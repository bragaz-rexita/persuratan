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CC9F1" w14:textId="77777777" w:rsidR="000C78C2" w:rsidRPr="00D32437" w:rsidRDefault="000C78C2" w:rsidP="00680D0E">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CD3FD2" w:rsidRPr="00D32437" w14:paraId="098B2D45" w14:textId="77777777" w:rsidTr="00D43CCE">
        <w:trPr>
          <w:trHeight w:val="20"/>
        </w:trPr>
        <w:tc>
          <w:tcPr>
            <w:tcW w:w="4962" w:type="dxa"/>
            <w:shd w:val="clear" w:color="auto" w:fill="auto"/>
            <w:vAlign w:val="center"/>
            <w:hideMark/>
          </w:tcPr>
          <w:p w14:paraId="5D1C0760" w14:textId="7A426F43" w:rsidR="00D20921" w:rsidRPr="00D32437" w:rsidRDefault="00E648E0" w:rsidP="00680D0E">
            <w:pPr>
              <w:spacing w:after="0" w:line="240" w:lineRule="auto"/>
              <w:jc w:val="center"/>
              <w:rPr>
                <w:rFonts w:ascii="Arial" w:eastAsia="Times New Roman" w:hAnsi="Arial" w:cs="Arial"/>
                <w:b/>
                <w:bCs/>
                <w:color w:val="000000"/>
                <w:sz w:val="20"/>
                <w:szCs w:val="20"/>
              </w:rPr>
            </w:pPr>
            <w:bookmarkStart w:id="0" w:name="_Hlk105414760" w:colFirst="1" w:colLast="1"/>
            <w:r w:rsidRPr="00D32437">
              <w:rPr>
                <w:rFonts w:ascii="Arial" w:eastAsia="Times New Roman" w:hAnsi="Arial" w:cs="Arial"/>
                <w:b/>
                <w:bCs/>
                <w:color w:val="000000"/>
                <w:sz w:val="20"/>
                <w:szCs w:val="20"/>
              </w:rPr>
              <w:t>PERJANJIAN KERJASAMA</w:t>
            </w:r>
          </w:p>
          <w:p w14:paraId="7473F53C" w14:textId="2F285E89" w:rsidR="00D20921" w:rsidRPr="00D32437" w:rsidRDefault="00D20921" w:rsidP="00680D0E">
            <w:pPr>
              <w:spacing w:after="0" w:line="240" w:lineRule="auto"/>
              <w:jc w:val="center"/>
              <w:rPr>
                <w:rFonts w:ascii="Arial" w:eastAsia="Times New Roman" w:hAnsi="Arial" w:cs="Arial"/>
                <w:b/>
                <w:bCs/>
                <w:color w:val="000000"/>
                <w:sz w:val="20"/>
                <w:szCs w:val="20"/>
                <w:lang w:val="id-ID"/>
              </w:rPr>
            </w:pPr>
          </w:p>
        </w:tc>
        <w:tc>
          <w:tcPr>
            <w:tcW w:w="0" w:type="auto"/>
            <w:shd w:val="clear" w:color="auto" w:fill="auto"/>
            <w:vAlign w:val="center"/>
            <w:hideMark/>
          </w:tcPr>
          <w:p w14:paraId="1F93F0D7" w14:textId="0F39609F" w:rsidR="00CD3FD2" w:rsidRPr="00D32437" w:rsidRDefault="00E648E0" w:rsidP="001170DA">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COOPERATION AGREEMENT</w:t>
            </w:r>
          </w:p>
        </w:tc>
      </w:tr>
      <w:tr w:rsidR="00CD3FD2" w:rsidRPr="00D32437" w14:paraId="759A1D5C" w14:textId="77777777" w:rsidTr="00D43CCE">
        <w:trPr>
          <w:trHeight w:val="20"/>
        </w:trPr>
        <w:tc>
          <w:tcPr>
            <w:tcW w:w="4962" w:type="dxa"/>
            <w:shd w:val="clear" w:color="auto" w:fill="auto"/>
            <w:hideMark/>
          </w:tcPr>
          <w:p w14:paraId="3B545648"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hideMark/>
          </w:tcPr>
          <w:p w14:paraId="2D7ED40F" w14:textId="77777777" w:rsidR="00CD3FD2" w:rsidRPr="00D32437" w:rsidRDefault="00CD3FD2" w:rsidP="00680D0E">
            <w:pPr>
              <w:spacing w:after="0" w:line="240" w:lineRule="auto"/>
              <w:rPr>
                <w:rFonts w:ascii="Arial" w:eastAsia="Times New Roman" w:hAnsi="Arial" w:cs="Arial"/>
                <w:sz w:val="20"/>
                <w:szCs w:val="20"/>
              </w:rPr>
            </w:pPr>
          </w:p>
        </w:tc>
      </w:tr>
      <w:tr w:rsidR="00C538A3" w:rsidRPr="00D32437" w14:paraId="285ECE1F" w14:textId="77777777" w:rsidTr="00D43CCE">
        <w:trPr>
          <w:trHeight w:val="20"/>
        </w:trPr>
        <w:tc>
          <w:tcPr>
            <w:tcW w:w="4962" w:type="dxa"/>
            <w:shd w:val="clear" w:color="auto" w:fill="auto"/>
            <w:vAlign w:val="center"/>
            <w:hideMark/>
          </w:tcPr>
          <w:p w14:paraId="3465516D" w14:textId="3F4930D9" w:rsidR="00C538A3" w:rsidRPr="00260DC3" w:rsidRDefault="00C538A3" w:rsidP="00C538A3">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r w:rsidR="00826A32">
              <w:rPr>
                <w:rFonts w:ascii="Arial" w:eastAsia="Times New Roman" w:hAnsi="Arial" w:cs="Arial"/>
                <w:b/>
                <w:bCs/>
                <w:color w:val="000000"/>
                <w:sz w:val="20"/>
                <w:szCs w:val="20"/>
                <w:lang w:val="id-ID"/>
              </w:rPr>
              <w:t>Lyondelbasell</w:t>
            </w:r>
            <w:r w:rsidR="00260DC3">
              <w:rPr>
                <w:rFonts w:ascii="Arial" w:eastAsia="Times New Roman" w:hAnsi="Arial" w:cs="Arial"/>
                <w:b/>
                <w:bCs/>
                <w:color w:val="000000"/>
                <w:sz w:val="20"/>
                <w:szCs w:val="20"/>
              </w:rPr>
              <w:t xml:space="preserve"> Advanced Polyolefins</w:t>
            </w:r>
          </w:p>
        </w:tc>
        <w:tc>
          <w:tcPr>
            <w:tcW w:w="0" w:type="auto"/>
            <w:shd w:val="clear" w:color="auto" w:fill="auto"/>
            <w:vAlign w:val="center"/>
          </w:tcPr>
          <w:p w14:paraId="2DF197F1" w14:textId="72687604" w:rsidR="00C538A3" w:rsidRPr="00260DC3" w:rsidRDefault="00E75B06" w:rsidP="00C538A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lang w:val="id-ID"/>
              </w:rPr>
              <w:t>PT. Lyondelbasell</w:t>
            </w:r>
            <w:r w:rsidR="00260DC3">
              <w:rPr>
                <w:rFonts w:ascii="Arial" w:eastAsia="Times New Roman" w:hAnsi="Arial" w:cs="Arial"/>
                <w:b/>
                <w:bCs/>
                <w:color w:val="000000"/>
                <w:sz w:val="20"/>
                <w:szCs w:val="20"/>
              </w:rPr>
              <w:t xml:space="preserve"> Advanced Polyolefins</w:t>
            </w:r>
          </w:p>
        </w:tc>
      </w:tr>
      <w:tr w:rsidR="00CD3FD2" w:rsidRPr="00D32437" w14:paraId="3E5C0B35" w14:textId="77777777" w:rsidTr="00D43CCE">
        <w:trPr>
          <w:trHeight w:val="20"/>
        </w:trPr>
        <w:tc>
          <w:tcPr>
            <w:tcW w:w="4962" w:type="dxa"/>
            <w:shd w:val="clear" w:color="auto" w:fill="auto"/>
            <w:vAlign w:val="center"/>
            <w:hideMark/>
          </w:tcPr>
          <w:p w14:paraId="21145A4F"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Dengan</w:t>
            </w:r>
            <w:proofErr w:type="spellEnd"/>
            <w:r w:rsidRPr="00D32437">
              <w:rPr>
                <w:rFonts w:ascii="Arial" w:eastAsia="Times New Roman" w:hAnsi="Arial" w:cs="Arial"/>
                <w:color w:val="000000"/>
                <w:sz w:val="20"/>
                <w:szCs w:val="20"/>
              </w:rPr>
              <w:t xml:space="preserve"> </w:t>
            </w:r>
          </w:p>
        </w:tc>
        <w:tc>
          <w:tcPr>
            <w:tcW w:w="0" w:type="auto"/>
            <w:shd w:val="clear" w:color="auto" w:fill="auto"/>
            <w:vAlign w:val="center"/>
          </w:tcPr>
          <w:p w14:paraId="24D945EB"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And</w:t>
            </w:r>
          </w:p>
        </w:tc>
      </w:tr>
      <w:tr w:rsidR="00CD3FD2" w:rsidRPr="00D32437" w14:paraId="59627081" w14:textId="77777777" w:rsidTr="00D43CCE">
        <w:trPr>
          <w:trHeight w:val="20"/>
        </w:trPr>
        <w:tc>
          <w:tcPr>
            <w:tcW w:w="4962" w:type="dxa"/>
            <w:shd w:val="clear" w:color="auto" w:fill="auto"/>
            <w:vAlign w:val="center"/>
            <w:hideMark/>
          </w:tcPr>
          <w:p w14:paraId="1A33703F" w14:textId="00808D03" w:rsidR="00B03292" w:rsidRPr="00D32437" w:rsidRDefault="00B03292" w:rsidP="00687AD2">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4265E080" w14:textId="49030D2A" w:rsidR="00CD3FD2" w:rsidRPr="00D32437" w:rsidRDefault="00EB5A84"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p>
        </w:tc>
      </w:tr>
      <w:tr w:rsidR="00CD3FD2" w:rsidRPr="00D32437" w14:paraId="4C3EB994" w14:textId="77777777" w:rsidTr="00D43CCE">
        <w:trPr>
          <w:trHeight w:val="20"/>
        </w:trPr>
        <w:tc>
          <w:tcPr>
            <w:tcW w:w="4962" w:type="dxa"/>
            <w:shd w:val="clear" w:color="auto" w:fill="auto"/>
            <w:vAlign w:val="center"/>
            <w:hideMark/>
          </w:tcPr>
          <w:p w14:paraId="628231F2"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Tentang</w:t>
            </w:r>
            <w:proofErr w:type="spellEnd"/>
          </w:p>
        </w:tc>
        <w:tc>
          <w:tcPr>
            <w:tcW w:w="0" w:type="auto"/>
            <w:shd w:val="clear" w:color="auto" w:fill="auto"/>
            <w:vAlign w:val="center"/>
          </w:tcPr>
          <w:p w14:paraId="37C2EE5A"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On</w:t>
            </w:r>
          </w:p>
        </w:tc>
      </w:tr>
      <w:tr w:rsidR="00CD3FD2" w:rsidRPr="00D32437" w14:paraId="6FCF6A8B" w14:textId="77777777" w:rsidTr="00D43CCE">
        <w:trPr>
          <w:trHeight w:val="20"/>
        </w:trPr>
        <w:tc>
          <w:tcPr>
            <w:tcW w:w="4962" w:type="dxa"/>
            <w:shd w:val="clear" w:color="auto" w:fill="auto"/>
            <w:vAlign w:val="center"/>
            <w:hideMark/>
          </w:tcPr>
          <w:p w14:paraId="448F9131" w14:textId="60085A40" w:rsidR="00CD3FD2" w:rsidRPr="00D32437" w:rsidRDefault="00CD3FD2" w:rsidP="00680D0E">
            <w:pPr>
              <w:spacing w:after="0" w:line="240" w:lineRule="auto"/>
              <w:jc w:val="center"/>
              <w:rPr>
                <w:rFonts w:ascii="Arial" w:eastAsia="Times New Roman" w:hAnsi="Arial" w:cs="Arial"/>
                <w:b/>
                <w:bCs/>
                <w:color w:val="000000"/>
                <w:sz w:val="20"/>
                <w:szCs w:val="20"/>
                <w:lang w:val="id-ID"/>
              </w:rPr>
            </w:pPr>
            <w:proofErr w:type="spellStart"/>
            <w:r w:rsidRPr="00260DC3">
              <w:rPr>
                <w:rFonts w:ascii="Arial" w:eastAsia="Times New Roman" w:hAnsi="Arial" w:cs="Arial"/>
                <w:b/>
                <w:bCs/>
                <w:color w:val="000000"/>
                <w:sz w:val="20"/>
                <w:szCs w:val="20"/>
              </w:rPr>
              <w:t>Pelayanan</w:t>
            </w:r>
            <w:proofErr w:type="spellEnd"/>
            <w:r w:rsidRPr="00260DC3">
              <w:rPr>
                <w:rFonts w:ascii="Arial" w:eastAsia="Times New Roman" w:hAnsi="Arial" w:cs="Arial"/>
                <w:b/>
                <w:bCs/>
                <w:color w:val="000000"/>
                <w:sz w:val="20"/>
                <w:szCs w:val="20"/>
              </w:rPr>
              <w:t xml:space="preserve"> </w:t>
            </w:r>
            <w:r w:rsidR="00D20921" w:rsidRPr="00D32437">
              <w:rPr>
                <w:rFonts w:ascii="Arial" w:eastAsia="Times New Roman" w:hAnsi="Arial" w:cs="Arial"/>
                <w:b/>
                <w:bCs/>
                <w:color w:val="000000"/>
                <w:sz w:val="20"/>
                <w:szCs w:val="20"/>
                <w:lang w:val="id-ID"/>
              </w:rPr>
              <w:t xml:space="preserve">Kesehatan Pertolongan Pertama </w:t>
            </w:r>
          </w:p>
        </w:tc>
        <w:tc>
          <w:tcPr>
            <w:tcW w:w="0" w:type="auto"/>
            <w:shd w:val="clear" w:color="auto" w:fill="auto"/>
            <w:vAlign w:val="center"/>
          </w:tcPr>
          <w:p w14:paraId="52C1CC82" w14:textId="3D229A3E" w:rsidR="00CD3FD2" w:rsidRPr="00D32437" w:rsidRDefault="001170DA" w:rsidP="00886044">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rPr>
              <w:t xml:space="preserve">First Aid Health </w:t>
            </w:r>
            <w:r w:rsidR="009F68F7">
              <w:rPr>
                <w:rFonts w:ascii="Arial" w:eastAsia="Times New Roman" w:hAnsi="Arial" w:cs="Arial"/>
                <w:b/>
                <w:bCs/>
                <w:color w:val="000000"/>
                <w:sz w:val="20"/>
                <w:szCs w:val="20"/>
              </w:rPr>
              <w:t>Services</w:t>
            </w:r>
            <w:r w:rsidR="00352626">
              <w:rPr>
                <w:rFonts w:ascii="Arial" w:eastAsia="Times New Roman" w:hAnsi="Arial" w:cs="Arial"/>
                <w:b/>
                <w:bCs/>
                <w:color w:val="000000"/>
                <w:sz w:val="20"/>
                <w:szCs w:val="20"/>
              </w:rPr>
              <w:t xml:space="preserve"> </w:t>
            </w:r>
          </w:p>
        </w:tc>
      </w:tr>
      <w:tr w:rsidR="00CD3FD2" w:rsidRPr="00D32437" w14:paraId="73A65729" w14:textId="77777777" w:rsidTr="00D43CCE">
        <w:trPr>
          <w:trHeight w:val="20"/>
        </w:trPr>
        <w:tc>
          <w:tcPr>
            <w:tcW w:w="4962" w:type="dxa"/>
            <w:shd w:val="clear" w:color="auto" w:fill="auto"/>
            <w:hideMark/>
          </w:tcPr>
          <w:p w14:paraId="0337561A"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7CEEE3CE"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4C15B308" w14:textId="77777777" w:rsidTr="00D43CCE">
        <w:trPr>
          <w:trHeight w:val="20"/>
        </w:trPr>
        <w:tc>
          <w:tcPr>
            <w:tcW w:w="4962" w:type="dxa"/>
            <w:shd w:val="clear" w:color="auto" w:fill="auto"/>
            <w:vAlign w:val="center"/>
            <w:hideMark/>
          </w:tcPr>
          <w:p w14:paraId="4F6AC471" w14:textId="2807A7C8" w:rsidR="00CD3FD2" w:rsidRPr="00D32437" w:rsidRDefault="00015E5A" w:rsidP="007E263C">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No</w:t>
            </w:r>
            <w:r w:rsidR="00B03292" w:rsidRPr="00D32437">
              <w:rPr>
                <w:rFonts w:ascii="Arial" w:eastAsia="Times New Roman" w:hAnsi="Arial" w:cs="Arial"/>
                <w:b/>
                <w:bCs/>
                <w:color w:val="000000"/>
                <w:sz w:val="20"/>
                <w:szCs w:val="20"/>
                <w:lang w:val="it-IT"/>
              </w:rPr>
              <w:t xml:space="preserve"> :</w:t>
            </w:r>
          </w:p>
        </w:tc>
        <w:tc>
          <w:tcPr>
            <w:tcW w:w="0" w:type="auto"/>
            <w:shd w:val="clear" w:color="auto" w:fill="auto"/>
            <w:vAlign w:val="center"/>
          </w:tcPr>
          <w:p w14:paraId="4DFF0954" w14:textId="10B4B17B" w:rsidR="00CD3FD2" w:rsidRPr="00D32437" w:rsidRDefault="00015E5A" w:rsidP="00680D0E">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w:t>
            </w:r>
            <w:r w:rsidR="007E263C" w:rsidRPr="00D32437">
              <w:rPr>
                <w:rFonts w:ascii="Arial" w:eastAsia="Times New Roman" w:hAnsi="Arial" w:cs="Arial"/>
                <w:b/>
                <w:bCs/>
                <w:color w:val="000000"/>
                <w:sz w:val="20"/>
                <w:szCs w:val="20"/>
                <w:lang w:val="it-IT"/>
              </w:rPr>
              <w:t xml:space="preserve">o. </w:t>
            </w:r>
          </w:p>
        </w:tc>
      </w:tr>
      <w:tr w:rsidR="00CD3FD2" w:rsidRPr="00D32437" w14:paraId="18A809C1" w14:textId="77777777" w:rsidTr="00D43CCE">
        <w:trPr>
          <w:trHeight w:val="20"/>
        </w:trPr>
        <w:tc>
          <w:tcPr>
            <w:tcW w:w="4962" w:type="dxa"/>
            <w:shd w:val="clear" w:color="auto" w:fill="auto"/>
            <w:vAlign w:val="center"/>
            <w:hideMark/>
          </w:tcPr>
          <w:p w14:paraId="0D70A64C" w14:textId="140D5028" w:rsidR="00CD3FD2" w:rsidRPr="00D32437" w:rsidRDefault="00CD3FD2" w:rsidP="00680D0E">
            <w:pPr>
              <w:spacing w:after="0" w:line="240" w:lineRule="auto"/>
              <w:jc w:val="center"/>
              <w:rPr>
                <w:rFonts w:ascii="Arial" w:eastAsia="Times New Roman" w:hAnsi="Arial" w:cs="Arial"/>
                <w:b/>
                <w:bCs/>
                <w:color w:val="000000"/>
                <w:sz w:val="20"/>
                <w:szCs w:val="20"/>
              </w:rPr>
            </w:pPr>
            <w:proofErr w:type="gramStart"/>
            <w:r w:rsidRPr="00D32437">
              <w:rPr>
                <w:rFonts w:ascii="Arial" w:eastAsia="Times New Roman" w:hAnsi="Arial" w:cs="Arial"/>
                <w:b/>
                <w:bCs/>
                <w:color w:val="000000"/>
                <w:sz w:val="20"/>
                <w:szCs w:val="20"/>
              </w:rPr>
              <w:t>No :</w:t>
            </w:r>
            <w:proofErr w:type="gramEnd"/>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35A867EF" w14:textId="0D035FB7" w:rsidR="00CD3FD2" w:rsidRPr="00D32437" w:rsidRDefault="00CD3FD2" w:rsidP="00680D0E">
            <w:pPr>
              <w:spacing w:after="0" w:line="240" w:lineRule="auto"/>
              <w:jc w:val="center"/>
              <w:rPr>
                <w:rFonts w:ascii="Arial" w:eastAsia="Times New Roman" w:hAnsi="Arial" w:cs="Arial"/>
                <w:b/>
                <w:bCs/>
                <w:color w:val="000000"/>
                <w:sz w:val="20"/>
                <w:szCs w:val="20"/>
              </w:rPr>
            </w:pPr>
            <w:proofErr w:type="gramStart"/>
            <w:r w:rsidRPr="00D32437">
              <w:rPr>
                <w:rFonts w:ascii="Arial" w:eastAsia="Times New Roman" w:hAnsi="Arial" w:cs="Arial"/>
                <w:b/>
                <w:bCs/>
                <w:color w:val="000000"/>
                <w:sz w:val="20"/>
                <w:szCs w:val="20"/>
              </w:rPr>
              <w:t>No :</w:t>
            </w:r>
            <w:proofErr w:type="gramEnd"/>
            <w:r w:rsidRPr="00D32437">
              <w:rPr>
                <w:rFonts w:ascii="Arial" w:eastAsia="Times New Roman" w:hAnsi="Arial" w:cs="Arial"/>
                <w:b/>
                <w:bCs/>
                <w:color w:val="000000"/>
                <w:sz w:val="20"/>
                <w:szCs w:val="20"/>
              </w:rPr>
              <w:t xml:space="preserve"> </w:t>
            </w:r>
            <w:r w:rsidR="007E263C" w:rsidRPr="00D32437">
              <w:rPr>
                <w:rFonts w:ascii="Arial" w:eastAsia="Times New Roman" w:hAnsi="Arial" w:cs="Arial"/>
                <w:b/>
                <w:bCs/>
                <w:color w:val="000000"/>
                <w:sz w:val="20"/>
                <w:szCs w:val="20"/>
              </w:rPr>
              <w:t xml:space="preserve"> </w:t>
            </w:r>
          </w:p>
        </w:tc>
      </w:tr>
      <w:tr w:rsidR="00CD3FD2" w:rsidRPr="00D32437" w14:paraId="691AA7AE" w14:textId="77777777" w:rsidTr="00D43CCE">
        <w:trPr>
          <w:trHeight w:val="20"/>
        </w:trPr>
        <w:tc>
          <w:tcPr>
            <w:tcW w:w="4962" w:type="dxa"/>
            <w:shd w:val="clear" w:color="auto" w:fill="auto"/>
            <w:hideMark/>
          </w:tcPr>
          <w:p w14:paraId="018AE0FF"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47E64CBC"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555B368F" w14:textId="77777777" w:rsidTr="00D43CCE">
        <w:trPr>
          <w:trHeight w:val="20"/>
        </w:trPr>
        <w:tc>
          <w:tcPr>
            <w:tcW w:w="4962" w:type="dxa"/>
            <w:shd w:val="clear" w:color="auto" w:fill="auto"/>
            <w:hideMark/>
          </w:tcPr>
          <w:p w14:paraId="3E9FAC48" w14:textId="77777777" w:rsidR="00CD3FD2" w:rsidRPr="00D32437" w:rsidRDefault="00CD3FD2" w:rsidP="00680D0E">
            <w:pPr>
              <w:spacing w:after="0" w:line="240" w:lineRule="auto"/>
              <w:rPr>
                <w:rFonts w:ascii="Arial" w:eastAsia="Times New Roman" w:hAnsi="Arial" w:cs="Arial"/>
                <w:sz w:val="18"/>
                <w:szCs w:val="18"/>
              </w:rPr>
            </w:pPr>
          </w:p>
        </w:tc>
        <w:tc>
          <w:tcPr>
            <w:tcW w:w="0" w:type="auto"/>
            <w:shd w:val="clear" w:color="auto" w:fill="auto"/>
            <w:vAlign w:val="center"/>
          </w:tcPr>
          <w:p w14:paraId="0EA1197B"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r>
      <w:tr w:rsidR="00CD3FD2" w:rsidRPr="00D32437" w14:paraId="0C75D5C8" w14:textId="77777777" w:rsidTr="00D43CCE">
        <w:trPr>
          <w:trHeight w:val="20"/>
        </w:trPr>
        <w:tc>
          <w:tcPr>
            <w:tcW w:w="4962" w:type="dxa"/>
            <w:shd w:val="clear" w:color="auto" w:fill="auto"/>
            <w:hideMark/>
          </w:tcPr>
          <w:p w14:paraId="2614E67D" w14:textId="77777777" w:rsidR="002D6F87" w:rsidRDefault="002D6F87" w:rsidP="00E648E0">
            <w:pPr>
              <w:spacing w:after="0" w:line="240" w:lineRule="auto"/>
              <w:jc w:val="both"/>
              <w:rPr>
                <w:rFonts w:ascii="Arial" w:eastAsia="Times New Roman" w:hAnsi="Arial" w:cs="Arial"/>
                <w:b/>
                <w:bCs/>
                <w:color w:val="000000"/>
                <w:sz w:val="18"/>
                <w:szCs w:val="18"/>
              </w:rPr>
            </w:pPr>
          </w:p>
          <w:p w14:paraId="2748F29A" w14:textId="09FBBD0E" w:rsidR="00CD3FD2" w:rsidRPr="00D32437" w:rsidRDefault="00E648E0" w:rsidP="00E648E0">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PERJANJIAN KERJASAMA</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roofErr w:type="spellStart"/>
            <w:r w:rsidRPr="00D32437">
              <w:rPr>
                <w:rFonts w:ascii="Arial" w:eastAsia="Times New Roman" w:hAnsi="Arial" w:cs="Arial"/>
                <w:b/>
                <w:bCs/>
                <w:color w:val="000000"/>
                <w:sz w:val="18"/>
                <w:szCs w:val="18"/>
              </w:rPr>
              <w:t>Perjanjian</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sidR="007E263C" w:rsidRPr="00D32437">
              <w:rPr>
                <w:rFonts w:ascii="Arial" w:eastAsia="Times New Roman" w:hAnsi="Arial" w:cs="Arial"/>
                <w:color w:val="000000"/>
                <w:sz w:val="18"/>
                <w:szCs w:val="18"/>
                <w:lang w:val="id-ID"/>
              </w:rPr>
              <w:t xml:space="preserve">ini ditandatangani di </w:t>
            </w:r>
            <w:r w:rsidR="00826A32">
              <w:rPr>
                <w:rFonts w:ascii="Arial" w:eastAsia="Times New Roman" w:hAnsi="Arial" w:cs="Arial"/>
                <w:color w:val="000000"/>
                <w:sz w:val="18"/>
                <w:szCs w:val="18"/>
                <w:lang w:val="id-ID"/>
              </w:rPr>
              <w:t>P</w:t>
            </w:r>
            <w:r w:rsidR="007E263C" w:rsidRPr="00D32437">
              <w:rPr>
                <w:rFonts w:ascii="Arial" w:eastAsia="Times New Roman" w:hAnsi="Arial" w:cs="Arial"/>
                <w:color w:val="000000"/>
                <w:sz w:val="18"/>
                <w:szCs w:val="18"/>
                <w:lang w:val="id-ID"/>
              </w:rPr>
              <w:t>asuruan</w:t>
            </w:r>
            <w:r w:rsidR="00CD3FD2" w:rsidRPr="00D32437">
              <w:rPr>
                <w:rFonts w:ascii="Arial" w:eastAsia="Times New Roman" w:hAnsi="Arial" w:cs="Arial"/>
                <w:color w:val="000000"/>
                <w:sz w:val="18"/>
                <w:szCs w:val="18"/>
                <w:lang w:val="id-ID"/>
              </w:rPr>
              <w:t xml:space="preserve"> pada hari </w:t>
            </w:r>
            <w:r w:rsidR="008A1A7B" w:rsidRPr="00B4401A">
              <w:rPr>
                <w:rFonts w:ascii="Arial" w:eastAsia="Times New Roman" w:hAnsi="Arial" w:cs="Arial"/>
                <w:color w:val="000000"/>
                <w:sz w:val="18"/>
                <w:szCs w:val="18"/>
              </w:rPr>
              <w:t>Senin</w:t>
            </w:r>
            <w:r w:rsidR="00CD3FD2" w:rsidRPr="00D32437">
              <w:rPr>
                <w:rFonts w:ascii="Arial" w:eastAsia="Times New Roman" w:hAnsi="Arial" w:cs="Arial"/>
                <w:color w:val="000000"/>
                <w:sz w:val="18"/>
                <w:szCs w:val="18"/>
                <w:lang w:val="id-ID"/>
              </w:rPr>
              <w:t xml:space="preserve">, </w:t>
            </w:r>
            <w:r w:rsidR="00B4401A">
              <w:rPr>
                <w:rFonts w:ascii="Arial" w:eastAsia="Times New Roman" w:hAnsi="Arial" w:cs="Arial"/>
                <w:color w:val="000000"/>
                <w:sz w:val="18"/>
                <w:szCs w:val="18"/>
              </w:rPr>
              <w:t xml:space="preserve">27-Mei-2024 </w:t>
            </w:r>
            <w:proofErr w:type="gramStart"/>
            <w:r w:rsidR="00B4401A">
              <w:rPr>
                <w:rFonts w:ascii="Arial" w:eastAsia="Times New Roman" w:hAnsi="Arial" w:cs="Arial"/>
                <w:color w:val="000000"/>
                <w:sz w:val="18"/>
                <w:szCs w:val="18"/>
              </w:rPr>
              <w:t>(</w:t>
            </w:r>
            <w:r w:rsidR="008A1A7B">
              <w:rPr>
                <w:rFonts w:ascii="Arial" w:eastAsia="Times New Roman" w:hAnsi="Arial" w:cs="Arial"/>
                <w:b/>
                <w:bCs/>
                <w:color w:val="000000"/>
                <w:sz w:val="18"/>
                <w:szCs w:val="18"/>
              </w:rPr>
              <w:t xml:space="preserve"> </w:t>
            </w:r>
            <w:r w:rsidR="008A1A7B" w:rsidRPr="00B4401A">
              <w:rPr>
                <w:rFonts w:ascii="Arial" w:eastAsia="Times New Roman" w:hAnsi="Arial" w:cs="Arial"/>
                <w:color w:val="000000"/>
                <w:sz w:val="18"/>
                <w:szCs w:val="18"/>
              </w:rPr>
              <w:t>Dua</w:t>
            </w:r>
            <w:proofErr w:type="gramEnd"/>
            <w:r w:rsidR="008A1A7B" w:rsidRPr="00B4401A">
              <w:rPr>
                <w:rFonts w:ascii="Arial" w:eastAsia="Times New Roman" w:hAnsi="Arial" w:cs="Arial"/>
                <w:color w:val="000000"/>
                <w:sz w:val="18"/>
                <w:szCs w:val="18"/>
              </w:rPr>
              <w:t xml:space="preserve"> </w:t>
            </w:r>
            <w:proofErr w:type="spellStart"/>
            <w:r w:rsidR="008A1A7B" w:rsidRPr="00B4401A">
              <w:rPr>
                <w:rFonts w:ascii="Arial" w:eastAsia="Times New Roman" w:hAnsi="Arial" w:cs="Arial"/>
                <w:color w:val="000000"/>
                <w:sz w:val="18"/>
                <w:szCs w:val="18"/>
              </w:rPr>
              <w:t>Puluh</w:t>
            </w:r>
            <w:proofErr w:type="spellEnd"/>
            <w:r w:rsidR="008A1A7B" w:rsidRPr="00B4401A">
              <w:rPr>
                <w:rFonts w:ascii="Arial" w:eastAsia="Times New Roman" w:hAnsi="Arial" w:cs="Arial"/>
                <w:color w:val="000000"/>
                <w:sz w:val="18"/>
                <w:szCs w:val="18"/>
              </w:rPr>
              <w:t xml:space="preserve"> </w:t>
            </w:r>
            <w:proofErr w:type="spellStart"/>
            <w:r w:rsidR="008A1A7B" w:rsidRPr="00B4401A">
              <w:rPr>
                <w:rFonts w:ascii="Arial" w:eastAsia="Times New Roman" w:hAnsi="Arial" w:cs="Arial"/>
                <w:color w:val="000000"/>
                <w:sz w:val="18"/>
                <w:szCs w:val="18"/>
              </w:rPr>
              <w:t>Tujuh</w:t>
            </w:r>
            <w:proofErr w:type="spellEnd"/>
            <w:r w:rsidR="008A1A7B" w:rsidRPr="00B4401A">
              <w:rPr>
                <w:rFonts w:ascii="Arial" w:eastAsia="Times New Roman" w:hAnsi="Arial" w:cs="Arial"/>
                <w:color w:val="000000"/>
                <w:sz w:val="18"/>
                <w:szCs w:val="18"/>
              </w:rPr>
              <w:t xml:space="preserve"> </w:t>
            </w:r>
            <w:r w:rsidR="00826A32" w:rsidRPr="00B4401A">
              <w:rPr>
                <w:rFonts w:ascii="Arial" w:eastAsia="Times New Roman" w:hAnsi="Arial" w:cs="Arial"/>
                <w:color w:val="000000"/>
                <w:sz w:val="18"/>
                <w:szCs w:val="18"/>
              </w:rPr>
              <w:t xml:space="preserve"> </w:t>
            </w:r>
            <w:r w:rsidR="00CD3FD2" w:rsidRPr="00B4401A">
              <w:rPr>
                <w:rFonts w:ascii="Arial" w:eastAsia="Times New Roman" w:hAnsi="Arial" w:cs="Arial"/>
                <w:color w:val="000000"/>
                <w:sz w:val="18"/>
                <w:szCs w:val="18"/>
                <w:lang w:val="id-ID"/>
              </w:rPr>
              <w:t>bulan</w:t>
            </w:r>
            <w:r w:rsidR="00B03292" w:rsidRPr="00B4401A">
              <w:rPr>
                <w:rFonts w:ascii="Arial" w:eastAsia="Times New Roman" w:hAnsi="Arial" w:cs="Arial"/>
                <w:color w:val="000000"/>
                <w:sz w:val="18"/>
                <w:szCs w:val="18"/>
              </w:rPr>
              <w:t xml:space="preserve"> </w:t>
            </w:r>
            <w:r w:rsidR="008A1A7B" w:rsidRPr="00B4401A">
              <w:rPr>
                <w:rFonts w:ascii="Arial" w:eastAsia="Times New Roman" w:hAnsi="Arial" w:cs="Arial"/>
                <w:color w:val="000000"/>
                <w:sz w:val="18"/>
                <w:szCs w:val="18"/>
              </w:rPr>
              <w:t>Mei</w:t>
            </w:r>
            <w:r w:rsidR="00CD3FD2" w:rsidRPr="00B4401A">
              <w:rPr>
                <w:rFonts w:ascii="Arial" w:eastAsia="Times New Roman" w:hAnsi="Arial" w:cs="Arial"/>
                <w:color w:val="000000"/>
                <w:sz w:val="18"/>
                <w:szCs w:val="18"/>
                <w:lang w:val="id-ID"/>
              </w:rPr>
              <w:t xml:space="preserve"> tahun </w:t>
            </w:r>
            <w:r w:rsidR="00091AB7" w:rsidRPr="00B4401A">
              <w:rPr>
                <w:rFonts w:ascii="Arial" w:eastAsia="Times New Roman" w:hAnsi="Arial" w:cs="Arial"/>
                <w:color w:val="000000"/>
                <w:sz w:val="18"/>
                <w:szCs w:val="18"/>
                <w:lang w:val="id-ID"/>
              </w:rPr>
              <w:t xml:space="preserve">Dua Ribu Dua Puluh </w:t>
            </w:r>
            <w:r w:rsidR="00826A32" w:rsidRPr="00B4401A">
              <w:rPr>
                <w:rFonts w:ascii="Arial" w:eastAsia="Times New Roman" w:hAnsi="Arial" w:cs="Arial"/>
                <w:color w:val="000000"/>
                <w:sz w:val="18"/>
                <w:szCs w:val="18"/>
                <w:lang w:val="id-ID"/>
              </w:rPr>
              <w:t>Empat</w:t>
            </w:r>
            <w:r w:rsidR="00B4401A" w:rsidRPr="00B4401A">
              <w:rPr>
                <w:rFonts w:ascii="Arial" w:eastAsia="Times New Roman" w:hAnsi="Arial" w:cs="Arial"/>
                <w:color w:val="000000"/>
                <w:sz w:val="18"/>
                <w:szCs w:val="18"/>
              </w:rPr>
              <w:t>)</w:t>
            </w:r>
            <w:r w:rsidR="00B4401A">
              <w:rPr>
                <w:rFonts w:ascii="Arial" w:eastAsia="Times New Roman" w:hAnsi="Arial" w:cs="Arial"/>
                <w:b/>
                <w:bCs/>
                <w:color w:val="000000"/>
                <w:sz w:val="18"/>
                <w:szCs w:val="18"/>
              </w:rPr>
              <w:t xml:space="preserve"> </w:t>
            </w:r>
            <w:r w:rsidR="00CD3FD2" w:rsidRPr="00D32437">
              <w:rPr>
                <w:rFonts w:ascii="Arial" w:eastAsia="Times New Roman" w:hAnsi="Arial" w:cs="Arial"/>
                <w:color w:val="000000"/>
                <w:sz w:val="18"/>
                <w:szCs w:val="18"/>
                <w:lang w:val="id-ID"/>
              </w:rPr>
              <w:t xml:space="preserve">oleh dan </w:t>
            </w:r>
            <w:r w:rsidRPr="00D32437">
              <w:rPr>
                <w:rFonts w:ascii="Arial" w:eastAsia="Times New Roman" w:hAnsi="Arial" w:cs="Arial"/>
                <w:color w:val="000000"/>
                <w:sz w:val="18"/>
                <w:szCs w:val="18"/>
                <w:lang w:val="id-ID"/>
              </w:rPr>
              <w:t>antara:</w:t>
            </w:r>
          </w:p>
        </w:tc>
        <w:tc>
          <w:tcPr>
            <w:tcW w:w="0" w:type="auto"/>
            <w:shd w:val="clear" w:color="auto" w:fill="auto"/>
            <w:hideMark/>
          </w:tcPr>
          <w:p w14:paraId="348FD1F1" w14:textId="7FC0FCC4" w:rsidR="00CD3FD2" w:rsidRPr="00D32437" w:rsidRDefault="00E648E0" w:rsidP="00A51B1D">
            <w:pPr>
              <w:spacing w:before="240"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b/>
                <w:bCs/>
                <w:color w:val="000000"/>
                <w:sz w:val="18"/>
                <w:szCs w:val="18"/>
              </w:rPr>
              <w:t>COOPERATION AGREEMENT</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w:t>
            </w:r>
            <w:r w:rsidRPr="00D32437">
              <w:rPr>
                <w:rFonts w:ascii="Arial" w:eastAsia="Times New Roman" w:hAnsi="Arial" w:cs="Arial"/>
                <w:b/>
                <w:bCs/>
                <w:color w:val="000000"/>
                <w:sz w:val="18"/>
                <w:szCs w:val="18"/>
              </w:rPr>
              <w:t>Agreement</w:t>
            </w:r>
            <w:r w:rsidR="00CD3FD2" w:rsidRPr="00D32437">
              <w:rPr>
                <w:rFonts w:ascii="Arial" w:eastAsia="Times New Roman" w:hAnsi="Arial" w:cs="Arial"/>
                <w:color w:val="000000"/>
                <w:sz w:val="18"/>
                <w:szCs w:val="18"/>
              </w:rPr>
              <w:t>”) was signed in</w:t>
            </w:r>
            <w:r w:rsidR="00826A32">
              <w:rPr>
                <w:rFonts w:ascii="Arial" w:eastAsia="Times New Roman" w:hAnsi="Arial" w:cs="Arial"/>
                <w:color w:val="000000"/>
                <w:sz w:val="18"/>
                <w:szCs w:val="18"/>
              </w:rPr>
              <w:t xml:space="preserve"> </w:t>
            </w:r>
            <w:proofErr w:type="spellStart"/>
            <w:r w:rsidR="00826A32">
              <w:rPr>
                <w:rFonts w:ascii="Arial" w:eastAsia="Times New Roman" w:hAnsi="Arial" w:cs="Arial"/>
                <w:color w:val="000000"/>
                <w:sz w:val="18"/>
                <w:szCs w:val="18"/>
              </w:rPr>
              <w:t>Pasuruan</w:t>
            </w:r>
            <w:proofErr w:type="spellEnd"/>
            <w:r w:rsidR="00CD3FD2" w:rsidRPr="00D32437">
              <w:rPr>
                <w:rFonts w:ascii="Arial" w:eastAsia="Times New Roman" w:hAnsi="Arial" w:cs="Arial"/>
                <w:color w:val="000000"/>
                <w:sz w:val="18"/>
                <w:szCs w:val="18"/>
              </w:rPr>
              <w:t xml:space="preserve"> on</w:t>
            </w:r>
            <w:r w:rsidR="008A1A7B">
              <w:rPr>
                <w:rFonts w:ascii="Arial" w:eastAsia="Times New Roman" w:hAnsi="Arial" w:cs="Arial"/>
                <w:color w:val="000000"/>
                <w:sz w:val="18"/>
                <w:szCs w:val="18"/>
              </w:rPr>
              <w:t xml:space="preserve"> Monday, </w:t>
            </w:r>
            <w:r w:rsidR="00DF2BD2" w:rsidRPr="00ED5487">
              <w:rPr>
                <w:rFonts w:ascii="Arial" w:eastAsia="Times New Roman" w:hAnsi="Arial" w:cs="Arial"/>
                <w:color w:val="000000"/>
                <w:sz w:val="18"/>
                <w:szCs w:val="18"/>
              </w:rPr>
              <w:t>May</w:t>
            </w:r>
            <w:r w:rsidR="00ED5487" w:rsidRPr="00ED5487">
              <w:rPr>
                <w:rFonts w:ascii="Arial" w:eastAsia="Times New Roman" w:hAnsi="Arial" w:cs="Arial"/>
                <w:color w:val="000000"/>
                <w:sz w:val="18"/>
                <w:szCs w:val="18"/>
              </w:rPr>
              <w:t xml:space="preserve"> 2</w:t>
            </w:r>
            <w:r w:rsidR="00B4401A">
              <w:rPr>
                <w:rFonts w:ascii="Arial" w:eastAsia="Times New Roman" w:hAnsi="Arial" w:cs="Arial"/>
                <w:color w:val="000000"/>
                <w:sz w:val="18"/>
                <w:szCs w:val="18"/>
              </w:rPr>
              <w:t>7</w:t>
            </w:r>
            <w:r w:rsidR="00DF2BD2" w:rsidRPr="00ED5487">
              <w:rPr>
                <w:rFonts w:ascii="Arial" w:eastAsia="Times New Roman" w:hAnsi="Arial" w:cs="Arial"/>
                <w:color w:val="000000"/>
                <w:sz w:val="18"/>
                <w:szCs w:val="18"/>
              </w:rPr>
              <w:t>, 2024</w:t>
            </w:r>
            <w:r w:rsidR="00DF2BD2">
              <w:rPr>
                <w:rFonts w:ascii="Arial" w:eastAsia="Times New Roman" w:hAnsi="Arial" w:cs="Arial"/>
                <w:color w:val="000000"/>
                <w:sz w:val="18"/>
                <w:szCs w:val="18"/>
              </w:rPr>
              <w:t xml:space="preserve"> (</w:t>
            </w:r>
            <w:r w:rsidR="008A1A7B">
              <w:rPr>
                <w:rFonts w:ascii="Arial" w:eastAsia="Times New Roman" w:hAnsi="Arial" w:cs="Arial"/>
                <w:color w:val="000000"/>
                <w:sz w:val="18"/>
                <w:szCs w:val="18"/>
              </w:rPr>
              <w:t xml:space="preserve">Twenty Seventh of May Two Thousand </w:t>
            </w:r>
            <w:proofErr w:type="gramStart"/>
            <w:r w:rsidR="008A1A7B">
              <w:rPr>
                <w:rFonts w:ascii="Arial" w:eastAsia="Times New Roman" w:hAnsi="Arial" w:cs="Arial"/>
                <w:color w:val="000000"/>
                <w:sz w:val="18"/>
                <w:szCs w:val="18"/>
              </w:rPr>
              <w:t>Twenty Four</w:t>
            </w:r>
            <w:proofErr w:type="gramEnd"/>
            <w:r w:rsidR="00DF2BD2">
              <w:rPr>
                <w:rFonts w:ascii="Arial" w:eastAsia="Times New Roman" w:hAnsi="Arial" w:cs="Arial"/>
                <w:color w:val="000000"/>
                <w:sz w:val="18"/>
                <w:szCs w:val="18"/>
              </w:rPr>
              <w:t>)</w:t>
            </w:r>
            <w:r w:rsidR="00CD3FD2" w:rsidRPr="00D32437">
              <w:rPr>
                <w:rFonts w:ascii="Arial" w:eastAsia="Times New Roman" w:hAnsi="Arial" w:cs="Arial"/>
                <w:color w:val="000000"/>
                <w:sz w:val="18"/>
                <w:szCs w:val="18"/>
              </w:rPr>
              <w:t xml:space="preserve"> </w:t>
            </w:r>
            <w:r w:rsidR="002D4DC5" w:rsidRPr="00D32437">
              <w:rPr>
                <w:rFonts w:ascii="Arial" w:eastAsia="Times New Roman" w:hAnsi="Arial" w:cs="Arial"/>
                <w:color w:val="000000"/>
                <w:sz w:val="18"/>
                <w:szCs w:val="18"/>
              </w:rPr>
              <w:t>by</w:t>
            </w:r>
            <w:r w:rsidR="00CD3FD2" w:rsidRPr="00D32437">
              <w:rPr>
                <w:rFonts w:ascii="Arial" w:eastAsia="Times New Roman" w:hAnsi="Arial" w:cs="Arial"/>
                <w:color w:val="000000"/>
                <w:sz w:val="18"/>
                <w:szCs w:val="18"/>
              </w:rPr>
              <w:t xml:space="preserve"> and </w:t>
            </w:r>
            <w:r w:rsidR="002D4DC5" w:rsidRPr="00D32437">
              <w:rPr>
                <w:rFonts w:ascii="Arial" w:eastAsia="Times New Roman" w:hAnsi="Arial" w:cs="Arial"/>
                <w:color w:val="000000"/>
                <w:sz w:val="18"/>
                <w:szCs w:val="18"/>
              </w:rPr>
              <w:t>between:</w:t>
            </w:r>
            <w:r w:rsidR="00CD3FD2" w:rsidRPr="00D32437">
              <w:rPr>
                <w:rFonts w:ascii="Arial" w:eastAsia="Times New Roman" w:hAnsi="Arial" w:cs="Arial"/>
                <w:color w:val="000000"/>
                <w:sz w:val="18"/>
                <w:szCs w:val="18"/>
              </w:rPr>
              <w:t xml:space="preserve"> </w:t>
            </w:r>
          </w:p>
        </w:tc>
      </w:tr>
      <w:tr w:rsidR="00CD3FD2" w:rsidRPr="00D32437" w14:paraId="1A33BA04" w14:textId="77777777" w:rsidTr="00D43CCE">
        <w:trPr>
          <w:trHeight w:val="20"/>
        </w:trPr>
        <w:tc>
          <w:tcPr>
            <w:tcW w:w="4962" w:type="dxa"/>
            <w:shd w:val="clear" w:color="auto" w:fill="auto"/>
            <w:hideMark/>
          </w:tcPr>
          <w:p w14:paraId="1F971B39" w14:textId="77777777" w:rsidR="00CD3FD2" w:rsidRPr="00D32437" w:rsidRDefault="00CD3FD2" w:rsidP="00680D0E">
            <w:pPr>
              <w:spacing w:after="0" w:line="240" w:lineRule="auto"/>
              <w:jc w:val="both"/>
              <w:rPr>
                <w:rFonts w:ascii="Arial" w:eastAsia="Times New Roman" w:hAnsi="Arial" w:cs="Arial"/>
                <w:sz w:val="18"/>
                <w:szCs w:val="18"/>
              </w:rPr>
            </w:pPr>
          </w:p>
        </w:tc>
        <w:tc>
          <w:tcPr>
            <w:tcW w:w="0" w:type="auto"/>
            <w:shd w:val="clear" w:color="auto" w:fill="auto"/>
            <w:hideMark/>
          </w:tcPr>
          <w:p w14:paraId="02FC0AB7" w14:textId="77777777" w:rsidR="00CD3FD2" w:rsidRPr="00D32437" w:rsidRDefault="00CD3FD2" w:rsidP="00680D0E">
            <w:pPr>
              <w:spacing w:after="0" w:line="240" w:lineRule="auto"/>
              <w:jc w:val="both"/>
              <w:rPr>
                <w:rFonts w:ascii="Arial" w:eastAsia="Times New Roman" w:hAnsi="Arial" w:cs="Arial"/>
                <w:sz w:val="18"/>
                <w:szCs w:val="18"/>
              </w:rPr>
            </w:pPr>
          </w:p>
        </w:tc>
      </w:tr>
      <w:tr w:rsidR="00351F9E" w:rsidRPr="00D32437" w14:paraId="7319DF20" w14:textId="77777777" w:rsidTr="00D43CCE">
        <w:trPr>
          <w:trHeight w:val="20"/>
        </w:trPr>
        <w:tc>
          <w:tcPr>
            <w:tcW w:w="4962" w:type="dxa"/>
            <w:shd w:val="clear" w:color="auto" w:fill="auto"/>
          </w:tcPr>
          <w:p w14:paraId="366B1F4B"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469C3E96"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r>
      <w:tr w:rsidR="00CD3FD2" w:rsidRPr="00D32437" w14:paraId="477FB030" w14:textId="77777777" w:rsidTr="00D43CCE">
        <w:trPr>
          <w:trHeight w:val="20"/>
        </w:trPr>
        <w:tc>
          <w:tcPr>
            <w:tcW w:w="4962" w:type="dxa"/>
            <w:shd w:val="clear" w:color="auto" w:fill="auto"/>
            <w:hideMark/>
          </w:tcPr>
          <w:p w14:paraId="4D73F363" w14:textId="621451E0" w:rsidR="00CD3FD2" w:rsidRPr="00D32437" w:rsidRDefault="00CD3FD2" w:rsidP="00DC206B">
            <w:pPr>
              <w:pStyle w:val="ListParagraph"/>
              <w:numPr>
                <w:ilvl w:val="0"/>
                <w:numId w:val="40"/>
              </w:numPr>
              <w:spacing w:after="0" w:line="240" w:lineRule="auto"/>
              <w:ind w:left="321" w:hanging="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w:t>
            </w:r>
            <w:proofErr w:type="gramStart"/>
            <w:r w:rsidR="00260DC3">
              <w:rPr>
                <w:rFonts w:ascii="Arial" w:eastAsia="Times New Roman" w:hAnsi="Arial" w:cs="Arial"/>
                <w:b/>
                <w:bCs/>
                <w:color w:val="000000"/>
                <w:sz w:val="18"/>
                <w:szCs w:val="18"/>
              </w:rPr>
              <w:t>Polyolefins</w:t>
            </w:r>
            <w:r w:rsidR="00382CB8"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sebuah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didirikan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berdasarkan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hukum</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yang </w:t>
            </w:r>
            <w:proofErr w:type="spellStart"/>
            <w:r w:rsidRPr="00D32437">
              <w:rPr>
                <w:rFonts w:ascii="Arial" w:eastAsia="Times New Roman" w:hAnsi="Arial" w:cs="Arial"/>
                <w:color w:val="000000"/>
                <w:sz w:val="18"/>
                <w:szCs w:val="18"/>
              </w:rPr>
              <w:t>berkedudu</w:t>
            </w:r>
            <w:r w:rsidR="00260DC3">
              <w:rPr>
                <w:rFonts w:ascii="Arial" w:eastAsia="Times New Roman" w:hAnsi="Arial" w:cs="Arial"/>
                <w:color w:val="000000"/>
                <w:sz w:val="18"/>
                <w:szCs w:val="18"/>
              </w:rPr>
              <w:t>kan</w:t>
            </w:r>
            <w:proofErr w:type="spellEnd"/>
            <w:r w:rsidR="00260DC3">
              <w:rPr>
                <w:rFonts w:ascii="Arial" w:eastAsia="Times New Roman" w:hAnsi="Arial" w:cs="Arial"/>
                <w:color w:val="000000"/>
                <w:sz w:val="18"/>
                <w:szCs w:val="18"/>
              </w:rPr>
              <w:t xml:space="preserve"> di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diwakili</w:t>
            </w:r>
            <w:proofErr w:type="spellEnd"/>
            <w:r w:rsidRPr="00D32437">
              <w:rPr>
                <w:rFonts w:ascii="Arial" w:eastAsia="Times New Roman" w:hAnsi="Arial" w:cs="Arial"/>
                <w:color w:val="000000"/>
                <w:sz w:val="18"/>
                <w:szCs w:val="18"/>
              </w:rPr>
              <w:t xml:space="preserve"> oleh</w:t>
            </w:r>
            <w:r w:rsidR="00AC4147" w:rsidRPr="00D32437">
              <w:rPr>
                <w:rFonts w:ascii="Arial" w:eastAsia="Times New Roman" w:hAnsi="Arial" w:cs="Arial"/>
                <w:color w:val="000000"/>
                <w:sz w:val="18"/>
                <w:szCs w:val="18"/>
              </w:rPr>
              <w:t xml:space="preserve"> </w:t>
            </w:r>
            <w:r w:rsidR="0071309C" w:rsidRPr="00D32437">
              <w:rPr>
                <w:rFonts w:ascii="Arial" w:hAnsi="Arial" w:cs="Arial"/>
                <w:sz w:val="18"/>
                <w:szCs w:val="18"/>
              </w:rPr>
              <w:t xml:space="preserve"> </w:t>
            </w:r>
            <w:r w:rsidR="00541204">
              <w:rPr>
                <w:rFonts w:ascii="Arial" w:hAnsi="Arial" w:cs="Arial"/>
                <w:sz w:val="18"/>
                <w:szCs w:val="18"/>
              </w:rPr>
              <w:t>Yohan Halim</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kapasitasnya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Presiden</w:t>
            </w:r>
            <w:proofErr w:type="spellEnd"/>
            <w:r w:rsidR="00541204">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Direktur</w:t>
            </w:r>
            <w:proofErr w:type="spellEnd"/>
            <w:r w:rsidR="00C83243"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berperan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disebut</w:t>
            </w:r>
            <w:proofErr w:type="spellEnd"/>
            <w:r w:rsidRPr="00D32437">
              <w:rPr>
                <w:rFonts w:ascii="Arial" w:eastAsia="Times New Roman" w:hAnsi="Arial" w:cs="Arial"/>
                <w:color w:val="000000"/>
                <w:sz w:val="18"/>
                <w:szCs w:val="18"/>
              </w:rPr>
              <w:t xml:space="preserve"> </w:t>
            </w:r>
            <w:r w:rsidR="00FD7FF1" w:rsidRPr="00D32437">
              <w:rPr>
                <w:rFonts w:ascii="Arial" w:eastAsia="Times New Roman" w:hAnsi="Arial" w:cs="Arial"/>
                <w:b/>
                <w:bCs/>
                <w:color w:val="000000"/>
                <w:sz w:val="18"/>
                <w:szCs w:val="18"/>
              </w:rPr>
              <w:t>PIHAK</w:t>
            </w:r>
            <w:r w:rsidR="00C2193C" w:rsidRPr="00D32437">
              <w:rPr>
                <w:rFonts w:ascii="Arial" w:eastAsia="Times New Roman" w:hAnsi="Arial" w:cs="Arial"/>
                <w:b/>
                <w:bCs/>
                <w:color w:val="000000"/>
                <w:sz w:val="18"/>
                <w:szCs w:val="18"/>
              </w:rPr>
              <w:t xml:space="preserve"> PERTAMA</w:t>
            </w:r>
            <w:r w:rsidRPr="00D32437">
              <w:rPr>
                <w:rFonts w:ascii="Arial" w:eastAsia="Times New Roman" w:hAnsi="Arial" w:cs="Arial"/>
                <w:color w:val="000000"/>
                <w:sz w:val="18"/>
                <w:szCs w:val="18"/>
              </w:rPr>
              <w:t>;</w:t>
            </w:r>
          </w:p>
        </w:tc>
        <w:tc>
          <w:tcPr>
            <w:tcW w:w="0" w:type="auto"/>
            <w:shd w:val="clear" w:color="auto" w:fill="auto"/>
            <w:hideMark/>
          </w:tcPr>
          <w:p w14:paraId="744CF5D4" w14:textId="4095EFF7" w:rsidR="00CD3FD2" w:rsidRPr="00D32437" w:rsidRDefault="00CD3FD2" w:rsidP="00DC206B">
            <w:pPr>
              <w:pStyle w:val="ListParagraph"/>
              <w:numPr>
                <w:ilvl w:val="0"/>
                <w:numId w:val="41"/>
              </w:numPr>
              <w:spacing w:after="0" w:line="240" w:lineRule="auto"/>
              <w:ind w:left="317"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w:t>
            </w:r>
            <w:proofErr w:type="gramStart"/>
            <w:r w:rsidR="00260DC3">
              <w:rPr>
                <w:rFonts w:ascii="Arial" w:eastAsia="Times New Roman" w:hAnsi="Arial" w:cs="Arial"/>
                <w:b/>
                <w:bCs/>
                <w:color w:val="000000"/>
                <w:sz w:val="18"/>
                <w:szCs w:val="18"/>
              </w:rPr>
              <w:t>Polyolefins</w:t>
            </w:r>
            <w:r w:rsidR="00046AFF"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w:t>
            </w:r>
            <w:proofErr w:type="gramEnd"/>
            <w:r w:rsidR="00F512B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a limited liability company established based on the law of the Republic of Indonesia, having its domiciled at</w:t>
            </w:r>
            <w:r w:rsidR="00260DC3">
              <w:rPr>
                <w:rFonts w:ascii="Arial" w:eastAsia="Times New Roman" w:hAnsi="Arial" w:cs="Arial"/>
                <w:color w:val="000000"/>
                <w:sz w:val="18"/>
                <w:szCs w:val="18"/>
              </w:rPr>
              <w:t xml:space="preserve">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00260D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in this matter represented by </w:t>
            </w:r>
            <w:r w:rsidR="00541204">
              <w:rPr>
                <w:rFonts w:ascii="Arial" w:eastAsia="Times New Roman" w:hAnsi="Arial" w:cs="Arial"/>
                <w:color w:val="000000"/>
                <w:sz w:val="18"/>
                <w:szCs w:val="18"/>
              </w:rPr>
              <w:t>Yohan Halim</w:t>
            </w:r>
            <w:r w:rsidR="0071309C" w:rsidRPr="00D32437">
              <w:rPr>
                <w:rFonts w:ascii="Arial" w:hAnsi="Arial" w:cs="Arial"/>
                <w:sz w:val="18"/>
                <w:szCs w:val="18"/>
              </w:rPr>
              <w:t xml:space="preserve"> </w:t>
            </w:r>
            <w:r w:rsidRPr="00D32437">
              <w:rPr>
                <w:rFonts w:ascii="Arial" w:eastAsia="Times New Roman" w:hAnsi="Arial" w:cs="Arial"/>
                <w:color w:val="000000"/>
                <w:sz w:val="18"/>
                <w:szCs w:val="18"/>
              </w:rPr>
              <w:t xml:space="preserve">in his capacity as the </w:t>
            </w:r>
            <w:r w:rsidR="00C83243" w:rsidRPr="00D32437">
              <w:rPr>
                <w:rFonts w:ascii="Arial" w:eastAsia="Times New Roman" w:hAnsi="Arial" w:cs="Arial"/>
                <w:color w:val="000000"/>
                <w:sz w:val="18"/>
                <w:szCs w:val="18"/>
              </w:rPr>
              <w:t xml:space="preserve">President </w:t>
            </w:r>
            <w:r w:rsidRPr="00D32437">
              <w:rPr>
                <w:rFonts w:ascii="Arial" w:eastAsia="Times New Roman" w:hAnsi="Arial" w:cs="Arial"/>
                <w:color w:val="000000"/>
                <w:sz w:val="18"/>
                <w:szCs w:val="18"/>
              </w:rPr>
              <w:t xml:space="preserve">Director of and as such acting for and on behalf of the limited liability </w:t>
            </w:r>
            <w:proofErr w:type="spellStart"/>
            <w:r w:rsidRPr="00D32437">
              <w:rPr>
                <w:rFonts w:ascii="Arial" w:eastAsia="Times New Roman" w:hAnsi="Arial" w:cs="Arial"/>
                <w:color w:val="000000"/>
                <w:sz w:val="18"/>
                <w:szCs w:val="18"/>
              </w:rPr>
              <w:t>companyhereinafter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reffered</w:t>
            </w:r>
            <w:proofErr w:type="spellEnd"/>
            <w:r w:rsidRPr="00D32437">
              <w:rPr>
                <w:rFonts w:ascii="Arial" w:eastAsia="Times New Roman" w:hAnsi="Arial" w:cs="Arial"/>
                <w:color w:val="000000"/>
                <w:sz w:val="18"/>
                <w:szCs w:val="18"/>
              </w:rPr>
              <w:t xml:space="preserve"> to as </w:t>
            </w:r>
            <w:r w:rsidRPr="00D32437">
              <w:rPr>
                <w:rFonts w:ascii="Arial" w:eastAsia="Times New Roman" w:hAnsi="Arial" w:cs="Arial"/>
                <w:b/>
                <w:bCs/>
                <w:color w:val="000000"/>
                <w:sz w:val="18"/>
                <w:szCs w:val="18"/>
              </w:rPr>
              <w:t xml:space="preserve">FIRST </w:t>
            </w:r>
            <w:r w:rsidR="00FD7FF1" w:rsidRPr="00D32437">
              <w:rPr>
                <w:rFonts w:ascii="Arial" w:eastAsia="Times New Roman" w:hAnsi="Arial" w:cs="Arial"/>
                <w:b/>
                <w:bCs/>
                <w:color w:val="000000"/>
                <w:sz w:val="18"/>
                <w:szCs w:val="18"/>
              </w:rPr>
              <w:t>PARTY</w:t>
            </w:r>
            <w:r w:rsidRPr="00D32437">
              <w:rPr>
                <w:rFonts w:ascii="Arial" w:eastAsia="Times New Roman" w:hAnsi="Arial" w:cs="Arial"/>
                <w:b/>
                <w:bCs/>
                <w:color w:val="000000"/>
                <w:sz w:val="18"/>
                <w:szCs w:val="18"/>
              </w:rPr>
              <w:t>;</w:t>
            </w:r>
          </w:p>
        </w:tc>
      </w:tr>
      <w:tr w:rsidR="00C2193C" w:rsidRPr="00D32437" w14:paraId="54CF7DBC" w14:textId="77777777" w:rsidTr="00D43CCE">
        <w:trPr>
          <w:trHeight w:val="20"/>
        </w:trPr>
        <w:tc>
          <w:tcPr>
            <w:tcW w:w="4962" w:type="dxa"/>
            <w:shd w:val="clear" w:color="auto" w:fill="auto"/>
            <w:vAlign w:val="center"/>
          </w:tcPr>
          <w:p w14:paraId="3228AC22" w14:textId="77777777" w:rsidR="00C2193C" w:rsidRPr="00D32437" w:rsidRDefault="00C2193C"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D605CA8" w14:textId="77777777" w:rsidR="00C2193C" w:rsidRPr="00D32437" w:rsidRDefault="00C2193C"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0204794A" w14:textId="77777777" w:rsidTr="00D43CCE">
        <w:trPr>
          <w:trHeight w:val="20"/>
        </w:trPr>
        <w:tc>
          <w:tcPr>
            <w:tcW w:w="4962" w:type="dxa"/>
            <w:shd w:val="clear" w:color="auto" w:fill="auto"/>
            <w:vAlign w:val="center"/>
            <w:hideMark/>
          </w:tcPr>
          <w:p w14:paraId="71FAA422"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bookmarkStart w:id="1" w:name="_Hlk105163346"/>
            <w:proofErr w:type="spellStart"/>
            <w:r w:rsidRPr="00D32437">
              <w:rPr>
                <w:rFonts w:ascii="Arial" w:eastAsia="Times New Roman" w:hAnsi="Arial" w:cs="Arial"/>
                <w:b/>
                <w:bCs/>
                <w:color w:val="000000"/>
                <w:sz w:val="18"/>
                <w:szCs w:val="18"/>
              </w:rPr>
              <w:t>Dengan</w:t>
            </w:r>
            <w:proofErr w:type="spellEnd"/>
          </w:p>
        </w:tc>
        <w:tc>
          <w:tcPr>
            <w:tcW w:w="0" w:type="auto"/>
            <w:shd w:val="clear" w:color="auto" w:fill="auto"/>
            <w:vAlign w:val="center"/>
            <w:hideMark/>
          </w:tcPr>
          <w:p w14:paraId="377797BA"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And</w:t>
            </w:r>
          </w:p>
        </w:tc>
      </w:tr>
      <w:tr w:rsidR="00CD3FD2" w:rsidRPr="00D32437" w14:paraId="08D7D740" w14:textId="77777777" w:rsidTr="00D43CCE">
        <w:trPr>
          <w:trHeight w:val="20"/>
        </w:trPr>
        <w:tc>
          <w:tcPr>
            <w:tcW w:w="4962" w:type="dxa"/>
            <w:shd w:val="clear" w:color="auto" w:fill="auto"/>
            <w:vAlign w:val="center"/>
          </w:tcPr>
          <w:p w14:paraId="00ADC0A3"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24C3DBE6"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p>
        </w:tc>
      </w:tr>
      <w:tr w:rsidR="002D6F87" w:rsidRPr="00D32437" w14:paraId="2A79D5B7" w14:textId="77777777" w:rsidTr="00D43CCE">
        <w:trPr>
          <w:trHeight w:val="20"/>
        </w:trPr>
        <w:tc>
          <w:tcPr>
            <w:tcW w:w="4962" w:type="dxa"/>
            <w:shd w:val="clear" w:color="auto" w:fill="auto"/>
            <w:hideMark/>
          </w:tcPr>
          <w:p w14:paraId="2BF5DA95" w14:textId="7CD86FC6" w:rsidR="002D6F87" w:rsidRDefault="002D6F87" w:rsidP="002D6F87">
            <w:pPr>
              <w:spacing w:after="0" w:line="240" w:lineRule="auto"/>
              <w:ind w:left="321" w:hanging="284"/>
              <w:jc w:val="both"/>
              <w:rPr>
                <w:rFonts w:ascii="Arial" w:eastAsia="Times New Roman" w:hAnsi="Arial" w:cs="Arial"/>
                <w:color w:val="000000"/>
                <w:sz w:val="18"/>
                <w:szCs w:val="18"/>
                <w:lang w:val="it-IT"/>
              </w:rPr>
            </w:pPr>
            <w:r w:rsidRPr="00B4401A">
              <w:rPr>
                <w:rFonts w:ascii="Arial" w:eastAsia="Times New Roman" w:hAnsi="Arial" w:cs="Arial"/>
                <w:b/>
                <w:bCs/>
                <w:color w:val="000000"/>
                <w:sz w:val="18"/>
                <w:szCs w:val="18"/>
                <w:lang w:val="it-IT"/>
              </w:rPr>
              <w:t>2. PT. DISA PRIMA MEDIKA,</w:t>
            </w:r>
            <w:r w:rsidRPr="00B4401A">
              <w:rPr>
                <w:rFonts w:ascii="Arial" w:eastAsia="Times New Roman" w:hAnsi="Arial" w:cs="Arial"/>
                <w:color w:val="000000"/>
                <w:sz w:val="18"/>
                <w:szCs w:val="18"/>
                <w:lang w:val="it-IT"/>
              </w:rPr>
              <w:t xml:space="preserve"> </w:t>
            </w:r>
            <w:del w:id="2" w:author="Ningtyias, Putri" w:date="2024-06-19T16:22:00Z">
              <w:r w:rsidRPr="00B4401A" w:rsidDel="00237BAC">
                <w:rPr>
                  <w:rFonts w:ascii="Arial" w:eastAsia="Times New Roman" w:hAnsi="Arial" w:cs="Arial"/>
                  <w:color w:val="000000"/>
                  <w:sz w:val="18"/>
                  <w:szCs w:val="18"/>
                  <w:lang w:val="it-IT"/>
                </w:rPr>
                <w:delText>berkedudukan</w:delText>
              </w:r>
            </w:del>
            <w:ins w:id="3" w:author="Ningtyias, Putri" w:date="2024-06-19T16:22:00Z">
              <w:r w:rsidR="00237BAC">
                <w:rPr>
                  <w:rFonts w:ascii="Arial" w:eastAsia="Times New Roman" w:hAnsi="Arial" w:cs="Arial"/>
                  <w:color w:val="000000"/>
                  <w:sz w:val="18"/>
                  <w:szCs w:val="18"/>
                  <w:lang w:val="it-IT"/>
                </w:rPr>
                <w:t>yang selanjutnya disebut sebagai PIHAK KEDUA, yang berlo</w:t>
              </w:r>
            </w:ins>
            <w:ins w:id="4" w:author="HUMAS MARKETING" w:date="2024-06-24T10:34:00Z" w16du:dateUtc="2024-06-24T03:34:00Z">
              <w:r w:rsidR="000E1257">
                <w:rPr>
                  <w:rFonts w:ascii="Arial" w:eastAsia="Times New Roman" w:hAnsi="Arial" w:cs="Arial"/>
                  <w:color w:val="000000"/>
                  <w:sz w:val="18"/>
                  <w:szCs w:val="18"/>
                  <w:lang w:val="it-IT"/>
                </w:rPr>
                <w:t>kasi</w:t>
              </w:r>
            </w:ins>
            <w:ins w:id="5" w:author="Ningtyias, Putri" w:date="2024-06-19T16:22:00Z">
              <w:del w:id="6" w:author="HUMAS MARKETING" w:date="2024-06-24T10:20:00Z" w16du:dateUtc="2024-06-24T03:20:00Z">
                <w:r w:rsidR="00237BAC" w:rsidDel="003F29D9">
                  <w:rPr>
                    <w:rFonts w:ascii="Arial" w:eastAsia="Times New Roman" w:hAnsi="Arial" w:cs="Arial"/>
                    <w:color w:val="000000"/>
                    <w:sz w:val="18"/>
                    <w:szCs w:val="18"/>
                    <w:lang w:val="it-IT"/>
                  </w:rPr>
                  <w:delText>kasi</w:delText>
                </w:r>
              </w:del>
            </w:ins>
            <w:r w:rsidRPr="00B4401A">
              <w:rPr>
                <w:rFonts w:ascii="Arial" w:eastAsia="Times New Roman" w:hAnsi="Arial" w:cs="Arial"/>
                <w:color w:val="000000"/>
                <w:sz w:val="18"/>
                <w:szCs w:val="18"/>
                <w:lang w:val="it-IT"/>
              </w:rPr>
              <w:t xml:space="preserve"> di Jl. Banjararum Selatan No.3, Kel. Mondoroko, Kec. Singosari, Malang yang diwakili Oleh </w:t>
            </w:r>
            <w:r w:rsidRPr="00B4401A">
              <w:rPr>
                <w:rFonts w:ascii="Arial" w:eastAsia="Times New Roman" w:hAnsi="Arial" w:cs="Arial"/>
                <w:b/>
                <w:bCs/>
                <w:color w:val="000000"/>
                <w:sz w:val="18"/>
                <w:szCs w:val="18"/>
                <w:lang w:val="it-IT"/>
              </w:rPr>
              <w:t>ENDANG SUSILOWATI</w:t>
            </w:r>
            <w:r w:rsidRPr="00B4401A">
              <w:rPr>
                <w:rFonts w:ascii="Arial" w:eastAsia="Times New Roman" w:hAnsi="Arial" w:cs="Arial"/>
                <w:color w:val="000000"/>
                <w:sz w:val="18"/>
                <w:szCs w:val="18"/>
                <w:lang w:val="it-IT"/>
              </w:rPr>
              <w:t xml:space="preserve"> selaku </w:t>
            </w:r>
            <w:r w:rsidRPr="00B4401A">
              <w:rPr>
                <w:rFonts w:ascii="Arial" w:eastAsia="Times New Roman" w:hAnsi="Arial" w:cs="Arial"/>
                <w:b/>
                <w:bCs/>
                <w:color w:val="000000"/>
                <w:sz w:val="18"/>
                <w:szCs w:val="18"/>
                <w:lang w:val="it-IT"/>
              </w:rPr>
              <w:t>DIREKTUR UTAMA</w:t>
            </w:r>
            <w:r w:rsidRPr="00B4401A">
              <w:rPr>
                <w:rFonts w:ascii="Arial" w:eastAsia="Times New Roman" w:hAnsi="Arial" w:cs="Arial"/>
                <w:color w:val="000000"/>
                <w:sz w:val="18"/>
                <w:szCs w:val="18"/>
                <w:lang w:val="it-IT"/>
              </w:rPr>
              <w:t>, adalah perusahaan yang menaungi :</w:t>
            </w:r>
          </w:p>
          <w:p w14:paraId="3DB123BB" w14:textId="77777777" w:rsidR="000539E9" w:rsidRPr="00B4401A" w:rsidRDefault="000539E9" w:rsidP="002D6F87">
            <w:pPr>
              <w:spacing w:after="0" w:line="240" w:lineRule="auto"/>
              <w:ind w:left="321" w:hanging="284"/>
              <w:jc w:val="both"/>
              <w:rPr>
                <w:rFonts w:ascii="Arial" w:eastAsia="Times New Roman" w:hAnsi="Arial" w:cs="Arial"/>
                <w:b/>
                <w:bCs/>
                <w:color w:val="000000"/>
                <w:sz w:val="18"/>
                <w:szCs w:val="18"/>
                <w:lang w:val="it-IT"/>
              </w:rPr>
            </w:pPr>
          </w:p>
          <w:p w14:paraId="5B696AA2" w14:textId="32EAD290" w:rsidR="002D6F87" w:rsidRPr="00260DC3" w:rsidRDefault="002D6F87" w:rsidP="000539E9">
            <w:pPr>
              <w:spacing w:after="0" w:line="240" w:lineRule="auto"/>
              <w:ind w:left="321"/>
              <w:jc w:val="both"/>
              <w:rPr>
                <w:rFonts w:ascii="Arial" w:eastAsia="Times New Roman" w:hAnsi="Arial" w:cs="Arial"/>
                <w:b/>
                <w:bCs/>
                <w:color w:val="000000"/>
                <w:sz w:val="18"/>
                <w:szCs w:val="18"/>
                <w:lang w:val="it-IT"/>
              </w:rPr>
            </w:pPr>
            <w:r w:rsidRPr="00B4401A">
              <w:rPr>
                <w:rFonts w:ascii="Arial" w:eastAsia="Times New Roman" w:hAnsi="Arial" w:cs="Arial"/>
                <w:b/>
                <w:bCs/>
                <w:color w:val="000000"/>
                <w:sz w:val="18"/>
                <w:szCs w:val="18"/>
                <w:lang w:val="it-IT"/>
              </w:rPr>
              <w:t>RUMAH SAKIT PRIMA HUSADA SUKOREJO</w:t>
            </w:r>
            <w:r w:rsidRPr="00B4401A">
              <w:rPr>
                <w:rFonts w:ascii="Arial" w:eastAsia="Times New Roman" w:hAnsi="Arial" w:cs="Arial"/>
                <w:color w:val="000000"/>
                <w:sz w:val="18"/>
                <w:szCs w:val="18"/>
                <w:lang w:val="it-IT"/>
              </w:rPr>
              <w:t xml:space="preserve"> suatu badan usaha yang didirikan berdasarkan hukum Indonesia, dengan Nomor Ijin Operasional Rumah Sakit 81201150810004, berkedudukan di Jl. Raya Surabaya – Malang KM-54 RW.54, Palang, Lemahbang, Kec. Sukorejo, Pasuruan, </w:t>
            </w:r>
            <w:r w:rsidRPr="00D0372D">
              <w:rPr>
                <w:rFonts w:ascii="Arial" w:eastAsia="Times New Roman" w:hAnsi="Arial" w:cs="Arial"/>
                <w:color w:val="000000"/>
                <w:sz w:val="18"/>
                <w:szCs w:val="18"/>
                <w:lang w:val="it-IT"/>
              </w:rPr>
              <w:t xml:space="preserve">dalam hal ini diwakili oleh </w:t>
            </w:r>
            <w:r w:rsidRPr="00D0372D">
              <w:rPr>
                <w:rFonts w:ascii="Arial" w:eastAsia="Times New Roman" w:hAnsi="Arial" w:cs="Arial"/>
                <w:b/>
                <w:bCs/>
                <w:color w:val="000000"/>
                <w:sz w:val="18"/>
                <w:szCs w:val="18"/>
                <w:lang w:val="it-IT"/>
              </w:rPr>
              <w:t>dr. IFIT BAGUS APRIANTONO</w:t>
            </w:r>
            <w:ins w:id="7" w:author="HUMAS MARKETING" w:date="2024-06-24T10:37:00Z" w16du:dateUtc="2024-06-24T03:37:00Z">
              <w:r w:rsidR="007D648D" w:rsidRPr="00D0372D">
                <w:rPr>
                  <w:rFonts w:ascii="Arial" w:eastAsia="Times New Roman" w:hAnsi="Arial" w:cs="Arial"/>
                  <w:b/>
                  <w:bCs/>
                  <w:color w:val="000000"/>
                  <w:sz w:val="18"/>
                  <w:szCs w:val="18"/>
                  <w:lang w:val="it-IT"/>
                </w:rPr>
                <w:t xml:space="preserve">., </w:t>
              </w:r>
            </w:ins>
            <w:ins w:id="8" w:author="HUMAS MARKETING" w:date="2024-06-24T10:36:00Z" w16du:dateUtc="2024-06-24T03:36:00Z">
              <w:r w:rsidR="007D648D" w:rsidRPr="00D0372D">
                <w:rPr>
                  <w:rFonts w:ascii="Arial" w:eastAsia="Times New Roman" w:hAnsi="Arial" w:cs="Arial"/>
                  <w:b/>
                  <w:bCs/>
                  <w:color w:val="000000"/>
                  <w:sz w:val="18"/>
                  <w:szCs w:val="18"/>
                  <w:lang w:val="it-IT"/>
                </w:rPr>
                <w:t>MMR</w:t>
              </w:r>
            </w:ins>
            <w:ins w:id="9" w:author="HUMAS MARKETING" w:date="2024-06-24T10:37:00Z" w16du:dateUtc="2024-06-24T03:37:00Z">
              <w:r w:rsidR="007D648D" w:rsidRPr="00D0372D">
                <w:rPr>
                  <w:rFonts w:ascii="Arial" w:eastAsia="Times New Roman" w:hAnsi="Arial" w:cs="Arial"/>
                  <w:b/>
                  <w:bCs/>
                  <w:color w:val="000000"/>
                  <w:sz w:val="18"/>
                  <w:szCs w:val="18"/>
                  <w:lang w:val="it-IT"/>
                </w:rPr>
                <w:t>S</w:t>
              </w:r>
            </w:ins>
            <w:r w:rsidRPr="00B4401A">
              <w:rPr>
                <w:rFonts w:ascii="Arial" w:eastAsia="Times New Roman" w:hAnsi="Arial" w:cs="Arial"/>
                <w:color w:val="000000"/>
                <w:sz w:val="18"/>
                <w:szCs w:val="18"/>
                <w:lang w:val="it-IT"/>
              </w:rPr>
              <w:t xml:space="preserve"> yang bertindak dalam jabatannya selaku </w:t>
            </w:r>
            <w:r w:rsidRPr="00B4401A">
              <w:rPr>
                <w:rFonts w:ascii="Arial" w:eastAsia="Times New Roman" w:hAnsi="Arial" w:cs="Arial"/>
                <w:b/>
                <w:bCs/>
                <w:color w:val="000000"/>
                <w:sz w:val="18"/>
                <w:szCs w:val="18"/>
                <w:lang w:val="it-IT"/>
              </w:rPr>
              <w:t>DIREKTUR RUMAH SAKIT PRIMA HUSADA SUKOREJO</w:t>
            </w:r>
            <w:r w:rsidRPr="00B4401A">
              <w:rPr>
                <w:rFonts w:ascii="Arial" w:eastAsia="Times New Roman" w:hAnsi="Arial" w:cs="Arial"/>
                <w:color w:val="000000"/>
                <w:sz w:val="18"/>
                <w:szCs w:val="18"/>
                <w:lang w:val="it-IT"/>
              </w:rPr>
              <w:t xml:space="preserve">, </w:t>
            </w:r>
            <w:del w:id="10" w:author="Ningtyias, Putri" w:date="2024-06-19T16:24:00Z">
              <w:r w:rsidRPr="00B4401A" w:rsidDel="00237BAC">
                <w:rPr>
                  <w:rFonts w:ascii="Arial" w:eastAsia="Times New Roman" w:hAnsi="Arial" w:cs="Arial"/>
                  <w:color w:val="000000"/>
                  <w:sz w:val="18"/>
                  <w:szCs w:val="18"/>
                  <w:lang w:val="it-IT"/>
                </w:rPr>
                <w:delText xml:space="preserve">dengan demikian sah bertindak untuk dan atas nama </w:delText>
              </w:r>
              <w:r w:rsidRPr="00B4401A" w:rsidDel="00237BAC">
                <w:rPr>
                  <w:rFonts w:ascii="Arial" w:eastAsia="Times New Roman" w:hAnsi="Arial" w:cs="Arial"/>
                  <w:b/>
                  <w:bCs/>
                  <w:color w:val="000000"/>
                  <w:sz w:val="18"/>
                  <w:szCs w:val="18"/>
                  <w:lang w:val="it-IT"/>
                </w:rPr>
                <w:delText>RUMAH SAKIT PRIMA HUSADA SUKOREJO</w:delText>
              </w:r>
            </w:del>
            <w:ins w:id="11" w:author="Ningtyias, Putri" w:date="2024-06-19T16:24:00Z">
              <w:r w:rsidR="00237BAC">
                <w:rPr>
                  <w:rFonts w:ascii="Arial" w:eastAsia="Times New Roman" w:hAnsi="Arial" w:cs="Arial"/>
                  <w:color w:val="000000"/>
                  <w:sz w:val="18"/>
                  <w:szCs w:val="18"/>
                  <w:lang w:val="it-IT"/>
                </w:rPr>
                <w:t xml:space="preserve">yang </w:t>
              </w:r>
            </w:ins>
            <w:r w:rsidRPr="00B4401A">
              <w:rPr>
                <w:rFonts w:ascii="Arial" w:eastAsia="Times New Roman" w:hAnsi="Arial" w:cs="Arial"/>
                <w:color w:val="000000"/>
                <w:sz w:val="18"/>
                <w:szCs w:val="18"/>
                <w:lang w:val="it-IT"/>
              </w:rPr>
              <w:t xml:space="preserve"> selanjutnya disebut sebagai </w:t>
            </w:r>
            <w:del w:id="12" w:author="Ningtyias, Putri" w:date="2024-06-19T16:24:00Z">
              <w:r w:rsidR="00467646" w:rsidRPr="00372632" w:rsidDel="00237BAC">
                <w:rPr>
                  <w:rFonts w:ascii="Arial" w:eastAsia="Times New Roman" w:hAnsi="Arial" w:cs="Arial"/>
                  <w:b/>
                  <w:bCs/>
                  <w:color w:val="000000"/>
                  <w:sz w:val="18"/>
                  <w:szCs w:val="18"/>
                  <w:lang w:val="it-IT"/>
                </w:rPr>
                <w:delText>PIHAK KEDUA</w:delText>
              </w:r>
            </w:del>
            <w:ins w:id="13" w:author="Ningtyias, Putri" w:date="2024-06-19T16:25:00Z">
              <w:r w:rsidR="00237BAC">
                <w:rPr>
                  <w:rFonts w:ascii="Arial" w:eastAsia="Times New Roman" w:hAnsi="Arial" w:cs="Arial"/>
                  <w:b/>
                  <w:bCs/>
                  <w:color w:val="000000"/>
                  <w:sz w:val="18"/>
                  <w:szCs w:val="18"/>
                  <w:lang w:val="it-IT"/>
                </w:rPr>
                <w:t>RUMAH SAKIT PRIMA HUSADA SUKOREJO;</w:t>
              </w:r>
            </w:ins>
          </w:p>
        </w:tc>
        <w:tc>
          <w:tcPr>
            <w:tcW w:w="0" w:type="auto"/>
            <w:shd w:val="clear" w:color="auto" w:fill="auto"/>
            <w:hideMark/>
          </w:tcPr>
          <w:p w14:paraId="3F7B58FE" w14:textId="0A268B0D" w:rsidR="002D6F87" w:rsidRPr="007850D7" w:rsidRDefault="002D6F87" w:rsidP="002D6F87">
            <w:pPr>
              <w:pStyle w:val="ListParagraph"/>
              <w:numPr>
                <w:ilvl w:val="0"/>
                <w:numId w:val="41"/>
              </w:numPr>
              <w:spacing w:after="0" w:line="240" w:lineRule="auto"/>
              <w:ind w:left="317"/>
              <w:jc w:val="both"/>
              <w:rPr>
                <w:rFonts w:ascii="Arial" w:eastAsia="Times New Roman" w:hAnsi="Arial" w:cs="Arial"/>
                <w:b/>
                <w:bCs/>
                <w:color w:val="000000"/>
                <w:sz w:val="18"/>
                <w:szCs w:val="18"/>
              </w:rPr>
            </w:pPr>
            <w:r w:rsidRPr="007850D7">
              <w:rPr>
                <w:rFonts w:ascii="Arial" w:eastAsia="Times New Roman" w:hAnsi="Arial" w:cs="Arial"/>
                <w:b/>
                <w:bCs/>
                <w:color w:val="000000"/>
                <w:sz w:val="18"/>
                <w:szCs w:val="18"/>
              </w:rPr>
              <w:t xml:space="preserve">PT. DISA PRIMA MEDIKA, </w:t>
            </w:r>
            <w:ins w:id="14" w:author="Chen, Jane" w:date="2024-06-19T13:24:00Z">
              <w:r w:rsidR="0095293E" w:rsidRPr="003427ED">
                <w:rPr>
                  <w:rFonts w:ascii="Arial" w:eastAsia="Times New Roman" w:hAnsi="Arial" w:cs="Arial"/>
                  <w:color w:val="000000"/>
                  <w:sz w:val="18"/>
                  <w:szCs w:val="18"/>
                </w:rPr>
                <w:t xml:space="preserve">hereinafter referred to as </w:t>
              </w:r>
              <w:r w:rsidR="0095293E" w:rsidRPr="00372632">
                <w:rPr>
                  <w:rFonts w:ascii="Arial" w:eastAsia="Times New Roman" w:hAnsi="Arial" w:cs="Arial"/>
                  <w:color w:val="000000"/>
                  <w:sz w:val="18"/>
                  <w:szCs w:val="18"/>
                </w:rPr>
                <w:t>the</w:t>
              </w:r>
              <w:r w:rsidR="0095293E" w:rsidRPr="00372632">
                <w:rPr>
                  <w:rFonts w:ascii="Arial" w:eastAsia="Times New Roman" w:hAnsi="Arial" w:cs="Arial"/>
                  <w:b/>
                  <w:bCs/>
                  <w:color w:val="000000"/>
                  <w:sz w:val="18"/>
                  <w:szCs w:val="18"/>
                </w:rPr>
                <w:t>; SECOND PARTY</w:t>
              </w:r>
              <w:r w:rsidR="0095293E" w:rsidRPr="007850D7">
                <w:rPr>
                  <w:rFonts w:ascii="Arial" w:eastAsia="Times New Roman" w:hAnsi="Arial" w:cs="Arial"/>
                  <w:color w:val="000000"/>
                  <w:sz w:val="18"/>
                  <w:szCs w:val="18"/>
                </w:rPr>
                <w:t xml:space="preserve"> </w:t>
              </w:r>
            </w:ins>
            <w:r w:rsidRPr="007850D7">
              <w:rPr>
                <w:rFonts w:ascii="Arial" w:eastAsia="Times New Roman" w:hAnsi="Arial" w:cs="Arial"/>
                <w:color w:val="000000"/>
                <w:sz w:val="18"/>
                <w:szCs w:val="18"/>
              </w:rPr>
              <w:t xml:space="preserve">located on Jl. South </w:t>
            </w:r>
            <w:proofErr w:type="spellStart"/>
            <w:r w:rsidRPr="007850D7">
              <w:rPr>
                <w:rFonts w:ascii="Arial" w:eastAsia="Times New Roman" w:hAnsi="Arial" w:cs="Arial"/>
                <w:color w:val="000000"/>
                <w:sz w:val="18"/>
                <w:szCs w:val="18"/>
              </w:rPr>
              <w:t>Banjararum</w:t>
            </w:r>
            <w:proofErr w:type="spellEnd"/>
            <w:r w:rsidRPr="007850D7">
              <w:rPr>
                <w:rFonts w:ascii="Arial" w:eastAsia="Times New Roman" w:hAnsi="Arial" w:cs="Arial"/>
                <w:color w:val="000000"/>
                <w:sz w:val="18"/>
                <w:szCs w:val="18"/>
              </w:rPr>
              <w:t xml:space="preserve"> No.3, Kel. </w:t>
            </w:r>
            <w:proofErr w:type="spellStart"/>
            <w:r w:rsidRPr="007850D7">
              <w:rPr>
                <w:rFonts w:ascii="Arial" w:eastAsia="Times New Roman" w:hAnsi="Arial" w:cs="Arial"/>
                <w:color w:val="000000"/>
                <w:sz w:val="18"/>
                <w:szCs w:val="18"/>
              </w:rPr>
              <w:t>Mondoroko</w:t>
            </w:r>
            <w:proofErr w:type="spellEnd"/>
            <w:r w:rsidRPr="007850D7">
              <w:rPr>
                <w:rFonts w:ascii="Arial" w:eastAsia="Times New Roman" w:hAnsi="Arial" w:cs="Arial"/>
                <w:color w:val="000000"/>
                <w:sz w:val="18"/>
                <w:szCs w:val="18"/>
              </w:rPr>
              <w:t xml:space="preserve">, District. </w:t>
            </w:r>
            <w:proofErr w:type="spellStart"/>
            <w:r w:rsidRPr="007850D7">
              <w:rPr>
                <w:rFonts w:ascii="Arial" w:eastAsia="Times New Roman" w:hAnsi="Arial" w:cs="Arial"/>
                <w:color w:val="000000"/>
                <w:sz w:val="18"/>
                <w:szCs w:val="18"/>
              </w:rPr>
              <w:t>Singosari</w:t>
            </w:r>
            <w:proofErr w:type="spellEnd"/>
            <w:r w:rsidRPr="007850D7">
              <w:rPr>
                <w:rFonts w:ascii="Arial" w:eastAsia="Times New Roman" w:hAnsi="Arial" w:cs="Arial"/>
                <w:color w:val="000000"/>
                <w:sz w:val="18"/>
                <w:szCs w:val="18"/>
              </w:rPr>
              <w:t>, Malang, represented by</w:t>
            </w:r>
            <w:r w:rsidRPr="007850D7">
              <w:rPr>
                <w:rFonts w:ascii="Arial" w:eastAsia="Times New Roman" w:hAnsi="Arial" w:cs="Arial"/>
                <w:b/>
                <w:bCs/>
                <w:color w:val="000000"/>
                <w:sz w:val="18"/>
                <w:szCs w:val="18"/>
              </w:rPr>
              <w:t xml:space="preserve"> ENDANG SUSILOWATI as MAIN DIRECTOR, </w:t>
            </w:r>
            <w:r w:rsidRPr="007850D7">
              <w:rPr>
                <w:rFonts w:ascii="Arial" w:eastAsia="Times New Roman" w:hAnsi="Arial" w:cs="Arial"/>
                <w:color w:val="000000"/>
                <w:sz w:val="18"/>
                <w:szCs w:val="18"/>
              </w:rPr>
              <w:t xml:space="preserve">is a </w:t>
            </w:r>
            <w:ins w:id="15" w:author="Chen, Jane" w:date="2024-06-19T13:37:00Z">
              <w:r w:rsidR="00EA22BA">
                <w:rPr>
                  <w:rFonts w:ascii="Arial" w:eastAsia="Times New Roman" w:hAnsi="Arial" w:cs="Arial"/>
                  <w:color w:val="000000"/>
                  <w:sz w:val="18"/>
                  <w:szCs w:val="18"/>
                </w:rPr>
                <w:t xml:space="preserve">management </w:t>
              </w:r>
            </w:ins>
            <w:r w:rsidRPr="007850D7">
              <w:rPr>
                <w:rFonts w:ascii="Arial" w:eastAsia="Times New Roman" w:hAnsi="Arial" w:cs="Arial"/>
                <w:color w:val="000000"/>
                <w:sz w:val="18"/>
                <w:szCs w:val="18"/>
              </w:rPr>
              <w:t xml:space="preserve">company </w:t>
            </w:r>
            <w:ins w:id="16" w:author="Chen, Jane" w:date="2024-06-19T13:37:00Z">
              <w:r w:rsidR="00EA22BA">
                <w:rPr>
                  <w:rFonts w:ascii="Arial" w:eastAsia="Times New Roman" w:hAnsi="Arial" w:cs="Arial"/>
                  <w:color w:val="000000"/>
                  <w:sz w:val="18"/>
                  <w:szCs w:val="18"/>
                </w:rPr>
                <w:t>of</w:t>
              </w:r>
            </w:ins>
            <w:del w:id="17" w:author="Chen, Jane" w:date="2024-06-19T13:37:00Z">
              <w:r w:rsidRPr="007850D7" w:rsidDel="00EA22BA">
                <w:rPr>
                  <w:rFonts w:ascii="Arial" w:eastAsia="Times New Roman" w:hAnsi="Arial" w:cs="Arial"/>
                  <w:color w:val="000000"/>
                  <w:sz w:val="18"/>
                  <w:szCs w:val="18"/>
                </w:rPr>
                <w:delText>that oversees</w:delText>
              </w:r>
            </w:del>
            <w:r w:rsidRPr="007850D7">
              <w:rPr>
                <w:rFonts w:ascii="Arial" w:eastAsia="Times New Roman" w:hAnsi="Arial" w:cs="Arial"/>
                <w:color w:val="000000"/>
                <w:sz w:val="18"/>
                <w:szCs w:val="18"/>
              </w:rPr>
              <w:t>:</w:t>
            </w:r>
          </w:p>
          <w:p w14:paraId="7EA045E7" w14:textId="77777777" w:rsidR="00F270A6" w:rsidRDefault="00F270A6" w:rsidP="002D6F87">
            <w:pPr>
              <w:pStyle w:val="ListParagraph"/>
              <w:spacing w:after="0" w:line="240" w:lineRule="auto"/>
              <w:ind w:left="317"/>
              <w:jc w:val="both"/>
              <w:rPr>
                <w:rFonts w:ascii="Arial" w:eastAsia="Times New Roman" w:hAnsi="Arial" w:cs="Arial"/>
                <w:b/>
                <w:bCs/>
                <w:color w:val="000000"/>
                <w:sz w:val="18"/>
                <w:szCs w:val="18"/>
              </w:rPr>
            </w:pPr>
          </w:p>
          <w:p w14:paraId="7A11E196" w14:textId="2B525C1A" w:rsidR="002D6F87" w:rsidRPr="003427ED" w:rsidRDefault="002D6F87" w:rsidP="002D6F87">
            <w:pPr>
              <w:pStyle w:val="ListParagraph"/>
              <w:spacing w:after="0" w:line="240" w:lineRule="auto"/>
              <w:ind w:left="317"/>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PRIMA HUSADA SUKOREJO HOSPITAL </w:t>
            </w:r>
            <w:r w:rsidRPr="003427ED">
              <w:rPr>
                <w:rFonts w:ascii="Arial" w:eastAsia="Times New Roman" w:hAnsi="Arial" w:cs="Arial"/>
                <w:color w:val="000000"/>
                <w:sz w:val="18"/>
                <w:szCs w:val="18"/>
              </w:rPr>
              <w:t xml:space="preserve">is a business entity established under Indonesian law, with Hospital Operational License Number 81201150810004, domiciled at Jl. Raya Surabaya – Malang KM-54 RW.54, </w:t>
            </w:r>
            <w:proofErr w:type="spellStart"/>
            <w:r w:rsidRPr="003427ED">
              <w:rPr>
                <w:rFonts w:ascii="Arial" w:eastAsia="Times New Roman" w:hAnsi="Arial" w:cs="Arial"/>
                <w:color w:val="000000"/>
                <w:sz w:val="18"/>
                <w:szCs w:val="18"/>
              </w:rPr>
              <w:t>Palang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Lemahbang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Sukorejo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Pasuruan</w:t>
            </w:r>
            <w:proofErr w:type="spellEnd"/>
            <w:r w:rsidRPr="003427ED">
              <w:rPr>
                <w:rFonts w:ascii="Arial" w:eastAsia="Times New Roman" w:hAnsi="Arial" w:cs="Arial"/>
                <w:color w:val="000000"/>
                <w:sz w:val="18"/>
                <w:szCs w:val="18"/>
              </w:rPr>
              <w:t>, in this case represented by</w:t>
            </w:r>
            <w:r w:rsidRPr="003427ED">
              <w:rPr>
                <w:rFonts w:ascii="Arial" w:eastAsia="Times New Roman" w:hAnsi="Arial" w:cs="Arial"/>
                <w:b/>
                <w:bCs/>
                <w:color w:val="000000"/>
                <w:sz w:val="18"/>
                <w:szCs w:val="18"/>
              </w:rPr>
              <w:t xml:space="preserve"> dr. IFIT BAGUS </w:t>
            </w:r>
            <w:proofErr w:type="gramStart"/>
            <w:r w:rsidRPr="003427ED">
              <w:rPr>
                <w:rFonts w:ascii="Arial" w:eastAsia="Times New Roman" w:hAnsi="Arial" w:cs="Arial"/>
                <w:b/>
                <w:bCs/>
                <w:color w:val="000000"/>
                <w:sz w:val="18"/>
                <w:szCs w:val="18"/>
              </w:rPr>
              <w:t>APRIANTONO</w:t>
            </w:r>
            <w:ins w:id="18" w:author="HUMAS MARKETING" w:date="2024-06-24T10:38:00Z" w16du:dateUtc="2024-06-24T03:38:00Z">
              <w:r w:rsidR="007D648D">
                <w:rPr>
                  <w:rFonts w:ascii="Arial" w:eastAsia="Times New Roman" w:hAnsi="Arial" w:cs="Arial"/>
                  <w:b/>
                  <w:bCs/>
                  <w:color w:val="000000"/>
                  <w:sz w:val="18"/>
                  <w:szCs w:val="18"/>
                </w:rPr>
                <w:t>,.</w:t>
              </w:r>
              <w:proofErr w:type="gramEnd"/>
              <w:r w:rsidR="007D648D">
                <w:rPr>
                  <w:rFonts w:ascii="Arial" w:eastAsia="Times New Roman" w:hAnsi="Arial" w:cs="Arial"/>
                  <w:b/>
                  <w:bCs/>
                  <w:color w:val="000000"/>
                  <w:sz w:val="18"/>
                  <w:szCs w:val="18"/>
                </w:rPr>
                <w:t xml:space="preserve"> MMRS</w:t>
              </w:r>
            </w:ins>
            <w:r w:rsidRPr="003427ED">
              <w:rPr>
                <w:rFonts w:ascii="Arial" w:eastAsia="Times New Roman" w:hAnsi="Arial" w:cs="Arial"/>
                <w:b/>
                <w:bCs/>
                <w:color w:val="000000"/>
                <w:sz w:val="18"/>
                <w:szCs w:val="18"/>
              </w:rPr>
              <w:t xml:space="preserve"> acting in his position as DIRECTOR of PRIMA HUSADA SUKOREJO HOSPITAL, </w:t>
            </w:r>
            <w:del w:id="19" w:author="Chen, Jane" w:date="2024-06-19T13:37:00Z">
              <w:r w:rsidRPr="003427ED" w:rsidDel="00EA22BA">
                <w:rPr>
                  <w:rFonts w:ascii="Arial" w:eastAsia="Times New Roman" w:hAnsi="Arial" w:cs="Arial"/>
                  <w:color w:val="000000"/>
                  <w:sz w:val="18"/>
                  <w:szCs w:val="18"/>
                </w:rPr>
                <w:delText>thereby legally acting for and on behalf of</w:delText>
              </w:r>
              <w:r w:rsidRPr="003427ED" w:rsidDel="00EA22BA">
                <w:rPr>
                  <w:rFonts w:ascii="Arial" w:eastAsia="Times New Roman" w:hAnsi="Arial" w:cs="Arial"/>
                  <w:b/>
                  <w:bCs/>
                  <w:color w:val="000000"/>
                  <w:sz w:val="18"/>
                  <w:szCs w:val="18"/>
                </w:rPr>
                <w:delText xml:space="preserve"> PRIMA HUSADA SUKOREJO HOSPITAL</w:delText>
              </w:r>
            </w:del>
            <w:r w:rsidRPr="003427ED">
              <w:rPr>
                <w:rFonts w:ascii="Arial" w:eastAsia="Times New Roman" w:hAnsi="Arial" w:cs="Arial"/>
                <w:b/>
                <w:bCs/>
                <w:color w:val="000000"/>
                <w:sz w:val="18"/>
                <w:szCs w:val="18"/>
              </w:rPr>
              <w:t xml:space="preserve">, </w:t>
            </w:r>
            <w:r w:rsidRPr="003427ED">
              <w:rPr>
                <w:rFonts w:ascii="Arial" w:eastAsia="Times New Roman" w:hAnsi="Arial" w:cs="Arial"/>
                <w:color w:val="000000"/>
                <w:sz w:val="18"/>
                <w:szCs w:val="18"/>
              </w:rPr>
              <w:t xml:space="preserve">hereinafter referred to as </w:t>
            </w:r>
            <w:proofErr w:type="gramStart"/>
            <w:r w:rsidRPr="00372632">
              <w:rPr>
                <w:rFonts w:ascii="Arial" w:eastAsia="Times New Roman" w:hAnsi="Arial" w:cs="Arial"/>
                <w:color w:val="000000"/>
                <w:sz w:val="18"/>
                <w:szCs w:val="18"/>
              </w:rPr>
              <w:t>the</w:t>
            </w:r>
            <w:r w:rsidRPr="00372632">
              <w:rPr>
                <w:rFonts w:ascii="Arial" w:eastAsia="Times New Roman" w:hAnsi="Arial" w:cs="Arial"/>
                <w:b/>
                <w:bCs/>
                <w:color w:val="000000"/>
                <w:sz w:val="18"/>
                <w:szCs w:val="18"/>
              </w:rPr>
              <w:t>;</w:t>
            </w:r>
            <w:r w:rsidR="00467646" w:rsidRPr="00372632">
              <w:rPr>
                <w:rFonts w:ascii="Arial" w:eastAsia="Times New Roman" w:hAnsi="Arial" w:cs="Arial"/>
                <w:b/>
                <w:bCs/>
                <w:color w:val="000000"/>
                <w:sz w:val="18"/>
                <w:szCs w:val="18"/>
              </w:rPr>
              <w:t xml:space="preserve"> </w:t>
            </w:r>
            <w:ins w:id="20" w:author="Chen, Jane" w:date="2024-06-19T13:37:00Z">
              <w:r w:rsidR="00EA22BA" w:rsidRPr="003427ED">
                <w:rPr>
                  <w:rFonts w:ascii="Arial" w:eastAsia="Times New Roman" w:hAnsi="Arial" w:cs="Arial"/>
                  <w:b/>
                  <w:bCs/>
                  <w:color w:val="000000"/>
                  <w:sz w:val="18"/>
                  <w:szCs w:val="18"/>
                </w:rPr>
                <w:t xml:space="preserve"> </w:t>
              </w:r>
            </w:ins>
            <w:ins w:id="21" w:author="Ningtyias, Putri" w:date="2024-06-19T16:24:00Z">
              <w:r w:rsidR="00237BAC">
                <w:rPr>
                  <w:rFonts w:ascii="Arial" w:eastAsia="Times New Roman" w:hAnsi="Arial" w:cs="Arial"/>
                  <w:b/>
                  <w:bCs/>
                  <w:color w:val="000000"/>
                  <w:sz w:val="18"/>
                  <w:szCs w:val="18"/>
                </w:rPr>
                <w:t>PRIMA</w:t>
              </w:r>
              <w:proofErr w:type="gramEnd"/>
              <w:r w:rsidR="00237BAC">
                <w:rPr>
                  <w:rFonts w:ascii="Arial" w:eastAsia="Times New Roman" w:hAnsi="Arial" w:cs="Arial"/>
                  <w:b/>
                  <w:bCs/>
                  <w:color w:val="000000"/>
                  <w:sz w:val="18"/>
                  <w:szCs w:val="18"/>
                </w:rPr>
                <w:t xml:space="preserve"> HUSADA </w:t>
              </w:r>
            </w:ins>
            <w:ins w:id="22" w:author="Chen, Jane" w:date="2024-06-19T13:37:00Z">
              <w:r w:rsidR="00EA22BA" w:rsidRPr="003427ED">
                <w:rPr>
                  <w:rFonts w:ascii="Arial" w:eastAsia="Times New Roman" w:hAnsi="Arial" w:cs="Arial"/>
                  <w:b/>
                  <w:bCs/>
                  <w:color w:val="000000"/>
                  <w:sz w:val="18"/>
                  <w:szCs w:val="18"/>
                </w:rPr>
                <w:t>SUKOREJO HOSPITAL</w:t>
              </w:r>
            </w:ins>
            <w:del w:id="23" w:author="Chen, Jane" w:date="2024-06-19T13:37:00Z">
              <w:r w:rsidR="006C29A0" w:rsidRPr="00372632" w:rsidDel="00EA22BA">
                <w:rPr>
                  <w:rFonts w:ascii="Arial" w:eastAsia="Times New Roman" w:hAnsi="Arial" w:cs="Arial"/>
                  <w:b/>
                  <w:bCs/>
                  <w:color w:val="000000"/>
                  <w:sz w:val="18"/>
                  <w:szCs w:val="18"/>
                </w:rPr>
                <w:delText xml:space="preserve">SECOND </w:delText>
              </w:r>
              <w:r w:rsidR="00467646" w:rsidRPr="00372632" w:rsidDel="00EA22BA">
                <w:rPr>
                  <w:rFonts w:ascii="Arial" w:eastAsia="Times New Roman" w:hAnsi="Arial" w:cs="Arial"/>
                  <w:b/>
                  <w:bCs/>
                  <w:color w:val="000000"/>
                  <w:sz w:val="18"/>
                  <w:szCs w:val="18"/>
                </w:rPr>
                <w:delText>PARTY</w:delText>
              </w:r>
            </w:del>
            <w:r w:rsidR="00467646" w:rsidRPr="00372632">
              <w:rPr>
                <w:rFonts w:ascii="Arial" w:eastAsia="Times New Roman" w:hAnsi="Arial" w:cs="Arial"/>
                <w:b/>
                <w:bCs/>
                <w:color w:val="000000"/>
                <w:sz w:val="18"/>
                <w:szCs w:val="18"/>
              </w:rPr>
              <w:t>;</w:t>
            </w:r>
          </w:p>
          <w:p w14:paraId="762CA9C5" w14:textId="144EA878" w:rsidR="002D6F87" w:rsidRPr="00D32437" w:rsidRDefault="002D6F87" w:rsidP="000539E9">
            <w:pPr>
              <w:pStyle w:val="ListParagraph"/>
              <w:spacing w:after="0" w:line="240" w:lineRule="auto"/>
              <w:ind w:left="317"/>
              <w:jc w:val="both"/>
              <w:rPr>
                <w:rFonts w:ascii="Arial" w:eastAsia="Times New Roman" w:hAnsi="Arial" w:cs="Arial"/>
                <w:sz w:val="18"/>
                <w:szCs w:val="18"/>
              </w:rPr>
            </w:pPr>
          </w:p>
        </w:tc>
      </w:tr>
      <w:tr w:rsidR="00CD3FD2" w:rsidRPr="00D32437" w14:paraId="64208440" w14:textId="77777777" w:rsidTr="00D43CCE">
        <w:trPr>
          <w:trHeight w:val="20"/>
        </w:trPr>
        <w:tc>
          <w:tcPr>
            <w:tcW w:w="4962" w:type="dxa"/>
            <w:shd w:val="clear" w:color="auto" w:fill="auto"/>
            <w:hideMark/>
          </w:tcPr>
          <w:p w14:paraId="1F089DB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2897D704"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r>
      <w:tr w:rsidR="00D32CAA" w:rsidRPr="00D32437" w14:paraId="6C85C3B4" w14:textId="77777777" w:rsidTr="00D43CCE">
        <w:trPr>
          <w:trHeight w:val="20"/>
        </w:trPr>
        <w:tc>
          <w:tcPr>
            <w:tcW w:w="4962" w:type="dxa"/>
            <w:shd w:val="clear" w:color="auto" w:fill="auto"/>
          </w:tcPr>
          <w:p w14:paraId="6EBA826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042A798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r>
      <w:tr w:rsidR="00CD3FD2" w:rsidRPr="00D32437" w14:paraId="4BD99FE5" w14:textId="77777777" w:rsidTr="00D43CCE">
        <w:trPr>
          <w:trHeight w:val="20"/>
        </w:trPr>
        <w:tc>
          <w:tcPr>
            <w:tcW w:w="4962" w:type="dxa"/>
            <w:shd w:val="clear" w:color="auto" w:fill="auto"/>
            <w:hideMark/>
          </w:tcPr>
          <w:p w14:paraId="4E7E763F" w14:textId="1D560A66" w:rsidR="00CD3FD2" w:rsidRPr="00D32437" w:rsidRDefault="00181832"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PERTAMA</w:t>
            </w:r>
            <w:r w:rsidR="008E6AA5" w:rsidRPr="00D32437">
              <w:rPr>
                <w:rFonts w:ascii="Arial" w:eastAsia="Times New Roman" w:hAnsi="Arial" w:cs="Arial"/>
                <w:color w:val="000000"/>
                <w:sz w:val="18"/>
                <w:szCs w:val="18"/>
              </w:rPr>
              <w:t xml:space="preserve"> dan </w:t>
            </w:r>
            <w:r w:rsidR="008E6AA5" w:rsidRPr="00D32437">
              <w:rPr>
                <w:rFonts w:ascii="Arial" w:eastAsia="Times New Roman" w:hAnsi="Arial" w:cs="Arial"/>
                <w:b/>
                <w:bCs/>
                <w:color w:val="000000"/>
                <w:sz w:val="18"/>
                <w:szCs w:val="18"/>
              </w:rPr>
              <w:t>PIHAK KEDUA</w:t>
            </w:r>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secara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bersama-sama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selanjutnya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w:t>
            </w:r>
            <w:r w:rsidR="008E6AA5" w:rsidRPr="00D32437">
              <w:rPr>
                <w:rFonts w:ascii="Arial" w:eastAsia="Times New Roman" w:hAnsi="Arial" w:cs="Arial"/>
                <w:b/>
                <w:bCs/>
                <w:color w:val="000000"/>
                <w:sz w:val="18"/>
                <w:szCs w:val="18"/>
              </w:rPr>
              <w:t xml:space="preserve">PARA PIHAK </w:t>
            </w:r>
            <w:r w:rsidR="008E6AA5" w:rsidRPr="00D32437">
              <w:rPr>
                <w:rFonts w:ascii="Arial" w:eastAsia="Times New Roman" w:hAnsi="Arial" w:cs="Arial"/>
                <w:color w:val="000000"/>
                <w:sz w:val="18"/>
                <w:szCs w:val="18"/>
              </w:rPr>
              <w:t xml:space="preserve">dan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untuk</w:t>
            </w:r>
            <w:proofErr w:type="spellEnd"/>
            <w:r w:rsidR="008E6AA5" w:rsidRPr="00D32437">
              <w:rPr>
                <w:rFonts w:ascii="Arial" w:eastAsia="Times New Roman" w:hAnsi="Arial" w:cs="Arial"/>
                <w:color w:val="000000"/>
                <w:sz w:val="18"/>
                <w:szCs w:val="18"/>
              </w:rPr>
              <w:t xml:space="preserve"> masing-masing </w:t>
            </w:r>
            <w:proofErr w:type="spellStart"/>
            <w:r w:rsidR="008E6AA5" w:rsidRPr="00D32437">
              <w:rPr>
                <w:rFonts w:ascii="Arial" w:eastAsia="Times New Roman" w:hAnsi="Arial" w:cs="Arial"/>
                <w:color w:val="000000"/>
                <w:sz w:val="18"/>
                <w:szCs w:val="18"/>
              </w:rPr>
              <w:t>sendiri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b/>
                <w:bCs/>
                <w:color w:val="000000"/>
                <w:sz w:val="18"/>
                <w:szCs w:val="18"/>
              </w:rPr>
              <w:t>Perjanjian</w:t>
            </w:r>
            <w:proofErr w:type="spellEnd"/>
            <w:r w:rsidR="00864201" w:rsidRPr="00D32437">
              <w:rPr>
                <w:rFonts w:ascii="Arial" w:eastAsia="Times New Roman" w:hAnsi="Arial" w:cs="Arial"/>
                <w:b/>
                <w:bCs/>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PIHAK</w:t>
            </w:r>
            <w:r w:rsidR="008A1A7B">
              <w:rPr>
                <w:rFonts w:ascii="Arial" w:eastAsia="Times New Roman" w:hAnsi="Arial" w:cs="Arial"/>
                <w:color w:val="000000"/>
                <w:sz w:val="18"/>
                <w:szCs w:val="18"/>
              </w:rPr>
              <w:t>.</w:t>
            </w:r>
          </w:p>
        </w:tc>
        <w:tc>
          <w:tcPr>
            <w:tcW w:w="0" w:type="auto"/>
            <w:shd w:val="clear" w:color="auto" w:fill="auto"/>
            <w:hideMark/>
          </w:tcPr>
          <w:p w14:paraId="648B3769" w14:textId="6FAB080F" w:rsidR="00CD3FD2" w:rsidRPr="00D32437" w:rsidRDefault="00026BC8"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and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a</w:t>
            </w:r>
            <w:r w:rsidR="00774A82">
              <w:rPr>
                <w:rFonts w:ascii="Arial" w:eastAsia="Times New Roman" w:hAnsi="Arial" w:cs="Arial"/>
                <w:color w:val="000000"/>
                <w:sz w:val="18"/>
                <w:szCs w:val="18"/>
              </w:rPr>
              <w:t>re</w:t>
            </w:r>
            <w:r w:rsidRPr="00D32437">
              <w:rPr>
                <w:rFonts w:ascii="Arial" w:eastAsia="Times New Roman" w:hAnsi="Arial" w:cs="Arial"/>
                <w:color w:val="000000"/>
                <w:sz w:val="18"/>
                <w:szCs w:val="18"/>
              </w:rPr>
              <w:t xml:space="preserve"> </w:t>
            </w:r>
            <w:proofErr w:type="gramStart"/>
            <w:r w:rsidR="00B4400B">
              <w:rPr>
                <w:rFonts w:ascii="Arial" w:eastAsia="Times New Roman" w:hAnsi="Arial" w:cs="Arial"/>
                <w:color w:val="000000"/>
                <w:sz w:val="18"/>
                <w:szCs w:val="18"/>
              </w:rPr>
              <w:t xml:space="preserve">collectively </w:t>
            </w:r>
            <w:r w:rsidRPr="00D32437">
              <w:rPr>
                <w:rFonts w:ascii="Arial" w:eastAsia="Times New Roman" w:hAnsi="Arial" w:cs="Arial"/>
                <w:color w:val="000000"/>
                <w:sz w:val="18"/>
                <w:szCs w:val="18"/>
              </w:rPr>
              <w:t xml:space="preserve"> referred</w:t>
            </w:r>
            <w:proofErr w:type="gramEnd"/>
            <w:r w:rsidRPr="00D32437">
              <w:rPr>
                <w:rFonts w:ascii="Arial" w:eastAsia="Times New Roman" w:hAnsi="Arial" w:cs="Arial"/>
                <w:color w:val="000000"/>
                <w:sz w:val="18"/>
                <w:szCs w:val="18"/>
              </w:rPr>
              <w:t xml:space="preserve"> to as the </w:t>
            </w:r>
            <w:r w:rsidR="003526C2" w:rsidRPr="00AB07D0">
              <w:rPr>
                <w:rFonts w:ascii="Arial" w:eastAsia="Times New Roman" w:hAnsi="Arial" w:cs="Arial"/>
                <w:b/>
                <w:bCs/>
                <w:color w:val="000000"/>
                <w:sz w:val="18"/>
                <w:szCs w:val="18"/>
              </w:rPr>
              <w:t>P</w:t>
            </w:r>
            <w:r w:rsidRPr="00AB07D0">
              <w:rPr>
                <w:rFonts w:ascii="Arial" w:eastAsia="Times New Roman" w:hAnsi="Arial" w:cs="Arial"/>
                <w:b/>
                <w:bCs/>
                <w:color w:val="000000"/>
                <w:sz w:val="18"/>
                <w:szCs w:val="18"/>
              </w:rPr>
              <w:t>arties</w:t>
            </w:r>
            <w:r w:rsidRPr="00D32437">
              <w:rPr>
                <w:rFonts w:ascii="Arial" w:eastAsia="Times New Roman" w:hAnsi="Arial" w:cs="Arial"/>
                <w:color w:val="000000"/>
                <w:sz w:val="18"/>
                <w:szCs w:val="18"/>
              </w:rPr>
              <w:t xml:space="preserve"> and each </w:t>
            </w:r>
            <w:r w:rsidR="0028794D">
              <w:rPr>
                <w:rFonts w:ascii="Arial" w:eastAsia="Times New Roman" w:hAnsi="Arial" w:cs="Arial"/>
                <w:color w:val="000000"/>
                <w:sz w:val="18"/>
                <w:szCs w:val="18"/>
              </w:rPr>
              <w:t>is</w:t>
            </w:r>
            <w:r w:rsidR="00004EF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referred to as </w:t>
            </w:r>
            <w:r w:rsidR="003526C2">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w:t>
            </w:r>
            <w:r w:rsidR="00004EF7" w:rsidRPr="00D32437">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art</w:t>
            </w:r>
            <w:r w:rsidR="003526C2">
              <w:rPr>
                <w:rFonts w:ascii="Arial" w:eastAsia="Times New Roman" w:hAnsi="Arial" w:cs="Arial"/>
                <w:b/>
                <w:bCs/>
                <w:color w:val="000000"/>
                <w:sz w:val="18"/>
                <w:szCs w:val="18"/>
              </w:rPr>
              <w:t>y</w:t>
            </w:r>
            <w:r w:rsidRPr="00D32437">
              <w:rPr>
                <w:rFonts w:ascii="Arial" w:eastAsia="Times New Roman" w:hAnsi="Arial" w:cs="Arial"/>
                <w:color w:val="000000"/>
                <w:sz w:val="18"/>
                <w:szCs w:val="18"/>
              </w:rPr>
              <w:t>.</w:t>
            </w:r>
          </w:p>
        </w:tc>
      </w:tr>
      <w:tr w:rsidR="00CD3FD2" w:rsidRPr="00D32437" w14:paraId="2AB848E0" w14:textId="77777777" w:rsidTr="00D43CCE">
        <w:trPr>
          <w:trHeight w:val="20"/>
        </w:trPr>
        <w:tc>
          <w:tcPr>
            <w:tcW w:w="4962" w:type="dxa"/>
            <w:shd w:val="clear" w:color="auto" w:fill="auto"/>
            <w:noWrap/>
            <w:hideMark/>
          </w:tcPr>
          <w:p w14:paraId="76D7EB7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5471BEF9" w14:textId="77777777" w:rsidR="00CD3FD2" w:rsidRPr="00D32437" w:rsidRDefault="00CD3FD2" w:rsidP="00680D0E">
            <w:pPr>
              <w:spacing w:after="0" w:line="240" w:lineRule="auto"/>
              <w:jc w:val="both"/>
              <w:rPr>
                <w:rFonts w:ascii="Arial" w:eastAsia="Times New Roman" w:hAnsi="Arial" w:cs="Arial"/>
                <w:sz w:val="18"/>
                <w:szCs w:val="18"/>
                <w:lang w:val="id-ID"/>
              </w:rPr>
            </w:pPr>
          </w:p>
        </w:tc>
      </w:tr>
      <w:tr w:rsidR="00026BC8" w:rsidRPr="00D32437" w14:paraId="462EEA01" w14:textId="77777777" w:rsidTr="00D43CCE">
        <w:trPr>
          <w:trHeight w:val="20"/>
        </w:trPr>
        <w:tc>
          <w:tcPr>
            <w:tcW w:w="4962" w:type="dxa"/>
            <w:shd w:val="clear" w:color="auto" w:fill="auto"/>
            <w:noWrap/>
          </w:tcPr>
          <w:p w14:paraId="606A69C0" w14:textId="4AFDC8EC" w:rsidR="005C3734" w:rsidRPr="00D32437" w:rsidRDefault="005C3734"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D67E7A7" w14:textId="77777777" w:rsidR="00026BC8" w:rsidRPr="00D32437" w:rsidRDefault="00026BC8" w:rsidP="00680D0E">
            <w:pPr>
              <w:spacing w:after="0" w:line="240" w:lineRule="auto"/>
              <w:jc w:val="both"/>
              <w:rPr>
                <w:rFonts w:ascii="Arial" w:eastAsia="Times New Roman" w:hAnsi="Arial" w:cs="Arial"/>
                <w:sz w:val="18"/>
                <w:szCs w:val="18"/>
                <w:lang w:val="id-ID"/>
              </w:rPr>
            </w:pPr>
          </w:p>
        </w:tc>
      </w:tr>
      <w:bookmarkEnd w:id="1"/>
      <w:tr w:rsidR="008808B6" w:rsidRPr="00D32437" w14:paraId="78A4429B" w14:textId="77777777" w:rsidTr="00D43CCE">
        <w:trPr>
          <w:trHeight w:val="20"/>
        </w:trPr>
        <w:tc>
          <w:tcPr>
            <w:tcW w:w="4962" w:type="dxa"/>
            <w:shd w:val="clear" w:color="auto" w:fill="auto"/>
            <w:vAlign w:val="center"/>
          </w:tcPr>
          <w:p w14:paraId="4F7E52B5" w14:textId="447F1373" w:rsidR="00864201" w:rsidRPr="00D32437" w:rsidRDefault="008808B6" w:rsidP="0005693A">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MENYATAKAN</w:t>
            </w:r>
          </w:p>
          <w:p w14:paraId="3025A048" w14:textId="77777777" w:rsidR="0005693A" w:rsidRPr="00D32437" w:rsidRDefault="0005693A" w:rsidP="0005693A">
            <w:pPr>
              <w:spacing w:after="0" w:line="240" w:lineRule="auto"/>
              <w:jc w:val="center"/>
              <w:rPr>
                <w:rFonts w:ascii="Arial" w:eastAsia="Times New Roman" w:hAnsi="Arial" w:cs="Arial"/>
                <w:color w:val="000000"/>
                <w:sz w:val="18"/>
                <w:szCs w:val="18"/>
              </w:rPr>
            </w:pPr>
          </w:p>
          <w:p w14:paraId="7E069211" w14:textId="4F58B5D5" w:rsidR="008808B6" w:rsidRPr="00D32437" w:rsidRDefault="008808B6" w:rsidP="00864201">
            <w:pPr>
              <w:spacing w:after="0" w:line="240" w:lineRule="auto"/>
              <w:jc w:val="both"/>
              <w:rPr>
                <w:rFonts w:ascii="Arial" w:eastAsia="Times New Roman" w:hAnsi="Arial" w:cs="Arial"/>
                <w:b/>
                <w:color w:val="000000"/>
                <w:sz w:val="18"/>
                <w:szCs w:val="18"/>
              </w:rPr>
            </w:pPr>
            <w:proofErr w:type="spellStart"/>
            <w:r w:rsidRPr="00D32437">
              <w:rPr>
                <w:rFonts w:ascii="Arial" w:eastAsia="Times New Roman" w:hAnsi="Arial" w:cs="Arial"/>
                <w:color w:val="000000"/>
                <w:sz w:val="18"/>
                <w:szCs w:val="18"/>
              </w:rPr>
              <w:t>Bahwa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w:t>
            </w:r>
            <w:r w:rsidR="00026BC8" w:rsidRPr="00D32437">
              <w:rPr>
                <w:rFonts w:ascii="Arial" w:eastAsia="Times New Roman" w:hAnsi="Arial" w:cs="Arial"/>
                <w:b/>
                <w:bCs/>
                <w:color w:val="000000"/>
                <w:sz w:val="18"/>
                <w:szCs w:val="18"/>
                <w:lang w:val="id-ID"/>
              </w:rPr>
              <w:t>H</w:t>
            </w:r>
            <w:r w:rsidRPr="00D32437">
              <w:rPr>
                <w:rFonts w:ascii="Arial" w:eastAsia="Times New Roman" w:hAnsi="Arial" w:cs="Arial"/>
                <w:b/>
                <w:bCs/>
                <w:color w:val="000000"/>
                <w:sz w:val="18"/>
                <w:szCs w:val="18"/>
              </w:rPr>
              <w:t>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008A1A7B">
              <w:rPr>
                <w:rFonts w:ascii="Arial" w:eastAsia="Times New Roman" w:hAnsi="Arial" w:cs="Arial"/>
                <w:color w:val="000000"/>
                <w:sz w:val="18"/>
                <w:szCs w:val="18"/>
              </w:rPr>
              <w:t xml:space="preserve"> dan </w:t>
            </w:r>
            <w:proofErr w:type="spellStart"/>
            <w:proofErr w:type="gramStart"/>
            <w:r w:rsidR="008A1A7B">
              <w:rPr>
                <w:rFonts w:ascii="Arial" w:eastAsia="Times New Roman" w:hAnsi="Arial" w:cs="Arial"/>
                <w:color w:val="000000"/>
                <w:sz w:val="18"/>
                <w:szCs w:val="18"/>
              </w:rPr>
              <w:t>mendapatkan</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pertamayang</w:t>
            </w:r>
            <w:proofErr w:type="spellEnd"/>
            <w:r w:rsidRPr="00D32437">
              <w:rPr>
                <w:rFonts w:ascii="Arial" w:eastAsia="Times New Roman" w:hAnsi="Arial" w:cs="Arial"/>
                <w:color w:val="000000"/>
                <w:sz w:val="18"/>
                <w:szCs w:val="18"/>
              </w:rPr>
              <w:t xml:space="preserve"> optimal, </w:t>
            </w:r>
            <w:proofErr w:type="spellStart"/>
            <w:r w:rsidRPr="00D32437">
              <w:rPr>
                <w:rFonts w:ascii="Arial" w:eastAsia="Times New Roman" w:hAnsi="Arial" w:cs="Arial"/>
                <w:color w:val="000000"/>
                <w:sz w:val="18"/>
                <w:szCs w:val="18"/>
              </w:rPr>
              <w:t>profesional</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bermutu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jasa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008A1A7B">
              <w:rPr>
                <w:rFonts w:ascii="Arial" w:eastAsia="Times New Roman" w:hAnsi="Arial" w:cs="Arial"/>
                <w:b/>
                <w:bCs/>
                <w:color w:val="000000"/>
                <w:sz w:val="18"/>
                <w:szCs w:val="18"/>
              </w:rPr>
              <w:t xml:space="preserve"> </w:t>
            </w:r>
            <w:proofErr w:type="spellStart"/>
            <w:r w:rsidR="008A1A7B">
              <w:rPr>
                <w:rFonts w:ascii="Arial" w:eastAsia="Times New Roman" w:hAnsi="Arial" w:cs="Arial"/>
                <w:color w:val="000000"/>
                <w:sz w:val="18"/>
                <w:szCs w:val="18"/>
              </w:rPr>
              <w:t>untuk</w:t>
            </w:r>
            <w:proofErr w:type="spellEnd"/>
            <w:r w:rsidR="008A1A7B">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P</w:t>
            </w:r>
            <w:r w:rsidR="008A1A7B">
              <w:rPr>
                <w:rFonts w:ascii="Arial" w:eastAsia="Times New Roman" w:hAnsi="Arial" w:cs="Arial"/>
                <w:color w:val="000000"/>
                <w:sz w:val="18"/>
                <w:szCs w:val="18"/>
              </w:rPr>
              <w:t xml:space="preserve">asien yang </w:t>
            </w:r>
            <w:proofErr w:type="spellStart"/>
            <w:r w:rsidR="008A1A7B">
              <w:rPr>
                <w:rFonts w:ascii="Arial" w:eastAsia="Times New Roman" w:hAnsi="Arial" w:cs="Arial"/>
                <w:color w:val="000000"/>
                <w:sz w:val="18"/>
                <w:szCs w:val="18"/>
              </w:rPr>
              <w:t>berada</w:t>
            </w:r>
            <w:proofErr w:type="spellEnd"/>
            <w:r w:rsidR="008A1A7B">
              <w:rPr>
                <w:rFonts w:ascii="Arial" w:eastAsia="Times New Roman" w:hAnsi="Arial" w:cs="Arial"/>
                <w:color w:val="000000"/>
                <w:sz w:val="18"/>
                <w:szCs w:val="18"/>
              </w:rPr>
              <w:t xml:space="preserve"> di </w:t>
            </w:r>
            <w:proofErr w:type="spellStart"/>
            <w:r w:rsidR="008A1A7B">
              <w:rPr>
                <w:rFonts w:ascii="Arial" w:eastAsia="Times New Roman" w:hAnsi="Arial" w:cs="Arial"/>
                <w:color w:val="000000"/>
                <w:sz w:val="18"/>
                <w:szCs w:val="18"/>
              </w:rPr>
              <w:t>lingkungan</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kerja</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Pihak</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Pertama</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
        </w:tc>
        <w:tc>
          <w:tcPr>
            <w:tcW w:w="0" w:type="auto"/>
            <w:shd w:val="clear" w:color="auto" w:fill="auto"/>
            <w:vAlign w:val="center"/>
          </w:tcPr>
          <w:p w14:paraId="22C77573" w14:textId="77777777" w:rsidR="008808B6" w:rsidRPr="00D32437" w:rsidRDefault="00026BC8" w:rsidP="0005693A">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WITNESSETH</w:t>
            </w:r>
          </w:p>
          <w:p w14:paraId="6761396E" w14:textId="77777777" w:rsidR="0005693A" w:rsidRPr="00D32437" w:rsidRDefault="0005693A" w:rsidP="00864201">
            <w:pPr>
              <w:spacing w:after="0" w:line="240" w:lineRule="auto"/>
              <w:jc w:val="center"/>
              <w:rPr>
                <w:rFonts w:ascii="Arial" w:eastAsia="Times New Roman" w:hAnsi="Arial" w:cs="Arial"/>
                <w:b/>
                <w:bCs/>
                <w:color w:val="000000"/>
                <w:sz w:val="18"/>
                <w:szCs w:val="18"/>
                <w:lang w:val="id-ID"/>
              </w:rPr>
            </w:pPr>
          </w:p>
          <w:p w14:paraId="5D1E90C2" w14:textId="3828CA8B" w:rsidR="00026BC8" w:rsidRPr="00D32437" w:rsidRDefault="00026BC8" w:rsidP="00026BC8">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rPr>
              <w:t xml:space="preserve"> FIRST PARTY</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intends to use</w:t>
            </w:r>
            <w:r w:rsidR="00926E64">
              <w:rPr>
                <w:rFonts w:ascii="Arial" w:eastAsia="Times New Roman" w:hAnsi="Arial" w:cs="Arial"/>
                <w:color w:val="000000"/>
                <w:sz w:val="18"/>
                <w:szCs w:val="18"/>
              </w:rPr>
              <w:t xml:space="preserve"> and get</w:t>
            </w:r>
            <w:r w:rsidR="005C4B9C">
              <w:rPr>
                <w:rFonts w:ascii="Arial" w:eastAsia="Times New Roman" w:hAnsi="Arial" w:cs="Arial"/>
                <w:color w:val="000000"/>
                <w:sz w:val="18"/>
                <w:szCs w:val="18"/>
              </w:rPr>
              <w:t xml:space="preserve"> the</w:t>
            </w:r>
            <w:r w:rsidRPr="00D32437">
              <w:rPr>
                <w:rFonts w:ascii="Arial" w:eastAsia="Times New Roman" w:hAnsi="Arial" w:cs="Arial"/>
                <w:color w:val="000000"/>
                <w:sz w:val="18"/>
                <w:szCs w:val="18"/>
                <w:lang w:val="id-ID"/>
              </w:rPr>
              <w:t xml:space="preserve"> first aid </w:t>
            </w:r>
            <w:r w:rsidR="00EA15DF">
              <w:rPr>
                <w:rFonts w:ascii="Arial" w:eastAsia="Times New Roman" w:hAnsi="Arial" w:cs="Arial"/>
                <w:color w:val="000000"/>
                <w:sz w:val="18"/>
                <w:szCs w:val="18"/>
              </w:rPr>
              <w:t>health services</w:t>
            </w:r>
            <w:r w:rsidR="005D3AB7">
              <w:rPr>
                <w:rFonts w:ascii="Arial" w:eastAsia="Times New Roman" w:hAnsi="Arial" w:cs="Arial"/>
                <w:color w:val="000000"/>
                <w:sz w:val="18"/>
                <w:szCs w:val="18"/>
              </w:rPr>
              <w:t xml:space="preserve"> </w:t>
            </w:r>
            <w:r w:rsidR="00EA15DF">
              <w:rPr>
                <w:rFonts w:ascii="Arial" w:eastAsia="Times New Roman" w:hAnsi="Arial" w:cs="Arial"/>
                <w:color w:val="000000"/>
                <w:sz w:val="18"/>
                <w:szCs w:val="18"/>
              </w:rPr>
              <w:t xml:space="preserve">in </w:t>
            </w:r>
            <w:r w:rsidRPr="00D32437">
              <w:rPr>
                <w:rFonts w:ascii="Arial" w:eastAsia="Times New Roman" w:hAnsi="Arial" w:cs="Arial"/>
                <w:color w:val="000000"/>
                <w:sz w:val="18"/>
                <w:szCs w:val="18"/>
                <w:lang w:val="id-ID"/>
              </w:rPr>
              <w:t xml:space="preserve">care, optimal </w:t>
            </w:r>
            <w:r w:rsidR="005D3AB7">
              <w:rPr>
                <w:rFonts w:ascii="Arial" w:eastAsia="Times New Roman" w:hAnsi="Arial" w:cs="Arial"/>
                <w:color w:val="000000"/>
                <w:sz w:val="18"/>
                <w:szCs w:val="18"/>
              </w:rPr>
              <w:t>and</w:t>
            </w:r>
            <w:r w:rsidRPr="00D32437">
              <w:rPr>
                <w:rFonts w:ascii="Arial" w:eastAsia="Times New Roman" w:hAnsi="Arial" w:cs="Arial"/>
                <w:color w:val="000000"/>
                <w:sz w:val="18"/>
                <w:szCs w:val="18"/>
                <w:lang w:val="id-ID"/>
              </w:rPr>
              <w:t xml:space="preserve"> professional quality </w:t>
            </w:r>
            <w:r w:rsidR="00273568">
              <w:rPr>
                <w:rFonts w:ascii="Arial" w:eastAsia="Times New Roman" w:hAnsi="Arial" w:cs="Arial"/>
                <w:color w:val="000000"/>
                <w:sz w:val="18"/>
                <w:szCs w:val="18"/>
              </w:rPr>
              <w:t xml:space="preserve">provided </w:t>
            </w:r>
            <w:r w:rsidRPr="00D32437">
              <w:rPr>
                <w:rFonts w:ascii="Arial" w:eastAsia="Times New Roman" w:hAnsi="Arial" w:cs="Arial"/>
                <w:color w:val="000000"/>
                <w:sz w:val="18"/>
                <w:szCs w:val="18"/>
                <w:lang w:val="id-ID"/>
              </w:rPr>
              <w:t xml:space="preserve">by </w:t>
            </w:r>
            <w:r w:rsidR="00273568">
              <w:rPr>
                <w:rFonts w:ascii="Arial" w:eastAsia="Times New Roman" w:hAnsi="Arial" w:cs="Arial"/>
                <w:color w:val="000000"/>
                <w:sz w:val="18"/>
                <w:szCs w:val="18"/>
              </w:rPr>
              <w:t>the</w:t>
            </w:r>
            <w:r w:rsidRPr="00D32437">
              <w:rPr>
                <w:rFonts w:ascii="Arial" w:eastAsia="Times New Roman" w:hAnsi="Arial" w:cs="Arial"/>
                <w:b/>
                <w:bCs/>
                <w:color w:val="000000"/>
                <w:sz w:val="18"/>
                <w:szCs w:val="18"/>
              </w:rPr>
              <w:t xml:space="preserve"> SECOND PARTY</w:t>
            </w:r>
            <w:r w:rsidR="00926E64">
              <w:rPr>
                <w:rFonts w:ascii="Arial" w:eastAsia="Times New Roman" w:hAnsi="Arial" w:cs="Arial"/>
                <w:b/>
                <w:bCs/>
                <w:color w:val="000000"/>
                <w:sz w:val="18"/>
                <w:szCs w:val="18"/>
              </w:rPr>
              <w:t xml:space="preserve"> </w:t>
            </w:r>
            <w:r w:rsidR="00926E64" w:rsidRPr="00AB07D0">
              <w:rPr>
                <w:rFonts w:ascii="Arial" w:eastAsia="Times New Roman" w:hAnsi="Arial" w:cs="Arial"/>
                <w:color w:val="000000"/>
                <w:sz w:val="18"/>
                <w:szCs w:val="18"/>
              </w:rPr>
              <w:t>on the Pat</w:t>
            </w:r>
            <w:r w:rsidR="00576673" w:rsidRPr="00AB07D0">
              <w:rPr>
                <w:rFonts w:ascii="Arial" w:eastAsia="Times New Roman" w:hAnsi="Arial" w:cs="Arial"/>
                <w:color w:val="000000"/>
                <w:sz w:val="18"/>
                <w:szCs w:val="18"/>
              </w:rPr>
              <w:t xml:space="preserve">ient in the place of the </w:t>
            </w:r>
            <w:r w:rsidR="00576673">
              <w:rPr>
                <w:rFonts w:ascii="Arial" w:eastAsia="Times New Roman" w:hAnsi="Arial" w:cs="Arial"/>
                <w:b/>
                <w:bCs/>
                <w:color w:val="000000"/>
                <w:sz w:val="18"/>
                <w:szCs w:val="18"/>
              </w:rPr>
              <w:t>FIRST PARTY</w:t>
            </w:r>
            <w:r w:rsidR="00361152" w:rsidRPr="00AB07D0">
              <w:rPr>
                <w:rFonts w:ascii="Arial" w:eastAsia="Times New Roman" w:hAnsi="Arial" w:cs="Arial"/>
                <w:color w:val="000000"/>
                <w:sz w:val="18"/>
                <w:szCs w:val="18"/>
              </w:rPr>
              <w:t>.</w:t>
            </w:r>
          </w:p>
        </w:tc>
      </w:tr>
      <w:tr w:rsidR="008808B6" w:rsidRPr="00D32437" w14:paraId="4D9B4011" w14:textId="77777777" w:rsidTr="00D43CCE">
        <w:trPr>
          <w:trHeight w:val="20"/>
        </w:trPr>
        <w:tc>
          <w:tcPr>
            <w:tcW w:w="4962" w:type="dxa"/>
            <w:shd w:val="clear" w:color="auto" w:fill="auto"/>
            <w:vAlign w:val="center"/>
          </w:tcPr>
          <w:p w14:paraId="1CB40ABB" w14:textId="77777777" w:rsidR="008808B6" w:rsidDel="00F03A51" w:rsidRDefault="008808B6" w:rsidP="008808B6">
            <w:pPr>
              <w:spacing w:after="0" w:line="240" w:lineRule="auto"/>
              <w:jc w:val="both"/>
              <w:rPr>
                <w:del w:id="24" w:author="HUMAS MARKETING" w:date="2024-06-20T14:14:00Z" w16du:dateUtc="2024-06-20T07:14:00Z"/>
                <w:rFonts w:ascii="Arial" w:eastAsia="Times New Roman" w:hAnsi="Arial" w:cs="Arial"/>
                <w:b/>
                <w:bCs/>
                <w:color w:val="000000"/>
                <w:sz w:val="18"/>
                <w:szCs w:val="18"/>
              </w:rPr>
            </w:pPr>
          </w:p>
          <w:p w14:paraId="6F57FA19" w14:textId="77777777" w:rsidR="002D6F87" w:rsidDel="00F03A51" w:rsidRDefault="002D6F87" w:rsidP="008808B6">
            <w:pPr>
              <w:spacing w:after="0" w:line="240" w:lineRule="auto"/>
              <w:jc w:val="both"/>
              <w:rPr>
                <w:del w:id="25" w:author="HUMAS MARKETING" w:date="2024-06-20T14:14:00Z" w16du:dateUtc="2024-06-20T07:14:00Z"/>
                <w:rFonts w:ascii="Arial" w:eastAsia="Times New Roman" w:hAnsi="Arial" w:cs="Arial"/>
                <w:b/>
                <w:bCs/>
                <w:color w:val="000000"/>
                <w:sz w:val="18"/>
                <w:szCs w:val="18"/>
              </w:rPr>
            </w:pPr>
          </w:p>
          <w:p w14:paraId="50A2A10F" w14:textId="77777777" w:rsidR="002D6F87" w:rsidDel="00F03A51" w:rsidRDefault="002D6F87" w:rsidP="008808B6">
            <w:pPr>
              <w:spacing w:after="0" w:line="240" w:lineRule="auto"/>
              <w:jc w:val="both"/>
              <w:rPr>
                <w:del w:id="26" w:author="HUMAS MARKETING" w:date="2024-06-20T14:14:00Z" w16du:dateUtc="2024-06-20T07:14:00Z"/>
                <w:rFonts w:ascii="Arial" w:eastAsia="Times New Roman" w:hAnsi="Arial" w:cs="Arial"/>
                <w:b/>
                <w:bCs/>
                <w:color w:val="000000"/>
                <w:sz w:val="18"/>
                <w:szCs w:val="18"/>
              </w:rPr>
            </w:pPr>
          </w:p>
          <w:p w14:paraId="2D3C0208" w14:textId="77777777" w:rsidR="002D6F87" w:rsidDel="00F03A51" w:rsidRDefault="002D6F87" w:rsidP="008808B6">
            <w:pPr>
              <w:spacing w:after="0" w:line="240" w:lineRule="auto"/>
              <w:jc w:val="both"/>
              <w:rPr>
                <w:del w:id="27" w:author="HUMAS MARKETING" w:date="2024-06-20T14:14:00Z" w16du:dateUtc="2024-06-20T07:14:00Z"/>
                <w:rFonts w:ascii="Arial" w:eastAsia="Times New Roman" w:hAnsi="Arial" w:cs="Arial"/>
                <w:b/>
                <w:bCs/>
                <w:color w:val="000000"/>
                <w:sz w:val="18"/>
                <w:szCs w:val="18"/>
              </w:rPr>
            </w:pPr>
          </w:p>
          <w:p w14:paraId="5033F224" w14:textId="77777777" w:rsidR="002D6F87" w:rsidRDefault="002D6F87" w:rsidP="008808B6">
            <w:pPr>
              <w:spacing w:after="0" w:line="240" w:lineRule="auto"/>
              <w:jc w:val="both"/>
              <w:rPr>
                <w:rFonts w:ascii="Arial" w:eastAsia="Times New Roman" w:hAnsi="Arial" w:cs="Arial"/>
                <w:b/>
                <w:bCs/>
                <w:color w:val="000000"/>
                <w:sz w:val="18"/>
                <w:szCs w:val="18"/>
              </w:rPr>
            </w:pPr>
          </w:p>
          <w:p w14:paraId="2007BCD8" w14:textId="77777777" w:rsidR="002D6F87" w:rsidRPr="00D32437" w:rsidRDefault="002D6F87" w:rsidP="008808B6">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63E46FA0" w14:textId="77777777" w:rsidR="008808B6" w:rsidRPr="00D32437" w:rsidRDefault="008808B6" w:rsidP="00680D0E">
            <w:pPr>
              <w:spacing w:after="0" w:line="240" w:lineRule="auto"/>
              <w:jc w:val="center"/>
              <w:rPr>
                <w:rFonts w:ascii="Arial" w:eastAsia="Times New Roman" w:hAnsi="Arial" w:cs="Arial"/>
                <w:b/>
                <w:bCs/>
                <w:color w:val="000000"/>
                <w:sz w:val="18"/>
                <w:szCs w:val="18"/>
                <w:lang w:val="id-ID"/>
              </w:rPr>
            </w:pPr>
          </w:p>
        </w:tc>
      </w:tr>
      <w:tr w:rsidR="008808B6" w:rsidRPr="00D32437" w14:paraId="0383766B" w14:textId="77777777" w:rsidTr="00D43CCE">
        <w:trPr>
          <w:trHeight w:val="20"/>
        </w:trPr>
        <w:tc>
          <w:tcPr>
            <w:tcW w:w="4962" w:type="dxa"/>
            <w:shd w:val="clear" w:color="auto" w:fill="auto"/>
            <w:vAlign w:val="center"/>
          </w:tcPr>
          <w:p w14:paraId="5CB3E1E8" w14:textId="5ED9CEC2" w:rsidR="008808B6" w:rsidRPr="00D32437" w:rsidRDefault="008808B6" w:rsidP="008808B6">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color w:val="000000"/>
                <w:sz w:val="18"/>
                <w:szCs w:val="18"/>
              </w:rPr>
              <w:t>Pasal 1</w:t>
            </w:r>
          </w:p>
        </w:tc>
        <w:tc>
          <w:tcPr>
            <w:tcW w:w="0" w:type="auto"/>
            <w:shd w:val="clear" w:color="auto" w:fill="auto"/>
            <w:vAlign w:val="center"/>
          </w:tcPr>
          <w:p w14:paraId="7BEE641C" w14:textId="6FAD7D47"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w:t>
            </w:r>
          </w:p>
        </w:tc>
      </w:tr>
      <w:tr w:rsidR="008808B6" w:rsidRPr="00D32437" w14:paraId="3A39DF8C" w14:textId="77777777" w:rsidTr="00D43CCE">
        <w:trPr>
          <w:trHeight w:val="20"/>
        </w:trPr>
        <w:tc>
          <w:tcPr>
            <w:tcW w:w="4962" w:type="dxa"/>
            <w:shd w:val="clear" w:color="auto" w:fill="auto"/>
            <w:vAlign w:val="center"/>
          </w:tcPr>
          <w:p w14:paraId="07E7F412" w14:textId="2386972F" w:rsidR="008808B6" w:rsidRPr="00D32437" w:rsidRDefault="008808B6"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Landasan dan Ketentuan Hukum</w:t>
            </w:r>
          </w:p>
        </w:tc>
        <w:tc>
          <w:tcPr>
            <w:tcW w:w="0" w:type="auto"/>
            <w:shd w:val="clear" w:color="auto" w:fill="auto"/>
            <w:vAlign w:val="center"/>
          </w:tcPr>
          <w:p w14:paraId="688B11E1" w14:textId="5302E25A" w:rsidR="008808B6" w:rsidRPr="00D32437" w:rsidRDefault="00026BC8" w:rsidP="008808B6">
            <w:pPr>
              <w:spacing w:after="0" w:line="240" w:lineRule="auto"/>
              <w:jc w:val="center"/>
              <w:rPr>
                <w:rFonts w:ascii="Arial" w:eastAsia="Times New Roman" w:hAnsi="Arial" w:cs="Arial"/>
                <w:b/>
                <w:bCs/>
                <w:color w:val="000000"/>
                <w:sz w:val="18"/>
                <w:szCs w:val="18"/>
                <w:lang w:val="id-ID"/>
              </w:rPr>
            </w:pPr>
            <w:bookmarkStart w:id="28" w:name="_Hlk165293557"/>
            <w:r w:rsidRPr="00D32437">
              <w:rPr>
                <w:rFonts w:ascii="Arial" w:eastAsia="Times New Roman" w:hAnsi="Arial" w:cs="Arial"/>
                <w:b/>
                <w:bCs/>
                <w:color w:val="000000"/>
                <w:sz w:val="18"/>
                <w:szCs w:val="18"/>
                <w:lang w:val="id-ID"/>
              </w:rPr>
              <w:t>Ground and Legal Provisions</w:t>
            </w:r>
            <w:bookmarkEnd w:id="28"/>
          </w:p>
        </w:tc>
      </w:tr>
      <w:tr w:rsidR="00B01EB2" w:rsidRPr="00D32437" w14:paraId="2BA052E8" w14:textId="77777777" w:rsidTr="00D43CCE">
        <w:trPr>
          <w:trHeight w:val="20"/>
        </w:trPr>
        <w:tc>
          <w:tcPr>
            <w:tcW w:w="4962" w:type="dxa"/>
            <w:shd w:val="clear" w:color="auto" w:fill="auto"/>
            <w:vAlign w:val="center"/>
          </w:tcPr>
          <w:p w14:paraId="2E146FEA" w14:textId="77777777" w:rsidR="00B01EB2" w:rsidRPr="00D32437" w:rsidRDefault="00B01EB2" w:rsidP="008808B6">
            <w:pPr>
              <w:spacing w:after="0" w:line="240" w:lineRule="auto"/>
              <w:jc w:val="center"/>
              <w:rPr>
                <w:rFonts w:ascii="Arial" w:eastAsia="Times New Roman" w:hAnsi="Arial" w:cs="Arial"/>
                <w:b/>
                <w:color w:val="000000"/>
                <w:sz w:val="18"/>
                <w:szCs w:val="18"/>
                <w:lang w:val="id-ID"/>
              </w:rPr>
            </w:pPr>
          </w:p>
        </w:tc>
        <w:tc>
          <w:tcPr>
            <w:tcW w:w="0" w:type="auto"/>
            <w:shd w:val="clear" w:color="auto" w:fill="auto"/>
            <w:vAlign w:val="center"/>
          </w:tcPr>
          <w:p w14:paraId="6116329B" w14:textId="77777777" w:rsidR="00B01EB2" w:rsidRPr="00D32437" w:rsidRDefault="00B01EB2" w:rsidP="008808B6">
            <w:pPr>
              <w:spacing w:after="0" w:line="240" w:lineRule="auto"/>
              <w:jc w:val="center"/>
              <w:rPr>
                <w:rFonts w:ascii="Arial" w:eastAsia="Times New Roman" w:hAnsi="Arial" w:cs="Arial"/>
                <w:b/>
                <w:bCs/>
                <w:color w:val="000000"/>
                <w:sz w:val="18"/>
                <w:szCs w:val="18"/>
                <w:lang w:val="id-ID"/>
              </w:rPr>
            </w:pPr>
          </w:p>
        </w:tc>
      </w:tr>
      <w:tr w:rsidR="00E131A9" w:rsidRPr="00D32437" w14:paraId="20733DDB" w14:textId="77777777" w:rsidTr="00D43CCE">
        <w:trPr>
          <w:trHeight w:val="20"/>
        </w:trPr>
        <w:tc>
          <w:tcPr>
            <w:tcW w:w="4962" w:type="dxa"/>
            <w:shd w:val="clear" w:color="auto" w:fill="auto"/>
            <w:vAlign w:val="center"/>
          </w:tcPr>
          <w:p w14:paraId="3CB62250" w14:textId="302BFA05" w:rsidR="00E131A9" w:rsidRPr="00D32437" w:rsidRDefault="00E131A9" w:rsidP="00E131A9">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00F97E5F">
              <w:rPr>
                <w:rFonts w:ascii="Arial" w:eastAsia="Times New Roman" w:hAnsi="Arial" w:cs="Arial"/>
                <w:b/>
                <w:bCs/>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Perjanjian</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berlandaskan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peraturan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undangan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berlaku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vAlign w:val="center"/>
          </w:tcPr>
          <w:p w14:paraId="6A61031F" w14:textId="332D7D81" w:rsidR="00E131A9" w:rsidRPr="00D32437" w:rsidRDefault="00421724" w:rsidP="00E131A9">
            <w:pPr>
              <w:spacing w:after="0" w:line="240" w:lineRule="auto"/>
              <w:jc w:val="both"/>
              <w:rPr>
                <w:rFonts w:ascii="Arial" w:eastAsia="Times New Roman" w:hAnsi="Arial" w:cs="Arial"/>
                <w:color w:val="000000"/>
                <w:sz w:val="18"/>
                <w:szCs w:val="18"/>
                <w:lang w:val="id-ID"/>
              </w:rPr>
            </w:pPr>
            <w:r>
              <w:rPr>
                <w:rFonts w:ascii="Arial" w:eastAsia="Times New Roman" w:hAnsi="Arial" w:cs="Arial"/>
                <w:color w:val="000000"/>
                <w:sz w:val="18"/>
                <w:szCs w:val="18"/>
              </w:rPr>
              <w:t>T</w:t>
            </w:r>
            <w:r w:rsidR="00E131A9" w:rsidRPr="00D32437">
              <w:rPr>
                <w:rFonts w:ascii="Arial" w:eastAsia="Times New Roman" w:hAnsi="Arial" w:cs="Arial"/>
                <w:color w:val="000000"/>
                <w:sz w:val="18"/>
                <w:szCs w:val="18"/>
                <w:lang w:val="id-ID"/>
              </w:rPr>
              <w:t xml:space="preserve">he </w:t>
            </w:r>
            <w:r w:rsidR="00E131A9" w:rsidRPr="00D32437">
              <w:rPr>
                <w:rFonts w:ascii="Arial" w:eastAsia="Times New Roman" w:hAnsi="Arial" w:cs="Arial"/>
                <w:b/>
                <w:bCs/>
                <w:color w:val="000000"/>
                <w:sz w:val="18"/>
                <w:szCs w:val="18"/>
                <w:lang w:val="id-ID"/>
              </w:rPr>
              <w:t>PARTIES</w:t>
            </w:r>
            <w:r w:rsidR="00E131A9"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enter into this Agreement </w:t>
            </w:r>
            <w:r w:rsidR="00E131A9" w:rsidRPr="00D32437">
              <w:rPr>
                <w:rFonts w:ascii="Arial" w:eastAsia="Times New Roman" w:hAnsi="Arial" w:cs="Arial"/>
                <w:color w:val="000000"/>
                <w:sz w:val="18"/>
                <w:szCs w:val="18"/>
                <w:lang w:val="id-ID"/>
              </w:rPr>
              <w:t xml:space="preserve">based on the </w:t>
            </w:r>
            <w:r w:rsidR="00FA0C77" w:rsidRPr="00D32437">
              <w:rPr>
                <w:rFonts w:ascii="Arial" w:eastAsia="Times New Roman" w:hAnsi="Arial" w:cs="Arial"/>
                <w:color w:val="000000"/>
                <w:sz w:val="18"/>
                <w:szCs w:val="18"/>
                <w:lang w:val="id-ID"/>
              </w:rPr>
              <w:t xml:space="preserve">applicable </w:t>
            </w:r>
            <w:r w:rsidR="00E131A9" w:rsidRPr="00D32437">
              <w:rPr>
                <w:rFonts w:ascii="Arial" w:eastAsia="Times New Roman" w:hAnsi="Arial" w:cs="Arial"/>
                <w:color w:val="000000"/>
                <w:sz w:val="18"/>
                <w:szCs w:val="18"/>
                <w:lang w:val="id-ID"/>
              </w:rPr>
              <w:t xml:space="preserve">provisions and regulations of </w:t>
            </w:r>
            <w:proofErr w:type="gramStart"/>
            <w:r w:rsidR="00E131A9" w:rsidRPr="00D32437">
              <w:rPr>
                <w:rFonts w:ascii="Arial" w:eastAsia="Times New Roman" w:hAnsi="Arial" w:cs="Arial"/>
                <w:color w:val="000000"/>
                <w:sz w:val="18"/>
                <w:szCs w:val="18"/>
                <w:lang w:val="id-ID"/>
              </w:rPr>
              <w:t xml:space="preserve">the </w:t>
            </w:r>
            <w:r w:rsidR="00FA0C77">
              <w:rPr>
                <w:rFonts w:ascii="Arial" w:eastAsia="Times New Roman" w:hAnsi="Arial" w:cs="Arial"/>
                <w:color w:val="000000"/>
                <w:sz w:val="18"/>
                <w:szCs w:val="18"/>
              </w:rPr>
              <w:t xml:space="preserve"> following</w:t>
            </w:r>
            <w:proofErr w:type="gramEnd"/>
            <w:r w:rsidR="00FA0C77">
              <w:rPr>
                <w:rFonts w:ascii="Arial" w:eastAsia="Times New Roman" w:hAnsi="Arial" w:cs="Arial"/>
                <w:color w:val="000000"/>
                <w:sz w:val="18"/>
                <w:szCs w:val="18"/>
              </w:rPr>
              <w:t xml:space="preserve"> </w:t>
            </w:r>
            <w:r w:rsidR="00E131A9" w:rsidRPr="00D32437">
              <w:rPr>
                <w:rFonts w:ascii="Arial" w:eastAsia="Times New Roman" w:hAnsi="Arial" w:cs="Arial"/>
                <w:color w:val="000000"/>
                <w:sz w:val="18"/>
                <w:szCs w:val="18"/>
                <w:lang w:val="id-ID"/>
              </w:rPr>
              <w:t>law</w:t>
            </w:r>
            <w:r w:rsidR="00FA0C77">
              <w:rPr>
                <w:rFonts w:ascii="Arial" w:eastAsia="Times New Roman" w:hAnsi="Arial" w:cs="Arial"/>
                <w:color w:val="000000"/>
                <w:sz w:val="18"/>
                <w:szCs w:val="18"/>
              </w:rPr>
              <w:t>s</w:t>
            </w:r>
            <w:r w:rsidR="00E131A9" w:rsidRPr="00D32437">
              <w:rPr>
                <w:rFonts w:ascii="Arial" w:eastAsia="Times New Roman" w:hAnsi="Arial" w:cs="Arial"/>
                <w:color w:val="000000"/>
                <w:sz w:val="18"/>
                <w:szCs w:val="18"/>
                <w:lang w:val="id-ID"/>
              </w:rPr>
              <w:t>:</w:t>
            </w:r>
          </w:p>
          <w:p w14:paraId="324F1F5F" w14:textId="77777777" w:rsidR="00E131A9" w:rsidRPr="00D32437" w:rsidRDefault="00E131A9" w:rsidP="008808B6">
            <w:pPr>
              <w:spacing w:after="0" w:line="240" w:lineRule="auto"/>
              <w:jc w:val="center"/>
              <w:rPr>
                <w:rFonts w:ascii="Arial" w:eastAsia="Times New Roman" w:hAnsi="Arial" w:cs="Arial"/>
                <w:b/>
                <w:bCs/>
                <w:color w:val="000000"/>
                <w:sz w:val="18"/>
                <w:szCs w:val="18"/>
                <w:lang w:val="id-ID"/>
              </w:rPr>
            </w:pPr>
          </w:p>
        </w:tc>
      </w:tr>
      <w:tr w:rsidR="008808B6" w:rsidRPr="00D32437" w14:paraId="45576DB5" w14:textId="77777777" w:rsidTr="00D43CCE">
        <w:trPr>
          <w:trHeight w:val="20"/>
        </w:trPr>
        <w:tc>
          <w:tcPr>
            <w:tcW w:w="4962" w:type="dxa"/>
            <w:shd w:val="clear" w:color="auto" w:fill="auto"/>
            <w:vAlign w:val="center"/>
          </w:tcPr>
          <w:p w14:paraId="5941CC88" w14:textId="3F416097" w:rsidR="00B01EB2" w:rsidRPr="00D32437" w:rsidRDefault="00B01EB2" w:rsidP="00DC206B">
            <w:pPr>
              <w:pStyle w:val="ListParagraph"/>
              <w:numPr>
                <w:ilvl w:val="0"/>
                <w:numId w:val="46"/>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29 Tahun 2004 tentang Praktek Kedokteran (Lembaran Negara Republik Indonesia Tahun 2004 Nomor 116) ;</w:t>
            </w:r>
          </w:p>
        </w:tc>
        <w:tc>
          <w:tcPr>
            <w:tcW w:w="0" w:type="auto"/>
            <w:shd w:val="clear" w:color="auto" w:fill="auto"/>
          </w:tcPr>
          <w:p w14:paraId="4C5072F8" w14:textId="431E0245" w:rsidR="00E131A9" w:rsidRPr="00D32437" w:rsidRDefault="00E131A9" w:rsidP="00DC206B">
            <w:pPr>
              <w:pStyle w:val="ListParagraph"/>
              <w:numPr>
                <w:ilvl w:val="0"/>
                <w:numId w:val="53"/>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29 of 2004 on medical practice (State document of the Republic of Indonesia 2004 No. 116 )</w:t>
            </w:r>
          </w:p>
        </w:tc>
      </w:tr>
      <w:tr w:rsidR="00B01EB2" w:rsidRPr="00D32437" w14:paraId="2279FFC0" w14:textId="77777777" w:rsidTr="00D43CCE">
        <w:trPr>
          <w:trHeight w:val="20"/>
        </w:trPr>
        <w:tc>
          <w:tcPr>
            <w:tcW w:w="4962" w:type="dxa"/>
            <w:shd w:val="clear" w:color="auto" w:fill="auto"/>
            <w:vAlign w:val="center"/>
          </w:tcPr>
          <w:p w14:paraId="489265AD" w14:textId="6CFC4E27" w:rsidR="00B01EB2" w:rsidRPr="00D32437" w:rsidRDefault="00B01EB2" w:rsidP="00DC206B">
            <w:pPr>
              <w:pStyle w:val="ListParagraph"/>
              <w:numPr>
                <w:ilvl w:val="0"/>
                <w:numId w:val="53"/>
              </w:numPr>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Undang</w:t>
            </w:r>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36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144,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5063)</w:t>
            </w:r>
          </w:p>
        </w:tc>
        <w:tc>
          <w:tcPr>
            <w:tcW w:w="0" w:type="auto"/>
            <w:shd w:val="clear" w:color="auto" w:fill="auto"/>
          </w:tcPr>
          <w:p w14:paraId="33536C99" w14:textId="73349886" w:rsidR="00B01EB2" w:rsidRPr="00D32437" w:rsidRDefault="00E131A9" w:rsidP="00DC206B">
            <w:pPr>
              <w:pStyle w:val="ListParagraph"/>
              <w:numPr>
                <w:ilvl w:val="0"/>
                <w:numId w:val="54"/>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36 of 2009 about health (the state of the Republic of Indonesia 2009 number 144,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5063)</w:t>
            </w:r>
          </w:p>
        </w:tc>
      </w:tr>
      <w:tr w:rsidR="00B01EB2" w:rsidRPr="00D32437" w14:paraId="263823B9" w14:textId="77777777" w:rsidTr="00D43CCE">
        <w:trPr>
          <w:trHeight w:val="20"/>
        </w:trPr>
        <w:tc>
          <w:tcPr>
            <w:tcW w:w="4962" w:type="dxa"/>
            <w:shd w:val="clear" w:color="auto" w:fill="auto"/>
            <w:vAlign w:val="center"/>
          </w:tcPr>
          <w:p w14:paraId="6F7408B9" w14:textId="2D283161" w:rsidR="00B01EB2" w:rsidRPr="00D32437" w:rsidRDefault="00B01EB2" w:rsidP="00DC206B">
            <w:pPr>
              <w:pStyle w:val="ListParagraph"/>
              <w:numPr>
                <w:ilvl w:val="0"/>
                <w:numId w:val="54"/>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Undang – Undang Nomor 44 Tahun 2009 tentang Rumah Sakit (Lembaran Negara Republik Indonesia Tahun 2009 Nomor 153, Tambahan Lembaran Negara Republik Indonesia Nomor 5072)</w:t>
            </w:r>
          </w:p>
        </w:tc>
        <w:tc>
          <w:tcPr>
            <w:tcW w:w="0" w:type="auto"/>
            <w:tcBorders>
              <w:left w:val="nil"/>
            </w:tcBorders>
            <w:shd w:val="clear" w:color="auto" w:fill="auto"/>
          </w:tcPr>
          <w:p w14:paraId="517F9306" w14:textId="43CC44A4" w:rsidR="00B01EB2" w:rsidRPr="00D32437" w:rsidRDefault="00E131A9" w:rsidP="00DC206B">
            <w:pPr>
              <w:pStyle w:val="ListParagraph"/>
              <w:numPr>
                <w:ilvl w:val="0"/>
                <w:numId w:val="55"/>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44 of 2009 about the hospital (the state of the Republic of Indonesia 2009 number 153),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5072)</w:t>
            </w:r>
          </w:p>
        </w:tc>
      </w:tr>
      <w:tr w:rsidR="00B01EB2" w:rsidRPr="00D32437" w14:paraId="54D240C0" w14:textId="77777777" w:rsidTr="00D43CCE">
        <w:trPr>
          <w:trHeight w:val="20"/>
        </w:trPr>
        <w:tc>
          <w:tcPr>
            <w:tcW w:w="4962" w:type="dxa"/>
            <w:shd w:val="clear" w:color="auto" w:fill="auto"/>
            <w:vAlign w:val="center"/>
          </w:tcPr>
          <w:p w14:paraId="5B493CE6" w14:textId="77777777" w:rsidR="00B01EB2" w:rsidRDefault="00B01EB2" w:rsidP="00DC206B">
            <w:pPr>
              <w:pStyle w:val="ListParagraph"/>
              <w:numPr>
                <w:ilvl w:val="0"/>
                <w:numId w:val="55"/>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40 Tahun 200</w:t>
            </w:r>
            <w:r w:rsidR="00FA6608" w:rsidRPr="00D32437">
              <w:rPr>
                <w:rFonts w:ascii="Arial" w:eastAsia="Times New Roman" w:hAnsi="Arial" w:cs="Arial"/>
                <w:color w:val="000000"/>
                <w:sz w:val="18"/>
                <w:szCs w:val="18"/>
              </w:rPr>
              <w:t>7</w:t>
            </w:r>
            <w:r w:rsidRPr="00D32437">
              <w:rPr>
                <w:rFonts w:ascii="Arial" w:eastAsia="Times New Roman" w:hAnsi="Arial" w:cs="Arial"/>
                <w:color w:val="000000"/>
                <w:sz w:val="18"/>
                <w:szCs w:val="18"/>
                <w:lang w:val="id-ID"/>
              </w:rPr>
              <w:t xml:space="preserve"> t</w:t>
            </w:r>
            <w:r w:rsidR="00181832" w:rsidRPr="00D32437">
              <w:rPr>
                <w:rFonts w:ascii="Arial" w:eastAsia="Times New Roman" w:hAnsi="Arial" w:cs="Arial"/>
                <w:color w:val="000000"/>
                <w:sz w:val="18"/>
                <w:szCs w:val="18"/>
                <w:lang w:val="id-ID"/>
              </w:rPr>
              <w:t xml:space="preserve">entang Perseroan Terbatas </w:t>
            </w:r>
            <w:r w:rsidRPr="00D32437">
              <w:rPr>
                <w:rFonts w:ascii="Arial" w:eastAsia="Times New Roman" w:hAnsi="Arial" w:cs="Arial"/>
                <w:color w:val="000000"/>
                <w:sz w:val="18"/>
                <w:szCs w:val="18"/>
                <w:lang w:val="id-ID"/>
              </w:rPr>
              <w:t xml:space="preserve">; </w:t>
            </w:r>
          </w:p>
          <w:p w14:paraId="244957C5" w14:textId="77777777" w:rsidR="00F97E5F" w:rsidRPr="00A51B1D"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 – Undang No 50 tahun 2012 (pasal 7.4) tentang Pemantauan Kesehatan Tenaga Kerja yang bekerja dalam sebuah </w:t>
            </w:r>
            <w:r>
              <w:rPr>
                <w:rFonts w:ascii="Arial" w:eastAsia="Times New Roman" w:hAnsi="Arial" w:cs="Arial"/>
                <w:color w:val="000000"/>
                <w:sz w:val="18"/>
                <w:szCs w:val="18"/>
                <w:lang w:val="id-ID"/>
              </w:rPr>
              <w:t>Perusahaan</w:t>
            </w:r>
            <w:r w:rsidRPr="00A51B1D">
              <w:rPr>
                <w:rFonts w:ascii="Arial" w:eastAsia="Times New Roman" w:hAnsi="Arial" w:cs="Arial"/>
                <w:color w:val="000000"/>
                <w:sz w:val="18"/>
                <w:szCs w:val="18"/>
                <w:lang w:val="id-ID"/>
              </w:rPr>
              <w:t>;</w:t>
            </w:r>
          </w:p>
          <w:p w14:paraId="47C31DC7" w14:textId="04A04EB0" w:rsidR="00F97E5F" w:rsidRPr="00D32437"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Undang-Undang No 88 tahun 2019 (pasal 9) mengenai poin-poin yang dibutuhkan oleh Perusahaan yang menyediakan fasilitas klinik di lingkungan perusahaannya. </w:t>
            </w:r>
          </w:p>
        </w:tc>
        <w:tc>
          <w:tcPr>
            <w:tcW w:w="0" w:type="auto"/>
            <w:tcBorders>
              <w:left w:val="nil"/>
            </w:tcBorders>
            <w:shd w:val="clear" w:color="auto" w:fill="auto"/>
          </w:tcPr>
          <w:p w14:paraId="482B2CED" w14:textId="77777777" w:rsidR="00B01EB2" w:rsidRPr="00A51B1D" w:rsidRDefault="00FA6608" w:rsidP="00DC206B">
            <w:pPr>
              <w:pStyle w:val="ListParagraph"/>
              <w:numPr>
                <w:ilvl w:val="0"/>
                <w:numId w:val="68"/>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Law No 40 of 2007 </w:t>
            </w:r>
            <w:r w:rsidR="008D5374" w:rsidRPr="00D32437">
              <w:rPr>
                <w:rFonts w:ascii="Arial" w:eastAsia="Times New Roman" w:hAnsi="Arial" w:cs="Arial"/>
                <w:color w:val="000000"/>
                <w:sz w:val="18"/>
                <w:szCs w:val="18"/>
              </w:rPr>
              <w:t>about</w:t>
            </w:r>
            <w:r w:rsidR="008D5374" w:rsidRPr="00D32437">
              <w:rPr>
                <w:rFonts w:ascii="Arial" w:hAnsi="Arial" w:cs="Arial"/>
                <w:sz w:val="18"/>
                <w:szCs w:val="18"/>
              </w:rPr>
              <w:t xml:space="preserve"> </w:t>
            </w:r>
            <w:r w:rsidR="008D5374" w:rsidRPr="00D32437">
              <w:rPr>
                <w:rFonts w:ascii="Arial" w:eastAsia="Times New Roman" w:hAnsi="Arial" w:cs="Arial"/>
                <w:color w:val="000000"/>
                <w:sz w:val="18"/>
                <w:szCs w:val="18"/>
              </w:rPr>
              <w:t>on limited liability company;</w:t>
            </w:r>
          </w:p>
          <w:p w14:paraId="7CE3E791" w14:textId="77777777" w:rsidR="0017535F" w:rsidRPr="00A51B1D" w:rsidRDefault="0017535F"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The law No 50 of 2012 (article 7.4) about</w:t>
            </w:r>
            <w:r w:rsidR="008F5E60">
              <w:rPr>
                <w:rFonts w:ascii="Arial" w:eastAsia="Times New Roman" w:hAnsi="Arial" w:cs="Arial"/>
                <w:color w:val="000000"/>
                <w:sz w:val="18"/>
                <w:szCs w:val="18"/>
              </w:rPr>
              <w:t xml:space="preserve"> on health monitoring for employee who works in a company;</w:t>
            </w:r>
          </w:p>
          <w:p w14:paraId="235A288C" w14:textId="60E07BDD" w:rsidR="008F5E60" w:rsidRPr="00D32437" w:rsidRDefault="008F5E60"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The Law No 88 of </w:t>
            </w:r>
            <w:r w:rsidR="00F97E5F">
              <w:rPr>
                <w:rFonts w:ascii="Arial" w:eastAsia="Times New Roman" w:hAnsi="Arial" w:cs="Arial"/>
                <w:color w:val="000000"/>
                <w:sz w:val="18"/>
                <w:szCs w:val="18"/>
              </w:rPr>
              <w:t xml:space="preserve">2019 </w:t>
            </w:r>
            <w:r>
              <w:rPr>
                <w:rFonts w:ascii="Arial" w:eastAsia="Times New Roman" w:hAnsi="Arial" w:cs="Arial"/>
                <w:color w:val="000000"/>
                <w:sz w:val="18"/>
                <w:szCs w:val="18"/>
              </w:rPr>
              <w:t xml:space="preserve">(article 9) about the required points as the company which provide </w:t>
            </w:r>
            <w:proofErr w:type="spellStart"/>
            <w:r>
              <w:rPr>
                <w:rFonts w:ascii="Arial" w:eastAsia="Times New Roman" w:hAnsi="Arial" w:cs="Arial"/>
                <w:color w:val="000000"/>
                <w:sz w:val="18"/>
                <w:szCs w:val="18"/>
              </w:rPr>
              <w:t>on site</w:t>
            </w:r>
            <w:proofErr w:type="spellEnd"/>
            <w:r>
              <w:rPr>
                <w:rFonts w:ascii="Arial" w:eastAsia="Times New Roman" w:hAnsi="Arial" w:cs="Arial"/>
                <w:color w:val="000000"/>
                <w:sz w:val="18"/>
                <w:szCs w:val="18"/>
              </w:rPr>
              <w:t xml:space="preserve"> clinic. </w:t>
            </w:r>
          </w:p>
        </w:tc>
      </w:tr>
      <w:tr w:rsidR="00331A36" w:rsidRPr="00D32437" w14:paraId="3FD30F86" w14:textId="77777777" w:rsidTr="00D43CCE">
        <w:trPr>
          <w:trHeight w:val="20"/>
        </w:trPr>
        <w:tc>
          <w:tcPr>
            <w:tcW w:w="4962" w:type="dxa"/>
            <w:shd w:val="clear" w:color="auto" w:fill="auto"/>
            <w:vAlign w:val="center"/>
          </w:tcPr>
          <w:p w14:paraId="1BEDB96E" w14:textId="77777777" w:rsidR="00331A36" w:rsidRPr="00D32437" w:rsidRDefault="00331A36" w:rsidP="00331A36">
            <w:pPr>
              <w:pStyle w:val="ListParagraph"/>
              <w:jc w:val="both"/>
              <w:rPr>
                <w:rFonts w:ascii="Arial" w:eastAsia="Times New Roman" w:hAnsi="Arial" w:cs="Arial"/>
                <w:color w:val="000000"/>
                <w:sz w:val="18"/>
                <w:szCs w:val="18"/>
                <w:lang w:val="id-ID"/>
              </w:rPr>
            </w:pPr>
          </w:p>
        </w:tc>
        <w:tc>
          <w:tcPr>
            <w:tcW w:w="0" w:type="auto"/>
            <w:tcBorders>
              <w:left w:val="nil"/>
            </w:tcBorders>
            <w:shd w:val="clear" w:color="auto" w:fill="auto"/>
          </w:tcPr>
          <w:p w14:paraId="09EF63C4" w14:textId="77777777" w:rsidR="00331A36" w:rsidRPr="00D32437" w:rsidRDefault="00331A36" w:rsidP="00331A36">
            <w:pPr>
              <w:pStyle w:val="ListParagraph"/>
              <w:spacing w:after="0" w:line="240" w:lineRule="auto"/>
              <w:jc w:val="both"/>
              <w:rPr>
                <w:rFonts w:ascii="Arial" w:eastAsia="Times New Roman" w:hAnsi="Arial" w:cs="Arial"/>
                <w:color w:val="000000"/>
                <w:sz w:val="18"/>
                <w:szCs w:val="18"/>
              </w:rPr>
            </w:pPr>
          </w:p>
        </w:tc>
      </w:tr>
      <w:tr w:rsidR="00B01EB2" w:rsidRPr="00D32437" w14:paraId="6A0F9BEF" w14:textId="77777777" w:rsidTr="00D43CCE">
        <w:trPr>
          <w:trHeight w:val="20"/>
        </w:trPr>
        <w:tc>
          <w:tcPr>
            <w:tcW w:w="4962" w:type="dxa"/>
            <w:shd w:val="clear" w:color="auto" w:fill="auto"/>
            <w:vAlign w:val="center"/>
          </w:tcPr>
          <w:p w14:paraId="117B36A1" w14:textId="162F94B3"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2</w:t>
            </w:r>
          </w:p>
        </w:tc>
        <w:tc>
          <w:tcPr>
            <w:tcW w:w="0" w:type="auto"/>
            <w:tcBorders>
              <w:left w:val="nil"/>
            </w:tcBorders>
            <w:shd w:val="clear" w:color="auto" w:fill="auto"/>
            <w:vAlign w:val="center"/>
          </w:tcPr>
          <w:p w14:paraId="3EEB75B6" w14:textId="3F1EF7F8"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2</w:t>
            </w:r>
          </w:p>
        </w:tc>
      </w:tr>
      <w:tr w:rsidR="00B01EB2" w:rsidRPr="00D32437" w14:paraId="2497C076" w14:textId="77777777" w:rsidTr="00D43CCE">
        <w:trPr>
          <w:trHeight w:val="20"/>
        </w:trPr>
        <w:tc>
          <w:tcPr>
            <w:tcW w:w="4962" w:type="dxa"/>
            <w:shd w:val="clear" w:color="auto" w:fill="auto"/>
            <w:vAlign w:val="center"/>
          </w:tcPr>
          <w:p w14:paraId="3A38F686" w14:textId="27C24C5E"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Pengertian/Definisi</w:t>
            </w:r>
          </w:p>
        </w:tc>
        <w:tc>
          <w:tcPr>
            <w:tcW w:w="0" w:type="auto"/>
            <w:tcBorders>
              <w:left w:val="nil"/>
            </w:tcBorders>
            <w:shd w:val="clear" w:color="auto" w:fill="auto"/>
            <w:vAlign w:val="center"/>
          </w:tcPr>
          <w:p w14:paraId="36563764" w14:textId="256E1634"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Definition</w:t>
            </w:r>
          </w:p>
        </w:tc>
      </w:tr>
      <w:tr w:rsidR="00B01EB2" w:rsidRPr="00D32437" w14:paraId="230F2AF8" w14:textId="77777777" w:rsidTr="00D43CCE">
        <w:trPr>
          <w:trHeight w:val="20"/>
        </w:trPr>
        <w:tc>
          <w:tcPr>
            <w:tcW w:w="4962" w:type="dxa"/>
            <w:shd w:val="clear" w:color="auto" w:fill="auto"/>
            <w:vAlign w:val="center"/>
          </w:tcPr>
          <w:p w14:paraId="5362C4D0" w14:textId="77777777" w:rsidR="00B01EB2" w:rsidRPr="00D32437" w:rsidRDefault="00B01EB2" w:rsidP="00B01EB2">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253FD9" w14:textId="77777777" w:rsidR="00B01EB2" w:rsidRPr="00D32437" w:rsidRDefault="00B01EB2" w:rsidP="00B01EB2">
            <w:pPr>
              <w:spacing w:after="0" w:line="240" w:lineRule="auto"/>
              <w:jc w:val="center"/>
              <w:rPr>
                <w:rFonts w:ascii="Arial" w:eastAsia="Times New Roman" w:hAnsi="Arial" w:cs="Arial"/>
                <w:b/>
                <w:bCs/>
                <w:color w:val="000000"/>
                <w:sz w:val="18"/>
                <w:szCs w:val="18"/>
                <w:lang w:val="id-ID"/>
              </w:rPr>
            </w:pPr>
          </w:p>
        </w:tc>
      </w:tr>
      <w:tr w:rsidR="00B01EB2" w:rsidRPr="00D32437" w14:paraId="6480C919" w14:textId="77777777" w:rsidTr="00D43CCE">
        <w:trPr>
          <w:trHeight w:val="20"/>
        </w:trPr>
        <w:tc>
          <w:tcPr>
            <w:tcW w:w="4962" w:type="dxa"/>
            <w:shd w:val="clear" w:color="auto" w:fill="auto"/>
            <w:vAlign w:val="center"/>
          </w:tcPr>
          <w:p w14:paraId="010BA1CB" w14:textId="3823DC3C" w:rsidR="00B01EB2" w:rsidRPr="00D32437" w:rsidRDefault="00864201" w:rsidP="00DC206B">
            <w:pPr>
              <w:pStyle w:val="ListParagraph"/>
              <w:numPr>
                <w:ilvl w:val="0"/>
                <w:numId w:val="4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Perjanjian</w:t>
            </w:r>
            <w:proofErr w:type="spellEnd"/>
            <w:r w:rsidRPr="00D32437">
              <w:rPr>
                <w:rFonts w:ascii="Arial" w:hAnsi="Arial" w:cs="Arial"/>
                <w:b/>
                <w:sz w:val="18"/>
                <w:szCs w:val="18"/>
              </w:rPr>
              <w:t xml:space="preserve"> </w:t>
            </w:r>
            <w:proofErr w:type="spellStart"/>
            <w:r w:rsidR="00D40291" w:rsidRPr="00D32437">
              <w:rPr>
                <w:rFonts w:ascii="Arial" w:hAnsi="Arial" w:cs="Arial"/>
                <w:sz w:val="18"/>
                <w:szCs w:val="18"/>
              </w:rPr>
              <w:t>adalah</w:t>
            </w:r>
            <w:proofErr w:type="spellEnd"/>
            <w:r w:rsidR="00F97E5F">
              <w:rPr>
                <w:rFonts w:ascii="Arial" w:hAnsi="Arial" w:cs="Arial"/>
                <w:sz w:val="18"/>
                <w:szCs w:val="18"/>
              </w:rPr>
              <w:t xml:space="preserve"> </w:t>
            </w:r>
            <w:proofErr w:type="spellStart"/>
            <w:r w:rsidR="00F97E5F">
              <w:rPr>
                <w:rFonts w:ascii="Arial" w:hAnsi="Arial" w:cs="Arial"/>
                <w:sz w:val="18"/>
                <w:szCs w:val="18"/>
              </w:rPr>
              <w:t>Perjanjian</w:t>
            </w:r>
            <w:proofErr w:type="spellEnd"/>
            <w:r w:rsidR="00F97E5F">
              <w:rPr>
                <w:rFonts w:ascii="Arial" w:hAnsi="Arial" w:cs="Arial"/>
                <w:sz w:val="18"/>
                <w:szCs w:val="18"/>
              </w:rPr>
              <w:t xml:space="preserve"> Kerjasama </w:t>
            </w:r>
            <w:proofErr w:type="spellStart"/>
            <w:proofErr w:type="gramStart"/>
            <w:r w:rsidR="00F97E5F">
              <w:rPr>
                <w:rFonts w:ascii="Arial" w:hAnsi="Arial" w:cs="Arial"/>
                <w:sz w:val="18"/>
                <w:szCs w:val="18"/>
              </w:rPr>
              <w:t>antara</w:t>
            </w:r>
            <w:proofErr w:type="spellEnd"/>
            <w:r w:rsidR="00F97E5F">
              <w:rPr>
                <w:rFonts w:ascii="Arial" w:hAnsi="Arial" w:cs="Arial"/>
                <w:sz w:val="18"/>
                <w:szCs w:val="18"/>
              </w:rPr>
              <w:t xml:space="preserve"> </w:t>
            </w:r>
            <w:r w:rsidR="00D40291" w:rsidRPr="00D32437">
              <w:rPr>
                <w:rFonts w:ascii="Arial" w:hAnsi="Arial" w:cs="Arial"/>
                <w:sz w:val="18"/>
                <w:szCs w:val="18"/>
              </w:rPr>
              <w:t xml:space="preserve"> </w:t>
            </w:r>
            <w:r w:rsidR="000322D1" w:rsidRPr="00D32437">
              <w:rPr>
                <w:rFonts w:ascii="Arial" w:hAnsi="Arial" w:cs="Arial"/>
                <w:sz w:val="18"/>
                <w:szCs w:val="18"/>
              </w:rPr>
              <w:t>Para</w:t>
            </w:r>
            <w:proofErr w:type="gramEnd"/>
            <w:r w:rsidR="00D40291" w:rsidRPr="00D32437">
              <w:rPr>
                <w:rFonts w:ascii="Arial" w:hAnsi="Arial" w:cs="Arial"/>
                <w:sz w:val="18"/>
                <w:szCs w:val="18"/>
              </w:rPr>
              <w:t xml:space="preserve"> </w:t>
            </w:r>
            <w:proofErr w:type="spellStart"/>
            <w:r w:rsidR="000322D1" w:rsidRPr="00D32437">
              <w:rPr>
                <w:rFonts w:ascii="Arial" w:hAnsi="Arial" w:cs="Arial"/>
                <w:sz w:val="18"/>
                <w:szCs w:val="18"/>
              </w:rPr>
              <w:t>P</w:t>
            </w:r>
            <w:r w:rsidR="00D40291" w:rsidRPr="00D32437">
              <w:rPr>
                <w:rFonts w:ascii="Arial" w:hAnsi="Arial" w:cs="Arial"/>
                <w:sz w:val="18"/>
                <w:szCs w:val="18"/>
              </w:rPr>
              <w:t>ihak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untuk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melakukan</w:t>
            </w:r>
            <w:proofErr w:type="spellEnd"/>
            <w:r w:rsidR="00D40291" w:rsidRPr="00D32437">
              <w:rPr>
                <w:rFonts w:ascii="Arial" w:hAnsi="Arial" w:cs="Arial"/>
                <w:sz w:val="18"/>
                <w:szCs w:val="18"/>
              </w:rPr>
              <w:t xml:space="preserve"> </w:t>
            </w:r>
            <w:proofErr w:type="spellStart"/>
            <w:r w:rsidR="0085672C" w:rsidRPr="00D32437">
              <w:rPr>
                <w:rFonts w:ascii="Arial" w:hAnsi="Arial" w:cs="Arial"/>
                <w:sz w:val="18"/>
                <w:szCs w:val="18"/>
              </w:rPr>
              <w:t>k</w:t>
            </w:r>
            <w:r w:rsidR="00D40291" w:rsidRPr="00D32437">
              <w:rPr>
                <w:rFonts w:ascii="Arial" w:hAnsi="Arial" w:cs="Arial"/>
                <w:sz w:val="18"/>
                <w:szCs w:val="18"/>
              </w:rPr>
              <w:t>erjasama</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dalam</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pelayanan</w:t>
            </w:r>
            <w:proofErr w:type="spellEnd"/>
            <w:r w:rsidR="00D40291"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0005693A" w:rsidRPr="00D32437">
              <w:rPr>
                <w:rFonts w:ascii="Arial" w:hAnsi="Arial" w:cs="Arial"/>
                <w:sz w:val="18"/>
                <w:szCs w:val="18"/>
              </w:rPr>
              <w:t xml:space="preserve"> </w:t>
            </w:r>
            <w:proofErr w:type="spellStart"/>
            <w:r w:rsidR="00D40291" w:rsidRPr="00D32437">
              <w:rPr>
                <w:rFonts w:ascii="Arial" w:hAnsi="Arial" w:cs="Arial"/>
                <w:sz w:val="18"/>
                <w:szCs w:val="18"/>
              </w:rPr>
              <w:t>pertolongan</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pertama</w:t>
            </w:r>
            <w:proofErr w:type="spellEnd"/>
            <w:r w:rsidR="00D40291" w:rsidRPr="00D32437">
              <w:rPr>
                <w:rFonts w:ascii="Arial" w:hAnsi="Arial" w:cs="Arial"/>
                <w:sz w:val="18"/>
                <w:szCs w:val="18"/>
              </w:rPr>
              <w:t xml:space="preserve"> </w:t>
            </w:r>
            <w:r w:rsidR="00F97E5F">
              <w:rPr>
                <w:rFonts w:ascii="Arial" w:hAnsi="Arial" w:cs="Arial"/>
                <w:sz w:val="18"/>
                <w:szCs w:val="18"/>
              </w:rPr>
              <w:t xml:space="preserve">yang </w:t>
            </w:r>
            <w:proofErr w:type="spellStart"/>
            <w:r w:rsidR="00F97E5F">
              <w:rPr>
                <w:rFonts w:ascii="Arial" w:hAnsi="Arial" w:cs="Arial"/>
                <w:sz w:val="18"/>
                <w:szCs w:val="18"/>
              </w:rPr>
              <w:t>disediakan</w:t>
            </w:r>
            <w:proofErr w:type="spellEnd"/>
            <w:r w:rsidR="00F97E5F">
              <w:rPr>
                <w:rFonts w:ascii="Arial" w:hAnsi="Arial" w:cs="Arial"/>
                <w:sz w:val="18"/>
                <w:szCs w:val="18"/>
              </w:rPr>
              <w:t xml:space="preserve"> oleh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Kedua</w:t>
            </w:r>
            <w:proofErr w:type="spellEnd"/>
            <w:r w:rsidR="00F97E5F">
              <w:rPr>
                <w:rFonts w:ascii="Arial" w:hAnsi="Arial" w:cs="Arial"/>
                <w:sz w:val="18"/>
                <w:szCs w:val="18"/>
              </w:rPr>
              <w:t xml:space="preserve"> </w:t>
            </w:r>
            <w:proofErr w:type="spellStart"/>
            <w:r w:rsidR="00F97E5F">
              <w:rPr>
                <w:rFonts w:ascii="Arial" w:hAnsi="Arial" w:cs="Arial"/>
                <w:sz w:val="18"/>
                <w:szCs w:val="18"/>
              </w:rPr>
              <w:t>untuk</w:t>
            </w:r>
            <w:proofErr w:type="spellEnd"/>
            <w:r w:rsidR="00F97E5F">
              <w:rPr>
                <w:rFonts w:ascii="Arial" w:hAnsi="Arial" w:cs="Arial"/>
                <w:sz w:val="18"/>
                <w:szCs w:val="18"/>
              </w:rPr>
              <w:t xml:space="preserve">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Pertama</w:t>
            </w:r>
            <w:proofErr w:type="spellEnd"/>
            <w:r w:rsidR="00F97E5F">
              <w:rPr>
                <w:rFonts w:ascii="Arial" w:hAnsi="Arial" w:cs="Arial"/>
                <w:sz w:val="18"/>
                <w:szCs w:val="18"/>
              </w:rPr>
              <w:t>.</w:t>
            </w:r>
            <w:r w:rsidR="0085672C" w:rsidRPr="00D32437">
              <w:rPr>
                <w:rFonts w:ascii="Arial" w:hAnsi="Arial" w:cs="Arial"/>
                <w:sz w:val="18"/>
                <w:szCs w:val="18"/>
              </w:rPr>
              <w:t xml:space="preserve">; </w:t>
            </w:r>
          </w:p>
        </w:tc>
        <w:tc>
          <w:tcPr>
            <w:tcW w:w="0" w:type="auto"/>
            <w:tcBorders>
              <w:left w:val="nil"/>
            </w:tcBorders>
            <w:shd w:val="clear" w:color="auto" w:fill="auto"/>
          </w:tcPr>
          <w:p w14:paraId="364A8944" w14:textId="2650BA69" w:rsidR="00B01EB2" w:rsidRPr="00D32437" w:rsidRDefault="00864201" w:rsidP="00DC206B">
            <w:pPr>
              <w:pStyle w:val="ListParagraph"/>
              <w:numPr>
                <w:ilvl w:val="0"/>
                <w:numId w:val="56"/>
              </w:numPr>
              <w:spacing w:after="0" w:line="240" w:lineRule="auto"/>
              <w:ind w:left="314"/>
              <w:jc w:val="both"/>
              <w:rPr>
                <w:rFonts w:ascii="Arial" w:eastAsia="Times New Roman" w:hAnsi="Arial" w:cs="Arial"/>
                <w:b/>
                <w:bCs/>
                <w:color w:val="000000"/>
                <w:sz w:val="18"/>
                <w:szCs w:val="18"/>
                <w:lang w:val="id-ID"/>
              </w:rPr>
            </w:pPr>
            <w:r w:rsidRPr="00D32437">
              <w:rPr>
                <w:rFonts w:ascii="Arial" w:hAnsi="Arial" w:cs="Arial"/>
                <w:b/>
                <w:sz w:val="18"/>
                <w:szCs w:val="18"/>
              </w:rPr>
              <w:t>Agreement</w:t>
            </w:r>
            <w:r w:rsidR="00AD4E6F" w:rsidRPr="00D32437">
              <w:rPr>
                <w:rFonts w:ascii="Arial" w:hAnsi="Arial" w:cs="Arial"/>
                <w:sz w:val="18"/>
                <w:szCs w:val="18"/>
              </w:rPr>
              <w:t xml:space="preserve"> </w:t>
            </w:r>
            <w:r w:rsidR="00E05409">
              <w:rPr>
                <w:rFonts w:ascii="Arial" w:hAnsi="Arial" w:cs="Arial"/>
                <w:sz w:val="18"/>
                <w:szCs w:val="18"/>
              </w:rPr>
              <w:t>means this Cooperation Agreement</w:t>
            </w:r>
            <w:r w:rsidR="00AD4E6F" w:rsidRPr="00D32437">
              <w:rPr>
                <w:rFonts w:ascii="Arial" w:eastAsia="Times New Roman" w:hAnsi="Arial" w:cs="Arial"/>
                <w:color w:val="000000"/>
                <w:sz w:val="18"/>
                <w:szCs w:val="18"/>
                <w:lang w:val="id-ID"/>
              </w:rPr>
              <w:t xml:space="preserve"> between </w:t>
            </w:r>
            <w:r w:rsidR="00004EF7" w:rsidRPr="00D32437">
              <w:rPr>
                <w:rFonts w:ascii="Arial" w:eastAsia="Times New Roman" w:hAnsi="Arial" w:cs="Arial"/>
                <w:color w:val="000000"/>
                <w:sz w:val="18"/>
                <w:szCs w:val="18"/>
              </w:rPr>
              <w:t>the Part</w:t>
            </w:r>
            <w:r w:rsidR="0085672C" w:rsidRPr="00D32437">
              <w:rPr>
                <w:rFonts w:ascii="Arial" w:eastAsia="Times New Roman" w:hAnsi="Arial" w:cs="Arial"/>
                <w:color w:val="000000"/>
                <w:sz w:val="18"/>
                <w:szCs w:val="18"/>
              </w:rPr>
              <w:t xml:space="preserve">ies </w:t>
            </w:r>
            <w:r w:rsidR="00142C27">
              <w:rPr>
                <w:rFonts w:ascii="Arial" w:eastAsia="Times New Roman" w:hAnsi="Arial" w:cs="Arial"/>
                <w:color w:val="000000"/>
                <w:sz w:val="18"/>
                <w:szCs w:val="18"/>
              </w:rPr>
              <w:t>on</w:t>
            </w:r>
            <w:r w:rsidR="0085672C" w:rsidRPr="00D32437">
              <w:rPr>
                <w:rFonts w:ascii="Arial" w:eastAsia="Times New Roman" w:hAnsi="Arial" w:cs="Arial"/>
                <w:color w:val="000000"/>
                <w:sz w:val="18"/>
                <w:szCs w:val="18"/>
              </w:rPr>
              <w:t xml:space="preserve"> </w:t>
            </w:r>
            <w:r w:rsidR="00B9366D">
              <w:rPr>
                <w:rFonts w:ascii="Arial" w:eastAsia="Times New Roman" w:hAnsi="Arial" w:cs="Arial"/>
                <w:color w:val="000000"/>
                <w:sz w:val="18"/>
                <w:szCs w:val="18"/>
              </w:rPr>
              <w:t>the</w:t>
            </w:r>
            <w:r w:rsidR="006E632C" w:rsidRPr="00D32437">
              <w:rPr>
                <w:rFonts w:ascii="Arial" w:eastAsia="Times New Roman" w:hAnsi="Arial" w:cs="Arial"/>
                <w:color w:val="000000"/>
                <w:sz w:val="18"/>
                <w:szCs w:val="18"/>
                <w:lang w:val="id-ID"/>
              </w:rPr>
              <w:t xml:space="preserve"> first aid </w:t>
            </w:r>
            <w:r w:rsidR="00FA0C77">
              <w:rPr>
                <w:rFonts w:ascii="Arial" w:eastAsia="Times New Roman" w:hAnsi="Arial" w:cs="Arial"/>
                <w:color w:val="000000"/>
                <w:sz w:val="18"/>
                <w:szCs w:val="18"/>
              </w:rPr>
              <w:t>H</w:t>
            </w:r>
            <w:r w:rsidR="00AD4E6F" w:rsidRPr="00D32437">
              <w:rPr>
                <w:rFonts w:ascii="Arial" w:eastAsia="Times New Roman" w:hAnsi="Arial" w:cs="Arial"/>
                <w:color w:val="000000"/>
                <w:sz w:val="18"/>
                <w:szCs w:val="18"/>
                <w:lang w:val="id-ID"/>
              </w:rPr>
              <w:t xml:space="preserve">ealth </w:t>
            </w:r>
            <w:r w:rsidR="00FA0C77">
              <w:rPr>
                <w:rFonts w:ascii="Arial" w:eastAsia="Times New Roman" w:hAnsi="Arial" w:cs="Arial"/>
                <w:color w:val="000000"/>
                <w:sz w:val="18"/>
                <w:szCs w:val="18"/>
              </w:rPr>
              <w:t>S</w:t>
            </w:r>
            <w:r w:rsidR="00AD4E6F" w:rsidRPr="00D32437">
              <w:rPr>
                <w:rFonts w:ascii="Arial" w:eastAsia="Times New Roman" w:hAnsi="Arial" w:cs="Arial"/>
                <w:color w:val="000000"/>
                <w:sz w:val="18"/>
                <w:szCs w:val="18"/>
                <w:lang w:val="id-ID"/>
              </w:rPr>
              <w:t xml:space="preserve">ervices </w:t>
            </w:r>
            <w:r w:rsidR="00B9366D">
              <w:rPr>
                <w:rFonts w:ascii="Arial" w:eastAsia="Times New Roman" w:hAnsi="Arial" w:cs="Arial"/>
                <w:color w:val="000000"/>
                <w:sz w:val="18"/>
                <w:szCs w:val="18"/>
              </w:rPr>
              <w:t xml:space="preserve">to be provided by the </w:t>
            </w:r>
            <w:r w:rsidR="00B9366D" w:rsidRPr="00A51B1D">
              <w:rPr>
                <w:rFonts w:ascii="Arial" w:eastAsia="Times New Roman" w:hAnsi="Arial" w:cs="Arial"/>
                <w:b/>
                <w:bCs/>
                <w:color w:val="000000"/>
                <w:sz w:val="18"/>
                <w:szCs w:val="18"/>
              </w:rPr>
              <w:t>SECOND PARTY</w:t>
            </w:r>
            <w:r w:rsidR="00B9366D">
              <w:rPr>
                <w:rFonts w:ascii="Arial" w:eastAsia="Times New Roman" w:hAnsi="Arial" w:cs="Arial"/>
                <w:color w:val="000000"/>
                <w:sz w:val="18"/>
                <w:szCs w:val="18"/>
              </w:rPr>
              <w:t xml:space="preserve"> to the </w:t>
            </w:r>
            <w:r w:rsidR="00B9366D" w:rsidRPr="00A51B1D">
              <w:rPr>
                <w:rFonts w:ascii="Arial" w:eastAsia="Times New Roman" w:hAnsi="Arial" w:cs="Arial"/>
                <w:b/>
                <w:bCs/>
                <w:color w:val="000000"/>
                <w:sz w:val="18"/>
                <w:szCs w:val="18"/>
              </w:rPr>
              <w:t>FIRST PARTY</w:t>
            </w:r>
            <w:r w:rsidR="00EA277F" w:rsidRPr="00D32437">
              <w:rPr>
                <w:rFonts w:ascii="Arial" w:eastAsia="Times New Roman" w:hAnsi="Arial" w:cs="Arial"/>
                <w:color w:val="000000"/>
                <w:sz w:val="18"/>
                <w:szCs w:val="18"/>
              </w:rPr>
              <w:t>;</w:t>
            </w:r>
          </w:p>
        </w:tc>
      </w:tr>
      <w:tr w:rsidR="00B01EB2" w:rsidRPr="00D32437" w14:paraId="00466A32" w14:textId="77777777" w:rsidTr="00D43CCE">
        <w:trPr>
          <w:trHeight w:val="20"/>
        </w:trPr>
        <w:tc>
          <w:tcPr>
            <w:tcW w:w="4962" w:type="dxa"/>
            <w:shd w:val="clear" w:color="auto" w:fill="auto"/>
            <w:vAlign w:val="center"/>
          </w:tcPr>
          <w:p w14:paraId="4ED93926" w14:textId="1391EF75" w:rsidR="00D40291" w:rsidRPr="00D32437" w:rsidRDefault="00D40291" w:rsidP="00DC206B">
            <w:pPr>
              <w:pStyle w:val="ListParagraph"/>
              <w:numPr>
                <w:ilvl w:val="0"/>
                <w:numId w:val="56"/>
              </w:numPr>
              <w:spacing w:after="0" w:line="240" w:lineRule="auto"/>
              <w:ind w:left="326" w:hanging="326"/>
              <w:jc w:val="both"/>
              <w:rPr>
                <w:rFonts w:ascii="Arial" w:hAnsi="Arial" w:cs="Arial"/>
                <w:sz w:val="18"/>
                <w:szCs w:val="18"/>
              </w:rPr>
            </w:pPr>
            <w:r w:rsidRPr="00D32437">
              <w:rPr>
                <w:rFonts w:ascii="Arial" w:hAnsi="Arial" w:cs="Arial"/>
                <w:b/>
                <w:sz w:val="18"/>
                <w:szCs w:val="18"/>
              </w:rPr>
              <w:t>Pasien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seseorang</w:t>
            </w:r>
            <w:proofErr w:type="spellEnd"/>
            <w:r w:rsidRPr="00D32437">
              <w:rPr>
                <w:rFonts w:ascii="Arial" w:hAnsi="Arial" w:cs="Arial"/>
                <w:sz w:val="18"/>
                <w:szCs w:val="18"/>
              </w:rPr>
              <w:t xml:space="preserve"> </w:t>
            </w:r>
            <w:proofErr w:type="spellStart"/>
            <w:r w:rsidR="00EC73E1" w:rsidRPr="00D32437">
              <w:rPr>
                <w:rFonts w:ascii="Arial" w:hAnsi="Arial" w:cs="Arial"/>
                <w:sz w:val="18"/>
                <w:szCs w:val="18"/>
              </w:rPr>
              <w:t>pekerja</w:t>
            </w:r>
            <w:proofErr w:type="spellEnd"/>
            <w:r w:rsidR="00EC73E1" w:rsidRPr="00D32437">
              <w:rPr>
                <w:rFonts w:ascii="Arial" w:hAnsi="Arial" w:cs="Arial"/>
                <w:sz w:val="18"/>
                <w:szCs w:val="18"/>
              </w:rPr>
              <w:t>/</w:t>
            </w:r>
            <w:proofErr w:type="spellStart"/>
            <w:r w:rsidR="00EC73E1" w:rsidRPr="00D32437">
              <w:rPr>
                <w:rFonts w:ascii="Arial" w:hAnsi="Arial" w:cs="Arial"/>
                <w:sz w:val="18"/>
                <w:szCs w:val="18"/>
              </w:rPr>
              <w:t>karyawan</w:t>
            </w:r>
            <w:proofErr w:type="spellEnd"/>
            <w:r w:rsidR="00EC73E1" w:rsidRPr="00D32437">
              <w:rPr>
                <w:rFonts w:ascii="Arial" w:hAnsi="Arial" w:cs="Arial"/>
                <w:sz w:val="18"/>
                <w:szCs w:val="18"/>
              </w:rPr>
              <w:t xml:space="preserve"> </w:t>
            </w:r>
            <w:proofErr w:type="spellStart"/>
            <w:r w:rsidR="00EC73E1" w:rsidRPr="00D32437">
              <w:rPr>
                <w:rFonts w:ascii="Arial" w:hAnsi="Arial" w:cs="Arial"/>
                <w:sz w:val="18"/>
                <w:szCs w:val="18"/>
              </w:rPr>
              <w:t>proyek</w:t>
            </w:r>
            <w:proofErr w:type="spellEnd"/>
            <w:r w:rsidR="00EC73E1" w:rsidRPr="00D32437">
              <w:rPr>
                <w:rFonts w:ascii="Arial" w:hAnsi="Arial" w:cs="Arial"/>
                <w:sz w:val="18"/>
                <w:szCs w:val="18"/>
              </w:rPr>
              <w:t xml:space="preserve"> </w:t>
            </w:r>
            <w:r w:rsidR="005D78F3">
              <w:rPr>
                <w:rFonts w:ascii="Arial" w:hAnsi="Arial" w:cs="Arial"/>
                <w:sz w:val="18"/>
                <w:szCs w:val="18"/>
              </w:rPr>
              <w:t>(</w:t>
            </w:r>
            <w:proofErr w:type="spellStart"/>
            <w:r w:rsidR="005D78F3">
              <w:rPr>
                <w:rFonts w:ascii="Arial" w:hAnsi="Arial" w:cs="Arial"/>
                <w:sz w:val="18"/>
                <w:szCs w:val="18"/>
              </w:rPr>
              <w:t>karyawan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w:t>
            </w:r>
            <w:proofErr w:type="spellStart"/>
            <w:r w:rsidR="005D78F3">
              <w:rPr>
                <w:rFonts w:ascii="Arial" w:hAnsi="Arial" w:cs="Arial"/>
                <w:sz w:val="18"/>
                <w:szCs w:val="18"/>
              </w:rPr>
              <w:t>dariPihak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w:t>
            </w:r>
            <w:ins w:id="29" w:author="HUMAS MARKETING" w:date="2024-06-24T13:29:00Z" w16du:dateUtc="2024-06-24T06:29:00Z">
              <w:r w:rsidR="004E0BDB">
                <w:rPr>
                  <w:rFonts w:ascii="Arial" w:hAnsi="Arial" w:cs="Arial"/>
                  <w:sz w:val="18"/>
                  <w:szCs w:val="18"/>
                </w:rPr>
                <w:t xml:space="preserve"> </w:t>
              </w:r>
            </w:ins>
            <w:r w:rsidRPr="00D32437">
              <w:rPr>
                <w:rFonts w:ascii="Arial" w:hAnsi="Arial" w:cs="Arial"/>
                <w:sz w:val="18"/>
                <w:szCs w:val="18"/>
              </w:rPr>
              <w:t xml:space="preserve">yang </w:t>
            </w:r>
            <w:proofErr w:type="spellStart"/>
            <w:r w:rsidRPr="00D32437">
              <w:rPr>
                <w:rFonts w:ascii="Arial" w:hAnsi="Arial" w:cs="Arial"/>
                <w:sz w:val="18"/>
                <w:szCs w:val="18"/>
              </w:rPr>
              <w:t>menjalankan</w:t>
            </w:r>
            <w:proofErr w:type="spellEnd"/>
            <w:r w:rsidRPr="00D32437">
              <w:rPr>
                <w:rFonts w:ascii="Arial" w:hAnsi="Arial" w:cs="Arial"/>
                <w:sz w:val="18"/>
                <w:szCs w:val="18"/>
              </w:rPr>
              <w:t xml:space="preserve"> </w:t>
            </w:r>
            <w:proofErr w:type="spellStart"/>
            <w:r w:rsidRPr="00D32437">
              <w:rPr>
                <w:rFonts w:ascii="Arial" w:hAnsi="Arial" w:cs="Arial"/>
                <w:sz w:val="18"/>
                <w:szCs w:val="18"/>
              </w:rPr>
              <w:t>kegiatan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di </w:t>
            </w:r>
            <w:proofErr w:type="spellStart"/>
            <w:r w:rsidRPr="00D32437">
              <w:rPr>
                <w:rFonts w:ascii="Arial" w:hAnsi="Arial" w:cs="Arial"/>
                <w:sz w:val="18"/>
                <w:szCs w:val="18"/>
              </w:rPr>
              <w:t>lokasi</w:t>
            </w:r>
            <w:proofErr w:type="spellEnd"/>
            <w:r w:rsidRPr="00D32437">
              <w:rPr>
                <w:rFonts w:ascii="Arial" w:hAnsi="Arial" w:cs="Arial"/>
                <w:sz w:val="18"/>
                <w:szCs w:val="18"/>
              </w:rPr>
              <w:t xml:space="preserve"> </w:t>
            </w:r>
            <w:r w:rsidRPr="00D32437">
              <w:rPr>
                <w:rFonts w:ascii="Arial" w:hAnsi="Arial" w:cs="Arial"/>
                <w:b/>
                <w:bCs/>
                <w:sz w:val="18"/>
                <w:szCs w:val="18"/>
              </w:rPr>
              <w:t>PIHAK PERTAMA</w:t>
            </w:r>
            <w:r w:rsidRPr="00D32437">
              <w:rPr>
                <w:rFonts w:ascii="Arial" w:hAnsi="Arial" w:cs="Arial"/>
                <w:sz w:val="18"/>
                <w:szCs w:val="18"/>
              </w:rPr>
              <w:t xml:space="preserve"> </w:t>
            </w:r>
            <w:proofErr w:type="spellStart"/>
            <w:r w:rsidRPr="00D32437">
              <w:rPr>
                <w:rFonts w:ascii="Arial" w:hAnsi="Arial" w:cs="Arial"/>
                <w:sz w:val="18"/>
                <w:szCs w:val="18"/>
              </w:rPr>
              <w:t>dimana</w:t>
            </w:r>
            <w:proofErr w:type="spellEnd"/>
            <w:r w:rsidRPr="00D32437">
              <w:rPr>
                <w:rFonts w:ascii="Arial" w:hAnsi="Arial" w:cs="Arial"/>
                <w:sz w:val="18"/>
                <w:szCs w:val="18"/>
              </w:rPr>
              <w:t xml:space="preserve"> orang </w:t>
            </w:r>
            <w:proofErr w:type="spellStart"/>
            <w:r w:rsidRPr="00D32437">
              <w:rPr>
                <w:rFonts w:ascii="Arial" w:hAnsi="Arial" w:cs="Arial"/>
                <w:sz w:val="18"/>
                <w:szCs w:val="18"/>
              </w:rPr>
              <w:t>tersebut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mengalami</w:t>
            </w:r>
            <w:proofErr w:type="spellEnd"/>
            <w:r w:rsidRPr="00D32437">
              <w:rPr>
                <w:rFonts w:ascii="Arial" w:hAnsi="Arial" w:cs="Arial"/>
                <w:sz w:val="18"/>
                <w:szCs w:val="18"/>
              </w:rPr>
              <w:t xml:space="preserve"> </w:t>
            </w:r>
            <w:proofErr w:type="spellStart"/>
            <w:r w:rsidRPr="00D32437">
              <w:rPr>
                <w:rFonts w:ascii="Arial" w:hAnsi="Arial" w:cs="Arial"/>
                <w:sz w:val="18"/>
                <w:szCs w:val="18"/>
              </w:rPr>
              <w:t>kecelakaan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005D78F3">
              <w:rPr>
                <w:rFonts w:ascii="Arial" w:hAnsi="Arial" w:cs="Arial"/>
                <w:sz w:val="18"/>
                <w:szCs w:val="18"/>
              </w:rPr>
              <w:t xml:space="preserve"> </w:t>
            </w:r>
            <w:proofErr w:type="spellStart"/>
            <w:r w:rsidR="005D78F3">
              <w:rPr>
                <w:rFonts w:ascii="Arial" w:hAnsi="Arial" w:cs="Arial"/>
                <w:sz w:val="18"/>
                <w:szCs w:val="18"/>
              </w:rPr>
              <w:t>atau</w:t>
            </w:r>
            <w:proofErr w:type="spellEnd"/>
            <w:r w:rsidR="005D78F3">
              <w:rPr>
                <w:rFonts w:ascii="Arial" w:hAnsi="Arial" w:cs="Arial"/>
                <w:sz w:val="18"/>
                <w:szCs w:val="18"/>
              </w:rPr>
              <w:t xml:space="preserve"> </w:t>
            </w:r>
            <w:proofErr w:type="spellStart"/>
            <w:proofErr w:type="gramStart"/>
            <w:r w:rsidR="005D78F3">
              <w:rPr>
                <w:rFonts w:ascii="Arial" w:hAnsi="Arial" w:cs="Arial"/>
                <w:sz w:val="18"/>
                <w:szCs w:val="18"/>
              </w:rPr>
              <w:t>sakit</w:t>
            </w:r>
            <w:proofErr w:type="spellEnd"/>
            <w:r w:rsidR="005D78F3">
              <w:rPr>
                <w:rFonts w:ascii="Arial" w:hAnsi="Arial" w:cs="Arial"/>
                <w:sz w:val="18"/>
                <w:szCs w:val="18"/>
              </w:rPr>
              <w:t xml:space="preserve"> </w:t>
            </w:r>
            <w:r w:rsidRPr="00D32437">
              <w:rPr>
                <w:rFonts w:ascii="Arial" w:hAnsi="Arial" w:cs="Arial"/>
                <w:sz w:val="18"/>
                <w:szCs w:val="18"/>
              </w:rPr>
              <w:t xml:space="preserve"> </w:t>
            </w:r>
            <w:proofErr w:type="spellStart"/>
            <w:r w:rsidRPr="00D32437">
              <w:rPr>
                <w:rFonts w:ascii="Arial" w:hAnsi="Arial" w:cs="Arial"/>
                <w:sz w:val="18"/>
                <w:szCs w:val="18"/>
              </w:rPr>
              <w:t>untuk</w:t>
            </w:r>
            <w:proofErr w:type="spellEnd"/>
            <w:proofErr w:type="gramEnd"/>
            <w:r w:rsidRPr="00D32437">
              <w:rPr>
                <w:rFonts w:ascii="Arial" w:hAnsi="Arial" w:cs="Arial"/>
                <w:sz w:val="18"/>
                <w:szCs w:val="18"/>
              </w:rPr>
              <w:t xml:space="preserve"> </w:t>
            </w:r>
            <w:proofErr w:type="spellStart"/>
            <w:r w:rsidRPr="00D32437">
              <w:rPr>
                <w:rFonts w:ascii="Arial" w:hAnsi="Arial" w:cs="Arial"/>
                <w:sz w:val="18"/>
                <w:szCs w:val="18"/>
              </w:rPr>
              <w:t>selanjutnya</w:t>
            </w:r>
            <w:proofErr w:type="spellEnd"/>
            <w:r w:rsidRPr="00D32437">
              <w:rPr>
                <w:rFonts w:ascii="Arial" w:hAnsi="Arial" w:cs="Arial"/>
                <w:sz w:val="18"/>
                <w:szCs w:val="18"/>
              </w:rPr>
              <w:t xml:space="preserve"> </w:t>
            </w:r>
            <w:proofErr w:type="spellStart"/>
            <w:r w:rsidRPr="00D32437">
              <w:rPr>
                <w:rFonts w:ascii="Arial" w:hAnsi="Arial" w:cs="Arial"/>
                <w:sz w:val="18"/>
                <w:szCs w:val="18"/>
              </w:rPr>
              <w:t>mendapatkan</w:t>
            </w:r>
            <w:proofErr w:type="spellEnd"/>
            <w:r w:rsidR="005D78F3">
              <w:rPr>
                <w:rFonts w:ascii="Arial" w:hAnsi="Arial" w:cs="Arial"/>
                <w:sz w:val="18"/>
                <w:szCs w:val="18"/>
              </w:rPr>
              <w:t xml:space="preserve"> </w:t>
            </w:r>
            <w:proofErr w:type="spellStart"/>
            <w:r w:rsidR="005D78F3">
              <w:rPr>
                <w:rFonts w:ascii="Arial" w:hAnsi="Arial" w:cs="Arial"/>
                <w:sz w:val="18"/>
                <w:szCs w:val="18"/>
              </w:rPr>
              <w:t>layanan</w:t>
            </w:r>
            <w:proofErr w:type="spellEnd"/>
            <w:r w:rsidR="005D78F3">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00B63785"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bCs/>
                <w:sz w:val="18"/>
                <w:szCs w:val="18"/>
              </w:rPr>
              <w:t>PIHAK KEDU</w:t>
            </w:r>
            <w:r w:rsidRPr="00D32437">
              <w:rPr>
                <w:rFonts w:ascii="Arial" w:hAnsi="Arial" w:cs="Arial"/>
                <w:b/>
                <w:bCs/>
                <w:sz w:val="18"/>
                <w:szCs w:val="18"/>
                <w:lang w:val="id-ID"/>
              </w:rPr>
              <w:t>A</w:t>
            </w:r>
            <w:r w:rsidRPr="00D32437">
              <w:rPr>
                <w:rFonts w:ascii="Arial" w:hAnsi="Arial" w:cs="Arial"/>
                <w:sz w:val="18"/>
                <w:szCs w:val="18"/>
                <w:lang w:val="id-ID"/>
              </w:rPr>
              <w:t>;</w:t>
            </w:r>
          </w:p>
        </w:tc>
        <w:tc>
          <w:tcPr>
            <w:tcW w:w="0" w:type="auto"/>
            <w:tcBorders>
              <w:left w:val="nil"/>
            </w:tcBorders>
            <w:shd w:val="clear" w:color="auto" w:fill="auto"/>
          </w:tcPr>
          <w:p w14:paraId="7E724177" w14:textId="0818527D" w:rsidR="00B01EB2" w:rsidRPr="00D32437" w:rsidRDefault="00AB2B04" w:rsidP="00DC206B">
            <w:pPr>
              <w:pStyle w:val="ListParagraph"/>
              <w:numPr>
                <w:ilvl w:val="0"/>
                <w:numId w:val="57"/>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lang w:val="id-ID"/>
              </w:rPr>
              <w:t>Patient</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 a</w:t>
            </w:r>
            <w:r w:rsidR="00737FEF">
              <w:rPr>
                <w:rFonts w:ascii="Arial" w:eastAsia="Times New Roman" w:hAnsi="Arial" w:cs="Arial"/>
                <w:color w:val="000000"/>
                <w:sz w:val="18"/>
                <w:szCs w:val="18"/>
                <w:lang w:val="id-ID"/>
              </w:rPr>
              <w:t>n</w:t>
            </w:r>
            <w:r w:rsidR="009211C7">
              <w:rPr>
                <w:rFonts w:ascii="Arial" w:eastAsia="Times New Roman" w:hAnsi="Arial" w:cs="Arial"/>
                <w:color w:val="000000"/>
                <w:sz w:val="18"/>
                <w:szCs w:val="18"/>
                <w:lang w:val="id-ID"/>
              </w:rPr>
              <w:t xml:space="preserve"> </w:t>
            </w:r>
            <w:r w:rsidR="008F5E60">
              <w:rPr>
                <w:rFonts w:ascii="Arial" w:eastAsia="Times New Roman" w:hAnsi="Arial" w:cs="Arial"/>
                <w:color w:val="000000"/>
                <w:sz w:val="18"/>
                <w:szCs w:val="18"/>
              </w:rPr>
              <w:t>employee or contractor</w:t>
            </w:r>
            <w:r w:rsidR="00737FEF">
              <w:rPr>
                <w:rFonts w:ascii="Arial" w:eastAsia="Times New Roman" w:hAnsi="Arial" w:cs="Arial"/>
                <w:color w:val="000000"/>
                <w:sz w:val="18"/>
                <w:szCs w:val="18"/>
              </w:rPr>
              <w:t>’s</w:t>
            </w:r>
            <w:r w:rsidR="008F5E60">
              <w:rPr>
                <w:rFonts w:ascii="Arial" w:eastAsia="Times New Roman" w:hAnsi="Arial" w:cs="Arial"/>
                <w:color w:val="000000"/>
                <w:sz w:val="18"/>
                <w:szCs w:val="18"/>
              </w:rPr>
              <w:t xml:space="preserve"> worker (worker of </w:t>
            </w:r>
            <w:r w:rsidR="00D67627">
              <w:rPr>
                <w:rFonts w:ascii="Arial" w:eastAsia="Times New Roman" w:hAnsi="Arial" w:cs="Arial"/>
                <w:color w:val="000000"/>
                <w:sz w:val="18"/>
                <w:szCs w:val="18"/>
              </w:rPr>
              <w:t>the FIRST PARTY’s</w:t>
            </w:r>
            <w:r w:rsidR="008F5E60">
              <w:rPr>
                <w:rFonts w:ascii="Arial" w:eastAsia="Times New Roman" w:hAnsi="Arial" w:cs="Arial"/>
                <w:color w:val="000000"/>
                <w:sz w:val="18"/>
                <w:szCs w:val="18"/>
              </w:rPr>
              <w:t xml:space="preserve"> third party vendor) who </w:t>
            </w:r>
            <w:r w:rsidR="00462BDF" w:rsidRPr="00D32437">
              <w:rPr>
                <w:rFonts w:ascii="Arial" w:eastAsia="Times New Roman" w:hAnsi="Arial" w:cs="Arial"/>
                <w:color w:val="000000"/>
                <w:sz w:val="18"/>
                <w:szCs w:val="18"/>
                <w:lang w:val="id-ID"/>
              </w:rPr>
              <w:t xml:space="preserve"> performs work activities in the </w:t>
            </w:r>
            <w:r w:rsidR="00462BDF" w:rsidRPr="00D32437">
              <w:rPr>
                <w:rFonts w:ascii="Arial" w:eastAsia="Times New Roman" w:hAnsi="Arial" w:cs="Arial"/>
                <w:b/>
                <w:bCs/>
                <w:color w:val="000000"/>
                <w:sz w:val="18"/>
                <w:szCs w:val="18"/>
                <w:lang w:val="id-ID"/>
              </w:rPr>
              <w:t>FIRST PARTY</w:t>
            </w:r>
            <w:r w:rsidR="00462BDF" w:rsidRPr="00D32437">
              <w:rPr>
                <w:rFonts w:ascii="Arial" w:eastAsia="Times New Roman" w:hAnsi="Arial" w:cs="Arial"/>
                <w:color w:val="000000"/>
                <w:sz w:val="18"/>
                <w:szCs w:val="18"/>
                <w:lang w:val="id-ID"/>
              </w:rPr>
              <w:t xml:space="preserve"> place where the person suffer</w:t>
            </w:r>
            <w:r w:rsidR="008E5DBB">
              <w:rPr>
                <w:rFonts w:ascii="Arial" w:eastAsia="Times New Roman" w:hAnsi="Arial" w:cs="Arial"/>
                <w:color w:val="000000"/>
                <w:sz w:val="18"/>
                <w:szCs w:val="18"/>
              </w:rPr>
              <w:t>s</w:t>
            </w:r>
            <w:r w:rsidR="00462BDF" w:rsidRPr="00D32437">
              <w:rPr>
                <w:rFonts w:ascii="Arial" w:eastAsia="Times New Roman" w:hAnsi="Arial" w:cs="Arial"/>
                <w:color w:val="000000"/>
                <w:sz w:val="18"/>
                <w:szCs w:val="18"/>
                <w:lang w:val="id-ID"/>
              </w:rPr>
              <w:t xml:space="preserve"> a work accident </w:t>
            </w:r>
            <w:r w:rsidR="00576673">
              <w:rPr>
                <w:rFonts w:ascii="Arial" w:eastAsia="Times New Roman" w:hAnsi="Arial" w:cs="Arial"/>
                <w:color w:val="000000"/>
                <w:sz w:val="18"/>
                <w:szCs w:val="18"/>
              </w:rPr>
              <w:t xml:space="preserve">or </w:t>
            </w:r>
            <w:r w:rsidR="000C4424">
              <w:rPr>
                <w:rFonts w:ascii="Arial" w:eastAsia="Times New Roman" w:hAnsi="Arial" w:cs="Arial"/>
                <w:color w:val="000000"/>
                <w:sz w:val="18"/>
                <w:szCs w:val="18"/>
              </w:rPr>
              <w:t xml:space="preserve">is sick </w:t>
            </w:r>
            <w:r w:rsidR="00691F9C">
              <w:rPr>
                <w:rFonts w:ascii="Arial" w:eastAsia="Times New Roman" w:hAnsi="Arial" w:cs="Arial"/>
                <w:color w:val="000000"/>
                <w:sz w:val="18"/>
                <w:szCs w:val="18"/>
              </w:rPr>
              <w:t>and will</w:t>
            </w:r>
            <w:r w:rsidR="00462BDF" w:rsidRPr="00D32437">
              <w:rPr>
                <w:rFonts w:ascii="Arial" w:eastAsia="Times New Roman" w:hAnsi="Arial" w:cs="Arial"/>
                <w:color w:val="000000"/>
                <w:sz w:val="18"/>
                <w:szCs w:val="18"/>
                <w:lang w:val="id-ID"/>
              </w:rPr>
              <w:t xml:space="preserve"> obtain first aid </w:t>
            </w:r>
            <w:r w:rsidR="00E45E76">
              <w:rPr>
                <w:rFonts w:ascii="Arial" w:eastAsia="Times New Roman" w:hAnsi="Arial" w:cs="Arial"/>
                <w:color w:val="000000"/>
                <w:sz w:val="18"/>
                <w:szCs w:val="18"/>
              </w:rPr>
              <w:t>H</w:t>
            </w:r>
            <w:r w:rsidR="00691F9C">
              <w:rPr>
                <w:rFonts w:ascii="Arial" w:eastAsia="Times New Roman" w:hAnsi="Arial" w:cs="Arial"/>
                <w:color w:val="000000"/>
                <w:sz w:val="18"/>
                <w:szCs w:val="18"/>
              </w:rPr>
              <w:t xml:space="preserve">ealth </w:t>
            </w:r>
            <w:r w:rsidR="00E45E76">
              <w:rPr>
                <w:rFonts w:ascii="Arial" w:eastAsia="Times New Roman" w:hAnsi="Arial" w:cs="Arial"/>
                <w:color w:val="000000"/>
                <w:sz w:val="18"/>
                <w:szCs w:val="18"/>
              </w:rPr>
              <w:t>S</w:t>
            </w:r>
            <w:r w:rsidR="00691F9C">
              <w:rPr>
                <w:rFonts w:ascii="Arial" w:eastAsia="Times New Roman" w:hAnsi="Arial" w:cs="Arial"/>
                <w:color w:val="000000"/>
                <w:sz w:val="18"/>
                <w:szCs w:val="18"/>
              </w:rPr>
              <w:t xml:space="preserve">ervices </w:t>
            </w:r>
            <w:r w:rsidR="00462BDF" w:rsidRPr="00D32437">
              <w:rPr>
                <w:rFonts w:ascii="Arial" w:eastAsia="Times New Roman" w:hAnsi="Arial" w:cs="Arial"/>
                <w:color w:val="000000"/>
                <w:sz w:val="18"/>
                <w:szCs w:val="18"/>
                <w:lang w:val="id-ID"/>
              </w:rPr>
              <w:t xml:space="preserve">from the </w:t>
            </w:r>
            <w:r w:rsidR="00462BDF" w:rsidRPr="00D32437">
              <w:rPr>
                <w:rFonts w:ascii="Arial" w:eastAsia="Times New Roman" w:hAnsi="Arial" w:cs="Arial"/>
                <w:b/>
                <w:bCs/>
                <w:color w:val="000000"/>
                <w:sz w:val="18"/>
                <w:szCs w:val="18"/>
                <w:lang w:val="id-ID"/>
              </w:rPr>
              <w:t>SECOND PARTY</w:t>
            </w:r>
            <w:r w:rsidR="00EA277F" w:rsidRPr="00D32437">
              <w:rPr>
                <w:rFonts w:ascii="Arial" w:eastAsia="Times New Roman" w:hAnsi="Arial" w:cs="Arial"/>
                <w:color w:val="000000"/>
                <w:sz w:val="18"/>
                <w:szCs w:val="18"/>
              </w:rPr>
              <w:t>;</w:t>
            </w:r>
          </w:p>
        </w:tc>
      </w:tr>
      <w:tr w:rsidR="00B01EB2" w:rsidRPr="00D32437" w14:paraId="708EEC6E" w14:textId="77777777" w:rsidTr="00D43CCE">
        <w:trPr>
          <w:trHeight w:val="20"/>
        </w:trPr>
        <w:tc>
          <w:tcPr>
            <w:tcW w:w="4962" w:type="dxa"/>
            <w:shd w:val="clear" w:color="auto" w:fill="auto"/>
            <w:vAlign w:val="center"/>
          </w:tcPr>
          <w:p w14:paraId="69ED31BD" w14:textId="57B9FF52" w:rsidR="005E3495" w:rsidRPr="00D32437" w:rsidRDefault="00D40291" w:rsidP="00DC206B">
            <w:pPr>
              <w:pStyle w:val="ListParagraph"/>
              <w:numPr>
                <w:ilvl w:val="0"/>
                <w:numId w:val="5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sz w:val="18"/>
                <w:szCs w:val="18"/>
              </w:rPr>
              <w:t xml:space="preserve"> Kesehatan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r w:rsidR="005D78F3">
              <w:rPr>
                <w:rFonts w:ascii="Arial" w:hAnsi="Arial" w:cs="Arial"/>
                <w:sz w:val="18"/>
                <w:szCs w:val="18"/>
                <w:lang w:val="sv-SE"/>
              </w:rPr>
              <w:t>Kesehatan</w:t>
            </w:r>
            <w:r w:rsidR="00D6022B" w:rsidRPr="00D32437">
              <w:rPr>
                <w:rFonts w:ascii="Arial" w:hAnsi="Arial" w:cs="Arial"/>
                <w:sz w:val="18"/>
                <w:szCs w:val="18"/>
                <w:lang w:val="sv-SE"/>
              </w:rPr>
              <w:t xml:space="preserve"> </w:t>
            </w:r>
            <w:r w:rsidR="00D6022B" w:rsidRPr="00D32437">
              <w:rPr>
                <w:rFonts w:ascii="Arial" w:hAnsi="Arial" w:cs="Arial"/>
                <w:sz w:val="18"/>
                <w:szCs w:val="18"/>
              </w:rPr>
              <w:t>pada</w:t>
            </w:r>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hal</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berupa</w:t>
            </w:r>
            <w:proofErr w:type="spellEnd"/>
            <w:r w:rsidRPr="00D32437">
              <w:rPr>
                <w:rFonts w:ascii="Arial" w:hAnsi="Arial" w:cs="Arial"/>
                <w:sz w:val="18"/>
                <w:szCs w:val="18"/>
              </w:rPr>
              <w:t xml:space="preserve"> </w:t>
            </w:r>
            <w:proofErr w:type="spellStart"/>
            <w:r w:rsidRPr="00D32437">
              <w:rPr>
                <w:rFonts w:ascii="Arial" w:hAnsi="Arial" w:cs="Arial"/>
                <w:sz w:val="18"/>
                <w:szCs w:val="18"/>
              </w:rPr>
              <w:t>pemeriksaan</w:t>
            </w:r>
            <w:proofErr w:type="spellEnd"/>
            <w:r w:rsidRPr="00D32437">
              <w:rPr>
                <w:rFonts w:ascii="Arial" w:hAnsi="Arial" w:cs="Arial"/>
                <w:sz w:val="18"/>
                <w:szCs w:val="18"/>
              </w:rPr>
              <w:t xml:space="preserve"> </w:t>
            </w:r>
            <w:proofErr w:type="spellStart"/>
            <w:r w:rsidRPr="00D32437">
              <w:rPr>
                <w:rFonts w:ascii="Arial" w:hAnsi="Arial" w:cs="Arial"/>
                <w:sz w:val="18"/>
                <w:szCs w:val="18"/>
              </w:rPr>
              <w:t>fisik</w:t>
            </w:r>
            <w:proofErr w:type="spellEnd"/>
            <w:r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w:t>
            </w:r>
            <w:proofErr w:type="spellEnd"/>
            <w:r w:rsidRPr="00D32437">
              <w:rPr>
                <w:rFonts w:ascii="Arial" w:hAnsi="Arial" w:cs="Arial"/>
                <w:sz w:val="18"/>
                <w:szCs w:val="18"/>
              </w:rPr>
              <w:t xml:space="preserve"> </w:t>
            </w:r>
            <w:proofErr w:type="spellStart"/>
            <w:r w:rsidRPr="00D32437">
              <w:rPr>
                <w:rFonts w:ascii="Arial" w:hAnsi="Arial" w:cs="Arial"/>
                <w:sz w:val="18"/>
                <w:szCs w:val="18"/>
              </w:rPr>
              <w:t>medis</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pemberian</w:t>
            </w:r>
            <w:proofErr w:type="spellEnd"/>
            <w:r w:rsidR="00B76CA6" w:rsidRPr="00D32437">
              <w:rPr>
                <w:rFonts w:ascii="Arial" w:hAnsi="Arial" w:cs="Arial"/>
                <w:sz w:val="18"/>
                <w:szCs w:val="18"/>
              </w:rPr>
              <w:t xml:space="preserve"> </w:t>
            </w:r>
            <w:proofErr w:type="spellStart"/>
            <w:r w:rsidRPr="00D32437">
              <w:rPr>
                <w:rFonts w:ascii="Arial" w:hAnsi="Arial" w:cs="Arial"/>
                <w:sz w:val="18"/>
                <w:szCs w:val="18"/>
              </w:rPr>
              <w:t>terapi</w:t>
            </w:r>
            <w:proofErr w:type="spellEnd"/>
            <w:r w:rsidR="00354EBD" w:rsidRPr="00D32437">
              <w:rPr>
                <w:rFonts w:ascii="Arial" w:hAnsi="Arial" w:cs="Arial"/>
                <w:sz w:val="18"/>
                <w:szCs w:val="18"/>
              </w:rPr>
              <w:t xml:space="preserve"> dan </w:t>
            </w:r>
            <w:r w:rsidR="00A55C4E" w:rsidRPr="00D32437">
              <w:rPr>
                <w:rFonts w:ascii="Arial" w:hAnsi="Arial" w:cs="Arial"/>
                <w:sz w:val="18"/>
                <w:szCs w:val="18"/>
              </w:rPr>
              <w:t xml:space="preserve">Tindakan </w:t>
            </w:r>
            <w:proofErr w:type="spellStart"/>
            <w:r w:rsidR="00A55C4E" w:rsidRPr="00D32437">
              <w:rPr>
                <w:rFonts w:ascii="Arial" w:hAnsi="Arial" w:cs="Arial"/>
                <w:sz w:val="18"/>
                <w:szCs w:val="18"/>
              </w:rPr>
              <w:t>Pertama</w:t>
            </w:r>
            <w:proofErr w:type="spellEnd"/>
            <w:r w:rsidR="00A55C4E" w:rsidRPr="00D32437">
              <w:rPr>
                <w:rFonts w:ascii="Arial" w:hAnsi="Arial" w:cs="Arial"/>
                <w:sz w:val="18"/>
                <w:szCs w:val="18"/>
              </w:rPr>
              <w:t xml:space="preserve">/Bantuan pada </w:t>
            </w:r>
            <w:proofErr w:type="spellStart"/>
            <w:r w:rsidR="00A55C4E" w:rsidRPr="00D32437">
              <w:rPr>
                <w:rFonts w:ascii="Arial" w:hAnsi="Arial" w:cs="Arial"/>
                <w:sz w:val="18"/>
                <w:szCs w:val="18"/>
              </w:rPr>
              <w:t>saat</w:t>
            </w:r>
            <w:proofErr w:type="spellEnd"/>
            <w:r w:rsidR="002A588D" w:rsidRPr="00D32437">
              <w:rPr>
                <w:rFonts w:ascii="Arial" w:hAnsi="Arial" w:cs="Arial"/>
                <w:sz w:val="18"/>
                <w:szCs w:val="18"/>
              </w:rPr>
              <w:t xml:space="preserve"> </w:t>
            </w:r>
            <w:proofErr w:type="spellStart"/>
            <w:r w:rsidR="00BE5D7D" w:rsidRPr="00D32437">
              <w:rPr>
                <w:rFonts w:ascii="Arial" w:hAnsi="Arial" w:cs="Arial"/>
                <w:sz w:val="18"/>
                <w:szCs w:val="18"/>
              </w:rPr>
              <w:t>terjadi</w:t>
            </w:r>
            <w:proofErr w:type="spellEnd"/>
            <w:r w:rsidR="00BE5D7D"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proofErr w:type="gramStart"/>
            <w:r w:rsidR="005D78F3">
              <w:rPr>
                <w:rFonts w:ascii="Arial" w:hAnsi="Arial" w:cs="Arial"/>
                <w:sz w:val="18"/>
                <w:szCs w:val="18"/>
              </w:rPr>
              <w:t>Kedua</w:t>
            </w:r>
            <w:proofErr w:type="spellEnd"/>
            <w:r w:rsidR="005D78F3">
              <w:rPr>
                <w:rFonts w:ascii="Arial" w:hAnsi="Arial" w:cs="Arial"/>
                <w:sz w:val="18"/>
                <w:szCs w:val="18"/>
              </w:rPr>
              <w:t xml:space="preserve"> </w:t>
            </w:r>
            <w:r w:rsidRPr="00D32437">
              <w:rPr>
                <w:rFonts w:ascii="Arial" w:hAnsi="Arial" w:cs="Arial"/>
                <w:sz w:val="18"/>
                <w:szCs w:val="18"/>
                <w:lang w:val="id-ID"/>
              </w:rPr>
              <w:t>;</w:t>
            </w:r>
            <w:proofErr w:type="gramEnd"/>
          </w:p>
        </w:tc>
        <w:tc>
          <w:tcPr>
            <w:tcW w:w="0" w:type="auto"/>
            <w:tcBorders>
              <w:left w:val="nil"/>
            </w:tcBorders>
            <w:shd w:val="clear" w:color="auto" w:fill="auto"/>
          </w:tcPr>
          <w:p w14:paraId="4B9A111A" w14:textId="409A5914" w:rsidR="00B01EB2" w:rsidRPr="00D32437" w:rsidRDefault="00AF0E9B" w:rsidP="00DC206B">
            <w:pPr>
              <w:pStyle w:val="ListParagraph"/>
              <w:numPr>
                <w:ilvl w:val="0"/>
                <w:numId w:val="58"/>
              </w:numPr>
              <w:spacing w:after="0" w:line="240" w:lineRule="auto"/>
              <w:ind w:left="314"/>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Health </w:t>
            </w:r>
            <w:r w:rsidR="00A67E26">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 </w:t>
            </w:r>
            <w:r w:rsidR="00B76CA6" w:rsidRPr="00D32437">
              <w:rPr>
                <w:rFonts w:ascii="Arial" w:hAnsi="Arial" w:cs="Arial"/>
                <w:sz w:val="18"/>
                <w:szCs w:val="18"/>
              </w:rPr>
              <w:t xml:space="preserve"> i</w:t>
            </w:r>
            <w:r w:rsidR="00B76CA6" w:rsidRPr="00D32437">
              <w:rPr>
                <w:rFonts w:ascii="Arial" w:eastAsia="Times New Roman" w:hAnsi="Arial" w:cs="Arial"/>
                <w:color w:val="000000"/>
                <w:sz w:val="18"/>
                <w:szCs w:val="18"/>
                <w:lang w:val="id-ID"/>
              </w:rPr>
              <w:t xml:space="preserve">s </w:t>
            </w:r>
            <w:r w:rsidR="00BB665A">
              <w:rPr>
                <w:rFonts w:ascii="Arial" w:eastAsia="Times New Roman" w:hAnsi="Arial" w:cs="Arial"/>
                <w:color w:val="000000"/>
                <w:sz w:val="18"/>
                <w:szCs w:val="18"/>
              </w:rPr>
              <w:t>the medical treatment</w:t>
            </w:r>
            <w:r w:rsidR="001A37A9">
              <w:rPr>
                <w:rFonts w:ascii="Arial" w:eastAsia="Times New Roman" w:hAnsi="Arial" w:cs="Arial"/>
                <w:color w:val="000000"/>
                <w:sz w:val="18"/>
                <w:szCs w:val="18"/>
                <w:lang w:val="id-ID"/>
              </w:rPr>
              <w:t>’</w:t>
            </w:r>
            <w:r w:rsidR="00B76CA6" w:rsidRPr="00D32437">
              <w:rPr>
                <w:rFonts w:ascii="Arial" w:eastAsia="Times New Roman" w:hAnsi="Arial" w:cs="Arial"/>
                <w:color w:val="000000"/>
                <w:sz w:val="18"/>
                <w:szCs w:val="18"/>
                <w:lang w:val="id-ID"/>
              </w:rPr>
              <w:t xml:space="preserve"> service</w:t>
            </w:r>
            <w:r w:rsidR="00C96168">
              <w:rPr>
                <w:rFonts w:ascii="Arial" w:eastAsia="Times New Roman" w:hAnsi="Arial" w:cs="Arial"/>
                <w:color w:val="000000"/>
                <w:sz w:val="18"/>
                <w:szCs w:val="18"/>
              </w:rPr>
              <w:t>s</w:t>
            </w:r>
            <w:r w:rsidR="00B76CA6" w:rsidRPr="00D32437">
              <w:rPr>
                <w:rFonts w:ascii="Arial" w:eastAsia="Times New Roman" w:hAnsi="Arial" w:cs="Arial"/>
                <w:color w:val="000000"/>
                <w:sz w:val="18"/>
                <w:szCs w:val="18"/>
                <w:lang w:val="id-ID"/>
              </w:rPr>
              <w:t xml:space="preserve"> </w:t>
            </w:r>
            <w:r w:rsidR="00BB665A">
              <w:rPr>
                <w:rFonts w:ascii="Arial" w:eastAsia="Times New Roman" w:hAnsi="Arial" w:cs="Arial"/>
                <w:color w:val="000000"/>
                <w:sz w:val="18"/>
                <w:szCs w:val="18"/>
              </w:rPr>
              <w:t xml:space="preserve">to </w:t>
            </w:r>
            <w:r w:rsidR="001A78E8">
              <w:rPr>
                <w:rFonts w:ascii="Arial" w:eastAsia="Times New Roman" w:hAnsi="Arial" w:cs="Arial"/>
                <w:color w:val="000000"/>
                <w:sz w:val="18"/>
                <w:szCs w:val="18"/>
              </w:rPr>
              <w:t xml:space="preserve">the </w:t>
            </w:r>
            <w:r w:rsidR="00BB665A">
              <w:rPr>
                <w:rFonts w:ascii="Arial" w:eastAsia="Times New Roman" w:hAnsi="Arial" w:cs="Arial"/>
                <w:color w:val="000000"/>
                <w:sz w:val="18"/>
                <w:szCs w:val="18"/>
              </w:rPr>
              <w:t>Patient</w:t>
            </w:r>
            <w:r w:rsidR="00EA30EC">
              <w:rPr>
                <w:rFonts w:ascii="Arial" w:eastAsia="Times New Roman" w:hAnsi="Arial" w:cs="Arial"/>
                <w:color w:val="000000"/>
                <w:sz w:val="18"/>
                <w:szCs w:val="18"/>
              </w:rPr>
              <w:t>s</w:t>
            </w:r>
            <w:r w:rsidR="00254E57">
              <w:rPr>
                <w:rFonts w:ascii="Arial" w:eastAsia="Times New Roman" w:hAnsi="Arial" w:cs="Arial"/>
                <w:color w:val="000000"/>
                <w:sz w:val="18"/>
                <w:szCs w:val="18"/>
              </w:rPr>
              <w:t xml:space="preserve"> </w:t>
            </w:r>
            <w:r w:rsidR="00B76CA6" w:rsidRPr="00D32437">
              <w:rPr>
                <w:rFonts w:ascii="Arial" w:eastAsia="Times New Roman" w:hAnsi="Arial" w:cs="Arial"/>
                <w:color w:val="000000"/>
                <w:sz w:val="18"/>
                <w:szCs w:val="18"/>
                <w:lang w:val="id-ID"/>
              </w:rPr>
              <w:t>in th</w:t>
            </w:r>
            <w:r w:rsidR="001A78E8">
              <w:rPr>
                <w:rFonts w:ascii="Arial" w:eastAsia="Times New Roman" w:hAnsi="Arial" w:cs="Arial"/>
                <w:color w:val="000000"/>
                <w:sz w:val="18"/>
                <w:szCs w:val="18"/>
              </w:rPr>
              <w:t>e</w:t>
            </w:r>
            <w:r w:rsidR="00254E57">
              <w:rPr>
                <w:rFonts w:ascii="Arial" w:eastAsia="Times New Roman" w:hAnsi="Arial" w:cs="Arial"/>
                <w:color w:val="000000"/>
                <w:sz w:val="18"/>
                <w:szCs w:val="18"/>
              </w:rPr>
              <w:t xml:space="preserve"> </w:t>
            </w:r>
            <w:r w:rsidR="001A78E8">
              <w:rPr>
                <w:rFonts w:ascii="Arial" w:eastAsia="Times New Roman" w:hAnsi="Arial" w:cs="Arial"/>
                <w:color w:val="000000"/>
                <w:sz w:val="18"/>
                <w:szCs w:val="18"/>
              </w:rPr>
              <w:t xml:space="preserve">form </w:t>
            </w:r>
            <w:r w:rsidR="0083387B">
              <w:rPr>
                <w:rFonts w:ascii="Arial" w:eastAsia="Times New Roman" w:hAnsi="Arial" w:cs="Arial"/>
                <w:color w:val="000000"/>
                <w:sz w:val="18"/>
                <w:szCs w:val="18"/>
              </w:rPr>
              <w:t>such as</w:t>
            </w:r>
            <w:r w:rsidR="00B76CA6" w:rsidRPr="00D32437">
              <w:rPr>
                <w:rFonts w:ascii="Arial" w:eastAsia="Times New Roman" w:hAnsi="Arial" w:cs="Arial"/>
                <w:color w:val="000000"/>
                <w:sz w:val="18"/>
                <w:szCs w:val="18"/>
                <w:lang w:val="id-ID"/>
              </w:rPr>
              <w:t xml:space="preserve"> physical examination, </w:t>
            </w:r>
            <w:r w:rsidR="0083387B">
              <w:rPr>
                <w:rFonts w:ascii="Arial" w:eastAsia="Times New Roman" w:hAnsi="Arial" w:cs="Arial"/>
                <w:color w:val="000000"/>
                <w:sz w:val="18"/>
                <w:szCs w:val="18"/>
              </w:rPr>
              <w:t>m</w:t>
            </w:r>
            <w:r w:rsidR="00B76CA6" w:rsidRPr="00D32437">
              <w:rPr>
                <w:rFonts w:ascii="Arial" w:eastAsia="Times New Roman" w:hAnsi="Arial" w:cs="Arial"/>
                <w:color w:val="000000"/>
                <w:sz w:val="18"/>
                <w:szCs w:val="18"/>
                <w:lang w:val="id-ID"/>
              </w:rPr>
              <w:t xml:space="preserve">edical action, therapy </w:t>
            </w:r>
            <w:r w:rsidR="00A55C4E" w:rsidRPr="00D32437">
              <w:rPr>
                <w:rFonts w:ascii="Arial" w:eastAsia="Times New Roman" w:hAnsi="Arial" w:cs="Arial"/>
                <w:color w:val="000000"/>
                <w:sz w:val="18"/>
                <w:szCs w:val="18"/>
              </w:rPr>
              <w:t xml:space="preserve">and First </w:t>
            </w:r>
            <w:r w:rsidR="0094672C">
              <w:rPr>
                <w:rFonts w:ascii="Arial" w:eastAsia="Times New Roman" w:hAnsi="Arial" w:cs="Arial"/>
                <w:color w:val="000000"/>
                <w:sz w:val="18"/>
                <w:szCs w:val="18"/>
              </w:rPr>
              <w:t xml:space="preserve">Aid </w:t>
            </w:r>
            <w:r w:rsidR="00A55C4E" w:rsidRPr="00D32437">
              <w:rPr>
                <w:rFonts w:ascii="Arial" w:eastAsia="Times New Roman" w:hAnsi="Arial" w:cs="Arial"/>
                <w:color w:val="000000"/>
                <w:sz w:val="18"/>
                <w:szCs w:val="18"/>
              </w:rPr>
              <w:t>A</w:t>
            </w:r>
            <w:r w:rsidR="00B76CA6" w:rsidRPr="00D32437">
              <w:rPr>
                <w:rFonts w:ascii="Arial" w:eastAsia="Times New Roman" w:hAnsi="Arial" w:cs="Arial"/>
                <w:color w:val="000000"/>
                <w:sz w:val="18"/>
                <w:szCs w:val="18"/>
                <w:lang w:val="id-ID"/>
              </w:rPr>
              <w:t>ction</w:t>
            </w:r>
            <w:r w:rsidR="00A55C4E" w:rsidRPr="00D32437">
              <w:rPr>
                <w:rFonts w:ascii="Arial" w:eastAsia="Times New Roman" w:hAnsi="Arial" w:cs="Arial"/>
                <w:color w:val="000000"/>
                <w:sz w:val="18"/>
                <w:szCs w:val="18"/>
              </w:rPr>
              <w:t>/</w:t>
            </w:r>
            <w:r w:rsidR="004C79DE">
              <w:rPr>
                <w:rFonts w:ascii="Arial" w:eastAsia="Times New Roman" w:hAnsi="Arial" w:cs="Arial"/>
                <w:color w:val="000000"/>
                <w:sz w:val="18"/>
                <w:szCs w:val="18"/>
              </w:rPr>
              <w:t>Assistance</w:t>
            </w:r>
            <w:r w:rsidR="00756B38">
              <w:rPr>
                <w:rFonts w:ascii="Arial" w:eastAsia="Times New Roman" w:hAnsi="Arial" w:cs="Arial"/>
                <w:color w:val="000000"/>
                <w:sz w:val="18"/>
                <w:szCs w:val="18"/>
              </w:rPr>
              <w:t>, Patient</w:t>
            </w:r>
            <w:r w:rsidR="0046722C">
              <w:rPr>
                <w:rFonts w:ascii="Arial" w:eastAsia="Times New Roman" w:hAnsi="Arial" w:cs="Arial"/>
                <w:color w:val="000000"/>
                <w:sz w:val="18"/>
                <w:szCs w:val="18"/>
              </w:rPr>
              <w:t xml:space="preserve"> Care and Emergency Services</w:t>
            </w:r>
            <w:r w:rsidR="00A55C4E" w:rsidRPr="00D32437">
              <w:rPr>
                <w:rFonts w:ascii="Arial" w:eastAsia="Times New Roman" w:hAnsi="Arial" w:cs="Arial"/>
                <w:color w:val="000000"/>
                <w:sz w:val="18"/>
                <w:szCs w:val="18"/>
              </w:rPr>
              <w:t xml:space="preserve"> from the </w:t>
            </w:r>
            <w:r w:rsidR="00A55C4E" w:rsidRPr="00A51B1D">
              <w:rPr>
                <w:rFonts w:ascii="Arial" w:eastAsia="Times New Roman" w:hAnsi="Arial" w:cs="Arial"/>
                <w:b/>
                <w:bCs/>
                <w:color w:val="000000"/>
                <w:sz w:val="18"/>
                <w:szCs w:val="18"/>
              </w:rPr>
              <w:t>SECOND PARTY</w:t>
            </w:r>
            <w:r w:rsidR="00B76CA6" w:rsidRPr="00D32437">
              <w:rPr>
                <w:rFonts w:ascii="Arial" w:eastAsia="Times New Roman" w:hAnsi="Arial" w:cs="Arial"/>
                <w:color w:val="000000"/>
                <w:sz w:val="18"/>
                <w:szCs w:val="18"/>
              </w:rPr>
              <w:t>;</w:t>
            </w:r>
          </w:p>
        </w:tc>
      </w:tr>
      <w:tr w:rsidR="00B01EB2" w:rsidRPr="00D32437" w14:paraId="2DD9EBAF" w14:textId="77777777" w:rsidTr="00D43CCE">
        <w:trPr>
          <w:trHeight w:val="20"/>
        </w:trPr>
        <w:tc>
          <w:tcPr>
            <w:tcW w:w="4962" w:type="dxa"/>
            <w:shd w:val="clear" w:color="auto" w:fill="auto"/>
            <w:vAlign w:val="center"/>
          </w:tcPr>
          <w:p w14:paraId="18F64409" w14:textId="33C694F3"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Rawat</w:t>
            </w:r>
            <w:r w:rsidRPr="00D32437">
              <w:rPr>
                <w:rFonts w:ascii="Arial" w:hAnsi="Arial" w:cs="Arial"/>
                <w:b/>
                <w:bCs/>
                <w:sz w:val="18"/>
                <w:szCs w:val="18"/>
                <w:lang w:val="sv-SE"/>
              </w:rPr>
              <w:t xml:space="preserve"> Jalan</w:t>
            </w:r>
            <w:r w:rsidRPr="00D32437">
              <w:rPr>
                <w:rFonts w:ascii="Arial" w:hAnsi="Arial" w:cs="Arial"/>
                <w:sz w:val="18"/>
                <w:szCs w:val="18"/>
                <w:lang w:val="sv-SE"/>
              </w:rPr>
              <w:t xml:space="preserve"> adalah</w:t>
            </w:r>
            <w:r w:rsidR="005D78F3">
              <w:rPr>
                <w:rFonts w:ascii="Arial" w:hAnsi="Arial" w:cs="Arial"/>
                <w:sz w:val="18"/>
                <w:szCs w:val="18"/>
                <w:lang w:val="sv-SE"/>
              </w:rPr>
              <w:t xml:space="preserve"> saran dan masukan layanan kesehatan </w:t>
            </w:r>
            <w:r w:rsidRPr="00D32437">
              <w:rPr>
                <w:rFonts w:ascii="Arial" w:hAnsi="Arial" w:cs="Arial"/>
                <w:sz w:val="18"/>
                <w:szCs w:val="18"/>
                <w:lang w:val="sv-SE"/>
              </w:rPr>
              <w:t xml:space="preserve">yang diberikan </w:t>
            </w:r>
            <w:r w:rsidRPr="00D32437">
              <w:rPr>
                <w:rFonts w:ascii="Arial" w:hAnsi="Arial" w:cs="Arial"/>
                <w:b/>
                <w:bCs/>
                <w:sz w:val="18"/>
                <w:szCs w:val="18"/>
                <w:lang w:val="sv-SE"/>
              </w:rPr>
              <w:t>PIHAK KEDUA</w:t>
            </w:r>
            <w:r w:rsidRPr="00D32437">
              <w:rPr>
                <w:rFonts w:ascii="Arial" w:hAnsi="Arial" w:cs="Arial"/>
                <w:sz w:val="18"/>
                <w:szCs w:val="18"/>
                <w:lang w:val="sv-SE"/>
              </w:rPr>
              <w:t xml:space="preserve"> kepada Pasien untuk</w:t>
            </w:r>
            <w:r w:rsidR="005D78F3">
              <w:rPr>
                <w:rFonts w:ascii="Arial" w:hAnsi="Arial" w:cs="Arial"/>
                <w:sz w:val="18"/>
                <w:szCs w:val="18"/>
                <w:lang w:val="sv-SE"/>
              </w:rPr>
              <w:t xml:space="preserve"> cuti </w:t>
            </w:r>
            <w:proofErr w:type="gramStart"/>
            <w:r w:rsidR="005D78F3">
              <w:rPr>
                <w:rFonts w:ascii="Arial" w:hAnsi="Arial" w:cs="Arial"/>
                <w:sz w:val="18"/>
                <w:szCs w:val="18"/>
                <w:lang w:val="sv-SE"/>
              </w:rPr>
              <w:t xml:space="preserve">sakit </w:t>
            </w:r>
            <w:r w:rsidRPr="00D32437">
              <w:rPr>
                <w:rFonts w:ascii="Arial" w:hAnsi="Arial" w:cs="Arial"/>
                <w:sz w:val="18"/>
                <w:szCs w:val="18"/>
                <w:lang w:val="sv-SE"/>
              </w:rPr>
              <w:t xml:space="preserve"> sementara</w:t>
            </w:r>
            <w:proofErr w:type="gramEnd"/>
            <w:r w:rsidRPr="00D32437">
              <w:rPr>
                <w:rFonts w:ascii="Arial" w:hAnsi="Arial" w:cs="Arial"/>
                <w:sz w:val="18"/>
                <w:szCs w:val="18"/>
                <w:lang w:val="sv-SE"/>
              </w:rPr>
              <w:t xml:space="preserve"> selama jam kerja</w:t>
            </w:r>
            <w:r w:rsidR="00354EBD" w:rsidRPr="00D32437">
              <w:rPr>
                <w:rFonts w:ascii="Arial" w:hAnsi="Arial" w:cs="Arial"/>
                <w:sz w:val="18"/>
                <w:szCs w:val="18"/>
                <w:lang w:val="sv-SE"/>
              </w:rPr>
              <w:t xml:space="preserve"> Tenaga Kesehatan </w:t>
            </w:r>
            <w:r w:rsidR="005D78F3">
              <w:rPr>
                <w:rFonts w:ascii="Arial" w:hAnsi="Arial" w:cs="Arial"/>
                <w:sz w:val="18"/>
                <w:szCs w:val="18"/>
                <w:lang w:val="sv-SE"/>
              </w:rPr>
              <w:t>===.</w:t>
            </w:r>
          </w:p>
        </w:tc>
        <w:tc>
          <w:tcPr>
            <w:tcW w:w="0" w:type="auto"/>
            <w:tcBorders>
              <w:left w:val="nil"/>
            </w:tcBorders>
            <w:shd w:val="clear" w:color="auto" w:fill="auto"/>
          </w:tcPr>
          <w:p w14:paraId="3A9CD666" w14:textId="06DB2C78" w:rsidR="00B01EB2" w:rsidRPr="00D32437" w:rsidRDefault="000F3FD4" w:rsidP="00DC206B">
            <w:pPr>
              <w:pStyle w:val="ListParagraph"/>
              <w:numPr>
                <w:ilvl w:val="0"/>
                <w:numId w:val="76"/>
              </w:numPr>
              <w:spacing w:after="0" w:line="240" w:lineRule="auto"/>
              <w:ind w:left="317"/>
              <w:jc w:val="both"/>
              <w:rPr>
                <w:rFonts w:ascii="Arial" w:eastAsia="Times New Roman" w:hAnsi="Arial" w:cs="Arial"/>
                <w:b/>
                <w:bCs/>
                <w:color w:val="000000"/>
                <w:sz w:val="18"/>
                <w:szCs w:val="18"/>
                <w:lang w:val="id-ID"/>
              </w:rPr>
            </w:pPr>
            <w:r>
              <w:rPr>
                <w:rFonts w:ascii="Arial" w:eastAsia="Times New Roman" w:hAnsi="Arial" w:cs="Arial"/>
                <w:b/>
                <w:bCs/>
                <w:color w:val="000000"/>
                <w:sz w:val="18"/>
                <w:szCs w:val="18"/>
              </w:rPr>
              <w:t>P</w:t>
            </w:r>
            <w:r w:rsidR="00AF0E9B" w:rsidRPr="00D32437">
              <w:rPr>
                <w:rFonts w:ascii="Arial" w:eastAsia="Times New Roman" w:hAnsi="Arial" w:cs="Arial"/>
                <w:b/>
                <w:bCs/>
                <w:color w:val="000000"/>
                <w:sz w:val="18"/>
                <w:szCs w:val="18"/>
                <w:lang w:val="id-ID"/>
              </w:rPr>
              <w:t xml:space="preserve">atient </w:t>
            </w:r>
            <w:proofErr w:type="gramStart"/>
            <w:r w:rsidR="00AF0E9B" w:rsidRPr="00D32437">
              <w:rPr>
                <w:rFonts w:ascii="Arial" w:eastAsia="Times New Roman" w:hAnsi="Arial" w:cs="Arial"/>
                <w:b/>
                <w:bCs/>
                <w:color w:val="000000"/>
                <w:sz w:val="18"/>
                <w:szCs w:val="18"/>
                <w:lang w:val="id-ID"/>
              </w:rPr>
              <w:t xml:space="preserve">care </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w:t>
            </w:r>
            <w:proofErr w:type="gramEnd"/>
            <w:r w:rsidR="00462BDF"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the advice and suggestion</w:t>
            </w:r>
            <w:r w:rsidR="00462BDF" w:rsidRPr="00D32437">
              <w:rPr>
                <w:rFonts w:ascii="Arial" w:eastAsia="Times New Roman" w:hAnsi="Arial" w:cs="Arial"/>
                <w:color w:val="000000"/>
                <w:sz w:val="18"/>
                <w:szCs w:val="18"/>
                <w:lang w:val="id-ID"/>
              </w:rPr>
              <w:t xml:space="preserve"> </w:t>
            </w:r>
            <w:r w:rsidR="002D2F7F">
              <w:rPr>
                <w:rFonts w:ascii="Arial" w:eastAsia="Times New Roman" w:hAnsi="Arial" w:cs="Arial"/>
                <w:color w:val="000000"/>
                <w:sz w:val="18"/>
                <w:szCs w:val="18"/>
              </w:rPr>
              <w:t xml:space="preserve">provided by </w:t>
            </w:r>
            <w:r w:rsidR="00462BDF" w:rsidRPr="00D32437">
              <w:rPr>
                <w:rFonts w:ascii="Arial" w:eastAsia="Times New Roman" w:hAnsi="Arial" w:cs="Arial"/>
                <w:color w:val="000000"/>
                <w:sz w:val="18"/>
                <w:szCs w:val="18"/>
                <w:lang w:val="id-ID"/>
              </w:rPr>
              <w:t xml:space="preserve">the </w:t>
            </w:r>
            <w:r w:rsidR="00462BDF" w:rsidRPr="00D32437">
              <w:rPr>
                <w:rFonts w:ascii="Arial" w:eastAsia="Times New Roman" w:hAnsi="Arial" w:cs="Arial"/>
                <w:b/>
                <w:bCs/>
                <w:color w:val="000000"/>
                <w:sz w:val="18"/>
                <w:szCs w:val="18"/>
                <w:lang w:val="id-ID"/>
              </w:rPr>
              <w:t>SECOND PARTY</w:t>
            </w:r>
            <w:r w:rsidR="00462BDF" w:rsidRPr="00D32437">
              <w:rPr>
                <w:rFonts w:ascii="Arial" w:eastAsia="Times New Roman" w:hAnsi="Arial" w:cs="Arial"/>
                <w:color w:val="000000"/>
                <w:sz w:val="18"/>
                <w:szCs w:val="18"/>
                <w:lang w:val="id-ID"/>
              </w:rPr>
              <w:t xml:space="preserve">to </w:t>
            </w:r>
            <w:r>
              <w:rPr>
                <w:rFonts w:ascii="Arial" w:eastAsia="Times New Roman" w:hAnsi="Arial" w:cs="Arial"/>
                <w:b/>
                <w:bCs/>
                <w:color w:val="000000"/>
                <w:sz w:val="18"/>
                <w:szCs w:val="18"/>
              </w:rPr>
              <w:t>P</w:t>
            </w:r>
            <w:r w:rsidR="00462BDF" w:rsidRPr="00A51B1D">
              <w:rPr>
                <w:rFonts w:ascii="Arial" w:eastAsia="Times New Roman" w:hAnsi="Arial" w:cs="Arial"/>
                <w:b/>
                <w:bCs/>
                <w:color w:val="000000"/>
                <w:sz w:val="18"/>
                <w:szCs w:val="18"/>
                <w:lang w:val="id-ID"/>
              </w:rPr>
              <w:t>atients</w:t>
            </w:r>
            <w:r w:rsidR="00462BDF" w:rsidRPr="00D32437">
              <w:rPr>
                <w:rFonts w:ascii="Arial" w:eastAsia="Times New Roman" w:hAnsi="Arial" w:cs="Arial"/>
                <w:color w:val="000000"/>
                <w:sz w:val="18"/>
                <w:szCs w:val="18"/>
                <w:lang w:val="id-ID"/>
              </w:rPr>
              <w:t xml:space="preserve"> for </w:t>
            </w:r>
            <w:r>
              <w:rPr>
                <w:rFonts w:ascii="Arial" w:eastAsia="Times New Roman" w:hAnsi="Arial" w:cs="Arial"/>
                <w:color w:val="000000"/>
                <w:sz w:val="18"/>
                <w:szCs w:val="18"/>
              </w:rPr>
              <w:t xml:space="preserve">the </w:t>
            </w:r>
            <w:r w:rsidR="00EC424D">
              <w:rPr>
                <w:rFonts w:ascii="Arial" w:eastAsia="Times New Roman" w:hAnsi="Arial" w:cs="Arial"/>
                <w:color w:val="000000"/>
                <w:sz w:val="18"/>
                <w:szCs w:val="18"/>
              </w:rPr>
              <w:t>sick leave</w:t>
            </w:r>
            <w:r w:rsidR="00462BDF" w:rsidRPr="00D32437">
              <w:rPr>
                <w:rFonts w:ascii="Arial" w:eastAsia="Times New Roman" w:hAnsi="Arial" w:cs="Arial"/>
                <w:color w:val="000000"/>
                <w:sz w:val="18"/>
                <w:szCs w:val="18"/>
                <w:lang w:val="id-ID"/>
              </w:rPr>
              <w:t xml:space="preserve"> during work hours</w:t>
            </w:r>
            <w:r w:rsidR="00EA277F" w:rsidRPr="00D32437">
              <w:rPr>
                <w:rFonts w:ascii="Arial" w:eastAsia="Times New Roman" w:hAnsi="Arial" w:cs="Arial"/>
                <w:color w:val="000000"/>
                <w:sz w:val="18"/>
                <w:szCs w:val="18"/>
              </w:rPr>
              <w:t>;</w:t>
            </w:r>
          </w:p>
        </w:tc>
      </w:tr>
      <w:tr w:rsidR="00B01EB2" w:rsidRPr="00D32437" w14:paraId="18434707" w14:textId="77777777" w:rsidTr="00D43CCE">
        <w:trPr>
          <w:trHeight w:val="20"/>
        </w:trPr>
        <w:tc>
          <w:tcPr>
            <w:tcW w:w="4962" w:type="dxa"/>
            <w:shd w:val="clear" w:color="auto" w:fill="auto"/>
            <w:vAlign w:val="center"/>
          </w:tcPr>
          <w:p w14:paraId="73DBC15B" w14:textId="37699DFF"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bCs/>
                <w:sz w:val="18"/>
                <w:szCs w:val="18"/>
                <w:lang w:val="sv-SE"/>
              </w:rPr>
              <w:t xml:space="preserve"> Gawat Darurat </w:t>
            </w:r>
            <w:r w:rsidRPr="00D32437">
              <w:rPr>
                <w:rFonts w:ascii="Arial" w:hAnsi="Arial" w:cs="Arial"/>
                <w:sz w:val="18"/>
                <w:szCs w:val="18"/>
                <w:lang w:val="sv-SE"/>
              </w:rPr>
              <w:t xml:space="preserve">adalah pelayanan perawatan kesehatan bagi </w:t>
            </w:r>
            <w:r w:rsidR="005C3734" w:rsidRPr="00D32437">
              <w:rPr>
                <w:rFonts w:ascii="Arial" w:hAnsi="Arial" w:cs="Arial"/>
                <w:sz w:val="18"/>
                <w:szCs w:val="18"/>
                <w:lang w:val="sv-SE"/>
              </w:rPr>
              <w:t>Peserta di</w:t>
            </w:r>
            <w:r w:rsidR="00354EBD" w:rsidRPr="00D32437">
              <w:rPr>
                <w:rFonts w:ascii="Arial" w:hAnsi="Arial" w:cs="Arial"/>
                <w:sz w:val="18"/>
                <w:szCs w:val="18"/>
                <w:lang w:val="sv-SE"/>
              </w:rPr>
              <w:t xml:space="preserve"> </w:t>
            </w:r>
            <w:r w:rsidR="002A588D" w:rsidRPr="00D32437">
              <w:rPr>
                <w:rFonts w:ascii="Arial" w:hAnsi="Arial" w:cs="Arial"/>
                <w:sz w:val="18"/>
                <w:szCs w:val="18"/>
                <w:lang w:val="sv-SE"/>
              </w:rPr>
              <w:t>lingkup area</w:t>
            </w:r>
            <w:r w:rsidR="00354EBD" w:rsidRPr="00D32437">
              <w:rPr>
                <w:rFonts w:ascii="Arial" w:hAnsi="Arial" w:cs="Arial"/>
                <w:sz w:val="18"/>
                <w:szCs w:val="18"/>
                <w:lang w:val="sv-SE"/>
              </w:rPr>
              <w:t xml:space="preserve"> kerja </w:t>
            </w:r>
            <w:r w:rsidR="00354EBD" w:rsidRPr="00D32437">
              <w:rPr>
                <w:rFonts w:ascii="Arial" w:hAnsi="Arial" w:cs="Arial"/>
                <w:b/>
                <w:bCs/>
                <w:sz w:val="18"/>
                <w:szCs w:val="18"/>
                <w:lang w:val="sv-SE"/>
              </w:rPr>
              <w:t>PIHAK PERTAMA</w:t>
            </w:r>
            <w:r w:rsidR="00354EBD" w:rsidRPr="00D32437">
              <w:rPr>
                <w:rFonts w:ascii="Arial" w:hAnsi="Arial" w:cs="Arial"/>
                <w:sz w:val="18"/>
                <w:szCs w:val="18"/>
                <w:lang w:val="sv-SE"/>
              </w:rPr>
              <w:t xml:space="preserve"> </w:t>
            </w:r>
            <w:r w:rsidRPr="00D32437">
              <w:rPr>
                <w:rFonts w:ascii="Arial" w:hAnsi="Arial" w:cs="Arial"/>
                <w:sz w:val="18"/>
                <w:szCs w:val="18"/>
                <w:lang w:val="sv-SE"/>
              </w:rPr>
              <w:t>dengan kondisi sangat memerlukan perawatan segera dan/atau perawatan bersifat darurat</w:t>
            </w:r>
            <w:r w:rsidRPr="00D32437">
              <w:rPr>
                <w:rFonts w:ascii="Arial" w:hAnsi="Arial" w:cs="Arial"/>
                <w:sz w:val="18"/>
                <w:szCs w:val="18"/>
                <w:lang w:val="id-ID"/>
              </w:rPr>
              <w:t>;</w:t>
            </w:r>
          </w:p>
        </w:tc>
        <w:tc>
          <w:tcPr>
            <w:tcW w:w="0" w:type="auto"/>
            <w:tcBorders>
              <w:left w:val="nil"/>
            </w:tcBorders>
            <w:shd w:val="clear" w:color="auto" w:fill="auto"/>
          </w:tcPr>
          <w:p w14:paraId="5095A762" w14:textId="06F4B7E8" w:rsidR="00B01EB2" w:rsidRPr="00D32437" w:rsidRDefault="00AF0E9B" w:rsidP="00DC206B">
            <w:pPr>
              <w:pStyle w:val="ListParagraph"/>
              <w:numPr>
                <w:ilvl w:val="0"/>
                <w:numId w:val="77"/>
              </w:numPr>
              <w:spacing w:after="0" w:line="240" w:lineRule="auto"/>
              <w:ind w:left="317"/>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Emergency </w:t>
            </w:r>
            <w:r w:rsidR="00F119A8">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ervices </w:t>
            </w:r>
            <w:r w:rsidRPr="00D32437">
              <w:rPr>
                <w:rFonts w:ascii="Arial" w:eastAsia="Times New Roman" w:hAnsi="Arial" w:cs="Arial"/>
                <w:color w:val="000000"/>
                <w:sz w:val="18"/>
                <w:szCs w:val="18"/>
                <w:lang w:val="id-ID"/>
              </w:rPr>
              <w:t xml:space="preserve">are </w:t>
            </w:r>
            <w:r w:rsidR="00EA277F" w:rsidRPr="00D32437">
              <w:rPr>
                <w:rFonts w:ascii="Arial" w:hAnsi="Arial" w:cs="Arial"/>
                <w:sz w:val="18"/>
                <w:szCs w:val="18"/>
              </w:rPr>
              <w:t xml:space="preserve"> </w:t>
            </w:r>
            <w:r w:rsidR="00EA277F" w:rsidRPr="00D32437">
              <w:rPr>
                <w:rFonts w:ascii="Arial" w:eastAsia="Times New Roman" w:hAnsi="Arial" w:cs="Arial"/>
                <w:color w:val="000000"/>
                <w:sz w:val="18"/>
                <w:szCs w:val="18"/>
                <w:lang w:val="id-ID"/>
              </w:rPr>
              <w:t xml:space="preserve">health care service for participants in the </w:t>
            </w:r>
            <w:r w:rsidR="00462BDF" w:rsidRPr="00D32437">
              <w:rPr>
                <w:rFonts w:ascii="Arial" w:eastAsia="Times New Roman" w:hAnsi="Arial" w:cs="Arial"/>
                <w:b/>
                <w:bCs/>
                <w:color w:val="000000"/>
                <w:sz w:val="18"/>
                <w:szCs w:val="18"/>
                <w:lang w:val="id-ID"/>
              </w:rPr>
              <w:t>FIRST PARTY</w:t>
            </w:r>
            <w:r w:rsidR="001A37A9">
              <w:rPr>
                <w:rFonts w:ascii="Arial" w:eastAsia="Times New Roman" w:hAnsi="Arial" w:cs="Arial"/>
                <w:b/>
                <w:bCs/>
                <w:color w:val="000000"/>
                <w:sz w:val="18"/>
                <w:szCs w:val="18"/>
                <w:lang w:val="id-ID"/>
              </w:rPr>
              <w:t>’</w:t>
            </w:r>
            <w:r w:rsidR="00462BDF" w:rsidRPr="00D32437">
              <w:rPr>
                <w:rFonts w:ascii="Arial" w:eastAsia="Times New Roman" w:hAnsi="Arial" w:cs="Arial"/>
                <w:b/>
                <w:bCs/>
                <w:color w:val="000000"/>
                <w:sz w:val="18"/>
                <w:szCs w:val="18"/>
                <w:lang w:val="id-ID"/>
              </w:rPr>
              <w:t>S</w:t>
            </w:r>
            <w:r w:rsidR="00462BDF" w:rsidRPr="00D32437">
              <w:rPr>
                <w:rFonts w:ascii="Arial" w:eastAsia="Times New Roman" w:hAnsi="Arial" w:cs="Arial"/>
                <w:color w:val="000000"/>
                <w:sz w:val="18"/>
                <w:szCs w:val="18"/>
                <w:lang w:val="id-ID"/>
              </w:rPr>
              <w:t xml:space="preserve"> </w:t>
            </w:r>
            <w:r w:rsidR="00EA277F" w:rsidRPr="00D32437">
              <w:rPr>
                <w:rFonts w:ascii="Arial" w:eastAsia="Times New Roman" w:hAnsi="Arial" w:cs="Arial"/>
                <w:color w:val="000000"/>
                <w:sz w:val="18"/>
                <w:szCs w:val="18"/>
                <w:lang w:val="id-ID"/>
              </w:rPr>
              <w:t>work area with conditions in great need of immediate treatment and / or emergency treatment</w:t>
            </w:r>
            <w:r w:rsidR="00EA277F" w:rsidRPr="00D32437">
              <w:rPr>
                <w:rFonts w:ascii="Arial" w:eastAsia="Times New Roman" w:hAnsi="Arial" w:cs="Arial"/>
                <w:color w:val="000000"/>
                <w:sz w:val="18"/>
                <w:szCs w:val="18"/>
              </w:rPr>
              <w:t>;</w:t>
            </w:r>
          </w:p>
        </w:tc>
      </w:tr>
      <w:tr w:rsidR="00D40291" w:rsidRPr="00D32437" w14:paraId="2BCE1D96" w14:textId="77777777" w:rsidTr="00D43CCE">
        <w:trPr>
          <w:trHeight w:val="20"/>
        </w:trPr>
        <w:tc>
          <w:tcPr>
            <w:tcW w:w="4962" w:type="dxa"/>
            <w:shd w:val="clear" w:color="auto" w:fill="auto"/>
            <w:vAlign w:val="center"/>
          </w:tcPr>
          <w:p w14:paraId="3B87A2C8" w14:textId="77777777" w:rsidR="006E14D9" w:rsidRDefault="006E14D9" w:rsidP="00B220C2">
            <w:pPr>
              <w:spacing w:after="0" w:line="240" w:lineRule="auto"/>
              <w:jc w:val="center"/>
              <w:rPr>
                <w:ins w:id="30" w:author="HUMAS MARKETING" w:date="2024-06-24T13:14:00Z" w16du:dateUtc="2024-06-24T06:14:00Z"/>
                <w:rFonts w:ascii="Arial" w:eastAsia="Times New Roman" w:hAnsi="Arial" w:cs="Arial"/>
                <w:b/>
                <w:color w:val="000000"/>
                <w:sz w:val="18"/>
                <w:szCs w:val="18"/>
              </w:rPr>
            </w:pPr>
          </w:p>
          <w:p w14:paraId="43BC3976" w14:textId="5652A4C3" w:rsidR="00D40291" w:rsidRPr="00D32437" w:rsidRDefault="00D40291" w:rsidP="00B220C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3</w:t>
            </w:r>
          </w:p>
        </w:tc>
        <w:tc>
          <w:tcPr>
            <w:tcW w:w="0" w:type="auto"/>
            <w:tcBorders>
              <w:left w:val="nil"/>
            </w:tcBorders>
            <w:shd w:val="clear" w:color="auto" w:fill="auto"/>
            <w:vAlign w:val="center"/>
          </w:tcPr>
          <w:p w14:paraId="26F54E6B" w14:textId="03C4778A" w:rsidR="00D40291" w:rsidRPr="00D32437" w:rsidRDefault="00E64958"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3</w:t>
            </w:r>
          </w:p>
        </w:tc>
      </w:tr>
      <w:tr w:rsidR="00D40291" w:rsidRPr="00D32437" w14:paraId="527F1757" w14:textId="77777777" w:rsidTr="00D43CCE">
        <w:trPr>
          <w:trHeight w:val="20"/>
        </w:trPr>
        <w:tc>
          <w:tcPr>
            <w:tcW w:w="4962" w:type="dxa"/>
            <w:shd w:val="clear" w:color="auto" w:fill="auto"/>
            <w:vAlign w:val="center"/>
          </w:tcPr>
          <w:p w14:paraId="6010047A" w14:textId="1C9405D9" w:rsidR="00D40291" w:rsidRPr="00D32437" w:rsidRDefault="00D40291"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Maksud dan Tujuan</w:t>
            </w:r>
          </w:p>
        </w:tc>
        <w:tc>
          <w:tcPr>
            <w:tcW w:w="0" w:type="auto"/>
            <w:tcBorders>
              <w:left w:val="nil"/>
            </w:tcBorders>
            <w:shd w:val="clear" w:color="auto" w:fill="auto"/>
            <w:vAlign w:val="center"/>
          </w:tcPr>
          <w:p w14:paraId="6188A717" w14:textId="2501EF90" w:rsidR="00D40291" w:rsidRPr="00D32437" w:rsidRDefault="005C3734" w:rsidP="00D4029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Purpose</w:t>
            </w:r>
            <w:r w:rsidR="00E64958" w:rsidRPr="00D32437">
              <w:rPr>
                <w:rFonts w:ascii="Arial" w:eastAsia="Times New Roman" w:hAnsi="Arial" w:cs="Arial"/>
                <w:b/>
                <w:bCs/>
                <w:color w:val="000000"/>
                <w:sz w:val="18"/>
                <w:szCs w:val="18"/>
                <w:lang w:val="id-ID"/>
              </w:rPr>
              <w:t xml:space="preserve"> and </w:t>
            </w:r>
            <w:r w:rsidRPr="00D32437">
              <w:rPr>
                <w:rFonts w:ascii="Arial" w:eastAsia="Times New Roman" w:hAnsi="Arial" w:cs="Arial"/>
                <w:b/>
                <w:bCs/>
                <w:color w:val="000000"/>
                <w:sz w:val="18"/>
                <w:szCs w:val="18"/>
              </w:rPr>
              <w:t>Objectives</w:t>
            </w:r>
          </w:p>
        </w:tc>
      </w:tr>
      <w:tr w:rsidR="00D40291" w:rsidRPr="00D32437" w14:paraId="40DF86B7" w14:textId="77777777" w:rsidTr="00D43CCE">
        <w:trPr>
          <w:trHeight w:val="20"/>
        </w:trPr>
        <w:tc>
          <w:tcPr>
            <w:tcW w:w="4962" w:type="dxa"/>
            <w:shd w:val="clear" w:color="auto" w:fill="auto"/>
            <w:vAlign w:val="center"/>
          </w:tcPr>
          <w:p w14:paraId="70AF335A"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C52003B" w14:textId="77777777" w:rsidR="00D40291" w:rsidRPr="00D32437" w:rsidRDefault="00D40291" w:rsidP="00D40291">
            <w:pPr>
              <w:spacing w:after="0" w:line="240" w:lineRule="auto"/>
              <w:jc w:val="center"/>
              <w:rPr>
                <w:rFonts w:ascii="Arial" w:eastAsia="Times New Roman" w:hAnsi="Arial" w:cs="Arial"/>
                <w:b/>
                <w:bCs/>
                <w:color w:val="000000"/>
                <w:sz w:val="18"/>
                <w:szCs w:val="18"/>
                <w:lang w:val="id-ID"/>
              </w:rPr>
            </w:pPr>
          </w:p>
        </w:tc>
      </w:tr>
      <w:tr w:rsidR="00D40291" w:rsidRPr="00D32437" w14:paraId="5ECE81EC" w14:textId="77777777" w:rsidTr="00D43CCE">
        <w:trPr>
          <w:trHeight w:val="20"/>
        </w:trPr>
        <w:tc>
          <w:tcPr>
            <w:tcW w:w="4962" w:type="dxa"/>
            <w:shd w:val="clear" w:color="auto" w:fill="auto"/>
            <w:vAlign w:val="center"/>
          </w:tcPr>
          <w:p w14:paraId="79EF6A40" w14:textId="32538283" w:rsidR="00D40291" w:rsidRPr="00D32437" w:rsidRDefault="00D40291" w:rsidP="00DC206B">
            <w:pPr>
              <w:pStyle w:val="ListParagraph"/>
              <w:numPr>
                <w:ilvl w:val="0"/>
                <w:numId w:val="48"/>
              </w:numPr>
              <w:spacing w:after="0" w:line="240" w:lineRule="auto"/>
              <w:ind w:left="326"/>
              <w:jc w:val="both"/>
              <w:rPr>
                <w:rFonts w:ascii="Arial" w:eastAsia="Times New Roman" w:hAnsi="Arial" w:cs="Arial"/>
                <w:b/>
                <w:bCs/>
                <w:color w:val="000000"/>
                <w:sz w:val="18"/>
                <w:szCs w:val="18"/>
              </w:rPr>
            </w:pPr>
            <w:r w:rsidRPr="00D32437">
              <w:rPr>
                <w:rFonts w:ascii="Arial" w:hAnsi="Arial" w:cs="Arial"/>
                <w:b/>
                <w:bCs/>
                <w:sz w:val="18"/>
                <w:szCs w:val="18"/>
              </w:rPr>
              <w:t>Maksud</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BE5D7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landasan</w:t>
            </w:r>
            <w:proofErr w:type="spellEnd"/>
            <w:r w:rsidRPr="00D32437">
              <w:rPr>
                <w:rFonts w:ascii="Arial" w:hAnsi="Arial" w:cs="Arial"/>
                <w:sz w:val="18"/>
                <w:szCs w:val="18"/>
              </w:rPr>
              <w:t xml:space="preserve"> </w:t>
            </w:r>
            <w:proofErr w:type="spellStart"/>
            <w:r w:rsidRPr="00D32437">
              <w:rPr>
                <w:rFonts w:ascii="Arial" w:hAnsi="Arial" w:cs="Arial"/>
                <w:sz w:val="18"/>
                <w:szCs w:val="18"/>
              </w:rPr>
              <w:t>hukum</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pelaksanaan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Kesehatan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sz w:val="18"/>
                <w:szCs w:val="18"/>
              </w:rPr>
              <w:t>PIHAK PERTAMA</w:t>
            </w:r>
            <w:r w:rsidRPr="00D32437">
              <w:rPr>
                <w:rFonts w:ascii="Arial" w:hAnsi="Arial" w:cs="Arial"/>
                <w:sz w:val="18"/>
                <w:szCs w:val="18"/>
              </w:rPr>
              <w:t xml:space="preserve"> oleh </w:t>
            </w:r>
            <w:r w:rsidRPr="00D32437">
              <w:rPr>
                <w:rFonts w:ascii="Arial" w:hAnsi="Arial" w:cs="Arial"/>
                <w:b/>
                <w:sz w:val="18"/>
                <w:szCs w:val="18"/>
              </w:rPr>
              <w:t>PIHAK KEDUA</w:t>
            </w:r>
            <w:r w:rsidR="000A2817" w:rsidRPr="00D32437">
              <w:rPr>
                <w:rFonts w:ascii="Arial" w:hAnsi="Arial" w:cs="Arial"/>
                <w:b/>
                <w:sz w:val="18"/>
                <w:szCs w:val="18"/>
              </w:rPr>
              <w:t>;</w:t>
            </w:r>
          </w:p>
        </w:tc>
        <w:tc>
          <w:tcPr>
            <w:tcW w:w="0" w:type="auto"/>
            <w:tcBorders>
              <w:left w:val="nil"/>
            </w:tcBorders>
            <w:shd w:val="clear" w:color="auto" w:fill="auto"/>
          </w:tcPr>
          <w:p w14:paraId="70CC0AFD" w14:textId="78E22A49" w:rsidR="00D40291" w:rsidRPr="00D32437" w:rsidRDefault="00E64958" w:rsidP="00DC206B">
            <w:pPr>
              <w:pStyle w:val="ListParagraph"/>
              <w:numPr>
                <w:ilvl w:val="0"/>
                <w:numId w:val="78"/>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intents of this </w:t>
            </w:r>
            <w:r w:rsidR="00E651B9">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w:t>
            </w:r>
            <w:r w:rsidR="00C96168" w:rsidRPr="00A51B1D">
              <w:rPr>
                <w:rFonts w:ascii="Arial" w:eastAsia="Times New Roman" w:hAnsi="Arial" w:cs="Arial"/>
                <w:color w:val="000000"/>
                <w:sz w:val="18"/>
                <w:szCs w:val="18"/>
              </w:rPr>
              <w:t>are</w:t>
            </w:r>
            <w:r w:rsidRPr="00D32437">
              <w:rPr>
                <w:rFonts w:ascii="Arial" w:eastAsia="Times New Roman" w:hAnsi="Arial" w:cs="Arial"/>
                <w:color w:val="000000"/>
                <w:sz w:val="18"/>
                <w:szCs w:val="18"/>
                <w:lang w:val="id-ID"/>
              </w:rPr>
              <w:t xml:space="preserve"> to provide legal basis in the implementation of first aid </w:t>
            </w:r>
            <w:r w:rsidR="00B313A5">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B313A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the </w:t>
            </w:r>
            <w:r w:rsidR="00EC424D">
              <w:rPr>
                <w:rFonts w:ascii="Arial" w:eastAsia="Times New Roman" w:hAnsi="Arial" w:cs="Arial"/>
                <w:color w:val="000000"/>
                <w:sz w:val="18"/>
                <w:szCs w:val="18"/>
              </w:rPr>
              <w:t>Pat</w:t>
            </w:r>
            <w:r w:rsidR="00566C6D">
              <w:rPr>
                <w:rFonts w:ascii="Arial" w:eastAsia="Times New Roman" w:hAnsi="Arial" w:cs="Arial"/>
                <w:color w:val="000000"/>
                <w:sz w:val="18"/>
                <w:szCs w:val="18"/>
              </w:rPr>
              <w:t>ients</w:t>
            </w:r>
            <w:r w:rsidRPr="00D32437">
              <w:rPr>
                <w:rFonts w:ascii="Arial" w:eastAsia="Times New Roman" w:hAnsi="Arial" w:cs="Arial"/>
                <w:color w:val="000000"/>
                <w:sz w:val="18"/>
                <w:szCs w:val="18"/>
                <w:lang w:val="id-ID"/>
              </w:rPr>
              <w:t xml:space="preserve">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by the</w:t>
            </w:r>
            <w:r w:rsidR="008F56EE" w:rsidRPr="00D32437">
              <w:rPr>
                <w:rFonts w:ascii="Arial" w:eastAsia="Times New Roman" w:hAnsi="Arial" w:cs="Arial"/>
                <w:b/>
                <w:bCs/>
                <w:color w:val="000000"/>
                <w:sz w:val="18"/>
                <w:szCs w:val="18"/>
                <w:lang w:val="id-ID"/>
              </w:rPr>
              <w:t xml:space="preserve"> SECOND PARTY</w:t>
            </w:r>
            <w:r w:rsidR="000A2817" w:rsidRPr="00D32437">
              <w:rPr>
                <w:rFonts w:ascii="Arial" w:eastAsia="Times New Roman" w:hAnsi="Arial" w:cs="Arial"/>
                <w:b/>
                <w:bCs/>
                <w:color w:val="000000"/>
                <w:sz w:val="18"/>
                <w:szCs w:val="18"/>
              </w:rPr>
              <w:t>;</w:t>
            </w:r>
          </w:p>
        </w:tc>
      </w:tr>
      <w:tr w:rsidR="00D40291" w:rsidRPr="00D32437" w14:paraId="7A7C43F1" w14:textId="77777777" w:rsidTr="00D43CCE">
        <w:trPr>
          <w:trHeight w:val="20"/>
        </w:trPr>
        <w:tc>
          <w:tcPr>
            <w:tcW w:w="4962" w:type="dxa"/>
            <w:shd w:val="clear" w:color="auto" w:fill="auto"/>
            <w:vAlign w:val="center"/>
          </w:tcPr>
          <w:p w14:paraId="134F6E7C" w14:textId="57BC8393" w:rsidR="00D40291" w:rsidRPr="00D32437" w:rsidRDefault="00D40291" w:rsidP="00DC206B">
            <w:pPr>
              <w:pStyle w:val="ListParagraph"/>
              <w:numPr>
                <w:ilvl w:val="0"/>
                <w:numId w:val="78"/>
              </w:numPr>
              <w:spacing w:after="0" w:line="240" w:lineRule="auto"/>
              <w:ind w:left="326"/>
              <w:jc w:val="both"/>
              <w:rPr>
                <w:rFonts w:ascii="Arial" w:hAnsi="Arial" w:cs="Arial"/>
                <w:sz w:val="18"/>
                <w:szCs w:val="18"/>
              </w:rPr>
            </w:pPr>
            <w:r w:rsidRPr="00D32437">
              <w:rPr>
                <w:rFonts w:ascii="Arial" w:hAnsi="Arial" w:cs="Arial"/>
                <w:b/>
                <w:bCs/>
                <w:sz w:val="18"/>
                <w:szCs w:val="18"/>
              </w:rPr>
              <w:t>Tujuan</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047C0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adalah</w:t>
            </w:r>
            <w:proofErr w:type="spellEnd"/>
            <w:r w:rsidR="005C3734" w:rsidRPr="00D32437">
              <w:rPr>
                <w:rFonts w:ascii="Arial" w:hAnsi="Arial" w:cs="Arial"/>
                <w:sz w:val="18"/>
                <w:szCs w:val="18"/>
              </w:rPr>
              <w:t>:</w:t>
            </w:r>
            <w:r w:rsidRPr="00D32437">
              <w:rPr>
                <w:rFonts w:ascii="Arial" w:hAnsi="Arial" w:cs="Arial"/>
                <w:sz w:val="18"/>
                <w:szCs w:val="18"/>
              </w:rPr>
              <w:t xml:space="preserve"> </w:t>
            </w:r>
          </w:p>
        </w:tc>
        <w:tc>
          <w:tcPr>
            <w:tcW w:w="0" w:type="auto"/>
            <w:tcBorders>
              <w:left w:val="nil"/>
            </w:tcBorders>
            <w:shd w:val="clear" w:color="auto" w:fill="auto"/>
          </w:tcPr>
          <w:p w14:paraId="694E4364" w14:textId="3A37C7B5" w:rsidR="00D40291" w:rsidRPr="00D32437" w:rsidRDefault="00E64958" w:rsidP="00DC206B">
            <w:pPr>
              <w:pStyle w:val="ListParagraph"/>
              <w:numPr>
                <w:ilvl w:val="0"/>
                <w:numId w:val="79"/>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purpose of this </w:t>
            </w:r>
            <w:r w:rsidR="00B15A27">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is:</w:t>
            </w:r>
          </w:p>
        </w:tc>
      </w:tr>
      <w:tr w:rsidR="00D40291" w:rsidRPr="00D32437" w14:paraId="11BF6DC8" w14:textId="77777777" w:rsidTr="00D43CCE">
        <w:trPr>
          <w:trHeight w:val="20"/>
        </w:trPr>
        <w:tc>
          <w:tcPr>
            <w:tcW w:w="4962" w:type="dxa"/>
            <w:shd w:val="clear" w:color="auto" w:fill="auto"/>
            <w:vAlign w:val="center"/>
          </w:tcPr>
          <w:p w14:paraId="66F9B2D2" w14:textId="45FBD9E1" w:rsidR="00D40291" w:rsidRPr="00D32437" w:rsidRDefault="000760D9" w:rsidP="00DC206B">
            <w:pPr>
              <w:pStyle w:val="ListParagraph"/>
              <w:numPr>
                <w:ilvl w:val="0"/>
                <w:numId w:val="49"/>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Dalam </w:t>
            </w:r>
            <w:proofErr w:type="spellStart"/>
            <w:r w:rsidRPr="00D32437">
              <w:rPr>
                <w:rFonts w:ascii="Arial" w:hAnsi="Arial" w:cs="Arial"/>
                <w:sz w:val="18"/>
                <w:szCs w:val="18"/>
              </w:rPr>
              <w:t>rangka</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yang optimal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r w:rsidR="005C3734" w:rsidRPr="00D32437">
              <w:rPr>
                <w:rFonts w:ascii="Arial" w:hAnsi="Arial" w:cs="Arial"/>
                <w:sz w:val="18"/>
                <w:szCs w:val="18"/>
              </w:rPr>
              <w:t xml:space="preserve">di </w:t>
            </w:r>
            <w:r w:rsidR="005C3734" w:rsidRPr="00D32437">
              <w:rPr>
                <w:rFonts w:ascii="Arial" w:eastAsia="Times New Roman" w:hAnsi="Arial" w:cs="Arial"/>
                <w:color w:val="000000"/>
                <w:sz w:val="18"/>
                <w:szCs w:val="18"/>
                <w:lang w:val="id-ID"/>
              </w:rPr>
              <w:t>tempat</w:t>
            </w:r>
            <w:r w:rsidRPr="00D32437">
              <w:rPr>
                <w:rFonts w:ascii="Arial" w:eastAsia="Times New Roman" w:hAnsi="Arial" w:cs="Arial"/>
                <w:color w:val="000000"/>
                <w:sz w:val="18"/>
                <w:szCs w:val="18"/>
                <w:lang w:val="id-ID"/>
              </w:rPr>
              <w:t xml:space="preserve">/lokasi </w:t>
            </w:r>
            <w:r w:rsidRPr="00D32437">
              <w:rPr>
                <w:rFonts w:ascii="Arial" w:eastAsia="Times New Roman" w:hAnsi="Arial" w:cs="Arial"/>
                <w:b/>
                <w:bCs/>
                <w:color w:val="000000"/>
                <w:sz w:val="18"/>
                <w:szCs w:val="18"/>
                <w:lang w:val="id-ID"/>
              </w:rPr>
              <w:t xml:space="preserve">PIHAK </w:t>
            </w:r>
            <w:r w:rsidR="00047C0D" w:rsidRPr="00D32437">
              <w:rPr>
                <w:rFonts w:ascii="Arial" w:eastAsia="Times New Roman" w:hAnsi="Arial" w:cs="Arial"/>
                <w:b/>
                <w:bCs/>
                <w:color w:val="000000"/>
                <w:sz w:val="18"/>
                <w:szCs w:val="18"/>
                <w:lang w:val="id-ID"/>
              </w:rPr>
              <w:t>PERTAMA</w:t>
            </w:r>
            <w:r w:rsidR="00047C0D" w:rsidRPr="00D32437">
              <w:rPr>
                <w:rFonts w:ascii="Arial" w:eastAsia="Times New Roman" w:hAnsi="Arial" w:cs="Arial"/>
                <w:color w:val="000000"/>
                <w:sz w:val="18"/>
                <w:szCs w:val="18"/>
                <w:lang w:val="id-ID"/>
              </w:rPr>
              <w:t>;</w:t>
            </w:r>
          </w:p>
        </w:tc>
        <w:tc>
          <w:tcPr>
            <w:tcW w:w="0" w:type="auto"/>
            <w:tcBorders>
              <w:left w:val="nil"/>
            </w:tcBorders>
            <w:shd w:val="clear" w:color="auto" w:fill="auto"/>
          </w:tcPr>
          <w:p w14:paraId="144E0FC3" w14:textId="02597CC9" w:rsidR="00D40291" w:rsidRPr="00D32437" w:rsidRDefault="00EA277F" w:rsidP="00DC206B">
            <w:pPr>
              <w:pStyle w:val="ListParagraph"/>
              <w:numPr>
                <w:ilvl w:val="0"/>
                <w:numId w:val="69"/>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to provide the optimal </w:t>
            </w:r>
            <w:r w:rsidR="00B313A5">
              <w:rPr>
                <w:rFonts w:ascii="Arial" w:eastAsia="Times New Roman" w:hAnsi="Arial" w:cs="Arial"/>
                <w:color w:val="000000"/>
                <w:sz w:val="18"/>
                <w:szCs w:val="18"/>
              </w:rPr>
              <w:t>Hea</w:t>
            </w:r>
            <w:r w:rsidR="00E66CD1">
              <w:rPr>
                <w:rFonts w:ascii="Arial" w:eastAsia="Times New Roman" w:hAnsi="Arial" w:cs="Arial"/>
                <w:color w:val="000000"/>
                <w:sz w:val="18"/>
                <w:szCs w:val="18"/>
              </w:rPr>
              <w:t>lth S</w:t>
            </w:r>
            <w:r w:rsidR="00F72DD0">
              <w:rPr>
                <w:rFonts w:ascii="Arial" w:eastAsia="Times New Roman" w:hAnsi="Arial" w:cs="Arial"/>
                <w:color w:val="000000"/>
                <w:sz w:val="18"/>
                <w:szCs w:val="18"/>
              </w:rPr>
              <w:t xml:space="preserve">ervices </w:t>
            </w:r>
            <w:r w:rsidRPr="00D32437">
              <w:rPr>
                <w:rFonts w:ascii="Arial" w:eastAsia="Times New Roman" w:hAnsi="Arial" w:cs="Arial"/>
                <w:color w:val="000000"/>
                <w:sz w:val="18"/>
                <w:szCs w:val="18"/>
              </w:rPr>
              <w:t xml:space="preserve">to </w:t>
            </w:r>
            <w:r w:rsidR="00E66CD1">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atients at the location of the </w:t>
            </w:r>
            <w:r w:rsidR="008F56EE" w:rsidRPr="00D32437">
              <w:rPr>
                <w:rFonts w:ascii="Arial" w:eastAsia="Times New Roman" w:hAnsi="Arial" w:cs="Arial"/>
                <w:b/>
                <w:bCs/>
                <w:color w:val="000000"/>
                <w:sz w:val="18"/>
                <w:szCs w:val="18"/>
                <w:lang w:val="id-ID"/>
              </w:rPr>
              <w:t>FIRST PARTY;</w:t>
            </w:r>
          </w:p>
        </w:tc>
      </w:tr>
      <w:tr w:rsidR="00D40291" w:rsidRPr="00D32437" w14:paraId="3D331F05" w14:textId="77777777" w:rsidTr="00D43CCE">
        <w:trPr>
          <w:trHeight w:val="20"/>
        </w:trPr>
        <w:tc>
          <w:tcPr>
            <w:tcW w:w="4962" w:type="dxa"/>
            <w:shd w:val="clear" w:color="auto" w:fill="auto"/>
            <w:vAlign w:val="center"/>
          </w:tcPr>
          <w:p w14:paraId="55A11503" w14:textId="4F7BF1F1" w:rsidR="00D40291" w:rsidRPr="00D32437" w:rsidRDefault="000760D9" w:rsidP="00DC206B">
            <w:pPr>
              <w:pStyle w:val="ListParagraph"/>
              <w:numPr>
                <w:ilvl w:val="0"/>
                <w:numId w:val="69"/>
              </w:numPr>
              <w:spacing w:after="0" w:line="240" w:lineRule="auto"/>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kontribusi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proofErr w:type="spellStart"/>
            <w:r w:rsidR="005C3734"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w:t>
            </w:r>
            <w:proofErr w:type="spellStart"/>
            <w:r w:rsidRPr="00D32437">
              <w:rPr>
                <w:rFonts w:ascii="Arial" w:hAnsi="Arial" w:cs="Arial"/>
                <w:sz w:val="18"/>
                <w:szCs w:val="18"/>
              </w:rPr>
              <w:t>keselamatan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pada </w:t>
            </w:r>
            <w:r w:rsidR="001A37A9">
              <w:rPr>
                <w:rFonts w:ascii="Arial" w:hAnsi="Arial" w:cs="Arial"/>
                <w:sz w:val="18"/>
                <w:szCs w:val="18"/>
              </w:rPr>
              <w:pgNum/>
            </w:r>
            <w:proofErr w:type="spellStart"/>
            <w:r w:rsidR="001A37A9">
              <w:rPr>
                <w:rFonts w:ascii="Arial" w:hAnsi="Arial" w:cs="Arial"/>
                <w:sz w:val="18"/>
                <w:szCs w:val="18"/>
              </w:rPr>
              <w:t>esehatan</w:t>
            </w:r>
            <w:proofErr w:type="spellEnd"/>
            <w:r w:rsidR="001A37A9">
              <w:rPr>
                <w:rFonts w:ascii="Arial" w:hAnsi="Arial" w:cs="Arial"/>
                <w:sz w:val="18"/>
                <w:szCs w:val="18"/>
              </w:rPr>
              <w:pgNum/>
            </w:r>
            <w:r w:rsidR="006567D6" w:rsidRPr="00D32437">
              <w:rPr>
                <w:rFonts w:ascii="Arial" w:hAnsi="Arial" w:cs="Arial"/>
                <w:sz w:val="18"/>
                <w:szCs w:val="18"/>
              </w:rPr>
              <w:t xml:space="preserve"> </w:t>
            </w:r>
            <w:r w:rsidR="006567D6" w:rsidRPr="00D32437">
              <w:rPr>
                <w:rFonts w:ascii="Arial" w:hAnsi="Arial" w:cs="Arial"/>
                <w:b/>
                <w:bCs/>
                <w:sz w:val="18"/>
                <w:szCs w:val="18"/>
              </w:rPr>
              <w:t>PIHAK PERTAMA</w:t>
            </w:r>
            <w:r w:rsidRPr="00D32437">
              <w:rPr>
                <w:rFonts w:ascii="Arial" w:hAnsi="Arial" w:cs="Arial"/>
                <w:sz w:val="18"/>
                <w:szCs w:val="18"/>
              </w:rPr>
              <w:t xml:space="preserve"> </w:t>
            </w:r>
            <w:proofErr w:type="spellStart"/>
            <w:r w:rsidR="004F0397" w:rsidRPr="00D32437">
              <w:rPr>
                <w:rFonts w:ascii="Arial" w:hAnsi="Arial" w:cs="Arial"/>
                <w:sz w:val="18"/>
                <w:szCs w:val="18"/>
              </w:rPr>
              <w:t>meliputi</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pekerjaan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karyawan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proyek</w:t>
            </w:r>
            <w:proofErr w:type="spellEnd"/>
            <w:r w:rsidR="005D78F3">
              <w:rPr>
                <w:rFonts w:ascii="Arial" w:hAnsi="Arial" w:cs="Arial"/>
                <w:sz w:val="18"/>
                <w:szCs w:val="18"/>
              </w:rPr>
              <w:t xml:space="preserve"> (</w:t>
            </w:r>
            <w:proofErr w:type="spellStart"/>
            <w:r w:rsidR="005D78F3">
              <w:rPr>
                <w:rFonts w:ascii="Arial" w:hAnsi="Arial" w:cs="Arial"/>
                <w:sz w:val="18"/>
                <w:szCs w:val="18"/>
              </w:rPr>
              <w:t>pekerja</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yang </w:t>
            </w:r>
            <w:proofErr w:type="spellStart"/>
            <w:r w:rsidR="005D78F3">
              <w:rPr>
                <w:rFonts w:ascii="Arial" w:hAnsi="Arial" w:cs="Arial"/>
                <w:sz w:val="18"/>
                <w:szCs w:val="18"/>
              </w:rPr>
              <w:t>bekerjai</w:t>
            </w:r>
            <w:proofErr w:type="spellEnd"/>
            <w:r w:rsidR="005D78F3">
              <w:rPr>
                <w:rFonts w:ascii="Arial" w:hAnsi="Arial" w:cs="Arial"/>
                <w:sz w:val="18"/>
                <w:szCs w:val="18"/>
              </w:rPr>
              <w:t xml:space="preserve"> di </w:t>
            </w:r>
            <w:proofErr w:type="gramStart"/>
            <w:r w:rsidR="005D78F3">
              <w:rPr>
                <w:rFonts w:ascii="Arial" w:hAnsi="Arial" w:cs="Arial"/>
                <w:sz w:val="18"/>
                <w:szCs w:val="18"/>
              </w:rPr>
              <w:t xml:space="preserve">area  </w:t>
            </w:r>
            <w:proofErr w:type="spellStart"/>
            <w:r w:rsidR="005D78F3">
              <w:rPr>
                <w:rFonts w:ascii="Arial" w:hAnsi="Arial" w:cs="Arial"/>
                <w:sz w:val="18"/>
                <w:szCs w:val="18"/>
              </w:rPr>
              <w:t>Pihak</w:t>
            </w:r>
            <w:proofErr w:type="spellEnd"/>
            <w:proofErr w:type="gram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 xml:space="preserve">) </w:t>
            </w:r>
            <w:r w:rsidR="001F7ED9" w:rsidRPr="00D32437">
              <w:rPr>
                <w:rFonts w:ascii="Arial" w:hAnsi="Arial" w:cs="Arial"/>
                <w:sz w:val="18"/>
                <w:szCs w:val="18"/>
              </w:rPr>
              <w:t xml:space="preserve"> </w:t>
            </w:r>
            <w:proofErr w:type="spellStart"/>
            <w:r w:rsidR="004F0397" w:rsidRPr="00D32437">
              <w:rPr>
                <w:rFonts w:ascii="Arial" w:hAnsi="Arial" w:cs="Arial"/>
                <w:sz w:val="18"/>
                <w:szCs w:val="18"/>
              </w:rPr>
              <w:t>sebagai</w:t>
            </w:r>
            <w:proofErr w:type="spellEnd"/>
            <w:r w:rsidR="004F0397" w:rsidRPr="00D32437">
              <w:rPr>
                <w:rFonts w:ascii="Arial" w:hAnsi="Arial" w:cs="Arial"/>
                <w:sz w:val="18"/>
                <w:szCs w:val="18"/>
              </w:rPr>
              <w:t xml:space="preserve"> </w:t>
            </w:r>
            <w:proofErr w:type="spellStart"/>
            <w:r w:rsidRPr="00D32437">
              <w:rPr>
                <w:rFonts w:ascii="Arial" w:hAnsi="Arial" w:cs="Arial"/>
                <w:sz w:val="18"/>
                <w:szCs w:val="18"/>
              </w:rPr>
              <w:t>implementasi</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kerjasama</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dengan</w:t>
            </w:r>
            <w:proofErr w:type="spellEnd"/>
            <w:r w:rsidRPr="00D32437">
              <w:rPr>
                <w:rFonts w:ascii="Arial" w:hAnsi="Arial" w:cs="Arial"/>
                <w:sz w:val="18"/>
                <w:szCs w:val="18"/>
                <w:lang w:val="id-ID"/>
              </w:rPr>
              <w:t xml:space="preserve"> </w:t>
            </w:r>
            <w:r w:rsidRPr="00D32437">
              <w:rPr>
                <w:rFonts w:ascii="Arial" w:hAnsi="Arial" w:cs="Arial"/>
                <w:b/>
                <w:bCs/>
                <w:sz w:val="18"/>
                <w:szCs w:val="18"/>
              </w:rPr>
              <w:t>PIHAK KEDUA</w:t>
            </w:r>
            <w:r w:rsidR="00354EBD" w:rsidRPr="00D32437">
              <w:rPr>
                <w:rFonts w:ascii="Arial" w:hAnsi="Arial" w:cs="Arial"/>
                <w:sz w:val="18"/>
                <w:szCs w:val="18"/>
              </w:rPr>
              <w:t>;</w:t>
            </w:r>
          </w:p>
        </w:tc>
        <w:tc>
          <w:tcPr>
            <w:tcW w:w="0" w:type="auto"/>
            <w:tcBorders>
              <w:left w:val="nil"/>
            </w:tcBorders>
            <w:shd w:val="clear" w:color="auto" w:fill="auto"/>
          </w:tcPr>
          <w:p w14:paraId="1FAFFABE" w14:textId="054B1C46" w:rsidR="00D40291" w:rsidRPr="00D32437" w:rsidRDefault="0088798A" w:rsidP="00DC206B">
            <w:pPr>
              <w:pStyle w:val="ListParagraph"/>
              <w:numPr>
                <w:ilvl w:val="0"/>
                <w:numId w:val="70"/>
              </w:numPr>
              <w:spacing w:after="0" w:line="240" w:lineRule="auto"/>
              <w:ind w:left="884"/>
              <w:jc w:val="both"/>
              <w:rPr>
                <w:rFonts w:ascii="Arial" w:eastAsia="Times New Roman" w:hAnsi="Arial" w:cs="Arial"/>
                <w:color w:val="000000"/>
                <w:sz w:val="18"/>
                <w:szCs w:val="18"/>
                <w:lang w:val="id-ID"/>
              </w:rPr>
            </w:pPr>
            <w:r>
              <w:rPr>
                <w:rFonts w:ascii="Arial" w:eastAsia="Times New Roman" w:hAnsi="Arial" w:cs="Arial"/>
                <w:color w:val="000000"/>
                <w:sz w:val="18"/>
                <w:szCs w:val="18"/>
              </w:rPr>
              <w:t>to p</w:t>
            </w:r>
            <w:r w:rsidR="006567D6" w:rsidRPr="00D32437">
              <w:rPr>
                <w:rFonts w:ascii="Arial" w:eastAsia="Times New Roman" w:hAnsi="Arial" w:cs="Arial"/>
                <w:color w:val="000000"/>
                <w:sz w:val="18"/>
                <w:szCs w:val="18"/>
              </w:rPr>
              <w:t>rovid</w:t>
            </w:r>
            <w:r>
              <w:rPr>
                <w:rFonts w:ascii="Arial" w:eastAsia="Times New Roman" w:hAnsi="Arial" w:cs="Arial"/>
                <w:color w:val="000000"/>
                <w:sz w:val="18"/>
                <w:szCs w:val="18"/>
              </w:rPr>
              <w:t>e</w:t>
            </w:r>
            <w:r w:rsidR="006567D6" w:rsidRPr="00D32437">
              <w:rPr>
                <w:rFonts w:ascii="Arial" w:eastAsia="Times New Roman" w:hAnsi="Arial" w:cs="Arial"/>
                <w:color w:val="000000"/>
                <w:sz w:val="18"/>
                <w:szCs w:val="18"/>
              </w:rPr>
              <w:t xml:space="preserve"> contributions to the employment services</w:t>
            </w:r>
            <w:r w:rsidR="00420EBB">
              <w:rPr>
                <w:rFonts w:ascii="Arial" w:eastAsia="Times New Roman" w:hAnsi="Arial" w:cs="Arial"/>
                <w:color w:val="000000"/>
                <w:sz w:val="18"/>
                <w:szCs w:val="18"/>
              </w:rPr>
              <w:t xml:space="preserve"> and</w:t>
            </w:r>
            <w:r w:rsidR="006567D6" w:rsidRPr="00D32437">
              <w:rPr>
                <w:rFonts w:ascii="Arial" w:eastAsia="Times New Roman" w:hAnsi="Arial" w:cs="Arial"/>
                <w:color w:val="000000"/>
                <w:sz w:val="18"/>
                <w:szCs w:val="18"/>
              </w:rPr>
              <w:t xml:space="preserve"> work safety o</w:t>
            </w:r>
            <w:r w:rsidR="001A1435">
              <w:rPr>
                <w:rFonts w:ascii="Arial" w:eastAsia="Times New Roman" w:hAnsi="Arial" w:cs="Arial"/>
                <w:color w:val="000000"/>
                <w:sz w:val="18"/>
                <w:szCs w:val="18"/>
              </w:rPr>
              <w:t>f</w:t>
            </w:r>
            <w:r w:rsidR="006567D6" w:rsidRPr="00D32437">
              <w:rPr>
                <w:rFonts w:ascii="Arial" w:eastAsia="Times New Roman" w:hAnsi="Arial" w:cs="Arial"/>
                <w:color w:val="000000"/>
                <w:sz w:val="18"/>
                <w:szCs w:val="18"/>
              </w:rPr>
              <w:t xml:space="preserve">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FIRST</w:t>
            </w:r>
            <w:r w:rsidR="006567D6" w:rsidRPr="00D32437">
              <w:rPr>
                <w:rFonts w:ascii="Arial" w:eastAsia="Times New Roman" w:hAnsi="Arial" w:cs="Arial"/>
                <w:b/>
                <w:bCs/>
                <w:color w:val="000000"/>
                <w:sz w:val="18"/>
                <w:szCs w:val="18"/>
                <w:lang w:val="id-ID"/>
              </w:rPr>
              <w:t xml:space="preserve"> PARTY</w:t>
            </w:r>
            <w:r w:rsidR="006567D6" w:rsidRPr="00D32437">
              <w:rPr>
                <w:rFonts w:ascii="Arial" w:eastAsia="Times New Roman" w:hAnsi="Arial" w:cs="Arial"/>
                <w:color w:val="000000"/>
                <w:sz w:val="18"/>
                <w:szCs w:val="18"/>
              </w:rPr>
              <w:t xml:space="preserve"> </w:t>
            </w:r>
            <w:r w:rsidR="001A1435">
              <w:rPr>
                <w:rFonts w:ascii="Arial" w:eastAsia="Times New Roman" w:hAnsi="Arial" w:cs="Arial"/>
                <w:color w:val="000000"/>
                <w:sz w:val="18"/>
                <w:szCs w:val="18"/>
              </w:rPr>
              <w:t>covering</w:t>
            </w:r>
            <w:r w:rsidR="006567D6" w:rsidRPr="00D32437">
              <w:rPr>
                <w:rFonts w:ascii="Arial" w:eastAsia="Times New Roman" w:hAnsi="Arial" w:cs="Arial"/>
                <w:color w:val="000000"/>
                <w:sz w:val="18"/>
                <w:szCs w:val="18"/>
              </w:rPr>
              <w:t xml:space="preserve"> the </w:t>
            </w:r>
            <w:r w:rsidR="00BE2C0B">
              <w:rPr>
                <w:rFonts w:ascii="Arial" w:eastAsia="Times New Roman" w:hAnsi="Arial" w:cs="Arial"/>
                <w:color w:val="000000"/>
                <w:sz w:val="18"/>
                <w:szCs w:val="18"/>
              </w:rPr>
              <w:t>employees</w:t>
            </w:r>
            <w:r w:rsidR="00D67627">
              <w:rPr>
                <w:rFonts w:ascii="Arial" w:eastAsia="Times New Roman" w:hAnsi="Arial" w:cs="Arial"/>
                <w:color w:val="000000"/>
                <w:sz w:val="18"/>
                <w:szCs w:val="18"/>
              </w:rPr>
              <w:t xml:space="preserve"> or contractor’s worker (worker of the FIRST PARTY’s </w:t>
            </w:r>
            <w:proofErr w:type="gramStart"/>
            <w:r w:rsidR="00D67627">
              <w:rPr>
                <w:rFonts w:ascii="Arial" w:eastAsia="Times New Roman" w:hAnsi="Arial" w:cs="Arial"/>
                <w:color w:val="000000"/>
                <w:sz w:val="18"/>
                <w:szCs w:val="18"/>
              </w:rPr>
              <w:t>third party</w:t>
            </w:r>
            <w:proofErr w:type="gramEnd"/>
            <w:r w:rsidR="00D67627">
              <w:rPr>
                <w:rFonts w:ascii="Arial" w:eastAsia="Times New Roman" w:hAnsi="Arial" w:cs="Arial"/>
                <w:color w:val="000000"/>
                <w:sz w:val="18"/>
                <w:szCs w:val="18"/>
              </w:rPr>
              <w:t xml:space="preserve"> vendor) </w:t>
            </w:r>
            <w:r w:rsidR="006567D6" w:rsidRPr="00D32437">
              <w:rPr>
                <w:rFonts w:ascii="Arial" w:eastAsia="Times New Roman" w:hAnsi="Arial" w:cs="Arial"/>
                <w:color w:val="000000"/>
                <w:sz w:val="18"/>
                <w:szCs w:val="18"/>
              </w:rPr>
              <w:t xml:space="preserve">as a implementation of cooperation with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SECOND</w:t>
            </w:r>
            <w:r w:rsidR="006567D6" w:rsidRPr="00D32437">
              <w:rPr>
                <w:rFonts w:ascii="Arial" w:eastAsia="Times New Roman" w:hAnsi="Arial" w:cs="Arial"/>
                <w:b/>
                <w:bCs/>
                <w:color w:val="000000"/>
                <w:sz w:val="18"/>
                <w:szCs w:val="18"/>
                <w:lang w:val="id-ID"/>
              </w:rPr>
              <w:t xml:space="preserve"> </w:t>
            </w:r>
            <w:r w:rsidR="00DA3388" w:rsidRPr="00D32437">
              <w:rPr>
                <w:rFonts w:ascii="Arial" w:eastAsia="Times New Roman" w:hAnsi="Arial" w:cs="Arial"/>
                <w:b/>
                <w:bCs/>
                <w:color w:val="000000"/>
                <w:sz w:val="18"/>
                <w:szCs w:val="18"/>
                <w:lang w:val="id-ID"/>
              </w:rPr>
              <w:t>PARTY</w:t>
            </w:r>
            <w:r w:rsidR="00DA3388" w:rsidRPr="00D32437">
              <w:rPr>
                <w:rFonts w:ascii="Arial" w:eastAsia="Times New Roman" w:hAnsi="Arial" w:cs="Arial"/>
                <w:color w:val="000000"/>
                <w:sz w:val="18"/>
                <w:szCs w:val="18"/>
                <w:lang w:val="id-ID"/>
              </w:rPr>
              <w:t>;</w:t>
            </w:r>
          </w:p>
        </w:tc>
      </w:tr>
      <w:tr w:rsidR="000760D9" w:rsidRPr="00D32437" w14:paraId="6E372CED" w14:textId="77777777" w:rsidTr="00D43CCE">
        <w:trPr>
          <w:trHeight w:val="20"/>
        </w:trPr>
        <w:tc>
          <w:tcPr>
            <w:tcW w:w="4962" w:type="dxa"/>
            <w:shd w:val="clear" w:color="auto" w:fill="auto"/>
            <w:vAlign w:val="center"/>
          </w:tcPr>
          <w:p w14:paraId="7198D880" w14:textId="77777777" w:rsidR="000760D9" w:rsidRPr="00D32437" w:rsidRDefault="000760D9"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B6ADD3" w14:textId="77777777" w:rsidR="000760D9" w:rsidRPr="00D32437" w:rsidRDefault="000760D9" w:rsidP="00D40291">
            <w:pPr>
              <w:spacing w:after="0" w:line="240" w:lineRule="auto"/>
              <w:jc w:val="center"/>
              <w:rPr>
                <w:rFonts w:ascii="Arial" w:eastAsia="Times New Roman" w:hAnsi="Arial" w:cs="Arial"/>
                <w:b/>
                <w:bCs/>
                <w:color w:val="000000"/>
                <w:sz w:val="18"/>
                <w:szCs w:val="18"/>
                <w:lang w:val="id-ID"/>
              </w:rPr>
            </w:pPr>
          </w:p>
        </w:tc>
      </w:tr>
      <w:tr w:rsidR="00D40291" w:rsidRPr="00D32437" w14:paraId="1B91538F" w14:textId="77777777" w:rsidTr="00D43CCE">
        <w:trPr>
          <w:trHeight w:val="20"/>
        </w:trPr>
        <w:tc>
          <w:tcPr>
            <w:tcW w:w="4962" w:type="dxa"/>
            <w:shd w:val="clear" w:color="auto" w:fill="auto"/>
            <w:vAlign w:val="center"/>
            <w:hideMark/>
          </w:tcPr>
          <w:p w14:paraId="08462397" w14:textId="4335B44F" w:rsidR="00D40291" w:rsidRPr="00D32437" w:rsidRDefault="00D40291" w:rsidP="00D40291">
            <w:pPr>
              <w:spacing w:after="0" w:line="240" w:lineRule="auto"/>
              <w:jc w:val="center"/>
              <w:rPr>
                <w:rFonts w:ascii="Arial" w:eastAsia="Times New Roman" w:hAnsi="Arial" w:cs="Arial"/>
                <w:b/>
                <w:color w:val="000000"/>
                <w:sz w:val="18"/>
                <w:szCs w:val="18"/>
                <w:lang w:val="id-ID"/>
              </w:rPr>
            </w:pPr>
            <w:r w:rsidRPr="00D32437">
              <w:rPr>
                <w:rFonts w:ascii="Arial" w:eastAsia="Times New Roman" w:hAnsi="Arial" w:cs="Arial"/>
                <w:b/>
                <w:color w:val="000000"/>
                <w:sz w:val="18"/>
                <w:szCs w:val="18"/>
              </w:rPr>
              <w:t xml:space="preserve">Pasal </w:t>
            </w:r>
            <w:r w:rsidR="000760D9" w:rsidRPr="00D32437">
              <w:rPr>
                <w:rFonts w:ascii="Arial" w:eastAsia="Times New Roman" w:hAnsi="Arial" w:cs="Arial"/>
                <w:b/>
                <w:color w:val="000000"/>
                <w:sz w:val="18"/>
                <w:szCs w:val="18"/>
                <w:lang w:val="id-ID"/>
              </w:rPr>
              <w:t>4</w:t>
            </w:r>
          </w:p>
        </w:tc>
        <w:tc>
          <w:tcPr>
            <w:tcW w:w="0" w:type="auto"/>
            <w:tcBorders>
              <w:left w:val="nil"/>
            </w:tcBorders>
            <w:shd w:val="clear" w:color="auto" w:fill="auto"/>
            <w:vAlign w:val="center"/>
            <w:hideMark/>
          </w:tcPr>
          <w:p w14:paraId="05D01A65" w14:textId="2EC76930" w:rsidR="00D40291" w:rsidRPr="00D32437" w:rsidRDefault="00D40291" w:rsidP="00D40291">
            <w:pPr>
              <w:spacing w:after="0" w:line="240" w:lineRule="auto"/>
              <w:jc w:val="center"/>
              <w:rPr>
                <w:rFonts w:ascii="Arial" w:eastAsia="Times New Roman" w:hAnsi="Arial" w:cs="Arial"/>
                <w:b/>
                <w:color w:val="000000"/>
                <w:sz w:val="18"/>
                <w:szCs w:val="18"/>
              </w:rPr>
            </w:pPr>
            <w:r w:rsidRPr="00D32437">
              <w:rPr>
                <w:rFonts w:ascii="Arial" w:eastAsia="Times New Roman" w:hAnsi="Arial" w:cs="Arial"/>
                <w:b/>
                <w:bCs/>
                <w:color w:val="000000"/>
                <w:sz w:val="18"/>
                <w:szCs w:val="18"/>
                <w:lang w:val="id-ID"/>
              </w:rPr>
              <w:t xml:space="preserve">Article </w:t>
            </w:r>
            <w:r w:rsidR="00026BC8" w:rsidRPr="00D32437">
              <w:rPr>
                <w:rFonts w:ascii="Arial" w:eastAsia="Times New Roman" w:hAnsi="Arial" w:cs="Arial"/>
                <w:b/>
                <w:bCs/>
                <w:color w:val="000000"/>
                <w:sz w:val="18"/>
                <w:szCs w:val="18"/>
                <w:lang w:val="id-ID"/>
              </w:rPr>
              <w:t>4</w:t>
            </w:r>
          </w:p>
        </w:tc>
      </w:tr>
      <w:tr w:rsidR="00D40291" w:rsidRPr="00D32437" w14:paraId="5525DB42" w14:textId="77777777" w:rsidTr="00D43CCE">
        <w:trPr>
          <w:trHeight w:val="20"/>
        </w:trPr>
        <w:tc>
          <w:tcPr>
            <w:tcW w:w="4962" w:type="dxa"/>
            <w:shd w:val="clear" w:color="auto" w:fill="auto"/>
            <w:vAlign w:val="center"/>
            <w:hideMark/>
          </w:tcPr>
          <w:p w14:paraId="313F57A3" w14:textId="6E4B65AE" w:rsidR="00D40291" w:rsidRPr="00260DC3" w:rsidRDefault="00D40291" w:rsidP="00D40291">
            <w:pPr>
              <w:spacing w:after="0" w:line="240" w:lineRule="auto"/>
              <w:jc w:val="center"/>
              <w:rPr>
                <w:rFonts w:ascii="Arial" w:eastAsia="Times New Roman" w:hAnsi="Arial" w:cs="Arial"/>
                <w:b/>
                <w:color w:val="000000"/>
                <w:sz w:val="18"/>
                <w:szCs w:val="18"/>
                <w:lang w:val="nl-NL"/>
              </w:rPr>
            </w:pPr>
            <w:bookmarkStart w:id="31" w:name="RANGE!A33"/>
            <w:bookmarkEnd w:id="31"/>
            <w:r w:rsidRPr="00260DC3">
              <w:rPr>
                <w:rFonts w:ascii="Arial" w:eastAsia="Times New Roman" w:hAnsi="Arial" w:cs="Arial"/>
                <w:b/>
                <w:color w:val="000000"/>
                <w:sz w:val="18"/>
                <w:szCs w:val="18"/>
                <w:lang w:val="nl-NL"/>
              </w:rPr>
              <w:t xml:space="preserve">Ruang Lingkup </w:t>
            </w:r>
            <w:r w:rsidR="00047C0D" w:rsidRPr="00260DC3">
              <w:rPr>
                <w:rFonts w:ascii="Arial" w:eastAsia="Times New Roman" w:hAnsi="Arial" w:cs="Arial"/>
                <w:b/>
                <w:color w:val="000000"/>
                <w:sz w:val="18"/>
                <w:szCs w:val="18"/>
                <w:lang w:val="nl-NL"/>
              </w:rPr>
              <w:t>Pekerjaan</w:t>
            </w:r>
            <w:r w:rsidR="00BD0AC9" w:rsidRPr="00260DC3">
              <w:rPr>
                <w:rFonts w:ascii="Arial" w:eastAsia="Times New Roman" w:hAnsi="Arial" w:cs="Arial"/>
                <w:b/>
                <w:color w:val="000000"/>
                <w:sz w:val="18"/>
                <w:szCs w:val="18"/>
                <w:lang w:val="nl-NL"/>
              </w:rPr>
              <w:t xml:space="preserve"> dan/Kerjasama</w:t>
            </w:r>
          </w:p>
        </w:tc>
        <w:tc>
          <w:tcPr>
            <w:tcW w:w="0" w:type="auto"/>
            <w:tcBorders>
              <w:left w:val="nil"/>
            </w:tcBorders>
            <w:shd w:val="clear" w:color="auto" w:fill="auto"/>
            <w:vAlign w:val="center"/>
            <w:hideMark/>
          </w:tcPr>
          <w:p w14:paraId="6611D504" w14:textId="4F612461" w:rsidR="00D40291" w:rsidRPr="00D32437" w:rsidRDefault="00D40291" w:rsidP="00D40291">
            <w:pPr>
              <w:spacing w:after="0" w:line="240" w:lineRule="auto"/>
              <w:jc w:val="center"/>
              <w:rPr>
                <w:rFonts w:ascii="Arial" w:eastAsia="Times New Roman" w:hAnsi="Arial" w:cs="Arial"/>
                <w:b/>
                <w:sz w:val="18"/>
                <w:szCs w:val="18"/>
              </w:rPr>
            </w:pPr>
            <w:r w:rsidRPr="00D32437">
              <w:rPr>
                <w:rFonts w:ascii="Arial" w:eastAsia="Times New Roman" w:hAnsi="Arial" w:cs="Arial"/>
                <w:b/>
                <w:bCs/>
                <w:color w:val="000000"/>
                <w:sz w:val="18"/>
                <w:szCs w:val="18"/>
                <w:lang w:val="id-ID"/>
              </w:rPr>
              <w:t xml:space="preserve">Scope Of </w:t>
            </w:r>
            <w:r w:rsidR="00047C0D" w:rsidRPr="00D32437">
              <w:rPr>
                <w:rFonts w:ascii="Arial" w:eastAsia="Times New Roman" w:hAnsi="Arial" w:cs="Arial"/>
                <w:b/>
                <w:bCs/>
                <w:color w:val="000000"/>
                <w:sz w:val="18"/>
                <w:szCs w:val="18"/>
              </w:rPr>
              <w:t>Work</w:t>
            </w:r>
          </w:p>
        </w:tc>
      </w:tr>
      <w:tr w:rsidR="00D40291" w:rsidRPr="00D32437" w14:paraId="5ABAF5B2" w14:textId="77777777" w:rsidTr="00D43CCE">
        <w:trPr>
          <w:trHeight w:val="20"/>
        </w:trPr>
        <w:tc>
          <w:tcPr>
            <w:tcW w:w="4962" w:type="dxa"/>
            <w:shd w:val="clear" w:color="auto" w:fill="auto"/>
          </w:tcPr>
          <w:p w14:paraId="50A31EC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tcPr>
          <w:p w14:paraId="1CE00F62"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7E828201" w14:textId="77777777" w:rsidTr="00D43CCE">
        <w:trPr>
          <w:trHeight w:val="20"/>
        </w:trPr>
        <w:tc>
          <w:tcPr>
            <w:tcW w:w="4962" w:type="dxa"/>
            <w:shd w:val="clear" w:color="auto" w:fill="auto"/>
            <w:hideMark/>
          </w:tcPr>
          <w:p w14:paraId="7BEF0A3E" w14:textId="4B513A51" w:rsidR="00D40291" w:rsidRPr="00D32437" w:rsidRDefault="00684F06" w:rsidP="00D40291">
            <w:pPr>
              <w:spacing w:after="0" w:line="240" w:lineRule="auto"/>
              <w:jc w:val="both"/>
              <w:rPr>
                <w:rFonts w:ascii="Arial" w:eastAsia="Times New Roman" w:hAnsi="Arial" w:cs="Arial"/>
                <w:color w:val="000000"/>
                <w:sz w:val="18"/>
                <w:szCs w:val="18"/>
                <w:lang w:val="id-ID"/>
              </w:rPr>
            </w:pPr>
            <w:proofErr w:type="spellStart"/>
            <w:r w:rsidRPr="00D32437">
              <w:rPr>
                <w:rFonts w:ascii="Arial" w:eastAsia="Times New Roman" w:hAnsi="Arial" w:cs="Arial"/>
                <w:b/>
                <w:bCs/>
                <w:color w:val="000000"/>
                <w:sz w:val="18"/>
                <w:szCs w:val="18"/>
              </w:rPr>
              <w:t>Perjanjian</w:t>
            </w:r>
            <w:proofErr w:type="spellEnd"/>
            <w:r w:rsidR="00535E31" w:rsidRPr="00D32437">
              <w:rPr>
                <w:rFonts w:ascii="Arial" w:eastAsia="Times New Roman" w:hAnsi="Arial" w:cs="Arial"/>
                <w:b/>
                <w:bCs/>
                <w:color w:val="000000"/>
                <w:sz w:val="18"/>
                <w:szCs w:val="18"/>
              </w:rPr>
              <w:t xml:space="preserve"> </w:t>
            </w:r>
            <w:proofErr w:type="spellStart"/>
            <w:r w:rsidR="00D40291" w:rsidRPr="00D32437">
              <w:rPr>
                <w:rFonts w:ascii="Arial" w:eastAsia="Times New Roman" w:hAnsi="Arial" w:cs="Arial"/>
                <w:color w:val="000000"/>
                <w:sz w:val="18"/>
                <w:szCs w:val="18"/>
              </w:rPr>
              <w:t>ini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meliputi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pelayanan</w:t>
            </w:r>
            <w:proofErr w:type="spellEnd"/>
            <w:r w:rsidR="00D40291" w:rsidRPr="00D32437">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pertolongan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pertama</w:t>
            </w:r>
            <w:proofErr w:type="spellEnd"/>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 xml:space="preserve">dari </w:t>
            </w:r>
            <w:r w:rsidR="00D40291" w:rsidRPr="00D32437">
              <w:rPr>
                <w:rFonts w:ascii="Arial" w:eastAsia="Times New Roman" w:hAnsi="Arial" w:cs="Arial"/>
                <w:b/>
                <w:bCs/>
                <w:color w:val="000000"/>
                <w:sz w:val="18"/>
                <w:szCs w:val="18"/>
                <w:lang w:val="id-ID"/>
              </w:rPr>
              <w:t>PIHAK KEDUA</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kepada</w:t>
            </w:r>
            <w:r w:rsidR="00D40291" w:rsidRPr="00D32437">
              <w:rPr>
                <w:rFonts w:ascii="Arial" w:eastAsia="Times New Roman" w:hAnsi="Arial" w:cs="Arial"/>
                <w:color w:val="000000"/>
                <w:sz w:val="18"/>
                <w:szCs w:val="18"/>
              </w:rPr>
              <w:t xml:space="preserve"> </w:t>
            </w:r>
            <w:proofErr w:type="spellStart"/>
            <w:r w:rsidR="005D78F3">
              <w:rPr>
                <w:rFonts w:ascii="Arial" w:eastAsia="Times New Roman" w:hAnsi="Arial" w:cs="Arial"/>
                <w:color w:val="000000"/>
                <w:sz w:val="18"/>
                <w:szCs w:val="18"/>
              </w:rPr>
              <w:t>pasien</w:t>
            </w:r>
            <w:proofErr w:type="spellEnd"/>
            <w:r w:rsidR="00D40291" w:rsidRPr="00D32437">
              <w:rPr>
                <w:rFonts w:ascii="Arial" w:eastAsia="Times New Roman" w:hAnsi="Arial" w:cs="Arial"/>
                <w:color w:val="000000"/>
                <w:sz w:val="18"/>
                <w:szCs w:val="18"/>
                <w:lang w:val="id-ID"/>
              </w:rPr>
              <w:t xml:space="preserve"> di tempat/lokasi </w:t>
            </w:r>
            <w:r w:rsidR="00D40291" w:rsidRPr="00D32437">
              <w:rPr>
                <w:rFonts w:ascii="Arial" w:eastAsia="Times New Roman" w:hAnsi="Arial" w:cs="Arial"/>
                <w:b/>
                <w:bCs/>
                <w:color w:val="000000"/>
                <w:sz w:val="18"/>
                <w:szCs w:val="18"/>
                <w:lang w:val="id-ID"/>
              </w:rPr>
              <w:t>PIHAK PERTAMA</w:t>
            </w:r>
            <w:r w:rsidR="00D40291" w:rsidRPr="00D32437">
              <w:rPr>
                <w:rFonts w:ascii="Arial" w:eastAsia="Times New Roman" w:hAnsi="Arial" w:cs="Arial"/>
                <w:color w:val="000000"/>
                <w:sz w:val="18"/>
                <w:szCs w:val="18"/>
                <w:lang w:val="id-ID"/>
              </w:rPr>
              <w:t xml:space="preserve"> dengan ruang lingkup sebagai berikut:</w:t>
            </w:r>
          </w:p>
        </w:tc>
        <w:tc>
          <w:tcPr>
            <w:tcW w:w="0" w:type="auto"/>
            <w:tcBorders>
              <w:left w:val="nil"/>
            </w:tcBorders>
            <w:shd w:val="clear" w:color="auto" w:fill="auto"/>
            <w:hideMark/>
          </w:tcPr>
          <w:p w14:paraId="1C68E0BD" w14:textId="4A2A78EC" w:rsidR="00D40291" w:rsidRPr="00D32437" w:rsidRDefault="00E64958"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This </w:t>
            </w:r>
            <w:r w:rsidR="00323579" w:rsidRPr="00D32437">
              <w:rPr>
                <w:rFonts w:ascii="Arial" w:eastAsia="Times New Roman" w:hAnsi="Arial" w:cs="Arial"/>
                <w:color w:val="000000"/>
                <w:sz w:val="18"/>
                <w:szCs w:val="18"/>
              </w:rPr>
              <w:t xml:space="preserve">Agreement </w:t>
            </w:r>
            <w:r w:rsidRPr="00D32437">
              <w:rPr>
                <w:rFonts w:ascii="Arial" w:eastAsia="Times New Roman" w:hAnsi="Arial" w:cs="Arial"/>
                <w:color w:val="000000"/>
                <w:sz w:val="18"/>
                <w:szCs w:val="18"/>
                <w:lang w:val="id-ID"/>
              </w:rPr>
              <w:t xml:space="preserve">includes the first </w:t>
            </w:r>
            <w:r w:rsidR="00515B92">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7A5C58">
              <w:rPr>
                <w:rFonts w:ascii="Arial" w:eastAsia="Times New Roman" w:hAnsi="Arial" w:cs="Arial"/>
                <w:color w:val="000000"/>
                <w:sz w:val="18"/>
                <w:szCs w:val="18"/>
              </w:rPr>
              <w:t>S</w:t>
            </w:r>
            <w:r w:rsidR="00B8540C">
              <w:rPr>
                <w:rFonts w:ascii="Arial" w:eastAsia="Times New Roman" w:hAnsi="Arial" w:cs="Arial"/>
                <w:color w:val="000000"/>
                <w:sz w:val="18"/>
                <w:szCs w:val="18"/>
              </w:rPr>
              <w:t>ervice</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of </w:t>
            </w:r>
            <w:r w:rsidR="006567D6" w:rsidRPr="00D32437">
              <w:rPr>
                <w:rFonts w:ascii="Arial" w:eastAsia="Times New Roman" w:hAnsi="Arial" w:cs="Arial"/>
                <w:color w:val="000000"/>
                <w:sz w:val="18"/>
                <w:szCs w:val="18"/>
              </w:rPr>
              <w:t>the</w:t>
            </w:r>
            <w:r w:rsidR="008F56EE" w:rsidRPr="00D32437">
              <w:rPr>
                <w:rFonts w:ascii="Arial" w:eastAsia="Times New Roman" w:hAnsi="Arial" w:cs="Arial"/>
                <w:b/>
                <w:bCs/>
                <w:color w:val="000000"/>
                <w:sz w:val="18"/>
                <w:szCs w:val="18"/>
                <w:lang w:val="id-ID"/>
              </w:rPr>
              <w:t xml:space="preserve"> SECOND PARTY</w:t>
            </w:r>
            <w:r w:rsidR="008F56EE" w:rsidRPr="00D32437">
              <w:rPr>
                <w:rFonts w:ascii="Arial" w:eastAsia="Times New Roman" w:hAnsi="Arial" w:cs="Arial"/>
                <w:color w:val="000000"/>
                <w:sz w:val="18"/>
                <w:szCs w:val="18"/>
                <w:lang w:val="id-ID"/>
              </w:rPr>
              <w:t xml:space="preserve"> </w:t>
            </w:r>
            <w:r w:rsidR="007A5C58">
              <w:rPr>
                <w:rFonts w:ascii="Arial" w:eastAsia="Times New Roman" w:hAnsi="Arial" w:cs="Arial"/>
                <w:color w:val="000000"/>
                <w:sz w:val="18"/>
                <w:szCs w:val="18"/>
              </w:rPr>
              <w:t>provided</w:t>
            </w:r>
            <w:r w:rsidRPr="00D32437">
              <w:rPr>
                <w:rFonts w:ascii="Arial" w:eastAsia="Times New Roman" w:hAnsi="Arial" w:cs="Arial"/>
                <w:color w:val="000000"/>
                <w:sz w:val="18"/>
                <w:szCs w:val="18"/>
                <w:lang w:val="id-ID"/>
              </w:rPr>
              <w:t xml:space="preserve"> to </w:t>
            </w:r>
            <w:r w:rsidR="00AE26C8">
              <w:rPr>
                <w:rFonts w:ascii="Arial" w:eastAsia="Times New Roman" w:hAnsi="Arial" w:cs="Arial"/>
                <w:color w:val="000000"/>
                <w:sz w:val="18"/>
                <w:szCs w:val="18"/>
              </w:rPr>
              <w:t>Patients</w:t>
            </w:r>
            <w:r w:rsidRPr="00D32437">
              <w:rPr>
                <w:rFonts w:ascii="Arial" w:eastAsia="Times New Roman" w:hAnsi="Arial" w:cs="Arial"/>
                <w:color w:val="000000"/>
                <w:sz w:val="18"/>
                <w:szCs w:val="18"/>
                <w:lang w:val="id-ID"/>
              </w:rPr>
              <w:t xml:space="preserve"> on the location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with the following scope:</w:t>
            </w:r>
          </w:p>
        </w:tc>
      </w:tr>
      <w:tr w:rsidR="00D40291" w:rsidRPr="00D32437" w14:paraId="4C47DD87" w14:textId="77777777" w:rsidTr="00D43CCE">
        <w:trPr>
          <w:trHeight w:val="20"/>
        </w:trPr>
        <w:tc>
          <w:tcPr>
            <w:tcW w:w="4962" w:type="dxa"/>
            <w:shd w:val="clear" w:color="auto" w:fill="auto"/>
            <w:hideMark/>
          </w:tcPr>
          <w:p w14:paraId="6FC26E46" w14:textId="00CD936B" w:rsidR="00D40291" w:rsidRPr="00D32437" w:rsidRDefault="00D40291" w:rsidP="00D40291">
            <w:pPr>
              <w:pStyle w:val="ListParagraph"/>
              <w:numPr>
                <w:ilvl w:val="0"/>
                <w:numId w:val="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ins w:id="32" w:author="Ningtyias, Putri" w:date="2024-06-19T16:26:00Z">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satu</w:t>
              </w:r>
              <w:proofErr w:type="spellEnd"/>
              <w:r w:rsidR="00237BAC">
                <w:rPr>
                  <w:rFonts w:ascii="Arial" w:eastAsia="Times New Roman" w:hAnsi="Arial" w:cs="Arial"/>
                  <w:color w:val="000000"/>
                  <w:sz w:val="18"/>
                  <w:szCs w:val="18"/>
                </w:rPr>
                <w:t xml:space="preserve"> orang </w:t>
              </w:r>
              <w:proofErr w:type="spellStart"/>
              <w:r w:rsidR="00237BAC">
                <w:rPr>
                  <w:rFonts w:ascii="Arial" w:eastAsia="Times New Roman" w:hAnsi="Arial" w:cs="Arial"/>
                  <w:color w:val="000000"/>
                  <w:sz w:val="18"/>
                  <w:szCs w:val="18"/>
                </w:rPr>
                <w:t>dokter</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w:t>
              </w:r>
            </w:ins>
            <w:del w:id="33" w:author="Ningtyias, Putri" w:date="2024-06-19T16:26:00Z">
              <w:r w:rsidR="001A37A9" w:rsidDel="00237BAC">
                <w:rPr>
                  <w:rFonts w:ascii="Arial" w:eastAsia="Times New Roman" w:hAnsi="Arial" w:cs="Arial"/>
                  <w:color w:val="000000"/>
                  <w:sz w:val="18"/>
                  <w:szCs w:val="18"/>
                </w:rPr>
                <w:delText xml:space="preserve">merupakan </w:delText>
              </w:r>
              <w:r w:rsidR="004A2005" w:rsidDel="00237BAC">
                <w:rPr>
                  <w:rFonts w:ascii="Arial" w:eastAsia="Times New Roman" w:hAnsi="Arial" w:cs="Arial"/>
                  <w:color w:val="000000"/>
                  <w:sz w:val="18"/>
                  <w:szCs w:val="18"/>
                </w:rPr>
                <w:delText xml:space="preserve"> satu orang </w:delText>
              </w:r>
              <w:r w:rsidR="0007566C" w:rsidDel="00237BAC">
                <w:rPr>
                  <w:rFonts w:ascii="Arial" w:eastAsia="Times New Roman" w:hAnsi="Arial" w:cs="Arial"/>
                  <w:color w:val="000000"/>
                  <w:sz w:val="18"/>
                  <w:szCs w:val="18"/>
                </w:rPr>
                <w:delText xml:space="preserve">dokter </w:delText>
              </w:r>
              <w:r w:rsidR="001A37A9" w:rsidDel="00237BAC">
                <w:rPr>
                  <w:rFonts w:ascii="Arial" w:eastAsia="Times New Roman" w:hAnsi="Arial" w:cs="Arial"/>
                  <w:color w:val="000000"/>
                  <w:sz w:val="18"/>
                  <w:szCs w:val="18"/>
                </w:rPr>
                <w:delText xml:space="preserve">yang ditempatkan </w:delText>
              </w:r>
            </w:del>
            <w:proofErr w:type="gramStart"/>
            <w:r w:rsidR="001A37A9">
              <w:rPr>
                <w:rFonts w:ascii="Arial" w:eastAsia="Times New Roman" w:hAnsi="Arial" w:cs="Arial"/>
                <w:color w:val="000000"/>
                <w:sz w:val="18"/>
                <w:szCs w:val="18"/>
              </w:rPr>
              <w:t xml:space="preserve">di </w:t>
            </w:r>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lokasi</w:t>
            </w:r>
            <w:proofErr w:type="spellEnd"/>
            <w:proofErr w:type="gramEnd"/>
            <w:r w:rsidR="0007566C">
              <w:rPr>
                <w:rFonts w:ascii="Arial" w:eastAsia="Times New Roman" w:hAnsi="Arial" w:cs="Arial"/>
                <w:color w:val="000000"/>
                <w:sz w:val="18"/>
                <w:szCs w:val="18"/>
              </w:rPr>
              <w:t xml:space="preserve">  </w:t>
            </w:r>
            <w:proofErr w:type="spellStart"/>
            <w:r w:rsidR="0007566C" w:rsidRPr="00841F12">
              <w:rPr>
                <w:rFonts w:ascii="Arial" w:eastAsia="Times New Roman" w:hAnsi="Arial" w:cs="Arial"/>
                <w:b/>
                <w:bCs/>
                <w:color w:val="000000"/>
                <w:sz w:val="18"/>
                <w:szCs w:val="18"/>
              </w:rPr>
              <w:t>Pihak</w:t>
            </w:r>
            <w:proofErr w:type="spellEnd"/>
            <w:r w:rsidR="0007566C" w:rsidRPr="00841F12">
              <w:rPr>
                <w:rFonts w:ascii="Arial" w:eastAsia="Times New Roman" w:hAnsi="Arial" w:cs="Arial"/>
                <w:b/>
                <w:bCs/>
                <w:color w:val="000000"/>
                <w:sz w:val="18"/>
                <w:szCs w:val="18"/>
              </w:rPr>
              <w:t xml:space="preserve"> </w:t>
            </w:r>
            <w:proofErr w:type="spellStart"/>
            <w:r w:rsidR="0007566C" w:rsidRPr="00841F12">
              <w:rPr>
                <w:rFonts w:ascii="Arial" w:eastAsia="Times New Roman" w:hAnsi="Arial" w:cs="Arial"/>
                <w:b/>
                <w:bCs/>
                <w:color w:val="000000"/>
                <w:sz w:val="18"/>
                <w:szCs w:val="18"/>
              </w:rPr>
              <w:t>Pertama</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untuk</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menyediakan</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layanan</w:t>
            </w:r>
            <w:proofErr w:type="spellEnd"/>
            <w:r w:rsidR="0007566C">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Kesehatan</w:t>
            </w:r>
            <w:r w:rsidR="000D23CF">
              <w:rPr>
                <w:rFonts w:ascii="Arial" w:eastAsia="Times New Roman" w:hAnsi="Arial" w:cs="Arial"/>
                <w:color w:val="000000"/>
                <w:sz w:val="18"/>
                <w:szCs w:val="18"/>
              </w:rPr>
              <w:t xml:space="preserve"> pada </w:t>
            </w:r>
            <w:proofErr w:type="spellStart"/>
            <w:r w:rsidR="000D23CF">
              <w:rPr>
                <w:rFonts w:ascii="Arial" w:eastAsia="Times New Roman" w:hAnsi="Arial" w:cs="Arial"/>
                <w:color w:val="000000"/>
                <w:sz w:val="18"/>
                <w:szCs w:val="18"/>
              </w:rPr>
              <w:t>pasien</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selama</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durasi</w:t>
            </w:r>
            <w:proofErr w:type="spellEnd"/>
            <w:r w:rsidR="00041674">
              <w:rPr>
                <w:rFonts w:ascii="Arial" w:eastAsia="Times New Roman" w:hAnsi="Arial" w:cs="Arial"/>
                <w:color w:val="000000"/>
                <w:sz w:val="18"/>
                <w:szCs w:val="18"/>
              </w:rPr>
              <w:t xml:space="preserve"> jam </w:t>
            </w:r>
            <w:proofErr w:type="spellStart"/>
            <w:r w:rsidR="00041674">
              <w:rPr>
                <w:rFonts w:ascii="Arial" w:eastAsia="Times New Roman" w:hAnsi="Arial" w:cs="Arial"/>
                <w:color w:val="000000"/>
                <w:sz w:val="18"/>
                <w:szCs w:val="18"/>
              </w:rPr>
              <w:t>kerja</w:t>
            </w:r>
            <w:proofErr w:type="spellEnd"/>
            <w:r w:rsidR="00041674">
              <w:rPr>
                <w:rFonts w:ascii="Arial" w:eastAsia="Times New Roman" w:hAnsi="Arial" w:cs="Arial"/>
                <w:color w:val="000000"/>
                <w:sz w:val="18"/>
                <w:szCs w:val="18"/>
              </w:rPr>
              <w:t xml:space="preserve"> pada </w:t>
            </w:r>
            <w:proofErr w:type="spellStart"/>
            <w:r w:rsidR="00041674">
              <w:rPr>
                <w:rFonts w:ascii="Arial" w:eastAsia="Times New Roman" w:hAnsi="Arial" w:cs="Arial"/>
                <w:color w:val="000000"/>
                <w:sz w:val="18"/>
                <w:szCs w:val="18"/>
              </w:rPr>
              <w:t>klinik</w:t>
            </w:r>
            <w:proofErr w:type="spellEnd"/>
            <w:r w:rsidR="00041674">
              <w:rPr>
                <w:rFonts w:ascii="Arial" w:eastAsia="Times New Roman" w:hAnsi="Arial" w:cs="Arial"/>
                <w:color w:val="000000"/>
                <w:sz w:val="18"/>
                <w:szCs w:val="18"/>
              </w:rPr>
              <w:t xml:space="preserve"> Kesehatan </w:t>
            </w:r>
            <w:r w:rsidR="000D23CF">
              <w:rPr>
                <w:rFonts w:ascii="Arial" w:eastAsia="Times New Roman" w:hAnsi="Arial" w:cs="Arial"/>
                <w:color w:val="000000"/>
                <w:sz w:val="18"/>
                <w:szCs w:val="18"/>
              </w:rPr>
              <w:t xml:space="preserve"> yang </w:t>
            </w:r>
            <w:proofErr w:type="spellStart"/>
            <w:r w:rsidR="000D23CF">
              <w:rPr>
                <w:rFonts w:ascii="Arial" w:eastAsia="Times New Roman" w:hAnsi="Arial" w:cs="Arial"/>
                <w:color w:val="000000"/>
                <w:sz w:val="18"/>
                <w:szCs w:val="18"/>
              </w:rPr>
              <w:t>telah</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disepakati</w:t>
            </w:r>
            <w:proofErr w:type="spellEnd"/>
            <w:r w:rsidR="00041674">
              <w:rPr>
                <w:rFonts w:ascii="Arial" w:eastAsia="Times New Roman" w:hAnsi="Arial" w:cs="Arial"/>
                <w:color w:val="000000"/>
                <w:sz w:val="18"/>
                <w:szCs w:val="18"/>
              </w:rPr>
              <w:t xml:space="preserve"> </w:t>
            </w:r>
            <w:r w:rsidR="000D23CF">
              <w:rPr>
                <w:rFonts w:ascii="Arial" w:eastAsia="Times New Roman" w:hAnsi="Arial" w:cs="Arial"/>
                <w:color w:val="000000"/>
                <w:sz w:val="18"/>
                <w:szCs w:val="18"/>
              </w:rPr>
              <w:t xml:space="preserve">. </w:t>
            </w:r>
          </w:p>
        </w:tc>
        <w:tc>
          <w:tcPr>
            <w:tcW w:w="0" w:type="auto"/>
            <w:shd w:val="clear" w:color="auto" w:fill="auto"/>
            <w:hideMark/>
          </w:tcPr>
          <w:p w14:paraId="110D74D6" w14:textId="6C6F84A9" w:rsidR="00D40291" w:rsidRPr="00D32437" w:rsidRDefault="005C3734" w:rsidP="00D40291">
            <w:pPr>
              <w:pStyle w:val="ListParagraph"/>
              <w:numPr>
                <w:ilvl w:val="0"/>
                <w:numId w:val="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w:t>
            </w:r>
            <w:r w:rsidR="00E64958" w:rsidRPr="00D32437">
              <w:rPr>
                <w:rFonts w:ascii="Arial" w:eastAsia="Times New Roman" w:hAnsi="Arial" w:cs="Arial"/>
                <w:b/>
                <w:bCs/>
                <w:color w:val="000000"/>
                <w:sz w:val="18"/>
                <w:szCs w:val="18"/>
                <w:lang w:val="id-ID"/>
              </w:rPr>
              <w:t xml:space="preserve"> PARTY</w:t>
            </w:r>
            <w:r w:rsidR="00E64958" w:rsidRPr="00D32437">
              <w:rPr>
                <w:rFonts w:ascii="Arial" w:eastAsia="Times New Roman" w:hAnsi="Arial" w:cs="Arial"/>
                <w:color w:val="000000"/>
                <w:sz w:val="18"/>
                <w:szCs w:val="18"/>
                <w:lang w:val="id-ID"/>
              </w:rPr>
              <w:t xml:space="preserve"> </w:t>
            </w:r>
            <w:r w:rsidR="00E64958" w:rsidRPr="00D32437">
              <w:rPr>
                <w:rFonts w:ascii="Arial" w:eastAsia="Times New Roman" w:hAnsi="Arial" w:cs="Arial"/>
                <w:sz w:val="18"/>
                <w:szCs w:val="18"/>
              </w:rPr>
              <w:t>will</w:t>
            </w:r>
            <w:r w:rsidR="001A37A9">
              <w:rPr>
                <w:rFonts w:ascii="Arial" w:eastAsia="Times New Roman" w:hAnsi="Arial" w:cs="Arial"/>
                <w:sz w:val="18"/>
                <w:szCs w:val="18"/>
              </w:rPr>
              <w:t xml:space="preserve"> </w:t>
            </w:r>
            <w:del w:id="34" w:author="Chen, Jane" w:date="2024-06-19T13:43:00Z">
              <w:r w:rsidR="00D736FF" w:rsidDel="00CC7895">
                <w:rPr>
                  <w:rFonts w:ascii="Arial" w:eastAsia="Times New Roman" w:hAnsi="Arial" w:cs="Arial"/>
                  <w:sz w:val="18"/>
                  <w:szCs w:val="18"/>
                </w:rPr>
                <w:delText xml:space="preserve"> </w:delText>
              </w:r>
              <w:r w:rsidR="00841F12" w:rsidDel="00CC7895">
                <w:rPr>
                  <w:rFonts w:ascii="Arial" w:eastAsia="Times New Roman" w:hAnsi="Arial" w:cs="Arial"/>
                  <w:sz w:val="18"/>
                  <w:szCs w:val="18"/>
                </w:rPr>
                <w:delText>be</w:delText>
              </w:r>
            </w:del>
            <w:proofErr w:type="spellStart"/>
            <w:ins w:id="35" w:author="Chen, Jane" w:date="2024-06-19T13:43:00Z">
              <w:r w:rsidR="00CC7895">
                <w:rPr>
                  <w:rFonts w:ascii="Arial" w:eastAsia="Times New Roman" w:hAnsi="Arial" w:cs="Arial"/>
                  <w:sz w:val="18"/>
                  <w:szCs w:val="18"/>
                </w:rPr>
                <w:t>disptach</w:t>
              </w:r>
            </w:ins>
            <w:proofErr w:type="spellEnd"/>
            <w:r w:rsidR="00841F12">
              <w:rPr>
                <w:rFonts w:ascii="Arial" w:eastAsia="Times New Roman" w:hAnsi="Arial" w:cs="Arial"/>
                <w:sz w:val="18"/>
                <w:szCs w:val="18"/>
              </w:rPr>
              <w:t xml:space="preserve"> </w:t>
            </w:r>
            <w:r w:rsidR="00F113C5" w:rsidRPr="00D32437">
              <w:rPr>
                <w:rFonts w:ascii="Arial" w:eastAsia="Times New Roman" w:hAnsi="Arial" w:cs="Arial"/>
                <w:sz w:val="18"/>
                <w:szCs w:val="18"/>
              </w:rPr>
              <w:t xml:space="preserve">one </w:t>
            </w:r>
            <w:r w:rsidR="00D736FF">
              <w:rPr>
                <w:rFonts w:ascii="Arial" w:eastAsia="Times New Roman" w:hAnsi="Arial" w:cs="Arial"/>
                <w:sz w:val="18"/>
                <w:szCs w:val="18"/>
              </w:rPr>
              <w:t>doctor</w:t>
            </w:r>
            <w:r w:rsidR="00E64958" w:rsidRPr="00D32437">
              <w:rPr>
                <w:rFonts w:ascii="Arial" w:eastAsia="Times New Roman" w:hAnsi="Arial" w:cs="Arial"/>
                <w:sz w:val="18"/>
                <w:szCs w:val="18"/>
              </w:rPr>
              <w:t xml:space="preserve"> </w:t>
            </w:r>
            <w:ins w:id="36" w:author="Chen, Jane" w:date="2024-06-19T13:44:00Z">
              <w:r w:rsidR="00C96D20">
                <w:rPr>
                  <w:rFonts w:ascii="Arial" w:eastAsia="Times New Roman" w:hAnsi="Arial" w:cs="Arial"/>
                  <w:sz w:val="18"/>
                  <w:szCs w:val="18"/>
                </w:rPr>
                <w:t xml:space="preserve">from </w:t>
              </w:r>
            </w:ins>
            <w:ins w:id="37" w:author="Ningtyias, Putri" w:date="2024-06-19T16:25:00Z">
              <w:r w:rsidR="00237BAC">
                <w:rPr>
                  <w:rFonts w:ascii="Arial" w:eastAsia="Times New Roman" w:hAnsi="Arial" w:cs="Arial"/>
                  <w:sz w:val="18"/>
                  <w:szCs w:val="18"/>
                </w:rPr>
                <w:t xml:space="preserve">PRIMA HUSADA </w:t>
              </w:r>
            </w:ins>
            <w:ins w:id="38" w:author="Chen, Jane" w:date="2024-06-19T13:44:00Z">
              <w:r w:rsidR="00C96D20" w:rsidRPr="00C96D20">
                <w:rPr>
                  <w:rFonts w:ascii="Arial" w:eastAsia="Times New Roman" w:hAnsi="Arial" w:cs="Arial"/>
                  <w:sz w:val="18"/>
                  <w:szCs w:val="18"/>
                </w:rPr>
                <w:t>SUKOREJO HOSPITAL</w:t>
              </w:r>
              <w:r w:rsidR="00C96D20">
                <w:rPr>
                  <w:rFonts w:ascii="Arial" w:eastAsia="Times New Roman" w:hAnsi="Arial" w:cs="Arial"/>
                  <w:sz w:val="18"/>
                  <w:szCs w:val="18"/>
                </w:rPr>
                <w:t xml:space="preserve"> </w:t>
              </w:r>
            </w:ins>
            <w:r w:rsidR="00122C44">
              <w:rPr>
                <w:rFonts w:ascii="Arial" w:eastAsia="Times New Roman" w:hAnsi="Arial" w:cs="Arial"/>
                <w:sz w:val="18"/>
                <w:szCs w:val="18"/>
              </w:rPr>
              <w:t>to</w:t>
            </w:r>
            <w:r w:rsidR="00E64958" w:rsidRPr="00D32437">
              <w:rPr>
                <w:rFonts w:ascii="Arial" w:eastAsia="Times New Roman" w:hAnsi="Arial" w:cs="Arial"/>
                <w:sz w:val="18"/>
                <w:szCs w:val="18"/>
              </w:rPr>
              <w:t xml:space="preserve"> </w:t>
            </w:r>
            <w:r w:rsidR="00E64958" w:rsidRPr="00D32437">
              <w:rPr>
                <w:rFonts w:ascii="Arial" w:eastAsia="Times New Roman" w:hAnsi="Arial" w:cs="Arial"/>
                <w:b/>
                <w:bCs/>
                <w:sz w:val="18"/>
                <w:szCs w:val="18"/>
                <w:lang w:val="id-ID"/>
              </w:rPr>
              <w:t>FIRST PARTY</w:t>
            </w:r>
            <w:r w:rsidR="00E64958" w:rsidRPr="00D32437">
              <w:rPr>
                <w:rFonts w:ascii="Arial" w:eastAsia="Times New Roman" w:hAnsi="Arial" w:cs="Arial"/>
                <w:sz w:val="18"/>
                <w:szCs w:val="18"/>
              </w:rPr>
              <w:t xml:space="preserve"> location for </w:t>
            </w:r>
            <w:r w:rsidR="004F17E1">
              <w:rPr>
                <w:rFonts w:ascii="Arial" w:eastAsia="Times New Roman" w:hAnsi="Arial" w:cs="Arial"/>
                <w:sz w:val="18"/>
                <w:szCs w:val="18"/>
              </w:rPr>
              <w:t xml:space="preserve">providing </w:t>
            </w:r>
            <w:r w:rsidR="005C1E48">
              <w:rPr>
                <w:rFonts w:ascii="Arial" w:eastAsia="Times New Roman" w:hAnsi="Arial" w:cs="Arial"/>
                <w:sz w:val="18"/>
                <w:szCs w:val="18"/>
              </w:rPr>
              <w:t>the H</w:t>
            </w:r>
            <w:r w:rsidR="004F17E1">
              <w:rPr>
                <w:rFonts w:ascii="Arial" w:eastAsia="Times New Roman" w:hAnsi="Arial" w:cs="Arial"/>
                <w:sz w:val="18"/>
                <w:szCs w:val="18"/>
              </w:rPr>
              <w:t>ealth Service</w:t>
            </w:r>
            <w:r w:rsidR="00DC1660">
              <w:rPr>
                <w:rFonts w:ascii="Arial" w:eastAsia="Times New Roman" w:hAnsi="Arial" w:cs="Arial"/>
                <w:sz w:val="18"/>
                <w:szCs w:val="18"/>
              </w:rPr>
              <w:t>s</w:t>
            </w:r>
            <w:r w:rsidR="004F17E1">
              <w:rPr>
                <w:rFonts w:ascii="Arial" w:eastAsia="Times New Roman" w:hAnsi="Arial" w:cs="Arial"/>
                <w:sz w:val="18"/>
                <w:szCs w:val="18"/>
              </w:rPr>
              <w:t xml:space="preserve"> to</w:t>
            </w:r>
            <w:r w:rsidR="009310CE">
              <w:rPr>
                <w:rFonts w:ascii="Arial" w:eastAsia="Times New Roman" w:hAnsi="Arial" w:cs="Arial"/>
                <w:sz w:val="18"/>
                <w:szCs w:val="18"/>
              </w:rPr>
              <w:t xml:space="preserve"> Patients</w:t>
            </w:r>
            <w:r w:rsidR="00E64958" w:rsidRPr="00D32437">
              <w:rPr>
                <w:rFonts w:ascii="Arial" w:eastAsia="Times New Roman" w:hAnsi="Arial" w:cs="Arial"/>
                <w:sz w:val="18"/>
                <w:szCs w:val="18"/>
              </w:rPr>
              <w:t xml:space="preserve"> during </w:t>
            </w:r>
            <w:r w:rsidR="00DC1660">
              <w:rPr>
                <w:rFonts w:ascii="Arial" w:eastAsia="Times New Roman" w:hAnsi="Arial" w:cs="Arial"/>
                <w:sz w:val="18"/>
                <w:szCs w:val="18"/>
              </w:rPr>
              <w:t xml:space="preserve">the agreed </w:t>
            </w:r>
            <w:r w:rsidR="00837A7F">
              <w:rPr>
                <w:rFonts w:ascii="Arial" w:eastAsia="Times New Roman" w:hAnsi="Arial" w:cs="Arial"/>
                <w:sz w:val="18"/>
                <w:szCs w:val="18"/>
              </w:rPr>
              <w:t>working</w:t>
            </w:r>
            <w:r w:rsidR="00E64958" w:rsidRPr="00D32437">
              <w:rPr>
                <w:rFonts w:ascii="Arial" w:eastAsia="Times New Roman" w:hAnsi="Arial" w:cs="Arial"/>
                <w:sz w:val="18"/>
                <w:szCs w:val="18"/>
              </w:rPr>
              <w:t xml:space="preserve"> hours </w:t>
            </w:r>
            <w:r w:rsidR="00D92338">
              <w:rPr>
                <w:rFonts w:ascii="Arial" w:eastAsia="Times New Roman" w:hAnsi="Arial" w:cs="Arial"/>
                <w:sz w:val="18"/>
                <w:szCs w:val="18"/>
              </w:rPr>
              <w:t>of the</w:t>
            </w:r>
            <w:r w:rsidR="00EF39AF">
              <w:rPr>
                <w:rFonts w:ascii="Arial" w:eastAsia="Times New Roman" w:hAnsi="Arial" w:cs="Arial"/>
                <w:sz w:val="18"/>
                <w:szCs w:val="18"/>
              </w:rPr>
              <w:t xml:space="preserve"> </w:t>
            </w:r>
            <w:r w:rsidR="00E64958" w:rsidRPr="00D32437">
              <w:rPr>
                <w:rFonts w:ascii="Arial" w:eastAsia="Times New Roman" w:hAnsi="Arial" w:cs="Arial"/>
                <w:sz w:val="18"/>
                <w:szCs w:val="18"/>
              </w:rPr>
              <w:t>health clinic</w:t>
            </w:r>
            <w:r w:rsidR="001F5DF3" w:rsidRPr="00D32437">
              <w:rPr>
                <w:rFonts w:ascii="Arial" w:eastAsia="Times New Roman" w:hAnsi="Arial" w:cs="Arial"/>
                <w:b/>
                <w:bCs/>
                <w:sz w:val="18"/>
                <w:szCs w:val="18"/>
                <w:lang w:val="id-ID"/>
              </w:rPr>
              <w:t>;</w:t>
            </w:r>
          </w:p>
        </w:tc>
      </w:tr>
      <w:tr w:rsidR="00D40291" w:rsidRPr="00D32437" w14:paraId="591586D2" w14:textId="77777777" w:rsidTr="00D43CCE">
        <w:trPr>
          <w:trHeight w:val="20"/>
        </w:trPr>
        <w:tc>
          <w:tcPr>
            <w:tcW w:w="4962" w:type="dxa"/>
            <w:shd w:val="clear" w:color="auto" w:fill="auto"/>
            <w:hideMark/>
          </w:tcPr>
          <w:p w14:paraId="7B9A2AD3" w14:textId="0EB94720" w:rsidR="00D40291" w:rsidRDefault="00041674" w:rsidP="00D40291">
            <w:pPr>
              <w:pStyle w:val="ListParagraph"/>
              <w:numPr>
                <w:ilvl w:val="0"/>
                <w:numId w:val="1"/>
              </w:numPr>
              <w:spacing w:after="0" w:line="240" w:lineRule="auto"/>
              <w:ind w:left="306" w:hanging="306"/>
              <w:jc w:val="both"/>
              <w:rPr>
                <w:rFonts w:ascii="Arial" w:eastAsia="Times New Roman" w:hAnsi="Arial" w:cs="Arial"/>
                <w:color w:val="000000"/>
                <w:sz w:val="18"/>
                <w:szCs w:val="18"/>
              </w:rPr>
            </w:pPr>
            <w:proofErr w:type="spellStart"/>
            <w:r w:rsidRPr="00841F12">
              <w:rPr>
                <w:rFonts w:ascii="Arial" w:eastAsia="Times New Roman" w:hAnsi="Arial" w:cs="Arial"/>
                <w:b/>
                <w:bCs/>
                <w:color w:val="000000"/>
                <w:sz w:val="18"/>
                <w:szCs w:val="18"/>
              </w:rPr>
              <w:t>P</w:t>
            </w:r>
            <w:r w:rsidR="007E329A" w:rsidRPr="00841F12">
              <w:rPr>
                <w:rFonts w:ascii="Arial" w:eastAsia="Times New Roman" w:hAnsi="Arial" w:cs="Arial"/>
                <w:b/>
                <w:bCs/>
                <w:color w:val="000000"/>
                <w:sz w:val="18"/>
                <w:szCs w:val="18"/>
              </w:rPr>
              <w:t>ihak</w:t>
            </w:r>
            <w:proofErr w:type="spellEnd"/>
            <w:r w:rsidR="007E329A" w:rsidRPr="00841F12">
              <w:rPr>
                <w:rFonts w:ascii="Arial" w:eastAsia="Times New Roman" w:hAnsi="Arial" w:cs="Arial"/>
                <w:b/>
                <w:bCs/>
                <w:color w:val="000000"/>
                <w:sz w:val="18"/>
                <w:szCs w:val="18"/>
              </w:rPr>
              <w:t xml:space="preserve"> </w:t>
            </w:r>
            <w:proofErr w:type="spellStart"/>
            <w:r w:rsidR="00C24A86" w:rsidRPr="00841F12">
              <w:rPr>
                <w:rFonts w:ascii="Arial" w:eastAsia="Times New Roman" w:hAnsi="Arial" w:cs="Arial"/>
                <w:b/>
                <w:bCs/>
                <w:color w:val="000000"/>
                <w:sz w:val="18"/>
                <w:szCs w:val="18"/>
              </w:rPr>
              <w:t>Kedua</w:t>
            </w:r>
            <w:proofErr w:type="spellEnd"/>
            <w:r w:rsidR="00953DCB">
              <w:rPr>
                <w:rFonts w:ascii="Arial" w:eastAsia="Times New Roman" w:hAnsi="Arial" w:cs="Arial"/>
                <w:color w:val="000000"/>
                <w:sz w:val="18"/>
                <w:szCs w:val="18"/>
              </w:rPr>
              <w:t xml:space="preserve"> </w:t>
            </w:r>
            <w:del w:id="39" w:author="Ningtyias, Putri" w:date="2024-06-19T16:27:00Z">
              <w:r w:rsidR="001A37A9" w:rsidDel="00237BAC">
                <w:rPr>
                  <w:rFonts w:ascii="Arial" w:eastAsia="Times New Roman" w:hAnsi="Arial" w:cs="Arial"/>
                  <w:color w:val="000000"/>
                  <w:sz w:val="18"/>
                  <w:szCs w:val="18"/>
                </w:rPr>
                <w:delText>merupaka</w:delText>
              </w:r>
            </w:del>
            <w:del w:id="40" w:author="Ningtyias, Putri" w:date="2024-06-19T16:26:00Z">
              <w:r w:rsidR="001A37A9" w:rsidDel="00237BAC">
                <w:rPr>
                  <w:rFonts w:ascii="Arial" w:eastAsia="Times New Roman" w:hAnsi="Arial" w:cs="Arial"/>
                  <w:color w:val="000000"/>
                  <w:sz w:val="18"/>
                  <w:szCs w:val="18"/>
                </w:rPr>
                <w:delText>n</w:delText>
              </w:r>
            </w:del>
            <w:proofErr w:type="spellStart"/>
            <w:ins w:id="41" w:author="Ningtyias, Putri" w:date="2024-06-19T16:27:00Z">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menugaskan</w:t>
              </w:r>
            </w:ins>
            <w:proofErr w:type="spellEnd"/>
            <w:r w:rsidR="001A37A9">
              <w:rPr>
                <w:rFonts w:ascii="Arial" w:eastAsia="Times New Roman" w:hAnsi="Arial" w:cs="Arial"/>
                <w:color w:val="000000"/>
                <w:sz w:val="18"/>
                <w:szCs w:val="18"/>
              </w:rPr>
              <w:t xml:space="preserve"> </w:t>
            </w:r>
            <w:proofErr w:type="spellStart"/>
            <w:r w:rsidR="001A37A9">
              <w:rPr>
                <w:rFonts w:ascii="Arial" w:eastAsia="Times New Roman" w:hAnsi="Arial" w:cs="Arial"/>
                <w:color w:val="000000"/>
                <w:sz w:val="18"/>
                <w:szCs w:val="18"/>
              </w:rPr>
              <w:t>satu</w:t>
            </w:r>
            <w:proofErr w:type="spellEnd"/>
            <w:r w:rsidR="001A37A9">
              <w:rPr>
                <w:rFonts w:ascii="Arial" w:eastAsia="Times New Roman" w:hAnsi="Arial" w:cs="Arial"/>
                <w:color w:val="000000"/>
                <w:sz w:val="18"/>
                <w:szCs w:val="18"/>
              </w:rPr>
              <w:t xml:space="preserve"> </w:t>
            </w:r>
            <w:proofErr w:type="gramStart"/>
            <w:r w:rsidR="001A37A9">
              <w:rPr>
                <w:rFonts w:ascii="Arial" w:eastAsia="Times New Roman" w:hAnsi="Arial" w:cs="Arial"/>
                <w:color w:val="000000"/>
                <w:sz w:val="18"/>
                <w:szCs w:val="18"/>
              </w:rPr>
              <w:t xml:space="preserve">orang </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w:t>
            </w:r>
            <w:r w:rsidR="001A37A9">
              <w:rPr>
                <w:rFonts w:ascii="Arial" w:eastAsia="Times New Roman" w:hAnsi="Arial" w:cs="Arial"/>
                <w:color w:val="000000"/>
                <w:sz w:val="18"/>
                <w:szCs w:val="18"/>
              </w:rPr>
              <w:t>a</w:t>
            </w:r>
            <w:r w:rsidR="00AA6615">
              <w:rPr>
                <w:rFonts w:ascii="Arial" w:eastAsia="Times New Roman" w:hAnsi="Arial" w:cs="Arial"/>
                <w:color w:val="000000"/>
                <w:sz w:val="18"/>
                <w:szCs w:val="18"/>
              </w:rPr>
              <w:t>wat</w:t>
            </w:r>
            <w:proofErr w:type="spellEnd"/>
            <w:proofErr w:type="gramEnd"/>
            <w:r w:rsidR="001A37A9">
              <w:rPr>
                <w:rFonts w:ascii="Arial" w:eastAsia="Times New Roman" w:hAnsi="Arial" w:cs="Arial"/>
                <w:color w:val="000000"/>
                <w:sz w:val="18"/>
                <w:szCs w:val="18"/>
              </w:rPr>
              <w:t xml:space="preserve"> </w:t>
            </w:r>
            <w:ins w:id="42" w:author="Ningtyias, Putri" w:date="2024-06-19T16:27:00Z">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SUKEROJEO </w:t>
              </w:r>
            </w:ins>
            <w:del w:id="43" w:author="Ningtyias, Putri" w:date="2024-06-19T16:27:00Z">
              <w:r w:rsidR="001A37A9" w:rsidDel="00237BAC">
                <w:rPr>
                  <w:rFonts w:ascii="Arial" w:eastAsia="Times New Roman" w:hAnsi="Arial" w:cs="Arial"/>
                  <w:color w:val="000000"/>
                  <w:sz w:val="18"/>
                  <w:szCs w:val="18"/>
                </w:rPr>
                <w:delText>yang ditempatkan</w:delText>
              </w:r>
              <w:r w:rsidR="00AA6615" w:rsidDel="00237BAC">
                <w:rPr>
                  <w:rFonts w:ascii="Arial" w:eastAsia="Times New Roman" w:hAnsi="Arial" w:cs="Arial"/>
                  <w:color w:val="000000"/>
                  <w:sz w:val="18"/>
                  <w:szCs w:val="18"/>
                </w:rPr>
                <w:delText xml:space="preserve"> </w:delText>
              </w:r>
            </w:del>
            <w:r w:rsidR="001A37A9">
              <w:rPr>
                <w:rFonts w:ascii="Arial" w:eastAsia="Times New Roman" w:hAnsi="Arial" w:cs="Arial"/>
                <w:color w:val="000000"/>
                <w:sz w:val="18"/>
                <w:szCs w:val="18"/>
              </w:rPr>
              <w:t>di</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lokasi</w:t>
            </w:r>
            <w:proofErr w:type="spellEnd"/>
            <w:r w:rsidR="00AA6615">
              <w:rPr>
                <w:rFonts w:ascii="Arial" w:eastAsia="Times New Roman" w:hAnsi="Arial" w:cs="Arial"/>
                <w:color w:val="000000"/>
                <w:sz w:val="18"/>
                <w:szCs w:val="18"/>
              </w:rPr>
              <w:t xml:space="preserve"> </w:t>
            </w:r>
            <w:proofErr w:type="spellStart"/>
            <w:r w:rsidR="00AA6615" w:rsidRPr="00841F12">
              <w:rPr>
                <w:rFonts w:ascii="Arial" w:eastAsia="Times New Roman" w:hAnsi="Arial" w:cs="Arial"/>
                <w:b/>
                <w:bCs/>
                <w:color w:val="000000"/>
                <w:sz w:val="18"/>
                <w:szCs w:val="18"/>
              </w:rPr>
              <w:t>Pihak</w:t>
            </w:r>
            <w:proofErr w:type="spellEnd"/>
            <w:r w:rsidR="00AA6615" w:rsidRPr="00841F12">
              <w:rPr>
                <w:rFonts w:ascii="Arial" w:eastAsia="Times New Roman" w:hAnsi="Arial" w:cs="Arial"/>
                <w:b/>
                <w:bCs/>
                <w:color w:val="000000"/>
                <w:sz w:val="18"/>
                <w:szCs w:val="18"/>
              </w:rPr>
              <w:t xml:space="preserve"> </w:t>
            </w:r>
            <w:proofErr w:type="spellStart"/>
            <w:r w:rsidR="00AA6615" w:rsidRPr="00841F12">
              <w:rPr>
                <w:rFonts w:ascii="Arial" w:eastAsia="Times New Roman" w:hAnsi="Arial" w:cs="Arial"/>
                <w:b/>
                <w:bCs/>
                <w:color w:val="000000"/>
                <w:sz w:val="18"/>
                <w:szCs w:val="18"/>
              </w:rPr>
              <w:t>Pertama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Perawat</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dari</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Pihak</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Kedua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akan</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memfasilitasi</w:t>
            </w:r>
            <w:proofErr w:type="spellEnd"/>
            <w:r w:rsidR="00AA6615">
              <w:rPr>
                <w:rFonts w:ascii="Arial" w:eastAsia="Times New Roman" w:hAnsi="Arial" w:cs="Arial"/>
                <w:color w:val="000000"/>
                <w:sz w:val="18"/>
                <w:szCs w:val="18"/>
              </w:rPr>
              <w:t xml:space="preserve"> </w:t>
            </w:r>
            <w:r w:rsidR="00305F3D">
              <w:rPr>
                <w:rFonts w:ascii="Arial" w:eastAsia="Times New Roman" w:hAnsi="Arial" w:cs="Arial"/>
                <w:color w:val="000000"/>
                <w:sz w:val="18"/>
                <w:szCs w:val="18"/>
              </w:rPr>
              <w:t xml:space="preserve">Upaya </w:t>
            </w:r>
            <w:proofErr w:type="spellStart"/>
            <w:r w:rsidR="00305F3D">
              <w:rPr>
                <w:rFonts w:ascii="Arial" w:eastAsia="Times New Roman" w:hAnsi="Arial" w:cs="Arial"/>
                <w:color w:val="000000"/>
                <w:sz w:val="18"/>
                <w:szCs w:val="18"/>
              </w:rPr>
              <w:t>pertolongan</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pada </w:t>
            </w:r>
            <w:proofErr w:type="spellStart"/>
            <w:r w:rsidR="00305F3D">
              <w:rPr>
                <w:rFonts w:ascii="Arial" w:eastAsia="Times New Roman" w:hAnsi="Arial" w:cs="Arial"/>
                <w:color w:val="000000"/>
                <w:sz w:val="18"/>
                <w:szCs w:val="18"/>
              </w:rPr>
              <w:t>pasien</w:t>
            </w:r>
            <w:proofErr w:type="spellEnd"/>
            <w:r w:rsidR="00305F3D">
              <w:rPr>
                <w:rFonts w:ascii="Arial" w:eastAsia="Times New Roman" w:hAnsi="Arial" w:cs="Arial"/>
                <w:color w:val="000000"/>
                <w:sz w:val="18"/>
                <w:szCs w:val="18"/>
              </w:rPr>
              <w:t xml:space="preserve"> di </w:t>
            </w:r>
            <w:proofErr w:type="spellStart"/>
            <w:r w:rsidR="00305F3D">
              <w:rPr>
                <w:rFonts w:ascii="Arial" w:eastAsia="Times New Roman" w:hAnsi="Arial" w:cs="Arial"/>
                <w:color w:val="000000"/>
                <w:sz w:val="18"/>
                <w:szCs w:val="18"/>
              </w:rPr>
              <w:t>lokasi</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Pihak</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selama</w:t>
            </w:r>
            <w:proofErr w:type="spellEnd"/>
            <w:r w:rsidR="00305F3D">
              <w:rPr>
                <w:rFonts w:ascii="Arial" w:eastAsia="Times New Roman" w:hAnsi="Arial" w:cs="Arial"/>
                <w:color w:val="000000"/>
                <w:sz w:val="18"/>
                <w:szCs w:val="18"/>
              </w:rPr>
              <w:t xml:space="preserve"> jam </w:t>
            </w:r>
            <w:proofErr w:type="spellStart"/>
            <w:r w:rsidR="00305F3D">
              <w:rPr>
                <w:rFonts w:ascii="Arial" w:eastAsia="Times New Roman" w:hAnsi="Arial" w:cs="Arial"/>
                <w:color w:val="000000"/>
                <w:sz w:val="18"/>
                <w:szCs w:val="18"/>
              </w:rPr>
              <w:t>kerja</w:t>
            </w:r>
            <w:proofErr w:type="spellEnd"/>
            <w:r w:rsidR="00305F3D">
              <w:rPr>
                <w:rFonts w:ascii="Arial" w:eastAsia="Times New Roman" w:hAnsi="Arial" w:cs="Arial"/>
                <w:color w:val="000000"/>
                <w:sz w:val="18"/>
                <w:szCs w:val="18"/>
              </w:rPr>
              <w:t xml:space="preserve"> yang </w:t>
            </w:r>
            <w:proofErr w:type="spellStart"/>
            <w:r w:rsidR="00305F3D">
              <w:rPr>
                <w:rFonts w:ascii="Arial" w:eastAsia="Times New Roman" w:hAnsi="Arial" w:cs="Arial"/>
                <w:color w:val="000000"/>
                <w:sz w:val="18"/>
                <w:szCs w:val="18"/>
              </w:rPr>
              <w:t>telah</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disepa</w:t>
            </w:r>
            <w:r w:rsidR="006A72E2">
              <w:rPr>
                <w:rFonts w:ascii="Arial" w:eastAsia="Times New Roman" w:hAnsi="Arial" w:cs="Arial"/>
                <w:color w:val="000000"/>
                <w:sz w:val="18"/>
                <w:szCs w:val="18"/>
              </w:rPr>
              <w:t>kat</w:t>
            </w:r>
            <w:r w:rsidR="00F95A7A">
              <w:rPr>
                <w:rFonts w:ascii="Arial" w:eastAsia="Times New Roman" w:hAnsi="Arial" w:cs="Arial"/>
                <w:color w:val="000000"/>
                <w:sz w:val="18"/>
                <w:szCs w:val="18"/>
              </w:rPr>
              <w:t>i</w:t>
            </w:r>
            <w:proofErr w:type="spellEnd"/>
            <w:r w:rsidR="00F95A7A">
              <w:rPr>
                <w:rFonts w:ascii="Arial" w:eastAsia="Times New Roman" w:hAnsi="Arial" w:cs="Arial"/>
                <w:color w:val="000000"/>
                <w:sz w:val="18"/>
                <w:szCs w:val="18"/>
              </w:rPr>
              <w:t xml:space="preserve">. Jika </w:t>
            </w:r>
            <w:proofErr w:type="spellStart"/>
            <w:r w:rsidR="00F95A7A">
              <w:rPr>
                <w:rFonts w:ascii="Arial" w:eastAsia="Times New Roman" w:hAnsi="Arial" w:cs="Arial"/>
                <w:color w:val="000000"/>
                <w:sz w:val="18"/>
                <w:szCs w:val="18"/>
              </w:rPr>
              <w:t>dibutuhka</w:t>
            </w:r>
            <w:proofErr w:type="spellEnd"/>
            <w:r w:rsidR="00F95A7A">
              <w:rPr>
                <w:rFonts w:ascii="Arial" w:eastAsia="Times New Roman" w:hAnsi="Arial" w:cs="Arial"/>
                <w:color w:val="000000"/>
                <w:sz w:val="18"/>
                <w:szCs w:val="18"/>
              </w:rPr>
              <w:t xml:space="preserve"> dan </w:t>
            </w:r>
            <w:proofErr w:type="spellStart"/>
            <w:r w:rsidR="00F95A7A">
              <w:rPr>
                <w:rFonts w:ascii="Arial" w:eastAsia="Times New Roman" w:hAnsi="Arial" w:cs="Arial"/>
                <w:color w:val="000000"/>
                <w:sz w:val="18"/>
                <w:szCs w:val="18"/>
              </w:rPr>
              <w:t>untuk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keamaman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lastRenderedPageBreak/>
              <w:t>perawat</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akan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merujuk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w:t>
            </w:r>
            <w:proofErr w:type="spellEnd"/>
            <w:r w:rsidR="00F95A7A">
              <w:rPr>
                <w:rFonts w:ascii="Arial" w:eastAsia="Times New Roman" w:hAnsi="Arial" w:cs="Arial"/>
                <w:color w:val="000000"/>
                <w:sz w:val="18"/>
                <w:szCs w:val="18"/>
              </w:rPr>
              <w:t xml:space="preserve"> </w:t>
            </w:r>
            <w:r w:rsidR="00F95A7A" w:rsidRPr="00841F12">
              <w:rPr>
                <w:rFonts w:ascii="Arial" w:eastAsia="Times New Roman" w:hAnsi="Arial" w:cs="Arial"/>
                <w:b/>
                <w:bCs/>
                <w:color w:val="000000"/>
                <w:sz w:val="18"/>
                <w:szCs w:val="18"/>
              </w:rPr>
              <w:t xml:space="preserve">RS Prima </w:t>
            </w:r>
            <w:proofErr w:type="spellStart"/>
            <w:r w:rsidR="00F95A7A" w:rsidRPr="00841F12">
              <w:rPr>
                <w:rFonts w:ascii="Arial" w:eastAsia="Times New Roman" w:hAnsi="Arial" w:cs="Arial"/>
                <w:b/>
                <w:bCs/>
                <w:color w:val="000000"/>
                <w:sz w:val="18"/>
                <w:szCs w:val="18"/>
              </w:rPr>
              <w:t>Husa</w:t>
            </w:r>
            <w:r w:rsidR="001E36ED" w:rsidRPr="00841F12">
              <w:rPr>
                <w:rFonts w:ascii="Arial" w:eastAsia="Times New Roman" w:hAnsi="Arial" w:cs="Arial"/>
                <w:b/>
                <w:bCs/>
                <w:color w:val="000000"/>
                <w:sz w:val="18"/>
                <w:szCs w:val="18"/>
              </w:rPr>
              <w:t>da</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Sukerojo</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Pasur</w:t>
            </w:r>
            <w:r w:rsidR="00841F12" w:rsidRPr="00841F12">
              <w:rPr>
                <w:rFonts w:ascii="Arial" w:eastAsia="Times New Roman" w:hAnsi="Arial" w:cs="Arial"/>
                <w:b/>
                <w:bCs/>
                <w:color w:val="000000"/>
                <w:sz w:val="18"/>
                <w:szCs w:val="18"/>
              </w:rPr>
              <w:t>u</w:t>
            </w:r>
            <w:r w:rsidR="00F95A7A" w:rsidRPr="00841F12">
              <w:rPr>
                <w:rFonts w:ascii="Arial" w:eastAsia="Times New Roman" w:hAnsi="Arial" w:cs="Arial"/>
                <w:b/>
                <w:bCs/>
                <w:color w:val="000000"/>
                <w:sz w:val="18"/>
                <w:szCs w:val="18"/>
              </w:rPr>
              <w:t>an</w:t>
            </w:r>
            <w:proofErr w:type="spellEnd"/>
            <w:r w:rsidR="00F95A7A" w:rsidRPr="00841F12">
              <w:rPr>
                <w:rFonts w:ascii="Arial" w:eastAsia="Times New Roman" w:hAnsi="Arial" w:cs="Arial"/>
                <w:b/>
                <w:bCs/>
                <w:color w:val="000000"/>
                <w:sz w:val="18"/>
                <w:szCs w:val="18"/>
              </w:rPr>
              <w:t>.</w:t>
            </w:r>
            <w:r w:rsidR="00F95A7A">
              <w:rPr>
                <w:rFonts w:ascii="Arial" w:eastAsia="Times New Roman" w:hAnsi="Arial" w:cs="Arial"/>
                <w:color w:val="000000"/>
                <w:sz w:val="18"/>
                <w:szCs w:val="18"/>
              </w:rPr>
              <w:t xml:space="preserve"> </w:t>
            </w:r>
            <w:r w:rsidR="00953DCB">
              <w:rPr>
                <w:rFonts w:ascii="Arial" w:eastAsia="Times New Roman" w:hAnsi="Arial" w:cs="Arial"/>
                <w:color w:val="000000"/>
                <w:sz w:val="18"/>
                <w:szCs w:val="18"/>
              </w:rPr>
              <w:t xml:space="preserve"> </w:t>
            </w:r>
          </w:p>
          <w:p w14:paraId="4EDEDFB9" w14:textId="7E85B2D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1856C3A3" w14:textId="0DA6BB4D" w:rsidR="00D40291" w:rsidRPr="004A48CB" w:rsidRDefault="006C5130"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The </w:t>
            </w:r>
            <w:r w:rsidRPr="00D32437">
              <w:rPr>
                <w:rFonts w:ascii="Arial" w:eastAsia="Times New Roman" w:hAnsi="Arial" w:cs="Arial"/>
                <w:b/>
                <w:bCs/>
                <w:color w:val="000000"/>
                <w:sz w:val="18"/>
                <w:szCs w:val="18"/>
                <w:lang w:val="id-ID"/>
              </w:rPr>
              <w:t>SECOND PARTY</w:t>
            </w:r>
            <w:r w:rsidR="002D6F87">
              <w:rPr>
                <w:rFonts w:ascii="Arial" w:eastAsia="Times New Roman" w:hAnsi="Arial" w:cs="Arial"/>
                <w:b/>
                <w:bCs/>
                <w:color w:val="000000"/>
                <w:sz w:val="18"/>
                <w:szCs w:val="18"/>
                <w:lang w:val="id-ID"/>
              </w:rPr>
              <w:t xml:space="preserve"> </w:t>
            </w:r>
            <w:ins w:id="44" w:author="Chen, Jane" w:date="2024-06-19T13:45:00Z">
              <w:r w:rsidR="00C96D20" w:rsidRPr="00B31982">
                <w:rPr>
                  <w:rFonts w:ascii="Arial" w:eastAsia="Times New Roman" w:hAnsi="Arial" w:cs="Arial"/>
                  <w:color w:val="000000"/>
                  <w:sz w:val="18"/>
                  <w:szCs w:val="18"/>
                  <w:lang w:val="id-ID"/>
                  <w:rPrChange w:id="45" w:author="Chen, Jane" w:date="2024-06-19T13:45:00Z">
                    <w:rPr>
                      <w:rFonts w:ascii="Arial" w:eastAsia="Times New Roman" w:hAnsi="Arial" w:cs="Arial"/>
                      <w:b/>
                      <w:bCs/>
                      <w:color w:val="000000"/>
                      <w:sz w:val="18"/>
                      <w:szCs w:val="18"/>
                      <w:lang w:val="id-ID"/>
                    </w:rPr>
                  </w:rPrChange>
                </w:rPr>
                <w:t>will dispatch</w:t>
              </w:r>
            </w:ins>
            <w:del w:id="46" w:author="Chen, Jane" w:date="2024-06-19T13:45:00Z">
              <w:r w:rsidR="002D6F87" w:rsidDel="00B31982">
                <w:rPr>
                  <w:rFonts w:ascii="Arial" w:eastAsia="Times New Roman" w:hAnsi="Arial" w:cs="Arial"/>
                  <w:color w:val="000000"/>
                  <w:sz w:val="18"/>
                  <w:szCs w:val="18"/>
                  <w:lang w:val="id-ID"/>
                </w:rPr>
                <w:delText>is</w:delText>
              </w:r>
            </w:del>
            <w:r w:rsidR="002D6F87">
              <w:rPr>
                <w:rFonts w:ascii="Arial" w:eastAsia="Times New Roman" w:hAnsi="Arial" w:cs="Arial"/>
                <w:color w:val="000000"/>
                <w:sz w:val="18"/>
                <w:szCs w:val="18"/>
                <w:lang w:val="id-ID"/>
              </w:rPr>
              <w:t xml:space="preserve"> a</w:t>
            </w:r>
            <w:r w:rsidR="009310CE">
              <w:rPr>
                <w:rFonts w:ascii="Arial" w:eastAsia="Times New Roman" w:hAnsi="Arial" w:cs="Arial"/>
                <w:sz w:val="18"/>
                <w:szCs w:val="18"/>
              </w:rPr>
              <w:t xml:space="preserve"> </w:t>
            </w:r>
            <w:proofErr w:type="gramStart"/>
            <w:r w:rsidR="009310CE">
              <w:rPr>
                <w:rFonts w:ascii="Arial" w:eastAsia="Times New Roman" w:hAnsi="Arial" w:cs="Arial"/>
                <w:sz w:val="18"/>
                <w:szCs w:val="18"/>
              </w:rPr>
              <w:t>nurse</w:t>
            </w:r>
            <w:r w:rsidR="00D130CF">
              <w:rPr>
                <w:rFonts w:ascii="Arial" w:eastAsia="Times New Roman" w:hAnsi="Arial" w:cs="Arial"/>
                <w:sz w:val="18"/>
                <w:szCs w:val="18"/>
              </w:rPr>
              <w:t xml:space="preserve"> </w:t>
            </w:r>
            <w:ins w:id="47" w:author="Chen, Jane" w:date="2024-06-19T13:45:00Z">
              <w:r w:rsidR="00B31982">
                <w:rPr>
                  <w:rFonts w:ascii="Arial" w:eastAsia="Times New Roman" w:hAnsi="Arial" w:cs="Arial"/>
                  <w:sz w:val="18"/>
                  <w:szCs w:val="18"/>
                </w:rPr>
                <w:t xml:space="preserve"> from</w:t>
              </w:r>
              <w:proofErr w:type="gramEnd"/>
              <w:r w:rsidR="00B31982">
                <w:rPr>
                  <w:rFonts w:ascii="Arial" w:eastAsia="Times New Roman" w:hAnsi="Arial" w:cs="Arial"/>
                  <w:sz w:val="18"/>
                  <w:szCs w:val="18"/>
                </w:rPr>
                <w:t xml:space="preserve"> </w:t>
              </w:r>
            </w:ins>
            <w:ins w:id="48" w:author="Ningtyias, Putri" w:date="2024-06-19T16:25:00Z">
              <w:r w:rsidR="00237BAC">
                <w:rPr>
                  <w:rFonts w:ascii="Arial" w:eastAsia="Times New Roman" w:hAnsi="Arial" w:cs="Arial"/>
                  <w:sz w:val="18"/>
                  <w:szCs w:val="18"/>
                </w:rPr>
                <w:t xml:space="preserve">PRIMA HUSADA </w:t>
              </w:r>
            </w:ins>
            <w:ins w:id="49" w:author="Chen, Jane" w:date="2024-06-19T13:45:00Z">
              <w:r w:rsidR="00B31982" w:rsidRPr="00C96D20">
                <w:rPr>
                  <w:rFonts w:ascii="Arial" w:eastAsia="Times New Roman" w:hAnsi="Arial" w:cs="Arial"/>
                  <w:sz w:val="18"/>
                  <w:szCs w:val="18"/>
                </w:rPr>
                <w:t>SUKOREJO HOSPITAL</w:t>
              </w:r>
              <w:r w:rsidR="00B31982">
                <w:rPr>
                  <w:rFonts w:ascii="Arial" w:eastAsia="Times New Roman" w:hAnsi="Arial" w:cs="Arial"/>
                  <w:sz w:val="18"/>
                  <w:szCs w:val="18"/>
                </w:rPr>
                <w:t xml:space="preserve"> </w:t>
              </w:r>
            </w:ins>
            <w:r w:rsidR="00D130CF">
              <w:rPr>
                <w:rFonts w:ascii="Arial" w:eastAsia="Times New Roman" w:hAnsi="Arial" w:cs="Arial"/>
                <w:sz w:val="18"/>
                <w:szCs w:val="18"/>
              </w:rPr>
              <w:t xml:space="preserve">to </w:t>
            </w:r>
            <w:r w:rsidR="00EF439E" w:rsidRPr="00D32437">
              <w:rPr>
                <w:rFonts w:ascii="Arial" w:hAnsi="Arial" w:cs="Arial"/>
                <w:b/>
                <w:bCs/>
                <w:sz w:val="18"/>
                <w:szCs w:val="18"/>
              </w:rPr>
              <w:t>FIRST PARTY's</w:t>
            </w:r>
            <w:r w:rsidR="00EF439E" w:rsidRPr="00D32437">
              <w:rPr>
                <w:rFonts w:ascii="Arial" w:hAnsi="Arial" w:cs="Arial"/>
                <w:sz w:val="18"/>
                <w:szCs w:val="18"/>
              </w:rPr>
              <w:t xml:space="preserve"> </w:t>
            </w:r>
            <w:r w:rsidR="00D130CF">
              <w:rPr>
                <w:rFonts w:ascii="Arial" w:hAnsi="Arial" w:cs="Arial"/>
                <w:sz w:val="18"/>
                <w:szCs w:val="18"/>
              </w:rPr>
              <w:t>location</w:t>
            </w:r>
            <w:r w:rsidR="00EF439E" w:rsidRPr="00D32437">
              <w:rPr>
                <w:rFonts w:ascii="Arial" w:hAnsi="Arial" w:cs="Arial"/>
                <w:sz w:val="18"/>
                <w:szCs w:val="18"/>
              </w:rPr>
              <w:t xml:space="preserve">. The nurse from the </w:t>
            </w:r>
            <w:r w:rsidR="00EF439E" w:rsidRPr="00D32437">
              <w:rPr>
                <w:rFonts w:ascii="Arial" w:hAnsi="Arial" w:cs="Arial"/>
                <w:b/>
                <w:bCs/>
                <w:sz w:val="18"/>
                <w:szCs w:val="18"/>
              </w:rPr>
              <w:t>SECOND PARTY</w:t>
            </w:r>
            <w:r w:rsidR="00EF439E" w:rsidRPr="00D32437">
              <w:rPr>
                <w:rFonts w:ascii="Arial" w:hAnsi="Arial" w:cs="Arial"/>
                <w:sz w:val="18"/>
                <w:szCs w:val="18"/>
              </w:rPr>
              <w:t xml:space="preserve"> </w:t>
            </w:r>
            <w:r w:rsidR="00DC1660">
              <w:rPr>
                <w:rFonts w:ascii="Arial" w:hAnsi="Arial" w:cs="Arial"/>
                <w:sz w:val="18"/>
                <w:szCs w:val="18"/>
              </w:rPr>
              <w:t>will</w:t>
            </w:r>
            <w:r w:rsidR="00EF439E" w:rsidRPr="00D32437">
              <w:rPr>
                <w:rFonts w:ascii="Arial" w:hAnsi="Arial" w:cs="Arial"/>
                <w:sz w:val="18"/>
                <w:szCs w:val="18"/>
              </w:rPr>
              <w:t xml:space="preserve"> </w:t>
            </w:r>
            <w:r w:rsidR="009E10EF">
              <w:rPr>
                <w:rFonts w:ascii="Arial" w:hAnsi="Arial" w:cs="Arial"/>
                <w:sz w:val="18"/>
                <w:szCs w:val="18"/>
              </w:rPr>
              <w:t>facilitate</w:t>
            </w:r>
            <w:r w:rsidR="00EF439E" w:rsidRPr="00D32437">
              <w:rPr>
                <w:rFonts w:ascii="Arial" w:hAnsi="Arial" w:cs="Arial"/>
                <w:sz w:val="18"/>
                <w:szCs w:val="18"/>
              </w:rPr>
              <w:t xml:space="preserve"> initial first aid </w:t>
            </w:r>
            <w:r w:rsidR="006E7943">
              <w:rPr>
                <w:rFonts w:ascii="Arial" w:hAnsi="Arial" w:cs="Arial"/>
                <w:sz w:val="18"/>
                <w:szCs w:val="18"/>
              </w:rPr>
              <w:t xml:space="preserve">to Patient </w:t>
            </w:r>
            <w:r w:rsidR="00EF439E" w:rsidRPr="00D32437">
              <w:rPr>
                <w:rFonts w:ascii="Arial" w:hAnsi="Arial" w:cs="Arial"/>
                <w:sz w:val="18"/>
                <w:szCs w:val="18"/>
              </w:rPr>
              <w:t xml:space="preserve">at the </w:t>
            </w:r>
            <w:r w:rsidR="00EF439E" w:rsidRPr="00D32437">
              <w:rPr>
                <w:rFonts w:ascii="Arial" w:hAnsi="Arial" w:cs="Arial"/>
                <w:b/>
                <w:bCs/>
                <w:sz w:val="18"/>
                <w:szCs w:val="18"/>
              </w:rPr>
              <w:t>FIRST PARTY's</w:t>
            </w:r>
            <w:r w:rsidR="00EF439E" w:rsidRPr="00D32437">
              <w:rPr>
                <w:rFonts w:ascii="Arial" w:hAnsi="Arial" w:cs="Arial"/>
                <w:sz w:val="18"/>
                <w:szCs w:val="18"/>
              </w:rPr>
              <w:t xml:space="preserve"> location during agreed working hours. If necessary</w:t>
            </w:r>
            <w:r w:rsidR="00C77DFF">
              <w:rPr>
                <w:rFonts w:ascii="Arial" w:hAnsi="Arial" w:cs="Arial"/>
                <w:sz w:val="18"/>
                <w:szCs w:val="18"/>
              </w:rPr>
              <w:t xml:space="preserve"> and </w:t>
            </w:r>
            <w:r w:rsidR="00C77DFF">
              <w:rPr>
                <w:rFonts w:ascii="Arial" w:hAnsi="Arial" w:cs="Arial"/>
                <w:sz w:val="18"/>
                <w:szCs w:val="18"/>
              </w:rPr>
              <w:lastRenderedPageBreak/>
              <w:t xml:space="preserve">for the </w:t>
            </w:r>
            <w:r w:rsidR="0020625B">
              <w:rPr>
                <w:rFonts w:ascii="Arial" w:hAnsi="Arial" w:cs="Arial"/>
                <w:sz w:val="18"/>
                <w:szCs w:val="18"/>
              </w:rPr>
              <w:t>Patient’s safety</w:t>
            </w:r>
            <w:r w:rsidR="00EF439E" w:rsidRPr="00D32437">
              <w:rPr>
                <w:rFonts w:ascii="Arial" w:hAnsi="Arial" w:cs="Arial"/>
                <w:sz w:val="18"/>
                <w:szCs w:val="18"/>
              </w:rPr>
              <w:t xml:space="preserve">, the nurse will refer the </w:t>
            </w:r>
            <w:r w:rsidR="006E7943">
              <w:rPr>
                <w:rFonts w:ascii="Arial" w:hAnsi="Arial" w:cs="Arial"/>
                <w:sz w:val="18"/>
                <w:szCs w:val="18"/>
              </w:rPr>
              <w:t>P</w:t>
            </w:r>
            <w:r w:rsidR="00EF439E" w:rsidRPr="00D32437">
              <w:rPr>
                <w:rFonts w:ascii="Arial" w:hAnsi="Arial" w:cs="Arial"/>
                <w:sz w:val="18"/>
                <w:szCs w:val="18"/>
              </w:rPr>
              <w:t xml:space="preserve">atient to </w:t>
            </w:r>
            <w:r w:rsidR="00EF439E" w:rsidRPr="00D32437">
              <w:rPr>
                <w:rFonts w:ascii="Arial" w:hAnsi="Arial" w:cs="Arial"/>
                <w:b/>
                <w:bCs/>
                <w:sz w:val="18"/>
                <w:szCs w:val="18"/>
              </w:rPr>
              <w:t xml:space="preserve">Prima </w:t>
            </w:r>
            <w:proofErr w:type="spellStart"/>
            <w:r w:rsidR="00EF439E" w:rsidRPr="00D32437">
              <w:rPr>
                <w:rFonts w:ascii="Arial" w:hAnsi="Arial" w:cs="Arial"/>
                <w:b/>
                <w:bCs/>
                <w:sz w:val="18"/>
                <w:szCs w:val="18"/>
              </w:rPr>
              <w:t>Husada</w:t>
            </w:r>
            <w:proofErr w:type="spellEnd"/>
            <w:r w:rsidR="00EF439E" w:rsidRPr="00D32437">
              <w:rPr>
                <w:rFonts w:ascii="Arial" w:hAnsi="Arial" w:cs="Arial"/>
                <w:b/>
                <w:bCs/>
                <w:sz w:val="18"/>
                <w:szCs w:val="18"/>
              </w:rPr>
              <w:t xml:space="preserve"> </w:t>
            </w:r>
            <w:proofErr w:type="spellStart"/>
            <w:r w:rsidR="00EF439E" w:rsidRPr="00D32437">
              <w:rPr>
                <w:rFonts w:ascii="Arial" w:hAnsi="Arial" w:cs="Arial"/>
                <w:b/>
                <w:bCs/>
                <w:sz w:val="18"/>
                <w:szCs w:val="18"/>
              </w:rPr>
              <w:t>Sukorejo</w:t>
            </w:r>
            <w:proofErr w:type="spellEnd"/>
            <w:r w:rsidR="00EF439E" w:rsidRPr="00D32437">
              <w:rPr>
                <w:rFonts w:ascii="Arial" w:hAnsi="Arial" w:cs="Arial"/>
                <w:b/>
                <w:bCs/>
                <w:sz w:val="18"/>
                <w:szCs w:val="18"/>
              </w:rPr>
              <w:t xml:space="preserve"> Hospital in </w:t>
            </w:r>
            <w:proofErr w:type="spellStart"/>
            <w:r w:rsidR="00EF439E" w:rsidRPr="00D32437">
              <w:rPr>
                <w:rFonts w:ascii="Arial" w:hAnsi="Arial" w:cs="Arial"/>
                <w:b/>
                <w:bCs/>
                <w:sz w:val="18"/>
                <w:szCs w:val="18"/>
              </w:rPr>
              <w:t>Pasuruan</w:t>
            </w:r>
            <w:proofErr w:type="spellEnd"/>
            <w:r w:rsidR="00EF439E" w:rsidRPr="00D32437">
              <w:rPr>
                <w:rFonts w:ascii="Arial" w:hAnsi="Arial" w:cs="Arial"/>
                <w:b/>
                <w:bCs/>
                <w:sz w:val="18"/>
                <w:szCs w:val="18"/>
              </w:rPr>
              <w:t>;</w:t>
            </w:r>
          </w:p>
          <w:p w14:paraId="5739A255" w14:textId="6C7B8E86" w:rsidR="004A48CB" w:rsidRPr="00D32437" w:rsidRDefault="004A48CB" w:rsidP="004A48CB">
            <w:pPr>
              <w:pStyle w:val="ListParagraph"/>
              <w:spacing w:after="0" w:line="240" w:lineRule="auto"/>
              <w:ind w:left="318"/>
              <w:jc w:val="both"/>
              <w:rPr>
                <w:rFonts w:ascii="Arial" w:eastAsia="Times New Roman" w:hAnsi="Arial" w:cs="Arial"/>
                <w:color w:val="000000"/>
                <w:sz w:val="18"/>
                <w:szCs w:val="18"/>
              </w:rPr>
            </w:pPr>
          </w:p>
        </w:tc>
      </w:tr>
      <w:tr w:rsidR="00D40291" w:rsidRPr="00D32437" w14:paraId="28409B03" w14:textId="77777777" w:rsidTr="00D43CCE">
        <w:trPr>
          <w:trHeight w:val="20"/>
        </w:trPr>
        <w:tc>
          <w:tcPr>
            <w:tcW w:w="4962" w:type="dxa"/>
            <w:shd w:val="clear" w:color="auto" w:fill="auto"/>
            <w:hideMark/>
          </w:tcPr>
          <w:p w14:paraId="3509CFF7" w14:textId="279B789B" w:rsidR="00D40291" w:rsidRPr="00841F12"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Oleh </w:t>
            </w:r>
            <w:proofErr w:type="spellStart"/>
            <w:r w:rsidRPr="00D32437">
              <w:rPr>
                <w:rFonts w:ascii="Arial" w:eastAsia="Times New Roman" w:hAnsi="Arial" w:cs="Arial"/>
                <w:sz w:val="18"/>
                <w:szCs w:val="18"/>
              </w:rPr>
              <w:t>karenanya</w:t>
            </w:r>
            <w:proofErr w:type="spellEnd"/>
            <w:r w:rsidRPr="00D32437">
              <w:rPr>
                <w:rFonts w:ascii="Arial" w:eastAsia="Times New Roman" w:hAnsi="Arial" w:cs="Arial"/>
                <w:sz w:val="18"/>
                <w:szCs w:val="18"/>
              </w:rPr>
              <w:t xml:space="preserve">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menyetujui</w:t>
            </w:r>
            <w:proofErr w:type="spellEnd"/>
            <w:r w:rsidRPr="00D32437">
              <w:rPr>
                <w:rFonts w:ascii="Arial" w:eastAsia="Times New Roman" w:hAnsi="Arial" w:cs="Arial"/>
                <w:sz w:val="18"/>
                <w:szCs w:val="18"/>
              </w:rPr>
              <w:t xml:space="preserve"> </w:t>
            </w:r>
            <w:proofErr w:type="spellStart"/>
            <w:r w:rsidR="001E36ED">
              <w:rPr>
                <w:rFonts w:ascii="Arial" w:eastAsia="Times New Roman" w:hAnsi="Arial" w:cs="Arial"/>
                <w:sz w:val="18"/>
                <w:szCs w:val="18"/>
              </w:rPr>
              <w:t>untuk</w:t>
            </w:r>
            <w:proofErr w:type="spellEnd"/>
            <w:r w:rsidR="001E36ED">
              <w:rPr>
                <w:rFonts w:ascii="Arial" w:eastAsia="Times New Roman" w:hAnsi="Arial" w:cs="Arial"/>
                <w:sz w:val="18"/>
                <w:szCs w:val="18"/>
              </w:rPr>
              <w:t xml:space="preserve"> </w:t>
            </w:r>
            <w:proofErr w:type="spellStart"/>
            <w:r w:rsidR="00176DF8">
              <w:rPr>
                <w:rFonts w:ascii="Arial" w:eastAsia="Times New Roman" w:hAnsi="Arial" w:cs="Arial"/>
                <w:sz w:val="18"/>
                <w:szCs w:val="18"/>
              </w:rPr>
              <w:t>merujuk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pasien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tersebut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rumah</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sakit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klinik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untuk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kepentingan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keselama</w:t>
            </w:r>
            <w:r w:rsidR="00A115C3">
              <w:rPr>
                <w:rFonts w:ascii="Arial" w:eastAsia="Times New Roman" w:hAnsi="Arial" w:cs="Arial"/>
                <w:sz w:val="18"/>
                <w:szCs w:val="18"/>
              </w:rPr>
              <w:t>tan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pasien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dimana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dokter</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atau</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perawat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dari</w:t>
            </w:r>
            <w:proofErr w:type="spellEnd"/>
            <w:r w:rsidR="00A115C3">
              <w:rPr>
                <w:rFonts w:ascii="Arial" w:eastAsia="Times New Roman" w:hAnsi="Arial" w:cs="Arial"/>
                <w:sz w:val="18"/>
                <w:szCs w:val="18"/>
              </w:rPr>
              <w:t xml:space="preserve"> </w:t>
            </w:r>
            <w:proofErr w:type="spellStart"/>
            <w:r w:rsidR="00A115C3" w:rsidRPr="00841F12">
              <w:rPr>
                <w:rFonts w:ascii="Arial" w:eastAsia="Times New Roman" w:hAnsi="Arial" w:cs="Arial"/>
                <w:b/>
                <w:bCs/>
                <w:sz w:val="18"/>
                <w:szCs w:val="18"/>
              </w:rPr>
              <w:t>Pihak</w:t>
            </w:r>
            <w:proofErr w:type="spellEnd"/>
            <w:r w:rsidR="00A115C3" w:rsidRPr="00841F12">
              <w:rPr>
                <w:rFonts w:ascii="Arial" w:eastAsia="Times New Roman" w:hAnsi="Arial" w:cs="Arial"/>
                <w:b/>
                <w:bCs/>
                <w:sz w:val="18"/>
                <w:szCs w:val="18"/>
              </w:rPr>
              <w:t xml:space="preserve"> </w:t>
            </w:r>
            <w:proofErr w:type="spellStart"/>
            <w:r w:rsidR="00A115C3" w:rsidRPr="00841F12">
              <w:rPr>
                <w:rFonts w:ascii="Arial" w:eastAsia="Times New Roman" w:hAnsi="Arial" w:cs="Arial"/>
                <w:b/>
                <w:bCs/>
                <w:sz w:val="18"/>
                <w:szCs w:val="18"/>
              </w:rPr>
              <w:t>Kedua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membuat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rujukan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ke</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rumah</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sakit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klinik</w:t>
            </w:r>
            <w:proofErr w:type="spellEnd"/>
            <w:r w:rsidR="00A115C3">
              <w:rPr>
                <w:rFonts w:ascii="Arial" w:eastAsia="Times New Roman" w:hAnsi="Arial" w:cs="Arial"/>
                <w:sz w:val="18"/>
                <w:szCs w:val="18"/>
              </w:rPr>
              <w:t xml:space="preserve"> </w:t>
            </w:r>
            <w:proofErr w:type="spellStart"/>
            <w:r w:rsidR="006C3F0B">
              <w:rPr>
                <w:rFonts w:ascii="Arial" w:eastAsia="Times New Roman" w:hAnsi="Arial" w:cs="Arial"/>
                <w:sz w:val="18"/>
                <w:szCs w:val="18"/>
              </w:rPr>
              <w:t>terdekat</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dari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lokasi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Pihak</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Pertama</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seperti</w:t>
            </w:r>
            <w:proofErr w:type="spellEnd"/>
            <w:r w:rsidR="006C3F0B">
              <w:rPr>
                <w:rFonts w:ascii="Arial" w:eastAsia="Times New Roman" w:hAnsi="Arial" w:cs="Arial"/>
                <w:sz w:val="18"/>
                <w:szCs w:val="18"/>
              </w:rPr>
              <w:t xml:space="preserve"> Klinik </w:t>
            </w:r>
            <w:proofErr w:type="spellStart"/>
            <w:r w:rsidR="006C3F0B">
              <w:rPr>
                <w:rFonts w:ascii="Arial" w:eastAsia="Times New Roman" w:hAnsi="Arial" w:cs="Arial"/>
                <w:sz w:val="18"/>
                <w:szCs w:val="18"/>
              </w:rPr>
              <w:t>Purwosari</w:t>
            </w:r>
            <w:proofErr w:type="spellEnd"/>
            <w:r w:rsidR="006C3F0B">
              <w:rPr>
                <w:rFonts w:ascii="Arial" w:eastAsia="Times New Roman" w:hAnsi="Arial" w:cs="Arial"/>
                <w:sz w:val="18"/>
                <w:szCs w:val="18"/>
              </w:rPr>
              <w:t xml:space="preserve">, Rumah Sakit </w:t>
            </w:r>
            <w:proofErr w:type="spellStart"/>
            <w:r w:rsidR="006C3F0B">
              <w:rPr>
                <w:rFonts w:ascii="Arial" w:eastAsia="Times New Roman" w:hAnsi="Arial" w:cs="Arial"/>
                <w:sz w:val="18"/>
                <w:szCs w:val="18"/>
              </w:rPr>
              <w:t>Sahabat</w:t>
            </w:r>
            <w:proofErr w:type="spellEnd"/>
            <w:r w:rsidR="006C3F0B">
              <w:rPr>
                <w:rFonts w:ascii="Arial" w:eastAsia="Times New Roman" w:hAnsi="Arial" w:cs="Arial"/>
                <w:sz w:val="18"/>
                <w:szCs w:val="18"/>
              </w:rPr>
              <w:t xml:space="preserve"> dan Rumah Sakit </w:t>
            </w:r>
            <w:proofErr w:type="spellStart"/>
            <w:r w:rsidR="006C3F0B">
              <w:rPr>
                <w:rFonts w:ascii="Arial" w:eastAsia="Times New Roman" w:hAnsi="Arial" w:cs="Arial"/>
                <w:sz w:val="18"/>
                <w:szCs w:val="18"/>
              </w:rPr>
              <w:t>Lawang</w:t>
            </w:r>
            <w:proofErr w:type="spellEnd"/>
            <w:r w:rsidR="006C3F0B">
              <w:rPr>
                <w:rFonts w:ascii="Arial" w:eastAsia="Times New Roman" w:hAnsi="Arial" w:cs="Arial"/>
                <w:sz w:val="18"/>
                <w:szCs w:val="18"/>
              </w:rPr>
              <w:t xml:space="preserve"> Medika </w:t>
            </w:r>
            <w:proofErr w:type="spellStart"/>
            <w:r w:rsidR="006C3F0B">
              <w:rPr>
                <w:rFonts w:ascii="Arial" w:eastAsia="Times New Roman" w:hAnsi="Arial" w:cs="Arial"/>
                <w:sz w:val="18"/>
                <w:szCs w:val="18"/>
              </w:rPr>
              <w:t>dimana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rumah</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sakit</w:t>
            </w:r>
            <w:proofErr w:type="spellEnd"/>
            <w:r w:rsidR="004563E9">
              <w:rPr>
                <w:rFonts w:ascii="Arial" w:eastAsia="Times New Roman" w:hAnsi="Arial" w:cs="Arial"/>
                <w:sz w:val="18"/>
                <w:szCs w:val="18"/>
              </w:rPr>
              <w:t xml:space="preserve"> / </w:t>
            </w:r>
            <w:proofErr w:type="spellStart"/>
            <w:r w:rsidR="004563E9">
              <w:rPr>
                <w:rFonts w:ascii="Arial" w:eastAsia="Times New Roman" w:hAnsi="Arial" w:cs="Arial"/>
                <w:sz w:val="18"/>
                <w:szCs w:val="18"/>
              </w:rPr>
              <w:t>klinik</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terseb</w:t>
            </w:r>
            <w:r w:rsidR="00841F12">
              <w:rPr>
                <w:rFonts w:ascii="Arial" w:eastAsia="Times New Roman" w:hAnsi="Arial" w:cs="Arial"/>
                <w:sz w:val="18"/>
                <w:szCs w:val="18"/>
              </w:rPr>
              <w:t>ut</w:t>
            </w:r>
            <w:proofErr w:type="spellEnd"/>
            <w:r w:rsidR="00841F12">
              <w:rPr>
                <w:rFonts w:ascii="Arial" w:eastAsia="Times New Roman" w:hAnsi="Arial" w:cs="Arial"/>
                <w:sz w:val="18"/>
                <w:szCs w:val="18"/>
              </w:rPr>
              <w:t xml:space="preserve"> </w:t>
            </w:r>
            <w:proofErr w:type="spellStart"/>
            <w:r w:rsidR="00841F12">
              <w:rPr>
                <w:rFonts w:ascii="Arial" w:eastAsia="Times New Roman" w:hAnsi="Arial" w:cs="Arial"/>
                <w:sz w:val="18"/>
                <w:szCs w:val="18"/>
              </w:rPr>
              <w:t>memiliki</w:t>
            </w:r>
            <w:proofErr w:type="spellEnd"/>
            <w:r w:rsidR="00841F12">
              <w:rPr>
                <w:rFonts w:ascii="Arial" w:eastAsia="Times New Roman" w:hAnsi="Arial" w:cs="Arial"/>
                <w:sz w:val="18"/>
                <w:szCs w:val="18"/>
              </w:rPr>
              <w:t xml:space="preserve"> </w:t>
            </w:r>
            <w:proofErr w:type="spellStart"/>
            <w:r w:rsidR="004563E9">
              <w:rPr>
                <w:rFonts w:ascii="Arial" w:eastAsia="Times New Roman" w:hAnsi="Arial" w:cs="Arial"/>
                <w:sz w:val="18"/>
                <w:szCs w:val="18"/>
              </w:rPr>
              <w:t>hubungan</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kerjasama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dengan</w:t>
            </w:r>
            <w:proofErr w:type="spellEnd"/>
            <w:r w:rsidR="004563E9">
              <w:rPr>
                <w:rFonts w:ascii="Arial" w:eastAsia="Times New Roman" w:hAnsi="Arial" w:cs="Arial"/>
                <w:sz w:val="18"/>
                <w:szCs w:val="18"/>
              </w:rPr>
              <w:t xml:space="preserve"> </w:t>
            </w:r>
            <w:proofErr w:type="spellStart"/>
            <w:r w:rsidR="00841F12">
              <w:rPr>
                <w:rFonts w:ascii="Arial" w:eastAsia="Times New Roman" w:hAnsi="Arial" w:cs="Arial"/>
                <w:b/>
                <w:bCs/>
                <w:sz w:val="18"/>
                <w:szCs w:val="18"/>
              </w:rPr>
              <w:t>Pihak</w:t>
            </w:r>
            <w:proofErr w:type="spellEnd"/>
            <w:r w:rsidR="00841F12">
              <w:rPr>
                <w:rFonts w:ascii="Arial" w:eastAsia="Times New Roman" w:hAnsi="Arial" w:cs="Arial"/>
                <w:b/>
                <w:bCs/>
                <w:sz w:val="18"/>
                <w:szCs w:val="18"/>
              </w:rPr>
              <w:t xml:space="preserve"> </w:t>
            </w:r>
            <w:proofErr w:type="spellStart"/>
            <w:r w:rsidR="00841F12">
              <w:rPr>
                <w:rFonts w:ascii="Arial" w:eastAsia="Times New Roman" w:hAnsi="Arial" w:cs="Arial"/>
                <w:b/>
                <w:bCs/>
                <w:sz w:val="18"/>
                <w:szCs w:val="18"/>
              </w:rPr>
              <w:t>Kedua</w:t>
            </w:r>
            <w:proofErr w:type="spellEnd"/>
            <w:r w:rsidR="00841F12">
              <w:rPr>
                <w:rFonts w:ascii="Arial" w:eastAsia="Times New Roman" w:hAnsi="Arial" w:cs="Arial"/>
                <w:b/>
                <w:bCs/>
                <w:sz w:val="18"/>
                <w:szCs w:val="18"/>
              </w:rPr>
              <w:t xml:space="preserve"> </w:t>
            </w:r>
            <w:r w:rsidR="00841F12">
              <w:rPr>
                <w:rFonts w:ascii="Arial" w:eastAsia="Times New Roman" w:hAnsi="Arial" w:cs="Arial"/>
                <w:sz w:val="18"/>
                <w:szCs w:val="18"/>
              </w:rPr>
              <w:t xml:space="preserve">yang </w:t>
            </w:r>
            <w:proofErr w:type="spellStart"/>
            <w:r w:rsidR="00841F12">
              <w:rPr>
                <w:rFonts w:ascii="Arial" w:eastAsia="Times New Roman" w:hAnsi="Arial" w:cs="Arial"/>
                <w:sz w:val="18"/>
                <w:szCs w:val="18"/>
              </w:rPr>
              <w:t>meliputi</w:t>
            </w:r>
            <w:proofErr w:type="spellEnd"/>
            <w:r w:rsidR="00841F12">
              <w:rPr>
                <w:rFonts w:ascii="Arial" w:eastAsia="Times New Roman" w:hAnsi="Arial" w:cs="Arial"/>
                <w:sz w:val="18"/>
                <w:szCs w:val="18"/>
              </w:rPr>
              <w:t xml:space="preserve"> dan</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tidak</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terbatas</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dengan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pelayanan</w:t>
            </w:r>
            <w:proofErr w:type="spellEnd"/>
            <w:r w:rsidRPr="00D32437">
              <w:rPr>
                <w:rFonts w:ascii="Arial" w:eastAsia="Times New Roman" w:hAnsi="Arial" w:cs="Arial"/>
                <w:sz w:val="18"/>
                <w:szCs w:val="18"/>
              </w:rPr>
              <w:t xml:space="preserve"> IGD, Rawat </w:t>
            </w:r>
            <w:proofErr w:type="spellStart"/>
            <w:r w:rsidRPr="00D32437">
              <w:rPr>
                <w:rFonts w:ascii="Arial" w:eastAsia="Times New Roman" w:hAnsi="Arial" w:cs="Arial"/>
                <w:sz w:val="18"/>
                <w:szCs w:val="18"/>
              </w:rPr>
              <w:t>Inap</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pemeriksaan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penunjang</w:t>
            </w:r>
            <w:proofErr w:type="spellEnd"/>
            <w:r w:rsidRPr="00D32437">
              <w:rPr>
                <w:rFonts w:ascii="Arial" w:eastAsia="Times New Roman" w:hAnsi="Arial" w:cs="Arial"/>
                <w:sz w:val="18"/>
                <w:szCs w:val="18"/>
              </w:rPr>
              <w:t xml:space="preserve"> yang </w:t>
            </w:r>
            <w:proofErr w:type="spellStart"/>
            <w:r w:rsidRPr="00D32437">
              <w:rPr>
                <w:rFonts w:ascii="Arial" w:eastAsia="Times New Roman" w:hAnsi="Arial" w:cs="Arial"/>
                <w:sz w:val="18"/>
                <w:szCs w:val="18"/>
              </w:rPr>
              <w:t>telah</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disetujui</w:t>
            </w:r>
            <w:proofErr w:type="spellEnd"/>
            <w:r w:rsidRPr="00D32437">
              <w:rPr>
                <w:rFonts w:ascii="Arial" w:eastAsia="Times New Roman" w:hAnsi="Arial" w:cs="Arial"/>
                <w:sz w:val="18"/>
                <w:szCs w:val="18"/>
              </w:rPr>
              <w:t xml:space="preserve"> dan </w:t>
            </w:r>
            <w:proofErr w:type="spellStart"/>
            <w:r w:rsidRPr="00D32437">
              <w:rPr>
                <w:rFonts w:ascii="Arial" w:eastAsia="Times New Roman" w:hAnsi="Arial" w:cs="Arial"/>
                <w:sz w:val="18"/>
                <w:szCs w:val="18"/>
              </w:rPr>
              <w:t>diketahui</w:t>
            </w:r>
            <w:proofErr w:type="spellEnd"/>
            <w:r w:rsidRPr="00D32437">
              <w:rPr>
                <w:rFonts w:ascii="Arial" w:eastAsia="Times New Roman" w:hAnsi="Arial" w:cs="Arial"/>
                <w:sz w:val="18"/>
                <w:szCs w:val="18"/>
              </w:rPr>
              <w:t xml:space="preserve"> oleh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
          <w:p w14:paraId="29E20E5E" w14:textId="5EBB537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04DEB16" w14:textId="59CE9514" w:rsidR="00D40291" w:rsidRPr="00D32437" w:rsidRDefault="00D40291"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Therefore,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sidR="007A7029">
              <w:rPr>
                <w:rFonts w:ascii="Arial" w:eastAsia="Times New Roman" w:hAnsi="Arial" w:cs="Arial"/>
                <w:color w:val="000000"/>
                <w:sz w:val="18"/>
                <w:szCs w:val="18"/>
              </w:rPr>
              <w:t>agrees</w:t>
            </w:r>
            <w:r w:rsidR="008C141D">
              <w:rPr>
                <w:rFonts w:ascii="Arial" w:eastAsia="Times New Roman" w:hAnsi="Arial" w:cs="Arial"/>
                <w:color w:val="000000"/>
                <w:sz w:val="18"/>
                <w:szCs w:val="18"/>
              </w:rPr>
              <w:t xml:space="preserve"> to send the Patient to the hospital/clinic</w:t>
            </w:r>
            <w:r w:rsidR="00BB0070">
              <w:rPr>
                <w:rFonts w:ascii="Arial" w:eastAsia="Times New Roman" w:hAnsi="Arial" w:cs="Arial"/>
                <w:color w:val="000000"/>
                <w:sz w:val="18"/>
                <w:szCs w:val="18"/>
              </w:rPr>
              <w:t xml:space="preserve"> for</w:t>
            </w:r>
            <w:r w:rsidRPr="00D32437">
              <w:rPr>
                <w:rFonts w:ascii="Arial" w:eastAsia="Times New Roman" w:hAnsi="Arial" w:cs="Arial"/>
                <w:color w:val="000000"/>
                <w:sz w:val="18"/>
                <w:szCs w:val="18"/>
                <w:lang w:val="id-ID"/>
              </w:rPr>
              <w:t xml:space="preserve"> </w:t>
            </w:r>
            <w:r w:rsidR="00BA275A">
              <w:rPr>
                <w:rFonts w:ascii="Arial" w:eastAsia="Times New Roman" w:hAnsi="Arial" w:cs="Arial"/>
                <w:color w:val="000000"/>
                <w:sz w:val="18"/>
                <w:szCs w:val="18"/>
              </w:rPr>
              <w:t>medical treatment</w:t>
            </w:r>
            <w:r w:rsidRPr="00D32437">
              <w:rPr>
                <w:rFonts w:ascii="Arial" w:eastAsia="Times New Roman" w:hAnsi="Arial" w:cs="Arial"/>
                <w:color w:val="000000"/>
                <w:sz w:val="18"/>
                <w:szCs w:val="18"/>
                <w:lang w:val="id-ID"/>
              </w:rPr>
              <w:t xml:space="preserve"> for the benefit of </w:t>
            </w:r>
            <w:r w:rsidR="00E76546">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atient safety </w:t>
            </w:r>
            <w:r w:rsidR="00BB0070">
              <w:rPr>
                <w:rFonts w:ascii="Arial" w:eastAsia="Times New Roman" w:hAnsi="Arial" w:cs="Arial"/>
                <w:color w:val="000000"/>
                <w:sz w:val="18"/>
                <w:szCs w:val="18"/>
              </w:rPr>
              <w:t>w</w:t>
            </w:r>
            <w:r w:rsidR="00276F46">
              <w:rPr>
                <w:rFonts w:ascii="Arial" w:eastAsia="Times New Roman" w:hAnsi="Arial" w:cs="Arial"/>
                <w:color w:val="000000"/>
                <w:sz w:val="18"/>
                <w:szCs w:val="18"/>
              </w:rPr>
              <w:t>hen</w:t>
            </w:r>
            <w:r w:rsidRPr="00D32437">
              <w:rPr>
                <w:rFonts w:ascii="Arial" w:eastAsia="Times New Roman" w:hAnsi="Arial" w:cs="Arial"/>
                <w:color w:val="000000"/>
                <w:sz w:val="18"/>
                <w:szCs w:val="18"/>
                <w:lang w:val="id-ID"/>
              </w:rPr>
              <w:t xml:space="preserve"> the doctor or nurse 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make</w:t>
            </w:r>
            <w:r w:rsidR="00276F46">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referral to the hospital / clinic </w:t>
            </w:r>
            <w:r w:rsidR="00725427" w:rsidRPr="00D32437">
              <w:rPr>
                <w:rFonts w:ascii="Arial" w:eastAsia="Times New Roman" w:hAnsi="Arial" w:cs="Arial"/>
                <w:color w:val="000000"/>
                <w:sz w:val="18"/>
                <w:szCs w:val="18"/>
                <w:lang w:val="id-ID"/>
              </w:rPr>
              <w:t xml:space="preserve">nearest </w:t>
            </w:r>
            <w:r w:rsidRPr="00D32437">
              <w:rPr>
                <w:rFonts w:ascii="Arial" w:eastAsia="Times New Roman" w:hAnsi="Arial" w:cs="Arial"/>
                <w:color w:val="000000"/>
                <w:sz w:val="18"/>
                <w:szCs w:val="18"/>
                <w:lang w:val="id-ID"/>
              </w:rPr>
              <w:t xml:space="preserve">to the location of the </w:t>
            </w:r>
            <w:r w:rsidRPr="00D32437">
              <w:rPr>
                <w:rFonts w:ascii="Arial" w:eastAsia="Times New Roman" w:hAnsi="Arial" w:cs="Arial"/>
                <w:b/>
                <w:bCs/>
                <w:color w:val="000000"/>
                <w:sz w:val="18"/>
                <w:szCs w:val="18"/>
                <w:lang w:val="id-ID"/>
              </w:rPr>
              <w:t>FIRST PARTY</w:t>
            </w:r>
            <w:r w:rsidR="00725427">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 </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Purwosari</w:t>
            </w:r>
            <w:proofErr w:type="spellEnd"/>
            <w:r w:rsidR="00F113C5" w:rsidRPr="00D32437">
              <w:rPr>
                <w:rFonts w:ascii="Arial" w:eastAsia="Times New Roman" w:hAnsi="Arial" w:cs="Arial"/>
                <w:color w:val="000000"/>
                <w:sz w:val="18"/>
                <w:szCs w:val="18"/>
              </w:rPr>
              <w:t xml:space="preserve"> Clini</w:t>
            </w:r>
            <w:r w:rsidR="00841F12">
              <w:rPr>
                <w:rFonts w:ascii="Arial" w:eastAsia="Times New Roman" w:hAnsi="Arial" w:cs="Arial"/>
                <w:color w:val="000000"/>
                <w:sz w:val="18"/>
                <w:szCs w:val="18"/>
              </w:rPr>
              <w:t>c</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Sahabat</w:t>
            </w:r>
            <w:proofErr w:type="spellEnd"/>
            <w:r w:rsidR="00F113C5" w:rsidRPr="00D32437">
              <w:rPr>
                <w:rFonts w:ascii="Arial" w:eastAsia="Times New Roman" w:hAnsi="Arial" w:cs="Arial"/>
                <w:color w:val="000000"/>
                <w:sz w:val="18"/>
                <w:szCs w:val="18"/>
              </w:rPr>
              <w:t xml:space="preserve"> Hospital and </w:t>
            </w:r>
            <w:proofErr w:type="spellStart"/>
            <w:r w:rsidR="00F113C5" w:rsidRPr="00D32437">
              <w:rPr>
                <w:rFonts w:ascii="Arial" w:eastAsia="Times New Roman" w:hAnsi="Arial" w:cs="Arial"/>
                <w:color w:val="000000"/>
                <w:sz w:val="18"/>
                <w:szCs w:val="18"/>
              </w:rPr>
              <w:t>Lawang</w:t>
            </w:r>
            <w:proofErr w:type="spellEnd"/>
            <w:r w:rsidR="00F113C5" w:rsidRPr="00D32437">
              <w:rPr>
                <w:rFonts w:ascii="Arial" w:eastAsia="Times New Roman" w:hAnsi="Arial" w:cs="Arial"/>
                <w:color w:val="000000"/>
                <w:sz w:val="18"/>
                <w:szCs w:val="18"/>
              </w:rPr>
              <w:t xml:space="preserve"> Medika Hospital</w:t>
            </w:r>
            <w:r w:rsidRPr="00D32437">
              <w:rPr>
                <w:rFonts w:ascii="Arial" w:eastAsia="Times New Roman" w:hAnsi="Arial" w:cs="Arial"/>
                <w:color w:val="000000"/>
                <w:sz w:val="18"/>
                <w:szCs w:val="18"/>
                <w:lang w:val="id-ID"/>
              </w:rPr>
              <w:t xml:space="preserve"> </w:t>
            </w:r>
            <w:r w:rsidR="00C66AE8">
              <w:rPr>
                <w:rFonts w:ascii="Arial" w:eastAsia="Times New Roman" w:hAnsi="Arial" w:cs="Arial"/>
                <w:color w:val="000000"/>
                <w:sz w:val="18"/>
                <w:szCs w:val="18"/>
              </w:rPr>
              <w:t xml:space="preserve">all of </w:t>
            </w:r>
            <w:r w:rsidRPr="00D32437">
              <w:rPr>
                <w:rFonts w:ascii="Arial" w:eastAsia="Times New Roman" w:hAnsi="Arial" w:cs="Arial"/>
                <w:color w:val="000000"/>
                <w:sz w:val="18"/>
                <w:szCs w:val="18"/>
                <w:lang w:val="id-ID"/>
              </w:rPr>
              <w:t xml:space="preserve">which </w:t>
            </w:r>
            <w:r w:rsidR="0021071B">
              <w:rPr>
                <w:rFonts w:ascii="Arial" w:eastAsia="Times New Roman" w:hAnsi="Arial" w:cs="Arial"/>
                <w:color w:val="000000"/>
                <w:sz w:val="18"/>
                <w:szCs w:val="18"/>
              </w:rPr>
              <w:t>have</w:t>
            </w:r>
            <w:r w:rsidRPr="00D32437">
              <w:rPr>
                <w:rFonts w:ascii="Arial" w:eastAsia="Times New Roman" w:hAnsi="Arial" w:cs="Arial"/>
                <w:color w:val="000000"/>
                <w:sz w:val="18"/>
                <w:szCs w:val="18"/>
                <w:lang w:val="id-ID"/>
              </w:rPr>
              <w:t xml:space="preserve"> a cooperative relationship with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including and not limited </w:t>
            </w:r>
            <w:r w:rsidRPr="00D32437">
              <w:rPr>
                <w:rFonts w:ascii="Arial" w:eastAsia="Times New Roman" w:hAnsi="Arial" w:cs="Arial"/>
                <w:color w:val="000000"/>
                <w:sz w:val="18"/>
                <w:szCs w:val="18"/>
              </w:rPr>
              <w:t xml:space="preserve">with to </w:t>
            </w:r>
            <w:r w:rsidR="007A5C58">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mergency </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ervices, hospitalization, examination, supporting examination which has been approved and known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D40291" w:rsidRPr="00D32437" w14:paraId="5C891566" w14:textId="77777777" w:rsidTr="00D43CCE">
        <w:trPr>
          <w:trHeight w:val="20"/>
        </w:trPr>
        <w:tc>
          <w:tcPr>
            <w:tcW w:w="4962" w:type="dxa"/>
            <w:shd w:val="clear" w:color="auto" w:fill="auto"/>
            <w:hideMark/>
          </w:tcPr>
          <w:p w14:paraId="61D8BF1E" w14:textId="7A5A39E7" w:rsidR="00D40291" w:rsidRPr="00D32437" w:rsidRDefault="00D40291" w:rsidP="00FF68C2">
            <w:pPr>
              <w:pStyle w:val="ListParagraph"/>
              <w:numPr>
                <w:ilvl w:val="0"/>
                <w:numId w:val="1"/>
              </w:numPr>
              <w:spacing w:after="0" w:line="240" w:lineRule="auto"/>
              <w:ind w:left="306" w:hanging="306"/>
              <w:jc w:val="both"/>
              <w:rPr>
                <w:rFonts w:ascii="Arial" w:eastAsia="Times New Roman" w:hAnsi="Arial" w:cs="Arial"/>
                <w:sz w:val="18"/>
                <w:szCs w:val="18"/>
              </w:rPr>
            </w:pP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w:t>
            </w:r>
            <w:proofErr w:type="gramStart"/>
            <w:r w:rsidR="00662A37">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kepentingan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memberikan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w:t>
            </w:r>
            <w:r w:rsidR="00FF68C2" w:rsidRPr="00D32437">
              <w:rPr>
                <w:rFonts w:ascii="Arial" w:eastAsia="Times New Roman" w:hAnsi="Arial" w:cs="Arial"/>
                <w:color w:val="000000"/>
                <w:sz w:val="18"/>
                <w:szCs w:val="18"/>
              </w:rPr>
              <w:t>a</w:t>
            </w:r>
            <w:proofErr w:type="spellEnd"/>
            <w:r w:rsidR="00662A37">
              <w:rPr>
                <w:rFonts w:ascii="Arial" w:eastAsia="Times New Roman" w:hAnsi="Arial" w:cs="Arial"/>
                <w:color w:val="000000"/>
                <w:sz w:val="18"/>
                <w:szCs w:val="18"/>
              </w:rPr>
              <w:t>.</w:t>
            </w:r>
            <w:r w:rsidR="00FF68C2" w:rsidRPr="00D32437">
              <w:rPr>
                <w:rFonts w:ascii="Arial" w:eastAsia="Times New Roman" w:hAnsi="Arial" w:cs="Arial"/>
                <w:color w:val="000000"/>
                <w:sz w:val="18"/>
                <w:szCs w:val="18"/>
              </w:rPr>
              <w:t xml:space="preserve"> </w:t>
            </w:r>
            <w:proofErr w:type="gramStart"/>
            <w:r w:rsidR="00662A37">
              <w:rPr>
                <w:rFonts w:ascii="Arial" w:eastAsia="Times New Roman" w:hAnsi="Arial" w:cs="Arial"/>
                <w:sz w:val="18"/>
                <w:szCs w:val="18"/>
              </w:rPr>
              <w:t>.</w:t>
            </w:r>
            <w:proofErr w:type="spellStart"/>
            <w:r w:rsidR="00662A37">
              <w:rPr>
                <w:rFonts w:ascii="Arial" w:eastAsia="Times New Roman" w:hAnsi="Arial" w:cs="Arial"/>
                <w:color w:val="000000"/>
                <w:sz w:val="18"/>
                <w:szCs w:val="18"/>
              </w:rPr>
              <w:t>P</w:t>
            </w:r>
            <w:r w:rsidRPr="00D32437">
              <w:rPr>
                <w:rFonts w:ascii="Arial" w:eastAsia="Times New Roman" w:hAnsi="Arial" w:cs="Arial"/>
                <w:color w:val="000000"/>
                <w:sz w:val="18"/>
                <w:szCs w:val="18"/>
              </w:rPr>
              <w:t>eralatan</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mendukung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pertolongan </w:t>
            </w:r>
            <w:r w:rsidR="005C3734" w:rsidRPr="00D32437">
              <w:rPr>
                <w:rFonts w:ascii="Arial" w:eastAsia="Times New Roman" w:hAnsi="Arial" w:cs="Arial"/>
                <w:color w:val="000000"/>
                <w:sz w:val="18"/>
                <w:szCs w:val="18"/>
                <w:lang w:val="id-ID"/>
              </w:rPr>
              <w:t>pertama</w:t>
            </w:r>
            <w:r w:rsidR="005C3734" w:rsidRPr="00D32437">
              <w:rPr>
                <w:rFonts w:ascii="Arial" w:eastAsia="Times New Roman" w:hAnsi="Arial" w:cs="Arial"/>
                <w:color w:val="000000"/>
                <w:sz w:val="18"/>
                <w:szCs w:val="18"/>
              </w:rPr>
              <w:t xml:space="preserve"> </w:t>
            </w:r>
            <w:proofErr w:type="spellStart"/>
            <w:r w:rsidR="005C3734" w:rsidRPr="00D32437">
              <w:rPr>
                <w:rFonts w:ascii="Arial" w:eastAsia="Times New Roman" w:hAnsi="Arial" w:cs="Arial"/>
                <w:sz w:val="18"/>
                <w:szCs w:val="18"/>
              </w:rPr>
              <w:t>Kegawatdaruratan</w:t>
            </w:r>
            <w:proofErr w:type="spellEnd"/>
            <w:r w:rsidR="00FF68C2" w:rsidRPr="00D32437">
              <w:rPr>
                <w:rFonts w:ascii="Arial" w:eastAsia="Times New Roman" w:hAnsi="Arial" w:cs="Arial"/>
                <w:sz w:val="18"/>
                <w:szCs w:val="18"/>
              </w:rPr>
              <w:t xml:space="preserve"> </w:t>
            </w:r>
            <w:proofErr w:type="spellStart"/>
            <w:r w:rsidR="00FF68C2" w:rsidRPr="00D32437">
              <w:rPr>
                <w:rFonts w:ascii="Arial" w:eastAsia="Times New Roman" w:hAnsi="Arial" w:cs="Arial"/>
                <w:sz w:val="18"/>
                <w:szCs w:val="18"/>
              </w:rPr>
              <w:t>kerja</w:t>
            </w:r>
            <w:proofErr w:type="spellEnd"/>
            <w:r w:rsidR="00FF68C2" w:rsidRPr="00D32437">
              <w:rPr>
                <w:rFonts w:ascii="Arial" w:eastAsia="Times New Roman" w:hAnsi="Arial" w:cs="Arial"/>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5328BA8A" w14:textId="53F0DEB3" w:rsidR="00D40291" w:rsidRPr="00D32437" w:rsidRDefault="00D40291"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will provide a health </w:t>
            </w:r>
            <w:r w:rsidR="00276F46">
              <w:rPr>
                <w:rFonts w:ascii="Arial" w:eastAsia="Times New Roman" w:hAnsi="Arial" w:cs="Arial"/>
                <w:color w:val="000000"/>
                <w:sz w:val="18"/>
                <w:szCs w:val="18"/>
              </w:rPr>
              <w:t>clinic</w:t>
            </w:r>
            <w:r w:rsidR="00CA5B17">
              <w:rPr>
                <w:rFonts w:ascii="Arial" w:eastAsia="Times New Roman" w:hAnsi="Arial" w:cs="Arial"/>
                <w:color w:val="000000"/>
                <w:sz w:val="18"/>
                <w:szCs w:val="18"/>
              </w:rPr>
              <w:t xml:space="preserve"> in its</w:t>
            </w:r>
            <w:r w:rsidRPr="00D32437">
              <w:rPr>
                <w:rFonts w:ascii="Arial" w:eastAsia="Times New Roman" w:hAnsi="Arial" w:cs="Arial"/>
                <w:color w:val="000000"/>
                <w:sz w:val="18"/>
                <w:szCs w:val="18"/>
                <w:lang w:val="id-ID"/>
              </w:rPr>
              <w:t xml:space="preserve"> place for the benefit of the </w:t>
            </w:r>
            <w:r w:rsidRPr="00D32437">
              <w:rPr>
                <w:rFonts w:ascii="Arial" w:eastAsia="Times New Roman" w:hAnsi="Arial" w:cs="Arial"/>
                <w:b/>
                <w:bCs/>
                <w:color w:val="000000"/>
                <w:sz w:val="18"/>
                <w:szCs w:val="18"/>
                <w:lang w:val="id-ID"/>
              </w:rPr>
              <w:t xml:space="preserve"> SECOND PARTY </w:t>
            </w:r>
            <w:r w:rsidRPr="00D32437">
              <w:rPr>
                <w:rFonts w:ascii="Arial" w:eastAsia="Times New Roman" w:hAnsi="Arial" w:cs="Arial"/>
                <w:color w:val="000000"/>
                <w:sz w:val="18"/>
                <w:szCs w:val="18"/>
                <w:lang w:val="id-ID"/>
              </w:rPr>
              <w:t xml:space="preserve">providing </w:t>
            </w:r>
            <w:r w:rsidR="001F5DF3" w:rsidRPr="00D32437">
              <w:rPr>
                <w:rFonts w:ascii="Arial" w:eastAsia="Times New Roman" w:hAnsi="Arial" w:cs="Arial"/>
                <w:color w:val="000000"/>
                <w:sz w:val="18"/>
                <w:szCs w:val="18"/>
                <w:lang w:val="id-ID"/>
              </w:rPr>
              <w:t xml:space="preserve">first aid </w:t>
            </w:r>
            <w:r w:rsidR="00326175">
              <w:rPr>
                <w:rFonts w:ascii="Arial" w:eastAsia="Times New Roman" w:hAnsi="Arial" w:cs="Arial"/>
                <w:color w:val="000000"/>
                <w:sz w:val="18"/>
                <w:szCs w:val="18"/>
              </w:rPr>
              <w:t>H</w:t>
            </w:r>
            <w:r w:rsidR="00CA5B17">
              <w:rPr>
                <w:rFonts w:ascii="Arial" w:eastAsia="Times New Roman" w:hAnsi="Arial" w:cs="Arial"/>
                <w:color w:val="000000"/>
                <w:sz w:val="18"/>
                <w:szCs w:val="18"/>
              </w:rPr>
              <w:t xml:space="preserve">ealth </w:t>
            </w:r>
            <w:r w:rsidR="0032617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w:t>
            </w:r>
            <w:r w:rsidR="00B45F45">
              <w:rPr>
                <w:rFonts w:ascii="Arial" w:eastAsia="Times New Roman" w:hAnsi="Arial" w:cs="Arial"/>
                <w:color w:val="000000"/>
                <w:sz w:val="18"/>
                <w:szCs w:val="18"/>
              </w:rPr>
              <w:t>Patients</w:t>
            </w:r>
            <w:r w:rsidR="00483507">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medical equipment </w:t>
            </w:r>
            <w:r w:rsidR="00F16FCE">
              <w:rPr>
                <w:rFonts w:ascii="Arial" w:eastAsia="Times New Roman" w:hAnsi="Arial" w:cs="Arial"/>
                <w:color w:val="000000"/>
                <w:sz w:val="18"/>
                <w:szCs w:val="18"/>
              </w:rPr>
              <w:t>and</w:t>
            </w:r>
            <w:r w:rsidR="000A669E">
              <w:rPr>
                <w:rFonts w:ascii="Arial" w:eastAsia="Times New Roman" w:hAnsi="Arial" w:cs="Arial"/>
                <w:color w:val="000000"/>
                <w:sz w:val="18"/>
                <w:szCs w:val="18"/>
              </w:rPr>
              <w:t>/or</w:t>
            </w:r>
            <w:r w:rsidR="00F16FCE">
              <w:rPr>
                <w:rFonts w:ascii="Arial" w:eastAsia="Times New Roman" w:hAnsi="Arial" w:cs="Arial"/>
                <w:color w:val="000000"/>
                <w:sz w:val="18"/>
                <w:szCs w:val="18"/>
              </w:rPr>
              <w:t xml:space="preserve"> first aid equipment</w:t>
            </w:r>
            <w:r w:rsidR="000A669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that supports the </w:t>
            </w:r>
            <w:r w:rsidR="001F5DF3" w:rsidRPr="00D32437">
              <w:rPr>
                <w:rFonts w:ascii="Arial" w:eastAsia="Times New Roman" w:hAnsi="Arial" w:cs="Arial"/>
                <w:color w:val="000000"/>
                <w:sz w:val="18"/>
                <w:szCs w:val="18"/>
                <w:lang w:val="id-ID"/>
              </w:rPr>
              <w:t>first aid</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health </w:t>
            </w:r>
            <w:r w:rsidRPr="00D32437">
              <w:rPr>
                <w:rFonts w:ascii="Arial" w:eastAsia="Times New Roman" w:hAnsi="Arial" w:cs="Arial"/>
                <w:color w:val="000000"/>
                <w:sz w:val="18"/>
                <w:szCs w:val="18"/>
                <w:lang w:val="id-ID"/>
              </w:rPr>
              <w:t xml:space="preserve">service of </w:t>
            </w:r>
            <w:proofErr w:type="gramStart"/>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SECOND</w:t>
            </w:r>
            <w:proofErr w:type="gramEnd"/>
            <w:r w:rsidRPr="00D32437">
              <w:rPr>
                <w:rFonts w:ascii="Arial" w:eastAsia="Times New Roman" w:hAnsi="Arial" w:cs="Arial"/>
                <w:b/>
                <w:bCs/>
                <w:color w:val="000000"/>
                <w:sz w:val="18"/>
                <w:szCs w:val="18"/>
                <w:lang w:val="id-ID"/>
              </w:rPr>
              <w:t xml:space="preserve"> PARTY</w:t>
            </w:r>
            <w:r w:rsidRPr="00D32437">
              <w:rPr>
                <w:rFonts w:ascii="Arial" w:eastAsia="Times New Roman" w:hAnsi="Arial" w:cs="Arial"/>
                <w:color w:val="000000"/>
                <w:sz w:val="18"/>
                <w:szCs w:val="18"/>
                <w:lang w:val="id-ID"/>
              </w:rPr>
              <w:t xml:space="preserve"> in the location of 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lang w:val="id-ID"/>
              </w:rPr>
              <w:t>provided by the</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w:t>
            </w:r>
          </w:p>
        </w:tc>
      </w:tr>
      <w:tr w:rsidR="00D40291" w:rsidRPr="00D32437" w14:paraId="0C312919" w14:textId="77777777" w:rsidTr="00D43CCE">
        <w:trPr>
          <w:trHeight w:val="20"/>
        </w:trPr>
        <w:tc>
          <w:tcPr>
            <w:tcW w:w="4962" w:type="dxa"/>
            <w:shd w:val="clear" w:color="auto" w:fill="auto"/>
            <w:hideMark/>
          </w:tcPr>
          <w:p w14:paraId="3D5323DC" w14:textId="126EA961" w:rsidR="00D40291"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Sedangkan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perlengkapan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yang d</w:t>
            </w:r>
            <w:r w:rsidR="001F5DF3" w:rsidRPr="00D32437">
              <w:rPr>
                <w:rFonts w:ascii="Arial" w:eastAsia="Times New Roman" w:hAnsi="Arial" w:cs="Arial"/>
                <w:color w:val="000000"/>
                <w:sz w:val="18"/>
                <w:szCs w:val="18"/>
                <w:lang w:val="id-ID"/>
              </w:rPr>
              <w:t>i</w:t>
            </w:r>
            <w:proofErr w:type="spellStart"/>
            <w:r w:rsidRPr="00D32437">
              <w:rPr>
                <w:rFonts w:ascii="Arial" w:eastAsia="Times New Roman" w:hAnsi="Arial" w:cs="Arial"/>
                <w:color w:val="000000"/>
                <w:sz w:val="18"/>
                <w:szCs w:val="18"/>
              </w:rPr>
              <w:t>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w:t>
            </w:r>
            <w:proofErr w:type="gramStart"/>
            <w:r w:rsidR="00662A37">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proofErr w:type="gram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rsidR="00BB0954">
              <w:t xml:space="preserve"> </w:t>
            </w:r>
            <w:proofErr w:type="spellStart"/>
            <w:r w:rsidR="00BB0954" w:rsidRPr="00BB0954">
              <w:rPr>
                <w:rFonts w:ascii="Arial" w:eastAsia="Times New Roman" w:hAnsi="Arial" w:cs="Arial"/>
                <w:color w:val="000000"/>
                <w:sz w:val="18"/>
                <w:szCs w:val="18"/>
              </w:rPr>
              <w:t>peralatan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ini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dimaksudkan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untuk</w:t>
            </w:r>
            <w:proofErr w:type="spellEnd"/>
            <w:r w:rsidR="00BB0954" w:rsidRPr="00BB0954">
              <w:rPr>
                <w:rFonts w:ascii="Arial" w:eastAsia="Times New Roman" w:hAnsi="Arial" w:cs="Arial"/>
                <w:color w:val="000000"/>
                <w:sz w:val="18"/>
                <w:szCs w:val="18"/>
              </w:rPr>
              <w:t xml:space="preserve"> </w:t>
            </w:r>
            <w:proofErr w:type="spellStart"/>
            <w:r w:rsidR="00BB0954">
              <w:rPr>
                <w:rFonts w:ascii="Arial" w:eastAsia="Times New Roman" w:hAnsi="Arial" w:cs="Arial"/>
                <w:color w:val="000000"/>
                <w:sz w:val="18"/>
                <w:szCs w:val="18"/>
              </w:rPr>
              <w:t>disimpan</w:t>
            </w:r>
            <w:proofErr w:type="spellEnd"/>
            <w:r w:rsidR="00BB0954" w:rsidRPr="00BB0954">
              <w:rPr>
                <w:rFonts w:ascii="Arial" w:eastAsia="Times New Roman" w:hAnsi="Arial" w:cs="Arial"/>
                <w:color w:val="000000"/>
                <w:sz w:val="18"/>
                <w:szCs w:val="18"/>
              </w:rPr>
              <w:t xml:space="preserve"> di </w:t>
            </w:r>
            <w:proofErr w:type="spellStart"/>
            <w:r w:rsidR="00BB0954" w:rsidRPr="00BB0954">
              <w:rPr>
                <w:rFonts w:ascii="Arial" w:eastAsia="Times New Roman" w:hAnsi="Arial" w:cs="Arial"/>
                <w:color w:val="000000"/>
                <w:sz w:val="18"/>
                <w:szCs w:val="18"/>
              </w:rPr>
              <w:t>klinik</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Kepemilikan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alat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tersebut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tetap</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menjadi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milik</w:t>
            </w:r>
            <w:proofErr w:type="spellEnd"/>
            <w:r w:rsidR="00BB0954" w:rsidRPr="00BB0954">
              <w:rPr>
                <w:rFonts w:ascii="Arial" w:eastAsia="Times New Roman" w:hAnsi="Arial" w:cs="Arial"/>
                <w:color w:val="000000"/>
                <w:sz w:val="18"/>
                <w:szCs w:val="18"/>
              </w:rPr>
              <w:t xml:space="preserve"> </w:t>
            </w:r>
            <w:r w:rsidR="00BB0954" w:rsidRPr="00841F12">
              <w:rPr>
                <w:rFonts w:ascii="Arial" w:eastAsia="Times New Roman" w:hAnsi="Arial" w:cs="Arial"/>
                <w:b/>
                <w:bCs/>
                <w:color w:val="000000"/>
                <w:sz w:val="18"/>
                <w:szCs w:val="18"/>
              </w:rPr>
              <w:t>PIHAK KEDUA</w:t>
            </w:r>
            <w:r w:rsidR="00BF7F42">
              <w:rPr>
                <w:rFonts w:ascii="Arial" w:eastAsia="Times New Roman" w:hAnsi="Arial" w:cs="Arial"/>
                <w:color w:val="000000"/>
                <w:sz w:val="18"/>
                <w:szCs w:val="18"/>
              </w:rPr>
              <w:t xml:space="preserve">. </w:t>
            </w:r>
            <w:r w:rsidR="00BF7F42">
              <w:t xml:space="preserve"> </w:t>
            </w:r>
            <w:proofErr w:type="spellStart"/>
            <w:r w:rsidR="00BF7F42" w:rsidRPr="00BF7F42">
              <w:rPr>
                <w:rFonts w:ascii="Arial" w:eastAsia="Times New Roman" w:hAnsi="Arial" w:cs="Arial"/>
                <w:color w:val="000000"/>
                <w:sz w:val="18"/>
                <w:szCs w:val="18"/>
              </w:rPr>
              <w:t>Apabila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kehilangan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atau</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kerusakan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alat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di </w:t>
            </w:r>
            <w:proofErr w:type="spellStart"/>
            <w:r w:rsidR="00BF7F42" w:rsidRPr="00BF7F42">
              <w:rPr>
                <w:rFonts w:ascii="Arial" w:eastAsia="Times New Roman" w:hAnsi="Arial" w:cs="Arial"/>
                <w:color w:val="000000"/>
                <w:sz w:val="18"/>
                <w:szCs w:val="18"/>
              </w:rPr>
              <w:t>luar</w:t>
            </w:r>
            <w:proofErr w:type="spellEnd"/>
            <w:r w:rsidR="00BF7F42" w:rsidRPr="00BF7F42">
              <w:rPr>
                <w:rFonts w:ascii="Arial" w:eastAsia="Times New Roman" w:hAnsi="Arial" w:cs="Arial"/>
                <w:color w:val="000000"/>
                <w:sz w:val="18"/>
                <w:szCs w:val="18"/>
              </w:rPr>
              <w:t xml:space="preserve"> jam </w:t>
            </w:r>
            <w:proofErr w:type="spellStart"/>
            <w:r w:rsidR="00BF7F42" w:rsidRPr="00BF7F42">
              <w:rPr>
                <w:rFonts w:ascii="Arial" w:eastAsia="Times New Roman" w:hAnsi="Arial" w:cs="Arial"/>
                <w:color w:val="000000"/>
                <w:sz w:val="18"/>
                <w:szCs w:val="18"/>
              </w:rPr>
              <w:t>kerja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klinik</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yang </w:t>
            </w:r>
            <w:proofErr w:type="spellStart"/>
            <w:r w:rsidR="00BF7F42" w:rsidRPr="00BF7F42">
              <w:rPr>
                <w:rFonts w:ascii="Arial" w:eastAsia="Times New Roman" w:hAnsi="Arial" w:cs="Arial"/>
                <w:color w:val="000000"/>
                <w:sz w:val="18"/>
                <w:szCs w:val="18"/>
              </w:rPr>
              <w:t>telah</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disepakati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menjadi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tanggung</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jawab</w:t>
            </w:r>
            <w:proofErr w:type="spellEnd"/>
            <w:r w:rsidR="00BF7F42" w:rsidRPr="00BF7F42">
              <w:rPr>
                <w:rFonts w:ascii="Arial" w:eastAsia="Times New Roman" w:hAnsi="Arial" w:cs="Arial"/>
                <w:color w:val="000000"/>
                <w:sz w:val="18"/>
                <w:szCs w:val="18"/>
              </w:rPr>
              <w:t xml:space="preserve"> </w:t>
            </w:r>
            <w:r w:rsidR="00BF7F42" w:rsidRPr="00841F12">
              <w:rPr>
                <w:rFonts w:ascii="Arial" w:eastAsia="Times New Roman" w:hAnsi="Arial" w:cs="Arial"/>
                <w:b/>
                <w:bCs/>
                <w:color w:val="000000"/>
                <w:sz w:val="18"/>
                <w:szCs w:val="18"/>
              </w:rPr>
              <w:t>PIHAK PERTAMA</w:t>
            </w:r>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kecuali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kerugian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tersebut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disebabkan</w:t>
            </w:r>
            <w:proofErr w:type="spellEnd"/>
            <w:r w:rsidR="00BF7F42" w:rsidRPr="00BF7F42">
              <w:rPr>
                <w:rFonts w:ascii="Arial" w:eastAsia="Times New Roman" w:hAnsi="Arial" w:cs="Arial"/>
                <w:color w:val="000000"/>
                <w:sz w:val="18"/>
                <w:szCs w:val="18"/>
              </w:rPr>
              <w:t xml:space="preserve"> oleh </w:t>
            </w:r>
            <w:r w:rsidR="00BF7F42" w:rsidRPr="00841F12">
              <w:rPr>
                <w:rFonts w:ascii="Arial" w:eastAsia="Times New Roman" w:hAnsi="Arial" w:cs="Arial"/>
                <w:b/>
                <w:bCs/>
                <w:color w:val="000000"/>
                <w:sz w:val="18"/>
                <w:szCs w:val="18"/>
              </w:rPr>
              <w:t>PIHAK KEDUA</w:t>
            </w:r>
            <w:r w:rsidR="00BF7F42" w:rsidRPr="00BF7F42">
              <w:rPr>
                <w:rFonts w:ascii="Arial" w:eastAsia="Times New Roman" w:hAnsi="Arial" w:cs="Arial"/>
                <w:color w:val="000000"/>
                <w:sz w:val="18"/>
                <w:szCs w:val="18"/>
              </w:rPr>
              <w:t>;</w:t>
            </w:r>
          </w:p>
          <w:p w14:paraId="170AB876" w14:textId="47B9E6E3" w:rsidR="00BF7F42" w:rsidRPr="00D32437" w:rsidRDefault="00BF7F42"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menyediakan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obat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dasar</w:t>
            </w:r>
            <w:proofErr w:type="spellEnd"/>
            <w:r w:rsidRPr="00BF7F42">
              <w:rPr>
                <w:rFonts w:ascii="Arial" w:eastAsia="Times New Roman" w:hAnsi="Arial" w:cs="Arial"/>
                <w:color w:val="000000"/>
                <w:sz w:val="18"/>
                <w:szCs w:val="18"/>
              </w:rPr>
              <w:t xml:space="preserve"> P3K dan </w:t>
            </w:r>
            <w:proofErr w:type="spellStart"/>
            <w:r w:rsidRPr="00BF7F42">
              <w:rPr>
                <w:rFonts w:ascii="Arial" w:eastAsia="Times New Roman" w:hAnsi="Arial" w:cs="Arial"/>
                <w:color w:val="000000"/>
                <w:sz w:val="18"/>
                <w:szCs w:val="18"/>
              </w:rPr>
              <w:t>obat-obatan</w:t>
            </w:r>
            <w:proofErr w:type="spellEnd"/>
            <w:r w:rsidRPr="00BF7F42">
              <w:rPr>
                <w:rFonts w:ascii="Arial" w:eastAsia="Times New Roman" w:hAnsi="Arial" w:cs="Arial"/>
                <w:color w:val="000000"/>
                <w:sz w:val="18"/>
                <w:szCs w:val="18"/>
              </w:rPr>
              <w:t xml:space="preserve"> lain yang </w:t>
            </w:r>
            <w:proofErr w:type="spellStart"/>
            <w:r w:rsidRPr="00BF7F42">
              <w:rPr>
                <w:rFonts w:ascii="Arial" w:eastAsia="Times New Roman" w:hAnsi="Arial" w:cs="Arial"/>
                <w:color w:val="000000"/>
                <w:sz w:val="18"/>
                <w:szCs w:val="18"/>
              </w:rPr>
              <w:t>disepakati</w:t>
            </w:r>
            <w:proofErr w:type="spellEnd"/>
            <w:r w:rsidRPr="00BF7F42">
              <w:rPr>
                <w:rFonts w:ascii="Arial" w:eastAsia="Times New Roman" w:hAnsi="Arial" w:cs="Arial"/>
                <w:color w:val="000000"/>
                <w:sz w:val="18"/>
                <w:szCs w:val="18"/>
              </w:rPr>
              <w:t xml:space="preserve"> Para </w:t>
            </w:r>
            <w:proofErr w:type="spellStart"/>
            <w:r w:rsidRPr="00BF7F42">
              <w:rPr>
                <w:rFonts w:ascii="Arial" w:eastAsia="Times New Roman" w:hAnsi="Arial" w:cs="Arial"/>
                <w:color w:val="000000"/>
                <w:sz w:val="18"/>
                <w:szCs w:val="18"/>
              </w:rPr>
              <w:t>Pihak</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serta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layanan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ambulan</w:t>
            </w:r>
            <w:proofErr w:type="spellEnd"/>
            <w:r w:rsidRPr="00BF7F42">
              <w:rPr>
                <w:rFonts w:ascii="Arial" w:eastAsia="Times New Roman" w:hAnsi="Arial" w:cs="Arial"/>
                <w:color w:val="000000"/>
                <w:sz w:val="18"/>
                <w:szCs w:val="18"/>
              </w:rPr>
              <w:t xml:space="preserve"> 24 jam </w:t>
            </w:r>
            <w:proofErr w:type="spellStart"/>
            <w:r w:rsidRPr="00BF7F42">
              <w:rPr>
                <w:rFonts w:ascii="Arial" w:eastAsia="Times New Roman" w:hAnsi="Arial" w:cs="Arial"/>
                <w:color w:val="000000"/>
                <w:sz w:val="18"/>
                <w:szCs w:val="18"/>
              </w:rPr>
              <w:t>jika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keadaan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darurat</w:t>
            </w:r>
            <w:proofErr w:type="spellEnd"/>
            <w:r w:rsidRPr="00BF7F42">
              <w:rPr>
                <w:rFonts w:ascii="Arial" w:eastAsia="Times New Roman" w:hAnsi="Arial" w:cs="Arial"/>
                <w:color w:val="000000"/>
                <w:sz w:val="18"/>
                <w:szCs w:val="18"/>
              </w:rPr>
              <w:t xml:space="preserve">. </w:t>
            </w: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bertanggung</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jawab</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terhadap</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pengelolaan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limbah</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medis</w:t>
            </w:r>
            <w:proofErr w:type="spellEnd"/>
            <w:r w:rsidRPr="00BF7F42">
              <w:rPr>
                <w:rFonts w:ascii="Arial" w:eastAsia="Times New Roman" w:hAnsi="Arial" w:cs="Arial"/>
                <w:color w:val="000000"/>
                <w:sz w:val="18"/>
                <w:szCs w:val="18"/>
              </w:rPr>
              <w:t>.</w:t>
            </w:r>
          </w:p>
          <w:p w14:paraId="1206DF05" w14:textId="43C00F0F" w:rsidR="0086479C" w:rsidRPr="00260DC3" w:rsidRDefault="0086479C"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260DC3">
              <w:rPr>
                <w:rFonts w:ascii="Arial" w:eastAsia="Times New Roman" w:hAnsi="Arial" w:cs="Arial"/>
                <w:b/>
                <w:bCs/>
                <w:color w:val="000000"/>
                <w:sz w:val="18"/>
                <w:szCs w:val="18"/>
              </w:rPr>
              <w:t>PIHAK KEDUA</w:t>
            </w:r>
            <w:r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akan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melakukan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Pekerjaan</w:t>
            </w:r>
            <w:proofErr w:type="spellEnd"/>
            <w:r w:rsidR="0011063B" w:rsidRPr="00260DC3">
              <w:rPr>
                <w:rFonts w:ascii="Arial" w:eastAsia="Times New Roman" w:hAnsi="Arial" w:cs="Arial"/>
                <w:color w:val="000000"/>
                <w:sz w:val="18"/>
                <w:szCs w:val="18"/>
              </w:rPr>
              <w:t xml:space="preserve"> dan/</w:t>
            </w:r>
            <w:proofErr w:type="spellStart"/>
            <w:r w:rsidR="0011063B" w:rsidRPr="00260DC3">
              <w:rPr>
                <w:rFonts w:ascii="Arial" w:eastAsia="Times New Roman" w:hAnsi="Arial" w:cs="Arial"/>
                <w:color w:val="000000"/>
                <w:sz w:val="18"/>
                <w:szCs w:val="18"/>
              </w:rPr>
              <w:t>atau</w:t>
            </w:r>
            <w:proofErr w:type="spellEnd"/>
            <w:r w:rsidR="0011063B" w:rsidRPr="00260DC3">
              <w:rPr>
                <w:rFonts w:ascii="Arial" w:eastAsia="Times New Roman" w:hAnsi="Arial" w:cs="Arial"/>
                <w:color w:val="000000"/>
                <w:sz w:val="18"/>
                <w:szCs w:val="18"/>
              </w:rPr>
              <w:t xml:space="preserve"> Kerjasama </w:t>
            </w:r>
            <w:proofErr w:type="spellStart"/>
            <w:r w:rsidR="0011063B" w:rsidRPr="00260DC3">
              <w:rPr>
                <w:rFonts w:ascii="Arial" w:eastAsia="Times New Roman" w:hAnsi="Arial" w:cs="Arial"/>
                <w:color w:val="000000"/>
                <w:sz w:val="18"/>
                <w:szCs w:val="18"/>
              </w:rPr>
              <w:t>dengan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itikad</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baik</w:t>
            </w:r>
            <w:proofErr w:type="spellEnd"/>
            <w:r w:rsidR="0011063B" w:rsidRPr="00260DC3">
              <w:rPr>
                <w:rFonts w:ascii="Arial" w:eastAsia="Times New Roman" w:hAnsi="Arial" w:cs="Arial"/>
                <w:color w:val="000000"/>
                <w:sz w:val="18"/>
                <w:szCs w:val="18"/>
              </w:rPr>
              <w:t>.</w:t>
            </w:r>
          </w:p>
        </w:tc>
        <w:tc>
          <w:tcPr>
            <w:tcW w:w="0" w:type="auto"/>
            <w:shd w:val="clear" w:color="auto" w:fill="auto"/>
            <w:hideMark/>
          </w:tcPr>
          <w:p w14:paraId="4B3B560F" w14:textId="1B3A072D" w:rsidR="00D40291" w:rsidRPr="00D32437" w:rsidRDefault="000A669E"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Pr>
                <w:rFonts w:ascii="Arial" w:eastAsia="Times New Roman" w:hAnsi="Arial" w:cs="Arial"/>
                <w:color w:val="000000"/>
                <w:sz w:val="18"/>
                <w:szCs w:val="18"/>
              </w:rPr>
              <w:t>As</w:t>
            </w:r>
            <w:r w:rsidR="000D66A1">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for medical equipment and first aid equipment placed at the </w:t>
            </w:r>
            <w:r>
              <w:rPr>
                <w:rFonts w:ascii="Arial" w:eastAsia="Times New Roman" w:hAnsi="Arial" w:cs="Arial"/>
                <w:color w:val="000000"/>
                <w:sz w:val="18"/>
                <w:szCs w:val="18"/>
              </w:rPr>
              <w:t>health clinic</w:t>
            </w:r>
            <w:r w:rsidR="001F5DF3" w:rsidRPr="00D32437">
              <w:rPr>
                <w:rFonts w:ascii="Arial" w:eastAsia="Times New Roman" w:hAnsi="Arial" w:cs="Arial"/>
                <w:color w:val="000000"/>
                <w:sz w:val="18"/>
                <w:szCs w:val="18"/>
                <w:lang w:val="id-ID"/>
              </w:rPr>
              <w:t xml:space="preserve"> </w:t>
            </w:r>
            <w:r w:rsidR="0037429D">
              <w:rPr>
                <w:rFonts w:ascii="Arial" w:eastAsia="Times New Roman" w:hAnsi="Arial" w:cs="Arial"/>
                <w:color w:val="000000"/>
                <w:sz w:val="18"/>
                <w:szCs w:val="18"/>
              </w:rPr>
              <w:t>in</w:t>
            </w:r>
            <w:r w:rsidR="001F5DF3" w:rsidRPr="00D32437">
              <w:rPr>
                <w:rFonts w:ascii="Arial" w:eastAsia="Times New Roman" w:hAnsi="Arial" w:cs="Arial"/>
                <w:color w:val="000000"/>
                <w:sz w:val="18"/>
                <w:szCs w:val="18"/>
                <w:lang w:val="id-ID"/>
              </w:rPr>
              <w:t xml:space="preserve"> the </w:t>
            </w:r>
            <w:r w:rsidR="007E1FC2">
              <w:rPr>
                <w:rFonts w:ascii="Arial" w:eastAsia="Times New Roman" w:hAnsi="Arial" w:cs="Arial"/>
                <w:color w:val="000000"/>
                <w:sz w:val="18"/>
                <w:szCs w:val="18"/>
              </w:rPr>
              <w:t>location of the</w:t>
            </w:r>
            <w:r w:rsidR="008F56EE" w:rsidRPr="00D32437">
              <w:rPr>
                <w:rFonts w:ascii="Arial" w:eastAsia="Times New Roman" w:hAnsi="Arial" w:cs="Arial"/>
                <w:b/>
                <w:bCs/>
                <w:color w:val="000000"/>
                <w:sz w:val="18"/>
                <w:szCs w:val="18"/>
                <w:lang w:val="id-ID"/>
              </w:rPr>
              <w:t xml:space="preserve"> FIRST PARTY</w:t>
            </w:r>
            <w:r w:rsidR="0037429D">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proofErr w:type="gramStart"/>
            <w:r w:rsidR="001F5DF3" w:rsidRPr="00D32437">
              <w:rPr>
                <w:rFonts w:ascii="Arial" w:eastAsia="Times New Roman" w:hAnsi="Arial" w:cs="Arial"/>
                <w:color w:val="000000"/>
                <w:sz w:val="18"/>
                <w:szCs w:val="18"/>
                <w:lang w:val="id-ID"/>
              </w:rPr>
              <w:t>the</w:t>
            </w:r>
            <w:r w:rsidR="0037429D">
              <w:rPr>
                <w:rFonts w:ascii="Arial" w:eastAsia="Times New Roman" w:hAnsi="Arial" w:cs="Arial"/>
                <w:color w:val="000000"/>
                <w:sz w:val="18"/>
                <w:szCs w:val="18"/>
              </w:rPr>
              <w:t>se</w:t>
            </w:r>
            <w:r w:rsidR="001F5DF3" w:rsidRPr="00D32437">
              <w:rPr>
                <w:rFonts w:ascii="Arial" w:eastAsia="Times New Roman" w:hAnsi="Arial" w:cs="Arial"/>
                <w:color w:val="000000"/>
                <w:sz w:val="18"/>
                <w:szCs w:val="18"/>
                <w:lang w:val="id-ID"/>
              </w:rPr>
              <w:t xml:space="preserve"> equipment</w:t>
            </w:r>
            <w:proofErr w:type="gramEnd"/>
            <w:r w:rsidR="001F5DF3" w:rsidRPr="00D32437">
              <w:rPr>
                <w:rFonts w:ascii="Arial" w:eastAsia="Times New Roman" w:hAnsi="Arial" w:cs="Arial"/>
                <w:color w:val="000000"/>
                <w:sz w:val="18"/>
                <w:szCs w:val="18"/>
                <w:lang w:val="id-ID"/>
              </w:rPr>
              <w:t xml:space="preserve"> is meant to stay at the health </w:t>
            </w:r>
            <w:r w:rsidR="00F47FF0">
              <w:rPr>
                <w:rFonts w:ascii="Arial" w:eastAsia="Times New Roman" w:hAnsi="Arial" w:cs="Arial"/>
                <w:color w:val="000000"/>
                <w:sz w:val="18"/>
                <w:szCs w:val="18"/>
              </w:rPr>
              <w:t>clinic.</w:t>
            </w:r>
            <w:r w:rsidR="002B1AC3">
              <w:rPr>
                <w:rFonts w:ascii="Arial" w:eastAsia="Times New Roman" w:hAnsi="Arial" w:cs="Arial"/>
                <w:color w:val="000000"/>
                <w:sz w:val="18"/>
                <w:szCs w:val="18"/>
              </w:rPr>
              <w:t xml:space="preserve"> The ownership of the medical equipment still </w:t>
            </w:r>
            <w:r w:rsidR="004D6BF6">
              <w:rPr>
                <w:rFonts w:ascii="Arial" w:eastAsia="Times New Roman" w:hAnsi="Arial" w:cs="Arial"/>
                <w:color w:val="000000"/>
                <w:sz w:val="18"/>
                <w:szCs w:val="18"/>
              </w:rPr>
              <w:t>belong</w:t>
            </w:r>
            <w:r w:rsidR="00B24782">
              <w:rPr>
                <w:rFonts w:ascii="Arial" w:eastAsia="Times New Roman" w:hAnsi="Arial" w:cs="Arial"/>
                <w:color w:val="000000"/>
                <w:sz w:val="18"/>
                <w:szCs w:val="18"/>
              </w:rPr>
              <w:t>s</w:t>
            </w:r>
            <w:r w:rsidR="004D6BF6">
              <w:rPr>
                <w:rFonts w:ascii="Arial" w:eastAsia="Times New Roman" w:hAnsi="Arial" w:cs="Arial"/>
                <w:color w:val="000000"/>
                <w:sz w:val="18"/>
                <w:szCs w:val="18"/>
              </w:rPr>
              <w:t xml:space="preserve"> to the </w:t>
            </w:r>
            <w:r w:rsidR="004D6BF6" w:rsidRPr="00A51B1D">
              <w:rPr>
                <w:rFonts w:ascii="Arial" w:eastAsia="Times New Roman" w:hAnsi="Arial" w:cs="Arial"/>
                <w:b/>
                <w:bCs/>
                <w:color w:val="000000"/>
                <w:sz w:val="18"/>
                <w:szCs w:val="18"/>
              </w:rPr>
              <w:t>SECOND PARTY</w:t>
            </w:r>
            <w:r w:rsidR="004D6BF6">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 </w:t>
            </w:r>
            <w:r w:rsidR="00F93BEC">
              <w:rPr>
                <w:rFonts w:ascii="Arial" w:eastAsia="Times New Roman" w:hAnsi="Arial" w:cs="Arial"/>
                <w:color w:val="000000"/>
                <w:sz w:val="18"/>
                <w:szCs w:val="18"/>
              </w:rPr>
              <w:t>In case of any</w:t>
            </w:r>
            <w:r w:rsidR="001F5DF3" w:rsidRPr="00D32437">
              <w:rPr>
                <w:rFonts w:ascii="Arial" w:eastAsia="Times New Roman" w:hAnsi="Arial" w:cs="Arial"/>
                <w:color w:val="000000"/>
                <w:sz w:val="18"/>
                <w:szCs w:val="18"/>
                <w:lang w:val="id-ID"/>
              </w:rPr>
              <w:t xml:space="preserve"> loss</w:t>
            </w:r>
            <w:r w:rsidR="00FE27DB">
              <w:rPr>
                <w:rFonts w:ascii="Arial" w:eastAsia="Times New Roman" w:hAnsi="Arial" w:cs="Arial"/>
                <w:color w:val="000000"/>
                <w:sz w:val="18"/>
                <w:szCs w:val="18"/>
              </w:rPr>
              <w:t xml:space="preserve"> or damage to the medical equipment outside the agreed working hours</w:t>
            </w:r>
            <w:r w:rsidR="003E6392">
              <w:rPr>
                <w:rFonts w:ascii="Arial" w:eastAsia="Times New Roman" w:hAnsi="Arial" w:cs="Arial"/>
                <w:color w:val="000000"/>
                <w:sz w:val="18"/>
                <w:szCs w:val="18"/>
              </w:rPr>
              <w:t xml:space="preserve"> of the </w:t>
            </w:r>
            <w:r w:rsidR="008C6D4B">
              <w:rPr>
                <w:rFonts w:ascii="Arial" w:eastAsia="Times New Roman" w:hAnsi="Arial" w:cs="Arial"/>
                <w:color w:val="000000"/>
                <w:sz w:val="18"/>
                <w:szCs w:val="18"/>
              </w:rPr>
              <w:t>health clinic</w:t>
            </w:r>
            <w:r w:rsidR="00F93BEC">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r w:rsidR="00FF3709">
              <w:rPr>
                <w:rFonts w:ascii="Arial" w:eastAsia="Times New Roman" w:hAnsi="Arial" w:cs="Arial"/>
                <w:color w:val="000000"/>
                <w:sz w:val="18"/>
                <w:szCs w:val="18"/>
              </w:rPr>
              <w:t>it's</w:t>
            </w:r>
            <w:r w:rsidR="001F5DF3" w:rsidRPr="00D32437">
              <w:rPr>
                <w:rFonts w:ascii="Arial" w:eastAsia="Times New Roman" w:hAnsi="Arial" w:cs="Arial"/>
                <w:color w:val="000000"/>
                <w:sz w:val="18"/>
                <w:szCs w:val="18"/>
                <w:lang w:val="id-ID"/>
              </w:rPr>
              <w:t xml:space="preserve"> the responsibility of the </w:t>
            </w:r>
            <w:r w:rsidR="008F56EE" w:rsidRPr="00D32437">
              <w:rPr>
                <w:rFonts w:ascii="Arial" w:eastAsia="Times New Roman" w:hAnsi="Arial" w:cs="Arial"/>
                <w:b/>
                <w:bCs/>
                <w:color w:val="000000"/>
                <w:sz w:val="18"/>
                <w:szCs w:val="18"/>
                <w:lang w:val="id-ID"/>
              </w:rPr>
              <w:t>FIRST PARTY</w:t>
            </w:r>
            <w:r w:rsidR="001F5DF3" w:rsidRPr="00D32437">
              <w:rPr>
                <w:rFonts w:ascii="Arial" w:eastAsia="Times New Roman" w:hAnsi="Arial" w:cs="Arial"/>
                <w:color w:val="000000"/>
                <w:sz w:val="18"/>
                <w:szCs w:val="18"/>
                <w:lang w:val="id-ID"/>
              </w:rPr>
              <w:t xml:space="preserve"> </w:t>
            </w:r>
            <w:r w:rsidR="00AA5187">
              <w:rPr>
                <w:rFonts w:ascii="Arial" w:eastAsia="Times New Roman" w:hAnsi="Arial" w:cs="Arial"/>
                <w:color w:val="000000"/>
                <w:sz w:val="18"/>
                <w:szCs w:val="18"/>
              </w:rPr>
              <w:t xml:space="preserve">except that the loss is caused by the </w:t>
            </w:r>
            <w:r w:rsidR="00AA5187" w:rsidRPr="00A51B1D">
              <w:rPr>
                <w:rFonts w:ascii="Arial" w:eastAsia="Times New Roman" w:hAnsi="Arial" w:cs="Arial"/>
                <w:b/>
                <w:bCs/>
                <w:color w:val="000000"/>
                <w:sz w:val="18"/>
                <w:szCs w:val="18"/>
              </w:rPr>
              <w:t>SECOND PARTY</w:t>
            </w:r>
            <w:r w:rsidR="00D40291" w:rsidRPr="00D32437">
              <w:rPr>
                <w:rFonts w:ascii="Arial" w:eastAsia="Times New Roman" w:hAnsi="Arial" w:cs="Arial"/>
                <w:color w:val="000000"/>
                <w:sz w:val="18"/>
                <w:szCs w:val="18"/>
                <w:lang w:val="id-ID"/>
              </w:rPr>
              <w:t>;</w:t>
            </w:r>
          </w:p>
          <w:p w14:paraId="1E4A1722" w14:textId="1B6623D5" w:rsidR="0011063B" w:rsidRPr="00D32437" w:rsidRDefault="0011063B" w:rsidP="0011063B">
            <w:pPr>
              <w:pStyle w:val="ListParagraph"/>
              <w:spacing w:after="0" w:line="240" w:lineRule="auto"/>
              <w:ind w:left="318"/>
              <w:jc w:val="both"/>
              <w:rPr>
                <w:rFonts w:ascii="Arial" w:eastAsia="Times New Roman" w:hAnsi="Arial" w:cs="Arial"/>
                <w:color w:val="000000"/>
                <w:sz w:val="18"/>
                <w:szCs w:val="18"/>
                <w:lang w:val="id-ID"/>
              </w:rPr>
            </w:pPr>
          </w:p>
          <w:p w14:paraId="79801BA8" w14:textId="584E0BC2" w:rsidR="005C2F0A" w:rsidRDefault="005C2F0A"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w:t>
            </w:r>
            <w:r w:rsidR="00D42983">
              <w:rPr>
                <w:rFonts w:ascii="Arial" w:eastAsia="Times New Roman" w:hAnsi="Arial" w:cs="Arial"/>
                <w:color w:val="000000"/>
                <w:sz w:val="18"/>
                <w:szCs w:val="18"/>
              </w:rPr>
              <w:t xml:space="preserve">rovide </w:t>
            </w:r>
            <w:r w:rsidR="005B3D11">
              <w:rPr>
                <w:rFonts w:ascii="Arial" w:eastAsia="Times New Roman" w:hAnsi="Arial" w:cs="Arial"/>
                <w:color w:val="000000"/>
                <w:sz w:val="18"/>
                <w:szCs w:val="18"/>
              </w:rPr>
              <w:t>t</w:t>
            </w:r>
            <w:r w:rsidR="00E3400F">
              <w:rPr>
                <w:rFonts w:ascii="Arial" w:eastAsia="Times New Roman" w:hAnsi="Arial" w:cs="Arial"/>
                <w:color w:val="000000"/>
                <w:sz w:val="18"/>
                <w:szCs w:val="18"/>
              </w:rPr>
              <w:t>he basic drug of P3K and other medicines agreed by the</w:t>
            </w:r>
            <w:r w:rsidR="00272788">
              <w:rPr>
                <w:rFonts w:ascii="Arial" w:eastAsia="Times New Roman" w:hAnsi="Arial" w:cs="Arial"/>
                <w:color w:val="000000"/>
                <w:sz w:val="18"/>
                <w:szCs w:val="18"/>
              </w:rPr>
              <w:t xml:space="preserve"> Parties</w:t>
            </w:r>
            <w:r w:rsidR="005B6B93">
              <w:rPr>
                <w:rFonts w:ascii="Arial" w:eastAsia="Times New Roman" w:hAnsi="Arial" w:cs="Arial"/>
                <w:color w:val="000000"/>
                <w:sz w:val="18"/>
                <w:szCs w:val="18"/>
              </w:rPr>
              <w:t xml:space="preserve">, and </w:t>
            </w:r>
            <w:r w:rsidR="00BB497B" w:rsidRPr="00BB497B">
              <w:rPr>
                <w:rFonts w:ascii="Arial" w:eastAsia="Times New Roman" w:hAnsi="Arial" w:cs="Arial"/>
                <w:color w:val="000000"/>
                <w:sz w:val="18"/>
                <w:szCs w:val="18"/>
              </w:rPr>
              <w:t>24-hour ambulance service in case of emergency</w:t>
            </w:r>
            <w:r w:rsidR="00272788">
              <w:rPr>
                <w:rFonts w:ascii="Arial" w:eastAsia="Times New Roman" w:hAnsi="Arial" w:cs="Arial"/>
                <w:color w:val="000000"/>
                <w:sz w:val="18"/>
                <w:szCs w:val="18"/>
              </w:rPr>
              <w:t xml:space="preserve">. </w:t>
            </w:r>
            <w:r w:rsidR="005B6B93">
              <w:rPr>
                <w:rFonts w:ascii="Arial" w:eastAsia="Times New Roman" w:hAnsi="Arial" w:cs="Arial"/>
                <w:color w:val="000000"/>
                <w:sz w:val="18"/>
                <w:szCs w:val="18"/>
              </w:rPr>
              <w:t xml:space="preserve">The </w:t>
            </w:r>
            <w:r w:rsidR="005B6B93">
              <w:rPr>
                <w:rFonts w:ascii="Arial" w:eastAsia="Times New Roman" w:hAnsi="Arial" w:cs="Arial"/>
                <w:b/>
                <w:bCs/>
                <w:color w:val="000000"/>
                <w:sz w:val="18"/>
                <w:szCs w:val="18"/>
              </w:rPr>
              <w:t>SECOND PARTY</w:t>
            </w:r>
            <w:r w:rsidR="005B6B93">
              <w:rPr>
                <w:rFonts w:ascii="Arial" w:eastAsia="Times New Roman" w:hAnsi="Arial" w:cs="Arial"/>
                <w:color w:val="000000"/>
                <w:sz w:val="18"/>
                <w:szCs w:val="18"/>
              </w:rPr>
              <w:t xml:space="preserve"> is responsible for medical waste management. </w:t>
            </w:r>
          </w:p>
          <w:p w14:paraId="5661E7EF" w14:textId="77777777" w:rsidR="00D86FA2" w:rsidRDefault="00D86FA2" w:rsidP="00A51B1D">
            <w:pPr>
              <w:pStyle w:val="ListParagraph"/>
              <w:spacing w:after="0" w:line="240" w:lineRule="auto"/>
              <w:ind w:left="318"/>
              <w:jc w:val="both"/>
              <w:rPr>
                <w:rFonts w:ascii="Arial" w:eastAsia="Times New Roman" w:hAnsi="Arial" w:cs="Arial"/>
                <w:color w:val="000000"/>
                <w:sz w:val="18"/>
                <w:szCs w:val="18"/>
              </w:rPr>
            </w:pPr>
          </w:p>
          <w:p w14:paraId="2CA68B0C" w14:textId="34DF6706" w:rsidR="0011063B" w:rsidRPr="00D32437" w:rsidRDefault="0011063B"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perform the Work and/or Cooperation in good faith.</w:t>
            </w:r>
          </w:p>
        </w:tc>
      </w:tr>
      <w:tr w:rsidR="008F56EE" w:rsidRPr="00D32437" w14:paraId="53DB9D5B" w14:textId="77777777" w:rsidTr="00D43CCE">
        <w:trPr>
          <w:trHeight w:val="20"/>
        </w:trPr>
        <w:tc>
          <w:tcPr>
            <w:tcW w:w="4962" w:type="dxa"/>
            <w:shd w:val="clear" w:color="auto" w:fill="auto"/>
          </w:tcPr>
          <w:p w14:paraId="5877C18B" w14:textId="77777777" w:rsidR="008F56EE" w:rsidRPr="00D32437" w:rsidRDefault="008F56EE" w:rsidP="00D4029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0548C5DF" w14:textId="77777777" w:rsidR="008F56EE" w:rsidRPr="00D32437" w:rsidRDefault="008F56EE" w:rsidP="00D40291">
            <w:pPr>
              <w:pStyle w:val="ListParagraph"/>
              <w:spacing w:after="0" w:line="240" w:lineRule="auto"/>
              <w:ind w:left="318"/>
              <w:jc w:val="both"/>
              <w:rPr>
                <w:rFonts w:ascii="Arial" w:eastAsia="Times New Roman" w:hAnsi="Arial" w:cs="Arial"/>
                <w:color w:val="000000"/>
                <w:sz w:val="18"/>
                <w:szCs w:val="18"/>
                <w:lang w:val="id-ID"/>
              </w:rPr>
            </w:pPr>
          </w:p>
        </w:tc>
      </w:tr>
      <w:tr w:rsidR="00D40291" w:rsidRPr="00D32437" w14:paraId="428F2242" w14:textId="77777777" w:rsidTr="00D43CCE">
        <w:trPr>
          <w:trHeight w:val="20"/>
        </w:trPr>
        <w:tc>
          <w:tcPr>
            <w:tcW w:w="4962" w:type="dxa"/>
            <w:shd w:val="clear" w:color="auto" w:fill="auto"/>
            <w:vAlign w:val="center"/>
            <w:hideMark/>
          </w:tcPr>
          <w:p w14:paraId="3AF6F186"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hideMark/>
          </w:tcPr>
          <w:p w14:paraId="2E9C705B"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734A4F4C" w14:textId="77777777" w:rsidTr="00D43CCE">
        <w:trPr>
          <w:trHeight w:val="20"/>
        </w:trPr>
        <w:tc>
          <w:tcPr>
            <w:tcW w:w="4962" w:type="dxa"/>
            <w:shd w:val="clear" w:color="auto" w:fill="auto"/>
            <w:vAlign w:val="center"/>
            <w:hideMark/>
          </w:tcPr>
          <w:p w14:paraId="08221798" w14:textId="0D9CA0CA"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5</w:t>
            </w:r>
          </w:p>
        </w:tc>
        <w:tc>
          <w:tcPr>
            <w:tcW w:w="0" w:type="auto"/>
            <w:shd w:val="clear" w:color="auto" w:fill="auto"/>
            <w:vAlign w:val="center"/>
            <w:hideMark/>
          </w:tcPr>
          <w:p w14:paraId="1EEFDEFD" w14:textId="3F2CE75B"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041ED4" w:rsidRPr="00D32437">
              <w:rPr>
                <w:rFonts w:ascii="Arial" w:eastAsia="Times New Roman" w:hAnsi="Arial" w:cs="Arial"/>
                <w:b/>
                <w:bCs/>
                <w:color w:val="000000"/>
                <w:sz w:val="18"/>
                <w:szCs w:val="18"/>
              </w:rPr>
              <w:t>5</w:t>
            </w:r>
          </w:p>
        </w:tc>
      </w:tr>
      <w:tr w:rsidR="00D40291" w:rsidRPr="00D32437" w14:paraId="564794A5" w14:textId="77777777" w:rsidTr="00D43CCE">
        <w:trPr>
          <w:trHeight w:val="20"/>
        </w:trPr>
        <w:tc>
          <w:tcPr>
            <w:tcW w:w="4962" w:type="dxa"/>
            <w:shd w:val="clear" w:color="auto" w:fill="auto"/>
            <w:vAlign w:val="center"/>
            <w:hideMark/>
          </w:tcPr>
          <w:p w14:paraId="04D10A14" w14:textId="0BBF2D7D"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PERTAMA</w:t>
            </w:r>
          </w:p>
        </w:tc>
        <w:tc>
          <w:tcPr>
            <w:tcW w:w="0" w:type="auto"/>
            <w:shd w:val="clear" w:color="auto" w:fill="auto"/>
            <w:vAlign w:val="center"/>
            <w:hideMark/>
          </w:tcPr>
          <w:p w14:paraId="627C514B" w14:textId="5E521C64"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FIRST PARTY</w:t>
            </w:r>
          </w:p>
        </w:tc>
      </w:tr>
      <w:tr w:rsidR="00D40291" w:rsidRPr="00D32437" w14:paraId="09D9CF63" w14:textId="77777777" w:rsidTr="00D43CCE">
        <w:trPr>
          <w:trHeight w:val="20"/>
        </w:trPr>
        <w:tc>
          <w:tcPr>
            <w:tcW w:w="4962" w:type="dxa"/>
            <w:shd w:val="clear" w:color="auto" w:fill="auto"/>
          </w:tcPr>
          <w:p w14:paraId="16F11466"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9A85536" w14:textId="77777777" w:rsidR="00D40291" w:rsidRPr="00D32437" w:rsidRDefault="00D40291" w:rsidP="00D40291">
            <w:pPr>
              <w:spacing w:after="0" w:line="240" w:lineRule="auto"/>
              <w:jc w:val="both"/>
              <w:rPr>
                <w:rFonts w:ascii="Arial" w:eastAsia="Times New Roman" w:hAnsi="Arial" w:cs="Arial"/>
                <w:b/>
                <w:bCs/>
                <w:color w:val="000000"/>
                <w:sz w:val="18"/>
                <w:szCs w:val="18"/>
                <w:lang w:val="id-ID"/>
              </w:rPr>
            </w:pPr>
          </w:p>
        </w:tc>
      </w:tr>
      <w:tr w:rsidR="00D40291" w:rsidRPr="00D32437" w14:paraId="1C78B088" w14:textId="77777777" w:rsidTr="00D43CCE">
        <w:trPr>
          <w:trHeight w:val="20"/>
        </w:trPr>
        <w:tc>
          <w:tcPr>
            <w:tcW w:w="4962" w:type="dxa"/>
            <w:shd w:val="clear" w:color="auto" w:fill="auto"/>
            <w:hideMark/>
          </w:tcPr>
          <w:p w14:paraId="2D75EB35" w14:textId="12FBA1B7" w:rsidR="00D40291" w:rsidRPr="00D32437" w:rsidRDefault="00D40291"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1.   </w:t>
            </w:r>
            <w:r w:rsidRPr="00D32437">
              <w:rPr>
                <w:rFonts w:ascii="Arial" w:eastAsia="Times New Roman" w:hAnsi="Arial" w:cs="Arial"/>
                <w:b/>
                <w:bCs/>
                <w:color w:val="000000"/>
                <w:sz w:val="18"/>
                <w:szCs w:val="18"/>
                <w:lang w:val="id-ID"/>
              </w:rPr>
              <w:t>Hak PIHAK PERTAMA:</w:t>
            </w:r>
          </w:p>
        </w:tc>
        <w:tc>
          <w:tcPr>
            <w:tcW w:w="0" w:type="auto"/>
            <w:shd w:val="clear" w:color="auto" w:fill="auto"/>
            <w:hideMark/>
          </w:tcPr>
          <w:p w14:paraId="1FCD27B3" w14:textId="452ED464" w:rsidR="00D40291" w:rsidRPr="00D32437" w:rsidRDefault="00D40291" w:rsidP="00DC206B">
            <w:pPr>
              <w:pStyle w:val="ListParagraph"/>
              <w:numPr>
                <w:ilvl w:val="0"/>
                <w:numId w:val="82"/>
              </w:numPr>
              <w:spacing w:after="0" w:line="240" w:lineRule="auto"/>
              <w:ind w:left="317"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FIRST PARTY rights:</w:t>
            </w:r>
          </w:p>
        </w:tc>
      </w:tr>
      <w:tr w:rsidR="00D40291" w:rsidRPr="00D32437" w14:paraId="5DA8687B" w14:textId="77777777" w:rsidTr="00D43CCE">
        <w:trPr>
          <w:trHeight w:val="20"/>
        </w:trPr>
        <w:tc>
          <w:tcPr>
            <w:tcW w:w="4962" w:type="dxa"/>
            <w:shd w:val="clear" w:color="auto" w:fill="auto"/>
            <w:hideMark/>
          </w:tcPr>
          <w:p w14:paraId="5D191537" w14:textId="6A1DFA3A"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Mendapatkan Pelayanan</w:t>
            </w:r>
            <w:r w:rsidR="00776B1B">
              <w:rPr>
                <w:rFonts w:ascii="Arial" w:eastAsia="Times New Roman" w:hAnsi="Arial" w:cs="Arial"/>
                <w:color w:val="000000"/>
                <w:sz w:val="18"/>
                <w:szCs w:val="18"/>
              </w:rPr>
              <w:t xml:space="preserve"> Kesehatan</w:t>
            </w:r>
            <w:r w:rsidRPr="00D32437">
              <w:rPr>
                <w:rFonts w:ascii="Arial" w:eastAsia="Times New Roman" w:hAnsi="Arial" w:cs="Arial"/>
                <w:color w:val="000000"/>
                <w:sz w:val="18"/>
                <w:szCs w:val="18"/>
                <w:lang w:val="id-ID"/>
              </w:rPr>
              <w:t xml:space="preserve">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roofErr w:type="spellStart"/>
            <w:r w:rsidR="00DE425B">
              <w:rPr>
                <w:rFonts w:ascii="Arial" w:eastAsia="Times New Roman" w:hAnsi="Arial" w:cs="Arial"/>
                <w:color w:val="000000"/>
                <w:sz w:val="18"/>
                <w:szCs w:val="18"/>
              </w:rPr>
              <w:t>kedua</w:t>
            </w:r>
            <w:proofErr w:type="spellEnd"/>
            <w:r w:rsidR="00DE425B" w:rsidRPr="00D32437">
              <w:rPr>
                <w:rFonts w:ascii="Arial" w:eastAsia="Times New Roman" w:hAnsi="Arial" w:cs="Arial"/>
                <w:color w:val="000000"/>
                <w:sz w:val="18"/>
                <w:szCs w:val="18"/>
                <w:lang w:val="id-ID"/>
              </w:rPr>
              <w:t xml:space="preserve">  </w:t>
            </w:r>
            <w:r w:rsidR="00DE425B">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 sesuai dengan syarat dan ketentuan sebagaimana diatur dalam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w:t>
            </w:r>
          </w:p>
        </w:tc>
        <w:tc>
          <w:tcPr>
            <w:tcW w:w="0" w:type="auto"/>
            <w:shd w:val="clear" w:color="auto" w:fill="auto"/>
            <w:hideMark/>
          </w:tcPr>
          <w:p w14:paraId="264FC795" w14:textId="6B46E251" w:rsidR="00D40291" w:rsidRPr="00D32437" w:rsidRDefault="00F113C5" w:rsidP="00D40291">
            <w:pPr>
              <w:pStyle w:val="ListParagraph"/>
              <w:numPr>
                <w:ilvl w:val="0"/>
                <w:numId w:val="4"/>
              </w:numPr>
              <w:spacing w:after="0" w:line="240" w:lineRule="auto"/>
              <w:ind w:left="600" w:hanging="283"/>
              <w:jc w:val="both"/>
              <w:rPr>
                <w:rFonts w:ascii="Arial" w:eastAsia="Times New Roman" w:hAnsi="Arial" w:cs="Arial"/>
                <w:sz w:val="18"/>
                <w:szCs w:val="18"/>
              </w:rPr>
            </w:pPr>
            <w:r w:rsidRPr="00D32437">
              <w:rPr>
                <w:rFonts w:ascii="Arial" w:eastAsia="Times New Roman" w:hAnsi="Arial" w:cs="Arial"/>
                <w:color w:val="000000"/>
                <w:sz w:val="18"/>
                <w:szCs w:val="18"/>
              </w:rPr>
              <w:t>O</w:t>
            </w:r>
            <w:r w:rsidR="00D40291" w:rsidRPr="00D32437">
              <w:rPr>
                <w:rFonts w:ascii="Arial" w:eastAsia="Times New Roman" w:hAnsi="Arial" w:cs="Arial"/>
                <w:color w:val="000000"/>
                <w:sz w:val="18"/>
                <w:szCs w:val="18"/>
                <w:lang w:val="id-ID"/>
              </w:rPr>
              <w:t xml:space="preserve">btain </w:t>
            </w:r>
            <w:r w:rsidR="00ED04A7">
              <w:rPr>
                <w:rFonts w:ascii="Arial" w:eastAsia="Times New Roman" w:hAnsi="Arial" w:cs="Arial"/>
                <w:color w:val="000000"/>
                <w:sz w:val="18"/>
                <w:szCs w:val="18"/>
              </w:rPr>
              <w:t xml:space="preserve">Health </w:t>
            </w:r>
            <w:r w:rsidR="00C60D79">
              <w:rPr>
                <w:rFonts w:ascii="Arial" w:eastAsia="Times New Roman" w:hAnsi="Arial" w:cs="Arial"/>
                <w:color w:val="000000"/>
                <w:sz w:val="18"/>
                <w:szCs w:val="18"/>
              </w:rPr>
              <w:t>S</w:t>
            </w:r>
            <w:r w:rsidR="00D40291" w:rsidRPr="00D32437">
              <w:rPr>
                <w:rFonts w:ascii="Arial" w:eastAsia="Times New Roman" w:hAnsi="Arial" w:cs="Arial"/>
                <w:color w:val="000000"/>
                <w:sz w:val="18"/>
                <w:szCs w:val="18"/>
                <w:lang w:val="id-ID"/>
              </w:rPr>
              <w:t>ervices from the</w:t>
            </w:r>
            <w:r w:rsidR="00D40291" w:rsidRPr="00D32437">
              <w:rPr>
                <w:rFonts w:ascii="Arial" w:eastAsia="Times New Roman" w:hAnsi="Arial" w:cs="Arial"/>
                <w:b/>
                <w:bCs/>
                <w:color w:val="000000"/>
                <w:sz w:val="18"/>
                <w:szCs w:val="18"/>
              </w:rPr>
              <w:t xml:space="preserve"> SECOND PARTY</w:t>
            </w:r>
            <w:r w:rsidR="00D40291" w:rsidRPr="00D32437">
              <w:rPr>
                <w:rFonts w:ascii="Arial" w:eastAsia="Times New Roman" w:hAnsi="Arial" w:cs="Arial"/>
                <w:color w:val="000000"/>
                <w:sz w:val="18"/>
                <w:szCs w:val="18"/>
              </w:rPr>
              <w:t xml:space="preserve"> </w:t>
            </w:r>
            <w:r w:rsidR="00D16A84">
              <w:rPr>
                <w:rFonts w:ascii="Arial" w:eastAsia="Times New Roman" w:hAnsi="Arial" w:cs="Arial"/>
                <w:color w:val="000000"/>
                <w:sz w:val="18"/>
                <w:szCs w:val="18"/>
              </w:rPr>
              <w:t xml:space="preserve">on Patients </w:t>
            </w:r>
            <w:r w:rsidR="00D40291" w:rsidRPr="00D32437">
              <w:rPr>
                <w:rFonts w:ascii="Arial" w:eastAsia="Times New Roman" w:hAnsi="Arial" w:cs="Arial"/>
                <w:color w:val="000000"/>
                <w:sz w:val="18"/>
                <w:szCs w:val="18"/>
                <w:lang w:val="id-ID"/>
              </w:rPr>
              <w:t xml:space="preserve">in accordance with the terms and conditions set out in </w:t>
            </w:r>
            <w:r w:rsidR="003C2E92" w:rsidRPr="00D32437">
              <w:rPr>
                <w:rFonts w:ascii="Arial" w:eastAsia="Times New Roman" w:hAnsi="Arial" w:cs="Arial"/>
                <w:color w:val="000000"/>
                <w:sz w:val="18"/>
                <w:szCs w:val="18"/>
                <w:lang w:val="id-ID"/>
              </w:rPr>
              <w:t xml:space="preserve">this </w:t>
            </w:r>
            <w:r w:rsidR="00864201" w:rsidRPr="00D32437">
              <w:rPr>
                <w:rFonts w:ascii="Arial" w:eastAsia="Times New Roman" w:hAnsi="Arial" w:cs="Arial"/>
                <w:color w:val="000000"/>
                <w:sz w:val="18"/>
                <w:szCs w:val="18"/>
                <w:lang w:val="id-ID"/>
              </w:rPr>
              <w:t>Agreement</w:t>
            </w:r>
            <w:r w:rsidR="00D40291" w:rsidRPr="00D32437">
              <w:rPr>
                <w:rFonts w:ascii="Arial" w:eastAsia="Times New Roman" w:hAnsi="Arial" w:cs="Arial"/>
                <w:color w:val="000000"/>
                <w:sz w:val="18"/>
                <w:szCs w:val="18"/>
                <w:lang w:val="id-ID"/>
              </w:rPr>
              <w:t>;</w:t>
            </w:r>
          </w:p>
        </w:tc>
      </w:tr>
      <w:tr w:rsidR="00D40291" w:rsidRPr="00D32437" w14:paraId="47CC6BD6" w14:textId="77777777" w:rsidTr="00D43CCE">
        <w:trPr>
          <w:trHeight w:val="20"/>
        </w:trPr>
        <w:tc>
          <w:tcPr>
            <w:tcW w:w="4962" w:type="dxa"/>
            <w:shd w:val="clear" w:color="auto" w:fill="auto"/>
            <w:hideMark/>
          </w:tcPr>
          <w:p w14:paraId="20BD3038" w14:textId="19652D12" w:rsidR="00D40291" w:rsidRPr="00D32437" w:rsidRDefault="00D40291" w:rsidP="00D40291">
            <w:pPr>
              <w:pStyle w:val="ListParagraph"/>
              <w:numPr>
                <w:ilvl w:val="0"/>
                <w:numId w:val="4"/>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Menerima konfirmasi perubahan </w:t>
            </w:r>
            <w:proofErr w:type="spellStart"/>
            <w:r w:rsidR="00F80BFE">
              <w:rPr>
                <w:rFonts w:ascii="Arial" w:eastAsia="Times New Roman" w:hAnsi="Arial" w:cs="Arial"/>
                <w:color w:val="000000"/>
                <w:sz w:val="18"/>
                <w:szCs w:val="18"/>
              </w:rPr>
              <w:t>biaya</w:t>
            </w:r>
            <w:proofErr w:type="spellEnd"/>
            <w:r w:rsidR="00F80BFE"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dan atau konfirmasi lainnya sesuai dengan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10 (</w:t>
            </w:r>
            <w:proofErr w:type="spellStart"/>
            <w:r w:rsidRPr="00D32437">
              <w:rPr>
                <w:rFonts w:ascii="Arial" w:eastAsia="Times New Roman" w:hAnsi="Arial" w:cs="Arial"/>
                <w:color w:val="000000"/>
                <w:sz w:val="18"/>
                <w:szCs w:val="18"/>
              </w:rPr>
              <w:t>sepuluh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003F3199" w:rsidRPr="00D32437">
              <w:rPr>
                <w:rFonts w:ascii="Arial" w:eastAsia="Times New Roman" w:hAnsi="Arial" w:cs="Arial"/>
                <w:color w:val="000000"/>
                <w:sz w:val="18"/>
                <w:szCs w:val="18"/>
              </w:rPr>
              <w:t xml:space="preserve"> </w:t>
            </w:r>
            <w:proofErr w:type="spellStart"/>
            <w:r w:rsidR="003F3199"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apabila terjadi perubahan tarif</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dan hal-hal lainnya dari</w:t>
            </w:r>
            <w:r w:rsidRPr="00D32437">
              <w:rPr>
                <w:rFonts w:ascii="Arial" w:eastAsia="Times New Roman" w:hAnsi="Arial" w:cs="Arial"/>
                <w:b/>
                <w:bCs/>
                <w:color w:val="000000"/>
                <w:sz w:val="18"/>
                <w:szCs w:val="18"/>
                <w:lang w:val="id-ID"/>
              </w:rPr>
              <w:t xml:space="preserve"> PIHAK KEDUA;</w:t>
            </w:r>
          </w:p>
        </w:tc>
        <w:tc>
          <w:tcPr>
            <w:tcW w:w="0" w:type="auto"/>
            <w:shd w:val="clear" w:color="auto" w:fill="auto"/>
            <w:hideMark/>
          </w:tcPr>
          <w:p w14:paraId="14EF9FA6" w14:textId="7D2F7B09"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Receiv</w:t>
            </w:r>
            <w:r w:rsidR="00694263">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 </w:t>
            </w:r>
            <w:r w:rsidR="00280878">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in accordance with </w:t>
            </w:r>
            <w:r w:rsidR="00D052D0" w:rsidRPr="00D32437">
              <w:rPr>
                <w:rFonts w:ascii="Arial" w:eastAsia="Times New Roman" w:hAnsi="Arial" w:cs="Arial"/>
                <w:color w:val="000000"/>
                <w:sz w:val="18"/>
                <w:szCs w:val="18"/>
              </w:rPr>
              <w:t xml:space="preserve">this </w:t>
            </w:r>
            <w:r w:rsidR="00864201" w:rsidRPr="00D32437">
              <w:rPr>
                <w:rFonts w:ascii="Arial" w:eastAsia="Times New Roman" w:hAnsi="Arial" w:cs="Arial"/>
                <w:color w:val="000000"/>
                <w:sz w:val="18"/>
                <w:szCs w:val="18"/>
                <w:lang w:val="id-ID"/>
              </w:rPr>
              <w:t>Agreement</w:t>
            </w:r>
            <w:r w:rsidR="00B54DCA"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at least 10 (ten)</w:t>
            </w:r>
            <w:r w:rsidR="003F3199" w:rsidRPr="00D32437">
              <w:rPr>
                <w:rFonts w:ascii="Arial" w:eastAsia="Times New Roman" w:hAnsi="Arial" w:cs="Arial"/>
                <w:color w:val="000000"/>
                <w:sz w:val="18"/>
                <w:szCs w:val="18"/>
              </w:rPr>
              <w:t xml:space="preserve"> work/business</w:t>
            </w:r>
            <w:r w:rsidRPr="00D32437">
              <w:rPr>
                <w:rFonts w:ascii="Arial" w:eastAsia="Times New Roman" w:hAnsi="Arial" w:cs="Arial"/>
                <w:color w:val="000000"/>
                <w:sz w:val="18"/>
                <w:szCs w:val="18"/>
              </w:rPr>
              <w:t xml:space="preserve"> days when changes </w:t>
            </w:r>
            <w:r w:rsidR="00A5619D">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w:t>
            </w:r>
            <w:r w:rsidR="0022779D">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 </w:t>
            </w:r>
            <w:r w:rsidR="0022779D">
              <w:rPr>
                <w:rFonts w:ascii="Arial" w:eastAsia="Times New Roman" w:hAnsi="Arial" w:cs="Arial"/>
                <w:color w:val="000000"/>
                <w:sz w:val="18"/>
                <w:szCs w:val="18"/>
              </w:rPr>
              <w:t>F</w:t>
            </w:r>
            <w:r w:rsidR="00A5619D">
              <w:rPr>
                <w:rFonts w:ascii="Arial" w:eastAsia="Times New Roman" w:hAnsi="Arial" w:cs="Arial"/>
                <w:color w:val="000000"/>
                <w:sz w:val="18"/>
                <w:szCs w:val="18"/>
              </w:rPr>
              <w:t>ee</w:t>
            </w:r>
            <w:r w:rsidRPr="00D32437">
              <w:rPr>
                <w:rFonts w:ascii="Arial" w:eastAsia="Times New Roman" w:hAnsi="Arial" w:cs="Arial"/>
                <w:color w:val="000000"/>
                <w:sz w:val="18"/>
                <w:szCs w:val="18"/>
              </w:rPr>
              <w:t xml:space="preserve"> and other things occur from </w:t>
            </w:r>
            <w:r w:rsidR="003F3199" w:rsidRPr="00D32437">
              <w:rPr>
                <w:rFonts w:ascii="Arial" w:eastAsia="Times New Roman" w:hAnsi="Arial" w:cs="Arial"/>
                <w:color w:val="000000"/>
                <w:sz w:val="18"/>
                <w:szCs w:val="18"/>
              </w:rPr>
              <w:t xml:space="preserve">the </w:t>
            </w:r>
            <w:r w:rsidR="003F3199" w:rsidRPr="00D32437">
              <w:rPr>
                <w:rFonts w:ascii="Arial" w:eastAsia="Times New Roman" w:hAnsi="Arial" w:cs="Arial"/>
                <w:b/>
                <w:bCs/>
                <w:color w:val="000000"/>
                <w:sz w:val="18"/>
                <w:szCs w:val="18"/>
              </w:rPr>
              <w:t>SECOND</w:t>
            </w:r>
            <w:r w:rsidRPr="00D32437">
              <w:rPr>
                <w:rFonts w:ascii="Arial" w:eastAsia="Times New Roman" w:hAnsi="Arial" w:cs="Arial"/>
                <w:b/>
                <w:bCs/>
                <w:color w:val="000000"/>
                <w:sz w:val="18"/>
                <w:szCs w:val="18"/>
              </w:rPr>
              <w:t xml:space="preserve"> </w:t>
            </w:r>
            <w:r w:rsidR="00DF3002" w:rsidRPr="00D32437">
              <w:rPr>
                <w:rFonts w:ascii="Arial" w:eastAsia="Times New Roman" w:hAnsi="Arial" w:cs="Arial"/>
                <w:b/>
                <w:bCs/>
                <w:color w:val="000000"/>
                <w:sz w:val="18"/>
                <w:szCs w:val="18"/>
              </w:rPr>
              <w:t>PARTY</w:t>
            </w:r>
            <w:r w:rsidR="00DF3002" w:rsidRPr="00D32437">
              <w:rPr>
                <w:rFonts w:ascii="Arial" w:eastAsia="Times New Roman" w:hAnsi="Arial" w:cs="Arial"/>
                <w:color w:val="000000"/>
                <w:sz w:val="18"/>
                <w:szCs w:val="18"/>
              </w:rPr>
              <w:t>;</w:t>
            </w:r>
          </w:p>
        </w:tc>
      </w:tr>
      <w:tr w:rsidR="00D40291" w:rsidRPr="00D32437" w14:paraId="3325EB03" w14:textId="77777777" w:rsidTr="00D43CCE">
        <w:trPr>
          <w:trHeight w:val="20"/>
        </w:trPr>
        <w:tc>
          <w:tcPr>
            <w:tcW w:w="4962" w:type="dxa"/>
            <w:shd w:val="clear" w:color="auto" w:fill="auto"/>
          </w:tcPr>
          <w:p w14:paraId="52207CC3" w14:textId="3A64A443" w:rsidR="00D40291" w:rsidRPr="00D32437" w:rsidRDefault="00D40291" w:rsidP="00D40291">
            <w:pPr>
              <w:pStyle w:val="ListParagraph"/>
              <w:numPr>
                <w:ilvl w:val="0"/>
                <w:numId w:val="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Mendapatkan pelayanan yang professional dan baik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sidR="00735645">
              <w:rPr>
                <w:rFonts w:ascii="Arial" w:eastAsia="Times New Roman" w:hAnsi="Arial" w:cs="Arial"/>
                <w:color w:val="000000"/>
                <w:sz w:val="18"/>
                <w:szCs w:val="18"/>
              </w:rPr>
              <w:t xml:space="preserve"> </w:t>
            </w:r>
            <w:r w:rsidR="00735645" w:rsidRPr="00735645">
              <w:rPr>
                <w:rFonts w:ascii="Arial" w:eastAsia="Times New Roman" w:hAnsi="Arial" w:cs="Arial"/>
                <w:color w:val="000000"/>
                <w:sz w:val="18"/>
                <w:szCs w:val="18"/>
              </w:rPr>
              <w:t xml:space="preserve">Meminta </w:t>
            </w:r>
            <w:r w:rsidR="00735645" w:rsidRPr="00841F12">
              <w:rPr>
                <w:rFonts w:ascii="Arial" w:eastAsia="Times New Roman" w:hAnsi="Arial" w:cs="Arial"/>
                <w:b/>
                <w:bCs/>
                <w:color w:val="000000"/>
                <w:sz w:val="18"/>
                <w:szCs w:val="18"/>
              </w:rPr>
              <w:t>PIHAK KEDUA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untuk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mengganti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medisnya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apabila</w:t>
            </w:r>
            <w:proofErr w:type="spellEnd"/>
            <w:r w:rsidR="00735645" w:rsidRPr="00735645">
              <w:rPr>
                <w:rFonts w:ascii="Arial" w:eastAsia="Times New Roman" w:hAnsi="Arial" w:cs="Arial"/>
                <w:color w:val="000000"/>
                <w:sz w:val="18"/>
                <w:szCs w:val="18"/>
              </w:rPr>
              <w:t xml:space="preserve"> </w:t>
            </w:r>
            <w:r w:rsidR="00735645" w:rsidRPr="00841F12">
              <w:rPr>
                <w:rFonts w:ascii="Arial" w:eastAsia="Times New Roman" w:hAnsi="Arial" w:cs="Arial"/>
                <w:b/>
                <w:bCs/>
                <w:color w:val="000000"/>
                <w:sz w:val="18"/>
                <w:szCs w:val="18"/>
              </w:rPr>
              <w:t>PIHAK PERTAMA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tidak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puas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dengan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pelayanan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sikap</w:t>
            </w:r>
            <w:proofErr w:type="spellEnd"/>
            <w:r w:rsidR="00735645" w:rsidRPr="00735645">
              <w:rPr>
                <w:rFonts w:ascii="Arial" w:eastAsia="Times New Roman" w:hAnsi="Arial" w:cs="Arial"/>
                <w:color w:val="000000"/>
                <w:sz w:val="18"/>
                <w:szCs w:val="18"/>
              </w:rPr>
              <w:t xml:space="preserve"> dan </w:t>
            </w:r>
            <w:proofErr w:type="spellStart"/>
            <w:r w:rsidR="00735645" w:rsidRPr="00735645">
              <w:rPr>
                <w:rFonts w:ascii="Arial" w:eastAsia="Times New Roman" w:hAnsi="Arial" w:cs="Arial"/>
                <w:color w:val="000000"/>
                <w:sz w:val="18"/>
                <w:szCs w:val="18"/>
              </w:rPr>
              <w:t>hal-hal</w:t>
            </w:r>
            <w:proofErr w:type="spellEnd"/>
            <w:r w:rsidR="00735645" w:rsidRPr="00735645">
              <w:rPr>
                <w:rFonts w:ascii="Arial" w:eastAsia="Times New Roman" w:hAnsi="Arial" w:cs="Arial"/>
                <w:color w:val="000000"/>
                <w:sz w:val="18"/>
                <w:szCs w:val="18"/>
              </w:rPr>
              <w:t xml:space="preserve"> lain </w:t>
            </w:r>
            <w:proofErr w:type="spellStart"/>
            <w:r w:rsidR="00735645" w:rsidRPr="00735645">
              <w:rPr>
                <w:rFonts w:ascii="Arial" w:eastAsia="Times New Roman" w:hAnsi="Arial" w:cs="Arial"/>
                <w:color w:val="000000"/>
                <w:sz w:val="18"/>
                <w:szCs w:val="18"/>
              </w:rPr>
              <w:t>dari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tersebut</w:t>
            </w:r>
            <w:proofErr w:type="spellEnd"/>
            <w:r w:rsidR="00735645" w:rsidRPr="00735645">
              <w:rPr>
                <w:rFonts w:ascii="Arial" w:eastAsia="Times New Roman" w:hAnsi="Arial" w:cs="Arial"/>
                <w:color w:val="000000"/>
                <w:sz w:val="18"/>
                <w:szCs w:val="18"/>
              </w:rPr>
              <w:t>;</w:t>
            </w:r>
          </w:p>
        </w:tc>
        <w:tc>
          <w:tcPr>
            <w:tcW w:w="0" w:type="auto"/>
            <w:shd w:val="clear" w:color="auto" w:fill="auto"/>
          </w:tcPr>
          <w:p w14:paraId="435F1E9B" w14:textId="22361414"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Get professional and good service from the </w:t>
            </w:r>
            <w:r w:rsidRPr="00D32437">
              <w:rPr>
                <w:rFonts w:ascii="Arial" w:eastAsia="Times New Roman" w:hAnsi="Arial" w:cs="Arial"/>
                <w:b/>
                <w:bCs/>
                <w:color w:val="000000"/>
                <w:sz w:val="18"/>
                <w:szCs w:val="18"/>
              </w:rPr>
              <w:t xml:space="preserve">SECOND </w:t>
            </w:r>
            <w:r w:rsidR="003F3199" w:rsidRPr="00D32437">
              <w:rPr>
                <w:rFonts w:ascii="Arial" w:eastAsia="Times New Roman" w:hAnsi="Arial" w:cs="Arial"/>
                <w:b/>
                <w:bCs/>
                <w:color w:val="000000"/>
                <w:sz w:val="18"/>
                <w:szCs w:val="18"/>
              </w:rPr>
              <w:t>PARTY</w:t>
            </w:r>
            <w:r w:rsidR="003F3199" w:rsidRPr="00D32437">
              <w:rPr>
                <w:rFonts w:ascii="Arial" w:eastAsia="Times New Roman" w:hAnsi="Arial" w:cs="Arial"/>
                <w:color w:val="000000"/>
                <w:sz w:val="18"/>
                <w:szCs w:val="18"/>
              </w:rPr>
              <w:t>;</w:t>
            </w:r>
            <w:r w:rsidR="005E0546">
              <w:rPr>
                <w:rFonts w:ascii="Arial" w:eastAsia="Times New Roman" w:hAnsi="Arial" w:cs="Arial"/>
                <w:color w:val="000000"/>
                <w:sz w:val="18"/>
                <w:szCs w:val="18"/>
              </w:rPr>
              <w:t xml:space="preserve"> Request the </w:t>
            </w:r>
            <w:r w:rsidR="005E0546" w:rsidRPr="00A51B1D">
              <w:rPr>
                <w:rFonts w:ascii="Arial" w:eastAsia="Times New Roman" w:hAnsi="Arial" w:cs="Arial"/>
                <w:b/>
                <w:bCs/>
                <w:color w:val="000000"/>
                <w:sz w:val="18"/>
                <w:szCs w:val="18"/>
              </w:rPr>
              <w:t>SECOND PARTY</w:t>
            </w:r>
            <w:r w:rsidR="005E0546">
              <w:rPr>
                <w:rFonts w:ascii="Arial" w:eastAsia="Times New Roman" w:hAnsi="Arial" w:cs="Arial"/>
                <w:color w:val="000000"/>
                <w:sz w:val="18"/>
                <w:szCs w:val="18"/>
              </w:rPr>
              <w:t xml:space="preserve"> to change </w:t>
            </w:r>
            <w:r w:rsidR="00FF5F06">
              <w:rPr>
                <w:rFonts w:ascii="Arial" w:eastAsia="Times New Roman" w:hAnsi="Arial" w:cs="Arial"/>
                <w:color w:val="000000"/>
                <w:sz w:val="18"/>
                <w:szCs w:val="18"/>
              </w:rPr>
              <w:t>its</w:t>
            </w:r>
            <w:r w:rsidR="005E0546">
              <w:rPr>
                <w:rFonts w:ascii="Arial" w:eastAsia="Times New Roman" w:hAnsi="Arial" w:cs="Arial"/>
                <w:color w:val="000000"/>
                <w:sz w:val="18"/>
                <w:szCs w:val="18"/>
              </w:rPr>
              <w:t xml:space="preserve"> medical </w:t>
            </w:r>
            <w:proofErr w:type="spellStart"/>
            <w:r w:rsidR="005E0546">
              <w:rPr>
                <w:rFonts w:ascii="Arial" w:eastAsia="Times New Roman" w:hAnsi="Arial" w:cs="Arial"/>
                <w:color w:val="000000"/>
                <w:sz w:val="18"/>
                <w:szCs w:val="18"/>
              </w:rPr>
              <w:t>personel</w:t>
            </w:r>
            <w:r w:rsidR="003E2C24">
              <w:rPr>
                <w:rFonts w:ascii="Arial" w:eastAsia="Times New Roman" w:hAnsi="Arial" w:cs="Arial"/>
                <w:color w:val="000000"/>
                <w:sz w:val="18"/>
                <w:szCs w:val="18"/>
              </w:rPr>
              <w:t>s</w:t>
            </w:r>
            <w:proofErr w:type="spellEnd"/>
            <w:r w:rsidR="00FF5F06">
              <w:rPr>
                <w:rFonts w:ascii="Arial" w:eastAsia="Times New Roman" w:hAnsi="Arial" w:cs="Arial"/>
                <w:color w:val="000000"/>
                <w:sz w:val="18"/>
                <w:szCs w:val="18"/>
              </w:rPr>
              <w:t xml:space="preserve"> when the </w:t>
            </w:r>
            <w:r w:rsidR="00FF5F06" w:rsidRPr="00A51B1D">
              <w:rPr>
                <w:rFonts w:ascii="Arial" w:eastAsia="Times New Roman" w:hAnsi="Arial" w:cs="Arial"/>
                <w:b/>
                <w:bCs/>
                <w:color w:val="000000"/>
                <w:sz w:val="18"/>
                <w:szCs w:val="18"/>
              </w:rPr>
              <w:t>FIRST PARTY</w:t>
            </w:r>
            <w:r w:rsidR="00FF5F06">
              <w:rPr>
                <w:rFonts w:ascii="Arial" w:eastAsia="Times New Roman" w:hAnsi="Arial" w:cs="Arial"/>
                <w:color w:val="000000"/>
                <w:sz w:val="18"/>
                <w:szCs w:val="18"/>
              </w:rPr>
              <w:t xml:space="preserve"> dis</w:t>
            </w:r>
            <w:r w:rsidR="00D34418">
              <w:rPr>
                <w:rFonts w:ascii="Arial" w:eastAsia="Times New Roman" w:hAnsi="Arial" w:cs="Arial"/>
                <w:color w:val="000000"/>
                <w:sz w:val="18"/>
                <w:szCs w:val="18"/>
              </w:rPr>
              <w:t xml:space="preserve">satisfies with the service, attitude and </w:t>
            </w:r>
            <w:r w:rsidR="009D1874">
              <w:rPr>
                <w:rFonts w:ascii="Arial" w:eastAsia="Times New Roman" w:hAnsi="Arial" w:cs="Arial"/>
                <w:color w:val="000000"/>
                <w:sz w:val="18"/>
                <w:szCs w:val="18"/>
              </w:rPr>
              <w:t xml:space="preserve">other matters of such medical </w:t>
            </w:r>
            <w:proofErr w:type="spellStart"/>
            <w:r w:rsidR="009D1874">
              <w:rPr>
                <w:rFonts w:ascii="Arial" w:eastAsia="Times New Roman" w:hAnsi="Arial" w:cs="Arial"/>
                <w:color w:val="000000"/>
                <w:sz w:val="18"/>
                <w:szCs w:val="18"/>
              </w:rPr>
              <w:t>personel</w:t>
            </w:r>
            <w:proofErr w:type="spellEnd"/>
            <w:r w:rsidR="009D1874">
              <w:rPr>
                <w:rFonts w:ascii="Arial" w:eastAsia="Times New Roman" w:hAnsi="Arial" w:cs="Arial"/>
                <w:color w:val="000000"/>
                <w:sz w:val="18"/>
                <w:szCs w:val="18"/>
              </w:rPr>
              <w:t>;</w:t>
            </w:r>
          </w:p>
        </w:tc>
      </w:tr>
      <w:tr w:rsidR="00D40291" w:rsidRPr="00D32437" w14:paraId="6693367B" w14:textId="77777777" w:rsidTr="00D43CCE">
        <w:trPr>
          <w:trHeight w:val="20"/>
        </w:trPr>
        <w:tc>
          <w:tcPr>
            <w:tcW w:w="4962" w:type="dxa"/>
            <w:shd w:val="clear" w:color="auto" w:fill="auto"/>
            <w:hideMark/>
          </w:tcPr>
          <w:p w14:paraId="0851C3FE" w14:textId="72A9F192" w:rsidR="00D40291" w:rsidRPr="00D32437" w:rsidRDefault="00D40291" w:rsidP="00D40291">
            <w:pPr>
              <w:pStyle w:val="ListParagraph"/>
              <w:numPr>
                <w:ilvl w:val="0"/>
                <w:numId w:val="5"/>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meminta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00776B1B">
              <w:rPr>
                <w:rFonts w:ascii="Arial" w:eastAsia="Times New Roman" w:hAnsi="Arial" w:cs="Arial"/>
                <w:color w:val="000000"/>
                <w:sz w:val="18"/>
                <w:szCs w:val="18"/>
              </w:rPr>
              <w:t>cakupan</w:t>
            </w:r>
            <w:proofErr w:type="spellEnd"/>
            <w:r w:rsidR="00776B1B">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huruf</w:t>
            </w:r>
            <w:proofErr w:type="spellEnd"/>
            <w:r w:rsidRPr="00D32437">
              <w:rPr>
                <w:rFonts w:ascii="Arial" w:eastAsia="Times New Roman" w:hAnsi="Arial" w:cs="Arial"/>
                <w:color w:val="000000"/>
                <w:sz w:val="18"/>
                <w:szCs w:val="18"/>
              </w:rPr>
              <w:t xml:space="preserve"> a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dilayani</w:t>
            </w:r>
            <w:proofErr w:type="spellEnd"/>
            <w:r w:rsidRPr="00D32437">
              <w:rPr>
                <w:rFonts w:ascii="Arial" w:eastAsia="Times New Roman" w:hAnsi="Arial" w:cs="Arial"/>
                <w:color w:val="000000"/>
                <w:sz w:val="18"/>
                <w:szCs w:val="18"/>
              </w:rPr>
              <w:t>;</w:t>
            </w:r>
          </w:p>
        </w:tc>
        <w:tc>
          <w:tcPr>
            <w:tcW w:w="0" w:type="auto"/>
            <w:shd w:val="clear" w:color="auto" w:fill="auto"/>
            <w:hideMark/>
          </w:tcPr>
          <w:p w14:paraId="43D8932E" w14:textId="73272B7B" w:rsidR="00D40291" w:rsidRPr="00D32437" w:rsidRDefault="00D40291" w:rsidP="00DC206B">
            <w:pPr>
              <w:pStyle w:val="ListParagraph"/>
              <w:numPr>
                <w:ilvl w:val="0"/>
                <w:numId w:val="43"/>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w:t>
            </w:r>
            <w:r w:rsidR="00D052D0" w:rsidRPr="00D32437">
              <w:rPr>
                <w:rFonts w:ascii="Arial" w:eastAsia="Times New Roman" w:hAnsi="Arial" w:cs="Arial"/>
                <w:color w:val="000000"/>
                <w:sz w:val="18"/>
                <w:szCs w:val="18"/>
              </w:rPr>
              <w:t xml:space="preserve">the </w:t>
            </w:r>
            <w:r w:rsidR="00D052D0" w:rsidRPr="00D32437">
              <w:rPr>
                <w:rFonts w:ascii="Arial" w:eastAsia="Times New Roman" w:hAnsi="Arial" w:cs="Arial"/>
                <w:b/>
                <w:bCs/>
                <w:color w:val="000000"/>
                <w:sz w:val="18"/>
                <w:szCs w:val="18"/>
              </w:rPr>
              <w:t>FIRST</w:t>
            </w:r>
            <w:r w:rsidRPr="00D32437">
              <w:rPr>
                <w:rFonts w:ascii="Arial" w:eastAsia="Times New Roman" w:hAnsi="Arial" w:cs="Arial"/>
                <w:b/>
                <w:bCs/>
                <w:color w:val="000000"/>
                <w:sz w:val="18"/>
                <w:szCs w:val="18"/>
              </w:rPr>
              <w:t xml:space="preserve"> PARTY </w:t>
            </w:r>
            <w:r w:rsidRPr="00D32437">
              <w:rPr>
                <w:rFonts w:ascii="Arial" w:eastAsia="Times New Roman" w:hAnsi="Arial" w:cs="Arial"/>
                <w:color w:val="000000"/>
                <w:sz w:val="18"/>
                <w:szCs w:val="18"/>
              </w:rPr>
              <w:t xml:space="preserve">requests the health services outside </w:t>
            </w:r>
            <w:r w:rsidR="0022779D">
              <w:rPr>
                <w:rFonts w:ascii="Arial" w:eastAsia="Times New Roman" w:hAnsi="Arial" w:cs="Arial"/>
                <w:color w:val="000000"/>
                <w:sz w:val="18"/>
                <w:szCs w:val="18"/>
              </w:rPr>
              <w:t>scope</w:t>
            </w:r>
            <w:r w:rsidRPr="00D32437">
              <w:rPr>
                <w:rFonts w:ascii="Arial" w:eastAsia="Times New Roman" w:hAnsi="Arial" w:cs="Arial"/>
                <w:color w:val="000000"/>
                <w:sz w:val="18"/>
                <w:szCs w:val="18"/>
              </w:rPr>
              <w:t xml:space="preserve"> as per paragraph 1 </w:t>
            </w:r>
            <w:r w:rsidR="00311E38">
              <w:rPr>
                <w:rFonts w:ascii="Arial" w:eastAsia="Times New Roman" w:hAnsi="Arial" w:cs="Arial"/>
                <w:color w:val="000000"/>
                <w:sz w:val="18"/>
                <w:szCs w:val="18"/>
              </w:rPr>
              <w:t>sub</w:t>
            </w:r>
            <w:r w:rsidR="00FE2A78">
              <w:rPr>
                <w:rFonts w:ascii="Arial" w:eastAsia="Times New Roman" w:hAnsi="Arial" w:cs="Arial"/>
                <w:color w:val="000000"/>
                <w:sz w:val="18"/>
                <w:szCs w:val="18"/>
              </w:rPr>
              <w:t>-</w:t>
            </w:r>
            <w:proofErr w:type="spellStart"/>
            <w:r w:rsidR="00FE2A78">
              <w:rPr>
                <w:rFonts w:ascii="Arial" w:eastAsia="Times New Roman" w:hAnsi="Arial" w:cs="Arial"/>
                <w:color w:val="000000"/>
                <w:sz w:val="18"/>
                <w:szCs w:val="18"/>
              </w:rPr>
              <w:t>pargraph</w:t>
            </w:r>
            <w:proofErr w:type="spellEnd"/>
            <w:r w:rsidRPr="00D32437">
              <w:rPr>
                <w:rFonts w:ascii="Arial" w:eastAsia="Times New Roman" w:hAnsi="Arial" w:cs="Arial"/>
                <w:color w:val="000000"/>
                <w:sz w:val="18"/>
                <w:szCs w:val="18"/>
              </w:rPr>
              <w:t xml:space="preserve"> a of this </w:t>
            </w:r>
            <w:r w:rsidR="00FE2A78">
              <w:rPr>
                <w:rFonts w:ascii="Arial" w:eastAsia="Times New Roman" w:hAnsi="Arial" w:cs="Arial"/>
                <w:color w:val="000000"/>
                <w:sz w:val="18"/>
                <w:szCs w:val="18"/>
              </w:rPr>
              <w:t>A</w:t>
            </w:r>
            <w:r w:rsidR="004977D3" w:rsidRPr="00D32437">
              <w:rPr>
                <w:rFonts w:ascii="Arial" w:eastAsia="Times New Roman" w:hAnsi="Arial" w:cs="Arial"/>
                <w:color w:val="000000"/>
                <w:sz w:val="18"/>
                <w:szCs w:val="18"/>
              </w:rPr>
              <w:t>rticle,</w:t>
            </w:r>
            <w:r w:rsidRPr="00D32437">
              <w:rPr>
                <w:rFonts w:ascii="Arial" w:eastAsia="Times New Roman" w:hAnsi="Arial" w:cs="Arial"/>
                <w:color w:val="000000"/>
                <w:sz w:val="18"/>
                <w:szCs w:val="18"/>
              </w:rPr>
              <w:t xml:space="preserve"> then it will not be served;</w:t>
            </w:r>
          </w:p>
        </w:tc>
      </w:tr>
      <w:tr w:rsidR="00D40291" w:rsidRPr="00D32437" w14:paraId="44F8ED2E" w14:textId="77777777" w:rsidTr="00D43CCE">
        <w:trPr>
          <w:trHeight w:val="20"/>
        </w:trPr>
        <w:tc>
          <w:tcPr>
            <w:tcW w:w="4962" w:type="dxa"/>
            <w:shd w:val="clear" w:color="auto" w:fill="auto"/>
            <w:hideMark/>
          </w:tcPr>
          <w:p w14:paraId="389E06A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1729CDF"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72B5AC0" w14:textId="77777777" w:rsidTr="00D43CCE">
        <w:trPr>
          <w:trHeight w:val="20"/>
        </w:trPr>
        <w:tc>
          <w:tcPr>
            <w:tcW w:w="4962" w:type="dxa"/>
            <w:shd w:val="clear" w:color="auto" w:fill="auto"/>
          </w:tcPr>
          <w:p w14:paraId="0DD95E2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6FD1C16"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r>
      <w:tr w:rsidR="00D40291" w:rsidRPr="00D32437" w14:paraId="4546E5EC" w14:textId="77777777" w:rsidTr="00D43CCE">
        <w:trPr>
          <w:trHeight w:val="20"/>
        </w:trPr>
        <w:tc>
          <w:tcPr>
            <w:tcW w:w="4962" w:type="dxa"/>
            <w:shd w:val="clear" w:color="auto" w:fill="auto"/>
            <w:hideMark/>
          </w:tcPr>
          <w:p w14:paraId="1CAFD335" w14:textId="5140C62C"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w:t>
            </w:r>
            <w:r w:rsidR="003F3199" w:rsidRPr="00D32437">
              <w:rPr>
                <w:rFonts w:ascii="Arial" w:eastAsia="Times New Roman" w:hAnsi="Arial" w:cs="Arial"/>
                <w:b/>
                <w:bCs/>
                <w:color w:val="000000"/>
                <w:sz w:val="18"/>
                <w:szCs w:val="18"/>
              </w:rPr>
              <w:t>PERTAMA</w:t>
            </w:r>
            <w:r w:rsidR="003F3199" w:rsidRPr="00D32437">
              <w:rPr>
                <w:rFonts w:ascii="Arial" w:eastAsia="Times New Roman" w:hAnsi="Arial" w:cs="Arial"/>
                <w:color w:val="000000"/>
                <w:sz w:val="18"/>
                <w:szCs w:val="18"/>
              </w:rPr>
              <w:t>:</w:t>
            </w:r>
          </w:p>
        </w:tc>
        <w:tc>
          <w:tcPr>
            <w:tcW w:w="0" w:type="auto"/>
            <w:shd w:val="clear" w:color="auto" w:fill="auto"/>
            <w:hideMark/>
          </w:tcPr>
          <w:p w14:paraId="20465566" w14:textId="57B4BD9D"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Obligations of the FIRST </w:t>
            </w:r>
            <w:r w:rsidR="003F3199" w:rsidRPr="00D32437">
              <w:rPr>
                <w:rFonts w:ascii="Arial" w:eastAsia="Times New Roman" w:hAnsi="Arial" w:cs="Arial"/>
                <w:b/>
                <w:bCs/>
                <w:color w:val="000000"/>
                <w:sz w:val="18"/>
                <w:szCs w:val="18"/>
              </w:rPr>
              <w:t>PARTY:</w:t>
            </w:r>
          </w:p>
        </w:tc>
      </w:tr>
      <w:tr w:rsidR="00D40291" w:rsidRPr="00D32437" w14:paraId="761CE5F7" w14:textId="77777777" w:rsidTr="00D43CCE">
        <w:trPr>
          <w:trHeight w:val="20"/>
        </w:trPr>
        <w:tc>
          <w:tcPr>
            <w:tcW w:w="4962" w:type="dxa"/>
            <w:shd w:val="clear" w:color="auto" w:fill="auto"/>
            <w:hideMark/>
          </w:tcPr>
          <w:p w14:paraId="4BEF6D98" w14:textId="00299033"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w:t>
            </w:r>
            <w:r w:rsidR="00A52FAC" w:rsidRPr="00D32437">
              <w:rPr>
                <w:rFonts w:ascii="Arial" w:eastAsia="Times New Roman" w:hAnsi="Arial" w:cs="Arial"/>
                <w:color w:val="000000"/>
                <w:sz w:val="18"/>
                <w:szCs w:val="18"/>
              </w:rPr>
              <w:t>mbayar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memenuhi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syarat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4977D3" w:rsidRPr="00D32437">
              <w:rPr>
                <w:rFonts w:ascii="Arial" w:eastAsia="Times New Roman" w:hAnsi="Arial" w:cs="Arial"/>
                <w:color w:val="000000"/>
                <w:sz w:val="18"/>
                <w:szCs w:val="18"/>
              </w:rPr>
              <w:t>ini</w:t>
            </w:r>
            <w:proofErr w:type="spellEnd"/>
            <w:r w:rsidR="004977D3" w:rsidRPr="00D32437">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p>
        </w:tc>
        <w:tc>
          <w:tcPr>
            <w:tcW w:w="0" w:type="auto"/>
            <w:shd w:val="clear" w:color="auto" w:fill="auto"/>
            <w:hideMark/>
          </w:tcPr>
          <w:p w14:paraId="3B4C3869" w14:textId="4BFF68BA" w:rsidR="00D40291" w:rsidRPr="00D32437" w:rsidRDefault="00A52FAC" w:rsidP="00DB30C7">
            <w:pPr>
              <w:pStyle w:val="ListParagraph"/>
              <w:numPr>
                <w:ilvl w:val="0"/>
                <w:numId w:val="7"/>
              </w:numPr>
              <w:spacing w:after="0" w:line="240" w:lineRule="auto"/>
              <w:ind w:left="459" w:hanging="284"/>
              <w:jc w:val="both"/>
              <w:rPr>
                <w:rFonts w:ascii="Arial" w:eastAsia="Times New Roman" w:hAnsi="Arial" w:cs="Arial"/>
                <w:sz w:val="18"/>
                <w:szCs w:val="18"/>
              </w:rPr>
            </w:pPr>
            <w:r w:rsidRPr="00D32437">
              <w:rPr>
                <w:rFonts w:ascii="Arial" w:eastAsia="Times New Roman" w:hAnsi="Arial" w:cs="Arial"/>
                <w:color w:val="000000"/>
                <w:sz w:val="18"/>
                <w:szCs w:val="18"/>
              </w:rPr>
              <w:t>Pay</w:t>
            </w:r>
            <w:r w:rsidR="00D40291" w:rsidRPr="00D32437">
              <w:rPr>
                <w:rFonts w:ascii="Arial" w:eastAsia="Times New Roman" w:hAnsi="Arial" w:cs="Arial"/>
                <w:color w:val="000000"/>
                <w:sz w:val="18"/>
                <w:szCs w:val="18"/>
              </w:rPr>
              <w:t xml:space="preserve"> t</w:t>
            </w:r>
            <w:r w:rsidR="00D40291" w:rsidRPr="00D32437">
              <w:rPr>
                <w:rFonts w:ascii="Arial" w:eastAsia="Times New Roman" w:hAnsi="Arial" w:cs="Arial"/>
                <w:color w:val="000000"/>
                <w:sz w:val="18"/>
                <w:szCs w:val="18"/>
                <w:lang w:val="id-ID"/>
              </w:rPr>
              <w:t xml:space="preserve">he bill of first aid </w:t>
            </w:r>
            <w:r w:rsidR="00104B0D">
              <w:rPr>
                <w:rFonts w:ascii="Arial" w:eastAsia="Times New Roman" w:hAnsi="Arial" w:cs="Arial"/>
                <w:color w:val="000000"/>
                <w:sz w:val="18"/>
                <w:szCs w:val="18"/>
              </w:rPr>
              <w:t>Health S</w:t>
            </w:r>
            <w:r w:rsidR="00D40291" w:rsidRPr="00D32437">
              <w:rPr>
                <w:rFonts w:ascii="Arial" w:eastAsia="Times New Roman" w:hAnsi="Arial" w:cs="Arial"/>
                <w:color w:val="000000"/>
                <w:sz w:val="18"/>
                <w:szCs w:val="18"/>
                <w:lang w:val="id-ID"/>
              </w:rPr>
              <w:t xml:space="preserve">ervices, and medications, </w:t>
            </w:r>
            <w:r w:rsidR="00104B0D">
              <w:rPr>
                <w:rFonts w:ascii="Arial" w:eastAsia="Times New Roman" w:hAnsi="Arial" w:cs="Arial"/>
                <w:color w:val="000000"/>
                <w:sz w:val="18"/>
                <w:szCs w:val="18"/>
              </w:rPr>
              <w:t>medical</w:t>
            </w:r>
            <w:r w:rsidR="00D40291" w:rsidRPr="00D32437">
              <w:rPr>
                <w:rFonts w:ascii="Arial" w:eastAsia="Times New Roman" w:hAnsi="Arial" w:cs="Arial"/>
                <w:color w:val="000000"/>
                <w:sz w:val="18"/>
                <w:szCs w:val="18"/>
                <w:lang w:val="id-ID"/>
              </w:rPr>
              <w:t xml:space="preserve"> equipment, and advanced medical examination to </w:t>
            </w:r>
            <w:r w:rsidR="003F3199" w:rsidRPr="00D32437">
              <w:rPr>
                <w:rFonts w:ascii="Arial" w:eastAsia="Times New Roman" w:hAnsi="Arial" w:cs="Arial"/>
                <w:color w:val="000000"/>
                <w:sz w:val="18"/>
                <w:szCs w:val="18"/>
                <w:lang w:val="id-ID"/>
              </w:rPr>
              <w:t xml:space="preserve">the </w:t>
            </w:r>
            <w:r w:rsidR="003F3199" w:rsidRPr="00D32437">
              <w:rPr>
                <w:rFonts w:ascii="Arial" w:eastAsia="Times New Roman" w:hAnsi="Arial" w:cs="Arial"/>
                <w:b/>
                <w:bCs/>
                <w:color w:val="000000"/>
                <w:sz w:val="18"/>
                <w:szCs w:val="18"/>
              </w:rPr>
              <w:t>SECOND</w:t>
            </w:r>
            <w:r w:rsidR="00D40291" w:rsidRPr="00D32437">
              <w:rPr>
                <w:rFonts w:ascii="Arial" w:eastAsia="Times New Roman" w:hAnsi="Arial" w:cs="Arial"/>
                <w:b/>
                <w:bCs/>
                <w:color w:val="000000"/>
                <w:sz w:val="18"/>
                <w:szCs w:val="18"/>
              </w:rPr>
              <w:t xml:space="preserve"> PARTY</w:t>
            </w:r>
            <w:r w:rsidR="00D40291" w:rsidRPr="00D32437">
              <w:rPr>
                <w:rFonts w:ascii="Arial" w:eastAsia="Times New Roman" w:hAnsi="Arial" w:cs="Arial"/>
                <w:color w:val="000000"/>
                <w:sz w:val="18"/>
                <w:szCs w:val="18"/>
              </w:rPr>
              <w:t xml:space="preserve"> </w:t>
            </w:r>
            <w:r w:rsidR="00D95225">
              <w:rPr>
                <w:rFonts w:ascii="Arial" w:eastAsia="Times New Roman" w:hAnsi="Arial" w:cs="Arial"/>
                <w:color w:val="000000"/>
                <w:sz w:val="18"/>
                <w:szCs w:val="18"/>
              </w:rPr>
              <w:t>according to</w:t>
            </w:r>
            <w:r w:rsidR="00D40291" w:rsidRPr="00D32437">
              <w:rPr>
                <w:rFonts w:ascii="Arial" w:eastAsia="Times New Roman" w:hAnsi="Arial" w:cs="Arial"/>
                <w:color w:val="000000"/>
                <w:sz w:val="18"/>
                <w:szCs w:val="18"/>
                <w:lang w:val="id-ID"/>
              </w:rPr>
              <w:t xml:space="preserve"> the terms and conditions set out in this </w:t>
            </w:r>
            <w:r w:rsidR="00D95225">
              <w:rPr>
                <w:rFonts w:ascii="Arial" w:eastAsia="Times New Roman" w:hAnsi="Arial" w:cs="Arial"/>
                <w:color w:val="000000"/>
                <w:sz w:val="18"/>
                <w:szCs w:val="18"/>
              </w:rPr>
              <w:t>Agreement</w:t>
            </w:r>
            <w:r w:rsidR="00D40291" w:rsidRPr="00D32437">
              <w:rPr>
                <w:rFonts w:ascii="Arial" w:eastAsia="Times New Roman" w:hAnsi="Arial" w:cs="Arial"/>
                <w:color w:val="000000"/>
                <w:sz w:val="18"/>
                <w:szCs w:val="18"/>
                <w:lang w:val="id-ID"/>
              </w:rPr>
              <w:t xml:space="preserve">; </w:t>
            </w:r>
          </w:p>
        </w:tc>
      </w:tr>
      <w:tr w:rsidR="00D40291" w:rsidRPr="00D32437" w14:paraId="547C1BB2" w14:textId="77777777" w:rsidTr="00D43CCE">
        <w:trPr>
          <w:trHeight w:val="20"/>
        </w:trPr>
        <w:tc>
          <w:tcPr>
            <w:tcW w:w="4962" w:type="dxa"/>
            <w:shd w:val="clear" w:color="auto" w:fill="auto"/>
            <w:hideMark/>
          </w:tcPr>
          <w:p w14:paraId="4DAF1C0E" w14:textId="206176B2"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0059420A">
              <w:rPr>
                <w:rFonts w:ascii="Arial" w:eastAsia="Times New Roman" w:hAnsi="Arial" w:cs="Arial"/>
                <w:color w:val="000000"/>
                <w:sz w:val="18"/>
                <w:szCs w:val="18"/>
              </w:rPr>
              <w:t>klinik</w:t>
            </w:r>
            <w:proofErr w:type="spellEnd"/>
            <w:r w:rsidR="0059420A">
              <w:rPr>
                <w:rFonts w:ascii="Arial" w:eastAsia="Times New Roman" w:hAnsi="Arial" w:cs="Arial"/>
                <w:color w:val="000000"/>
                <w:sz w:val="18"/>
                <w:szCs w:val="18"/>
              </w:rPr>
              <w:t xml:space="preserve"> </w:t>
            </w:r>
            <w:proofErr w:type="gramStart"/>
            <w:r w:rsidR="0059420A">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 yang</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diperlukan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berupa</w:t>
            </w:r>
            <w:proofErr w:type="spellEnd"/>
            <w:r w:rsidRPr="00D32437">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instalasi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listrik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persediaan</w:t>
            </w:r>
            <w:proofErr w:type="spellEnd"/>
            <w:r w:rsidRPr="00841F12">
              <w:rPr>
                <w:rFonts w:ascii="Arial" w:eastAsia="Times New Roman" w:hAnsi="Arial" w:cs="Arial"/>
                <w:color w:val="000000"/>
                <w:sz w:val="18"/>
                <w:szCs w:val="18"/>
              </w:rPr>
              <w:t xml:space="preserve"> air </w:t>
            </w:r>
            <w:proofErr w:type="spellStart"/>
            <w:r w:rsidRPr="00841F12">
              <w:rPr>
                <w:rFonts w:ascii="Arial" w:eastAsia="Times New Roman" w:hAnsi="Arial" w:cs="Arial"/>
                <w:color w:val="000000"/>
                <w:sz w:val="18"/>
                <w:szCs w:val="18"/>
              </w:rPr>
              <w:t>minum</w:t>
            </w:r>
            <w:proofErr w:type="spellEnd"/>
            <w:r w:rsidRPr="00841F12">
              <w:rPr>
                <w:rFonts w:ascii="Arial" w:eastAsia="Times New Roman" w:hAnsi="Arial" w:cs="Arial"/>
                <w:color w:val="000000"/>
                <w:sz w:val="18"/>
                <w:szCs w:val="18"/>
              </w:rPr>
              <w:t xml:space="preserve"> yang </w:t>
            </w:r>
            <w:proofErr w:type="spellStart"/>
            <w:r w:rsidR="00041A2B" w:rsidRPr="00841F12">
              <w:rPr>
                <w:rFonts w:ascii="Arial" w:eastAsia="Times New Roman" w:hAnsi="Arial" w:cs="Arial"/>
                <w:color w:val="000000"/>
                <w:sz w:val="18"/>
                <w:szCs w:val="18"/>
              </w:rPr>
              <w:t>bersih</w:t>
            </w:r>
            <w:proofErr w:type="spellEnd"/>
            <w:r w:rsidR="00041A2B" w:rsidRPr="00841F12">
              <w:rPr>
                <w:rFonts w:ascii="Arial" w:eastAsia="Times New Roman" w:hAnsi="Arial" w:cs="Arial"/>
                <w:color w:val="000000"/>
                <w:sz w:val="18"/>
                <w:szCs w:val="18"/>
              </w:rPr>
              <w:t xml:space="preserve"> </w:t>
            </w:r>
            <w:r w:rsidRPr="00841F12">
              <w:rPr>
                <w:rFonts w:ascii="Arial" w:eastAsia="Times New Roman" w:hAnsi="Arial" w:cs="Arial"/>
                <w:color w:val="000000"/>
                <w:sz w:val="18"/>
                <w:szCs w:val="18"/>
              </w:rPr>
              <w:t xml:space="preserve">dan </w:t>
            </w:r>
            <w:proofErr w:type="spellStart"/>
            <w:r w:rsidRPr="00841F12">
              <w:rPr>
                <w:rFonts w:ascii="Arial" w:eastAsia="Times New Roman" w:hAnsi="Arial" w:cs="Arial"/>
                <w:color w:val="000000"/>
                <w:sz w:val="18"/>
                <w:szCs w:val="18"/>
              </w:rPr>
              <w:t>cukup</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kebutuhan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meja</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kursi</w:t>
            </w:r>
            <w:proofErr w:type="spellEnd"/>
            <w:r w:rsidRPr="00841F12">
              <w:rPr>
                <w:rFonts w:ascii="Arial" w:eastAsia="Times New Roman" w:hAnsi="Arial" w:cs="Arial"/>
                <w:color w:val="000000"/>
                <w:sz w:val="18"/>
                <w:szCs w:val="18"/>
              </w:rPr>
              <w:t xml:space="preserve">, dan </w:t>
            </w:r>
            <w:proofErr w:type="spellStart"/>
            <w:r w:rsidRPr="00841F12">
              <w:rPr>
                <w:rFonts w:ascii="Arial" w:eastAsia="Times New Roman" w:hAnsi="Arial" w:cs="Arial"/>
                <w:color w:val="000000"/>
                <w:sz w:val="18"/>
                <w:szCs w:val="18"/>
              </w:rPr>
              <w:t>fasilitas</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lainnya</w:t>
            </w:r>
            <w:proofErr w:type="spellEnd"/>
            <w:r w:rsidRPr="00841F12">
              <w:rPr>
                <w:rFonts w:ascii="Arial" w:eastAsia="Times New Roman" w:hAnsi="Arial" w:cs="Arial"/>
                <w:color w:val="000000"/>
                <w:sz w:val="18"/>
                <w:szCs w:val="18"/>
              </w:rPr>
              <w:t xml:space="preserve"> yang </w:t>
            </w:r>
            <w:proofErr w:type="spellStart"/>
            <w:r w:rsidRPr="00841F12">
              <w:rPr>
                <w:rFonts w:ascii="Arial" w:eastAsia="Times New Roman" w:hAnsi="Arial" w:cs="Arial"/>
                <w:color w:val="000000"/>
                <w:sz w:val="18"/>
                <w:szCs w:val="18"/>
              </w:rPr>
              <w:t>digunakan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untuk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menunjang</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pelayanan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kesehatan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sesuai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dengan</w:t>
            </w:r>
            <w:proofErr w:type="spellEnd"/>
            <w:r w:rsidRPr="00841F12">
              <w:rPr>
                <w:rFonts w:ascii="Arial" w:eastAsia="Times New Roman" w:hAnsi="Arial" w:cs="Arial"/>
                <w:color w:val="000000"/>
                <w:sz w:val="18"/>
                <w:szCs w:val="18"/>
              </w:rPr>
              <w:t xml:space="preserve"> </w:t>
            </w:r>
            <w:proofErr w:type="spellStart"/>
            <w:r w:rsidR="00684F06" w:rsidRPr="00841F12">
              <w:rPr>
                <w:rFonts w:ascii="Arial" w:eastAsia="Times New Roman" w:hAnsi="Arial" w:cs="Arial"/>
                <w:color w:val="000000"/>
                <w:sz w:val="18"/>
                <w:szCs w:val="18"/>
              </w:rPr>
              <w:t>Perjanjian</w:t>
            </w:r>
            <w:proofErr w:type="spellEnd"/>
            <w:r w:rsidR="00672995"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ini</w:t>
            </w:r>
            <w:proofErr w:type="spellEnd"/>
            <w:r w:rsidRPr="00841F12">
              <w:rPr>
                <w:rFonts w:ascii="Arial" w:eastAsia="Times New Roman" w:hAnsi="Arial" w:cs="Arial"/>
                <w:color w:val="000000"/>
                <w:sz w:val="18"/>
                <w:szCs w:val="18"/>
              </w:rPr>
              <w:t>;</w:t>
            </w:r>
          </w:p>
        </w:tc>
        <w:tc>
          <w:tcPr>
            <w:tcW w:w="0" w:type="auto"/>
            <w:shd w:val="clear" w:color="auto" w:fill="auto"/>
            <w:hideMark/>
          </w:tcPr>
          <w:p w14:paraId="51D43182" w14:textId="32215207" w:rsidR="00D40291" w:rsidRPr="00D32437" w:rsidRDefault="008F56EE" w:rsidP="00DC206B">
            <w:pPr>
              <w:pStyle w:val="ListParagraph"/>
              <w:numPr>
                <w:ilvl w:val="0"/>
                <w:numId w:val="59"/>
              </w:numPr>
              <w:spacing w:after="0" w:line="240" w:lineRule="auto"/>
              <w:ind w:left="45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P</w:t>
            </w:r>
            <w:proofErr w:type="spellStart"/>
            <w:r w:rsidR="001F5DF3" w:rsidRPr="00D32437">
              <w:rPr>
                <w:rFonts w:ascii="Arial" w:eastAsia="Times New Roman" w:hAnsi="Arial" w:cs="Arial"/>
                <w:color w:val="000000"/>
                <w:sz w:val="18"/>
                <w:szCs w:val="18"/>
              </w:rPr>
              <w:t>repare</w:t>
            </w:r>
            <w:proofErr w:type="spellEnd"/>
            <w:r w:rsidR="001F5DF3" w:rsidRPr="00D32437">
              <w:rPr>
                <w:rFonts w:ascii="Arial" w:eastAsia="Times New Roman" w:hAnsi="Arial" w:cs="Arial"/>
                <w:color w:val="000000"/>
                <w:sz w:val="18"/>
                <w:szCs w:val="18"/>
              </w:rPr>
              <w:t xml:space="preserve"> and provide a place for a health </w:t>
            </w:r>
            <w:r w:rsidR="00CF3AB2">
              <w:rPr>
                <w:rFonts w:ascii="Arial" w:eastAsia="Times New Roman" w:hAnsi="Arial" w:cs="Arial"/>
                <w:color w:val="000000"/>
                <w:sz w:val="18"/>
                <w:szCs w:val="18"/>
              </w:rPr>
              <w:t>clin</w:t>
            </w:r>
            <w:r w:rsidR="005577A8">
              <w:rPr>
                <w:rFonts w:ascii="Arial" w:eastAsia="Times New Roman" w:hAnsi="Arial" w:cs="Arial"/>
                <w:color w:val="000000"/>
                <w:sz w:val="18"/>
                <w:szCs w:val="18"/>
              </w:rPr>
              <w:t>ic</w:t>
            </w:r>
            <w:r w:rsidR="001F5DF3" w:rsidRPr="00D32437">
              <w:rPr>
                <w:rFonts w:ascii="Arial" w:eastAsia="Times New Roman" w:hAnsi="Arial" w:cs="Arial"/>
                <w:color w:val="000000"/>
                <w:sz w:val="18"/>
                <w:szCs w:val="18"/>
              </w:rPr>
              <w:t xml:space="preserve"> that is located at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rPr>
              <w:t xml:space="preserve">with the necessary facilities of electrical installations., An adequate </w:t>
            </w:r>
            <w:proofErr w:type="spellStart"/>
            <w:r w:rsidR="001F5DF3" w:rsidRPr="00D32437">
              <w:rPr>
                <w:rFonts w:ascii="Arial" w:eastAsia="Times New Roman" w:hAnsi="Arial" w:cs="Arial"/>
                <w:color w:val="000000"/>
                <w:sz w:val="18"/>
                <w:szCs w:val="18"/>
              </w:rPr>
              <w:t>hegeinis</w:t>
            </w:r>
            <w:proofErr w:type="spellEnd"/>
            <w:r w:rsidR="001F5DF3" w:rsidRPr="00D32437">
              <w:rPr>
                <w:rFonts w:ascii="Arial" w:eastAsia="Times New Roman" w:hAnsi="Arial" w:cs="Arial"/>
                <w:color w:val="000000"/>
                <w:sz w:val="18"/>
                <w:szCs w:val="18"/>
              </w:rPr>
              <w:t xml:space="preserve"> water supply, Wi-fi channel, table needs, chair, the bed of patients and other facilities used to provide health care according to this </w:t>
            </w:r>
            <w:r w:rsidR="005577A8">
              <w:rPr>
                <w:rFonts w:ascii="Arial" w:eastAsia="Times New Roman" w:hAnsi="Arial" w:cs="Arial"/>
                <w:color w:val="000000"/>
                <w:sz w:val="18"/>
                <w:szCs w:val="18"/>
              </w:rPr>
              <w:t>A</w:t>
            </w:r>
            <w:r w:rsidR="00F422D6">
              <w:rPr>
                <w:rFonts w:ascii="Arial" w:eastAsia="Times New Roman" w:hAnsi="Arial" w:cs="Arial"/>
                <w:color w:val="000000"/>
                <w:sz w:val="18"/>
                <w:szCs w:val="18"/>
              </w:rPr>
              <w:t>g</w:t>
            </w:r>
            <w:r w:rsidR="005577A8">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lang w:val="id-ID"/>
              </w:rPr>
              <w:t>;</w:t>
            </w:r>
          </w:p>
        </w:tc>
      </w:tr>
      <w:tr w:rsidR="00D40291" w:rsidRPr="00D32437" w14:paraId="4FDB6D8C" w14:textId="77777777" w:rsidTr="00D43CCE">
        <w:trPr>
          <w:trHeight w:val="20"/>
        </w:trPr>
        <w:tc>
          <w:tcPr>
            <w:tcW w:w="4962" w:type="dxa"/>
            <w:shd w:val="clear" w:color="auto" w:fill="auto"/>
          </w:tcPr>
          <w:p w14:paraId="1A6625D2" w14:textId="77777777" w:rsidR="00D40291" w:rsidRDefault="00D40291" w:rsidP="00D40291">
            <w:pPr>
              <w:spacing w:after="0" w:line="240" w:lineRule="auto"/>
              <w:jc w:val="both"/>
              <w:rPr>
                <w:ins w:id="50" w:author="HUMAS MARKETING" w:date="2024-06-20T14:14:00Z" w16du:dateUtc="2024-06-20T07:14:00Z"/>
                <w:rFonts w:ascii="Arial" w:eastAsia="Times New Roman" w:hAnsi="Arial" w:cs="Arial"/>
                <w:color w:val="000000"/>
                <w:sz w:val="18"/>
                <w:szCs w:val="18"/>
              </w:rPr>
            </w:pPr>
          </w:p>
          <w:p w14:paraId="18A8486F" w14:textId="77777777" w:rsidR="00F03A51" w:rsidRDefault="00F03A51" w:rsidP="00D40291">
            <w:pPr>
              <w:spacing w:after="0" w:line="240" w:lineRule="auto"/>
              <w:jc w:val="both"/>
              <w:rPr>
                <w:ins w:id="51" w:author="HUMAS MARKETING" w:date="2024-06-20T14:14:00Z" w16du:dateUtc="2024-06-20T07:14:00Z"/>
                <w:rFonts w:ascii="Arial" w:eastAsia="Times New Roman" w:hAnsi="Arial" w:cs="Arial"/>
                <w:color w:val="000000"/>
                <w:sz w:val="18"/>
                <w:szCs w:val="18"/>
              </w:rPr>
            </w:pPr>
          </w:p>
          <w:p w14:paraId="6F3A1D89" w14:textId="77777777" w:rsidR="00F03A51" w:rsidRPr="00D32437" w:rsidRDefault="00F03A5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238C13AC"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A07EE8F" w14:textId="77777777" w:rsidTr="00D43CCE">
        <w:trPr>
          <w:trHeight w:val="20"/>
        </w:trPr>
        <w:tc>
          <w:tcPr>
            <w:tcW w:w="4962" w:type="dxa"/>
            <w:shd w:val="clear" w:color="auto" w:fill="auto"/>
            <w:vAlign w:val="center"/>
            <w:hideMark/>
          </w:tcPr>
          <w:p w14:paraId="26AB07AF" w14:textId="0AC517D7"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lastRenderedPageBreak/>
              <w:t xml:space="preserve">Pasal </w:t>
            </w:r>
            <w:r w:rsidR="000760D9" w:rsidRPr="00D32437">
              <w:rPr>
                <w:rFonts w:ascii="Arial" w:eastAsia="Times New Roman" w:hAnsi="Arial" w:cs="Arial"/>
                <w:b/>
                <w:bCs/>
                <w:color w:val="000000"/>
                <w:sz w:val="18"/>
                <w:szCs w:val="18"/>
                <w:lang w:val="id-ID"/>
              </w:rPr>
              <w:t>6</w:t>
            </w:r>
          </w:p>
        </w:tc>
        <w:tc>
          <w:tcPr>
            <w:tcW w:w="0" w:type="auto"/>
            <w:shd w:val="clear" w:color="auto" w:fill="auto"/>
            <w:vAlign w:val="center"/>
            <w:hideMark/>
          </w:tcPr>
          <w:p w14:paraId="0A528012" w14:textId="14E72123"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1F5DF3" w:rsidRPr="00D32437">
              <w:rPr>
                <w:rFonts w:ascii="Arial" w:eastAsia="Times New Roman" w:hAnsi="Arial" w:cs="Arial"/>
                <w:b/>
                <w:bCs/>
                <w:color w:val="000000"/>
                <w:sz w:val="18"/>
                <w:szCs w:val="18"/>
                <w:lang w:val="id-ID"/>
              </w:rPr>
              <w:t>6</w:t>
            </w:r>
          </w:p>
        </w:tc>
      </w:tr>
      <w:tr w:rsidR="00D40291" w:rsidRPr="00D32437" w14:paraId="414F90CB" w14:textId="77777777" w:rsidTr="00D43CCE">
        <w:trPr>
          <w:trHeight w:val="20"/>
        </w:trPr>
        <w:tc>
          <w:tcPr>
            <w:tcW w:w="4962" w:type="dxa"/>
            <w:shd w:val="clear" w:color="auto" w:fill="auto"/>
            <w:vAlign w:val="center"/>
            <w:hideMark/>
          </w:tcPr>
          <w:p w14:paraId="3D57AA62" w14:textId="096C9EEF"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KEDUA</w:t>
            </w:r>
          </w:p>
        </w:tc>
        <w:tc>
          <w:tcPr>
            <w:tcW w:w="0" w:type="auto"/>
            <w:shd w:val="clear" w:color="auto" w:fill="auto"/>
            <w:vAlign w:val="center"/>
            <w:hideMark/>
          </w:tcPr>
          <w:p w14:paraId="6730418C" w14:textId="59EFF6FE"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SECOND PARTY</w:t>
            </w:r>
          </w:p>
        </w:tc>
      </w:tr>
      <w:tr w:rsidR="00D40291" w:rsidRPr="00D32437" w14:paraId="7BE11CEE" w14:textId="77777777" w:rsidTr="00D43CCE">
        <w:trPr>
          <w:trHeight w:val="20"/>
        </w:trPr>
        <w:tc>
          <w:tcPr>
            <w:tcW w:w="4962" w:type="dxa"/>
            <w:shd w:val="clear" w:color="auto" w:fill="auto"/>
            <w:vAlign w:val="center"/>
          </w:tcPr>
          <w:p w14:paraId="18FC84E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vAlign w:val="center"/>
          </w:tcPr>
          <w:p w14:paraId="2A82ED9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559912E6" w14:textId="77777777" w:rsidTr="00D43CCE">
        <w:trPr>
          <w:trHeight w:val="20"/>
        </w:trPr>
        <w:tc>
          <w:tcPr>
            <w:tcW w:w="4962" w:type="dxa"/>
            <w:shd w:val="clear" w:color="auto" w:fill="auto"/>
            <w:vAlign w:val="center"/>
            <w:hideMark/>
          </w:tcPr>
          <w:p w14:paraId="7F8C48F7" w14:textId="277526B3" w:rsidR="00D40291" w:rsidRPr="00D32437" w:rsidRDefault="00D40291" w:rsidP="00DB30C7">
            <w:pPr>
              <w:pStyle w:val="ListParagraph"/>
              <w:numPr>
                <w:ilvl w:val="0"/>
                <w:numId w:val="14"/>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Hak </w:t>
            </w:r>
            <w:r w:rsidRPr="00D32437">
              <w:rPr>
                <w:rFonts w:ascii="Arial" w:eastAsia="Times New Roman" w:hAnsi="Arial" w:cs="Arial"/>
                <w:b/>
                <w:bCs/>
                <w:color w:val="000000"/>
                <w:sz w:val="18"/>
                <w:szCs w:val="18"/>
                <w:lang w:val="id-ID"/>
              </w:rPr>
              <w:t xml:space="preserve">PIHAK KEDUA </w:t>
            </w:r>
            <w:r w:rsidRPr="00D32437">
              <w:rPr>
                <w:rFonts w:ascii="Arial" w:eastAsia="Times New Roman" w:hAnsi="Arial" w:cs="Arial"/>
                <w:color w:val="000000"/>
                <w:sz w:val="18"/>
                <w:szCs w:val="18"/>
                <w:lang w:val="id-ID"/>
              </w:rPr>
              <w:t xml:space="preserve">: </w:t>
            </w:r>
          </w:p>
        </w:tc>
        <w:tc>
          <w:tcPr>
            <w:tcW w:w="0" w:type="auto"/>
            <w:shd w:val="clear" w:color="auto" w:fill="auto"/>
            <w:vAlign w:val="center"/>
            <w:hideMark/>
          </w:tcPr>
          <w:p w14:paraId="43D821E4" w14:textId="5F6B8300" w:rsidR="00D40291" w:rsidRPr="00D32437" w:rsidRDefault="00D40291" w:rsidP="00DB30C7">
            <w:pPr>
              <w:pStyle w:val="ListParagraph"/>
              <w:numPr>
                <w:ilvl w:val="0"/>
                <w:numId w:val="15"/>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Rights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 </w:t>
            </w:r>
          </w:p>
        </w:tc>
      </w:tr>
      <w:tr w:rsidR="00D40291" w:rsidRPr="00D32437" w14:paraId="65F8EAA6" w14:textId="77777777" w:rsidTr="00D43CCE">
        <w:trPr>
          <w:trHeight w:val="20"/>
        </w:trPr>
        <w:tc>
          <w:tcPr>
            <w:tcW w:w="4962" w:type="dxa"/>
            <w:shd w:val="clear" w:color="auto" w:fill="auto"/>
            <w:hideMark/>
          </w:tcPr>
          <w:p w14:paraId="6C76F10C" w14:textId="32BAFE4D"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Menerima pembayaran tagihan biaya-biaya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007166E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yang telah diberikan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kepada </w:t>
            </w:r>
            <w:r w:rsidR="00841F12">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sesuai ketentuan sebagaimana diatur dalam </w:t>
            </w:r>
            <w:r w:rsidR="00684F06" w:rsidRPr="00D32437">
              <w:rPr>
                <w:rFonts w:ascii="Arial" w:eastAsia="Times New Roman" w:hAnsi="Arial" w:cs="Arial"/>
                <w:color w:val="000000"/>
                <w:sz w:val="18"/>
                <w:szCs w:val="18"/>
                <w:lang w:val="id-ID"/>
              </w:rPr>
              <w:t>Perjanjian</w:t>
            </w:r>
            <w:r w:rsidR="00DA7467">
              <w:rPr>
                <w:rFonts w:ascii="Arial" w:eastAsia="Times New Roman" w:hAnsi="Arial" w:cs="Arial"/>
                <w:color w:val="000000"/>
                <w:sz w:val="18"/>
                <w:szCs w:val="18"/>
              </w:rPr>
              <w:t>.</w:t>
            </w:r>
            <w:r w:rsidR="00672995" w:rsidRPr="00D32437">
              <w:rPr>
                <w:rFonts w:ascii="Arial" w:eastAsia="Times New Roman" w:hAnsi="Arial" w:cs="Arial"/>
                <w:color w:val="000000"/>
                <w:sz w:val="18"/>
                <w:szCs w:val="18"/>
              </w:rPr>
              <w:t xml:space="preserve"> </w:t>
            </w:r>
          </w:p>
        </w:tc>
        <w:tc>
          <w:tcPr>
            <w:tcW w:w="0" w:type="auto"/>
            <w:shd w:val="clear" w:color="auto" w:fill="auto"/>
            <w:hideMark/>
          </w:tcPr>
          <w:p w14:paraId="2A0A3DFD" w14:textId="6F9CE41C" w:rsidR="00D40291" w:rsidRPr="00D32437" w:rsidRDefault="00EF439E" w:rsidP="00DB30C7">
            <w:pPr>
              <w:pStyle w:val="ListParagraph"/>
              <w:numPr>
                <w:ilvl w:val="0"/>
                <w:numId w:val="9"/>
              </w:numPr>
              <w:spacing w:after="0" w:line="240" w:lineRule="auto"/>
              <w:ind w:left="600" w:hanging="283"/>
              <w:jc w:val="both"/>
              <w:rPr>
                <w:rFonts w:ascii="Arial" w:eastAsia="Times New Roman" w:hAnsi="Arial" w:cs="Arial"/>
                <w:sz w:val="18"/>
                <w:szCs w:val="18"/>
              </w:rPr>
            </w:pPr>
            <w:r w:rsidRPr="00D32437">
              <w:rPr>
                <w:rFonts w:ascii="Arial" w:hAnsi="Arial" w:cs="Arial"/>
                <w:b/>
                <w:bCs/>
                <w:sz w:val="18"/>
                <w:szCs w:val="18"/>
              </w:rPr>
              <w:t>The FIRST PARTY</w:t>
            </w:r>
            <w:r w:rsidRPr="00D32437">
              <w:rPr>
                <w:rFonts w:ascii="Arial" w:hAnsi="Arial" w:cs="Arial"/>
                <w:sz w:val="18"/>
                <w:szCs w:val="18"/>
              </w:rPr>
              <w:t xml:space="preserve"> agrees to settle bills for first aid </w:t>
            </w:r>
            <w:r w:rsidR="003258FE">
              <w:rPr>
                <w:rFonts w:ascii="Arial" w:hAnsi="Arial" w:cs="Arial"/>
                <w:sz w:val="18"/>
                <w:szCs w:val="18"/>
              </w:rPr>
              <w:t xml:space="preserve">Health </w:t>
            </w:r>
            <w:r w:rsidR="003E5CD1">
              <w:rPr>
                <w:rFonts w:ascii="Arial" w:hAnsi="Arial" w:cs="Arial"/>
                <w:sz w:val="18"/>
                <w:szCs w:val="18"/>
              </w:rPr>
              <w:t>S</w:t>
            </w:r>
            <w:r w:rsidRPr="00D32437">
              <w:rPr>
                <w:rFonts w:ascii="Arial" w:hAnsi="Arial" w:cs="Arial"/>
                <w:sz w:val="18"/>
                <w:szCs w:val="18"/>
              </w:rPr>
              <w:t xml:space="preserve">ervices, medicines, medical equipment, and additional health services provided to </w:t>
            </w:r>
            <w:proofErr w:type="gramStart"/>
            <w:r w:rsidR="003E5CD1">
              <w:rPr>
                <w:rFonts w:ascii="Arial" w:hAnsi="Arial" w:cs="Arial"/>
                <w:sz w:val="18"/>
                <w:szCs w:val="18"/>
              </w:rPr>
              <w:t>Patient</w:t>
            </w:r>
            <w:proofErr w:type="gramEnd"/>
            <w:r w:rsidRPr="00D32437">
              <w:rPr>
                <w:rFonts w:ascii="Arial" w:hAnsi="Arial" w:cs="Arial"/>
                <w:sz w:val="18"/>
                <w:szCs w:val="18"/>
              </w:rPr>
              <w:t xml:space="preserve"> in accordance with this Agreement. </w:t>
            </w:r>
          </w:p>
        </w:tc>
      </w:tr>
      <w:tr w:rsidR="00D40291" w:rsidRPr="00D32437" w14:paraId="12E715AD" w14:textId="77777777" w:rsidTr="00D43CCE">
        <w:trPr>
          <w:trHeight w:val="20"/>
        </w:trPr>
        <w:tc>
          <w:tcPr>
            <w:tcW w:w="4962" w:type="dxa"/>
            <w:shd w:val="clear" w:color="auto" w:fill="auto"/>
            <w:hideMark/>
          </w:tcPr>
          <w:p w14:paraId="194ED70C" w14:textId="17014515"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berhak</w:t>
            </w:r>
            <w:proofErr w:type="spellEnd"/>
            <w:r w:rsidRPr="00D32437">
              <w:rPr>
                <w:rFonts w:ascii="Arial" w:eastAsia="Times New Roman" w:hAnsi="Arial" w:cs="Arial"/>
                <w:color w:val="000000"/>
                <w:sz w:val="18"/>
                <w:szCs w:val="18"/>
              </w:rPr>
              <w:t xml:space="preserve"> m</w:t>
            </w:r>
            <w:r w:rsidRPr="00D32437">
              <w:rPr>
                <w:rFonts w:ascii="Arial" w:eastAsia="Times New Roman" w:hAnsi="Arial" w:cs="Arial"/>
                <w:color w:val="000000"/>
                <w:sz w:val="18"/>
                <w:szCs w:val="18"/>
                <w:lang w:val="id-ID"/>
              </w:rPr>
              <w:t xml:space="preserve">emberikan surat teguran/peringatan kepada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bilamana terjadi sesuatu hal terkait dengan keterlambatan pembayaran maupun hal-hal lainnya yang berpotensi menimbulkan kerugian atau perbuatan lainnya yang merugikan </w:t>
            </w:r>
            <w:r w:rsidRPr="00D32437">
              <w:rPr>
                <w:rFonts w:ascii="Arial" w:eastAsia="Times New Roman" w:hAnsi="Arial" w:cs="Arial"/>
                <w:b/>
                <w:bCs/>
                <w:color w:val="000000"/>
                <w:sz w:val="18"/>
                <w:szCs w:val="18"/>
                <w:lang w:val="id-ID"/>
              </w:rPr>
              <w:t xml:space="preserve">PIHAK </w:t>
            </w:r>
            <w:r w:rsidR="00BE3F8C" w:rsidRPr="00D32437">
              <w:rPr>
                <w:rFonts w:ascii="Arial" w:eastAsia="Times New Roman" w:hAnsi="Arial" w:cs="Arial"/>
                <w:b/>
                <w:bCs/>
                <w:color w:val="000000"/>
                <w:sz w:val="18"/>
                <w:szCs w:val="18"/>
                <w:lang w:val="id-ID"/>
              </w:rPr>
              <w:t>KEDUA</w:t>
            </w:r>
            <w:r w:rsidR="00BE3F8C" w:rsidRPr="00D32437">
              <w:rPr>
                <w:rFonts w:ascii="Arial" w:eastAsia="Times New Roman" w:hAnsi="Arial" w:cs="Arial"/>
                <w:color w:val="000000"/>
                <w:sz w:val="18"/>
                <w:szCs w:val="18"/>
                <w:lang w:val="id-ID"/>
              </w:rPr>
              <w:t>;</w:t>
            </w:r>
          </w:p>
        </w:tc>
        <w:tc>
          <w:tcPr>
            <w:tcW w:w="0" w:type="auto"/>
            <w:shd w:val="clear" w:color="auto" w:fill="auto"/>
            <w:hideMark/>
          </w:tcPr>
          <w:p w14:paraId="009C9AB1" w14:textId="70E807DF" w:rsidR="00D40291" w:rsidRPr="00D32437" w:rsidRDefault="00D40291" w:rsidP="00DB30C7">
            <w:pPr>
              <w:pStyle w:val="ListParagraph"/>
              <w:numPr>
                <w:ilvl w:val="0"/>
                <w:numId w:val="10"/>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Provide a letter of reprimand / warning to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if something happens related to late payment or other matters that have the potential to cause harm or other acts that harm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w:t>
            </w:r>
          </w:p>
        </w:tc>
      </w:tr>
      <w:tr w:rsidR="00D40291" w:rsidRPr="00D32437" w14:paraId="212BEFD7" w14:textId="77777777" w:rsidTr="00D43CCE">
        <w:trPr>
          <w:trHeight w:val="20"/>
        </w:trPr>
        <w:tc>
          <w:tcPr>
            <w:tcW w:w="4962" w:type="dxa"/>
            <w:shd w:val="clear" w:color="auto" w:fill="auto"/>
          </w:tcPr>
          <w:p w14:paraId="7D922C4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6BB8875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0D3F6C07" w14:textId="77777777" w:rsidTr="00D43CCE">
        <w:trPr>
          <w:trHeight w:val="20"/>
        </w:trPr>
        <w:tc>
          <w:tcPr>
            <w:tcW w:w="4962" w:type="dxa"/>
            <w:shd w:val="clear" w:color="auto" w:fill="auto"/>
            <w:hideMark/>
          </w:tcPr>
          <w:p w14:paraId="11EAFD98" w14:textId="2D858724" w:rsidR="00D40291" w:rsidRPr="00D32437" w:rsidRDefault="00D40291" w:rsidP="00DB30C7">
            <w:pPr>
              <w:pStyle w:val="ListParagraph"/>
              <w:numPr>
                <w:ilvl w:val="0"/>
                <w:numId w:val="15"/>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Kewajiban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F0F6916" w14:textId="45A50A40" w:rsidR="00D40291" w:rsidRPr="007E5ABF" w:rsidRDefault="00D40291" w:rsidP="00DB30C7">
            <w:pPr>
              <w:pStyle w:val="ListParagraph"/>
              <w:numPr>
                <w:ilvl w:val="0"/>
                <w:numId w:val="16"/>
              </w:numPr>
              <w:spacing w:after="0" w:line="240" w:lineRule="auto"/>
              <w:ind w:left="318" w:hanging="284"/>
              <w:jc w:val="both"/>
              <w:rPr>
                <w:rFonts w:ascii="Arial" w:eastAsia="Times New Roman" w:hAnsi="Arial" w:cs="Arial"/>
                <w:sz w:val="18"/>
                <w:szCs w:val="18"/>
              </w:rPr>
            </w:pPr>
            <w:r w:rsidRPr="007E5ABF">
              <w:rPr>
                <w:rFonts w:ascii="Arial" w:eastAsia="Times New Roman" w:hAnsi="Arial" w:cs="Arial"/>
                <w:sz w:val="18"/>
                <w:szCs w:val="18"/>
                <w:lang w:val="id-ID"/>
              </w:rPr>
              <w:t xml:space="preserve">Obligations of the </w:t>
            </w:r>
            <w:r w:rsidRPr="007E5ABF">
              <w:rPr>
                <w:rFonts w:ascii="Arial" w:eastAsia="Times New Roman" w:hAnsi="Arial" w:cs="Arial"/>
                <w:b/>
                <w:bCs/>
                <w:sz w:val="18"/>
                <w:szCs w:val="18"/>
                <w:lang w:val="id-ID"/>
              </w:rPr>
              <w:t>SECOND PARTY</w:t>
            </w:r>
            <w:r w:rsidRPr="007E5ABF">
              <w:rPr>
                <w:rFonts w:ascii="Arial" w:eastAsia="Times New Roman" w:hAnsi="Arial" w:cs="Arial"/>
                <w:sz w:val="18"/>
                <w:szCs w:val="18"/>
                <w:lang w:val="id-ID"/>
              </w:rPr>
              <w:t xml:space="preserve"> :</w:t>
            </w:r>
          </w:p>
        </w:tc>
      </w:tr>
      <w:tr w:rsidR="00D40291" w:rsidRPr="00D32437" w14:paraId="460AB75E" w14:textId="77777777" w:rsidTr="00D43CCE">
        <w:trPr>
          <w:trHeight w:val="20"/>
        </w:trPr>
        <w:tc>
          <w:tcPr>
            <w:tcW w:w="4962" w:type="dxa"/>
            <w:shd w:val="clear" w:color="auto" w:fill="auto"/>
            <w:hideMark/>
          </w:tcPr>
          <w:p w14:paraId="552005E9" w14:textId="5B6CD0F7" w:rsidR="00D40291" w:rsidRPr="00D32437" w:rsidRDefault="00D40291" w:rsidP="00DB30C7">
            <w:pPr>
              <w:pStyle w:val="ListParagraph"/>
              <w:numPr>
                <w:ilvl w:val="0"/>
                <w:numId w:val="11"/>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Menempatkan</w:t>
            </w:r>
            <w:proofErr w:type="spellEnd"/>
            <w:r w:rsidRPr="00D32437">
              <w:rPr>
                <w:rFonts w:ascii="Arial" w:eastAsia="Times New Roman" w:hAnsi="Arial" w:cs="Arial"/>
                <w:color w:val="000000"/>
                <w:sz w:val="18"/>
                <w:szCs w:val="18"/>
              </w:rPr>
              <w:t xml:space="preserve"> </w:t>
            </w:r>
            <w:r w:rsidR="005843B8" w:rsidRPr="00D32437">
              <w:rPr>
                <w:rFonts w:ascii="Arial" w:eastAsia="Times New Roman" w:hAnsi="Arial" w:cs="Arial"/>
                <w:color w:val="000000"/>
                <w:sz w:val="18"/>
                <w:szCs w:val="18"/>
              </w:rPr>
              <w:t>dua</w:t>
            </w:r>
            <w:r w:rsidR="00203E8F"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tenaga</w:t>
            </w:r>
            <w:proofErr w:type="spellEnd"/>
            <w:r w:rsidRPr="007E5ABF">
              <w:rPr>
                <w:rFonts w:ascii="Arial" w:eastAsia="Times New Roman" w:hAnsi="Arial" w:cs="Arial"/>
                <w:sz w:val="18"/>
                <w:szCs w:val="18"/>
              </w:rPr>
              <w:t xml:space="preserve"> </w:t>
            </w:r>
            <w:proofErr w:type="spellStart"/>
            <w:r w:rsidRPr="007E5ABF">
              <w:rPr>
                <w:rFonts w:ascii="Arial" w:eastAsia="Times New Roman" w:hAnsi="Arial" w:cs="Arial"/>
                <w:sz w:val="18"/>
                <w:szCs w:val="18"/>
              </w:rPr>
              <w:t>medis</w:t>
            </w:r>
            <w:proofErr w:type="spellEnd"/>
            <w:r w:rsidRPr="007E5ABF">
              <w:rPr>
                <w:rFonts w:ascii="Arial" w:eastAsia="Times New Roman" w:hAnsi="Arial" w:cs="Arial"/>
                <w:sz w:val="18"/>
                <w:szCs w:val="18"/>
              </w:rPr>
              <w:t xml:space="preserve"> (</w:t>
            </w:r>
            <w:proofErr w:type="spellStart"/>
            <w:r w:rsidR="00260DC3" w:rsidRPr="007E5ABF">
              <w:rPr>
                <w:rFonts w:ascii="Arial" w:eastAsia="Times New Roman" w:hAnsi="Arial" w:cs="Arial"/>
                <w:sz w:val="18"/>
                <w:szCs w:val="18"/>
              </w:rPr>
              <w:t>satu</w:t>
            </w:r>
            <w:proofErr w:type="spellEnd"/>
            <w:r w:rsidR="00260DC3" w:rsidRPr="007E5ABF">
              <w:rPr>
                <w:rFonts w:ascii="Arial" w:eastAsia="Times New Roman" w:hAnsi="Arial" w:cs="Arial"/>
                <w:sz w:val="18"/>
                <w:szCs w:val="18"/>
              </w:rPr>
              <w:t xml:space="preserve"> orang </w:t>
            </w:r>
            <w:proofErr w:type="spellStart"/>
            <w:r w:rsidR="00260DC3" w:rsidRPr="007E5ABF">
              <w:rPr>
                <w:rFonts w:ascii="Arial" w:eastAsia="Times New Roman" w:hAnsi="Arial" w:cs="Arial"/>
                <w:sz w:val="18"/>
                <w:szCs w:val="18"/>
              </w:rPr>
              <w:t>dokter</w:t>
            </w:r>
            <w:proofErr w:type="spellEnd"/>
            <w:r w:rsidR="00260DC3" w:rsidRPr="007E5ABF">
              <w:rPr>
                <w:rFonts w:ascii="Arial" w:eastAsia="Times New Roman" w:hAnsi="Arial" w:cs="Arial"/>
                <w:sz w:val="18"/>
                <w:szCs w:val="18"/>
              </w:rPr>
              <w:t xml:space="preserve"> dan 1 orang </w:t>
            </w:r>
            <w:proofErr w:type="spellStart"/>
            <w:r w:rsidRPr="007E5ABF">
              <w:rPr>
                <w:rFonts w:ascii="Arial" w:eastAsia="Times New Roman" w:hAnsi="Arial" w:cs="Arial"/>
                <w:sz w:val="18"/>
                <w:szCs w:val="18"/>
              </w:rPr>
              <w:t>perawat</w:t>
            </w:r>
            <w:proofErr w:type="spellEnd"/>
            <w:r w:rsidRPr="007E5ABF">
              <w:rPr>
                <w:rFonts w:ascii="Arial" w:eastAsia="Times New Roman" w:hAnsi="Arial" w:cs="Arial"/>
                <w:sz w:val="18"/>
                <w:szCs w:val="18"/>
              </w:rPr>
              <w:t xml:space="preserve">) </w:t>
            </w:r>
            <w:r w:rsidRPr="00D32437">
              <w:rPr>
                <w:rFonts w:ascii="Arial" w:eastAsia="Times New Roman" w:hAnsi="Arial" w:cs="Arial"/>
                <w:color w:val="000000"/>
                <w:sz w:val="18"/>
                <w:szCs w:val="18"/>
              </w:rPr>
              <w:t xml:space="preserve">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waktu</w:t>
            </w:r>
            <w:proofErr w:type="spellEnd"/>
            <w:r w:rsidRPr="00D32437">
              <w:rPr>
                <w:rFonts w:ascii="Arial" w:eastAsia="Times New Roman" w:hAnsi="Arial" w:cs="Arial"/>
                <w:color w:val="000000"/>
                <w:sz w:val="18"/>
                <w:szCs w:val="18"/>
              </w:rPr>
              <w:t xml:space="preserve"> dan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
        </w:tc>
        <w:tc>
          <w:tcPr>
            <w:tcW w:w="0" w:type="auto"/>
            <w:shd w:val="clear" w:color="auto" w:fill="auto"/>
            <w:hideMark/>
          </w:tcPr>
          <w:p w14:paraId="488F8C6B" w14:textId="742FC4FB" w:rsidR="00D40291" w:rsidRPr="007E5ABF" w:rsidRDefault="00D40291" w:rsidP="00DB30C7">
            <w:pPr>
              <w:pStyle w:val="ListParagraph"/>
              <w:numPr>
                <w:ilvl w:val="0"/>
                <w:numId w:val="12"/>
              </w:numPr>
              <w:spacing w:after="0" w:line="240" w:lineRule="auto"/>
              <w:ind w:left="600" w:hanging="284"/>
              <w:jc w:val="both"/>
              <w:rPr>
                <w:rFonts w:ascii="Arial" w:eastAsia="Times New Roman" w:hAnsi="Arial" w:cs="Arial"/>
                <w:sz w:val="18"/>
                <w:szCs w:val="18"/>
              </w:rPr>
            </w:pPr>
            <w:r w:rsidRPr="007E5ABF">
              <w:rPr>
                <w:rFonts w:ascii="Arial" w:eastAsia="Times New Roman" w:hAnsi="Arial" w:cs="Arial"/>
                <w:sz w:val="18"/>
                <w:szCs w:val="18"/>
                <w:lang w:val="id-ID"/>
              </w:rPr>
              <w:t>Plac</w:t>
            </w:r>
            <w:r w:rsidR="00A85370" w:rsidRPr="007E5ABF">
              <w:rPr>
                <w:rFonts w:ascii="Arial" w:eastAsia="Times New Roman" w:hAnsi="Arial" w:cs="Arial"/>
                <w:sz w:val="18"/>
                <w:szCs w:val="18"/>
              </w:rPr>
              <w:t>e</w:t>
            </w:r>
            <w:r w:rsidRPr="007E5ABF">
              <w:rPr>
                <w:rFonts w:ascii="Arial" w:eastAsia="Times New Roman" w:hAnsi="Arial" w:cs="Arial"/>
                <w:sz w:val="18"/>
                <w:szCs w:val="18"/>
                <w:lang w:val="id-ID"/>
              </w:rPr>
              <w:t xml:space="preserve"> medical</w:t>
            </w:r>
            <w:r w:rsidR="00FE2F1C" w:rsidRPr="007E5ABF">
              <w:rPr>
                <w:rFonts w:ascii="Arial" w:eastAsia="Times New Roman" w:hAnsi="Arial" w:cs="Arial"/>
                <w:sz w:val="18"/>
                <w:szCs w:val="18"/>
              </w:rPr>
              <w:t xml:space="preserve"> </w:t>
            </w:r>
            <w:r w:rsidRPr="007E5ABF">
              <w:rPr>
                <w:rFonts w:ascii="Arial" w:eastAsia="Times New Roman" w:hAnsi="Arial" w:cs="Arial"/>
                <w:sz w:val="18"/>
                <w:szCs w:val="18"/>
                <w:lang w:val="id-ID"/>
              </w:rPr>
              <w:t>personnel</w:t>
            </w:r>
            <w:r w:rsidR="00A85370" w:rsidRPr="007E5ABF">
              <w:rPr>
                <w:rFonts w:ascii="Arial" w:eastAsia="Times New Roman" w:hAnsi="Arial" w:cs="Arial"/>
                <w:sz w:val="18"/>
                <w:szCs w:val="18"/>
              </w:rPr>
              <w:t>s</w:t>
            </w:r>
            <w:r w:rsidRPr="007E5ABF">
              <w:rPr>
                <w:rFonts w:ascii="Arial" w:eastAsia="Times New Roman" w:hAnsi="Arial" w:cs="Arial"/>
                <w:sz w:val="18"/>
                <w:szCs w:val="18"/>
                <w:lang w:val="id-ID"/>
              </w:rPr>
              <w:t xml:space="preserve"> (</w:t>
            </w:r>
            <w:r w:rsidR="00A85370" w:rsidRPr="007E5ABF">
              <w:rPr>
                <w:rFonts w:ascii="Arial" w:eastAsia="Times New Roman" w:hAnsi="Arial" w:cs="Arial"/>
                <w:sz w:val="18"/>
                <w:szCs w:val="18"/>
              </w:rPr>
              <w:t>i.e.</w:t>
            </w:r>
            <w:r w:rsidR="0078573F" w:rsidRPr="007E5ABF">
              <w:rPr>
                <w:rFonts w:ascii="Arial" w:eastAsia="Times New Roman" w:hAnsi="Arial" w:cs="Arial"/>
                <w:sz w:val="18"/>
                <w:szCs w:val="18"/>
              </w:rPr>
              <w:t xml:space="preserve"> </w:t>
            </w:r>
            <w:r w:rsidR="00260DC3" w:rsidRPr="007E5ABF">
              <w:rPr>
                <w:rFonts w:ascii="Arial" w:eastAsia="Times New Roman" w:hAnsi="Arial" w:cs="Arial"/>
                <w:sz w:val="18"/>
                <w:szCs w:val="18"/>
              </w:rPr>
              <w:t xml:space="preserve">one doctor and one </w:t>
            </w:r>
            <w:r w:rsidRPr="007E5ABF">
              <w:rPr>
                <w:rFonts w:ascii="Arial" w:eastAsia="Times New Roman" w:hAnsi="Arial" w:cs="Arial"/>
                <w:sz w:val="18"/>
                <w:szCs w:val="18"/>
                <w:lang w:val="id-ID"/>
              </w:rPr>
              <w:t xml:space="preserve">nurse) in health </w:t>
            </w:r>
            <w:r w:rsidR="0078573F" w:rsidRPr="007E5ABF">
              <w:rPr>
                <w:rFonts w:ascii="Arial" w:eastAsia="Times New Roman" w:hAnsi="Arial" w:cs="Arial"/>
                <w:sz w:val="18"/>
                <w:szCs w:val="18"/>
              </w:rPr>
              <w:t>clinic</w:t>
            </w:r>
            <w:r w:rsidRPr="007E5ABF">
              <w:rPr>
                <w:rFonts w:ascii="Arial" w:eastAsia="Times New Roman" w:hAnsi="Arial" w:cs="Arial"/>
                <w:sz w:val="18"/>
                <w:szCs w:val="18"/>
                <w:lang w:val="id-ID"/>
              </w:rPr>
              <w:t xml:space="preserve"> provided and located the </w:t>
            </w:r>
            <w:r w:rsidRPr="007E5ABF">
              <w:rPr>
                <w:rFonts w:ascii="Arial" w:eastAsia="Times New Roman" w:hAnsi="Arial" w:cs="Arial"/>
                <w:b/>
                <w:bCs/>
                <w:sz w:val="18"/>
                <w:szCs w:val="18"/>
                <w:lang w:val="id-ID"/>
              </w:rPr>
              <w:t>FIRST PARTY</w:t>
            </w:r>
            <w:r w:rsidRPr="007E5ABF">
              <w:rPr>
                <w:rFonts w:ascii="Arial" w:eastAsia="Times New Roman" w:hAnsi="Arial" w:cs="Arial"/>
                <w:sz w:val="18"/>
                <w:szCs w:val="18"/>
                <w:lang w:val="id-ID"/>
              </w:rPr>
              <w:t xml:space="preserve"> in accordance with </w:t>
            </w:r>
            <w:r w:rsidR="0078573F" w:rsidRPr="007E5ABF">
              <w:rPr>
                <w:rFonts w:ascii="Arial" w:eastAsia="Times New Roman" w:hAnsi="Arial" w:cs="Arial"/>
                <w:sz w:val="18"/>
                <w:szCs w:val="18"/>
              </w:rPr>
              <w:t xml:space="preserve">the </w:t>
            </w:r>
            <w:r w:rsidRPr="007E5ABF">
              <w:rPr>
                <w:rFonts w:ascii="Arial" w:eastAsia="Times New Roman" w:hAnsi="Arial" w:cs="Arial"/>
                <w:sz w:val="18"/>
                <w:szCs w:val="18"/>
                <w:lang w:val="id-ID"/>
              </w:rPr>
              <w:t xml:space="preserve">agreed </w:t>
            </w:r>
            <w:r w:rsidR="0078573F" w:rsidRPr="007E5ABF">
              <w:rPr>
                <w:rFonts w:ascii="Arial" w:eastAsia="Times New Roman" w:hAnsi="Arial" w:cs="Arial"/>
                <w:sz w:val="18"/>
                <w:szCs w:val="18"/>
              </w:rPr>
              <w:t xml:space="preserve">working </w:t>
            </w:r>
            <w:r w:rsidRPr="007E5ABF">
              <w:rPr>
                <w:rFonts w:ascii="Arial" w:eastAsia="Times New Roman" w:hAnsi="Arial" w:cs="Arial"/>
                <w:sz w:val="18"/>
                <w:szCs w:val="18"/>
                <w:lang w:val="id-ID"/>
              </w:rPr>
              <w:t>hours;</w:t>
            </w:r>
          </w:p>
        </w:tc>
      </w:tr>
      <w:tr w:rsidR="00D40291" w:rsidRPr="00D32437" w14:paraId="0E2C7149" w14:textId="77777777" w:rsidTr="00D43CCE">
        <w:trPr>
          <w:trHeight w:val="20"/>
        </w:trPr>
        <w:tc>
          <w:tcPr>
            <w:tcW w:w="4962" w:type="dxa"/>
            <w:shd w:val="clear" w:color="auto" w:fill="auto"/>
            <w:hideMark/>
          </w:tcPr>
          <w:p w14:paraId="24296A77" w14:textId="383869BE" w:rsidR="00D40291" w:rsidRPr="00D32437" w:rsidRDefault="001D712C"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hAnsi="Arial" w:cs="Arial"/>
                <w:color w:val="000000" w:themeColor="text1"/>
                <w:sz w:val="18"/>
                <w:szCs w:val="18"/>
              </w:rPr>
              <w:t>Melakukan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pemeriksaan</w:t>
            </w:r>
            <w:proofErr w:type="spellEnd"/>
            <w:r w:rsidRPr="00D32437">
              <w:rPr>
                <w:rFonts w:ascii="Arial" w:hAnsi="Arial" w:cs="Arial"/>
                <w:color w:val="000000" w:themeColor="text1"/>
                <w:sz w:val="18"/>
                <w:szCs w:val="18"/>
              </w:rPr>
              <w:t xml:space="preserve"> dan </w:t>
            </w:r>
            <w:proofErr w:type="spellStart"/>
            <w:r w:rsidRPr="00D32437">
              <w:rPr>
                <w:rFonts w:ascii="Arial" w:hAnsi="Arial" w:cs="Arial"/>
                <w:color w:val="000000" w:themeColor="text1"/>
                <w:sz w:val="18"/>
                <w:szCs w:val="18"/>
              </w:rPr>
              <w:t>pelayanan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kesehatan</w:t>
            </w:r>
            <w:proofErr w:type="spellEnd"/>
            <w:r w:rsidR="00E534EA" w:rsidRPr="00D32437">
              <w:rPr>
                <w:rFonts w:ascii="Arial" w:hAnsi="Arial" w:cs="Arial"/>
                <w:color w:val="000000" w:themeColor="text1"/>
                <w:sz w:val="18"/>
                <w:szCs w:val="18"/>
              </w:rPr>
              <w:t xml:space="preserve"> </w:t>
            </w:r>
            <w:r w:rsidR="003F049F">
              <w:rPr>
                <w:rFonts w:ascii="Arial" w:hAnsi="Arial" w:cs="Arial"/>
                <w:color w:val="000000" w:themeColor="text1"/>
                <w:sz w:val="18"/>
                <w:szCs w:val="18"/>
              </w:rPr>
              <w:t xml:space="preserve">pada </w:t>
            </w:r>
            <w:proofErr w:type="spellStart"/>
            <w:r w:rsidR="003F049F">
              <w:rPr>
                <w:rFonts w:ascii="Arial" w:hAnsi="Arial" w:cs="Arial"/>
                <w:color w:val="000000" w:themeColor="text1"/>
                <w:sz w:val="18"/>
                <w:szCs w:val="18"/>
              </w:rPr>
              <w:t>pasien</w:t>
            </w:r>
            <w:proofErr w:type="spellEnd"/>
            <w:r w:rsidR="003F049F">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sebatas</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dalam</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bentuk</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pertolongan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pertama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kegiatan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kerja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dengan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pemberian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obat-obatan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sesuai</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standar</w:t>
            </w:r>
            <w:proofErr w:type="spellEnd"/>
            <w:r w:rsidR="00E534EA" w:rsidRPr="00D32437">
              <w:rPr>
                <w:rFonts w:ascii="Arial" w:hAnsi="Arial" w:cs="Arial"/>
                <w:color w:val="000000" w:themeColor="text1"/>
                <w:sz w:val="18"/>
                <w:szCs w:val="18"/>
              </w:rPr>
              <w:t xml:space="preserve"> yang </w:t>
            </w:r>
            <w:proofErr w:type="spellStart"/>
            <w:r w:rsidR="00BC7702" w:rsidRPr="00D32437">
              <w:rPr>
                <w:rFonts w:ascii="Arial" w:hAnsi="Arial" w:cs="Arial"/>
                <w:color w:val="000000" w:themeColor="text1"/>
                <w:sz w:val="18"/>
                <w:szCs w:val="18"/>
              </w:rPr>
              <w:t>ditetapkan</w:t>
            </w:r>
            <w:proofErr w:type="spellEnd"/>
            <w:r w:rsidR="00BC7702" w:rsidRPr="00D32437">
              <w:rPr>
                <w:rFonts w:ascii="Arial" w:hAnsi="Arial" w:cs="Arial"/>
                <w:color w:val="000000" w:themeColor="text1"/>
                <w:sz w:val="18"/>
                <w:szCs w:val="18"/>
              </w:rPr>
              <w:t xml:space="preserve"> </w:t>
            </w:r>
            <w:r w:rsidR="00BC7702" w:rsidRPr="00D32437">
              <w:rPr>
                <w:rFonts w:ascii="Arial" w:eastAsia="Times New Roman" w:hAnsi="Arial" w:cs="Arial"/>
                <w:color w:val="000000"/>
                <w:sz w:val="18"/>
                <w:szCs w:val="18"/>
              </w:rPr>
              <w:t>dan</w:t>
            </w:r>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melakukan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rujuka</w:t>
            </w:r>
            <w:r w:rsidR="005843B8" w:rsidRPr="00D32437">
              <w:rPr>
                <w:rFonts w:ascii="Arial" w:eastAsia="Times New Roman" w:hAnsi="Arial" w:cs="Arial"/>
                <w:color w:val="000000"/>
                <w:sz w:val="18"/>
                <w:szCs w:val="18"/>
              </w:rPr>
              <w:t>n</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pertama</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ke</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rumah</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sakit</w:t>
            </w:r>
            <w:proofErr w:type="spellEnd"/>
            <w:r w:rsidR="005843B8"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terdekat</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dengan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lokasi</w:t>
            </w:r>
            <w:proofErr w:type="spellEnd"/>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b/>
                <w:bCs/>
                <w:color w:val="000000"/>
                <w:sz w:val="18"/>
                <w:szCs w:val="18"/>
              </w:rPr>
              <w:t>PIHAK PERTAMA</w:t>
            </w:r>
            <w:r w:rsidR="00D40291" w:rsidRPr="00D32437">
              <w:rPr>
                <w:rFonts w:ascii="Arial" w:eastAsia="Times New Roman" w:hAnsi="Arial" w:cs="Arial"/>
                <w:color w:val="000000"/>
                <w:sz w:val="18"/>
                <w:szCs w:val="18"/>
              </w:rPr>
              <w:t xml:space="preserve"> </w:t>
            </w:r>
            <w:proofErr w:type="spellStart"/>
            <w:r w:rsidR="00D40291" w:rsidRPr="006E14D9">
              <w:rPr>
                <w:rFonts w:ascii="Arial" w:eastAsia="Times New Roman" w:hAnsi="Arial" w:cs="Arial"/>
                <w:color w:val="000000"/>
                <w:sz w:val="18"/>
                <w:szCs w:val="18"/>
              </w:rPr>
              <w:t>yakni</w:t>
            </w:r>
            <w:proofErr w:type="spellEnd"/>
            <w:ins w:id="52" w:author="HUMAS MARKETING" w:date="2024-06-24T13:15:00Z" w16du:dateUtc="2024-06-24T06:15:00Z">
              <w:r w:rsidR="006E14D9" w:rsidRPr="006E14D9">
                <w:rPr>
                  <w:rFonts w:ascii="Arial" w:eastAsia="Times New Roman" w:hAnsi="Arial" w:cs="Arial"/>
                  <w:color w:val="000000"/>
                  <w:sz w:val="18"/>
                  <w:szCs w:val="18"/>
                  <w:rPrChange w:id="53" w:author="HUMAS MARKETING" w:date="2024-06-24T13:17:00Z" w16du:dateUtc="2024-06-24T06:17:00Z">
                    <w:rPr>
                      <w:rFonts w:ascii="Arial" w:eastAsia="Times New Roman" w:hAnsi="Arial" w:cs="Arial"/>
                      <w:color w:val="000000"/>
                      <w:sz w:val="18"/>
                      <w:szCs w:val="18"/>
                      <w:highlight w:val="yellow"/>
                    </w:rPr>
                  </w:rPrChange>
                </w:rPr>
                <w:t xml:space="preserve"> </w:t>
              </w:r>
              <w:r w:rsidR="006E14D9" w:rsidRPr="004B7D8E">
                <w:rPr>
                  <w:rFonts w:ascii="Arial" w:eastAsia="Times New Roman" w:hAnsi="Arial" w:cs="Arial"/>
                  <w:color w:val="000000"/>
                  <w:sz w:val="18"/>
                  <w:szCs w:val="18"/>
                  <w:rPrChange w:id="54" w:author="HUMAS MARKETING" w:date="2024-07-05T15:53:00Z" w16du:dateUtc="2024-07-05T08:53:00Z">
                    <w:rPr>
                      <w:rFonts w:ascii="Arial" w:eastAsia="Times New Roman" w:hAnsi="Arial" w:cs="Arial"/>
                      <w:color w:val="000000"/>
                      <w:sz w:val="18"/>
                      <w:szCs w:val="18"/>
                      <w:highlight w:val="yellow"/>
                    </w:rPr>
                  </w:rPrChange>
                </w:rPr>
                <w:t xml:space="preserve">RS Prima </w:t>
              </w:r>
              <w:proofErr w:type="spellStart"/>
              <w:r w:rsidR="006E14D9" w:rsidRPr="004B7D8E">
                <w:rPr>
                  <w:rFonts w:ascii="Arial" w:eastAsia="Times New Roman" w:hAnsi="Arial" w:cs="Arial"/>
                  <w:color w:val="000000"/>
                  <w:sz w:val="18"/>
                  <w:szCs w:val="18"/>
                  <w:rPrChange w:id="55" w:author="HUMAS MARKETING" w:date="2024-07-05T15:53:00Z" w16du:dateUtc="2024-07-05T08:53:00Z">
                    <w:rPr>
                      <w:rFonts w:ascii="Arial" w:eastAsia="Times New Roman" w:hAnsi="Arial" w:cs="Arial"/>
                      <w:color w:val="000000"/>
                      <w:sz w:val="18"/>
                      <w:szCs w:val="18"/>
                      <w:highlight w:val="yellow"/>
                    </w:rPr>
                  </w:rPrChange>
                </w:rPr>
                <w:t>Husada</w:t>
              </w:r>
              <w:proofErr w:type="spellEnd"/>
              <w:r w:rsidR="006E14D9" w:rsidRPr="004B7D8E">
                <w:rPr>
                  <w:rFonts w:ascii="Arial" w:eastAsia="Times New Roman" w:hAnsi="Arial" w:cs="Arial"/>
                  <w:color w:val="000000"/>
                  <w:sz w:val="18"/>
                  <w:szCs w:val="18"/>
                  <w:rPrChange w:id="56" w:author="HUMAS MARKETING" w:date="2024-07-05T15:53:00Z" w16du:dateUtc="2024-07-05T08:53:00Z">
                    <w:rPr>
                      <w:rFonts w:ascii="Arial" w:eastAsia="Times New Roman" w:hAnsi="Arial" w:cs="Arial"/>
                      <w:color w:val="000000"/>
                      <w:sz w:val="18"/>
                      <w:szCs w:val="18"/>
                      <w:highlight w:val="yellow"/>
                    </w:rPr>
                  </w:rPrChange>
                </w:rPr>
                <w:t xml:space="preserve"> </w:t>
              </w:r>
              <w:proofErr w:type="spellStart"/>
              <w:r w:rsidR="006E14D9" w:rsidRPr="004B7D8E">
                <w:rPr>
                  <w:rFonts w:ascii="Arial" w:eastAsia="Times New Roman" w:hAnsi="Arial" w:cs="Arial"/>
                  <w:color w:val="000000"/>
                  <w:sz w:val="18"/>
                  <w:szCs w:val="18"/>
                  <w:rPrChange w:id="57" w:author="HUMAS MARKETING" w:date="2024-07-05T15:53:00Z" w16du:dateUtc="2024-07-05T08:53:00Z">
                    <w:rPr>
                      <w:rFonts w:ascii="Arial" w:eastAsia="Times New Roman" w:hAnsi="Arial" w:cs="Arial"/>
                      <w:color w:val="000000"/>
                      <w:sz w:val="18"/>
                      <w:szCs w:val="18"/>
                      <w:highlight w:val="yellow"/>
                    </w:rPr>
                  </w:rPrChange>
                </w:rPr>
                <w:t>Sukorejo</w:t>
              </w:r>
            </w:ins>
            <w:proofErr w:type="spellEnd"/>
            <w:ins w:id="58" w:author="HUMAS MARKETING" w:date="2024-06-24T13:16:00Z" w16du:dateUtc="2024-06-24T06:16:00Z">
              <w:r w:rsidR="006E14D9" w:rsidRPr="004B7D8E">
                <w:rPr>
                  <w:rFonts w:ascii="Arial" w:eastAsia="Times New Roman" w:hAnsi="Arial" w:cs="Arial"/>
                  <w:color w:val="000000"/>
                  <w:sz w:val="18"/>
                  <w:szCs w:val="18"/>
                  <w:rPrChange w:id="59" w:author="HUMAS MARKETING" w:date="2024-07-05T15:53:00Z" w16du:dateUtc="2024-07-05T08:53:00Z">
                    <w:rPr>
                      <w:rFonts w:ascii="Arial" w:eastAsia="Times New Roman" w:hAnsi="Arial" w:cs="Arial"/>
                      <w:color w:val="000000"/>
                      <w:sz w:val="18"/>
                      <w:szCs w:val="18"/>
                      <w:highlight w:val="yellow"/>
                    </w:rPr>
                  </w:rPrChange>
                </w:rPr>
                <w:t>,</w:t>
              </w:r>
            </w:ins>
            <w:del w:id="60" w:author="HUMAS MARKETING" w:date="2024-06-24T13:15:00Z" w16du:dateUtc="2024-06-24T06:15:00Z">
              <w:r w:rsidR="005843B8" w:rsidRPr="004B7D8E" w:rsidDel="006E14D9">
                <w:rPr>
                  <w:rFonts w:ascii="Arial" w:eastAsia="Times New Roman" w:hAnsi="Arial" w:cs="Arial"/>
                  <w:color w:val="000000"/>
                  <w:sz w:val="18"/>
                  <w:szCs w:val="18"/>
                </w:rPr>
                <w:delText xml:space="preserve"> </w:delText>
              </w:r>
            </w:del>
            <w:del w:id="61" w:author="HUMAS MARKETING" w:date="2024-07-05T15:52:00Z" w16du:dateUtc="2024-07-05T08:52:00Z">
              <w:r w:rsidR="00E71AC3" w:rsidRPr="004B7D8E" w:rsidDel="004B7D8E">
                <w:rPr>
                  <w:rFonts w:ascii="Arial" w:eastAsia="Times New Roman" w:hAnsi="Arial" w:cs="Arial"/>
                  <w:color w:val="000000"/>
                  <w:sz w:val="18"/>
                  <w:szCs w:val="18"/>
                </w:rPr>
                <w:delText>Klinik Purwosari,</w:delText>
              </w:r>
            </w:del>
            <w:r w:rsidR="00E71AC3" w:rsidRPr="004B7D8E">
              <w:rPr>
                <w:rFonts w:ascii="Arial" w:eastAsia="Times New Roman" w:hAnsi="Arial" w:cs="Arial"/>
                <w:color w:val="000000"/>
                <w:sz w:val="18"/>
                <w:szCs w:val="18"/>
              </w:rPr>
              <w:t xml:space="preserve"> Rumah Sakit </w:t>
            </w:r>
            <w:proofErr w:type="spellStart"/>
            <w:r w:rsidR="00E71AC3" w:rsidRPr="004B7D8E">
              <w:rPr>
                <w:rFonts w:ascii="Arial" w:eastAsia="Times New Roman" w:hAnsi="Arial" w:cs="Arial"/>
                <w:color w:val="000000"/>
                <w:sz w:val="18"/>
                <w:szCs w:val="18"/>
              </w:rPr>
              <w:t>Sahabat</w:t>
            </w:r>
            <w:proofErr w:type="spellEnd"/>
            <w:r w:rsidR="00E71AC3" w:rsidRPr="004B7D8E">
              <w:rPr>
                <w:rFonts w:ascii="Arial" w:eastAsia="Times New Roman" w:hAnsi="Arial" w:cs="Arial"/>
                <w:color w:val="000000"/>
                <w:sz w:val="18"/>
                <w:szCs w:val="18"/>
              </w:rPr>
              <w:t xml:space="preserve"> </w:t>
            </w:r>
            <w:del w:id="62" w:author="HUMAS MARKETING" w:date="2024-07-05T15:52:00Z" w16du:dateUtc="2024-07-05T08:52:00Z">
              <w:r w:rsidR="00E71AC3" w:rsidRPr="004B7D8E" w:rsidDel="004B7D8E">
                <w:rPr>
                  <w:rFonts w:ascii="Arial" w:eastAsia="Times New Roman" w:hAnsi="Arial" w:cs="Arial"/>
                  <w:color w:val="000000"/>
                  <w:sz w:val="18"/>
                  <w:szCs w:val="18"/>
                </w:rPr>
                <w:delText xml:space="preserve">dan Rumah Sakit Lawang Medika </w:delText>
              </w:r>
            </w:del>
            <w:proofErr w:type="spellStart"/>
            <w:r w:rsidR="00D40291" w:rsidRPr="004B7D8E">
              <w:rPr>
                <w:rFonts w:ascii="Arial" w:eastAsia="Times New Roman" w:hAnsi="Arial" w:cs="Arial"/>
                <w:color w:val="000000"/>
                <w:sz w:val="18"/>
                <w:szCs w:val="18"/>
              </w:rPr>
              <w:t>dengan</w:t>
            </w:r>
            <w:proofErr w:type="spellEnd"/>
            <w:r w:rsidR="00D40291" w:rsidRPr="004B7D8E">
              <w:rPr>
                <w:rFonts w:ascii="Arial" w:eastAsia="Times New Roman" w:hAnsi="Arial" w:cs="Arial"/>
                <w:color w:val="000000"/>
                <w:sz w:val="18"/>
                <w:szCs w:val="18"/>
              </w:rPr>
              <w:t xml:space="preserve"> </w:t>
            </w:r>
            <w:proofErr w:type="spellStart"/>
            <w:r w:rsidR="00D40291" w:rsidRPr="004B7D8E">
              <w:rPr>
                <w:rFonts w:ascii="Arial" w:eastAsia="Times New Roman" w:hAnsi="Arial" w:cs="Arial"/>
                <w:color w:val="000000"/>
                <w:sz w:val="18"/>
                <w:szCs w:val="18"/>
              </w:rPr>
              <w:t>melihat</w:t>
            </w:r>
            <w:proofErr w:type="spellEnd"/>
            <w:r w:rsidR="00D40291" w:rsidRPr="004B7D8E">
              <w:rPr>
                <w:rFonts w:ascii="Arial" w:eastAsia="Times New Roman" w:hAnsi="Arial" w:cs="Arial"/>
                <w:color w:val="000000"/>
                <w:sz w:val="18"/>
                <w:szCs w:val="18"/>
              </w:rPr>
              <w:t xml:space="preserve"> </w:t>
            </w:r>
            <w:proofErr w:type="spellStart"/>
            <w:r w:rsidR="00D40291" w:rsidRPr="004B7D8E">
              <w:rPr>
                <w:rFonts w:ascii="Arial" w:eastAsia="Times New Roman" w:hAnsi="Arial" w:cs="Arial"/>
                <w:color w:val="000000"/>
                <w:sz w:val="18"/>
                <w:szCs w:val="18"/>
              </w:rPr>
              <w:t>kondisi</w:t>
            </w:r>
            <w:proofErr w:type="spellEnd"/>
            <w:r w:rsidR="00D40291" w:rsidRPr="004B7D8E">
              <w:rPr>
                <w:rFonts w:ascii="Arial" w:eastAsia="Times New Roman" w:hAnsi="Arial" w:cs="Arial"/>
                <w:color w:val="000000"/>
                <w:sz w:val="18"/>
                <w:szCs w:val="18"/>
              </w:rPr>
              <w:t xml:space="preserve"> dan </w:t>
            </w:r>
            <w:proofErr w:type="spellStart"/>
            <w:r w:rsidR="00D40291" w:rsidRPr="004B7D8E">
              <w:rPr>
                <w:rFonts w:ascii="Arial" w:eastAsia="Times New Roman" w:hAnsi="Arial" w:cs="Arial"/>
                <w:color w:val="000000"/>
                <w:sz w:val="18"/>
                <w:szCs w:val="18"/>
              </w:rPr>
              <w:t>keadaan</w:t>
            </w:r>
            <w:proofErr w:type="spellEnd"/>
            <w:r w:rsidR="00D40291" w:rsidRPr="004B7D8E">
              <w:rPr>
                <w:rFonts w:ascii="Arial" w:eastAsia="Times New Roman" w:hAnsi="Arial" w:cs="Arial"/>
                <w:color w:val="000000"/>
                <w:sz w:val="18"/>
                <w:szCs w:val="18"/>
              </w:rPr>
              <w:t xml:space="preserve"> </w:t>
            </w:r>
            <w:proofErr w:type="spellStart"/>
            <w:r w:rsidR="00D40291" w:rsidRPr="004B7D8E">
              <w:rPr>
                <w:rFonts w:ascii="Arial" w:eastAsia="Times New Roman" w:hAnsi="Arial" w:cs="Arial"/>
                <w:color w:val="000000"/>
                <w:sz w:val="18"/>
                <w:szCs w:val="18"/>
              </w:rPr>
              <w:t>pasien</w:t>
            </w:r>
            <w:proofErr w:type="spellEnd"/>
            <w:r w:rsidR="00D40291" w:rsidRPr="004B7D8E">
              <w:rPr>
                <w:rFonts w:ascii="Arial" w:eastAsia="Times New Roman" w:hAnsi="Arial" w:cs="Arial"/>
                <w:color w:val="000000"/>
                <w:sz w:val="18"/>
                <w:szCs w:val="18"/>
              </w:rPr>
              <w:t>;</w:t>
            </w:r>
            <w:r w:rsidR="00D40291" w:rsidRPr="00D32437">
              <w:rPr>
                <w:rFonts w:ascii="Arial" w:eastAsia="Times New Roman" w:hAnsi="Arial" w:cs="Arial"/>
                <w:color w:val="000000"/>
                <w:sz w:val="18"/>
                <w:szCs w:val="18"/>
              </w:rPr>
              <w:t xml:space="preserve"> </w:t>
            </w:r>
          </w:p>
        </w:tc>
        <w:tc>
          <w:tcPr>
            <w:tcW w:w="0" w:type="auto"/>
            <w:shd w:val="clear" w:color="auto" w:fill="auto"/>
            <w:hideMark/>
          </w:tcPr>
          <w:p w14:paraId="63E61E7C" w14:textId="2F29B718" w:rsidR="00D40291" w:rsidRPr="00D32437" w:rsidRDefault="00E07B6C"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rPr>
            </w:pPr>
            <w:r>
              <w:rPr>
                <w:rFonts w:ascii="Arial" w:eastAsia="Times New Roman" w:hAnsi="Arial" w:cs="Arial"/>
                <w:color w:val="000000"/>
                <w:sz w:val="18"/>
                <w:szCs w:val="18"/>
              </w:rPr>
              <w:t>Provide</w:t>
            </w:r>
            <w:r w:rsidR="00E534EA" w:rsidRPr="00D32437">
              <w:rPr>
                <w:rFonts w:ascii="Arial" w:eastAsia="Times New Roman" w:hAnsi="Arial" w:cs="Arial"/>
                <w:color w:val="000000"/>
                <w:sz w:val="18"/>
                <w:szCs w:val="18"/>
                <w:lang w:val="id-ID"/>
              </w:rPr>
              <w:t xml:space="preserve"> </w:t>
            </w:r>
            <w:r w:rsidR="00ED3BCF">
              <w:rPr>
                <w:rFonts w:ascii="Arial" w:eastAsia="Times New Roman" w:hAnsi="Arial" w:cs="Arial"/>
                <w:color w:val="000000"/>
                <w:sz w:val="18"/>
                <w:szCs w:val="18"/>
              </w:rPr>
              <w:t>examination</w:t>
            </w:r>
            <w:r w:rsidR="00E534EA" w:rsidRPr="00D32437">
              <w:rPr>
                <w:rFonts w:ascii="Arial" w:eastAsia="Times New Roman" w:hAnsi="Arial" w:cs="Arial"/>
                <w:color w:val="000000"/>
                <w:sz w:val="18"/>
                <w:szCs w:val="18"/>
                <w:lang w:val="id-ID"/>
              </w:rPr>
              <w:t xml:space="preserve"> and </w:t>
            </w:r>
            <w:r w:rsidR="000B72CD">
              <w:rPr>
                <w:rFonts w:ascii="Arial" w:eastAsia="Times New Roman" w:hAnsi="Arial" w:cs="Arial"/>
                <w:color w:val="000000"/>
                <w:sz w:val="18"/>
                <w:szCs w:val="18"/>
              </w:rPr>
              <w:t>H</w:t>
            </w:r>
            <w:r w:rsidR="00E534EA" w:rsidRPr="00D32437">
              <w:rPr>
                <w:rFonts w:ascii="Arial" w:eastAsia="Times New Roman" w:hAnsi="Arial" w:cs="Arial"/>
                <w:color w:val="000000"/>
                <w:sz w:val="18"/>
                <w:szCs w:val="18"/>
                <w:lang w:val="id-ID"/>
              </w:rPr>
              <w:t xml:space="preserve">ealth </w:t>
            </w:r>
            <w:r w:rsidR="000B72CD">
              <w:rPr>
                <w:rFonts w:ascii="Arial" w:eastAsia="Times New Roman" w:hAnsi="Arial" w:cs="Arial"/>
                <w:color w:val="000000"/>
                <w:sz w:val="18"/>
                <w:szCs w:val="18"/>
              </w:rPr>
              <w:t>S</w:t>
            </w:r>
            <w:r w:rsidR="00E534EA"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w:t>
            </w:r>
            <w:r w:rsidR="00D83C8D">
              <w:rPr>
                <w:rFonts w:ascii="Arial" w:eastAsia="Times New Roman" w:hAnsi="Arial" w:cs="Arial"/>
                <w:color w:val="000000"/>
                <w:sz w:val="18"/>
                <w:szCs w:val="18"/>
              </w:rPr>
              <w:t xml:space="preserve"> as</w:t>
            </w:r>
            <w:r w:rsidR="00E534EA" w:rsidRPr="00D32437">
              <w:rPr>
                <w:rFonts w:ascii="Arial" w:eastAsia="Times New Roman" w:hAnsi="Arial" w:cs="Arial"/>
                <w:color w:val="000000"/>
                <w:sz w:val="18"/>
                <w:szCs w:val="18"/>
                <w:lang w:val="id-ID"/>
              </w:rPr>
              <w:t xml:space="preserve"> first aid in accordance with the provision of </w:t>
            </w:r>
            <w:r w:rsidR="004F5A78">
              <w:rPr>
                <w:rFonts w:ascii="Arial" w:eastAsia="Times New Roman" w:hAnsi="Arial" w:cs="Arial"/>
                <w:color w:val="000000"/>
                <w:sz w:val="18"/>
                <w:szCs w:val="18"/>
              </w:rPr>
              <w:t xml:space="preserve">all the applicable </w:t>
            </w:r>
            <w:r w:rsidR="00E534EA" w:rsidRPr="00D32437">
              <w:rPr>
                <w:rFonts w:ascii="Arial" w:eastAsia="Times New Roman" w:hAnsi="Arial" w:cs="Arial"/>
                <w:color w:val="000000"/>
                <w:sz w:val="18"/>
                <w:szCs w:val="18"/>
                <w:lang w:val="id-ID"/>
              </w:rPr>
              <w:t xml:space="preserve">standards established and </w:t>
            </w:r>
            <w:r w:rsidR="009357F9">
              <w:rPr>
                <w:rFonts w:ascii="Arial" w:eastAsia="Times New Roman" w:hAnsi="Arial" w:cs="Arial"/>
                <w:color w:val="000000"/>
                <w:sz w:val="18"/>
                <w:szCs w:val="18"/>
              </w:rPr>
              <w:t>make</w:t>
            </w:r>
            <w:r w:rsidR="00E534EA" w:rsidRPr="00D32437">
              <w:rPr>
                <w:rFonts w:ascii="Arial" w:eastAsia="Times New Roman" w:hAnsi="Arial" w:cs="Arial"/>
                <w:color w:val="000000"/>
                <w:sz w:val="18"/>
                <w:szCs w:val="18"/>
                <w:lang w:val="id-ID"/>
              </w:rPr>
              <w:t xml:space="preserve"> first referral to the hospital / clinic closest to the location of the </w:t>
            </w:r>
            <w:r w:rsidR="008F56EE" w:rsidRPr="00D32437">
              <w:rPr>
                <w:rFonts w:ascii="Arial" w:eastAsia="Times New Roman" w:hAnsi="Arial" w:cs="Arial"/>
                <w:b/>
                <w:bCs/>
                <w:color w:val="000000"/>
                <w:sz w:val="18"/>
                <w:szCs w:val="18"/>
                <w:lang w:val="id-ID"/>
              </w:rPr>
              <w:t>FIRST PARTY</w:t>
            </w:r>
            <w:r w:rsidR="009357F9">
              <w:rPr>
                <w:rFonts w:ascii="Arial" w:eastAsia="Times New Roman" w:hAnsi="Arial" w:cs="Arial"/>
                <w:b/>
                <w:bCs/>
                <w:color w:val="000000"/>
                <w:sz w:val="18"/>
                <w:szCs w:val="18"/>
              </w:rPr>
              <w:t>,</w:t>
            </w:r>
            <w:r w:rsidR="00F113C5" w:rsidRPr="00D32437">
              <w:rPr>
                <w:rFonts w:ascii="Arial" w:eastAsia="Times New Roman" w:hAnsi="Arial" w:cs="Arial"/>
                <w:color w:val="000000"/>
                <w:sz w:val="18"/>
                <w:szCs w:val="18"/>
                <w:lang w:val="id-ID"/>
              </w:rPr>
              <w:t xml:space="preserve"> </w:t>
            </w:r>
            <w:ins w:id="63" w:author="HUMAS MARKETING" w:date="2024-06-24T13:17:00Z" w16du:dateUtc="2024-06-24T06:17:00Z">
              <w:r w:rsidR="006E14D9">
                <w:rPr>
                  <w:rFonts w:ascii="Arial" w:eastAsia="Times New Roman" w:hAnsi="Arial" w:cs="Arial"/>
                  <w:color w:val="000000"/>
                  <w:sz w:val="18"/>
                  <w:szCs w:val="18"/>
                  <w:lang w:val="id-ID"/>
                </w:rPr>
                <w:t xml:space="preserve">Prima Husada sukorejo Hospital, </w:t>
              </w:r>
            </w:ins>
            <w:r w:rsidR="00BC7702" w:rsidRPr="006E14D9">
              <w:rPr>
                <w:rFonts w:ascii="Arial" w:eastAsia="Times New Roman" w:hAnsi="Arial" w:cs="Arial"/>
                <w:color w:val="000000"/>
                <w:sz w:val="18"/>
                <w:szCs w:val="18"/>
                <w:lang w:val="id-ID"/>
              </w:rPr>
              <w:t>namely</w:t>
            </w:r>
            <w:r w:rsidR="00F113C5" w:rsidRPr="006E14D9">
              <w:rPr>
                <w:rFonts w:ascii="Arial" w:eastAsia="Times New Roman" w:hAnsi="Arial" w:cs="Arial"/>
                <w:color w:val="000000"/>
                <w:sz w:val="18"/>
                <w:szCs w:val="18"/>
              </w:rPr>
              <w:t xml:space="preserve"> </w:t>
            </w:r>
            <w:proofErr w:type="spellStart"/>
            <w:r w:rsidR="00F113C5" w:rsidRPr="006E14D9">
              <w:rPr>
                <w:rFonts w:ascii="Arial" w:eastAsia="Times New Roman" w:hAnsi="Arial" w:cs="Arial"/>
                <w:color w:val="000000"/>
                <w:sz w:val="18"/>
                <w:szCs w:val="18"/>
              </w:rPr>
              <w:t>Purwosari</w:t>
            </w:r>
            <w:proofErr w:type="spellEnd"/>
            <w:r w:rsidR="00F113C5" w:rsidRPr="006E14D9">
              <w:rPr>
                <w:rFonts w:ascii="Arial" w:eastAsia="Times New Roman" w:hAnsi="Arial" w:cs="Arial"/>
                <w:color w:val="000000"/>
                <w:sz w:val="18"/>
                <w:szCs w:val="18"/>
              </w:rPr>
              <w:t xml:space="preserve"> Clini</w:t>
            </w:r>
            <w:r w:rsidR="00E71AC3" w:rsidRPr="006E14D9">
              <w:rPr>
                <w:rFonts w:ascii="Arial" w:eastAsia="Times New Roman" w:hAnsi="Arial" w:cs="Arial"/>
                <w:color w:val="000000"/>
                <w:sz w:val="18"/>
                <w:szCs w:val="18"/>
              </w:rPr>
              <w:t>c</w:t>
            </w:r>
            <w:r w:rsidR="00F113C5" w:rsidRPr="006E14D9">
              <w:rPr>
                <w:rFonts w:ascii="Arial" w:eastAsia="Times New Roman" w:hAnsi="Arial" w:cs="Arial"/>
                <w:color w:val="000000"/>
                <w:sz w:val="18"/>
                <w:szCs w:val="18"/>
              </w:rPr>
              <w:t xml:space="preserve">s, </w:t>
            </w:r>
            <w:proofErr w:type="spellStart"/>
            <w:r w:rsidR="00F113C5" w:rsidRPr="006E14D9">
              <w:rPr>
                <w:rFonts w:ascii="Arial" w:eastAsia="Times New Roman" w:hAnsi="Arial" w:cs="Arial"/>
                <w:color w:val="000000"/>
                <w:sz w:val="18"/>
                <w:szCs w:val="18"/>
              </w:rPr>
              <w:t>Sahabat</w:t>
            </w:r>
            <w:proofErr w:type="spellEnd"/>
            <w:r w:rsidR="00F113C5" w:rsidRPr="006E14D9">
              <w:rPr>
                <w:rFonts w:ascii="Arial" w:eastAsia="Times New Roman" w:hAnsi="Arial" w:cs="Arial"/>
                <w:color w:val="000000"/>
                <w:sz w:val="18"/>
                <w:szCs w:val="18"/>
              </w:rPr>
              <w:t xml:space="preserve"> Hospital and </w:t>
            </w:r>
            <w:proofErr w:type="spellStart"/>
            <w:r w:rsidR="00F113C5" w:rsidRPr="006E14D9">
              <w:rPr>
                <w:rFonts w:ascii="Arial" w:eastAsia="Times New Roman" w:hAnsi="Arial" w:cs="Arial"/>
                <w:color w:val="000000"/>
                <w:sz w:val="18"/>
                <w:szCs w:val="18"/>
              </w:rPr>
              <w:t>Lawang</w:t>
            </w:r>
            <w:proofErr w:type="spellEnd"/>
            <w:r w:rsidR="00F113C5" w:rsidRPr="006E14D9">
              <w:rPr>
                <w:rFonts w:ascii="Arial" w:eastAsia="Times New Roman" w:hAnsi="Arial" w:cs="Arial"/>
                <w:color w:val="000000"/>
                <w:sz w:val="18"/>
                <w:szCs w:val="18"/>
              </w:rPr>
              <w:t xml:space="preserve"> Medika Hospital</w:t>
            </w:r>
            <w:r w:rsidR="00F113C5" w:rsidRPr="006E14D9">
              <w:rPr>
                <w:rFonts w:ascii="Arial" w:eastAsia="Times New Roman" w:hAnsi="Arial" w:cs="Arial"/>
                <w:color w:val="000000"/>
                <w:sz w:val="18"/>
                <w:szCs w:val="18"/>
                <w:lang w:val="id-ID"/>
              </w:rPr>
              <w:t xml:space="preserve"> </w:t>
            </w:r>
            <w:r w:rsidR="002A0B12" w:rsidRPr="006E14D9">
              <w:rPr>
                <w:rFonts w:ascii="Arial" w:eastAsia="Times New Roman" w:hAnsi="Arial" w:cs="Arial"/>
                <w:color w:val="000000"/>
                <w:sz w:val="18"/>
                <w:szCs w:val="18"/>
              </w:rPr>
              <w:t>based on</w:t>
            </w:r>
            <w:r w:rsidR="00E534EA" w:rsidRPr="006E14D9">
              <w:rPr>
                <w:rFonts w:ascii="Arial" w:eastAsia="Times New Roman" w:hAnsi="Arial" w:cs="Arial"/>
                <w:color w:val="000000"/>
                <w:sz w:val="18"/>
                <w:szCs w:val="18"/>
                <w:lang w:val="id-ID"/>
              </w:rPr>
              <w:t xml:space="preserve"> the condition and state of </w:t>
            </w:r>
            <w:proofErr w:type="gramStart"/>
            <w:r w:rsidR="002A0B12" w:rsidRPr="006E14D9">
              <w:rPr>
                <w:rFonts w:ascii="Arial" w:eastAsia="Times New Roman" w:hAnsi="Arial" w:cs="Arial"/>
                <w:color w:val="000000"/>
                <w:sz w:val="18"/>
                <w:szCs w:val="18"/>
              </w:rPr>
              <w:t>P</w:t>
            </w:r>
            <w:r w:rsidR="00E534EA" w:rsidRPr="006E14D9">
              <w:rPr>
                <w:rFonts w:ascii="Arial" w:eastAsia="Times New Roman" w:hAnsi="Arial" w:cs="Arial"/>
                <w:color w:val="000000"/>
                <w:sz w:val="18"/>
                <w:szCs w:val="18"/>
                <w:lang w:val="id-ID"/>
              </w:rPr>
              <w:t>atients</w:t>
            </w:r>
            <w:proofErr w:type="gramEnd"/>
            <w:r w:rsidR="00D40291" w:rsidRPr="006E14D9">
              <w:rPr>
                <w:rFonts w:ascii="Arial" w:eastAsia="Times New Roman" w:hAnsi="Arial" w:cs="Arial"/>
                <w:color w:val="000000"/>
                <w:sz w:val="18"/>
                <w:szCs w:val="18"/>
                <w:lang w:val="id-ID"/>
              </w:rPr>
              <w:t>;</w:t>
            </w:r>
          </w:p>
        </w:tc>
      </w:tr>
      <w:tr w:rsidR="00D40291" w:rsidRPr="00D32437" w14:paraId="3EC83CBE" w14:textId="77777777" w:rsidTr="00D43CCE">
        <w:trPr>
          <w:trHeight w:val="20"/>
        </w:trPr>
        <w:tc>
          <w:tcPr>
            <w:tcW w:w="4962" w:type="dxa"/>
            <w:shd w:val="clear" w:color="auto" w:fill="auto"/>
          </w:tcPr>
          <w:p w14:paraId="29F725F0" w14:textId="6D465DFB"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Manakala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E31D9E" w:rsidRPr="00D32437">
              <w:rPr>
                <w:rFonts w:ascii="Arial" w:eastAsia="Times New Roman" w:hAnsi="Arial" w:cs="Arial"/>
                <w:color w:val="000000"/>
                <w:sz w:val="18"/>
                <w:szCs w:val="18"/>
              </w:rPr>
              <w:t xml:space="preserve"> yang </w:t>
            </w:r>
            <w:proofErr w:type="spellStart"/>
            <w:r w:rsidR="00E31D9E" w:rsidRPr="00D32437">
              <w:rPr>
                <w:rFonts w:ascii="Arial" w:eastAsia="Times New Roman" w:hAnsi="Arial" w:cs="Arial"/>
                <w:color w:val="000000"/>
                <w:sz w:val="18"/>
                <w:szCs w:val="18"/>
              </w:rPr>
              <w:t>telah</w:t>
            </w:r>
            <w:proofErr w:type="spellEnd"/>
            <w:r w:rsidR="00E31D9E"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dirujuk</w:t>
            </w:r>
            <w:proofErr w:type="spellEnd"/>
            <w:r w:rsidR="00E31D9E"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rs</w:t>
            </w:r>
            <w:proofErr w:type="spellEnd"/>
            <w:r w:rsidRPr="00D32437">
              <w:rPr>
                <w:rFonts w:ascii="Arial" w:eastAsia="Times New Roman" w:hAnsi="Arial" w:cs="Arial"/>
                <w:color w:val="000000"/>
                <w:sz w:val="18"/>
                <w:szCs w:val="18"/>
              </w:rPr>
              <w:t xml:space="preserve"> </w:t>
            </w:r>
            <w:proofErr w:type="spellStart"/>
            <w:r w:rsidR="00181832" w:rsidRPr="00D32437">
              <w:rPr>
                <w:rFonts w:ascii="Arial" w:eastAsia="Times New Roman" w:hAnsi="Arial" w:cs="Arial"/>
                <w:sz w:val="18"/>
                <w:szCs w:val="18"/>
              </w:rPr>
              <w:t>terdekat</w:t>
            </w:r>
            <w:proofErr w:type="spellEnd"/>
            <w:r w:rsidR="00181832" w:rsidRPr="00D32437">
              <w:rPr>
                <w:rFonts w:ascii="Arial" w:eastAsia="Times New Roman" w:hAnsi="Arial" w:cs="Arial"/>
                <w:color w:val="7030A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b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lang w:val="id-ID"/>
              </w:rPr>
              <w:t>t</w:t>
            </w:r>
            <w:proofErr w:type="spellStart"/>
            <w:r w:rsidRPr="00D32437">
              <w:rPr>
                <w:rFonts w:ascii="Arial" w:eastAsia="Times New Roman" w:hAnsi="Arial" w:cs="Arial"/>
                <w:color w:val="000000"/>
                <w:sz w:val="18"/>
                <w:szCs w:val="18"/>
              </w:rPr>
              <w:t>indakan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menerima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rujukan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hAnsi="Arial" w:cs="Arial"/>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melepaskan</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membebaskan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tcPr>
          <w:p w14:paraId="09773F68" w14:textId="310EA70F" w:rsidR="00D40291" w:rsidRPr="00D32437" w:rsidRDefault="00E534EA"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whe</w:t>
            </w:r>
            <w:r w:rsidR="007C2B45">
              <w:rPr>
                <w:rFonts w:ascii="Arial" w:eastAsia="Times New Roman" w:hAnsi="Arial" w:cs="Arial"/>
                <w:color w:val="000000"/>
                <w:sz w:val="18"/>
                <w:szCs w:val="18"/>
              </w:rPr>
              <w:t>n</w:t>
            </w:r>
            <w:r w:rsidRPr="00D32437">
              <w:rPr>
                <w:rFonts w:ascii="Arial" w:eastAsia="Times New Roman" w:hAnsi="Arial" w:cs="Arial"/>
                <w:color w:val="000000"/>
                <w:sz w:val="18"/>
                <w:szCs w:val="18"/>
              </w:rPr>
              <w:t xml:space="preserve"> the </w:t>
            </w:r>
            <w:r w:rsidR="00FE052F">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FIRST</w:t>
            </w:r>
            <w:r w:rsidR="007D7E8D" w:rsidRPr="00D32437">
              <w:rPr>
                <w:rFonts w:ascii="Arial" w:eastAsia="Times New Roman" w:hAnsi="Arial" w:cs="Arial"/>
                <w:b/>
                <w:bCs/>
                <w:color w:val="000000"/>
                <w:sz w:val="18"/>
                <w:szCs w:val="18"/>
                <w:lang w:val="id-ID"/>
              </w:rPr>
              <w:t xml:space="preserve"> PARTY</w:t>
            </w:r>
            <w:r w:rsidR="007D7E8D"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has been referred to the clinic /</w:t>
            </w:r>
            <w:r w:rsidR="00FE052F">
              <w:rPr>
                <w:rFonts w:ascii="Arial" w:eastAsia="Times New Roman" w:hAnsi="Arial" w:cs="Arial"/>
                <w:color w:val="000000"/>
                <w:sz w:val="18"/>
                <w:szCs w:val="18"/>
              </w:rPr>
              <w:t>ho</w:t>
            </w:r>
            <w:r w:rsidR="007C2B45">
              <w:rPr>
                <w:rFonts w:ascii="Arial" w:eastAsia="Times New Roman" w:hAnsi="Arial" w:cs="Arial"/>
                <w:color w:val="000000"/>
                <w:sz w:val="18"/>
                <w:szCs w:val="18"/>
              </w:rPr>
              <w:t>s</w:t>
            </w:r>
            <w:r w:rsidR="00FE052F">
              <w:rPr>
                <w:rFonts w:ascii="Arial" w:eastAsia="Times New Roman" w:hAnsi="Arial" w:cs="Arial"/>
                <w:color w:val="000000"/>
                <w:sz w:val="18"/>
                <w:szCs w:val="18"/>
              </w:rPr>
              <w:t>pital</w:t>
            </w:r>
            <w:r w:rsidRPr="00D32437">
              <w:rPr>
                <w:rFonts w:ascii="Arial" w:eastAsia="Times New Roman" w:hAnsi="Arial" w:cs="Arial"/>
                <w:color w:val="000000"/>
                <w:sz w:val="18"/>
                <w:szCs w:val="18"/>
              </w:rPr>
              <w:t xml:space="preserve"> as paragraph b above</w:t>
            </w:r>
            <w:r w:rsidR="00FE23F6">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then further examination and </w:t>
            </w:r>
            <w:r w:rsidR="00FE23F6">
              <w:rPr>
                <w:rFonts w:ascii="Arial" w:eastAsia="Times New Roman" w:hAnsi="Arial" w:cs="Arial"/>
                <w:color w:val="000000"/>
                <w:sz w:val="18"/>
                <w:szCs w:val="18"/>
              </w:rPr>
              <w:t xml:space="preserve">medical </w:t>
            </w:r>
            <w:r w:rsidRPr="00D32437">
              <w:rPr>
                <w:rFonts w:ascii="Arial" w:eastAsia="Times New Roman" w:hAnsi="Arial" w:cs="Arial"/>
                <w:color w:val="000000"/>
                <w:sz w:val="18"/>
                <w:szCs w:val="18"/>
              </w:rPr>
              <w:t>actions to be carried out next will be entirely the responsibility of the hospital</w:t>
            </w:r>
            <w:r w:rsidR="00FE23F6">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that received the referral</w:t>
            </w:r>
            <w:r w:rsidR="00BB45C1">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and release/release the responsibility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SECOND</w:t>
            </w:r>
            <w:r w:rsidR="007D7E8D" w:rsidRPr="00D32437">
              <w:rPr>
                <w:rFonts w:ascii="Arial" w:eastAsia="Times New Roman" w:hAnsi="Arial" w:cs="Arial"/>
                <w:b/>
                <w:bCs/>
                <w:color w:val="000000"/>
                <w:sz w:val="18"/>
                <w:szCs w:val="18"/>
                <w:lang w:val="id-ID"/>
              </w:rPr>
              <w:t xml:space="preserve"> PARTY</w:t>
            </w:r>
            <w:r w:rsidR="00F654EC" w:rsidRPr="00D32437">
              <w:rPr>
                <w:rFonts w:ascii="Arial" w:eastAsia="Times New Roman" w:hAnsi="Arial" w:cs="Arial"/>
                <w:b/>
                <w:bCs/>
                <w:color w:val="000000"/>
                <w:sz w:val="18"/>
                <w:szCs w:val="18"/>
              </w:rPr>
              <w:t>;</w:t>
            </w:r>
          </w:p>
        </w:tc>
      </w:tr>
      <w:tr w:rsidR="00D40291" w:rsidRPr="00D32437" w14:paraId="3C6FF8E2" w14:textId="77777777" w:rsidTr="00D43CCE">
        <w:trPr>
          <w:trHeight w:val="20"/>
        </w:trPr>
        <w:tc>
          <w:tcPr>
            <w:tcW w:w="4962" w:type="dxa"/>
            <w:shd w:val="clear" w:color="auto" w:fill="auto"/>
            <w:hideMark/>
          </w:tcPr>
          <w:p w14:paraId="37DD733C" w14:textId="1DAF95D0" w:rsidR="00D40291" w:rsidRPr="00F85FEE" w:rsidRDefault="00D40291" w:rsidP="00D40291">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bantuan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pertolongan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007166E2" w:rsidRPr="00F85FEE">
              <w:rPr>
                <w:rFonts w:ascii="Arial" w:eastAsia="Times New Roman" w:hAnsi="Arial" w:cs="Arial"/>
                <w:sz w:val="18"/>
                <w:szCs w:val="18"/>
              </w:rPr>
              <w:t>proyek</w:t>
            </w:r>
            <w:proofErr w:type="spellEnd"/>
            <w:r w:rsidR="007166E2"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mengalami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kecelakaan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diarea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w:t>
            </w:r>
          </w:p>
          <w:p w14:paraId="1717C038" w14:textId="77777777" w:rsidR="00F85FEE" w:rsidRDefault="006B1B46"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Menyediakan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nomor</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kontak</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bisa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dihubungi</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Pihak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layanan</w:t>
            </w:r>
            <w:proofErr w:type="spellEnd"/>
            <w:r w:rsidRPr="00F85FEE">
              <w:rPr>
                <w:rFonts w:ascii="Arial" w:eastAsia="Times New Roman" w:hAnsi="Arial" w:cs="Arial"/>
                <w:sz w:val="18"/>
                <w:szCs w:val="18"/>
              </w:rPr>
              <w:t xml:space="preserve"> Kesehatan </w:t>
            </w:r>
            <w:proofErr w:type="spellStart"/>
            <w:r w:rsidRPr="00F85FEE">
              <w:rPr>
                <w:rFonts w:ascii="Arial" w:eastAsia="Times New Roman" w:hAnsi="Arial" w:cs="Arial"/>
                <w:sz w:val="18"/>
                <w:szCs w:val="18"/>
              </w:rPr>
              <w:t>baik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itu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berupa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konsultasi</w:t>
            </w:r>
            <w:proofErr w:type="spellEnd"/>
            <w:r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informasi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penyediaan</w:t>
            </w:r>
            <w:proofErr w:type="spellEnd"/>
            <w:r w:rsidRPr="00F85FEE">
              <w:rPr>
                <w:rFonts w:ascii="Arial" w:eastAsia="Times New Roman" w:hAnsi="Arial" w:cs="Arial"/>
                <w:sz w:val="18"/>
                <w:szCs w:val="18"/>
              </w:rPr>
              <w:t xml:space="preserve"> ambulance pada </w:t>
            </w:r>
            <w:proofErr w:type="spellStart"/>
            <w:r w:rsidRPr="00F85FEE">
              <w:rPr>
                <w:rFonts w:ascii="Arial" w:eastAsia="Times New Roman" w:hAnsi="Arial" w:cs="Arial"/>
                <w:sz w:val="18"/>
                <w:szCs w:val="18"/>
              </w:rPr>
              <w:t>kondisi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gawat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darurat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maupu</w:t>
            </w:r>
            <w:r w:rsidR="00374A8B" w:rsidRPr="00F85FEE">
              <w:rPr>
                <w:rFonts w:ascii="Arial" w:eastAsia="Times New Roman" w:hAnsi="Arial" w:cs="Arial"/>
                <w:sz w:val="18"/>
                <w:szCs w:val="18"/>
              </w:rPr>
              <w:t>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kegiatan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pertolongan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pertama</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lainnya</w:t>
            </w:r>
            <w:proofErr w:type="spellEnd"/>
            <w:r w:rsidR="00374A8B" w:rsidRPr="00F85FEE">
              <w:rPr>
                <w:rFonts w:ascii="Arial" w:eastAsia="Times New Roman" w:hAnsi="Arial" w:cs="Arial"/>
                <w:sz w:val="18"/>
                <w:szCs w:val="18"/>
              </w:rPr>
              <w:t xml:space="preserve">. </w:t>
            </w:r>
          </w:p>
          <w:p w14:paraId="7BC0E9B1"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mematuhi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standar</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saat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berada</w:t>
            </w:r>
            <w:proofErr w:type="spellEnd"/>
            <w:r w:rsidRPr="00F85FEE">
              <w:rPr>
                <w:rFonts w:ascii="Arial" w:eastAsia="Times New Roman" w:hAnsi="Arial" w:cs="Arial"/>
                <w:sz w:val="18"/>
                <w:szCs w:val="18"/>
              </w:rPr>
              <w:t xml:space="preserve"> di </w:t>
            </w:r>
            <w:proofErr w:type="spellStart"/>
            <w:r w:rsidRPr="00F85FEE">
              <w:rPr>
                <w:rFonts w:ascii="Arial" w:eastAsia="Times New Roman" w:hAnsi="Arial" w:cs="Arial"/>
                <w:sz w:val="18"/>
                <w:szCs w:val="18"/>
              </w:rPr>
              <w:t>lokasi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415986B2"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peralatan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kesehatan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farmasi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masih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kadaluwarsa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Apabila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ada</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berlakunya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habis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maka</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w:t>
            </w:r>
          </w:p>
          <w:p w14:paraId="3A5F386C"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setuju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membela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membebaskan</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segala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namun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tidak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terbatas</w:t>
            </w:r>
            <w:proofErr w:type="spellEnd"/>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pelanggaran</w:t>
            </w:r>
            <w:proofErr w:type="spellEnd"/>
            <w:r w:rsidRPr="00F85FEE">
              <w:rPr>
                <w:rFonts w:ascii="Arial" w:eastAsia="Times New Roman" w:hAnsi="Arial" w:cs="Arial"/>
                <w:sz w:val="18"/>
                <w:szCs w:val="18"/>
              </w:rPr>
              <w:t xml:space="preserve"> paten dan </w:t>
            </w:r>
            <w:proofErr w:type="spellStart"/>
            <w:r w:rsidRPr="00F85FEE">
              <w:rPr>
                <w:rFonts w:ascii="Arial" w:eastAsia="Times New Roman" w:hAnsi="Arial" w:cs="Arial"/>
                <w:sz w:val="18"/>
                <w:szCs w:val="18"/>
              </w:rPr>
              <w:t>merek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dagang</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perbuatan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melawan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pidana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biaya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diderita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ditimbulkan</w:t>
            </w:r>
            <w:proofErr w:type="spellEnd"/>
            <w:r w:rsidRPr="00F85FEE">
              <w:rPr>
                <w:rFonts w:ascii="Arial" w:eastAsia="Times New Roman" w:hAnsi="Arial" w:cs="Arial"/>
                <w:sz w:val="18"/>
                <w:szCs w:val="18"/>
              </w:rPr>
              <w:t xml:space="preserve"> oleh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afiliasinya</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pejabat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direktur</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karyawannya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timbul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kecuali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jika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tersebut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disebabkan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kelalaian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kesalahan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disengaja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05F985C0" w14:textId="1372E8F2" w:rsidR="00F85FEE" w:rsidRP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telah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mengambil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semua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langkah</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tindakan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diperlukan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memperoleh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seluruh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lisensi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izin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diwajibkan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anggaran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dasarnya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ketentuan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perundang-undangan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berlaku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mengikat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melaksanakan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dokumen</w:t>
            </w:r>
            <w:proofErr w:type="spellEnd"/>
            <w:r w:rsidRPr="00F85FEE">
              <w:rPr>
                <w:rFonts w:ascii="Arial" w:eastAsia="Times New Roman" w:hAnsi="Arial" w:cs="Arial"/>
                <w:sz w:val="18"/>
                <w:szCs w:val="18"/>
              </w:rPr>
              <w:t xml:space="preserve"> lain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w:t>
            </w:r>
          </w:p>
          <w:p w14:paraId="5A02C91F" w14:textId="6D887EC6" w:rsidR="00D40291" w:rsidRPr="00F85FEE" w:rsidRDefault="00D40291" w:rsidP="00D40291">
            <w:pPr>
              <w:spacing w:after="0" w:line="240" w:lineRule="auto"/>
              <w:ind w:left="604"/>
              <w:jc w:val="both"/>
              <w:rPr>
                <w:rFonts w:ascii="Arial" w:eastAsia="Times New Roman" w:hAnsi="Arial" w:cs="Arial"/>
                <w:sz w:val="18"/>
                <w:szCs w:val="18"/>
              </w:rPr>
            </w:pPr>
          </w:p>
        </w:tc>
        <w:tc>
          <w:tcPr>
            <w:tcW w:w="0" w:type="auto"/>
            <w:shd w:val="clear" w:color="auto" w:fill="auto"/>
            <w:hideMark/>
          </w:tcPr>
          <w:p w14:paraId="711837EB" w14:textId="4A6E0EC2" w:rsidR="00D40291" w:rsidRDefault="00D40291"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Perform medical assistance and first aid </w:t>
            </w:r>
            <w:r w:rsidR="00BC7702" w:rsidRPr="00D32437">
              <w:rPr>
                <w:rFonts w:ascii="Arial" w:eastAsia="Times New Roman" w:hAnsi="Arial" w:cs="Arial"/>
                <w:color w:val="000000"/>
                <w:sz w:val="18"/>
                <w:szCs w:val="18"/>
              </w:rPr>
              <w:t xml:space="preserve">to </w:t>
            </w:r>
            <w:proofErr w:type="gramStart"/>
            <w:r w:rsidR="00FE23F6">
              <w:rPr>
                <w:rFonts w:ascii="Arial" w:eastAsia="Times New Roman" w:hAnsi="Arial" w:cs="Arial"/>
                <w:color w:val="000000"/>
                <w:sz w:val="18"/>
                <w:szCs w:val="18"/>
              </w:rPr>
              <w:t>Patient</w:t>
            </w:r>
            <w:proofErr w:type="gramEnd"/>
            <w:r w:rsidRPr="00D32437">
              <w:rPr>
                <w:rFonts w:ascii="Arial" w:eastAsia="Times New Roman" w:hAnsi="Arial" w:cs="Arial"/>
                <w:color w:val="000000"/>
                <w:sz w:val="18"/>
                <w:szCs w:val="18"/>
              </w:rPr>
              <w:t xml:space="preserve"> who ha</w:t>
            </w:r>
            <w:r w:rsidR="00C05D3C">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an accident at the work area of the </w:t>
            </w:r>
            <w:r w:rsidRPr="00D32437">
              <w:rPr>
                <w:rFonts w:ascii="Arial" w:eastAsia="Times New Roman" w:hAnsi="Arial" w:cs="Arial"/>
                <w:b/>
                <w:bCs/>
                <w:color w:val="000000"/>
                <w:sz w:val="18"/>
                <w:szCs w:val="18"/>
              </w:rPr>
              <w:t xml:space="preserve">FIRST </w:t>
            </w:r>
            <w:r w:rsidR="00BC7702" w:rsidRPr="00D32437">
              <w:rPr>
                <w:rFonts w:ascii="Arial" w:eastAsia="Times New Roman" w:hAnsi="Arial" w:cs="Arial"/>
                <w:b/>
                <w:bCs/>
                <w:color w:val="000000"/>
                <w:sz w:val="18"/>
                <w:szCs w:val="18"/>
              </w:rPr>
              <w:t>PARTY</w:t>
            </w:r>
            <w:r w:rsidR="00BC7702" w:rsidRPr="00D32437">
              <w:rPr>
                <w:rFonts w:ascii="Arial" w:eastAsia="Times New Roman" w:hAnsi="Arial" w:cs="Arial"/>
                <w:color w:val="000000"/>
                <w:sz w:val="18"/>
                <w:szCs w:val="18"/>
              </w:rPr>
              <w:t>;</w:t>
            </w:r>
          </w:p>
          <w:p w14:paraId="657C1A45" w14:textId="76269C75" w:rsidR="00374A8B" w:rsidRPr="00E004C3" w:rsidRDefault="00374A8B"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E71AC3">
              <w:rPr>
                <w:rFonts w:ascii="Arial" w:eastAsia="Times New Roman" w:hAnsi="Arial" w:cs="Arial"/>
                <w:color w:val="000000"/>
                <w:sz w:val="18"/>
                <w:szCs w:val="18"/>
              </w:rPr>
              <w:t xml:space="preserve">Provide contact number which can be called by the employee of First Party </w:t>
            </w:r>
            <w:r w:rsidR="003E5CD1" w:rsidRPr="00E71AC3">
              <w:rPr>
                <w:rFonts w:ascii="Arial" w:eastAsia="Times New Roman" w:hAnsi="Arial" w:cs="Arial"/>
                <w:color w:val="000000"/>
                <w:sz w:val="18"/>
                <w:szCs w:val="18"/>
              </w:rPr>
              <w:t>for</w:t>
            </w:r>
            <w:r w:rsidR="00FD08E7" w:rsidRPr="00E71AC3">
              <w:rPr>
                <w:rFonts w:ascii="Arial" w:eastAsia="Times New Roman" w:hAnsi="Arial" w:cs="Arial"/>
                <w:color w:val="000000"/>
                <w:sz w:val="18"/>
                <w:szCs w:val="18"/>
              </w:rPr>
              <w:t xml:space="preserve"> the</w:t>
            </w:r>
            <w:r w:rsidRPr="00E71AC3">
              <w:rPr>
                <w:rFonts w:ascii="Arial" w:eastAsia="Times New Roman" w:hAnsi="Arial" w:cs="Arial"/>
                <w:color w:val="000000"/>
                <w:sz w:val="18"/>
                <w:szCs w:val="18"/>
              </w:rPr>
              <w:t xml:space="preserve"> </w:t>
            </w:r>
            <w:r w:rsidR="00607965" w:rsidRPr="00E71AC3">
              <w:rPr>
                <w:rFonts w:ascii="Arial" w:eastAsia="Times New Roman" w:hAnsi="Arial" w:cs="Arial"/>
                <w:color w:val="000000"/>
                <w:sz w:val="18"/>
                <w:szCs w:val="18"/>
              </w:rPr>
              <w:t>H</w:t>
            </w:r>
            <w:r w:rsidRPr="00E71AC3">
              <w:rPr>
                <w:rFonts w:ascii="Arial" w:eastAsia="Times New Roman" w:hAnsi="Arial" w:cs="Arial"/>
                <w:color w:val="000000"/>
                <w:sz w:val="18"/>
                <w:szCs w:val="18"/>
              </w:rPr>
              <w:t xml:space="preserve">ealth </w:t>
            </w:r>
            <w:r w:rsidR="00607965" w:rsidRPr="00E71AC3">
              <w:rPr>
                <w:rFonts w:ascii="Arial" w:eastAsia="Times New Roman" w:hAnsi="Arial" w:cs="Arial"/>
                <w:color w:val="000000"/>
                <w:sz w:val="18"/>
                <w:szCs w:val="18"/>
              </w:rPr>
              <w:t>S</w:t>
            </w:r>
            <w:r w:rsidRPr="00E71AC3">
              <w:rPr>
                <w:rFonts w:ascii="Arial" w:eastAsia="Times New Roman" w:hAnsi="Arial" w:cs="Arial"/>
                <w:color w:val="000000"/>
                <w:sz w:val="18"/>
                <w:szCs w:val="18"/>
              </w:rPr>
              <w:t xml:space="preserve">ervices such as medical consultation, information about ambulance supply for force </w:t>
            </w:r>
            <w:proofErr w:type="spellStart"/>
            <w:r w:rsidRPr="00E71AC3">
              <w:rPr>
                <w:rFonts w:ascii="Arial" w:eastAsia="Times New Roman" w:hAnsi="Arial" w:cs="Arial"/>
                <w:color w:val="000000"/>
                <w:sz w:val="18"/>
                <w:szCs w:val="18"/>
              </w:rPr>
              <w:t>majeur</w:t>
            </w:r>
            <w:proofErr w:type="spellEnd"/>
            <w:r w:rsidRPr="00E71AC3">
              <w:rPr>
                <w:rFonts w:ascii="Arial" w:eastAsia="Times New Roman" w:hAnsi="Arial" w:cs="Arial"/>
                <w:color w:val="000000"/>
                <w:sz w:val="18"/>
                <w:szCs w:val="18"/>
              </w:rPr>
              <w:t xml:space="preserve"> condition and any other first aid activities. </w:t>
            </w:r>
          </w:p>
          <w:p w14:paraId="265FBFD5" w14:textId="77777777" w:rsidR="009D1874" w:rsidRDefault="0046131C" w:rsidP="00DC206B">
            <w:pPr>
              <w:pStyle w:val="ListParagraph"/>
              <w:numPr>
                <w:ilvl w:val="0"/>
                <w:numId w:val="44"/>
              </w:numPr>
              <w:spacing w:after="0" w:line="240" w:lineRule="auto"/>
              <w:ind w:left="600" w:hanging="283"/>
              <w:jc w:val="both"/>
              <w:rPr>
                <w:rFonts w:ascii="Arial" w:eastAsia="Times New Roman" w:hAnsi="Arial" w:cs="Arial"/>
                <w:sz w:val="18"/>
                <w:szCs w:val="18"/>
              </w:rPr>
            </w:pPr>
            <w:r w:rsidRPr="00E004C3">
              <w:rPr>
                <w:rFonts w:ascii="Arial" w:eastAsia="Times New Roman" w:hAnsi="Arial" w:cs="Arial"/>
                <w:sz w:val="18"/>
                <w:szCs w:val="18"/>
              </w:rPr>
              <w:t xml:space="preserve">Ensure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to comply with the rules and standards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 xml:space="preserve"> when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are in the location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w:t>
            </w:r>
          </w:p>
          <w:p w14:paraId="3D80AE07" w14:textId="46FAA8D9" w:rsidR="00920770" w:rsidRPr="00E004C3" w:rsidRDefault="00920770" w:rsidP="00DC206B">
            <w:pPr>
              <w:pStyle w:val="ListParagraph"/>
              <w:numPr>
                <w:ilvl w:val="0"/>
                <w:numId w:val="44"/>
              </w:numPr>
              <w:spacing w:after="0" w:line="240" w:lineRule="auto"/>
              <w:ind w:left="600" w:hanging="283"/>
              <w:jc w:val="both"/>
              <w:rPr>
                <w:rFonts w:ascii="Arial" w:eastAsia="Times New Roman" w:hAnsi="Arial" w:cs="Arial"/>
                <w:sz w:val="18"/>
                <w:szCs w:val="18"/>
              </w:rPr>
            </w:pPr>
            <w:r>
              <w:rPr>
                <w:rFonts w:ascii="Arial" w:eastAsia="Times New Roman" w:hAnsi="Arial" w:cs="Arial"/>
                <w:sz w:val="18"/>
                <w:szCs w:val="18"/>
              </w:rPr>
              <w:t>Ensure the medical equipment and drugs/medicines/pharmaceutic</w:t>
            </w:r>
            <w:r w:rsidR="004C5B40">
              <w:rPr>
                <w:rFonts w:ascii="Arial" w:eastAsia="Times New Roman" w:hAnsi="Arial" w:cs="Arial"/>
                <w:sz w:val="18"/>
                <w:szCs w:val="18"/>
              </w:rPr>
              <w:t>al</w:t>
            </w:r>
            <w:r>
              <w:rPr>
                <w:rFonts w:ascii="Arial" w:eastAsia="Times New Roman" w:hAnsi="Arial" w:cs="Arial"/>
                <w:sz w:val="18"/>
                <w:szCs w:val="18"/>
              </w:rPr>
              <w:t xml:space="preserve">s </w:t>
            </w:r>
            <w:r w:rsidR="0082738B">
              <w:rPr>
                <w:rFonts w:ascii="Arial" w:eastAsia="Times New Roman" w:hAnsi="Arial" w:cs="Arial"/>
                <w:sz w:val="18"/>
                <w:szCs w:val="18"/>
              </w:rPr>
              <w:t xml:space="preserve">provided hereunder are legal, valid and within </w:t>
            </w:r>
            <w:r w:rsidR="00E52A29">
              <w:rPr>
                <w:rFonts w:ascii="Arial" w:eastAsia="Times New Roman" w:hAnsi="Arial" w:cs="Arial"/>
                <w:sz w:val="18"/>
                <w:szCs w:val="18"/>
              </w:rPr>
              <w:t xml:space="preserve">their </w:t>
            </w:r>
            <w:r w:rsidR="0082738B">
              <w:rPr>
                <w:rFonts w:ascii="Arial" w:eastAsia="Times New Roman" w:hAnsi="Arial" w:cs="Arial"/>
                <w:sz w:val="18"/>
                <w:szCs w:val="18"/>
              </w:rPr>
              <w:t>expira</w:t>
            </w:r>
            <w:r w:rsidR="009367EA">
              <w:rPr>
                <w:rFonts w:ascii="Arial" w:eastAsia="Times New Roman" w:hAnsi="Arial" w:cs="Arial"/>
                <w:sz w:val="18"/>
                <w:szCs w:val="18"/>
              </w:rPr>
              <w:t xml:space="preserve">tion period. In case of any expiration, the </w:t>
            </w:r>
            <w:r w:rsidR="009367EA" w:rsidRPr="00E004C3">
              <w:rPr>
                <w:rFonts w:ascii="Arial" w:eastAsia="Times New Roman" w:hAnsi="Arial" w:cs="Arial"/>
                <w:b/>
                <w:bCs/>
                <w:sz w:val="18"/>
                <w:szCs w:val="18"/>
              </w:rPr>
              <w:t>SECOND PARTY</w:t>
            </w:r>
            <w:r w:rsidR="009367EA">
              <w:rPr>
                <w:rFonts w:ascii="Arial" w:eastAsia="Times New Roman" w:hAnsi="Arial" w:cs="Arial"/>
                <w:sz w:val="18"/>
                <w:szCs w:val="18"/>
              </w:rPr>
              <w:t xml:space="preserve"> shall replace the valid one.</w:t>
            </w:r>
          </w:p>
          <w:p w14:paraId="1AFAAAF7" w14:textId="77777777" w:rsidR="00A51CC4" w:rsidRDefault="00A51CC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agrees to defend, indemnify and hold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harmless from any claims and lawsuits, including, but not limited to, patent and trademark infringements, torts and criminal charges made against or costs or damages suffered or incurred by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its affiliates, and any of their officers, directors and employees, which arise out of or are related to the </w:t>
            </w:r>
            <w:r w:rsidR="009810B0">
              <w:rPr>
                <w:rFonts w:ascii="Arial" w:eastAsia="Times New Roman" w:hAnsi="Arial" w:cs="Arial"/>
                <w:color w:val="000000"/>
                <w:sz w:val="18"/>
                <w:szCs w:val="18"/>
              </w:rPr>
              <w:t>Agreement</w:t>
            </w:r>
            <w:r w:rsidRPr="00A51CC4">
              <w:rPr>
                <w:rFonts w:ascii="Arial" w:eastAsia="Times New Roman" w:hAnsi="Arial" w:cs="Arial"/>
                <w:color w:val="000000"/>
                <w:sz w:val="18"/>
                <w:szCs w:val="18"/>
              </w:rPr>
              <w:t xml:space="preserve"> except to the extent such loss or damages is caused by </w:t>
            </w:r>
            <w:r w:rsidR="009810B0">
              <w:rPr>
                <w:rFonts w:ascii="Arial" w:eastAsia="Times New Roman" w:hAnsi="Arial" w:cs="Arial"/>
                <w:color w:val="000000"/>
                <w:sz w:val="18"/>
                <w:szCs w:val="18"/>
              </w:rPr>
              <w:t xml:space="preserve">the </w:t>
            </w:r>
            <w:r w:rsidR="009810B0"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’s gross negligence or willful misconduct.</w:t>
            </w:r>
          </w:p>
          <w:p w14:paraId="37EA8EAB" w14:textId="58691522" w:rsidR="006421A6" w:rsidRPr="00D32437" w:rsidRDefault="0080388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895F3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w:t>
            </w:r>
            <w:r w:rsidRPr="00803884">
              <w:rPr>
                <w:rFonts w:ascii="Arial" w:eastAsia="Times New Roman" w:hAnsi="Arial" w:cs="Arial"/>
                <w:color w:val="000000"/>
                <w:sz w:val="18"/>
                <w:szCs w:val="18"/>
              </w:rPr>
              <w:t xml:space="preserve">has taken all necessary steps and/or actions including obtaining all approvals, licenses and permits required by its articles of association, provisions of this Agreement and </w:t>
            </w:r>
            <w:r w:rsidR="009248E8">
              <w:rPr>
                <w:rFonts w:ascii="Arial" w:eastAsia="Times New Roman" w:hAnsi="Arial" w:cs="Arial"/>
                <w:color w:val="000000"/>
                <w:sz w:val="18"/>
                <w:szCs w:val="18"/>
              </w:rPr>
              <w:t xml:space="preserve">applicable </w:t>
            </w:r>
            <w:r w:rsidRPr="00803884">
              <w:rPr>
                <w:rFonts w:ascii="Arial" w:eastAsia="Times New Roman" w:hAnsi="Arial" w:cs="Arial"/>
                <w:color w:val="000000"/>
                <w:sz w:val="18"/>
                <w:szCs w:val="18"/>
              </w:rPr>
              <w:t>laws and regulations to bind itself and implement this Agreement and /or other documents related to this Agreement.</w:t>
            </w:r>
          </w:p>
        </w:tc>
      </w:tr>
      <w:tr w:rsidR="00331A36" w:rsidRPr="00D32437" w14:paraId="4049D589" w14:textId="77777777" w:rsidTr="00D43CCE">
        <w:trPr>
          <w:trHeight w:val="20"/>
        </w:trPr>
        <w:tc>
          <w:tcPr>
            <w:tcW w:w="4962" w:type="dxa"/>
            <w:shd w:val="clear" w:color="auto" w:fill="auto"/>
            <w:vAlign w:val="center"/>
          </w:tcPr>
          <w:p w14:paraId="1886CBD1" w14:textId="77777777" w:rsidR="00331A36" w:rsidRPr="00D32437" w:rsidRDefault="00331A36" w:rsidP="00D4029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645D6B0" w14:textId="77777777" w:rsidR="00331A36" w:rsidRPr="00D32437" w:rsidRDefault="00331A36" w:rsidP="00D40291">
            <w:pPr>
              <w:spacing w:after="0" w:line="240" w:lineRule="auto"/>
              <w:jc w:val="center"/>
              <w:rPr>
                <w:rFonts w:ascii="Arial" w:eastAsia="Times New Roman" w:hAnsi="Arial" w:cs="Arial"/>
                <w:b/>
                <w:bCs/>
                <w:color w:val="000000"/>
                <w:sz w:val="18"/>
                <w:szCs w:val="18"/>
                <w:lang w:val="id-ID"/>
              </w:rPr>
            </w:pPr>
          </w:p>
        </w:tc>
      </w:tr>
      <w:tr w:rsidR="00D40291" w:rsidRPr="00D32437" w14:paraId="03F02D72" w14:textId="77777777" w:rsidTr="00D43CCE">
        <w:trPr>
          <w:trHeight w:val="20"/>
        </w:trPr>
        <w:tc>
          <w:tcPr>
            <w:tcW w:w="4962" w:type="dxa"/>
            <w:shd w:val="clear" w:color="auto" w:fill="auto"/>
            <w:vAlign w:val="center"/>
            <w:hideMark/>
          </w:tcPr>
          <w:p w14:paraId="76325A44" w14:textId="47BCB505"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04BDE468" w14:textId="48AB73AF"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E534EA" w:rsidRPr="00D32437">
              <w:rPr>
                <w:rFonts w:ascii="Arial" w:eastAsia="Times New Roman" w:hAnsi="Arial" w:cs="Arial"/>
                <w:b/>
                <w:bCs/>
                <w:color w:val="000000"/>
                <w:sz w:val="18"/>
                <w:szCs w:val="18"/>
                <w:lang w:val="id-ID"/>
              </w:rPr>
              <w:t>7</w:t>
            </w:r>
          </w:p>
        </w:tc>
      </w:tr>
      <w:tr w:rsidR="00D40291" w:rsidRPr="00D32437" w14:paraId="7E8309AF" w14:textId="77777777" w:rsidTr="00D43CCE">
        <w:trPr>
          <w:trHeight w:val="20"/>
        </w:trPr>
        <w:tc>
          <w:tcPr>
            <w:tcW w:w="4962" w:type="dxa"/>
            <w:shd w:val="clear" w:color="auto" w:fill="auto"/>
            <w:vAlign w:val="center"/>
            <w:hideMark/>
          </w:tcPr>
          <w:p w14:paraId="300C22B7" w14:textId="77777777"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lastRenderedPageBreak/>
              <w:t>Sumber</w:t>
            </w:r>
            <w:proofErr w:type="spellEnd"/>
            <w:r w:rsidRPr="00D32437">
              <w:rPr>
                <w:rFonts w:ascii="Arial" w:eastAsia="Times New Roman" w:hAnsi="Arial" w:cs="Arial"/>
                <w:b/>
                <w:bCs/>
                <w:color w:val="000000"/>
                <w:sz w:val="18"/>
                <w:szCs w:val="18"/>
              </w:rPr>
              <w:t xml:space="preserve"> Daya dan Jadwal </w:t>
            </w:r>
            <w:proofErr w:type="spellStart"/>
            <w:r w:rsidRPr="00D32437">
              <w:rPr>
                <w:rFonts w:ascii="Arial" w:eastAsia="Times New Roman" w:hAnsi="Arial" w:cs="Arial"/>
                <w:b/>
                <w:bCs/>
                <w:color w:val="000000"/>
                <w:sz w:val="18"/>
                <w:szCs w:val="18"/>
              </w:rPr>
              <w:t>Pelaksanaan</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Layanan</w:t>
            </w:r>
            <w:proofErr w:type="spellEnd"/>
            <w:r w:rsidRPr="00D32437">
              <w:rPr>
                <w:rFonts w:ascii="Arial" w:eastAsia="Times New Roman" w:hAnsi="Arial" w:cs="Arial"/>
                <w:b/>
                <w:bCs/>
                <w:color w:val="000000"/>
                <w:sz w:val="18"/>
                <w:szCs w:val="18"/>
              </w:rPr>
              <w:t xml:space="preserve"> Kesehatan</w:t>
            </w:r>
          </w:p>
        </w:tc>
        <w:tc>
          <w:tcPr>
            <w:tcW w:w="0" w:type="auto"/>
            <w:shd w:val="clear" w:color="auto" w:fill="auto"/>
            <w:vAlign w:val="center"/>
            <w:hideMark/>
          </w:tcPr>
          <w:p w14:paraId="5C9C9813" w14:textId="77777777"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Resources and schedule for the implementation of Health Services</w:t>
            </w:r>
          </w:p>
        </w:tc>
      </w:tr>
      <w:tr w:rsidR="00D40291" w:rsidRPr="00D32437" w14:paraId="59360F6D" w14:textId="77777777" w:rsidTr="00D43CCE">
        <w:trPr>
          <w:trHeight w:val="20"/>
        </w:trPr>
        <w:tc>
          <w:tcPr>
            <w:tcW w:w="4962" w:type="dxa"/>
            <w:shd w:val="clear" w:color="auto" w:fill="auto"/>
          </w:tcPr>
          <w:p w14:paraId="39418A62"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tcPr>
          <w:p w14:paraId="2266B4E2"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59272BF5" w14:textId="77777777" w:rsidTr="00D43CCE">
        <w:trPr>
          <w:trHeight w:val="20"/>
        </w:trPr>
        <w:tc>
          <w:tcPr>
            <w:tcW w:w="4962" w:type="dxa"/>
            <w:shd w:val="clear" w:color="auto" w:fill="auto"/>
            <w:hideMark/>
          </w:tcPr>
          <w:p w14:paraId="3C2A431A" w14:textId="1FF60ECE" w:rsidR="00D40291" w:rsidRPr="00D32437" w:rsidRDefault="00D40291" w:rsidP="00DB30C7">
            <w:pPr>
              <w:pStyle w:val="ListParagraph"/>
              <w:numPr>
                <w:ilvl w:val="0"/>
                <w:numId w:val="1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w:t>
            </w:r>
            <w:r w:rsidR="00E31D9E" w:rsidRPr="00D32437">
              <w:rPr>
                <w:rFonts w:ascii="Arial" w:eastAsia="Times New Roman" w:hAnsi="Arial" w:cs="Arial"/>
                <w:color w:val="000000"/>
                <w:sz w:val="18"/>
                <w:szCs w:val="18"/>
              </w:rPr>
              <w:t>1</w:t>
            </w:r>
            <w:r w:rsidRPr="00D32437">
              <w:rPr>
                <w:rFonts w:ascii="Arial" w:eastAsia="Times New Roman" w:hAnsi="Arial" w:cs="Arial"/>
                <w:color w:val="000000"/>
                <w:sz w:val="18"/>
                <w:szCs w:val="18"/>
              </w:rPr>
              <w:t xml:space="preserve"> (</w:t>
            </w:r>
            <w:proofErr w:type="spellStart"/>
            <w:proofErr w:type="gramStart"/>
            <w:r w:rsidR="00E31D9E" w:rsidRPr="00D32437">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00E31D9E" w:rsidRPr="00D32437">
              <w:rPr>
                <w:rFonts w:ascii="Arial" w:eastAsia="Times New Roman" w:hAnsi="Arial" w:cs="Arial"/>
                <w:color w:val="000000"/>
                <w:sz w:val="18"/>
                <w:szCs w:val="18"/>
              </w:rPr>
              <w:t xml:space="preserve"> orang </w:t>
            </w:r>
            <w:proofErr w:type="spellStart"/>
            <w:r w:rsidR="00E31D9E" w:rsidRPr="00D32437">
              <w:rPr>
                <w:rFonts w:ascii="Arial" w:eastAsia="Times New Roman" w:hAnsi="Arial" w:cs="Arial"/>
                <w:color w:val="000000"/>
                <w:sz w:val="18"/>
                <w:szCs w:val="18"/>
              </w:rPr>
              <w:t>dokter</w:t>
            </w:r>
            <w:proofErr w:type="spellEnd"/>
            <w:r w:rsidR="00E31D9E" w:rsidRPr="00D32437">
              <w:rPr>
                <w:rFonts w:ascii="Arial" w:eastAsia="Times New Roman" w:hAnsi="Arial" w:cs="Arial"/>
                <w:color w:val="000000"/>
                <w:sz w:val="18"/>
                <w:szCs w:val="18"/>
              </w:rPr>
              <w:t xml:space="preserve"> </w:t>
            </w:r>
            <w:r w:rsidR="00B03EEC">
              <w:rPr>
                <w:rFonts w:ascii="Arial" w:eastAsia="Times New Roman" w:hAnsi="Arial" w:cs="Arial"/>
                <w:color w:val="000000"/>
                <w:sz w:val="18"/>
                <w:szCs w:val="18"/>
              </w:rPr>
              <w:t xml:space="preserve">dan </w:t>
            </w:r>
            <w:r w:rsidR="00826A32">
              <w:rPr>
                <w:rFonts w:ascii="Arial" w:eastAsia="Times New Roman" w:hAnsi="Arial" w:cs="Arial"/>
                <w:color w:val="000000"/>
                <w:sz w:val="18"/>
                <w:szCs w:val="18"/>
              </w:rPr>
              <w:t>1</w:t>
            </w:r>
            <w:r w:rsidR="00E31D9E" w:rsidRPr="00D32437">
              <w:rPr>
                <w:rFonts w:ascii="Arial" w:eastAsia="Times New Roman" w:hAnsi="Arial" w:cs="Arial"/>
                <w:color w:val="000000"/>
                <w:sz w:val="18"/>
                <w:szCs w:val="18"/>
              </w:rPr>
              <w:t xml:space="preserve"> ( </w:t>
            </w:r>
            <w:proofErr w:type="spellStart"/>
            <w:r w:rsidR="00826A32">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pelaksanaan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di </w:t>
            </w:r>
            <w:proofErr w:type="spellStart"/>
            <w:r w:rsidR="00B03EEC">
              <w:rPr>
                <w:rFonts w:ascii="Arial" w:eastAsia="Times New Roman" w:hAnsi="Arial" w:cs="Arial"/>
                <w:color w:val="000000"/>
                <w:sz w:val="18"/>
                <w:szCs w:val="18"/>
              </w:rPr>
              <w:t>klinik</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3C5D0F77" w14:textId="3E31B4A5"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provide and </w:t>
            </w:r>
            <w:r w:rsidR="00BC7702" w:rsidRPr="00D32437">
              <w:rPr>
                <w:rFonts w:ascii="Arial" w:eastAsia="Times New Roman" w:hAnsi="Arial" w:cs="Arial"/>
                <w:color w:val="000000"/>
                <w:sz w:val="18"/>
                <w:szCs w:val="18"/>
              </w:rPr>
              <w:t>prepare</w:t>
            </w:r>
            <w:r w:rsidR="00826A32">
              <w:rPr>
                <w:rFonts w:ascii="Arial" w:eastAsia="Times New Roman" w:hAnsi="Arial" w:cs="Arial"/>
                <w:color w:val="000000"/>
                <w:sz w:val="18"/>
                <w:szCs w:val="18"/>
              </w:rPr>
              <w:t xml:space="preserve"> 1 (one) doctor</w:t>
            </w:r>
            <w:r w:rsidR="00D9441C">
              <w:rPr>
                <w:rFonts w:ascii="Arial" w:eastAsia="Times New Roman" w:hAnsi="Arial" w:cs="Arial"/>
                <w:color w:val="000000"/>
                <w:sz w:val="18"/>
                <w:szCs w:val="18"/>
              </w:rPr>
              <w:t xml:space="preserve"> and</w:t>
            </w:r>
            <w:r w:rsidR="00BC7702" w:rsidRPr="00D32437">
              <w:rPr>
                <w:rFonts w:ascii="Arial" w:eastAsia="Times New Roman" w:hAnsi="Arial" w:cs="Arial"/>
                <w:color w:val="000000"/>
                <w:sz w:val="18"/>
                <w:szCs w:val="18"/>
              </w:rPr>
              <w:t xml:space="preserve"> </w:t>
            </w:r>
            <w:r w:rsidR="00BC7702" w:rsidRPr="00D32437">
              <w:rPr>
                <w:rFonts w:ascii="Arial" w:eastAsia="Times New Roman" w:hAnsi="Arial" w:cs="Arial"/>
                <w:color w:val="000000"/>
                <w:sz w:val="18"/>
                <w:szCs w:val="18"/>
                <w:lang w:val="id-ID"/>
              </w:rPr>
              <w:t>1</w:t>
            </w:r>
            <w:r w:rsidR="00E534EA" w:rsidRPr="00D32437">
              <w:rPr>
                <w:rFonts w:ascii="Arial" w:eastAsia="Times New Roman" w:hAnsi="Arial" w:cs="Arial"/>
                <w:color w:val="000000"/>
                <w:sz w:val="18"/>
                <w:szCs w:val="18"/>
                <w:lang w:val="id-ID"/>
              </w:rPr>
              <w:t xml:space="preserve"> (one) </w:t>
            </w:r>
            <w:r w:rsidR="00A0484E" w:rsidRPr="00D32437">
              <w:rPr>
                <w:rFonts w:ascii="Arial" w:eastAsia="Times New Roman" w:hAnsi="Arial" w:cs="Arial"/>
                <w:color w:val="000000"/>
                <w:sz w:val="18"/>
                <w:szCs w:val="18"/>
              </w:rPr>
              <w:t>nurse</w:t>
            </w:r>
            <w:r w:rsidRPr="00D32437">
              <w:rPr>
                <w:rFonts w:ascii="Arial" w:eastAsia="Times New Roman" w:hAnsi="Arial" w:cs="Arial"/>
                <w:color w:val="000000"/>
                <w:sz w:val="18"/>
                <w:szCs w:val="18"/>
              </w:rPr>
              <w:t xml:space="preserve"> </w:t>
            </w:r>
            <w:r w:rsidR="00D9441C">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implement Health Services at the health </w:t>
            </w:r>
            <w:r w:rsidR="00D9441C">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w:t>
            </w:r>
            <w:r w:rsidR="004B062E">
              <w:rPr>
                <w:rFonts w:ascii="Arial" w:eastAsia="Times New Roman" w:hAnsi="Arial" w:cs="Arial"/>
                <w:color w:val="000000"/>
                <w:sz w:val="18"/>
                <w:szCs w:val="18"/>
              </w:rPr>
              <w:t>in</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004B062E">
              <w:rPr>
                <w:rFonts w:ascii="Arial" w:eastAsia="Times New Roman" w:hAnsi="Arial" w:cs="Arial"/>
                <w:b/>
                <w:bCs/>
                <w:color w:val="000000"/>
                <w:sz w:val="18"/>
                <w:szCs w:val="18"/>
              </w:rPr>
              <w:t xml:space="preserve"> </w:t>
            </w:r>
            <w:r w:rsidR="004B062E" w:rsidRPr="00E004C3">
              <w:rPr>
                <w:rFonts w:ascii="Arial" w:eastAsia="Times New Roman" w:hAnsi="Arial" w:cs="Arial"/>
                <w:color w:val="000000"/>
                <w:sz w:val="18"/>
                <w:szCs w:val="18"/>
              </w:rPr>
              <w:t>location</w:t>
            </w:r>
            <w:r w:rsidRPr="00D32437">
              <w:rPr>
                <w:rFonts w:ascii="Arial" w:eastAsia="Times New Roman" w:hAnsi="Arial" w:cs="Arial"/>
                <w:color w:val="000000"/>
                <w:sz w:val="18"/>
                <w:szCs w:val="18"/>
              </w:rPr>
              <w:t>;</w:t>
            </w:r>
          </w:p>
        </w:tc>
      </w:tr>
      <w:tr w:rsidR="00D40291" w:rsidRPr="00D32437" w14:paraId="46BE50B7" w14:textId="77777777" w:rsidTr="00D43CCE">
        <w:trPr>
          <w:trHeight w:val="20"/>
        </w:trPr>
        <w:tc>
          <w:tcPr>
            <w:tcW w:w="4962" w:type="dxa"/>
            <w:shd w:val="clear" w:color="auto" w:fill="auto"/>
            <w:hideMark/>
          </w:tcPr>
          <w:p w14:paraId="4ECE4D24" w14:textId="61DB9CCD" w:rsidR="00D40291" w:rsidRPr="00D32437" w:rsidRDefault="00D40291" w:rsidP="00DB30C7">
            <w:pPr>
              <w:pStyle w:val="ListParagraph"/>
              <w:numPr>
                <w:ilvl w:val="0"/>
                <w:numId w:val="18"/>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00BE7DA2">
              <w:rPr>
                <w:rFonts w:ascii="Arial" w:eastAsia="Times New Roman" w:hAnsi="Arial" w:cs="Arial"/>
                <w:color w:val="000000"/>
                <w:sz w:val="18"/>
                <w:szCs w:val="18"/>
              </w:rPr>
              <w:t xml:space="preserve">dan </w:t>
            </w:r>
            <w:proofErr w:type="spellStart"/>
            <w:r w:rsidR="00BE7DA2">
              <w:rPr>
                <w:rFonts w:ascii="Arial" w:eastAsia="Times New Roman" w:hAnsi="Arial" w:cs="Arial"/>
                <w:color w:val="000000"/>
                <w:sz w:val="18"/>
                <w:szCs w:val="18"/>
              </w:rPr>
              <w:t>dokter</w:t>
            </w:r>
            <w:proofErr w:type="spellEnd"/>
            <w:r w:rsidR="00BE7DA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BE7DA2">
              <w:rPr>
                <w:rFonts w:ascii="Arial" w:eastAsia="Times New Roman" w:hAnsi="Arial" w:cs="Arial"/>
                <w:b/>
                <w:bCs/>
                <w:color w:val="000000"/>
                <w:sz w:val="18"/>
                <w:szCs w:val="18"/>
              </w:rPr>
              <w:t xml:space="preserve"> </w:t>
            </w:r>
            <w:proofErr w:type="spellStart"/>
            <w:r w:rsidR="006E4984">
              <w:rPr>
                <w:rFonts w:ascii="Arial" w:eastAsia="Times New Roman" w:hAnsi="Arial" w:cs="Arial"/>
                <w:color w:val="000000"/>
                <w:sz w:val="18"/>
                <w:szCs w:val="18"/>
              </w:rPr>
              <w:t>wajib</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memiiki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sertifikat</w:t>
            </w:r>
            <w:proofErr w:type="spellEnd"/>
            <w:r w:rsidR="006E4984">
              <w:rPr>
                <w:rFonts w:ascii="Arial" w:eastAsia="Times New Roman" w:hAnsi="Arial" w:cs="Arial"/>
                <w:color w:val="000000"/>
                <w:sz w:val="18"/>
                <w:szCs w:val="18"/>
              </w:rPr>
              <w:t xml:space="preserve"> dan </w:t>
            </w:r>
            <w:proofErr w:type="spellStart"/>
            <w:r w:rsidR="006E4984">
              <w:rPr>
                <w:rFonts w:ascii="Arial" w:eastAsia="Times New Roman" w:hAnsi="Arial" w:cs="Arial"/>
                <w:color w:val="000000"/>
                <w:sz w:val="18"/>
                <w:szCs w:val="18"/>
              </w:rPr>
              <w:t>lisensi</w:t>
            </w:r>
            <w:proofErr w:type="spellEnd"/>
            <w:r w:rsidR="006E4984">
              <w:rPr>
                <w:rFonts w:ascii="Arial" w:eastAsia="Times New Roman" w:hAnsi="Arial" w:cs="Arial"/>
                <w:color w:val="000000"/>
                <w:sz w:val="18"/>
                <w:szCs w:val="18"/>
              </w:rPr>
              <w:t xml:space="preserve"> yang </w:t>
            </w:r>
            <w:proofErr w:type="spellStart"/>
            <w:r w:rsidR="006E4984">
              <w:rPr>
                <w:rFonts w:ascii="Arial" w:eastAsia="Times New Roman" w:hAnsi="Arial" w:cs="Arial"/>
                <w:color w:val="000000"/>
                <w:sz w:val="18"/>
                <w:szCs w:val="18"/>
              </w:rPr>
              <w:t>masih</w:t>
            </w:r>
            <w:proofErr w:type="spellEnd"/>
            <w:r w:rsidR="006E4984">
              <w:rPr>
                <w:rFonts w:ascii="Arial" w:eastAsia="Times New Roman" w:hAnsi="Arial" w:cs="Arial"/>
                <w:color w:val="000000"/>
                <w:sz w:val="18"/>
                <w:szCs w:val="18"/>
              </w:rPr>
              <w:t xml:space="preserve"> valid dan </w:t>
            </w:r>
            <w:proofErr w:type="spellStart"/>
            <w:r w:rsidR="006E4984">
              <w:rPr>
                <w:rFonts w:ascii="Arial" w:eastAsia="Times New Roman" w:hAnsi="Arial" w:cs="Arial"/>
                <w:color w:val="000000"/>
                <w:sz w:val="18"/>
                <w:szCs w:val="18"/>
              </w:rPr>
              <w:t>aktif</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sesuai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dengan</w:t>
            </w:r>
            <w:proofErr w:type="spellEnd"/>
            <w:r w:rsidR="006E4984">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kompetensinya</w:t>
            </w:r>
            <w:proofErr w:type="spellEnd"/>
            <w:r w:rsidR="00CA3D7B">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selama</w:t>
            </w:r>
            <w:proofErr w:type="spellEnd"/>
            <w:r w:rsidR="00CA3D7B">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Perjanjian</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ini</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berlaku</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
        </w:tc>
        <w:tc>
          <w:tcPr>
            <w:tcW w:w="0" w:type="auto"/>
            <w:shd w:val="clear" w:color="auto" w:fill="auto"/>
            <w:hideMark/>
          </w:tcPr>
          <w:p w14:paraId="5B723093" w14:textId="68858586" w:rsidR="00D40291" w:rsidRPr="00D32437" w:rsidRDefault="002D2F7F" w:rsidP="00DB30C7">
            <w:pPr>
              <w:pStyle w:val="ListParagraph"/>
              <w:numPr>
                <w:ilvl w:val="0"/>
                <w:numId w:val="19"/>
              </w:numPr>
              <w:spacing w:after="0" w:line="240" w:lineRule="auto"/>
              <w:ind w:left="318" w:hanging="284"/>
              <w:jc w:val="both"/>
              <w:rPr>
                <w:rFonts w:ascii="Arial" w:eastAsia="Times New Roman" w:hAnsi="Arial" w:cs="Arial"/>
                <w:sz w:val="18"/>
                <w:szCs w:val="18"/>
              </w:rPr>
            </w:pPr>
            <w:r w:rsidRPr="002D2F7F">
              <w:rPr>
                <w:rFonts w:ascii="Arial" w:eastAsia="Times New Roman" w:hAnsi="Arial" w:cs="Arial"/>
                <w:color w:val="000000"/>
                <w:sz w:val="18"/>
                <w:szCs w:val="18"/>
                <w:lang w:val="id-ID"/>
              </w:rPr>
              <w:t>Nurses</w:t>
            </w:r>
            <w:r w:rsidR="0050345E">
              <w:rPr>
                <w:rFonts w:ascii="Arial" w:eastAsia="Times New Roman" w:hAnsi="Arial" w:cs="Arial"/>
                <w:color w:val="000000"/>
                <w:sz w:val="18"/>
                <w:szCs w:val="18"/>
              </w:rPr>
              <w:t xml:space="preserve"> and doctors</w:t>
            </w:r>
            <w:r w:rsidRPr="002D2F7F">
              <w:rPr>
                <w:rFonts w:ascii="Arial" w:eastAsia="Times New Roman" w:hAnsi="Arial" w:cs="Arial"/>
                <w:color w:val="000000"/>
                <w:sz w:val="18"/>
                <w:szCs w:val="18"/>
                <w:lang w:val="id-ID"/>
              </w:rPr>
              <w:t xml:space="preserve"> provided by the </w:t>
            </w:r>
            <w:r w:rsidRPr="00E71AC3">
              <w:rPr>
                <w:rFonts w:ascii="Arial" w:eastAsia="Times New Roman" w:hAnsi="Arial" w:cs="Arial"/>
                <w:b/>
                <w:bCs/>
                <w:color w:val="000000"/>
                <w:sz w:val="18"/>
                <w:szCs w:val="18"/>
                <w:lang w:val="id-ID"/>
              </w:rPr>
              <w:t>SECOND PARTY</w:t>
            </w:r>
            <w:r w:rsidRPr="002D2F7F">
              <w:rPr>
                <w:rFonts w:ascii="Arial" w:eastAsia="Times New Roman" w:hAnsi="Arial" w:cs="Arial"/>
                <w:color w:val="000000"/>
                <w:sz w:val="18"/>
                <w:szCs w:val="18"/>
                <w:lang w:val="id-ID"/>
              </w:rPr>
              <w:t xml:space="preserve"> at the </w:t>
            </w:r>
            <w:r w:rsidRPr="00E71AC3">
              <w:rPr>
                <w:rFonts w:ascii="Arial" w:eastAsia="Times New Roman" w:hAnsi="Arial" w:cs="Arial"/>
                <w:b/>
                <w:bCs/>
                <w:color w:val="000000"/>
                <w:sz w:val="18"/>
                <w:szCs w:val="18"/>
                <w:lang w:val="id-ID"/>
              </w:rPr>
              <w:t>FIRST PARTY</w:t>
            </w:r>
            <w:r w:rsidR="00607965" w:rsidRPr="00E71AC3">
              <w:rPr>
                <w:rFonts w:ascii="Arial" w:eastAsia="Times New Roman" w:hAnsi="Arial" w:cs="Arial"/>
                <w:b/>
                <w:bCs/>
                <w:color w:val="000000"/>
                <w:sz w:val="18"/>
                <w:szCs w:val="18"/>
                <w:lang w:val="id-ID"/>
              </w:rPr>
              <w:t>’</w:t>
            </w:r>
            <w:r w:rsidRPr="00E71AC3">
              <w:rPr>
                <w:rFonts w:ascii="Arial" w:eastAsia="Times New Roman" w:hAnsi="Arial" w:cs="Arial"/>
                <w:b/>
                <w:bCs/>
                <w:color w:val="000000"/>
                <w:sz w:val="18"/>
                <w:szCs w:val="18"/>
                <w:lang w:val="id-ID"/>
              </w:rPr>
              <w:t>s</w:t>
            </w:r>
            <w:r w:rsidRPr="002D2F7F">
              <w:rPr>
                <w:rFonts w:ascii="Arial" w:eastAsia="Times New Roman" w:hAnsi="Arial" w:cs="Arial"/>
                <w:color w:val="000000"/>
                <w:sz w:val="18"/>
                <w:szCs w:val="18"/>
                <w:lang w:val="id-ID"/>
              </w:rPr>
              <w:t xml:space="preserve"> location </w:t>
            </w:r>
            <w:r w:rsidR="00BC1CAD">
              <w:rPr>
                <w:rFonts w:ascii="Arial" w:eastAsia="Times New Roman" w:hAnsi="Arial" w:cs="Arial"/>
                <w:color w:val="000000"/>
                <w:sz w:val="18"/>
                <w:szCs w:val="18"/>
                <w:lang w:val="id-ID"/>
              </w:rPr>
              <w:t>shall</w:t>
            </w:r>
            <w:r w:rsidRPr="002D2F7F">
              <w:rPr>
                <w:rFonts w:ascii="Arial" w:eastAsia="Times New Roman" w:hAnsi="Arial" w:cs="Arial"/>
                <w:color w:val="000000"/>
                <w:sz w:val="18"/>
                <w:szCs w:val="18"/>
                <w:lang w:val="id-ID"/>
              </w:rPr>
              <w:t xml:space="preserve"> have </w:t>
            </w:r>
            <w:r w:rsidR="00C0222C">
              <w:rPr>
                <w:rFonts w:ascii="Arial" w:eastAsia="Times New Roman" w:hAnsi="Arial" w:cs="Arial"/>
                <w:color w:val="000000"/>
                <w:sz w:val="18"/>
                <w:szCs w:val="18"/>
                <w:lang w:val="id-ID"/>
              </w:rPr>
              <w:t>and maintain</w:t>
            </w:r>
            <w:r w:rsidR="00807C72">
              <w:rPr>
                <w:rFonts w:ascii="Arial" w:eastAsia="Times New Roman" w:hAnsi="Arial" w:cs="Arial"/>
                <w:color w:val="000000"/>
                <w:sz w:val="18"/>
                <w:szCs w:val="18"/>
                <w:lang w:val="id-ID"/>
              </w:rPr>
              <w:t xml:space="preserve"> the valid</w:t>
            </w:r>
            <w:r w:rsidR="00C0222C">
              <w:rPr>
                <w:rFonts w:ascii="Arial" w:eastAsia="Times New Roman" w:hAnsi="Arial" w:cs="Arial"/>
                <w:color w:val="000000"/>
                <w:sz w:val="18"/>
                <w:szCs w:val="18"/>
                <w:lang w:val="id-ID"/>
              </w:rPr>
              <w:t xml:space="preserve"> </w:t>
            </w:r>
            <w:r w:rsidR="00EE1954">
              <w:rPr>
                <w:rFonts w:ascii="Arial" w:eastAsia="Times New Roman" w:hAnsi="Arial" w:cs="Arial"/>
                <w:color w:val="000000"/>
                <w:sz w:val="18"/>
                <w:szCs w:val="18"/>
                <w:lang w:val="id-ID"/>
              </w:rPr>
              <w:t xml:space="preserve">and active </w:t>
            </w:r>
            <w:r w:rsidRPr="002D2F7F">
              <w:rPr>
                <w:rFonts w:ascii="Arial" w:eastAsia="Times New Roman" w:hAnsi="Arial" w:cs="Arial"/>
                <w:color w:val="000000"/>
                <w:sz w:val="18"/>
                <w:szCs w:val="18"/>
                <w:lang w:val="id-ID"/>
              </w:rPr>
              <w:t>certificat</w:t>
            </w:r>
            <w:r w:rsidR="0009500D">
              <w:rPr>
                <w:rFonts w:ascii="Arial" w:eastAsia="Times New Roman" w:hAnsi="Arial" w:cs="Arial"/>
                <w:color w:val="000000"/>
                <w:sz w:val="18"/>
                <w:szCs w:val="18"/>
              </w:rPr>
              <w:t>es and licenses</w:t>
            </w:r>
            <w:r w:rsidRPr="002D2F7F">
              <w:rPr>
                <w:rFonts w:ascii="Arial" w:eastAsia="Times New Roman" w:hAnsi="Arial" w:cs="Arial"/>
                <w:color w:val="000000"/>
                <w:sz w:val="18"/>
                <w:szCs w:val="18"/>
                <w:lang w:val="id-ID"/>
              </w:rPr>
              <w:t xml:space="preserve"> in accordance with their competency</w:t>
            </w:r>
            <w:r w:rsidR="0009500D">
              <w:rPr>
                <w:rFonts w:ascii="Arial" w:eastAsia="Times New Roman" w:hAnsi="Arial" w:cs="Arial"/>
                <w:color w:val="000000"/>
                <w:sz w:val="18"/>
                <w:szCs w:val="18"/>
              </w:rPr>
              <w:t xml:space="preserve"> </w:t>
            </w:r>
            <w:r w:rsidR="00FC12FC">
              <w:rPr>
                <w:rFonts w:ascii="Arial" w:eastAsia="Times New Roman" w:hAnsi="Arial" w:cs="Arial"/>
                <w:color w:val="000000"/>
                <w:sz w:val="18"/>
                <w:szCs w:val="18"/>
                <w:lang w:val="id-ID"/>
              </w:rPr>
              <w:t xml:space="preserve">at all times </w:t>
            </w:r>
            <w:r w:rsidRPr="002D2F7F">
              <w:rPr>
                <w:rFonts w:ascii="Arial" w:eastAsia="Times New Roman" w:hAnsi="Arial" w:cs="Arial"/>
                <w:color w:val="000000"/>
                <w:sz w:val="18"/>
                <w:szCs w:val="18"/>
                <w:lang w:val="id-ID"/>
              </w:rPr>
              <w:t xml:space="preserve"> of this Agreement in accordance with applicable provisions.</w:t>
            </w:r>
            <w:r w:rsidR="005918D6">
              <w:rPr>
                <w:rFonts w:ascii="Arial" w:eastAsia="Times New Roman" w:hAnsi="Arial" w:cs="Arial"/>
                <w:color w:val="000000"/>
                <w:sz w:val="18"/>
                <w:szCs w:val="18"/>
              </w:rPr>
              <w:t>during Validity Period of this A</w:t>
            </w:r>
            <w:r w:rsidR="00306C2D">
              <w:rPr>
                <w:rFonts w:ascii="Arial" w:eastAsia="Times New Roman" w:hAnsi="Arial" w:cs="Arial"/>
                <w:color w:val="000000"/>
                <w:sz w:val="18"/>
                <w:szCs w:val="18"/>
              </w:rPr>
              <w:t>g</w:t>
            </w:r>
            <w:r w:rsidR="005918D6">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rPr>
              <w:t>;</w:t>
            </w:r>
          </w:p>
        </w:tc>
      </w:tr>
      <w:tr w:rsidR="00D40291" w:rsidRPr="00D32437" w14:paraId="2E611065" w14:textId="77777777" w:rsidTr="00D43CCE">
        <w:trPr>
          <w:trHeight w:val="20"/>
        </w:trPr>
        <w:tc>
          <w:tcPr>
            <w:tcW w:w="4962" w:type="dxa"/>
            <w:shd w:val="clear" w:color="auto" w:fill="auto"/>
            <w:hideMark/>
          </w:tcPr>
          <w:p w14:paraId="0E2B6A1B" w14:textId="1DC39E5C" w:rsidR="00D40291" w:rsidRPr="00D32437" w:rsidRDefault="00D40291" w:rsidP="00DB30C7">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jadwal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tanaga</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medis</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dari</w:t>
            </w:r>
            <w:proofErr w:type="spellEnd"/>
            <w:r w:rsidR="00E71AC3">
              <w:rPr>
                <w:rFonts w:ascii="Arial" w:eastAsia="Times New Roman" w:hAnsi="Arial" w:cs="Arial"/>
                <w:color w:val="000000"/>
                <w:sz w:val="18"/>
                <w:szCs w:val="18"/>
              </w:rPr>
              <w:t xml:space="preserve"> </w:t>
            </w:r>
            <w:r w:rsidR="00E71AC3" w:rsidRPr="00845325">
              <w:rPr>
                <w:rFonts w:ascii="Arial" w:eastAsia="Times New Roman" w:hAnsi="Arial" w:cs="Arial"/>
                <w:b/>
                <w:bCs/>
                <w:color w:val="000000"/>
                <w:sz w:val="18"/>
                <w:szCs w:val="18"/>
                <w:rPrChange w:id="64" w:author="HUMAS MARKETING" w:date="2024-06-24T10:39:00Z" w16du:dateUtc="2024-06-24T03:39:00Z">
                  <w:rPr>
                    <w:rFonts w:ascii="Arial" w:eastAsia="Times New Roman" w:hAnsi="Arial" w:cs="Arial"/>
                    <w:color w:val="000000"/>
                    <w:sz w:val="18"/>
                    <w:szCs w:val="18"/>
                  </w:rPr>
                </w:rPrChange>
              </w:rPr>
              <w:t xml:space="preserve">PIHAK </w:t>
            </w:r>
            <w:proofErr w:type="gramStart"/>
            <w:r w:rsidR="00E71AC3" w:rsidRPr="00845325">
              <w:rPr>
                <w:rFonts w:ascii="Arial" w:eastAsia="Times New Roman" w:hAnsi="Arial" w:cs="Arial"/>
                <w:b/>
                <w:bCs/>
                <w:color w:val="000000"/>
                <w:sz w:val="18"/>
                <w:szCs w:val="18"/>
                <w:rPrChange w:id="65" w:author="HUMAS MARKETING" w:date="2024-06-24T10:39:00Z" w16du:dateUtc="2024-06-24T03:39:00Z">
                  <w:rPr>
                    <w:rFonts w:ascii="Arial" w:eastAsia="Times New Roman" w:hAnsi="Arial" w:cs="Arial"/>
                    <w:color w:val="000000"/>
                    <w:sz w:val="18"/>
                    <w:szCs w:val="18"/>
                  </w:rPr>
                </w:rPrChange>
              </w:rPr>
              <w:t>KEDUA</w:t>
            </w:r>
            <w:r w:rsidR="00E71A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oleh</w:t>
            </w:r>
            <w:proofErr w:type="gram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A0484E" w:rsidRPr="00D32437">
              <w:rPr>
                <w:rFonts w:ascii="Arial" w:eastAsia="Times New Roman" w:hAnsi="Arial" w:cs="Arial"/>
                <w:color w:val="000000"/>
                <w:sz w:val="18"/>
                <w:szCs w:val="18"/>
              </w:rPr>
              <w:t>berikut</w:t>
            </w:r>
            <w:proofErr w:type="spellEnd"/>
            <w:r w:rsidR="00A0484E" w:rsidRPr="00D32437">
              <w:rPr>
                <w:rFonts w:ascii="Arial" w:eastAsia="Times New Roman" w:hAnsi="Arial" w:cs="Arial"/>
                <w:color w:val="000000"/>
                <w:sz w:val="18"/>
                <w:szCs w:val="18"/>
              </w:rPr>
              <w:t>:</w:t>
            </w:r>
          </w:p>
        </w:tc>
        <w:tc>
          <w:tcPr>
            <w:tcW w:w="0" w:type="auto"/>
            <w:shd w:val="clear" w:color="auto" w:fill="auto"/>
            <w:hideMark/>
          </w:tcPr>
          <w:p w14:paraId="32923752" w14:textId="38D63E76"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Working hours and work schedules for </w:t>
            </w:r>
            <w:r w:rsidR="004A3F53">
              <w:rPr>
                <w:rFonts w:ascii="Arial" w:eastAsia="Times New Roman" w:hAnsi="Arial" w:cs="Arial"/>
                <w:color w:val="000000"/>
                <w:sz w:val="18"/>
                <w:szCs w:val="18"/>
              </w:rPr>
              <w:t>the SECOND PARTY’s medical</w:t>
            </w:r>
            <w:r w:rsidRPr="00D32437">
              <w:rPr>
                <w:rFonts w:ascii="Arial" w:eastAsia="Times New Roman" w:hAnsi="Arial" w:cs="Arial"/>
                <w:color w:val="000000"/>
                <w:sz w:val="18"/>
                <w:szCs w:val="18"/>
                <w:lang w:val="id-ID"/>
              </w:rPr>
              <w:t xml:space="preserve"> personnel</w:t>
            </w:r>
            <w:r w:rsidR="004A3F53">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agreed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lang w:val="id-ID"/>
              </w:rPr>
              <w:t xml:space="preserve"> are as follows :</w:t>
            </w:r>
          </w:p>
        </w:tc>
      </w:tr>
      <w:tr w:rsidR="00D40291" w:rsidRPr="00D32437" w14:paraId="76101637" w14:textId="77777777" w:rsidTr="00D43CCE">
        <w:trPr>
          <w:trHeight w:val="20"/>
        </w:trPr>
        <w:tc>
          <w:tcPr>
            <w:tcW w:w="4962" w:type="dxa"/>
            <w:shd w:val="clear" w:color="auto" w:fill="auto"/>
            <w:hideMark/>
          </w:tcPr>
          <w:p w14:paraId="5CBEB0B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1A8EDF10"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EF439E" w:rsidRPr="00D32437" w14:paraId="09E6D648" w14:textId="77777777" w:rsidTr="00D43CCE">
        <w:trPr>
          <w:trHeight w:val="20"/>
        </w:trPr>
        <w:tc>
          <w:tcPr>
            <w:tcW w:w="4962" w:type="dxa"/>
            <w:shd w:val="clear" w:color="auto" w:fill="auto"/>
            <w:hideMark/>
          </w:tcPr>
          <w:p w14:paraId="4944F71B" w14:textId="0E0CC865"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4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seminggu</w:t>
            </w:r>
            <w:proofErr w:type="spellEnd"/>
          </w:p>
          <w:p w14:paraId="478513B2" w14:textId="1F6FC4D0"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9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w:t>
            </w:r>
            <w:r w:rsidR="000A3234">
              <w:rPr>
                <w:rFonts w:ascii="Arial" w:eastAsia="Times New Roman" w:hAnsi="Arial" w:cs="Arial"/>
                <w:color w:val="000000"/>
                <w:sz w:val="18"/>
                <w:szCs w:val="18"/>
              </w:rPr>
              <w:t>u</w:t>
            </w:r>
            <w:proofErr w:type="spellEnd"/>
          </w:p>
          <w:p w14:paraId="47FC1899" w14:textId="5B0C2269" w:rsidR="00EF439E" w:rsidRPr="00260DC3" w:rsidRDefault="000A3234" w:rsidP="00DC206B">
            <w:pPr>
              <w:pStyle w:val="ListParagraph"/>
              <w:numPr>
                <w:ilvl w:val="0"/>
                <w:numId w:val="45"/>
              </w:numPr>
              <w:spacing w:after="0" w:line="240" w:lineRule="auto"/>
              <w:ind w:left="462"/>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Namun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kecelakaan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luar</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dan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tersebut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sehingga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mememrlukan</w:t>
            </w:r>
            <w:proofErr w:type="spellEnd"/>
            <w:r>
              <w:rPr>
                <w:rFonts w:ascii="Arial" w:eastAsia="Times New Roman" w:hAnsi="Arial" w:cs="Arial"/>
                <w:color w:val="000000"/>
                <w:sz w:val="18"/>
                <w:szCs w:val="18"/>
              </w:rPr>
              <w:t xml:space="preserve"> Tindakan </w:t>
            </w:r>
            <w:proofErr w:type="spellStart"/>
            <w:r>
              <w:rPr>
                <w:rFonts w:ascii="Arial" w:eastAsia="Times New Roman" w:hAnsi="Arial" w:cs="Arial"/>
                <w:color w:val="000000"/>
                <w:sz w:val="18"/>
                <w:szCs w:val="18"/>
              </w:rPr>
              <w:t>lebih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lanjut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Pelayanan</w:t>
            </w:r>
            <w:proofErr w:type="spellEnd"/>
            <w:r>
              <w:rPr>
                <w:rFonts w:ascii="Arial" w:eastAsia="Times New Roman" w:hAnsi="Arial" w:cs="Arial"/>
                <w:color w:val="000000"/>
                <w:sz w:val="18"/>
                <w:szCs w:val="18"/>
              </w:rPr>
              <w:t xml:space="preserve"> Kesehatan, </w:t>
            </w:r>
            <w:proofErr w:type="spellStart"/>
            <w:r>
              <w:rPr>
                <w:rFonts w:ascii="Arial" w:eastAsia="Times New Roman" w:hAnsi="Arial" w:cs="Arial"/>
                <w:color w:val="000000"/>
                <w:sz w:val="18"/>
                <w:szCs w:val="18"/>
              </w:rPr>
              <w:t>maka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akan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dilakukan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rujukan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w:t>
            </w:r>
            <w:proofErr w:type="spellEnd"/>
            <w:r w:rsidR="00BE7DA2">
              <w:rPr>
                <w:rFonts w:ascii="Arial" w:eastAsia="Times New Roman" w:hAnsi="Arial" w:cs="Arial"/>
                <w:color w:val="000000"/>
                <w:sz w:val="18"/>
                <w:szCs w:val="18"/>
              </w:rPr>
              <w:t xml:space="preserve"> RS Prima </w:t>
            </w:r>
            <w:proofErr w:type="spellStart"/>
            <w:r w:rsidR="00BE7DA2">
              <w:rPr>
                <w:rFonts w:ascii="Arial" w:eastAsia="Times New Roman" w:hAnsi="Arial" w:cs="Arial"/>
                <w:color w:val="000000"/>
                <w:sz w:val="18"/>
                <w:szCs w:val="18"/>
              </w:rPr>
              <w:t>Husada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Sukorejo</w:t>
            </w:r>
            <w:proofErr w:type="spellEnd"/>
            <w:r w:rsidR="00BE7DA2">
              <w:rPr>
                <w:rFonts w:ascii="Arial" w:eastAsia="Times New Roman" w:hAnsi="Arial" w:cs="Arial"/>
                <w:color w:val="000000"/>
                <w:sz w:val="18"/>
                <w:szCs w:val="18"/>
              </w:rPr>
              <w:t xml:space="preserve"> yang </w:t>
            </w:r>
            <w:proofErr w:type="spellStart"/>
            <w:r w:rsidR="00BE7DA2">
              <w:rPr>
                <w:rFonts w:ascii="Arial" w:eastAsia="Times New Roman" w:hAnsi="Arial" w:cs="Arial"/>
                <w:color w:val="000000"/>
                <w:sz w:val="18"/>
                <w:szCs w:val="18"/>
              </w:rPr>
              <w:t>lokasinya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terdekat</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dengan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lokasi</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kerja</w:t>
            </w:r>
            <w:proofErr w:type="spellEnd"/>
            <w:r w:rsidR="00BE7DA2">
              <w:rPr>
                <w:rFonts w:ascii="Arial" w:eastAsia="Times New Roman" w:hAnsi="Arial" w:cs="Arial"/>
                <w:color w:val="000000"/>
                <w:sz w:val="18"/>
                <w:szCs w:val="18"/>
              </w:rPr>
              <w:t xml:space="preserve"> </w:t>
            </w:r>
            <w:r w:rsidR="00E71AC3">
              <w:rPr>
                <w:rFonts w:ascii="Arial" w:eastAsia="Times New Roman" w:hAnsi="Arial" w:cs="Arial"/>
                <w:color w:val="000000"/>
                <w:sz w:val="18"/>
                <w:szCs w:val="18"/>
              </w:rPr>
              <w:t>PIHAK PERTAMA</w:t>
            </w:r>
          </w:p>
          <w:p w14:paraId="727F721C" w14:textId="560462B0" w:rsidR="00EF439E" w:rsidRPr="00260DC3" w:rsidRDefault="00EF439E" w:rsidP="00EF439E">
            <w:pPr>
              <w:spacing w:after="0" w:line="240" w:lineRule="auto"/>
              <w:jc w:val="both"/>
              <w:rPr>
                <w:rFonts w:ascii="Arial" w:eastAsia="Times New Roman" w:hAnsi="Arial" w:cs="Arial"/>
                <w:color w:val="000000"/>
                <w:sz w:val="18"/>
                <w:szCs w:val="18"/>
                <w:highlight w:val="darkGreen"/>
              </w:rPr>
            </w:pPr>
          </w:p>
        </w:tc>
        <w:tc>
          <w:tcPr>
            <w:tcW w:w="0" w:type="auto"/>
            <w:shd w:val="clear" w:color="auto" w:fill="auto"/>
            <w:hideMark/>
          </w:tcPr>
          <w:p w14:paraId="53AE82EB" w14:textId="520F38F8" w:rsidR="00EF439E" w:rsidRPr="00D32437" w:rsidRDefault="000D12E2" w:rsidP="00DC206B">
            <w:pPr>
              <w:pStyle w:val="ListParagraph"/>
              <w:numPr>
                <w:ilvl w:val="0"/>
                <w:numId w:val="45"/>
              </w:numPr>
              <w:spacing w:after="0" w:line="240" w:lineRule="auto"/>
              <w:ind w:left="459"/>
              <w:jc w:val="both"/>
              <w:rPr>
                <w:rFonts w:ascii="Arial" w:eastAsia="Times New Roman" w:hAnsi="Arial" w:cs="Arial"/>
                <w:color w:val="000000"/>
                <w:sz w:val="18"/>
                <w:szCs w:val="18"/>
              </w:rPr>
            </w:pPr>
            <w:r>
              <w:rPr>
                <w:rFonts w:ascii="Arial" w:eastAsia="Times New Roman" w:hAnsi="Arial" w:cs="Arial"/>
                <w:color w:val="000000"/>
                <w:sz w:val="18"/>
                <w:szCs w:val="18"/>
                <w:lang w:val="en-ID"/>
              </w:rPr>
              <w:t>one doctor</w:t>
            </w:r>
            <w:r w:rsidR="00EF439E" w:rsidRPr="00D32437">
              <w:rPr>
                <w:rFonts w:ascii="Arial" w:eastAsia="Times New Roman" w:hAnsi="Arial" w:cs="Arial"/>
                <w:color w:val="000000"/>
                <w:sz w:val="18"/>
                <w:szCs w:val="18"/>
                <w:lang w:val="en-ID"/>
              </w:rPr>
              <w:t xml:space="preserve"> with working hours of </w:t>
            </w:r>
            <w:r w:rsidR="00826A32">
              <w:rPr>
                <w:rFonts w:ascii="Arial" w:eastAsia="Times New Roman" w:hAnsi="Arial" w:cs="Arial"/>
                <w:color w:val="000000"/>
                <w:sz w:val="18"/>
                <w:szCs w:val="18"/>
                <w:lang w:val="en-ID"/>
              </w:rPr>
              <w:t>4</w:t>
            </w:r>
            <w:r w:rsidR="00EF439E" w:rsidRPr="00D32437">
              <w:rPr>
                <w:rFonts w:ascii="Arial" w:eastAsia="Times New Roman" w:hAnsi="Arial" w:cs="Arial"/>
                <w:color w:val="000000"/>
                <w:sz w:val="18"/>
                <w:szCs w:val="18"/>
                <w:lang w:val="en-ID"/>
              </w:rPr>
              <w:t xml:space="preserve"> hours/day in 5 working days/week</w:t>
            </w:r>
          </w:p>
          <w:p w14:paraId="2856B889" w14:textId="6473AF30" w:rsidR="00990AF6" w:rsidRPr="00990AF6" w:rsidRDefault="000D12E2" w:rsidP="00DC206B">
            <w:pPr>
              <w:pStyle w:val="ListParagraph"/>
              <w:numPr>
                <w:ilvl w:val="0"/>
                <w:numId w:val="45"/>
              </w:numPr>
              <w:spacing w:after="0" w:line="240" w:lineRule="auto"/>
              <w:ind w:left="459"/>
              <w:jc w:val="both"/>
              <w:rPr>
                <w:rFonts w:ascii="Arial" w:eastAsia="Times New Roman" w:hAnsi="Arial" w:cs="Arial"/>
                <w:sz w:val="18"/>
                <w:szCs w:val="18"/>
              </w:rPr>
            </w:pPr>
            <w:r>
              <w:rPr>
                <w:rFonts w:ascii="Arial" w:eastAsia="Times New Roman" w:hAnsi="Arial" w:cs="Arial"/>
                <w:color w:val="000000"/>
                <w:sz w:val="18"/>
                <w:szCs w:val="18"/>
              </w:rPr>
              <w:t>one nurse</w:t>
            </w:r>
            <w:r w:rsidR="00EF439E" w:rsidRPr="00D32437">
              <w:rPr>
                <w:rFonts w:ascii="Arial" w:eastAsia="Times New Roman" w:hAnsi="Arial" w:cs="Arial"/>
                <w:color w:val="000000"/>
                <w:sz w:val="18"/>
                <w:szCs w:val="18"/>
                <w:lang w:val="en-ID"/>
              </w:rPr>
              <w:t xml:space="preserve"> with </w:t>
            </w:r>
            <w:r w:rsidR="00826A32">
              <w:rPr>
                <w:rFonts w:ascii="Arial" w:eastAsia="Times New Roman" w:hAnsi="Arial" w:cs="Arial"/>
                <w:color w:val="000000"/>
                <w:sz w:val="18"/>
                <w:szCs w:val="18"/>
                <w:lang w:val="en-ID"/>
              </w:rPr>
              <w:t>9</w:t>
            </w:r>
            <w:r w:rsidR="00EF439E" w:rsidRPr="00D32437">
              <w:rPr>
                <w:rFonts w:ascii="Arial" w:eastAsia="Times New Roman" w:hAnsi="Arial" w:cs="Arial"/>
                <w:color w:val="000000"/>
                <w:sz w:val="18"/>
                <w:szCs w:val="18"/>
                <w:lang w:val="en-ID"/>
              </w:rPr>
              <w:t xml:space="preserve"> hours/day in </w:t>
            </w:r>
            <w:r w:rsidR="00826A32">
              <w:rPr>
                <w:rFonts w:ascii="Arial" w:eastAsia="Times New Roman" w:hAnsi="Arial" w:cs="Arial"/>
                <w:color w:val="000000"/>
                <w:sz w:val="18"/>
                <w:szCs w:val="18"/>
                <w:lang w:val="en-ID"/>
              </w:rPr>
              <w:t>5</w:t>
            </w:r>
            <w:r w:rsidR="00EF439E" w:rsidRPr="00D32437">
              <w:rPr>
                <w:rFonts w:ascii="Arial" w:eastAsia="Times New Roman" w:hAnsi="Arial" w:cs="Arial"/>
                <w:color w:val="000000"/>
                <w:sz w:val="18"/>
                <w:szCs w:val="18"/>
                <w:lang w:val="en-ID"/>
              </w:rPr>
              <w:t xml:space="preserve"> working days/week </w:t>
            </w:r>
          </w:p>
          <w:p w14:paraId="1E49A25F" w14:textId="0CBEF782" w:rsidR="00EF439E" w:rsidRPr="00D32437" w:rsidRDefault="002D2F7F" w:rsidP="00DC206B">
            <w:pPr>
              <w:pStyle w:val="ListParagraph"/>
              <w:numPr>
                <w:ilvl w:val="0"/>
                <w:numId w:val="45"/>
              </w:numPr>
              <w:spacing w:after="0" w:line="240" w:lineRule="auto"/>
              <w:ind w:left="459"/>
              <w:jc w:val="both"/>
              <w:rPr>
                <w:rFonts w:ascii="Arial" w:eastAsia="Times New Roman" w:hAnsi="Arial" w:cs="Arial"/>
                <w:sz w:val="18"/>
                <w:szCs w:val="18"/>
              </w:rPr>
            </w:pPr>
            <w:r w:rsidRPr="002D2F7F">
              <w:rPr>
                <w:rFonts w:ascii="Arial" w:eastAsia="Times New Roman" w:hAnsi="Arial" w:cs="Arial"/>
                <w:color w:val="000000"/>
                <w:sz w:val="18"/>
                <w:szCs w:val="18"/>
              </w:rPr>
              <w:t xml:space="preserve">However, if there is a work accident outside of these working days and hours that requires </w:t>
            </w:r>
            <w:proofErr w:type="spellStart"/>
            <w:r w:rsidR="008E6676">
              <w:rPr>
                <w:rFonts w:ascii="Arial" w:eastAsia="Times New Roman" w:hAnsi="Arial" w:cs="Arial"/>
                <w:color w:val="000000"/>
                <w:sz w:val="18"/>
                <w:szCs w:val="18"/>
              </w:rPr>
              <w:t>H</w:t>
            </w:r>
            <w:r w:rsidR="0066526E">
              <w:rPr>
                <w:rFonts w:ascii="Arial" w:eastAsia="Times New Roman" w:hAnsi="Arial" w:cs="Arial"/>
                <w:color w:val="000000"/>
                <w:sz w:val="18"/>
                <w:szCs w:val="18"/>
              </w:rPr>
              <w:t>ealther</w:t>
            </w:r>
            <w:proofErr w:type="spellEnd"/>
            <w:r w:rsidR="0066526E">
              <w:rPr>
                <w:rFonts w:ascii="Arial" w:eastAsia="Times New Roman" w:hAnsi="Arial" w:cs="Arial"/>
                <w:color w:val="000000"/>
                <w:sz w:val="18"/>
                <w:szCs w:val="18"/>
              </w:rPr>
              <w:t xml:space="preserve"> </w:t>
            </w:r>
            <w:r w:rsidR="008E6676">
              <w:rPr>
                <w:rFonts w:ascii="Arial" w:eastAsia="Times New Roman" w:hAnsi="Arial" w:cs="Arial"/>
                <w:color w:val="000000"/>
                <w:sz w:val="18"/>
                <w:szCs w:val="18"/>
              </w:rPr>
              <w:t>S</w:t>
            </w:r>
            <w:r w:rsidR="0066526E">
              <w:rPr>
                <w:rFonts w:ascii="Arial" w:eastAsia="Times New Roman" w:hAnsi="Arial" w:cs="Arial"/>
                <w:color w:val="000000"/>
                <w:sz w:val="18"/>
                <w:szCs w:val="18"/>
              </w:rPr>
              <w:t>ervices</w:t>
            </w:r>
            <w:r w:rsidRPr="002D2F7F">
              <w:rPr>
                <w:rFonts w:ascii="Arial" w:eastAsia="Times New Roman" w:hAnsi="Arial" w:cs="Arial"/>
                <w:color w:val="000000"/>
                <w:sz w:val="18"/>
                <w:szCs w:val="18"/>
              </w:rPr>
              <w:t xml:space="preserve">, a referral will be made to the Prima </w:t>
            </w:r>
            <w:proofErr w:type="spellStart"/>
            <w:r w:rsidRPr="002D2F7F">
              <w:rPr>
                <w:rFonts w:ascii="Arial" w:eastAsia="Times New Roman" w:hAnsi="Arial" w:cs="Arial"/>
                <w:color w:val="000000"/>
                <w:sz w:val="18"/>
                <w:szCs w:val="18"/>
              </w:rPr>
              <w:t>Husada</w:t>
            </w:r>
            <w:proofErr w:type="spellEnd"/>
            <w:r w:rsidRPr="002D2F7F">
              <w:rPr>
                <w:rFonts w:ascii="Arial" w:eastAsia="Times New Roman" w:hAnsi="Arial" w:cs="Arial"/>
                <w:color w:val="000000"/>
                <w:sz w:val="18"/>
                <w:szCs w:val="18"/>
              </w:rPr>
              <w:t xml:space="preserve"> </w:t>
            </w:r>
            <w:proofErr w:type="spellStart"/>
            <w:r w:rsidRPr="002D2F7F">
              <w:rPr>
                <w:rFonts w:ascii="Arial" w:eastAsia="Times New Roman" w:hAnsi="Arial" w:cs="Arial"/>
                <w:color w:val="000000"/>
                <w:sz w:val="18"/>
                <w:szCs w:val="18"/>
              </w:rPr>
              <w:t>Sukorejo</w:t>
            </w:r>
            <w:proofErr w:type="spellEnd"/>
            <w:r w:rsidRPr="002D2F7F">
              <w:rPr>
                <w:rFonts w:ascii="Arial" w:eastAsia="Times New Roman" w:hAnsi="Arial" w:cs="Arial"/>
                <w:color w:val="000000"/>
                <w:sz w:val="18"/>
                <w:szCs w:val="18"/>
              </w:rPr>
              <w:t xml:space="preserve"> Hospital closest to the FIRST PARTY</w:t>
            </w:r>
            <w:r w:rsidR="00607965">
              <w:rPr>
                <w:rFonts w:ascii="Arial" w:eastAsia="Times New Roman" w:hAnsi="Arial" w:cs="Arial"/>
                <w:color w:val="000000"/>
                <w:sz w:val="18"/>
                <w:szCs w:val="18"/>
              </w:rPr>
              <w:t>’</w:t>
            </w:r>
            <w:r w:rsidRPr="002D2F7F">
              <w:rPr>
                <w:rFonts w:ascii="Arial" w:eastAsia="Times New Roman" w:hAnsi="Arial" w:cs="Arial"/>
                <w:color w:val="000000"/>
                <w:sz w:val="18"/>
                <w:szCs w:val="18"/>
              </w:rPr>
              <w:t>s work location.</w:t>
            </w:r>
          </w:p>
        </w:tc>
      </w:tr>
      <w:tr w:rsidR="00EF439E" w:rsidRPr="00D32437" w14:paraId="3AB2628B" w14:textId="77777777" w:rsidTr="00D43CCE">
        <w:trPr>
          <w:trHeight w:val="20"/>
        </w:trPr>
        <w:tc>
          <w:tcPr>
            <w:tcW w:w="4962" w:type="dxa"/>
            <w:shd w:val="clear" w:color="auto" w:fill="auto"/>
          </w:tcPr>
          <w:p w14:paraId="06DB9F22" w14:textId="45D586E6" w:rsidR="00EF439E" w:rsidRPr="00D32437" w:rsidRDefault="00EF439E" w:rsidP="00EF439E">
            <w:pPr>
              <w:pStyle w:val="ListParagraph"/>
              <w:numPr>
                <w:ilvl w:val="0"/>
                <w:numId w:val="19"/>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tenaga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kemudian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masing-masing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menyampaikan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informasi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serta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dituangkan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addendum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w:t>
            </w:r>
          </w:p>
        </w:tc>
        <w:tc>
          <w:tcPr>
            <w:tcW w:w="0" w:type="auto"/>
            <w:shd w:val="clear" w:color="auto" w:fill="auto"/>
          </w:tcPr>
          <w:p w14:paraId="3274822A" w14:textId="4E0D7C4F" w:rsidR="00EF439E" w:rsidRPr="00D32437" w:rsidRDefault="00EF439E" w:rsidP="00DC206B">
            <w:pPr>
              <w:pStyle w:val="ListParagraph"/>
              <w:numPr>
                <w:ilvl w:val="0"/>
                <w:numId w:val="60"/>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If there is change </w:t>
            </w:r>
            <w:r w:rsidR="0056049D">
              <w:rPr>
                <w:rFonts w:ascii="Arial" w:eastAsia="Times New Roman" w:hAnsi="Arial" w:cs="Arial"/>
                <w:color w:val="000000"/>
                <w:sz w:val="18"/>
                <w:szCs w:val="18"/>
              </w:rPr>
              <w:t>request to</w:t>
            </w:r>
            <w:r w:rsidRPr="00D32437">
              <w:rPr>
                <w:rFonts w:ascii="Arial" w:eastAsia="Times New Roman" w:hAnsi="Arial" w:cs="Arial"/>
                <w:color w:val="000000"/>
                <w:sz w:val="18"/>
                <w:szCs w:val="18"/>
                <w:lang w:val="id-ID"/>
              </w:rPr>
              <w:t xml:space="preserve"> the number of working hours and  the number of </w:t>
            </w:r>
            <w:r w:rsidR="00812E0E">
              <w:rPr>
                <w:rFonts w:ascii="Arial" w:eastAsia="Times New Roman" w:hAnsi="Arial" w:cs="Arial"/>
                <w:color w:val="000000"/>
                <w:sz w:val="18"/>
                <w:szCs w:val="18"/>
              </w:rPr>
              <w:t xml:space="preserve">medical </w:t>
            </w:r>
            <w:proofErr w:type="spellStart"/>
            <w:r w:rsidR="00812E0E">
              <w:rPr>
                <w:rFonts w:ascii="Arial" w:eastAsia="Times New Roman" w:hAnsi="Arial" w:cs="Arial"/>
                <w:color w:val="000000"/>
                <w:sz w:val="18"/>
                <w:szCs w:val="18"/>
              </w:rPr>
              <w:t>personels</w:t>
            </w:r>
            <w:proofErr w:type="spellEnd"/>
            <w:r w:rsidRPr="00D32437">
              <w:rPr>
                <w:rFonts w:ascii="Arial" w:eastAsia="Times New Roman" w:hAnsi="Arial" w:cs="Arial"/>
                <w:color w:val="000000"/>
                <w:sz w:val="18"/>
                <w:szCs w:val="18"/>
                <w:lang w:val="id-ID"/>
              </w:rPr>
              <w:t xml:space="preserve"> in the future, </w:t>
            </w:r>
            <w:r w:rsidR="00F9375A">
              <w:rPr>
                <w:rFonts w:ascii="Arial" w:eastAsia="Times New Roman" w:hAnsi="Arial" w:cs="Arial"/>
                <w:color w:val="000000"/>
                <w:sz w:val="18"/>
                <w:szCs w:val="18"/>
              </w:rPr>
              <w:t>the</w:t>
            </w:r>
            <w:r w:rsidRPr="00D32437">
              <w:rPr>
                <w:rFonts w:ascii="Arial" w:eastAsia="Times New Roman" w:hAnsi="Arial" w:cs="Arial"/>
                <w:color w:val="000000"/>
                <w:sz w:val="18"/>
                <w:szCs w:val="18"/>
              </w:rPr>
              <w:t xml:space="preserve"> </w:t>
            </w:r>
            <w:r w:rsidR="00F9375A">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arties will convey this information in writing as well as the additional financing </w:t>
            </w:r>
            <w:r w:rsidR="002A6A7C">
              <w:rPr>
                <w:rFonts w:ascii="Arial" w:eastAsia="Times New Roman" w:hAnsi="Arial" w:cs="Arial"/>
                <w:color w:val="000000"/>
                <w:sz w:val="18"/>
                <w:szCs w:val="18"/>
              </w:rPr>
              <w:t>changes</w:t>
            </w:r>
            <w:r w:rsidR="00B1092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would be the responsibility of the </w:t>
            </w:r>
            <w:r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lang w:val="id-ID"/>
              </w:rPr>
              <w:t>, and change would be summarized in a</w:t>
            </w:r>
            <w:r w:rsidR="002A6A7C">
              <w:rPr>
                <w:rFonts w:ascii="Arial" w:eastAsia="Times New Roman" w:hAnsi="Arial" w:cs="Arial"/>
                <w:color w:val="000000"/>
                <w:sz w:val="18"/>
                <w:szCs w:val="18"/>
              </w:rPr>
              <w:t>n amendment to this Agreement</w:t>
            </w:r>
            <w:r w:rsidRPr="00D32437">
              <w:rPr>
                <w:rFonts w:ascii="Arial" w:eastAsia="Times New Roman" w:hAnsi="Arial" w:cs="Arial"/>
                <w:color w:val="000000"/>
                <w:sz w:val="18"/>
                <w:szCs w:val="18"/>
              </w:rPr>
              <w:t>;</w:t>
            </w:r>
          </w:p>
        </w:tc>
      </w:tr>
      <w:tr w:rsidR="00EF439E" w:rsidRPr="00D32437" w14:paraId="0AC2C0DF" w14:textId="77777777" w:rsidTr="00D43CCE">
        <w:trPr>
          <w:trHeight w:val="20"/>
        </w:trPr>
        <w:tc>
          <w:tcPr>
            <w:tcW w:w="4962" w:type="dxa"/>
            <w:shd w:val="clear" w:color="auto" w:fill="auto"/>
            <w:vAlign w:val="center"/>
          </w:tcPr>
          <w:p w14:paraId="7F7AEDC9" w14:textId="77777777" w:rsidR="00EF439E" w:rsidRPr="00D32437" w:rsidRDefault="00EF439E" w:rsidP="00EF439E">
            <w:pPr>
              <w:spacing w:after="0" w:line="240" w:lineRule="auto"/>
              <w:rPr>
                <w:rFonts w:ascii="Arial" w:eastAsia="Times New Roman" w:hAnsi="Arial" w:cs="Arial"/>
                <w:b/>
                <w:bCs/>
                <w:color w:val="000000"/>
                <w:sz w:val="18"/>
                <w:szCs w:val="18"/>
                <w:highlight w:val="yellow"/>
              </w:rPr>
            </w:pPr>
          </w:p>
        </w:tc>
        <w:tc>
          <w:tcPr>
            <w:tcW w:w="0" w:type="auto"/>
            <w:shd w:val="clear" w:color="auto" w:fill="auto"/>
            <w:vAlign w:val="center"/>
          </w:tcPr>
          <w:p w14:paraId="2A013108"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bookmarkEnd w:id="0"/>
      <w:tr w:rsidR="004E2E46" w:rsidRPr="00D32437" w14:paraId="655546D3" w14:textId="77777777" w:rsidTr="009656A1">
        <w:trPr>
          <w:trHeight w:val="20"/>
        </w:trPr>
        <w:tc>
          <w:tcPr>
            <w:tcW w:w="4962" w:type="dxa"/>
            <w:shd w:val="clear" w:color="auto" w:fill="auto"/>
            <w:vAlign w:val="center"/>
            <w:hideMark/>
          </w:tcPr>
          <w:p w14:paraId="7D38342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703611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8</w:t>
            </w:r>
          </w:p>
        </w:tc>
      </w:tr>
      <w:tr w:rsidR="004E2E46" w:rsidRPr="00D32437" w14:paraId="742F1C01" w14:textId="77777777" w:rsidTr="009656A1">
        <w:trPr>
          <w:trHeight w:val="20"/>
        </w:trPr>
        <w:tc>
          <w:tcPr>
            <w:tcW w:w="4962" w:type="dxa"/>
            <w:shd w:val="clear" w:color="auto" w:fill="auto"/>
            <w:vAlign w:val="center"/>
            <w:hideMark/>
          </w:tcPr>
          <w:p w14:paraId="138B01C5" w14:textId="77777777" w:rsidR="004E2E46" w:rsidRPr="008C45E2" w:rsidRDefault="004E2E46" w:rsidP="009656A1">
            <w:pPr>
              <w:spacing w:after="0" w:line="240" w:lineRule="auto"/>
              <w:jc w:val="center"/>
              <w:rPr>
                <w:rFonts w:ascii="Arial" w:eastAsia="Times New Roman" w:hAnsi="Arial" w:cs="Arial"/>
                <w:color w:val="000000"/>
                <w:sz w:val="18"/>
                <w:szCs w:val="18"/>
                <w:lang w:val="es-ES"/>
              </w:rPr>
            </w:pPr>
            <w:proofErr w:type="spellStart"/>
            <w:r w:rsidRPr="008C45E2">
              <w:rPr>
                <w:rFonts w:ascii="Arial" w:eastAsia="Times New Roman" w:hAnsi="Arial" w:cs="Arial"/>
                <w:b/>
                <w:bCs/>
                <w:color w:val="000000"/>
                <w:sz w:val="18"/>
                <w:szCs w:val="18"/>
                <w:lang w:val="es-ES"/>
              </w:rPr>
              <w:t>Biaya</w:t>
            </w:r>
            <w:proofErr w:type="spellEnd"/>
            <w:r w:rsidRPr="008C45E2">
              <w:rPr>
                <w:rFonts w:ascii="Arial" w:eastAsia="Times New Roman" w:hAnsi="Arial" w:cs="Arial"/>
                <w:b/>
                <w:bCs/>
                <w:color w:val="000000"/>
                <w:sz w:val="18"/>
                <w:szCs w:val="18"/>
                <w:lang w:val="es-ES"/>
              </w:rPr>
              <w:t xml:space="preserve"> </w:t>
            </w:r>
            <w:proofErr w:type="spellStart"/>
            <w:r w:rsidRPr="008C45E2">
              <w:rPr>
                <w:rFonts w:ascii="Arial" w:eastAsia="Times New Roman" w:hAnsi="Arial" w:cs="Arial"/>
                <w:b/>
                <w:bCs/>
                <w:color w:val="000000"/>
                <w:sz w:val="18"/>
                <w:szCs w:val="18"/>
                <w:lang w:val="es-ES"/>
              </w:rPr>
              <w:t>Pelayanan</w:t>
            </w:r>
            <w:proofErr w:type="spellEnd"/>
            <w:r w:rsidRPr="008C45E2">
              <w:rPr>
                <w:rFonts w:ascii="Arial" w:eastAsia="Times New Roman" w:hAnsi="Arial" w:cs="Arial"/>
                <w:b/>
                <w:bCs/>
                <w:color w:val="000000"/>
                <w:sz w:val="18"/>
                <w:szCs w:val="18"/>
                <w:lang w:val="es-ES"/>
              </w:rPr>
              <w:t xml:space="preserve"> </w:t>
            </w:r>
            <w:proofErr w:type="spellStart"/>
            <w:r w:rsidRPr="008C45E2">
              <w:rPr>
                <w:rFonts w:ascii="Arial" w:eastAsia="Times New Roman" w:hAnsi="Arial" w:cs="Arial"/>
                <w:b/>
                <w:bCs/>
                <w:color w:val="000000"/>
                <w:sz w:val="18"/>
                <w:szCs w:val="18"/>
                <w:lang w:val="es-ES"/>
              </w:rPr>
              <w:t>Kesehatan</w:t>
            </w:r>
            <w:proofErr w:type="spellEnd"/>
            <w:r w:rsidRPr="008C45E2">
              <w:rPr>
                <w:rFonts w:ascii="Arial" w:eastAsia="Times New Roman" w:hAnsi="Arial" w:cs="Arial"/>
                <w:b/>
                <w:bCs/>
                <w:color w:val="000000"/>
                <w:sz w:val="18"/>
                <w:szCs w:val="18"/>
                <w:lang w:val="es-ES"/>
              </w:rPr>
              <w:t xml:space="preserve"> dan Tata Cara </w:t>
            </w:r>
            <w:proofErr w:type="spellStart"/>
            <w:r w:rsidRPr="008C45E2">
              <w:rPr>
                <w:rFonts w:ascii="Arial" w:eastAsia="Times New Roman" w:hAnsi="Arial" w:cs="Arial"/>
                <w:b/>
                <w:bCs/>
                <w:color w:val="000000"/>
                <w:sz w:val="18"/>
                <w:szCs w:val="18"/>
                <w:lang w:val="es-ES"/>
              </w:rPr>
              <w:t>Pembayaran</w:t>
            </w:r>
            <w:proofErr w:type="spellEnd"/>
          </w:p>
        </w:tc>
        <w:tc>
          <w:tcPr>
            <w:tcW w:w="0" w:type="auto"/>
            <w:shd w:val="clear" w:color="auto" w:fill="auto"/>
            <w:vAlign w:val="center"/>
            <w:hideMark/>
          </w:tcPr>
          <w:p w14:paraId="56CF925F" w14:textId="77777777" w:rsidR="004E2E46" w:rsidRPr="00D32437" w:rsidRDefault="004E2E46" w:rsidP="009656A1">
            <w:pPr>
              <w:spacing w:after="0" w:line="240" w:lineRule="auto"/>
              <w:jc w:val="center"/>
              <w:rPr>
                <w:rFonts w:ascii="Arial" w:eastAsia="Times New Roman" w:hAnsi="Arial" w:cs="Arial"/>
                <w:sz w:val="18"/>
                <w:szCs w:val="18"/>
              </w:rPr>
            </w:pPr>
            <w:r>
              <w:rPr>
                <w:rFonts w:ascii="Arial" w:eastAsia="Times New Roman" w:hAnsi="Arial" w:cs="Arial"/>
                <w:b/>
                <w:bCs/>
                <w:color w:val="000000"/>
                <w:sz w:val="18"/>
                <w:szCs w:val="18"/>
              </w:rPr>
              <w:t>Service fee</w:t>
            </w:r>
            <w:r w:rsidRPr="00D32437">
              <w:rPr>
                <w:rFonts w:ascii="Arial" w:eastAsia="Times New Roman" w:hAnsi="Arial" w:cs="Arial"/>
                <w:b/>
                <w:bCs/>
                <w:color w:val="000000"/>
                <w:sz w:val="18"/>
                <w:szCs w:val="18"/>
              </w:rPr>
              <w:t xml:space="preserve"> and payment procedures</w:t>
            </w:r>
          </w:p>
        </w:tc>
      </w:tr>
      <w:tr w:rsidR="004E2E46" w:rsidRPr="00D32437" w14:paraId="0F43019A" w14:textId="77777777" w:rsidTr="009656A1">
        <w:trPr>
          <w:trHeight w:val="20"/>
        </w:trPr>
        <w:tc>
          <w:tcPr>
            <w:tcW w:w="4962" w:type="dxa"/>
            <w:shd w:val="clear" w:color="auto" w:fill="auto"/>
            <w:vAlign w:val="center"/>
          </w:tcPr>
          <w:p w14:paraId="4E5235DE" w14:textId="77777777" w:rsidR="004E2E46" w:rsidRPr="008C45E2"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42E967E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rsidDel="00F03A51" w14:paraId="72C4C813" w14:textId="1A330958" w:rsidTr="009656A1">
        <w:trPr>
          <w:trHeight w:val="20"/>
          <w:del w:id="66" w:author="HUMAS MARKETING" w:date="2024-06-20T14:15:00Z"/>
        </w:trPr>
        <w:tc>
          <w:tcPr>
            <w:tcW w:w="4962" w:type="dxa"/>
            <w:shd w:val="clear" w:color="auto" w:fill="auto"/>
            <w:hideMark/>
          </w:tcPr>
          <w:p w14:paraId="18A122C6" w14:textId="3A285EFC" w:rsidR="004E2E46" w:rsidRPr="008C45E2" w:rsidDel="00F03A51" w:rsidRDefault="004E2E46" w:rsidP="009656A1">
            <w:pPr>
              <w:spacing w:after="0" w:line="240" w:lineRule="auto"/>
              <w:jc w:val="both"/>
              <w:rPr>
                <w:del w:id="67" w:author="HUMAS MARKETING" w:date="2024-06-20T14:15:00Z" w16du:dateUtc="2024-06-20T07:15:00Z"/>
                <w:rFonts w:ascii="Arial" w:eastAsia="Times New Roman" w:hAnsi="Arial" w:cs="Arial"/>
                <w:b/>
                <w:bCs/>
                <w:color w:val="000000"/>
                <w:sz w:val="18"/>
                <w:szCs w:val="18"/>
              </w:rPr>
            </w:pPr>
          </w:p>
        </w:tc>
        <w:tc>
          <w:tcPr>
            <w:tcW w:w="0" w:type="auto"/>
            <w:shd w:val="clear" w:color="auto" w:fill="auto"/>
            <w:hideMark/>
          </w:tcPr>
          <w:p w14:paraId="78BFD7C0" w14:textId="27C3B63D" w:rsidR="004E2E46" w:rsidRPr="00E004C3" w:rsidDel="00F03A51" w:rsidRDefault="004E2E46" w:rsidP="009656A1">
            <w:pPr>
              <w:pStyle w:val="ListParagraph"/>
              <w:numPr>
                <w:ilvl w:val="0"/>
                <w:numId w:val="21"/>
              </w:numPr>
              <w:spacing w:after="0" w:line="240" w:lineRule="auto"/>
              <w:ind w:left="318" w:hanging="284"/>
              <w:jc w:val="both"/>
              <w:rPr>
                <w:del w:id="68" w:author="HUMAS MARKETING" w:date="2024-06-20T14:15:00Z" w16du:dateUtc="2024-06-20T07:15:00Z"/>
                <w:rFonts w:ascii="Arial" w:eastAsia="Times New Roman" w:hAnsi="Arial" w:cs="Arial"/>
                <w:color w:val="000000"/>
                <w:sz w:val="18"/>
                <w:szCs w:val="18"/>
              </w:rPr>
            </w:pPr>
            <w:del w:id="69" w:author="HUMAS MARKETING" w:date="2024-06-20T14:15:00Z" w16du:dateUtc="2024-06-20T07:15:00Z">
              <w:r w:rsidRPr="00D32437" w:rsidDel="00F03A51">
                <w:rPr>
                  <w:rFonts w:ascii="Arial" w:eastAsia="Times New Roman" w:hAnsi="Arial" w:cs="Arial"/>
                  <w:color w:val="000000"/>
                  <w:sz w:val="18"/>
                  <w:szCs w:val="18"/>
                </w:rPr>
                <w:delText xml:space="preserve">In exchange for the first aid </w:delText>
              </w:r>
              <w:r w:rsidDel="00F03A51">
                <w:rPr>
                  <w:rFonts w:ascii="Arial" w:eastAsia="Times New Roman" w:hAnsi="Arial" w:cs="Arial"/>
                  <w:color w:val="000000"/>
                  <w:sz w:val="18"/>
                  <w:szCs w:val="18"/>
                </w:rPr>
                <w:delText>Health S</w:delText>
              </w:r>
              <w:r w:rsidRPr="00D32437" w:rsidDel="00F03A51">
                <w:rPr>
                  <w:rFonts w:ascii="Arial" w:eastAsia="Times New Roman" w:hAnsi="Arial" w:cs="Arial"/>
                  <w:color w:val="000000"/>
                  <w:sz w:val="18"/>
                  <w:szCs w:val="18"/>
                </w:rPr>
                <w:delText xml:space="preserve">ervice </w:delText>
              </w:r>
              <w:r w:rsidDel="00F03A51">
                <w:rPr>
                  <w:rFonts w:ascii="Arial" w:eastAsia="Times New Roman" w:hAnsi="Arial" w:cs="Arial"/>
                  <w:color w:val="000000"/>
                  <w:sz w:val="18"/>
                  <w:szCs w:val="18"/>
                </w:rPr>
                <w:delText>F</w:delText>
              </w:r>
              <w:r w:rsidRPr="00D32437" w:rsidDel="00F03A51">
                <w:rPr>
                  <w:rFonts w:ascii="Arial" w:eastAsia="Times New Roman" w:hAnsi="Arial" w:cs="Arial"/>
                  <w:color w:val="000000"/>
                  <w:sz w:val="18"/>
                  <w:szCs w:val="18"/>
                </w:rPr>
                <w:delText xml:space="preserve">ee, given by the </w:delText>
              </w:r>
              <w:r w:rsidRPr="00D738C4" w:rsidDel="00F03A51">
                <w:rPr>
                  <w:rFonts w:ascii="Arial" w:eastAsia="Times New Roman" w:hAnsi="Arial" w:cs="Arial"/>
                  <w:b/>
                  <w:bCs/>
                  <w:color w:val="000000"/>
                  <w:sz w:val="18"/>
                  <w:szCs w:val="18"/>
                </w:rPr>
                <w:delText>SECOND PARTY</w:delText>
              </w:r>
              <w:r w:rsidRPr="00E004C3" w:rsidDel="00F03A51">
                <w:rPr>
                  <w:rFonts w:ascii="Arial" w:eastAsia="Times New Roman" w:hAnsi="Arial" w:cs="Arial"/>
                  <w:color w:val="000000"/>
                  <w:sz w:val="18"/>
                  <w:szCs w:val="18"/>
                </w:rPr>
                <w:delText>,</w:delText>
              </w:r>
              <w:r w:rsidRPr="00D32437" w:rsidDel="00F03A51">
                <w:rPr>
                  <w:rFonts w:ascii="Arial" w:eastAsia="Times New Roman" w:hAnsi="Arial" w:cs="Arial"/>
                  <w:color w:val="000000"/>
                  <w:sz w:val="18"/>
                  <w:szCs w:val="18"/>
                </w:rPr>
                <w:delText xml:space="preserve"> </w:delText>
              </w:r>
              <w:r w:rsidDel="00F03A51">
                <w:rPr>
                  <w:rFonts w:ascii="Arial" w:eastAsia="Times New Roman" w:hAnsi="Arial" w:cs="Arial"/>
                  <w:color w:val="000000"/>
                  <w:sz w:val="18"/>
                  <w:szCs w:val="18"/>
                </w:rPr>
                <w:delText xml:space="preserve">the </w:delText>
              </w:r>
              <w:r w:rsidRPr="00E004C3" w:rsidDel="00F03A51">
                <w:rPr>
                  <w:rFonts w:ascii="Arial" w:eastAsia="Times New Roman" w:hAnsi="Arial" w:cs="Arial"/>
                  <w:b/>
                  <w:bCs/>
                  <w:color w:val="000000"/>
                  <w:sz w:val="18"/>
                  <w:szCs w:val="18"/>
                </w:rPr>
                <w:delText>FIRST PARTY</w:delText>
              </w:r>
              <w:r w:rsidRPr="00D738C4" w:rsidDel="00F03A51">
                <w:rPr>
                  <w:rFonts w:ascii="Arial" w:eastAsia="Times New Roman" w:hAnsi="Arial" w:cs="Arial"/>
                  <w:color w:val="000000"/>
                  <w:sz w:val="18"/>
                  <w:szCs w:val="18"/>
                </w:rPr>
                <w:delText xml:space="preserve"> </w:delText>
              </w:r>
              <w:r w:rsidDel="00F03A51">
                <w:rPr>
                  <w:rFonts w:ascii="Arial" w:eastAsia="Times New Roman" w:hAnsi="Arial" w:cs="Arial"/>
                  <w:color w:val="000000"/>
                  <w:sz w:val="18"/>
                  <w:szCs w:val="18"/>
                </w:rPr>
                <w:delText>agrees to pay the monthly Service Fee</w:delText>
              </w:r>
              <w:r w:rsidRPr="00895F33" w:rsidDel="00F03A51">
                <w:rPr>
                  <w:rFonts w:ascii="Arial" w:eastAsia="Times New Roman" w:hAnsi="Arial" w:cs="Arial"/>
                  <w:color w:val="000000"/>
                  <w:sz w:val="18"/>
                  <w:szCs w:val="18"/>
                </w:rPr>
                <w:delText xml:space="preserve"> </w:delText>
              </w:r>
              <w:r w:rsidDel="00F03A51">
                <w:rPr>
                  <w:rFonts w:ascii="Arial" w:eastAsia="Times New Roman" w:hAnsi="Arial" w:cs="Arial"/>
                  <w:color w:val="000000"/>
                  <w:sz w:val="18"/>
                  <w:szCs w:val="18"/>
                </w:rPr>
                <w:delText xml:space="preserve">amouting to </w:delText>
              </w:r>
              <w:r w:rsidRPr="001C5712" w:rsidDel="00F03A51">
                <w:rPr>
                  <w:rFonts w:ascii="Arial" w:eastAsia="Times New Roman" w:hAnsi="Arial" w:cs="Arial"/>
                  <w:color w:val="000000"/>
                  <w:sz w:val="18"/>
                  <w:szCs w:val="18"/>
                </w:rPr>
                <w:delText xml:space="preserve"> Rp. </w:delText>
              </w:r>
              <w:r w:rsidDel="00F03A51">
                <w:delText xml:space="preserve"> </w:delText>
              </w:r>
              <w:r w:rsidRPr="00C36EBD" w:rsidDel="00F03A51">
                <w:rPr>
                  <w:rFonts w:ascii="Arial" w:eastAsia="Times New Roman" w:hAnsi="Arial" w:cs="Arial"/>
                  <w:color w:val="000000"/>
                  <w:sz w:val="18"/>
                  <w:szCs w:val="18"/>
                </w:rPr>
                <w:delText>19,368,368</w:delText>
              </w:r>
              <w:r w:rsidR="009D1A5A" w:rsidDel="00F03A51">
                <w:rPr>
                  <w:rFonts w:ascii="Arial" w:eastAsia="Times New Roman" w:hAnsi="Arial" w:cs="Arial"/>
                  <w:color w:val="000000"/>
                  <w:sz w:val="18"/>
                  <w:szCs w:val="18"/>
                </w:rPr>
                <w:delText xml:space="preserve"> </w:delText>
              </w:r>
              <w:r w:rsidRPr="001C5712" w:rsidDel="00F03A51">
                <w:rPr>
                  <w:rFonts w:ascii="Arial" w:eastAsia="Times New Roman" w:hAnsi="Arial" w:cs="Arial"/>
                  <w:color w:val="000000"/>
                  <w:sz w:val="18"/>
                  <w:szCs w:val="18"/>
                </w:rPr>
                <w:delText>(</w:delText>
              </w:r>
              <w:r w:rsidDel="00F03A51">
                <w:rPr>
                  <w:rFonts w:ascii="Arial" w:eastAsia="Times New Roman" w:hAnsi="Arial" w:cs="Arial"/>
                  <w:color w:val="000000"/>
                  <w:sz w:val="18"/>
                  <w:szCs w:val="18"/>
                </w:rPr>
                <w:delText xml:space="preserve">Nineteen million three hundred sixty eight thousand three </w:delText>
              </w:r>
              <w:r w:rsidRPr="0073238A" w:rsidDel="00F03A51">
                <w:rPr>
                  <w:rFonts w:ascii="Arial" w:eastAsia="Times New Roman" w:hAnsi="Arial" w:cs="Arial"/>
                  <w:color w:val="000000"/>
                  <w:sz w:val="18"/>
                  <w:szCs w:val="18"/>
                </w:rPr>
                <w:delText>hundred</w:delText>
              </w:r>
              <w:r w:rsidDel="00F03A51">
                <w:rPr>
                  <w:rFonts w:ascii="Arial" w:eastAsia="Times New Roman" w:hAnsi="Arial" w:cs="Arial"/>
                  <w:color w:val="000000"/>
                  <w:sz w:val="18"/>
                  <w:szCs w:val="18"/>
                </w:rPr>
                <w:delText xml:space="preserve"> sixty eight rupiahs</w:delText>
              </w:r>
              <w:r w:rsidRPr="001C5712" w:rsidDel="00F03A51">
                <w:rPr>
                  <w:rFonts w:ascii="Arial" w:eastAsia="Times New Roman" w:hAnsi="Arial" w:cs="Arial"/>
                  <w:color w:val="000000"/>
                  <w:sz w:val="18"/>
                  <w:szCs w:val="18"/>
                </w:rPr>
                <w:delText>)</w:delText>
              </w:r>
              <w:r w:rsidRPr="00895F33" w:rsidDel="00F03A51">
                <w:rPr>
                  <w:rFonts w:ascii="Arial" w:eastAsia="Times New Roman" w:hAnsi="Arial" w:cs="Arial"/>
                  <w:color w:val="000000"/>
                  <w:sz w:val="18"/>
                  <w:szCs w:val="18"/>
                </w:rPr>
                <w:delText>including VAT</w:delText>
              </w:r>
              <w:r w:rsidDel="00F03A51">
                <w:rPr>
                  <w:rFonts w:ascii="Arial" w:eastAsia="Times New Roman" w:hAnsi="Arial" w:cs="Arial"/>
                  <w:color w:val="000000"/>
                  <w:sz w:val="18"/>
                  <w:szCs w:val="18"/>
                </w:rPr>
                <w:delText xml:space="preserve"> and witholding tax for the Health Services. The breakdown of the monthly Service Fee is listed in Appendix 1 hereto. </w:delText>
              </w:r>
              <w:r w:rsidDel="00F03A51">
                <w:delText xml:space="preserve"> </w:delText>
              </w:r>
              <w:r w:rsidRPr="0095459F" w:rsidDel="00F03A51">
                <w:rPr>
                  <w:rFonts w:ascii="Arial" w:eastAsia="Times New Roman" w:hAnsi="Arial" w:cs="Arial"/>
                  <w:color w:val="000000"/>
                  <w:sz w:val="18"/>
                  <w:szCs w:val="18"/>
                </w:rPr>
                <w:delText xml:space="preserve">The </w:delText>
              </w:r>
              <w:r w:rsidDel="00F03A51">
                <w:rPr>
                  <w:rFonts w:ascii="Arial" w:eastAsia="Times New Roman" w:hAnsi="Arial" w:cs="Arial"/>
                  <w:color w:val="000000"/>
                  <w:sz w:val="18"/>
                  <w:szCs w:val="18"/>
                </w:rPr>
                <w:delText>costs for</w:delText>
              </w:r>
              <w:r w:rsidRPr="0095459F" w:rsidDel="00F03A51">
                <w:rPr>
                  <w:rFonts w:ascii="Arial" w:eastAsia="Times New Roman" w:hAnsi="Arial" w:cs="Arial"/>
                  <w:color w:val="000000"/>
                  <w:sz w:val="18"/>
                  <w:szCs w:val="18"/>
                </w:rPr>
                <w:delText xml:space="preserve"> medic</w:delText>
              </w:r>
              <w:r w:rsidDel="00F03A51">
                <w:rPr>
                  <w:rFonts w:ascii="Arial" w:eastAsia="Times New Roman" w:hAnsi="Arial" w:cs="Arial"/>
                  <w:color w:val="000000"/>
                  <w:sz w:val="18"/>
                  <w:szCs w:val="18"/>
                </w:rPr>
                <w:delText xml:space="preserve">ations </w:delText>
              </w:r>
              <w:r w:rsidRPr="0095459F" w:rsidDel="00F03A51">
                <w:rPr>
                  <w:rFonts w:ascii="Arial" w:eastAsia="Times New Roman" w:hAnsi="Arial" w:cs="Arial"/>
                  <w:color w:val="000000"/>
                  <w:sz w:val="18"/>
                  <w:szCs w:val="18"/>
                </w:rPr>
                <w:delText xml:space="preserve">and medical equipment </w:delText>
              </w:r>
              <w:r w:rsidDel="00F03A51">
                <w:rPr>
                  <w:rFonts w:ascii="Arial" w:eastAsia="Times New Roman" w:hAnsi="Arial" w:cs="Arial"/>
                  <w:color w:val="000000"/>
                  <w:sz w:val="18"/>
                  <w:szCs w:val="18"/>
                </w:rPr>
                <w:delText xml:space="preserve">used will </w:delText>
              </w:r>
              <w:r w:rsidRPr="0095459F" w:rsidDel="00F03A51">
                <w:rPr>
                  <w:rFonts w:ascii="Arial" w:eastAsia="Times New Roman" w:hAnsi="Arial" w:cs="Arial"/>
                  <w:color w:val="000000"/>
                  <w:sz w:val="18"/>
                  <w:szCs w:val="18"/>
                </w:rPr>
                <w:delText xml:space="preserve">be billed separately </w:delText>
              </w:r>
              <w:r w:rsidDel="00F03A51">
                <w:rPr>
                  <w:rFonts w:ascii="Arial" w:eastAsia="Times New Roman" w:hAnsi="Arial" w:cs="Arial"/>
                  <w:color w:val="000000"/>
                  <w:sz w:val="18"/>
                  <w:szCs w:val="18"/>
                </w:rPr>
                <w:delText>subject to</w:delText>
              </w:r>
              <w:r w:rsidRPr="0095459F" w:rsidDel="00F03A51">
                <w:rPr>
                  <w:rFonts w:ascii="Arial" w:eastAsia="Times New Roman" w:hAnsi="Arial" w:cs="Arial"/>
                  <w:color w:val="000000"/>
                  <w:sz w:val="18"/>
                  <w:szCs w:val="18"/>
                </w:rPr>
                <w:delText xml:space="preserve"> actual usage</w:delText>
              </w:r>
              <w:r w:rsidDel="00F03A51">
                <w:rPr>
                  <w:rFonts w:ascii="Arial" w:eastAsia="Times New Roman" w:hAnsi="Arial" w:cs="Arial"/>
                  <w:color w:val="000000"/>
                  <w:sz w:val="18"/>
                  <w:szCs w:val="18"/>
                </w:rPr>
                <w:delText>.</w:delText>
              </w:r>
            </w:del>
          </w:p>
        </w:tc>
      </w:tr>
      <w:tr w:rsidR="004E2E46" w:rsidRPr="00D32437" w:rsidDel="00F03A51" w14:paraId="15262382" w14:textId="721C086A" w:rsidTr="009656A1">
        <w:trPr>
          <w:trHeight w:val="20"/>
          <w:del w:id="70" w:author="HUMAS MARKETING" w:date="2024-06-20T14:15:00Z"/>
        </w:trPr>
        <w:tc>
          <w:tcPr>
            <w:tcW w:w="4962" w:type="dxa"/>
            <w:shd w:val="clear" w:color="auto" w:fill="auto"/>
            <w:hideMark/>
          </w:tcPr>
          <w:p w14:paraId="643186CF" w14:textId="32FA3DE0" w:rsidR="004E2E46" w:rsidRPr="008C45E2" w:rsidDel="00F03A51" w:rsidRDefault="004E2E46" w:rsidP="006B3F72">
            <w:pPr>
              <w:rPr>
                <w:del w:id="71" w:author="HUMAS MARKETING" w:date="2024-06-20T14:15:00Z" w16du:dateUtc="2024-06-20T07:15:00Z"/>
              </w:rPr>
            </w:pPr>
          </w:p>
        </w:tc>
        <w:tc>
          <w:tcPr>
            <w:tcW w:w="0" w:type="auto"/>
            <w:shd w:val="clear" w:color="auto" w:fill="auto"/>
            <w:hideMark/>
          </w:tcPr>
          <w:p w14:paraId="5B0DA47D" w14:textId="45248A19" w:rsidR="004E2E46" w:rsidRPr="001C5712" w:rsidDel="00F03A51" w:rsidRDefault="004E2E46" w:rsidP="009656A1">
            <w:pPr>
              <w:pStyle w:val="ListParagraph"/>
              <w:spacing w:after="0" w:line="240" w:lineRule="auto"/>
              <w:ind w:left="318"/>
              <w:jc w:val="both"/>
              <w:rPr>
                <w:del w:id="72" w:author="HUMAS MARKETING" w:date="2024-06-20T14:15:00Z" w16du:dateUtc="2024-06-20T07:15:00Z"/>
                <w:rFonts w:ascii="Arial" w:eastAsia="Times New Roman" w:hAnsi="Arial" w:cs="Arial"/>
                <w:color w:val="000000"/>
                <w:sz w:val="18"/>
                <w:szCs w:val="18"/>
              </w:rPr>
            </w:pPr>
          </w:p>
          <w:p w14:paraId="356C41D4" w14:textId="44EDCE9C" w:rsidR="004E2E46" w:rsidRPr="001C5712" w:rsidDel="00F03A51" w:rsidRDefault="004E2E46" w:rsidP="009656A1">
            <w:pPr>
              <w:pStyle w:val="ListParagraph"/>
              <w:numPr>
                <w:ilvl w:val="0"/>
                <w:numId w:val="21"/>
              </w:numPr>
              <w:spacing w:after="0" w:line="240" w:lineRule="auto"/>
              <w:ind w:left="318" w:hanging="284"/>
              <w:jc w:val="both"/>
              <w:rPr>
                <w:del w:id="73" w:author="HUMAS MARKETING" w:date="2024-06-20T14:15:00Z" w16du:dateUtc="2024-06-20T07:15:00Z"/>
                <w:rFonts w:ascii="Arial" w:eastAsia="Times New Roman" w:hAnsi="Arial" w:cs="Arial"/>
                <w:color w:val="000000"/>
                <w:sz w:val="18"/>
                <w:szCs w:val="18"/>
              </w:rPr>
            </w:pPr>
            <w:del w:id="74" w:author="HUMAS MARKETING" w:date="2024-06-20T14:15:00Z" w16du:dateUtc="2024-06-20T07:15:00Z">
              <w:r w:rsidRPr="001C5712" w:rsidDel="00F03A51">
                <w:rPr>
                  <w:rFonts w:ascii="Arial" w:eastAsia="Times New Roman" w:hAnsi="Arial" w:cs="Arial"/>
                  <w:color w:val="000000"/>
                  <w:sz w:val="18"/>
                  <w:szCs w:val="18"/>
                </w:rPr>
                <w:delText xml:space="preserve">THE </w:delText>
              </w:r>
              <w:r w:rsidRPr="001C5712" w:rsidDel="00F03A51">
                <w:rPr>
                  <w:rFonts w:ascii="Arial" w:eastAsia="Times New Roman" w:hAnsi="Arial" w:cs="Arial"/>
                  <w:b/>
                  <w:bCs/>
                  <w:color w:val="000000"/>
                  <w:sz w:val="18"/>
                  <w:szCs w:val="18"/>
                </w:rPr>
                <w:delText>FIRST PARTY</w:delText>
              </w:r>
              <w:r w:rsidRPr="001C5712" w:rsidDel="00F03A51">
                <w:rPr>
                  <w:rFonts w:ascii="Arial" w:eastAsia="Times New Roman" w:hAnsi="Arial" w:cs="Arial"/>
                  <w:color w:val="000000"/>
                  <w:sz w:val="18"/>
                  <w:szCs w:val="18"/>
                </w:rPr>
                <w:delText xml:space="preserve"> is obliged to pay the </w:delText>
              </w:r>
              <w:r w:rsidRPr="001C5712" w:rsidDel="00F03A51">
                <w:rPr>
                  <w:rFonts w:ascii="Arial" w:eastAsia="Times New Roman" w:hAnsi="Arial" w:cs="Arial"/>
                  <w:b/>
                  <w:bCs/>
                  <w:color w:val="000000"/>
                  <w:sz w:val="18"/>
                  <w:szCs w:val="18"/>
                </w:rPr>
                <w:delText>SECOND PARTY</w:delText>
              </w:r>
              <w:r w:rsidRPr="001C5712" w:rsidDel="00F03A51">
                <w:rPr>
                  <w:rFonts w:ascii="Arial" w:eastAsia="Times New Roman" w:hAnsi="Arial" w:cs="Arial"/>
                  <w:color w:val="000000"/>
                  <w:sz w:val="18"/>
                  <w:szCs w:val="18"/>
                </w:rPr>
                <w:delText xml:space="preserve"> no later than 30 (thirty) days from the date the invoice is sent with the total agreed fee amounting to Rp. </w:delText>
              </w:r>
              <w:r w:rsidDel="00F03A51">
                <w:delText xml:space="preserve"> </w:delText>
              </w:r>
              <w:r w:rsidRPr="00C36EBD" w:rsidDel="00F03A51">
                <w:rPr>
                  <w:rFonts w:ascii="Arial" w:eastAsia="Times New Roman" w:hAnsi="Arial" w:cs="Arial"/>
                  <w:color w:val="000000"/>
                  <w:sz w:val="18"/>
                  <w:szCs w:val="18"/>
                </w:rPr>
                <w:delText>19,368,368</w:delText>
              </w:r>
              <w:r w:rsidRPr="001C5712" w:rsidDel="00F03A51">
                <w:rPr>
                  <w:rFonts w:ascii="Arial" w:eastAsia="Times New Roman" w:hAnsi="Arial" w:cs="Arial"/>
                  <w:color w:val="000000"/>
                  <w:sz w:val="18"/>
                  <w:szCs w:val="18"/>
                </w:rPr>
                <w:delText>(</w:delText>
              </w:r>
              <w:r w:rsidDel="00F03A51">
                <w:rPr>
                  <w:rFonts w:ascii="Arial" w:eastAsia="Times New Roman" w:hAnsi="Arial" w:cs="Arial"/>
                  <w:color w:val="000000"/>
                  <w:sz w:val="18"/>
                  <w:szCs w:val="18"/>
                </w:rPr>
                <w:delText>Nineteen million three hundred sixty eight thousand three hundred sixty eight rupiahs</w:delText>
              </w:r>
              <w:r w:rsidRPr="001C5712" w:rsidDel="00F03A51">
                <w:rPr>
                  <w:rFonts w:ascii="Arial" w:eastAsia="Times New Roman" w:hAnsi="Arial" w:cs="Arial"/>
                  <w:color w:val="000000"/>
                  <w:sz w:val="18"/>
                  <w:szCs w:val="18"/>
                </w:rPr>
                <w:delText>) including VAT</w:delText>
              </w:r>
              <w:r w:rsidDel="00F03A51">
                <w:rPr>
                  <w:rFonts w:ascii="Arial" w:eastAsia="Times New Roman" w:hAnsi="Arial" w:cs="Arial"/>
                  <w:color w:val="000000"/>
                  <w:sz w:val="18"/>
                  <w:szCs w:val="18"/>
                </w:rPr>
                <w:delText xml:space="preserve"> and withholding tax, </w:delText>
              </w:r>
            </w:del>
          </w:p>
        </w:tc>
      </w:tr>
      <w:tr w:rsidR="004E2E46" w:rsidRPr="00D32437" w:rsidDel="00F03A51" w14:paraId="084EACFB" w14:textId="2387280B" w:rsidTr="009656A1">
        <w:trPr>
          <w:trHeight w:val="20"/>
          <w:del w:id="75" w:author="HUMAS MARKETING" w:date="2024-06-20T14:15:00Z"/>
        </w:trPr>
        <w:tc>
          <w:tcPr>
            <w:tcW w:w="4962" w:type="dxa"/>
            <w:shd w:val="clear" w:color="auto" w:fill="auto"/>
          </w:tcPr>
          <w:p w14:paraId="732CDC42" w14:textId="32008C61" w:rsidR="004E2E46" w:rsidRPr="008C45E2" w:rsidDel="00F03A51" w:rsidRDefault="003E529F" w:rsidP="009656A1">
            <w:pPr>
              <w:pStyle w:val="ListParagraph"/>
              <w:numPr>
                <w:ilvl w:val="0"/>
                <w:numId w:val="20"/>
              </w:numPr>
              <w:spacing w:after="0" w:line="240" w:lineRule="auto"/>
              <w:ind w:left="306" w:hanging="284"/>
              <w:jc w:val="both"/>
              <w:rPr>
                <w:del w:id="76" w:author="HUMAS MARKETING" w:date="2024-06-20T14:15:00Z" w16du:dateUtc="2024-06-20T07:15:00Z"/>
                <w:rFonts w:ascii="Arial" w:eastAsia="Times New Roman" w:hAnsi="Arial" w:cs="Arial"/>
                <w:color w:val="000000"/>
                <w:sz w:val="18"/>
                <w:szCs w:val="18"/>
              </w:rPr>
            </w:pPr>
            <w:del w:id="77" w:author="HUMAS MARKETING" w:date="2024-06-20T14:15:00Z" w16du:dateUtc="2024-06-20T07:15:00Z">
              <w:r w:rsidRPr="008C45E2" w:rsidDel="00F03A51">
                <w:rPr>
                  <w:rFonts w:ascii="Arial" w:eastAsia="Times New Roman" w:hAnsi="Arial" w:cs="Arial"/>
                  <w:color w:val="000000"/>
                  <w:sz w:val="18"/>
                  <w:szCs w:val="18"/>
                </w:rPr>
                <w:delText>Penggantian biaya</w:delText>
              </w:r>
              <w:r w:rsidR="009D1A5A" w:rsidRPr="008C45E2" w:rsidDel="00F03A51">
                <w:rPr>
                  <w:rFonts w:ascii="Arial" w:eastAsia="Times New Roman" w:hAnsi="Arial" w:cs="Arial"/>
                  <w:color w:val="000000"/>
                  <w:sz w:val="18"/>
                  <w:szCs w:val="18"/>
                </w:rPr>
                <w:delText xml:space="preserve"> </w:delText>
              </w:r>
              <w:r w:rsidRPr="008C45E2" w:rsidDel="00F03A51">
                <w:rPr>
                  <w:rFonts w:ascii="Arial" w:eastAsia="Times New Roman" w:hAnsi="Arial" w:cs="Arial"/>
                  <w:color w:val="000000"/>
                  <w:sz w:val="18"/>
                  <w:szCs w:val="18"/>
                  <w:lang w:val="id-ID"/>
                </w:rPr>
                <w:delText>Pel</w:delText>
              </w:r>
              <w:r w:rsidRPr="008C45E2" w:rsidDel="00F03A51">
                <w:rPr>
                  <w:rFonts w:ascii="Arial" w:eastAsia="Times New Roman" w:hAnsi="Arial" w:cs="Arial"/>
                  <w:color w:val="000000"/>
                  <w:sz w:val="18"/>
                  <w:szCs w:val="18"/>
                </w:rPr>
                <w:delText xml:space="preserve">ayanan Pertolongan Pertama yang diberikan </w:delText>
              </w:r>
              <w:r w:rsidRPr="008C45E2" w:rsidDel="00F03A51">
                <w:rPr>
                  <w:rFonts w:ascii="Arial" w:eastAsia="Times New Roman" w:hAnsi="Arial" w:cs="Arial"/>
                  <w:b/>
                  <w:bCs/>
                  <w:color w:val="000000"/>
                  <w:sz w:val="18"/>
                  <w:szCs w:val="18"/>
                </w:rPr>
                <w:delText>PIHAK KEDUA</w:delText>
              </w:r>
              <w:r w:rsidRPr="008C45E2" w:rsidDel="00F03A51">
                <w:rPr>
                  <w:rFonts w:ascii="Arial" w:eastAsia="Times New Roman" w:hAnsi="Arial" w:cs="Arial"/>
                  <w:color w:val="000000"/>
                  <w:sz w:val="18"/>
                  <w:szCs w:val="18"/>
                </w:rPr>
                <w:delText xml:space="preserve"> mengacu pada </w:delText>
              </w:r>
              <w:r w:rsidRPr="008C45E2" w:rsidDel="00F03A51">
                <w:rPr>
                  <w:rFonts w:ascii="Arial" w:eastAsia="Times New Roman" w:hAnsi="Arial" w:cs="Arial"/>
                  <w:b/>
                  <w:bCs/>
                  <w:color w:val="000000"/>
                  <w:sz w:val="18"/>
                  <w:szCs w:val="18"/>
                </w:rPr>
                <w:delText xml:space="preserve">Biaya senilai </w:delText>
              </w:r>
              <w:r w:rsidRPr="008C45E2" w:rsidDel="00F03A51">
                <w:rPr>
                  <w:rFonts w:ascii="Arial" w:eastAsia="Times New Roman" w:hAnsi="Arial" w:cs="Arial"/>
                  <w:color w:val="000000"/>
                  <w:sz w:val="18"/>
                  <w:szCs w:val="18"/>
                </w:rPr>
                <w:delText xml:space="preserve">Rp. </w:delText>
              </w:r>
              <w:r w:rsidRPr="008C45E2" w:rsidDel="00F03A51">
                <w:delText xml:space="preserve"> </w:delText>
              </w:r>
              <w:r w:rsidRPr="008C45E2" w:rsidDel="00F03A51">
                <w:rPr>
                  <w:rFonts w:ascii="Arial" w:eastAsia="Times New Roman" w:hAnsi="Arial" w:cs="Arial"/>
                  <w:color w:val="000000"/>
                  <w:sz w:val="18"/>
                  <w:szCs w:val="18"/>
                </w:rPr>
                <w:delText>19,368,368 (sembilan belas juta tiga ratus enam puluh delapan ribu tiga ratus enam puluh delapan rupiah ) sudah termasuk PPN dan PPH</w:delText>
              </w:r>
              <w:r w:rsidRPr="008C45E2" w:rsidDel="00F03A51">
                <w:rPr>
                  <w:rFonts w:ascii="Arial" w:eastAsia="Times New Roman" w:hAnsi="Arial" w:cs="Arial"/>
                  <w:b/>
                  <w:bCs/>
                  <w:color w:val="000000"/>
                  <w:sz w:val="18"/>
                  <w:szCs w:val="18"/>
                </w:rPr>
                <w:delText xml:space="preserve"> untuk layanan Kesehatan ini. </w:delText>
              </w:r>
              <w:r w:rsidRPr="008C45E2" w:rsidDel="00F03A51">
                <w:rPr>
                  <w:rFonts w:ascii="Arial" w:eastAsia="Times New Roman" w:hAnsi="Arial" w:cs="Arial"/>
                  <w:color w:val="000000"/>
                  <w:sz w:val="18"/>
                  <w:szCs w:val="18"/>
                </w:rPr>
                <w:delText xml:space="preserve">Rinicanbiaya jasa ini tercantum pada Appendix 1. Biaya obat-obatan dan alat medis akan ditagihkan terpisa sesuai dengan kebutuhan aktual. </w:delText>
              </w:r>
              <w:r w:rsidRPr="008C45E2" w:rsidDel="00F03A51">
                <w:rPr>
                  <w:rFonts w:ascii="Arial" w:eastAsia="Times New Roman" w:hAnsi="Arial" w:cs="Arial"/>
                  <w:b/>
                  <w:bCs/>
                  <w:color w:val="000000"/>
                  <w:sz w:val="18"/>
                  <w:szCs w:val="18"/>
                </w:rPr>
                <w:delText xml:space="preserve"> </w:delText>
              </w:r>
            </w:del>
          </w:p>
        </w:tc>
        <w:tc>
          <w:tcPr>
            <w:tcW w:w="0" w:type="auto"/>
            <w:shd w:val="clear" w:color="auto" w:fill="auto"/>
          </w:tcPr>
          <w:p w14:paraId="1B0ACC5C" w14:textId="5A1645F8" w:rsidR="004E2E46" w:rsidRPr="001C5712" w:rsidDel="00F03A51" w:rsidRDefault="004E2E46" w:rsidP="009656A1">
            <w:pPr>
              <w:spacing w:after="0" w:line="240" w:lineRule="auto"/>
              <w:jc w:val="both"/>
              <w:rPr>
                <w:del w:id="78" w:author="HUMAS MARKETING" w:date="2024-06-20T14:15:00Z" w16du:dateUtc="2024-06-20T07:15:00Z"/>
                <w:rFonts w:ascii="Arial" w:eastAsia="Times New Roman" w:hAnsi="Arial" w:cs="Arial"/>
                <w:color w:val="000000"/>
                <w:sz w:val="18"/>
                <w:szCs w:val="18"/>
              </w:rPr>
            </w:pPr>
          </w:p>
        </w:tc>
      </w:tr>
      <w:tr w:rsidR="004E2E46" w:rsidRPr="00D32437" w14:paraId="289FDE6F" w14:textId="77777777" w:rsidTr="009656A1">
        <w:trPr>
          <w:trHeight w:val="20"/>
        </w:trPr>
        <w:tc>
          <w:tcPr>
            <w:tcW w:w="4962" w:type="dxa"/>
            <w:shd w:val="clear" w:color="auto" w:fill="auto"/>
          </w:tcPr>
          <w:p w14:paraId="4D5D09D0" w14:textId="18E4C752" w:rsidR="006B3F72" w:rsidRPr="008C45E2" w:rsidDel="00175F36" w:rsidRDefault="006B3F72" w:rsidP="009656A1">
            <w:pPr>
              <w:pStyle w:val="ListParagraph"/>
              <w:numPr>
                <w:ilvl w:val="0"/>
                <w:numId w:val="20"/>
              </w:numPr>
              <w:spacing w:after="0" w:line="240" w:lineRule="auto"/>
              <w:ind w:left="306" w:hanging="284"/>
              <w:jc w:val="both"/>
              <w:rPr>
                <w:del w:id="79" w:author="HUMAS MARKETING" w:date="2024-06-24T10:25:00Z" w16du:dateUtc="2024-06-24T03:25:00Z"/>
                <w:rFonts w:ascii="Arial" w:eastAsia="Times New Roman" w:hAnsi="Arial" w:cs="Arial"/>
                <w:color w:val="000000"/>
                <w:sz w:val="18"/>
                <w:szCs w:val="18"/>
              </w:rPr>
            </w:pPr>
            <w:r w:rsidRPr="008C45E2">
              <w:rPr>
                <w:rFonts w:ascii="Arial" w:eastAsia="Times New Roman" w:hAnsi="Arial" w:cs="Arial"/>
                <w:b/>
                <w:bCs/>
                <w:color w:val="000000"/>
                <w:sz w:val="18"/>
                <w:szCs w:val="18"/>
              </w:rPr>
              <w:t xml:space="preserve">PIHAK PERTAMA </w:t>
            </w:r>
            <w:proofErr w:type="spellStart"/>
            <w:r w:rsidRPr="008C45E2">
              <w:rPr>
                <w:rFonts w:ascii="Arial" w:eastAsia="Times New Roman" w:hAnsi="Arial" w:cs="Arial"/>
                <w:b/>
                <w:bCs/>
                <w:color w:val="000000"/>
                <w:sz w:val="18"/>
                <w:szCs w:val="18"/>
              </w:rPr>
              <w:t>wajib</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membayarkan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kepada</w:t>
            </w:r>
            <w:proofErr w:type="spellEnd"/>
            <w:r w:rsidRPr="008C45E2">
              <w:rPr>
                <w:rFonts w:ascii="Arial" w:eastAsia="Times New Roman" w:hAnsi="Arial" w:cs="Arial"/>
                <w:color w:val="000000"/>
                <w:sz w:val="18"/>
                <w:szCs w:val="18"/>
              </w:rPr>
              <w:t xml:space="preserve"> </w:t>
            </w:r>
            <w:r w:rsidRPr="008C45E2">
              <w:rPr>
                <w:rFonts w:ascii="Arial" w:eastAsia="Times New Roman" w:hAnsi="Arial" w:cs="Arial"/>
                <w:b/>
                <w:bCs/>
                <w:color w:val="000000"/>
                <w:sz w:val="18"/>
                <w:szCs w:val="18"/>
              </w:rPr>
              <w:t>PIHAK KEDUA</w:t>
            </w:r>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selambat-lambatnya</w:t>
            </w:r>
            <w:proofErr w:type="spellEnd"/>
            <w:r w:rsidRPr="008C45E2">
              <w:rPr>
                <w:rFonts w:ascii="Arial" w:eastAsia="Times New Roman" w:hAnsi="Arial" w:cs="Arial"/>
                <w:color w:val="000000"/>
                <w:sz w:val="18"/>
                <w:szCs w:val="18"/>
              </w:rPr>
              <w:t xml:space="preserve"> 30 (</w:t>
            </w:r>
            <w:proofErr w:type="spellStart"/>
            <w:r w:rsidRPr="008C45E2">
              <w:rPr>
                <w:rFonts w:ascii="Arial" w:eastAsia="Times New Roman" w:hAnsi="Arial" w:cs="Arial"/>
                <w:color w:val="000000"/>
                <w:sz w:val="18"/>
                <w:szCs w:val="18"/>
              </w:rPr>
              <w:t>tiga</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puluh</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hari</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dari</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tanggal</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dikirimkannya</w:t>
            </w:r>
            <w:proofErr w:type="spellEnd"/>
            <w:r w:rsidRPr="008C45E2">
              <w:rPr>
                <w:rFonts w:ascii="Arial" w:eastAsia="Times New Roman" w:hAnsi="Arial" w:cs="Arial"/>
                <w:color w:val="000000"/>
                <w:sz w:val="18"/>
                <w:szCs w:val="18"/>
              </w:rPr>
              <w:t xml:space="preserve"> </w:t>
            </w:r>
            <w:r w:rsidRPr="008C45E2">
              <w:rPr>
                <w:rFonts w:ascii="Arial" w:eastAsia="Times New Roman" w:hAnsi="Arial" w:cs="Arial"/>
                <w:i/>
                <w:iCs/>
                <w:color w:val="000000"/>
                <w:sz w:val="18"/>
                <w:szCs w:val="18"/>
              </w:rPr>
              <w:t>invoice</w:t>
            </w:r>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dalam</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jumlah</w:t>
            </w:r>
            <w:proofErr w:type="spellEnd"/>
            <w:r w:rsidRPr="008C45E2">
              <w:rPr>
                <w:rFonts w:ascii="Arial" w:eastAsia="Times New Roman" w:hAnsi="Arial" w:cs="Arial"/>
                <w:color w:val="000000"/>
                <w:sz w:val="18"/>
                <w:szCs w:val="18"/>
              </w:rPr>
              <w:t xml:space="preserve"> total </w:t>
            </w:r>
            <w:proofErr w:type="spellStart"/>
            <w:r w:rsidRPr="008C45E2">
              <w:rPr>
                <w:rFonts w:ascii="Arial" w:eastAsia="Times New Roman" w:hAnsi="Arial" w:cs="Arial"/>
                <w:color w:val="000000"/>
                <w:sz w:val="18"/>
                <w:szCs w:val="18"/>
              </w:rPr>
              <w:t>biaya</w:t>
            </w:r>
            <w:proofErr w:type="spellEnd"/>
            <w:r w:rsidRPr="008C45E2">
              <w:rPr>
                <w:rFonts w:ascii="Arial" w:eastAsia="Times New Roman" w:hAnsi="Arial" w:cs="Arial"/>
                <w:color w:val="000000"/>
                <w:sz w:val="18"/>
                <w:szCs w:val="18"/>
              </w:rPr>
              <w:t xml:space="preserve"> yang </w:t>
            </w:r>
            <w:proofErr w:type="spellStart"/>
            <w:r w:rsidRPr="008C45E2">
              <w:rPr>
                <w:rFonts w:ascii="Arial" w:eastAsia="Times New Roman" w:hAnsi="Arial" w:cs="Arial"/>
                <w:color w:val="000000"/>
                <w:sz w:val="18"/>
                <w:szCs w:val="18"/>
              </w:rPr>
              <w:t>telah</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disepakati</w:t>
            </w:r>
            <w:proofErr w:type="spellEnd"/>
            <w:r w:rsidRPr="008C45E2">
              <w:rPr>
                <w:rFonts w:ascii="Arial" w:eastAsia="Times New Roman" w:hAnsi="Arial" w:cs="Arial"/>
                <w:color w:val="000000"/>
                <w:sz w:val="18"/>
                <w:szCs w:val="18"/>
              </w:rPr>
              <w:t xml:space="preserve"> </w:t>
            </w:r>
            <w:proofErr w:type="spellStart"/>
            <w:proofErr w:type="gramStart"/>
            <w:r w:rsidRPr="008C45E2">
              <w:rPr>
                <w:rFonts w:ascii="Arial" w:eastAsia="Times New Roman" w:hAnsi="Arial" w:cs="Arial"/>
                <w:color w:val="000000"/>
                <w:sz w:val="18"/>
                <w:szCs w:val="18"/>
              </w:rPr>
              <w:t>sebesar</w:t>
            </w:r>
            <w:proofErr w:type="spellEnd"/>
            <w:r w:rsidRPr="008C45E2">
              <w:rPr>
                <w:rFonts w:ascii="Arial" w:eastAsia="Times New Roman" w:hAnsi="Arial" w:cs="Arial"/>
                <w:color w:val="000000"/>
                <w:sz w:val="18"/>
                <w:szCs w:val="18"/>
              </w:rPr>
              <w:t xml:space="preserve"> </w:t>
            </w:r>
            <w:ins w:id="80" w:author="HUMAS MARKETING" w:date="2024-06-24T10:25:00Z" w16du:dateUtc="2024-06-24T03:25:00Z">
              <w:r w:rsidR="00175F36" w:rsidRPr="008C45E2">
                <w:t xml:space="preserve"> </w:t>
              </w:r>
              <w:r w:rsidR="00175F36" w:rsidRPr="008C45E2">
                <w:rPr>
                  <w:rFonts w:ascii="Arial" w:eastAsia="Times New Roman" w:hAnsi="Arial" w:cs="Arial"/>
                  <w:color w:val="000000"/>
                  <w:sz w:val="18"/>
                  <w:szCs w:val="18"/>
                </w:rPr>
                <w:t>Rp</w:t>
              </w:r>
              <w:proofErr w:type="gramEnd"/>
              <w:r w:rsidR="00175F36" w:rsidRPr="008C45E2">
                <w:rPr>
                  <w:rFonts w:ascii="Arial" w:eastAsia="Times New Roman" w:hAnsi="Arial" w:cs="Arial"/>
                  <w:color w:val="000000"/>
                  <w:sz w:val="18"/>
                  <w:szCs w:val="18"/>
                </w:rPr>
                <w:t>. 19.019.388 (</w:t>
              </w:r>
              <w:proofErr w:type="spellStart"/>
              <w:r w:rsidR="00175F36" w:rsidRPr="008C45E2">
                <w:rPr>
                  <w:rFonts w:ascii="Arial" w:eastAsia="Times New Roman" w:hAnsi="Arial" w:cs="Arial"/>
                  <w:color w:val="000000"/>
                  <w:sz w:val="18"/>
                  <w:szCs w:val="18"/>
                </w:rPr>
                <w:t>sembilan</w:t>
              </w:r>
              <w:proofErr w:type="spellEnd"/>
              <w:r w:rsidR="00175F36" w:rsidRPr="008C45E2">
                <w:rPr>
                  <w:rFonts w:ascii="Arial" w:eastAsia="Times New Roman" w:hAnsi="Arial" w:cs="Arial"/>
                  <w:color w:val="000000"/>
                  <w:sz w:val="18"/>
                  <w:szCs w:val="18"/>
                </w:rPr>
                <w:t xml:space="preserve"> </w:t>
              </w:r>
              <w:proofErr w:type="spellStart"/>
              <w:r w:rsidR="00175F36" w:rsidRPr="008C45E2">
                <w:rPr>
                  <w:rFonts w:ascii="Arial" w:eastAsia="Times New Roman" w:hAnsi="Arial" w:cs="Arial"/>
                  <w:color w:val="000000"/>
                  <w:sz w:val="18"/>
                  <w:szCs w:val="18"/>
                </w:rPr>
                <w:t>belas</w:t>
              </w:r>
              <w:proofErr w:type="spellEnd"/>
              <w:r w:rsidR="00175F36" w:rsidRPr="008C45E2">
                <w:rPr>
                  <w:rFonts w:ascii="Arial" w:eastAsia="Times New Roman" w:hAnsi="Arial" w:cs="Arial"/>
                  <w:color w:val="000000"/>
                  <w:sz w:val="18"/>
                  <w:szCs w:val="18"/>
                </w:rPr>
                <w:t xml:space="preserve"> </w:t>
              </w:r>
              <w:proofErr w:type="spellStart"/>
              <w:r w:rsidR="00175F36" w:rsidRPr="008C45E2">
                <w:rPr>
                  <w:rFonts w:ascii="Arial" w:eastAsia="Times New Roman" w:hAnsi="Arial" w:cs="Arial"/>
                  <w:color w:val="000000"/>
                  <w:sz w:val="18"/>
                  <w:szCs w:val="18"/>
                </w:rPr>
                <w:t>juta</w:t>
              </w:r>
              <w:proofErr w:type="spellEnd"/>
              <w:r w:rsidR="00175F36" w:rsidRPr="008C45E2">
                <w:rPr>
                  <w:rFonts w:ascii="Arial" w:eastAsia="Times New Roman" w:hAnsi="Arial" w:cs="Arial"/>
                  <w:color w:val="000000"/>
                  <w:sz w:val="18"/>
                  <w:szCs w:val="18"/>
                </w:rPr>
                <w:t xml:space="preserve"> Sembilan </w:t>
              </w:r>
              <w:proofErr w:type="spellStart"/>
              <w:r w:rsidR="00175F36" w:rsidRPr="008C45E2">
                <w:rPr>
                  <w:rFonts w:ascii="Arial" w:eastAsia="Times New Roman" w:hAnsi="Arial" w:cs="Arial"/>
                  <w:color w:val="000000"/>
                  <w:sz w:val="18"/>
                  <w:szCs w:val="18"/>
                </w:rPr>
                <w:t>belas</w:t>
              </w:r>
              <w:proofErr w:type="spellEnd"/>
              <w:r w:rsidR="00175F36" w:rsidRPr="008C45E2">
                <w:rPr>
                  <w:rFonts w:ascii="Arial" w:eastAsia="Times New Roman" w:hAnsi="Arial" w:cs="Arial"/>
                  <w:color w:val="000000"/>
                  <w:sz w:val="18"/>
                  <w:szCs w:val="18"/>
                </w:rPr>
                <w:t xml:space="preserve"> </w:t>
              </w:r>
              <w:proofErr w:type="spellStart"/>
              <w:r w:rsidR="00175F36" w:rsidRPr="008C45E2">
                <w:rPr>
                  <w:rFonts w:ascii="Arial" w:eastAsia="Times New Roman" w:hAnsi="Arial" w:cs="Arial"/>
                  <w:color w:val="000000"/>
                  <w:sz w:val="18"/>
                  <w:szCs w:val="18"/>
                </w:rPr>
                <w:t>ribu</w:t>
              </w:r>
              <w:proofErr w:type="spellEnd"/>
              <w:r w:rsidR="00175F36" w:rsidRPr="008C45E2">
                <w:rPr>
                  <w:rFonts w:ascii="Arial" w:eastAsia="Times New Roman" w:hAnsi="Arial" w:cs="Arial"/>
                  <w:color w:val="000000"/>
                  <w:sz w:val="18"/>
                  <w:szCs w:val="18"/>
                </w:rPr>
                <w:t xml:space="preserve"> </w:t>
              </w:r>
              <w:proofErr w:type="spellStart"/>
              <w:r w:rsidR="00175F36" w:rsidRPr="008C45E2">
                <w:rPr>
                  <w:rFonts w:ascii="Arial" w:eastAsia="Times New Roman" w:hAnsi="Arial" w:cs="Arial"/>
                  <w:color w:val="000000"/>
                  <w:sz w:val="18"/>
                  <w:szCs w:val="18"/>
                </w:rPr>
                <w:t>tiga</w:t>
              </w:r>
              <w:proofErr w:type="spellEnd"/>
              <w:r w:rsidR="00175F36" w:rsidRPr="008C45E2">
                <w:rPr>
                  <w:rFonts w:ascii="Arial" w:eastAsia="Times New Roman" w:hAnsi="Arial" w:cs="Arial"/>
                  <w:color w:val="000000"/>
                  <w:sz w:val="18"/>
                  <w:szCs w:val="18"/>
                </w:rPr>
                <w:t xml:space="preserve"> ratus </w:t>
              </w:r>
              <w:proofErr w:type="spellStart"/>
              <w:r w:rsidR="00175F36" w:rsidRPr="008C45E2">
                <w:rPr>
                  <w:rFonts w:ascii="Arial" w:eastAsia="Times New Roman" w:hAnsi="Arial" w:cs="Arial"/>
                  <w:color w:val="000000"/>
                  <w:sz w:val="18"/>
                  <w:szCs w:val="18"/>
                </w:rPr>
                <w:t>delapan</w:t>
              </w:r>
              <w:proofErr w:type="spellEnd"/>
              <w:r w:rsidR="00175F36" w:rsidRPr="008C45E2">
                <w:rPr>
                  <w:rFonts w:ascii="Arial" w:eastAsia="Times New Roman" w:hAnsi="Arial" w:cs="Arial"/>
                  <w:color w:val="000000"/>
                  <w:sz w:val="18"/>
                  <w:szCs w:val="18"/>
                </w:rPr>
                <w:t xml:space="preserve"> </w:t>
              </w:r>
              <w:proofErr w:type="spellStart"/>
              <w:r w:rsidR="00175F36" w:rsidRPr="008C45E2">
                <w:rPr>
                  <w:rFonts w:ascii="Arial" w:eastAsia="Times New Roman" w:hAnsi="Arial" w:cs="Arial"/>
                  <w:color w:val="000000"/>
                  <w:sz w:val="18"/>
                  <w:szCs w:val="18"/>
                </w:rPr>
                <w:t>puluh</w:t>
              </w:r>
              <w:proofErr w:type="spellEnd"/>
              <w:r w:rsidR="00175F36" w:rsidRPr="008C45E2">
                <w:rPr>
                  <w:rFonts w:ascii="Arial" w:eastAsia="Times New Roman" w:hAnsi="Arial" w:cs="Arial"/>
                  <w:color w:val="000000"/>
                  <w:sz w:val="18"/>
                  <w:szCs w:val="18"/>
                </w:rPr>
                <w:t xml:space="preserve"> </w:t>
              </w:r>
              <w:proofErr w:type="spellStart"/>
              <w:r w:rsidR="00175F36" w:rsidRPr="008C45E2">
                <w:rPr>
                  <w:rFonts w:ascii="Arial" w:eastAsia="Times New Roman" w:hAnsi="Arial" w:cs="Arial"/>
                  <w:color w:val="000000"/>
                  <w:sz w:val="18"/>
                  <w:szCs w:val="18"/>
                </w:rPr>
                <w:t>delapan</w:t>
              </w:r>
              <w:proofErr w:type="spellEnd"/>
              <w:r w:rsidR="00175F36" w:rsidRPr="008C45E2">
                <w:rPr>
                  <w:rFonts w:ascii="Arial" w:eastAsia="Times New Roman" w:hAnsi="Arial" w:cs="Arial"/>
                  <w:color w:val="000000"/>
                  <w:sz w:val="18"/>
                  <w:szCs w:val="18"/>
                </w:rPr>
                <w:t xml:space="preserve"> rupiah) </w:t>
              </w:r>
              <w:proofErr w:type="spellStart"/>
              <w:r w:rsidR="00175F36" w:rsidRPr="008C45E2">
                <w:rPr>
                  <w:rFonts w:ascii="Arial" w:eastAsia="Times New Roman" w:hAnsi="Arial" w:cs="Arial"/>
                  <w:color w:val="000000"/>
                  <w:sz w:val="18"/>
                  <w:szCs w:val="18"/>
                </w:rPr>
                <w:t>sudah</w:t>
              </w:r>
              <w:proofErr w:type="spellEnd"/>
              <w:r w:rsidR="00175F36" w:rsidRPr="008C45E2">
                <w:rPr>
                  <w:rFonts w:ascii="Arial" w:eastAsia="Times New Roman" w:hAnsi="Arial" w:cs="Arial"/>
                  <w:color w:val="000000"/>
                  <w:sz w:val="18"/>
                  <w:szCs w:val="18"/>
                </w:rPr>
                <w:t xml:space="preserve"> </w:t>
              </w:r>
              <w:proofErr w:type="spellStart"/>
              <w:r w:rsidR="00175F36" w:rsidRPr="008C45E2">
                <w:rPr>
                  <w:rFonts w:ascii="Arial" w:eastAsia="Times New Roman" w:hAnsi="Arial" w:cs="Arial"/>
                  <w:color w:val="000000"/>
                  <w:sz w:val="18"/>
                  <w:szCs w:val="18"/>
                </w:rPr>
                <w:t>termasuk</w:t>
              </w:r>
              <w:proofErr w:type="spellEnd"/>
              <w:r w:rsidR="00175F36" w:rsidRPr="008C45E2">
                <w:rPr>
                  <w:rFonts w:ascii="Arial" w:eastAsia="Times New Roman" w:hAnsi="Arial" w:cs="Arial"/>
                  <w:color w:val="000000"/>
                  <w:sz w:val="18"/>
                  <w:szCs w:val="18"/>
                </w:rPr>
                <w:t xml:space="preserve"> PPN;</w:t>
              </w:r>
            </w:ins>
            <w:del w:id="81" w:author="HUMAS MARKETING" w:date="2024-06-24T10:25:00Z" w16du:dateUtc="2024-06-24T03:25:00Z">
              <w:r w:rsidRPr="008C45E2" w:rsidDel="00175F36">
                <w:rPr>
                  <w:rFonts w:ascii="Arial" w:eastAsia="Times New Roman" w:hAnsi="Arial" w:cs="Arial"/>
                  <w:color w:val="000000"/>
                  <w:sz w:val="18"/>
                  <w:szCs w:val="18"/>
                </w:rPr>
                <w:delText xml:space="preserve">Rp. </w:delText>
              </w:r>
              <w:r w:rsidRPr="008C45E2" w:rsidDel="00175F36">
                <w:delText xml:space="preserve"> </w:delText>
              </w:r>
              <w:r w:rsidRPr="008C45E2" w:rsidDel="00175F36">
                <w:rPr>
                  <w:rFonts w:ascii="Arial" w:eastAsia="Times New Roman" w:hAnsi="Arial" w:cs="Arial"/>
                  <w:color w:val="000000"/>
                  <w:sz w:val="18"/>
                  <w:szCs w:val="18"/>
                </w:rPr>
                <w:delText>19,368,368 (</w:delText>
              </w:r>
              <w:r w:rsidRPr="008C45E2" w:rsidDel="00175F36">
                <w:rPr>
                  <w:rFonts w:ascii="Arial" w:eastAsia="Times New Roman" w:hAnsi="Arial" w:cs="Arial"/>
                  <w:color w:val="000000"/>
                  <w:sz w:val="18"/>
                  <w:szCs w:val="18"/>
                </w:rPr>
                <w:pgNum/>
              </w:r>
              <w:r w:rsidRPr="008C45E2" w:rsidDel="00175F36">
                <w:rPr>
                  <w:rFonts w:ascii="Arial" w:eastAsia="Times New Roman" w:hAnsi="Arial" w:cs="Arial"/>
                  <w:color w:val="000000"/>
                  <w:sz w:val="18"/>
                  <w:szCs w:val="18"/>
                </w:rPr>
                <w:delText>sembilan belas juta tiga ratus enam puluh delapan ribu tiga ratus enam puluh delapan rupiah ) sudah termasuk PPN dan PPH ;</w:delText>
              </w:r>
            </w:del>
          </w:p>
          <w:p w14:paraId="4DE68F68" w14:textId="77777777" w:rsidR="00175F36" w:rsidRPr="008C45E2" w:rsidRDefault="00175F36" w:rsidP="009656A1">
            <w:pPr>
              <w:pStyle w:val="ListParagraph"/>
              <w:numPr>
                <w:ilvl w:val="0"/>
                <w:numId w:val="20"/>
              </w:numPr>
              <w:spacing w:after="0" w:line="240" w:lineRule="auto"/>
              <w:ind w:left="306" w:hanging="284"/>
              <w:jc w:val="both"/>
              <w:rPr>
                <w:ins w:id="82" w:author="HUMAS MARKETING" w:date="2024-06-24T10:25:00Z" w16du:dateUtc="2024-06-24T03:25:00Z"/>
                <w:rFonts w:ascii="Arial" w:eastAsia="Times New Roman" w:hAnsi="Arial" w:cs="Arial"/>
                <w:color w:val="000000"/>
                <w:sz w:val="18"/>
                <w:szCs w:val="18"/>
              </w:rPr>
            </w:pPr>
          </w:p>
          <w:p w14:paraId="4D4EDE91" w14:textId="53A07648" w:rsidR="004E2E46" w:rsidRPr="008C45E2"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8C45E2">
              <w:rPr>
                <w:rFonts w:ascii="Arial" w:eastAsia="Times New Roman" w:hAnsi="Arial" w:cs="Arial"/>
                <w:color w:val="000000"/>
                <w:sz w:val="18"/>
                <w:szCs w:val="18"/>
              </w:rPr>
              <w:t>Kelengkapan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dokumen</w:t>
            </w:r>
            <w:proofErr w:type="spellEnd"/>
            <w:r w:rsidRPr="008C45E2">
              <w:rPr>
                <w:rFonts w:ascii="Arial" w:eastAsia="Times New Roman" w:hAnsi="Arial" w:cs="Arial"/>
                <w:color w:val="000000"/>
                <w:sz w:val="18"/>
                <w:szCs w:val="18"/>
              </w:rPr>
              <w:t xml:space="preserve"> yang </w:t>
            </w:r>
            <w:proofErr w:type="spellStart"/>
            <w:r w:rsidRPr="008C45E2">
              <w:rPr>
                <w:rFonts w:ascii="Arial" w:eastAsia="Times New Roman" w:hAnsi="Arial" w:cs="Arial"/>
                <w:color w:val="000000"/>
                <w:sz w:val="18"/>
                <w:szCs w:val="18"/>
              </w:rPr>
              <w:t>dilampirkan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dalam</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tagihan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merupakan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dokumen</w:t>
            </w:r>
            <w:proofErr w:type="spellEnd"/>
            <w:r w:rsidRPr="008C45E2">
              <w:rPr>
                <w:rFonts w:ascii="Arial" w:eastAsia="Times New Roman" w:hAnsi="Arial" w:cs="Arial"/>
                <w:color w:val="000000"/>
                <w:sz w:val="18"/>
                <w:szCs w:val="18"/>
              </w:rPr>
              <w:t xml:space="preserve"> yang </w:t>
            </w:r>
            <w:proofErr w:type="spellStart"/>
            <w:r w:rsidRPr="008C45E2">
              <w:rPr>
                <w:rFonts w:ascii="Arial" w:eastAsia="Times New Roman" w:hAnsi="Arial" w:cs="Arial"/>
                <w:color w:val="000000"/>
                <w:sz w:val="18"/>
                <w:szCs w:val="18"/>
              </w:rPr>
              <w:t>tidak</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terpisahkan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dari</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Perjanjian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ini</w:t>
            </w:r>
            <w:proofErr w:type="spellEnd"/>
            <w:r w:rsidRPr="008C45E2">
              <w:rPr>
                <w:rFonts w:ascii="Arial" w:eastAsia="Times New Roman" w:hAnsi="Arial" w:cs="Arial"/>
                <w:color w:val="000000"/>
                <w:sz w:val="18"/>
                <w:szCs w:val="18"/>
              </w:rPr>
              <w:t xml:space="preserve">. Adapun </w:t>
            </w:r>
            <w:proofErr w:type="spellStart"/>
            <w:r w:rsidRPr="008C45E2">
              <w:rPr>
                <w:rFonts w:ascii="Arial" w:eastAsia="Times New Roman" w:hAnsi="Arial" w:cs="Arial"/>
                <w:color w:val="000000"/>
                <w:sz w:val="18"/>
                <w:szCs w:val="18"/>
              </w:rPr>
              <w:t>kelengkapan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dokumen</w:t>
            </w:r>
            <w:proofErr w:type="spellEnd"/>
            <w:r w:rsidRPr="008C45E2">
              <w:rPr>
                <w:rFonts w:ascii="Arial" w:eastAsia="Times New Roman" w:hAnsi="Arial" w:cs="Arial"/>
                <w:color w:val="000000"/>
                <w:sz w:val="18"/>
                <w:szCs w:val="18"/>
              </w:rPr>
              <w:t xml:space="preserve"> yang </w:t>
            </w:r>
            <w:proofErr w:type="spellStart"/>
            <w:r w:rsidRPr="008C45E2">
              <w:rPr>
                <w:rFonts w:ascii="Arial" w:eastAsia="Times New Roman" w:hAnsi="Arial" w:cs="Arial"/>
                <w:color w:val="000000"/>
                <w:sz w:val="18"/>
                <w:szCs w:val="18"/>
              </w:rPr>
              <w:t>harus</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dilampirkan</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adalah</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sebagai</w:t>
            </w:r>
            <w:proofErr w:type="spellEnd"/>
            <w:r w:rsidRPr="008C45E2">
              <w:rPr>
                <w:rFonts w:ascii="Arial" w:eastAsia="Times New Roman" w:hAnsi="Arial" w:cs="Arial"/>
                <w:color w:val="000000"/>
                <w:sz w:val="18"/>
                <w:szCs w:val="18"/>
              </w:rPr>
              <w:t xml:space="preserve"> </w:t>
            </w:r>
            <w:proofErr w:type="spellStart"/>
            <w:r w:rsidRPr="008C45E2">
              <w:rPr>
                <w:rFonts w:ascii="Arial" w:eastAsia="Times New Roman" w:hAnsi="Arial" w:cs="Arial"/>
                <w:color w:val="000000"/>
                <w:sz w:val="18"/>
                <w:szCs w:val="18"/>
              </w:rPr>
              <w:t>berikut</w:t>
            </w:r>
            <w:proofErr w:type="spellEnd"/>
            <w:r w:rsidRPr="008C45E2">
              <w:rPr>
                <w:rFonts w:ascii="Arial" w:eastAsia="Times New Roman" w:hAnsi="Arial" w:cs="Arial"/>
                <w:color w:val="000000"/>
                <w:sz w:val="18"/>
                <w:szCs w:val="18"/>
              </w:rPr>
              <w:t>:</w:t>
            </w:r>
          </w:p>
        </w:tc>
        <w:tc>
          <w:tcPr>
            <w:tcW w:w="0" w:type="auto"/>
            <w:shd w:val="clear" w:color="auto" w:fill="auto"/>
          </w:tcPr>
          <w:p w14:paraId="57FA451C" w14:textId="6CEA663A" w:rsidR="00175F36" w:rsidRPr="00175F36" w:rsidRDefault="00175F36">
            <w:pPr>
              <w:pStyle w:val="ListParagraph"/>
              <w:numPr>
                <w:ilvl w:val="0"/>
                <w:numId w:val="21"/>
              </w:numPr>
              <w:spacing w:after="0" w:line="240" w:lineRule="auto"/>
              <w:ind w:left="317" w:hanging="317"/>
              <w:jc w:val="both"/>
              <w:rPr>
                <w:ins w:id="83" w:author="HUMAS MARKETING" w:date="2024-06-24T10:29:00Z" w16du:dateUtc="2024-06-24T03:29:00Z"/>
                <w:rFonts w:ascii="Arial" w:eastAsia="Times New Roman" w:hAnsi="Arial" w:cs="Arial"/>
                <w:color w:val="000000"/>
                <w:sz w:val="18"/>
                <w:szCs w:val="18"/>
              </w:rPr>
              <w:pPrChange w:id="84" w:author="HUMAS MARKETING" w:date="2024-06-24T10:30:00Z" w16du:dateUtc="2024-06-24T03:30:00Z">
                <w:pPr>
                  <w:pStyle w:val="ListParagraph"/>
                  <w:framePr w:hSpace="180" w:wrap="around" w:vAnchor="text" w:hAnchor="text" w:y="1"/>
                  <w:numPr>
                    <w:numId w:val="21"/>
                  </w:numPr>
                  <w:spacing w:after="0" w:line="240" w:lineRule="auto"/>
                  <w:ind w:hanging="360"/>
                  <w:suppressOverlap/>
                  <w:jc w:val="both"/>
                </w:pPr>
              </w:pPrChange>
            </w:pPr>
            <w:ins w:id="85" w:author="HUMAS MARKETING" w:date="2024-06-24T10:29:00Z" w16du:dateUtc="2024-06-24T03:29:00Z">
              <w:r w:rsidRPr="00175F36">
                <w:rPr>
                  <w:rFonts w:ascii="Arial" w:eastAsia="Times New Roman" w:hAnsi="Arial" w:cs="Arial"/>
                  <w:color w:val="000000"/>
                  <w:sz w:val="18"/>
                  <w:szCs w:val="18"/>
                </w:rPr>
                <w:t xml:space="preserve">THE FIRST PARTY is obliged to pay to the SECOND PARTY no later than 30 (thirty) days from the date the invoice is sent the total agreed fee amounting to Rp. 19,019,388 (nineteen million nineteen thousand three hundred and </w:t>
              </w:r>
              <w:proofErr w:type="gramStart"/>
              <w:r w:rsidRPr="00175F36">
                <w:rPr>
                  <w:rFonts w:ascii="Arial" w:eastAsia="Times New Roman" w:hAnsi="Arial" w:cs="Arial"/>
                  <w:color w:val="000000"/>
                  <w:sz w:val="18"/>
                  <w:szCs w:val="18"/>
                </w:rPr>
                <w:t>eighty eight</w:t>
              </w:r>
              <w:proofErr w:type="gramEnd"/>
              <w:r w:rsidRPr="00175F36">
                <w:rPr>
                  <w:rFonts w:ascii="Arial" w:eastAsia="Times New Roman" w:hAnsi="Arial" w:cs="Arial"/>
                  <w:color w:val="000000"/>
                  <w:sz w:val="18"/>
                  <w:szCs w:val="18"/>
                </w:rPr>
                <w:t xml:space="preserve"> rupiah) including VAT;</w:t>
              </w:r>
            </w:ins>
          </w:p>
          <w:p w14:paraId="65BD4228" w14:textId="08ECFA79" w:rsidR="00F03A51" w:rsidRPr="00F03A51" w:rsidRDefault="00175F36">
            <w:pPr>
              <w:pStyle w:val="ListParagraph"/>
              <w:numPr>
                <w:ilvl w:val="0"/>
                <w:numId w:val="21"/>
              </w:numPr>
              <w:spacing w:after="0" w:line="240" w:lineRule="auto"/>
              <w:ind w:left="317" w:hanging="317"/>
              <w:jc w:val="both"/>
              <w:rPr>
                <w:rFonts w:ascii="Arial" w:eastAsia="Times New Roman" w:hAnsi="Arial" w:cs="Arial"/>
                <w:color w:val="000000"/>
                <w:sz w:val="18"/>
                <w:szCs w:val="18"/>
                <w:rPrChange w:id="86" w:author="HUMAS MARKETING" w:date="2024-06-20T14:18:00Z" w16du:dateUtc="2024-06-20T07:18:00Z">
                  <w:rPr/>
                </w:rPrChange>
              </w:rPr>
              <w:pPrChange w:id="87" w:author="HUMAS MARKETING" w:date="2024-06-24T10:30:00Z" w16du:dateUtc="2024-06-24T03:30:00Z">
                <w:pPr>
                  <w:pStyle w:val="ListParagraph"/>
                  <w:framePr w:hSpace="180" w:wrap="around" w:vAnchor="text" w:hAnchor="text" w:y="1"/>
                  <w:numPr>
                    <w:numId w:val="21"/>
                  </w:numPr>
                  <w:spacing w:after="0" w:line="240" w:lineRule="auto"/>
                  <w:ind w:left="318" w:hanging="284"/>
                  <w:suppressOverlap/>
                  <w:jc w:val="both"/>
                </w:pPr>
              </w:pPrChange>
            </w:pPr>
            <w:ins w:id="88" w:author="HUMAS MARKETING" w:date="2024-06-24T10:29:00Z" w16du:dateUtc="2024-06-24T03:29:00Z">
              <w:r w:rsidRPr="00175F36">
                <w:rPr>
                  <w:rFonts w:ascii="Arial" w:eastAsia="Times New Roman" w:hAnsi="Arial" w:cs="Arial"/>
                  <w:color w:val="000000"/>
                  <w:sz w:val="18"/>
                  <w:szCs w:val="18"/>
                </w:rPr>
                <w:t>The complete documents attached to the invoice are documents that cannot be separated from this Agreement. The complete documents that must be attached are as follows:</w:t>
              </w:r>
            </w:ins>
            <w:del w:id="89" w:author="HUMAS MARKETING" w:date="2024-06-24T10:29:00Z" w16du:dateUtc="2024-06-24T03:29:00Z">
              <w:r w:rsidR="004E2E46" w:rsidRPr="00D32437" w:rsidDel="00175F36">
                <w:rPr>
                  <w:rFonts w:ascii="Arial" w:eastAsia="Times New Roman" w:hAnsi="Arial" w:cs="Arial"/>
                  <w:color w:val="000000"/>
                  <w:sz w:val="18"/>
                  <w:szCs w:val="18"/>
                </w:rPr>
                <w:delText xml:space="preserve">Complete document attached in bills is an integral document of this Agreement </w:delText>
              </w:r>
              <w:r w:rsidR="004E2E46" w:rsidRPr="00D32437" w:rsidDel="00175F36">
                <w:rPr>
                  <w:rFonts w:ascii="Arial" w:eastAsia="Times New Roman" w:hAnsi="Arial" w:cs="Arial"/>
                  <w:color w:val="000000"/>
                  <w:sz w:val="18"/>
                  <w:szCs w:val="18"/>
                  <w:lang w:val="id-ID"/>
                </w:rPr>
                <w:delText>a</w:delText>
              </w:r>
              <w:r w:rsidR="004E2E46" w:rsidRPr="00D32437" w:rsidDel="00175F36">
                <w:rPr>
                  <w:rFonts w:ascii="Arial" w:eastAsia="Times New Roman" w:hAnsi="Arial" w:cs="Arial"/>
                  <w:color w:val="000000"/>
                  <w:sz w:val="18"/>
                  <w:szCs w:val="18"/>
                </w:rPr>
                <w:delText>s for the complete document to attach is as follows:</w:delText>
              </w:r>
            </w:del>
          </w:p>
        </w:tc>
      </w:tr>
      <w:tr w:rsidR="004E2E46" w:rsidRPr="00D32437" w:rsidDel="00F03A51" w14:paraId="65C39C63" w14:textId="247FA0EC" w:rsidTr="009656A1">
        <w:trPr>
          <w:trHeight w:val="20"/>
          <w:del w:id="90" w:author="HUMAS MARKETING" w:date="2024-06-20T14:19:00Z"/>
        </w:trPr>
        <w:tc>
          <w:tcPr>
            <w:tcW w:w="4962" w:type="dxa"/>
            <w:shd w:val="clear" w:color="auto" w:fill="auto"/>
          </w:tcPr>
          <w:p w14:paraId="1825235D" w14:textId="4B30F6C7" w:rsidR="004E2E46" w:rsidRPr="00A51B1D" w:rsidDel="00F03A51" w:rsidRDefault="004E2E46" w:rsidP="009656A1">
            <w:pPr>
              <w:pStyle w:val="ListParagraph"/>
              <w:numPr>
                <w:ilvl w:val="0"/>
                <w:numId w:val="45"/>
              </w:numPr>
              <w:spacing w:after="0" w:line="240" w:lineRule="auto"/>
              <w:ind w:left="741"/>
              <w:jc w:val="both"/>
              <w:rPr>
                <w:del w:id="91" w:author="HUMAS MARKETING" w:date="2024-06-20T14:19:00Z" w16du:dateUtc="2024-06-20T07:19:00Z"/>
                <w:rFonts w:ascii="Arial" w:eastAsia="Times New Roman" w:hAnsi="Arial" w:cs="Arial"/>
                <w:color w:val="000000"/>
                <w:sz w:val="18"/>
                <w:szCs w:val="18"/>
                <w:lang w:val="es-ES"/>
              </w:rPr>
            </w:pPr>
            <w:del w:id="92" w:author="HUMAS MARKETING" w:date="2024-06-20T14:19:00Z" w16du:dateUtc="2024-06-20T07:19:00Z">
              <w:r w:rsidRPr="00A51B1D" w:rsidDel="00F03A51">
                <w:rPr>
                  <w:rFonts w:ascii="Arial" w:eastAsia="Times New Roman" w:hAnsi="Arial" w:cs="Arial"/>
                  <w:color w:val="000000"/>
                  <w:sz w:val="18"/>
                  <w:szCs w:val="18"/>
                  <w:lang w:val="es-ES"/>
                </w:rPr>
                <w:delText xml:space="preserve">Layanan Kesehatan yang diterima oleh Pasien selama satu bulan </w:delText>
              </w:r>
            </w:del>
          </w:p>
          <w:p w14:paraId="63CA74DC" w14:textId="0B096AEB" w:rsidR="004E2E46" w:rsidRPr="00A51B1D" w:rsidDel="00F03A51" w:rsidRDefault="004E2E46" w:rsidP="009656A1">
            <w:pPr>
              <w:pStyle w:val="ListParagraph"/>
              <w:numPr>
                <w:ilvl w:val="0"/>
                <w:numId w:val="45"/>
              </w:numPr>
              <w:spacing w:after="0" w:line="240" w:lineRule="auto"/>
              <w:ind w:left="741"/>
              <w:jc w:val="both"/>
              <w:rPr>
                <w:del w:id="93" w:author="HUMAS MARKETING" w:date="2024-06-20T14:19:00Z" w16du:dateUtc="2024-06-20T07:19:00Z"/>
                <w:rFonts w:ascii="Arial" w:eastAsia="Times New Roman" w:hAnsi="Arial" w:cs="Arial"/>
                <w:color w:val="000000"/>
                <w:sz w:val="18"/>
                <w:szCs w:val="18"/>
                <w:lang w:val="es-ES"/>
              </w:rPr>
            </w:pPr>
            <w:del w:id="94" w:author="HUMAS MARKETING" w:date="2024-06-20T14:19:00Z" w16du:dateUtc="2024-06-20T07:19:00Z">
              <w:r w:rsidRPr="00A51B1D" w:rsidDel="00F03A51">
                <w:rPr>
                  <w:rFonts w:ascii="Arial" w:eastAsia="Times New Roman" w:hAnsi="Arial" w:cs="Arial"/>
                  <w:color w:val="000000"/>
                  <w:sz w:val="18"/>
                  <w:szCs w:val="18"/>
                  <w:lang w:val="es-ES"/>
                </w:rPr>
                <w:delText xml:space="preserve">Penggunaan obat dan alat kesehatan atas pelayanan kesehatan yang diberikan kepada pasien. </w:delText>
              </w:r>
            </w:del>
          </w:p>
          <w:p w14:paraId="68F20019" w14:textId="03577F95" w:rsidR="004E2E46" w:rsidRPr="00A51B1D" w:rsidDel="00F03A51" w:rsidRDefault="004E2E46" w:rsidP="009656A1">
            <w:pPr>
              <w:pStyle w:val="ListParagraph"/>
              <w:spacing w:after="0" w:line="240" w:lineRule="auto"/>
              <w:ind w:left="741"/>
              <w:jc w:val="both"/>
              <w:rPr>
                <w:del w:id="95" w:author="HUMAS MARKETING" w:date="2024-06-20T14:19:00Z" w16du:dateUtc="2024-06-20T07:19:00Z"/>
                <w:rFonts w:ascii="Arial" w:eastAsia="Times New Roman" w:hAnsi="Arial" w:cs="Arial"/>
                <w:color w:val="000000"/>
                <w:sz w:val="18"/>
                <w:szCs w:val="18"/>
                <w:lang w:val="es-ES"/>
              </w:rPr>
            </w:pPr>
          </w:p>
        </w:tc>
        <w:tc>
          <w:tcPr>
            <w:tcW w:w="0" w:type="auto"/>
            <w:shd w:val="clear" w:color="auto" w:fill="auto"/>
          </w:tcPr>
          <w:p w14:paraId="26FAB9AB" w14:textId="494F9B31" w:rsidR="004E2E46" w:rsidRPr="00D32437" w:rsidDel="00F03A51" w:rsidRDefault="004E2E46" w:rsidP="009656A1">
            <w:pPr>
              <w:pStyle w:val="ListParagraph"/>
              <w:numPr>
                <w:ilvl w:val="0"/>
                <w:numId w:val="45"/>
              </w:numPr>
              <w:spacing w:after="0" w:line="240" w:lineRule="auto"/>
              <w:ind w:left="742"/>
              <w:jc w:val="both"/>
              <w:rPr>
                <w:del w:id="96" w:author="HUMAS MARKETING" w:date="2024-06-20T14:18:00Z" w16du:dateUtc="2024-06-20T07:18:00Z"/>
                <w:rFonts w:ascii="Arial" w:eastAsia="Times New Roman" w:hAnsi="Arial" w:cs="Arial"/>
                <w:color w:val="000000"/>
                <w:sz w:val="18"/>
                <w:szCs w:val="18"/>
                <w:lang w:val="id-ID"/>
              </w:rPr>
            </w:pPr>
            <w:del w:id="97" w:author="HUMAS MARKETING" w:date="2024-06-20T14:18:00Z" w16du:dateUtc="2024-06-20T07:18:00Z">
              <w:r w:rsidDel="00F03A51">
                <w:rPr>
                  <w:rFonts w:ascii="Arial" w:eastAsia="Times New Roman" w:hAnsi="Arial" w:cs="Arial"/>
                  <w:color w:val="000000"/>
                  <w:sz w:val="18"/>
                  <w:szCs w:val="18"/>
                </w:rPr>
                <w:delText>The</w:delText>
              </w:r>
              <w:r w:rsidRPr="00D32437" w:rsidDel="00F03A51">
                <w:rPr>
                  <w:rFonts w:ascii="Arial" w:eastAsia="Times New Roman" w:hAnsi="Arial" w:cs="Arial"/>
                  <w:color w:val="000000"/>
                  <w:sz w:val="18"/>
                  <w:szCs w:val="18"/>
                  <w:lang w:val="id-ID"/>
                </w:rPr>
                <w:delText xml:space="preserve"> health services </w:delText>
              </w:r>
              <w:r w:rsidDel="00F03A51">
                <w:rPr>
                  <w:rFonts w:ascii="Arial" w:eastAsia="Times New Roman" w:hAnsi="Arial" w:cs="Arial"/>
                  <w:color w:val="000000"/>
                  <w:sz w:val="18"/>
                  <w:szCs w:val="18"/>
                </w:rPr>
                <w:delText xml:space="preserve">received by the Patients </w:delText>
              </w:r>
              <w:r w:rsidRPr="00A51B1D" w:rsidDel="00F03A51">
                <w:rPr>
                  <w:rFonts w:ascii="Arial" w:eastAsia="Times New Roman" w:hAnsi="Arial" w:cs="Arial"/>
                  <w:color w:val="000000"/>
                  <w:sz w:val="18"/>
                  <w:szCs w:val="18"/>
                </w:rPr>
                <w:delText>in the month</w:delText>
              </w:r>
              <w:r w:rsidRPr="00D32437" w:rsidDel="00F03A51">
                <w:rPr>
                  <w:rFonts w:ascii="Arial" w:eastAsia="Times New Roman" w:hAnsi="Arial" w:cs="Arial"/>
                  <w:color w:val="000000"/>
                  <w:sz w:val="18"/>
                  <w:szCs w:val="18"/>
                  <w:lang w:val="id-ID"/>
                </w:rPr>
                <w:delText>;</w:delText>
              </w:r>
            </w:del>
          </w:p>
          <w:p w14:paraId="7BB18EE3" w14:textId="4EC6322C" w:rsidR="004E2E46" w:rsidRPr="00D32437" w:rsidDel="00F03A51" w:rsidRDefault="004E2E46">
            <w:pPr>
              <w:pStyle w:val="ListParagraph"/>
              <w:spacing w:after="0" w:line="240" w:lineRule="auto"/>
              <w:ind w:left="742"/>
              <w:jc w:val="both"/>
              <w:rPr>
                <w:del w:id="98" w:author="HUMAS MARKETING" w:date="2024-06-20T14:19:00Z" w16du:dateUtc="2024-06-20T07:19:00Z"/>
                <w:rFonts w:ascii="Arial" w:eastAsia="Times New Roman" w:hAnsi="Arial" w:cs="Arial"/>
                <w:color w:val="000000"/>
                <w:sz w:val="18"/>
                <w:szCs w:val="18"/>
                <w:lang w:val="id-ID"/>
              </w:rPr>
              <w:pPrChange w:id="99" w:author="HUMAS MARKETING" w:date="2024-06-20T14:19:00Z" w16du:dateUtc="2024-06-20T07:19:00Z">
                <w:pPr>
                  <w:pStyle w:val="ListParagraph"/>
                  <w:framePr w:hSpace="180" w:wrap="around" w:vAnchor="text" w:hAnchor="text" w:y="1"/>
                  <w:numPr>
                    <w:numId w:val="45"/>
                  </w:numPr>
                  <w:spacing w:after="0" w:line="240" w:lineRule="auto"/>
                  <w:ind w:left="742" w:hanging="360"/>
                  <w:suppressOverlap/>
                  <w:jc w:val="both"/>
                </w:pPr>
              </w:pPrChange>
            </w:pPr>
            <w:del w:id="100" w:author="HUMAS MARKETING" w:date="2024-06-20T14:18:00Z" w16du:dateUtc="2024-06-20T07:18:00Z">
              <w:r w:rsidRPr="00D32437" w:rsidDel="00F03A51">
                <w:rPr>
                  <w:rFonts w:ascii="Arial" w:eastAsia="Times New Roman" w:hAnsi="Arial" w:cs="Arial"/>
                  <w:color w:val="000000"/>
                  <w:sz w:val="18"/>
                  <w:szCs w:val="18"/>
                  <w:lang w:val="id-ID"/>
                </w:rPr>
                <w:delText xml:space="preserve">Use of medicine and medical equipment for health services on </w:delText>
              </w:r>
              <w:r w:rsidDel="00F03A51">
                <w:rPr>
                  <w:rFonts w:ascii="Arial" w:eastAsia="Times New Roman" w:hAnsi="Arial" w:cs="Arial"/>
                  <w:color w:val="000000"/>
                  <w:sz w:val="18"/>
                  <w:szCs w:val="18"/>
                </w:rPr>
                <w:delText>the Patients</w:delText>
              </w:r>
              <w:r w:rsidRPr="00D32437" w:rsidDel="00F03A51">
                <w:rPr>
                  <w:rFonts w:ascii="Arial" w:eastAsia="Times New Roman" w:hAnsi="Arial" w:cs="Arial"/>
                  <w:b/>
                  <w:bCs/>
                  <w:color w:val="000000"/>
                  <w:sz w:val="18"/>
                  <w:szCs w:val="18"/>
                  <w:lang w:val="id-ID"/>
                </w:rPr>
                <w:delText>;</w:delText>
              </w:r>
            </w:del>
          </w:p>
        </w:tc>
      </w:tr>
      <w:tr w:rsidR="004E2E46" w:rsidRPr="00D32437" w14:paraId="4B2DE162" w14:textId="77777777" w:rsidTr="009656A1">
        <w:trPr>
          <w:trHeight w:val="20"/>
        </w:trPr>
        <w:tc>
          <w:tcPr>
            <w:tcW w:w="4962" w:type="dxa"/>
            <w:shd w:val="clear" w:color="auto" w:fill="auto"/>
            <w:hideMark/>
          </w:tcPr>
          <w:p w14:paraId="1C5380F9" w14:textId="5DAD6618"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pembebanan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khusus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dan/</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tercantum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didalam</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w:t>
            </w:r>
            <w:r>
              <w:rPr>
                <w:rFonts w:ascii="Arial" w:eastAsia="Times New Roman" w:hAnsi="Arial" w:cs="Arial"/>
                <w:color w:val="000000"/>
                <w:sz w:val="18"/>
                <w:szCs w:val="18"/>
              </w:rPr>
              <w:t>s</w:t>
            </w:r>
            <w:proofErr w:type="spellEnd"/>
            <w:proofErr w:type="gram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menyampaikan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terlebih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dahulu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bersama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sekurang-kurang</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pemberlakukan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sidR="006B3F72">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4A877F5D"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wishes to impose a special additional charge that is not and / or has not been listed in the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agreed in Paragraph 1 of this article to the </w:t>
            </w:r>
            <w:r w:rsidRPr="00D32437">
              <w:rPr>
                <w:rFonts w:ascii="Arial" w:eastAsia="Times New Roman" w:hAnsi="Arial" w:cs="Arial"/>
                <w:b/>
                <w:bCs/>
                <w:color w:val="000000"/>
                <w:sz w:val="18"/>
                <w:szCs w:val="18"/>
              </w:rPr>
              <w:t xml:space="preserve">FIRST </w:t>
            </w:r>
            <w:proofErr w:type="gramStart"/>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the</w:t>
            </w:r>
            <w:proofErr w:type="gramEnd"/>
            <w:r>
              <w:rPr>
                <w:rFonts w:ascii="Arial" w:eastAsia="Times New Roman" w:hAnsi="Arial" w:cs="Arial"/>
                <w:color w:val="000000"/>
                <w:sz w:val="18"/>
                <w:szCs w:val="18"/>
              </w:rPr>
              <w:t xml:space="preserve"> </w:t>
            </w:r>
            <w:r w:rsidRPr="00E004C3">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must submit in writing </w:t>
            </w:r>
            <w:r>
              <w:rPr>
                <w:rFonts w:ascii="Arial" w:eastAsia="Times New Roman" w:hAnsi="Arial" w:cs="Arial"/>
                <w:color w:val="000000"/>
                <w:sz w:val="18"/>
                <w:szCs w:val="18"/>
              </w:rPr>
              <w:t>for mutual agreement</w:t>
            </w:r>
            <w:r w:rsidRPr="00D32437">
              <w:rPr>
                <w:rFonts w:ascii="Arial" w:eastAsia="Times New Roman" w:hAnsi="Arial" w:cs="Arial"/>
                <w:color w:val="000000"/>
                <w:sz w:val="18"/>
                <w:szCs w:val="18"/>
              </w:rPr>
              <w:t xml:space="preserve"> at least 30 (thirty) days before the application of the new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4E2E46" w:rsidRPr="00D32437" w14:paraId="4818DC4F" w14:textId="77777777" w:rsidTr="009656A1">
        <w:trPr>
          <w:trHeight w:val="20"/>
        </w:trPr>
        <w:tc>
          <w:tcPr>
            <w:tcW w:w="4962" w:type="dxa"/>
            <w:shd w:val="clear" w:color="auto" w:fill="auto"/>
            <w:hideMark/>
          </w:tcPr>
          <w:p w14:paraId="5B0E0B8E" w14:textId="7AE927EB" w:rsidR="003E529F"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Pembayaran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dilakukan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bulan</w:t>
            </w:r>
            <w:proofErr w:type="spellEnd"/>
            <w:r>
              <w:rPr>
                <w:rFonts w:ascii="Arial" w:eastAsia="Times New Roman" w:hAnsi="Arial" w:cs="Arial"/>
                <w:color w:val="000000"/>
                <w:sz w:val="18"/>
                <w:szCs w:val="18"/>
              </w:rPr>
              <w:t xml:space="preserve">. </w:t>
            </w:r>
          </w:p>
          <w:p w14:paraId="3A2C5B32" w14:textId="60328D25" w:rsidR="004E2E46" w:rsidRPr="00D32437" w:rsidRDefault="004E2E46" w:rsidP="006B3F7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52B36AE6"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is made </w:t>
            </w:r>
            <w:r>
              <w:rPr>
                <w:rFonts w:ascii="Arial" w:eastAsia="Times New Roman" w:hAnsi="Arial" w:cs="Arial"/>
                <w:color w:val="000000"/>
                <w:sz w:val="18"/>
                <w:szCs w:val="18"/>
              </w:rPr>
              <w:t>monthly</w:t>
            </w:r>
            <w:r w:rsidRPr="00D32437">
              <w:rPr>
                <w:rFonts w:ascii="Arial" w:eastAsia="Times New Roman" w:hAnsi="Arial" w:cs="Arial"/>
                <w:color w:val="000000"/>
                <w:sz w:val="18"/>
                <w:szCs w:val="18"/>
              </w:rPr>
              <w:t>;</w:t>
            </w:r>
          </w:p>
        </w:tc>
      </w:tr>
      <w:tr w:rsidR="004E2E46" w:rsidRPr="00D32437" w:rsidDel="00F03A51" w14:paraId="24888CB4" w14:textId="57016005" w:rsidTr="009656A1">
        <w:trPr>
          <w:trHeight w:val="20"/>
          <w:del w:id="101" w:author="HUMAS MARKETING" w:date="2024-06-20T14:20:00Z"/>
        </w:trPr>
        <w:tc>
          <w:tcPr>
            <w:tcW w:w="4962" w:type="dxa"/>
            <w:shd w:val="clear" w:color="auto" w:fill="auto"/>
          </w:tcPr>
          <w:p w14:paraId="7CC8ABF8" w14:textId="427AA1CF" w:rsidR="004E2E46" w:rsidRPr="00D32437" w:rsidDel="00F03A51" w:rsidRDefault="004E2E46" w:rsidP="009656A1">
            <w:pPr>
              <w:pStyle w:val="ListParagraph"/>
              <w:spacing w:after="0" w:line="240" w:lineRule="auto"/>
              <w:ind w:left="306"/>
              <w:jc w:val="both"/>
              <w:rPr>
                <w:del w:id="102" w:author="HUMAS MARKETING" w:date="2024-06-20T14:20:00Z" w16du:dateUtc="2024-06-20T07:20:00Z"/>
                <w:rFonts w:ascii="Arial" w:eastAsia="Times New Roman" w:hAnsi="Arial" w:cs="Arial"/>
                <w:color w:val="000000"/>
                <w:sz w:val="18"/>
                <w:szCs w:val="18"/>
              </w:rPr>
            </w:pPr>
          </w:p>
        </w:tc>
        <w:tc>
          <w:tcPr>
            <w:tcW w:w="0" w:type="auto"/>
            <w:shd w:val="clear" w:color="auto" w:fill="auto"/>
          </w:tcPr>
          <w:p w14:paraId="397A512A" w14:textId="759E5A76" w:rsidR="004E2E46" w:rsidRPr="00D32437" w:rsidDel="00F03A51" w:rsidRDefault="004E2E46" w:rsidP="009656A1">
            <w:pPr>
              <w:pStyle w:val="ListParagraph"/>
              <w:spacing w:after="0" w:line="240" w:lineRule="auto"/>
              <w:ind w:left="318"/>
              <w:jc w:val="both"/>
              <w:rPr>
                <w:del w:id="103" w:author="HUMAS MARKETING" w:date="2024-06-20T14:20:00Z" w16du:dateUtc="2024-06-20T07:20:00Z"/>
                <w:rFonts w:ascii="Arial" w:eastAsia="Times New Roman" w:hAnsi="Arial" w:cs="Arial"/>
                <w:color w:val="000000"/>
                <w:sz w:val="18"/>
                <w:szCs w:val="18"/>
              </w:rPr>
            </w:pPr>
          </w:p>
        </w:tc>
      </w:tr>
      <w:tr w:rsidR="004E2E46" w:rsidRPr="00D32437" w:rsidDel="00F03A51" w14:paraId="68200F7D" w14:textId="35B81946" w:rsidTr="009656A1">
        <w:trPr>
          <w:trHeight w:val="20"/>
          <w:del w:id="104" w:author="HUMAS MARKETING" w:date="2024-06-20T14:19:00Z"/>
        </w:trPr>
        <w:tc>
          <w:tcPr>
            <w:tcW w:w="4962" w:type="dxa"/>
            <w:shd w:val="clear" w:color="auto" w:fill="auto"/>
          </w:tcPr>
          <w:p w14:paraId="258AA411" w14:textId="043B8F12" w:rsidR="004E2E46" w:rsidRPr="003E529F" w:rsidDel="00F03A51" w:rsidRDefault="004E2E46" w:rsidP="003E529F">
            <w:pPr>
              <w:spacing w:after="0" w:line="240" w:lineRule="auto"/>
              <w:jc w:val="both"/>
              <w:rPr>
                <w:del w:id="105" w:author="HUMAS MARKETING" w:date="2024-06-20T14:19:00Z" w16du:dateUtc="2024-06-20T07:19:00Z"/>
                <w:rFonts w:ascii="Arial" w:eastAsia="Times New Roman" w:hAnsi="Arial" w:cs="Arial"/>
                <w:color w:val="000000"/>
                <w:sz w:val="18"/>
                <w:szCs w:val="18"/>
              </w:rPr>
            </w:pPr>
          </w:p>
        </w:tc>
        <w:tc>
          <w:tcPr>
            <w:tcW w:w="0" w:type="auto"/>
            <w:shd w:val="clear" w:color="auto" w:fill="auto"/>
          </w:tcPr>
          <w:p w14:paraId="52C4EF60" w14:textId="7BEC5CFC" w:rsidR="004E2E46" w:rsidRPr="00D32437" w:rsidDel="00F03A51" w:rsidRDefault="004E2E46" w:rsidP="009656A1">
            <w:pPr>
              <w:pStyle w:val="ListParagraph"/>
              <w:spacing w:after="0" w:line="240" w:lineRule="auto"/>
              <w:ind w:left="318"/>
              <w:jc w:val="both"/>
              <w:rPr>
                <w:del w:id="106" w:author="HUMAS MARKETING" w:date="2024-06-20T14:19:00Z" w16du:dateUtc="2024-06-20T07:19:00Z"/>
                <w:rFonts w:ascii="Arial" w:eastAsia="Times New Roman" w:hAnsi="Arial" w:cs="Arial"/>
                <w:color w:val="000000"/>
                <w:sz w:val="18"/>
                <w:szCs w:val="18"/>
              </w:rPr>
            </w:pPr>
          </w:p>
        </w:tc>
      </w:tr>
      <w:tr w:rsidR="004E2E46" w:rsidRPr="00D32437" w:rsidDel="00F03A51" w14:paraId="69049190" w14:textId="4B671D90" w:rsidTr="009656A1">
        <w:trPr>
          <w:trHeight w:val="20"/>
          <w:del w:id="107" w:author="HUMAS MARKETING" w:date="2024-06-20T14:19:00Z"/>
        </w:trPr>
        <w:tc>
          <w:tcPr>
            <w:tcW w:w="4962" w:type="dxa"/>
            <w:shd w:val="clear" w:color="auto" w:fill="auto"/>
          </w:tcPr>
          <w:p w14:paraId="30FF118B" w14:textId="5F15C74D" w:rsidR="004E2E46" w:rsidRPr="00D32437" w:rsidDel="00F03A51" w:rsidRDefault="004E2E46" w:rsidP="009656A1">
            <w:pPr>
              <w:pStyle w:val="ListParagraph"/>
              <w:spacing w:after="0" w:line="240" w:lineRule="auto"/>
              <w:ind w:left="22" w:firstLine="284"/>
              <w:jc w:val="both"/>
              <w:rPr>
                <w:del w:id="108" w:author="HUMAS MARKETING" w:date="2024-06-20T14:19:00Z" w16du:dateUtc="2024-06-20T07:19:00Z"/>
                <w:rFonts w:ascii="Arial" w:eastAsia="Times New Roman" w:hAnsi="Arial" w:cs="Arial"/>
                <w:color w:val="000000"/>
                <w:sz w:val="18"/>
                <w:szCs w:val="18"/>
              </w:rPr>
            </w:pPr>
          </w:p>
        </w:tc>
        <w:tc>
          <w:tcPr>
            <w:tcW w:w="0" w:type="auto"/>
            <w:shd w:val="clear" w:color="auto" w:fill="auto"/>
          </w:tcPr>
          <w:p w14:paraId="4450C0E3" w14:textId="618BCDE8" w:rsidR="004E2E46" w:rsidRPr="00D32437" w:rsidDel="00F03A51" w:rsidRDefault="004E2E46" w:rsidP="009656A1">
            <w:pPr>
              <w:spacing w:after="0" w:line="240" w:lineRule="auto"/>
              <w:ind w:left="318"/>
              <w:rPr>
                <w:del w:id="109" w:author="HUMAS MARKETING" w:date="2024-06-20T14:19:00Z" w16du:dateUtc="2024-06-20T07:19:00Z"/>
                <w:rFonts w:ascii="Arial" w:eastAsia="Times New Roman" w:hAnsi="Arial" w:cs="Arial"/>
                <w:color w:val="000000"/>
                <w:sz w:val="18"/>
                <w:szCs w:val="18"/>
              </w:rPr>
            </w:pPr>
          </w:p>
        </w:tc>
      </w:tr>
      <w:tr w:rsidR="004E2E46" w:rsidRPr="00D32437" w:rsidDel="00F03A51" w14:paraId="708E00BA" w14:textId="0E0230C0" w:rsidTr="009656A1">
        <w:trPr>
          <w:trHeight w:val="20"/>
          <w:del w:id="110" w:author="HUMAS MARKETING" w:date="2024-06-20T14:20:00Z"/>
        </w:trPr>
        <w:tc>
          <w:tcPr>
            <w:tcW w:w="4962" w:type="dxa"/>
            <w:shd w:val="clear" w:color="auto" w:fill="auto"/>
          </w:tcPr>
          <w:p w14:paraId="6F513DFE" w14:textId="38026B75" w:rsidR="004E2E46" w:rsidRPr="00D32437" w:rsidDel="00F03A51" w:rsidRDefault="004E2E46" w:rsidP="009656A1">
            <w:pPr>
              <w:pStyle w:val="ListParagraph"/>
              <w:spacing w:after="0" w:line="240" w:lineRule="auto"/>
              <w:ind w:left="22" w:firstLine="284"/>
              <w:jc w:val="both"/>
              <w:rPr>
                <w:del w:id="111" w:author="HUMAS MARKETING" w:date="2024-06-20T14:20:00Z" w16du:dateUtc="2024-06-20T07:20:00Z"/>
                <w:rFonts w:ascii="Arial" w:eastAsia="Times New Roman" w:hAnsi="Arial" w:cs="Arial"/>
                <w:color w:val="000000"/>
                <w:sz w:val="18"/>
                <w:szCs w:val="18"/>
              </w:rPr>
            </w:pPr>
          </w:p>
        </w:tc>
        <w:tc>
          <w:tcPr>
            <w:tcW w:w="0" w:type="auto"/>
            <w:shd w:val="clear" w:color="auto" w:fill="auto"/>
          </w:tcPr>
          <w:p w14:paraId="1AC41CB5" w14:textId="4FE136DA" w:rsidR="004E2E46" w:rsidRPr="00D32437" w:rsidDel="00F03A51" w:rsidRDefault="004E2E46" w:rsidP="009656A1">
            <w:pPr>
              <w:spacing w:after="0" w:line="240" w:lineRule="auto"/>
              <w:ind w:left="318"/>
              <w:rPr>
                <w:del w:id="112" w:author="HUMAS MARKETING" w:date="2024-06-20T14:20:00Z" w16du:dateUtc="2024-06-20T07:20:00Z"/>
                <w:rFonts w:ascii="Arial" w:eastAsia="Times New Roman" w:hAnsi="Arial" w:cs="Arial"/>
                <w:color w:val="000000"/>
                <w:sz w:val="18"/>
                <w:szCs w:val="18"/>
              </w:rPr>
            </w:pPr>
          </w:p>
        </w:tc>
      </w:tr>
      <w:tr w:rsidR="004E2E46" w:rsidRPr="00D32437" w:rsidDel="00F03A51" w14:paraId="5BF6538C" w14:textId="26BC23CD" w:rsidTr="009656A1">
        <w:trPr>
          <w:trHeight w:val="20"/>
          <w:del w:id="113" w:author="HUMAS MARKETING" w:date="2024-06-20T14:19:00Z"/>
        </w:trPr>
        <w:tc>
          <w:tcPr>
            <w:tcW w:w="4962" w:type="dxa"/>
            <w:shd w:val="clear" w:color="auto" w:fill="auto"/>
          </w:tcPr>
          <w:p w14:paraId="12BEC986" w14:textId="6B9D4CC7" w:rsidR="004E2E46" w:rsidRPr="009D1A5A" w:rsidDel="00F03A51" w:rsidRDefault="004E2E46" w:rsidP="00F03A51">
            <w:pPr>
              <w:spacing w:after="0" w:line="240" w:lineRule="auto"/>
              <w:rPr>
                <w:del w:id="114" w:author="HUMAS MARKETING" w:date="2024-06-20T14:19:00Z" w16du:dateUtc="2024-06-20T07:19:00Z"/>
                <w:rFonts w:ascii="Arial" w:eastAsia="Times New Roman" w:hAnsi="Arial" w:cs="Arial"/>
                <w:color w:val="000000"/>
                <w:sz w:val="18"/>
                <w:szCs w:val="18"/>
              </w:rPr>
            </w:pPr>
          </w:p>
        </w:tc>
        <w:tc>
          <w:tcPr>
            <w:tcW w:w="0" w:type="auto"/>
            <w:shd w:val="clear" w:color="auto" w:fill="auto"/>
          </w:tcPr>
          <w:p w14:paraId="3C45C729" w14:textId="0C9762F6" w:rsidR="004E2E46" w:rsidRPr="00D32437" w:rsidDel="00F03A51" w:rsidRDefault="004E2E46" w:rsidP="009656A1">
            <w:pPr>
              <w:spacing w:after="0" w:line="240" w:lineRule="auto"/>
              <w:ind w:left="318"/>
              <w:rPr>
                <w:del w:id="115" w:author="HUMAS MARKETING" w:date="2024-06-20T14:19:00Z" w16du:dateUtc="2024-06-20T07:19:00Z"/>
                <w:rFonts w:ascii="Arial" w:eastAsia="Times New Roman" w:hAnsi="Arial" w:cs="Arial"/>
                <w:color w:val="000000"/>
                <w:sz w:val="18"/>
                <w:szCs w:val="18"/>
              </w:rPr>
            </w:pPr>
          </w:p>
        </w:tc>
      </w:tr>
      <w:tr w:rsidR="004E2E46" w:rsidRPr="00D32437" w:rsidDel="00F03A51" w14:paraId="519896D5" w14:textId="546A7784" w:rsidTr="009656A1">
        <w:trPr>
          <w:trHeight w:val="20"/>
          <w:del w:id="116" w:author="HUMAS MARKETING" w:date="2024-06-20T14:20:00Z"/>
        </w:trPr>
        <w:tc>
          <w:tcPr>
            <w:tcW w:w="4962" w:type="dxa"/>
            <w:shd w:val="clear" w:color="auto" w:fill="auto"/>
          </w:tcPr>
          <w:p w14:paraId="13F01208" w14:textId="190B219C" w:rsidR="004E2E46" w:rsidRPr="00D32437" w:rsidDel="00F03A51" w:rsidRDefault="004E2E46" w:rsidP="009656A1">
            <w:pPr>
              <w:pStyle w:val="ListParagraph"/>
              <w:spacing w:after="0" w:line="240" w:lineRule="auto"/>
              <w:ind w:left="22" w:firstLine="284"/>
              <w:jc w:val="both"/>
              <w:rPr>
                <w:del w:id="117" w:author="HUMAS MARKETING" w:date="2024-06-20T14:20:00Z" w16du:dateUtc="2024-06-20T07:20:00Z"/>
                <w:rFonts w:ascii="Arial" w:eastAsia="Times New Roman" w:hAnsi="Arial" w:cs="Arial"/>
                <w:color w:val="000000"/>
                <w:sz w:val="18"/>
                <w:szCs w:val="18"/>
              </w:rPr>
            </w:pPr>
          </w:p>
        </w:tc>
        <w:tc>
          <w:tcPr>
            <w:tcW w:w="0" w:type="auto"/>
            <w:shd w:val="clear" w:color="auto" w:fill="auto"/>
          </w:tcPr>
          <w:p w14:paraId="7BF06D28" w14:textId="5B151F9C" w:rsidR="004E2E46" w:rsidRPr="00D32437" w:rsidDel="00F03A51" w:rsidRDefault="004E2E46" w:rsidP="009656A1">
            <w:pPr>
              <w:spacing w:after="0" w:line="240" w:lineRule="auto"/>
              <w:ind w:left="318"/>
              <w:rPr>
                <w:del w:id="118" w:author="HUMAS MARKETING" w:date="2024-06-20T14:20:00Z" w16du:dateUtc="2024-06-20T07:20:00Z"/>
                <w:rFonts w:ascii="Arial" w:eastAsia="Times New Roman" w:hAnsi="Arial" w:cs="Arial"/>
                <w:color w:val="000000"/>
                <w:sz w:val="18"/>
                <w:szCs w:val="18"/>
              </w:rPr>
            </w:pPr>
          </w:p>
        </w:tc>
      </w:tr>
      <w:tr w:rsidR="004E2E46" w:rsidRPr="00D32437" w14:paraId="4C370AF5" w14:textId="77777777" w:rsidTr="009656A1">
        <w:trPr>
          <w:trHeight w:val="20"/>
        </w:trPr>
        <w:tc>
          <w:tcPr>
            <w:tcW w:w="4962" w:type="dxa"/>
            <w:shd w:val="clear" w:color="auto" w:fill="auto"/>
            <w:hideMark/>
          </w:tcPr>
          <w:p w14:paraId="65DF5A98" w14:textId="77777777" w:rsidR="004E2E46" w:rsidRDefault="004E2E46" w:rsidP="009656A1">
            <w:pPr>
              <w:pStyle w:val="ListParagraph"/>
              <w:numPr>
                <w:ilvl w:val="0"/>
                <w:numId w:val="20"/>
              </w:numPr>
              <w:spacing w:after="0" w:line="240" w:lineRule="auto"/>
              <w:ind w:left="306" w:hanging="284"/>
              <w:jc w:val="both"/>
              <w:rPr>
                <w:ins w:id="119" w:author="HUMAS MARKETING" w:date="2024-06-20T14:20:00Z" w16du:dateUtc="2024-06-20T07:20:00Z"/>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proses </w:t>
            </w:r>
            <w:proofErr w:type="spellStart"/>
            <w:r w:rsidRPr="00D32437">
              <w:rPr>
                <w:rFonts w:ascii="Arial" w:eastAsia="Times New Roman" w:hAnsi="Arial" w:cs="Arial"/>
                <w:color w:val="000000"/>
                <w:sz w:val="18"/>
                <w:szCs w:val="18"/>
              </w:rPr>
              <w:t>pemindah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bukuan</w:t>
            </w:r>
            <w:proofErr w:type="spellEnd"/>
            <w:r w:rsidRPr="00D32437">
              <w:rPr>
                <w:rFonts w:ascii="Arial" w:eastAsia="Times New Roman" w:hAnsi="Arial" w:cs="Arial"/>
                <w:color w:val="000000"/>
                <w:sz w:val="18"/>
                <w:szCs w:val="18"/>
              </w:rPr>
              <w:t xml:space="preserve"> bank (bank transfer) </w:t>
            </w:r>
            <w:proofErr w:type="spellStart"/>
            <w:r w:rsidRPr="00D32437">
              <w:rPr>
                <w:rFonts w:ascii="Arial" w:eastAsia="Times New Roman" w:hAnsi="Arial" w:cs="Arial"/>
                <w:color w:val="000000"/>
                <w:sz w:val="18"/>
                <w:szCs w:val="18"/>
              </w:rPr>
              <w:t>ke</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yaitu</w:t>
            </w:r>
            <w:proofErr w:type="spellEnd"/>
            <w:r w:rsidRPr="00D32437">
              <w:rPr>
                <w:rFonts w:ascii="Arial" w:eastAsia="Times New Roman" w:hAnsi="Arial" w:cs="Arial"/>
                <w:color w:val="000000"/>
                <w:sz w:val="18"/>
                <w:szCs w:val="18"/>
              </w:rPr>
              <w:t>:</w:t>
            </w:r>
          </w:p>
          <w:p w14:paraId="7C332DF1" w14:textId="77777777" w:rsidR="00F03A51" w:rsidRPr="00D32437" w:rsidRDefault="00F03A51">
            <w:pPr>
              <w:pStyle w:val="ListParagraph"/>
              <w:spacing w:after="0" w:line="240" w:lineRule="auto"/>
              <w:ind w:left="306"/>
              <w:jc w:val="both"/>
              <w:rPr>
                <w:rFonts w:ascii="Arial" w:eastAsia="Times New Roman" w:hAnsi="Arial" w:cs="Arial"/>
                <w:color w:val="000000"/>
                <w:sz w:val="18"/>
                <w:szCs w:val="18"/>
              </w:rPr>
              <w:pPrChange w:id="120" w:author="HUMAS MARKETING" w:date="2024-06-20T14:20:00Z" w16du:dateUtc="2024-06-20T07:20:00Z">
                <w:pPr>
                  <w:pStyle w:val="ListParagraph"/>
                  <w:framePr w:hSpace="180" w:wrap="around" w:vAnchor="text" w:hAnchor="text" w:y="1"/>
                  <w:numPr>
                    <w:numId w:val="20"/>
                  </w:numPr>
                  <w:spacing w:after="0" w:line="240" w:lineRule="auto"/>
                  <w:ind w:left="306" w:hanging="284"/>
                  <w:suppressOverlap/>
                  <w:jc w:val="both"/>
                </w:pPr>
              </w:pPrChange>
            </w:pPr>
          </w:p>
          <w:p w14:paraId="44A364A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4B59B9BB"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will be made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with the bank transfer process (bank transfer) </w:t>
            </w:r>
            <w:proofErr w:type="gramStart"/>
            <w:r w:rsidRPr="00D32437">
              <w:rPr>
                <w:rFonts w:ascii="Arial" w:eastAsia="Times New Roman" w:hAnsi="Arial" w:cs="Arial"/>
                <w:color w:val="000000"/>
                <w:sz w:val="18"/>
                <w:szCs w:val="18"/>
              </w:rPr>
              <w:t>to :</w:t>
            </w:r>
            <w:proofErr w:type="gramEnd"/>
          </w:p>
        </w:tc>
      </w:tr>
      <w:tr w:rsidR="004E2E46" w:rsidRPr="00237BAC" w14:paraId="12A0490F" w14:textId="77777777" w:rsidTr="009656A1">
        <w:trPr>
          <w:trHeight w:val="20"/>
        </w:trPr>
        <w:tc>
          <w:tcPr>
            <w:tcW w:w="4962" w:type="dxa"/>
            <w:shd w:val="clear" w:color="auto" w:fill="auto"/>
            <w:hideMark/>
          </w:tcPr>
          <w:p w14:paraId="76AC328A" w14:textId="77777777" w:rsidR="004E2E46" w:rsidRPr="00260DC3" w:rsidRDefault="004E2E46" w:rsidP="009656A1">
            <w:pPr>
              <w:spacing w:after="0" w:line="240" w:lineRule="auto"/>
              <w:ind w:left="306"/>
              <w:jc w:val="both"/>
              <w:rPr>
                <w:rFonts w:ascii="Arial" w:eastAsia="Times New Roman" w:hAnsi="Arial" w:cs="Arial"/>
                <w:color w:val="000000"/>
                <w:sz w:val="18"/>
                <w:szCs w:val="18"/>
                <w:lang w:val="it-IT"/>
              </w:rPr>
            </w:pPr>
            <w:r w:rsidRPr="00D32437">
              <w:rPr>
                <w:rFonts w:ascii="Arial" w:eastAsia="Times New Roman" w:hAnsi="Arial" w:cs="Arial"/>
                <w:b/>
                <w:bCs/>
                <w:color w:val="000000"/>
                <w:sz w:val="18"/>
                <w:szCs w:val="18"/>
                <w:lang w:val="id-ID"/>
              </w:rPr>
              <w:t>Bank</w:t>
            </w:r>
            <w:r w:rsidRPr="00260DC3">
              <w:rPr>
                <w:rFonts w:ascii="Arial" w:eastAsia="Times New Roman" w:hAnsi="Arial" w:cs="Arial"/>
                <w:b/>
                <w:bCs/>
                <w:color w:val="000000"/>
                <w:sz w:val="18"/>
                <w:szCs w:val="18"/>
                <w:lang w:val="it-IT"/>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it-IT"/>
              </w:rPr>
              <w:t xml:space="preserve"> PT Bank Mandiri persero Tbk</w:t>
            </w:r>
          </w:p>
        </w:tc>
        <w:tc>
          <w:tcPr>
            <w:tcW w:w="0" w:type="auto"/>
            <w:shd w:val="clear" w:color="auto" w:fill="auto"/>
            <w:hideMark/>
          </w:tcPr>
          <w:p w14:paraId="471BDAA8" w14:textId="77777777" w:rsidR="004E2E46" w:rsidRPr="00260DC3" w:rsidRDefault="004E2E46" w:rsidP="009656A1">
            <w:pPr>
              <w:spacing w:after="0" w:line="240" w:lineRule="auto"/>
              <w:ind w:left="318"/>
              <w:jc w:val="both"/>
              <w:rPr>
                <w:rFonts w:ascii="Arial" w:eastAsia="Times New Roman" w:hAnsi="Arial" w:cs="Arial"/>
                <w:color w:val="000000"/>
                <w:sz w:val="18"/>
                <w:szCs w:val="18"/>
                <w:lang w:val="it-IT"/>
              </w:rPr>
            </w:pPr>
            <w:r w:rsidRPr="00260DC3">
              <w:rPr>
                <w:rFonts w:ascii="Arial" w:eastAsia="Times New Roman" w:hAnsi="Arial" w:cs="Arial"/>
                <w:b/>
                <w:bCs/>
                <w:color w:val="000000"/>
                <w:sz w:val="18"/>
                <w:szCs w:val="18"/>
                <w:lang w:val="it-IT"/>
              </w:rPr>
              <w:t>Bank              :  PT Bank Mandiri persero Tbk</w:t>
            </w:r>
          </w:p>
        </w:tc>
      </w:tr>
      <w:tr w:rsidR="004E2E46" w:rsidRPr="00D32437" w14:paraId="7BED3BC0" w14:textId="77777777" w:rsidTr="009656A1">
        <w:trPr>
          <w:trHeight w:val="460"/>
        </w:trPr>
        <w:tc>
          <w:tcPr>
            <w:tcW w:w="4962" w:type="dxa"/>
            <w:shd w:val="clear" w:color="auto" w:fill="auto"/>
            <w:hideMark/>
          </w:tcPr>
          <w:p w14:paraId="2A1F78C0" w14:textId="77777777" w:rsidR="004E2E46" w:rsidRPr="00D32437" w:rsidRDefault="004E2E46" w:rsidP="009656A1">
            <w:pPr>
              <w:spacing w:after="0" w:line="240" w:lineRule="auto"/>
              <w:ind w:left="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Cabang</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c>
          <w:tcPr>
            <w:tcW w:w="0" w:type="auto"/>
            <w:shd w:val="clear" w:color="auto" w:fill="auto"/>
            <w:hideMark/>
          </w:tcPr>
          <w:p w14:paraId="14682F5A" w14:textId="77777777" w:rsidR="004E2E46" w:rsidRPr="00D32437" w:rsidRDefault="004E2E46" w:rsidP="009656A1">
            <w:pPr>
              <w:spacing w:after="0" w:line="240" w:lineRule="auto"/>
              <w:ind w:left="318"/>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Branch         </w:t>
            </w:r>
            <w:proofErr w:type="gramStart"/>
            <w:r w:rsidRPr="00D32437">
              <w:rPr>
                <w:rFonts w:ascii="Arial" w:eastAsia="Times New Roman" w:hAnsi="Arial" w:cs="Arial"/>
                <w:b/>
                <w:bCs/>
                <w:color w:val="000000"/>
                <w:sz w:val="18"/>
                <w:szCs w:val="18"/>
              </w:rPr>
              <w:t xml:space="preserve">  :</w:t>
            </w:r>
            <w:proofErr w:type="gramEnd"/>
            <w:r w:rsidRPr="00D32437">
              <w:rPr>
                <w:rFonts w:ascii="Arial" w:eastAsia="Times New Roman" w:hAnsi="Arial" w:cs="Arial"/>
                <w:b/>
                <w:bCs/>
                <w:color w:val="000000"/>
                <w:sz w:val="18"/>
                <w:szCs w:val="18"/>
              </w:rPr>
              <w:t xml:space="preserve">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r>
      <w:tr w:rsidR="004E2E46" w:rsidRPr="00D32437" w14:paraId="2CFFE535" w14:textId="77777777" w:rsidTr="009656A1">
        <w:trPr>
          <w:trHeight w:val="20"/>
        </w:trPr>
        <w:tc>
          <w:tcPr>
            <w:tcW w:w="4962" w:type="dxa"/>
            <w:shd w:val="clear" w:color="auto" w:fill="auto"/>
            <w:hideMark/>
          </w:tcPr>
          <w:p w14:paraId="571A2D75"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D32437">
              <w:rPr>
                <w:rFonts w:ascii="Arial" w:eastAsia="Times New Roman" w:hAnsi="Arial" w:cs="Arial"/>
                <w:b/>
                <w:bCs/>
                <w:color w:val="000000"/>
                <w:sz w:val="18"/>
                <w:szCs w:val="18"/>
                <w:lang w:val="id-ID"/>
              </w:rPr>
              <w:t>No. Rekening</w:t>
            </w:r>
            <w:r w:rsidRPr="00260DC3">
              <w:rPr>
                <w:rFonts w:ascii="Arial" w:eastAsia="Times New Roman" w:hAnsi="Arial" w:cs="Arial"/>
                <w:b/>
                <w:bCs/>
                <w:color w:val="000000"/>
                <w:sz w:val="18"/>
                <w:szCs w:val="18"/>
                <w:lang w:val="nl-NL"/>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nl-NL"/>
              </w:rPr>
              <w:t xml:space="preserve"> 144-0055533324</w:t>
            </w:r>
          </w:p>
          <w:p w14:paraId="224ED352"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260DC3">
              <w:rPr>
                <w:rFonts w:ascii="Arial" w:eastAsia="Times New Roman" w:hAnsi="Arial" w:cs="Arial"/>
                <w:b/>
                <w:bCs/>
                <w:color w:val="000000"/>
                <w:sz w:val="18"/>
                <w:szCs w:val="18"/>
                <w:lang w:val="nl-NL"/>
              </w:rPr>
              <w:t>Kode Swift/IBAN : BMRIIDJA</w:t>
            </w:r>
          </w:p>
        </w:tc>
        <w:tc>
          <w:tcPr>
            <w:tcW w:w="0" w:type="auto"/>
            <w:shd w:val="clear" w:color="auto" w:fill="auto"/>
            <w:hideMark/>
          </w:tcPr>
          <w:p w14:paraId="450DC742" w14:textId="77777777" w:rsidR="004E2E46" w:rsidRPr="00D32437" w:rsidRDefault="004E2E46" w:rsidP="009656A1">
            <w:pPr>
              <w:spacing w:after="0" w:line="240" w:lineRule="auto"/>
              <w:ind w:left="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No. </w:t>
            </w:r>
            <w:proofErr w:type="gramStart"/>
            <w:r w:rsidRPr="00D32437">
              <w:rPr>
                <w:rFonts w:ascii="Arial" w:eastAsia="Times New Roman" w:hAnsi="Arial" w:cs="Arial"/>
                <w:b/>
                <w:bCs/>
                <w:color w:val="000000"/>
                <w:sz w:val="18"/>
                <w:szCs w:val="18"/>
              </w:rPr>
              <w:t>Account :</w:t>
            </w:r>
            <w:proofErr w:type="gramEnd"/>
            <w:r w:rsidRPr="00D32437">
              <w:rPr>
                <w:rFonts w:ascii="Arial" w:eastAsia="Times New Roman" w:hAnsi="Arial" w:cs="Arial"/>
                <w:b/>
                <w:bCs/>
                <w:color w:val="000000"/>
                <w:sz w:val="18"/>
                <w:szCs w:val="18"/>
              </w:rPr>
              <w:t xml:space="preserve"> 144-0055533324</w:t>
            </w:r>
          </w:p>
          <w:p w14:paraId="3CA1F9FB" w14:textId="77777777" w:rsidR="004E2E46" w:rsidRPr="00D32437" w:rsidRDefault="004E2E46" w:rsidP="009656A1">
            <w:pPr>
              <w:spacing w:after="0" w:line="240" w:lineRule="auto"/>
              <w:ind w:left="318"/>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Kode Swift/</w:t>
            </w:r>
            <w:proofErr w:type="gramStart"/>
            <w:r w:rsidRPr="00D32437">
              <w:rPr>
                <w:rFonts w:ascii="Arial" w:eastAsia="Times New Roman" w:hAnsi="Arial" w:cs="Arial"/>
                <w:b/>
                <w:bCs/>
                <w:color w:val="000000"/>
                <w:sz w:val="18"/>
                <w:szCs w:val="18"/>
              </w:rPr>
              <w:t>IBAN :</w:t>
            </w:r>
            <w:proofErr w:type="gramEnd"/>
            <w:r w:rsidRPr="00D32437">
              <w:rPr>
                <w:rFonts w:ascii="Arial" w:eastAsia="Times New Roman" w:hAnsi="Arial" w:cs="Arial"/>
                <w:b/>
                <w:bCs/>
                <w:color w:val="000000"/>
                <w:sz w:val="18"/>
                <w:szCs w:val="18"/>
              </w:rPr>
              <w:t xml:space="preserve"> BMRIIDJA</w:t>
            </w:r>
          </w:p>
        </w:tc>
      </w:tr>
      <w:tr w:rsidR="004E2E46" w:rsidRPr="00D32437" w14:paraId="09E4E9DC" w14:textId="77777777" w:rsidTr="009656A1">
        <w:trPr>
          <w:trHeight w:val="20"/>
        </w:trPr>
        <w:tc>
          <w:tcPr>
            <w:tcW w:w="4962" w:type="dxa"/>
            <w:shd w:val="clear" w:color="auto" w:fill="auto"/>
            <w:hideMark/>
          </w:tcPr>
          <w:p w14:paraId="7008DF9E"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1F77A789"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en-ID"/>
              </w:rPr>
              <w:t xml:space="preserve">Alamat: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c>
          <w:tcPr>
            <w:tcW w:w="0" w:type="auto"/>
            <w:shd w:val="clear" w:color="auto" w:fill="auto"/>
            <w:hideMark/>
          </w:tcPr>
          <w:p w14:paraId="4C63056A"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0DD39AC3" w14:textId="77777777" w:rsidR="004E2E46" w:rsidRPr="00D32437" w:rsidRDefault="004E2E46" w:rsidP="009656A1">
            <w:pPr>
              <w:spacing w:after="0" w:line="240" w:lineRule="auto"/>
              <w:ind w:left="318"/>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en-ID"/>
              </w:rPr>
              <w:t xml:space="preserve">Alamat         </w:t>
            </w:r>
            <w:proofErr w:type="gramStart"/>
            <w:r w:rsidRPr="00D32437">
              <w:rPr>
                <w:rFonts w:ascii="Arial" w:eastAsia="Times New Roman" w:hAnsi="Arial" w:cs="Arial"/>
                <w:b/>
                <w:bCs/>
                <w:color w:val="000000"/>
                <w:sz w:val="18"/>
                <w:szCs w:val="18"/>
                <w:lang w:val="en-ID"/>
              </w:rPr>
              <w:t xml:space="preserve">  :</w:t>
            </w:r>
            <w:proofErr w:type="gram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r>
      <w:tr w:rsidR="004E2E46" w:rsidRPr="00D32437" w14:paraId="5A001A68" w14:textId="77777777" w:rsidTr="009656A1">
        <w:trPr>
          <w:trHeight w:val="20"/>
        </w:trPr>
        <w:tc>
          <w:tcPr>
            <w:tcW w:w="4962" w:type="dxa"/>
            <w:shd w:val="clear" w:color="auto" w:fill="auto"/>
            <w:hideMark/>
          </w:tcPr>
          <w:p w14:paraId="2DEC472F" w14:textId="77777777"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Bank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selambat</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lambatnya</w:t>
            </w:r>
            <w:proofErr w:type="spellEnd"/>
            <w:r w:rsidRPr="00D32437">
              <w:rPr>
                <w:rFonts w:ascii="Arial" w:eastAsia="Times New Roman" w:hAnsi="Arial" w:cs="Arial"/>
                <w:color w:val="000000"/>
                <w:sz w:val="18"/>
                <w:szCs w:val="18"/>
              </w:rPr>
              <w:t xml:space="preserve"> </w:t>
            </w:r>
            <w:r w:rsidRPr="004020F3">
              <w:rPr>
                <w:rFonts w:ascii="Arial" w:eastAsia="Times New Roman" w:hAnsi="Arial" w:cs="Arial"/>
                <w:color w:val="000000"/>
                <w:sz w:val="18"/>
                <w:szCs w:val="18"/>
              </w:rPr>
              <w:t>30 (</w:t>
            </w:r>
            <w:proofErr w:type="spellStart"/>
            <w:r w:rsidRPr="004020F3">
              <w:rPr>
                <w:rFonts w:ascii="Arial" w:eastAsia="Times New Roman" w:hAnsi="Arial" w:cs="Arial"/>
                <w:color w:val="000000"/>
                <w:sz w:val="18"/>
                <w:szCs w:val="18"/>
              </w:rPr>
              <w:t>tiga</w:t>
            </w:r>
            <w:proofErr w:type="spellEnd"/>
            <w:r w:rsidRPr="004020F3">
              <w:rPr>
                <w:rFonts w:ascii="Arial" w:eastAsia="Times New Roman" w:hAnsi="Arial" w:cs="Arial"/>
                <w:color w:val="000000"/>
                <w:sz w:val="18"/>
                <w:szCs w:val="18"/>
              </w:rPr>
              <w:t xml:space="preserve"> </w:t>
            </w:r>
            <w:proofErr w:type="spellStart"/>
            <w:r w:rsidRPr="004020F3">
              <w:rPr>
                <w:rFonts w:ascii="Arial" w:eastAsia="Times New Roman" w:hAnsi="Arial" w:cs="Arial"/>
                <w:color w:val="000000"/>
                <w:sz w:val="18"/>
                <w:szCs w:val="18"/>
              </w:rPr>
              <w:t>puluh</w:t>
            </w:r>
            <w:proofErr w:type="spellEnd"/>
            <w:r w:rsidRPr="004020F3">
              <w:rPr>
                <w:rFonts w:ascii="Arial" w:eastAsia="Times New Roman" w:hAnsi="Arial" w:cs="Arial"/>
                <w:color w:val="000000"/>
                <w:sz w:val="18"/>
                <w:szCs w:val="18"/>
              </w:rPr>
              <w:t>)</w:t>
            </w:r>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diberlakukannya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w:t>
            </w:r>
          </w:p>
        </w:tc>
        <w:tc>
          <w:tcPr>
            <w:tcW w:w="0" w:type="auto"/>
            <w:shd w:val="clear" w:color="auto" w:fill="auto"/>
            <w:hideMark/>
          </w:tcPr>
          <w:p w14:paraId="5C739AA2"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there is a change in the bank account as </w:t>
            </w:r>
            <w:r>
              <w:rPr>
                <w:rFonts w:ascii="Arial" w:eastAsia="Times New Roman" w:hAnsi="Arial" w:cs="Arial"/>
                <w:color w:val="000000"/>
                <w:sz w:val="18"/>
                <w:szCs w:val="18"/>
              </w:rPr>
              <w:t xml:space="preserve">listed </w:t>
            </w:r>
            <w:r w:rsidRPr="00D32437">
              <w:rPr>
                <w:rFonts w:ascii="Arial" w:eastAsia="Times New Roman" w:hAnsi="Arial" w:cs="Arial"/>
                <w:color w:val="000000"/>
                <w:sz w:val="18"/>
                <w:szCs w:val="18"/>
              </w:rPr>
              <w:t xml:space="preserve">in of this article,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notify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no later than 30 (thirty) calendar days prior to the entry into force of the new account number;</w:t>
            </w:r>
          </w:p>
        </w:tc>
      </w:tr>
      <w:tr w:rsidR="004E2E46" w:rsidRPr="00D32437" w14:paraId="2E5F25F2" w14:textId="77777777" w:rsidTr="009656A1">
        <w:trPr>
          <w:trHeight w:val="20"/>
        </w:trPr>
        <w:tc>
          <w:tcPr>
            <w:tcW w:w="4962" w:type="dxa"/>
            <w:shd w:val="clear" w:color="auto" w:fill="auto"/>
            <w:vAlign w:val="center"/>
          </w:tcPr>
          <w:p w14:paraId="2E59A3F0" w14:textId="77777777" w:rsidR="004E2E46" w:rsidRDefault="004E2E46" w:rsidP="009656A1">
            <w:pPr>
              <w:spacing w:after="0" w:line="240" w:lineRule="auto"/>
              <w:jc w:val="center"/>
              <w:rPr>
                <w:ins w:id="121" w:author="HUMAS MARKETING" w:date="2024-06-20T14:20:00Z" w16du:dateUtc="2024-06-20T07:20:00Z"/>
                <w:rFonts w:ascii="Arial" w:eastAsia="Times New Roman" w:hAnsi="Arial" w:cs="Arial"/>
                <w:b/>
                <w:bCs/>
                <w:color w:val="000000"/>
                <w:sz w:val="18"/>
                <w:szCs w:val="18"/>
              </w:rPr>
            </w:pPr>
          </w:p>
          <w:p w14:paraId="67D2D9DF" w14:textId="77777777" w:rsidR="00F03A51" w:rsidRDefault="00F03A51" w:rsidP="009656A1">
            <w:pPr>
              <w:spacing w:after="0" w:line="240" w:lineRule="auto"/>
              <w:jc w:val="center"/>
              <w:rPr>
                <w:ins w:id="122" w:author="HUMAS MARKETING" w:date="2024-06-20T14:20:00Z" w16du:dateUtc="2024-06-20T07:20:00Z"/>
                <w:rFonts w:ascii="Arial" w:eastAsia="Times New Roman" w:hAnsi="Arial" w:cs="Arial"/>
                <w:b/>
                <w:bCs/>
                <w:color w:val="000000"/>
                <w:sz w:val="18"/>
                <w:szCs w:val="18"/>
              </w:rPr>
            </w:pPr>
          </w:p>
          <w:p w14:paraId="2383F90E" w14:textId="77777777" w:rsidR="00F03A51" w:rsidRDefault="00F03A51" w:rsidP="009656A1">
            <w:pPr>
              <w:spacing w:after="0" w:line="240" w:lineRule="auto"/>
              <w:jc w:val="center"/>
              <w:rPr>
                <w:ins w:id="123" w:author="HUMAS MARKETING" w:date="2024-06-20T14:20:00Z" w16du:dateUtc="2024-06-20T07:20:00Z"/>
                <w:rFonts w:ascii="Arial" w:eastAsia="Times New Roman" w:hAnsi="Arial" w:cs="Arial"/>
                <w:b/>
                <w:bCs/>
                <w:color w:val="000000"/>
                <w:sz w:val="18"/>
                <w:szCs w:val="18"/>
              </w:rPr>
            </w:pPr>
          </w:p>
          <w:p w14:paraId="5101F4A7" w14:textId="77777777" w:rsidR="00F03A51" w:rsidRPr="00D32437" w:rsidRDefault="00F03A51"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313819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4C52FB70" w14:textId="77777777" w:rsidTr="009656A1">
        <w:trPr>
          <w:trHeight w:val="20"/>
        </w:trPr>
        <w:tc>
          <w:tcPr>
            <w:tcW w:w="4962" w:type="dxa"/>
            <w:shd w:val="clear" w:color="auto" w:fill="auto"/>
            <w:vAlign w:val="center"/>
            <w:hideMark/>
          </w:tcPr>
          <w:p w14:paraId="133F6F36"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9</w:t>
            </w:r>
          </w:p>
        </w:tc>
        <w:tc>
          <w:tcPr>
            <w:tcW w:w="0" w:type="auto"/>
            <w:shd w:val="clear" w:color="auto" w:fill="auto"/>
            <w:vAlign w:val="center"/>
            <w:hideMark/>
          </w:tcPr>
          <w:p w14:paraId="039A2A3C"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9</w:t>
            </w:r>
          </w:p>
        </w:tc>
      </w:tr>
      <w:tr w:rsidR="004E2E46" w:rsidRPr="00D32437" w14:paraId="540AD211" w14:textId="77777777" w:rsidTr="009656A1">
        <w:trPr>
          <w:trHeight w:val="20"/>
        </w:trPr>
        <w:tc>
          <w:tcPr>
            <w:tcW w:w="4962" w:type="dxa"/>
            <w:shd w:val="clear" w:color="auto" w:fill="auto"/>
            <w:vAlign w:val="center"/>
            <w:hideMark/>
          </w:tcPr>
          <w:p w14:paraId="2684E802"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lastRenderedPageBreak/>
              <w:t>Fasilitas</w:t>
            </w:r>
            <w:proofErr w:type="spellEnd"/>
            <w:r w:rsidRPr="00260DC3">
              <w:rPr>
                <w:rFonts w:ascii="Arial" w:eastAsia="Times New Roman" w:hAnsi="Arial" w:cs="Arial"/>
                <w:b/>
                <w:bCs/>
                <w:color w:val="000000"/>
                <w:sz w:val="18"/>
                <w:szCs w:val="18"/>
                <w:lang w:val="es-ES"/>
              </w:rPr>
              <w:t xml:space="preserve"> dan Benefit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Kesehatan</w:t>
            </w:r>
          </w:p>
        </w:tc>
        <w:tc>
          <w:tcPr>
            <w:tcW w:w="0" w:type="auto"/>
            <w:shd w:val="clear" w:color="auto" w:fill="auto"/>
            <w:vAlign w:val="center"/>
            <w:hideMark/>
          </w:tcPr>
          <w:p w14:paraId="53C552E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 xml:space="preserve">Health </w:t>
            </w:r>
            <w:r>
              <w:rPr>
                <w:rFonts w:ascii="Arial" w:eastAsia="Times New Roman" w:hAnsi="Arial" w:cs="Arial"/>
                <w:b/>
                <w:bCs/>
                <w:color w:val="000000"/>
                <w:sz w:val="18"/>
                <w:szCs w:val="18"/>
              </w:rPr>
              <w:t>services</w:t>
            </w:r>
            <w:r w:rsidRPr="00D32437">
              <w:rPr>
                <w:rFonts w:ascii="Arial" w:eastAsia="Times New Roman" w:hAnsi="Arial" w:cs="Arial"/>
                <w:b/>
                <w:bCs/>
                <w:color w:val="000000"/>
                <w:sz w:val="18"/>
                <w:szCs w:val="18"/>
              </w:rPr>
              <w:t xml:space="preserve"> facilities and benefits</w:t>
            </w:r>
          </w:p>
        </w:tc>
      </w:tr>
      <w:tr w:rsidR="004E2E46" w:rsidRPr="00D32437" w14:paraId="18C97AEC" w14:textId="77777777" w:rsidTr="009656A1">
        <w:trPr>
          <w:trHeight w:val="20"/>
        </w:trPr>
        <w:tc>
          <w:tcPr>
            <w:tcW w:w="4962" w:type="dxa"/>
            <w:shd w:val="clear" w:color="auto" w:fill="auto"/>
          </w:tcPr>
          <w:p w14:paraId="3E29C811"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63ED119C"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7628BDAC" w14:textId="77777777" w:rsidTr="009656A1">
        <w:trPr>
          <w:trHeight w:val="20"/>
        </w:trPr>
        <w:tc>
          <w:tcPr>
            <w:tcW w:w="4962" w:type="dxa"/>
            <w:shd w:val="clear" w:color="auto" w:fill="auto"/>
            <w:hideMark/>
          </w:tcPr>
          <w:p w14:paraId="047D5CC5" w14:textId="77777777" w:rsidR="004E2E46" w:rsidRPr="00D32437" w:rsidRDefault="004E2E46" w:rsidP="009656A1">
            <w:pPr>
              <w:pStyle w:val="ListParagraph"/>
              <w:numPr>
                <w:ilvl w:val="0"/>
                <w:numId w:val="22"/>
              </w:numPr>
              <w:spacing w:after="0" w:line="240" w:lineRule="auto"/>
              <w:ind w:left="306" w:hanging="306"/>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dipos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 xml:space="preserve">PIHAK KEDUA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585CAB69" w14:textId="77777777" w:rsidR="004E2E46" w:rsidRPr="00D32437" w:rsidRDefault="004E2E46" w:rsidP="009656A1">
            <w:pPr>
              <w:pStyle w:val="ListParagraph"/>
              <w:numPr>
                <w:ilvl w:val="0"/>
                <w:numId w:val="23"/>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Medical equipment placed in the health </w:t>
            </w:r>
            <w:r>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at the location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will be provided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6CABBBC8" w14:textId="77777777" w:rsidTr="009656A1">
        <w:trPr>
          <w:trHeight w:val="20"/>
        </w:trPr>
        <w:tc>
          <w:tcPr>
            <w:tcW w:w="4962" w:type="dxa"/>
            <w:shd w:val="clear" w:color="auto" w:fill="auto"/>
          </w:tcPr>
          <w:p w14:paraId="14016A38"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Bed Pasien</w:t>
            </w:r>
          </w:p>
        </w:tc>
        <w:tc>
          <w:tcPr>
            <w:tcW w:w="0" w:type="auto"/>
            <w:shd w:val="clear" w:color="auto" w:fill="auto"/>
            <w:hideMark/>
          </w:tcPr>
          <w:p w14:paraId="1554AE34"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Patient Bed</w:t>
            </w:r>
          </w:p>
        </w:tc>
      </w:tr>
      <w:tr w:rsidR="004E2E46" w:rsidRPr="00D32437" w14:paraId="72711561" w14:textId="77777777" w:rsidTr="009656A1">
        <w:trPr>
          <w:trHeight w:val="20"/>
        </w:trPr>
        <w:tc>
          <w:tcPr>
            <w:tcW w:w="4962" w:type="dxa"/>
            <w:shd w:val="clear" w:color="auto" w:fill="auto"/>
          </w:tcPr>
          <w:p w14:paraId="134FDF05"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Tensi</w:t>
            </w:r>
            <w:proofErr w:type="spellEnd"/>
            <w:r w:rsidRPr="00D32437">
              <w:rPr>
                <w:rFonts w:ascii="Arial" w:eastAsia="Times New Roman" w:hAnsi="Arial" w:cs="Arial"/>
                <w:color w:val="000000"/>
                <w:sz w:val="18"/>
                <w:szCs w:val="18"/>
              </w:rPr>
              <w:t xml:space="preserve"> Omron</w:t>
            </w:r>
          </w:p>
        </w:tc>
        <w:tc>
          <w:tcPr>
            <w:tcW w:w="0" w:type="auto"/>
            <w:shd w:val="clear" w:color="auto" w:fill="auto"/>
            <w:hideMark/>
          </w:tcPr>
          <w:p w14:paraId="7A2B83ED"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Omron Tension</w:t>
            </w:r>
          </w:p>
        </w:tc>
      </w:tr>
      <w:tr w:rsidR="004E2E46" w:rsidRPr="00D32437" w14:paraId="07A40C09" w14:textId="77777777" w:rsidTr="009656A1">
        <w:trPr>
          <w:trHeight w:val="20"/>
        </w:trPr>
        <w:tc>
          <w:tcPr>
            <w:tcW w:w="4962" w:type="dxa"/>
            <w:shd w:val="clear" w:color="auto" w:fill="auto"/>
          </w:tcPr>
          <w:p w14:paraId="774E14D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Lampu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senter</w:t>
            </w:r>
            <w:proofErr w:type="spellEnd"/>
          </w:p>
        </w:tc>
        <w:tc>
          <w:tcPr>
            <w:tcW w:w="0" w:type="auto"/>
            <w:shd w:val="clear" w:color="auto" w:fill="auto"/>
            <w:hideMark/>
          </w:tcPr>
          <w:p w14:paraId="0983280C"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Flashlight</w:t>
            </w:r>
          </w:p>
        </w:tc>
      </w:tr>
      <w:tr w:rsidR="004E2E46" w:rsidRPr="00D32437" w14:paraId="58941E22" w14:textId="77777777" w:rsidTr="009656A1">
        <w:trPr>
          <w:trHeight w:val="20"/>
        </w:trPr>
        <w:tc>
          <w:tcPr>
            <w:tcW w:w="4962" w:type="dxa"/>
            <w:shd w:val="clear" w:color="auto" w:fill="auto"/>
          </w:tcPr>
          <w:p w14:paraId="3B6E672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Set </w:t>
            </w:r>
            <w:proofErr w:type="spellStart"/>
            <w:r w:rsidRPr="00D32437">
              <w:rPr>
                <w:rFonts w:ascii="Arial" w:eastAsia="Times New Roman" w:hAnsi="Arial" w:cs="Arial"/>
                <w:color w:val="000000"/>
                <w:sz w:val="18"/>
                <w:szCs w:val="18"/>
              </w:rPr>
              <w:t>Oksigen</w:t>
            </w:r>
            <w:proofErr w:type="spellEnd"/>
            <w:r w:rsidRPr="00D32437">
              <w:rPr>
                <w:rFonts w:ascii="Arial" w:eastAsia="Times New Roman" w:hAnsi="Arial" w:cs="Arial"/>
                <w:color w:val="000000"/>
                <w:sz w:val="18"/>
                <w:szCs w:val="18"/>
              </w:rPr>
              <w:t xml:space="preserve"> Portable</w:t>
            </w:r>
          </w:p>
        </w:tc>
        <w:tc>
          <w:tcPr>
            <w:tcW w:w="0" w:type="auto"/>
            <w:shd w:val="clear" w:color="auto" w:fill="auto"/>
          </w:tcPr>
          <w:p w14:paraId="1578DBC7"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Portable Oxygen Set</w:t>
            </w:r>
          </w:p>
        </w:tc>
      </w:tr>
      <w:tr w:rsidR="004E2E46" w:rsidRPr="00D32437" w14:paraId="37EDB4CB" w14:textId="77777777" w:rsidTr="009656A1">
        <w:trPr>
          <w:trHeight w:val="20"/>
        </w:trPr>
        <w:tc>
          <w:tcPr>
            <w:tcW w:w="4962" w:type="dxa"/>
            <w:shd w:val="clear" w:color="auto" w:fill="auto"/>
          </w:tcPr>
          <w:p w14:paraId="4554EB13"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c>
          <w:tcPr>
            <w:tcW w:w="0" w:type="auto"/>
            <w:shd w:val="clear" w:color="auto" w:fill="auto"/>
          </w:tcPr>
          <w:p w14:paraId="65CB00E1"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r>
      <w:tr w:rsidR="004E2E46" w:rsidRPr="00D32437" w14:paraId="02A3F2CC" w14:textId="77777777" w:rsidTr="009656A1">
        <w:trPr>
          <w:trHeight w:val="20"/>
        </w:trPr>
        <w:tc>
          <w:tcPr>
            <w:tcW w:w="4962" w:type="dxa"/>
            <w:shd w:val="clear" w:color="auto" w:fill="auto"/>
          </w:tcPr>
          <w:p w14:paraId="353DAFA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c>
          <w:tcPr>
            <w:tcW w:w="0" w:type="auto"/>
            <w:shd w:val="clear" w:color="auto" w:fill="auto"/>
            <w:hideMark/>
          </w:tcPr>
          <w:p w14:paraId="1A8886B1"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r>
      <w:tr w:rsidR="004E2E46" w:rsidRPr="00D32437" w14:paraId="324B5F4C" w14:textId="77777777" w:rsidTr="009656A1">
        <w:trPr>
          <w:trHeight w:val="20"/>
        </w:trPr>
        <w:tc>
          <w:tcPr>
            <w:tcW w:w="4962" w:type="dxa"/>
            <w:shd w:val="clear" w:color="auto" w:fill="auto"/>
          </w:tcPr>
          <w:p w14:paraId="66A61BF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Gunting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kassa</w:t>
            </w:r>
            <w:proofErr w:type="spellEnd"/>
          </w:p>
        </w:tc>
        <w:tc>
          <w:tcPr>
            <w:tcW w:w="0" w:type="auto"/>
            <w:shd w:val="clear" w:color="auto" w:fill="auto"/>
          </w:tcPr>
          <w:p w14:paraId="0D8B410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Gauze Scissors</w:t>
            </w:r>
          </w:p>
        </w:tc>
      </w:tr>
      <w:tr w:rsidR="004E2E46" w:rsidRPr="00D32437" w14:paraId="39F7DFA2" w14:textId="77777777" w:rsidTr="009656A1">
        <w:trPr>
          <w:trHeight w:val="20"/>
        </w:trPr>
        <w:tc>
          <w:tcPr>
            <w:tcW w:w="4962" w:type="dxa"/>
            <w:shd w:val="clear" w:color="auto" w:fill="auto"/>
          </w:tcPr>
          <w:p w14:paraId="1093BCB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Hidung</w:t>
            </w:r>
            <w:proofErr w:type="spellEnd"/>
          </w:p>
        </w:tc>
        <w:tc>
          <w:tcPr>
            <w:tcW w:w="0" w:type="auto"/>
            <w:shd w:val="clear" w:color="auto" w:fill="auto"/>
          </w:tcPr>
          <w:p w14:paraId="0EBB13EB"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Nasal Speculum</w:t>
            </w:r>
          </w:p>
        </w:tc>
      </w:tr>
      <w:tr w:rsidR="004E2E46" w:rsidRPr="00D32437" w14:paraId="14AA823A" w14:textId="77777777" w:rsidTr="009656A1">
        <w:trPr>
          <w:trHeight w:val="20"/>
        </w:trPr>
        <w:tc>
          <w:tcPr>
            <w:tcW w:w="4962" w:type="dxa"/>
            <w:shd w:val="clear" w:color="auto" w:fill="auto"/>
          </w:tcPr>
          <w:p w14:paraId="754B2BB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Telinga</w:t>
            </w:r>
            <w:proofErr w:type="spellEnd"/>
          </w:p>
        </w:tc>
        <w:tc>
          <w:tcPr>
            <w:tcW w:w="0" w:type="auto"/>
            <w:shd w:val="clear" w:color="auto" w:fill="auto"/>
          </w:tcPr>
          <w:p w14:paraId="5FD8A12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Ear Speculum</w:t>
            </w:r>
          </w:p>
        </w:tc>
      </w:tr>
      <w:tr w:rsidR="004E2E46" w:rsidRPr="00D32437" w14:paraId="1B7A4323" w14:textId="77777777" w:rsidTr="009656A1">
        <w:trPr>
          <w:trHeight w:val="20"/>
        </w:trPr>
        <w:tc>
          <w:tcPr>
            <w:tcW w:w="4962" w:type="dxa"/>
            <w:shd w:val="clear" w:color="auto" w:fill="auto"/>
          </w:tcPr>
          <w:p w14:paraId="6C529B9F"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dental</w:t>
            </w:r>
          </w:p>
        </w:tc>
        <w:tc>
          <w:tcPr>
            <w:tcW w:w="0" w:type="auto"/>
            <w:shd w:val="clear" w:color="auto" w:fill="auto"/>
          </w:tcPr>
          <w:p w14:paraId="38291793"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Dental Tweezers</w:t>
            </w:r>
          </w:p>
        </w:tc>
      </w:tr>
      <w:tr w:rsidR="004E2E46" w:rsidRPr="00D32437" w14:paraId="1D27AB78" w14:textId="77777777" w:rsidTr="009656A1">
        <w:trPr>
          <w:trHeight w:val="20"/>
        </w:trPr>
        <w:tc>
          <w:tcPr>
            <w:tcW w:w="4962" w:type="dxa"/>
            <w:shd w:val="clear" w:color="auto" w:fill="auto"/>
          </w:tcPr>
          <w:p w14:paraId="3C6E5C4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Anatomis</w:t>
            </w:r>
            <w:proofErr w:type="spellEnd"/>
          </w:p>
        </w:tc>
        <w:tc>
          <w:tcPr>
            <w:tcW w:w="0" w:type="auto"/>
            <w:shd w:val="clear" w:color="auto" w:fill="auto"/>
          </w:tcPr>
          <w:p w14:paraId="70D7AD7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Anatomical Tweezers</w:t>
            </w:r>
          </w:p>
        </w:tc>
      </w:tr>
      <w:tr w:rsidR="004E2E46" w:rsidRPr="00D32437" w14:paraId="1B605883" w14:textId="77777777" w:rsidTr="009656A1">
        <w:trPr>
          <w:trHeight w:val="20"/>
        </w:trPr>
        <w:tc>
          <w:tcPr>
            <w:tcW w:w="4962" w:type="dxa"/>
            <w:shd w:val="clear" w:color="auto" w:fill="auto"/>
          </w:tcPr>
          <w:p w14:paraId="15E9D54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Spatula </w:t>
            </w:r>
            <w:proofErr w:type="spellStart"/>
            <w:r w:rsidRPr="00D32437">
              <w:rPr>
                <w:rFonts w:ascii="Arial" w:eastAsia="Times New Roman" w:hAnsi="Arial" w:cs="Arial"/>
                <w:color w:val="000000"/>
                <w:sz w:val="18"/>
                <w:szCs w:val="18"/>
              </w:rPr>
              <w:t>alginet</w:t>
            </w:r>
            <w:proofErr w:type="spellEnd"/>
          </w:p>
        </w:tc>
        <w:tc>
          <w:tcPr>
            <w:tcW w:w="0" w:type="auto"/>
            <w:shd w:val="clear" w:color="auto" w:fill="auto"/>
          </w:tcPr>
          <w:p w14:paraId="46A74DC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Alginet</w:t>
            </w:r>
            <w:proofErr w:type="spellEnd"/>
            <w:r w:rsidRPr="00D32437">
              <w:rPr>
                <w:rFonts w:ascii="Arial" w:eastAsia="Times New Roman" w:hAnsi="Arial" w:cs="Arial"/>
                <w:color w:val="000000"/>
                <w:sz w:val="18"/>
                <w:szCs w:val="18"/>
              </w:rPr>
              <w:t xml:space="preserve"> Spatula </w:t>
            </w:r>
          </w:p>
        </w:tc>
      </w:tr>
      <w:tr w:rsidR="004E2E46" w:rsidRPr="00D32437" w14:paraId="22BA0AB0" w14:textId="77777777" w:rsidTr="009656A1">
        <w:trPr>
          <w:trHeight w:val="20"/>
        </w:trPr>
        <w:tc>
          <w:tcPr>
            <w:tcW w:w="4962" w:type="dxa"/>
            <w:shd w:val="clear" w:color="auto" w:fill="auto"/>
          </w:tcPr>
          <w:p w14:paraId="5A30656A"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w:t>
            </w:r>
          </w:p>
        </w:tc>
        <w:tc>
          <w:tcPr>
            <w:tcW w:w="0" w:type="auto"/>
            <w:shd w:val="clear" w:color="auto" w:fill="auto"/>
          </w:tcPr>
          <w:p w14:paraId="0DAF8CD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Collars</w:t>
            </w:r>
          </w:p>
        </w:tc>
      </w:tr>
      <w:tr w:rsidR="004E2E46" w:rsidRPr="00D32437" w14:paraId="710CBA55" w14:textId="77777777" w:rsidTr="009656A1">
        <w:trPr>
          <w:trHeight w:val="20"/>
        </w:trPr>
        <w:tc>
          <w:tcPr>
            <w:tcW w:w="4962" w:type="dxa"/>
            <w:shd w:val="clear" w:color="auto" w:fill="auto"/>
          </w:tcPr>
          <w:p w14:paraId="5638D6D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Cucing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bengkok</w:t>
            </w:r>
            <w:proofErr w:type="spellEnd"/>
          </w:p>
        </w:tc>
        <w:tc>
          <w:tcPr>
            <w:tcW w:w="0" w:type="auto"/>
            <w:shd w:val="clear" w:color="auto" w:fill="auto"/>
          </w:tcPr>
          <w:p w14:paraId="5D967B80"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Crooked Cat</w:t>
            </w:r>
          </w:p>
        </w:tc>
      </w:tr>
      <w:tr w:rsidR="004E2E46" w:rsidRPr="00D32437" w14:paraId="2F501027" w14:textId="77777777" w:rsidTr="009656A1">
        <w:trPr>
          <w:trHeight w:val="20"/>
        </w:trPr>
        <w:tc>
          <w:tcPr>
            <w:tcW w:w="4962" w:type="dxa"/>
            <w:shd w:val="clear" w:color="auto" w:fill="auto"/>
          </w:tcPr>
          <w:p w14:paraId="1055511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Alat </w:t>
            </w:r>
            <w:proofErr w:type="spellStart"/>
            <w:r w:rsidRPr="00D32437">
              <w:rPr>
                <w:rFonts w:ascii="Arial" w:eastAsia="Times New Roman" w:hAnsi="Arial" w:cs="Arial"/>
                <w:color w:val="000000"/>
                <w:sz w:val="18"/>
                <w:szCs w:val="18"/>
              </w:rPr>
              <w:t>Nebul</w:t>
            </w:r>
            <w:proofErr w:type="spellEnd"/>
          </w:p>
        </w:tc>
        <w:tc>
          <w:tcPr>
            <w:tcW w:w="0" w:type="auto"/>
            <w:shd w:val="clear" w:color="auto" w:fill="auto"/>
          </w:tcPr>
          <w:p w14:paraId="341546F6"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Nebul</w:t>
            </w:r>
            <w:proofErr w:type="spellEnd"/>
            <w:r w:rsidRPr="00D32437">
              <w:rPr>
                <w:rFonts w:ascii="Arial" w:eastAsia="Times New Roman" w:hAnsi="Arial" w:cs="Arial"/>
                <w:color w:val="000000"/>
                <w:sz w:val="18"/>
                <w:szCs w:val="18"/>
              </w:rPr>
              <w:t xml:space="preserve"> Tools</w:t>
            </w:r>
          </w:p>
        </w:tc>
      </w:tr>
      <w:tr w:rsidR="004E2E46" w:rsidRPr="00D32437" w14:paraId="67BA54A8" w14:textId="77777777" w:rsidTr="009656A1">
        <w:trPr>
          <w:trHeight w:val="20"/>
        </w:trPr>
        <w:tc>
          <w:tcPr>
            <w:tcW w:w="4962" w:type="dxa"/>
            <w:shd w:val="clear" w:color="auto" w:fill="auto"/>
          </w:tcPr>
          <w:p w14:paraId="2D88784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c>
          <w:tcPr>
            <w:tcW w:w="0" w:type="auto"/>
            <w:shd w:val="clear" w:color="auto" w:fill="auto"/>
          </w:tcPr>
          <w:p w14:paraId="677AA93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r>
      <w:tr w:rsidR="004E2E46" w:rsidRPr="00D32437" w14:paraId="5FA3CF18" w14:textId="77777777" w:rsidTr="009656A1">
        <w:trPr>
          <w:trHeight w:val="20"/>
        </w:trPr>
        <w:tc>
          <w:tcPr>
            <w:tcW w:w="4962" w:type="dxa"/>
            <w:shd w:val="clear" w:color="auto" w:fill="auto"/>
          </w:tcPr>
          <w:p w14:paraId="724E9B47"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c>
          <w:tcPr>
            <w:tcW w:w="0" w:type="auto"/>
            <w:shd w:val="clear" w:color="auto" w:fill="auto"/>
          </w:tcPr>
          <w:p w14:paraId="4CA7E25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r>
      <w:tr w:rsidR="004E2E46" w:rsidRPr="00D32437" w14:paraId="5367D62B" w14:textId="77777777" w:rsidTr="009656A1">
        <w:trPr>
          <w:trHeight w:val="20"/>
        </w:trPr>
        <w:tc>
          <w:tcPr>
            <w:tcW w:w="4962" w:type="dxa"/>
            <w:shd w:val="clear" w:color="auto" w:fill="auto"/>
          </w:tcPr>
          <w:p w14:paraId="2A4CA63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Oxymetri</w:t>
            </w:r>
            <w:proofErr w:type="spellEnd"/>
          </w:p>
        </w:tc>
        <w:tc>
          <w:tcPr>
            <w:tcW w:w="0" w:type="auto"/>
            <w:shd w:val="clear" w:color="auto" w:fill="auto"/>
          </w:tcPr>
          <w:p w14:paraId="59920F7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Oxymetry</w:t>
            </w:r>
            <w:proofErr w:type="spellEnd"/>
          </w:p>
        </w:tc>
      </w:tr>
      <w:tr w:rsidR="004E2E46" w:rsidRPr="00D32437" w14:paraId="31B0988D" w14:textId="77777777" w:rsidTr="009656A1">
        <w:trPr>
          <w:trHeight w:val="20"/>
        </w:trPr>
        <w:tc>
          <w:tcPr>
            <w:tcW w:w="4962" w:type="dxa"/>
            <w:shd w:val="clear" w:color="auto" w:fill="auto"/>
          </w:tcPr>
          <w:p w14:paraId="5190013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c>
          <w:tcPr>
            <w:tcW w:w="0" w:type="auto"/>
            <w:shd w:val="clear" w:color="auto" w:fill="auto"/>
          </w:tcPr>
          <w:p w14:paraId="1C8B93C4"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r>
      <w:tr w:rsidR="004E2E46" w:rsidRPr="00D32437" w14:paraId="6EEA9F89" w14:textId="77777777" w:rsidTr="009656A1">
        <w:trPr>
          <w:trHeight w:val="20"/>
        </w:trPr>
        <w:tc>
          <w:tcPr>
            <w:tcW w:w="4962" w:type="dxa"/>
            <w:shd w:val="clear" w:color="auto" w:fill="auto"/>
          </w:tcPr>
          <w:p w14:paraId="5ED92499" w14:textId="77777777" w:rsidR="004E2E46" w:rsidRPr="00990AF6"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4B5DF772" w14:textId="77777777" w:rsidR="004E2E46" w:rsidRPr="00990AF6" w:rsidRDefault="004E2E46" w:rsidP="009656A1">
            <w:pPr>
              <w:spacing w:after="0" w:line="240" w:lineRule="auto"/>
              <w:jc w:val="both"/>
              <w:rPr>
                <w:rFonts w:ascii="Arial" w:eastAsia="Times New Roman" w:hAnsi="Arial" w:cs="Arial"/>
                <w:color w:val="000000"/>
                <w:sz w:val="18"/>
                <w:szCs w:val="18"/>
              </w:rPr>
            </w:pPr>
          </w:p>
        </w:tc>
      </w:tr>
      <w:tr w:rsidR="004E2E46" w:rsidRPr="00D32437" w14:paraId="5DBA69BE" w14:textId="77777777" w:rsidTr="009656A1">
        <w:trPr>
          <w:trHeight w:val="20"/>
        </w:trPr>
        <w:tc>
          <w:tcPr>
            <w:tcW w:w="4962" w:type="dxa"/>
            <w:shd w:val="clear" w:color="auto" w:fill="auto"/>
          </w:tcPr>
          <w:p w14:paraId="39F743C8"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5DF0109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0E0F9E0" w14:textId="77777777" w:rsidTr="009656A1">
        <w:trPr>
          <w:trHeight w:val="20"/>
        </w:trPr>
        <w:tc>
          <w:tcPr>
            <w:tcW w:w="4962" w:type="dxa"/>
            <w:shd w:val="clear" w:color="auto" w:fill="auto"/>
            <w:hideMark/>
          </w:tcPr>
          <w:p w14:paraId="537790E3"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menyepakati</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bahwa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Appendix 2. Jika </w:t>
            </w:r>
            <w:proofErr w:type="spellStart"/>
            <w:r>
              <w:rPr>
                <w:rFonts w:ascii="Arial" w:eastAsia="Times New Roman" w:hAnsi="Arial" w:cs="Arial"/>
                <w:color w:val="000000"/>
                <w:sz w:val="18"/>
                <w:szCs w:val="18"/>
              </w:rPr>
              <w:t>terdapat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perubahan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wajib</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menginformasikan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
        </w:tc>
        <w:tc>
          <w:tcPr>
            <w:tcW w:w="0" w:type="auto"/>
            <w:shd w:val="clear" w:color="auto" w:fill="auto"/>
            <w:hideMark/>
          </w:tcPr>
          <w:p w14:paraId="2CFE3FC3" w14:textId="78FBFD7A" w:rsidR="004E2E46" w:rsidRPr="00D32437" w:rsidRDefault="004E2E46" w:rsidP="009656A1">
            <w:pPr>
              <w:pStyle w:val="ListParagraph"/>
              <w:numPr>
                <w:ilvl w:val="0"/>
                <w:numId w:val="87"/>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have agreed </w:t>
            </w:r>
            <w:r>
              <w:rPr>
                <w:rFonts w:ascii="Arial" w:eastAsia="Times New Roman" w:hAnsi="Arial" w:cs="Arial"/>
                <w:color w:val="000000"/>
                <w:sz w:val="18"/>
                <w:szCs w:val="18"/>
              </w:rPr>
              <w:t xml:space="preserve">the </w:t>
            </w:r>
            <w:r w:rsidRPr="00A34DBC">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will provide the drugs/medicines/pharmaceuticals as listed in Appendix 2. I</w:t>
            </w:r>
            <w:r w:rsidRPr="00D32437">
              <w:rPr>
                <w:rFonts w:ascii="Arial" w:eastAsia="Times New Roman" w:hAnsi="Arial" w:cs="Arial"/>
                <w:color w:val="000000"/>
                <w:sz w:val="18"/>
                <w:szCs w:val="18"/>
              </w:rPr>
              <w:t xml:space="preserve">f </w:t>
            </w:r>
            <w:r>
              <w:rPr>
                <w:rFonts w:ascii="Arial" w:eastAsia="Times New Roman" w:hAnsi="Arial" w:cs="Arial"/>
                <w:color w:val="000000"/>
                <w:sz w:val="18"/>
                <w:szCs w:val="18"/>
              </w:rPr>
              <w:t>ther</w:t>
            </w:r>
            <w:r w:rsidR="00142B62">
              <w:rPr>
                <w:rFonts w:ascii="Arial" w:eastAsia="Times New Roman" w:hAnsi="Arial" w:cs="Arial"/>
                <w:color w:val="000000"/>
                <w:sz w:val="18"/>
                <w:szCs w:val="18"/>
              </w:rPr>
              <w:t>e</w:t>
            </w:r>
            <w:r>
              <w:rPr>
                <w:rFonts w:ascii="Arial" w:eastAsia="Times New Roman" w:hAnsi="Arial" w:cs="Arial"/>
                <w:color w:val="000000"/>
                <w:sz w:val="18"/>
                <w:szCs w:val="18"/>
              </w:rPr>
              <w:t xml:space="preserve">’s any change to the type and amount of </w:t>
            </w:r>
            <w:proofErr w:type="gramStart"/>
            <w:r>
              <w:rPr>
                <w:rFonts w:ascii="Arial" w:eastAsia="Times New Roman" w:hAnsi="Arial" w:cs="Arial"/>
                <w:color w:val="000000"/>
                <w:sz w:val="18"/>
                <w:szCs w:val="18"/>
              </w:rPr>
              <w:t>the  drugs</w:t>
            </w:r>
            <w:proofErr w:type="gramEnd"/>
            <w:r>
              <w:rPr>
                <w:rFonts w:ascii="Arial" w:eastAsia="Times New Roman" w:hAnsi="Arial" w:cs="Arial"/>
                <w:color w:val="000000"/>
                <w:sz w:val="18"/>
                <w:szCs w:val="18"/>
              </w:rPr>
              <w:t xml:space="preserve">/medicines/pharmaceutics,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shall inform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r>
              <w:rPr>
                <w:rFonts w:ascii="Arial" w:eastAsia="Times New Roman" w:hAnsi="Arial" w:cs="Arial"/>
                <w:color w:val="000000"/>
                <w:sz w:val="18"/>
                <w:szCs w:val="18"/>
              </w:rPr>
              <w:t xml:space="preserve"> </w:t>
            </w:r>
          </w:p>
        </w:tc>
      </w:tr>
      <w:tr w:rsidR="004E2E46" w:rsidRPr="00D32437" w14:paraId="699D835A" w14:textId="77777777" w:rsidTr="009656A1">
        <w:trPr>
          <w:trHeight w:val="20"/>
        </w:trPr>
        <w:tc>
          <w:tcPr>
            <w:tcW w:w="4962" w:type="dxa"/>
            <w:shd w:val="clear" w:color="auto" w:fill="auto"/>
          </w:tcPr>
          <w:p w14:paraId="41DEDEA4"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permintaan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jenis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beban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untuk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tambahan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w:t>
            </w:r>
            <w:proofErr w:type="gramStart"/>
            <w:r>
              <w:rPr>
                <w:rFonts w:ascii="Arial" w:eastAsia="Times New Roman" w:hAnsi="Arial" w:cs="Arial"/>
                <w:color w:val="000000"/>
                <w:sz w:val="18"/>
                <w:szCs w:val="18"/>
              </w:rPr>
              <w:t>obatan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ditanggungkan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tcPr>
          <w:p w14:paraId="1E10125F" w14:textId="77777777" w:rsidR="004E2E46" w:rsidRPr="00D32437" w:rsidRDefault="004E2E46" w:rsidP="009656A1">
            <w:pPr>
              <w:pStyle w:val="ListParagraph"/>
              <w:numPr>
                <w:ilvl w:val="0"/>
                <w:numId w:val="87"/>
              </w:numPr>
              <w:spacing w:after="0" w:line="240" w:lineRule="auto"/>
              <w:ind w:left="318" w:hanging="347"/>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there is a request for additional medicines beyond the amount and type agreed as per paragraph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of this article, </w:t>
            </w:r>
            <w:r>
              <w:rPr>
                <w:rFonts w:ascii="Arial" w:eastAsia="Times New Roman" w:hAnsi="Arial" w:cs="Arial"/>
                <w:color w:val="000000"/>
                <w:sz w:val="18"/>
                <w:szCs w:val="18"/>
              </w:rPr>
              <w:t>t</w:t>
            </w:r>
            <w:r w:rsidRPr="00D32437">
              <w:rPr>
                <w:rFonts w:ascii="Arial" w:eastAsia="Times New Roman" w:hAnsi="Arial" w:cs="Arial"/>
                <w:color w:val="000000"/>
                <w:sz w:val="18"/>
                <w:szCs w:val="18"/>
              </w:rPr>
              <w:t>hen the charge</w:t>
            </w:r>
            <w:r>
              <w:rPr>
                <w:rFonts w:ascii="Arial" w:eastAsia="Times New Roman" w:hAnsi="Arial" w:cs="Arial"/>
                <w:color w:val="000000"/>
                <w:sz w:val="18"/>
                <w:szCs w:val="18"/>
              </w:rPr>
              <w:t xml:space="preserve"> for additional medicines</w:t>
            </w:r>
            <w:r w:rsidRPr="00D32437">
              <w:rPr>
                <w:rFonts w:ascii="Arial" w:eastAsia="Times New Roman" w:hAnsi="Arial" w:cs="Arial"/>
                <w:color w:val="000000"/>
                <w:sz w:val="18"/>
                <w:szCs w:val="18"/>
              </w:rPr>
              <w:t xml:space="preserve"> will be paid to the </w:t>
            </w:r>
            <w:r w:rsidRPr="00D32437">
              <w:rPr>
                <w:rFonts w:ascii="Arial" w:eastAsia="Times New Roman" w:hAnsi="Arial" w:cs="Arial"/>
                <w:b/>
                <w:bCs/>
                <w:color w:val="000000"/>
                <w:sz w:val="18"/>
                <w:szCs w:val="18"/>
              </w:rPr>
              <w:t>FIRST PARTY;</w:t>
            </w:r>
          </w:p>
        </w:tc>
      </w:tr>
      <w:tr w:rsidR="004E2E46" w:rsidRPr="00D32437" w14:paraId="71586EE2" w14:textId="77777777" w:rsidTr="009656A1">
        <w:trPr>
          <w:trHeight w:val="20"/>
        </w:trPr>
        <w:tc>
          <w:tcPr>
            <w:tcW w:w="4962" w:type="dxa"/>
            <w:shd w:val="clear" w:color="auto" w:fill="auto"/>
            <w:hideMark/>
          </w:tcPr>
          <w:p w14:paraId="5AC5006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2ADD1DA"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04E45543" w14:textId="77777777" w:rsidTr="009656A1">
        <w:trPr>
          <w:trHeight w:val="20"/>
        </w:trPr>
        <w:tc>
          <w:tcPr>
            <w:tcW w:w="4962" w:type="dxa"/>
            <w:shd w:val="clear" w:color="auto" w:fill="auto"/>
            <w:hideMark/>
          </w:tcPr>
          <w:p w14:paraId="68A2DA5F"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Setiap</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penggunaan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obat-obatan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farmasi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pencatatan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pengecekan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melalui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bertugas</w:t>
            </w:r>
            <w:proofErr w:type="spellEnd"/>
            <w:r w:rsidRPr="00D32437">
              <w:rPr>
                <w:rFonts w:ascii="Arial" w:eastAsia="Times New Roman" w:hAnsi="Arial" w:cs="Arial"/>
                <w:color w:val="000000"/>
                <w:sz w:val="18"/>
                <w:szCs w:val="18"/>
              </w:rPr>
              <w:t xml:space="preserve"> 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Pr>
                <w:rFonts w:ascii="Arial" w:eastAsia="Times New Roman" w:hAnsi="Arial" w:cs="Arial"/>
                <w:b/>
                <w:bCs/>
                <w:color w:val="000000"/>
                <w:sz w:val="18"/>
                <w:szCs w:val="18"/>
              </w:rPr>
              <w:t xml:space="preserve">. </w:t>
            </w:r>
            <w:r>
              <w:t xml:space="preserve"> </w:t>
            </w:r>
            <w:r w:rsidRPr="00A51B1D">
              <w:rPr>
                <w:rFonts w:ascii="Arial" w:eastAsia="Times New Roman" w:hAnsi="Arial" w:cs="Arial"/>
                <w:color w:val="000000"/>
                <w:sz w:val="18"/>
                <w:szCs w:val="18"/>
              </w:rPr>
              <w:t xml:space="preserve">Dokter dan </w:t>
            </w:r>
            <w:proofErr w:type="spellStart"/>
            <w:r w:rsidRPr="00A51B1D">
              <w:rPr>
                <w:rFonts w:ascii="Arial" w:eastAsia="Times New Roman" w:hAnsi="Arial" w:cs="Arial"/>
                <w:color w:val="000000"/>
                <w:sz w:val="18"/>
                <w:szCs w:val="18"/>
              </w:rPr>
              <w:t>perawat</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wajib</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menjaga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keamanan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sepanjang</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waktu</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menguncinya</w:t>
            </w:r>
            <w:proofErr w:type="spellEnd"/>
            <w:r w:rsidRPr="00A51B1D">
              <w:rPr>
                <w:rFonts w:ascii="Arial" w:eastAsia="Times New Roman" w:hAnsi="Arial" w:cs="Arial"/>
                <w:color w:val="000000"/>
                <w:sz w:val="18"/>
                <w:szCs w:val="18"/>
              </w:rPr>
              <w:t xml:space="preserve"> di </w:t>
            </w:r>
            <w:proofErr w:type="spellStart"/>
            <w:r w:rsidRPr="00A51B1D">
              <w:rPr>
                <w:rFonts w:ascii="Arial" w:eastAsia="Times New Roman" w:hAnsi="Arial" w:cs="Arial"/>
                <w:color w:val="000000"/>
                <w:sz w:val="18"/>
                <w:szCs w:val="18"/>
              </w:rPr>
              <w:t>luar</w:t>
            </w:r>
            <w:proofErr w:type="spellEnd"/>
            <w:r w:rsidRPr="00A51B1D">
              <w:rPr>
                <w:rFonts w:ascii="Arial" w:eastAsia="Times New Roman" w:hAnsi="Arial" w:cs="Arial"/>
                <w:color w:val="000000"/>
                <w:sz w:val="18"/>
                <w:szCs w:val="18"/>
              </w:rPr>
              <w:t xml:space="preserve"> jam </w:t>
            </w:r>
            <w:proofErr w:type="spellStart"/>
            <w:r w:rsidRPr="00A51B1D">
              <w:rPr>
                <w:rFonts w:ascii="Arial" w:eastAsia="Times New Roman" w:hAnsi="Arial" w:cs="Arial"/>
                <w:color w:val="000000"/>
                <w:sz w:val="18"/>
                <w:szCs w:val="18"/>
              </w:rPr>
              <w:t>kerja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klinik</w:t>
            </w:r>
            <w:proofErr w:type="spellEnd"/>
            <w:r w:rsidRPr="00A51B1D">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Kesehatan. </w:t>
            </w:r>
            <w:proofErr w:type="gramStart"/>
            <w:r>
              <w:rPr>
                <w:rFonts w:ascii="Arial" w:eastAsia="Times New Roman" w:hAnsi="Arial" w:cs="Arial"/>
                <w:color w:val="000000"/>
                <w:sz w:val="18"/>
                <w:szCs w:val="18"/>
              </w:rPr>
              <w:t xml:space="preserve">Jika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kehilangan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penyalahgunaan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sepengetahuan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
        </w:tc>
        <w:tc>
          <w:tcPr>
            <w:tcW w:w="0" w:type="auto"/>
            <w:shd w:val="clear" w:color="auto" w:fill="auto"/>
            <w:hideMark/>
          </w:tcPr>
          <w:p w14:paraId="4AA05B88" w14:textId="77777777" w:rsidR="004E2E46" w:rsidRPr="00D32437" w:rsidRDefault="004E2E46" w:rsidP="009656A1">
            <w:pPr>
              <w:pStyle w:val="ListParagraph"/>
              <w:numPr>
                <w:ilvl w:val="0"/>
                <w:numId w:val="88"/>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use of drugs and pharmaceuticals as mentioned above </w:t>
            </w:r>
            <w:r>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rPr>
              <w:t>record</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and check</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through the nurse on duty at the health </w:t>
            </w:r>
            <w:r>
              <w:rPr>
                <w:rFonts w:ascii="Arial" w:eastAsia="Times New Roman" w:hAnsi="Arial" w:cs="Arial"/>
                <w:color w:val="000000"/>
                <w:sz w:val="18"/>
                <w:szCs w:val="18"/>
              </w:rPr>
              <w:t>clinic in the</w:t>
            </w:r>
            <w:r w:rsidRPr="00D32437">
              <w:rPr>
                <w:rFonts w:ascii="Arial" w:eastAsia="Times New Roman" w:hAnsi="Arial" w:cs="Arial"/>
                <w:color w:val="000000"/>
                <w:sz w:val="18"/>
                <w:szCs w:val="18"/>
              </w:rPr>
              <w:t xml:space="preserve"> location of the </w:t>
            </w:r>
            <w:r w:rsidRPr="00D32437">
              <w:rPr>
                <w:rFonts w:ascii="Arial" w:eastAsia="Times New Roman" w:hAnsi="Arial" w:cs="Arial"/>
                <w:b/>
                <w:bCs/>
                <w:color w:val="000000"/>
                <w:sz w:val="18"/>
                <w:szCs w:val="18"/>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doctor and the nurse shall keep the drugs, medicines and </w:t>
            </w:r>
            <w:proofErr w:type="spellStart"/>
            <w:r>
              <w:rPr>
                <w:rFonts w:ascii="Arial" w:eastAsia="Times New Roman" w:hAnsi="Arial" w:cs="Arial"/>
                <w:color w:val="000000"/>
                <w:sz w:val="18"/>
                <w:szCs w:val="18"/>
              </w:rPr>
              <w:t>parmaceuticals</w:t>
            </w:r>
            <w:proofErr w:type="spellEnd"/>
            <w:r>
              <w:rPr>
                <w:rFonts w:ascii="Arial" w:eastAsia="Times New Roman" w:hAnsi="Arial" w:cs="Arial"/>
                <w:color w:val="000000"/>
                <w:sz w:val="18"/>
                <w:szCs w:val="18"/>
              </w:rPr>
              <w:t xml:space="preserve"> safe all the times, and lock them in the lock outside the working hours of the health clinic. I</w:t>
            </w:r>
            <w:r w:rsidRPr="00D32437">
              <w:rPr>
                <w:rFonts w:ascii="Arial" w:eastAsia="Times New Roman" w:hAnsi="Arial" w:cs="Arial"/>
                <w:color w:val="000000"/>
                <w:sz w:val="18"/>
                <w:szCs w:val="18"/>
              </w:rPr>
              <w:t xml:space="preserve">f there is loss or abuse outside </w:t>
            </w:r>
            <w:r>
              <w:rPr>
                <w:rFonts w:ascii="Arial" w:eastAsia="Times New Roman" w:hAnsi="Arial" w:cs="Arial"/>
                <w:color w:val="000000"/>
                <w:sz w:val="18"/>
                <w:szCs w:val="18"/>
              </w:rPr>
              <w:t xml:space="preserve">the agreed </w:t>
            </w:r>
            <w:r w:rsidRPr="00D32437">
              <w:rPr>
                <w:rFonts w:ascii="Arial" w:eastAsia="Times New Roman" w:hAnsi="Arial" w:cs="Arial"/>
                <w:color w:val="000000"/>
                <w:sz w:val="18"/>
                <w:szCs w:val="18"/>
              </w:rPr>
              <w:t xml:space="preserve">working hours without the knowledge of the nurse or doctor of the </w:t>
            </w:r>
            <w:r w:rsidRPr="00D32437">
              <w:rPr>
                <w:rFonts w:ascii="Arial" w:eastAsia="Times New Roman" w:hAnsi="Arial" w:cs="Arial"/>
                <w:b/>
                <w:bCs/>
                <w:color w:val="000000"/>
                <w:sz w:val="18"/>
                <w:szCs w:val="18"/>
              </w:rPr>
              <w:t>SECOND PARTY</w:t>
            </w:r>
            <w:r>
              <w:rPr>
                <w:rFonts w:ascii="Arial" w:eastAsia="Times New Roman" w:hAnsi="Arial" w:cs="Arial"/>
                <w:b/>
                <w:bCs/>
                <w:color w:val="000000"/>
                <w:sz w:val="18"/>
                <w:szCs w:val="18"/>
              </w:rPr>
              <w:t xml:space="preserve">, </w:t>
            </w:r>
            <w:r w:rsidRPr="00387AC0">
              <w:rPr>
                <w:rFonts w:ascii="Arial" w:eastAsia="Times New Roman" w:hAnsi="Arial" w:cs="Arial"/>
                <w:color w:val="000000"/>
                <w:sz w:val="18"/>
                <w:szCs w:val="18"/>
              </w:rPr>
              <w:t>it</w:t>
            </w:r>
            <w:r w:rsidRPr="0078264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fully </w:t>
            </w:r>
            <w:proofErr w:type="spellStart"/>
            <w:r w:rsidRPr="00D32437">
              <w:rPr>
                <w:rFonts w:ascii="Arial" w:eastAsia="Times New Roman" w:hAnsi="Arial" w:cs="Arial"/>
                <w:color w:val="000000"/>
                <w:sz w:val="18"/>
                <w:szCs w:val="18"/>
              </w:rPr>
              <w:t>responsibil</w:t>
            </w:r>
            <w:r>
              <w:rPr>
                <w:rFonts w:ascii="Arial" w:eastAsia="Times New Roman" w:hAnsi="Arial" w:cs="Arial"/>
                <w:color w:val="000000"/>
                <w:sz w:val="18"/>
                <w:szCs w:val="18"/>
              </w:rPr>
              <w:t>e</w:t>
            </w:r>
            <w:proofErr w:type="spellEnd"/>
            <w:r>
              <w:rPr>
                <w:rFonts w:ascii="Arial" w:eastAsia="Times New Roman" w:hAnsi="Arial" w:cs="Arial"/>
                <w:color w:val="000000"/>
                <w:sz w:val="18"/>
                <w:szCs w:val="18"/>
              </w:rPr>
              <w:t xml:space="preserve"> by</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4E2E46" w:rsidRPr="00D32437" w14:paraId="5362F4A3" w14:textId="77777777" w:rsidTr="009656A1">
        <w:trPr>
          <w:trHeight w:val="20"/>
        </w:trPr>
        <w:tc>
          <w:tcPr>
            <w:tcW w:w="4962" w:type="dxa"/>
            <w:shd w:val="clear" w:color="auto" w:fill="auto"/>
            <w:hideMark/>
          </w:tcPr>
          <w:p w14:paraId="46A7B18C"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A532945"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1616CF1B" w14:textId="77777777" w:rsidTr="009656A1">
        <w:trPr>
          <w:trHeight w:val="20"/>
        </w:trPr>
        <w:tc>
          <w:tcPr>
            <w:tcW w:w="4962" w:type="dxa"/>
            <w:shd w:val="clear" w:color="auto" w:fill="auto"/>
            <w:hideMark/>
          </w:tcPr>
          <w:p w14:paraId="164FF060" w14:textId="77777777" w:rsidR="004E2E46" w:rsidRPr="00D32437" w:rsidRDefault="004E2E46" w:rsidP="009656A1">
            <w:pPr>
              <w:pStyle w:val="ListParagraph"/>
              <w:numPr>
                <w:ilvl w:val="0"/>
                <w:numId w:val="27"/>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Benefit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antara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13C56094" w14:textId="77777777" w:rsidR="004E2E46" w:rsidRPr="00D32437" w:rsidRDefault="004E2E46" w:rsidP="009656A1">
            <w:pPr>
              <w:pStyle w:val="ListParagraph"/>
              <w:numPr>
                <w:ilvl w:val="0"/>
                <w:numId w:val="28"/>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Health care benefits between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and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1BD76753" w14:textId="77777777" w:rsidTr="009656A1">
        <w:trPr>
          <w:trHeight w:val="20"/>
        </w:trPr>
        <w:tc>
          <w:tcPr>
            <w:tcW w:w="4962" w:type="dxa"/>
            <w:shd w:val="clear" w:color="auto" w:fill="auto"/>
            <w:hideMark/>
          </w:tcPr>
          <w:p w14:paraId="04140146"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disebutkan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Nota </w:t>
            </w:r>
            <w:proofErr w:type="spellStart"/>
            <w:r w:rsidRPr="00D32437">
              <w:rPr>
                <w:rFonts w:ascii="Arial" w:eastAsia="Times New Roman" w:hAnsi="Arial" w:cs="Arial"/>
                <w:color w:val="000000"/>
                <w:sz w:val="18"/>
                <w:szCs w:val="18"/>
              </w:rPr>
              <w:t>Kesepahaman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9</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w:t>
            </w:r>
          </w:p>
        </w:tc>
        <w:tc>
          <w:tcPr>
            <w:tcW w:w="0" w:type="auto"/>
            <w:shd w:val="clear" w:color="auto" w:fill="auto"/>
            <w:hideMark/>
          </w:tcPr>
          <w:p w14:paraId="0E819254"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Medical equipment provided by the </w:t>
            </w:r>
            <w:r w:rsidRPr="00D32437">
              <w:rPr>
                <w:rFonts w:ascii="Arial" w:eastAsia="Times New Roman" w:hAnsi="Arial" w:cs="Arial"/>
                <w:b/>
                <w:bCs/>
                <w:color w:val="000000"/>
                <w:sz w:val="18"/>
                <w:szCs w:val="18"/>
              </w:rPr>
              <w:t>SECOND PARTY</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according to mentioned in a memorandum of understanding mou (mou) article 9 paragraph 1</w:t>
            </w:r>
            <w:r w:rsidRPr="00D32437">
              <w:rPr>
                <w:rFonts w:ascii="Arial" w:eastAsia="Times New Roman" w:hAnsi="Arial" w:cs="Arial"/>
                <w:color w:val="000000"/>
                <w:sz w:val="18"/>
                <w:szCs w:val="18"/>
              </w:rPr>
              <w:t>;</w:t>
            </w:r>
          </w:p>
        </w:tc>
      </w:tr>
      <w:tr w:rsidR="004E2E46" w:rsidRPr="00D32437" w14:paraId="104323E1" w14:textId="77777777" w:rsidTr="009656A1">
        <w:trPr>
          <w:trHeight w:val="20"/>
        </w:trPr>
        <w:tc>
          <w:tcPr>
            <w:tcW w:w="4962" w:type="dxa"/>
            <w:shd w:val="clear" w:color="auto" w:fill="auto"/>
            <w:hideMark/>
          </w:tcPr>
          <w:p w14:paraId="31A3A795"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Obat Dasar P3K;</w:t>
            </w:r>
          </w:p>
        </w:tc>
        <w:tc>
          <w:tcPr>
            <w:tcW w:w="0" w:type="auto"/>
            <w:shd w:val="clear" w:color="auto" w:fill="auto"/>
            <w:hideMark/>
          </w:tcPr>
          <w:p w14:paraId="6E60BD18"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provides the basic drug P3K;</w:t>
            </w:r>
          </w:p>
        </w:tc>
      </w:tr>
      <w:tr w:rsidR="004E2E46" w:rsidRPr="00D32437" w14:paraId="4A8517D5" w14:textId="77777777" w:rsidTr="009656A1">
        <w:trPr>
          <w:trHeight w:val="20"/>
        </w:trPr>
        <w:tc>
          <w:tcPr>
            <w:tcW w:w="4962" w:type="dxa"/>
            <w:shd w:val="clear" w:color="auto" w:fill="auto"/>
            <w:hideMark/>
          </w:tcPr>
          <w:p w14:paraId="7AC4206A"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Pengelolaan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Limbah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disediakan</w:t>
            </w:r>
            <w:proofErr w:type="spellEnd"/>
            <w:r>
              <w:rPr>
                <w:rFonts w:ascii="Arial" w:eastAsia="Times New Roman" w:hAnsi="Arial" w:cs="Arial"/>
                <w:color w:val="000000"/>
                <w:sz w:val="18"/>
                <w:szCs w:val="18"/>
              </w:rPr>
              <w:t xml:space="preserve"> oleh </w:t>
            </w:r>
            <w:proofErr w:type="spellStart"/>
            <w:proofErr w:type="gram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p>
        </w:tc>
        <w:tc>
          <w:tcPr>
            <w:tcW w:w="0" w:type="auto"/>
            <w:shd w:val="clear" w:color="auto" w:fill="auto"/>
            <w:hideMark/>
          </w:tcPr>
          <w:p w14:paraId="511C6CC1"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Medical Waste Management</w:t>
            </w:r>
            <w:r>
              <w:rPr>
                <w:rFonts w:ascii="Arial" w:eastAsia="Times New Roman" w:hAnsi="Arial" w:cs="Arial"/>
                <w:color w:val="000000"/>
                <w:sz w:val="18"/>
                <w:szCs w:val="18"/>
              </w:rPr>
              <w:t xml:space="preserve"> provided by the SECOND PARTY</w:t>
            </w:r>
            <w:r w:rsidRPr="00D32437">
              <w:rPr>
                <w:rFonts w:ascii="Arial" w:eastAsia="Times New Roman" w:hAnsi="Arial" w:cs="Arial"/>
                <w:color w:val="000000"/>
                <w:sz w:val="18"/>
                <w:szCs w:val="18"/>
              </w:rPr>
              <w:t>;</w:t>
            </w:r>
          </w:p>
        </w:tc>
      </w:tr>
      <w:tr w:rsidR="004E2E46" w:rsidRPr="00D32437" w14:paraId="52B0AE77" w14:textId="77777777" w:rsidTr="009656A1">
        <w:trPr>
          <w:trHeight w:val="20"/>
        </w:trPr>
        <w:tc>
          <w:tcPr>
            <w:tcW w:w="4962" w:type="dxa"/>
            <w:shd w:val="clear" w:color="auto" w:fill="auto"/>
            <w:hideMark/>
          </w:tcPr>
          <w:p w14:paraId="6EF0198C" w14:textId="77777777" w:rsidR="004E2E46"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Prioritas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permintaan</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saat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(KLB)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 xml:space="preserve"> Luar </w:t>
            </w:r>
            <w:proofErr w:type="spellStart"/>
            <w:r w:rsidRPr="00D32437">
              <w:rPr>
                <w:rFonts w:ascii="Arial" w:eastAsia="Times New Roman" w:hAnsi="Arial" w:cs="Arial"/>
                <w:color w:val="000000"/>
                <w:sz w:val="18"/>
                <w:szCs w:val="18"/>
              </w:rPr>
              <w:t>Biasa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seperti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penyebaran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penyakit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endemik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pada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jasa</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Artikel 8. </w:t>
            </w:r>
          </w:p>
          <w:p w14:paraId="0C110187"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PIHAK KEDUA</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layanan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ambulan</w:t>
            </w:r>
            <w:proofErr w:type="spellEnd"/>
            <w:r>
              <w:rPr>
                <w:rFonts w:ascii="Arial" w:eastAsia="Times New Roman" w:hAnsi="Arial" w:cs="Arial"/>
                <w:color w:val="000000"/>
                <w:sz w:val="18"/>
                <w:szCs w:val="18"/>
              </w:rPr>
              <w:t xml:space="preserve"> 24 jam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kegawatan</w:t>
            </w:r>
            <w:proofErr w:type="spellEnd"/>
            <w:r>
              <w:rPr>
                <w:rFonts w:ascii="Arial" w:eastAsia="Times New Roman" w:hAnsi="Arial" w:cs="Arial"/>
                <w:color w:val="000000"/>
                <w:sz w:val="18"/>
                <w:szCs w:val="18"/>
              </w:rPr>
              <w:t>.</w:t>
            </w:r>
          </w:p>
        </w:tc>
        <w:tc>
          <w:tcPr>
            <w:tcW w:w="0" w:type="auto"/>
            <w:shd w:val="clear" w:color="auto" w:fill="auto"/>
            <w:hideMark/>
          </w:tcPr>
          <w:p w14:paraId="037460A7" w14:textId="77777777" w:rsidR="004E2E46"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priority service</w:t>
            </w:r>
            <w:r>
              <w:rPr>
                <w:rFonts w:ascii="Arial" w:eastAsia="Times New Roman" w:hAnsi="Arial" w:cs="Arial"/>
                <w:color w:val="000000"/>
                <w:sz w:val="18"/>
                <w:szCs w:val="18"/>
              </w:rPr>
              <w:t>, upon request, provided</w:t>
            </w:r>
            <w:r w:rsidRPr="00D32437">
              <w:rPr>
                <w:rFonts w:ascii="Arial" w:eastAsia="Times New Roman" w:hAnsi="Arial" w:cs="Arial"/>
                <w:color w:val="000000"/>
                <w:sz w:val="18"/>
                <w:szCs w:val="18"/>
              </w:rPr>
              <w:t xml:space="preserve"> to the 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rPr>
              <w:t xml:space="preserve"> at the time of </w:t>
            </w:r>
            <w:r>
              <w:rPr>
                <w:rFonts w:ascii="Arial" w:eastAsia="Times New Roman" w:hAnsi="Arial" w:cs="Arial"/>
                <w:color w:val="000000"/>
                <w:sz w:val="18"/>
                <w:szCs w:val="18"/>
              </w:rPr>
              <w:t>occurrence of widespread</w:t>
            </w:r>
            <w:r w:rsidRPr="00D32437">
              <w:rPr>
                <w:rFonts w:ascii="Arial" w:eastAsia="Times New Roman" w:hAnsi="Arial" w:cs="Arial"/>
                <w:color w:val="000000"/>
                <w:sz w:val="18"/>
                <w:szCs w:val="18"/>
              </w:rPr>
              <w:t xml:space="preserve"> events</w:t>
            </w:r>
            <w:r>
              <w:rPr>
                <w:rFonts w:ascii="Arial" w:eastAsia="Times New Roman" w:hAnsi="Arial" w:cs="Arial"/>
                <w:color w:val="000000"/>
                <w:sz w:val="18"/>
                <w:szCs w:val="18"/>
              </w:rPr>
              <w:t xml:space="preserve"> of diseases such as endemic 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n</w:t>
            </w:r>
            <w:r w:rsidRPr="00D32437">
              <w:rPr>
                <w:rFonts w:ascii="Arial" w:eastAsia="Times New Roman" w:hAnsi="Arial" w:cs="Arial"/>
                <w:color w:val="000000"/>
                <w:sz w:val="18"/>
                <w:szCs w:val="18"/>
              </w:rPr>
              <w:t>ot includ</w:t>
            </w:r>
            <w:r>
              <w:rPr>
                <w:rFonts w:ascii="Arial" w:eastAsia="Times New Roman" w:hAnsi="Arial" w:cs="Arial"/>
                <w:color w:val="000000"/>
                <w:sz w:val="18"/>
                <w:szCs w:val="18"/>
              </w:rPr>
              <w:t>ed in the Service Fee as set forth in Article 8 hereabove</w:t>
            </w:r>
            <w:r w:rsidRPr="00D32437">
              <w:rPr>
                <w:rFonts w:ascii="Arial" w:eastAsia="Times New Roman" w:hAnsi="Arial" w:cs="Arial"/>
                <w:color w:val="000000"/>
                <w:sz w:val="18"/>
                <w:szCs w:val="18"/>
              </w:rPr>
              <w:t>;</w:t>
            </w:r>
          </w:p>
          <w:p w14:paraId="22AC9A85"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 xml:space="preserve">SECOND PARTY </w:t>
            </w:r>
            <w:r w:rsidRPr="006C0933">
              <w:rPr>
                <w:rFonts w:ascii="Arial" w:eastAsia="Times New Roman" w:hAnsi="Arial" w:cs="Arial"/>
                <w:color w:val="000000"/>
                <w:sz w:val="18"/>
                <w:szCs w:val="18"/>
              </w:rPr>
              <w:t>shall provide 24-hour ambulance service in case of emergency.</w:t>
            </w:r>
          </w:p>
        </w:tc>
      </w:tr>
      <w:tr w:rsidR="004E2E46" w:rsidRPr="00D32437" w14:paraId="51873EC0" w14:textId="77777777" w:rsidTr="009656A1">
        <w:trPr>
          <w:trHeight w:val="20"/>
        </w:trPr>
        <w:tc>
          <w:tcPr>
            <w:tcW w:w="4962" w:type="dxa"/>
            <w:shd w:val="clear" w:color="auto" w:fill="auto"/>
            <w:vAlign w:val="center"/>
          </w:tcPr>
          <w:p w14:paraId="5F21F66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34F5B756"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6C789E0E" w14:textId="77777777" w:rsidTr="009656A1">
        <w:trPr>
          <w:trHeight w:val="20"/>
        </w:trPr>
        <w:tc>
          <w:tcPr>
            <w:tcW w:w="4962" w:type="dxa"/>
            <w:shd w:val="clear" w:color="auto" w:fill="auto"/>
            <w:vAlign w:val="center"/>
            <w:hideMark/>
          </w:tcPr>
          <w:p w14:paraId="4C7F23CA"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10</w:t>
            </w:r>
          </w:p>
        </w:tc>
        <w:tc>
          <w:tcPr>
            <w:tcW w:w="0" w:type="auto"/>
            <w:shd w:val="clear" w:color="auto" w:fill="auto"/>
            <w:vAlign w:val="center"/>
            <w:hideMark/>
          </w:tcPr>
          <w:p w14:paraId="448CE6A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10</w:t>
            </w:r>
          </w:p>
        </w:tc>
      </w:tr>
      <w:tr w:rsidR="004E2E46" w:rsidRPr="00D32437" w14:paraId="28B8600B" w14:textId="77777777" w:rsidTr="009656A1">
        <w:trPr>
          <w:trHeight w:val="20"/>
        </w:trPr>
        <w:tc>
          <w:tcPr>
            <w:tcW w:w="4962" w:type="dxa"/>
            <w:shd w:val="clear" w:color="auto" w:fill="auto"/>
            <w:vAlign w:val="center"/>
            <w:hideMark/>
          </w:tcPr>
          <w:p w14:paraId="6A546AAE" w14:textId="77777777" w:rsidR="004E2E46" w:rsidRPr="00D32437" w:rsidRDefault="004E2E46" w:rsidP="009656A1">
            <w:pPr>
              <w:spacing w:after="0" w:line="240" w:lineRule="auto"/>
              <w:jc w:val="center"/>
              <w:rPr>
                <w:rFonts w:ascii="Arial" w:eastAsia="Times New Roman" w:hAnsi="Arial" w:cs="Arial"/>
                <w:color w:val="000000"/>
                <w:sz w:val="18"/>
                <w:szCs w:val="18"/>
                <w:lang w:val="de-DE"/>
              </w:rPr>
            </w:pPr>
            <w:r w:rsidRPr="00D32437">
              <w:rPr>
                <w:rFonts w:ascii="Arial" w:eastAsia="Times New Roman" w:hAnsi="Arial" w:cs="Arial"/>
                <w:b/>
                <w:bCs/>
                <w:color w:val="000000"/>
                <w:sz w:val="18"/>
                <w:szCs w:val="18"/>
                <w:lang w:val="de-DE"/>
              </w:rPr>
              <w:t>Masa Berlaku Nota Kesepahaman (MoU)</w:t>
            </w:r>
          </w:p>
        </w:tc>
        <w:tc>
          <w:tcPr>
            <w:tcW w:w="0" w:type="auto"/>
            <w:shd w:val="clear" w:color="auto" w:fill="auto"/>
            <w:vAlign w:val="center"/>
            <w:hideMark/>
          </w:tcPr>
          <w:p w14:paraId="438D8F1F"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Validity Period of The Agreement</w:t>
            </w:r>
          </w:p>
        </w:tc>
      </w:tr>
      <w:tr w:rsidR="004E2E46" w:rsidRPr="00D32437" w14:paraId="6382453D" w14:textId="77777777" w:rsidTr="009656A1">
        <w:trPr>
          <w:trHeight w:val="20"/>
        </w:trPr>
        <w:tc>
          <w:tcPr>
            <w:tcW w:w="4962" w:type="dxa"/>
            <w:shd w:val="clear" w:color="auto" w:fill="auto"/>
          </w:tcPr>
          <w:p w14:paraId="44496049"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4DFFA5A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3846790" w14:textId="77777777" w:rsidTr="009656A1">
        <w:trPr>
          <w:trHeight w:val="20"/>
        </w:trPr>
        <w:tc>
          <w:tcPr>
            <w:tcW w:w="4962" w:type="dxa"/>
            <w:shd w:val="clear" w:color="auto" w:fill="auto"/>
            <w:hideMark/>
          </w:tcPr>
          <w:p w14:paraId="17A72C00"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Jangka waktu kerja sama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perawatan dan pemeriksaan ini berlaku untuk jangka wa</w:t>
            </w:r>
            <w:r w:rsidRPr="003C4CC4">
              <w:rPr>
                <w:rFonts w:ascii="Arial" w:eastAsia="Times New Roman" w:hAnsi="Arial" w:cs="Arial"/>
                <w:sz w:val="18"/>
                <w:szCs w:val="18"/>
                <w:lang w:val="id-ID"/>
              </w:rPr>
              <w:t xml:space="preserve">ktu </w:t>
            </w:r>
            <w:r w:rsidRPr="003C4CC4">
              <w:rPr>
                <w:rFonts w:ascii="Arial" w:eastAsia="Times New Roman" w:hAnsi="Arial" w:cs="Arial"/>
                <w:b/>
                <w:bCs/>
                <w:sz w:val="18"/>
                <w:szCs w:val="18"/>
              </w:rPr>
              <w:t xml:space="preserve">1 </w:t>
            </w:r>
            <w:proofErr w:type="spellStart"/>
            <w:r w:rsidRPr="003C4CC4">
              <w:rPr>
                <w:rFonts w:ascii="Arial" w:eastAsia="Times New Roman" w:hAnsi="Arial" w:cs="Arial"/>
                <w:b/>
                <w:bCs/>
                <w:sz w:val="18"/>
                <w:szCs w:val="18"/>
              </w:rPr>
              <w:t>tahun</w:t>
            </w:r>
            <w:proofErr w:type="spellEnd"/>
            <w:r w:rsidRPr="003C4CC4">
              <w:rPr>
                <w:rFonts w:ascii="Arial" w:eastAsia="Times New Roman" w:hAnsi="Arial" w:cs="Arial"/>
                <w:sz w:val="18"/>
                <w:szCs w:val="18"/>
                <w:lang w:val="id-ID"/>
              </w:rPr>
              <w:t xml:space="preserve"> terhitung </w:t>
            </w:r>
            <w:proofErr w:type="spellStart"/>
            <w:r w:rsidRPr="003C4CC4">
              <w:rPr>
                <w:rFonts w:ascii="Arial" w:eastAsia="Times New Roman" w:hAnsi="Arial" w:cs="Arial"/>
                <w:sz w:val="18"/>
                <w:szCs w:val="18"/>
              </w:rPr>
              <w:t>mulai</w:t>
            </w:r>
            <w:proofErr w:type="spellEnd"/>
            <w:r w:rsidRPr="003C4CC4">
              <w:rPr>
                <w:rFonts w:ascii="Arial" w:eastAsia="Times New Roman" w:hAnsi="Arial" w:cs="Arial"/>
                <w:sz w:val="18"/>
                <w:szCs w:val="18"/>
              </w:rPr>
              <w:t xml:space="preserve"> 1 Mei 2024 – 30 April 2025.</w:t>
            </w:r>
          </w:p>
        </w:tc>
        <w:tc>
          <w:tcPr>
            <w:tcW w:w="0" w:type="auto"/>
            <w:shd w:val="clear" w:color="auto" w:fill="auto"/>
            <w:hideMark/>
          </w:tcPr>
          <w:p w14:paraId="034FB2A0"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The cooperation period for </w:t>
            </w:r>
            <w:r w:rsidRPr="00D32437">
              <w:rPr>
                <w:rFonts w:ascii="Arial" w:eastAsia="Times New Roman" w:hAnsi="Arial" w:cs="Arial"/>
                <w:color w:val="000000"/>
                <w:sz w:val="18"/>
                <w:szCs w:val="18"/>
              </w:rPr>
              <w:t xml:space="preserve">first aid </w:t>
            </w:r>
            <w:r w:rsidRPr="00D32437">
              <w:rPr>
                <w:rFonts w:ascii="Arial" w:eastAsia="Times New Roman" w:hAnsi="Arial" w:cs="Arial"/>
                <w:color w:val="000000"/>
                <w:sz w:val="18"/>
                <w:szCs w:val="18"/>
                <w:lang w:val="id-ID"/>
              </w:rPr>
              <w:t xml:space="preserve">treatment and examination services is valid for a period of </w:t>
            </w:r>
            <w:r>
              <w:rPr>
                <w:rFonts w:ascii="Arial" w:eastAsia="Times New Roman" w:hAnsi="Arial" w:cs="Arial"/>
                <w:color w:val="000000"/>
                <w:sz w:val="18"/>
                <w:szCs w:val="18"/>
              </w:rPr>
              <w:t xml:space="preserve">1 year starting from </w:t>
            </w:r>
            <w:r w:rsidRPr="003C4CC4">
              <w:rPr>
                <w:rFonts w:ascii="Arial" w:eastAsia="Times New Roman" w:hAnsi="Arial" w:cs="Arial"/>
                <w:sz w:val="18"/>
                <w:szCs w:val="18"/>
              </w:rPr>
              <w:t>1 May 2024 – 30 April 2025.</w:t>
            </w:r>
          </w:p>
        </w:tc>
      </w:tr>
      <w:tr w:rsidR="004E2E46" w:rsidRPr="00D32437" w14:paraId="1A127519" w14:textId="77777777" w:rsidTr="009656A1">
        <w:trPr>
          <w:trHeight w:val="20"/>
        </w:trPr>
        <w:tc>
          <w:tcPr>
            <w:tcW w:w="4962" w:type="dxa"/>
            <w:shd w:val="clear" w:color="auto" w:fill="auto"/>
            <w:hideMark/>
          </w:tcPr>
          <w:p w14:paraId="2985C513" w14:textId="6402471C"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Pemberitahuan dan konfirmasi dari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mengenai perpanjangan Perjanjiankerjasama ini dilakukan sekurang-kurangnya 30 (tiga puluh) hari sebelum berakhirnya jangka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proofErr w:type="spellStart"/>
            <w:r w:rsidR="003C4CC4">
              <w:rPr>
                <w:rFonts w:ascii="Arial" w:eastAsia="Times New Roman" w:hAnsi="Arial" w:cs="Arial"/>
                <w:color w:val="000000"/>
                <w:sz w:val="18"/>
                <w:szCs w:val="18"/>
              </w:rPr>
              <w:t>sebagaimana</w:t>
            </w:r>
            <w:proofErr w:type="spellEnd"/>
            <w:r w:rsidR="003C4CC4">
              <w:rPr>
                <w:rFonts w:ascii="Arial" w:eastAsia="Times New Roman" w:hAnsi="Arial" w:cs="Arial"/>
                <w:color w:val="000000"/>
                <w:sz w:val="18"/>
                <w:szCs w:val="18"/>
              </w:rPr>
              <w:t xml:space="preserve"> </w:t>
            </w:r>
            <w:proofErr w:type="spellStart"/>
            <w:r w:rsidR="003C4CC4">
              <w:rPr>
                <w:rFonts w:ascii="Arial" w:eastAsia="Times New Roman" w:hAnsi="Arial" w:cs="Arial"/>
                <w:color w:val="000000"/>
                <w:sz w:val="18"/>
                <w:szCs w:val="18"/>
              </w:rPr>
              <w:t>tertuang</w:t>
            </w:r>
            <w:proofErr w:type="spellEnd"/>
            <w:r w:rsidR="003C4CC4">
              <w:rPr>
                <w:rFonts w:ascii="Arial" w:eastAsia="Times New Roman" w:hAnsi="Arial" w:cs="Arial"/>
                <w:color w:val="000000"/>
                <w:sz w:val="18"/>
                <w:szCs w:val="18"/>
              </w:rPr>
              <w:t xml:space="preserve"> pada </w:t>
            </w:r>
            <w:proofErr w:type="spellStart"/>
            <w:r w:rsidR="003C4CC4">
              <w:rPr>
                <w:rFonts w:ascii="Arial" w:eastAsia="Times New Roman" w:hAnsi="Arial" w:cs="Arial"/>
                <w:color w:val="000000"/>
                <w:sz w:val="18"/>
                <w:szCs w:val="18"/>
              </w:rPr>
              <w:t>Paragraf</w:t>
            </w:r>
            <w:proofErr w:type="spellEnd"/>
            <w:r w:rsidR="003C4CC4">
              <w:rPr>
                <w:rFonts w:ascii="Arial" w:eastAsia="Times New Roman" w:hAnsi="Arial" w:cs="Arial"/>
                <w:color w:val="000000"/>
                <w:sz w:val="18"/>
                <w:szCs w:val="18"/>
              </w:rPr>
              <w:t xml:space="preserve"> 1. </w:t>
            </w:r>
          </w:p>
        </w:tc>
        <w:tc>
          <w:tcPr>
            <w:tcW w:w="0" w:type="auto"/>
            <w:shd w:val="clear" w:color="auto" w:fill="auto"/>
            <w:hideMark/>
          </w:tcPr>
          <w:p w14:paraId="0BE63881"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color w:val="000000"/>
                <w:sz w:val="18"/>
                <w:szCs w:val="18"/>
              </w:rPr>
              <w:t xml:space="preserve">Notification and confirmation from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regarding the extension of this Agreement shall be made at least 60 (sixty) days prior to the expiration of this Agreement as provided in Paragraph 1;</w:t>
            </w:r>
          </w:p>
        </w:tc>
      </w:tr>
      <w:tr w:rsidR="004E2E46" w:rsidRPr="00D32437" w14:paraId="4114DD77" w14:textId="77777777" w:rsidTr="009656A1">
        <w:trPr>
          <w:trHeight w:val="20"/>
        </w:trPr>
        <w:tc>
          <w:tcPr>
            <w:tcW w:w="4962" w:type="dxa"/>
            <w:shd w:val="clear" w:color="auto" w:fill="auto"/>
          </w:tcPr>
          <w:p w14:paraId="5122F774"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berakhir, maka tidak mengakibatkan berakhirnya kewajiban - kewajiban </w:t>
            </w:r>
            <w:r w:rsidRPr="00D32437">
              <w:rPr>
                <w:rFonts w:ascii="Arial" w:eastAsia="Times New Roman" w:hAnsi="Arial" w:cs="Arial"/>
                <w:b/>
                <w:bCs/>
                <w:color w:val="000000"/>
                <w:sz w:val="18"/>
                <w:szCs w:val="18"/>
                <w:lang w:val="id-ID"/>
              </w:rPr>
              <w:lastRenderedPageBreak/>
              <w:t>PARA PIHAK</w:t>
            </w:r>
            <w:r w:rsidRPr="00D32437">
              <w:rPr>
                <w:rFonts w:ascii="Arial" w:eastAsia="Times New Roman" w:hAnsi="Arial" w:cs="Arial"/>
                <w:color w:val="000000"/>
                <w:sz w:val="18"/>
                <w:szCs w:val="18"/>
                <w:lang w:val="id-ID"/>
              </w:rPr>
              <w:t xml:space="preserve"> yang masih belum terselesaikan sebelum jangka waktu tersebut;</w:t>
            </w:r>
          </w:p>
        </w:tc>
        <w:tc>
          <w:tcPr>
            <w:tcW w:w="0" w:type="auto"/>
            <w:shd w:val="clear" w:color="auto" w:fill="auto"/>
          </w:tcPr>
          <w:p w14:paraId="457BFFE5"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lastRenderedPageBreak/>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it</w:t>
            </w:r>
            <w:r w:rsidRPr="00D32437">
              <w:rPr>
                <w:rFonts w:ascii="Arial" w:eastAsia="Times New Roman" w:hAnsi="Arial" w:cs="Arial"/>
                <w:color w:val="000000"/>
                <w:sz w:val="18"/>
                <w:szCs w:val="18"/>
              </w:rPr>
              <w:t xml:space="preserve"> does not result in the end of the obligations of </w:t>
            </w:r>
            <w:r w:rsidRPr="00D32437">
              <w:rPr>
                <w:rFonts w:ascii="Arial" w:eastAsia="Times New Roman" w:hAnsi="Arial" w:cs="Arial"/>
                <w:b/>
                <w:bCs/>
                <w:color w:val="000000"/>
                <w:sz w:val="18"/>
                <w:szCs w:val="18"/>
              </w:rPr>
              <w:t xml:space="preserve">THE </w:t>
            </w:r>
            <w:r w:rsidRPr="00D32437">
              <w:rPr>
                <w:rFonts w:ascii="Arial" w:eastAsia="Times New Roman" w:hAnsi="Arial" w:cs="Arial"/>
                <w:b/>
                <w:bCs/>
                <w:color w:val="000000"/>
                <w:sz w:val="18"/>
                <w:szCs w:val="18"/>
              </w:rPr>
              <w:lastRenderedPageBreak/>
              <w:t>PARTIES</w:t>
            </w:r>
            <w:r w:rsidRPr="00D32437">
              <w:rPr>
                <w:rFonts w:ascii="Arial" w:eastAsia="Times New Roman" w:hAnsi="Arial" w:cs="Arial"/>
                <w:color w:val="000000"/>
                <w:sz w:val="18"/>
                <w:szCs w:val="18"/>
              </w:rPr>
              <w:t xml:space="preserve"> those who </w:t>
            </w:r>
            <w:r>
              <w:rPr>
                <w:rFonts w:ascii="Arial" w:eastAsia="Times New Roman" w:hAnsi="Arial" w:cs="Arial"/>
                <w:color w:val="000000"/>
                <w:sz w:val="18"/>
                <w:szCs w:val="18"/>
              </w:rPr>
              <w:t>have</w:t>
            </w:r>
            <w:r w:rsidRPr="00D32437">
              <w:rPr>
                <w:rFonts w:ascii="Arial" w:eastAsia="Times New Roman" w:hAnsi="Arial" w:cs="Arial"/>
                <w:color w:val="000000"/>
                <w:sz w:val="18"/>
                <w:szCs w:val="18"/>
              </w:rPr>
              <w:t xml:space="preserve"> not yet </w:t>
            </w:r>
            <w:r>
              <w:rPr>
                <w:rFonts w:ascii="Arial" w:eastAsia="Times New Roman" w:hAnsi="Arial" w:cs="Arial"/>
                <w:color w:val="000000"/>
                <w:sz w:val="18"/>
                <w:szCs w:val="18"/>
              </w:rPr>
              <w:t>fully performed</w:t>
            </w:r>
            <w:r w:rsidRPr="00D32437">
              <w:rPr>
                <w:rFonts w:ascii="Arial" w:eastAsia="Times New Roman" w:hAnsi="Arial" w:cs="Arial"/>
                <w:color w:val="000000"/>
                <w:sz w:val="18"/>
                <w:szCs w:val="18"/>
              </w:rPr>
              <w:t xml:space="preserve"> before th</w:t>
            </w:r>
            <w:r>
              <w:rPr>
                <w:rFonts w:ascii="Arial" w:eastAsia="Times New Roman" w:hAnsi="Arial" w:cs="Arial"/>
                <w:color w:val="000000"/>
                <w:sz w:val="18"/>
                <w:szCs w:val="18"/>
              </w:rPr>
              <w:t>e expiration.</w:t>
            </w:r>
          </w:p>
        </w:tc>
      </w:tr>
      <w:tr w:rsidR="004E2E46" w:rsidRPr="00D32437" w14:paraId="38A66923" w14:textId="77777777" w:rsidTr="009656A1">
        <w:trPr>
          <w:trHeight w:val="20"/>
        </w:trPr>
        <w:tc>
          <w:tcPr>
            <w:tcW w:w="4962" w:type="dxa"/>
            <w:shd w:val="clear" w:color="auto" w:fill="auto"/>
          </w:tcPr>
          <w:p w14:paraId="5880FFF0" w14:textId="77777777" w:rsidR="004E2E46"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berakhir, maka kewajiban masing – masing PIHAK harus segera diselesaikan maksimal dalam waktu 30 (tiga puluh) hari setelah masa berakhir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sebagaimana ayat 1 Pasal ini</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kecuali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jaminan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Pasien. </w:t>
            </w:r>
            <w:r w:rsidRPr="00D32437">
              <w:rPr>
                <w:rFonts w:ascii="Arial" w:eastAsia="Times New Roman" w:hAnsi="Arial" w:cs="Arial"/>
                <w:color w:val="000000"/>
                <w:sz w:val="18"/>
                <w:szCs w:val="18"/>
                <w:lang w:val="id-ID"/>
              </w:rPr>
              <w:t>;</w:t>
            </w:r>
          </w:p>
          <w:p w14:paraId="67E76EA1"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8A209B">
              <w:rPr>
                <w:rFonts w:ascii="Arial" w:eastAsia="Times New Roman" w:hAnsi="Arial" w:cs="Arial"/>
                <w:sz w:val="18"/>
                <w:szCs w:val="18"/>
                <w:lang w:val="id-ID"/>
              </w:rPr>
              <w:t xml:space="preserve">Apabila salah satu Pihak bermaksud untuk mengakhiri perjanjian sebelum berakhirnya jangka waktu Perjanjian, maka Pihak tersebut harus memberikan pemberitahuan tertulis dengan alasan-alasan yang jelas kepada Pihak lainnya selambat-lambatnya 60 (enam puluh) hari kalender sebelum tanggal berakhirnya Perjanjian. </w:t>
            </w:r>
          </w:p>
        </w:tc>
        <w:tc>
          <w:tcPr>
            <w:tcW w:w="0" w:type="auto"/>
            <w:shd w:val="clear" w:color="auto" w:fill="auto"/>
          </w:tcPr>
          <w:p w14:paraId="348C0B87" w14:textId="77777777" w:rsidR="004E2E46"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each Party </w:t>
            </w:r>
            <w:proofErr w:type="spellStart"/>
            <w:r>
              <w:rPr>
                <w:rFonts w:ascii="Arial" w:eastAsia="Times New Roman" w:hAnsi="Arial" w:cs="Arial"/>
                <w:color w:val="000000"/>
                <w:sz w:val="18"/>
                <w:szCs w:val="18"/>
              </w:rPr>
              <w:t>shall</w:t>
            </w:r>
            <w:r w:rsidRPr="00D32437">
              <w:rPr>
                <w:rFonts w:ascii="Arial" w:eastAsia="Times New Roman" w:hAnsi="Arial" w:cs="Arial"/>
                <w:color w:val="000000"/>
                <w:sz w:val="18"/>
                <w:szCs w:val="18"/>
              </w:rPr>
              <w:t>complete</w:t>
            </w:r>
            <w:proofErr w:type="spellEnd"/>
            <w:r>
              <w:rPr>
                <w:rFonts w:ascii="Arial" w:eastAsia="Times New Roman" w:hAnsi="Arial" w:cs="Arial"/>
                <w:color w:val="000000"/>
                <w:sz w:val="18"/>
                <w:szCs w:val="18"/>
              </w:rPr>
              <w:t xml:space="preserve"> all of its </w:t>
            </w:r>
            <w:proofErr w:type="gramStart"/>
            <w:r>
              <w:rPr>
                <w:rFonts w:ascii="Arial" w:eastAsia="Times New Roman" w:hAnsi="Arial" w:cs="Arial"/>
                <w:color w:val="000000"/>
                <w:sz w:val="18"/>
                <w:szCs w:val="18"/>
              </w:rPr>
              <w:t xml:space="preserve">obligations </w:t>
            </w:r>
            <w:r w:rsidRPr="00D32437">
              <w:rPr>
                <w:rFonts w:ascii="Arial" w:eastAsia="Times New Roman" w:hAnsi="Arial" w:cs="Arial"/>
                <w:color w:val="000000"/>
                <w:sz w:val="18"/>
                <w:szCs w:val="18"/>
              </w:rPr>
              <w:t xml:space="preserve"> in</w:t>
            </w:r>
            <w:proofErr w:type="gramEnd"/>
            <w:r w:rsidRPr="00D32437">
              <w:rPr>
                <w:rFonts w:ascii="Arial" w:eastAsia="Times New Roman" w:hAnsi="Arial" w:cs="Arial"/>
                <w:color w:val="000000"/>
                <w:sz w:val="18"/>
                <w:szCs w:val="18"/>
              </w:rPr>
              <w:t xml:space="preserve"> 30 days, after the </w:t>
            </w:r>
            <w:r>
              <w:rPr>
                <w:rFonts w:ascii="Arial" w:eastAsia="Times New Roman" w:hAnsi="Arial" w:cs="Arial"/>
                <w:color w:val="000000"/>
                <w:sz w:val="18"/>
                <w:szCs w:val="18"/>
              </w:rPr>
              <w:t>expiration</w:t>
            </w:r>
            <w:r w:rsidRPr="00D32437">
              <w:rPr>
                <w:rFonts w:ascii="Arial" w:eastAsia="Times New Roman" w:hAnsi="Arial" w:cs="Arial"/>
                <w:color w:val="000000"/>
                <w:sz w:val="18"/>
                <w:szCs w:val="18"/>
              </w:rPr>
              <w:t xml:space="preserve"> of th</w:t>
            </w:r>
            <w:r>
              <w:rPr>
                <w:rFonts w:ascii="Arial" w:eastAsia="Times New Roman" w:hAnsi="Arial" w:cs="Arial"/>
                <w:color w:val="000000"/>
                <w:sz w:val="18"/>
                <w:szCs w:val="18"/>
              </w:rPr>
              <w:t>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Agreement except that the warranty of the medical treatment placed on the Patient</w:t>
            </w:r>
            <w:r w:rsidRPr="00D32437">
              <w:rPr>
                <w:rFonts w:ascii="Arial" w:eastAsia="Times New Roman" w:hAnsi="Arial" w:cs="Arial"/>
                <w:color w:val="000000"/>
                <w:sz w:val="18"/>
                <w:szCs w:val="18"/>
              </w:rPr>
              <w:t>;</w:t>
            </w:r>
          </w:p>
          <w:p w14:paraId="7BA3093D"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8A209B">
              <w:rPr>
                <w:rFonts w:ascii="Arial" w:eastAsia="Times New Roman" w:hAnsi="Arial" w:cs="Arial"/>
                <w:sz w:val="18"/>
                <w:szCs w:val="18"/>
              </w:rPr>
              <w:t>If any Party intends to terminate the Agreement before the end of the Agreement validity period, then that Party must provide written notification with clear reasons to the other Party no later than 60 (sixty) calendar days before the end date of the Agreement</w:t>
            </w:r>
          </w:p>
        </w:tc>
      </w:tr>
      <w:tr w:rsidR="004E2E46" w:rsidRPr="00D32437" w14:paraId="1D8001D0" w14:textId="77777777" w:rsidTr="009656A1">
        <w:trPr>
          <w:trHeight w:val="20"/>
        </w:trPr>
        <w:tc>
          <w:tcPr>
            <w:tcW w:w="4962" w:type="dxa"/>
            <w:shd w:val="clear" w:color="auto" w:fill="auto"/>
            <w:vAlign w:val="center"/>
          </w:tcPr>
          <w:p w14:paraId="631C46D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p>
        </w:tc>
        <w:tc>
          <w:tcPr>
            <w:tcW w:w="0" w:type="auto"/>
            <w:shd w:val="clear" w:color="auto" w:fill="auto"/>
            <w:vAlign w:val="center"/>
          </w:tcPr>
          <w:p w14:paraId="4ED6B239"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1C1A1DD" w14:textId="77777777" w:rsidTr="009656A1">
        <w:trPr>
          <w:trHeight w:val="20"/>
        </w:trPr>
        <w:tc>
          <w:tcPr>
            <w:tcW w:w="4962" w:type="dxa"/>
            <w:shd w:val="clear" w:color="auto" w:fill="auto"/>
            <w:vAlign w:val="center"/>
            <w:hideMark/>
          </w:tcPr>
          <w:p w14:paraId="52D2388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11</w:t>
            </w:r>
          </w:p>
        </w:tc>
        <w:tc>
          <w:tcPr>
            <w:tcW w:w="0" w:type="auto"/>
            <w:shd w:val="clear" w:color="auto" w:fill="auto"/>
            <w:vAlign w:val="center"/>
            <w:hideMark/>
          </w:tcPr>
          <w:p w14:paraId="65CF036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11</w:t>
            </w:r>
          </w:p>
        </w:tc>
      </w:tr>
      <w:tr w:rsidR="004E2E46" w:rsidRPr="00D32437" w14:paraId="7C1A99A8" w14:textId="77777777" w:rsidTr="009656A1">
        <w:trPr>
          <w:trHeight w:val="20"/>
        </w:trPr>
        <w:tc>
          <w:tcPr>
            <w:tcW w:w="4962" w:type="dxa"/>
            <w:shd w:val="clear" w:color="auto" w:fill="auto"/>
            <w:vAlign w:val="center"/>
            <w:hideMark/>
          </w:tcPr>
          <w:p w14:paraId="0C6B7E45"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Penyelesaian Perselisihan</w:t>
            </w:r>
          </w:p>
        </w:tc>
        <w:tc>
          <w:tcPr>
            <w:tcW w:w="0" w:type="auto"/>
            <w:shd w:val="clear" w:color="auto" w:fill="auto"/>
            <w:vAlign w:val="center"/>
            <w:hideMark/>
          </w:tcPr>
          <w:p w14:paraId="12D7CE86"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Dispute Resolution</w:t>
            </w:r>
          </w:p>
        </w:tc>
      </w:tr>
      <w:tr w:rsidR="004E2E46" w:rsidRPr="00D32437" w14:paraId="035C85F6" w14:textId="77777777" w:rsidTr="009656A1">
        <w:trPr>
          <w:trHeight w:val="20"/>
        </w:trPr>
        <w:tc>
          <w:tcPr>
            <w:tcW w:w="4962" w:type="dxa"/>
            <w:shd w:val="clear" w:color="auto" w:fill="auto"/>
          </w:tcPr>
          <w:p w14:paraId="2385BDF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5CD570FD"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0D7D1D" w14:textId="77777777" w:rsidTr="009656A1">
        <w:trPr>
          <w:trHeight w:val="20"/>
        </w:trPr>
        <w:tc>
          <w:tcPr>
            <w:tcW w:w="4962" w:type="dxa"/>
            <w:shd w:val="clear" w:color="auto" w:fill="auto"/>
            <w:hideMark/>
          </w:tcPr>
          <w:p w14:paraId="0F8BDF00" w14:textId="77777777" w:rsidR="004E2E46" w:rsidRPr="00D32437" w:rsidRDefault="004E2E46" w:rsidP="009656A1">
            <w:pPr>
              <w:pStyle w:val="ListParagraph"/>
              <w:numPr>
                <w:ilvl w:val="0"/>
                <w:numId w:val="3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Apabila dalam pelaksanaan Perjanjian ini timbul perselisihan, maka kedua belah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 secara musyawarah dan apabila tidak tercapai mufakat, kedua bela</w:t>
            </w:r>
            <w:r w:rsidRPr="00D32437">
              <w:rPr>
                <w:rFonts w:ascii="Arial" w:eastAsia="Times New Roman" w:hAnsi="Arial" w:cs="Arial"/>
                <w:color w:val="000000"/>
                <w:sz w:val="18"/>
                <w:szCs w:val="18"/>
              </w:rPr>
              <w:t xml:space="preserve">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perselisihan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yurisdiksi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eksklusif</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pengadailan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berwenang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berada</w:t>
            </w:r>
            <w:proofErr w:type="spellEnd"/>
            <w:r>
              <w:rPr>
                <w:rFonts w:ascii="Arial" w:eastAsia="Times New Roman" w:hAnsi="Arial" w:cs="Arial"/>
                <w:color w:val="000000"/>
                <w:sz w:val="18"/>
                <w:szCs w:val="18"/>
              </w:rPr>
              <w:t xml:space="preserve">. </w:t>
            </w:r>
          </w:p>
          <w:p w14:paraId="03F6B20F"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2A199FA0" w14:textId="77777777" w:rsidR="004E2E46" w:rsidRPr="00D32437" w:rsidRDefault="004E2E46" w:rsidP="009656A1">
            <w:pPr>
              <w:pStyle w:val="ListParagraph"/>
              <w:numPr>
                <w:ilvl w:val="0"/>
                <w:numId w:val="34"/>
              </w:numPr>
              <w:spacing w:after="0" w:line="240" w:lineRule="auto"/>
              <w:ind w:left="314" w:hanging="31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w:t>
            </w:r>
            <w:r>
              <w:rPr>
                <w:rFonts w:ascii="Arial" w:eastAsia="Times New Roman" w:hAnsi="Arial" w:cs="Arial"/>
                <w:color w:val="000000"/>
                <w:sz w:val="18"/>
                <w:szCs w:val="18"/>
              </w:rPr>
              <w:t xml:space="preserve">there is any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arising from </w:t>
            </w:r>
            <w:r w:rsidRPr="00D32437">
              <w:rPr>
                <w:rFonts w:ascii="Arial" w:eastAsia="Times New Roman" w:hAnsi="Arial" w:cs="Arial"/>
                <w:color w:val="000000"/>
                <w:sz w:val="18"/>
                <w:szCs w:val="18"/>
              </w:rPr>
              <w:t xml:space="preserve">the implementation of the Agreement,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resolve the dispute</w:t>
            </w:r>
            <w:r w:rsidRPr="00D32437">
              <w:rPr>
                <w:rFonts w:ascii="Arial" w:eastAsia="Times New Roman" w:hAnsi="Arial" w:cs="Arial"/>
                <w:color w:val="000000"/>
                <w:sz w:val="18"/>
                <w:szCs w:val="18"/>
              </w:rPr>
              <w:t xml:space="preserve"> by amicable way</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In case of any failure to resolve the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by amicable way</w:t>
            </w:r>
            <w:r w:rsidRPr="00D32437">
              <w:rPr>
                <w:rFonts w:ascii="Arial" w:eastAsia="Times New Roman" w:hAnsi="Arial" w:cs="Arial"/>
                <w:color w:val="000000"/>
                <w:sz w:val="18"/>
                <w:szCs w:val="18"/>
              </w:rPr>
              <w:t xml:space="preserve">,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submit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thedisputes</w:t>
            </w:r>
            <w:proofErr w:type="spellEnd"/>
            <w:r w:rsidRPr="00D32437">
              <w:rPr>
                <w:rFonts w:ascii="Arial" w:eastAsia="Times New Roman" w:hAnsi="Arial" w:cs="Arial"/>
                <w:color w:val="000000"/>
                <w:sz w:val="18"/>
                <w:szCs w:val="18"/>
              </w:rPr>
              <w:t xml:space="preserve"> </w:t>
            </w:r>
            <w:r w:rsidRPr="00B74753">
              <w:rPr>
                <w:rFonts w:ascii="Arial" w:eastAsia="Times New Roman" w:hAnsi="Arial" w:cs="Arial"/>
                <w:color w:val="000000"/>
                <w:sz w:val="18"/>
                <w:szCs w:val="18"/>
              </w:rPr>
              <w:t xml:space="preserve">to the exclusive jurisdiction of the </w:t>
            </w:r>
            <w:r>
              <w:rPr>
                <w:rFonts w:ascii="Arial" w:eastAsia="Times New Roman" w:hAnsi="Arial" w:cs="Arial"/>
                <w:color w:val="000000"/>
                <w:sz w:val="18"/>
                <w:szCs w:val="18"/>
              </w:rPr>
              <w:t xml:space="preserve">competent </w:t>
            </w:r>
            <w:r w:rsidRPr="00B74753">
              <w:rPr>
                <w:rFonts w:ascii="Arial" w:eastAsia="Times New Roman" w:hAnsi="Arial" w:cs="Arial"/>
                <w:color w:val="000000"/>
                <w:sz w:val="18"/>
                <w:szCs w:val="18"/>
              </w:rPr>
              <w:t>court</w:t>
            </w:r>
            <w:r>
              <w:rPr>
                <w:rFonts w:ascii="Arial" w:eastAsia="Times New Roman" w:hAnsi="Arial" w:cs="Arial"/>
                <w:color w:val="000000"/>
                <w:sz w:val="18"/>
                <w:szCs w:val="18"/>
              </w:rPr>
              <w:t xml:space="preserve"> where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locates.</w:t>
            </w:r>
            <w:r w:rsidRPr="00D32437" w:rsidDel="00A9006B">
              <w:rPr>
                <w:rFonts w:ascii="Arial" w:eastAsia="Times New Roman" w:hAnsi="Arial" w:cs="Arial"/>
                <w:color w:val="000000"/>
                <w:sz w:val="18"/>
                <w:szCs w:val="18"/>
              </w:rPr>
              <w:t xml:space="preserve"> </w:t>
            </w:r>
          </w:p>
        </w:tc>
      </w:tr>
      <w:tr w:rsidR="004E2E46" w:rsidRPr="00D32437" w14:paraId="081F1079" w14:textId="77777777" w:rsidTr="009656A1">
        <w:trPr>
          <w:trHeight w:val="20"/>
        </w:trPr>
        <w:tc>
          <w:tcPr>
            <w:tcW w:w="4962" w:type="dxa"/>
            <w:shd w:val="clear" w:color="auto" w:fill="auto"/>
            <w:hideMark/>
          </w:tcPr>
          <w:p w14:paraId="0485A006" w14:textId="77777777" w:rsidR="004E2E46" w:rsidRPr="00D32437" w:rsidRDefault="004E2E46" w:rsidP="009656A1">
            <w:pPr>
              <w:spacing w:after="0" w:line="240" w:lineRule="auto"/>
              <w:ind w:left="306" w:hanging="306"/>
              <w:jc w:val="both"/>
              <w:rPr>
                <w:rFonts w:ascii="Arial" w:eastAsia="Times New Roman" w:hAnsi="Arial" w:cs="Arial"/>
                <w:b/>
                <w:bCs/>
                <w:color w:val="000000"/>
                <w:sz w:val="18"/>
                <w:szCs w:val="18"/>
              </w:rPr>
            </w:pPr>
          </w:p>
        </w:tc>
        <w:tc>
          <w:tcPr>
            <w:tcW w:w="0" w:type="auto"/>
            <w:shd w:val="clear" w:color="auto" w:fill="auto"/>
            <w:hideMark/>
          </w:tcPr>
          <w:p w14:paraId="1558BB88" w14:textId="77777777" w:rsidR="004E2E46" w:rsidRPr="00D32437" w:rsidRDefault="004E2E46" w:rsidP="009656A1">
            <w:pPr>
              <w:spacing w:after="0" w:line="240" w:lineRule="auto"/>
              <w:ind w:left="176" w:hanging="176"/>
              <w:jc w:val="both"/>
              <w:rPr>
                <w:rFonts w:ascii="Arial" w:eastAsia="Times New Roman" w:hAnsi="Arial" w:cs="Arial"/>
                <w:sz w:val="18"/>
                <w:szCs w:val="18"/>
              </w:rPr>
            </w:pPr>
          </w:p>
        </w:tc>
      </w:tr>
      <w:tr w:rsidR="004E2E46" w:rsidRPr="00D32437" w14:paraId="3303BE33" w14:textId="77777777" w:rsidTr="009656A1">
        <w:trPr>
          <w:trHeight w:val="20"/>
        </w:trPr>
        <w:tc>
          <w:tcPr>
            <w:tcW w:w="4962" w:type="dxa"/>
            <w:shd w:val="clear" w:color="auto" w:fill="auto"/>
            <w:hideMark/>
          </w:tcPr>
          <w:p w14:paraId="2AC7B10C" w14:textId="77777777" w:rsidR="004E2E46" w:rsidRPr="00260DC3" w:rsidRDefault="004E2E46" w:rsidP="009656A1">
            <w:pPr>
              <w:pStyle w:val="ListParagraph"/>
              <w:numPr>
                <w:ilvl w:val="0"/>
                <w:numId w:val="34"/>
              </w:numPr>
              <w:spacing w:after="0" w:line="240" w:lineRule="auto"/>
              <w:ind w:left="306" w:hanging="306"/>
              <w:jc w:val="both"/>
              <w:rPr>
                <w:rFonts w:ascii="Arial" w:eastAsia="Times New Roman" w:hAnsi="Arial" w:cs="Arial"/>
                <w:color w:val="000000"/>
                <w:sz w:val="18"/>
                <w:szCs w:val="18"/>
                <w:lang w:val="es-ES"/>
              </w:rPr>
            </w:pPr>
            <w:r w:rsidRPr="00D32437">
              <w:rPr>
                <w:rFonts w:ascii="Arial" w:eastAsia="Times New Roman" w:hAnsi="Arial" w:cs="Arial"/>
                <w:color w:val="000000"/>
                <w:sz w:val="18"/>
                <w:szCs w:val="18"/>
                <w:lang w:val="id-ID"/>
              </w:rPr>
              <w:t>Perjanjian</w:t>
            </w:r>
            <w:r w:rsidRPr="00260DC3">
              <w:rPr>
                <w:rFonts w:ascii="Arial" w:eastAsia="Times New Roman" w:hAnsi="Arial" w:cs="Arial"/>
                <w:color w:val="000000"/>
                <w:sz w:val="18"/>
                <w:szCs w:val="18"/>
                <w:lang w:val="es-ES"/>
              </w:rPr>
              <w:t xml:space="preserve"> </w:t>
            </w:r>
            <w:r w:rsidRPr="00D32437">
              <w:rPr>
                <w:rFonts w:ascii="Arial" w:eastAsia="Times New Roman" w:hAnsi="Arial" w:cs="Arial"/>
                <w:color w:val="000000"/>
                <w:sz w:val="18"/>
                <w:szCs w:val="18"/>
                <w:lang w:val="id-ID"/>
              </w:rPr>
              <w:t xml:space="preserve">ini beserta segala hak dan kewajiban </w:t>
            </w:r>
            <w:r w:rsidRPr="00260DC3">
              <w:rPr>
                <w:rFonts w:ascii="Arial" w:eastAsia="Times New Roman" w:hAnsi="Arial" w:cs="Arial"/>
                <w:b/>
                <w:bCs/>
                <w:color w:val="000000"/>
                <w:sz w:val="18"/>
                <w:szCs w:val="18"/>
                <w:lang w:val="es-ES"/>
              </w:rPr>
              <w:t>PARA PIHAK</w:t>
            </w:r>
            <w:r w:rsidRPr="00D32437">
              <w:rPr>
                <w:rFonts w:ascii="Arial" w:eastAsia="Times New Roman" w:hAnsi="Arial" w:cs="Arial"/>
                <w:color w:val="000000"/>
                <w:sz w:val="18"/>
                <w:szCs w:val="18"/>
                <w:lang w:val="id-ID"/>
              </w:rPr>
              <w:t xml:space="preserve"> tunduk pada dan ditafsirkan sesuai dengan peraturan perundang-undangan yang berlaku di Republik Indonesia</w:t>
            </w:r>
            <w:r w:rsidRPr="00260DC3">
              <w:rPr>
                <w:rFonts w:ascii="Arial" w:eastAsia="Times New Roman" w:hAnsi="Arial" w:cs="Arial"/>
                <w:color w:val="000000"/>
                <w:sz w:val="18"/>
                <w:szCs w:val="18"/>
                <w:lang w:val="es-ES"/>
              </w:rPr>
              <w:t>.</w:t>
            </w:r>
          </w:p>
          <w:p w14:paraId="49DFF0F3" w14:textId="77777777" w:rsidR="004E2E46" w:rsidRPr="00260DC3" w:rsidRDefault="004E2E46" w:rsidP="009656A1">
            <w:pPr>
              <w:pStyle w:val="ListParagraph"/>
              <w:spacing w:after="0" w:line="240" w:lineRule="auto"/>
              <w:ind w:left="306"/>
              <w:jc w:val="both"/>
              <w:rPr>
                <w:rFonts w:ascii="Arial" w:eastAsia="Times New Roman" w:hAnsi="Arial" w:cs="Arial"/>
                <w:color w:val="000000"/>
                <w:sz w:val="18"/>
                <w:szCs w:val="18"/>
                <w:lang w:val="es-ES"/>
              </w:rPr>
            </w:pPr>
          </w:p>
        </w:tc>
        <w:tc>
          <w:tcPr>
            <w:tcW w:w="0" w:type="auto"/>
            <w:shd w:val="clear" w:color="auto" w:fill="auto"/>
            <w:hideMark/>
          </w:tcPr>
          <w:p w14:paraId="2F2B8115" w14:textId="77777777" w:rsidR="004E2E46" w:rsidRPr="00D32437" w:rsidRDefault="004E2E46" w:rsidP="009656A1">
            <w:pPr>
              <w:pStyle w:val="ListParagraph"/>
              <w:numPr>
                <w:ilvl w:val="0"/>
                <w:numId w:val="62"/>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sidRPr="00D32437">
              <w:rPr>
                <w:rFonts w:ascii="Arial" w:eastAsia="Times New Roman" w:hAnsi="Arial" w:cs="Arial"/>
                <w:color w:val="000000"/>
                <w:sz w:val="18"/>
                <w:szCs w:val="18"/>
              </w:rPr>
              <w:t xml:space="preserve"> shall be governed by and construed in under the laws of the Republic of Indonesia.</w:t>
            </w:r>
          </w:p>
        </w:tc>
      </w:tr>
      <w:tr w:rsidR="004E2E46" w:rsidRPr="00D32437" w14:paraId="7BF7B806" w14:textId="77777777" w:rsidTr="009656A1">
        <w:trPr>
          <w:trHeight w:val="20"/>
        </w:trPr>
        <w:tc>
          <w:tcPr>
            <w:tcW w:w="4962" w:type="dxa"/>
            <w:shd w:val="clear" w:color="auto" w:fill="auto"/>
            <w:vAlign w:val="center"/>
          </w:tcPr>
          <w:p w14:paraId="31A46D8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C0A234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7F0B16F" w14:textId="77777777" w:rsidTr="009656A1">
        <w:trPr>
          <w:trHeight w:val="20"/>
        </w:trPr>
        <w:tc>
          <w:tcPr>
            <w:tcW w:w="4962" w:type="dxa"/>
            <w:shd w:val="clear" w:color="auto" w:fill="auto"/>
            <w:vAlign w:val="center"/>
          </w:tcPr>
          <w:p w14:paraId="695BB39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Pasal 12</w:t>
            </w:r>
          </w:p>
        </w:tc>
        <w:tc>
          <w:tcPr>
            <w:tcW w:w="0" w:type="auto"/>
            <w:shd w:val="clear" w:color="auto" w:fill="auto"/>
            <w:vAlign w:val="center"/>
          </w:tcPr>
          <w:p w14:paraId="7E0599F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12</w:t>
            </w:r>
          </w:p>
        </w:tc>
      </w:tr>
      <w:tr w:rsidR="004E2E46" w:rsidRPr="00D32437" w14:paraId="395F365B" w14:textId="77777777" w:rsidTr="009656A1">
        <w:trPr>
          <w:trHeight w:val="20"/>
        </w:trPr>
        <w:tc>
          <w:tcPr>
            <w:tcW w:w="4962" w:type="dxa"/>
            <w:shd w:val="clear" w:color="auto" w:fill="auto"/>
            <w:vAlign w:val="center"/>
          </w:tcPr>
          <w:p w14:paraId="27D3D05C"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Perubahan Perjanjian</w:t>
            </w:r>
          </w:p>
        </w:tc>
        <w:tc>
          <w:tcPr>
            <w:tcW w:w="0" w:type="auto"/>
            <w:shd w:val="clear" w:color="auto" w:fill="auto"/>
            <w:vAlign w:val="center"/>
          </w:tcPr>
          <w:p w14:paraId="03ED158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Change of deal</w:t>
            </w:r>
          </w:p>
        </w:tc>
      </w:tr>
      <w:tr w:rsidR="004E2E46" w:rsidRPr="00D32437" w14:paraId="4F0D1FE8" w14:textId="77777777" w:rsidTr="009656A1">
        <w:trPr>
          <w:trHeight w:val="20"/>
        </w:trPr>
        <w:tc>
          <w:tcPr>
            <w:tcW w:w="4962" w:type="dxa"/>
            <w:shd w:val="clear" w:color="auto" w:fill="auto"/>
            <w:vAlign w:val="center"/>
          </w:tcPr>
          <w:p w14:paraId="14B50CE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0BC336A"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61FB0A4" w14:textId="77777777" w:rsidTr="009656A1">
        <w:trPr>
          <w:trHeight w:val="20"/>
        </w:trPr>
        <w:tc>
          <w:tcPr>
            <w:tcW w:w="4962" w:type="dxa"/>
            <w:shd w:val="clear" w:color="auto" w:fill="auto"/>
            <w:vAlign w:val="center"/>
          </w:tcPr>
          <w:p w14:paraId="458DDC2D" w14:textId="77777777" w:rsidR="004E2E46" w:rsidRPr="00D32437" w:rsidRDefault="004E2E46" w:rsidP="009656A1">
            <w:pPr>
              <w:pStyle w:val="ListParagraph"/>
              <w:numPr>
                <w:ilvl w:val="0"/>
                <w:numId w:val="50"/>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b/>
                <w:bCs/>
                <w:sz w:val="18"/>
                <w:szCs w:val="18"/>
              </w:rPr>
              <w:t>PARA PIHAK</w:t>
            </w:r>
            <w:r w:rsidRPr="00D32437">
              <w:rPr>
                <w:rFonts w:ascii="Arial" w:hAnsi="Arial" w:cs="Arial"/>
                <w:bCs/>
                <w:sz w:val="18"/>
                <w:szCs w:val="18"/>
              </w:rPr>
              <w:t xml:space="preserve"> </w:t>
            </w:r>
            <w:proofErr w:type="spellStart"/>
            <w:r w:rsidRPr="00D32437">
              <w:rPr>
                <w:rFonts w:ascii="Arial" w:hAnsi="Arial" w:cs="Arial"/>
                <w:bCs/>
                <w:sz w:val="18"/>
                <w:szCs w:val="18"/>
              </w:rPr>
              <w:t>sepakat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bahwa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setiap</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perubahan</w:t>
            </w:r>
            <w:proofErr w:type="spellEnd"/>
            <w:r>
              <w:rPr>
                <w:rFonts w:ascii="Arial" w:hAnsi="Arial" w:cs="Arial"/>
                <w:bCs/>
                <w:sz w:val="18"/>
                <w:szCs w:val="18"/>
              </w:rPr>
              <w:t xml:space="preserve"> pada </w:t>
            </w:r>
            <w:proofErr w:type="spellStart"/>
            <w:r>
              <w:rPr>
                <w:rFonts w:ascii="Arial" w:hAnsi="Arial" w:cs="Arial"/>
                <w:bCs/>
                <w:sz w:val="18"/>
                <w:szCs w:val="18"/>
              </w:rPr>
              <w:t>Perjanjian</w:t>
            </w:r>
            <w:proofErr w:type="spellEnd"/>
            <w:r>
              <w:rPr>
                <w:rFonts w:ascii="Arial" w:hAnsi="Arial" w:cs="Arial"/>
                <w:bCs/>
                <w:sz w:val="18"/>
                <w:szCs w:val="18"/>
              </w:rPr>
              <w:t xml:space="preserve"> </w:t>
            </w:r>
            <w:proofErr w:type="spellStart"/>
            <w:r>
              <w:rPr>
                <w:rFonts w:ascii="Arial" w:hAnsi="Arial" w:cs="Arial"/>
                <w:bCs/>
                <w:sz w:val="18"/>
                <w:szCs w:val="18"/>
              </w:rPr>
              <w:t>ini</w:t>
            </w:r>
            <w:proofErr w:type="spellEnd"/>
            <w:r>
              <w:rPr>
                <w:rFonts w:ascii="Arial" w:hAnsi="Arial" w:cs="Arial"/>
                <w:bCs/>
                <w:sz w:val="18"/>
                <w:szCs w:val="18"/>
              </w:rPr>
              <w:t xml:space="preserve"> </w:t>
            </w:r>
            <w:proofErr w:type="spellStart"/>
            <w:r>
              <w:rPr>
                <w:rFonts w:ascii="Arial" w:hAnsi="Arial" w:cs="Arial"/>
                <w:bCs/>
                <w:sz w:val="18"/>
                <w:szCs w:val="18"/>
              </w:rPr>
              <w:t>harus</w:t>
            </w:r>
            <w:proofErr w:type="spellEnd"/>
            <w:r>
              <w:rPr>
                <w:rFonts w:ascii="Arial" w:hAnsi="Arial" w:cs="Arial"/>
                <w:bCs/>
                <w:sz w:val="18"/>
                <w:szCs w:val="18"/>
              </w:rPr>
              <w:t xml:space="preserve"> </w:t>
            </w:r>
            <w:proofErr w:type="spellStart"/>
            <w:r>
              <w:rPr>
                <w:rFonts w:ascii="Arial" w:hAnsi="Arial" w:cs="Arial"/>
                <w:bCs/>
                <w:sz w:val="18"/>
                <w:szCs w:val="18"/>
              </w:rPr>
              <w:t>disepakati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 xml:space="preserve"> dan </w:t>
            </w:r>
            <w:proofErr w:type="spellStart"/>
            <w:r>
              <w:rPr>
                <w:rFonts w:ascii="Arial" w:hAnsi="Arial" w:cs="Arial"/>
                <w:bCs/>
                <w:sz w:val="18"/>
                <w:szCs w:val="18"/>
              </w:rPr>
              <w:t>dituangkan</w:t>
            </w:r>
            <w:proofErr w:type="spellEnd"/>
            <w:r>
              <w:rPr>
                <w:rFonts w:ascii="Arial" w:hAnsi="Arial" w:cs="Arial"/>
                <w:bCs/>
                <w:sz w:val="18"/>
                <w:szCs w:val="18"/>
              </w:rPr>
              <w:t xml:space="preserve"> </w:t>
            </w:r>
            <w:proofErr w:type="spellStart"/>
            <w:r>
              <w:rPr>
                <w:rFonts w:ascii="Arial" w:hAnsi="Arial" w:cs="Arial"/>
                <w:bCs/>
                <w:sz w:val="18"/>
                <w:szCs w:val="18"/>
              </w:rPr>
              <w:t>secara</w:t>
            </w:r>
            <w:proofErr w:type="spellEnd"/>
            <w:r>
              <w:rPr>
                <w:rFonts w:ascii="Arial" w:hAnsi="Arial" w:cs="Arial"/>
                <w:bCs/>
                <w:sz w:val="18"/>
                <w:szCs w:val="18"/>
              </w:rPr>
              <w:t xml:space="preserve"> </w:t>
            </w:r>
            <w:proofErr w:type="spellStart"/>
            <w:r>
              <w:rPr>
                <w:rFonts w:ascii="Arial" w:hAnsi="Arial" w:cs="Arial"/>
                <w:bCs/>
                <w:sz w:val="18"/>
                <w:szCs w:val="18"/>
              </w:rPr>
              <w:t>tertulis</w:t>
            </w:r>
            <w:proofErr w:type="spellEnd"/>
            <w:r>
              <w:rPr>
                <w:rFonts w:ascii="Arial" w:hAnsi="Arial" w:cs="Arial"/>
                <w:bCs/>
                <w:sz w:val="18"/>
                <w:szCs w:val="18"/>
              </w:rPr>
              <w:t xml:space="preserve"> </w:t>
            </w:r>
            <w:proofErr w:type="spellStart"/>
            <w:r>
              <w:rPr>
                <w:rFonts w:ascii="Arial" w:hAnsi="Arial" w:cs="Arial"/>
                <w:bCs/>
                <w:sz w:val="18"/>
                <w:szCs w:val="18"/>
              </w:rPr>
              <w:t>serta</w:t>
            </w:r>
            <w:proofErr w:type="spellEnd"/>
            <w:r>
              <w:rPr>
                <w:rFonts w:ascii="Arial" w:hAnsi="Arial" w:cs="Arial"/>
                <w:bCs/>
                <w:sz w:val="18"/>
                <w:szCs w:val="18"/>
              </w:rPr>
              <w:t xml:space="preserve"> </w:t>
            </w:r>
            <w:proofErr w:type="spellStart"/>
            <w:r>
              <w:rPr>
                <w:rFonts w:ascii="Arial" w:hAnsi="Arial" w:cs="Arial"/>
                <w:bCs/>
                <w:sz w:val="18"/>
                <w:szCs w:val="18"/>
              </w:rPr>
              <w:t>ditandatangani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w:t>
            </w:r>
          </w:p>
        </w:tc>
        <w:tc>
          <w:tcPr>
            <w:tcW w:w="0" w:type="auto"/>
            <w:shd w:val="clear" w:color="auto" w:fill="auto"/>
          </w:tcPr>
          <w:p w14:paraId="6E4487EE" w14:textId="77777777" w:rsidR="004E2E46" w:rsidRPr="00D32437" w:rsidRDefault="004E2E46" w:rsidP="009656A1">
            <w:pPr>
              <w:pStyle w:val="ListParagraph"/>
              <w:numPr>
                <w:ilvl w:val="0"/>
                <w:numId w:val="63"/>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 that any changes</w:t>
            </w:r>
            <w:r>
              <w:rPr>
                <w:rFonts w:ascii="Arial" w:eastAsia="Times New Roman" w:hAnsi="Arial" w:cs="Arial"/>
                <w:color w:val="000000"/>
                <w:sz w:val="18"/>
                <w:szCs w:val="18"/>
              </w:rPr>
              <w:t xml:space="preserve"> to this Agreement shall be agreed by both Parties and made in writing and signed by both Parties.</w:t>
            </w:r>
          </w:p>
        </w:tc>
      </w:tr>
      <w:tr w:rsidR="004E2E46" w:rsidRPr="00D32437" w14:paraId="20DD9A56" w14:textId="77777777" w:rsidTr="009656A1">
        <w:trPr>
          <w:trHeight w:val="20"/>
        </w:trPr>
        <w:tc>
          <w:tcPr>
            <w:tcW w:w="4962" w:type="dxa"/>
            <w:shd w:val="clear" w:color="auto" w:fill="auto"/>
            <w:vAlign w:val="center"/>
          </w:tcPr>
          <w:p w14:paraId="18C87519" w14:textId="77777777" w:rsidR="004E2E46" w:rsidRPr="00D32437" w:rsidRDefault="004E2E46" w:rsidP="009656A1">
            <w:pPr>
              <w:pStyle w:val="ListParagraph"/>
              <w:numPr>
                <w:ilvl w:val="0"/>
                <w:numId w:val="63"/>
              </w:numPr>
              <w:spacing w:after="0" w:line="240" w:lineRule="auto"/>
              <w:ind w:left="326"/>
              <w:jc w:val="both"/>
              <w:rPr>
                <w:rFonts w:ascii="Arial" w:eastAsia="Times New Roman" w:hAnsi="Arial" w:cs="Arial"/>
                <w:b/>
                <w:bCs/>
                <w:color w:val="000000"/>
                <w:sz w:val="18"/>
                <w:szCs w:val="18"/>
                <w:lang w:val="id-ID"/>
              </w:rPr>
            </w:pPr>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permasalahan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belum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terselesaikan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melakui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diskusi</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kesepakatan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bersama</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dituangkan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secara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tertulis</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ditandatangani</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w:t>
            </w:r>
          </w:p>
        </w:tc>
        <w:tc>
          <w:tcPr>
            <w:tcW w:w="0" w:type="auto"/>
            <w:shd w:val="clear" w:color="auto" w:fill="auto"/>
          </w:tcPr>
          <w:p w14:paraId="5D40FAAD" w14:textId="77777777" w:rsidR="004E2E46" w:rsidRPr="00D32437" w:rsidRDefault="004E2E46" w:rsidP="009656A1">
            <w:pPr>
              <w:pStyle w:val="ListParagraph"/>
              <w:numPr>
                <w:ilvl w:val="0"/>
                <w:numId w:val="64"/>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And </w:t>
            </w:r>
            <w:r>
              <w:rPr>
                <w:rFonts w:ascii="Arial" w:eastAsia="Times New Roman" w:hAnsi="Arial" w:cs="Arial"/>
                <w:color w:val="000000"/>
                <w:sz w:val="18"/>
                <w:szCs w:val="18"/>
              </w:rPr>
              <w:t>any outstanding issues shall be subject to the mutual discussion and agreement, and be memorized in writing and signed by both Parties.</w:t>
            </w:r>
          </w:p>
        </w:tc>
      </w:tr>
      <w:tr w:rsidR="004E2E46" w:rsidRPr="00D32437" w14:paraId="1D822860" w14:textId="77777777" w:rsidTr="009656A1">
        <w:trPr>
          <w:trHeight w:val="20"/>
        </w:trPr>
        <w:tc>
          <w:tcPr>
            <w:tcW w:w="4962" w:type="dxa"/>
            <w:shd w:val="clear" w:color="auto" w:fill="auto"/>
            <w:vAlign w:val="center"/>
          </w:tcPr>
          <w:p w14:paraId="7076A6C3" w14:textId="77777777" w:rsidR="004E2E46" w:rsidRPr="00D32437" w:rsidRDefault="004E2E46" w:rsidP="009656A1">
            <w:pPr>
              <w:pStyle w:val="ListParagraph"/>
              <w:numPr>
                <w:ilvl w:val="0"/>
                <w:numId w:val="64"/>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bCs/>
                <w:sz w:val="18"/>
                <w:szCs w:val="18"/>
              </w:rPr>
              <w:t>tidak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dapat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dipindahtangankan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sebagian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atau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seluruhnya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kepada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ketiga</w:t>
            </w:r>
            <w:proofErr w:type="spellEnd"/>
            <w:r w:rsidRPr="00D32437">
              <w:rPr>
                <w:rFonts w:ascii="Arial" w:hAnsi="Arial" w:cs="Arial"/>
                <w:bCs/>
                <w:sz w:val="18"/>
                <w:szCs w:val="18"/>
              </w:rPr>
              <w:t xml:space="preserve"> oleh salah </w:t>
            </w:r>
            <w:proofErr w:type="spellStart"/>
            <w:r w:rsidRPr="00D32437">
              <w:rPr>
                <w:rFonts w:ascii="Arial" w:hAnsi="Arial" w:cs="Arial"/>
                <w:bCs/>
                <w:sz w:val="18"/>
                <w:szCs w:val="18"/>
              </w:rPr>
              <w:t>satu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tanpa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persetujuan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tertulis</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dari</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lainnya</w:t>
            </w:r>
            <w:proofErr w:type="spellEnd"/>
            <w:r w:rsidRPr="00D32437">
              <w:rPr>
                <w:rFonts w:ascii="Arial" w:hAnsi="Arial" w:cs="Arial"/>
                <w:bCs/>
                <w:sz w:val="18"/>
                <w:szCs w:val="18"/>
              </w:rPr>
              <w:t>;</w:t>
            </w:r>
          </w:p>
          <w:p w14:paraId="12E878A9" w14:textId="77777777" w:rsidR="004E2E46" w:rsidRPr="00D32437" w:rsidRDefault="004E2E46" w:rsidP="009656A1">
            <w:pPr>
              <w:pStyle w:val="ListParagraph"/>
              <w:spacing w:after="0" w:line="240" w:lineRule="auto"/>
              <w:ind w:left="326"/>
              <w:jc w:val="both"/>
              <w:rPr>
                <w:rFonts w:ascii="Arial" w:eastAsia="Times New Roman" w:hAnsi="Arial" w:cs="Arial"/>
                <w:b/>
                <w:bCs/>
                <w:color w:val="000000"/>
                <w:sz w:val="18"/>
                <w:szCs w:val="18"/>
                <w:lang w:val="id-ID"/>
              </w:rPr>
            </w:pPr>
          </w:p>
        </w:tc>
        <w:tc>
          <w:tcPr>
            <w:tcW w:w="0" w:type="auto"/>
            <w:shd w:val="clear" w:color="auto" w:fill="auto"/>
          </w:tcPr>
          <w:p w14:paraId="7B699B92" w14:textId="77777777" w:rsidR="004E2E46" w:rsidRPr="00D32437" w:rsidRDefault="004E2E46" w:rsidP="009656A1">
            <w:pPr>
              <w:pStyle w:val="ListParagraph"/>
              <w:numPr>
                <w:ilvl w:val="0"/>
                <w:numId w:val="65"/>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This Agreement cannot be transferred in whole or in part to a third party by one of the parties without the written consent of the other party</w:t>
            </w:r>
            <w:r>
              <w:rPr>
                <w:rFonts w:ascii="Arial" w:eastAsia="Times New Roman" w:hAnsi="Arial" w:cs="Arial"/>
                <w:color w:val="000000"/>
                <w:sz w:val="18"/>
                <w:szCs w:val="18"/>
              </w:rPr>
              <w:t>.</w:t>
            </w:r>
          </w:p>
        </w:tc>
      </w:tr>
      <w:tr w:rsidR="004E2E46" w:rsidRPr="00D32437" w14:paraId="4CC28B4D" w14:textId="77777777" w:rsidTr="009656A1">
        <w:trPr>
          <w:trHeight w:val="20"/>
        </w:trPr>
        <w:tc>
          <w:tcPr>
            <w:tcW w:w="4962" w:type="dxa"/>
            <w:shd w:val="clear" w:color="auto" w:fill="auto"/>
            <w:vAlign w:val="center"/>
          </w:tcPr>
          <w:p w14:paraId="2553B9ED"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3</w:t>
            </w:r>
          </w:p>
        </w:tc>
        <w:tc>
          <w:tcPr>
            <w:tcW w:w="0" w:type="auto"/>
            <w:shd w:val="clear" w:color="auto" w:fill="auto"/>
          </w:tcPr>
          <w:p w14:paraId="181084C7"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13</w:t>
            </w:r>
          </w:p>
        </w:tc>
      </w:tr>
      <w:tr w:rsidR="004E2E46" w:rsidRPr="00D32437" w14:paraId="623BD3E5" w14:textId="77777777" w:rsidTr="009656A1">
        <w:trPr>
          <w:trHeight w:val="20"/>
        </w:trPr>
        <w:tc>
          <w:tcPr>
            <w:tcW w:w="4962" w:type="dxa"/>
            <w:shd w:val="clear" w:color="auto" w:fill="auto"/>
            <w:vAlign w:val="center"/>
          </w:tcPr>
          <w:p w14:paraId="5E66EDF9" w14:textId="77777777" w:rsidR="004E2E46" w:rsidRPr="00260DC3" w:rsidRDefault="004E2E46" w:rsidP="009656A1">
            <w:pPr>
              <w:spacing w:after="0" w:line="240" w:lineRule="auto"/>
              <w:jc w:val="center"/>
              <w:rPr>
                <w:rFonts w:ascii="Arial" w:eastAsia="Times New Roman" w:hAnsi="Arial" w:cs="Arial"/>
                <w:b/>
                <w:bCs/>
                <w:color w:val="000000"/>
                <w:sz w:val="18"/>
                <w:szCs w:val="18"/>
                <w:lang w:val="nl-NL"/>
              </w:rPr>
            </w:pPr>
            <w:r w:rsidRPr="00260DC3">
              <w:rPr>
                <w:rFonts w:ascii="Arial" w:hAnsi="Arial" w:cs="Arial"/>
                <w:b/>
                <w:sz w:val="18"/>
                <w:szCs w:val="18"/>
                <w:lang w:val="nl-NL"/>
              </w:rPr>
              <w:t xml:space="preserve">Monitoring </w:t>
            </w:r>
            <w:r w:rsidRPr="00D32437">
              <w:rPr>
                <w:rFonts w:ascii="Arial" w:hAnsi="Arial" w:cs="Arial"/>
                <w:b/>
                <w:sz w:val="18"/>
                <w:szCs w:val="18"/>
                <w:lang w:val="id-ID"/>
              </w:rPr>
              <w:t>d</w:t>
            </w:r>
            <w:r w:rsidRPr="00260DC3">
              <w:rPr>
                <w:rFonts w:ascii="Arial" w:hAnsi="Arial" w:cs="Arial"/>
                <w:b/>
                <w:sz w:val="18"/>
                <w:szCs w:val="18"/>
                <w:lang w:val="nl-NL"/>
              </w:rPr>
              <w:t>an Evaluasi Pelaksanaan Perjanjian</w:t>
            </w:r>
          </w:p>
        </w:tc>
        <w:tc>
          <w:tcPr>
            <w:tcW w:w="0" w:type="auto"/>
            <w:shd w:val="clear" w:color="auto" w:fill="auto"/>
          </w:tcPr>
          <w:p w14:paraId="2DC463F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Monitoring and evaluation of implementation</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Agreement</w:t>
            </w:r>
          </w:p>
        </w:tc>
      </w:tr>
      <w:tr w:rsidR="004E2E46" w:rsidRPr="00D32437" w14:paraId="6E11A0A0" w14:textId="77777777" w:rsidTr="009656A1">
        <w:trPr>
          <w:trHeight w:val="20"/>
        </w:trPr>
        <w:tc>
          <w:tcPr>
            <w:tcW w:w="4962" w:type="dxa"/>
            <w:shd w:val="clear" w:color="auto" w:fill="auto"/>
            <w:vAlign w:val="center"/>
          </w:tcPr>
          <w:p w14:paraId="2C3CD7E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tcPr>
          <w:p w14:paraId="3532847E"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48668DB" w14:textId="77777777" w:rsidTr="009656A1">
        <w:trPr>
          <w:trHeight w:val="20"/>
        </w:trPr>
        <w:tc>
          <w:tcPr>
            <w:tcW w:w="4962" w:type="dxa"/>
            <w:shd w:val="clear" w:color="auto" w:fill="auto"/>
            <w:vAlign w:val="center"/>
          </w:tcPr>
          <w:p w14:paraId="354C0593"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Monitoring </w:t>
            </w:r>
            <w:proofErr w:type="spellStart"/>
            <w:r w:rsidRPr="00D32437">
              <w:rPr>
                <w:rFonts w:ascii="Arial" w:hAnsi="Arial" w:cs="Arial"/>
                <w:sz w:val="18"/>
                <w:szCs w:val="18"/>
              </w:rPr>
              <w:t>terhadap</w:t>
            </w:r>
            <w:proofErr w:type="spellEnd"/>
            <w:r w:rsidRPr="00D32437">
              <w:rPr>
                <w:rFonts w:ascii="Arial" w:hAnsi="Arial" w:cs="Arial"/>
                <w:sz w:val="18"/>
                <w:szCs w:val="18"/>
              </w:rPr>
              <w:t xml:space="preserve"> </w:t>
            </w:r>
            <w:proofErr w:type="spellStart"/>
            <w:r w:rsidRPr="00D32437">
              <w:rPr>
                <w:rFonts w:ascii="Arial" w:hAnsi="Arial" w:cs="Arial"/>
                <w:sz w:val="18"/>
                <w:szCs w:val="18"/>
              </w:rPr>
              <w:t>ketepatan</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kesesuaian</w:t>
            </w:r>
            <w:proofErr w:type="spellEnd"/>
            <w:r w:rsidRPr="00D32437">
              <w:rPr>
                <w:rFonts w:ascii="Arial" w:hAnsi="Arial" w:cs="Arial"/>
                <w:sz w:val="18"/>
                <w:szCs w:val="18"/>
              </w:rPr>
              <w:t xml:space="preserve"> </w:t>
            </w:r>
            <w:proofErr w:type="spellStart"/>
            <w:r w:rsidRPr="00D32437">
              <w:rPr>
                <w:rFonts w:ascii="Arial" w:hAnsi="Arial" w:cs="Arial"/>
                <w:sz w:val="18"/>
                <w:szCs w:val="18"/>
              </w:rPr>
              <w:t>pemenuhan</w:t>
            </w:r>
            <w:proofErr w:type="spellEnd"/>
            <w:r w:rsidRPr="00D32437">
              <w:rPr>
                <w:rFonts w:ascii="Arial" w:hAnsi="Arial" w:cs="Arial"/>
                <w:sz w:val="18"/>
                <w:szCs w:val="18"/>
              </w:rPr>
              <w:t xml:space="preserve"> </w:t>
            </w:r>
            <w:proofErr w:type="spellStart"/>
            <w:r w:rsidRPr="00D32437">
              <w:rPr>
                <w:rFonts w:ascii="Arial" w:hAnsi="Arial" w:cs="Arial"/>
                <w:sz w:val="18"/>
                <w:szCs w:val="18"/>
              </w:rPr>
              <w:t>hak</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kewajiban</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proofErr w:type="spellStart"/>
            <w:r w:rsidRPr="00D32437">
              <w:rPr>
                <w:rFonts w:ascii="Arial" w:hAnsi="Arial" w:cs="Arial"/>
                <w:sz w:val="18"/>
                <w:szCs w:val="18"/>
              </w:rPr>
              <w:t>bidang</w:t>
            </w:r>
            <w:proofErr w:type="spellEnd"/>
            <w:r w:rsidRPr="00D32437">
              <w:rPr>
                <w:rFonts w:ascii="Arial" w:hAnsi="Arial" w:cs="Arial"/>
                <w:sz w:val="18"/>
                <w:szCs w:val="18"/>
              </w:rPr>
              <w:t xml:space="preserve">/unit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yang </w:t>
            </w:r>
            <w:proofErr w:type="spellStart"/>
            <w:r w:rsidRPr="00D32437">
              <w:rPr>
                <w:rFonts w:ascii="Arial" w:hAnsi="Arial" w:cs="Arial"/>
                <w:sz w:val="18"/>
                <w:szCs w:val="18"/>
              </w:rPr>
              <w:t>ada</w:t>
            </w:r>
            <w:proofErr w:type="spellEnd"/>
            <w:r w:rsidRPr="00D32437">
              <w:rPr>
                <w:rFonts w:ascii="Arial" w:hAnsi="Arial" w:cs="Arial"/>
                <w:sz w:val="18"/>
                <w:szCs w:val="18"/>
              </w:rPr>
              <w:t xml:space="preserve"> di </w:t>
            </w:r>
            <w:r w:rsidRPr="00D32437">
              <w:rPr>
                <w:rFonts w:ascii="Arial" w:hAnsi="Arial" w:cs="Arial"/>
                <w:b/>
                <w:sz w:val="18"/>
                <w:szCs w:val="18"/>
              </w:rPr>
              <w:t>PIHAK PERTAMA</w:t>
            </w:r>
            <w:r w:rsidRPr="00D32437">
              <w:rPr>
                <w:rFonts w:ascii="Arial" w:hAnsi="Arial" w:cs="Arial"/>
                <w:sz w:val="18"/>
                <w:szCs w:val="18"/>
              </w:rPr>
              <w:t xml:space="preserve"> dan </w:t>
            </w:r>
            <w:r w:rsidRPr="00D32437">
              <w:rPr>
                <w:rFonts w:ascii="Arial" w:hAnsi="Arial" w:cs="Arial"/>
                <w:b/>
                <w:sz w:val="18"/>
                <w:szCs w:val="18"/>
              </w:rPr>
              <w:t>PIHAK KEDUA</w:t>
            </w:r>
            <w:r w:rsidRPr="00D32437">
              <w:rPr>
                <w:rFonts w:ascii="Arial" w:hAnsi="Arial" w:cs="Arial"/>
                <w:sz w:val="18"/>
                <w:szCs w:val="18"/>
              </w:rPr>
              <w:t>;</w:t>
            </w:r>
          </w:p>
        </w:tc>
        <w:tc>
          <w:tcPr>
            <w:tcW w:w="0" w:type="auto"/>
            <w:shd w:val="clear" w:color="auto" w:fill="auto"/>
          </w:tcPr>
          <w:p w14:paraId="407E9E2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Monitoring of the precision and conformity of the rights and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is carried out by the related fields / units o</w:t>
            </w:r>
            <w:r>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AND SECOND PARTIES</w:t>
            </w:r>
            <w:r w:rsidRPr="00D32437">
              <w:rPr>
                <w:rFonts w:ascii="Arial" w:eastAsia="Times New Roman" w:hAnsi="Arial" w:cs="Arial"/>
                <w:color w:val="000000"/>
                <w:sz w:val="18"/>
                <w:szCs w:val="18"/>
              </w:rPr>
              <w:t>;</w:t>
            </w:r>
          </w:p>
        </w:tc>
      </w:tr>
      <w:tr w:rsidR="004E2E46" w:rsidRPr="00D32437" w14:paraId="07D94E6E" w14:textId="77777777" w:rsidTr="009656A1">
        <w:trPr>
          <w:trHeight w:val="20"/>
        </w:trPr>
        <w:tc>
          <w:tcPr>
            <w:tcW w:w="4962" w:type="dxa"/>
            <w:shd w:val="clear" w:color="auto" w:fill="auto"/>
            <w:vAlign w:val="center"/>
          </w:tcPr>
          <w:p w14:paraId="43716ADB"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Evaluasi</w:t>
            </w:r>
            <w:proofErr w:type="spellEnd"/>
            <w:r w:rsidRPr="00D32437">
              <w:rPr>
                <w:rFonts w:ascii="Arial" w:hAnsi="Arial" w:cs="Arial"/>
                <w:sz w:val="18"/>
                <w:szCs w:val="18"/>
              </w:rPr>
              <w:t xml:space="preserve"> </w:t>
            </w:r>
            <w:proofErr w:type="spellStart"/>
            <w:r w:rsidRPr="00D32437">
              <w:rPr>
                <w:rFonts w:ascii="Arial" w:hAnsi="Arial" w:cs="Arial"/>
                <w:sz w:val="18"/>
                <w:szCs w:val="18"/>
              </w:rPr>
              <w:t>hasil</w:t>
            </w:r>
            <w:proofErr w:type="spellEnd"/>
            <w:r w:rsidRPr="00D32437">
              <w:rPr>
                <w:rFonts w:ascii="Arial" w:hAnsi="Arial" w:cs="Arial"/>
                <w:sz w:val="18"/>
                <w:szCs w:val="18"/>
              </w:rPr>
              <w:t xml:space="preserve"> </w:t>
            </w:r>
            <w:proofErr w:type="spellStart"/>
            <w:r w:rsidRPr="00D32437">
              <w:rPr>
                <w:rFonts w:ascii="Arial" w:hAnsi="Arial" w:cs="Arial"/>
                <w:sz w:val="18"/>
                <w:szCs w:val="18"/>
              </w:rPr>
              <w:t>kerjasama</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berkala</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711D307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Pr>
                <w:rFonts w:ascii="Arial" w:eastAsia="Times New Roman" w:hAnsi="Arial" w:cs="Arial"/>
                <w:color w:val="000000"/>
                <w:sz w:val="18"/>
                <w:szCs w:val="18"/>
              </w:rPr>
              <w:t>The evaluation of t</w:t>
            </w:r>
            <w:r w:rsidRPr="00D32437">
              <w:rPr>
                <w:rFonts w:ascii="Arial" w:eastAsia="Times New Roman" w:hAnsi="Arial" w:cs="Arial"/>
                <w:color w:val="000000"/>
                <w:sz w:val="18"/>
                <w:szCs w:val="18"/>
              </w:rPr>
              <w:t xml:space="preserve">his cooperation evaluation can be performed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periodically before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period of Agreement this ends;</w:t>
            </w:r>
          </w:p>
        </w:tc>
      </w:tr>
      <w:tr w:rsidR="004E2E46" w:rsidRPr="00D32437" w14:paraId="243350FE" w14:textId="77777777" w:rsidTr="009656A1">
        <w:trPr>
          <w:trHeight w:val="20"/>
        </w:trPr>
        <w:tc>
          <w:tcPr>
            <w:tcW w:w="4962" w:type="dxa"/>
            <w:shd w:val="clear" w:color="auto" w:fill="auto"/>
            <w:vAlign w:val="center"/>
          </w:tcPr>
          <w:p w14:paraId="36A2758E"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yang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tepat</w:t>
            </w:r>
            <w:proofErr w:type="spellEnd"/>
            <w:r w:rsidRPr="00D32437">
              <w:rPr>
                <w:rFonts w:ascii="Arial" w:hAnsi="Arial" w:cs="Arial"/>
                <w:sz w:val="18"/>
                <w:szCs w:val="18"/>
              </w:rPr>
              <w:t xml:space="preserve"> dan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sesuai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melakukan</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tertulis</w:t>
            </w:r>
            <w:proofErr w:type="spellEnd"/>
            <w:r w:rsidRPr="00D32437">
              <w:rPr>
                <w:rFonts w:ascii="Arial" w:hAnsi="Arial" w:cs="Arial"/>
                <w:sz w:val="18"/>
                <w:szCs w:val="18"/>
              </w:rPr>
              <w:t xml:space="preserve"> </w:t>
            </w:r>
            <w:proofErr w:type="spellStart"/>
            <w:r w:rsidRPr="00D32437">
              <w:rPr>
                <w:rFonts w:ascii="Arial" w:hAnsi="Arial" w:cs="Arial"/>
                <w:sz w:val="18"/>
                <w:szCs w:val="18"/>
              </w:rPr>
              <w:t>satu</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lainnya</w:t>
            </w:r>
            <w:proofErr w:type="spellEnd"/>
            <w:r w:rsidRPr="00D32437">
              <w:rPr>
                <w:rFonts w:ascii="Arial" w:hAnsi="Arial" w:cs="Arial"/>
                <w:sz w:val="18"/>
                <w:szCs w:val="18"/>
              </w:rPr>
              <w:t>;</w:t>
            </w:r>
          </w:p>
        </w:tc>
        <w:tc>
          <w:tcPr>
            <w:tcW w:w="0" w:type="auto"/>
            <w:shd w:val="clear" w:color="auto" w:fill="auto"/>
          </w:tcPr>
          <w:p w14:paraId="118486C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a service is incorrect and does not match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Then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can write one with another.</w:t>
            </w:r>
          </w:p>
        </w:tc>
      </w:tr>
      <w:tr w:rsidR="004E2E46" w:rsidRPr="00D32437" w14:paraId="79405586" w14:textId="77777777" w:rsidTr="009656A1">
        <w:trPr>
          <w:trHeight w:val="20"/>
        </w:trPr>
        <w:tc>
          <w:tcPr>
            <w:tcW w:w="4962" w:type="dxa"/>
            <w:shd w:val="clear" w:color="auto" w:fill="auto"/>
            <w:vAlign w:val="center"/>
          </w:tcPr>
          <w:p w14:paraId="5FB6EBCD"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proofErr w:type="spellStart"/>
            <w:r w:rsidRPr="00D32437">
              <w:rPr>
                <w:rFonts w:ascii="Arial" w:hAnsi="Arial" w:cs="Arial"/>
                <w:sz w:val="18"/>
                <w:szCs w:val="18"/>
              </w:rPr>
              <w:t>surat</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hingga</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ketiga</w:t>
            </w:r>
            <w:proofErr w:type="spellEnd"/>
            <w:r w:rsidRPr="00D32437">
              <w:rPr>
                <w:rFonts w:ascii="Arial" w:hAnsi="Arial" w:cs="Arial"/>
                <w:sz w:val="18"/>
                <w:szCs w:val="18"/>
              </w:rPr>
              <w:t xml:space="preserve"> </w:t>
            </w:r>
            <w:proofErr w:type="spellStart"/>
            <w:r w:rsidRPr="00D32437">
              <w:rPr>
                <w:rFonts w:ascii="Arial" w:hAnsi="Arial" w:cs="Arial"/>
                <w:sz w:val="18"/>
                <w:szCs w:val="18"/>
              </w:rPr>
              <w:t>belum</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perubahan</w:t>
            </w:r>
            <w:proofErr w:type="spellEnd"/>
            <w:r w:rsidRPr="00D32437">
              <w:rPr>
                <w:rFonts w:ascii="Arial" w:hAnsi="Arial" w:cs="Arial"/>
                <w:sz w:val="18"/>
                <w:szCs w:val="18"/>
              </w:rPr>
              <w:t xml:space="preserve">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Pr="00D32437">
              <w:rPr>
                <w:rFonts w:ascii="Arial" w:hAnsi="Arial" w:cs="Arial"/>
                <w:sz w:val="18"/>
                <w:szCs w:val="18"/>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dikeluhkan</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proofErr w:type="spellStart"/>
            <w:r w:rsidRPr="00260DC3">
              <w:rPr>
                <w:rFonts w:ascii="Arial" w:hAnsi="Arial" w:cs="Arial"/>
                <w:bCs/>
                <w:sz w:val="18"/>
                <w:szCs w:val="18"/>
                <w:shd w:val="clear" w:color="auto" w:fill="FFFFFF"/>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berkeberatan</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mengakhiri</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cara</w:t>
            </w:r>
            <w:proofErr w:type="spellEnd"/>
            <w:r w:rsidRPr="00D32437">
              <w:rPr>
                <w:rFonts w:ascii="Arial" w:hAnsi="Arial" w:cs="Arial"/>
                <w:sz w:val="18"/>
                <w:szCs w:val="18"/>
              </w:rPr>
              <w:t xml:space="preserve"> </w:t>
            </w:r>
            <w:proofErr w:type="spellStart"/>
            <w:r w:rsidRPr="00D32437">
              <w:rPr>
                <w:rFonts w:ascii="Arial" w:hAnsi="Arial" w:cs="Arial"/>
                <w:sz w:val="18"/>
                <w:szCs w:val="18"/>
              </w:rPr>
              <w:t>sepihak</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0780F4E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from the first notification letter to the third notification there has not been a change in the service of the complained party, then those who object can end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in a unilateral way before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ends;</w:t>
            </w:r>
          </w:p>
        </w:tc>
      </w:tr>
      <w:tr w:rsidR="004E2E46" w:rsidRPr="00D32437" w14:paraId="31DBC298" w14:textId="77777777" w:rsidTr="009656A1">
        <w:trPr>
          <w:trHeight w:val="20"/>
        </w:trPr>
        <w:tc>
          <w:tcPr>
            <w:tcW w:w="4962" w:type="dxa"/>
            <w:shd w:val="clear" w:color="auto" w:fill="auto"/>
            <w:vAlign w:val="center"/>
          </w:tcPr>
          <w:p w14:paraId="341DEF70" w14:textId="77777777" w:rsidR="004E2E46" w:rsidRPr="00D32437" w:rsidRDefault="004E2E46" w:rsidP="009656A1">
            <w:pPr>
              <w:spacing w:after="0" w:line="240" w:lineRule="auto"/>
              <w:rPr>
                <w:rFonts w:ascii="Arial" w:eastAsia="Times New Roman" w:hAnsi="Arial" w:cs="Arial"/>
                <w:b/>
                <w:bCs/>
                <w:color w:val="000000"/>
                <w:sz w:val="18"/>
                <w:szCs w:val="18"/>
              </w:rPr>
            </w:pPr>
          </w:p>
        </w:tc>
        <w:tc>
          <w:tcPr>
            <w:tcW w:w="0" w:type="auto"/>
            <w:shd w:val="clear" w:color="auto" w:fill="auto"/>
          </w:tcPr>
          <w:p w14:paraId="7B777B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38CECA5" w14:textId="77777777" w:rsidTr="009656A1">
        <w:trPr>
          <w:trHeight w:val="20"/>
        </w:trPr>
        <w:tc>
          <w:tcPr>
            <w:tcW w:w="4962" w:type="dxa"/>
            <w:shd w:val="clear" w:color="auto" w:fill="auto"/>
            <w:vAlign w:val="center"/>
            <w:hideMark/>
          </w:tcPr>
          <w:p w14:paraId="56C51177"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4</w:t>
            </w:r>
          </w:p>
        </w:tc>
        <w:tc>
          <w:tcPr>
            <w:tcW w:w="0" w:type="auto"/>
            <w:shd w:val="clear" w:color="auto" w:fill="auto"/>
            <w:hideMark/>
          </w:tcPr>
          <w:p w14:paraId="613BF0AC" w14:textId="77777777" w:rsidR="004E2E46" w:rsidRPr="00D32437" w:rsidRDefault="004E2E46" w:rsidP="009656A1">
            <w:pPr>
              <w:spacing w:after="0" w:line="240" w:lineRule="auto"/>
              <w:jc w:val="center"/>
              <w:rPr>
                <w:rFonts w:ascii="Arial" w:eastAsia="Times New Roman" w:hAnsi="Arial" w:cs="Arial"/>
                <w:sz w:val="18"/>
                <w:szCs w:val="18"/>
                <w:lang w:val="id-ID"/>
              </w:rPr>
            </w:pPr>
            <w:r w:rsidRPr="00D32437">
              <w:rPr>
                <w:rFonts w:ascii="Arial" w:eastAsia="Times New Roman" w:hAnsi="Arial" w:cs="Arial"/>
                <w:b/>
                <w:bCs/>
                <w:color w:val="000000"/>
                <w:sz w:val="18"/>
                <w:szCs w:val="18"/>
              </w:rPr>
              <w:t>Article 1</w:t>
            </w:r>
            <w:r w:rsidRPr="00D32437">
              <w:rPr>
                <w:rFonts w:ascii="Arial" w:eastAsia="Times New Roman" w:hAnsi="Arial" w:cs="Arial"/>
                <w:b/>
                <w:bCs/>
                <w:color w:val="000000"/>
                <w:sz w:val="18"/>
                <w:szCs w:val="18"/>
                <w:lang w:val="id-ID"/>
              </w:rPr>
              <w:t>4</w:t>
            </w:r>
          </w:p>
        </w:tc>
      </w:tr>
      <w:tr w:rsidR="004E2E46" w:rsidRPr="00D32437" w14:paraId="71C591DD" w14:textId="77777777" w:rsidTr="009656A1">
        <w:trPr>
          <w:trHeight w:val="20"/>
        </w:trPr>
        <w:tc>
          <w:tcPr>
            <w:tcW w:w="4962" w:type="dxa"/>
            <w:shd w:val="clear" w:color="auto" w:fill="auto"/>
            <w:vAlign w:val="center"/>
            <w:hideMark/>
          </w:tcPr>
          <w:p w14:paraId="605F60F0"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Keadaan</w:t>
            </w:r>
            <w:proofErr w:type="spellEnd"/>
            <w:r w:rsidRPr="00D32437">
              <w:rPr>
                <w:rFonts w:ascii="Arial" w:eastAsia="Times New Roman" w:hAnsi="Arial" w:cs="Arial"/>
                <w:b/>
                <w:bCs/>
                <w:color w:val="000000"/>
                <w:sz w:val="18"/>
                <w:szCs w:val="18"/>
              </w:rPr>
              <w:t xml:space="preserve"> Kahar</w:t>
            </w:r>
          </w:p>
        </w:tc>
        <w:tc>
          <w:tcPr>
            <w:tcW w:w="0" w:type="auto"/>
            <w:shd w:val="clear" w:color="auto" w:fill="auto"/>
            <w:hideMark/>
          </w:tcPr>
          <w:p w14:paraId="4616BFB6"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Force Majeure</w:t>
            </w:r>
          </w:p>
        </w:tc>
      </w:tr>
      <w:tr w:rsidR="004E2E46" w:rsidRPr="00D32437" w14:paraId="599C6A9B" w14:textId="77777777" w:rsidTr="009656A1">
        <w:trPr>
          <w:trHeight w:val="20"/>
        </w:trPr>
        <w:tc>
          <w:tcPr>
            <w:tcW w:w="4962" w:type="dxa"/>
            <w:shd w:val="clear" w:color="auto" w:fill="auto"/>
          </w:tcPr>
          <w:p w14:paraId="4379C8F1"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321E908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B8F1847" w14:textId="77777777" w:rsidTr="009656A1">
        <w:trPr>
          <w:trHeight w:val="20"/>
        </w:trPr>
        <w:tc>
          <w:tcPr>
            <w:tcW w:w="4962" w:type="dxa"/>
            <w:shd w:val="clear" w:color="auto" w:fill="auto"/>
            <w:hideMark/>
          </w:tcPr>
          <w:p w14:paraId="60B2A009"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peristiwa</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terduga</w:t>
            </w:r>
            <w:proofErr w:type="spellEnd"/>
            <w:r>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rPr>
              <w:t xml:space="preserve">di </w:t>
            </w:r>
            <w:proofErr w:type="spellStart"/>
            <w:r w:rsidRPr="00D32437">
              <w:rPr>
                <w:rFonts w:ascii="Arial" w:eastAsia="Times New Roman" w:hAnsi="Arial" w:cs="Arial"/>
                <w:color w:val="000000"/>
                <w:sz w:val="18"/>
                <w:szCs w:val="18"/>
              </w:rPr>
              <w:t>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kemampuan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mengakibatkan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dilaksanakannya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keadaan-keadaan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seperti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gempa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topan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banjir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kebakaran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longsor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pemogokan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umum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huru</w:t>
            </w:r>
            <w:proofErr w:type="spellEnd"/>
            <w:r w:rsidRPr="00D32437">
              <w:rPr>
                <w:rFonts w:ascii="Arial" w:eastAsia="Times New Roman" w:hAnsi="Arial" w:cs="Arial"/>
                <w:color w:val="000000"/>
                <w:sz w:val="18"/>
                <w:szCs w:val="18"/>
              </w:rPr>
              <w:t xml:space="preserve">-hara, </w:t>
            </w:r>
            <w:proofErr w:type="spellStart"/>
            <w:r w:rsidRPr="00D32437">
              <w:rPr>
                <w:rFonts w:ascii="Arial" w:eastAsia="Times New Roman" w:hAnsi="Arial" w:cs="Arial"/>
                <w:color w:val="000000"/>
                <w:sz w:val="18"/>
                <w:szCs w:val="18"/>
              </w:rPr>
              <w:t>perang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pemberontakan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sebab-sebab</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lastRenderedPageBreak/>
              <w:t xml:space="preserve">lain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kendali</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kekuasaan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kedua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belah</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dikuatkan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oleh </w:t>
            </w:r>
            <w:proofErr w:type="spellStart"/>
            <w:r w:rsidRPr="00D32437">
              <w:rPr>
                <w:rFonts w:ascii="Arial" w:eastAsia="Times New Roman" w:hAnsi="Arial" w:cs="Arial"/>
                <w:color w:val="000000"/>
                <w:sz w:val="18"/>
                <w:szCs w:val="18"/>
              </w:rPr>
              <w:t>pernyataan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berwenang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itu</w:t>
            </w:r>
            <w:proofErr w:type="spellEnd"/>
            <w:r w:rsidRPr="00D32437">
              <w:rPr>
                <w:rFonts w:ascii="Arial" w:eastAsia="Times New Roman" w:hAnsi="Arial" w:cs="Arial"/>
                <w:color w:val="000000"/>
                <w:sz w:val="18"/>
                <w:szCs w:val="18"/>
              </w:rPr>
              <w:t>.</w:t>
            </w:r>
          </w:p>
        </w:tc>
        <w:tc>
          <w:tcPr>
            <w:tcW w:w="0" w:type="auto"/>
            <w:shd w:val="clear" w:color="auto" w:fill="auto"/>
            <w:hideMark/>
          </w:tcPr>
          <w:p w14:paraId="3FB27068" w14:textId="77777777" w:rsidR="004E2E46" w:rsidRPr="00D32437" w:rsidRDefault="004E2E46" w:rsidP="009656A1">
            <w:pPr>
              <w:pStyle w:val="ListParagraph"/>
              <w:numPr>
                <w:ilvl w:val="0"/>
                <w:numId w:val="71"/>
              </w:numPr>
              <w:spacing w:after="0" w:line="240" w:lineRule="auto"/>
              <w:ind w:left="315"/>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lastRenderedPageBreak/>
              <w:t xml:space="preserve">Force majeure in this Agreement means an </w:t>
            </w:r>
            <w:r>
              <w:rPr>
                <w:rFonts w:ascii="Arial" w:eastAsia="Times New Roman" w:hAnsi="Arial" w:cs="Arial"/>
                <w:color w:val="000000"/>
                <w:sz w:val="18"/>
                <w:szCs w:val="18"/>
              </w:rPr>
              <w:t xml:space="preserve">unforeseeable </w:t>
            </w:r>
            <w:r w:rsidRPr="00D32437">
              <w:rPr>
                <w:rFonts w:ascii="Arial" w:eastAsia="Times New Roman" w:hAnsi="Arial" w:cs="Arial"/>
                <w:color w:val="000000"/>
                <w:sz w:val="18"/>
                <w:szCs w:val="18"/>
              </w:rPr>
              <w:t xml:space="preserve">event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ability of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that results in the inability to perform this Agreement by </w:t>
            </w:r>
            <w:r>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PARTY, including but not limited to circumstances such as earthquakes, hurricanes, floods, fires, landslides, general strikes, riots, wars, uprisings, and other causes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power of both </w:t>
            </w:r>
            <w:r w:rsidRPr="00D32437">
              <w:rPr>
                <w:rFonts w:ascii="Arial" w:eastAsia="Times New Roman" w:hAnsi="Arial" w:cs="Arial"/>
                <w:b/>
                <w:bCs/>
                <w:color w:val="000000"/>
                <w:sz w:val="18"/>
                <w:szCs w:val="18"/>
              </w:rPr>
              <w:lastRenderedPageBreak/>
              <w:t>PARTIES</w:t>
            </w:r>
            <w:r w:rsidRPr="00D32437">
              <w:rPr>
                <w:rFonts w:ascii="Arial" w:eastAsia="Times New Roman" w:hAnsi="Arial" w:cs="Arial"/>
                <w:color w:val="000000"/>
                <w:sz w:val="18"/>
                <w:szCs w:val="18"/>
              </w:rPr>
              <w:t>, which are corroborated or not by the statements of the competent authorities in that regard.</w:t>
            </w:r>
          </w:p>
        </w:tc>
      </w:tr>
      <w:tr w:rsidR="004E2E46" w:rsidRPr="00D32437" w14:paraId="11835DEA" w14:textId="77777777" w:rsidTr="009656A1">
        <w:trPr>
          <w:trHeight w:val="20"/>
        </w:trPr>
        <w:tc>
          <w:tcPr>
            <w:tcW w:w="4962" w:type="dxa"/>
            <w:shd w:val="clear" w:color="auto" w:fill="auto"/>
            <w:hideMark/>
          </w:tcPr>
          <w:p w14:paraId="7BA3351B" w14:textId="77777777" w:rsidR="004E2E46" w:rsidRPr="00D32437" w:rsidRDefault="004E2E46" w:rsidP="009656A1">
            <w:pPr>
              <w:spacing w:after="0" w:line="240" w:lineRule="auto"/>
              <w:ind w:left="306" w:hanging="284"/>
              <w:jc w:val="both"/>
              <w:rPr>
                <w:rFonts w:ascii="Arial" w:eastAsia="Times New Roman" w:hAnsi="Arial" w:cs="Arial"/>
                <w:b/>
                <w:bCs/>
                <w:color w:val="000000"/>
                <w:sz w:val="18"/>
                <w:szCs w:val="18"/>
              </w:rPr>
            </w:pPr>
          </w:p>
        </w:tc>
        <w:tc>
          <w:tcPr>
            <w:tcW w:w="0" w:type="auto"/>
            <w:shd w:val="clear" w:color="auto" w:fill="auto"/>
            <w:hideMark/>
          </w:tcPr>
          <w:p w14:paraId="3F393A6E"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4D740FEA" w14:textId="77777777" w:rsidTr="009656A1">
        <w:trPr>
          <w:trHeight w:val="20"/>
        </w:trPr>
        <w:tc>
          <w:tcPr>
            <w:tcW w:w="4962" w:type="dxa"/>
            <w:shd w:val="clear" w:color="auto" w:fill="auto"/>
            <w:hideMark/>
          </w:tcPr>
          <w:p w14:paraId="77B68636"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Dalam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mengalami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paling </w:t>
            </w:r>
            <w:proofErr w:type="spellStart"/>
            <w:r w:rsidRPr="00D32437">
              <w:rPr>
                <w:rFonts w:ascii="Arial" w:eastAsia="Times New Roman" w:hAnsi="Arial" w:cs="Arial"/>
                <w:color w:val="000000"/>
                <w:sz w:val="18"/>
                <w:szCs w:val="18"/>
              </w:rPr>
              <w:t>lambat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7 (</w:t>
            </w:r>
            <w:proofErr w:type="spellStart"/>
            <w:r w:rsidRPr="00D32437">
              <w:rPr>
                <w:rFonts w:ascii="Arial" w:eastAsia="Times New Roman" w:hAnsi="Arial" w:cs="Arial"/>
                <w:b/>
                <w:bCs/>
                <w:color w:val="000000"/>
                <w:sz w:val="18"/>
                <w:szCs w:val="18"/>
              </w:rPr>
              <w:t>tujuh</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w:t>
            </w:r>
          </w:p>
        </w:tc>
        <w:tc>
          <w:tcPr>
            <w:tcW w:w="0" w:type="auto"/>
            <w:shd w:val="clear" w:color="auto" w:fill="auto"/>
            <w:hideMark/>
          </w:tcPr>
          <w:p w14:paraId="3047CC44" w14:textId="77777777" w:rsidR="004E2E46" w:rsidRPr="00D32437" w:rsidRDefault="004E2E46" w:rsidP="009656A1">
            <w:pPr>
              <w:pStyle w:val="ListParagraph"/>
              <w:numPr>
                <w:ilvl w:val="0"/>
                <w:numId w:val="72"/>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In the event of force majeure,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experiencing such circumstances must notify in writing to the other PARTY, no later than </w:t>
            </w:r>
            <w:r w:rsidRPr="00D32437">
              <w:rPr>
                <w:rFonts w:ascii="Arial" w:eastAsia="Times New Roman" w:hAnsi="Arial" w:cs="Arial"/>
                <w:b/>
                <w:bCs/>
                <w:color w:val="000000"/>
                <w:sz w:val="18"/>
                <w:szCs w:val="18"/>
              </w:rPr>
              <w:t>7 (seven)</w:t>
            </w:r>
            <w:r w:rsidRPr="00D32437">
              <w:rPr>
                <w:rFonts w:ascii="Arial" w:eastAsia="Times New Roman" w:hAnsi="Arial" w:cs="Arial"/>
                <w:color w:val="000000"/>
                <w:sz w:val="18"/>
                <w:szCs w:val="18"/>
              </w:rPr>
              <w:t xml:space="preserve"> calendar days after the incident.</w:t>
            </w:r>
          </w:p>
        </w:tc>
      </w:tr>
      <w:tr w:rsidR="004E2E46" w:rsidRPr="00D32437" w14:paraId="7C18F727" w14:textId="77777777" w:rsidTr="009656A1">
        <w:trPr>
          <w:trHeight w:val="20"/>
        </w:trPr>
        <w:tc>
          <w:tcPr>
            <w:tcW w:w="4962" w:type="dxa"/>
            <w:shd w:val="clear" w:color="auto" w:fill="auto"/>
            <w:hideMark/>
          </w:tcPr>
          <w:p w14:paraId="78935B39"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481F8408"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368A1D1E" w14:textId="77777777" w:rsidTr="009656A1">
        <w:trPr>
          <w:trHeight w:val="20"/>
        </w:trPr>
        <w:tc>
          <w:tcPr>
            <w:tcW w:w="4962" w:type="dxa"/>
            <w:shd w:val="clear" w:color="auto" w:fill="auto"/>
            <w:hideMark/>
          </w:tcPr>
          <w:p w14:paraId="64CE819C"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14F33FB" w14:textId="77777777" w:rsidR="004E2E46" w:rsidRPr="00D32437" w:rsidRDefault="004E2E46" w:rsidP="009656A1">
            <w:pPr>
              <w:pStyle w:val="ListParagraph"/>
              <w:spacing w:after="0" w:line="240" w:lineRule="auto"/>
              <w:ind w:left="315"/>
              <w:jc w:val="both"/>
              <w:rPr>
                <w:rFonts w:ascii="Arial" w:eastAsia="Times New Roman" w:hAnsi="Arial" w:cs="Arial"/>
                <w:color w:val="000000"/>
                <w:sz w:val="18"/>
                <w:szCs w:val="18"/>
              </w:rPr>
            </w:pPr>
          </w:p>
        </w:tc>
      </w:tr>
      <w:tr w:rsidR="004E2E46" w:rsidRPr="00D32437" w14:paraId="34FBE5DE" w14:textId="77777777" w:rsidTr="009656A1">
        <w:trPr>
          <w:trHeight w:val="20"/>
        </w:trPr>
        <w:tc>
          <w:tcPr>
            <w:tcW w:w="4962" w:type="dxa"/>
            <w:shd w:val="clear" w:color="auto" w:fill="auto"/>
            <w:hideMark/>
          </w:tcPr>
          <w:p w14:paraId="6B8BE82E"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71571635"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53B9A0D2" w14:textId="77777777" w:rsidTr="009656A1">
        <w:trPr>
          <w:trHeight w:val="20"/>
        </w:trPr>
        <w:tc>
          <w:tcPr>
            <w:tcW w:w="4962" w:type="dxa"/>
            <w:shd w:val="clear" w:color="auto" w:fill="auto"/>
            <w:hideMark/>
          </w:tcPr>
          <w:p w14:paraId="3EAE3DCE" w14:textId="77777777" w:rsidR="004E2E46" w:rsidRPr="00D32437" w:rsidRDefault="004E2E46" w:rsidP="009656A1">
            <w:pPr>
              <w:pStyle w:val="ListParagraph"/>
              <w:numPr>
                <w:ilvl w:val="0"/>
                <w:numId w:val="73"/>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Semua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kerugian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diderita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diakibatkan</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akibat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sebatas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terkena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dampak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daripada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berusaha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sebaik-baiknya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terhindar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w:t>
            </w:r>
          </w:p>
        </w:tc>
        <w:tc>
          <w:tcPr>
            <w:tcW w:w="0" w:type="auto"/>
            <w:shd w:val="clear" w:color="auto" w:fill="auto"/>
            <w:hideMark/>
          </w:tcPr>
          <w:p w14:paraId="3D85DE9A" w14:textId="77777777" w:rsidR="004E2E46" w:rsidRPr="00D32437" w:rsidRDefault="004E2E46" w:rsidP="009656A1">
            <w:pPr>
              <w:pStyle w:val="ListParagraph"/>
              <w:numPr>
                <w:ilvl w:val="0"/>
                <w:numId w:val="74"/>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All losses suffered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resulting from one of the consequences of force majeure are not the responsibility of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extent that the affected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of force majeure has tried its best to avoid force majeure and has notified in writing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w:t>
            </w:r>
          </w:p>
        </w:tc>
      </w:tr>
      <w:tr w:rsidR="004E2E46" w:rsidRPr="00D32437" w14:paraId="6CCBA9CE" w14:textId="77777777" w:rsidTr="009656A1">
        <w:trPr>
          <w:trHeight w:val="20"/>
        </w:trPr>
        <w:tc>
          <w:tcPr>
            <w:tcW w:w="4962" w:type="dxa"/>
            <w:shd w:val="clear" w:color="auto" w:fill="auto"/>
            <w:hideMark/>
          </w:tcPr>
          <w:p w14:paraId="135B8131" w14:textId="77777777" w:rsidR="004E2E46" w:rsidRPr="00D32437" w:rsidRDefault="004E2E46" w:rsidP="009656A1">
            <w:pPr>
              <w:pStyle w:val="ListParagraph"/>
              <w:numPr>
                <w:ilvl w:val="0"/>
                <w:numId w:val="74"/>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Dalam hal terjadi kegagalan atau keterlambatan dalam pelaksanaan kewajiban-kewajiban berdasarkan Perjanjian ini diakibatkan Force Majeure terus berlanjut sampai jangka waktu 3 (tiga) bulan atau lebih, maka </w:t>
            </w:r>
            <w:r w:rsidRPr="00D32437">
              <w:rPr>
                <w:rFonts w:ascii="Arial" w:eastAsia="Times New Roman" w:hAnsi="Arial" w:cs="Arial"/>
                <w:b/>
                <w:bCs/>
                <w:color w:val="000000"/>
                <w:sz w:val="18"/>
                <w:szCs w:val="18"/>
                <w:lang w:val="id-ID"/>
              </w:rPr>
              <w:t xml:space="preserve">PARA PIHAK </w:t>
            </w:r>
            <w:r w:rsidRPr="00D32437">
              <w:rPr>
                <w:rFonts w:ascii="Arial" w:eastAsia="Times New Roman" w:hAnsi="Arial" w:cs="Arial"/>
                <w:color w:val="000000"/>
                <w:sz w:val="18"/>
                <w:szCs w:val="18"/>
                <w:lang w:val="id-ID"/>
              </w:rPr>
              <w:t>dapat mengakhiri Perjanjian ini secara tertulis.</w:t>
            </w:r>
          </w:p>
        </w:tc>
        <w:tc>
          <w:tcPr>
            <w:tcW w:w="0" w:type="auto"/>
            <w:shd w:val="clear" w:color="auto" w:fill="auto"/>
            <w:hideMark/>
          </w:tcPr>
          <w:p w14:paraId="3877F3AB" w14:textId="77777777" w:rsidR="004E2E46" w:rsidRPr="00D32437" w:rsidRDefault="004E2E46" w:rsidP="009656A1">
            <w:pPr>
              <w:pStyle w:val="ListParagraph"/>
              <w:numPr>
                <w:ilvl w:val="0"/>
                <w:numId w:val="75"/>
              </w:numPr>
              <w:spacing w:after="0" w:line="240" w:lineRule="auto"/>
              <w:ind w:left="315"/>
              <w:jc w:val="both"/>
              <w:rPr>
                <w:rFonts w:ascii="Arial" w:eastAsia="Times New Roman" w:hAnsi="Arial" w:cs="Arial"/>
                <w:sz w:val="18"/>
                <w:szCs w:val="18"/>
              </w:rPr>
            </w:pPr>
            <w:r w:rsidRPr="00D32437">
              <w:rPr>
                <w:rFonts w:ascii="Arial" w:eastAsia="Times New Roman" w:hAnsi="Arial" w:cs="Arial"/>
                <w:color w:val="000000"/>
                <w:sz w:val="18"/>
                <w:szCs w:val="18"/>
              </w:rPr>
              <w:t xml:space="preserve">In the event of failure or delay in the performance of obligations under this Agreement resulting from Force Majeure continuing for a period of 3 (three) months or more,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may terminate this Agreement in writing.</w:t>
            </w:r>
          </w:p>
        </w:tc>
      </w:tr>
      <w:tr w:rsidR="004E2E46" w:rsidRPr="00D32437" w14:paraId="3C90419F" w14:textId="77777777" w:rsidTr="009656A1">
        <w:trPr>
          <w:trHeight w:val="20"/>
        </w:trPr>
        <w:tc>
          <w:tcPr>
            <w:tcW w:w="4962" w:type="dxa"/>
            <w:shd w:val="clear" w:color="auto" w:fill="auto"/>
          </w:tcPr>
          <w:p w14:paraId="5C3E3700" w14:textId="77777777" w:rsidR="004E2E46" w:rsidRPr="00D32437" w:rsidRDefault="004E2E46" w:rsidP="009656A1">
            <w:pPr>
              <w:spacing w:after="0" w:line="240" w:lineRule="auto"/>
              <w:jc w:val="both"/>
              <w:rPr>
                <w:rFonts w:ascii="Arial" w:eastAsia="Times New Roman" w:hAnsi="Arial" w:cs="Arial"/>
                <w:i/>
                <w:iCs/>
                <w:color w:val="000000"/>
                <w:sz w:val="18"/>
                <w:szCs w:val="18"/>
                <w:lang w:val="id-ID"/>
              </w:rPr>
            </w:pPr>
          </w:p>
        </w:tc>
        <w:tc>
          <w:tcPr>
            <w:tcW w:w="0" w:type="auto"/>
            <w:shd w:val="clear" w:color="auto" w:fill="auto"/>
          </w:tcPr>
          <w:p w14:paraId="59D0DBE2"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6E3A7EA" w14:textId="77777777" w:rsidTr="009656A1">
        <w:trPr>
          <w:trHeight w:val="20"/>
        </w:trPr>
        <w:tc>
          <w:tcPr>
            <w:tcW w:w="4962" w:type="dxa"/>
            <w:shd w:val="clear" w:color="auto" w:fill="auto"/>
            <w:vAlign w:val="center"/>
            <w:hideMark/>
          </w:tcPr>
          <w:p w14:paraId="05324669"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15</w:t>
            </w:r>
          </w:p>
        </w:tc>
        <w:tc>
          <w:tcPr>
            <w:tcW w:w="0" w:type="auto"/>
            <w:shd w:val="clear" w:color="auto" w:fill="auto"/>
            <w:vAlign w:val="center"/>
            <w:hideMark/>
          </w:tcPr>
          <w:p w14:paraId="74C3CEDB"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15</w:t>
            </w:r>
          </w:p>
        </w:tc>
      </w:tr>
      <w:tr w:rsidR="004E2E46" w:rsidRPr="00D32437" w14:paraId="0247E4B6" w14:textId="77777777" w:rsidTr="009656A1">
        <w:trPr>
          <w:trHeight w:val="20"/>
        </w:trPr>
        <w:tc>
          <w:tcPr>
            <w:tcW w:w="4962" w:type="dxa"/>
            <w:shd w:val="clear" w:color="auto" w:fill="auto"/>
            <w:vAlign w:val="center"/>
            <w:hideMark/>
          </w:tcPr>
          <w:p w14:paraId="36AD7554"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Kerahasiaan</w:t>
            </w:r>
            <w:proofErr w:type="spellEnd"/>
          </w:p>
        </w:tc>
        <w:tc>
          <w:tcPr>
            <w:tcW w:w="0" w:type="auto"/>
            <w:shd w:val="clear" w:color="auto" w:fill="auto"/>
            <w:vAlign w:val="center"/>
            <w:hideMark/>
          </w:tcPr>
          <w:p w14:paraId="377AEFA2"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Confidentiality</w:t>
            </w:r>
          </w:p>
        </w:tc>
      </w:tr>
      <w:tr w:rsidR="004E2E46" w:rsidRPr="00D32437" w14:paraId="2B3BB482" w14:textId="77777777" w:rsidTr="009656A1">
        <w:trPr>
          <w:trHeight w:val="20"/>
        </w:trPr>
        <w:tc>
          <w:tcPr>
            <w:tcW w:w="4962" w:type="dxa"/>
            <w:shd w:val="clear" w:color="auto" w:fill="auto"/>
          </w:tcPr>
          <w:p w14:paraId="1B1DB8D7" w14:textId="77777777" w:rsidR="004E2E46" w:rsidRPr="00D32437" w:rsidRDefault="004E2E46" w:rsidP="009656A1">
            <w:pPr>
              <w:spacing w:after="0" w:line="240" w:lineRule="auto"/>
              <w:jc w:val="both"/>
              <w:rPr>
                <w:rFonts w:ascii="Arial" w:eastAsia="Times New Roman" w:hAnsi="Arial" w:cs="Arial"/>
                <w:b/>
                <w:bCs/>
                <w:color w:val="0D0D0D"/>
                <w:sz w:val="18"/>
                <w:szCs w:val="18"/>
                <w:lang w:val="id-ID"/>
              </w:rPr>
            </w:pPr>
          </w:p>
        </w:tc>
        <w:tc>
          <w:tcPr>
            <w:tcW w:w="0" w:type="auto"/>
            <w:shd w:val="clear" w:color="auto" w:fill="auto"/>
          </w:tcPr>
          <w:p w14:paraId="5E48D5B7"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3E179A" w14:textId="77777777" w:rsidTr="009656A1">
        <w:trPr>
          <w:trHeight w:val="20"/>
        </w:trPr>
        <w:tc>
          <w:tcPr>
            <w:tcW w:w="4962" w:type="dxa"/>
            <w:shd w:val="clear" w:color="auto" w:fill="auto"/>
            <w:hideMark/>
          </w:tcPr>
          <w:p w14:paraId="2C88AFB3"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PARA PIHAK </w:t>
            </w:r>
            <w:proofErr w:type="spellStart"/>
            <w:r w:rsidRPr="00D32437">
              <w:rPr>
                <w:rFonts w:ascii="Arial" w:eastAsia="Times New Roman" w:hAnsi="Arial" w:cs="Arial"/>
                <w:color w:val="000000"/>
                <w:sz w:val="18"/>
                <w:szCs w:val="18"/>
              </w:rPr>
              <w:t>tunduk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patuh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Pr="00D32437">
              <w:rPr>
                <w:rFonts w:ascii="Arial" w:hAnsi="Arial" w:cs="Arial"/>
                <w:sz w:val="18"/>
                <w:szCs w:val="18"/>
              </w:rPr>
              <w:t>Undang-Undang</w:t>
            </w:r>
            <w:proofErr w:type="spellEnd"/>
            <w:r w:rsidRPr="00D32437">
              <w:rPr>
                <w:rFonts w:ascii="Arial" w:eastAsia="Times New Roman" w:hAnsi="Arial" w:cs="Arial"/>
                <w:color w:val="000000"/>
                <w:sz w:val="18"/>
                <w:szCs w:val="18"/>
              </w:rPr>
              <w:t xml:space="preserve"> No. 27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2022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Perlindungan</w:t>
            </w:r>
            <w:proofErr w:type="spellEnd"/>
            <w:r w:rsidRPr="00D32437">
              <w:rPr>
                <w:rFonts w:ascii="Arial" w:eastAsia="Times New Roman" w:hAnsi="Arial" w:cs="Arial"/>
                <w:color w:val="000000"/>
                <w:sz w:val="18"/>
                <w:szCs w:val="18"/>
              </w:rPr>
              <w:t xml:space="preserve"> Data </w:t>
            </w:r>
            <w:proofErr w:type="spellStart"/>
            <w:r w:rsidRPr="00D32437">
              <w:rPr>
                <w:rFonts w:ascii="Arial" w:eastAsia="Times New Roman" w:hAnsi="Arial" w:cs="Arial"/>
                <w:color w:val="000000"/>
                <w:sz w:val="18"/>
                <w:szCs w:val="18"/>
              </w:rPr>
              <w:t>Pribadi</w:t>
            </w:r>
            <w:proofErr w:type="spellEnd"/>
            <w:r w:rsidRPr="00D32437">
              <w:rPr>
                <w:rFonts w:ascii="Arial" w:eastAsia="Times New Roman" w:hAnsi="Arial" w:cs="Arial"/>
                <w:color w:val="000000"/>
                <w:sz w:val="18"/>
                <w:szCs w:val="18"/>
              </w:rPr>
              <w:t>.</w:t>
            </w:r>
          </w:p>
          <w:p w14:paraId="12C94304"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D0D0D"/>
                <w:sz w:val="18"/>
                <w:szCs w:val="18"/>
                <w:lang w:val="id-ID"/>
              </w:rPr>
              <w:t>PARA PIHAK</w:t>
            </w:r>
            <w:r w:rsidRPr="00D32437">
              <w:rPr>
                <w:rFonts w:ascii="Arial" w:eastAsia="Times New Roman" w:hAnsi="Arial" w:cs="Arial"/>
                <w:color w:val="0D0D0D"/>
                <w:sz w:val="18"/>
                <w:szCs w:val="18"/>
                <w:lang w:val="id-ID"/>
              </w:rPr>
              <w:t xml:space="preserve"> sepakat dan setuju untuk menjaga integritas, kredibilitas nama baik perusahaan dari </w:t>
            </w:r>
            <w:r w:rsidRPr="00A51B1D">
              <w:rPr>
                <w:rFonts w:ascii="Arial" w:eastAsia="Times New Roman" w:hAnsi="Arial" w:cs="Arial"/>
                <w:color w:val="0D0D0D"/>
                <w:sz w:val="18"/>
                <w:szCs w:val="18"/>
                <w:lang w:val="id-ID"/>
              </w:rPr>
              <w:t>PIHAK</w:t>
            </w:r>
            <w:r w:rsidRPr="00A51B1D">
              <w:rPr>
                <w:rFonts w:ascii="Arial" w:eastAsia="Times New Roman" w:hAnsi="Arial" w:cs="Arial"/>
                <w:color w:val="0D0D0D"/>
                <w:sz w:val="18"/>
                <w:szCs w:val="18"/>
              </w:rPr>
              <w:t xml:space="preserve"> lain. </w:t>
            </w:r>
            <w:proofErr w:type="spellStart"/>
            <w:r w:rsidRPr="00A51B1D">
              <w:rPr>
                <w:rFonts w:ascii="Arial" w:eastAsia="Times New Roman" w:hAnsi="Arial" w:cs="Arial"/>
                <w:color w:val="0D0D0D"/>
                <w:sz w:val="18"/>
                <w:szCs w:val="18"/>
              </w:rPr>
              <w:t>Pihak</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Kedua</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harus</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memastikan</w:t>
            </w:r>
            <w:proofErr w:type="spellEnd"/>
            <w:r w:rsidRPr="00A51B1D">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bahwa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karyawan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kontraktornya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mengungkapkan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kepada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pihak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ketiga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manapun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kapanpun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atas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segala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pokok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bahasan</w:t>
            </w:r>
            <w:proofErr w:type="spellEnd"/>
            <w:r>
              <w:rPr>
                <w:rFonts w:ascii="Arial" w:eastAsia="Times New Roman" w:hAnsi="Arial" w:cs="Arial"/>
                <w:color w:val="0D0D0D"/>
                <w:sz w:val="18"/>
                <w:szCs w:val="18"/>
              </w:rPr>
              <w:t xml:space="preserve"> yang </w:t>
            </w:r>
            <w:proofErr w:type="spellStart"/>
            <w:r>
              <w:rPr>
                <w:rFonts w:ascii="Arial" w:eastAsia="Times New Roman" w:hAnsi="Arial" w:cs="Arial"/>
                <w:color w:val="0D0D0D"/>
                <w:sz w:val="18"/>
                <w:szCs w:val="18"/>
              </w:rPr>
              <w:t>berada</w:t>
            </w:r>
            <w:proofErr w:type="spellEnd"/>
            <w:r>
              <w:rPr>
                <w:rFonts w:ascii="Arial" w:eastAsia="Times New Roman" w:hAnsi="Arial" w:cs="Arial"/>
                <w:color w:val="0D0D0D"/>
                <w:sz w:val="18"/>
                <w:szCs w:val="18"/>
              </w:rPr>
              <w:t xml:space="preserve"> pada </w:t>
            </w:r>
            <w:proofErr w:type="spellStart"/>
            <w:r>
              <w:rPr>
                <w:rFonts w:ascii="Arial" w:eastAsia="Times New Roman" w:hAnsi="Arial" w:cs="Arial"/>
                <w:color w:val="0D0D0D"/>
                <w:sz w:val="18"/>
                <w:szCs w:val="18"/>
              </w:rPr>
              <w:t>Perjanjian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ini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baik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secara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maupun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kecuali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dikarenakan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karena</w:t>
            </w:r>
            <w:proofErr w:type="spellEnd"/>
            <w:r>
              <w:rPr>
                <w:rFonts w:ascii="Arial" w:eastAsia="Times New Roman" w:hAnsi="Arial" w:cs="Arial"/>
                <w:color w:val="0D0D0D"/>
                <w:sz w:val="18"/>
                <w:szCs w:val="18"/>
              </w:rPr>
              <w:t>:</w:t>
            </w:r>
          </w:p>
          <w:p w14:paraId="4E1CB3E3" w14:textId="77777777" w:rsidR="004E2E46" w:rsidRPr="00D32437" w:rsidRDefault="004E2E46" w:rsidP="009656A1">
            <w:pPr>
              <w:pStyle w:val="ListParagraph"/>
              <w:spacing w:after="0" w:line="240" w:lineRule="auto"/>
              <w:jc w:val="both"/>
              <w:rPr>
                <w:rFonts w:ascii="Arial" w:eastAsia="Times New Roman" w:hAnsi="Arial" w:cs="Arial"/>
                <w:b/>
                <w:bCs/>
                <w:color w:val="000000"/>
                <w:sz w:val="18"/>
                <w:szCs w:val="18"/>
              </w:rPr>
            </w:pPr>
          </w:p>
          <w:p w14:paraId="3E2DF796"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04801375" w14:textId="77777777" w:rsidR="004E2E46" w:rsidRPr="00D32437" w:rsidRDefault="004E2E46" w:rsidP="009656A1">
            <w:pPr>
              <w:pStyle w:val="ListParagraph"/>
              <w:numPr>
                <w:ilvl w:val="0"/>
                <w:numId w:val="81"/>
              </w:numPr>
              <w:ind w:left="331"/>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THE PARTIES </w:t>
            </w:r>
            <w:r w:rsidRPr="00D32437">
              <w:rPr>
                <w:rFonts w:ascii="Arial" w:eastAsia="Times New Roman" w:hAnsi="Arial" w:cs="Arial"/>
                <w:color w:val="000000"/>
                <w:sz w:val="18"/>
                <w:szCs w:val="18"/>
              </w:rPr>
              <w:t>comply and obey under Law No. 27 of 2022 concerning Personal Data Protection.</w:t>
            </w:r>
          </w:p>
          <w:p w14:paraId="40771A70" w14:textId="77777777" w:rsidR="004E2E46" w:rsidRPr="00D32437" w:rsidRDefault="004E2E46" w:rsidP="009656A1">
            <w:pPr>
              <w:pStyle w:val="ListParagraph"/>
              <w:numPr>
                <w:ilvl w:val="0"/>
                <w:numId w:val="81"/>
              </w:numPr>
              <w:spacing w:after="0" w:line="240" w:lineRule="auto"/>
              <w:ind w:left="331"/>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agreed and agreed to keep integrity, credibility </w:t>
            </w:r>
            <w:r>
              <w:rPr>
                <w:rFonts w:ascii="Arial" w:eastAsia="Times New Roman" w:hAnsi="Arial" w:cs="Arial"/>
                <w:color w:val="000000"/>
                <w:sz w:val="18"/>
                <w:szCs w:val="18"/>
              </w:rPr>
              <w:t>an</w:t>
            </w:r>
            <w:r w:rsidRPr="005646F9">
              <w:rPr>
                <w:rFonts w:ascii="Arial" w:eastAsia="Times New Roman" w:hAnsi="Arial" w:cs="Arial"/>
                <w:color w:val="000000"/>
                <w:sz w:val="18"/>
                <w:szCs w:val="18"/>
              </w:rPr>
              <w:t xml:space="preserve">d goodwill </w:t>
            </w:r>
            <w:r w:rsidRPr="00D32437">
              <w:rPr>
                <w:rFonts w:ascii="Arial" w:eastAsia="Times New Roman" w:hAnsi="Arial" w:cs="Arial"/>
                <w:color w:val="000000"/>
                <w:sz w:val="18"/>
                <w:szCs w:val="18"/>
              </w:rPr>
              <w:t xml:space="preserve">of the </w:t>
            </w:r>
            <w:r>
              <w:rPr>
                <w:rFonts w:ascii="Arial" w:eastAsia="Times New Roman" w:hAnsi="Arial" w:cs="Arial"/>
                <w:color w:val="000000"/>
                <w:sz w:val="18"/>
                <w:szCs w:val="18"/>
              </w:rPr>
              <w:t>other Party. The SECOND PARTY shall not, and shall ensure its employees and contractors do not, at any time, disclose to any third party any</w:t>
            </w:r>
            <w:r w:rsidRPr="00D32437">
              <w:rPr>
                <w:rFonts w:ascii="Arial" w:eastAsia="Times New Roman" w:hAnsi="Arial" w:cs="Arial"/>
                <w:color w:val="000000"/>
                <w:sz w:val="18"/>
                <w:szCs w:val="18"/>
              </w:rPr>
              <w:t xml:space="preserve"> information written or unwritten is known or </w:t>
            </w:r>
            <w:r>
              <w:rPr>
                <w:rFonts w:ascii="Arial" w:eastAsia="Times New Roman" w:hAnsi="Arial" w:cs="Arial"/>
                <w:color w:val="000000"/>
                <w:sz w:val="18"/>
                <w:szCs w:val="18"/>
              </w:rPr>
              <w:t>disclosed</w:t>
            </w:r>
            <w:r w:rsidRPr="00D32437">
              <w:rPr>
                <w:rFonts w:ascii="Arial" w:eastAsia="Times New Roman" w:hAnsi="Arial" w:cs="Arial"/>
                <w:color w:val="000000"/>
                <w:sz w:val="18"/>
                <w:szCs w:val="18"/>
              </w:rPr>
              <w:t xml:space="preserve"> based on this </w:t>
            </w:r>
            <w:proofErr w:type="gramStart"/>
            <w:r w:rsidRPr="00D32437">
              <w:rPr>
                <w:rFonts w:ascii="Arial" w:eastAsia="Times New Roman" w:hAnsi="Arial" w:cs="Arial"/>
                <w:color w:val="000000"/>
                <w:sz w:val="18"/>
                <w:szCs w:val="18"/>
              </w:rPr>
              <w:t>Agreement ,</w:t>
            </w:r>
            <w:proofErr w:type="gramEnd"/>
            <w:r w:rsidRPr="00D32437">
              <w:rPr>
                <w:rFonts w:ascii="Arial" w:eastAsia="Times New Roman" w:hAnsi="Arial" w:cs="Arial"/>
                <w:color w:val="000000"/>
                <w:sz w:val="18"/>
                <w:szCs w:val="18"/>
              </w:rPr>
              <w:t xml:space="preserve"> unless it's done because of:</w:t>
            </w:r>
          </w:p>
        </w:tc>
      </w:tr>
      <w:tr w:rsidR="004E2E46" w:rsidRPr="00D32437" w14:paraId="21EAF28D" w14:textId="77777777" w:rsidTr="009656A1">
        <w:trPr>
          <w:trHeight w:val="20"/>
        </w:trPr>
        <w:tc>
          <w:tcPr>
            <w:tcW w:w="4962" w:type="dxa"/>
            <w:shd w:val="clear" w:color="auto" w:fill="auto"/>
            <w:hideMark/>
          </w:tcPr>
          <w:p w14:paraId="4D1C2B69"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b/>
                <w:bCs/>
                <w:color w:val="000000"/>
                <w:sz w:val="18"/>
                <w:szCs w:val="18"/>
              </w:rPr>
            </w:pPr>
            <w:proofErr w:type="spellStart"/>
            <w:r w:rsidRPr="00D32437">
              <w:rPr>
                <w:rFonts w:ascii="Arial" w:eastAsia="Times New Roman" w:hAnsi="Arial" w:cs="Arial"/>
                <w:color w:val="0D0D0D"/>
                <w:sz w:val="18"/>
                <w:szCs w:val="18"/>
              </w:rPr>
              <w:t>Diperintahkan</w:t>
            </w:r>
            <w:proofErr w:type="spellEnd"/>
            <w:r w:rsidRPr="00D32437">
              <w:rPr>
                <w:rFonts w:ascii="Arial" w:eastAsia="Times New Roman" w:hAnsi="Arial" w:cs="Arial"/>
                <w:color w:val="0D0D0D"/>
                <w:sz w:val="18"/>
                <w:szCs w:val="18"/>
              </w:rPr>
              <w:t xml:space="preserve"> oleh badan </w:t>
            </w:r>
            <w:proofErr w:type="spellStart"/>
            <w:r w:rsidRPr="00D32437">
              <w:rPr>
                <w:rFonts w:ascii="Arial" w:eastAsia="Times New Roman" w:hAnsi="Arial" w:cs="Arial"/>
                <w:color w:val="0D0D0D"/>
                <w:sz w:val="18"/>
                <w:szCs w:val="18"/>
              </w:rPr>
              <w:t>peradilan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instansi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Pemerintah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berhubungan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dengan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penegakan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hukum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tertulis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resmi</w:t>
            </w:r>
            <w:proofErr w:type="spellEnd"/>
            <w:r w:rsidRPr="00D32437">
              <w:rPr>
                <w:rFonts w:ascii="Arial" w:eastAsia="Times New Roman" w:hAnsi="Arial" w:cs="Arial"/>
                <w:color w:val="0D0D0D"/>
                <w:sz w:val="18"/>
                <w:szCs w:val="18"/>
              </w:rPr>
              <w:t>;</w:t>
            </w:r>
          </w:p>
        </w:tc>
        <w:tc>
          <w:tcPr>
            <w:tcW w:w="0" w:type="auto"/>
            <w:shd w:val="clear" w:color="auto" w:fill="auto"/>
            <w:hideMark/>
          </w:tcPr>
          <w:p w14:paraId="4CBA4B6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sz w:val="18"/>
                <w:szCs w:val="18"/>
              </w:rPr>
            </w:pPr>
            <w:r w:rsidRPr="00D32437">
              <w:rPr>
                <w:rFonts w:ascii="Arial" w:eastAsia="Times New Roman" w:hAnsi="Arial" w:cs="Arial"/>
                <w:color w:val="0D0D0D"/>
                <w:sz w:val="18"/>
                <w:szCs w:val="18"/>
              </w:rPr>
              <w:t>Ordered</w:t>
            </w:r>
            <w:r w:rsidRPr="00D32437">
              <w:rPr>
                <w:rFonts w:ascii="Arial" w:eastAsia="Times New Roman" w:hAnsi="Arial" w:cs="Arial"/>
                <w:color w:val="000000"/>
                <w:sz w:val="18"/>
                <w:szCs w:val="18"/>
              </w:rPr>
              <w:t xml:space="preserve"> by judicial bodies or other government agencies related to law enforcement in writing or officially;</w:t>
            </w:r>
          </w:p>
        </w:tc>
      </w:tr>
      <w:tr w:rsidR="004E2E46" w:rsidRPr="00D32437" w14:paraId="360BA5DF" w14:textId="77777777" w:rsidTr="009656A1">
        <w:trPr>
          <w:trHeight w:val="20"/>
        </w:trPr>
        <w:tc>
          <w:tcPr>
            <w:tcW w:w="4962" w:type="dxa"/>
            <w:shd w:val="clear" w:color="auto" w:fill="auto"/>
            <w:hideMark/>
          </w:tcPr>
          <w:p w14:paraId="4D67E00A"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Menurut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berlaku</w:t>
            </w:r>
            <w:proofErr w:type="spellEnd"/>
            <w:r w:rsidRPr="00D32437">
              <w:rPr>
                <w:rFonts w:ascii="Arial" w:eastAsia="Times New Roman" w:hAnsi="Arial" w:cs="Arial"/>
                <w:color w:val="0D0D0D"/>
                <w:sz w:val="18"/>
                <w:szCs w:val="18"/>
              </w:rPr>
              <w:t xml:space="preserve"> di Indonesia, </w:t>
            </w:r>
            <w:proofErr w:type="spellStart"/>
            <w:r w:rsidRPr="00D32437">
              <w:rPr>
                <w:rFonts w:ascii="Arial" w:eastAsia="Times New Roman" w:hAnsi="Arial" w:cs="Arial"/>
                <w:color w:val="0D0D0D"/>
                <w:sz w:val="18"/>
                <w:szCs w:val="18"/>
              </w:rPr>
              <w:t>informasi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harus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diberikan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 yang </w:t>
            </w:r>
            <w:proofErr w:type="spellStart"/>
            <w:r w:rsidRPr="00D32437">
              <w:rPr>
                <w:rFonts w:ascii="Arial" w:eastAsia="Times New Roman" w:hAnsi="Arial" w:cs="Arial"/>
                <w:color w:val="0D0D0D"/>
                <w:sz w:val="18"/>
                <w:szCs w:val="18"/>
              </w:rPr>
              <w:t>disebut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jelas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dan</w:t>
            </w:r>
          </w:p>
          <w:p w14:paraId="250AD127"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Yang </w:t>
            </w:r>
            <w:proofErr w:type="spellStart"/>
            <w:r w:rsidRPr="00D32437">
              <w:rPr>
                <w:rFonts w:ascii="Arial" w:eastAsia="Times New Roman" w:hAnsi="Arial" w:cs="Arial"/>
                <w:color w:val="0D0D0D"/>
                <w:sz w:val="18"/>
                <w:szCs w:val="18"/>
              </w:rPr>
              <w:t>telah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disepakati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bersama</w:t>
            </w:r>
            <w:proofErr w:type="spellEnd"/>
            <w:r w:rsidRPr="00D32437">
              <w:rPr>
                <w:rFonts w:ascii="Arial" w:eastAsia="Times New Roman" w:hAnsi="Arial" w:cs="Arial"/>
                <w:color w:val="0D0D0D"/>
                <w:sz w:val="18"/>
                <w:szCs w:val="18"/>
              </w:rPr>
              <w:t xml:space="preserve"> dan </w:t>
            </w:r>
            <w:proofErr w:type="spellStart"/>
            <w:r w:rsidRPr="00D32437">
              <w:rPr>
                <w:rFonts w:ascii="Arial" w:eastAsia="Times New Roman" w:hAnsi="Arial" w:cs="Arial"/>
                <w:color w:val="0D0D0D"/>
                <w:sz w:val="18"/>
                <w:szCs w:val="18"/>
              </w:rPr>
              <w:t>tidak</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bersifat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rahasia</w:t>
            </w:r>
            <w:proofErr w:type="spellEnd"/>
            <w:r w:rsidRPr="00D32437">
              <w:rPr>
                <w:rFonts w:ascii="Arial" w:eastAsia="Times New Roman" w:hAnsi="Arial" w:cs="Arial"/>
                <w:color w:val="0D0D0D"/>
                <w:sz w:val="18"/>
                <w:szCs w:val="18"/>
              </w:rPr>
              <w:t xml:space="preserve">. </w:t>
            </w:r>
          </w:p>
          <w:p w14:paraId="2B067FC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Jangka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kerahasiaan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dilakukan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tanpa</w:t>
            </w:r>
            <w:proofErr w:type="spellEnd"/>
            <w:r w:rsidRPr="00D32437">
              <w:rPr>
                <w:rFonts w:ascii="Arial" w:eastAsia="Times New Roman" w:hAnsi="Arial" w:cs="Arial"/>
                <w:color w:val="0D0D0D"/>
                <w:sz w:val="18"/>
                <w:szCs w:val="18"/>
              </w:rPr>
              <w:t xml:space="preserve"> batas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sekalipun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berakhir</w:t>
            </w:r>
            <w:proofErr w:type="spellEnd"/>
            <w:r w:rsidRPr="00D32437">
              <w:rPr>
                <w:rFonts w:ascii="Arial" w:eastAsia="Times New Roman" w:hAnsi="Arial" w:cs="Arial"/>
                <w:color w:val="0D0D0D"/>
                <w:sz w:val="18"/>
                <w:szCs w:val="18"/>
              </w:rPr>
              <w:t>;</w:t>
            </w:r>
          </w:p>
        </w:tc>
        <w:tc>
          <w:tcPr>
            <w:tcW w:w="0" w:type="auto"/>
            <w:shd w:val="clear" w:color="auto" w:fill="auto"/>
            <w:hideMark/>
          </w:tcPr>
          <w:p w14:paraId="33603754"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 xml:space="preserve">According to the laws and regulations in force in Indonesia, such information shall be provided to other </w:t>
            </w:r>
            <w:r>
              <w:rPr>
                <w:rFonts w:ascii="Arial" w:eastAsia="Times New Roman" w:hAnsi="Arial" w:cs="Arial"/>
                <w:color w:val="0D0D0D"/>
                <w:sz w:val="18"/>
                <w:szCs w:val="18"/>
              </w:rPr>
              <w:t>party</w:t>
            </w:r>
            <w:r w:rsidRPr="00D32437">
              <w:rPr>
                <w:rFonts w:ascii="Arial" w:eastAsia="Times New Roman" w:hAnsi="Arial" w:cs="Arial"/>
                <w:b/>
                <w:bCs/>
                <w:color w:val="0D0D0D"/>
                <w:sz w:val="18"/>
                <w:szCs w:val="18"/>
              </w:rPr>
              <w:t xml:space="preserve"> </w:t>
            </w:r>
            <w:r w:rsidRPr="00D32437">
              <w:rPr>
                <w:rFonts w:ascii="Arial" w:eastAsia="Times New Roman" w:hAnsi="Arial" w:cs="Arial"/>
                <w:color w:val="0D0D0D"/>
                <w:sz w:val="18"/>
                <w:szCs w:val="18"/>
              </w:rPr>
              <w:t>as expressly mentioned in the laws and regulations; and</w:t>
            </w:r>
          </w:p>
          <w:p w14:paraId="0D37630B"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Which has been mutually agreed upon and is not confidential.</w:t>
            </w:r>
          </w:p>
          <w:p w14:paraId="20DF4216"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p w14:paraId="2FF71C76"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The term of this confidence shall be carried out indefinitely even if this Agreement expires;</w:t>
            </w:r>
          </w:p>
        </w:tc>
      </w:tr>
      <w:tr w:rsidR="004E2E46" w:rsidRPr="00D32437" w14:paraId="69BE230F" w14:textId="77777777" w:rsidTr="009656A1">
        <w:trPr>
          <w:trHeight w:val="20"/>
        </w:trPr>
        <w:tc>
          <w:tcPr>
            <w:tcW w:w="4962" w:type="dxa"/>
            <w:shd w:val="clear" w:color="auto" w:fill="auto"/>
            <w:hideMark/>
          </w:tcPr>
          <w:p w14:paraId="77E72F07"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hideMark/>
          </w:tcPr>
          <w:p w14:paraId="7B0429A2"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5359D96E" w14:textId="77777777" w:rsidTr="009656A1">
        <w:trPr>
          <w:trHeight w:val="20"/>
        </w:trPr>
        <w:tc>
          <w:tcPr>
            <w:tcW w:w="4962" w:type="dxa"/>
            <w:shd w:val="clear" w:color="auto" w:fill="auto"/>
            <w:hideMark/>
          </w:tcPr>
          <w:p w14:paraId="3E53F65A"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tc>
        <w:tc>
          <w:tcPr>
            <w:tcW w:w="0" w:type="auto"/>
            <w:shd w:val="clear" w:color="auto" w:fill="auto"/>
            <w:hideMark/>
          </w:tcPr>
          <w:p w14:paraId="361EB6DC"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2522E5FC" w14:textId="77777777" w:rsidTr="009656A1">
        <w:trPr>
          <w:trHeight w:val="20"/>
        </w:trPr>
        <w:tc>
          <w:tcPr>
            <w:tcW w:w="4962" w:type="dxa"/>
            <w:shd w:val="clear" w:color="auto" w:fill="auto"/>
            <w:vAlign w:val="center"/>
          </w:tcPr>
          <w:p w14:paraId="38F7440D" w14:textId="77777777" w:rsidR="004E2E46" w:rsidRPr="00D32437" w:rsidRDefault="004E2E46" w:rsidP="009656A1">
            <w:pPr>
              <w:spacing w:after="0" w:line="240" w:lineRule="auto"/>
              <w:jc w:val="center"/>
              <w:rPr>
                <w:rFonts w:ascii="Arial" w:eastAsia="Times New Roman" w:hAnsi="Arial" w:cs="Arial"/>
                <w:b/>
                <w:bCs/>
                <w:color w:val="0D0D0D"/>
                <w:sz w:val="18"/>
                <w:szCs w:val="18"/>
              </w:rPr>
            </w:pPr>
          </w:p>
        </w:tc>
        <w:tc>
          <w:tcPr>
            <w:tcW w:w="0" w:type="auto"/>
            <w:shd w:val="clear" w:color="auto" w:fill="auto"/>
            <w:vAlign w:val="center"/>
          </w:tcPr>
          <w:p w14:paraId="00FA809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124A7060" w14:textId="77777777" w:rsidTr="009656A1">
        <w:trPr>
          <w:trHeight w:val="20"/>
        </w:trPr>
        <w:tc>
          <w:tcPr>
            <w:tcW w:w="4962" w:type="dxa"/>
            <w:shd w:val="clear" w:color="auto" w:fill="auto"/>
            <w:vAlign w:val="center"/>
            <w:hideMark/>
          </w:tcPr>
          <w:p w14:paraId="46DDCDF0" w14:textId="77777777" w:rsidR="004E2E46" w:rsidRPr="00D32437" w:rsidRDefault="004E2E46" w:rsidP="009656A1">
            <w:pPr>
              <w:spacing w:after="0" w:line="240" w:lineRule="auto"/>
              <w:jc w:val="center"/>
              <w:rPr>
                <w:rFonts w:ascii="Arial" w:eastAsia="Times New Roman" w:hAnsi="Arial" w:cs="Arial"/>
                <w:color w:val="0D0D0D"/>
                <w:sz w:val="18"/>
                <w:szCs w:val="18"/>
                <w:lang w:val="id-ID"/>
              </w:rPr>
            </w:pPr>
            <w:r w:rsidRPr="00D32437">
              <w:rPr>
                <w:rFonts w:ascii="Arial" w:eastAsia="Times New Roman" w:hAnsi="Arial" w:cs="Arial"/>
                <w:b/>
                <w:bCs/>
                <w:color w:val="0D0D0D"/>
                <w:sz w:val="18"/>
                <w:szCs w:val="18"/>
              </w:rPr>
              <w:t>Pasal 1</w:t>
            </w:r>
            <w:r w:rsidRPr="00D32437">
              <w:rPr>
                <w:rFonts w:ascii="Arial" w:eastAsia="Times New Roman" w:hAnsi="Arial" w:cs="Arial"/>
                <w:b/>
                <w:bCs/>
                <w:color w:val="0D0D0D"/>
                <w:sz w:val="18"/>
                <w:szCs w:val="18"/>
                <w:lang w:val="id-ID"/>
              </w:rPr>
              <w:t>6</w:t>
            </w:r>
          </w:p>
        </w:tc>
        <w:tc>
          <w:tcPr>
            <w:tcW w:w="0" w:type="auto"/>
            <w:shd w:val="clear" w:color="auto" w:fill="auto"/>
            <w:vAlign w:val="center"/>
            <w:hideMark/>
          </w:tcPr>
          <w:p w14:paraId="463249EA"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16</w:t>
            </w:r>
          </w:p>
        </w:tc>
      </w:tr>
      <w:tr w:rsidR="004E2E46" w:rsidRPr="00D32437" w14:paraId="4BF42442" w14:textId="77777777" w:rsidTr="009656A1">
        <w:trPr>
          <w:trHeight w:val="20"/>
        </w:trPr>
        <w:tc>
          <w:tcPr>
            <w:tcW w:w="4962" w:type="dxa"/>
            <w:shd w:val="clear" w:color="auto" w:fill="auto"/>
            <w:vAlign w:val="center"/>
            <w:hideMark/>
          </w:tcPr>
          <w:p w14:paraId="4CC5C899"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D0D0D"/>
                <w:sz w:val="18"/>
                <w:szCs w:val="18"/>
              </w:rPr>
              <w:t>Pemberitahuan</w:t>
            </w:r>
            <w:proofErr w:type="spellEnd"/>
          </w:p>
        </w:tc>
        <w:tc>
          <w:tcPr>
            <w:tcW w:w="0" w:type="auto"/>
            <w:shd w:val="clear" w:color="auto" w:fill="auto"/>
            <w:noWrap/>
            <w:vAlign w:val="center"/>
            <w:hideMark/>
          </w:tcPr>
          <w:p w14:paraId="5AAD787C"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Notifications</w:t>
            </w:r>
          </w:p>
        </w:tc>
      </w:tr>
      <w:tr w:rsidR="004E2E46" w:rsidRPr="00D32437" w14:paraId="55468598" w14:textId="77777777" w:rsidTr="009656A1">
        <w:trPr>
          <w:trHeight w:val="20"/>
        </w:trPr>
        <w:tc>
          <w:tcPr>
            <w:tcW w:w="4962" w:type="dxa"/>
            <w:shd w:val="clear" w:color="auto" w:fill="auto"/>
          </w:tcPr>
          <w:p w14:paraId="701FD17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0FB2B13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6366C67" w14:textId="77777777" w:rsidTr="009656A1">
        <w:trPr>
          <w:trHeight w:val="20"/>
        </w:trPr>
        <w:tc>
          <w:tcPr>
            <w:tcW w:w="4962" w:type="dxa"/>
            <w:shd w:val="clear" w:color="auto" w:fill="auto"/>
            <w:hideMark/>
          </w:tcPr>
          <w:p w14:paraId="0D7FEB8B" w14:textId="77777777" w:rsidR="004E2E46" w:rsidRPr="00D32437" w:rsidRDefault="004E2E46" w:rsidP="009656A1">
            <w:p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Setiap</w:t>
            </w:r>
            <w:proofErr w:type="spellEnd"/>
            <w:r w:rsidRPr="00D32437">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pemberitahuan</w:t>
            </w:r>
            <w:proofErr w:type="spellEnd"/>
            <w:proofErr w:type="gramStart"/>
            <w:r>
              <w:rPr>
                <w:rFonts w:ascii="Arial" w:eastAsia="Times New Roman" w:hAnsi="Arial" w:cs="Arial"/>
                <w:color w:val="0D0D0D"/>
                <w:sz w:val="18"/>
                <w:szCs w:val="18"/>
              </w:rPr>
              <w:t xml:space="preserve">, </w:t>
            </w:r>
            <w:r w:rsidRPr="00D32437">
              <w:rPr>
                <w:rFonts w:ascii="Arial" w:eastAsia="Times New Roman" w:hAnsi="Arial" w:cs="Arial"/>
                <w:color w:val="0D0D0D"/>
                <w:sz w:val="18"/>
                <w:szCs w:val="18"/>
              </w:rPr>
              <w:t>,</w:t>
            </w:r>
            <w:proofErr w:type="gram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komunikasi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korespondensi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pelaksanaan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disampaikan</w:t>
            </w:r>
            <w:proofErr w:type="spellEnd"/>
            <w:r w:rsidRPr="00D32437">
              <w:rPr>
                <w:rFonts w:ascii="Arial" w:eastAsia="Times New Roman" w:hAnsi="Arial" w:cs="Arial"/>
                <w:color w:val="0D0D0D"/>
                <w:sz w:val="18"/>
                <w:szCs w:val="18"/>
              </w:rPr>
              <w:t xml:space="preserve"> oleh salah </w:t>
            </w:r>
            <w:proofErr w:type="spellStart"/>
            <w:r w:rsidRPr="00D32437">
              <w:rPr>
                <w:rFonts w:ascii="Arial" w:eastAsia="Times New Roman" w:hAnsi="Arial" w:cs="Arial"/>
                <w:color w:val="0D0D0D"/>
                <w:sz w:val="18"/>
                <w:szCs w:val="18"/>
              </w:rPr>
              <w:t>satu</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pada </w:t>
            </w:r>
            <w:proofErr w:type="spellStart"/>
            <w:r w:rsidRPr="00D32437">
              <w:rPr>
                <w:rFonts w:ascii="Arial" w:eastAsia="Times New Roman" w:hAnsi="Arial" w:cs="Arial"/>
                <w:color w:val="0D0D0D"/>
                <w:sz w:val="18"/>
                <w:szCs w:val="18"/>
              </w:rPr>
              <w:t>alamat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sebagaimana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tercantum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dibawah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w:t>
            </w:r>
          </w:p>
        </w:tc>
        <w:tc>
          <w:tcPr>
            <w:tcW w:w="0" w:type="auto"/>
            <w:shd w:val="clear" w:color="auto" w:fill="auto"/>
            <w:hideMark/>
          </w:tcPr>
          <w:p w14:paraId="7F7BE65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w:t>
            </w:r>
            <w:r>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communication or </w:t>
            </w:r>
            <w:r>
              <w:rPr>
                <w:rFonts w:ascii="Arial" w:eastAsia="Times New Roman" w:hAnsi="Arial" w:cs="Arial"/>
                <w:color w:val="000000"/>
                <w:sz w:val="18"/>
                <w:szCs w:val="18"/>
              </w:rPr>
              <w:t>correspondence</w:t>
            </w:r>
            <w:r w:rsidRPr="00D32437">
              <w:rPr>
                <w:rFonts w:ascii="Arial" w:eastAsia="Times New Roman" w:hAnsi="Arial" w:cs="Arial"/>
                <w:color w:val="000000"/>
                <w:sz w:val="18"/>
                <w:szCs w:val="18"/>
              </w:rPr>
              <w:t xml:space="preserve"> in the performance of this Agreement shall be delivered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at the address as the manner in which:</w:t>
            </w:r>
          </w:p>
          <w:p w14:paraId="4F41B12A"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A542EAD" w14:textId="77777777" w:rsidTr="009656A1">
        <w:trPr>
          <w:trHeight w:val="20"/>
        </w:trPr>
        <w:tc>
          <w:tcPr>
            <w:tcW w:w="4962" w:type="dxa"/>
            <w:shd w:val="clear" w:color="auto" w:fill="auto"/>
          </w:tcPr>
          <w:p w14:paraId="10E98496"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699027C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CAC70F3" w14:textId="77777777" w:rsidTr="009656A1">
        <w:trPr>
          <w:trHeight w:val="20"/>
        </w:trPr>
        <w:tc>
          <w:tcPr>
            <w:tcW w:w="4962" w:type="dxa"/>
            <w:shd w:val="clear" w:color="auto" w:fill="auto"/>
          </w:tcPr>
          <w:p w14:paraId="6A8F941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2130154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0052EC1" w14:textId="77777777" w:rsidTr="009656A1">
        <w:trPr>
          <w:trHeight w:val="20"/>
        </w:trPr>
        <w:tc>
          <w:tcPr>
            <w:tcW w:w="4962" w:type="dxa"/>
            <w:shd w:val="clear" w:color="auto" w:fill="auto"/>
          </w:tcPr>
          <w:p w14:paraId="0E75EA4E"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5CAA658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5DE4C008" w14:textId="77777777" w:rsidTr="009656A1">
        <w:trPr>
          <w:trHeight w:val="20"/>
        </w:trPr>
        <w:tc>
          <w:tcPr>
            <w:tcW w:w="4962" w:type="dxa"/>
            <w:shd w:val="clear" w:color="auto" w:fill="auto"/>
            <w:vAlign w:val="center"/>
            <w:hideMark/>
          </w:tcPr>
          <w:p w14:paraId="31DF65A0" w14:textId="77777777" w:rsidR="004E2E46" w:rsidRPr="00D32437" w:rsidRDefault="004E2E46" w:rsidP="009656A1">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b/>
                <w:bCs/>
                <w:color w:val="000000"/>
                <w:sz w:val="18"/>
                <w:szCs w:val="18"/>
              </w:rPr>
              <w:t>PIHAK PERTAMA</w:t>
            </w:r>
          </w:p>
        </w:tc>
        <w:tc>
          <w:tcPr>
            <w:tcW w:w="0" w:type="auto"/>
            <w:shd w:val="clear" w:color="auto" w:fill="auto"/>
            <w:vAlign w:val="center"/>
            <w:hideMark/>
          </w:tcPr>
          <w:p w14:paraId="624A77DA"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FIRST PARTY</w:t>
            </w:r>
          </w:p>
        </w:tc>
      </w:tr>
      <w:tr w:rsidR="004E2E46" w:rsidRPr="00D32437" w14:paraId="151703C7" w14:textId="77777777" w:rsidTr="009656A1">
        <w:trPr>
          <w:trHeight w:val="20"/>
        </w:trPr>
        <w:tc>
          <w:tcPr>
            <w:tcW w:w="4962" w:type="dxa"/>
            <w:shd w:val="clear" w:color="auto" w:fill="auto"/>
            <w:vAlign w:val="center"/>
            <w:hideMark/>
          </w:tcPr>
          <w:p w14:paraId="2BA7EAF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c>
          <w:tcPr>
            <w:tcW w:w="0" w:type="auto"/>
            <w:shd w:val="clear" w:color="auto" w:fill="auto"/>
            <w:vAlign w:val="center"/>
            <w:hideMark/>
          </w:tcPr>
          <w:p w14:paraId="63ECF8F0"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r>
      <w:tr w:rsidR="004E2E46" w:rsidRPr="00D32437" w14:paraId="23DE1920" w14:textId="77777777" w:rsidTr="009656A1">
        <w:trPr>
          <w:trHeight w:val="20"/>
        </w:trPr>
        <w:tc>
          <w:tcPr>
            <w:tcW w:w="4962" w:type="dxa"/>
            <w:shd w:val="clear" w:color="auto" w:fill="auto"/>
            <w:hideMark/>
          </w:tcPr>
          <w:p w14:paraId="2EF8B50C"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Alamat: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c>
          <w:tcPr>
            <w:tcW w:w="0" w:type="auto"/>
            <w:shd w:val="clear" w:color="auto" w:fill="auto"/>
            <w:hideMark/>
          </w:tcPr>
          <w:p w14:paraId="1646595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Address: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r>
      <w:tr w:rsidR="004E2E46" w:rsidRPr="00D32437" w14:paraId="20F87113" w14:textId="77777777" w:rsidTr="009656A1">
        <w:trPr>
          <w:trHeight w:val="20"/>
        </w:trPr>
        <w:tc>
          <w:tcPr>
            <w:tcW w:w="4962" w:type="dxa"/>
            <w:shd w:val="clear" w:color="auto" w:fill="auto"/>
            <w:vAlign w:val="center"/>
            <w:hideMark/>
          </w:tcPr>
          <w:p w14:paraId="1A76B526"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proofErr w:type="gramStart"/>
            <w:r w:rsidRPr="00D32437">
              <w:rPr>
                <w:rFonts w:ascii="Arial" w:eastAsia="Times New Roman" w:hAnsi="Arial" w:cs="Arial"/>
                <w:color w:val="000000"/>
                <w:sz w:val="18"/>
                <w:szCs w:val="18"/>
              </w:rPr>
              <w:t>. :</w:t>
            </w:r>
            <w:proofErr w:type="gramEnd"/>
            <w:r w:rsidRPr="00D32437">
              <w:rPr>
                <w:rFonts w:ascii="Arial" w:eastAsia="Times New Roman" w:hAnsi="Arial" w:cs="Arial"/>
                <w:color w:val="000000"/>
                <w:sz w:val="18"/>
                <w:szCs w:val="18"/>
              </w:rPr>
              <w:t xml:space="preserve"> </w:t>
            </w:r>
          </w:p>
        </w:tc>
        <w:tc>
          <w:tcPr>
            <w:tcW w:w="0" w:type="auto"/>
            <w:shd w:val="clear" w:color="auto" w:fill="auto"/>
            <w:vAlign w:val="center"/>
            <w:hideMark/>
          </w:tcPr>
          <w:p w14:paraId="57102215"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w:t>
            </w:r>
          </w:p>
        </w:tc>
      </w:tr>
      <w:tr w:rsidR="004E2E46" w:rsidRPr="00D32437" w14:paraId="6DBB6AD0" w14:textId="77777777" w:rsidTr="009656A1">
        <w:trPr>
          <w:trHeight w:val="20"/>
        </w:trPr>
        <w:tc>
          <w:tcPr>
            <w:tcW w:w="4962" w:type="dxa"/>
            <w:shd w:val="clear" w:color="auto" w:fill="auto"/>
            <w:vAlign w:val="center"/>
            <w:hideMark/>
          </w:tcPr>
          <w:p w14:paraId="761699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r>
              <w:rPr>
                <w:rFonts w:ascii="Arial" w:eastAsia="Times New Roman" w:hAnsi="Arial" w:cs="Arial"/>
                <w:color w:val="000000"/>
                <w:sz w:val="18"/>
                <w:szCs w:val="18"/>
              </w:rPr>
              <w:t>HSES Manager</w:t>
            </w:r>
          </w:p>
        </w:tc>
        <w:tc>
          <w:tcPr>
            <w:tcW w:w="0" w:type="auto"/>
            <w:shd w:val="clear" w:color="auto" w:fill="auto"/>
            <w:vAlign w:val="center"/>
            <w:hideMark/>
          </w:tcPr>
          <w:p w14:paraId="5C0CAFA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Section:</w:t>
            </w:r>
            <w:r>
              <w:rPr>
                <w:rFonts w:ascii="Arial" w:eastAsia="Times New Roman" w:hAnsi="Arial" w:cs="Arial"/>
                <w:color w:val="000000"/>
                <w:sz w:val="18"/>
                <w:szCs w:val="18"/>
              </w:rPr>
              <w:t xml:space="preserve"> HSES Manager</w:t>
            </w:r>
          </w:p>
        </w:tc>
      </w:tr>
      <w:tr w:rsidR="004E2E46" w:rsidRPr="00237BAC" w14:paraId="3AAB755C" w14:textId="77777777" w:rsidTr="009656A1">
        <w:trPr>
          <w:trHeight w:val="20"/>
        </w:trPr>
        <w:tc>
          <w:tcPr>
            <w:tcW w:w="4962" w:type="dxa"/>
            <w:shd w:val="clear" w:color="auto" w:fill="auto"/>
            <w:vAlign w:val="center"/>
            <w:hideMark/>
          </w:tcPr>
          <w:p w14:paraId="49FDA2E6" w14:textId="77777777" w:rsidR="004E2E46" w:rsidRPr="00374A8B" w:rsidRDefault="004E2E46" w:rsidP="009656A1">
            <w:pPr>
              <w:spacing w:after="0" w:line="240" w:lineRule="auto"/>
              <w:jc w:val="both"/>
              <w:rPr>
                <w:rFonts w:ascii="Arial" w:eastAsia="Times New Roman" w:hAnsi="Arial" w:cs="Arial"/>
                <w:color w:val="000000"/>
                <w:sz w:val="18"/>
                <w:szCs w:val="18"/>
                <w:lang w:val="fr-FR"/>
              </w:rPr>
            </w:pPr>
            <w:r w:rsidRPr="00374A8B">
              <w:rPr>
                <w:rFonts w:ascii="Arial" w:eastAsia="Times New Roman" w:hAnsi="Arial" w:cs="Arial"/>
                <w:color w:val="000000"/>
                <w:sz w:val="18"/>
                <w:szCs w:val="18"/>
                <w:lang w:val="fr-FR"/>
              </w:rPr>
              <w:t>Email : didik.darmoro@lyb.com</w:t>
            </w:r>
          </w:p>
        </w:tc>
        <w:tc>
          <w:tcPr>
            <w:tcW w:w="0" w:type="auto"/>
            <w:shd w:val="clear" w:color="auto" w:fill="auto"/>
            <w:vAlign w:val="center"/>
            <w:hideMark/>
          </w:tcPr>
          <w:p w14:paraId="225F3CC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374A8B">
              <w:rPr>
                <w:rFonts w:ascii="Arial" w:eastAsia="Times New Roman" w:hAnsi="Arial" w:cs="Arial"/>
                <w:color w:val="000000"/>
                <w:sz w:val="18"/>
                <w:szCs w:val="18"/>
                <w:lang w:val="fr-FR"/>
              </w:rPr>
              <w:t>Email :</w:t>
            </w:r>
            <w:r w:rsidRPr="00D32437">
              <w:rPr>
                <w:rFonts w:ascii="Arial" w:eastAsia="Times New Roman" w:hAnsi="Arial" w:cs="Arial"/>
                <w:color w:val="000000"/>
                <w:sz w:val="18"/>
                <w:szCs w:val="18"/>
                <w:lang w:val="id-ID"/>
              </w:rPr>
              <w:t xml:space="preserve"> </w:t>
            </w:r>
            <w:r w:rsidRPr="00374A8B">
              <w:rPr>
                <w:rFonts w:ascii="Arial" w:eastAsia="Times New Roman" w:hAnsi="Arial" w:cs="Arial"/>
                <w:color w:val="000000"/>
                <w:sz w:val="18"/>
                <w:szCs w:val="18"/>
                <w:lang w:val="fr-FR"/>
              </w:rPr>
              <w:t xml:space="preserve"> </w:t>
            </w:r>
            <w:r w:rsidR="00D06513">
              <w:fldChar w:fldCharType="begin"/>
            </w:r>
            <w:r w:rsidR="00D06513" w:rsidRPr="00310DE6">
              <w:rPr>
                <w:lang w:val="fr-FR"/>
                <w:rPrChange w:id="124" w:author="Chen, Jane" w:date="2024-06-19T13:23:00Z">
                  <w:rPr/>
                </w:rPrChange>
              </w:rPr>
              <w:instrText>HYPERLINK "mailto:didik.darmoro@lyb.com"</w:instrText>
            </w:r>
            <w:r w:rsidR="00D06513">
              <w:fldChar w:fldCharType="separate"/>
            </w:r>
            <w:r w:rsidRPr="00374A8B">
              <w:rPr>
                <w:rStyle w:val="Hyperlink"/>
                <w:rFonts w:ascii="Arial" w:eastAsia="Times New Roman" w:hAnsi="Arial" w:cs="Arial"/>
                <w:sz w:val="18"/>
                <w:szCs w:val="18"/>
                <w:lang w:val="fr-FR"/>
              </w:rPr>
              <w:t>didik.darmoro@lyb.com</w:t>
            </w:r>
            <w:r w:rsidR="00D06513">
              <w:rPr>
                <w:rStyle w:val="Hyperlink"/>
                <w:rFonts w:ascii="Arial" w:eastAsia="Times New Roman" w:hAnsi="Arial" w:cs="Arial"/>
                <w:sz w:val="18"/>
                <w:szCs w:val="18"/>
                <w:lang w:val="fr-FR"/>
              </w:rPr>
              <w:fldChar w:fldCharType="end"/>
            </w:r>
          </w:p>
        </w:tc>
      </w:tr>
      <w:tr w:rsidR="004E2E46" w:rsidRPr="00D32437" w14:paraId="135F8CC4" w14:textId="77777777" w:rsidTr="009656A1">
        <w:trPr>
          <w:trHeight w:val="20"/>
        </w:trPr>
        <w:tc>
          <w:tcPr>
            <w:tcW w:w="4962" w:type="dxa"/>
            <w:shd w:val="clear" w:color="auto" w:fill="auto"/>
            <w:vAlign w:val="center"/>
            <w:hideMark/>
          </w:tcPr>
          <w:p w14:paraId="5EC226CF"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gramStart"/>
            <w:r w:rsidRPr="00D32437">
              <w:rPr>
                <w:rFonts w:ascii="Arial" w:eastAsia="Times New Roman" w:hAnsi="Arial" w:cs="Arial"/>
                <w:color w:val="000000"/>
                <w:sz w:val="18"/>
                <w:szCs w:val="18"/>
              </w:rPr>
              <w:t>UP :</w:t>
            </w:r>
            <w:proofErr w:type="gram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Didik Darmoro</w:t>
            </w:r>
          </w:p>
        </w:tc>
        <w:tc>
          <w:tcPr>
            <w:tcW w:w="0" w:type="auto"/>
            <w:shd w:val="clear" w:color="auto" w:fill="auto"/>
            <w:vAlign w:val="center"/>
            <w:hideMark/>
          </w:tcPr>
          <w:p w14:paraId="5957AB9D"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roofErr w:type="gramStart"/>
            <w:r w:rsidRPr="00D32437">
              <w:rPr>
                <w:rFonts w:ascii="Arial" w:eastAsia="Times New Roman" w:hAnsi="Arial" w:cs="Arial"/>
                <w:color w:val="000000"/>
                <w:sz w:val="18"/>
                <w:szCs w:val="18"/>
              </w:rPr>
              <w:t>Up :</w:t>
            </w:r>
            <w:proofErr w:type="gramEnd"/>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Didik Darmoro</w:t>
            </w:r>
          </w:p>
        </w:tc>
      </w:tr>
      <w:tr w:rsidR="004E2E46" w:rsidRPr="00D32437" w14:paraId="6FD79DD9" w14:textId="77777777" w:rsidTr="009656A1">
        <w:trPr>
          <w:trHeight w:val="20"/>
        </w:trPr>
        <w:tc>
          <w:tcPr>
            <w:tcW w:w="4962" w:type="dxa"/>
            <w:shd w:val="clear" w:color="auto" w:fill="auto"/>
            <w:vAlign w:val="center"/>
            <w:hideMark/>
          </w:tcPr>
          <w:p w14:paraId="53A7EFCD"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gramStart"/>
            <w:r w:rsidRPr="00D32437">
              <w:rPr>
                <w:rFonts w:ascii="Arial" w:eastAsia="Times New Roman" w:hAnsi="Arial" w:cs="Arial"/>
                <w:color w:val="000000"/>
                <w:sz w:val="18"/>
                <w:szCs w:val="18"/>
              </w:rPr>
              <w:t>HP :</w:t>
            </w:r>
            <w:proofErr w:type="gramEnd"/>
            <w:r w:rsidRPr="00D32437">
              <w:rPr>
                <w:rFonts w:ascii="Arial" w:eastAsia="Times New Roman" w:hAnsi="Arial" w:cs="Arial"/>
                <w:color w:val="000000"/>
                <w:sz w:val="18"/>
                <w:szCs w:val="18"/>
              </w:rPr>
              <w:t xml:space="preserve"> </w:t>
            </w:r>
          </w:p>
        </w:tc>
        <w:tc>
          <w:tcPr>
            <w:tcW w:w="0" w:type="auto"/>
            <w:shd w:val="clear" w:color="auto" w:fill="auto"/>
            <w:vAlign w:val="center"/>
            <w:hideMark/>
          </w:tcPr>
          <w:p w14:paraId="6CA778F1"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roofErr w:type="gramStart"/>
            <w:r w:rsidRPr="00D32437">
              <w:rPr>
                <w:rFonts w:ascii="Arial" w:eastAsia="Times New Roman" w:hAnsi="Arial" w:cs="Arial"/>
                <w:color w:val="000000"/>
                <w:sz w:val="18"/>
                <w:szCs w:val="18"/>
              </w:rPr>
              <w:t>HP :</w:t>
            </w:r>
            <w:proofErr w:type="gramEnd"/>
            <w:r w:rsidRPr="00D32437">
              <w:rPr>
                <w:rFonts w:ascii="Arial" w:eastAsia="Times New Roman" w:hAnsi="Arial" w:cs="Arial"/>
                <w:color w:val="000000"/>
                <w:sz w:val="18"/>
                <w:szCs w:val="18"/>
                <w:lang w:val="id-ID"/>
              </w:rPr>
              <w:t xml:space="preserve"> </w:t>
            </w:r>
          </w:p>
        </w:tc>
      </w:tr>
      <w:tr w:rsidR="004E2E46" w:rsidRPr="00D32437" w14:paraId="160A6373" w14:textId="77777777" w:rsidTr="009656A1">
        <w:trPr>
          <w:trHeight w:val="20"/>
        </w:trPr>
        <w:tc>
          <w:tcPr>
            <w:tcW w:w="4962" w:type="dxa"/>
            <w:shd w:val="clear" w:color="auto" w:fill="auto"/>
            <w:hideMark/>
          </w:tcPr>
          <w:p w14:paraId="3DCF880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DA2CB5C" w14:textId="77777777" w:rsidR="004E2E46" w:rsidRPr="00D32437" w:rsidRDefault="004E2E46" w:rsidP="009656A1">
            <w:pPr>
              <w:spacing w:after="0" w:line="240" w:lineRule="auto"/>
              <w:jc w:val="both"/>
              <w:rPr>
                <w:rFonts w:ascii="Arial" w:eastAsia="Times New Roman" w:hAnsi="Arial" w:cs="Arial"/>
                <w:sz w:val="18"/>
                <w:szCs w:val="18"/>
              </w:rPr>
            </w:pPr>
          </w:p>
          <w:p w14:paraId="49607F8F"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747A5173" w14:textId="77777777" w:rsidTr="009656A1">
        <w:trPr>
          <w:trHeight w:val="364"/>
        </w:trPr>
        <w:tc>
          <w:tcPr>
            <w:tcW w:w="4962" w:type="dxa"/>
            <w:shd w:val="clear" w:color="auto" w:fill="auto"/>
            <w:vAlign w:val="center"/>
            <w:hideMark/>
          </w:tcPr>
          <w:p w14:paraId="2795E5BB"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p w14:paraId="3C9AFE3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p>
        </w:tc>
        <w:tc>
          <w:tcPr>
            <w:tcW w:w="0" w:type="auto"/>
            <w:shd w:val="clear" w:color="auto" w:fill="auto"/>
            <w:vAlign w:val="center"/>
            <w:hideMark/>
          </w:tcPr>
          <w:p w14:paraId="21166DAD"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SECOND PARTY</w:t>
            </w:r>
          </w:p>
        </w:tc>
      </w:tr>
      <w:tr w:rsidR="004E2E46" w:rsidRPr="00D32437" w14:paraId="62BF1383" w14:textId="77777777" w:rsidTr="009656A1">
        <w:trPr>
          <w:trHeight w:val="20"/>
        </w:trPr>
        <w:tc>
          <w:tcPr>
            <w:tcW w:w="4962" w:type="dxa"/>
            <w:shd w:val="clear" w:color="auto" w:fill="auto"/>
            <w:vAlign w:val="center"/>
            <w:hideMark/>
          </w:tcPr>
          <w:p w14:paraId="13938D2F"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c>
          <w:tcPr>
            <w:tcW w:w="0" w:type="auto"/>
            <w:shd w:val="clear" w:color="auto" w:fill="auto"/>
            <w:vAlign w:val="center"/>
          </w:tcPr>
          <w:p w14:paraId="1E9C06D6"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r>
      <w:tr w:rsidR="004E2E46" w:rsidRPr="00D32437" w14:paraId="168EC317" w14:textId="77777777" w:rsidTr="009656A1">
        <w:trPr>
          <w:trHeight w:val="20"/>
        </w:trPr>
        <w:tc>
          <w:tcPr>
            <w:tcW w:w="4962" w:type="dxa"/>
            <w:shd w:val="clear" w:color="auto" w:fill="auto"/>
            <w:hideMark/>
          </w:tcPr>
          <w:p w14:paraId="575C654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Alamat  : JL. Surabaya malang km 54 sukorejo pasuruan jawa timur</w:t>
            </w:r>
          </w:p>
        </w:tc>
        <w:tc>
          <w:tcPr>
            <w:tcW w:w="0" w:type="auto"/>
            <w:shd w:val="clear" w:color="auto" w:fill="auto"/>
          </w:tcPr>
          <w:p w14:paraId="0EA622B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Address             : JL. Surabaya malang km 54 sukorejo pasuruan jawa timur</w:t>
            </w:r>
          </w:p>
        </w:tc>
      </w:tr>
      <w:tr w:rsidR="004E2E46" w:rsidRPr="00D32437" w14:paraId="2A1DCB5D" w14:textId="77777777" w:rsidTr="009656A1">
        <w:trPr>
          <w:trHeight w:val="20"/>
        </w:trPr>
        <w:tc>
          <w:tcPr>
            <w:tcW w:w="4962" w:type="dxa"/>
            <w:shd w:val="clear" w:color="auto" w:fill="auto"/>
            <w:vAlign w:val="center"/>
            <w:hideMark/>
          </w:tcPr>
          <w:p w14:paraId="7DDEFF73"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0343 – 6745000</w:t>
            </w:r>
          </w:p>
        </w:tc>
        <w:tc>
          <w:tcPr>
            <w:tcW w:w="0" w:type="auto"/>
            <w:shd w:val="clear" w:color="auto" w:fill="auto"/>
            <w:vAlign w:val="center"/>
          </w:tcPr>
          <w:p w14:paraId="6EFAE4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Phone Number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0343 – 6745000</w:t>
            </w:r>
          </w:p>
        </w:tc>
      </w:tr>
      <w:tr w:rsidR="004E2E46" w:rsidRPr="00D32437" w14:paraId="6BCC5203" w14:textId="77777777" w:rsidTr="009656A1">
        <w:trPr>
          <w:trHeight w:val="20"/>
        </w:trPr>
        <w:tc>
          <w:tcPr>
            <w:tcW w:w="4962" w:type="dxa"/>
            <w:shd w:val="clear" w:color="auto" w:fill="auto"/>
            <w:vAlign w:val="center"/>
            <w:hideMark/>
          </w:tcPr>
          <w:p w14:paraId="540F6A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Humas Marketing </w:t>
            </w:r>
          </w:p>
        </w:tc>
        <w:tc>
          <w:tcPr>
            <w:tcW w:w="0" w:type="auto"/>
            <w:shd w:val="clear" w:color="auto" w:fill="auto"/>
            <w:vAlign w:val="center"/>
          </w:tcPr>
          <w:p w14:paraId="6E812744"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Department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Humas Marketing </w:t>
            </w:r>
          </w:p>
        </w:tc>
      </w:tr>
      <w:tr w:rsidR="004E2E46" w:rsidRPr="00D32437" w14:paraId="74203620" w14:textId="77777777" w:rsidTr="009656A1">
        <w:trPr>
          <w:trHeight w:val="20"/>
        </w:trPr>
        <w:tc>
          <w:tcPr>
            <w:tcW w:w="4962" w:type="dxa"/>
            <w:shd w:val="clear" w:color="auto" w:fill="auto"/>
            <w:vAlign w:val="center"/>
            <w:hideMark/>
          </w:tcPr>
          <w:p w14:paraId="1873361A" w14:textId="77777777" w:rsidR="004E2E46" w:rsidRPr="00D32437" w:rsidRDefault="004E2E46" w:rsidP="009656A1">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lastRenderedPageBreak/>
              <w:t xml:space="preserve">Email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w:t>
            </w:r>
            <w:hyperlink r:id="rId8"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9"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c>
          <w:tcPr>
            <w:tcW w:w="0" w:type="auto"/>
            <w:shd w:val="clear" w:color="auto" w:fill="auto"/>
            <w:vAlign w:val="center"/>
          </w:tcPr>
          <w:p w14:paraId="16EF446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w:t>
            </w:r>
            <w:hyperlink r:id="rId10"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1"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r>
      <w:tr w:rsidR="004E2E46" w:rsidRPr="00D32437" w14:paraId="355367A9" w14:textId="77777777" w:rsidTr="009656A1">
        <w:trPr>
          <w:trHeight w:val="20"/>
        </w:trPr>
        <w:tc>
          <w:tcPr>
            <w:tcW w:w="4962" w:type="dxa"/>
            <w:shd w:val="clear" w:color="auto" w:fill="auto"/>
            <w:vAlign w:val="center"/>
            <w:hideMark/>
          </w:tcPr>
          <w:p w14:paraId="12C95C7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fefi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c>
          <w:tcPr>
            <w:tcW w:w="0" w:type="auto"/>
            <w:shd w:val="clear" w:color="auto" w:fill="auto"/>
            <w:vAlign w:val="center"/>
          </w:tcPr>
          <w:p w14:paraId="51EE12C8"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fefi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r>
      <w:tr w:rsidR="004E2E46" w:rsidRPr="00D32437" w14:paraId="1D28F04C" w14:textId="77777777" w:rsidTr="009656A1">
        <w:trPr>
          <w:trHeight w:val="20"/>
        </w:trPr>
        <w:tc>
          <w:tcPr>
            <w:tcW w:w="4962" w:type="dxa"/>
            <w:shd w:val="clear" w:color="auto" w:fill="auto"/>
            <w:vAlign w:val="center"/>
            <w:hideMark/>
          </w:tcPr>
          <w:p w14:paraId="5BBC928A"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proofErr w:type="gramStart"/>
            <w:r w:rsidRPr="00D32437">
              <w:rPr>
                <w:rFonts w:ascii="Arial" w:eastAsia="Times New Roman" w:hAnsi="Arial" w:cs="Arial"/>
                <w:color w:val="000000"/>
                <w:sz w:val="18"/>
                <w:szCs w:val="18"/>
              </w:rPr>
              <w:t>Telepon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081315574065</w:t>
            </w:r>
          </w:p>
        </w:tc>
        <w:tc>
          <w:tcPr>
            <w:tcW w:w="0" w:type="auto"/>
            <w:shd w:val="clear" w:color="auto" w:fill="auto"/>
            <w:vAlign w:val="center"/>
          </w:tcPr>
          <w:p w14:paraId="6C4E914C"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081315574065</w:t>
            </w:r>
          </w:p>
        </w:tc>
      </w:tr>
      <w:tr w:rsidR="004E2E46" w:rsidRPr="00D32437" w14:paraId="26D277AA" w14:textId="77777777" w:rsidTr="009656A1">
        <w:trPr>
          <w:trHeight w:val="20"/>
        </w:trPr>
        <w:tc>
          <w:tcPr>
            <w:tcW w:w="4962" w:type="dxa"/>
            <w:shd w:val="clear" w:color="auto" w:fill="auto"/>
            <w:vAlign w:val="center"/>
          </w:tcPr>
          <w:p w14:paraId="46974570" w14:textId="77777777" w:rsidR="004E2E46" w:rsidRPr="00D32437" w:rsidRDefault="004E2E46" w:rsidP="009656A1">
            <w:pPr>
              <w:spacing w:after="0" w:line="240" w:lineRule="auto"/>
              <w:jc w:val="both"/>
              <w:rPr>
                <w:rFonts w:ascii="Arial" w:eastAsia="Times New Roman" w:hAnsi="Arial" w:cs="Arial"/>
                <w:color w:val="000000"/>
                <w:sz w:val="18"/>
                <w:szCs w:val="18"/>
              </w:rPr>
            </w:pPr>
          </w:p>
          <w:p w14:paraId="344FAB83" w14:textId="77777777"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Nama</w:t>
            </w:r>
            <w:r w:rsidRPr="00260DC3">
              <w:rPr>
                <w:rFonts w:ascii="Arial" w:hAnsi="Arial" w:cs="Arial"/>
                <w:sz w:val="18"/>
                <w:szCs w:val="18"/>
              </w:rPr>
              <w:tab/>
            </w:r>
            <w:r w:rsidRPr="00260DC3">
              <w:rPr>
                <w:rFonts w:ascii="Arial" w:hAnsi="Arial" w:cs="Arial"/>
                <w:sz w:val="18"/>
                <w:szCs w:val="18"/>
              </w:rPr>
              <w:tab/>
              <w:t xml:space="preserve">: </w:t>
            </w:r>
            <w:r>
              <w:t xml:space="preserve"> </w:t>
            </w:r>
            <w:r w:rsidRPr="00260DC3">
              <w:rPr>
                <w:rFonts w:ascii="Arial" w:hAnsi="Arial" w:cs="Arial"/>
                <w:sz w:val="18"/>
                <w:szCs w:val="18"/>
              </w:rPr>
              <w:t>Anita Fitria Sari</w:t>
            </w:r>
          </w:p>
          <w:p w14:paraId="6F73818D" w14:textId="77777777"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proofErr w:type="gramStart"/>
            <w:r w:rsidRPr="00260DC3">
              <w:rPr>
                <w:rFonts w:ascii="Arial" w:hAnsi="Arial" w:cs="Arial"/>
                <w:sz w:val="18"/>
                <w:szCs w:val="18"/>
              </w:rPr>
              <w:t xml:space="preserve">  :</w:t>
            </w:r>
            <w:proofErr w:type="gramEnd"/>
            <w:r w:rsidRPr="00260DC3">
              <w:rPr>
                <w:rFonts w:ascii="Arial" w:hAnsi="Arial" w:cs="Arial"/>
                <w:sz w:val="18"/>
                <w:szCs w:val="18"/>
              </w:rPr>
              <w:t xml:space="preserve"> </w:t>
            </w:r>
            <w:proofErr w:type="spellStart"/>
            <w:r w:rsidRPr="00260DC3">
              <w:rPr>
                <w:rFonts w:ascii="Arial" w:hAnsi="Arial" w:cs="Arial"/>
                <w:sz w:val="18"/>
                <w:szCs w:val="18"/>
              </w:rPr>
              <w:t>Kepala</w:t>
            </w:r>
            <w:proofErr w:type="spellEnd"/>
            <w:r w:rsidRPr="00260DC3">
              <w:rPr>
                <w:rFonts w:ascii="Arial" w:hAnsi="Arial" w:cs="Arial"/>
                <w:sz w:val="18"/>
                <w:szCs w:val="18"/>
              </w:rPr>
              <w:t xml:space="preserve"> </w:t>
            </w:r>
            <w:proofErr w:type="spellStart"/>
            <w:r w:rsidRPr="00260DC3">
              <w:rPr>
                <w:rFonts w:ascii="Arial" w:hAnsi="Arial" w:cs="Arial"/>
                <w:sz w:val="18"/>
                <w:szCs w:val="18"/>
              </w:rPr>
              <w:t>Keuangan</w:t>
            </w:r>
            <w:proofErr w:type="spellEnd"/>
            <w:r w:rsidRPr="00260DC3">
              <w:rPr>
                <w:rFonts w:ascii="Arial" w:hAnsi="Arial" w:cs="Arial"/>
                <w:sz w:val="18"/>
                <w:szCs w:val="18"/>
              </w:rPr>
              <w:t xml:space="preserve"> Sakit Prima </w:t>
            </w:r>
            <w:proofErr w:type="spellStart"/>
            <w:r w:rsidRPr="00260DC3">
              <w:rPr>
                <w:rFonts w:ascii="Arial" w:hAnsi="Arial" w:cs="Arial"/>
                <w:sz w:val="18"/>
                <w:szCs w:val="18"/>
              </w:rPr>
              <w:t>Husada</w:t>
            </w:r>
            <w:proofErr w:type="spellEnd"/>
            <w:r w:rsidRPr="00260DC3">
              <w:rPr>
                <w:rFonts w:ascii="Arial" w:hAnsi="Arial" w:cs="Arial"/>
                <w:sz w:val="18"/>
                <w:szCs w:val="18"/>
              </w:rPr>
              <w:t xml:space="preserve"> </w:t>
            </w:r>
            <w:proofErr w:type="spellStart"/>
            <w:r w:rsidRPr="00260DC3">
              <w:rPr>
                <w:rFonts w:ascii="Arial" w:hAnsi="Arial" w:cs="Arial"/>
                <w:sz w:val="18"/>
                <w:szCs w:val="18"/>
              </w:rPr>
              <w:t>Sukorejo</w:t>
            </w:r>
            <w:proofErr w:type="spellEnd"/>
          </w:p>
          <w:p w14:paraId="3D3DEA92" w14:textId="7777777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No. HP</w:t>
            </w:r>
            <w:r w:rsidRPr="00D32437">
              <w:rPr>
                <w:rFonts w:ascii="Arial" w:hAnsi="Arial" w:cs="Arial"/>
                <w:sz w:val="18"/>
                <w:szCs w:val="18"/>
              </w:rPr>
              <w:tab/>
            </w:r>
            <w:r w:rsidRPr="00D32437">
              <w:rPr>
                <w:rFonts w:ascii="Arial" w:hAnsi="Arial" w:cs="Arial"/>
                <w:sz w:val="18"/>
                <w:szCs w:val="18"/>
              </w:rPr>
              <w:tab/>
              <w:t xml:space="preserve">: </w:t>
            </w:r>
            <w:r>
              <w:rPr>
                <w:rFonts w:ascii="Arial" w:hAnsi="Arial" w:cs="Arial"/>
                <w:sz w:val="18"/>
                <w:szCs w:val="18"/>
              </w:rPr>
              <w:t>0</w:t>
            </w:r>
            <w:r w:rsidRPr="002719DC">
              <w:rPr>
                <w:rFonts w:ascii="Arial" w:hAnsi="Arial" w:cs="Arial"/>
                <w:sz w:val="18"/>
                <w:szCs w:val="18"/>
              </w:rPr>
              <w:t>851 5600 1411</w:t>
            </w:r>
          </w:p>
          <w:p w14:paraId="0B5CAFB2"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7DCCEC2B" w14:textId="77777777"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Name</w:t>
            </w:r>
            <w:r w:rsidRPr="00260DC3">
              <w:rPr>
                <w:rFonts w:ascii="Arial" w:hAnsi="Arial" w:cs="Arial"/>
                <w:sz w:val="18"/>
                <w:szCs w:val="18"/>
              </w:rPr>
              <w:tab/>
            </w:r>
            <w:r w:rsidRPr="00260DC3">
              <w:rPr>
                <w:rFonts w:ascii="Arial" w:hAnsi="Arial" w:cs="Arial"/>
                <w:sz w:val="18"/>
                <w:szCs w:val="18"/>
              </w:rPr>
              <w:tab/>
              <w:t xml:space="preserve">: </w:t>
            </w:r>
            <w:r>
              <w:t xml:space="preserve"> </w:t>
            </w:r>
            <w:r w:rsidRPr="00260DC3">
              <w:rPr>
                <w:rFonts w:ascii="Arial" w:hAnsi="Arial" w:cs="Arial"/>
                <w:sz w:val="18"/>
                <w:szCs w:val="18"/>
              </w:rPr>
              <w:t>Anita Fitria Sari</w:t>
            </w:r>
          </w:p>
          <w:p w14:paraId="398D29C7" w14:textId="77777777"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proofErr w:type="gramStart"/>
            <w:r w:rsidRPr="00260DC3">
              <w:rPr>
                <w:rFonts w:ascii="Arial" w:hAnsi="Arial" w:cs="Arial"/>
                <w:sz w:val="18"/>
                <w:szCs w:val="18"/>
              </w:rPr>
              <w:t xml:space="preserve">  :Head</w:t>
            </w:r>
            <w:proofErr w:type="gramEnd"/>
            <w:r w:rsidRPr="00260DC3">
              <w:rPr>
                <w:rFonts w:ascii="Arial" w:hAnsi="Arial" w:cs="Arial"/>
                <w:sz w:val="18"/>
                <w:szCs w:val="18"/>
              </w:rPr>
              <w:t xml:space="preserve"> of Finance, Hospital Prima </w:t>
            </w:r>
            <w:proofErr w:type="spellStart"/>
            <w:r w:rsidRPr="00260DC3">
              <w:rPr>
                <w:rFonts w:ascii="Arial" w:hAnsi="Arial" w:cs="Arial"/>
                <w:sz w:val="18"/>
                <w:szCs w:val="18"/>
              </w:rPr>
              <w:t>Husada</w:t>
            </w:r>
            <w:proofErr w:type="spellEnd"/>
            <w:r w:rsidRPr="00260DC3">
              <w:rPr>
                <w:rFonts w:ascii="Arial" w:hAnsi="Arial" w:cs="Arial"/>
                <w:sz w:val="18"/>
                <w:szCs w:val="18"/>
              </w:rPr>
              <w:t xml:space="preserve"> </w:t>
            </w:r>
            <w:proofErr w:type="spellStart"/>
            <w:r w:rsidRPr="00260DC3">
              <w:rPr>
                <w:rFonts w:ascii="Arial" w:hAnsi="Arial" w:cs="Arial"/>
                <w:sz w:val="18"/>
                <w:szCs w:val="18"/>
              </w:rPr>
              <w:t>Sukorejo</w:t>
            </w:r>
            <w:proofErr w:type="spellEnd"/>
          </w:p>
          <w:p w14:paraId="77889061" w14:textId="7777777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Phone Number</w:t>
            </w:r>
            <w:r w:rsidRPr="00D32437">
              <w:rPr>
                <w:rFonts w:ascii="Arial" w:hAnsi="Arial" w:cs="Arial"/>
                <w:sz w:val="18"/>
                <w:szCs w:val="18"/>
              </w:rPr>
              <w:tab/>
              <w:t xml:space="preserve">: </w:t>
            </w:r>
            <w:r>
              <w:rPr>
                <w:rFonts w:ascii="Arial" w:hAnsi="Arial" w:cs="Arial"/>
                <w:sz w:val="18"/>
                <w:szCs w:val="18"/>
              </w:rPr>
              <w:t>0</w:t>
            </w:r>
            <w:r w:rsidRPr="002719DC">
              <w:rPr>
                <w:rFonts w:ascii="Arial" w:hAnsi="Arial" w:cs="Arial"/>
                <w:sz w:val="18"/>
                <w:szCs w:val="18"/>
              </w:rPr>
              <w:t>851 5600 1411</w:t>
            </w:r>
          </w:p>
          <w:p w14:paraId="4D17D851"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47CAC7E" w14:textId="77777777" w:rsidTr="009656A1">
        <w:trPr>
          <w:trHeight w:val="20"/>
        </w:trPr>
        <w:tc>
          <w:tcPr>
            <w:tcW w:w="4962" w:type="dxa"/>
            <w:shd w:val="clear" w:color="auto" w:fill="auto"/>
            <w:vAlign w:val="center"/>
            <w:hideMark/>
          </w:tcPr>
          <w:p w14:paraId="73457F3C"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4C2F0FC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17</w:t>
            </w:r>
          </w:p>
        </w:tc>
      </w:tr>
      <w:tr w:rsidR="004E2E46" w:rsidRPr="00D32437" w14:paraId="77E0111A" w14:textId="77777777" w:rsidTr="009656A1">
        <w:trPr>
          <w:trHeight w:val="20"/>
        </w:trPr>
        <w:tc>
          <w:tcPr>
            <w:tcW w:w="4962" w:type="dxa"/>
            <w:shd w:val="clear" w:color="auto" w:fill="auto"/>
            <w:vAlign w:val="center"/>
            <w:hideMark/>
          </w:tcPr>
          <w:p w14:paraId="7DF232E3"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HAl</w:t>
            </w:r>
            <w:proofErr w:type="spellEnd"/>
            <w:r w:rsidRPr="00D32437">
              <w:rPr>
                <w:rFonts w:ascii="Arial" w:eastAsia="Times New Roman" w:hAnsi="Arial" w:cs="Arial"/>
                <w:b/>
                <w:bCs/>
                <w:color w:val="000000"/>
                <w:sz w:val="18"/>
                <w:szCs w:val="18"/>
              </w:rPr>
              <w:t>-HAL LAIN</w:t>
            </w:r>
          </w:p>
        </w:tc>
        <w:tc>
          <w:tcPr>
            <w:tcW w:w="0" w:type="auto"/>
            <w:shd w:val="clear" w:color="auto" w:fill="auto"/>
            <w:noWrap/>
            <w:vAlign w:val="center"/>
            <w:hideMark/>
          </w:tcPr>
          <w:p w14:paraId="4F973BD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MISCELLANOUS</w:t>
            </w:r>
          </w:p>
        </w:tc>
      </w:tr>
      <w:tr w:rsidR="004E2E46" w:rsidRPr="00D32437" w14:paraId="334E5631" w14:textId="77777777" w:rsidTr="009656A1">
        <w:trPr>
          <w:trHeight w:val="20"/>
        </w:trPr>
        <w:tc>
          <w:tcPr>
            <w:tcW w:w="4962" w:type="dxa"/>
            <w:shd w:val="clear" w:color="auto" w:fill="auto"/>
            <w:vAlign w:val="center"/>
          </w:tcPr>
          <w:p w14:paraId="69FD1CC3"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noWrap/>
            <w:vAlign w:val="center"/>
          </w:tcPr>
          <w:p w14:paraId="2E454AAB"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E7F0BB4" w14:textId="77777777" w:rsidTr="009656A1">
        <w:trPr>
          <w:trHeight w:val="20"/>
        </w:trPr>
        <w:tc>
          <w:tcPr>
            <w:tcW w:w="4962" w:type="dxa"/>
            <w:shd w:val="clear" w:color="auto" w:fill="auto"/>
            <w:hideMark/>
          </w:tcPr>
          <w:p w14:paraId="5F4D67FF" w14:textId="77777777" w:rsidR="004E2E46" w:rsidRPr="008C149A" w:rsidRDefault="004E2E46" w:rsidP="009656A1">
            <w:pPr>
              <w:pStyle w:val="ListParagraph"/>
              <w:numPr>
                <w:ilvl w:val="0"/>
                <w:numId w:val="36"/>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Konflik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Kepentingan</w:t>
            </w:r>
            <w:proofErr w:type="spellEnd"/>
            <w:r>
              <w:rPr>
                <w:rFonts w:ascii="Arial" w:eastAsia="Times New Roman" w:hAnsi="Arial" w:cs="Arial"/>
                <w:color w:val="000000"/>
                <w:sz w:val="18"/>
                <w:szCs w:val="18"/>
              </w:rPr>
              <w:t>:</w:t>
            </w:r>
          </w:p>
          <w:p w14:paraId="379B8571" w14:textId="4C190D0A" w:rsidR="004E2E46" w:rsidRPr="008C149A" w:rsidRDefault="00196106" w:rsidP="009656A1">
            <w:p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(a</w:t>
            </w:r>
            <w:r w:rsidR="004E2E46">
              <w:rPr>
                <w:rFonts w:ascii="Arial" w:eastAsia="Times New Roman" w:hAnsi="Arial" w:cs="Arial"/>
                <w:color w:val="000000"/>
                <w:sz w:val="18"/>
                <w:szCs w:val="18"/>
              </w:rPr>
              <w:t>)</w:t>
            </w:r>
            <w:proofErr w:type="spellStart"/>
            <w:r w:rsidR="004E2E46" w:rsidRPr="008C149A">
              <w:rPr>
                <w:rFonts w:ascii="Arial" w:eastAsia="Times New Roman" w:hAnsi="Arial" w:cs="Arial"/>
                <w:color w:val="000000"/>
                <w:sz w:val="18"/>
                <w:szCs w:val="18"/>
              </w:rPr>
              <w:t>Tanpa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persetujuan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tertulis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terlebih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dahulu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senior </w:t>
            </w:r>
            <w:proofErr w:type="spellStart"/>
            <w:r w:rsidR="004E2E46" w:rsidRPr="008C149A">
              <w:rPr>
                <w:rFonts w:ascii="Arial" w:eastAsia="Times New Roman" w:hAnsi="Arial" w:cs="Arial"/>
                <w:color w:val="000000"/>
                <w:sz w:val="18"/>
                <w:szCs w:val="18"/>
              </w:rPr>
              <w:t>manajemen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w:t>
            </w:r>
            <w:r w:rsidR="004E2E46" w:rsidRPr="008C149A">
              <w:rPr>
                <w:rFonts w:ascii="Arial" w:eastAsia="Times New Roman" w:hAnsi="Arial" w:cs="Arial"/>
                <w:b/>
                <w:bCs/>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karyawannya</w:t>
            </w:r>
            <w:proofErr w:type="spellEnd"/>
            <w:r w:rsidR="004E2E46" w:rsidRPr="008C149A">
              <w:rPr>
                <w:rFonts w:ascii="Arial" w:eastAsia="Times New Roman" w:hAnsi="Arial" w:cs="Arial"/>
                <w:color w:val="000000"/>
                <w:sz w:val="18"/>
                <w:szCs w:val="18"/>
              </w:rPr>
              <w:t>, sub-</w:t>
            </w:r>
            <w:proofErr w:type="spellStart"/>
            <w:r w:rsidR="004E2E46" w:rsidRPr="008C149A">
              <w:rPr>
                <w:rFonts w:ascii="Arial" w:eastAsia="Times New Roman" w:hAnsi="Arial" w:cs="Arial"/>
                <w:color w:val="000000"/>
                <w:sz w:val="18"/>
                <w:szCs w:val="18"/>
              </w:rPr>
              <w:t>kontraktor</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boleh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memberikan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berupa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hadiah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hiburan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bernilai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signifikan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komisi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biaya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rabat </w:t>
            </w:r>
            <w:proofErr w:type="spellStart"/>
            <w:r w:rsidR="004E2E46" w:rsidRPr="008C149A">
              <w:rPr>
                <w:rFonts w:ascii="Arial" w:eastAsia="Times New Roman" w:hAnsi="Arial" w:cs="Arial"/>
                <w:color w:val="000000"/>
                <w:sz w:val="18"/>
                <w:szCs w:val="18"/>
              </w:rPr>
              <w:t>sehubungan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(ii) </w:t>
            </w:r>
            <w:proofErr w:type="spellStart"/>
            <w:r w:rsidR="004E2E46" w:rsidRPr="008C149A">
              <w:rPr>
                <w:rFonts w:ascii="Arial" w:eastAsia="Times New Roman" w:hAnsi="Arial" w:cs="Arial"/>
                <w:color w:val="000000"/>
                <w:sz w:val="18"/>
                <w:szCs w:val="18"/>
              </w:rPr>
              <w:t>mengadakan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bisnis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
          <w:p w14:paraId="645B17CA" w14:textId="5B0BED11" w:rsidR="004E2E46" w:rsidRPr="008C149A" w:rsidRDefault="00196106" w:rsidP="009656A1">
            <w:p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(b)</w:t>
            </w:r>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harus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mengungkapkan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jika</w:t>
            </w:r>
            <w:proofErr w:type="spellEnd"/>
            <w:r w:rsidR="004E2E46" w:rsidRPr="008C149A">
              <w:rPr>
                <w:rFonts w:ascii="Arial" w:eastAsia="Times New Roman" w:hAnsi="Arial" w:cs="Arial"/>
                <w:color w:val="000000"/>
                <w:sz w:val="18"/>
                <w:szCs w:val="18"/>
              </w:rPr>
              <w:t xml:space="preserve"> </w:t>
            </w:r>
            <w:proofErr w:type="spellStart"/>
            <w:proofErr w:type="gramStart"/>
            <w:r w:rsidR="004E2E46" w:rsidRPr="008C149A">
              <w:rPr>
                <w:rFonts w:ascii="Arial" w:eastAsia="Times New Roman" w:hAnsi="Arial" w:cs="Arial"/>
                <w:color w:val="000000"/>
                <w:sz w:val="18"/>
                <w:szCs w:val="18"/>
              </w:rPr>
              <w:t>terdapat</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hubungan</w:t>
            </w:r>
            <w:proofErr w:type="spellEnd"/>
            <w:proofErr w:type="gram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misalnya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keluarga</w:t>
            </w:r>
            <w:proofErr w:type="spellEnd"/>
            <w:r w:rsidR="004E2E46" w:rsidRPr="008C149A">
              <w:rPr>
                <w:rFonts w:ascii="Arial" w:eastAsia="Times New Roman" w:hAnsi="Arial" w:cs="Arial"/>
                <w:color w:val="000000"/>
                <w:sz w:val="18"/>
                <w:szCs w:val="18"/>
              </w:rPr>
              <w:t xml:space="preserve">, personal) </w:t>
            </w:r>
            <w:proofErr w:type="spellStart"/>
            <w:r w:rsidR="004E2E46" w:rsidRPr="008C149A">
              <w:rPr>
                <w:rFonts w:ascii="Arial" w:eastAsia="Times New Roman" w:hAnsi="Arial" w:cs="Arial"/>
                <w:color w:val="000000"/>
                <w:sz w:val="18"/>
                <w:szCs w:val="18"/>
              </w:rPr>
              <w:t>antara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belah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baik</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secara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maupun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berkaitan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pokok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bahasan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w:t>
            </w:r>
          </w:p>
          <w:p w14:paraId="15AC9520"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18E19FF4" w14:textId="77777777" w:rsidR="004E2E46" w:rsidRPr="00D46430"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Conflict of Interest:</w:t>
            </w:r>
          </w:p>
          <w:p w14:paraId="22C21761" w14:textId="77777777" w:rsidR="004E2E46" w:rsidRPr="00D46430" w:rsidRDefault="004E2E46" w:rsidP="009656A1">
            <w:pPr>
              <w:pStyle w:val="ListParagraph"/>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 xml:space="preserve">(a) Without the advance written approval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’s senior management, </w:t>
            </w:r>
            <w:r>
              <w:rPr>
                <w:rFonts w:ascii="Arial" w:eastAsia="Times New Roman" w:hAnsi="Arial" w:cs="Arial"/>
                <w:color w:val="000000"/>
                <w:sz w:val="18"/>
                <w:szCs w:val="18"/>
              </w:rPr>
              <w:t>the SECOND PARTY</w:t>
            </w:r>
            <w:r w:rsidRPr="00D46430">
              <w:rPr>
                <w:rFonts w:ascii="Arial" w:eastAsia="Times New Roman" w:hAnsi="Arial" w:cs="Arial"/>
                <w:color w:val="000000"/>
                <w:sz w:val="18"/>
                <w:szCs w:val="18"/>
              </w:rPr>
              <w:t xml:space="preserve">, its employees, sub-contractors or agents shall not (i) give </w:t>
            </w:r>
            <w:proofErr w:type="gramStart"/>
            <w:r>
              <w:rPr>
                <w:rFonts w:ascii="Arial" w:eastAsia="Times New Roman" w:hAnsi="Arial" w:cs="Arial"/>
                <w:color w:val="000000"/>
                <w:sz w:val="18"/>
                <w:szCs w:val="18"/>
              </w:rPr>
              <w:t>the  FIRST</w:t>
            </w:r>
            <w:proofErr w:type="gramEnd"/>
            <w:r>
              <w:rPr>
                <w:rFonts w:ascii="Arial" w:eastAsia="Times New Roman" w:hAnsi="Arial" w:cs="Arial"/>
                <w:color w:val="000000"/>
                <w:sz w:val="18"/>
                <w:szCs w:val="18"/>
              </w:rPr>
              <w:t xml:space="preserve"> PARTY’s</w:t>
            </w:r>
            <w:r w:rsidRPr="00D46430">
              <w:rPr>
                <w:rFonts w:ascii="Arial" w:eastAsia="Times New Roman" w:hAnsi="Arial" w:cs="Arial"/>
                <w:color w:val="000000"/>
                <w:sz w:val="18"/>
                <w:szCs w:val="18"/>
              </w:rPr>
              <w:t xml:space="preserve"> employees or agents any gifts or entertainment of significant value or any commission, fee or rebate in connection with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 xml:space="preserve">, or (ii) enter into any business arrangement with any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’s employees or agents.</w:t>
            </w:r>
          </w:p>
          <w:p w14:paraId="0B079F83" w14:textId="77777777" w:rsidR="004E2E46" w:rsidRPr="00D32437" w:rsidRDefault="004E2E46" w:rsidP="009656A1">
            <w:pPr>
              <w:pStyle w:val="ListParagraph"/>
              <w:spacing w:after="0" w:line="240" w:lineRule="auto"/>
              <w:ind w:left="331"/>
              <w:jc w:val="both"/>
              <w:rPr>
                <w:rFonts w:ascii="Arial" w:eastAsia="Times New Roman" w:hAnsi="Arial" w:cs="Arial"/>
                <w:b/>
                <w:bCs/>
                <w:color w:val="000000"/>
                <w:sz w:val="18"/>
                <w:szCs w:val="18"/>
              </w:rPr>
            </w:pPr>
            <w:r w:rsidRPr="00D46430">
              <w:rPr>
                <w:rFonts w:ascii="Arial" w:eastAsia="Times New Roman" w:hAnsi="Arial" w:cs="Arial"/>
                <w:color w:val="000000"/>
                <w:sz w:val="18"/>
                <w:szCs w:val="18"/>
              </w:rPr>
              <w:t xml:space="preserve">(b) </w:t>
            </w:r>
            <w:r>
              <w:rPr>
                <w:rFonts w:ascii="Arial" w:eastAsia="Times New Roman" w:hAnsi="Arial" w:cs="Arial"/>
                <w:color w:val="000000"/>
                <w:sz w:val="18"/>
                <w:szCs w:val="18"/>
              </w:rPr>
              <w:t xml:space="preserve"> the SECOND PARTY</w:t>
            </w:r>
            <w:r w:rsidRPr="00D46430">
              <w:rPr>
                <w:rFonts w:ascii="Arial" w:eastAsia="Times New Roman" w:hAnsi="Arial" w:cs="Arial"/>
                <w:color w:val="000000"/>
                <w:sz w:val="18"/>
                <w:szCs w:val="18"/>
              </w:rPr>
              <w:t xml:space="preserve"> shall disclose to </w:t>
            </w:r>
            <w:proofErr w:type="gramStart"/>
            <w:r>
              <w:rPr>
                <w:rFonts w:ascii="Arial" w:eastAsia="Times New Roman" w:hAnsi="Arial" w:cs="Arial"/>
                <w:color w:val="000000"/>
                <w:sz w:val="18"/>
                <w:szCs w:val="18"/>
              </w:rPr>
              <w:t>the  FIRST</w:t>
            </w:r>
            <w:proofErr w:type="gramEnd"/>
            <w:r>
              <w:rPr>
                <w:rFonts w:ascii="Arial" w:eastAsia="Times New Roman" w:hAnsi="Arial" w:cs="Arial"/>
                <w:color w:val="000000"/>
                <w:sz w:val="18"/>
                <w:szCs w:val="18"/>
              </w:rPr>
              <w:t xml:space="preserve"> PARTY</w:t>
            </w:r>
            <w:r w:rsidRPr="00D46430">
              <w:rPr>
                <w:rFonts w:ascii="Arial" w:eastAsia="Times New Roman" w:hAnsi="Arial" w:cs="Arial"/>
                <w:color w:val="000000"/>
                <w:sz w:val="18"/>
                <w:szCs w:val="18"/>
              </w:rPr>
              <w:t xml:space="preserve"> any pre-existing relationships (e.g., family, personal) between </w:t>
            </w:r>
            <w:r>
              <w:rPr>
                <w:rFonts w:ascii="Arial" w:eastAsia="Times New Roman" w:hAnsi="Arial" w:cs="Arial"/>
                <w:color w:val="000000"/>
                <w:sz w:val="18"/>
                <w:szCs w:val="18"/>
              </w:rPr>
              <w:t>both Parties</w:t>
            </w:r>
            <w:r w:rsidRPr="00D46430">
              <w:rPr>
                <w:rFonts w:ascii="Arial" w:eastAsia="Times New Roman" w:hAnsi="Arial" w:cs="Arial"/>
                <w:color w:val="000000"/>
                <w:sz w:val="18"/>
                <w:szCs w:val="18"/>
              </w:rPr>
              <w:t xml:space="preserve">’ employees who are directly or indirectly associated with the subject matter of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w:t>
            </w:r>
          </w:p>
        </w:tc>
      </w:tr>
      <w:tr w:rsidR="004E2E46" w:rsidRPr="00D32437" w14:paraId="5B494A79" w14:textId="77777777" w:rsidTr="009656A1">
        <w:trPr>
          <w:trHeight w:val="20"/>
        </w:trPr>
        <w:tc>
          <w:tcPr>
            <w:tcW w:w="4962" w:type="dxa"/>
            <w:shd w:val="clear" w:color="auto" w:fill="auto"/>
            <w:hideMark/>
          </w:tcPr>
          <w:p w14:paraId="2AF0CB3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Anti Suap/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mematuhi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peratura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nundang-undang</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penyuapan</w:t>
            </w:r>
            <w:proofErr w:type="spellEnd"/>
            <w:r>
              <w:rPr>
                <w:rFonts w:ascii="Arial" w:eastAsia="Times New Roman" w:hAnsi="Arial" w:cs="Arial"/>
                <w:color w:val="000000"/>
                <w:sz w:val="18"/>
                <w:szCs w:val="18"/>
              </w:rPr>
              <w:t xml:space="preserve"> dan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berlaku</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yurisksi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setempat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w:t>
            </w:r>
            <w:proofErr w:type="gramEnd"/>
            <w:r>
              <w:rPr>
                <w:rFonts w:ascii="Arial" w:eastAsia="Times New Roman" w:hAnsi="Arial" w:cs="Arial"/>
                <w:color w:val="000000"/>
                <w:sz w:val="18"/>
                <w:szCs w:val="18"/>
              </w:rPr>
              <w:t xml:space="preserve"> </w:t>
            </w:r>
          </w:p>
        </w:tc>
        <w:tc>
          <w:tcPr>
            <w:tcW w:w="0" w:type="auto"/>
            <w:shd w:val="clear" w:color="auto" w:fill="auto"/>
            <w:hideMark/>
          </w:tcPr>
          <w:p w14:paraId="72AFBF42" w14:textId="64E38BA4" w:rsidR="004E2E46" w:rsidRPr="00D32437" w:rsidRDefault="004E2E46" w:rsidP="009656A1">
            <w:pPr>
              <w:pStyle w:val="ListParagraph"/>
              <w:numPr>
                <w:ilvl w:val="0"/>
                <w:numId w:val="38"/>
              </w:numPr>
              <w:spacing w:after="0" w:line="240" w:lineRule="auto"/>
              <w:ind w:left="318" w:hanging="318"/>
              <w:jc w:val="both"/>
              <w:rPr>
                <w:rFonts w:ascii="Arial" w:eastAsia="Times New Roman" w:hAnsi="Arial" w:cs="Arial"/>
                <w:b/>
                <w:bCs/>
                <w:color w:val="000000"/>
                <w:sz w:val="18"/>
                <w:szCs w:val="18"/>
              </w:rPr>
            </w:pPr>
            <w:r w:rsidRPr="00A265C6">
              <w:rPr>
                <w:rFonts w:ascii="Arial" w:eastAsia="Times New Roman" w:hAnsi="Arial" w:cs="Arial"/>
                <w:color w:val="000000"/>
                <w:sz w:val="18"/>
                <w:szCs w:val="18"/>
              </w:rPr>
              <w:t xml:space="preserve">Anti-Bribery / Anti-Corruption: </w:t>
            </w:r>
            <w:r>
              <w:rPr>
                <w:rFonts w:ascii="Arial" w:eastAsia="Times New Roman" w:hAnsi="Arial" w:cs="Arial"/>
                <w:color w:val="000000"/>
                <w:sz w:val="18"/>
                <w:szCs w:val="18"/>
              </w:rPr>
              <w:t xml:space="preserve">Both </w:t>
            </w:r>
            <w:ins w:id="125" w:author="Chen, Jane" w:date="2024-06-19T13:50:00Z">
              <w:r w:rsidR="00D06513">
                <w:rPr>
                  <w:rFonts w:ascii="Arial" w:eastAsia="Times New Roman" w:hAnsi="Arial" w:cs="Arial"/>
                  <w:color w:val="000000"/>
                  <w:sz w:val="18"/>
                  <w:szCs w:val="18"/>
                </w:rPr>
                <w:t>Parties</w:t>
              </w:r>
            </w:ins>
            <w:del w:id="126" w:author="Chen, Jane" w:date="2024-06-19T13:50:00Z">
              <w:r w:rsidDel="00D06513">
                <w:rPr>
                  <w:rFonts w:ascii="Arial" w:eastAsia="Times New Roman" w:hAnsi="Arial" w:cs="Arial"/>
                  <w:color w:val="000000"/>
                  <w:sz w:val="18"/>
                  <w:szCs w:val="18"/>
                </w:rPr>
                <w:delText>side</w:delText>
              </w:r>
            </w:del>
            <w:r>
              <w:rPr>
                <w:rFonts w:ascii="Arial" w:eastAsia="Times New Roman" w:hAnsi="Arial" w:cs="Arial"/>
                <w:color w:val="000000"/>
                <w:sz w:val="18"/>
                <w:szCs w:val="18"/>
              </w:rPr>
              <w:t xml:space="preserve"> </w:t>
            </w:r>
            <w:r w:rsidRPr="00A265C6">
              <w:rPr>
                <w:rFonts w:ascii="Arial" w:eastAsia="Times New Roman" w:hAnsi="Arial" w:cs="Arial"/>
                <w:color w:val="000000"/>
                <w:sz w:val="18"/>
                <w:szCs w:val="18"/>
              </w:rPr>
              <w:t>shall comply with the requirements of the applicable anti-bribery and anti-corruption laws of the jurisdictions under which it is or may be acting hereunder</w:t>
            </w:r>
            <w:r>
              <w:rPr>
                <w:rFonts w:ascii="Arial" w:eastAsia="Times New Roman" w:hAnsi="Arial" w:cs="Arial"/>
                <w:color w:val="000000"/>
                <w:sz w:val="18"/>
                <w:szCs w:val="18"/>
              </w:rPr>
              <w:t>.</w:t>
            </w:r>
          </w:p>
        </w:tc>
      </w:tr>
      <w:tr w:rsidR="004E2E46" w:rsidRPr="00D32437" w14:paraId="34C770DB" w14:textId="77777777" w:rsidTr="009656A1">
        <w:trPr>
          <w:trHeight w:val="20"/>
        </w:trPr>
        <w:tc>
          <w:tcPr>
            <w:tcW w:w="4962" w:type="dxa"/>
            <w:shd w:val="clear" w:color="auto" w:fill="auto"/>
            <w:hideMark/>
          </w:tcPr>
          <w:p w14:paraId="25BAFBC5" w14:textId="77777777" w:rsidR="004E2E46" w:rsidRPr="00374A8B"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tidak boleh mengalihkan pelaksanaan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kepada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ketiga mana pun tanpa persetujuan tertulis sebelumnya dari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w:t>
            </w:r>
          </w:p>
          <w:p w14:paraId="1159790E" w14:textId="77777777" w:rsidR="004E2E46" w:rsidRPr="00374A8B" w:rsidRDefault="004E2E46" w:rsidP="009656A1">
            <w:pPr>
              <w:pStyle w:val="ListParagraph"/>
              <w:spacing w:after="0" w:line="240" w:lineRule="auto"/>
              <w:ind w:left="306"/>
              <w:jc w:val="both"/>
              <w:rPr>
                <w:rFonts w:ascii="Arial" w:eastAsia="Times New Roman" w:hAnsi="Arial" w:cs="Arial"/>
                <w:color w:val="000000"/>
                <w:sz w:val="18"/>
                <w:szCs w:val="18"/>
              </w:rPr>
            </w:pPr>
          </w:p>
          <w:p w14:paraId="3085C25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proofErr w:type="spellStart"/>
            <w:r w:rsidRPr="00196106">
              <w:rPr>
                <w:rFonts w:ascii="Arial" w:eastAsia="Times New Roman" w:hAnsi="Arial" w:cs="Arial"/>
                <w:sz w:val="18"/>
                <w:szCs w:val="18"/>
              </w:rPr>
              <w:t>Pihak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Kedua</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harus</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mematuhi</w:t>
            </w:r>
            <w:proofErr w:type="spellEnd"/>
            <w:r w:rsidRPr="00196106">
              <w:rPr>
                <w:rFonts w:ascii="Arial" w:eastAsia="Times New Roman" w:hAnsi="Arial" w:cs="Arial"/>
                <w:sz w:val="18"/>
                <w:szCs w:val="18"/>
              </w:rPr>
              <w:t xml:space="preserve"> Kode </w:t>
            </w:r>
            <w:proofErr w:type="spellStart"/>
            <w:r w:rsidRPr="00196106">
              <w:rPr>
                <w:rFonts w:ascii="Arial" w:eastAsia="Times New Roman" w:hAnsi="Arial" w:cs="Arial"/>
                <w:sz w:val="18"/>
                <w:szCs w:val="18"/>
              </w:rPr>
              <w:t>Etik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Pemasok</w:t>
            </w:r>
            <w:proofErr w:type="spellEnd"/>
            <w:r w:rsidRPr="00196106">
              <w:rPr>
                <w:rFonts w:ascii="Arial" w:eastAsia="Times New Roman" w:hAnsi="Arial" w:cs="Arial"/>
                <w:sz w:val="18"/>
                <w:szCs w:val="18"/>
              </w:rPr>
              <w:t xml:space="preserve"> Perusahaan </w:t>
            </w:r>
            <w:proofErr w:type="spellStart"/>
            <w:r w:rsidRPr="00196106">
              <w:rPr>
                <w:rFonts w:ascii="Arial" w:eastAsia="Times New Roman" w:hAnsi="Arial" w:cs="Arial"/>
                <w:sz w:val="18"/>
                <w:szCs w:val="18"/>
              </w:rPr>
              <w:t>versi</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terbaru</w:t>
            </w:r>
            <w:proofErr w:type="spellEnd"/>
            <w:r w:rsidRPr="00196106">
              <w:rPr>
                <w:rFonts w:ascii="Arial" w:eastAsia="Times New Roman" w:hAnsi="Arial" w:cs="Arial"/>
                <w:sz w:val="18"/>
                <w:szCs w:val="18"/>
              </w:rPr>
              <w:t xml:space="preserve"> yang </w:t>
            </w:r>
            <w:proofErr w:type="spellStart"/>
            <w:r w:rsidRPr="00196106">
              <w:rPr>
                <w:rFonts w:ascii="Arial" w:eastAsia="Times New Roman" w:hAnsi="Arial" w:cs="Arial"/>
                <w:sz w:val="18"/>
                <w:szCs w:val="18"/>
              </w:rPr>
              <w:t>tersedia</w:t>
            </w:r>
            <w:proofErr w:type="spellEnd"/>
            <w:r w:rsidRPr="00196106">
              <w:rPr>
                <w:rFonts w:ascii="Arial" w:eastAsia="Times New Roman" w:hAnsi="Arial" w:cs="Arial"/>
                <w:sz w:val="18"/>
                <w:szCs w:val="18"/>
              </w:rPr>
              <w:t xml:space="preserve"> pada situs www.lyb.com</w:t>
            </w:r>
          </w:p>
        </w:tc>
        <w:tc>
          <w:tcPr>
            <w:tcW w:w="0" w:type="auto"/>
            <w:shd w:val="clear" w:color="auto" w:fill="auto"/>
            <w:hideMark/>
          </w:tcPr>
          <w:p w14:paraId="167C41B2" w14:textId="77777777" w:rsidR="004E2E46" w:rsidRDefault="004E2E46" w:rsidP="009656A1">
            <w:pPr>
              <w:pStyle w:val="ListParagraph"/>
              <w:numPr>
                <w:ilvl w:val="0"/>
                <w:numId w:val="39"/>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 assign this Agreement to any third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without </w:t>
            </w:r>
            <w:r w:rsidRPr="00D32437">
              <w:rPr>
                <w:rFonts w:ascii="Arial" w:eastAsia="Times New Roman" w:hAnsi="Arial" w:cs="Arial"/>
                <w:b/>
                <w:bCs/>
                <w:color w:val="000000"/>
                <w:sz w:val="18"/>
                <w:szCs w:val="18"/>
              </w:rPr>
              <w:t>THE FIRST PARTY’s</w:t>
            </w:r>
            <w:r w:rsidRPr="00D32437">
              <w:rPr>
                <w:rFonts w:ascii="Arial" w:eastAsia="Times New Roman" w:hAnsi="Arial" w:cs="Arial"/>
                <w:color w:val="000000"/>
                <w:sz w:val="18"/>
                <w:szCs w:val="18"/>
              </w:rPr>
              <w:t xml:space="preserve"> prior written consent.</w:t>
            </w:r>
          </w:p>
          <w:p w14:paraId="37F0F9D8" w14:textId="77777777" w:rsidR="004E2E46" w:rsidRDefault="004E2E46" w:rsidP="009656A1">
            <w:pPr>
              <w:pStyle w:val="ListParagraph"/>
              <w:spacing w:after="0" w:line="240" w:lineRule="auto"/>
              <w:ind w:left="318"/>
              <w:jc w:val="both"/>
              <w:rPr>
                <w:rFonts w:ascii="Arial" w:eastAsia="Times New Roman" w:hAnsi="Arial" w:cs="Arial"/>
                <w:color w:val="000000"/>
                <w:sz w:val="18"/>
                <w:szCs w:val="18"/>
              </w:rPr>
            </w:pPr>
          </w:p>
          <w:p w14:paraId="32ADA571" w14:textId="77777777" w:rsidR="004E2E46" w:rsidRPr="00196106" w:rsidRDefault="004E2E46" w:rsidP="009656A1">
            <w:pPr>
              <w:pStyle w:val="ListParagraph"/>
              <w:numPr>
                <w:ilvl w:val="0"/>
                <w:numId w:val="39"/>
              </w:numPr>
              <w:spacing w:after="0" w:line="240" w:lineRule="auto"/>
              <w:ind w:left="318" w:hanging="318"/>
              <w:jc w:val="both"/>
              <w:rPr>
                <w:rFonts w:ascii="Arial" w:eastAsia="Times New Roman" w:hAnsi="Arial" w:cs="Arial"/>
                <w:sz w:val="18"/>
                <w:szCs w:val="18"/>
              </w:rPr>
            </w:pPr>
            <w:r w:rsidRPr="00196106">
              <w:rPr>
                <w:rFonts w:ascii="Arial" w:eastAsia="Times New Roman" w:hAnsi="Arial" w:cs="Arial"/>
                <w:sz w:val="18"/>
                <w:szCs w:val="18"/>
              </w:rPr>
              <w:t xml:space="preserve">The Second Party shall comply the most current version of Company’s Supplier Code of Conduct which is available at </w:t>
            </w:r>
            <w:hyperlink r:id="rId12" w:history="1">
              <w:r w:rsidRPr="00196106">
                <w:rPr>
                  <w:rStyle w:val="Hyperlink"/>
                  <w:rFonts w:ascii="Arial" w:eastAsia="Times New Roman" w:hAnsi="Arial" w:cs="Arial"/>
                  <w:color w:val="auto"/>
                  <w:sz w:val="18"/>
                  <w:szCs w:val="18"/>
                </w:rPr>
                <w:t>www.lyb.com</w:t>
              </w:r>
            </w:hyperlink>
          </w:p>
          <w:p w14:paraId="4AB0AEF3" w14:textId="77777777" w:rsidR="004E2E46" w:rsidRPr="00DC206B" w:rsidRDefault="004E2E46" w:rsidP="009656A1">
            <w:pPr>
              <w:pStyle w:val="ListParagraph"/>
              <w:rPr>
                <w:rFonts w:ascii="Arial" w:eastAsia="Times New Roman" w:hAnsi="Arial" w:cs="Arial"/>
                <w:color w:val="000000"/>
                <w:sz w:val="18"/>
                <w:szCs w:val="18"/>
              </w:rPr>
            </w:pPr>
          </w:p>
          <w:p w14:paraId="77348461" w14:textId="77777777" w:rsidR="004E2E46" w:rsidRPr="00374A8B"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2C67BEA2" w14:textId="77777777" w:rsidTr="009656A1">
        <w:trPr>
          <w:trHeight w:val="20"/>
        </w:trPr>
        <w:tc>
          <w:tcPr>
            <w:tcW w:w="4962" w:type="dxa"/>
            <w:shd w:val="clear" w:color="auto" w:fill="auto"/>
            <w:hideMark/>
          </w:tcPr>
          <w:p w14:paraId="62413F86" w14:textId="77777777" w:rsidR="004E2E46" w:rsidRPr="00D32437" w:rsidRDefault="004E2E46" w:rsidP="009656A1">
            <w:pPr>
              <w:pStyle w:val="ListParagraph"/>
              <w:numPr>
                <w:ilvl w:val="0"/>
                <w:numId w:val="39"/>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Perjanjian</w:t>
            </w:r>
            <w:r w:rsidRPr="00D32437">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d-ID"/>
              </w:rPr>
              <w:t>ini disusun dalam Bahasa Indonesia dan Bahasa Inggris. Dalam hal terdapat inkonsistensi/ketidaksamaan antara versi Bahasa Indonesia dengan versi Bahasa Inggris, maka versi Bahasa Indonesia akan berlaku</w:t>
            </w:r>
            <w:r w:rsidRPr="00A51B1D">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C2ED9D5" w14:textId="77777777" w:rsidR="004E2E46" w:rsidRPr="00DC206B"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bookmarkStart w:id="127" w:name="_Hlk167508938"/>
            <w:r w:rsidRPr="00DC206B">
              <w:rPr>
                <w:rFonts w:ascii="Arial" w:eastAsia="Times New Roman" w:hAnsi="Arial" w:cs="Arial"/>
                <w:color w:val="000000"/>
                <w:sz w:val="18"/>
                <w:szCs w:val="18"/>
              </w:rPr>
              <w:t xml:space="preserve">This Agreement has been </w:t>
            </w:r>
            <w:r>
              <w:rPr>
                <w:rFonts w:ascii="Arial" w:eastAsia="Times New Roman" w:hAnsi="Arial" w:cs="Arial"/>
                <w:color w:val="000000"/>
                <w:sz w:val="18"/>
                <w:szCs w:val="18"/>
              </w:rPr>
              <w:t>made</w:t>
            </w:r>
            <w:r w:rsidRPr="00DC206B">
              <w:rPr>
                <w:rFonts w:ascii="Arial" w:eastAsia="Times New Roman" w:hAnsi="Arial" w:cs="Arial"/>
                <w:color w:val="000000"/>
                <w:sz w:val="18"/>
                <w:szCs w:val="18"/>
              </w:rPr>
              <w:t xml:space="preserve"> in both the Indonesia and English languages. In the event of inconsistency between Indonesia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and the </w:t>
            </w:r>
            <w:r>
              <w:rPr>
                <w:rFonts w:ascii="Arial" w:eastAsia="Times New Roman" w:hAnsi="Arial" w:cs="Arial"/>
                <w:color w:val="000000"/>
                <w:sz w:val="18"/>
                <w:szCs w:val="18"/>
              </w:rPr>
              <w:t xml:space="preserve">Indonesia </w:t>
            </w:r>
            <w:proofErr w:type="gramStart"/>
            <w:r>
              <w:rPr>
                <w:rFonts w:ascii="Arial" w:eastAsia="Times New Roman" w:hAnsi="Arial" w:cs="Arial"/>
                <w:color w:val="000000"/>
                <w:sz w:val="18"/>
                <w:szCs w:val="18"/>
              </w:rPr>
              <w:t xml:space="preserve">Language </w:t>
            </w:r>
            <w:r w:rsidRPr="00DC206B">
              <w:rPr>
                <w:rFonts w:ascii="Arial" w:eastAsia="Times New Roman" w:hAnsi="Arial" w:cs="Arial"/>
                <w:color w:val="000000"/>
                <w:sz w:val="18"/>
                <w:szCs w:val="18"/>
              </w:rPr>
              <w:t>,</w:t>
            </w:r>
            <w:proofErr w:type="gramEnd"/>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English</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shall prevail</w:t>
            </w:r>
            <w:r>
              <w:rPr>
                <w:rFonts w:ascii="Arial" w:eastAsia="Times New Roman" w:hAnsi="Arial" w:cs="Arial"/>
                <w:color w:val="000000"/>
                <w:sz w:val="18"/>
                <w:szCs w:val="18"/>
              </w:rPr>
              <w:t>.</w:t>
            </w:r>
            <w:bookmarkEnd w:id="127"/>
          </w:p>
        </w:tc>
      </w:tr>
      <w:tr w:rsidR="004E2E46" w:rsidRPr="00D32437" w14:paraId="11FDAB22" w14:textId="77777777" w:rsidTr="009656A1">
        <w:trPr>
          <w:trHeight w:val="20"/>
        </w:trPr>
        <w:tc>
          <w:tcPr>
            <w:tcW w:w="4962" w:type="dxa"/>
            <w:shd w:val="clear" w:color="auto" w:fill="auto"/>
          </w:tcPr>
          <w:p w14:paraId="3DD6357C" w14:textId="77777777" w:rsidR="004E2E46" w:rsidRDefault="004E2E46" w:rsidP="009656A1">
            <w:pPr>
              <w:pStyle w:val="ListParagraph"/>
              <w:spacing w:after="0" w:line="240" w:lineRule="auto"/>
              <w:ind w:left="306"/>
              <w:jc w:val="both"/>
              <w:rPr>
                <w:ins w:id="128" w:author="HUMAS MARKETING" w:date="2024-06-20T14:21:00Z" w16du:dateUtc="2024-06-20T07:21:00Z"/>
                <w:rFonts w:ascii="Arial" w:eastAsia="Times New Roman" w:hAnsi="Arial" w:cs="Arial"/>
                <w:color w:val="000000"/>
                <w:sz w:val="18"/>
                <w:szCs w:val="18"/>
                <w:lang w:val="id-ID"/>
              </w:rPr>
            </w:pPr>
          </w:p>
          <w:p w14:paraId="5CF68C5E" w14:textId="77777777" w:rsidR="00F03A51" w:rsidRDefault="00F03A51" w:rsidP="009656A1">
            <w:pPr>
              <w:pStyle w:val="ListParagraph"/>
              <w:spacing w:after="0" w:line="240" w:lineRule="auto"/>
              <w:ind w:left="306"/>
              <w:jc w:val="both"/>
              <w:rPr>
                <w:ins w:id="129" w:author="HUMAS MARKETING" w:date="2024-06-20T14:21:00Z" w16du:dateUtc="2024-06-20T07:21:00Z"/>
                <w:rFonts w:ascii="Arial" w:eastAsia="Times New Roman" w:hAnsi="Arial" w:cs="Arial"/>
                <w:color w:val="000000"/>
                <w:sz w:val="18"/>
                <w:szCs w:val="18"/>
                <w:lang w:val="id-ID"/>
              </w:rPr>
            </w:pPr>
          </w:p>
          <w:p w14:paraId="6E452DF6" w14:textId="77777777" w:rsidR="00F03A51" w:rsidRDefault="00F03A51" w:rsidP="009656A1">
            <w:pPr>
              <w:pStyle w:val="ListParagraph"/>
              <w:spacing w:after="0" w:line="240" w:lineRule="auto"/>
              <w:ind w:left="306"/>
              <w:jc w:val="both"/>
              <w:rPr>
                <w:ins w:id="130" w:author="HUMAS MARKETING" w:date="2024-06-20T14:21:00Z" w16du:dateUtc="2024-06-20T07:21:00Z"/>
                <w:rFonts w:ascii="Arial" w:eastAsia="Times New Roman" w:hAnsi="Arial" w:cs="Arial"/>
                <w:color w:val="000000"/>
                <w:sz w:val="18"/>
                <w:szCs w:val="18"/>
                <w:lang w:val="id-ID"/>
              </w:rPr>
            </w:pPr>
          </w:p>
          <w:p w14:paraId="7DD57C5B" w14:textId="77777777" w:rsidR="00F03A51" w:rsidRDefault="00F03A51" w:rsidP="009656A1">
            <w:pPr>
              <w:pStyle w:val="ListParagraph"/>
              <w:spacing w:after="0" w:line="240" w:lineRule="auto"/>
              <w:ind w:left="306"/>
              <w:jc w:val="both"/>
              <w:rPr>
                <w:ins w:id="131" w:author="HUMAS MARKETING" w:date="2024-06-20T14:21:00Z" w16du:dateUtc="2024-06-20T07:21:00Z"/>
                <w:rFonts w:ascii="Arial" w:eastAsia="Times New Roman" w:hAnsi="Arial" w:cs="Arial"/>
                <w:color w:val="000000"/>
                <w:sz w:val="18"/>
                <w:szCs w:val="18"/>
                <w:lang w:val="id-ID"/>
              </w:rPr>
            </w:pPr>
          </w:p>
          <w:p w14:paraId="539980AD" w14:textId="77777777" w:rsidR="00F03A51" w:rsidRDefault="00F03A51" w:rsidP="009656A1">
            <w:pPr>
              <w:pStyle w:val="ListParagraph"/>
              <w:spacing w:after="0" w:line="240" w:lineRule="auto"/>
              <w:ind w:left="306"/>
              <w:jc w:val="both"/>
              <w:rPr>
                <w:ins w:id="132" w:author="HUMAS MARKETING" w:date="2024-06-20T14:21:00Z" w16du:dateUtc="2024-06-20T07:21:00Z"/>
                <w:rFonts w:ascii="Arial" w:eastAsia="Times New Roman" w:hAnsi="Arial" w:cs="Arial"/>
                <w:color w:val="000000"/>
                <w:sz w:val="18"/>
                <w:szCs w:val="18"/>
                <w:lang w:val="id-ID"/>
              </w:rPr>
            </w:pPr>
          </w:p>
          <w:p w14:paraId="2F61E53A" w14:textId="77777777" w:rsidR="00F03A51" w:rsidRDefault="00F03A51" w:rsidP="009656A1">
            <w:pPr>
              <w:pStyle w:val="ListParagraph"/>
              <w:spacing w:after="0" w:line="240" w:lineRule="auto"/>
              <w:ind w:left="306"/>
              <w:jc w:val="both"/>
              <w:rPr>
                <w:ins w:id="133" w:author="HUMAS MARKETING" w:date="2024-06-20T14:21:00Z" w16du:dateUtc="2024-06-20T07:21:00Z"/>
                <w:rFonts w:ascii="Arial" w:eastAsia="Times New Roman" w:hAnsi="Arial" w:cs="Arial"/>
                <w:color w:val="000000"/>
                <w:sz w:val="18"/>
                <w:szCs w:val="18"/>
                <w:lang w:val="id-ID"/>
              </w:rPr>
            </w:pPr>
          </w:p>
          <w:p w14:paraId="78CBB28E" w14:textId="77777777" w:rsidR="00F03A51" w:rsidRDefault="00F03A51" w:rsidP="009656A1">
            <w:pPr>
              <w:pStyle w:val="ListParagraph"/>
              <w:spacing w:after="0" w:line="240" w:lineRule="auto"/>
              <w:ind w:left="306"/>
              <w:jc w:val="both"/>
              <w:rPr>
                <w:ins w:id="134" w:author="HUMAS MARKETING" w:date="2024-06-20T14:21:00Z" w16du:dateUtc="2024-06-20T07:21:00Z"/>
                <w:rFonts w:ascii="Arial" w:eastAsia="Times New Roman" w:hAnsi="Arial" w:cs="Arial"/>
                <w:color w:val="000000"/>
                <w:sz w:val="18"/>
                <w:szCs w:val="18"/>
                <w:lang w:val="id-ID"/>
              </w:rPr>
            </w:pPr>
          </w:p>
          <w:p w14:paraId="158763E0" w14:textId="77777777" w:rsidR="00F03A51" w:rsidRDefault="00F03A51" w:rsidP="009656A1">
            <w:pPr>
              <w:pStyle w:val="ListParagraph"/>
              <w:spacing w:after="0" w:line="240" w:lineRule="auto"/>
              <w:ind w:left="306"/>
              <w:jc w:val="both"/>
              <w:rPr>
                <w:ins w:id="135" w:author="HUMAS MARKETING" w:date="2024-06-20T14:21:00Z" w16du:dateUtc="2024-06-20T07:21:00Z"/>
                <w:rFonts w:ascii="Arial" w:eastAsia="Times New Roman" w:hAnsi="Arial" w:cs="Arial"/>
                <w:color w:val="000000"/>
                <w:sz w:val="18"/>
                <w:szCs w:val="18"/>
                <w:lang w:val="id-ID"/>
              </w:rPr>
            </w:pPr>
          </w:p>
          <w:p w14:paraId="1135CED8" w14:textId="77777777" w:rsidR="00F03A51" w:rsidRDefault="00F03A51" w:rsidP="009656A1">
            <w:pPr>
              <w:pStyle w:val="ListParagraph"/>
              <w:spacing w:after="0" w:line="240" w:lineRule="auto"/>
              <w:ind w:left="306"/>
              <w:jc w:val="both"/>
              <w:rPr>
                <w:ins w:id="136" w:author="HUMAS MARKETING" w:date="2024-06-20T14:21:00Z" w16du:dateUtc="2024-06-20T07:21:00Z"/>
                <w:rFonts w:ascii="Arial" w:eastAsia="Times New Roman" w:hAnsi="Arial" w:cs="Arial"/>
                <w:color w:val="000000"/>
                <w:sz w:val="18"/>
                <w:szCs w:val="18"/>
                <w:lang w:val="id-ID"/>
              </w:rPr>
            </w:pPr>
          </w:p>
          <w:p w14:paraId="1C0E8232" w14:textId="77777777" w:rsidR="00F03A51" w:rsidRDefault="00F03A51" w:rsidP="009656A1">
            <w:pPr>
              <w:pStyle w:val="ListParagraph"/>
              <w:spacing w:after="0" w:line="240" w:lineRule="auto"/>
              <w:ind w:left="306"/>
              <w:jc w:val="both"/>
              <w:rPr>
                <w:ins w:id="137" w:author="HUMAS MARKETING" w:date="2024-06-20T14:21:00Z" w16du:dateUtc="2024-06-20T07:21:00Z"/>
                <w:rFonts w:ascii="Arial" w:eastAsia="Times New Roman" w:hAnsi="Arial" w:cs="Arial"/>
                <w:color w:val="000000"/>
                <w:sz w:val="18"/>
                <w:szCs w:val="18"/>
                <w:lang w:val="id-ID"/>
              </w:rPr>
            </w:pPr>
          </w:p>
          <w:p w14:paraId="306672FA" w14:textId="77777777" w:rsidR="00F03A51" w:rsidRDefault="00F03A51" w:rsidP="009656A1">
            <w:pPr>
              <w:pStyle w:val="ListParagraph"/>
              <w:spacing w:after="0" w:line="240" w:lineRule="auto"/>
              <w:ind w:left="306"/>
              <w:jc w:val="both"/>
              <w:rPr>
                <w:ins w:id="138" w:author="HUMAS MARKETING" w:date="2024-06-20T14:21:00Z" w16du:dateUtc="2024-06-20T07:21:00Z"/>
                <w:rFonts w:ascii="Arial" w:eastAsia="Times New Roman" w:hAnsi="Arial" w:cs="Arial"/>
                <w:color w:val="000000"/>
                <w:sz w:val="18"/>
                <w:szCs w:val="18"/>
                <w:lang w:val="id-ID"/>
              </w:rPr>
            </w:pPr>
          </w:p>
          <w:p w14:paraId="2542B2EE" w14:textId="77777777" w:rsidR="00F03A51" w:rsidRDefault="00F03A51" w:rsidP="009656A1">
            <w:pPr>
              <w:pStyle w:val="ListParagraph"/>
              <w:spacing w:after="0" w:line="240" w:lineRule="auto"/>
              <w:ind w:left="306"/>
              <w:jc w:val="both"/>
              <w:rPr>
                <w:ins w:id="139" w:author="HUMAS MARKETING" w:date="2024-06-20T14:21:00Z" w16du:dateUtc="2024-06-20T07:21:00Z"/>
                <w:rFonts w:ascii="Arial" w:eastAsia="Times New Roman" w:hAnsi="Arial" w:cs="Arial"/>
                <w:color w:val="000000"/>
                <w:sz w:val="18"/>
                <w:szCs w:val="18"/>
                <w:lang w:val="id-ID"/>
              </w:rPr>
            </w:pPr>
          </w:p>
          <w:p w14:paraId="7982EF63" w14:textId="77777777" w:rsidR="00F03A51" w:rsidRDefault="00F03A51" w:rsidP="009656A1">
            <w:pPr>
              <w:pStyle w:val="ListParagraph"/>
              <w:spacing w:after="0" w:line="240" w:lineRule="auto"/>
              <w:ind w:left="306"/>
              <w:jc w:val="both"/>
              <w:rPr>
                <w:ins w:id="140" w:author="HUMAS MARKETING" w:date="2024-06-20T14:21:00Z" w16du:dateUtc="2024-06-20T07:21:00Z"/>
                <w:rFonts w:ascii="Arial" w:eastAsia="Times New Roman" w:hAnsi="Arial" w:cs="Arial"/>
                <w:color w:val="000000"/>
                <w:sz w:val="18"/>
                <w:szCs w:val="18"/>
                <w:lang w:val="id-ID"/>
              </w:rPr>
            </w:pPr>
          </w:p>
          <w:p w14:paraId="77743C8A" w14:textId="77777777" w:rsidR="00F03A51" w:rsidRDefault="00F03A51" w:rsidP="009656A1">
            <w:pPr>
              <w:pStyle w:val="ListParagraph"/>
              <w:spacing w:after="0" w:line="240" w:lineRule="auto"/>
              <w:ind w:left="306"/>
              <w:jc w:val="both"/>
              <w:rPr>
                <w:ins w:id="141" w:author="HUMAS MARKETING" w:date="2024-06-20T14:21:00Z" w16du:dateUtc="2024-06-20T07:21:00Z"/>
                <w:rFonts w:ascii="Arial" w:eastAsia="Times New Roman" w:hAnsi="Arial" w:cs="Arial"/>
                <w:color w:val="000000"/>
                <w:sz w:val="18"/>
                <w:szCs w:val="18"/>
                <w:lang w:val="id-ID"/>
              </w:rPr>
            </w:pPr>
          </w:p>
          <w:p w14:paraId="544EABD9" w14:textId="77777777" w:rsidR="00F03A51" w:rsidRDefault="00F03A51" w:rsidP="009656A1">
            <w:pPr>
              <w:pStyle w:val="ListParagraph"/>
              <w:spacing w:after="0" w:line="240" w:lineRule="auto"/>
              <w:ind w:left="306"/>
              <w:jc w:val="both"/>
              <w:rPr>
                <w:ins w:id="142" w:author="HUMAS MARKETING" w:date="2024-06-20T14:21:00Z" w16du:dateUtc="2024-06-20T07:21:00Z"/>
                <w:rFonts w:ascii="Arial" w:eastAsia="Times New Roman" w:hAnsi="Arial" w:cs="Arial"/>
                <w:color w:val="000000"/>
                <w:sz w:val="18"/>
                <w:szCs w:val="18"/>
                <w:lang w:val="id-ID"/>
              </w:rPr>
            </w:pPr>
          </w:p>
          <w:p w14:paraId="1D831D79" w14:textId="77777777" w:rsidR="00F03A51" w:rsidRDefault="00F03A51" w:rsidP="009656A1">
            <w:pPr>
              <w:pStyle w:val="ListParagraph"/>
              <w:spacing w:after="0" w:line="240" w:lineRule="auto"/>
              <w:ind w:left="306"/>
              <w:jc w:val="both"/>
              <w:rPr>
                <w:ins w:id="143" w:author="HUMAS MARKETING" w:date="2024-06-20T14:21:00Z" w16du:dateUtc="2024-06-20T07:21:00Z"/>
                <w:rFonts w:ascii="Arial" w:eastAsia="Times New Roman" w:hAnsi="Arial" w:cs="Arial"/>
                <w:color w:val="000000"/>
                <w:sz w:val="18"/>
                <w:szCs w:val="18"/>
                <w:lang w:val="id-ID"/>
              </w:rPr>
            </w:pPr>
          </w:p>
          <w:p w14:paraId="286E4A47" w14:textId="77777777" w:rsidR="00F03A51" w:rsidRDefault="00F03A51" w:rsidP="009656A1">
            <w:pPr>
              <w:pStyle w:val="ListParagraph"/>
              <w:spacing w:after="0" w:line="240" w:lineRule="auto"/>
              <w:ind w:left="306"/>
              <w:jc w:val="both"/>
              <w:rPr>
                <w:ins w:id="144" w:author="HUMAS MARKETING" w:date="2024-06-20T14:21:00Z" w16du:dateUtc="2024-06-20T07:21:00Z"/>
                <w:rFonts w:ascii="Arial" w:eastAsia="Times New Roman" w:hAnsi="Arial" w:cs="Arial"/>
                <w:color w:val="000000"/>
                <w:sz w:val="18"/>
                <w:szCs w:val="18"/>
                <w:lang w:val="id-ID"/>
              </w:rPr>
            </w:pPr>
          </w:p>
          <w:p w14:paraId="4CB86697" w14:textId="77777777" w:rsidR="00F03A51" w:rsidRDefault="00F03A51" w:rsidP="009656A1">
            <w:pPr>
              <w:pStyle w:val="ListParagraph"/>
              <w:spacing w:after="0" w:line="240" w:lineRule="auto"/>
              <w:ind w:left="306"/>
              <w:jc w:val="both"/>
              <w:rPr>
                <w:ins w:id="145" w:author="HUMAS MARKETING" w:date="2024-06-20T14:21:00Z" w16du:dateUtc="2024-06-20T07:21:00Z"/>
                <w:rFonts w:ascii="Arial" w:eastAsia="Times New Roman" w:hAnsi="Arial" w:cs="Arial"/>
                <w:color w:val="000000"/>
                <w:sz w:val="18"/>
                <w:szCs w:val="18"/>
                <w:lang w:val="id-ID"/>
              </w:rPr>
            </w:pPr>
          </w:p>
          <w:p w14:paraId="33DB563E" w14:textId="77777777" w:rsidR="00F03A51" w:rsidRDefault="00F03A51" w:rsidP="009656A1">
            <w:pPr>
              <w:pStyle w:val="ListParagraph"/>
              <w:spacing w:after="0" w:line="240" w:lineRule="auto"/>
              <w:ind w:left="306"/>
              <w:jc w:val="both"/>
              <w:rPr>
                <w:ins w:id="146" w:author="HUMAS MARKETING" w:date="2024-06-20T14:21:00Z" w16du:dateUtc="2024-06-20T07:21:00Z"/>
                <w:rFonts w:ascii="Arial" w:eastAsia="Times New Roman" w:hAnsi="Arial" w:cs="Arial"/>
                <w:color w:val="000000"/>
                <w:sz w:val="18"/>
                <w:szCs w:val="18"/>
                <w:lang w:val="id-ID"/>
              </w:rPr>
            </w:pPr>
          </w:p>
          <w:p w14:paraId="0C5A6E24" w14:textId="77777777" w:rsidR="00F03A51" w:rsidRDefault="00F03A51" w:rsidP="009656A1">
            <w:pPr>
              <w:pStyle w:val="ListParagraph"/>
              <w:spacing w:after="0" w:line="240" w:lineRule="auto"/>
              <w:ind w:left="306"/>
              <w:jc w:val="both"/>
              <w:rPr>
                <w:ins w:id="147" w:author="HUMAS MARKETING" w:date="2024-06-20T14:21:00Z" w16du:dateUtc="2024-06-20T07:21:00Z"/>
                <w:rFonts w:ascii="Arial" w:eastAsia="Times New Roman" w:hAnsi="Arial" w:cs="Arial"/>
                <w:color w:val="000000"/>
                <w:sz w:val="18"/>
                <w:szCs w:val="18"/>
                <w:lang w:val="id-ID"/>
              </w:rPr>
            </w:pPr>
          </w:p>
          <w:p w14:paraId="280B1FCE" w14:textId="77777777" w:rsidR="00F03A51" w:rsidRDefault="00F03A51" w:rsidP="009656A1">
            <w:pPr>
              <w:pStyle w:val="ListParagraph"/>
              <w:spacing w:after="0" w:line="240" w:lineRule="auto"/>
              <w:ind w:left="306"/>
              <w:jc w:val="both"/>
              <w:rPr>
                <w:ins w:id="148" w:author="HUMAS MARKETING" w:date="2024-06-20T14:21:00Z" w16du:dateUtc="2024-06-20T07:21:00Z"/>
                <w:rFonts w:ascii="Arial" w:eastAsia="Times New Roman" w:hAnsi="Arial" w:cs="Arial"/>
                <w:color w:val="000000"/>
                <w:sz w:val="18"/>
                <w:szCs w:val="18"/>
                <w:lang w:val="id-ID"/>
              </w:rPr>
            </w:pPr>
          </w:p>
          <w:p w14:paraId="3C6EBAAF" w14:textId="77777777" w:rsidR="00F03A51" w:rsidRDefault="00F03A51" w:rsidP="009656A1">
            <w:pPr>
              <w:pStyle w:val="ListParagraph"/>
              <w:spacing w:after="0" w:line="240" w:lineRule="auto"/>
              <w:ind w:left="306"/>
              <w:jc w:val="both"/>
              <w:rPr>
                <w:ins w:id="149" w:author="HUMAS MARKETING" w:date="2024-06-20T14:21:00Z" w16du:dateUtc="2024-06-20T07:21:00Z"/>
                <w:rFonts w:ascii="Arial" w:eastAsia="Times New Roman" w:hAnsi="Arial" w:cs="Arial"/>
                <w:color w:val="000000"/>
                <w:sz w:val="18"/>
                <w:szCs w:val="18"/>
                <w:lang w:val="id-ID"/>
              </w:rPr>
            </w:pPr>
          </w:p>
          <w:p w14:paraId="3BBC1831" w14:textId="77777777" w:rsidR="00F03A51" w:rsidRDefault="00F03A51" w:rsidP="009656A1">
            <w:pPr>
              <w:pStyle w:val="ListParagraph"/>
              <w:spacing w:after="0" w:line="240" w:lineRule="auto"/>
              <w:ind w:left="306"/>
              <w:jc w:val="both"/>
              <w:rPr>
                <w:ins w:id="150" w:author="HUMAS MARKETING" w:date="2024-06-20T14:21:00Z" w16du:dateUtc="2024-06-20T07:21:00Z"/>
                <w:rFonts w:ascii="Arial" w:eastAsia="Times New Roman" w:hAnsi="Arial" w:cs="Arial"/>
                <w:color w:val="000000"/>
                <w:sz w:val="18"/>
                <w:szCs w:val="18"/>
                <w:lang w:val="id-ID"/>
              </w:rPr>
            </w:pPr>
          </w:p>
          <w:p w14:paraId="1BE618BD" w14:textId="77777777" w:rsidR="00F03A51" w:rsidRDefault="00F03A51" w:rsidP="009656A1">
            <w:pPr>
              <w:pStyle w:val="ListParagraph"/>
              <w:spacing w:after="0" w:line="240" w:lineRule="auto"/>
              <w:ind w:left="306"/>
              <w:jc w:val="both"/>
              <w:rPr>
                <w:ins w:id="151" w:author="HUMAS MARKETING" w:date="2024-06-20T14:21:00Z" w16du:dateUtc="2024-06-20T07:21:00Z"/>
                <w:rFonts w:ascii="Arial" w:eastAsia="Times New Roman" w:hAnsi="Arial" w:cs="Arial"/>
                <w:color w:val="000000"/>
                <w:sz w:val="18"/>
                <w:szCs w:val="18"/>
                <w:lang w:val="id-ID"/>
              </w:rPr>
            </w:pPr>
          </w:p>
          <w:p w14:paraId="3F5AD518" w14:textId="77777777" w:rsidR="00F03A51" w:rsidRDefault="00F03A51" w:rsidP="009656A1">
            <w:pPr>
              <w:pStyle w:val="ListParagraph"/>
              <w:spacing w:after="0" w:line="240" w:lineRule="auto"/>
              <w:ind w:left="306"/>
              <w:jc w:val="both"/>
              <w:rPr>
                <w:ins w:id="152" w:author="HUMAS MARKETING" w:date="2024-06-20T14:21:00Z" w16du:dateUtc="2024-06-20T07:21:00Z"/>
                <w:rFonts w:ascii="Arial" w:eastAsia="Times New Roman" w:hAnsi="Arial" w:cs="Arial"/>
                <w:color w:val="000000"/>
                <w:sz w:val="18"/>
                <w:szCs w:val="18"/>
                <w:lang w:val="id-ID"/>
              </w:rPr>
            </w:pPr>
          </w:p>
          <w:p w14:paraId="191B6C50" w14:textId="77777777" w:rsidR="00F03A51" w:rsidRDefault="00F03A51" w:rsidP="009656A1">
            <w:pPr>
              <w:pStyle w:val="ListParagraph"/>
              <w:spacing w:after="0" w:line="240" w:lineRule="auto"/>
              <w:ind w:left="306"/>
              <w:jc w:val="both"/>
              <w:rPr>
                <w:ins w:id="153" w:author="HUMAS MARKETING" w:date="2024-06-20T14:21:00Z" w16du:dateUtc="2024-06-20T07:21:00Z"/>
                <w:rFonts w:ascii="Arial" w:eastAsia="Times New Roman" w:hAnsi="Arial" w:cs="Arial"/>
                <w:color w:val="000000"/>
                <w:sz w:val="18"/>
                <w:szCs w:val="18"/>
                <w:lang w:val="id-ID"/>
              </w:rPr>
            </w:pPr>
          </w:p>
          <w:p w14:paraId="2A994C79" w14:textId="77777777" w:rsidR="00F03A51" w:rsidRDefault="00F03A51" w:rsidP="009656A1">
            <w:pPr>
              <w:pStyle w:val="ListParagraph"/>
              <w:spacing w:after="0" w:line="240" w:lineRule="auto"/>
              <w:ind w:left="306"/>
              <w:jc w:val="both"/>
              <w:rPr>
                <w:ins w:id="154" w:author="HUMAS MARKETING" w:date="2024-06-20T14:21:00Z" w16du:dateUtc="2024-06-20T07:21:00Z"/>
                <w:rFonts w:ascii="Arial" w:eastAsia="Times New Roman" w:hAnsi="Arial" w:cs="Arial"/>
                <w:color w:val="000000"/>
                <w:sz w:val="18"/>
                <w:szCs w:val="18"/>
                <w:lang w:val="id-ID"/>
              </w:rPr>
            </w:pPr>
          </w:p>
          <w:p w14:paraId="7649F084" w14:textId="77777777" w:rsidR="00F03A51" w:rsidRDefault="00F03A51" w:rsidP="009656A1">
            <w:pPr>
              <w:pStyle w:val="ListParagraph"/>
              <w:spacing w:after="0" w:line="240" w:lineRule="auto"/>
              <w:ind w:left="306"/>
              <w:jc w:val="both"/>
              <w:rPr>
                <w:ins w:id="155" w:author="HUMAS MARKETING" w:date="2024-06-20T14:21:00Z" w16du:dateUtc="2024-06-20T07:21:00Z"/>
                <w:rFonts w:ascii="Arial" w:eastAsia="Times New Roman" w:hAnsi="Arial" w:cs="Arial"/>
                <w:color w:val="000000"/>
                <w:sz w:val="18"/>
                <w:szCs w:val="18"/>
                <w:lang w:val="id-ID"/>
              </w:rPr>
            </w:pPr>
          </w:p>
          <w:p w14:paraId="563FB80C" w14:textId="77777777" w:rsidR="00F03A51" w:rsidRDefault="00F03A51" w:rsidP="009656A1">
            <w:pPr>
              <w:pStyle w:val="ListParagraph"/>
              <w:spacing w:after="0" w:line="240" w:lineRule="auto"/>
              <w:ind w:left="306"/>
              <w:jc w:val="both"/>
              <w:rPr>
                <w:ins w:id="156" w:author="HUMAS MARKETING" w:date="2024-06-20T14:21:00Z" w16du:dateUtc="2024-06-20T07:21:00Z"/>
                <w:rFonts w:ascii="Arial" w:eastAsia="Times New Roman" w:hAnsi="Arial" w:cs="Arial"/>
                <w:color w:val="000000"/>
                <w:sz w:val="18"/>
                <w:szCs w:val="18"/>
                <w:lang w:val="id-ID"/>
              </w:rPr>
            </w:pPr>
          </w:p>
          <w:p w14:paraId="40EEA10C" w14:textId="77777777" w:rsidR="00F03A51" w:rsidRDefault="00F03A51" w:rsidP="009656A1">
            <w:pPr>
              <w:pStyle w:val="ListParagraph"/>
              <w:spacing w:after="0" w:line="240" w:lineRule="auto"/>
              <w:ind w:left="306"/>
              <w:jc w:val="both"/>
              <w:rPr>
                <w:ins w:id="157" w:author="HUMAS MARKETING" w:date="2024-06-20T14:21:00Z" w16du:dateUtc="2024-06-20T07:21:00Z"/>
                <w:rFonts w:ascii="Arial" w:eastAsia="Times New Roman" w:hAnsi="Arial" w:cs="Arial"/>
                <w:color w:val="000000"/>
                <w:sz w:val="18"/>
                <w:szCs w:val="18"/>
                <w:lang w:val="id-ID"/>
              </w:rPr>
            </w:pPr>
          </w:p>
          <w:p w14:paraId="2309293E" w14:textId="77777777" w:rsidR="00F03A51" w:rsidRPr="00D32437" w:rsidRDefault="00F03A51" w:rsidP="009656A1">
            <w:pPr>
              <w:pStyle w:val="ListParagraph"/>
              <w:spacing w:after="0" w:line="240" w:lineRule="auto"/>
              <w:ind w:left="306"/>
              <w:jc w:val="both"/>
              <w:rPr>
                <w:rFonts w:ascii="Arial" w:eastAsia="Times New Roman" w:hAnsi="Arial" w:cs="Arial"/>
                <w:color w:val="000000"/>
                <w:sz w:val="18"/>
                <w:szCs w:val="18"/>
                <w:lang w:val="id-ID"/>
              </w:rPr>
            </w:pPr>
          </w:p>
        </w:tc>
        <w:tc>
          <w:tcPr>
            <w:tcW w:w="0" w:type="auto"/>
            <w:shd w:val="clear" w:color="auto" w:fill="auto"/>
          </w:tcPr>
          <w:p w14:paraId="317FE194"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6021A5AF" w14:textId="77777777" w:rsidTr="009656A1">
        <w:trPr>
          <w:trHeight w:val="20"/>
        </w:trPr>
        <w:tc>
          <w:tcPr>
            <w:tcW w:w="4962" w:type="dxa"/>
            <w:shd w:val="clear" w:color="auto" w:fill="auto"/>
            <w:vAlign w:val="center"/>
            <w:hideMark/>
          </w:tcPr>
          <w:p w14:paraId="4B9AEBF3"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bottom"/>
            <w:hideMark/>
          </w:tcPr>
          <w:p w14:paraId="115AB6C0"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E50F6DE" w14:textId="77777777" w:rsidTr="009656A1">
        <w:trPr>
          <w:trHeight w:val="20"/>
        </w:trPr>
        <w:tc>
          <w:tcPr>
            <w:tcW w:w="4962" w:type="dxa"/>
            <w:shd w:val="clear" w:color="auto" w:fill="auto"/>
            <w:vAlign w:val="center"/>
            <w:hideMark/>
          </w:tcPr>
          <w:p w14:paraId="05DE24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lastRenderedPageBreak/>
              <w:t>Pasal 1</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3635F050"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18</w:t>
            </w:r>
          </w:p>
        </w:tc>
      </w:tr>
      <w:tr w:rsidR="004E2E46" w:rsidRPr="00D32437" w14:paraId="6DC0CAB8" w14:textId="77777777" w:rsidTr="009656A1">
        <w:trPr>
          <w:trHeight w:val="20"/>
        </w:trPr>
        <w:tc>
          <w:tcPr>
            <w:tcW w:w="4962" w:type="dxa"/>
            <w:shd w:val="clear" w:color="auto" w:fill="auto"/>
            <w:vAlign w:val="center"/>
            <w:hideMark/>
          </w:tcPr>
          <w:p w14:paraId="131B7945"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Penutup</w:t>
            </w:r>
            <w:proofErr w:type="spellEnd"/>
          </w:p>
        </w:tc>
        <w:tc>
          <w:tcPr>
            <w:tcW w:w="0" w:type="auto"/>
            <w:shd w:val="clear" w:color="auto" w:fill="auto"/>
            <w:noWrap/>
            <w:vAlign w:val="center"/>
            <w:hideMark/>
          </w:tcPr>
          <w:p w14:paraId="2007FEA5"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Closing</w:t>
            </w:r>
          </w:p>
        </w:tc>
      </w:tr>
      <w:tr w:rsidR="004E2E46" w:rsidRPr="00D32437" w14:paraId="6E05A39E" w14:textId="77777777" w:rsidTr="009656A1">
        <w:trPr>
          <w:trHeight w:val="20"/>
        </w:trPr>
        <w:tc>
          <w:tcPr>
            <w:tcW w:w="4962" w:type="dxa"/>
            <w:shd w:val="clear" w:color="auto" w:fill="auto"/>
          </w:tcPr>
          <w:p w14:paraId="182DD95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1F70EF5"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154AA12" w14:textId="77777777" w:rsidTr="009656A1">
        <w:trPr>
          <w:trHeight w:val="20"/>
        </w:trPr>
        <w:tc>
          <w:tcPr>
            <w:tcW w:w="4962" w:type="dxa"/>
            <w:shd w:val="clear" w:color="auto" w:fill="auto"/>
            <w:hideMark/>
          </w:tcPr>
          <w:p w14:paraId="6962E3B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Perjanjian ini dibuat rangkap 2 (dua), bermeterai cukup, ditandatangani oleh yang mewakili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dan memiliki kekuatan hukum yang sama untuk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w:t>
            </w:r>
          </w:p>
          <w:p w14:paraId="11C63B3F"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7CDBA4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made in duplicate 2 (two), fairly stamped, signed by the representative of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and has the same legal force for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p>
        </w:tc>
      </w:tr>
    </w:tbl>
    <w:p w14:paraId="780D1E45" w14:textId="77777777" w:rsidR="004E2E46" w:rsidRPr="00D32437" w:rsidRDefault="004E2E46" w:rsidP="004E2E46">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4E2E46" w:rsidRPr="00D32437" w14:paraId="743D6951" w14:textId="77777777" w:rsidTr="009656A1">
        <w:trPr>
          <w:trHeight w:val="20"/>
        </w:trPr>
        <w:tc>
          <w:tcPr>
            <w:tcW w:w="4962" w:type="dxa"/>
            <w:shd w:val="clear" w:color="auto" w:fill="auto"/>
            <w:hideMark/>
          </w:tcPr>
          <w:p w14:paraId="2A4F43F0"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Demikianlah Perjanjian ini dibuat untuk dilaksanakan dan ditaati.</w:t>
            </w:r>
          </w:p>
        </w:tc>
        <w:tc>
          <w:tcPr>
            <w:tcW w:w="0" w:type="auto"/>
            <w:shd w:val="clear" w:color="auto" w:fill="auto"/>
            <w:hideMark/>
          </w:tcPr>
          <w:p w14:paraId="3DEE263B"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Therefore, this Agreement made to be conducted and </w:t>
            </w:r>
            <w:proofErr w:type="spellStart"/>
            <w:r w:rsidRPr="00D32437">
              <w:rPr>
                <w:rFonts w:ascii="Arial" w:eastAsia="Times New Roman" w:hAnsi="Arial" w:cs="Arial"/>
                <w:color w:val="000000"/>
                <w:sz w:val="18"/>
                <w:szCs w:val="18"/>
              </w:rPr>
              <w:t>and</w:t>
            </w:r>
            <w:proofErr w:type="spellEnd"/>
            <w:r w:rsidRPr="00D32437">
              <w:rPr>
                <w:rFonts w:ascii="Arial" w:eastAsia="Times New Roman" w:hAnsi="Arial" w:cs="Arial"/>
                <w:color w:val="000000"/>
                <w:sz w:val="18"/>
                <w:szCs w:val="18"/>
              </w:rPr>
              <w:t xml:space="preserve"> to obeyed.</w:t>
            </w:r>
          </w:p>
        </w:tc>
      </w:tr>
    </w:tbl>
    <w:p w14:paraId="72FE37FE" w14:textId="77777777" w:rsidR="004E2E46" w:rsidRPr="00D32437" w:rsidRDefault="004E2E46" w:rsidP="004E2E46">
      <w:pPr>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3F1D3A5E" w14:textId="77777777" w:rsidTr="009656A1">
        <w:tc>
          <w:tcPr>
            <w:tcW w:w="4981" w:type="dxa"/>
          </w:tcPr>
          <w:p w14:paraId="1DB6F6F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PERTAMA/THE FIRST PARTY</w:t>
            </w:r>
          </w:p>
          <w:p w14:paraId="0F2C7C81" w14:textId="77777777" w:rsidR="004E2E46" w:rsidRPr="00D32437" w:rsidRDefault="004E2E46" w:rsidP="009656A1">
            <w:pPr>
              <w:jc w:val="center"/>
              <w:rPr>
                <w:rFonts w:ascii="Arial" w:hAnsi="Arial" w:cs="Arial"/>
                <w:b/>
                <w:bCs/>
                <w:sz w:val="18"/>
                <w:szCs w:val="18"/>
              </w:rPr>
            </w:pPr>
            <w:r w:rsidRPr="00D32437">
              <w:rPr>
                <w:rFonts w:ascii="Arial" w:hAnsi="Arial" w:cs="Arial"/>
                <w:b/>
                <w:sz w:val="18"/>
                <w:szCs w:val="18"/>
              </w:rPr>
              <w:t xml:space="preserve">PT. </w:t>
            </w:r>
            <w:r>
              <w:rPr>
                <w:rFonts w:ascii="Arial" w:eastAsia="Times New Roman" w:hAnsi="Arial" w:cs="Arial"/>
                <w:b/>
                <w:bCs/>
                <w:color w:val="000000"/>
                <w:sz w:val="18"/>
                <w:szCs w:val="18"/>
              </w:rPr>
              <w:t>LyondellBasell Advanced Polyolefins</w:t>
            </w:r>
            <w:r w:rsidRPr="00D32437">
              <w:rPr>
                <w:rFonts w:ascii="Arial" w:eastAsia="Times New Roman" w:hAnsi="Arial" w:cs="Arial"/>
                <w:b/>
                <w:bCs/>
                <w:color w:val="000000"/>
                <w:sz w:val="18"/>
                <w:szCs w:val="18"/>
                <w:lang w:val="id-ID"/>
              </w:rPr>
              <w:t xml:space="preserve"> </w:t>
            </w:r>
          </w:p>
          <w:p w14:paraId="38B12B7E" w14:textId="77777777" w:rsidR="004E2E46" w:rsidRPr="00D32437" w:rsidRDefault="004E2E46" w:rsidP="009656A1">
            <w:pPr>
              <w:jc w:val="center"/>
              <w:rPr>
                <w:rFonts w:ascii="Arial" w:hAnsi="Arial" w:cs="Arial"/>
                <w:b/>
                <w:bCs/>
                <w:sz w:val="18"/>
                <w:szCs w:val="18"/>
              </w:rPr>
            </w:pPr>
          </w:p>
          <w:p w14:paraId="7FDE5750" w14:textId="77777777" w:rsidR="004E2E46" w:rsidRPr="00D32437" w:rsidRDefault="004E2E46" w:rsidP="009656A1">
            <w:pPr>
              <w:jc w:val="center"/>
              <w:rPr>
                <w:rFonts w:ascii="Arial" w:hAnsi="Arial" w:cs="Arial"/>
                <w:b/>
                <w:bCs/>
                <w:sz w:val="18"/>
                <w:szCs w:val="18"/>
              </w:rPr>
            </w:pPr>
          </w:p>
          <w:p w14:paraId="0FC89067" w14:textId="77777777" w:rsidR="004E2E46" w:rsidRPr="00D32437" w:rsidRDefault="004E2E46" w:rsidP="009656A1">
            <w:pPr>
              <w:jc w:val="center"/>
              <w:rPr>
                <w:rFonts w:ascii="Arial" w:hAnsi="Arial" w:cs="Arial"/>
                <w:b/>
                <w:bCs/>
                <w:sz w:val="18"/>
                <w:szCs w:val="18"/>
              </w:rPr>
            </w:pPr>
          </w:p>
          <w:p w14:paraId="1C58681B" w14:textId="77777777" w:rsidR="004E2E46" w:rsidRPr="00D32437" w:rsidRDefault="004E2E46" w:rsidP="009656A1">
            <w:pPr>
              <w:jc w:val="center"/>
              <w:rPr>
                <w:rFonts w:ascii="Arial" w:hAnsi="Arial" w:cs="Arial"/>
                <w:b/>
                <w:bCs/>
                <w:sz w:val="18"/>
                <w:szCs w:val="18"/>
              </w:rPr>
            </w:pPr>
          </w:p>
          <w:p w14:paraId="069E9F7D" w14:textId="77777777" w:rsidR="004E2E46" w:rsidRDefault="004E2E46" w:rsidP="009656A1">
            <w:pPr>
              <w:jc w:val="center"/>
              <w:rPr>
                <w:ins w:id="158" w:author="HUMAS MARKETING" w:date="2024-06-20T14:09:00Z" w16du:dateUtc="2024-06-20T07:09:00Z"/>
                <w:rFonts w:ascii="Arial" w:hAnsi="Arial" w:cs="Arial"/>
                <w:b/>
                <w:bCs/>
                <w:sz w:val="18"/>
                <w:szCs w:val="18"/>
              </w:rPr>
            </w:pPr>
          </w:p>
          <w:p w14:paraId="4D45E679" w14:textId="77777777" w:rsidR="00F3548D" w:rsidRDefault="00F3548D" w:rsidP="009656A1">
            <w:pPr>
              <w:jc w:val="center"/>
              <w:rPr>
                <w:rFonts w:ascii="Arial" w:hAnsi="Arial" w:cs="Arial"/>
                <w:b/>
                <w:bCs/>
                <w:sz w:val="18"/>
                <w:szCs w:val="18"/>
              </w:rPr>
            </w:pPr>
          </w:p>
          <w:p w14:paraId="0E59436C" w14:textId="77777777" w:rsidR="004E2E46" w:rsidRDefault="004E2E46" w:rsidP="009656A1">
            <w:pPr>
              <w:jc w:val="center"/>
              <w:rPr>
                <w:ins w:id="159" w:author="HUMAS MARKETING" w:date="2024-07-05T15:54:00Z" w16du:dateUtc="2024-07-05T08:54:00Z"/>
                <w:rFonts w:ascii="Arial" w:hAnsi="Arial" w:cs="Arial"/>
                <w:b/>
                <w:bCs/>
                <w:sz w:val="18"/>
                <w:szCs w:val="18"/>
              </w:rPr>
            </w:pPr>
          </w:p>
          <w:p w14:paraId="5ECC85A2" w14:textId="77777777" w:rsidR="008C45E2" w:rsidRPr="00D32437" w:rsidRDefault="008C45E2" w:rsidP="008C45E2">
            <w:pPr>
              <w:rPr>
                <w:rFonts w:ascii="Arial" w:hAnsi="Arial" w:cs="Arial"/>
                <w:b/>
                <w:bCs/>
                <w:sz w:val="18"/>
                <w:szCs w:val="18"/>
              </w:rPr>
              <w:pPrChange w:id="160" w:author="HUMAS MARKETING" w:date="2024-07-05T15:54:00Z" w16du:dateUtc="2024-07-05T08:54:00Z">
                <w:pPr>
                  <w:jc w:val="center"/>
                </w:pPr>
              </w:pPrChange>
            </w:pPr>
          </w:p>
          <w:p w14:paraId="117C44E1" w14:textId="1B438A20" w:rsidR="004E2E46" w:rsidRPr="002719DC" w:rsidRDefault="004E2E46" w:rsidP="009656A1">
            <w:pPr>
              <w:jc w:val="center"/>
              <w:rPr>
                <w:rFonts w:ascii="Arial" w:hAnsi="Arial" w:cs="Arial"/>
                <w:b/>
                <w:bCs/>
                <w:sz w:val="18"/>
                <w:szCs w:val="18"/>
                <w:u w:val="single"/>
              </w:rPr>
            </w:pPr>
            <w:r>
              <w:rPr>
                <w:rFonts w:ascii="Arial" w:hAnsi="Arial" w:cs="Arial"/>
                <w:b/>
                <w:bCs/>
                <w:sz w:val="18"/>
                <w:szCs w:val="18"/>
                <w:u w:val="single"/>
              </w:rPr>
              <w:t>Yohan Halim</w:t>
            </w:r>
          </w:p>
        </w:tc>
        <w:tc>
          <w:tcPr>
            <w:tcW w:w="4981" w:type="dxa"/>
          </w:tcPr>
          <w:p w14:paraId="676B1984"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KEDUA/THE SECOND PARTY</w:t>
            </w:r>
          </w:p>
          <w:p w14:paraId="12BEDC7C" w14:textId="77777777" w:rsidR="004E2E46" w:rsidRPr="00D32437" w:rsidRDefault="004E2E46" w:rsidP="009656A1">
            <w:pPr>
              <w:jc w:val="center"/>
              <w:rPr>
                <w:rFonts w:ascii="Arial" w:hAnsi="Arial" w:cs="Arial"/>
                <w:b/>
                <w:bCs/>
                <w:sz w:val="18"/>
                <w:szCs w:val="18"/>
              </w:rPr>
            </w:pPr>
            <w:r>
              <w:rPr>
                <w:rFonts w:ascii="Arial" w:hAnsi="Arial" w:cs="Arial"/>
                <w:b/>
                <w:bCs/>
                <w:sz w:val="18"/>
                <w:szCs w:val="18"/>
              </w:rPr>
              <w:t>PT. DISA PRIMA MEDIKA</w:t>
            </w:r>
          </w:p>
        </w:tc>
      </w:tr>
      <w:tr w:rsidR="004E2E46" w:rsidRPr="00D32437" w14:paraId="224D7541" w14:textId="77777777" w:rsidTr="009656A1">
        <w:tc>
          <w:tcPr>
            <w:tcW w:w="4981" w:type="dxa"/>
          </w:tcPr>
          <w:p w14:paraId="5F550043" w14:textId="77777777"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5AF7FB8E" w14:textId="77777777" w:rsidR="004E2E46" w:rsidRPr="00D32437" w:rsidRDefault="004E2E46" w:rsidP="009656A1">
            <w:pPr>
              <w:jc w:val="center"/>
              <w:rPr>
                <w:rFonts w:ascii="Arial" w:hAnsi="Arial" w:cs="Arial"/>
                <w:b/>
                <w:bCs/>
                <w:sz w:val="18"/>
                <w:szCs w:val="18"/>
                <w:lang w:val="en-ID"/>
              </w:rPr>
            </w:pPr>
          </w:p>
        </w:tc>
        <w:tc>
          <w:tcPr>
            <w:tcW w:w="4981" w:type="dxa"/>
          </w:tcPr>
          <w:p w14:paraId="767A6208" w14:textId="2961166D" w:rsidR="004E2E46" w:rsidRPr="008C45E2" w:rsidDel="00F3548D" w:rsidRDefault="008C45E2" w:rsidP="009656A1">
            <w:pPr>
              <w:jc w:val="center"/>
              <w:rPr>
                <w:del w:id="161" w:author="HUMAS MARKETING" w:date="2024-06-20T14:09:00Z" w16du:dateUtc="2024-06-20T07:09:00Z"/>
                <w:rFonts w:ascii="Arial" w:hAnsi="Arial" w:cs="Arial"/>
                <w:b/>
                <w:bCs/>
                <w:sz w:val="18"/>
                <w:szCs w:val="18"/>
                <w:u w:val="single"/>
                <w:lang w:val="de-DE"/>
              </w:rPr>
            </w:pPr>
            <w:ins w:id="162" w:author="HUMAS MARKETING" w:date="2024-07-05T15:54:00Z" w16du:dateUtc="2024-07-05T08:54:00Z">
              <w:r w:rsidRPr="008C45E2">
                <w:rPr>
                  <w:rFonts w:ascii="Arial" w:eastAsia="Times New Roman" w:hAnsi="Arial" w:cs="Arial"/>
                  <w:b/>
                  <w:bCs/>
                  <w:color w:val="000000"/>
                  <w:sz w:val="18"/>
                  <w:szCs w:val="18"/>
                  <w:u w:val="single"/>
                  <w:lang w:val="it-IT"/>
                </w:rPr>
                <w:t>Endang Susilowati</w:t>
              </w:r>
            </w:ins>
            <w:del w:id="163" w:author="HUMAS MARKETING" w:date="2024-06-20T14:09:00Z" w16du:dateUtc="2024-06-20T07:09:00Z">
              <w:r w:rsidR="004E2E46" w:rsidRPr="008C45E2" w:rsidDel="00F3548D">
                <w:rPr>
                  <w:rFonts w:ascii="Arial" w:hAnsi="Arial" w:cs="Arial"/>
                  <w:b/>
                  <w:bCs/>
                  <w:sz w:val="18"/>
                  <w:szCs w:val="18"/>
                  <w:u w:val="single"/>
                  <w:lang w:val="de-DE"/>
                </w:rPr>
                <w:delText>ENDANG SUSILOWATI</w:delText>
              </w:r>
            </w:del>
          </w:p>
          <w:p w14:paraId="689434ED" w14:textId="77777777" w:rsidR="00F3548D" w:rsidRDefault="00F3548D" w:rsidP="009656A1">
            <w:pPr>
              <w:jc w:val="center"/>
              <w:rPr>
                <w:ins w:id="164" w:author="HUMAS MARKETING" w:date="2024-06-20T14:09:00Z" w16du:dateUtc="2024-06-20T07:09:00Z"/>
                <w:rFonts w:ascii="Arial" w:hAnsi="Arial" w:cs="Arial"/>
                <w:b/>
                <w:bCs/>
                <w:sz w:val="18"/>
                <w:szCs w:val="18"/>
                <w:lang w:val="de-DE"/>
              </w:rPr>
            </w:pPr>
          </w:p>
          <w:p w14:paraId="500FB8E1" w14:textId="02A755D3"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06345FD7" w14:textId="77777777" w:rsidR="004E2E46" w:rsidRPr="00D32437" w:rsidRDefault="004E2E46" w:rsidP="009656A1">
            <w:pPr>
              <w:jc w:val="center"/>
              <w:rPr>
                <w:rFonts w:ascii="Arial" w:hAnsi="Arial" w:cs="Arial"/>
                <w:b/>
                <w:bCs/>
                <w:sz w:val="18"/>
                <w:szCs w:val="18"/>
                <w:lang w:val="de-DE"/>
              </w:rPr>
            </w:pPr>
          </w:p>
        </w:tc>
      </w:tr>
      <w:tr w:rsidR="004E2E46" w:rsidRPr="00D32437" w14:paraId="466BAE8E" w14:textId="77777777" w:rsidTr="009656A1">
        <w:tc>
          <w:tcPr>
            <w:tcW w:w="4981" w:type="dxa"/>
          </w:tcPr>
          <w:p w14:paraId="1097F04B"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FEA3122"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68DBB28A" w14:textId="77777777" w:rsidTr="009656A1">
        <w:tc>
          <w:tcPr>
            <w:tcW w:w="4981" w:type="dxa"/>
          </w:tcPr>
          <w:p w14:paraId="2C14692F"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614039F"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3C26E1BE" w14:textId="77777777" w:rsidTr="009656A1">
        <w:tc>
          <w:tcPr>
            <w:tcW w:w="4981" w:type="dxa"/>
          </w:tcPr>
          <w:p w14:paraId="4F5D58C9"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4B23EC23" w14:textId="77777777" w:rsidR="004E2E46" w:rsidRPr="00D32437" w:rsidRDefault="004E2E46" w:rsidP="009656A1">
            <w:pPr>
              <w:jc w:val="center"/>
              <w:rPr>
                <w:rFonts w:ascii="Arial" w:hAnsi="Arial" w:cs="Arial"/>
                <w:b/>
                <w:bCs/>
                <w:sz w:val="18"/>
                <w:szCs w:val="18"/>
                <w:u w:val="single"/>
                <w:lang w:val="de-DE"/>
              </w:rPr>
            </w:pPr>
          </w:p>
        </w:tc>
      </w:tr>
    </w:tbl>
    <w:p w14:paraId="3AAF067F" w14:textId="77777777" w:rsidR="004E2E46" w:rsidRPr="00D32437" w:rsidRDefault="004E2E46" w:rsidP="004E2E46">
      <w:pPr>
        <w:jc w:val="center"/>
        <w:rPr>
          <w:rFonts w:ascii="Arial" w:hAnsi="Arial" w:cs="Arial"/>
          <w:sz w:val="18"/>
          <w:szCs w:val="18"/>
          <w:lang w:val="de-DE"/>
        </w:rPr>
      </w:pPr>
      <w:r w:rsidRPr="00D32437">
        <w:rPr>
          <w:rFonts w:ascii="Arial" w:hAnsi="Arial" w:cs="Arial"/>
          <w:sz w:val="18"/>
          <w:szCs w:val="18"/>
          <w:lang w:val="de-DE"/>
        </w:rPr>
        <w:t>Saksi-Saksi/Witness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12E10993" w14:textId="77777777" w:rsidTr="009656A1">
        <w:tc>
          <w:tcPr>
            <w:tcW w:w="9962" w:type="dxa"/>
            <w:gridSpan w:val="2"/>
          </w:tcPr>
          <w:p w14:paraId="6799131F" w14:textId="77777777" w:rsidR="004E2E46" w:rsidRPr="00D32437" w:rsidRDefault="004E2E46" w:rsidP="009656A1">
            <w:pPr>
              <w:jc w:val="center"/>
              <w:rPr>
                <w:rFonts w:ascii="Arial" w:hAnsi="Arial" w:cs="Arial"/>
                <w:sz w:val="18"/>
                <w:szCs w:val="18"/>
                <w:lang w:val="de-DE"/>
              </w:rPr>
            </w:pPr>
          </w:p>
          <w:p w14:paraId="767F760F" w14:textId="77777777" w:rsidR="004E2E46" w:rsidRPr="00D32437" w:rsidRDefault="004E2E46" w:rsidP="009656A1">
            <w:pPr>
              <w:jc w:val="center"/>
              <w:rPr>
                <w:rFonts w:ascii="Arial" w:hAnsi="Arial" w:cs="Arial"/>
                <w:sz w:val="18"/>
                <w:szCs w:val="18"/>
                <w:lang w:val="de-DE"/>
              </w:rPr>
            </w:pPr>
          </w:p>
        </w:tc>
      </w:tr>
      <w:tr w:rsidR="004E2E46" w:rsidRPr="00D32437" w14:paraId="3A6DC173" w14:textId="77777777" w:rsidTr="009656A1">
        <w:tc>
          <w:tcPr>
            <w:tcW w:w="4981" w:type="dxa"/>
          </w:tcPr>
          <w:p w14:paraId="5E39041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 THE FIRST PARTY</w:t>
            </w:r>
          </w:p>
          <w:p w14:paraId="4C5E252B"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 xml:space="preserve">PT. </w:t>
            </w:r>
            <w:r>
              <w:rPr>
                <w:rFonts w:ascii="Arial" w:hAnsi="Arial" w:cs="Arial"/>
                <w:b/>
                <w:bCs/>
                <w:sz w:val="18"/>
                <w:szCs w:val="18"/>
              </w:rPr>
              <w:t>LyondellBasell Advanced Polyolefins</w:t>
            </w:r>
          </w:p>
          <w:p w14:paraId="52C4BB69" w14:textId="77777777" w:rsidR="004E2E46" w:rsidRPr="00D32437" w:rsidRDefault="004E2E46" w:rsidP="009656A1">
            <w:pPr>
              <w:jc w:val="center"/>
              <w:rPr>
                <w:rFonts w:ascii="Arial" w:hAnsi="Arial" w:cs="Arial"/>
                <w:b/>
                <w:bCs/>
                <w:sz w:val="18"/>
                <w:szCs w:val="18"/>
              </w:rPr>
            </w:pPr>
          </w:p>
          <w:p w14:paraId="60568E59" w14:textId="77777777" w:rsidR="004E2E46" w:rsidRPr="00D32437" w:rsidRDefault="004E2E46" w:rsidP="009656A1">
            <w:pPr>
              <w:jc w:val="center"/>
              <w:rPr>
                <w:rFonts w:ascii="Arial" w:hAnsi="Arial" w:cs="Arial"/>
                <w:b/>
                <w:bCs/>
                <w:sz w:val="18"/>
                <w:szCs w:val="18"/>
              </w:rPr>
            </w:pPr>
          </w:p>
          <w:p w14:paraId="739FD90D" w14:textId="77777777" w:rsidR="004E2E46" w:rsidRPr="00D32437" w:rsidRDefault="004E2E46" w:rsidP="009656A1">
            <w:pPr>
              <w:jc w:val="center"/>
              <w:rPr>
                <w:rFonts w:ascii="Arial" w:hAnsi="Arial" w:cs="Arial"/>
                <w:b/>
                <w:bCs/>
                <w:sz w:val="18"/>
                <w:szCs w:val="18"/>
              </w:rPr>
            </w:pPr>
          </w:p>
          <w:p w14:paraId="5656B711" w14:textId="77777777" w:rsidR="004E2E46" w:rsidRPr="00D32437" w:rsidRDefault="004E2E46" w:rsidP="009656A1">
            <w:pPr>
              <w:jc w:val="center"/>
              <w:rPr>
                <w:rStyle w:val="cf01"/>
                <w:rFonts w:ascii="Arial" w:hAnsi="Arial" w:cs="Arial"/>
              </w:rPr>
            </w:pPr>
          </w:p>
          <w:p w14:paraId="57B9DE04" w14:textId="77777777" w:rsidR="004E2E46" w:rsidRPr="00D32437" w:rsidRDefault="004E2E46" w:rsidP="009656A1">
            <w:pPr>
              <w:jc w:val="center"/>
              <w:rPr>
                <w:rFonts w:ascii="Arial" w:hAnsi="Arial" w:cs="Arial"/>
                <w:b/>
                <w:bCs/>
                <w:sz w:val="18"/>
                <w:szCs w:val="18"/>
              </w:rPr>
            </w:pPr>
          </w:p>
          <w:p w14:paraId="10872D4D" w14:textId="77777777" w:rsidR="004E2E46" w:rsidRPr="00D32437" w:rsidRDefault="004E2E46" w:rsidP="009656A1">
            <w:pPr>
              <w:jc w:val="center"/>
              <w:rPr>
                <w:rFonts w:ascii="Arial" w:hAnsi="Arial" w:cs="Arial"/>
                <w:b/>
                <w:bCs/>
                <w:sz w:val="18"/>
                <w:szCs w:val="18"/>
              </w:rPr>
            </w:pPr>
          </w:p>
          <w:p w14:paraId="2CE1A164" w14:textId="77777777" w:rsidR="004E2E46" w:rsidRPr="00D32437" w:rsidRDefault="004E2E46" w:rsidP="009656A1">
            <w:pPr>
              <w:jc w:val="center"/>
              <w:rPr>
                <w:rFonts w:ascii="Arial" w:hAnsi="Arial" w:cs="Arial"/>
                <w:b/>
                <w:bCs/>
                <w:sz w:val="18"/>
                <w:szCs w:val="18"/>
              </w:rPr>
            </w:pPr>
          </w:p>
        </w:tc>
        <w:tc>
          <w:tcPr>
            <w:tcW w:w="4981" w:type="dxa"/>
          </w:tcPr>
          <w:p w14:paraId="66F93891" w14:textId="77777777" w:rsidR="004E2E46" w:rsidRPr="002F63D2" w:rsidRDefault="004E2E46" w:rsidP="009656A1">
            <w:pPr>
              <w:jc w:val="center"/>
              <w:rPr>
                <w:rFonts w:cstheme="minorHAnsi"/>
                <w:b/>
                <w:bCs/>
              </w:rPr>
            </w:pPr>
            <w:r w:rsidRPr="002F63D2">
              <w:rPr>
                <w:rFonts w:cstheme="minorHAnsi"/>
                <w:b/>
                <w:bCs/>
              </w:rPr>
              <w:t>PIHAK KEDUA/ THE SECOND PARTY</w:t>
            </w:r>
          </w:p>
          <w:p w14:paraId="01FBF835" w14:textId="77777777" w:rsidR="004E2E46" w:rsidRPr="00D32437" w:rsidRDefault="004E2E46" w:rsidP="009656A1">
            <w:pPr>
              <w:jc w:val="center"/>
              <w:rPr>
                <w:rFonts w:ascii="Arial" w:hAnsi="Arial" w:cs="Arial"/>
                <w:b/>
                <w:bCs/>
                <w:sz w:val="18"/>
                <w:szCs w:val="18"/>
              </w:rPr>
            </w:pPr>
            <w:r w:rsidRPr="002F63D2">
              <w:rPr>
                <w:rFonts w:cstheme="minorHAnsi"/>
                <w:b/>
                <w:bCs/>
              </w:rPr>
              <w:t xml:space="preserve">RUMAH SAKIT </w:t>
            </w:r>
            <w:r>
              <w:rPr>
                <w:rFonts w:cstheme="minorHAnsi"/>
                <w:b/>
                <w:bCs/>
              </w:rPr>
              <w:t>PRIMA HUSADA SUKOREJO</w:t>
            </w:r>
          </w:p>
        </w:tc>
      </w:tr>
      <w:tr w:rsidR="004E2E46" w:rsidRPr="00D32437" w14:paraId="03383926" w14:textId="77777777" w:rsidTr="009656A1">
        <w:tc>
          <w:tcPr>
            <w:tcW w:w="4981" w:type="dxa"/>
          </w:tcPr>
          <w:p w14:paraId="1FA33B76" w14:textId="6E2F1FC7" w:rsidR="004E2E46" w:rsidRPr="00D32437" w:rsidRDefault="004E2E46" w:rsidP="009656A1">
            <w:pPr>
              <w:jc w:val="center"/>
              <w:rPr>
                <w:rFonts w:ascii="Arial" w:eastAsia="Times New Roman" w:hAnsi="Arial" w:cs="Arial"/>
                <w:b/>
                <w:bCs/>
                <w:color w:val="000000"/>
                <w:sz w:val="18"/>
                <w:szCs w:val="18"/>
                <w:u w:val="single"/>
              </w:rPr>
            </w:pPr>
            <w:r>
              <w:rPr>
                <w:rFonts w:ascii="Arial" w:eastAsia="Times New Roman" w:hAnsi="Arial" w:cs="Arial"/>
                <w:b/>
                <w:bCs/>
                <w:color w:val="000000"/>
                <w:sz w:val="18"/>
                <w:szCs w:val="18"/>
                <w:u w:val="single"/>
              </w:rPr>
              <w:t>Alex Setiawan</w:t>
            </w:r>
          </w:p>
          <w:p w14:paraId="542CF0D0" w14:textId="1FDE995C" w:rsidR="004E2E46" w:rsidRPr="00D32437" w:rsidRDefault="004E2E46" w:rsidP="009656A1">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Site Manager</w:t>
            </w:r>
          </w:p>
          <w:p w14:paraId="5B1F3853" w14:textId="77777777" w:rsidR="004E2E46" w:rsidRPr="00D32437" w:rsidRDefault="004E2E46" w:rsidP="009656A1">
            <w:pPr>
              <w:jc w:val="center"/>
              <w:rPr>
                <w:rFonts w:ascii="Arial" w:hAnsi="Arial" w:cs="Arial"/>
                <w:b/>
                <w:bCs/>
                <w:sz w:val="18"/>
                <w:szCs w:val="18"/>
              </w:rPr>
            </w:pPr>
          </w:p>
        </w:tc>
        <w:tc>
          <w:tcPr>
            <w:tcW w:w="4981" w:type="dxa"/>
          </w:tcPr>
          <w:p w14:paraId="57C09D0C" w14:textId="77777777" w:rsidR="004E2E46" w:rsidRPr="00260DC3" w:rsidRDefault="004E2E46" w:rsidP="009656A1">
            <w:pPr>
              <w:jc w:val="center"/>
              <w:rPr>
                <w:rFonts w:cstheme="minorHAnsi"/>
                <w:b/>
                <w:bCs/>
                <w:u w:val="single"/>
              </w:rPr>
            </w:pPr>
            <w:r w:rsidRPr="00260DC3">
              <w:rPr>
                <w:rFonts w:cstheme="minorHAnsi"/>
                <w:b/>
                <w:bCs/>
                <w:u w:val="single"/>
              </w:rPr>
              <w:t>dr. IFIT BAGUS APRIANTONO, M.MRS</w:t>
            </w:r>
          </w:p>
          <w:p w14:paraId="1355A77C" w14:textId="77777777" w:rsidR="004E2E46" w:rsidRDefault="004E2E46" w:rsidP="009656A1">
            <w:pPr>
              <w:jc w:val="center"/>
              <w:rPr>
                <w:rFonts w:cstheme="minorHAnsi"/>
                <w:b/>
                <w:bCs/>
                <w:lang w:val="de-DE"/>
              </w:rPr>
            </w:pPr>
            <w:r>
              <w:rPr>
                <w:rFonts w:cstheme="minorHAnsi"/>
                <w:b/>
                <w:bCs/>
                <w:lang w:val="de-DE"/>
              </w:rPr>
              <w:t>DIREKTUR RUMAH SAKIT/HOSPITAL DIRECTOR</w:t>
            </w:r>
          </w:p>
          <w:p w14:paraId="5806F685" w14:textId="77777777" w:rsidR="004E2E46" w:rsidRDefault="004E2E46" w:rsidP="009656A1">
            <w:pPr>
              <w:jc w:val="center"/>
              <w:rPr>
                <w:rFonts w:cstheme="minorHAnsi"/>
                <w:b/>
                <w:bCs/>
                <w:lang w:val="de-DE"/>
              </w:rPr>
            </w:pPr>
          </w:p>
          <w:p w14:paraId="1E2C282E" w14:textId="77777777" w:rsidR="004E2E46" w:rsidRDefault="004E2E46" w:rsidP="009656A1">
            <w:pPr>
              <w:jc w:val="center"/>
              <w:rPr>
                <w:rFonts w:cstheme="minorHAnsi"/>
                <w:b/>
                <w:bCs/>
                <w:lang w:val="de-DE"/>
              </w:rPr>
            </w:pPr>
          </w:p>
          <w:p w14:paraId="1F0E3AB7" w14:textId="77777777" w:rsidR="004E2E46" w:rsidRDefault="004E2E46" w:rsidP="009656A1">
            <w:pPr>
              <w:jc w:val="center"/>
              <w:rPr>
                <w:rFonts w:cstheme="minorHAnsi"/>
                <w:b/>
                <w:bCs/>
                <w:lang w:val="de-DE"/>
              </w:rPr>
            </w:pPr>
          </w:p>
          <w:p w14:paraId="7FEF3553" w14:textId="77777777" w:rsidR="004E2E46" w:rsidRDefault="004E2E46" w:rsidP="009656A1">
            <w:pPr>
              <w:jc w:val="center"/>
              <w:rPr>
                <w:rFonts w:cstheme="minorHAnsi"/>
                <w:b/>
                <w:bCs/>
                <w:lang w:val="de-DE"/>
              </w:rPr>
            </w:pPr>
          </w:p>
          <w:p w14:paraId="16DDAFDC" w14:textId="77777777" w:rsidR="004E2E46" w:rsidRDefault="004E2E46" w:rsidP="009656A1">
            <w:pPr>
              <w:jc w:val="center"/>
              <w:rPr>
                <w:rFonts w:cstheme="minorHAnsi"/>
                <w:b/>
                <w:bCs/>
                <w:lang w:val="de-DE"/>
              </w:rPr>
            </w:pPr>
          </w:p>
          <w:p w14:paraId="51B04464" w14:textId="77777777" w:rsidR="004E2E46" w:rsidRDefault="004E2E46" w:rsidP="009656A1">
            <w:pPr>
              <w:jc w:val="center"/>
              <w:rPr>
                <w:rFonts w:cstheme="minorHAnsi"/>
                <w:b/>
                <w:bCs/>
                <w:lang w:val="de-DE"/>
              </w:rPr>
            </w:pPr>
          </w:p>
          <w:p w14:paraId="723C9661" w14:textId="77777777" w:rsidR="004E2E46" w:rsidRDefault="004E2E46" w:rsidP="009656A1">
            <w:pPr>
              <w:jc w:val="center"/>
              <w:rPr>
                <w:rFonts w:cstheme="minorHAnsi"/>
                <w:b/>
                <w:bCs/>
                <w:lang w:val="de-DE"/>
              </w:rPr>
            </w:pPr>
          </w:p>
          <w:p w14:paraId="1961F037" w14:textId="77777777" w:rsidR="004E2E46" w:rsidRDefault="004E2E46" w:rsidP="009656A1">
            <w:pPr>
              <w:jc w:val="center"/>
              <w:rPr>
                <w:rFonts w:cstheme="minorHAnsi"/>
                <w:b/>
                <w:bCs/>
                <w:lang w:val="de-DE"/>
              </w:rPr>
            </w:pPr>
          </w:p>
          <w:p w14:paraId="5D4933E3" w14:textId="77777777" w:rsidR="004E2E46" w:rsidRDefault="004E2E46" w:rsidP="009656A1">
            <w:pPr>
              <w:jc w:val="center"/>
              <w:rPr>
                <w:rFonts w:cstheme="minorHAnsi"/>
                <w:b/>
                <w:bCs/>
                <w:lang w:val="de-DE"/>
              </w:rPr>
            </w:pPr>
          </w:p>
          <w:p w14:paraId="5C58775C" w14:textId="77777777" w:rsidR="004E2E46" w:rsidRDefault="004E2E46" w:rsidP="009656A1">
            <w:pPr>
              <w:jc w:val="center"/>
              <w:rPr>
                <w:rFonts w:cstheme="minorHAnsi"/>
                <w:b/>
                <w:bCs/>
                <w:lang w:val="de-DE"/>
              </w:rPr>
            </w:pPr>
          </w:p>
          <w:p w14:paraId="48E7F3D7" w14:textId="77777777" w:rsidR="004E2E46" w:rsidRDefault="004E2E46" w:rsidP="009656A1">
            <w:pPr>
              <w:jc w:val="center"/>
              <w:rPr>
                <w:rFonts w:cstheme="minorHAnsi"/>
                <w:b/>
                <w:bCs/>
                <w:lang w:val="de-DE"/>
              </w:rPr>
            </w:pPr>
          </w:p>
          <w:p w14:paraId="05825CC5" w14:textId="77777777" w:rsidR="004E2E46" w:rsidRDefault="004E2E46" w:rsidP="009656A1">
            <w:pPr>
              <w:jc w:val="center"/>
              <w:rPr>
                <w:rFonts w:cstheme="minorHAnsi"/>
                <w:b/>
                <w:bCs/>
                <w:lang w:val="de-DE"/>
              </w:rPr>
            </w:pPr>
          </w:p>
          <w:p w14:paraId="752DA6FD" w14:textId="77777777" w:rsidR="004E2E46" w:rsidRDefault="004E2E46" w:rsidP="009656A1">
            <w:pPr>
              <w:jc w:val="center"/>
              <w:rPr>
                <w:rFonts w:cstheme="minorHAnsi"/>
                <w:b/>
                <w:bCs/>
                <w:lang w:val="de-DE"/>
              </w:rPr>
            </w:pPr>
          </w:p>
          <w:p w14:paraId="736C254D" w14:textId="77777777" w:rsidR="004E2E46" w:rsidRDefault="004E2E46" w:rsidP="009656A1">
            <w:pPr>
              <w:jc w:val="center"/>
              <w:rPr>
                <w:rFonts w:cstheme="minorHAnsi"/>
                <w:b/>
                <w:bCs/>
                <w:lang w:val="de-DE"/>
              </w:rPr>
            </w:pPr>
          </w:p>
          <w:p w14:paraId="16E002AC" w14:textId="77777777" w:rsidR="004E2E46" w:rsidRDefault="004E2E46" w:rsidP="009656A1">
            <w:pPr>
              <w:jc w:val="center"/>
              <w:rPr>
                <w:rFonts w:cstheme="minorHAnsi"/>
                <w:b/>
                <w:bCs/>
                <w:lang w:val="de-DE"/>
              </w:rPr>
            </w:pPr>
          </w:p>
          <w:p w14:paraId="2AD3322A" w14:textId="77777777" w:rsidR="004E2E46" w:rsidRPr="00D32437" w:rsidRDefault="004E2E46" w:rsidP="009656A1">
            <w:pPr>
              <w:jc w:val="center"/>
              <w:rPr>
                <w:rFonts w:ascii="Arial" w:hAnsi="Arial" w:cs="Arial"/>
                <w:b/>
                <w:bCs/>
                <w:sz w:val="18"/>
                <w:szCs w:val="18"/>
                <w:lang w:val="en-ID"/>
              </w:rPr>
            </w:pPr>
          </w:p>
        </w:tc>
      </w:tr>
    </w:tbl>
    <w:p w14:paraId="1EF509A6" w14:textId="77777777" w:rsidR="004E2E46" w:rsidRPr="00D32437" w:rsidRDefault="004E2E46" w:rsidP="004E2E46">
      <w:pPr>
        <w:rPr>
          <w:rFonts w:ascii="Arial" w:hAnsi="Arial" w:cs="Arial"/>
          <w:sz w:val="18"/>
          <w:szCs w:val="18"/>
        </w:rPr>
      </w:pPr>
    </w:p>
    <w:p w14:paraId="397FEA8B" w14:textId="77777777" w:rsidR="004E2E46" w:rsidRDefault="004E2E46" w:rsidP="004E2E46">
      <w:pPr>
        <w:jc w:val="center"/>
        <w:rPr>
          <w:rFonts w:ascii="Arial" w:hAnsi="Arial" w:cs="Arial"/>
          <w:b/>
          <w:bCs/>
        </w:rPr>
      </w:pPr>
      <w:r>
        <w:rPr>
          <w:rFonts w:ascii="Arial" w:hAnsi="Arial" w:cs="Arial"/>
          <w:sz w:val="18"/>
          <w:szCs w:val="18"/>
        </w:rPr>
        <w:br w:type="page"/>
      </w:r>
      <w:r w:rsidRPr="00A51B1D">
        <w:rPr>
          <w:rFonts w:ascii="Arial" w:hAnsi="Arial" w:cs="Arial"/>
          <w:b/>
          <w:bCs/>
        </w:rPr>
        <w:lastRenderedPageBreak/>
        <w:t>APPENDIX 1</w:t>
      </w:r>
    </w:p>
    <w:p w14:paraId="7B559AAD" w14:textId="77777777" w:rsidR="004E2E46" w:rsidRDefault="004E2E46" w:rsidP="004E2E46">
      <w:pPr>
        <w:rPr>
          <w:rFonts w:ascii="Arial" w:hAnsi="Arial" w:cs="Arial"/>
          <w:b/>
          <w:bCs/>
        </w:rPr>
      </w:pPr>
      <w:r>
        <w:rPr>
          <w:rFonts w:ascii="Arial" w:hAnsi="Arial" w:cs="Arial"/>
          <w:b/>
          <w:bCs/>
        </w:rPr>
        <w:br w:type="page"/>
      </w:r>
    </w:p>
    <w:p w14:paraId="1E1BEA4B" w14:textId="77777777" w:rsidR="004E2E46" w:rsidRPr="00A51B1D" w:rsidRDefault="004E2E46" w:rsidP="004E2E46">
      <w:pPr>
        <w:jc w:val="center"/>
        <w:rPr>
          <w:rFonts w:ascii="Arial" w:hAnsi="Arial" w:cs="Arial"/>
          <w:b/>
          <w:bCs/>
          <w:sz w:val="18"/>
          <w:szCs w:val="18"/>
        </w:rPr>
      </w:pPr>
      <w:r>
        <w:rPr>
          <w:rFonts w:ascii="Arial" w:hAnsi="Arial" w:cs="Arial"/>
          <w:b/>
          <w:bCs/>
          <w:sz w:val="18"/>
          <w:szCs w:val="18"/>
        </w:rPr>
        <w:lastRenderedPageBreak/>
        <w:t>APPENDIX II</w:t>
      </w:r>
    </w:p>
    <w:p w14:paraId="6997CC14" w14:textId="0D8133E4" w:rsidR="00391C25" w:rsidRPr="00A51B1D" w:rsidRDefault="00391C25" w:rsidP="00A51B1D">
      <w:pPr>
        <w:jc w:val="center"/>
        <w:rPr>
          <w:rFonts w:ascii="Arial" w:hAnsi="Arial" w:cs="Arial"/>
          <w:b/>
          <w:bCs/>
          <w:sz w:val="18"/>
          <w:szCs w:val="18"/>
        </w:rPr>
      </w:pPr>
    </w:p>
    <w:sectPr w:rsidR="00391C25" w:rsidRPr="00A51B1D" w:rsidSect="000C7EBD">
      <w:headerReference w:type="default" r:id="rId13"/>
      <w:footerReference w:type="default" r:id="rId14"/>
      <w:pgSz w:w="12240" w:h="20160" w:code="5"/>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D1C94" w14:textId="77777777" w:rsidR="005A7C7A" w:rsidRDefault="005A7C7A" w:rsidP="000C78C2">
      <w:pPr>
        <w:spacing w:after="0" w:line="240" w:lineRule="auto"/>
      </w:pPr>
      <w:r>
        <w:separator/>
      </w:r>
    </w:p>
  </w:endnote>
  <w:endnote w:type="continuationSeparator" w:id="0">
    <w:p w14:paraId="2FDF8BBD" w14:textId="77777777" w:rsidR="005A7C7A" w:rsidRDefault="005A7C7A" w:rsidP="000C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5"/>
      <w:gridCol w:w="425"/>
      <w:gridCol w:w="5670"/>
      <w:gridCol w:w="425"/>
      <w:gridCol w:w="425"/>
      <w:gridCol w:w="425"/>
      <w:gridCol w:w="425"/>
    </w:tblGrid>
    <w:tr w:rsidR="00091AB7" w:rsidRPr="000F52FE" w14:paraId="22326F60" w14:textId="77777777" w:rsidTr="00A3121C">
      <w:trPr>
        <w:jc w:val="center"/>
      </w:trPr>
      <w:tc>
        <w:tcPr>
          <w:tcW w:w="1700" w:type="dxa"/>
          <w:gridSpan w:val="4"/>
          <w:shd w:val="clear" w:color="auto" w:fill="auto"/>
        </w:tcPr>
        <w:p w14:paraId="5E38F7C4"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w:t>
          </w:r>
        </w:p>
      </w:tc>
      <w:tc>
        <w:tcPr>
          <w:tcW w:w="5670" w:type="dxa"/>
          <w:vMerge w:val="restart"/>
          <w:tcBorders>
            <w:top w:val="nil"/>
            <w:bottom w:val="nil"/>
          </w:tcBorders>
          <w:shd w:val="clear" w:color="auto" w:fill="auto"/>
          <w:vAlign w:val="center"/>
        </w:tcPr>
        <w:p w14:paraId="4A860892" w14:textId="0ADC0EF9" w:rsidR="00091AB7" w:rsidRPr="008E169E" w:rsidRDefault="00091AB7" w:rsidP="000C78C2">
          <w:pPr>
            <w:pStyle w:val="Header"/>
            <w:jc w:val="center"/>
            <w:rPr>
              <w:rFonts w:cstheme="minorHAnsi"/>
              <w:b/>
              <w:bCs/>
              <w:i/>
              <w:iCs/>
              <w:sz w:val="16"/>
              <w:szCs w:val="16"/>
            </w:rPr>
          </w:pPr>
          <w:r>
            <w:rPr>
              <w:rFonts w:cstheme="minorHAnsi"/>
              <w:b/>
              <w:bCs/>
              <w:i/>
              <w:iCs/>
              <w:sz w:val="16"/>
              <w:szCs w:val="16"/>
            </w:rPr>
            <w:t>Agreement/</w:t>
          </w:r>
          <w:proofErr w:type="spellStart"/>
          <w:r>
            <w:rPr>
              <w:rFonts w:cstheme="minorHAnsi"/>
              <w:b/>
              <w:bCs/>
              <w:i/>
              <w:iCs/>
              <w:sz w:val="16"/>
              <w:szCs w:val="16"/>
            </w:rPr>
            <w:t>Perjanjian</w:t>
          </w:r>
          <w:proofErr w:type="spellEnd"/>
          <w:r>
            <w:rPr>
              <w:rFonts w:cstheme="minorHAnsi"/>
              <w:b/>
              <w:bCs/>
              <w:i/>
              <w:iCs/>
              <w:sz w:val="16"/>
              <w:szCs w:val="16"/>
            </w:rPr>
            <w:t xml:space="preserve"> Kerjasama PT. </w:t>
          </w:r>
          <w:proofErr w:type="spellStart"/>
          <w:r w:rsidR="00DC206B">
            <w:rPr>
              <w:rFonts w:cstheme="minorHAnsi"/>
              <w:b/>
              <w:bCs/>
              <w:i/>
              <w:iCs/>
              <w:sz w:val="16"/>
              <w:szCs w:val="16"/>
            </w:rPr>
            <w:t>Lyondellasell</w:t>
          </w:r>
          <w:proofErr w:type="spellEnd"/>
          <w:r w:rsidR="00DC206B">
            <w:rPr>
              <w:rFonts w:cstheme="minorHAnsi"/>
              <w:b/>
              <w:bCs/>
              <w:i/>
              <w:iCs/>
              <w:sz w:val="16"/>
              <w:szCs w:val="16"/>
            </w:rPr>
            <w:t xml:space="preserve"> Advanced </w:t>
          </w:r>
          <w:proofErr w:type="gramStart"/>
          <w:r w:rsidR="00DC206B">
            <w:rPr>
              <w:rFonts w:cstheme="minorHAnsi"/>
              <w:b/>
              <w:bCs/>
              <w:i/>
              <w:iCs/>
              <w:sz w:val="16"/>
              <w:szCs w:val="16"/>
            </w:rPr>
            <w:t xml:space="preserve">Polyolefins </w:t>
          </w:r>
          <w:r>
            <w:rPr>
              <w:rFonts w:cstheme="minorHAnsi"/>
              <w:b/>
              <w:bCs/>
              <w:i/>
              <w:iCs/>
              <w:sz w:val="16"/>
              <w:szCs w:val="16"/>
            </w:rPr>
            <w:t xml:space="preserve"> </w:t>
          </w:r>
          <w:proofErr w:type="spellStart"/>
          <w:r>
            <w:rPr>
              <w:rFonts w:cstheme="minorHAnsi"/>
              <w:b/>
              <w:bCs/>
              <w:i/>
              <w:iCs/>
              <w:sz w:val="16"/>
              <w:szCs w:val="16"/>
            </w:rPr>
            <w:t>dengan</w:t>
          </w:r>
          <w:proofErr w:type="spellEnd"/>
          <w:proofErr w:type="gramEnd"/>
          <w:r>
            <w:rPr>
              <w:rFonts w:cstheme="minorHAnsi"/>
              <w:b/>
              <w:bCs/>
              <w:i/>
              <w:iCs/>
              <w:sz w:val="16"/>
              <w:szCs w:val="16"/>
            </w:rPr>
            <w:t xml:space="preserve"> Rumah Sakit Prima </w:t>
          </w:r>
          <w:proofErr w:type="spellStart"/>
          <w:r>
            <w:rPr>
              <w:rFonts w:cstheme="minorHAnsi"/>
              <w:b/>
              <w:bCs/>
              <w:i/>
              <w:iCs/>
              <w:sz w:val="16"/>
              <w:szCs w:val="16"/>
            </w:rPr>
            <w:t>Husada</w:t>
          </w:r>
          <w:proofErr w:type="spellEnd"/>
          <w:r>
            <w:rPr>
              <w:rFonts w:cstheme="minorHAnsi"/>
              <w:b/>
              <w:bCs/>
              <w:i/>
              <w:iCs/>
              <w:sz w:val="16"/>
              <w:szCs w:val="16"/>
            </w:rPr>
            <w:t xml:space="preserve"> </w:t>
          </w:r>
          <w:proofErr w:type="spellStart"/>
          <w:r>
            <w:rPr>
              <w:rFonts w:cstheme="minorHAnsi"/>
              <w:b/>
              <w:bCs/>
              <w:i/>
              <w:iCs/>
              <w:sz w:val="16"/>
              <w:szCs w:val="16"/>
            </w:rPr>
            <w:t>Sukorejo</w:t>
          </w:r>
          <w:proofErr w:type="spellEnd"/>
          <w:r>
            <w:rPr>
              <w:rFonts w:cstheme="minorHAnsi"/>
              <w:b/>
              <w:bCs/>
              <w:i/>
              <w:iCs/>
              <w:sz w:val="16"/>
              <w:szCs w:val="16"/>
            </w:rPr>
            <w:t xml:space="preserve"> </w:t>
          </w:r>
          <w:proofErr w:type="spellStart"/>
          <w:r>
            <w:rPr>
              <w:rFonts w:cstheme="minorHAnsi"/>
              <w:b/>
              <w:bCs/>
              <w:i/>
              <w:iCs/>
              <w:sz w:val="16"/>
              <w:szCs w:val="16"/>
            </w:rPr>
            <w:t>Pasuruan</w:t>
          </w:r>
          <w:proofErr w:type="spellEnd"/>
          <w:r>
            <w:rPr>
              <w:rFonts w:cstheme="minorHAnsi"/>
              <w:b/>
              <w:bCs/>
              <w:i/>
              <w:iCs/>
              <w:sz w:val="16"/>
              <w:szCs w:val="16"/>
            </w:rPr>
            <w:t xml:space="preserve"> </w:t>
          </w:r>
          <w:proofErr w:type="spellStart"/>
          <w:r>
            <w:rPr>
              <w:rFonts w:cstheme="minorHAnsi"/>
              <w:b/>
              <w:bCs/>
              <w:i/>
              <w:iCs/>
              <w:sz w:val="16"/>
              <w:szCs w:val="16"/>
            </w:rPr>
            <w:t>Tentang</w:t>
          </w:r>
          <w:proofErr w:type="spellEnd"/>
          <w:r>
            <w:rPr>
              <w:rFonts w:cstheme="minorHAnsi"/>
              <w:b/>
              <w:bCs/>
              <w:i/>
              <w:iCs/>
              <w:sz w:val="16"/>
              <w:szCs w:val="16"/>
            </w:rPr>
            <w:t xml:space="preserve"> </w:t>
          </w:r>
          <w:proofErr w:type="spellStart"/>
          <w:r>
            <w:rPr>
              <w:rFonts w:cstheme="minorHAnsi"/>
              <w:b/>
              <w:bCs/>
              <w:i/>
              <w:iCs/>
              <w:sz w:val="16"/>
              <w:szCs w:val="16"/>
            </w:rPr>
            <w:t>Pelayanan</w:t>
          </w:r>
          <w:proofErr w:type="spellEnd"/>
          <w:r>
            <w:rPr>
              <w:rFonts w:cstheme="minorHAnsi"/>
              <w:b/>
              <w:bCs/>
              <w:i/>
              <w:iCs/>
              <w:sz w:val="16"/>
              <w:szCs w:val="16"/>
            </w:rPr>
            <w:t xml:space="preserve"> dan </w:t>
          </w:r>
          <w:proofErr w:type="spellStart"/>
          <w:r>
            <w:rPr>
              <w:rFonts w:cstheme="minorHAnsi"/>
              <w:b/>
              <w:bCs/>
              <w:i/>
              <w:iCs/>
              <w:sz w:val="16"/>
              <w:szCs w:val="16"/>
            </w:rPr>
            <w:t>Pemeriksaan</w:t>
          </w:r>
          <w:proofErr w:type="spellEnd"/>
          <w:r>
            <w:rPr>
              <w:rFonts w:cstheme="minorHAnsi"/>
              <w:b/>
              <w:bCs/>
              <w:i/>
              <w:iCs/>
              <w:sz w:val="16"/>
              <w:szCs w:val="16"/>
            </w:rPr>
            <w:t xml:space="preserve">  Kesehatan </w:t>
          </w:r>
          <w:proofErr w:type="spellStart"/>
          <w:r>
            <w:rPr>
              <w:rFonts w:cstheme="minorHAnsi"/>
              <w:b/>
              <w:bCs/>
              <w:i/>
              <w:iCs/>
              <w:sz w:val="16"/>
              <w:szCs w:val="16"/>
            </w:rPr>
            <w:t>Karyawan</w:t>
          </w:r>
          <w:proofErr w:type="spellEnd"/>
          <w:r>
            <w:rPr>
              <w:rFonts w:cstheme="minorHAnsi"/>
              <w:b/>
              <w:bCs/>
              <w:i/>
              <w:iCs/>
              <w:sz w:val="16"/>
              <w:szCs w:val="16"/>
            </w:rPr>
            <w:t xml:space="preserve">,    </w:t>
          </w:r>
          <w:r w:rsidRPr="008E169E">
            <w:rPr>
              <w:rFonts w:cstheme="minorHAnsi"/>
              <w:b/>
              <w:bCs/>
              <w:i/>
              <w:iCs/>
              <w:sz w:val="16"/>
              <w:szCs w:val="16"/>
            </w:rPr>
            <w:t xml:space="preserve">Hal. </w:t>
          </w:r>
          <w:r w:rsidRPr="008E169E">
            <w:rPr>
              <w:rFonts w:cstheme="minorHAnsi"/>
              <w:b/>
              <w:bCs/>
              <w:i/>
              <w:iCs/>
              <w:sz w:val="16"/>
              <w:szCs w:val="16"/>
            </w:rPr>
            <w:fldChar w:fldCharType="begin"/>
          </w:r>
          <w:r w:rsidRPr="008E169E">
            <w:rPr>
              <w:rFonts w:cstheme="minorHAnsi"/>
              <w:b/>
              <w:bCs/>
              <w:i/>
              <w:iCs/>
              <w:sz w:val="16"/>
              <w:szCs w:val="16"/>
            </w:rPr>
            <w:instrText xml:space="preserve"> PAGE   \* MERGEFORMAT </w:instrText>
          </w:r>
          <w:r w:rsidRPr="008E169E">
            <w:rPr>
              <w:rFonts w:cstheme="minorHAnsi"/>
              <w:b/>
              <w:bCs/>
              <w:i/>
              <w:iCs/>
              <w:sz w:val="16"/>
              <w:szCs w:val="16"/>
            </w:rPr>
            <w:fldChar w:fldCharType="separate"/>
          </w:r>
          <w:r w:rsidR="005A0615">
            <w:rPr>
              <w:rFonts w:cstheme="minorHAnsi"/>
              <w:b/>
              <w:bCs/>
              <w:i/>
              <w:iCs/>
              <w:noProof/>
              <w:sz w:val="16"/>
              <w:szCs w:val="16"/>
            </w:rPr>
            <w:t>15</w:t>
          </w:r>
          <w:r w:rsidRPr="008E169E">
            <w:rPr>
              <w:rFonts w:cstheme="minorHAnsi"/>
              <w:b/>
              <w:bCs/>
              <w:i/>
              <w:iCs/>
              <w:noProof/>
              <w:sz w:val="16"/>
              <w:szCs w:val="16"/>
            </w:rPr>
            <w:fldChar w:fldCharType="end"/>
          </w:r>
        </w:p>
        <w:p w14:paraId="1303B83C" w14:textId="77777777" w:rsidR="00091AB7" w:rsidRPr="008E169E" w:rsidRDefault="00091AB7" w:rsidP="000C78C2">
          <w:pPr>
            <w:pStyle w:val="Footer"/>
            <w:rPr>
              <w:rFonts w:cstheme="minorHAnsi"/>
              <w:sz w:val="16"/>
              <w:szCs w:val="16"/>
            </w:rPr>
          </w:pPr>
        </w:p>
      </w:tc>
      <w:tc>
        <w:tcPr>
          <w:tcW w:w="1700" w:type="dxa"/>
          <w:gridSpan w:val="4"/>
          <w:shd w:val="clear" w:color="auto" w:fill="auto"/>
        </w:tcPr>
        <w:p w14:paraId="10BF9E8E"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Pihak II</w:t>
          </w:r>
        </w:p>
      </w:tc>
    </w:tr>
    <w:tr w:rsidR="00091AB7" w:rsidRPr="000F52FE" w14:paraId="0CDF89F2" w14:textId="77777777" w:rsidTr="00A3121C">
      <w:trPr>
        <w:trHeight w:val="556"/>
        <w:jc w:val="center"/>
      </w:trPr>
      <w:tc>
        <w:tcPr>
          <w:tcW w:w="425" w:type="dxa"/>
          <w:shd w:val="clear" w:color="auto" w:fill="auto"/>
        </w:tcPr>
        <w:p w14:paraId="03E77BC9"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284938D"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131D77A5"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C83AC3C" w14:textId="77777777" w:rsidR="00091AB7" w:rsidRPr="008E169E" w:rsidRDefault="00091AB7" w:rsidP="000C78C2">
          <w:pPr>
            <w:pStyle w:val="Footer"/>
            <w:jc w:val="center"/>
            <w:rPr>
              <w:rFonts w:cstheme="minorHAnsi"/>
              <w:sz w:val="16"/>
              <w:szCs w:val="16"/>
            </w:rPr>
          </w:pPr>
        </w:p>
      </w:tc>
      <w:tc>
        <w:tcPr>
          <w:tcW w:w="5670" w:type="dxa"/>
          <w:vMerge/>
          <w:tcBorders>
            <w:bottom w:val="nil"/>
          </w:tcBorders>
          <w:shd w:val="clear" w:color="auto" w:fill="auto"/>
        </w:tcPr>
        <w:p w14:paraId="12737BF3" w14:textId="77777777" w:rsidR="00091AB7" w:rsidRPr="008E169E" w:rsidRDefault="00091AB7" w:rsidP="000C78C2">
          <w:pPr>
            <w:pStyle w:val="Footer"/>
            <w:rPr>
              <w:rFonts w:cstheme="minorHAnsi"/>
              <w:sz w:val="16"/>
              <w:szCs w:val="16"/>
            </w:rPr>
          </w:pPr>
        </w:p>
      </w:tc>
      <w:tc>
        <w:tcPr>
          <w:tcW w:w="425" w:type="dxa"/>
          <w:shd w:val="clear" w:color="auto" w:fill="auto"/>
        </w:tcPr>
        <w:p w14:paraId="7366E062" w14:textId="77777777" w:rsidR="00091AB7" w:rsidRPr="008E169E" w:rsidRDefault="00091AB7" w:rsidP="000C78C2">
          <w:pPr>
            <w:pStyle w:val="Footer"/>
            <w:rPr>
              <w:rFonts w:cstheme="minorHAnsi"/>
              <w:sz w:val="16"/>
              <w:szCs w:val="16"/>
            </w:rPr>
          </w:pPr>
        </w:p>
      </w:tc>
      <w:tc>
        <w:tcPr>
          <w:tcW w:w="425" w:type="dxa"/>
          <w:shd w:val="clear" w:color="auto" w:fill="auto"/>
        </w:tcPr>
        <w:p w14:paraId="4CBAF7E7" w14:textId="77777777" w:rsidR="00091AB7" w:rsidRPr="008E169E" w:rsidRDefault="00091AB7" w:rsidP="000C78C2">
          <w:pPr>
            <w:pStyle w:val="Footer"/>
            <w:rPr>
              <w:rFonts w:cstheme="minorHAnsi"/>
              <w:sz w:val="16"/>
              <w:szCs w:val="16"/>
            </w:rPr>
          </w:pPr>
        </w:p>
      </w:tc>
      <w:tc>
        <w:tcPr>
          <w:tcW w:w="425" w:type="dxa"/>
          <w:shd w:val="clear" w:color="auto" w:fill="auto"/>
        </w:tcPr>
        <w:p w14:paraId="3BC52CC3" w14:textId="77777777" w:rsidR="00091AB7" w:rsidRPr="008E169E" w:rsidRDefault="00091AB7" w:rsidP="000C78C2">
          <w:pPr>
            <w:pStyle w:val="Footer"/>
            <w:rPr>
              <w:rFonts w:cstheme="minorHAnsi"/>
              <w:sz w:val="16"/>
              <w:szCs w:val="16"/>
            </w:rPr>
          </w:pPr>
        </w:p>
      </w:tc>
      <w:tc>
        <w:tcPr>
          <w:tcW w:w="425" w:type="dxa"/>
          <w:shd w:val="clear" w:color="auto" w:fill="auto"/>
        </w:tcPr>
        <w:p w14:paraId="1653187F" w14:textId="77777777" w:rsidR="00091AB7" w:rsidRPr="008E169E" w:rsidRDefault="00091AB7" w:rsidP="000C78C2">
          <w:pPr>
            <w:pStyle w:val="Footer"/>
            <w:rPr>
              <w:rFonts w:cstheme="minorHAnsi"/>
              <w:sz w:val="16"/>
              <w:szCs w:val="16"/>
            </w:rPr>
          </w:pPr>
        </w:p>
      </w:tc>
    </w:tr>
  </w:tbl>
  <w:p w14:paraId="64C42327" w14:textId="0827955E" w:rsidR="00091AB7" w:rsidRDefault="00091AB7">
    <w:pPr>
      <w:pStyle w:val="Footer"/>
    </w:pPr>
  </w:p>
  <w:p w14:paraId="7199E0CE" w14:textId="6AF6B2FE" w:rsidR="00091AB7" w:rsidRDefault="00091AB7">
    <w:pPr>
      <w:pStyle w:val="Footer"/>
    </w:pPr>
  </w:p>
  <w:p w14:paraId="153DAFEA" w14:textId="77777777" w:rsidR="00091AB7" w:rsidRDefault="00091AB7">
    <w:pPr>
      <w:pStyle w:val="Footer"/>
    </w:pPr>
  </w:p>
  <w:p w14:paraId="693DB4E5" w14:textId="77777777" w:rsidR="00091AB7" w:rsidRDefault="00091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0A8C9" w14:textId="77777777" w:rsidR="005A7C7A" w:rsidRDefault="005A7C7A" w:rsidP="000C78C2">
      <w:pPr>
        <w:spacing w:after="0" w:line="240" w:lineRule="auto"/>
      </w:pPr>
      <w:r>
        <w:separator/>
      </w:r>
    </w:p>
  </w:footnote>
  <w:footnote w:type="continuationSeparator" w:id="0">
    <w:p w14:paraId="42EB7488" w14:textId="77777777" w:rsidR="005A7C7A" w:rsidRDefault="005A7C7A" w:rsidP="000C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97DF9" w14:textId="3E065E3C" w:rsidR="00091AB7" w:rsidRDefault="00091AB7" w:rsidP="00D20921">
    <w:pPr>
      <w:pStyle w:val="Header"/>
    </w:pPr>
    <w:r>
      <w:tab/>
    </w:r>
    <w:r>
      <w:tab/>
    </w:r>
  </w:p>
  <w:p w14:paraId="00F744E2" w14:textId="77777777" w:rsidR="00091AB7" w:rsidRDefault="00091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0D28"/>
    <w:multiLevelType w:val="hybridMultilevel"/>
    <w:tmpl w:val="EC24E0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5C6AE7"/>
    <w:multiLevelType w:val="hybridMultilevel"/>
    <w:tmpl w:val="8872F9A6"/>
    <w:lvl w:ilvl="0" w:tplc="6944D3CE">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F6820"/>
    <w:multiLevelType w:val="hybridMultilevel"/>
    <w:tmpl w:val="A4C6CF2E"/>
    <w:lvl w:ilvl="0" w:tplc="CBEE061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40012A0"/>
    <w:multiLevelType w:val="multilevel"/>
    <w:tmpl w:val="27A0732C"/>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color w:val="0D0D0D"/>
      </w:rPr>
    </w:lvl>
    <w:lvl w:ilvl="2">
      <w:start w:val="1"/>
      <w:numFmt w:val="decimal"/>
      <w:isLgl/>
      <w:lvlText w:val="%1.%2.%3"/>
      <w:lvlJc w:val="left"/>
      <w:pPr>
        <w:ind w:left="1080" w:hanging="720"/>
      </w:pPr>
      <w:rPr>
        <w:rFonts w:hint="default"/>
        <w:b w:val="0"/>
        <w:color w:val="0D0D0D"/>
      </w:rPr>
    </w:lvl>
    <w:lvl w:ilvl="3">
      <w:start w:val="1"/>
      <w:numFmt w:val="decimal"/>
      <w:isLgl/>
      <w:lvlText w:val="%1.%2.%3.%4"/>
      <w:lvlJc w:val="left"/>
      <w:pPr>
        <w:ind w:left="1080" w:hanging="720"/>
      </w:pPr>
      <w:rPr>
        <w:rFonts w:hint="default"/>
        <w:b w:val="0"/>
        <w:color w:val="0D0D0D"/>
      </w:rPr>
    </w:lvl>
    <w:lvl w:ilvl="4">
      <w:start w:val="1"/>
      <w:numFmt w:val="decimal"/>
      <w:isLgl/>
      <w:lvlText w:val="%1.%2.%3.%4.%5"/>
      <w:lvlJc w:val="left"/>
      <w:pPr>
        <w:ind w:left="1440" w:hanging="1080"/>
      </w:pPr>
      <w:rPr>
        <w:rFonts w:hint="default"/>
        <w:b w:val="0"/>
        <w:color w:val="0D0D0D"/>
      </w:rPr>
    </w:lvl>
    <w:lvl w:ilvl="5">
      <w:start w:val="1"/>
      <w:numFmt w:val="decimal"/>
      <w:isLgl/>
      <w:lvlText w:val="%1.%2.%3.%4.%5.%6"/>
      <w:lvlJc w:val="left"/>
      <w:pPr>
        <w:ind w:left="1440" w:hanging="1080"/>
      </w:pPr>
      <w:rPr>
        <w:rFonts w:hint="default"/>
        <w:b w:val="0"/>
        <w:color w:val="0D0D0D"/>
      </w:rPr>
    </w:lvl>
    <w:lvl w:ilvl="6">
      <w:start w:val="1"/>
      <w:numFmt w:val="decimal"/>
      <w:isLgl/>
      <w:lvlText w:val="%1.%2.%3.%4.%5.%6.%7"/>
      <w:lvlJc w:val="left"/>
      <w:pPr>
        <w:ind w:left="1800" w:hanging="1440"/>
      </w:pPr>
      <w:rPr>
        <w:rFonts w:hint="default"/>
        <w:b w:val="0"/>
        <w:color w:val="0D0D0D"/>
      </w:rPr>
    </w:lvl>
    <w:lvl w:ilvl="7">
      <w:start w:val="1"/>
      <w:numFmt w:val="decimal"/>
      <w:isLgl/>
      <w:lvlText w:val="%1.%2.%3.%4.%5.%6.%7.%8"/>
      <w:lvlJc w:val="left"/>
      <w:pPr>
        <w:ind w:left="1800" w:hanging="1440"/>
      </w:pPr>
      <w:rPr>
        <w:rFonts w:hint="default"/>
        <w:b w:val="0"/>
        <w:color w:val="0D0D0D"/>
      </w:rPr>
    </w:lvl>
    <w:lvl w:ilvl="8">
      <w:start w:val="1"/>
      <w:numFmt w:val="decimal"/>
      <w:isLgl/>
      <w:lvlText w:val="%1.%2.%3.%4.%5.%6.%7.%8.%9"/>
      <w:lvlJc w:val="left"/>
      <w:pPr>
        <w:ind w:left="2160" w:hanging="1800"/>
      </w:pPr>
      <w:rPr>
        <w:rFonts w:hint="default"/>
        <w:b w:val="0"/>
        <w:color w:val="0D0D0D"/>
      </w:rPr>
    </w:lvl>
  </w:abstractNum>
  <w:abstractNum w:abstractNumId="4" w15:restartNumberingAfterBreak="0">
    <w:nsid w:val="06AB083B"/>
    <w:multiLevelType w:val="hybridMultilevel"/>
    <w:tmpl w:val="A7920C60"/>
    <w:lvl w:ilvl="0" w:tplc="38090019">
      <w:start w:val="1"/>
      <w:numFmt w:val="lowerLetter"/>
      <w:lvlText w:val="%1."/>
      <w:lvlJc w:val="left"/>
      <w:pPr>
        <w:ind w:left="1080" w:hanging="360"/>
      </w:pPr>
      <w:rPr>
        <w:rFonts w:hint="default"/>
        <w:b w:val="0"/>
        <w:color w:val="0D0D0D"/>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77532B5"/>
    <w:multiLevelType w:val="hybridMultilevel"/>
    <w:tmpl w:val="F026659A"/>
    <w:lvl w:ilvl="0" w:tplc="991AE3F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A104A"/>
    <w:multiLevelType w:val="hybridMultilevel"/>
    <w:tmpl w:val="94C24274"/>
    <w:lvl w:ilvl="0" w:tplc="FFFFFFFF">
      <w:start w:val="1"/>
      <w:numFmt w:val="decimal"/>
      <w:lvlText w:val="%1."/>
      <w:lvlJc w:val="left"/>
      <w:pPr>
        <w:ind w:left="720" w:hanging="360"/>
      </w:pPr>
      <w:rPr>
        <w:rFonts w:eastAsiaTheme="minorHAnsi"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284D52"/>
    <w:multiLevelType w:val="hybridMultilevel"/>
    <w:tmpl w:val="E9D064E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8435EB"/>
    <w:multiLevelType w:val="hybridMultilevel"/>
    <w:tmpl w:val="7C30B1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CE439B"/>
    <w:multiLevelType w:val="hybridMultilevel"/>
    <w:tmpl w:val="53AC83BC"/>
    <w:lvl w:ilvl="0" w:tplc="EA044758">
      <w:start w:val="1"/>
      <w:numFmt w:val="upp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0" w15:restartNumberingAfterBreak="0">
    <w:nsid w:val="0EAA514A"/>
    <w:multiLevelType w:val="hybridMultilevel"/>
    <w:tmpl w:val="81E0E214"/>
    <w:lvl w:ilvl="0" w:tplc="647C6ACC">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7B0354"/>
    <w:multiLevelType w:val="hybridMultilevel"/>
    <w:tmpl w:val="8E3E7D2E"/>
    <w:lvl w:ilvl="0" w:tplc="C06A241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6D285A"/>
    <w:multiLevelType w:val="hybridMultilevel"/>
    <w:tmpl w:val="A8F4452C"/>
    <w:lvl w:ilvl="0" w:tplc="03669A9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DF3F75"/>
    <w:multiLevelType w:val="hybridMultilevel"/>
    <w:tmpl w:val="531237E6"/>
    <w:lvl w:ilvl="0" w:tplc="AFC82BE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2B1554"/>
    <w:multiLevelType w:val="hybridMultilevel"/>
    <w:tmpl w:val="D6CE452A"/>
    <w:lvl w:ilvl="0" w:tplc="C1EABB9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59B08C6"/>
    <w:multiLevelType w:val="hybridMultilevel"/>
    <w:tmpl w:val="C31A3674"/>
    <w:lvl w:ilvl="0" w:tplc="6BEA8A2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B738F0"/>
    <w:multiLevelType w:val="hybridMultilevel"/>
    <w:tmpl w:val="16D09E34"/>
    <w:lvl w:ilvl="0" w:tplc="CA220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7F07BC"/>
    <w:multiLevelType w:val="hybridMultilevel"/>
    <w:tmpl w:val="6D2C9BD4"/>
    <w:lvl w:ilvl="0" w:tplc="8D5C9AC6">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8040F2B"/>
    <w:multiLevelType w:val="hybridMultilevel"/>
    <w:tmpl w:val="464079FE"/>
    <w:lvl w:ilvl="0" w:tplc="6F02FFA6">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D0758C6"/>
    <w:multiLevelType w:val="hybridMultilevel"/>
    <w:tmpl w:val="C0EEF848"/>
    <w:lvl w:ilvl="0" w:tplc="3DAEC9D6">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7D00CE"/>
    <w:multiLevelType w:val="hybridMultilevel"/>
    <w:tmpl w:val="40A2FD32"/>
    <w:lvl w:ilvl="0" w:tplc="1004D31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052211E"/>
    <w:multiLevelType w:val="hybridMultilevel"/>
    <w:tmpl w:val="1EFABD1C"/>
    <w:lvl w:ilvl="0" w:tplc="577CABD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05227C1"/>
    <w:multiLevelType w:val="hybridMultilevel"/>
    <w:tmpl w:val="90A82658"/>
    <w:lvl w:ilvl="0" w:tplc="7C9CD10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27C3C"/>
    <w:multiLevelType w:val="hybridMultilevel"/>
    <w:tmpl w:val="CE46E67C"/>
    <w:lvl w:ilvl="0" w:tplc="0D363DE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3787BC2"/>
    <w:multiLevelType w:val="hybridMultilevel"/>
    <w:tmpl w:val="1CC8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5130CC1"/>
    <w:multiLevelType w:val="hybridMultilevel"/>
    <w:tmpl w:val="3DFC6DE0"/>
    <w:lvl w:ilvl="0" w:tplc="267E2E14">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5304DED"/>
    <w:multiLevelType w:val="hybridMultilevel"/>
    <w:tmpl w:val="92FEC5B0"/>
    <w:lvl w:ilvl="0" w:tplc="38986D3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4D386A"/>
    <w:multiLevelType w:val="hybridMultilevel"/>
    <w:tmpl w:val="DF08D7BE"/>
    <w:lvl w:ilvl="0" w:tplc="DD76A2D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A924BA3"/>
    <w:multiLevelType w:val="hybridMultilevel"/>
    <w:tmpl w:val="E7FC2F5A"/>
    <w:lvl w:ilvl="0" w:tplc="361E81EA">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AF07440"/>
    <w:multiLevelType w:val="hybridMultilevel"/>
    <w:tmpl w:val="3CEEEDAE"/>
    <w:lvl w:ilvl="0" w:tplc="485C5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C4C0DC0"/>
    <w:multiLevelType w:val="hybridMultilevel"/>
    <w:tmpl w:val="0B8C4086"/>
    <w:lvl w:ilvl="0" w:tplc="C79E864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C6A10FF"/>
    <w:multiLevelType w:val="hybridMultilevel"/>
    <w:tmpl w:val="8A2AF3CA"/>
    <w:lvl w:ilvl="0" w:tplc="B6B2442E">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AD6134"/>
    <w:multiLevelType w:val="hybridMultilevel"/>
    <w:tmpl w:val="E434211E"/>
    <w:lvl w:ilvl="0" w:tplc="E54C5976">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3A1524E"/>
    <w:multiLevelType w:val="hybridMultilevel"/>
    <w:tmpl w:val="9482C170"/>
    <w:lvl w:ilvl="0" w:tplc="078A854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3EE5ED4"/>
    <w:multiLevelType w:val="hybridMultilevel"/>
    <w:tmpl w:val="0A2CB3E0"/>
    <w:lvl w:ilvl="0" w:tplc="1D8E23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4D6272A"/>
    <w:multiLevelType w:val="hybridMultilevel"/>
    <w:tmpl w:val="B432874E"/>
    <w:lvl w:ilvl="0" w:tplc="D338AA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54C5511"/>
    <w:multiLevelType w:val="hybridMultilevel"/>
    <w:tmpl w:val="35E27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5863BB"/>
    <w:multiLevelType w:val="hybridMultilevel"/>
    <w:tmpl w:val="EC842884"/>
    <w:lvl w:ilvl="0" w:tplc="C0D8C3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150868"/>
    <w:multiLevelType w:val="hybridMultilevel"/>
    <w:tmpl w:val="5C7A2A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ACB462D"/>
    <w:multiLevelType w:val="hybridMultilevel"/>
    <w:tmpl w:val="CB40F516"/>
    <w:lvl w:ilvl="0" w:tplc="B0647A66">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CD16071"/>
    <w:multiLevelType w:val="hybridMultilevel"/>
    <w:tmpl w:val="314A5672"/>
    <w:lvl w:ilvl="0" w:tplc="CA7C95E4">
      <w:start w:val="5"/>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DFA734B"/>
    <w:multiLevelType w:val="hybridMultilevel"/>
    <w:tmpl w:val="9FFC27B6"/>
    <w:lvl w:ilvl="0" w:tplc="5D307842">
      <w:start w:val="2"/>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A32784"/>
    <w:multiLevelType w:val="hybridMultilevel"/>
    <w:tmpl w:val="5C1C1D80"/>
    <w:lvl w:ilvl="0" w:tplc="81C49B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3F017B3"/>
    <w:multiLevelType w:val="hybridMultilevel"/>
    <w:tmpl w:val="FBB64254"/>
    <w:lvl w:ilvl="0" w:tplc="DD76A2D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55E6F93"/>
    <w:multiLevelType w:val="hybridMultilevel"/>
    <w:tmpl w:val="26C6F662"/>
    <w:lvl w:ilvl="0" w:tplc="8F5E74C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656419"/>
    <w:multiLevelType w:val="hybridMultilevel"/>
    <w:tmpl w:val="AB72CED2"/>
    <w:lvl w:ilvl="0" w:tplc="1D14DD12">
      <w:start w:val="6"/>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4BC45911"/>
    <w:multiLevelType w:val="hybridMultilevel"/>
    <w:tmpl w:val="A566D68C"/>
    <w:lvl w:ilvl="0" w:tplc="0078440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C1047FC"/>
    <w:multiLevelType w:val="hybridMultilevel"/>
    <w:tmpl w:val="BBAE8BE0"/>
    <w:lvl w:ilvl="0" w:tplc="EB248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5420B3"/>
    <w:multiLevelType w:val="hybridMultilevel"/>
    <w:tmpl w:val="55622834"/>
    <w:lvl w:ilvl="0" w:tplc="7518A8BA">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05C152D"/>
    <w:multiLevelType w:val="hybridMultilevel"/>
    <w:tmpl w:val="864A5ACA"/>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4835E49"/>
    <w:multiLevelType w:val="hybridMultilevel"/>
    <w:tmpl w:val="B93E302C"/>
    <w:lvl w:ilvl="0" w:tplc="EB5E075E">
      <w:start w:val="2"/>
      <w:numFmt w:val="decimal"/>
      <w:lvlText w:val="%1."/>
      <w:lvlJc w:val="left"/>
      <w:pPr>
        <w:ind w:left="720" w:hanging="360"/>
      </w:pPr>
      <w:rPr>
        <w:rFonts w:eastAsiaTheme="minorHAnsi"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650799F"/>
    <w:multiLevelType w:val="hybridMultilevel"/>
    <w:tmpl w:val="2632CA38"/>
    <w:lvl w:ilvl="0" w:tplc="67BACE0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65B26DE"/>
    <w:multiLevelType w:val="hybridMultilevel"/>
    <w:tmpl w:val="A7920C60"/>
    <w:lvl w:ilvl="0" w:tplc="FFFFFFFF">
      <w:start w:val="1"/>
      <w:numFmt w:val="lowerLetter"/>
      <w:lvlText w:val="%1."/>
      <w:lvlJc w:val="left"/>
      <w:pPr>
        <w:ind w:left="1080" w:hanging="360"/>
      </w:pPr>
      <w:rPr>
        <w:rFonts w:hint="default"/>
        <w:b w:val="0"/>
        <w:color w:val="0D0D0D"/>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57A525F5"/>
    <w:multiLevelType w:val="hybridMultilevel"/>
    <w:tmpl w:val="03D66182"/>
    <w:lvl w:ilvl="0" w:tplc="3C8406A0">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83B0D86"/>
    <w:multiLevelType w:val="hybridMultilevel"/>
    <w:tmpl w:val="1F1A9358"/>
    <w:lvl w:ilvl="0" w:tplc="3D6CA9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EC20B0"/>
    <w:multiLevelType w:val="hybridMultilevel"/>
    <w:tmpl w:val="88E078DC"/>
    <w:lvl w:ilvl="0" w:tplc="1B92191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9195EEF"/>
    <w:multiLevelType w:val="hybridMultilevel"/>
    <w:tmpl w:val="90A82658"/>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A832843"/>
    <w:multiLevelType w:val="hybridMultilevel"/>
    <w:tmpl w:val="BBAE8BE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BBD344A"/>
    <w:multiLevelType w:val="hybridMultilevel"/>
    <w:tmpl w:val="6EC2835E"/>
    <w:lvl w:ilvl="0" w:tplc="2A5A36D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BFC0EE0"/>
    <w:multiLevelType w:val="hybridMultilevel"/>
    <w:tmpl w:val="B43287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ECA264F"/>
    <w:multiLevelType w:val="hybridMultilevel"/>
    <w:tmpl w:val="90883A3C"/>
    <w:lvl w:ilvl="0" w:tplc="6B806F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F102260"/>
    <w:multiLevelType w:val="hybridMultilevel"/>
    <w:tmpl w:val="D8F0EE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F45E72"/>
    <w:multiLevelType w:val="hybridMultilevel"/>
    <w:tmpl w:val="094271BA"/>
    <w:lvl w:ilvl="0" w:tplc="0480DEF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0BC4B22"/>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18865CB"/>
    <w:multiLevelType w:val="hybridMultilevel"/>
    <w:tmpl w:val="F56007CC"/>
    <w:lvl w:ilvl="0" w:tplc="4586717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1943031"/>
    <w:multiLevelType w:val="hybridMultilevel"/>
    <w:tmpl w:val="9A1EE2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6212287C"/>
    <w:multiLevelType w:val="hybridMultilevel"/>
    <w:tmpl w:val="8FF887F6"/>
    <w:lvl w:ilvl="0" w:tplc="79621136">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62577156"/>
    <w:multiLevelType w:val="hybridMultilevel"/>
    <w:tmpl w:val="C05C38EC"/>
    <w:lvl w:ilvl="0" w:tplc="33104AC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2A81D8A"/>
    <w:multiLevelType w:val="hybridMultilevel"/>
    <w:tmpl w:val="CA1AE81E"/>
    <w:lvl w:ilvl="0" w:tplc="94DC5DE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64333240"/>
    <w:multiLevelType w:val="hybridMultilevel"/>
    <w:tmpl w:val="FABEF304"/>
    <w:lvl w:ilvl="0" w:tplc="D534A75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6BC09FB"/>
    <w:multiLevelType w:val="hybridMultilevel"/>
    <w:tmpl w:val="22F8E2DE"/>
    <w:lvl w:ilvl="0" w:tplc="21503D2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6F9190F"/>
    <w:multiLevelType w:val="hybridMultilevel"/>
    <w:tmpl w:val="397CDD36"/>
    <w:lvl w:ilvl="0" w:tplc="1326F3F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521FFA"/>
    <w:multiLevelType w:val="hybridMultilevel"/>
    <w:tmpl w:val="9418D5C6"/>
    <w:lvl w:ilvl="0" w:tplc="E586DCF0">
      <w:start w:val="1"/>
      <w:numFmt w:val="bullet"/>
      <w:lvlText w:val="-"/>
      <w:lvlJc w:val="left"/>
      <w:pPr>
        <w:ind w:left="949" w:hanging="360"/>
      </w:pPr>
      <w:rPr>
        <w:rFonts w:ascii="Calibri" w:eastAsia="Times New Roman" w:hAnsi="Calibri" w:cs="Calibri" w:hint="default"/>
      </w:rPr>
    </w:lvl>
    <w:lvl w:ilvl="1" w:tplc="38090003" w:tentative="1">
      <w:start w:val="1"/>
      <w:numFmt w:val="bullet"/>
      <w:lvlText w:val="o"/>
      <w:lvlJc w:val="left"/>
      <w:pPr>
        <w:ind w:left="1669" w:hanging="360"/>
      </w:pPr>
      <w:rPr>
        <w:rFonts w:ascii="Courier New" w:hAnsi="Courier New" w:cs="Courier New" w:hint="default"/>
      </w:rPr>
    </w:lvl>
    <w:lvl w:ilvl="2" w:tplc="38090005" w:tentative="1">
      <w:start w:val="1"/>
      <w:numFmt w:val="bullet"/>
      <w:lvlText w:val=""/>
      <w:lvlJc w:val="left"/>
      <w:pPr>
        <w:ind w:left="2389" w:hanging="360"/>
      </w:pPr>
      <w:rPr>
        <w:rFonts w:ascii="Wingdings" w:hAnsi="Wingdings" w:hint="default"/>
      </w:rPr>
    </w:lvl>
    <w:lvl w:ilvl="3" w:tplc="38090001" w:tentative="1">
      <w:start w:val="1"/>
      <w:numFmt w:val="bullet"/>
      <w:lvlText w:val=""/>
      <w:lvlJc w:val="left"/>
      <w:pPr>
        <w:ind w:left="3109" w:hanging="360"/>
      </w:pPr>
      <w:rPr>
        <w:rFonts w:ascii="Symbol" w:hAnsi="Symbol" w:hint="default"/>
      </w:rPr>
    </w:lvl>
    <w:lvl w:ilvl="4" w:tplc="38090003" w:tentative="1">
      <w:start w:val="1"/>
      <w:numFmt w:val="bullet"/>
      <w:lvlText w:val="o"/>
      <w:lvlJc w:val="left"/>
      <w:pPr>
        <w:ind w:left="3829" w:hanging="360"/>
      </w:pPr>
      <w:rPr>
        <w:rFonts w:ascii="Courier New" w:hAnsi="Courier New" w:cs="Courier New" w:hint="default"/>
      </w:rPr>
    </w:lvl>
    <w:lvl w:ilvl="5" w:tplc="38090005" w:tentative="1">
      <w:start w:val="1"/>
      <w:numFmt w:val="bullet"/>
      <w:lvlText w:val=""/>
      <w:lvlJc w:val="left"/>
      <w:pPr>
        <w:ind w:left="4549" w:hanging="360"/>
      </w:pPr>
      <w:rPr>
        <w:rFonts w:ascii="Wingdings" w:hAnsi="Wingdings" w:hint="default"/>
      </w:rPr>
    </w:lvl>
    <w:lvl w:ilvl="6" w:tplc="38090001" w:tentative="1">
      <w:start w:val="1"/>
      <w:numFmt w:val="bullet"/>
      <w:lvlText w:val=""/>
      <w:lvlJc w:val="left"/>
      <w:pPr>
        <w:ind w:left="5269" w:hanging="360"/>
      </w:pPr>
      <w:rPr>
        <w:rFonts w:ascii="Symbol" w:hAnsi="Symbol" w:hint="default"/>
      </w:rPr>
    </w:lvl>
    <w:lvl w:ilvl="7" w:tplc="38090003" w:tentative="1">
      <w:start w:val="1"/>
      <w:numFmt w:val="bullet"/>
      <w:lvlText w:val="o"/>
      <w:lvlJc w:val="left"/>
      <w:pPr>
        <w:ind w:left="5989" w:hanging="360"/>
      </w:pPr>
      <w:rPr>
        <w:rFonts w:ascii="Courier New" w:hAnsi="Courier New" w:cs="Courier New" w:hint="default"/>
      </w:rPr>
    </w:lvl>
    <w:lvl w:ilvl="8" w:tplc="38090005" w:tentative="1">
      <w:start w:val="1"/>
      <w:numFmt w:val="bullet"/>
      <w:lvlText w:val=""/>
      <w:lvlJc w:val="left"/>
      <w:pPr>
        <w:ind w:left="6709" w:hanging="360"/>
      </w:pPr>
      <w:rPr>
        <w:rFonts w:ascii="Wingdings" w:hAnsi="Wingdings" w:hint="default"/>
      </w:rPr>
    </w:lvl>
  </w:abstractNum>
  <w:abstractNum w:abstractNumId="73" w15:restartNumberingAfterBreak="0">
    <w:nsid w:val="6C35731B"/>
    <w:multiLevelType w:val="hybridMultilevel"/>
    <w:tmpl w:val="864A5ACA"/>
    <w:lvl w:ilvl="0" w:tplc="60A63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D483729"/>
    <w:multiLevelType w:val="hybridMultilevel"/>
    <w:tmpl w:val="427E2ACA"/>
    <w:lvl w:ilvl="0" w:tplc="D3FAD31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08621C7"/>
    <w:multiLevelType w:val="hybridMultilevel"/>
    <w:tmpl w:val="0520E764"/>
    <w:lvl w:ilvl="0" w:tplc="342E547E">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6A45DE"/>
    <w:multiLevelType w:val="hybridMultilevel"/>
    <w:tmpl w:val="2C645F78"/>
    <w:lvl w:ilvl="0" w:tplc="1EAE5F40">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2BF548D"/>
    <w:multiLevelType w:val="hybridMultilevel"/>
    <w:tmpl w:val="B8201F10"/>
    <w:lvl w:ilvl="0" w:tplc="EB0A8F24">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72FE5D47"/>
    <w:multiLevelType w:val="hybridMultilevel"/>
    <w:tmpl w:val="6DFCCEBE"/>
    <w:lvl w:ilvl="0" w:tplc="48D68D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3D87348"/>
    <w:multiLevelType w:val="hybridMultilevel"/>
    <w:tmpl w:val="ACD05D04"/>
    <w:lvl w:ilvl="0" w:tplc="F72AA88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740774A6"/>
    <w:multiLevelType w:val="hybridMultilevel"/>
    <w:tmpl w:val="E9D064E2"/>
    <w:lvl w:ilvl="0" w:tplc="9D6247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49D7A81"/>
    <w:multiLevelType w:val="hybridMultilevel"/>
    <w:tmpl w:val="B28646E8"/>
    <w:lvl w:ilvl="0" w:tplc="B1C2F94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76CF4639"/>
    <w:multiLevelType w:val="hybridMultilevel"/>
    <w:tmpl w:val="94C24274"/>
    <w:lvl w:ilvl="0" w:tplc="E1A298F0">
      <w:start w:val="1"/>
      <w:numFmt w:val="decimal"/>
      <w:lvlText w:val="%1."/>
      <w:lvlJc w:val="left"/>
      <w:pPr>
        <w:ind w:left="720" w:hanging="360"/>
      </w:pPr>
      <w:rPr>
        <w:rFonts w:eastAsiaTheme="minorHAnsi"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95C09F1"/>
    <w:multiLevelType w:val="hybridMultilevel"/>
    <w:tmpl w:val="459CD53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9E64C6C"/>
    <w:multiLevelType w:val="hybridMultilevel"/>
    <w:tmpl w:val="00B8F57A"/>
    <w:lvl w:ilvl="0" w:tplc="B6A8E8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A637FC4"/>
    <w:multiLevelType w:val="hybridMultilevel"/>
    <w:tmpl w:val="4AE83040"/>
    <w:lvl w:ilvl="0" w:tplc="59E2C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A8B01E0"/>
    <w:multiLevelType w:val="hybridMultilevel"/>
    <w:tmpl w:val="25C2F2E0"/>
    <w:lvl w:ilvl="0" w:tplc="323E039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7AE033D8"/>
    <w:multiLevelType w:val="hybridMultilevel"/>
    <w:tmpl w:val="531237E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B0D6A44"/>
    <w:multiLevelType w:val="hybridMultilevel"/>
    <w:tmpl w:val="FFBEDB8E"/>
    <w:lvl w:ilvl="0" w:tplc="49B89EDC">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7F570F63"/>
    <w:multiLevelType w:val="hybridMultilevel"/>
    <w:tmpl w:val="EE2A5B56"/>
    <w:lvl w:ilvl="0" w:tplc="52FA90FE">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7424080">
    <w:abstractNumId w:val="43"/>
  </w:num>
  <w:num w:numId="2" w16cid:durableId="2098404880">
    <w:abstractNumId w:val="11"/>
  </w:num>
  <w:num w:numId="3" w16cid:durableId="988289438">
    <w:abstractNumId w:val="73"/>
  </w:num>
  <w:num w:numId="4" w16cid:durableId="1720779577">
    <w:abstractNumId w:val="8"/>
  </w:num>
  <w:num w:numId="5" w16cid:durableId="2105103077">
    <w:abstractNumId w:val="32"/>
  </w:num>
  <w:num w:numId="6" w16cid:durableId="1726490520">
    <w:abstractNumId w:val="70"/>
  </w:num>
  <w:num w:numId="7" w16cid:durableId="795870862">
    <w:abstractNumId w:val="61"/>
  </w:num>
  <w:num w:numId="8" w16cid:durableId="2008054478">
    <w:abstractNumId w:val="53"/>
  </w:num>
  <w:num w:numId="9" w16cid:durableId="25060978">
    <w:abstractNumId w:val="38"/>
  </w:num>
  <w:num w:numId="10" w16cid:durableId="1703818561">
    <w:abstractNumId w:val="30"/>
  </w:num>
  <w:num w:numId="11" w16cid:durableId="348609019">
    <w:abstractNumId w:val="35"/>
  </w:num>
  <w:num w:numId="12" w16cid:durableId="1601793780">
    <w:abstractNumId w:val="59"/>
  </w:num>
  <w:num w:numId="13" w16cid:durableId="181213863">
    <w:abstractNumId w:val="46"/>
  </w:num>
  <w:num w:numId="14" w16cid:durableId="608052978">
    <w:abstractNumId w:val="25"/>
  </w:num>
  <w:num w:numId="15" w16cid:durableId="2124231429">
    <w:abstractNumId w:val="18"/>
  </w:num>
  <w:num w:numId="16" w16cid:durableId="984629778">
    <w:abstractNumId w:val="5"/>
  </w:num>
  <w:num w:numId="17" w16cid:durableId="970139153">
    <w:abstractNumId w:val="21"/>
  </w:num>
  <w:num w:numId="18" w16cid:durableId="213196718">
    <w:abstractNumId w:val="15"/>
  </w:num>
  <w:num w:numId="19" w16cid:durableId="255328403">
    <w:abstractNumId w:val="14"/>
  </w:num>
  <w:num w:numId="20" w16cid:durableId="1046684743">
    <w:abstractNumId w:val="74"/>
  </w:num>
  <w:num w:numId="21" w16cid:durableId="425150067">
    <w:abstractNumId w:val="85"/>
  </w:num>
  <w:num w:numId="22" w16cid:durableId="16973942">
    <w:abstractNumId w:val="81"/>
  </w:num>
  <w:num w:numId="23" w16cid:durableId="1972637976">
    <w:abstractNumId w:val="20"/>
  </w:num>
  <w:num w:numId="24" w16cid:durableId="1301761284">
    <w:abstractNumId w:val="64"/>
  </w:num>
  <w:num w:numId="25" w16cid:durableId="788009868">
    <w:abstractNumId w:val="17"/>
  </w:num>
  <w:num w:numId="26" w16cid:durableId="482819365">
    <w:abstractNumId w:val="89"/>
  </w:num>
  <w:num w:numId="27" w16cid:durableId="850024873">
    <w:abstractNumId w:val="1"/>
  </w:num>
  <w:num w:numId="28" w16cid:durableId="776020894">
    <w:abstractNumId w:val="66"/>
  </w:num>
  <w:num w:numId="29" w16cid:durableId="202207374">
    <w:abstractNumId w:val="83"/>
  </w:num>
  <w:num w:numId="30" w16cid:durableId="865944823">
    <w:abstractNumId w:val="63"/>
  </w:num>
  <w:num w:numId="31" w16cid:durableId="2106341125">
    <w:abstractNumId w:val="67"/>
  </w:num>
  <w:num w:numId="32" w16cid:durableId="300234832">
    <w:abstractNumId w:val="79"/>
  </w:num>
  <w:num w:numId="33" w16cid:durableId="372654798">
    <w:abstractNumId w:val="12"/>
  </w:num>
  <w:num w:numId="34" w16cid:durableId="1305700960">
    <w:abstractNumId w:val="34"/>
  </w:num>
  <w:num w:numId="35" w16cid:durableId="1476021709">
    <w:abstractNumId w:val="29"/>
  </w:num>
  <w:num w:numId="36" w16cid:durableId="1355695063">
    <w:abstractNumId w:val="13"/>
  </w:num>
  <w:num w:numId="37" w16cid:durableId="817069466">
    <w:abstractNumId w:val="87"/>
  </w:num>
  <w:num w:numId="38" w16cid:durableId="1014108410">
    <w:abstractNumId w:val="68"/>
  </w:num>
  <w:num w:numId="39" w16cid:durableId="1586187378">
    <w:abstractNumId w:val="77"/>
  </w:num>
  <w:num w:numId="40" w16cid:durableId="1221942338">
    <w:abstractNumId w:val="65"/>
  </w:num>
  <w:num w:numId="41" w16cid:durableId="791248262">
    <w:abstractNumId w:val="0"/>
  </w:num>
  <w:num w:numId="42" w16cid:durableId="2079326891">
    <w:abstractNumId w:val="2"/>
  </w:num>
  <w:num w:numId="43" w16cid:durableId="1258515335">
    <w:abstractNumId w:val="39"/>
  </w:num>
  <w:num w:numId="44" w16cid:durableId="440229476">
    <w:abstractNumId w:val="28"/>
  </w:num>
  <w:num w:numId="45" w16cid:durableId="717245053">
    <w:abstractNumId w:val="72"/>
  </w:num>
  <w:num w:numId="46" w16cid:durableId="2008900684">
    <w:abstractNumId w:val="36"/>
  </w:num>
  <w:num w:numId="47" w16cid:durableId="603421168">
    <w:abstractNumId w:val="47"/>
  </w:num>
  <w:num w:numId="48" w16cid:durableId="1065375893">
    <w:abstractNumId w:val="82"/>
  </w:num>
  <w:num w:numId="49" w16cid:durableId="1154680559">
    <w:abstractNumId w:val="22"/>
  </w:num>
  <w:num w:numId="50" w16cid:durableId="914315445">
    <w:abstractNumId w:val="80"/>
  </w:num>
  <w:num w:numId="51" w16cid:durableId="1710952375">
    <w:abstractNumId w:val="37"/>
  </w:num>
  <w:num w:numId="52" w16cid:durableId="444934172">
    <w:abstractNumId w:val="54"/>
  </w:num>
  <w:num w:numId="53" w16cid:durableId="341400387">
    <w:abstractNumId w:val="24"/>
  </w:num>
  <w:num w:numId="54" w16cid:durableId="273753048">
    <w:abstractNumId w:val="60"/>
  </w:num>
  <w:num w:numId="55" w16cid:durableId="296029673">
    <w:abstractNumId w:val="75"/>
  </w:num>
  <w:num w:numId="56" w16cid:durableId="1776628369">
    <w:abstractNumId w:val="57"/>
  </w:num>
  <w:num w:numId="57" w16cid:durableId="239599772">
    <w:abstractNumId w:val="31"/>
  </w:num>
  <w:num w:numId="58" w16cid:durableId="2062749655">
    <w:abstractNumId w:val="71"/>
  </w:num>
  <w:num w:numId="59" w16cid:durableId="1907572478">
    <w:abstractNumId w:val="41"/>
  </w:num>
  <w:num w:numId="60" w16cid:durableId="936671874">
    <w:abstractNumId w:val="76"/>
  </w:num>
  <w:num w:numId="61" w16cid:durableId="2085031853">
    <w:abstractNumId w:val="16"/>
  </w:num>
  <w:num w:numId="62" w16cid:durableId="1146893499">
    <w:abstractNumId w:val="10"/>
  </w:num>
  <w:num w:numId="63" w16cid:durableId="1568606695">
    <w:abstractNumId w:val="7"/>
  </w:num>
  <w:num w:numId="64" w16cid:durableId="661589504">
    <w:abstractNumId w:val="78"/>
  </w:num>
  <w:num w:numId="65" w16cid:durableId="775172367">
    <w:abstractNumId w:val="48"/>
  </w:num>
  <w:num w:numId="66" w16cid:durableId="312609710">
    <w:abstractNumId w:val="84"/>
  </w:num>
  <w:num w:numId="67" w16cid:durableId="2073118518">
    <w:abstractNumId w:val="26"/>
  </w:num>
  <w:num w:numId="68" w16cid:durableId="477264782">
    <w:abstractNumId w:val="58"/>
  </w:num>
  <w:num w:numId="69" w16cid:durableId="1419212305">
    <w:abstractNumId w:val="56"/>
  </w:num>
  <w:num w:numId="70" w16cid:durableId="467599557">
    <w:abstractNumId w:val="23"/>
  </w:num>
  <w:num w:numId="71" w16cid:durableId="936523846">
    <w:abstractNumId w:val="27"/>
  </w:num>
  <w:num w:numId="72" w16cid:durableId="2042198419">
    <w:abstractNumId w:val="69"/>
  </w:num>
  <w:num w:numId="73" w16cid:durableId="1611744416">
    <w:abstractNumId w:val="51"/>
  </w:num>
  <w:num w:numId="74" w16cid:durableId="661280075">
    <w:abstractNumId w:val="62"/>
  </w:num>
  <w:num w:numId="75" w16cid:durableId="357662208">
    <w:abstractNumId w:val="33"/>
  </w:num>
  <w:num w:numId="76" w16cid:durableId="1602449877">
    <w:abstractNumId w:val="86"/>
  </w:num>
  <w:num w:numId="77" w16cid:durableId="1357543182">
    <w:abstractNumId w:val="40"/>
  </w:num>
  <w:num w:numId="78" w16cid:durableId="155535816">
    <w:abstractNumId w:val="6"/>
  </w:num>
  <w:num w:numId="79" w16cid:durableId="318507111">
    <w:abstractNumId w:val="50"/>
  </w:num>
  <w:num w:numId="80" w16cid:durableId="65690728">
    <w:abstractNumId w:val="44"/>
  </w:num>
  <w:num w:numId="81" w16cid:durableId="2019189323">
    <w:abstractNumId w:val="3"/>
  </w:num>
  <w:num w:numId="82" w16cid:durableId="1914385572">
    <w:abstractNumId w:val="55"/>
  </w:num>
  <w:num w:numId="83" w16cid:durableId="225185168">
    <w:abstractNumId w:val="4"/>
  </w:num>
  <w:num w:numId="84" w16cid:durableId="893659782">
    <w:abstractNumId w:val="52"/>
  </w:num>
  <w:num w:numId="85" w16cid:durableId="1722747763">
    <w:abstractNumId w:val="88"/>
  </w:num>
  <w:num w:numId="86" w16cid:durableId="1249970724">
    <w:abstractNumId w:val="45"/>
  </w:num>
  <w:num w:numId="87" w16cid:durableId="1504318532">
    <w:abstractNumId w:val="19"/>
  </w:num>
  <w:num w:numId="88" w16cid:durableId="1826311868">
    <w:abstractNumId w:val="42"/>
  </w:num>
  <w:num w:numId="89" w16cid:durableId="751507493">
    <w:abstractNumId w:val="9"/>
  </w:num>
  <w:num w:numId="90" w16cid:durableId="460149156">
    <w:abstractNumId w:val="49"/>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ngtyias, Putri">
    <w15:presenceInfo w15:providerId="AD" w15:userId="S::Putri.Ningtyias@lyondellbasell.com::3ffc7dbf-281d-416e-baac-81184d59cdd5"/>
  </w15:person>
  <w15:person w15:author="HUMAS MARKETING">
    <w15:presenceInfo w15:providerId="None" w15:userId="HUMAS MARKETING"/>
  </w15:person>
  <w15:person w15:author="Chen, Jane">
    <w15:presenceInfo w15:providerId="AD" w15:userId="S::Jane.Chen@lyondellbasell.com::71675c55-5a4d-4dc1-8ae4-f58ada02f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D2"/>
    <w:rsid w:val="00000ABD"/>
    <w:rsid w:val="00004EF7"/>
    <w:rsid w:val="00010AEB"/>
    <w:rsid w:val="000120D7"/>
    <w:rsid w:val="000144FB"/>
    <w:rsid w:val="000153F6"/>
    <w:rsid w:val="00015E5A"/>
    <w:rsid w:val="000266A4"/>
    <w:rsid w:val="00026BC8"/>
    <w:rsid w:val="00027325"/>
    <w:rsid w:val="000322D1"/>
    <w:rsid w:val="0003288F"/>
    <w:rsid w:val="00033C6E"/>
    <w:rsid w:val="00037192"/>
    <w:rsid w:val="00037394"/>
    <w:rsid w:val="00041674"/>
    <w:rsid w:val="00041A2B"/>
    <w:rsid w:val="00041ED4"/>
    <w:rsid w:val="00046AFF"/>
    <w:rsid w:val="00046DA6"/>
    <w:rsid w:val="00047032"/>
    <w:rsid w:val="00047BE6"/>
    <w:rsid w:val="00047C0D"/>
    <w:rsid w:val="00047D6F"/>
    <w:rsid w:val="000539E9"/>
    <w:rsid w:val="00055184"/>
    <w:rsid w:val="00055432"/>
    <w:rsid w:val="0005693A"/>
    <w:rsid w:val="00062001"/>
    <w:rsid w:val="00063087"/>
    <w:rsid w:val="0007566C"/>
    <w:rsid w:val="000760D9"/>
    <w:rsid w:val="000773D4"/>
    <w:rsid w:val="000847AD"/>
    <w:rsid w:val="00086955"/>
    <w:rsid w:val="00091AB7"/>
    <w:rsid w:val="00092ABF"/>
    <w:rsid w:val="00093DD7"/>
    <w:rsid w:val="0009500D"/>
    <w:rsid w:val="000A1E5E"/>
    <w:rsid w:val="000A2760"/>
    <w:rsid w:val="000A2817"/>
    <w:rsid w:val="000A3234"/>
    <w:rsid w:val="000A4227"/>
    <w:rsid w:val="000A669E"/>
    <w:rsid w:val="000B61F8"/>
    <w:rsid w:val="000B72CD"/>
    <w:rsid w:val="000B799D"/>
    <w:rsid w:val="000C1A66"/>
    <w:rsid w:val="000C1FDF"/>
    <w:rsid w:val="000C4424"/>
    <w:rsid w:val="000C6663"/>
    <w:rsid w:val="000C6D0E"/>
    <w:rsid w:val="000C78C2"/>
    <w:rsid w:val="000C7EBD"/>
    <w:rsid w:val="000D0A6D"/>
    <w:rsid w:val="000D12E2"/>
    <w:rsid w:val="000D23CF"/>
    <w:rsid w:val="000D66A1"/>
    <w:rsid w:val="000E1257"/>
    <w:rsid w:val="000E72CC"/>
    <w:rsid w:val="000E762F"/>
    <w:rsid w:val="000F2355"/>
    <w:rsid w:val="000F3FAA"/>
    <w:rsid w:val="000F3FD4"/>
    <w:rsid w:val="000F52B1"/>
    <w:rsid w:val="000F7773"/>
    <w:rsid w:val="00102BC3"/>
    <w:rsid w:val="00103CF9"/>
    <w:rsid w:val="00104B0D"/>
    <w:rsid w:val="0011063B"/>
    <w:rsid w:val="001170DA"/>
    <w:rsid w:val="0012293B"/>
    <w:rsid w:val="00122C44"/>
    <w:rsid w:val="00124CFC"/>
    <w:rsid w:val="00140320"/>
    <w:rsid w:val="00142B62"/>
    <w:rsid w:val="00142C27"/>
    <w:rsid w:val="00144516"/>
    <w:rsid w:val="00150576"/>
    <w:rsid w:val="00151210"/>
    <w:rsid w:val="0015542A"/>
    <w:rsid w:val="00162E70"/>
    <w:rsid w:val="0016704E"/>
    <w:rsid w:val="001730B3"/>
    <w:rsid w:val="00173B40"/>
    <w:rsid w:val="001746D9"/>
    <w:rsid w:val="00175126"/>
    <w:rsid w:val="0017535F"/>
    <w:rsid w:val="0017571C"/>
    <w:rsid w:val="00175F16"/>
    <w:rsid w:val="00175F36"/>
    <w:rsid w:val="00176DF8"/>
    <w:rsid w:val="00181832"/>
    <w:rsid w:val="00182BEE"/>
    <w:rsid w:val="00184555"/>
    <w:rsid w:val="0019319F"/>
    <w:rsid w:val="00196106"/>
    <w:rsid w:val="001A1435"/>
    <w:rsid w:val="001A37A9"/>
    <w:rsid w:val="001A78E8"/>
    <w:rsid w:val="001B0B34"/>
    <w:rsid w:val="001B1DC5"/>
    <w:rsid w:val="001B4BDD"/>
    <w:rsid w:val="001C04F3"/>
    <w:rsid w:val="001C3EFB"/>
    <w:rsid w:val="001C5712"/>
    <w:rsid w:val="001D0C08"/>
    <w:rsid w:val="001D5995"/>
    <w:rsid w:val="001D712C"/>
    <w:rsid w:val="001D72EA"/>
    <w:rsid w:val="001E183F"/>
    <w:rsid w:val="001E36ED"/>
    <w:rsid w:val="001F2A3F"/>
    <w:rsid w:val="001F5DF3"/>
    <w:rsid w:val="001F6C60"/>
    <w:rsid w:val="001F7ED9"/>
    <w:rsid w:val="00203E8F"/>
    <w:rsid w:val="0020625B"/>
    <w:rsid w:val="0021071B"/>
    <w:rsid w:val="00210928"/>
    <w:rsid w:val="00212A09"/>
    <w:rsid w:val="00221765"/>
    <w:rsid w:val="0022779D"/>
    <w:rsid w:val="002305EA"/>
    <w:rsid w:val="00232E42"/>
    <w:rsid w:val="00233053"/>
    <w:rsid w:val="00237BAC"/>
    <w:rsid w:val="0024020A"/>
    <w:rsid w:val="0024490E"/>
    <w:rsid w:val="002467DA"/>
    <w:rsid w:val="002534EF"/>
    <w:rsid w:val="00253590"/>
    <w:rsid w:val="00254E57"/>
    <w:rsid w:val="00255A23"/>
    <w:rsid w:val="00257FFC"/>
    <w:rsid w:val="00260DC3"/>
    <w:rsid w:val="002617BC"/>
    <w:rsid w:val="00264594"/>
    <w:rsid w:val="00266359"/>
    <w:rsid w:val="002667E3"/>
    <w:rsid w:val="002719DC"/>
    <w:rsid w:val="00272788"/>
    <w:rsid w:val="00273568"/>
    <w:rsid w:val="00276F46"/>
    <w:rsid w:val="00280878"/>
    <w:rsid w:val="00284FE5"/>
    <w:rsid w:val="00285418"/>
    <w:rsid w:val="00285A65"/>
    <w:rsid w:val="002863D7"/>
    <w:rsid w:val="0028642B"/>
    <w:rsid w:val="0028794D"/>
    <w:rsid w:val="00290F14"/>
    <w:rsid w:val="00294BFA"/>
    <w:rsid w:val="002951ED"/>
    <w:rsid w:val="00295490"/>
    <w:rsid w:val="00295685"/>
    <w:rsid w:val="002956DB"/>
    <w:rsid w:val="002A0B12"/>
    <w:rsid w:val="002A123A"/>
    <w:rsid w:val="002A2990"/>
    <w:rsid w:val="002A46C5"/>
    <w:rsid w:val="002A588D"/>
    <w:rsid w:val="002A6A7C"/>
    <w:rsid w:val="002B1AC3"/>
    <w:rsid w:val="002B4C82"/>
    <w:rsid w:val="002C208E"/>
    <w:rsid w:val="002C2946"/>
    <w:rsid w:val="002D2F7F"/>
    <w:rsid w:val="002D33C9"/>
    <w:rsid w:val="002D4DC5"/>
    <w:rsid w:val="002D678B"/>
    <w:rsid w:val="002D6F87"/>
    <w:rsid w:val="002E16E6"/>
    <w:rsid w:val="002F0664"/>
    <w:rsid w:val="002F2D53"/>
    <w:rsid w:val="002F428D"/>
    <w:rsid w:val="002F5F21"/>
    <w:rsid w:val="002F63D2"/>
    <w:rsid w:val="00304769"/>
    <w:rsid w:val="00305F3D"/>
    <w:rsid w:val="00306C2D"/>
    <w:rsid w:val="00307340"/>
    <w:rsid w:val="003107DB"/>
    <w:rsid w:val="00310DE6"/>
    <w:rsid w:val="00311E38"/>
    <w:rsid w:val="0031494E"/>
    <w:rsid w:val="00317777"/>
    <w:rsid w:val="00317B0C"/>
    <w:rsid w:val="00320207"/>
    <w:rsid w:val="00321473"/>
    <w:rsid w:val="00321B7A"/>
    <w:rsid w:val="00323579"/>
    <w:rsid w:val="003239FF"/>
    <w:rsid w:val="00324ED1"/>
    <w:rsid w:val="003258FE"/>
    <w:rsid w:val="00326175"/>
    <w:rsid w:val="003261A2"/>
    <w:rsid w:val="003267B8"/>
    <w:rsid w:val="0033055C"/>
    <w:rsid w:val="00331A36"/>
    <w:rsid w:val="0033297D"/>
    <w:rsid w:val="0033629D"/>
    <w:rsid w:val="00337896"/>
    <w:rsid w:val="003431D4"/>
    <w:rsid w:val="0034348B"/>
    <w:rsid w:val="00351F9E"/>
    <w:rsid w:val="00352626"/>
    <w:rsid w:val="003526C2"/>
    <w:rsid w:val="00354EBD"/>
    <w:rsid w:val="003562CE"/>
    <w:rsid w:val="00361152"/>
    <w:rsid w:val="00363CB8"/>
    <w:rsid w:val="00364FA8"/>
    <w:rsid w:val="00372632"/>
    <w:rsid w:val="0037429D"/>
    <w:rsid w:val="00374A8B"/>
    <w:rsid w:val="003801E1"/>
    <w:rsid w:val="0038137F"/>
    <w:rsid w:val="00382CB8"/>
    <w:rsid w:val="00383F3D"/>
    <w:rsid w:val="00387878"/>
    <w:rsid w:val="00387AC0"/>
    <w:rsid w:val="00391C25"/>
    <w:rsid w:val="00391EF7"/>
    <w:rsid w:val="003929B8"/>
    <w:rsid w:val="003937B2"/>
    <w:rsid w:val="00393B3D"/>
    <w:rsid w:val="00396BE6"/>
    <w:rsid w:val="003A7D80"/>
    <w:rsid w:val="003B0AFF"/>
    <w:rsid w:val="003B499A"/>
    <w:rsid w:val="003C0A8D"/>
    <w:rsid w:val="003C2E92"/>
    <w:rsid w:val="003C3D30"/>
    <w:rsid w:val="003C4CC4"/>
    <w:rsid w:val="003C738A"/>
    <w:rsid w:val="003C7908"/>
    <w:rsid w:val="003D1357"/>
    <w:rsid w:val="003E2C24"/>
    <w:rsid w:val="003E37B7"/>
    <w:rsid w:val="003E529F"/>
    <w:rsid w:val="003E5CD1"/>
    <w:rsid w:val="003E6392"/>
    <w:rsid w:val="003F049F"/>
    <w:rsid w:val="003F29D9"/>
    <w:rsid w:val="003F313E"/>
    <w:rsid w:val="003F3199"/>
    <w:rsid w:val="003F3699"/>
    <w:rsid w:val="003F7A4B"/>
    <w:rsid w:val="004020F3"/>
    <w:rsid w:val="00413870"/>
    <w:rsid w:val="00415DFE"/>
    <w:rsid w:val="00416561"/>
    <w:rsid w:val="00420EBB"/>
    <w:rsid w:val="00421724"/>
    <w:rsid w:val="00434824"/>
    <w:rsid w:val="00435410"/>
    <w:rsid w:val="00436D2D"/>
    <w:rsid w:val="00437B5E"/>
    <w:rsid w:val="0044357F"/>
    <w:rsid w:val="004563E9"/>
    <w:rsid w:val="004567F9"/>
    <w:rsid w:val="0046131C"/>
    <w:rsid w:val="00462BDF"/>
    <w:rsid w:val="0046314A"/>
    <w:rsid w:val="0046722C"/>
    <w:rsid w:val="00467646"/>
    <w:rsid w:val="004722F0"/>
    <w:rsid w:val="00476B4E"/>
    <w:rsid w:val="00483507"/>
    <w:rsid w:val="00491470"/>
    <w:rsid w:val="00493A2E"/>
    <w:rsid w:val="00494E50"/>
    <w:rsid w:val="00495EA1"/>
    <w:rsid w:val="004977D3"/>
    <w:rsid w:val="00497CE9"/>
    <w:rsid w:val="004A2005"/>
    <w:rsid w:val="004A32FA"/>
    <w:rsid w:val="004A3F53"/>
    <w:rsid w:val="004A48CB"/>
    <w:rsid w:val="004B062E"/>
    <w:rsid w:val="004B3961"/>
    <w:rsid w:val="004B7558"/>
    <w:rsid w:val="004B7D8E"/>
    <w:rsid w:val="004C5B40"/>
    <w:rsid w:val="004C79DE"/>
    <w:rsid w:val="004D3711"/>
    <w:rsid w:val="004D40DF"/>
    <w:rsid w:val="004D616F"/>
    <w:rsid w:val="004D6BF6"/>
    <w:rsid w:val="004E0001"/>
    <w:rsid w:val="004E0BDB"/>
    <w:rsid w:val="004E2E46"/>
    <w:rsid w:val="004F0397"/>
    <w:rsid w:val="004F17E1"/>
    <w:rsid w:val="004F5A78"/>
    <w:rsid w:val="004F777B"/>
    <w:rsid w:val="0050080E"/>
    <w:rsid w:val="0050345E"/>
    <w:rsid w:val="00504F82"/>
    <w:rsid w:val="00515B92"/>
    <w:rsid w:val="00516373"/>
    <w:rsid w:val="00516DDF"/>
    <w:rsid w:val="00517A44"/>
    <w:rsid w:val="00522816"/>
    <w:rsid w:val="00522BE2"/>
    <w:rsid w:val="005326A9"/>
    <w:rsid w:val="005349D1"/>
    <w:rsid w:val="00534B17"/>
    <w:rsid w:val="00535E31"/>
    <w:rsid w:val="00541204"/>
    <w:rsid w:val="00542D4A"/>
    <w:rsid w:val="005467FB"/>
    <w:rsid w:val="005539AD"/>
    <w:rsid w:val="00557516"/>
    <w:rsid w:val="005577A8"/>
    <w:rsid w:val="0056049D"/>
    <w:rsid w:val="005639C2"/>
    <w:rsid w:val="005646F9"/>
    <w:rsid w:val="00566C6D"/>
    <w:rsid w:val="00571EEF"/>
    <w:rsid w:val="00576175"/>
    <w:rsid w:val="00576673"/>
    <w:rsid w:val="00580403"/>
    <w:rsid w:val="00581333"/>
    <w:rsid w:val="00581C3B"/>
    <w:rsid w:val="005843B8"/>
    <w:rsid w:val="005852D4"/>
    <w:rsid w:val="005918D6"/>
    <w:rsid w:val="00591B7A"/>
    <w:rsid w:val="0059420A"/>
    <w:rsid w:val="005A0615"/>
    <w:rsid w:val="005A6CDA"/>
    <w:rsid w:val="005A78A1"/>
    <w:rsid w:val="005A7C7A"/>
    <w:rsid w:val="005B0688"/>
    <w:rsid w:val="005B3D11"/>
    <w:rsid w:val="005B6B93"/>
    <w:rsid w:val="005C136D"/>
    <w:rsid w:val="005C1A5B"/>
    <w:rsid w:val="005C1E48"/>
    <w:rsid w:val="005C2CD6"/>
    <w:rsid w:val="005C2F0A"/>
    <w:rsid w:val="005C3734"/>
    <w:rsid w:val="005C4B9C"/>
    <w:rsid w:val="005C7724"/>
    <w:rsid w:val="005D0EA2"/>
    <w:rsid w:val="005D2D53"/>
    <w:rsid w:val="005D2F87"/>
    <w:rsid w:val="005D2FBD"/>
    <w:rsid w:val="005D3AB7"/>
    <w:rsid w:val="005D58A3"/>
    <w:rsid w:val="005D62A1"/>
    <w:rsid w:val="005D64DE"/>
    <w:rsid w:val="005D78F3"/>
    <w:rsid w:val="005E0546"/>
    <w:rsid w:val="005E0641"/>
    <w:rsid w:val="005E3495"/>
    <w:rsid w:val="005E3FC8"/>
    <w:rsid w:val="005E5E70"/>
    <w:rsid w:val="005E6B9F"/>
    <w:rsid w:val="005E7141"/>
    <w:rsid w:val="005F3C20"/>
    <w:rsid w:val="005F3D57"/>
    <w:rsid w:val="00607965"/>
    <w:rsid w:val="0061160F"/>
    <w:rsid w:val="006137D0"/>
    <w:rsid w:val="00614F4E"/>
    <w:rsid w:val="0061569C"/>
    <w:rsid w:val="00627753"/>
    <w:rsid w:val="00632528"/>
    <w:rsid w:val="00632986"/>
    <w:rsid w:val="00632E3D"/>
    <w:rsid w:val="0063342A"/>
    <w:rsid w:val="00634391"/>
    <w:rsid w:val="00634842"/>
    <w:rsid w:val="006421A6"/>
    <w:rsid w:val="0064439C"/>
    <w:rsid w:val="00647C6D"/>
    <w:rsid w:val="006567D6"/>
    <w:rsid w:val="00660466"/>
    <w:rsid w:val="00660F1E"/>
    <w:rsid w:val="00661ED4"/>
    <w:rsid w:val="00662A37"/>
    <w:rsid w:val="0066526E"/>
    <w:rsid w:val="00665848"/>
    <w:rsid w:val="00665DE1"/>
    <w:rsid w:val="00672995"/>
    <w:rsid w:val="00673272"/>
    <w:rsid w:val="006761CA"/>
    <w:rsid w:val="00680D0E"/>
    <w:rsid w:val="00682313"/>
    <w:rsid w:val="006828A4"/>
    <w:rsid w:val="00684F06"/>
    <w:rsid w:val="00685468"/>
    <w:rsid w:val="00687AD2"/>
    <w:rsid w:val="0069199F"/>
    <w:rsid w:val="00691F9C"/>
    <w:rsid w:val="00692DAB"/>
    <w:rsid w:val="00693948"/>
    <w:rsid w:val="00694263"/>
    <w:rsid w:val="006970BD"/>
    <w:rsid w:val="00697AA8"/>
    <w:rsid w:val="006A72E2"/>
    <w:rsid w:val="006B1B46"/>
    <w:rsid w:val="006B3F72"/>
    <w:rsid w:val="006B57EC"/>
    <w:rsid w:val="006B5A2F"/>
    <w:rsid w:val="006B6DC5"/>
    <w:rsid w:val="006C0083"/>
    <w:rsid w:val="006C0933"/>
    <w:rsid w:val="006C29A0"/>
    <w:rsid w:val="006C3BC0"/>
    <w:rsid w:val="006C3F0B"/>
    <w:rsid w:val="006C4020"/>
    <w:rsid w:val="006C5130"/>
    <w:rsid w:val="006C61AB"/>
    <w:rsid w:val="006D1238"/>
    <w:rsid w:val="006D30E3"/>
    <w:rsid w:val="006D32CB"/>
    <w:rsid w:val="006D55E2"/>
    <w:rsid w:val="006D6175"/>
    <w:rsid w:val="006E08C7"/>
    <w:rsid w:val="006E0F37"/>
    <w:rsid w:val="006E14D9"/>
    <w:rsid w:val="006E4984"/>
    <w:rsid w:val="006E632C"/>
    <w:rsid w:val="006E7943"/>
    <w:rsid w:val="006F28BD"/>
    <w:rsid w:val="006F41B1"/>
    <w:rsid w:val="00701CFD"/>
    <w:rsid w:val="00705ADB"/>
    <w:rsid w:val="00712087"/>
    <w:rsid w:val="0071309C"/>
    <w:rsid w:val="00713319"/>
    <w:rsid w:val="00713757"/>
    <w:rsid w:val="007166E2"/>
    <w:rsid w:val="007175CB"/>
    <w:rsid w:val="00724E00"/>
    <w:rsid w:val="00725427"/>
    <w:rsid w:val="007279F4"/>
    <w:rsid w:val="00727D97"/>
    <w:rsid w:val="0073238A"/>
    <w:rsid w:val="007343D1"/>
    <w:rsid w:val="00735645"/>
    <w:rsid w:val="00735753"/>
    <w:rsid w:val="00736BA6"/>
    <w:rsid w:val="00737FEF"/>
    <w:rsid w:val="00745915"/>
    <w:rsid w:val="0075068C"/>
    <w:rsid w:val="007507FA"/>
    <w:rsid w:val="00756B38"/>
    <w:rsid w:val="00773D14"/>
    <w:rsid w:val="00774A82"/>
    <w:rsid w:val="00776B1B"/>
    <w:rsid w:val="00782626"/>
    <w:rsid w:val="0078264C"/>
    <w:rsid w:val="00782A4F"/>
    <w:rsid w:val="0078539F"/>
    <w:rsid w:val="0078566F"/>
    <w:rsid w:val="0078573F"/>
    <w:rsid w:val="00786B03"/>
    <w:rsid w:val="00791C62"/>
    <w:rsid w:val="00797EF6"/>
    <w:rsid w:val="007A0F2E"/>
    <w:rsid w:val="007A2E07"/>
    <w:rsid w:val="007A4613"/>
    <w:rsid w:val="007A5C58"/>
    <w:rsid w:val="007A5D7F"/>
    <w:rsid w:val="007A7029"/>
    <w:rsid w:val="007A73ED"/>
    <w:rsid w:val="007A76C7"/>
    <w:rsid w:val="007B30D8"/>
    <w:rsid w:val="007B5AF0"/>
    <w:rsid w:val="007B5CAE"/>
    <w:rsid w:val="007B733A"/>
    <w:rsid w:val="007B7C25"/>
    <w:rsid w:val="007C0461"/>
    <w:rsid w:val="007C2B45"/>
    <w:rsid w:val="007C2F14"/>
    <w:rsid w:val="007D0D2D"/>
    <w:rsid w:val="007D1FD4"/>
    <w:rsid w:val="007D21A1"/>
    <w:rsid w:val="007D3952"/>
    <w:rsid w:val="007D402D"/>
    <w:rsid w:val="007D4C5B"/>
    <w:rsid w:val="007D648D"/>
    <w:rsid w:val="007D6BA0"/>
    <w:rsid w:val="007D7E8D"/>
    <w:rsid w:val="007E0CFA"/>
    <w:rsid w:val="007E1FC2"/>
    <w:rsid w:val="007E263C"/>
    <w:rsid w:val="007E329A"/>
    <w:rsid w:val="007E3C8D"/>
    <w:rsid w:val="007E5ABF"/>
    <w:rsid w:val="007F154F"/>
    <w:rsid w:val="007F2AD2"/>
    <w:rsid w:val="007F5456"/>
    <w:rsid w:val="00800433"/>
    <w:rsid w:val="0080089F"/>
    <w:rsid w:val="00802B74"/>
    <w:rsid w:val="00803884"/>
    <w:rsid w:val="00806ACB"/>
    <w:rsid w:val="00807C72"/>
    <w:rsid w:val="008109A8"/>
    <w:rsid w:val="008121F4"/>
    <w:rsid w:val="00812E0E"/>
    <w:rsid w:val="00815768"/>
    <w:rsid w:val="00825E9D"/>
    <w:rsid w:val="00826A32"/>
    <w:rsid w:val="0082738B"/>
    <w:rsid w:val="008318A3"/>
    <w:rsid w:val="0083387B"/>
    <w:rsid w:val="008358EE"/>
    <w:rsid w:val="00836EB5"/>
    <w:rsid w:val="00837A7F"/>
    <w:rsid w:val="00840076"/>
    <w:rsid w:val="00841F12"/>
    <w:rsid w:val="00841F33"/>
    <w:rsid w:val="00844789"/>
    <w:rsid w:val="00845325"/>
    <w:rsid w:val="0085118D"/>
    <w:rsid w:val="0085672C"/>
    <w:rsid w:val="0086220F"/>
    <w:rsid w:val="00864201"/>
    <w:rsid w:val="0086479C"/>
    <w:rsid w:val="00866F6E"/>
    <w:rsid w:val="00872A95"/>
    <w:rsid w:val="00872F0E"/>
    <w:rsid w:val="00876D98"/>
    <w:rsid w:val="00877C85"/>
    <w:rsid w:val="00877FE4"/>
    <w:rsid w:val="008808B6"/>
    <w:rsid w:val="00881330"/>
    <w:rsid w:val="00882F36"/>
    <w:rsid w:val="00883635"/>
    <w:rsid w:val="00886044"/>
    <w:rsid w:val="0088798A"/>
    <w:rsid w:val="008942D9"/>
    <w:rsid w:val="008A0A14"/>
    <w:rsid w:val="008A0F51"/>
    <w:rsid w:val="008A1265"/>
    <w:rsid w:val="008A1A7B"/>
    <w:rsid w:val="008A209B"/>
    <w:rsid w:val="008A4EC8"/>
    <w:rsid w:val="008B0F41"/>
    <w:rsid w:val="008B1F26"/>
    <w:rsid w:val="008B4297"/>
    <w:rsid w:val="008C141D"/>
    <w:rsid w:val="008C149A"/>
    <w:rsid w:val="008C3067"/>
    <w:rsid w:val="008C45E2"/>
    <w:rsid w:val="008C6D4B"/>
    <w:rsid w:val="008D2A29"/>
    <w:rsid w:val="008D469C"/>
    <w:rsid w:val="008D5374"/>
    <w:rsid w:val="008D59BC"/>
    <w:rsid w:val="008D77F9"/>
    <w:rsid w:val="008E5DBB"/>
    <w:rsid w:val="008E6676"/>
    <w:rsid w:val="008E6AA5"/>
    <w:rsid w:val="008F0C3A"/>
    <w:rsid w:val="008F28C2"/>
    <w:rsid w:val="008F56EE"/>
    <w:rsid w:val="008F57A4"/>
    <w:rsid w:val="008F5E60"/>
    <w:rsid w:val="00901626"/>
    <w:rsid w:val="009038C3"/>
    <w:rsid w:val="0091210D"/>
    <w:rsid w:val="009140C7"/>
    <w:rsid w:val="009142EC"/>
    <w:rsid w:val="0091451E"/>
    <w:rsid w:val="009157E4"/>
    <w:rsid w:val="009158B3"/>
    <w:rsid w:val="009168A4"/>
    <w:rsid w:val="00920770"/>
    <w:rsid w:val="00920F18"/>
    <w:rsid w:val="009211C7"/>
    <w:rsid w:val="009248E8"/>
    <w:rsid w:val="00926E64"/>
    <w:rsid w:val="009310CE"/>
    <w:rsid w:val="0093152F"/>
    <w:rsid w:val="009357F9"/>
    <w:rsid w:val="009367EA"/>
    <w:rsid w:val="00944AC2"/>
    <w:rsid w:val="0094672C"/>
    <w:rsid w:val="009507AF"/>
    <w:rsid w:val="0095208F"/>
    <w:rsid w:val="0095293E"/>
    <w:rsid w:val="009529F2"/>
    <w:rsid w:val="00953DCB"/>
    <w:rsid w:val="00954428"/>
    <w:rsid w:val="0095459F"/>
    <w:rsid w:val="00956BA9"/>
    <w:rsid w:val="00957493"/>
    <w:rsid w:val="00964269"/>
    <w:rsid w:val="00967DAC"/>
    <w:rsid w:val="009779A5"/>
    <w:rsid w:val="00977A47"/>
    <w:rsid w:val="009810B0"/>
    <w:rsid w:val="00982455"/>
    <w:rsid w:val="009831F7"/>
    <w:rsid w:val="009901A4"/>
    <w:rsid w:val="00990AF6"/>
    <w:rsid w:val="00992F72"/>
    <w:rsid w:val="0099639C"/>
    <w:rsid w:val="009A24B0"/>
    <w:rsid w:val="009A2A12"/>
    <w:rsid w:val="009B419F"/>
    <w:rsid w:val="009B434B"/>
    <w:rsid w:val="009C4C48"/>
    <w:rsid w:val="009D1874"/>
    <w:rsid w:val="009D1A5A"/>
    <w:rsid w:val="009D3101"/>
    <w:rsid w:val="009E10EF"/>
    <w:rsid w:val="009E1702"/>
    <w:rsid w:val="009E2A60"/>
    <w:rsid w:val="009E2AB1"/>
    <w:rsid w:val="009E3A78"/>
    <w:rsid w:val="009E7550"/>
    <w:rsid w:val="009F1504"/>
    <w:rsid w:val="009F6749"/>
    <w:rsid w:val="009F68F7"/>
    <w:rsid w:val="009F6E0D"/>
    <w:rsid w:val="00A044F4"/>
    <w:rsid w:val="00A0484E"/>
    <w:rsid w:val="00A115C3"/>
    <w:rsid w:val="00A1240B"/>
    <w:rsid w:val="00A16EEC"/>
    <w:rsid w:val="00A17BCC"/>
    <w:rsid w:val="00A23502"/>
    <w:rsid w:val="00A26049"/>
    <w:rsid w:val="00A265C6"/>
    <w:rsid w:val="00A26C9C"/>
    <w:rsid w:val="00A3121C"/>
    <w:rsid w:val="00A320B6"/>
    <w:rsid w:val="00A32735"/>
    <w:rsid w:val="00A33C58"/>
    <w:rsid w:val="00A34B87"/>
    <w:rsid w:val="00A34DBC"/>
    <w:rsid w:val="00A3529D"/>
    <w:rsid w:val="00A40D86"/>
    <w:rsid w:val="00A419E5"/>
    <w:rsid w:val="00A44D97"/>
    <w:rsid w:val="00A45788"/>
    <w:rsid w:val="00A46A86"/>
    <w:rsid w:val="00A471D3"/>
    <w:rsid w:val="00A47681"/>
    <w:rsid w:val="00A50BAB"/>
    <w:rsid w:val="00A51B1D"/>
    <w:rsid w:val="00A51CC4"/>
    <w:rsid w:val="00A52FAC"/>
    <w:rsid w:val="00A542B2"/>
    <w:rsid w:val="00A55C4E"/>
    <w:rsid w:val="00A56173"/>
    <w:rsid w:val="00A5619D"/>
    <w:rsid w:val="00A64DE2"/>
    <w:rsid w:val="00A672AC"/>
    <w:rsid w:val="00A67E26"/>
    <w:rsid w:val="00A716DB"/>
    <w:rsid w:val="00A7484D"/>
    <w:rsid w:val="00A840CD"/>
    <w:rsid w:val="00A85370"/>
    <w:rsid w:val="00A85628"/>
    <w:rsid w:val="00A9006B"/>
    <w:rsid w:val="00A913E3"/>
    <w:rsid w:val="00A91EBE"/>
    <w:rsid w:val="00A925FE"/>
    <w:rsid w:val="00A96D90"/>
    <w:rsid w:val="00AA0BC2"/>
    <w:rsid w:val="00AA5187"/>
    <w:rsid w:val="00AA6615"/>
    <w:rsid w:val="00AB07D0"/>
    <w:rsid w:val="00AB2B04"/>
    <w:rsid w:val="00AB4298"/>
    <w:rsid w:val="00AB6795"/>
    <w:rsid w:val="00AB68D9"/>
    <w:rsid w:val="00AC1D1A"/>
    <w:rsid w:val="00AC4147"/>
    <w:rsid w:val="00AC4689"/>
    <w:rsid w:val="00AC60B9"/>
    <w:rsid w:val="00AC6F41"/>
    <w:rsid w:val="00AD0447"/>
    <w:rsid w:val="00AD1206"/>
    <w:rsid w:val="00AD1E9C"/>
    <w:rsid w:val="00AD325E"/>
    <w:rsid w:val="00AD4E6F"/>
    <w:rsid w:val="00AD4F0F"/>
    <w:rsid w:val="00AD57E3"/>
    <w:rsid w:val="00AD6CD0"/>
    <w:rsid w:val="00AE26C8"/>
    <w:rsid w:val="00AE2B3D"/>
    <w:rsid w:val="00AF03FF"/>
    <w:rsid w:val="00AF0E9B"/>
    <w:rsid w:val="00AF1532"/>
    <w:rsid w:val="00AF23A4"/>
    <w:rsid w:val="00AF38F1"/>
    <w:rsid w:val="00AF4483"/>
    <w:rsid w:val="00B00E61"/>
    <w:rsid w:val="00B01EB2"/>
    <w:rsid w:val="00B02E14"/>
    <w:rsid w:val="00B03292"/>
    <w:rsid w:val="00B03EEC"/>
    <w:rsid w:val="00B07F7E"/>
    <w:rsid w:val="00B1092E"/>
    <w:rsid w:val="00B13031"/>
    <w:rsid w:val="00B15A27"/>
    <w:rsid w:val="00B2010A"/>
    <w:rsid w:val="00B220C2"/>
    <w:rsid w:val="00B225AE"/>
    <w:rsid w:val="00B23D58"/>
    <w:rsid w:val="00B24782"/>
    <w:rsid w:val="00B300F1"/>
    <w:rsid w:val="00B30D14"/>
    <w:rsid w:val="00B313A5"/>
    <w:rsid w:val="00B31982"/>
    <w:rsid w:val="00B342C0"/>
    <w:rsid w:val="00B40656"/>
    <w:rsid w:val="00B431E2"/>
    <w:rsid w:val="00B4400B"/>
    <w:rsid w:val="00B4401A"/>
    <w:rsid w:val="00B45F45"/>
    <w:rsid w:val="00B53939"/>
    <w:rsid w:val="00B54668"/>
    <w:rsid w:val="00B54DCA"/>
    <w:rsid w:val="00B56BFE"/>
    <w:rsid w:val="00B63785"/>
    <w:rsid w:val="00B65CB7"/>
    <w:rsid w:val="00B70188"/>
    <w:rsid w:val="00B70812"/>
    <w:rsid w:val="00B71E96"/>
    <w:rsid w:val="00B74753"/>
    <w:rsid w:val="00B74BC2"/>
    <w:rsid w:val="00B76CA6"/>
    <w:rsid w:val="00B77780"/>
    <w:rsid w:val="00B851A7"/>
    <w:rsid w:val="00B8540C"/>
    <w:rsid w:val="00B9133B"/>
    <w:rsid w:val="00B9366D"/>
    <w:rsid w:val="00B93C96"/>
    <w:rsid w:val="00BA275A"/>
    <w:rsid w:val="00BA3B30"/>
    <w:rsid w:val="00BA4D79"/>
    <w:rsid w:val="00BA50AA"/>
    <w:rsid w:val="00BB0070"/>
    <w:rsid w:val="00BB0954"/>
    <w:rsid w:val="00BB45C1"/>
    <w:rsid w:val="00BB497B"/>
    <w:rsid w:val="00BB665A"/>
    <w:rsid w:val="00BC1CAD"/>
    <w:rsid w:val="00BC2C2A"/>
    <w:rsid w:val="00BC4543"/>
    <w:rsid w:val="00BC489F"/>
    <w:rsid w:val="00BC7702"/>
    <w:rsid w:val="00BD03C3"/>
    <w:rsid w:val="00BD0AC9"/>
    <w:rsid w:val="00BD2875"/>
    <w:rsid w:val="00BD4F34"/>
    <w:rsid w:val="00BD5C31"/>
    <w:rsid w:val="00BD6B57"/>
    <w:rsid w:val="00BE1EE6"/>
    <w:rsid w:val="00BE2C0B"/>
    <w:rsid w:val="00BE3F8C"/>
    <w:rsid w:val="00BE5D7D"/>
    <w:rsid w:val="00BE7DA2"/>
    <w:rsid w:val="00BF393F"/>
    <w:rsid w:val="00BF4BF3"/>
    <w:rsid w:val="00BF7F42"/>
    <w:rsid w:val="00C00F01"/>
    <w:rsid w:val="00C0222C"/>
    <w:rsid w:val="00C042A3"/>
    <w:rsid w:val="00C05D3C"/>
    <w:rsid w:val="00C07CFB"/>
    <w:rsid w:val="00C11B58"/>
    <w:rsid w:val="00C14313"/>
    <w:rsid w:val="00C2193C"/>
    <w:rsid w:val="00C223A4"/>
    <w:rsid w:val="00C2294A"/>
    <w:rsid w:val="00C24A86"/>
    <w:rsid w:val="00C31B36"/>
    <w:rsid w:val="00C3276A"/>
    <w:rsid w:val="00C36EBD"/>
    <w:rsid w:val="00C37F45"/>
    <w:rsid w:val="00C42092"/>
    <w:rsid w:val="00C42114"/>
    <w:rsid w:val="00C46161"/>
    <w:rsid w:val="00C46E01"/>
    <w:rsid w:val="00C470D4"/>
    <w:rsid w:val="00C538A3"/>
    <w:rsid w:val="00C5442C"/>
    <w:rsid w:val="00C571E0"/>
    <w:rsid w:val="00C573F1"/>
    <w:rsid w:val="00C60D79"/>
    <w:rsid w:val="00C62811"/>
    <w:rsid w:val="00C64274"/>
    <w:rsid w:val="00C66AE8"/>
    <w:rsid w:val="00C675E4"/>
    <w:rsid w:val="00C6768B"/>
    <w:rsid w:val="00C74D47"/>
    <w:rsid w:val="00C7644D"/>
    <w:rsid w:val="00C77ACA"/>
    <w:rsid w:val="00C77DFF"/>
    <w:rsid w:val="00C83243"/>
    <w:rsid w:val="00C86961"/>
    <w:rsid w:val="00C94716"/>
    <w:rsid w:val="00C96168"/>
    <w:rsid w:val="00C96D20"/>
    <w:rsid w:val="00C97D33"/>
    <w:rsid w:val="00CA05B4"/>
    <w:rsid w:val="00CA1498"/>
    <w:rsid w:val="00CA3D7B"/>
    <w:rsid w:val="00CA487A"/>
    <w:rsid w:val="00CA5B17"/>
    <w:rsid w:val="00CB07BC"/>
    <w:rsid w:val="00CB3B37"/>
    <w:rsid w:val="00CB5C9B"/>
    <w:rsid w:val="00CB794F"/>
    <w:rsid w:val="00CC4ABA"/>
    <w:rsid w:val="00CC7217"/>
    <w:rsid w:val="00CC7659"/>
    <w:rsid w:val="00CC7895"/>
    <w:rsid w:val="00CD3C3C"/>
    <w:rsid w:val="00CD3FD2"/>
    <w:rsid w:val="00CD74A0"/>
    <w:rsid w:val="00CE3D74"/>
    <w:rsid w:val="00CF124A"/>
    <w:rsid w:val="00CF3AB2"/>
    <w:rsid w:val="00CF451E"/>
    <w:rsid w:val="00D00AF0"/>
    <w:rsid w:val="00D0372D"/>
    <w:rsid w:val="00D052D0"/>
    <w:rsid w:val="00D06513"/>
    <w:rsid w:val="00D130CF"/>
    <w:rsid w:val="00D154FA"/>
    <w:rsid w:val="00D16A84"/>
    <w:rsid w:val="00D16EC5"/>
    <w:rsid w:val="00D20921"/>
    <w:rsid w:val="00D2118D"/>
    <w:rsid w:val="00D21596"/>
    <w:rsid w:val="00D24200"/>
    <w:rsid w:val="00D2616F"/>
    <w:rsid w:val="00D310F3"/>
    <w:rsid w:val="00D32437"/>
    <w:rsid w:val="00D329AA"/>
    <w:rsid w:val="00D32CAA"/>
    <w:rsid w:val="00D34418"/>
    <w:rsid w:val="00D37E1C"/>
    <w:rsid w:val="00D40291"/>
    <w:rsid w:val="00D411D7"/>
    <w:rsid w:val="00D42983"/>
    <w:rsid w:val="00D43CCE"/>
    <w:rsid w:val="00D46430"/>
    <w:rsid w:val="00D50AE1"/>
    <w:rsid w:val="00D55167"/>
    <w:rsid w:val="00D579CA"/>
    <w:rsid w:val="00D6022B"/>
    <w:rsid w:val="00D6572E"/>
    <w:rsid w:val="00D66631"/>
    <w:rsid w:val="00D67627"/>
    <w:rsid w:val="00D71BEB"/>
    <w:rsid w:val="00D7283E"/>
    <w:rsid w:val="00D736FF"/>
    <w:rsid w:val="00D738C4"/>
    <w:rsid w:val="00D754BE"/>
    <w:rsid w:val="00D75A3E"/>
    <w:rsid w:val="00D81EAB"/>
    <w:rsid w:val="00D83C8D"/>
    <w:rsid w:val="00D86FA2"/>
    <w:rsid w:val="00D92338"/>
    <w:rsid w:val="00D9441C"/>
    <w:rsid w:val="00D944C9"/>
    <w:rsid w:val="00D95225"/>
    <w:rsid w:val="00D968FD"/>
    <w:rsid w:val="00DA0BCD"/>
    <w:rsid w:val="00DA3388"/>
    <w:rsid w:val="00DA3EDD"/>
    <w:rsid w:val="00DA54A6"/>
    <w:rsid w:val="00DA7467"/>
    <w:rsid w:val="00DB0F23"/>
    <w:rsid w:val="00DB1188"/>
    <w:rsid w:val="00DB30C7"/>
    <w:rsid w:val="00DB3317"/>
    <w:rsid w:val="00DC1660"/>
    <w:rsid w:val="00DC206B"/>
    <w:rsid w:val="00DC6664"/>
    <w:rsid w:val="00DC6980"/>
    <w:rsid w:val="00DD2A42"/>
    <w:rsid w:val="00DD63A8"/>
    <w:rsid w:val="00DD6B10"/>
    <w:rsid w:val="00DE0171"/>
    <w:rsid w:val="00DE2226"/>
    <w:rsid w:val="00DE297B"/>
    <w:rsid w:val="00DE425B"/>
    <w:rsid w:val="00DE5119"/>
    <w:rsid w:val="00DF0429"/>
    <w:rsid w:val="00DF173A"/>
    <w:rsid w:val="00DF2BD2"/>
    <w:rsid w:val="00DF3002"/>
    <w:rsid w:val="00DF50C0"/>
    <w:rsid w:val="00E004C3"/>
    <w:rsid w:val="00E05409"/>
    <w:rsid w:val="00E07B6C"/>
    <w:rsid w:val="00E12E15"/>
    <w:rsid w:val="00E131A9"/>
    <w:rsid w:val="00E26FAD"/>
    <w:rsid w:val="00E31D9E"/>
    <w:rsid w:val="00E3400F"/>
    <w:rsid w:val="00E36884"/>
    <w:rsid w:val="00E36B13"/>
    <w:rsid w:val="00E40FE6"/>
    <w:rsid w:val="00E45E76"/>
    <w:rsid w:val="00E50AF9"/>
    <w:rsid w:val="00E5206F"/>
    <w:rsid w:val="00E52479"/>
    <w:rsid w:val="00E52A29"/>
    <w:rsid w:val="00E534EA"/>
    <w:rsid w:val="00E54C9A"/>
    <w:rsid w:val="00E575E7"/>
    <w:rsid w:val="00E64501"/>
    <w:rsid w:val="00E648E0"/>
    <w:rsid w:val="00E64958"/>
    <w:rsid w:val="00E651B9"/>
    <w:rsid w:val="00E66CD1"/>
    <w:rsid w:val="00E67459"/>
    <w:rsid w:val="00E71AC3"/>
    <w:rsid w:val="00E73037"/>
    <w:rsid w:val="00E73E88"/>
    <w:rsid w:val="00E75B06"/>
    <w:rsid w:val="00E76546"/>
    <w:rsid w:val="00E769A1"/>
    <w:rsid w:val="00E841F4"/>
    <w:rsid w:val="00E85B2D"/>
    <w:rsid w:val="00E911DE"/>
    <w:rsid w:val="00E922FB"/>
    <w:rsid w:val="00E9797D"/>
    <w:rsid w:val="00E97E6B"/>
    <w:rsid w:val="00EA15DF"/>
    <w:rsid w:val="00EA22BA"/>
    <w:rsid w:val="00EA277F"/>
    <w:rsid w:val="00EA30EC"/>
    <w:rsid w:val="00EA44F3"/>
    <w:rsid w:val="00EB0F10"/>
    <w:rsid w:val="00EB562C"/>
    <w:rsid w:val="00EB5A84"/>
    <w:rsid w:val="00EB7AEC"/>
    <w:rsid w:val="00EC424D"/>
    <w:rsid w:val="00EC43FA"/>
    <w:rsid w:val="00EC73E1"/>
    <w:rsid w:val="00ED0140"/>
    <w:rsid w:val="00ED04A7"/>
    <w:rsid w:val="00ED3BCF"/>
    <w:rsid w:val="00ED4EEF"/>
    <w:rsid w:val="00ED5487"/>
    <w:rsid w:val="00ED6AA5"/>
    <w:rsid w:val="00EE1954"/>
    <w:rsid w:val="00EE31E5"/>
    <w:rsid w:val="00EE3D59"/>
    <w:rsid w:val="00EE6D33"/>
    <w:rsid w:val="00EF1CF1"/>
    <w:rsid w:val="00EF334A"/>
    <w:rsid w:val="00EF39AF"/>
    <w:rsid w:val="00EF4037"/>
    <w:rsid w:val="00EF439E"/>
    <w:rsid w:val="00EF598C"/>
    <w:rsid w:val="00EF77E9"/>
    <w:rsid w:val="00F01BF8"/>
    <w:rsid w:val="00F03A51"/>
    <w:rsid w:val="00F047EB"/>
    <w:rsid w:val="00F113C5"/>
    <w:rsid w:val="00F119A8"/>
    <w:rsid w:val="00F11BA5"/>
    <w:rsid w:val="00F140D0"/>
    <w:rsid w:val="00F15F90"/>
    <w:rsid w:val="00F16FCE"/>
    <w:rsid w:val="00F1710B"/>
    <w:rsid w:val="00F176EF"/>
    <w:rsid w:val="00F203E4"/>
    <w:rsid w:val="00F218DA"/>
    <w:rsid w:val="00F22CBA"/>
    <w:rsid w:val="00F270A6"/>
    <w:rsid w:val="00F3043A"/>
    <w:rsid w:val="00F31E03"/>
    <w:rsid w:val="00F346BB"/>
    <w:rsid w:val="00F3548D"/>
    <w:rsid w:val="00F362BF"/>
    <w:rsid w:val="00F422D6"/>
    <w:rsid w:val="00F47FF0"/>
    <w:rsid w:val="00F50835"/>
    <w:rsid w:val="00F512B7"/>
    <w:rsid w:val="00F540E4"/>
    <w:rsid w:val="00F54ACA"/>
    <w:rsid w:val="00F579D4"/>
    <w:rsid w:val="00F654EC"/>
    <w:rsid w:val="00F67986"/>
    <w:rsid w:val="00F71EC4"/>
    <w:rsid w:val="00F72DD0"/>
    <w:rsid w:val="00F74C44"/>
    <w:rsid w:val="00F74CE5"/>
    <w:rsid w:val="00F75DFA"/>
    <w:rsid w:val="00F80BFE"/>
    <w:rsid w:val="00F826A5"/>
    <w:rsid w:val="00F83697"/>
    <w:rsid w:val="00F84CDC"/>
    <w:rsid w:val="00F85FEE"/>
    <w:rsid w:val="00F9375A"/>
    <w:rsid w:val="00F93BEC"/>
    <w:rsid w:val="00F95A7A"/>
    <w:rsid w:val="00F97E5F"/>
    <w:rsid w:val="00FA0C77"/>
    <w:rsid w:val="00FA576A"/>
    <w:rsid w:val="00FA6058"/>
    <w:rsid w:val="00FA6608"/>
    <w:rsid w:val="00FA6884"/>
    <w:rsid w:val="00FA701C"/>
    <w:rsid w:val="00FB06AF"/>
    <w:rsid w:val="00FB2F85"/>
    <w:rsid w:val="00FB2FB0"/>
    <w:rsid w:val="00FB3378"/>
    <w:rsid w:val="00FB4940"/>
    <w:rsid w:val="00FB6281"/>
    <w:rsid w:val="00FC0813"/>
    <w:rsid w:val="00FC12FC"/>
    <w:rsid w:val="00FC1BC2"/>
    <w:rsid w:val="00FC2C8A"/>
    <w:rsid w:val="00FC3CDE"/>
    <w:rsid w:val="00FC7FF1"/>
    <w:rsid w:val="00FD08E7"/>
    <w:rsid w:val="00FD73F5"/>
    <w:rsid w:val="00FD7C37"/>
    <w:rsid w:val="00FD7FF1"/>
    <w:rsid w:val="00FE052F"/>
    <w:rsid w:val="00FE108A"/>
    <w:rsid w:val="00FE23F6"/>
    <w:rsid w:val="00FE27DB"/>
    <w:rsid w:val="00FE2A78"/>
    <w:rsid w:val="00FE2F1C"/>
    <w:rsid w:val="00FE6328"/>
    <w:rsid w:val="00FE6600"/>
    <w:rsid w:val="00FE7DBF"/>
    <w:rsid w:val="00FF3709"/>
    <w:rsid w:val="00FF3C70"/>
    <w:rsid w:val="00FF3ED8"/>
    <w:rsid w:val="00FF5F06"/>
    <w:rsid w:val="00FF6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8A14C"/>
  <w15:docId w15:val="{851E8DB3-5E19-4CBF-8CF7-DE745BE5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F512B7"/>
    <w:pPr>
      <w:ind w:left="720"/>
      <w:contextualSpacing/>
    </w:pPr>
  </w:style>
  <w:style w:type="paragraph" w:styleId="Header">
    <w:name w:val="header"/>
    <w:basedOn w:val="Normal"/>
    <w:link w:val="HeaderChar"/>
    <w:uiPriority w:val="99"/>
    <w:unhideWhenUsed/>
    <w:rsid w:val="000C7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8C2"/>
  </w:style>
  <w:style w:type="paragraph" w:styleId="Footer">
    <w:name w:val="footer"/>
    <w:basedOn w:val="Normal"/>
    <w:link w:val="FooterChar"/>
    <w:uiPriority w:val="99"/>
    <w:unhideWhenUsed/>
    <w:rsid w:val="000C7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8C2"/>
  </w:style>
  <w:style w:type="paragraph" w:styleId="BalloonText">
    <w:name w:val="Balloon Text"/>
    <w:basedOn w:val="Normal"/>
    <w:link w:val="BalloonTextChar"/>
    <w:uiPriority w:val="99"/>
    <w:semiHidden/>
    <w:unhideWhenUsed/>
    <w:rsid w:val="004D3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711"/>
    <w:rPr>
      <w:rFonts w:ascii="Segoe UI" w:hAnsi="Segoe UI" w:cs="Segoe UI"/>
      <w:sz w:val="18"/>
      <w:szCs w:val="18"/>
    </w:rPr>
  </w:style>
  <w:style w:type="character" w:customStyle="1" w:styleId="ListParagraphChar">
    <w:name w:val="List Paragraph Char"/>
    <w:basedOn w:val="DefaultParagraphFont"/>
    <w:link w:val="ListParagraph"/>
    <w:rsid w:val="00D40291"/>
  </w:style>
  <w:style w:type="character" w:styleId="Emphasis">
    <w:name w:val="Emphasis"/>
    <w:rsid w:val="000760D9"/>
    <w:rPr>
      <w:i/>
      <w:iCs/>
    </w:rPr>
  </w:style>
  <w:style w:type="character" w:styleId="CommentReference">
    <w:name w:val="annotation reference"/>
    <w:basedOn w:val="DefaultParagraphFont"/>
    <w:uiPriority w:val="99"/>
    <w:semiHidden/>
    <w:unhideWhenUsed/>
    <w:rsid w:val="00797EF6"/>
    <w:rPr>
      <w:sz w:val="16"/>
      <w:szCs w:val="16"/>
    </w:rPr>
  </w:style>
  <w:style w:type="paragraph" w:styleId="CommentText">
    <w:name w:val="annotation text"/>
    <w:basedOn w:val="Normal"/>
    <w:link w:val="CommentTextChar"/>
    <w:uiPriority w:val="99"/>
    <w:unhideWhenUsed/>
    <w:rsid w:val="00797EF6"/>
    <w:pPr>
      <w:spacing w:line="240" w:lineRule="auto"/>
    </w:pPr>
    <w:rPr>
      <w:sz w:val="20"/>
      <w:szCs w:val="20"/>
    </w:rPr>
  </w:style>
  <w:style w:type="character" w:customStyle="1" w:styleId="CommentTextChar">
    <w:name w:val="Comment Text Char"/>
    <w:basedOn w:val="DefaultParagraphFont"/>
    <w:link w:val="CommentText"/>
    <w:uiPriority w:val="99"/>
    <w:rsid w:val="00797EF6"/>
    <w:rPr>
      <w:sz w:val="20"/>
      <w:szCs w:val="20"/>
    </w:rPr>
  </w:style>
  <w:style w:type="paragraph" w:styleId="CommentSubject">
    <w:name w:val="annotation subject"/>
    <w:basedOn w:val="CommentText"/>
    <w:next w:val="CommentText"/>
    <w:link w:val="CommentSubjectChar"/>
    <w:uiPriority w:val="99"/>
    <w:semiHidden/>
    <w:unhideWhenUsed/>
    <w:rsid w:val="00797EF6"/>
    <w:rPr>
      <w:b/>
      <w:bCs/>
    </w:rPr>
  </w:style>
  <w:style w:type="character" w:customStyle="1" w:styleId="CommentSubjectChar">
    <w:name w:val="Comment Subject Char"/>
    <w:basedOn w:val="CommentTextChar"/>
    <w:link w:val="CommentSubject"/>
    <w:uiPriority w:val="99"/>
    <w:semiHidden/>
    <w:rsid w:val="00797EF6"/>
    <w:rPr>
      <w:b/>
      <w:bCs/>
      <w:sz w:val="20"/>
      <w:szCs w:val="20"/>
    </w:rPr>
  </w:style>
  <w:style w:type="character" w:customStyle="1" w:styleId="cf01">
    <w:name w:val="cf01"/>
    <w:basedOn w:val="DefaultParagraphFont"/>
    <w:rsid w:val="00B02E14"/>
    <w:rPr>
      <w:rFonts w:ascii="Segoe UI" w:hAnsi="Segoe UI" w:cs="Segoe UI" w:hint="default"/>
      <w:sz w:val="18"/>
      <w:szCs w:val="18"/>
    </w:rPr>
  </w:style>
  <w:style w:type="character" w:styleId="Hyperlink">
    <w:name w:val="Hyperlink"/>
    <w:basedOn w:val="DefaultParagraphFont"/>
    <w:uiPriority w:val="99"/>
    <w:unhideWhenUsed/>
    <w:rsid w:val="009B419F"/>
    <w:rPr>
      <w:color w:val="0563C1" w:themeColor="hyperlink"/>
      <w:u w:val="single"/>
    </w:rPr>
  </w:style>
  <w:style w:type="character" w:styleId="UnresolvedMention">
    <w:name w:val="Unresolved Mention"/>
    <w:basedOn w:val="DefaultParagraphFont"/>
    <w:uiPriority w:val="99"/>
    <w:semiHidden/>
    <w:unhideWhenUsed/>
    <w:rsid w:val="009B419F"/>
    <w:rPr>
      <w:color w:val="605E5C"/>
      <w:shd w:val="clear" w:color="auto" w:fill="E1DFDD"/>
    </w:rPr>
  </w:style>
  <w:style w:type="paragraph" w:styleId="Revision">
    <w:name w:val="Revision"/>
    <w:hidden/>
    <w:uiPriority w:val="99"/>
    <w:semiHidden/>
    <w:rsid w:val="00AB6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18470">
      <w:bodyDiv w:val="1"/>
      <w:marLeft w:val="0"/>
      <w:marRight w:val="0"/>
      <w:marTop w:val="0"/>
      <w:marBottom w:val="0"/>
      <w:divBdr>
        <w:top w:val="none" w:sz="0" w:space="0" w:color="auto"/>
        <w:left w:val="none" w:sz="0" w:space="0" w:color="auto"/>
        <w:bottom w:val="none" w:sz="0" w:space="0" w:color="auto"/>
        <w:right w:val="none" w:sz="0" w:space="0" w:color="auto"/>
      </w:divBdr>
    </w:div>
    <w:div w:id="613369184">
      <w:bodyDiv w:val="1"/>
      <w:marLeft w:val="0"/>
      <w:marRight w:val="0"/>
      <w:marTop w:val="0"/>
      <w:marBottom w:val="0"/>
      <w:divBdr>
        <w:top w:val="none" w:sz="0" w:space="0" w:color="auto"/>
        <w:left w:val="none" w:sz="0" w:space="0" w:color="auto"/>
        <w:bottom w:val="none" w:sz="0" w:space="0" w:color="auto"/>
        <w:right w:val="none" w:sz="0" w:space="0" w:color="auto"/>
      </w:divBdr>
    </w:div>
    <w:div w:id="730150776">
      <w:bodyDiv w:val="1"/>
      <w:marLeft w:val="0"/>
      <w:marRight w:val="0"/>
      <w:marTop w:val="0"/>
      <w:marBottom w:val="0"/>
      <w:divBdr>
        <w:top w:val="none" w:sz="0" w:space="0" w:color="auto"/>
        <w:left w:val="none" w:sz="0" w:space="0" w:color="auto"/>
        <w:bottom w:val="none" w:sz="0" w:space="0" w:color="auto"/>
        <w:right w:val="none" w:sz="0" w:space="0" w:color="auto"/>
      </w:divBdr>
    </w:div>
    <w:div w:id="206821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ekretariat@sukorejo.rs-primahusada.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yb.com"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ckupdatamarketingphs@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ekretariat@sukorejo.rs-primahusada.com" TargetMode="External"/><Relationship Id="rId4" Type="http://schemas.openxmlformats.org/officeDocument/2006/relationships/settings" Target="settings.xml"/><Relationship Id="rId9" Type="http://schemas.openxmlformats.org/officeDocument/2006/relationships/hyperlink" Target="mailto:backupdatamarketingphs@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2149-831E-455F-9D65-F541B9F54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12</Pages>
  <Words>7463</Words>
  <Characters>42542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Aditya</dc:creator>
  <cp:keywords/>
  <dc:description/>
  <cp:lastModifiedBy>HUMAS MARKETING</cp:lastModifiedBy>
  <cp:revision>15</cp:revision>
  <cp:lastPrinted>2022-06-24T02:46:00Z</cp:lastPrinted>
  <dcterms:created xsi:type="dcterms:W3CDTF">2024-06-19T09:28:00Z</dcterms:created>
  <dcterms:modified xsi:type="dcterms:W3CDTF">2024-07-05T08:55:00Z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600bf3-54ae-4595-bfc0-4225f2e608de_Enabled">
    <vt:lpwstr>true</vt:lpwstr>
  </property>
  <property fmtid="{D5CDD505-2E9C-101B-9397-08002B2CF9AE}" pid="3" name="MSIP_Label_ab600bf3-54ae-4595-bfc0-4225f2e608de_SetDate">
    <vt:lpwstr>2024-04-18T22:04:58Z</vt:lpwstr>
  </property>
  <property fmtid="{D5CDD505-2E9C-101B-9397-08002B2CF9AE}" pid="4" name="MSIP_Label_ab600bf3-54ae-4595-bfc0-4225f2e608de_Method">
    <vt:lpwstr>Standard</vt:lpwstr>
  </property>
  <property fmtid="{D5CDD505-2E9C-101B-9397-08002B2CF9AE}" pid="5" name="MSIP_Label_ab600bf3-54ae-4595-bfc0-4225f2e608de_Name">
    <vt:lpwstr>ab600bf3-54ae-4595-bfc0-4225f2e608de</vt:lpwstr>
  </property>
  <property fmtid="{D5CDD505-2E9C-101B-9397-08002B2CF9AE}" pid="6" name="MSIP_Label_ab600bf3-54ae-4595-bfc0-4225f2e608de_SiteId">
    <vt:lpwstr>fbe62081-06d8-481d-baa0-34149cfefa5f</vt:lpwstr>
  </property>
  <property fmtid="{D5CDD505-2E9C-101B-9397-08002B2CF9AE}" pid="7" name="MSIP_Label_ab600bf3-54ae-4595-bfc0-4225f2e608de_ActionId">
    <vt:lpwstr>6b947857-79e1-46aa-979a-ca42befb909c</vt:lpwstr>
  </property>
  <property fmtid="{D5CDD505-2E9C-101B-9397-08002B2CF9AE}" pid="8" name="MSIP_Label_ab600bf3-54ae-4595-bfc0-4225f2e608de_ContentBits">
    <vt:lpwstr>0</vt:lpwstr>
  </property>
</Properties>
</file>