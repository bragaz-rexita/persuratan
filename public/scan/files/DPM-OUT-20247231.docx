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E51D" w14:textId="79A771C1" w:rsidR="00040559" w:rsidRPr="00825B29" w:rsidDel="002A64BE" w:rsidRDefault="00080F2A" w:rsidP="00040559">
      <w:pPr>
        <w:pStyle w:val="Heading7"/>
        <w:spacing w:before="120" w:after="120"/>
        <w:rPr>
          <w:del w:id="0" w:author="Benua Adhi" w:date="2021-06-03T08:04:00Z"/>
          <w:rFonts w:ascii="Arial" w:hAnsi="Arial" w:cs="Arial"/>
          <w:sz w:val="22"/>
          <w:szCs w:val="22"/>
          <w:lang w:val="af-ZA"/>
        </w:rPr>
      </w:pPr>
      <w:del w:id="1" w:author="Benua Adhi" w:date="2021-06-03T08:04:00Z">
        <w:r w:rsidRPr="00CA555D" w:rsidDel="002A64BE">
          <w:rPr>
            <w:rFonts w:ascii="Arial" w:hAnsi="Arial" w:cs="Arial"/>
            <w:bCs/>
            <w:sz w:val="22"/>
            <w:szCs w:val="22"/>
            <w:lang w:val="af-ZA"/>
          </w:rPr>
          <w:delText>1.</w:delText>
        </w:r>
        <w:r w:rsidR="00040559" w:rsidRPr="00CA555D" w:rsidDel="002A64BE">
          <w:rPr>
            <w:rFonts w:ascii="Arial" w:hAnsi="Arial" w:cs="Arial"/>
            <w:bCs/>
            <w:sz w:val="22"/>
            <w:szCs w:val="22"/>
            <w:lang w:val="af-ZA"/>
          </w:rPr>
          <w:delText>9</w:delText>
        </w:r>
        <w:r w:rsidR="00040559" w:rsidRPr="00CA555D" w:rsidDel="002A64BE">
          <w:rPr>
            <w:rFonts w:ascii="Arial" w:hAnsi="Arial" w:cs="Arial"/>
            <w:sz w:val="22"/>
            <w:szCs w:val="22"/>
            <w:lang w:val="af-ZA"/>
          </w:rPr>
          <w:delText>. CONTOH PERJANJIAN KERJASAMA – KSM (</w:delText>
        </w:r>
        <w:r w:rsidR="00040559" w:rsidRPr="00CA555D" w:rsidDel="002A64BE">
          <w:rPr>
            <w:rFonts w:ascii="Arial" w:hAnsi="Arial" w:cs="Arial"/>
            <w:lang w:val="af-ZA"/>
            <w:rPrChange w:id="2" w:author="benua.adhi" w:date="2021-04-08T09:21:00Z">
              <w:rPr>
                <w:rFonts w:ascii="Arial" w:hAnsi="Arial" w:cs="Arial"/>
                <w:highlight w:val="yellow"/>
                <w:lang w:val="af-ZA"/>
              </w:rPr>
            </w:rPrChange>
          </w:rPr>
          <w:delText>DENGAN IMBAL JASA</w:delText>
        </w:r>
        <w:r w:rsidR="00040559" w:rsidRPr="00825B29" w:rsidDel="002A64BE">
          <w:rPr>
            <w:rFonts w:ascii="Arial" w:hAnsi="Arial" w:cs="Arial"/>
            <w:sz w:val="22"/>
            <w:szCs w:val="22"/>
            <w:lang w:val="af-ZA"/>
          </w:rPr>
          <w:delText>)</w:delText>
        </w:r>
        <w:r w:rsidR="00254F41" w:rsidRPr="00825B29" w:rsidDel="002A64BE">
          <w:rPr>
            <w:rFonts w:ascii="Arial" w:hAnsi="Arial" w:cs="Arial"/>
            <w:sz w:val="22"/>
            <w:szCs w:val="22"/>
            <w:lang w:val="af-ZA"/>
          </w:rPr>
          <w:delText xml:space="preserve"> </w:delText>
        </w:r>
        <w:r w:rsidR="00254F41" w:rsidRPr="00CA555D" w:rsidDel="002A64BE">
          <w:rPr>
            <w:rFonts w:ascii="Arial" w:hAnsi="Arial" w:cs="Arial"/>
            <w:lang w:val="af-ZA"/>
            <w:rPrChange w:id="3" w:author="benua.adhi" w:date="2021-04-08T09:21:00Z">
              <w:rPr>
                <w:rFonts w:ascii="Arial" w:hAnsi="Arial" w:cs="Arial"/>
                <w:color w:val="00B050"/>
                <w:lang w:val="af-ZA"/>
              </w:rPr>
            </w:rPrChange>
          </w:rPr>
          <w:delText>&amp; GUIDELINE</w:delText>
        </w:r>
      </w:del>
    </w:p>
    <w:p w14:paraId="5CDC80E5" w14:textId="33F17F06" w:rsidR="00040559" w:rsidRPr="00825B29" w:rsidDel="002A64BE" w:rsidRDefault="00776DB1" w:rsidP="00040559">
      <w:pPr>
        <w:spacing w:before="120" w:after="120"/>
        <w:rPr>
          <w:del w:id="4" w:author="Benua Adhi" w:date="2021-06-03T08:04:00Z"/>
          <w:rFonts w:ascii="Arial" w:hAnsi="Arial" w:cs="Arial"/>
          <w:b/>
          <w:bCs/>
          <w:lang w:val="af-ZA"/>
        </w:rPr>
      </w:pPr>
      <w:del w:id="5" w:author="Benua Adhi" w:date="2021-06-03T08:04:00Z">
        <w:r w:rsidRPr="00825B29" w:rsidDel="002A64BE">
          <w:rPr>
            <w:noProof/>
          </w:rPr>
          <mc:AlternateContent>
            <mc:Choice Requires="wps">
              <w:drawing>
                <wp:anchor distT="4294967292" distB="4294967292" distL="114300" distR="114300" simplePos="0" relativeHeight="251656192" behindDoc="0" locked="0" layoutInCell="1" allowOverlap="1" wp14:anchorId="37F78E2E" wp14:editId="3443DC87">
                  <wp:simplePos x="0" y="0"/>
                  <wp:positionH relativeFrom="column">
                    <wp:posOffset>0</wp:posOffset>
                  </wp:positionH>
                  <wp:positionV relativeFrom="paragraph">
                    <wp:posOffset>13969</wp:posOffset>
                  </wp:positionV>
                  <wp:extent cx="5852160" cy="0"/>
                  <wp:effectExtent l="0" t="19050" r="34290" b="19050"/>
                  <wp:wrapNone/>
                  <wp:docPr id="7"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57150" cmpd="thinThick">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47239D10" id="Line 43" o:spid="_x0000_s1026" style="position:absolute;z-index:2516561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1.1pt" to="460.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" strokeweight="4.5pt">
                  <v:stroke linestyle="thinThick"/>
                </v:line>
              </w:pict>
            </mc:Fallback>
          </mc:AlternateContent>
        </w:r>
      </w:del>
    </w:p>
    <w:p w14:paraId="1249B8AC" w14:textId="4A6850F8" w:rsidR="00040559" w:rsidRPr="00825B29" w:rsidDel="002A64BE" w:rsidRDefault="00040559" w:rsidP="00040559">
      <w:pPr>
        <w:pStyle w:val="Title"/>
        <w:rPr>
          <w:del w:id="6" w:author="Benua Adhi" w:date="2021-06-03T08:04:00Z"/>
          <w:rFonts w:ascii="Arial" w:hAnsi="Arial" w:cs="Arial"/>
          <w:sz w:val="22"/>
          <w:szCs w:val="22"/>
          <w:lang w:val="sv-SE"/>
        </w:rPr>
      </w:pPr>
      <w:del w:id="7" w:author="Benua Adhi" w:date="2021-06-03T08:04:00Z">
        <w:r w:rsidRPr="00825B29" w:rsidDel="002A64BE">
          <w:rPr>
            <w:rFonts w:ascii="Arial" w:hAnsi="Arial" w:cs="Arial"/>
            <w:sz w:val="22"/>
            <w:szCs w:val="22"/>
            <w:lang w:val="sv-SE"/>
          </w:rPr>
          <w:delText>PERJANJIAN KERJA SAMA</w:delText>
        </w:r>
      </w:del>
    </w:p>
    <w:p w14:paraId="313E4C0B" w14:textId="0588833C" w:rsidR="00040559" w:rsidRPr="00825B29" w:rsidDel="002A64BE" w:rsidRDefault="00040559" w:rsidP="00040559">
      <w:pPr>
        <w:jc w:val="center"/>
        <w:rPr>
          <w:del w:id="8" w:author="Benua Adhi" w:date="2021-06-03T08:04:00Z"/>
          <w:rFonts w:ascii="Arial" w:hAnsi="Arial" w:cs="Arial"/>
          <w:b/>
          <w:bCs/>
          <w:lang w:val="sv-SE"/>
        </w:rPr>
      </w:pPr>
      <w:del w:id="9" w:author="Benua Adhi" w:date="2021-06-03T08:04:00Z">
        <w:r w:rsidRPr="00825B29" w:rsidDel="002A64BE">
          <w:rPr>
            <w:rFonts w:ascii="Arial" w:hAnsi="Arial" w:cs="Arial"/>
            <w:b/>
            <w:bCs/>
            <w:lang w:val="sv-SE"/>
          </w:rPr>
          <w:delText>ANTARA</w:delText>
        </w:r>
      </w:del>
    </w:p>
    <w:p w14:paraId="3DF80642" w14:textId="6EB0EAE2" w:rsidR="00040559" w:rsidRPr="00825B29" w:rsidDel="002A64BE" w:rsidRDefault="00040559" w:rsidP="00040559">
      <w:pPr>
        <w:jc w:val="center"/>
        <w:rPr>
          <w:del w:id="10" w:author="Benua Adhi" w:date="2021-06-03T08:04:00Z"/>
          <w:rFonts w:ascii="Arial" w:hAnsi="Arial" w:cs="Arial"/>
          <w:b/>
          <w:bCs/>
          <w:lang w:val="sv-SE"/>
        </w:rPr>
      </w:pPr>
      <w:commentRangeStart w:id="11"/>
      <w:del w:id="12" w:author="Benua Adhi" w:date="2021-06-03T08:04:00Z">
        <w:r w:rsidRPr="00825B29" w:rsidDel="002A64BE">
          <w:rPr>
            <w:rFonts w:ascii="Arial" w:hAnsi="Arial" w:cs="Arial"/>
            <w:b/>
            <w:bCs/>
            <w:lang w:val="sv-SE"/>
          </w:rPr>
          <w:delText>.................................................................</w:delText>
        </w:r>
        <w:commentRangeEnd w:id="11"/>
        <w:r w:rsidR="00EC3F9D" w:rsidDel="002A64BE">
          <w:rPr>
            <w:rStyle w:val="CommentReference"/>
          </w:rPr>
          <w:commentReference w:id="11"/>
        </w:r>
      </w:del>
    </w:p>
    <w:p w14:paraId="6F14D7A8" w14:textId="08AC2578" w:rsidR="00040559" w:rsidRPr="00825B29" w:rsidDel="002A64BE" w:rsidRDefault="00040559" w:rsidP="00040559">
      <w:pPr>
        <w:jc w:val="center"/>
        <w:rPr>
          <w:del w:id="13" w:author="Benua Adhi" w:date="2021-06-03T08:04:00Z"/>
          <w:rFonts w:ascii="Arial" w:hAnsi="Arial" w:cs="Arial"/>
          <w:b/>
          <w:bCs/>
          <w:lang w:val="sv-SE"/>
        </w:rPr>
      </w:pPr>
      <w:del w:id="14" w:author="Benua Adhi" w:date="2021-06-03T08:04:00Z">
        <w:r w:rsidRPr="00825B29" w:rsidDel="002A64BE">
          <w:rPr>
            <w:rFonts w:ascii="Arial" w:hAnsi="Arial" w:cs="Arial"/>
            <w:b/>
            <w:bCs/>
            <w:lang w:val="sv-SE"/>
          </w:rPr>
          <w:delText>DENGAN</w:delText>
        </w:r>
      </w:del>
    </w:p>
    <w:p w14:paraId="0DA24564" w14:textId="02CED98E" w:rsidR="00040559" w:rsidRPr="00825B29" w:rsidDel="002A64BE" w:rsidRDefault="00040559" w:rsidP="00040559">
      <w:pPr>
        <w:jc w:val="center"/>
        <w:rPr>
          <w:del w:id="15" w:author="Benua Adhi" w:date="2021-06-03T08:04:00Z"/>
          <w:rFonts w:ascii="Arial" w:hAnsi="Arial" w:cs="Arial"/>
          <w:b/>
          <w:bCs/>
          <w:lang w:val="sv-SE"/>
        </w:rPr>
      </w:pPr>
      <w:del w:id="16" w:author="Benua Adhi" w:date="2021-06-03T08:04:00Z">
        <w:r w:rsidRPr="00825B29" w:rsidDel="002A64BE">
          <w:rPr>
            <w:rFonts w:ascii="Arial" w:hAnsi="Arial" w:cs="Arial"/>
            <w:b/>
            <w:bCs/>
            <w:lang w:val="sv-SE"/>
          </w:rPr>
          <w:delText>PT BANK MANDIRI (PERSERO) Tbk.</w:delText>
        </w:r>
      </w:del>
    </w:p>
    <w:p w14:paraId="254CBC76" w14:textId="51A03A7F" w:rsidR="00040559" w:rsidRPr="00825B29" w:rsidDel="002A64BE" w:rsidRDefault="00040559" w:rsidP="00040559">
      <w:pPr>
        <w:jc w:val="center"/>
        <w:rPr>
          <w:del w:id="17" w:author="Benua Adhi" w:date="2021-06-03T08:04:00Z"/>
          <w:rFonts w:ascii="Arial" w:hAnsi="Arial" w:cs="Arial"/>
          <w:b/>
          <w:bCs/>
          <w:lang w:val="sv-SE"/>
        </w:rPr>
      </w:pPr>
      <w:del w:id="18" w:author="Benua Adhi" w:date="2021-06-03T08:04:00Z">
        <w:r w:rsidRPr="00825B29" w:rsidDel="002A64BE">
          <w:rPr>
            <w:rFonts w:ascii="Arial" w:hAnsi="Arial" w:cs="Arial"/>
            <w:b/>
            <w:bCs/>
            <w:lang w:val="sv-SE"/>
          </w:rPr>
          <w:delText xml:space="preserve">TENTANG </w:delText>
        </w:r>
      </w:del>
    </w:p>
    <w:p w14:paraId="0BE6B803" w14:textId="4C05ECF3" w:rsidR="00040559" w:rsidRPr="00825B29" w:rsidDel="002A64BE" w:rsidRDefault="00040559" w:rsidP="00040559">
      <w:pPr>
        <w:jc w:val="center"/>
        <w:rPr>
          <w:del w:id="19" w:author="Benua Adhi" w:date="2021-06-03T08:04:00Z"/>
          <w:rFonts w:ascii="Arial" w:hAnsi="Arial" w:cs="Arial"/>
          <w:b/>
          <w:bCs/>
          <w:lang w:val="sv-SE"/>
        </w:rPr>
      </w:pPr>
      <w:del w:id="20" w:author="Benua Adhi" w:date="2021-06-03T08:04:00Z">
        <w:r w:rsidRPr="00825B29" w:rsidDel="002A64BE">
          <w:rPr>
            <w:rFonts w:ascii="Arial" w:hAnsi="Arial" w:cs="Arial"/>
            <w:b/>
            <w:bCs/>
            <w:lang w:val="sv-SE"/>
          </w:rPr>
          <w:delText>LAYANAN FASILITAS KREDIT SERBAGUNA MIKRO (KSM)</w:delText>
        </w:r>
      </w:del>
    </w:p>
    <w:p w14:paraId="2D2E06F6" w14:textId="73584962" w:rsidR="00040559" w:rsidRPr="00825B29" w:rsidDel="002A64BE" w:rsidRDefault="00040559" w:rsidP="00040559">
      <w:pPr>
        <w:jc w:val="center"/>
        <w:rPr>
          <w:del w:id="21" w:author="Benua Adhi" w:date="2021-06-03T08:04:00Z"/>
          <w:rFonts w:ascii="Arial" w:hAnsi="Arial" w:cs="Arial"/>
          <w:b/>
          <w:bCs/>
          <w:u w:val="single"/>
          <w:lang w:val="sv-SE"/>
        </w:rPr>
      </w:pPr>
      <w:commentRangeStart w:id="22"/>
      <w:del w:id="23" w:author="Benua Adhi" w:date="2021-06-03T08:04:00Z">
        <w:r w:rsidRPr="00825B29" w:rsidDel="002A64BE">
          <w:rPr>
            <w:rFonts w:ascii="Arial" w:hAnsi="Arial" w:cs="Arial"/>
            <w:b/>
            <w:bCs/>
            <w:u w:val="single"/>
            <w:lang w:val="sv-SE"/>
          </w:rPr>
          <w:delText>Nomor : .......................................</w:delText>
        </w:r>
      </w:del>
    </w:p>
    <w:p w14:paraId="59CDC3DD" w14:textId="03DF6200" w:rsidR="00040559" w:rsidRPr="00825B29" w:rsidDel="002A64BE" w:rsidRDefault="00040559" w:rsidP="00040559">
      <w:pPr>
        <w:jc w:val="center"/>
        <w:rPr>
          <w:del w:id="24" w:author="Benua Adhi" w:date="2021-06-03T08:04:00Z"/>
          <w:rFonts w:ascii="Arial" w:hAnsi="Arial" w:cs="Arial"/>
          <w:b/>
          <w:bCs/>
          <w:lang w:val="sv-SE"/>
        </w:rPr>
      </w:pPr>
      <w:del w:id="25" w:author="Benua Adhi" w:date="2021-06-03T08:04:00Z">
        <w:r w:rsidRPr="00825B29" w:rsidDel="002A64BE">
          <w:rPr>
            <w:rFonts w:ascii="Arial" w:hAnsi="Arial" w:cs="Arial"/>
            <w:b/>
            <w:bCs/>
            <w:lang w:val="sv-SE"/>
          </w:rPr>
          <w:delText>Nomor : .......................................</w:delText>
        </w:r>
        <w:commentRangeEnd w:id="22"/>
        <w:r w:rsidR="00EC3F9D" w:rsidDel="002A64BE">
          <w:rPr>
            <w:rStyle w:val="CommentReference"/>
          </w:rPr>
          <w:commentReference w:id="22"/>
        </w:r>
      </w:del>
    </w:p>
    <w:p w14:paraId="45DFCD7A" w14:textId="2BBF496E" w:rsidR="00040559" w:rsidRPr="00825B29" w:rsidDel="002A64BE" w:rsidRDefault="00040559" w:rsidP="00040559">
      <w:pPr>
        <w:pBdr>
          <w:bottom w:val="single" w:sz="4" w:space="1" w:color="auto"/>
        </w:pBdr>
        <w:jc w:val="center"/>
        <w:rPr>
          <w:del w:id="26" w:author="Benua Adhi" w:date="2021-06-03T08:04:00Z"/>
          <w:rFonts w:ascii="Arial" w:hAnsi="Arial" w:cs="Arial"/>
          <w:lang w:val="sv-SE"/>
        </w:rPr>
      </w:pPr>
    </w:p>
    <w:p w14:paraId="35DA9325" w14:textId="6470D9F9" w:rsidR="00040559" w:rsidRPr="00825B29" w:rsidDel="002A64BE" w:rsidRDefault="00040559" w:rsidP="00040559">
      <w:pPr>
        <w:jc w:val="center"/>
        <w:rPr>
          <w:del w:id="27" w:author="Benua Adhi" w:date="2021-06-03T08:04:00Z"/>
          <w:rFonts w:ascii="Arial" w:hAnsi="Arial" w:cs="Arial"/>
          <w:lang w:val="sv-SE"/>
        </w:rPr>
      </w:pPr>
    </w:p>
    <w:p w14:paraId="1D4BB368" w14:textId="6B3BB490" w:rsidR="00040559" w:rsidRPr="00825B29" w:rsidDel="002A64BE" w:rsidRDefault="00040559" w:rsidP="00040559">
      <w:pPr>
        <w:rPr>
          <w:del w:id="28" w:author="Benua Adhi" w:date="2021-06-03T08:04:00Z"/>
          <w:rFonts w:ascii="Arial" w:hAnsi="Arial" w:cs="Arial"/>
        </w:rPr>
      </w:pPr>
      <w:del w:id="29" w:author="Benua Adhi" w:date="2021-06-03T08:04:00Z">
        <w:r w:rsidRPr="00825B29" w:rsidDel="002A64BE">
          <w:rPr>
            <w:rFonts w:ascii="Arial" w:hAnsi="Arial" w:cs="Arial"/>
          </w:rPr>
          <w:delText xml:space="preserve">Pada hari ini, </w:delText>
        </w:r>
        <w:commentRangeStart w:id="30"/>
        <w:r w:rsidRPr="00825B29" w:rsidDel="002A64BE">
          <w:rPr>
            <w:rFonts w:ascii="Arial" w:hAnsi="Arial" w:cs="Arial"/>
          </w:rPr>
          <w:delText xml:space="preserve">........ tanggal ...... bulan ........ tahun …… </w:delText>
        </w:r>
        <w:commentRangeEnd w:id="30"/>
        <w:r w:rsidR="00EC3F9D" w:rsidDel="002A64BE">
          <w:rPr>
            <w:rStyle w:val="CommentReference"/>
          </w:rPr>
          <w:commentReference w:id="30"/>
        </w:r>
        <w:commentRangeStart w:id="31"/>
        <w:r w:rsidRPr="00825B29" w:rsidDel="002A64BE">
          <w:rPr>
            <w:rFonts w:ascii="Arial" w:hAnsi="Arial" w:cs="Arial"/>
          </w:rPr>
          <w:delText>(...... -..... .-…………..)</w:delText>
        </w:r>
        <w:commentRangeEnd w:id="31"/>
        <w:r w:rsidR="00EC3F9D" w:rsidDel="002A64BE">
          <w:rPr>
            <w:rStyle w:val="CommentReference"/>
          </w:rPr>
          <w:commentReference w:id="31"/>
        </w:r>
        <w:r w:rsidRPr="00825B29" w:rsidDel="002A64BE">
          <w:rPr>
            <w:rFonts w:ascii="Arial" w:hAnsi="Arial" w:cs="Arial"/>
          </w:rPr>
          <w:delText xml:space="preserve"> bertempat di …………………….. antara :</w:delText>
        </w:r>
      </w:del>
    </w:p>
    <w:p w14:paraId="7C2E62C3" w14:textId="22F9B02F" w:rsidR="00040559" w:rsidRPr="00825B29" w:rsidDel="002A64BE" w:rsidRDefault="00040559" w:rsidP="00040559">
      <w:pPr>
        <w:ind w:left="720" w:hanging="720"/>
        <w:rPr>
          <w:del w:id="32" w:author="Benua Adhi" w:date="2021-06-03T08:04:00Z"/>
          <w:rFonts w:ascii="Arial" w:hAnsi="Arial" w:cs="Arial"/>
        </w:rPr>
      </w:pPr>
      <w:del w:id="33" w:author="Benua Adhi" w:date="2021-06-03T08:04:00Z">
        <w:r w:rsidRPr="00825B29" w:rsidDel="002A64BE">
          <w:rPr>
            <w:rFonts w:ascii="Arial" w:hAnsi="Arial" w:cs="Arial"/>
            <w:b/>
            <w:bCs/>
          </w:rPr>
          <w:delText xml:space="preserve">I. </w:delText>
        </w:r>
        <w:r w:rsidRPr="00825B29" w:rsidDel="002A64BE">
          <w:rPr>
            <w:rFonts w:ascii="Arial" w:hAnsi="Arial" w:cs="Arial"/>
            <w:b/>
            <w:bCs/>
          </w:rPr>
          <w:tab/>
        </w:r>
        <w:commentRangeStart w:id="34"/>
        <w:r w:rsidRPr="00825B29" w:rsidDel="002A64BE">
          <w:rPr>
            <w:rFonts w:ascii="Arial" w:hAnsi="Arial" w:cs="Arial"/>
            <w:b/>
            <w:bCs/>
          </w:rPr>
          <w:delText>..........................................,</w:delText>
        </w:r>
        <w:commentRangeEnd w:id="34"/>
        <w:r w:rsidR="00EC3F9D" w:rsidDel="002A64BE">
          <w:rPr>
            <w:rStyle w:val="CommentReference"/>
          </w:rPr>
          <w:commentReference w:id="34"/>
        </w:r>
        <w:r w:rsidRPr="00825B29" w:rsidDel="002A64BE">
          <w:rPr>
            <w:rFonts w:ascii="Arial" w:hAnsi="Arial" w:cs="Arial"/>
            <w:b/>
            <w:bCs/>
          </w:rPr>
          <w:delText xml:space="preserve"> </w:delText>
        </w:r>
        <w:commentRangeStart w:id="35"/>
        <w:r w:rsidRPr="00825B29" w:rsidDel="002A64BE">
          <w:rPr>
            <w:rFonts w:ascii="Arial" w:hAnsi="Arial" w:cs="Arial"/>
          </w:rPr>
          <w:delText xml:space="preserve">berkedudukan di ................. dan berkantor pusat di Jalan ..........................., yang didirikan berdasarkan hukum negara Republik Indonesia, dalam hal ini diwakili oleh ......................... selaku ......................................, berdasarkan Surat Kuasa </w:delText>
        </w:r>
      </w:del>
      <w:ins w:id="36" w:author="bdsuser" w:date="2021-03-09T08:38:00Z">
        <w:del w:id="37" w:author="Benua Adhi" w:date="2021-06-03T08:04:00Z">
          <w:r w:rsidR="000F4FAE" w:rsidRPr="00825B29" w:rsidDel="002A64BE">
            <w:rPr>
              <w:rFonts w:ascii="Arial" w:hAnsi="Arial" w:cs="Arial"/>
              <w:lang w:val="en-US"/>
            </w:rPr>
            <w:delText xml:space="preserve">… </w:delText>
          </w:r>
        </w:del>
      </w:ins>
      <w:del w:id="38" w:author="Benua Adhi" w:date="2021-06-03T08:04:00Z">
        <w:r w:rsidRPr="00825B29" w:rsidDel="002A64BE">
          <w:rPr>
            <w:rFonts w:ascii="Arial" w:hAnsi="Arial" w:cs="Arial"/>
          </w:rPr>
          <w:delText>No. …………</w:delText>
        </w:r>
        <w:commentRangeEnd w:id="35"/>
        <w:r w:rsidR="00EC3F9D" w:rsidDel="002A64BE">
          <w:rPr>
            <w:rStyle w:val="CommentReference"/>
          </w:rPr>
          <w:commentReference w:id="35"/>
        </w:r>
        <w:r w:rsidRPr="00825B29" w:rsidDel="002A64BE">
          <w:rPr>
            <w:rFonts w:ascii="Arial" w:hAnsi="Arial" w:cs="Arial"/>
          </w:rPr>
          <w:delText xml:space="preserve"> (</w:delText>
        </w:r>
        <w:r w:rsidRPr="00CA555D" w:rsidDel="002A64BE">
          <w:rPr>
            <w:rFonts w:ascii="Arial" w:hAnsi="Arial" w:cs="Arial"/>
            <w:i/>
            <w:rPrChange w:id="39" w:author="benua.adhi" w:date="2021-04-08T09:21:00Z">
              <w:rPr>
                <w:rFonts w:ascii="Arial" w:hAnsi="Arial" w:cs="Arial"/>
                <w:i/>
                <w:highlight w:val="cyan"/>
              </w:rPr>
            </w:rPrChange>
          </w:rPr>
          <w:delText>Surat Kuasa/SK yang membuktikan bahwa yg menandatangani PKS adalah pemegang Pengguna Anggaran (PA) atau Kuasa Pengguna Anggaran (KPA) atau yang Berwenang mewakili Perusahaan/Intansi atau yang dikuasakannya</w:delText>
        </w:r>
        <w:r w:rsidRPr="00825B29" w:rsidDel="002A64BE">
          <w:rPr>
            <w:rFonts w:ascii="Arial" w:hAnsi="Arial" w:cs="Arial"/>
          </w:rPr>
          <w:delText xml:space="preserve">) </w:delText>
        </w:r>
        <w:commentRangeStart w:id="40"/>
        <w:r w:rsidRPr="00825B29" w:rsidDel="002A64BE">
          <w:rPr>
            <w:rFonts w:ascii="Arial" w:hAnsi="Arial" w:cs="Arial"/>
          </w:rPr>
          <w:delText>oleh karena itu sah bertindak untuk dan atas nama  ................................</w:delText>
        </w:r>
        <w:r w:rsidR="00221113" w:rsidRPr="00825B29" w:rsidDel="002A64BE">
          <w:rPr>
            <w:rFonts w:ascii="Arial" w:hAnsi="Arial" w:cs="Arial"/>
          </w:rPr>
          <w:delText>(</w:delText>
        </w:r>
        <w:r w:rsidRPr="00825B29" w:rsidDel="002A64BE">
          <w:rPr>
            <w:rFonts w:ascii="Arial" w:hAnsi="Arial" w:cs="Arial"/>
            <w:i/>
          </w:rPr>
          <w:delText>nama perusahaan/</w:delText>
        </w:r>
        <w:r w:rsidR="003057FE" w:rsidRPr="00825B29" w:rsidDel="002A64BE">
          <w:rPr>
            <w:rFonts w:ascii="Arial" w:hAnsi="Arial" w:cs="Arial"/>
            <w:i/>
            <w:lang w:val="en-US"/>
          </w:rPr>
          <w:delText xml:space="preserve"> </w:delText>
        </w:r>
        <w:r w:rsidRPr="00825B29" w:rsidDel="002A64BE">
          <w:rPr>
            <w:rFonts w:ascii="Arial" w:hAnsi="Arial" w:cs="Arial"/>
            <w:i/>
          </w:rPr>
          <w:delText xml:space="preserve">instansi </w:delText>
        </w:r>
        <w:r w:rsidRPr="00825B29" w:rsidDel="002A64BE">
          <w:rPr>
            <w:rFonts w:ascii="Arial" w:hAnsi="Arial" w:cs="Arial"/>
          </w:rPr>
          <w:delText xml:space="preserve">), selanjutnya disebut </w:delText>
        </w:r>
        <w:r w:rsidRPr="00825B29" w:rsidDel="002A64BE">
          <w:rPr>
            <w:rFonts w:ascii="Arial" w:hAnsi="Arial" w:cs="Arial"/>
            <w:b/>
            <w:bCs/>
          </w:rPr>
          <w:delText>PIHAK PERTAMA.</w:delText>
        </w:r>
        <w:commentRangeEnd w:id="40"/>
        <w:r w:rsidR="00EC3F9D" w:rsidDel="002A64BE">
          <w:rPr>
            <w:rStyle w:val="CommentReference"/>
          </w:rPr>
          <w:commentReference w:id="40"/>
        </w:r>
      </w:del>
    </w:p>
    <w:p w14:paraId="1A8FC5B5" w14:textId="5FE8BB96" w:rsidR="00040559" w:rsidRPr="00825B29" w:rsidDel="002A64BE" w:rsidRDefault="00040559" w:rsidP="00040559">
      <w:pPr>
        <w:rPr>
          <w:del w:id="41" w:author="Benua Adhi" w:date="2021-06-03T08:04:00Z"/>
          <w:rFonts w:ascii="Arial" w:hAnsi="Arial" w:cs="Arial"/>
          <w:b/>
          <w:bCs/>
        </w:rPr>
      </w:pPr>
    </w:p>
    <w:p w14:paraId="18A075C4" w14:textId="20E31D9C" w:rsidR="00040559" w:rsidRPr="00825B29" w:rsidDel="002A64BE" w:rsidRDefault="00040559" w:rsidP="00040559">
      <w:pPr>
        <w:ind w:left="720" w:hanging="720"/>
        <w:rPr>
          <w:del w:id="42" w:author="Benua Adhi" w:date="2021-06-03T08:04:00Z"/>
          <w:rFonts w:ascii="Arial" w:hAnsi="Arial" w:cs="Arial"/>
        </w:rPr>
      </w:pPr>
      <w:del w:id="43" w:author="Benua Adhi" w:date="2021-06-03T08:04:00Z">
        <w:r w:rsidRPr="00825B29" w:rsidDel="002A64BE">
          <w:rPr>
            <w:rFonts w:ascii="Arial" w:hAnsi="Arial" w:cs="Arial"/>
            <w:b/>
            <w:bCs/>
          </w:rPr>
          <w:delText xml:space="preserve">II. </w:delText>
        </w:r>
        <w:r w:rsidRPr="00825B29" w:rsidDel="002A64BE">
          <w:rPr>
            <w:rFonts w:ascii="Arial" w:hAnsi="Arial" w:cs="Arial"/>
            <w:b/>
            <w:bCs/>
          </w:rPr>
          <w:tab/>
        </w:r>
        <w:commentRangeStart w:id="44"/>
        <w:r w:rsidRPr="00825B29" w:rsidDel="002A64BE">
          <w:rPr>
            <w:rFonts w:ascii="Arial" w:hAnsi="Arial" w:cs="Arial"/>
            <w:b/>
            <w:bCs/>
          </w:rPr>
          <w:delText>PT</w:delText>
        </w:r>
        <w:r w:rsidR="00F014F2" w:rsidRPr="00825B29" w:rsidDel="002A64BE">
          <w:rPr>
            <w:rFonts w:ascii="Arial" w:hAnsi="Arial" w:cs="Arial"/>
            <w:b/>
            <w:bCs/>
          </w:rPr>
          <w:delText xml:space="preserve"> </w:delText>
        </w:r>
        <w:r w:rsidRPr="00825B29" w:rsidDel="002A64BE">
          <w:rPr>
            <w:rFonts w:ascii="Arial" w:hAnsi="Arial" w:cs="Arial"/>
            <w:b/>
            <w:bCs/>
          </w:rPr>
          <w:delText>BANK MANDIRI (PERSERO), TBK</w:delText>
        </w:r>
        <w:r w:rsidRPr="00825B29" w:rsidDel="002A64BE">
          <w:rPr>
            <w:rFonts w:ascii="Arial" w:hAnsi="Arial" w:cs="Arial"/>
          </w:rPr>
          <w:delText xml:space="preserve">., berkedudukan di Jakarta Selatan dan berkantor pusat di Jalan Jend. Gatot Subroto kav 36-38 Jakarta 12190, yang didirikan berdasarkan hukum Negara Republik Indonesia, dalam hal ini diwakili oleh .......................... selaku .................................... </w:delText>
        </w:r>
        <w:commentRangeStart w:id="45"/>
        <w:r w:rsidRPr="00825B29" w:rsidDel="002A64BE">
          <w:rPr>
            <w:rFonts w:ascii="Arial" w:hAnsi="Arial" w:cs="Arial"/>
          </w:rPr>
          <w:delText>oleh</w:delText>
        </w:r>
        <w:commentRangeEnd w:id="45"/>
        <w:r w:rsidR="00EC3F9D" w:rsidDel="002A64BE">
          <w:rPr>
            <w:rStyle w:val="CommentReference"/>
          </w:rPr>
          <w:commentReference w:id="45"/>
        </w:r>
        <w:r w:rsidRPr="00825B29" w:rsidDel="002A64BE">
          <w:rPr>
            <w:rFonts w:ascii="Arial" w:hAnsi="Arial" w:cs="Arial"/>
          </w:rPr>
          <w:delText xml:space="preserve"> karena itu sah bertindak untuk dan atas nama PT Bank Mandiri (Persero) Tbk., selanjutnya disebut </w:delText>
        </w:r>
        <w:r w:rsidRPr="00825B29" w:rsidDel="002A64BE">
          <w:rPr>
            <w:rFonts w:ascii="Arial" w:hAnsi="Arial" w:cs="Arial"/>
            <w:b/>
            <w:bCs/>
          </w:rPr>
          <w:delText>PIHAK KEDUA.</w:delText>
        </w:r>
        <w:commentRangeEnd w:id="44"/>
        <w:r w:rsidR="00EC3F9D" w:rsidDel="002A64BE">
          <w:rPr>
            <w:rStyle w:val="CommentReference"/>
          </w:rPr>
          <w:commentReference w:id="44"/>
        </w:r>
      </w:del>
    </w:p>
    <w:p w14:paraId="5ED29ED7" w14:textId="43F39EF2" w:rsidR="00040559" w:rsidRPr="00825B29" w:rsidDel="002A64BE" w:rsidRDefault="00040559" w:rsidP="00040559">
      <w:pPr>
        <w:ind w:left="360"/>
        <w:rPr>
          <w:del w:id="46" w:author="Benua Adhi" w:date="2021-06-03T08:04:00Z"/>
          <w:rFonts w:ascii="Arial" w:hAnsi="Arial" w:cs="Arial"/>
        </w:rPr>
      </w:pPr>
    </w:p>
    <w:p w14:paraId="24D04383" w14:textId="146F4043" w:rsidR="001F10BC" w:rsidRPr="00825B29" w:rsidDel="002A64BE" w:rsidRDefault="00040559" w:rsidP="00040559">
      <w:pPr>
        <w:pStyle w:val="BodyText3"/>
        <w:rPr>
          <w:del w:id="47" w:author="Benua Adhi" w:date="2021-06-03T08:04:00Z"/>
          <w:rFonts w:ascii="Arial" w:hAnsi="Arial" w:cs="Arial"/>
          <w:sz w:val="22"/>
          <w:szCs w:val="22"/>
        </w:rPr>
      </w:pPr>
      <w:del w:id="48" w:author="Benua Adhi" w:date="2021-06-03T08:04:00Z">
        <w:r w:rsidRPr="00825B29" w:rsidDel="002A64BE">
          <w:rPr>
            <w:rFonts w:ascii="Arial" w:hAnsi="Arial" w:cs="Arial"/>
            <w:sz w:val="22"/>
            <w:szCs w:val="22"/>
          </w:rPr>
          <w:delText xml:space="preserve">Selanjutnya </w:delText>
        </w:r>
        <w:r w:rsidRPr="00825B29" w:rsidDel="002A64BE">
          <w:rPr>
            <w:rFonts w:ascii="Arial" w:hAnsi="Arial" w:cs="Arial"/>
            <w:bCs/>
            <w:sz w:val="22"/>
            <w:szCs w:val="22"/>
          </w:rPr>
          <w:delText>PIHAK PERTAMA</w:delText>
        </w:r>
        <w:r w:rsidRPr="00825B29" w:rsidDel="002A64BE">
          <w:rPr>
            <w:rFonts w:ascii="Arial" w:hAnsi="Arial" w:cs="Arial"/>
            <w:sz w:val="22"/>
            <w:szCs w:val="22"/>
          </w:rPr>
          <w:delText xml:space="preserve"> dan </w:delText>
        </w:r>
        <w:r w:rsidRPr="00825B29" w:rsidDel="002A64BE">
          <w:rPr>
            <w:rFonts w:ascii="Arial" w:hAnsi="Arial" w:cs="Arial"/>
            <w:bCs/>
            <w:sz w:val="22"/>
            <w:szCs w:val="22"/>
          </w:rPr>
          <w:delText>PIHAK KEDUA</w:delText>
        </w:r>
        <w:r w:rsidRPr="00825B29" w:rsidDel="002A64BE">
          <w:rPr>
            <w:rFonts w:ascii="Arial" w:hAnsi="Arial" w:cs="Arial"/>
            <w:sz w:val="22"/>
            <w:szCs w:val="22"/>
          </w:rPr>
          <w:delText xml:space="preserve"> secara bersama-sama disebut sebagai </w:delText>
        </w:r>
        <w:r w:rsidRPr="00825B29" w:rsidDel="002A64BE">
          <w:rPr>
            <w:rFonts w:ascii="Arial" w:hAnsi="Arial" w:cs="Arial"/>
            <w:bCs/>
            <w:sz w:val="22"/>
            <w:szCs w:val="22"/>
          </w:rPr>
          <w:delText>PARA PIHAK,</w:delText>
        </w:r>
        <w:r w:rsidR="005F781F" w:rsidRPr="00825B29" w:rsidDel="002A64BE">
          <w:rPr>
            <w:rFonts w:ascii="Arial" w:hAnsi="Arial" w:cs="Arial"/>
            <w:bCs/>
            <w:sz w:val="22"/>
            <w:szCs w:val="22"/>
          </w:rPr>
          <w:delText xml:space="preserve"> </w:delText>
        </w:r>
        <w:r w:rsidRPr="00825B29" w:rsidDel="002A64BE">
          <w:rPr>
            <w:rFonts w:ascii="Arial" w:hAnsi="Arial" w:cs="Arial"/>
            <w:sz w:val="22"/>
            <w:szCs w:val="22"/>
          </w:rPr>
          <w:delText>telah saling setuju dan mufakat untuk membuat Perjanjian Kerjasama tentang Layanan Fasilitas Kredit Serbaguna Mikro (untuk selanjutnya disebut dengan ”</w:delText>
        </w:r>
        <w:r w:rsidRPr="00825B29" w:rsidDel="002A64BE">
          <w:rPr>
            <w:rFonts w:ascii="Arial" w:hAnsi="Arial" w:cs="Arial"/>
            <w:b/>
            <w:sz w:val="22"/>
            <w:szCs w:val="22"/>
          </w:rPr>
          <w:delText>Perjanjian</w:delText>
        </w:r>
        <w:r w:rsidRPr="00825B29" w:rsidDel="002A64BE">
          <w:rPr>
            <w:rFonts w:ascii="Arial" w:hAnsi="Arial" w:cs="Arial"/>
            <w:sz w:val="22"/>
            <w:szCs w:val="22"/>
          </w:rPr>
          <w:delText>”) dengan syarat-syarat dan ketentuan-ketentuan sebagai berikut :</w:delText>
        </w:r>
      </w:del>
    </w:p>
    <w:p w14:paraId="03FF9834" w14:textId="2B134140" w:rsidR="00040559" w:rsidRPr="00825B29" w:rsidDel="002A64BE" w:rsidRDefault="004964BB" w:rsidP="00040559">
      <w:pPr>
        <w:pStyle w:val="Heading6"/>
        <w:rPr>
          <w:del w:id="49" w:author="Benua Adhi" w:date="2021-06-03T08:04:00Z"/>
          <w:rFonts w:ascii="Arial" w:hAnsi="Arial" w:cs="Arial"/>
          <w:sz w:val="22"/>
          <w:szCs w:val="22"/>
        </w:rPr>
      </w:pPr>
      <w:ins w:id="50" w:author="Rizky Pangidoan Sitanggang" w:date="2021-03-03T11:33:00Z">
        <w:del w:id="51" w:author="Benua Adhi" w:date="2021-06-03T08:04:00Z">
          <w:r w:rsidRPr="00825B29" w:rsidDel="002A64BE">
            <w:rPr>
              <w:rFonts w:ascii="Arial" w:hAnsi="Arial" w:cs="Arial"/>
              <w:sz w:val="22"/>
              <w:szCs w:val="22"/>
              <w:lang w:val="en-US"/>
            </w:rPr>
            <w:delText xml:space="preserve">       </w:delText>
          </w:r>
        </w:del>
      </w:ins>
      <w:del w:id="52" w:author="Benua Adhi" w:date="2021-06-03T08:04:00Z">
        <w:r w:rsidR="00040559" w:rsidRPr="00825B29" w:rsidDel="002A64BE">
          <w:rPr>
            <w:rFonts w:ascii="Arial" w:hAnsi="Arial" w:cs="Arial"/>
            <w:sz w:val="22"/>
            <w:szCs w:val="22"/>
          </w:rPr>
          <w:delText>Pasal 1</w:delText>
        </w:r>
      </w:del>
    </w:p>
    <w:p w14:paraId="7F7EBC35" w14:textId="4DD388A4" w:rsidR="00040559" w:rsidRPr="00825B29" w:rsidDel="002A64BE" w:rsidRDefault="004964BB" w:rsidP="00040559">
      <w:pPr>
        <w:ind w:left="360"/>
        <w:jc w:val="center"/>
        <w:rPr>
          <w:del w:id="53" w:author="Benua Adhi" w:date="2021-06-03T08:04:00Z"/>
          <w:rFonts w:ascii="Arial" w:hAnsi="Arial" w:cs="Arial"/>
          <w:b/>
          <w:lang w:val="en-US"/>
        </w:rPr>
      </w:pPr>
      <w:del w:id="54" w:author="Benua Adhi" w:date="2021-06-03T08:04:00Z">
        <w:r w:rsidRPr="00825B29" w:rsidDel="002A64BE">
          <w:rPr>
            <w:rFonts w:ascii="Arial" w:hAnsi="Arial" w:cs="Arial"/>
            <w:b/>
            <w:lang w:val="en-US"/>
          </w:rPr>
          <w:delText>DEFINISI</w:delText>
        </w:r>
      </w:del>
    </w:p>
    <w:p w14:paraId="3C073BBC" w14:textId="472DDA4A" w:rsidR="004964BB" w:rsidRPr="00825B29" w:rsidDel="002A64BE" w:rsidRDefault="004964BB" w:rsidP="001F10BC">
      <w:pPr>
        <w:ind w:left="360"/>
        <w:jc w:val="center"/>
        <w:rPr>
          <w:del w:id="55" w:author="Benua Adhi" w:date="2021-06-03T08:04:00Z"/>
          <w:rFonts w:ascii="Arial" w:hAnsi="Arial" w:cs="Arial"/>
          <w:b/>
        </w:rPr>
      </w:pPr>
    </w:p>
    <w:p w14:paraId="7C8B6626" w14:textId="4A5F5BDF" w:rsidR="00040559" w:rsidRPr="00825B29" w:rsidDel="002A64BE" w:rsidRDefault="00040559" w:rsidP="00040559">
      <w:pPr>
        <w:pStyle w:val="BodyText3"/>
        <w:rPr>
          <w:del w:id="56" w:author="Benua Adhi" w:date="2021-06-03T08:04:00Z"/>
          <w:rFonts w:ascii="Arial" w:hAnsi="Arial" w:cs="Arial"/>
          <w:sz w:val="22"/>
          <w:szCs w:val="22"/>
        </w:rPr>
      </w:pPr>
      <w:del w:id="57" w:author="Benua Adhi" w:date="2021-06-03T08:04:00Z">
        <w:r w:rsidRPr="00825B29" w:rsidDel="002A64BE">
          <w:rPr>
            <w:rFonts w:ascii="Arial" w:hAnsi="Arial" w:cs="Arial"/>
            <w:sz w:val="22"/>
            <w:szCs w:val="22"/>
          </w:rPr>
          <w:delText>Jika tidak secara tegas dinyatakan lain atau dalam konteks kalimat tertentu dalam Perjanjian ini, maka kata-kata yang dimulai dengan huruf kapital harus diartikan sebagai berikut :</w:delText>
        </w:r>
      </w:del>
    </w:p>
    <w:p w14:paraId="0ADAAB41" w14:textId="4FDEFCD3" w:rsidR="00040559" w:rsidRPr="00825B29" w:rsidDel="002A64BE" w:rsidRDefault="00040559" w:rsidP="009F1632">
      <w:pPr>
        <w:numPr>
          <w:ilvl w:val="0"/>
          <w:numId w:val="106"/>
        </w:numPr>
        <w:tabs>
          <w:tab w:val="clear" w:pos="720"/>
        </w:tabs>
        <w:spacing w:line="240" w:lineRule="auto"/>
        <w:ind w:left="360"/>
        <w:rPr>
          <w:del w:id="58" w:author="Benua Adhi" w:date="2021-06-03T08:04:00Z"/>
          <w:rFonts w:ascii="Arial" w:hAnsi="Arial" w:cs="Arial"/>
        </w:rPr>
      </w:pPr>
      <w:del w:id="59" w:author="Benua Adhi" w:date="2021-06-03T08:04:00Z">
        <w:r w:rsidRPr="00825B29" w:rsidDel="002A64BE">
          <w:rPr>
            <w:rFonts w:ascii="Arial" w:hAnsi="Arial" w:cs="Arial"/>
            <w:b/>
          </w:rPr>
          <w:delText>Angsuran</w:delText>
        </w:r>
        <w:r w:rsidRPr="00825B29" w:rsidDel="002A64BE">
          <w:rPr>
            <w:rFonts w:ascii="Arial" w:hAnsi="Arial" w:cs="Arial"/>
          </w:rPr>
          <w:delText xml:space="preserve"> adalah kewajiban pembayaran pokok dan bunga oleh Debitur setiap bulan terhadap Kredit</w:delText>
        </w:r>
        <w:r w:rsidR="00B51B45" w:rsidRPr="00825B29" w:rsidDel="002A64BE">
          <w:rPr>
            <w:rFonts w:ascii="Arial" w:hAnsi="Arial" w:cs="Arial"/>
            <w:lang w:val="en-US"/>
          </w:rPr>
          <w:delText xml:space="preserve"> yang </w:delText>
        </w:r>
        <w:r w:rsidR="00B51B45" w:rsidRPr="00CA555D" w:rsidDel="002A64BE">
          <w:rPr>
            <w:rFonts w:ascii="Arial" w:hAnsi="Arial" w:cs="Arial"/>
            <w:lang w:val="en-US"/>
            <w:rPrChange w:id="60" w:author="benua.adhi" w:date="2021-04-08T09:21:00Z">
              <w:rPr>
                <w:rFonts w:ascii="Arial" w:hAnsi="Arial" w:cs="Arial"/>
                <w:highlight w:val="green"/>
                <w:lang w:val="en-US"/>
              </w:rPr>
            </w:rPrChange>
          </w:rPr>
          <w:delText>besarannya telah ditentukan dalam Perjanjian Kredit</w:delText>
        </w:r>
        <w:r w:rsidRPr="00825B29" w:rsidDel="002A64BE">
          <w:rPr>
            <w:rFonts w:ascii="Arial" w:hAnsi="Arial" w:cs="Arial"/>
          </w:rPr>
          <w:delText>.</w:delText>
        </w:r>
      </w:del>
    </w:p>
    <w:p w14:paraId="01E8A260" w14:textId="53239AED" w:rsidR="00040559" w:rsidRPr="00825B29" w:rsidDel="002A64BE" w:rsidRDefault="00040559" w:rsidP="009F1632">
      <w:pPr>
        <w:numPr>
          <w:ilvl w:val="0"/>
          <w:numId w:val="106"/>
        </w:numPr>
        <w:tabs>
          <w:tab w:val="clear" w:pos="720"/>
        </w:tabs>
        <w:spacing w:line="240" w:lineRule="auto"/>
        <w:ind w:left="360"/>
        <w:rPr>
          <w:del w:id="61" w:author="Benua Adhi" w:date="2021-06-03T08:04:00Z"/>
          <w:rFonts w:ascii="Arial" w:hAnsi="Arial" w:cs="Arial"/>
          <w:lang w:val="sv-SE"/>
        </w:rPr>
      </w:pPr>
      <w:del w:id="62" w:author="Benua Adhi" w:date="2021-06-03T08:04:00Z">
        <w:r w:rsidRPr="00CA555D" w:rsidDel="002A64BE">
          <w:rPr>
            <w:rFonts w:ascii="Arial" w:hAnsi="Arial" w:cs="Arial"/>
            <w:b/>
            <w:lang w:val="sv-SE"/>
            <w:rPrChange w:id="63" w:author="benua.adhi" w:date="2021-04-08T09:21:00Z">
              <w:rPr>
                <w:rFonts w:ascii="Arial" w:hAnsi="Arial" w:cs="Arial"/>
                <w:b/>
                <w:highlight w:val="cyan"/>
                <w:lang w:val="sv-SE"/>
              </w:rPr>
            </w:rPrChange>
          </w:rPr>
          <w:delText>Bensatker/Pekas/........</w:delText>
        </w:r>
        <w:r w:rsidRPr="00CA555D" w:rsidDel="002A64BE">
          <w:rPr>
            <w:rFonts w:ascii="Arial" w:hAnsi="Arial" w:cs="Arial"/>
            <w:i/>
            <w:noProof/>
            <w:rPrChange w:id="64" w:author="benua.adhi" w:date="2021-04-08T09:21:00Z">
              <w:rPr>
                <w:rFonts w:ascii="Arial" w:hAnsi="Arial" w:cs="Arial"/>
                <w:i/>
                <w:noProof/>
                <w:highlight w:val="cyan"/>
              </w:rPr>
            </w:rPrChange>
          </w:rPr>
          <w:delText xml:space="preserve">(dapat disesuaikan) </w:delText>
        </w:r>
        <w:r w:rsidRPr="00CA555D" w:rsidDel="002A64BE">
          <w:rPr>
            <w:rFonts w:ascii="Arial" w:hAnsi="Arial" w:cs="Arial"/>
            <w:lang w:val="sv-SE"/>
            <w:rPrChange w:id="65" w:author="benua.adhi" w:date="2021-04-08T09:21:00Z">
              <w:rPr>
                <w:rFonts w:ascii="Arial" w:hAnsi="Arial" w:cs="Arial"/>
                <w:highlight w:val="cyan"/>
                <w:lang w:val="sv-SE"/>
              </w:rPr>
            </w:rPrChange>
          </w:rPr>
          <w:delText>adalah singkatan dari ..............................,</w:delText>
        </w:r>
        <w:r w:rsidRPr="00825B29" w:rsidDel="002A64BE">
          <w:rPr>
            <w:rFonts w:ascii="Arial" w:hAnsi="Arial" w:cs="Arial"/>
            <w:lang w:val="sv-SE"/>
          </w:rPr>
          <w:delText xml:space="preserve"> merupakan pejabat</w:delText>
        </w:r>
      </w:del>
      <w:ins w:id="66" w:author="Rizky Pangidoan Sitanggang" w:date="2021-03-03T11:34:00Z">
        <w:del w:id="67" w:author="Benua Adhi" w:date="2021-06-03T08:04:00Z">
          <w:r w:rsidR="004964BB" w:rsidRPr="00825B29" w:rsidDel="002A64BE">
            <w:rPr>
              <w:rFonts w:ascii="Arial" w:hAnsi="Arial" w:cs="Arial"/>
              <w:lang w:val="sv-SE"/>
            </w:rPr>
            <w:delText xml:space="preserve"> pada</w:delText>
          </w:r>
        </w:del>
      </w:ins>
      <w:del w:id="68" w:author="Benua Adhi" w:date="2021-06-03T08:04:00Z">
        <w:r w:rsidRPr="00825B29" w:rsidDel="002A64BE">
          <w:rPr>
            <w:rFonts w:ascii="Arial" w:hAnsi="Arial" w:cs="Arial"/>
            <w:lang w:val="sv-SE"/>
          </w:rPr>
          <w:delText xml:space="preserve"> PIHAK PERTAMA yang memiliki tugas melaksanakan tata kelola terkait </w:delText>
        </w:r>
        <w:r w:rsidRPr="00825B29" w:rsidDel="002A64BE">
          <w:rPr>
            <w:rFonts w:ascii="Arial" w:eastAsia="PMingLiU" w:hAnsi="Arial" w:cs="Arial"/>
            <w:lang w:val="pt-BR" w:eastAsia="zh-TW"/>
          </w:rPr>
          <w:delText>penghasilan Debitur (gaji, tunjangan kinerja, remunerasi, dan tunjangan lainnya).</w:delText>
        </w:r>
      </w:del>
    </w:p>
    <w:p w14:paraId="54A9F479" w14:textId="46C9A392" w:rsidR="00040559" w:rsidRPr="00825B29" w:rsidDel="002A64BE" w:rsidRDefault="00040559" w:rsidP="009F1632">
      <w:pPr>
        <w:numPr>
          <w:ilvl w:val="0"/>
          <w:numId w:val="106"/>
        </w:numPr>
        <w:tabs>
          <w:tab w:val="clear" w:pos="720"/>
        </w:tabs>
        <w:spacing w:line="240" w:lineRule="auto"/>
        <w:ind w:left="360"/>
        <w:rPr>
          <w:del w:id="69" w:author="Benua Adhi" w:date="2021-06-03T08:04:00Z"/>
          <w:rFonts w:ascii="Arial" w:hAnsi="Arial" w:cs="Arial"/>
          <w:lang w:val="sv-SE"/>
        </w:rPr>
      </w:pPr>
      <w:del w:id="70" w:author="Benua Adhi" w:date="2021-06-03T08:04:00Z">
        <w:r w:rsidRPr="00825B29" w:rsidDel="002A64BE">
          <w:rPr>
            <w:rFonts w:ascii="Arial" w:hAnsi="Arial" w:cs="Arial"/>
            <w:b/>
            <w:lang w:val="sv-SE"/>
          </w:rPr>
          <w:delText>Calon Debitur</w:delText>
        </w:r>
        <w:r w:rsidRPr="00825B29" w:rsidDel="002A64BE">
          <w:rPr>
            <w:rFonts w:ascii="Arial" w:hAnsi="Arial" w:cs="Arial"/>
            <w:lang w:val="sv-SE"/>
          </w:rPr>
          <w:delText xml:space="preserve"> adalah Pegawai </w:delText>
        </w:r>
      </w:del>
      <w:ins w:id="71" w:author="Rizky Pangidoan Sitanggang" w:date="2021-03-03T11:34:00Z">
        <w:del w:id="72" w:author="Benua Adhi" w:date="2021-06-03T08:04:00Z">
          <w:r w:rsidR="004964BB" w:rsidRPr="00825B29" w:rsidDel="002A64BE">
            <w:rPr>
              <w:rFonts w:ascii="Arial" w:hAnsi="Arial" w:cs="Arial"/>
              <w:lang w:val="sv-SE"/>
            </w:rPr>
            <w:delText xml:space="preserve">PIHAK PERTAMA </w:delText>
          </w:r>
        </w:del>
      </w:ins>
      <w:del w:id="73" w:author="Benua Adhi" w:date="2021-06-03T08:04:00Z">
        <w:r w:rsidRPr="00825B29" w:rsidDel="002A64BE">
          <w:rPr>
            <w:rFonts w:ascii="Arial" w:hAnsi="Arial" w:cs="Arial"/>
            <w:lang w:val="sv-SE"/>
          </w:rPr>
          <w:delText>yang mendapat rekomendasi dari PIHAK PERTAMA</w:delText>
        </w:r>
      </w:del>
      <w:ins w:id="74" w:author="Rizky Pangidoan Sitanggang" w:date="2021-03-03T11:35:00Z">
        <w:del w:id="75" w:author="Benua Adhi" w:date="2021-06-03T08:04:00Z">
          <w:r w:rsidR="004964BB" w:rsidRPr="00825B29" w:rsidDel="002A64BE">
            <w:rPr>
              <w:rFonts w:ascii="Arial" w:hAnsi="Arial" w:cs="Arial"/>
              <w:lang w:val="sv-SE"/>
            </w:rPr>
            <w:delText>___</w:delText>
          </w:r>
        </w:del>
      </w:ins>
      <w:del w:id="76" w:author="Benua Adhi" w:date="2021-06-03T08:04:00Z">
        <w:r w:rsidRPr="00825B29" w:rsidDel="002A64BE">
          <w:rPr>
            <w:rFonts w:ascii="Arial" w:hAnsi="Arial" w:cs="Arial"/>
            <w:lang w:val="sv-SE"/>
          </w:rPr>
          <w:delText xml:space="preserve"> dan memenuhi syarat mendapatkan Kredit dari PIHAK KEDUA.</w:delText>
        </w:r>
      </w:del>
    </w:p>
    <w:p w14:paraId="17149742" w14:textId="7CDDF79F" w:rsidR="00040559" w:rsidRPr="00825B29" w:rsidDel="002A64BE" w:rsidRDefault="00040559" w:rsidP="009F1632">
      <w:pPr>
        <w:numPr>
          <w:ilvl w:val="0"/>
          <w:numId w:val="106"/>
        </w:numPr>
        <w:tabs>
          <w:tab w:val="clear" w:pos="720"/>
        </w:tabs>
        <w:spacing w:line="240" w:lineRule="auto"/>
        <w:ind w:left="360"/>
        <w:rPr>
          <w:del w:id="77" w:author="Benua Adhi" w:date="2021-06-03T08:04:00Z"/>
          <w:rFonts w:ascii="Arial" w:hAnsi="Arial" w:cs="Arial"/>
        </w:rPr>
      </w:pPr>
      <w:del w:id="78" w:author="Benua Adhi" w:date="2021-06-03T08:04:00Z">
        <w:r w:rsidRPr="00825B29" w:rsidDel="002A64BE">
          <w:rPr>
            <w:rFonts w:ascii="Arial" w:hAnsi="Arial" w:cs="Arial"/>
            <w:b/>
          </w:rPr>
          <w:delText>Debitur</w:delText>
        </w:r>
        <w:r w:rsidRPr="00825B29" w:rsidDel="002A64BE">
          <w:rPr>
            <w:rFonts w:ascii="Arial" w:hAnsi="Arial" w:cs="Arial"/>
          </w:rPr>
          <w:delText xml:space="preserve"> adalah Calon Debitur yang memperoleh fasilitas Kredit berdasarkan Perjanjian Kredit dengan PIHAK KEDUA.</w:delText>
        </w:r>
      </w:del>
    </w:p>
    <w:p w14:paraId="0BFB8C88" w14:textId="4024722C" w:rsidR="00040559" w:rsidRPr="00825B29" w:rsidDel="002A64BE" w:rsidRDefault="00040559" w:rsidP="009F1632">
      <w:pPr>
        <w:numPr>
          <w:ilvl w:val="0"/>
          <w:numId w:val="106"/>
        </w:numPr>
        <w:tabs>
          <w:tab w:val="clear" w:pos="720"/>
        </w:tabs>
        <w:spacing w:line="240" w:lineRule="auto"/>
        <w:ind w:left="360"/>
        <w:rPr>
          <w:del w:id="79" w:author="Benua Adhi" w:date="2021-06-03T08:04:00Z"/>
          <w:rFonts w:ascii="Arial" w:hAnsi="Arial" w:cs="Arial"/>
        </w:rPr>
      </w:pPr>
      <w:commentRangeStart w:id="80"/>
      <w:del w:id="81" w:author="Benua Adhi" w:date="2021-06-03T08:04:00Z">
        <w:r w:rsidRPr="00825B29" w:rsidDel="002A64BE">
          <w:rPr>
            <w:rFonts w:ascii="Arial" w:hAnsi="Arial" w:cs="Arial"/>
            <w:b/>
          </w:rPr>
          <w:delText xml:space="preserve">Imbal Jasa </w:delText>
        </w:r>
        <w:r w:rsidRPr="00825B29" w:rsidDel="002A64BE">
          <w:rPr>
            <w:rFonts w:ascii="Arial" w:hAnsi="Arial" w:cs="Arial"/>
          </w:rPr>
          <w:delText xml:space="preserve">adalah imbalan yang diberikan oleh PIHAK KEDUA kepada PIHAK PERTAMA sebagai apresiasi atas pelaksanaan kewajiban PIHAK PERTAMA sebagaimana diatur dalam Perjanjian ini. Ketentuan terkait keberadaan, besaran, dan persyaratan </w:delText>
        </w:r>
        <w:r w:rsidRPr="00825B29" w:rsidDel="002A64BE">
          <w:rPr>
            <w:rFonts w:ascii="Arial" w:hAnsi="Arial" w:cs="Arial"/>
            <w:lang w:val="en-ID"/>
          </w:rPr>
          <w:delText>imbal jasa,</w:delText>
        </w:r>
        <w:r w:rsidRPr="00825B29" w:rsidDel="002A64BE">
          <w:rPr>
            <w:rFonts w:ascii="Arial" w:hAnsi="Arial" w:cs="Arial"/>
          </w:rPr>
          <w:delText xml:space="preserve"> merujuk pada ketentuan yang berlaku pada PIHAK KEDUA.</w:delText>
        </w:r>
        <w:commentRangeEnd w:id="80"/>
        <w:r w:rsidR="00EC3F9D" w:rsidDel="002A64BE">
          <w:rPr>
            <w:rStyle w:val="CommentReference"/>
          </w:rPr>
          <w:commentReference w:id="80"/>
        </w:r>
      </w:del>
    </w:p>
    <w:p w14:paraId="4C4AF0CE" w14:textId="4FE134B2" w:rsidR="00040559" w:rsidRPr="00825B29" w:rsidDel="002A64BE" w:rsidRDefault="00040559" w:rsidP="009F1632">
      <w:pPr>
        <w:numPr>
          <w:ilvl w:val="0"/>
          <w:numId w:val="106"/>
        </w:numPr>
        <w:tabs>
          <w:tab w:val="clear" w:pos="720"/>
        </w:tabs>
        <w:spacing w:line="240" w:lineRule="auto"/>
        <w:ind w:left="360"/>
        <w:rPr>
          <w:del w:id="82" w:author="Benua Adhi" w:date="2021-06-03T08:04:00Z"/>
          <w:rFonts w:ascii="Arial" w:hAnsi="Arial" w:cs="Arial"/>
        </w:rPr>
      </w:pPr>
      <w:del w:id="83" w:author="Benua Adhi" w:date="2021-06-03T08:04:00Z">
        <w:r w:rsidRPr="00825B29" w:rsidDel="002A64BE">
          <w:rPr>
            <w:rFonts w:ascii="Arial" w:hAnsi="Arial" w:cs="Arial"/>
            <w:b/>
          </w:rPr>
          <w:delText>Kredit</w:delText>
        </w:r>
        <w:r w:rsidRPr="00825B29" w:rsidDel="002A64BE">
          <w:rPr>
            <w:rFonts w:ascii="Arial" w:hAnsi="Arial" w:cs="Arial"/>
          </w:rPr>
          <w:delText xml:space="preserve"> adalah Kredit Serbaguna Mikro sesuai ketentuan PIHAK KEDUA.</w:delText>
        </w:r>
      </w:del>
    </w:p>
    <w:p w14:paraId="7204FFE6" w14:textId="20EA69FC" w:rsidR="00040559" w:rsidRPr="00825B29" w:rsidDel="002A64BE" w:rsidRDefault="00040559" w:rsidP="009F1632">
      <w:pPr>
        <w:numPr>
          <w:ilvl w:val="0"/>
          <w:numId w:val="106"/>
        </w:numPr>
        <w:tabs>
          <w:tab w:val="clear" w:pos="720"/>
        </w:tabs>
        <w:spacing w:line="240" w:lineRule="auto"/>
        <w:ind w:left="360"/>
        <w:rPr>
          <w:del w:id="84" w:author="Benua Adhi" w:date="2021-06-03T08:04:00Z"/>
          <w:rFonts w:ascii="Arial" w:hAnsi="Arial" w:cs="Arial"/>
          <w:lang w:val="sv-SE"/>
        </w:rPr>
      </w:pPr>
      <w:del w:id="85" w:author="Benua Adhi" w:date="2021-06-03T08:04:00Z">
        <w:r w:rsidRPr="00825B29" w:rsidDel="002A64BE">
          <w:rPr>
            <w:rFonts w:ascii="Arial" w:hAnsi="Arial" w:cs="Arial"/>
            <w:b/>
            <w:lang w:val="sv-SE"/>
          </w:rPr>
          <w:delText>Tabungan</w:delText>
        </w:r>
        <w:r w:rsidRPr="00825B29" w:rsidDel="002A64BE">
          <w:rPr>
            <w:rFonts w:ascii="Arial" w:hAnsi="Arial" w:cs="Arial"/>
            <w:lang w:val="sv-SE"/>
          </w:rPr>
          <w:delText xml:space="preserve"> adalah Tabungan Mitra Usaha (TabunganMU) dan/atau jenis tabungan lainnya yang merupakan produk PIHAK KEDUA yang wajib dimiliki oleh Debitur sebagai sarana pencairan Kredit dan pembayaran Angsuran.</w:delText>
        </w:r>
      </w:del>
    </w:p>
    <w:p w14:paraId="44DA1E6E" w14:textId="5CAD707C" w:rsidR="00040559" w:rsidRPr="00825B29" w:rsidDel="002A64BE" w:rsidRDefault="00040559" w:rsidP="009F1632">
      <w:pPr>
        <w:numPr>
          <w:ilvl w:val="0"/>
          <w:numId w:val="106"/>
        </w:numPr>
        <w:tabs>
          <w:tab w:val="clear" w:pos="720"/>
        </w:tabs>
        <w:spacing w:line="240" w:lineRule="auto"/>
        <w:ind w:left="360"/>
        <w:rPr>
          <w:del w:id="86" w:author="Benua Adhi" w:date="2021-06-03T08:04:00Z"/>
          <w:rFonts w:ascii="Arial" w:hAnsi="Arial" w:cs="Arial"/>
          <w:lang w:val="sv-SE"/>
        </w:rPr>
      </w:pPr>
      <w:del w:id="87" w:author="Benua Adhi" w:date="2021-06-03T08:04:00Z">
        <w:r w:rsidRPr="00825B29" w:rsidDel="002A64BE">
          <w:rPr>
            <w:rFonts w:ascii="Arial" w:hAnsi="Arial" w:cs="Arial"/>
            <w:b/>
            <w:lang w:val="sv-SE"/>
          </w:rPr>
          <w:delText>Pegawai</w:delText>
        </w:r>
        <w:r w:rsidRPr="00825B29" w:rsidDel="002A64BE">
          <w:rPr>
            <w:rFonts w:ascii="Arial" w:hAnsi="Arial" w:cs="Arial"/>
            <w:lang w:val="sv-SE"/>
          </w:rPr>
          <w:delText xml:space="preserve"> adalah orang yang tercatat dalam administrasi PIHAK PERTAMA sebagai </w:delText>
        </w:r>
        <w:commentRangeStart w:id="88"/>
        <w:r w:rsidRPr="00825B29" w:rsidDel="002A64BE">
          <w:rPr>
            <w:rFonts w:ascii="Arial" w:hAnsi="Arial" w:cs="Arial"/>
            <w:lang w:val="sv-SE"/>
          </w:rPr>
          <w:delText>Pegawai/Pegawai Negeri Sipil (PNS</w:delText>
        </w:r>
        <w:r w:rsidR="00286496" w:rsidRPr="00825B29" w:rsidDel="002A64BE">
          <w:rPr>
            <w:rFonts w:ascii="Arial" w:hAnsi="Arial" w:cs="Arial"/>
            <w:lang w:val="sv-SE"/>
          </w:rPr>
          <w:delText>)/Anggota TNI</w:delText>
        </w:r>
        <w:r w:rsidRPr="00825B29" w:rsidDel="002A64BE">
          <w:rPr>
            <w:rFonts w:ascii="Arial" w:hAnsi="Arial" w:cs="Arial"/>
            <w:lang w:val="sv-SE"/>
          </w:rPr>
          <w:delText>/Anggota POLRI</w:delText>
        </w:r>
        <w:commentRangeEnd w:id="88"/>
        <w:r w:rsidR="00EC3F9D" w:rsidDel="002A64BE">
          <w:rPr>
            <w:rStyle w:val="CommentReference"/>
          </w:rPr>
          <w:commentReference w:id="88"/>
        </w:r>
        <w:r w:rsidRPr="00825B29" w:rsidDel="002A64BE">
          <w:rPr>
            <w:rFonts w:ascii="Arial" w:hAnsi="Arial" w:cs="Arial"/>
            <w:lang w:val="sv-SE"/>
          </w:rPr>
          <w:delText>, dengan status pegawai tetap.</w:delText>
        </w:r>
      </w:del>
    </w:p>
    <w:p w14:paraId="7ECE2FCF" w14:textId="67A22D47" w:rsidR="00040559" w:rsidRPr="00825B29" w:rsidDel="002A64BE" w:rsidRDefault="00040559" w:rsidP="009F1632">
      <w:pPr>
        <w:numPr>
          <w:ilvl w:val="0"/>
          <w:numId w:val="106"/>
        </w:numPr>
        <w:tabs>
          <w:tab w:val="clear" w:pos="720"/>
        </w:tabs>
        <w:spacing w:line="240" w:lineRule="auto"/>
        <w:ind w:left="360"/>
        <w:rPr>
          <w:del w:id="89" w:author="Benua Adhi" w:date="2021-06-03T08:04:00Z"/>
          <w:rFonts w:ascii="Arial" w:hAnsi="Arial" w:cs="Arial"/>
          <w:lang w:val="sv-SE"/>
        </w:rPr>
      </w:pPr>
      <w:del w:id="90" w:author="Benua Adhi" w:date="2021-06-03T08:04:00Z">
        <w:r w:rsidRPr="00825B29" w:rsidDel="002A64BE">
          <w:rPr>
            <w:rFonts w:ascii="Arial" w:hAnsi="Arial" w:cs="Arial"/>
            <w:b/>
            <w:lang w:val="sv-SE"/>
          </w:rPr>
          <w:delText>Perjanjian Kredit</w:delText>
        </w:r>
        <w:r w:rsidRPr="00825B29" w:rsidDel="002A64BE">
          <w:rPr>
            <w:rFonts w:ascii="Arial" w:hAnsi="Arial" w:cs="Arial"/>
            <w:lang w:val="sv-SE"/>
          </w:rPr>
          <w:delText xml:space="preserve"> adalah perjanjian mengenai pemberian fasilitas Kredit dari PIHAK KEDUA kepada Debitur.</w:delText>
        </w:r>
      </w:del>
    </w:p>
    <w:p w14:paraId="470D0DD6" w14:textId="0390E0CC" w:rsidR="00040559" w:rsidRPr="00825B29" w:rsidDel="002A64BE" w:rsidRDefault="00040559" w:rsidP="00040559">
      <w:pPr>
        <w:pStyle w:val="Heading3"/>
        <w:jc w:val="center"/>
        <w:rPr>
          <w:del w:id="91" w:author="Benua Adhi" w:date="2021-06-03T08:04:00Z"/>
          <w:rFonts w:ascii="Arial" w:hAnsi="Arial" w:cs="Arial"/>
          <w:color w:val="auto"/>
        </w:rPr>
      </w:pPr>
      <w:bookmarkStart w:id="92" w:name="_Toc532819065"/>
      <w:del w:id="93" w:author="Benua Adhi" w:date="2021-06-03T08:04:00Z">
        <w:r w:rsidRPr="00825B29" w:rsidDel="002A64BE">
          <w:rPr>
            <w:rFonts w:ascii="Arial" w:hAnsi="Arial" w:cs="Arial"/>
            <w:color w:val="auto"/>
          </w:rPr>
          <w:delText>Pasal 2</w:delText>
        </w:r>
        <w:bookmarkEnd w:id="92"/>
      </w:del>
    </w:p>
    <w:p w14:paraId="5AD8AB79" w14:textId="45CF38F8" w:rsidR="00040559" w:rsidRPr="00825B29" w:rsidDel="002A64BE" w:rsidRDefault="00040559" w:rsidP="00040559">
      <w:pPr>
        <w:pStyle w:val="Heading5"/>
        <w:spacing w:before="0"/>
        <w:jc w:val="center"/>
        <w:rPr>
          <w:del w:id="94" w:author="Benua Adhi" w:date="2021-06-03T08:04:00Z"/>
          <w:rFonts w:ascii="Arial" w:hAnsi="Arial" w:cs="Arial"/>
          <w:b/>
          <w:color w:val="auto"/>
        </w:rPr>
      </w:pPr>
      <w:del w:id="95" w:author="Benua Adhi" w:date="2021-06-03T08:04:00Z">
        <w:r w:rsidRPr="00825B29" w:rsidDel="002A64BE">
          <w:rPr>
            <w:rFonts w:ascii="Arial" w:hAnsi="Arial" w:cs="Arial"/>
            <w:b/>
            <w:color w:val="auto"/>
          </w:rPr>
          <w:delText>MAKSUD DAN TUJUAN</w:delText>
        </w:r>
      </w:del>
    </w:p>
    <w:tbl>
      <w:tblPr>
        <w:tblW w:w="9180" w:type="dxa"/>
        <w:tblInd w:w="108" w:type="dxa"/>
        <w:tblLook w:val="01E0" w:firstRow="1" w:lastRow="1" w:firstColumn="1" w:lastColumn="1" w:noHBand="0" w:noVBand="0"/>
      </w:tblPr>
      <w:tblGrid>
        <w:gridCol w:w="1361"/>
        <w:gridCol w:w="278"/>
        <w:gridCol w:w="7541"/>
      </w:tblGrid>
      <w:tr w:rsidR="00CA555D" w:rsidRPr="00825B29" w:rsidDel="002A64BE" w14:paraId="2C58054B" w14:textId="4ED6793A" w:rsidTr="00DC1EA1">
        <w:trPr>
          <w:trHeight w:val="648"/>
          <w:del w:id="96" w:author="Benua Adhi" w:date="2021-06-03T08:04:00Z"/>
        </w:trPr>
        <w:tc>
          <w:tcPr>
            <w:tcW w:w="1361" w:type="dxa"/>
          </w:tcPr>
          <w:p w14:paraId="45372DE7" w14:textId="7D544BEE" w:rsidR="00040559" w:rsidRPr="00825B29" w:rsidDel="002A64BE" w:rsidRDefault="00040559" w:rsidP="00DC1EA1">
            <w:pPr>
              <w:pStyle w:val="BodyTextIndent"/>
              <w:tabs>
                <w:tab w:val="left" w:pos="360"/>
              </w:tabs>
              <w:ind w:left="252"/>
              <w:rPr>
                <w:del w:id="97" w:author="Benua Adhi" w:date="2021-06-03T08:04:00Z"/>
                <w:rFonts w:ascii="Arial" w:hAnsi="Arial" w:cs="Arial"/>
                <w:sz w:val="22"/>
                <w:szCs w:val="22"/>
              </w:rPr>
            </w:pPr>
            <w:del w:id="98" w:author="Benua Adhi" w:date="2021-06-03T08:04:00Z">
              <w:r w:rsidRPr="00825B29" w:rsidDel="002A64BE">
                <w:rPr>
                  <w:rFonts w:ascii="Arial" w:hAnsi="Arial" w:cs="Arial"/>
                  <w:sz w:val="22"/>
                  <w:szCs w:val="22"/>
                </w:rPr>
                <w:delText>Maksud</w:delText>
              </w:r>
            </w:del>
          </w:p>
        </w:tc>
        <w:tc>
          <w:tcPr>
            <w:tcW w:w="278" w:type="dxa"/>
          </w:tcPr>
          <w:p w14:paraId="70E8D4CD" w14:textId="4EBD37FD" w:rsidR="00040559" w:rsidRPr="00825B29" w:rsidDel="002A64BE" w:rsidRDefault="00040559" w:rsidP="00DC1EA1">
            <w:pPr>
              <w:pStyle w:val="BodyTextIndent"/>
              <w:tabs>
                <w:tab w:val="left" w:pos="360"/>
              </w:tabs>
              <w:ind w:left="0"/>
              <w:rPr>
                <w:del w:id="99" w:author="Benua Adhi" w:date="2021-06-03T08:04:00Z"/>
                <w:rFonts w:ascii="Arial" w:hAnsi="Arial" w:cs="Arial"/>
                <w:sz w:val="22"/>
                <w:szCs w:val="22"/>
              </w:rPr>
            </w:pPr>
            <w:del w:id="100" w:author="Benua Adhi" w:date="2021-06-03T08:04:00Z">
              <w:r w:rsidRPr="00825B29" w:rsidDel="002A64BE">
                <w:rPr>
                  <w:rFonts w:ascii="Arial" w:hAnsi="Arial" w:cs="Arial"/>
                  <w:sz w:val="22"/>
                  <w:szCs w:val="22"/>
                </w:rPr>
                <w:delText>:</w:delText>
              </w:r>
            </w:del>
          </w:p>
        </w:tc>
        <w:tc>
          <w:tcPr>
            <w:tcW w:w="7541" w:type="dxa"/>
          </w:tcPr>
          <w:p w14:paraId="2F38AD2B" w14:textId="10E8D23F" w:rsidR="00040559" w:rsidRPr="00825B29" w:rsidDel="002A64BE" w:rsidRDefault="00040559" w:rsidP="00DC1EA1">
            <w:pPr>
              <w:pStyle w:val="BodyTextIndent"/>
              <w:tabs>
                <w:tab w:val="left" w:pos="360"/>
              </w:tabs>
              <w:ind w:left="0" w:right="-122"/>
              <w:rPr>
                <w:del w:id="101" w:author="Benua Adhi" w:date="2021-06-03T08:04:00Z"/>
                <w:rFonts w:ascii="Arial" w:hAnsi="Arial" w:cs="Arial"/>
                <w:sz w:val="22"/>
                <w:szCs w:val="22"/>
              </w:rPr>
            </w:pPr>
            <w:del w:id="102" w:author="Benua Adhi" w:date="2021-06-03T08:04:00Z">
              <w:r w:rsidRPr="00825B29" w:rsidDel="002A64BE">
                <w:rPr>
                  <w:rFonts w:ascii="Arial" w:hAnsi="Arial" w:cs="Arial"/>
                  <w:sz w:val="22"/>
                  <w:szCs w:val="22"/>
                </w:rPr>
                <w:delText>Perjanjian ini dimaksudkan untuk membangun kerjasama dan sinergi atas potensi sumber daya yang dimiliki masing-masing pihak dengan prinsip keselarasan, keadilan, dan saling menguntungkan.</w:delText>
              </w:r>
            </w:del>
          </w:p>
        </w:tc>
      </w:tr>
      <w:tr w:rsidR="00CA555D" w:rsidRPr="00825B29" w:rsidDel="002A64BE" w14:paraId="5F579388" w14:textId="49F1087B" w:rsidTr="00DC1EA1">
        <w:trPr>
          <w:del w:id="103" w:author="Benua Adhi" w:date="2021-06-03T08:04:00Z"/>
        </w:trPr>
        <w:tc>
          <w:tcPr>
            <w:tcW w:w="1361" w:type="dxa"/>
          </w:tcPr>
          <w:p w14:paraId="47CFCA57" w14:textId="29F0D70B" w:rsidR="00040559" w:rsidRPr="00825B29" w:rsidDel="002A64BE" w:rsidRDefault="00040559" w:rsidP="00DC1EA1">
            <w:pPr>
              <w:pStyle w:val="BodyTextIndent"/>
              <w:tabs>
                <w:tab w:val="left" w:pos="360"/>
              </w:tabs>
              <w:ind w:left="252"/>
              <w:rPr>
                <w:del w:id="104" w:author="Benua Adhi" w:date="2021-06-03T08:04:00Z"/>
                <w:rFonts w:ascii="Arial" w:hAnsi="Arial" w:cs="Arial"/>
                <w:sz w:val="22"/>
                <w:szCs w:val="22"/>
              </w:rPr>
            </w:pPr>
            <w:del w:id="105" w:author="Benua Adhi" w:date="2021-06-03T08:04:00Z">
              <w:r w:rsidRPr="00825B29" w:rsidDel="002A64BE">
                <w:rPr>
                  <w:rFonts w:ascii="Arial" w:hAnsi="Arial" w:cs="Arial"/>
                  <w:sz w:val="22"/>
                  <w:szCs w:val="22"/>
                </w:rPr>
                <w:delText>Tujuan</w:delText>
              </w:r>
            </w:del>
          </w:p>
        </w:tc>
        <w:tc>
          <w:tcPr>
            <w:tcW w:w="278" w:type="dxa"/>
          </w:tcPr>
          <w:p w14:paraId="09923903" w14:textId="3705D021" w:rsidR="00040559" w:rsidRPr="00825B29" w:rsidDel="002A64BE" w:rsidRDefault="00040559" w:rsidP="00DC1EA1">
            <w:pPr>
              <w:pStyle w:val="BodyTextIndent"/>
              <w:tabs>
                <w:tab w:val="left" w:pos="360"/>
              </w:tabs>
              <w:ind w:left="0"/>
              <w:rPr>
                <w:del w:id="106" w:author="Benua Adhi" w:date="2021-06-03T08:04:00Z"/>
                <w:rFonts w:ascii="Arial" w:hAnsi="Arial" w:cs="Arial"/>
                <w:sz w:val="22"/>
                <w:szCs w:val="22"/>
              </w:rPr>
            </w:pPr>
            <w:del w:id="107" w:author="Benua Adhi" w:date="2021-06-03T08:04:00Z">
              <w:r w:rsidRPr="00825B29" w:rsidDel="002A64BE">
                <w:rPr>
                  <w:rFonts w:ascii="Arial" w:hAnsi="Arial" w:cs="Arial"/>
                  <w:sz w:val="22"/>
                  <w:szCs w:val="22"/>
                </w:rPr>
                <w:delText>:</w:delText>
              </w:r>
            </w:del>
          </w:p>
        </w:tc>
        <w:tc>
          <w:tcPr>
            <w:tcW w:w="7541" w:type="dxa"/>
          </w:tcPr>
          <w:p w14:paraId="49A1CD8E" w14:textId="732ABF12" w:rsidR="00040559" w:rsidRPr="00825B29" w:rsidDel="002A64BE" w:rsidRDefault="00040559" w:rsidP="00374FC1">
            <w:pPr>
              <w:pStyle w:val="BodyTextIndent"/>
              <w:tabs>
                <w:tab w:val="left" w:pos="360"/>
              </w:tabs>
              <w:ind w:left="0" w:right="-122"/>
              <w:rPr>
                <w:del w:id="108" w:author="Benua Adhi" w:date="2021-06-03T08:04:00Z"/>
                <w:rFonts w:ascii="Arial" w:hAnsi="Arial" w:cs="Arial"/>
                <w:sz w:val="22"/>
                <w:szCs w:val="22"/>
                <w:lang w:val="id-ID"/>
              </w:rPr>
            </w:pPr>
            <w:del w:id="109" w:author="Benua Adhi" w:date="2021-06-03T08:04:00Z">
              <w:r w:rsidRPr="00825B29" w:rsidDel="002A64BE">
                <w:rPr>
                  <w:rFonts w:ascii="Arial" w:hAnsi="Arial" w:cs="Arial"/>
                  <w:sz w:val="22"/>
                  <w:szCs w:val="22"/>
                  <w:lang w:val="sv-SE"/>
                </w:rPr>
                <w:delText>Perjanjian ini adalah sebagai landasan untuk memberikan pelayanan jasa perbankan oleh PIHAK KEDUA di b</w:delText>
              </w:r>
              <w:r w:rsidR="00374FC1" w:rsidRPr="00825B29" w:rsidDel="002A64BE">
                <w:rPr>
                  <w:rFonts w:ascii="Arial" w:hAnsi="Arial" w:cs="Arial"/>
                  <w:sz w:val="22"/>
                  <w:szCs w:val="22"/>
                  <w:lang w:val="sv-SE"/>
                </w:rPr>
                <w:delText xml:space="preserve">idang </w:delText>
              </w:r>
            </w:del>
            <w:ins w:id="110" w:author="Rizky Pangidoan Sitanggang" w:date="2021-03-07T21:18:00Z">
              <w:del w:id="111" w:author="Benua Adhi" w:date="2021-06-03T08:04:00Z">
                <w:r w:rsidR="00B27C37" w:rsidRPr="00825B29" w:rsidDel="002A64BE">
                  <w:rPr>
                    <w:rFonts w:ascii="Arial" w:hAnsi="Arial" w:cs="Arial"/>
                    <w:sz w:val="22"/>
                    <w:szCs w:val="22"/>
                    <w:lang w:val="sv-SE"/>
                  </w:rPr>
                  <w:delText>l</w:delText>
                </w:r>
              </w:del>
            </w:ins>
            <w:del w:id="112" w:author="Benua Adhi" w:date="2021-06-03T08:04:00Z">
              <w:r w:rsidR="00374FC1" w:rsidRPr="00825B29" w:rsidDel="002A64BE">
                <w:rPr>
                  <w:rFonts w:ascii="Arial" w:hAnsi="Arial" w:cs="Arial"/>
                  <w:sz w:val="22"/>
                  <w:szCs w:val="22"/>
                  <w:lang w:val="sv-SE"/>
                </w:rPr>
                <w:delText xml:space="preserve">Layanan </w:delText>
              </w:r>
            </w:del>
            <w:ins w:id="113" w:author="Rizky Pangidoan Sitanggang" w:date="2021-03-07T21:18:00Z">
              <w:del w:id="114" w:author="Benua Adhi" w:date="2021-06-03T08:04:00Z">
                <w:r w:rsidR="00B27C37" w:rsidRPr="00825B29" w:rsidDel="002A64BE">
                  <w:rPr>
                    <w:rFonts w:ascii="Arial" w:hAnsi="Arial" w:cs="Arial"/>
                    <w:sz w:val="22"/>
                    <w:szCs w:val="22"/>
                    <w:lang w:val="sv-SE"/>
                  </w:rPr>
                  <w:delText>f</w:delText>
                </w:r>
              </w:del>
            </w:ins>
            <w:del w:id="115" w:author="Benua Adhi" w:date="2021-06-03T08:04:00Z">
              <w:r w:rsidR="00374FC1" w:rsidRPr="00825B29" w:rsidDel="002A64BE">
                <w:rPr>
                  <w:rFonts w:ascii="Arial" w:hAnsi="Arial" w:cs="Arial"/>
                  <w:sz w:val="22"/>
                  <w:szCs w:val="22"/>
                  <w:lang w:val="sv-SE"/>
                </w:rPr>
                <w:delText xml:space="preserve">Fasilitas </w:delText>
              </w:r>
            </w:del>
            <w:ins w:id="116" w:author="Rizky Pangidoan Sitanggang" w:date="2021-03-07T21:18:00Z">
              <w:del w:id="117" w:author="Benua Adhi" w:date="2021-06-03T08:04:00Z">
                <w:r w:rsidR="00B27C37" w:rsidRPr="00825B29" w:rsidDel="002A64BE">
                  <w:rPr>
                    <w:rFonts w:ascii="Arial" w:hAnsi="Arial" w:cs="Arial"/>
                    <w:sz w:val="22"/>
                    <w:szCs w:val="22"/>
                    <w:lang w:val="sv-SE"/>
                  </w:rPr>
                  <w:delText>k</w:delText>
                </w:r>
              </w:del>
            </w:ins>
            <w:del w:id="118" w:author="Benua Adhi" w:date="2021-06-03T08:04:00Z">
              <w:r w:rsidR="00374FC1" w:rsidRPr="00825B29" w:rsidDel="002A64BE">
                <w:rPr>
                  <w:rFonts w:ascii="Arial" w:hAnsi="Arial" w:cs="Arial"/>
                  <w:sz w:val="22"/>
                  <w:szCs w:val="22"/>
                  <w:lang w:val="sv-SE"/>
                </w:rPr>
                <w:delText>Kredit di seluruh</w:delText>
              </w:r>
              <w:r w:rsidR="00374FC1" w:rsidRPr="00825B29" w:rsidDel="002A64BE">
                <w:rPr>
                  <w:rFonts w:ascii="Arial" w:hAnsi="Arial" w:cs="Arial"/>
                  <w:sz w:val="22"/>
                  <w:szCs w:val="22"/>
                  <w:lang w:val="id-ID"/>
                </w:rPr>
                <w:delText xml:space="preserve"> jajaran di</w:delText>
              </w:r>
            </w:del>
            <w:ins w:id="119" w:author="bdsuser" w:date="2021-03-09T13:55:00Z">
              <w:del w:id="120" w:author="Benua Adhi" w:date="2021-06-03T08:04:00Z">
                <w:r w:rsidR="002A65A7" w:rsidRPr="00825B29" w:rsidDel="002A64BE">
                  <w:rPr>
                    <w:rFonts w:ascii="Arial" w:hAnsi="Arial" w:cs="Arial"/>
                    <w:sz w:val="22"/>
                    <w:szCs w:val="22"/>
                  </w:rPr>
                  <w:delText xml:space="preserve"> </w:delText>
                </w:r>
              </w:del>
            </w:ins>
            <w:del w:id="121" w:author="Benua Adhi" w:date="2021-06-03T08:04:00Z">
              <w:r w:rsidR="00374FC1" w:rsidRPr="00825B29" w:rsidDel="002A64BE">
                <w:rPr>
                  <w:rFonts w:ascii="Arial" w:hAnsi="Arial" w:cs="Arial"/>
                  <w:sz w:val="22"/>
                  <w:szCs w:val="22"/>
                  <w:lang w:val="id-ID"/>
                </w:rPr>
                <w:delText>bawah supervisi dan koordinasi PIHAK PERTAMA.</w:delText>
              </w:r>
            </w:del>
          </w:p>
        </w:tc>
      </w:tr>
    </w:tbl>
    <w:p w14:paraId="3DC3A52B" w14:textId="2DBF88EA" w:rsidR="00040559" w:rsidRPr="00825B29" w:rsidDel="002A64BE" w:rsidRDefault="00040559" w:rsidP="00040559">
      <w:pPr>
        <w:pStyle w:val="Heading3"/>
        <w:jc w:val="center"/>
        <w:rPr>
          <w:del w:id="122" w:author="Benua Adhi" w:date="2021-06-03T08:04:00Z"/>
          <w:rFonts w:ascii="Arial" w:hAnsi="Arial" w:cs="Arial"/>
          <w:color w:val="auto"/>
        </w:rPr>
      </w:pPr>
      <w:bookmarkStart w:id="123" w:name="_Toc532819066"/>
      <w:del w:id="124" w:author="Benua Adhi" w:date="2021-06-03T08:04:00Z">
        <w:r w:rsidRPr="00825B29" w:rsidDel="002A64BE">
          <w:rPr>
            <w:rFonts w:ascii="Arial" w:hAnsi="Arial" w:cs="Arial"/>
            <w:color w:val="auto"/>
          </w:rPr>
          <w:delText>Pasal 3</w:delText>
        </w:r>
        <w:bookmarkEnd w:id="123"/>
      </w:del>
    </w:p>
    <w:p w14:paraId="15A43785" w14:textId="02E3EF04" w:rsidR="00040559" w:rsidRPr="00825B29" w:rsidDel="002A64BE" w:rsidRDefault="00040559" w:rsidP="00040559">
      <w:pPr>
        <w:pStyle w:val="Heading3"/>
        <w:spacing w:before="0"/>
        <w:jc w:val="center"/>
        <w:rPr>
          <w:del w:id="125" w:author="Benua Adhi" w:date="2021-06-03T08:04:00Z"/>
          <w:rFonts w:ascii="Arial" w:hAnsi="Arial" w:cs="Arial"/>
          <w:color w:val="auto"/>
          <w:lang w:val="sv-SE"/>
        </w:rPr>
      </w:pPr>
      <w:bookmarkStart w:id="126" w:name="_Toc532819067"/>
      <w:del w:id="127" w:author="Benua Adhi" w:date="2021-06-03T08:04:00Z">
        <w:r w:rsidRPr="00825B29" w:rsidDel="002A64BE">
          <w:rPr>
            <w:rFonts w:ascii="Arial" w:hAnsi="Arial" w:cs="Arial"/>
            <w:color w:val="auto"/>
            <w:lang w:val="sv-SE"/>
          </w:rPr>
          <w:delText>KETENTUAN &amp; SYARAT FASILITAS KREDIT</w:delText>
        </w:r>
        <w:bookmarkEnd w:id="126"/>
      </w:del>
    </w:p>
    <w:p w14:paraId="57F29513" w14:textId="2A87EA9A" w:rsidR="00040559" w:rsidRPr="00825B29" w:rsidDel="002A64BE" w:rsidRDefault="00040559" w:rsidP="009F1632">
      <w:pPr>
        <w:pStyle w:val="BodyTextIndent"/>
        <w:numPr>
          <w:ilvl w:val="0"/>
          <w:numId w:val="134"/>
        </w:numPr>
        <w:tabs>
          <w:tab w:val="clear" w:pos="1080"/>
          <w:tab w:val="left" w:pos="284"/>
        </w:tabs>
        <w:ind w:left="270" w:hanging="270"/>
        <w:rPr>
          <w:del w:id="128" w:author="Benua Adhi" w:date="2021-06-03T08:04:00Z"/>
          <w:rFonts w:ascii="Arial" w:hAnsi="Arial" w:cs="Arial"/>
          <w:sz w:val="22"/>
          <w:szCs w:val="22"/>
          <w:lang w:val="sv-SE"/>
        </w:rPr>
      </w:pPr>
      <w:del w:id="129" w:author="Benua Adhi" w:date="2021-06-03T08:04:00Z">
        <w:r w:rsidRPr="00825B29" w:rsidDel="002A64BE">
          <w:rPr>
            <w:rFonts w:ascii="Arial" w:hAnsi="Arial" w:cs="Arial"/>
            <w:sz w:val="22"/>
            <w:szCs w:val="22"/>
            <w:lang w:val="sv-SE"/>
          </w:rPr>
          <w:delText>Persyaratan Calon Debitur, persyaratan dokumen, Limit Kredit, tingkat dan sifat suku bunga, jangka waktu Kredit, biaya Kredit, denda keterlambatan pembayaran kewajiban Kredit, ketentuan jaminan, dan ketentuan pelunasan Kredit, merujuk pada ketentuan yang berlaku PIHAK KEDUA.</w:delText>
        </w:r>
      </w:del>
    </w:p>
    <w:p w14:paraId="104DD6BE" w14:textId="1CF8F98D" w:rsidR="00040559" w:rsidRPr="00825B29" w:rsidDel="002A64BE" w:rsidRDefault="00040559" w:rsidP="009F1632">
      <w:pPr>
        <w:pStyle w:val="BodyTextIndent"/>
        <w:numPr>
          <w:ilvl w:val="0"/>
          <w:numId w:val="134"/>
        </w:numPr>
        <w:tabs>
          <w:tab w:val="left" w:pos="284"/>
        </w:tabs>
        <w:ind w:left="284" w:hanging="284"/>
        <w:rPr>
          <w:del w:id="130" w:author="Benua Adhi" w:date="2021-06-03T08:04:00Z"/>
          <w:rFonts w:ascii="Arial" w:hAnsi="Arial" w:cs="Arial"/>
          <w:sz w:val="22"/>
          <w:szCs w:val="22"/>
          <w:lang w:val="sv-SE"/>
        </w:rPr>
      </w:pPr>
      <w:del w:id="131" w:author="Benua Adhi" w:date="2021-06-03T08:04:00Z">
        <w:r w:rsidRPr="00825B29" w:rsidDel="002A64BE">
          <w:rPr>
            <w:rFonts w:ascii="Arial" w:hAnsi="Arial" w:cs="Arial"/>
            <w:sz w:val="22"/>
            <w:szCs w:val="22"/>
            <w:lang w:val="sv-SE"/>
          </w:rPr>
          <w:delText>Penarikan dan pengembalian Kredit :</w:delText>
        </w:r>
      </w:del>
    </w:p>
    <w:p w14:paraId="1533EC86" w14:textId="530C0042" w:rsidR="00040559" w:rsidRPr="00825B29" w:rsidDel="002A64BE" w:rsidRDefault="00040559" w:rsidP="009F1632">
      <w:pPr>
        <w:pStyle w:val="BodyTextIndent"/>
        <w:numPr>
          <w:ilvl w:val="0"/>
          <w:numId w:val="107"/>
        </w:numPr>
        <w:ind w:left="630"/>
        <w:rPr>
          <w:del w:id="132" w:author="Benua Adhi" w:date="2021-06-03T08:04:00Z"/>
          <w:rFonts w:ascii="Arial" w:hAnsi="Arial" w:cs="Arial"/>
          <w:sz w:val="22"/>
          <w:szCs w:val="22"/>
          <w:lang w:val="sv-SE"/>
        </w:rPr>
      </w:pPr>
      <w:del w:id="133" w:author="Benua Adhi" w:date="2021-06-03T08:04:00Z">
        <w:r w:rsidRPr="00825B29" w:rsidDel="002A64BE">
          <w:rPr>
            <w:rFonts w:ascii="Arial" w:hAnsi="Arial" w:cs="Arial"/>
            <w:sz w:val="22"/>
            <w:szCs w:val="22"/>
            <w:lang w:val="sv-SE"/>
          </w:rPr>
          <w:delText>Pola penarikan Kredit dilakukan sekaligus (non-revolving) dan dipindahbukukan pada rekening Tabungan milik Debitur.</w:delText>
        </w:r>
      </w:del>
    </w:p>
    <w:p w14:paraId="04059EAF" w14:textId="669EE8C5" w:rsidR="00040559" w:rsidRPr="00825B29" w:rsidDel="002A64BE" w:rsidRDefault="00040559" w:rsidP="009F1632">
      <w:pPr>
        <w:pStyle w:val="BodyTextIndent"/>
        <w:numPr>
          <w:ilvl w:val="0"/>
          <w:numId w:val="107"/>
        </w:numPr>
        <w:ind w:left="630"/>
        <w:rPr>
          <w:del w:id="134" w:author="Benua Adhi" w:date="2021-06-03T08:04:00Z"/>
          <w:rFonts w:ascii="Arial" w:hAnsi="Arial" w:cs="Arial"/>
          <w:sz w:val="22"/>
          <w:szCs w:val="22"/>
          <w:lang w:val="sv-SE"/>
        </w:rPr>
      </w:pPr>
      <w:del w:id="135" w:author="Benua Adhi" w:date="2021-06-03T08:04:00Z">
        <w:r w:rsidRPr="00825B29" w:rsidDel="002A64BE">
          <w:rPr>
            <w:rFonts w:ascii="Arial" w:hAnsi="Arial" w:cs="Arial"/>
            <w:sz w:val="22"/>
            <w:szCs w:val="22"/>
            <w:lang w:val="sv-SE"/>
          </w:rPr>
          <w:delText>Pendebetan rekening Tabungan dan/atau rekening lainnya milik Debitur oleh PIHAK KEDUA untuk pembayaran Angsuran setiap bulannya dilakukan secara otomatis berdasarkan kuasa yang telah diberikan oleh Debitur kepada PIHAK KEDUA.</w:delText>
        </w:r>
      </w:del>
    </w:p>
    <w:p w14:paraId="66A5566B" w14:textId="421F7600" w:rsidR="00040559" w:rsidRPr="00825B29" w:rsidDel="002A64BE" w:rsidRDefault="00040559" w:rsidP="009F1632">
      <w:pPr>
        <w:pStyle w:val="BodyTextIndent"/>
        <w:numPr>
          <w:ilvl w:val="0"/>
          <w:numId w:val="134"/>
        </w:numPr>
        <w:tabs>
          <w:tab w:val="left" w:pos="284"/>
        </w:tabs>
        <w:ind w:left="284" w:hanging="284"/>
        <w:rPr>
          <w:del w:id="136" w:author="Benua Adhi" w:date="2021-06-03T08:04:00Z"/>
          <w:rFonts w:ascii="Arial" w:hAnsi="Arial" w:cs="Arial"/>
          <w:sz w:val="22"/>
          <w:szCs w:val="22"/>
          <w:lang w:val="sv-SE"/>
        </w:rPr>
      </w:pPr>
      <w:del w:id="137" w:author="Benua Adhi" w:date="2021-06-03T08:04:00Z">
        <w:r w:rsidRPr="00825B29" w:rsidDel="002A64BE">
          <w:rPr>
            <w:rFonts w:ascii="Arial" w:hAnsi="Arial" w:cs="Arial"/>
            <w:sz w:val="22"/>
            <w:szCs w:val="22"/>
            <w:lang w:val="sv-SE"/>
          </w:rPr>
          <w:delText>Angsuran Kredit</w:delText>
        </w:r>
      </w:del>
    </w:p>
    <w:p w14:paraId="6FF14592" w14:textId="2D91BB91" w:rsidR="00040559" w:rsidRPr="00825B29" w:rsidDel="002A64BE" w:rsidRDefault="00040559" w:rsidP="009F1632">
      <w:pPr>
        <w:pStyle w:val="BodyTextIndent"/>
        <w:numPr>
          <w:ilvl w:val="0"/>
          <w:numId w:val="108"/>
        </w:numPr>
        <w:ind w:left="630"/>
        <w:rPr>
          <w:del w:id="138" w:author="Benua Adhi" w:date="2021-06-03T08:04:00Z"/>
          <w:rFonts w:ascii="Arial" w:hAnsi="Arial" w:cs="Arial"/>
          <w:sz w:val="22"/>
          <w:szCs w:val="22"/>
          <w:lang w:val="sv-SE"/>
        </w:rPr>
      </w:pPr>
      <w:del w:id="139" w:author="Benua Adhi" w:date="2021-06-03T08:04:00Z">
        <w:r w:rsidRPr="00825B29" w:rsidDel="002A64BE">
          <w:rPr>
            <w:rFonts w:ascii="Arial" w:hAnsi="Arial" w:cs="Arial"/>
            <w:sz w:val="22"/>
            <w:szCs w:val="22"/>
            <w:lang w:val="sv-SE"/>
          </w:rPr>
          <w:delText>Angsuran Kredit untuk setiap bulan besarnya tetap, terdiri dari angsuran pokok dan bunga.</w:delText>
        </w:r>
      </w:del>
    </w:p>
    <w:p w14:paraId="1606F82A" w14:textId="793AB21E" w:rsidR="00040559" w:rsidRPr="00825B29" w:rsidDel="002A64BE" w:rsidRDefault="00040559" w:rsidP="009F1632">
      <w:pPr>
        <w:pStyle w:val="BodyTextIndent"/>
        <w:numPr>
          <w:ilvl w:val="0"/>
          <w:numId w:val="108"/>
        </w:numPr>
        <w:ind w:left="630"/>
        <w:rPr>
          <w:del w:id="140" w:author="Benua Adhi" w:date="2021-06-03T08:04:00Z"/>
          <w:rFonts w:ascii="Arial" w:hAnsi="Arial" w:cs="Arial"/>
          <w:sz w:val="22"/>
          <w:szCs w:val="22"/>
          <w:lang w:val="sv-SE"/>
        </w:rPr>
      </w:pPr>
      <w:del w:id="141" w:author="Benua Adhi" w:date="2021-06-03T08:04:00Z">
        <w:r w:rsidRPr="00825B29" w:rsidDel="002A64BE">
          <w:rPr>
            <w:rFonts w:ascii="Arial" w:hAnsi="Arial" w:cs="Arial"/>
            <w:sz w:val="22"/>
            <w:szCs w:val="22"/>
            <w:lang w:val="sv-SE"/>
          </w:rPr>
          <w:delText>Pembayaran Angsuran Kredit pertama dilakukan satu bulan sejak tanggal pencairan atau sesuai ketentuan PIHAK KEDUA.</w:delText>
        </w:r>
      </w:del>
    </w:p>
    <w:p w14:paraId="246B1C21" w14:textId="5AAEC8CF" w:rsidR="00040559" w:rsidRPr="00825B29" w:rsidDel="002A64BE" w:rsidRDefault="00040559" w:rsidP="009F1632">
      <w:pPr>
        <w:pStyle w:val="BodyTextIndent"/>
        <w:numPr>
          <w:ilvl w:val="0"/>
          <w:numId w:val="134"/>
        </w:numPr>
        <w:tabs>
          <w:tab w:val="left" w:pos="284"/>
        </w:tabs>
        <w:ind w:left="284" w:hanging="284"/>
        <w:rPr>
          <w:del w:id="142" w:author="Benua Adhi" w:date="2021-06-03T08:04:00Z"/>
          <w:rFonts w:ascii="Arial" w:hAnsi="Arial" w:cs="Arial"/>
          <w:sz w:val="22"/>
          <w:szCs w:val="22"/>
          <w:lang w:val="sv-SE"/>
        </w:rPr>
      </w:pPr>
      <w:del w:id="143" w:author="Benua Adhi" w:date="2021-06-03T08:04:00Z">
        <w:r w:rsidRPr="00825B29" w:rsidDel="002A64BE">
          <w:rPr>
            <w:rFonts w:ascii="Arial" w:hAnsi="Arial" w:cs="Arial"/>
            <w:sz w:val="22"/>
            <w:szCs w:val="22"/>
            <w:lang w:val="sv-SE"/>
          </w:rPr>
          <w:delText>Ketentuan lain :</w:delText>
        </w:r>
      </w:del>
    </w:p>
    <w:p w14:paraId="3C22F2A8" w14:textId="4C812745" w:rsidR="00040559" w:rsidRPr="00825B29" w:rsidDel="002A64BE" w:rsidRDefault="00F06884" w:rsidP="009F1632">
      <w:pPr>
        <w:pStyle w:val="BodyTextIndent"/>
        <w:numPr>
          <w:ilvl w:val="0"/>
          <w:numId w:val="109"/>
        </w:numPr>
        <w:ind w:left="630"/>
        <w:rPr>
          <w:del w:id="144" w:author="Benua Adhi" w:date="2021-06-03T08:04:00Z"/>
          <w:rFonts w:ascii="Arial" w:hAnsi="Arial" w:cs="Arial"/>
          <w:sz w:val="22"/>
          <w:szCs w:val="22"/>
          <w:lang w:val="sv-SE"/>
        </w:rPr>
      </w:pPr>
      <w:ins w:id="145" w:author="Rizky Pangidoan Sitanggang" w:date="2021-03-03T13:25:00Z">
        <w:del w:id="146" w:author="Benua Adhi" w:date="2021-06-03T08:04:00Z">
          <w:r w:rsidRPr="00825B29" w:rsidDel="002A64BE">
            <w:rPr>
              <w:rFonts w:ascii="Arial" w:hAnsi="Arial" w:cs="Arial"/>
              <w:sz w:val="22"/>
              <w:szCs w:val="22"/>
              <w:lang w:val="sv-SE"/>
            </w:rPr>
            <w:delText>Calon Debitur d</w:delText>
          </w:r>
        </w:del>
      </w:ins>
      <w:del w:id="147" w:author="Benua Adhi" w:date="2021-06-03T08:04:00Z">
        <w:r w:rsidR="00040559" w:rsidRPr="00825B29" w:rsidDel="002A64BE">
          <w:rPr>
            <w:rFonts w:ascii="Arial" w:hAnsi="Arial" w:cs="Arial"/>
            <w:sz w:val="22"/>
            <w:szCs w:val="22"/>
            <w:lang w:val="sv-SE"/>
          </w:rPr>
          <w:delText>Diwajibkan memiliki/membuka rekening Tabungan</w:delText>
        </w:r>
      </w:del>
      <w:ins w:id="148" w:author="Rizky Pangidoan Sitanggang" w:date="2021-03-03T13:25:00Z">
        <w:del w:id="149" w:author="Benua Adhi" w:date="2021-06-03T08:04:00Z">
          <w:r w:rsidRPr="00825B29" w:rsidDel="002A64BE">
            <w:rPr>
              <w:rFonts w:ascii="Arial" w:hAnsi="Arial" w:cs="Arial"/>
              <w:sz w:val="22"/>
              <w:szCs w:val="22"/>
              <w:lang w:val="sv-SE"/>
            </w:rPr>
            <w:delText>.</w:delText>
          </w:r>
        </w:del>
      </w:ins>
      <w:del w:id="150" w:author="Benua Adhi" w:date="2021-06-03T08:04:00Z">
        <w:r w:rsidR="00040559" w:rsidRPr="00825B29" w:rsidDel="002A64BE">
          <w:rPr>
            <w:rFonts w:ascii="Arial" w:hAnsi="Arial" w:cs="Arial"/>
            <w:sz w:val="22"/>
            <w:szCs w:val="22"/>
            <w:lang w:val="sv-SE"/>
          </w:rPr>
          <w:delText xml:space="preserve"> atas nama Calon Debitur.</w:delText>
        </w:r>
      </w:del>
    </w:p>
    <w:p w14:paraId="23C3FA9D" w14:textId="0A96D443" w:rsidR="00040559" w:rsidRPr="00CA555D" w:rsidDel="002A64BE" w:rsidRDefault="00040559" w:rsidP="009F1632">
      <w:pPr>
        <w:pStyle w:val="BodyTextIndent"/>
        <w:numPr>
          <w:ilvl w:val="0"/>
          <w:numId w:val="109"/>
        </w:numPr>
        <w:ind w:left="630"/>
        <w:rPr>
          <w:del w:id="151" w:author="Benua Adhi" w:date="2021-06-03T08:04:00Z"/>
          <w:rFonts w:ascii="Arial" w:hAnsi="Arial" w:cs="Arial"/>
          <w:sz w:val="22"/>
          <w:szCs w:val="22"/>
          <w:lang w:val="sv-SE"/>
          <w:rPrChange w:id="152" w:author="benua.adhi" w:date="2021-04-08T09:21:00Z">
            <w:rPr>
              <w:del w:id="153" w:author="Benua Adhi" w:date="2021-06-03T08:04:00Z"/>
              <w:rFonts w:ascii="Arial" w:hAnsi="Arial" w:cs="Arial"/>
              <w:strike/>
              <w:sz w:val="22"/>
              <w:szCs w:val="22"/>
              <w:lang w:val="sv-SE"/>
            </w:rPr>
          </w:rPrChange>
        </w:rPr>
      </w:pPr>
      <w:commentRangeStart w:id="154"/>
      <w:del w:id="155" w:author="Benua Adhi" w:date="2021-06-03T08:04:00Z">
        <w:r w:rsidRPr="00CA555D" w:rsidDel="002A64BE">
          <w:rPr>
            <w:rFonts w:ascii="Arial" w:hAnsi="Arial" w:cs="Arial"/>
            <w:noProof/>
            <w:lang w:val="sv-SE"/>
            <w:rPrChange w:id="156" w:author="benua.adhi" w:date="2021-04-08T09:21:00Z">
              <w:rPr>
                <w:rFonts w:ascii="Arial" w:hAnsi="Arial" w:cs="Arial"/>
                <w:strike/>
                <w:noProof/>
                <w:lang w:val="sv-SE"/>
              </w:rPr>
            </w:rPrChange>
          </w:rPr>
          <w:delText>Sampai dengan jangka waktu Kredit masih bekerja pada Satuan Kerja yang sama dan apabila</w:delText>
        </w:r>
        <w:r w:rsidRPr="00CA555D" w:rsidDel="002A64BE">
          <w:rPr>
            <w:rFonts w:ascii="Arial" w:hAnsi="Arial" w:cs="Arial"/>
            <w:noProof/>
            <w:lang w:val="pt-BR"/>
            <w:rPrChange w:id="157" w:author="benua.adhi" w:date="2021-04-08T09:21:00Z">
              <w:rPr>
                <w:rFonts w:ascii="Arial" w:hAnsi="Arial" w:cs="Arial"/>
                <w:strike/>
                <w:noProof/>
                <w:lang w:val="pt-BR"/>
              </w:rPr>
            </w:rPrChange>
          </w:rPr>
          <w:delText xml:space="preserve"> dipindahkan (mutasi/ memindahkan </w:delText>
        </w:r>
        <w:r w:rsidRPr="00CA555D" w:rsidDel="002A64BE">
          <w:rPr>
            <w:rFonts w:ascii="Arial" w:eastAsia="PMingLiU" w:hAnsi="Arial" w:cs="Arial"/>
            <w:lang w:val="pt-BR" w:eastAsia="zh-TW"/>
            <w:rPrChange w:id="158" w:author="benua.adhi" w:date="2021-04-08T09:21:00Z">
              <w:rPr>
                <w:rFonts w:ascii="Arial" w:eastAsia="PMingLiU" w:hAnsi="Arial" w:cs="Arial"/>
                <w:strike/>
                <w:lang w:val="pt-BR" w:eastAsia="zh-TW"/>
              </w:rPr>
            </w:rPrChange>
          </w:rPr>
          <w:delText xml:space="preserve">penghasilan Debitur (gaji, tunjangan kinerja, remunerasi, dan tunjangan lainnya) ke Bank lain </w:delText>
        </w:r>
        <w:r w:rsidRPr="00CA555D" w:rsidDel="002A64BE">
          <w:rPr>
            <w:rFonts w:ascii="Arial" w:hAnsi="Arial" w:cs="Arial"/>
            <w:noProof/>
            <w:lang w:val="pt-BR"/>
            <w:rPrChange w:id="159" w:author="benua.adhi" w:date="2021-04-08T09:21:00Z">
              <w:rPr>
                <w:rFonts w:ascii="Arial" w:hAnsi="Arial" w:cs="Arial"/>
                <w:strike/>
                <w:noProof/>
                <w:lang w:val="pt-BR"/>
              </w:rPr>
            </w:rPrChange>
          </w:rPr>
          <w:delText>(</w:delText>
        </w:r>
        <w:r w:rsidR="00D1346E" w:rsidRPr="00CA555D" w:rsidDel="002A64BE">
          <w:rPr>
            <w:rFonts w:ascii="Arial" w:hAnsi="Arial" w:cs="Arial"/>
            <w:noProof/>
            <w:rPrChange w:id="160" w:author="benua.adhi" w:date="2021-04-08T09:21:00Z">
              <w:rPr>
                <w:rFonts w:ascii="Arial" w:hAnsi="Arial" w:cs="Arial"/>
                <w:strike/>
                <w:noProof/>
              </w:rPr>
            </w:rPrChange>
          </w:rPr>
          <w:delText>khusus</w:delText>
        </w:r>
        <w:r w:rsidRPr="00CA555D" w:rsidDel="002A64BE">
          <w:rPr>
            <w:rFonts w:ascii="Arial" w:hAnsi="Arial" w:cs="Arial"/>
            <w:noProof/>
            <w:lang w:val="pt-BR"/>
            <w:rPrChange w:id="161" w:author="benua.adhi" w:date="2021-04-08T09:21:00Z">
              <w:rPr>
                <w:rFonts w:ascii="Arial" w:hAnsi="Arial" w:cs="Arial"/>
                <w:strike/>
                <w:noProof/>
                <w:lang w:val="pt-BR"/>
              </w:rPr>
            </w:rPrChange>
          </w:rPr>
          <w:delText xml:space="preserve"> nasabah </w:delText>
        </w:r>
        <w:r w:rsidRPr="00CA555D" w:rsidDel="002A64BE">
          <w:rPr>
            <w:rFonts w:ascii="Arial" w:hAnsi="Arial" w:cs="Arial"/>
            <w:i/>
            <w:noProof/>
            <w:lang w:val="pt-BR"/>
            <w:rPrChange w:id="162" w:author="benua.adhi" w:date="2021-04-08T09:21:00Z">
              <w:rPr>
                <w:rFonts w:ascii="Arial" w:hAnsi="Arial" w:cs="Arial"/>
                <w:i/>
                <w:strike/>
                <w:noProof/>
                <w:lang w:val="pt-BR"/>
              </w:rPr>
            </w:rPrChange>
          </w:rPr>
          <w:delText>payroll</w:delText>
        </w:r>
        <w:r w:rsidRPr="00CA555D" w:rsidDel="002A64BE">
          <w:rPr>
            <w:rFonts w:ascii="Arial" w:hAnsi="Arial" w:cs="Arial"/>
            <w:noProof/>
            <w:lang w:val="pt-BR"/>
            <w:rPrChange w:id="163" w:author="benua.adhi" w:date="2021-04-08T09:21:00Z">
              <w:rPr>
                <w:rFonts w:ascii="Arial" w:hAnsi="Arial" w:cs="Arial"/>
                <w:strike/>
                <w:noProof/>
                <w:lang w:val="pt-BR"/>
              </w:rPr>
            </w:rPrChange>
          </w:rPr>
          <w:delText xml:space="preserve"> ke Bank Mandiri</w:delText>
        </w:r>
        <w:r w:rsidR="00D1346E" w:rsidRPr="00CA555D" w:rsidDel="002A64BE">
          <w:rPr>
            <w:rFonts w:ascii="Arial" w:hAnsi="Arial" w:cs="Arial"/>
            <w:noProof/>
            <w:rPrChange w:id="164" w:author="benua.adhi" w:date="2021-04-08T09:21:00Z">
              <w:rPr>
                <w:rFonts w:ascii="Arial" w:hAnsi="Arial" w:cs="Arial"/>
                <w:strike/>
                <w:noProof/>
              </w:rPr>
            </w:rPrChange>
          </w:rPr>
          <w:delText>)</w:delText>
        </w:r>
        <w:r w:rsidR="002021A0" w:rsidRPr="00CA555D" w:rsidDel="002A64BE">
          <w:rPr>
            <w:rFonts w:ascii="Arial" w:hAnsi="Arial" w:cs="Arial"/>
            <w:noProof/>
            <w:rPrChange w:id="165" w:author="benua.adhi" w:date="2021-04-08T09:21:00Z">
              <w:rPr>
                <w:rFonts w:ascii="Arial" w:hAnsi="Arial" w:cs="Arial"/>
                <w:strike/>
                <w:noProof/>
              </w:rPr>
            </w:rPrChange>
          </w:rPr>
          <w:delText>)</w:delText>
        </w:r>
        <w:r w:rsidR="00D1346E" w:rsidRPr="00CA555D" w:rsidDel="002A64BE">
          <w:rPr>
            <w:rFonts w:ascii="Arial" w:hAnsi="Arial" w:cs="Arial"/>
            <w:noProof/>
            <w:rPrChange w:id="166" w:author="benua.adhi" w:date="2021-04-08T09:21:00Z">
              <w:rPr>
                <w:rFonts w:ascii="Arial" w:hAnsi="Arial" w:cs="Arial"/>
                <w:strike/>
                <w:noProof/>
              </w:rPr>
            </w:rPrChange>
          </w:rPr>
          <w:delText>,</w:delText>
        </w:r>
        <w:r w:rsidR="00517CDD" w:rsidRPr="00CA555D" w:rsidDel="002A64BE">
          <w:rPr>
            <w:rFonts w:ascii="Arial" w:hAnsi="Arial" w:cs="Arial"/>
            <w:noProof/>
            <w:rPrChange w:id="167" w:author="benua.adhi" w:date="2021-04-08T09:21:00Z">
              <w:rPr>
                <w:rFonts w:ascii="Arial" w:hAnsi="Arial" w:cs="Arial"/>
                <w:strike/>
                <w:noProof/>
              </w:rPr>
            </w:rPrChange>
          </w:rPr>
          <w:delText xml:space="preserve"> </w:delText>
        </w:r>
        <w:r w:rsidR="00D1346E" w:rsidRPr="00CA555D" w:rsidDel="002A64BE">
          <w:rPr>
            <w:rFonts w:ascii="Arial" w:hAnsi="Arial" w:cs="Arial"/>
            <w:noProof/>
            <w:rPrChange w:id="168" w:author="benua.adhi" w:date="2021-04-08T09:21:00Z">
              <w:rPr>
                <w:rFonts w:ascii="Arial" w:hAnsi="Arial" w:cs="Arial"/>
                <w:strike/>
                <w:noProof/>
              </w:rPr>
            </w:rPrChange>
          </w:rPr>
          <w:delText xml:space="preserve">maka </w:delText>
        </w:r>
        <w:r w:rsidRPr="00CA555D" w:rsidDel="002A64BE">
          <w:rPr>
            <w:rFonts w:ascii="Arial" w:hAnsi="Arial" w:cs="Arial"/>
            <w:noProof/>
            <w:lang w:val="pt-BR"/>
            <w:rPrChange w:id="169" w:author="benua.adhi" w:date="2021-04-08T09:21:00Z">
              <w:rPr>
                <w:rFonts w:ascii="Arial" w:hAnsi="Arial" w:cs="Arial"/>
                <w:strike/>
                <w:noProof/>
                <w:lang w:val="pt-BR"/>
              </w:rPr>
            </w:rPrChange>
          </w:rPr>
          <w:delText>:</w:delText>
        </w:r>
        <w:commentRangeEnd w:id="154"/>
        <w:r w:rsidR="00EC3F9D" w:rsidDel="002A64BE">
          <w:rPr>
            <w:rStyle w:val="CommentReference"/>
            <w:rFonts w:ascii="Calibri" w:eastAsia="Calibri" w:hAnsi="Calibri"/>
            <w:lang w:val="id-ID"/>
          </w:rPr>
          <w:commentReference w:id="154"/>
        </w:r>
      </w:del>
    </w:p>
    <w:p w14:paraId="30721BDF" w14:textId="0CBC05A2" w:rsidR="00517CDD" w:rsidRPr="00825B29" w:rsidDel="002A64BE" w:rsidRDefault="00517CDD" w:rsidP="00517CDD">
      <w:pPr>
        <w:pStyle w:val="BodyTextIndent"/>
        <w:ind w:left="630"/>
        <w:rPr>
          <w:del w:id="170" w:author="Benua Adhi" w:date="2021-06-03T08:04:00Z"/>
          <w:rFonts w:ascii="Arial" w:hAnsi="Arial" w:cs="Arial"/>
          <w:sz w:val="22"/>
          <w:szCs w:val="22"/>
          <w:lang w:val="sv-SE"/>
        </w:rPr>
      </w:pPr>
      <w:commentRangeStart w:id="171"/>
      <w:commentRangeStart w:id="172"/>
      <w:del w:id="173" w:author="Benua Adhi" w:date="2021-06-03T08:04:00Z">
        <w:r w:rsidRPr="00CA555D" w:rsidDel="002A64BE">
          <w:rPr>
            <w:rFonts w:ascii="Arial" w:hAnsi="Arial" w:cs="Arial"/>
            <w:noProof/>
            <w:rPrChange w:id="174" w:author="benua.adhi" w:date="2021-04-08T09:21:00Z">
              <w:rPr>
                <w:rFonts w:ascii="Arial" w:hAnsi="Arial" w:cs="Arial"/>
                <w:noProof/>
                <w:highlight w:val="green"/>
              </w:rPr>
            </w:rPrChange>
          </w:rPr>
          <w:delText>Sampai dengan jangka waktu Kredit berakhir, Debitur masih bekerja pada satuan kerja yang sama</w:delText>
        </w:r>
      </w:del>
      <w:ins w:id="175" w:author="Rizky Pangidoan Sitanggang" w:date="2021-03-07T21:43:00Z">
        <w:del w:id="176" w:author="Benua Adhi" w:date="2021-06-03T08:04:00Z">
          <w:r w:rsidR="00B27C37" w:rsidRPr="00CA555D" w:rsidDel="002A64BE">
            <w:rPr>
              <w:rFonts w:ascii="Arial" w:hAnsi="Arial" w:cs="Arial"/>
              <w:noProof/>
              <w:rPrChange w:id="177" w:author="benua.adhi" w:date="2021-04-08T09:21:00Z">
                <w:rPr>
                  <w:rFonts w:ascii="Arial" w:hAnsi="Arial" w:cs="Arial"/>
                  <w:noProof/>
                  <w:highlight w:val="green"/>
                </w:rPr>
              </w:rPrChange>
            </w:rPr>
            <w:delText xml:space="preserve"> dan menyalurkan penghasilannya (gaji, tunjangan kinerja, renumerasi dan tunjangan lain</w:delText>
          </w:r>
        </w:del>
      </w:ins>
      <w:ins w:id="178" w:author="Rizky Pangidoan Sitanggang" w:date="2021-03-07T21:44:00Z">
        <w:del w:id="179" w:author="Benua Adhi" w:date="2021-06-03T08:04:00Z">
          <w:r w:rsidR="00B27C37" w:rsidRPr="00CA555D" w:rsidDel="002A64BE">
            <w:rPr>
              <w:rFonts w:ascii="Arial" w:hAnsi="Arial" w:cs="Arial"/>
              <w:noProof/>
              <w:rPrChange w:id="180" w:author="benua.adhi" w:date="2021-04-08T09:21:00Z">
                <w:rPr>
                  <w:rFonts w:ascii="Arial" w:hAnsi="Arial" w:cs="Arial"/>
                  <w:noProof/>
                  <w:highlight w:val="green"/>
                </w:rPr>
              </w:rPrChange>
            </w:rPr>
            <w:delText>nya) pada PIHAK KEDUA.</w:delText>
          </w:r>
        </w:del>
      </w:ins>
      <w:del w:id="181" w:author="Benua Adhi" w:date="2021-06-03T08:04:00Z">
        <w:r w:rsidRPr="00CA555D" w:rsidDel="002A64BE">
          <w:rPr>
            <w:rFonts w:ascii="Arial" w:hAnsi="Arial" w:cs="Arial"/>
            <w:noProof/>
            <w:rPrChange w:id="182" w:author="benua.adhi" w:date="2021-04-08T09:21:00Z">
              <w:rPr>
                <w:rFonts w:ascii="Arial" w:hAnsi="Arial" w:cs="Arial"/>
                <w:noProof/>
                <w:highlight w:val="green"/>
              </w:rPr>
            </w:rPrChange>
          </w:rPr>
          <w:delText>. Apabila Debitur dipindahkan ke satuan kerja lain (mutasi) atau memindahkan penyaluran penghasilannya (gaji, tunjangan kinerja, remunerasi, dan tunjangan lainnya) ke Bank lain selain PIHAK KEDUA, maka:</w:delText>
        </w:r>
        <w:commentRangeEnd w:id="171"/>
        <w:r w:rsidR="009E1DB7" w:rsidRPr="00825B29" w:rsidDel="002A64BE">
          <w:rPr>
            <w:rStyle w:val="CommentReference"/>
            <w:rFonts w:ascii="Calibri" w:eastAsia="Calibri" w:hAnsi="Calibri"/>
            <w:lang w:val="id-ID"/>
          </w:rPr>
          <w:commentReference w:id="171"/>
        </w:r>
        <w:commentRangeEnd w:id="172"/>
        <w:r w:rsidR="008C0436" w:rsidRPr="00825B29" w:rsidDel="002A64BE">
          <w:rPr>
            <w:rStyle w:val="CommentReference"/>
            <w:rFonts w:ascii="Calibri" w:eastAsia="Calibri" w:hAnsi="Calibri"/>
            <w:lang w:val="id-ID"/>
          </w:rPr>
          <w:commentReference w:id="172"/>
        </w:r>
      </w:del>
    </w:p>
    <w:p w14:paraId="24A414C0" w14:textId="362F3CBD" w:rsidR="00040559" w:rsidRPr="00825B29" w:rsidDel="002A64BE" w:rsidRDefault="00040559" w:rsidP="00DD4351">
      <w:pPr>
        <w:numPr>
          <w:ilvl w:val="0"/>
          <w:numId w:val="110"/>
        </w:numPr>
        <w:tabs>
          <w:tab w:val="left" w:pos="993"/>
        </w:tabs>
        <w:spacing w:line="240" w:lineRule="auto"/>
        <w:ind w:left="993" w:hanging="284"/>
        <w:rPr>
          <w:del w:id="183" w:author="Benua Adhi" w:date="2021-06-03T08:04:00Z"/>
          <w:rFonts w:ascii="Arial" w:hAnsi="Arial" w:cs="Arial"/>
          <w:noProof/>
          <w:lang w:val="pt-BR"/>
        </w:rPr>
      </w:pPr>
      <w:del w:id="184" w:author="Benua Adhi" w:date="2021-06-03T08:04:00Z">
        <w:r w:rsidRPr="00825B29" w:rsidDel="002A64BE">
          <w:rPr>
            <w:rFonts w:ascii="Arial" w:hAnsi="Arial" w:cs="Arial"/>
            <w:noProof/>
            <w:lang w:val="pt-BR"/>
          </w:rPr>
          <w:delText>Kredit harus dilunasi</w:delText>
        </w:r>
      </w:del>
      <w:ins w:id="185" w:author="Rizky Pangidoan Sitanggang" w:date="2021-03-07T22:05:00Z">
        <w:del w:id="186" w:author="Benua Adhi" w:date="2021-06-03T08:04:00Z">
          <w:r w:rsidR="00B27C37" w:rsidRPr="00825B29" w:rsidDel="002A64BE">
            <w:rPr>
              <w:rFonts w:ascii="Arial" w:hAnsi="Arial" w:cs="Arial"/>
              <w:noProof/>
              <w:lang w:val="pt-BR"/>
            </w:rPr>
            <w:delText xml:space="preserve"> oleh Debitur</w:delText>
          </w:r>
        </w:del>
      </w:ins>
      <w:del w:id="187" w:author="Benua Adhi" w:date="2021-06-03T08:04:00Z">
        <w:r w:rsidRPr="00825B29" w:rsidDel="002A64BE">
          <w:rPr>
            <w:rFonts w:ascii="Arial" w:hAnsi="Arial" w:cs="Arial"/>
            <w:noProof/>
            <w:lang w:val="pt-BR"/>
          </w:rPr>
          <w:delText>; atau</w:delText>
        </w:r>
      </w:del>
    </w:p>
    <w:p w14:paraId="45BCE251" w14:textId="211B8F11" w:rsidR="00040559" w:rsidRPr="00825B29" w:rsidDel="002A64BE" w:rsidRDefault="00040559" w:rsidP="00DD4351">
      <w:pPr>
        <w:numPr>
          <w:ilvl w:val="0"/>
          <w:numId w:val="110"/>
        </w:numPr>
        <w:tabs>
          <w:tab w:val="left" w:pos="993"/>
        </w:tabs>
        <w:spacing w:line="240" w:lineRule="auto"/>
        <w:ind w:left="993" w:hanging="284"/>
        <w:rPr>
          <w:del w:id="188" w:author="Benua Adhi" w:date="2021-06-03T08:04:00Z"/>
          <w:rFonts w:ascii="Arial" w:hAnsi="Arial" w:cs="Arial"/>
          <w:noProof/>
          <w:lang w:val="pt-BR"/>
        </w:rPr>
      </w:pPr>
      <w:del w:id="189" w:author="Benua Adhi" w:date="2021-06-03T08:04:00Z">
        <w:r w:rsidRPr="00825B29" w:rsidDel="002A64BE">
          <w:rPr>
            <w:rFonts w:ascii="Arial" w:hAnsi="Arial" w:cs="Arial"/>
            <w:noProof/>
            <w:lang w:val="pt-BR"/>
          </w:rPr>
          <w:delText xml:space="preserve">Tata kelola </w:delText>
        </w:r>
        <w:r w:rsidRPr="00825B29" w:rsidDel="002A64BE">
          <w:rPr>
            <w:rFonts w:ascii="Arial" w:eastAsia="PMingLiU" w:hAnsi="Arial" w:cs="Arial"/>
            <w:lang w:val="pt-BR" w:eastAsia="zh-TW"/>
          </w:rPr>
          <w:delText xml:space="preserve">penghasilan Debitur (gaji, tunjangan kinerja, remunerasi, dan tunjangan lainnya) tetap dilaksanakan oleh </w:delText>
        </w:r>
        <w:r w:rsidRPr="00CA555D" w:rsidDel="002A64BE">
          <w:rPr>
            <w:rFonts w:ascii="Arial" w:eastAsia="PMingLiU" w:hAnsi="Arial" w:cs="Arial"/>
            <w:lang w:val="pt-BR" w:eastAsia="zh-TW"/>
            <w:rPrChange w:id="190" w:author="benua.adhi" w:date="2021-04-08T09:21:00Z">
              <w:rPr>
                <w:rFonts w:ascii="Arial" w:eastAsia="PMingLiU" w:hAnsi="Arial" w:cs="Arial"/>
                <w:highlight w:val="cyan"/>
                <w:lang w:val="pt-BR" w:eastAsia="zh-TW"/>
              </w:rPr>
            </w:rPrChange>
          </w:rPr>
          <w:delText>Bensatker/Pekas/.........</w:delText>
        </w:r>
        <w:r w:rsidRPr="00CA555D" w:rsidDel="002A64BE">
          <w:rPr>
            <w:rFonts w:ascii="Arial" w:hAnsi="Arial" w:cs="Arial"/>
            <w:i/>
            <w:noProof/>
            <w:lang w:val="pt-BR"/>
            <w:rPrChange w:id="191" w:author="benua.adhi" w:date="2021-04-08T09:21:00Z">
              <w:rPr>
                <w:rFonts w:ascii="Arial" w:hAnsi="Arial" w:cs="Arial"/>
                <w:i/>
                <w:noProof/>
                <w:highlight w:val="cyan"/>
                <w:lang w:val="pt-BR"/>
              </w:rPr>
            </w:rPrChange>
          </w:rPr>
          <w:delText>(dapat disesuaikan)</w:delText>
        </w:r>
        <w:r w:rsidRPr="00825B29" w:rsidDel="002A64BE">
          <w:rPr>
            <w:rFonts w:ascii="Arial" w:hAnsi="Arial" w:cs="Arial"/>
            <w:i/>
            <w:noProof/>
            <w:lang w:val="pt-BR"/>
          </w:rPr>
          <w:delText xml:space="preserve"> </w:delText>
        </w:r>
        <w:r w:rsidRPr="00825B29" w:rsidDel="002A64BE">
          <w:rPr>
            <w:rFonts w:ascii="Arial" w:eastAsia="PMingLiU" w:hAnsi="Arial" w:cs="Arial"/>
            <w:lang w:val="pt-BR" w:eastAsia="zh-TW"/>
          </w:rPr>
          <w:delText>Satuan Kerja sebelumnya; atau</w:delText>
        </w:r>
      </w:del>
    </w:p>
    <w:p w14:paraId="7A430BB9" w14:textId="1D6DA981" w:rsidR="00040559" w:rsidRPr="00825B29" w:rsidDel="002A64BE" w:rsidRDefault="00040559" w:rsidP="00193E12">
      <w:pPr>
        <w:numPr>
          <w:ilvl w:val="0"/>
          <w:numId w:val="110"/>
        </w:numPr>
        <w:tabs>
          <w:tab w:val="left" w:pos="993"/>
        </w:tabs>
        <w:spacing w:line="240" w:lineRule="auto"/>
        <w:ind w:left="993" w:hanging="284"/>
        <w:rPr>
          <w:del w:id="192" w:author="Benua Adhi" w:date="2021-06-03T08:04:00Z"/>
          <w:rFonts w:ascii="Arial" w:hAnsi="Arial" w:cs="Arial"/>
          <w:noProof/>
          <w:lang w:val="sv-SE"/>
        </w:rPr>
      </w:pPr>
      <w:del w:id="193" w:author="Benua Adhi" w:date="2021-06-03T08:04:00Z">
        <w:r w:rsidRPr="00CA555D" w:rsidDel="002A64BE">
          <w:rPr>
            <w:rFonts w:ascii="Arial" w:hAnsi="Arial" w:cs="Arial"/>
            <w:noProof/>
            <w:lang w:val="pt-BR"/>
            <w:rPrChange w:id="194" w:author="benua.adhi" w:date="2021-04-08T09:21:00Z">
              <w:rPr>
                <w:rFonts w:ascii="Arial" w:hAnsi="Arial" w:cs="Arial"/>
                <w:noProof/>
                <w:highlight w:val="cyan"/>
                <w:lang w:val="pt-BR"/>
              </w:rPr>
            </w:rPrChange>
          </w:rPr>
          <w:delText>Bensatker/Pekas/.........</w:delText>
        </w:r>
        <w:r w:rsidRPr="00CA555D" w:rsidDel="002A64BE">
          <w:rPr>
            <w:rFonts w:ascii="Arial" w:hAnsi="Arial" w:cs="Arial"/>
            <w:i/>
            <w:noProof/>
            <w:lang w:val="pt-BR"/>
            <w:rPrChange w:id="195" w:author="benua.adhi" w:date="2021-04-08T09:21:00Z">
              <w:rPr>
                <w:rFonts w:ascii="Arial" w:hAnsi="Arial" w:cs="Arial"/>
                <w:i/>
                <w:noProof/>
                <w:highlight w:val="cyan"/>
                <w:lang w:val="pt-BR"/>
              </w:rPr>
            </w:rPrChange>
          </w:rPr>
          <w:delText>(dapat disesuaikan)</w:delText>
        </w:r>
        <w:r w:rsidRPr="00825B29" w:rsidDel="002A64BE">
          <w:rPr>
            <w:rFonts w:ascii="Arial" w:hAnsi="Arial" w:cs="Arial"/>
            <w:i/>
            <w:noProof/>
            <w:lang w:val="pt-BR"/>
          </w:rPr>
          <w:delText xml:space="preserve"> </w:delText>
        </w:r>
        <w:r w:rsidRPr="00825B29" w:rsidDel="002A64BE">
          <w:rPr>
            <w:rFonts w:ascii="Arial" w:eastAsia="PMingLiU" w:hAnsi="Arial" w:cs="Arial"/>
            <w:lang w:val="pt-BR" w:eastAsia="zh-TW"/>
          </w:rPr>
          <w:delText xml:space="preserve">pada Satuan Kerja sebelumnya membuatkan surat kepada </w:delText>
        </w:r>
        <w:r w:rsidRPr="00CA555D" w:rsidDel="002A64BE">
          <w:rPr>
            <w:rFonts w:ascii="Arial" w:eastAsia="PMingLiU" w:hAnsi="Arial" w:cs="Arial"/>
            <w:lang w:val="pt-BR" w:eastAsia="zh-TW"/>
            <w:rPrChange w:id="196" w:author="benua.adhi" w:date="2021-04-08T09:21:00Z">
              <w:rPr>
                <w:rFonts w:ascii="Arial" w:eastAsia="PMingLiU" w:hAnsi="Arial" w:cs="Arial"/>
                <w:highlight w:val="cyan"/>
                <w:lang w:val="pt-BR" w:eastAsia="zh-TW"/>
              </w:rPr>
            </w:rPrChange>
          </w:rPr>
          <w:delText>Bensatker/Pekas/...........</w:delText>
        </w:r>
        <w:r w:rsidRPr="00CA555D" w:rsidDel="002A64BE">
          <w:rPr>
            <w:rFonts w:ascii="Arial" w:hAnsi="Arial" w:cs="Arial"/>
            <w:i/>
            <w:noProof/>
            <w:lang w:val="pt-BR"/>
            <w:rPrChange w:id="197" w:author="benua.adhi" w:date="2021-04-08T09:21:00Z">
              <w:rPr>
                <w:rFonts w:ascii="Arial" w:hAnsi="Arial" w:cs="Arial"/>
                <w:i/>
                <w:noProof/>
                <w:highlight w:val="cyan"/>
                <w:lang w:val="pt-BR"/>
              </w:rPr>
            </w:rPrChange>
          </w:rPr>
          <w:delText>(dapat disesuaikan)</w:delText>
        </w:r>
        <w:r w:rsidRPr="00825B29" w:rsidDel="002A64BE">
          <w:rPr>
            <w:rFonts w:ascii="Arial" w:hAnsi="Arial" w:cs="Arial"/>
            <w:i/>
            <w:noProof/>
            <w:lang w:val="pt-BR"/>
          </w:rPr>
          <w:delText xml:space="preserve"> </w:delText>
        </w:r>
        <w:r w:rsidRPr="00825B29" w:rsidDel="002A64BE">
          <w:rPr>
            <w:rFonts w:ascii="Arial" w:eastAsia="PMingLiU" w:hAnsi="Arial" w:cs="Arial"/>
            <w:lang w:val="pt-BR" w:eastAsia="zh-TW"/>
          </w:rPr>
          <w:delText xml:space="preserve">pada Satuan Kerja baru dengan tembusan kepada PIHAK KEDUA (sepanjang </w:delText>
        </w:r>
        <w:r w:rsidRPr="00CA555D" w:rsidDel="002A64BE">
          <w:rPr>
            <w:rFonts w:ascii="Arial" w:eastAsia="PMingLiU" w:hAnsi="Arial" w:cs="Arial"/>
            <w:lang w:val="pt-BR" w:eastAsia="zh-TW"/>
            <w:rPrChange w:id="198" w:author="benua.adhi" w:date="2021-04-08T09:21:00Z">
              <w:rPr>
                <w:rFonts w:ascii="Arial" w:eastAsia="PMingLiU" w:hAnsi="Arial" w:cs="Arial"/>
                <w:highlight w:val="cyan"/>
                <w:lang w:val="pt-BR" w:eastAsia="zh-TW"/>
              </w:rPr>
            </w:rPrChange>
          </w:rPr>
          <w:delText>Bensatker/Pekas/.......</w:delText>
        </w:r>
        <w:r w:rsidRPr="00CA555D" w:rsidDel="002A64BE">
          <w:rPr>
            <w:rFonts w:ascii="Arial" w:hAnsi="Arial" w:cs="Arial"/>
            <w:i/>
            <w:noProof/>
            <w:lang w:val="pt-BR"/>
            <w:rPrChange w:id="199" w:author="benua.adhi" w:date="2021-04-08T09:21:00Z">
              <w:rPr>
                <w:rFonts w:ascii="Arial" w:hAnsi="Arial" w:cs="Arial"/>
                <w:i/>
                <w:noProof/>
                <w:highlight w:val="cyan"/>
                <w:lang w:val="pt-BR"/>
              </w:rPr>
            </w:rPrChange>
          </w:rPr>
          <w:delText>(dapat disesuaikan)</w:delText>
        </w:r>
        <w:r w:rsidRPr="00825B29" w:rsidDel="002A64BE">
          <w:rPr>
            <w:rFonts w:ascii="Arial" w:hAnsi="Arial" w:cs="Arial"/>
            <w:i/>
            <w:noProof/>
            <w:lang w:val="pt-BR"/>
          </w:rPr>
          <w:delText xml:space="preserve"> </w:delText>
        </w:r>
        <w:r w:rsidRPr="00825B29" w:rsidDel="002A64BE">
          <w:rPr>
            <w:rFonts w:ascii="Arial" w:eastAsia="PMingLiU" w:hAnsi="Arial" w:cs="Arial"/>
            <w:lang w:val="pt-BR" w:eastAsia="zh-TW"/>
          </w:rPr>
          <w:delText xml:space="preserve">Satuan Kerja baru bersedia), untuk menyalurkan penghasilan Debitur (gaji, tunjangan kinerja, remunerasi, dan tunjangan lainnya) kepada rekening Tabungan milik Debitur yang ada pada PIHAK KEDUA, dan/atau memotongkan penghasilan Debitur (gaji, tunjangan kinerja, remunerasi, dan tunjangan lainnya) sebesar Angsuran </w:delText>
        </w:r>
        <w:commentRangeStart w:id="200"/>
        <w:r w:rsidRPr="00825B29" w:rsidDel="002A64BE">
          <w:rPr>
            <w:rFonts w:ascii="Arial" w:eastAsia="PMingLiU" w:hAnsi="Arial" w:cs="Arial"/>
            <w:lang w:val="pt-BR" w:eastAsia="zh-TW"/>
          </w:rPr>
          <w:delText>+</w:delText>
        </w:r>
        <w:commentRangeEnd w:id="200"/>
        <w:r w:rsidR="00464A7C" w:rsidRPr="00825B29" w:rsidDel="002A64BE">
          <w:rPr>
            <w:rStyle w:val="CommentReference"/>
          </w:rPr>
          <w:commentReference w:id="200"/>
        </w:r>
        <w:r w:rsidRPr="00825B29" w:rsidDel="002A64BE">
          <w:rPr>
            <w:rFonts w:ascii="Arial" w:eastAsia="PMingLiU" w:hAnsi="Arial" w:cs="Arial"/>
            <w:lang w:val="pt-BR" w:eastAsia="zh-TW"/>
          </w:rPr>
          <w:delText xml:space="preserve"> </w:delText>
        </w:r>
      </w:del>
      <w:ins w:id="201" w:author="bdsuser" w:date="2021-03-10T08:41:00Z">
        <w:del w:id="202" w:author="Benua Adhi" w:date="2021-06-03T08:04:00Z">
          <w:r w:rsidR="00C702EA" w:rsidRPr="00825B29" w:rsidDel="002A64BE">
            <w:rPr>
              <w:rFonts w:ascii="Arial" w:eastAsia="PMingLiU" w:hAnsi="Arial" w:cs="Arial"/>
              <w:lang w:val="pt-BR" w:eastAsia="zh-TW"/>
            </w:rPr>
            <w:delText xml:space="preserve">beserta </w:delText>
          </w:r>
        </w:del>
      </w:ins>
      <w:del w:id="203" w:author="Benua Adhi" w:date="2021-06-03T08:04:00Z">
        <w:r w:rsidRPr="00825B29" w:rsidDel="002A64BE">
          <w:rPr>
            <w:rFonts w:ascii="Arial" w:eastAsia="PMingLiU" w:hAnsi="Arial" w:cs="Arial"/>
            <w:lang w:val="pt-BR" w:eastAsia="zh-TW"/>
          </w:rPr>
          <w:delText xml:space="preserve">denda (jika ada) </w:delText>
        </w:r>
        <w:r w:rsidR="00D86E36" w:rsidRPr="00825B29" w:rsidDel="002A64BE">
          <w:rPr>
            <w:rFonts w:ascii="Arial" w:hAnsi="Arial" w:cs="Arial"/>
            <w:noProof/>
            <w:lang w:val="en-US"/>
          </w:rPr>
          <w:delText>dan/atau sebesar kekurangan Angsuran + denda (jika ada)</w:delText>
        </w:r>
        <w:r w:rsidR="00D86E36" w:rsidRPr="00825B29" w:rsidDel="002A64BE">
          <w:rPr>
            <w:rFonts w:ascii="Arial" w:eastAsia="PMingLiU" w:hAnsi="Arial" w:cs="Arial"/>
            <w:lang w:eastAsia="zh-TW"/>
          </w:rPr>
          <w:delText xml:space="preserve"> </w:delText>
        </w:r>
        <w:r w:rsidRPr="00825B29" w:rsidDel="002A64BE">
          <w:rPr>
            <w:rFonts w:ascii="Arial" w:eastAsia="PMingLiU" w:hAnsi="Arial" w:cs="Arial"/>
            <w:lang w:val="pt-BR" w:eastAsia="zh-TW"/>
          </w:rPr>
          <w:delText>dan menyetorkan kepada PIHAK KEDUA setiap bulannya sampai dengan Kredit dinyatakan lunas oleh PIHAK KEDUA</w:delText>
        </w:r>
        <w:r w:rsidRPr="00825B29" w:rsidDel="002A64BE">
          <w:rPr>
            <w:rFonts w:ascii="Arial" w:hAnsi="Arial" w:cs="Arial"/>
            <w:noProof/>
            <w:lang w:val="sv-SE"/>
          </w:rPr>
          <w:delText>.</w:delText>
        </w:r>
      </w:del>
    </w:p>
    <w:p w14:paraId="7925B14A" w14:textId="4A4298AD" w:rsidR="00040559" w:rsidRPr="00825B29" w:rsidDel="002A64BE" w:rsidRDefault="00040559" w:rsidP="009F1632">
      <w:pPr>
        <w:pStyle w:val="BodyTextIndent"/>
        <w:numPr>
          <w:ilvl w:val="0"/>
          <w:numId w:val="109"/>
        </w:numPr>
        <w:ind w:left="567" w:hanging="283"/>
        <w:rPr>
          <w:del w:id="204" w:author="Benua Adhi" w:date="2021-06-03T08:04:00Z"/>
          <w:rFonts w:ascii="Arial" w:hAnsi="Arial" w:cs="Arial"/>
          <w:noProof/>
          <w:sz w:val="22"/>
          <w:szCs w:val="22"/>
          <w:lang w:val="pt-BR"/>
        </w:rPr>
      </w:pPr>
      <w:del w:id="205" w:author="Benua Adhi" w:date="2021-06-03T08:04:00Z">
        <w:r w:rsidRPr="00CA555D" w:rsidDel="002A64BE">
          <w:rPr>
            <w:rFonts w:ascii="Arial" w:hAnsi="Arial" w:cs="Arial"/>
            <w:noProof/>
            <w:lang w:val="pt-BR"/>
            <w:rPrChange w:id="206" w:author="benua.adhi" w:date="2021-04-08T09:21:00Z">
              <w:rPr>
                <w:rFonts w:ascii="Arial" w:hAnsi="Arial" w:cs="Arial"/>
                <w:noProof/>
                <w:highlight w:val="cyan"/>
                <w:lang w:val="pt-BR"/>
              </w:rPr>
            </w:rPrChange>
          </w:rPr>
          <w:delText>Bensatker/Pekas/........</w:delText>
        </w:r>
        <w:r w:rsidRPr="00CA555D" w:rsidDel="002A64BE">
          <w:rPr>
            <w:rFonts w:ascii="Arial" w:hAnsi="Arial" w:cs="Arial"/>
            <w:i/>
            <w:noProof/>
            <w:rPrChange w:id="207" w:author="benua.adhi" w:date="2021-04-08T09:21:00Z">
              <w:rPr>
                <w:rFonts w:ascii="Arial" w:hAnsi="Arial" w:cs="Arial"/>
                <w:i/>
                <w:noProof/>
                <w:highlight w:val="cyan"/>
              </w:rPr>
            </w:rPrChange>
          </w:rPr>
          <w:delText>(dapat disesuaikan)</w:delText>
        </w:r>
        <w:r w:rsidRPr="00825B29" w:rsidDel="002A64BE">
          <w:rPr>
            <w:rFonts w:ascii="Arial" w:hAnsi="Arial" w:cs="Arial"/>
            <w:i/>
            <w:noProof/>
            <w:sz w:val="22"/>
            <w:szCs w:val="22"/>
          </w:rPr>
          <w:delText xml:space="preserve"> </w:delText>
        </w:r>
        <w:commentRangeStart w:id="208"/>
        <w:r w:rsidRPr="00825B29" w:rsidDel="002A64BE">
          <w:rPr>
            <w:rFonts w:ascii="Arial" w:hAnsi="Arial" w:cs="Arial"/>
            <w:noProof/>
            <w:sz w:val="22"/>
            <w:szCs w:val="22"/>
            <w:lang w:val="pt-BR"/>
          </w:rPr>
          <w:delText xml:space="preserve">memberikan Surat Pernyataan kepada PIHAK KEDUA </w:delText>
        </w:r>
        <w:r w:rsidRPr="00825B29" w:rsidDel="002A64BE">
          <w:rPr>
            <w:rFonts w:ascii="Arial" w:eastAsia="PMingLiU" w:hAnsi="Arial" w:cs="Arial"/>
            <w:sz w:val="22"/>
            <w:szCs w:val="22"/>
            <w:lang w:val="pt-BR" w:eastAsia="zh-TW"/>
          </w:rPr>
          <w:delText>(</w:delText>
        </w:r>
        <w:r w:rsidR="005F55DF" w:rsidRPr="00825B29" w:rsidDel="002A64BE">
          <w:rPr>
            <w:rFonts w:ascii="Arial" w:hAnsi="Arial" w:cs="Arial"/>
            <w:noProof/>
            <w:sz w:val="22"/>
            <w:szCs w:val="22"/>
            <w:lang w:val="pt-BR"/>
          </w:rPr>
          <w:delText>sesuai dengan Lampiran</w:delText>
        </w:r>
        <w:r w:rsidRPr="00825B29" w:rsidDel="002A64BE">
          <w:rPr>
            <w:rFonts w:ascii="Arial" w:hAnsi="Arial" w:cs="Arial"/>
            <w:noProof/>
            <w:sz w:val="22"/>
            <w:szCs w:val="22"/>
            <w:lang w:val="pt-BR"/>
          </w:rPr>
          <w:delText xml:space="preserve"> Perjanjian ini)</w:delText>
        </w:r>
        <w:commentRangeEnd w:id="208"/>
        <w:r w:rsidR="00EC3F9D" w:rsidDel="002A64BE">
          <w:rPr>
            <w:rStyle w:val="CommentReference"/>
            <w:rFonts w:ascii="Calibri" w:eastAsia="Calibri" w:hAnsi="Calibri"/>
            <w:lang w:val="id-ID"/>
          </w:rPr>
          <w:commentReference w:id="208"/>
        </w:r>
        <w:r w:rsidRPr="00825B29" w:rsidDel="002A64BE">
          <w:rPr>
            <w:rFonts w:ascii="Arial" w:hAnsi="Arial" w:cs="Arial"/>
            <w:noProof/>
            <w:sz w:val="22"/>
            <w:szCs w:val="22"/>
            <w:lang w:val="pt-BR"/>
          </w:rPr>
          <w:delText>.</w:delText>
        </w:r>
      </w:del>
    </w:p>
    <w:p w14:paraId="360F521A" w14:textId="1A5BF507" w:rsidR="00040559" w:rsidRPr="00825B29" w:rsidDel="002A64BE" w:rsidRDefault="00040559" w:rsidP="009F1632">
      <w:pPr>
        <w:pStyle w:val="BodyTextIndent"/>
        <w:numPr>
          <w:ilvl w:val="0"/>
          <w:numId w:val="109"/>
        </w:numPr>
        <w:ind w:left="567" w:hanging="283"/>
        <w:rPr>
          <w:del w:id="209" w:author="Benua Adhi" w:date="2021-06-03T08:04:00Z"/>
          <w:rFonts w:ascii="Arial" w:hAnsi="Arial" w:cs="Arial"/>
          <w:noProof/>
          <w:sz w:val="22"/>
          <w:szCs w:val="22"/>
          <w:lang w:val="pt-BR"/>
        </w:rPr>
      </w:pPr>
      <w:del w:id="210" w:author="Benua Adhi" w:date="2021-06-03T08:04:00Z">
        <w:r w:rsidRPr="00825B29" w:rsidDel="002A64BE">
          <w:rPr>
            <w:rFonts w:ascii="Arial" w:hAnsi="Arial" w:cs="Arial"/>
            <w:noProof/>
            <w:sz w:val="22"/>
            <w:szCs w:val="22"/>
            <w:lang w:val="pt-BR"/>
          </w:rPr>
          <w:delText>PIHAK KEDUA berhak menentukan/mengubah kebijakan terkait pricing (biaya, bunga, denda) jika terjadi kondisi seperti poin 4b.</w:delText>
        </w:r>
      </w:del>
    </w:p>
    <w:p w14:paraId="04CD90C8" w14:textId="59BAB8D5" w:rsidR="00040559" w:rsidRPr="00825B29" w:rsidDel="002A64BE" w:rsidRDefault="00040559" w:rsidP="006C4809">
      <w:pPr>
        <w:pStyle w:val="BodyText"/>
        <w:tabs>
          <w:tab w:val="left" w:pos="720"/>
        </w:tabs>
        <w:spacing w:before="200" w:after="0" w:line="276" w:lineRule="auto"/>
        <w:jc w:val="center"/>
        <w:rPr>
          <w:del w:id="211" w:author="Benua Adhi" w:date="2021-06-03T08:04:00Z"/>
          <w:rFonts w:ascii="Arial" w:hAnsi="Arial" w:cs="Arial"/>
          <w:b/>
          <w:bCs/>
          <w:sz w:val="22"/>
          <w:szCs w:val="22"/>
        </w:rPr>
      </w:pPr>
      <w:del w:id="212" w:author="Benua Adhi" w:date="2021-06-03T08:04:00Z">
        <w:r w:rsidRPr="00825B29" w:rsidDel="002A64BE">
          <w:rPr>
            <w:rFonts w:ascii="Arial" w:hAnsi="Arial" w:cs="Arial"/>
            <w:b/>
            <w:bCs/>
            <w:sz w:val="22"/>
            <w:szCs w:val="22"/>
          </w:rPr>
          <w:delText>Pasal 4</w:delText>
        </w:r>
      </w:del>
    </w:p>
    <w:p w14:paraId="5D37FA42" w14:textId="3861D87A" w:rsidR="00040559" w:rsidRPr="00825B29" w:rsidDel="002A64BE" w:rsidRDefault="00040559" w:rsidP="00040559">
      <w:pPr>
        <w:pStyle w:val="BodyText"/>
        <w:tabs>
          <w:tab w:val="left" w:pos="720"/>
        </w:tabs>
        <w:jc w:val="center"/>
        <w:rPr>
          <w:del w:id="213" w:author="Benua Adhi" w:date="2021-06-03T08:04:00Z"/>
          <w:rFonts w:ascii="Arial" w:hAnsi="Arial" w:cs="Arial"/>
          <w:b/>
          <w:bCs/>
          <w:sz w:val="22"/>
          <w:szCs w:val="22"/>
        </w:rPr>
      </w:pPr>
      <w:del w:id="214" w:author="Benua Adhi" w:date="2021-06-03T08:04:00Z">
        <w:r w:rsidRPr="00825B29" w:rsidDel="002A64BE">
          <w:rPr>
            <w:rFonts w:ascii="Arial" w:hAnsi="Arial" w:cs="Arial"/>
            <w:b/>
            <w:bCs/>
            <w:sz w:val="22"/>
            <w:szCs w:val="22"/>
          </w:rPr>
          <w:delText>PELAKSANAAN  PEMBERIAN KREDIT</w:delText>
        </w:r>
      </w:del>
    </w:p>
    <w:p w14:paraId="47889942" w14:textId="0D05A5E2" w:rsidR="00040559" w:rsidRPr="00825B29" w:rsidDel="002A64BE" w:rsidRDefault="00040559" w:rsidP="009F1632">
      <w:pPr>
        <w:pStyle w:val="BodyText"/>
        <w:numPr>
          <w:ilvl w:val="0"/>
          <w:numId w:val="133"/>
        </w:numPr>
        <w:tabs>
          <w:tab w:val="clear" w:pos="2700"/>
        </w:tabs>
        <w:spacing w:after="0"/>
        <w:ind w:left="360"/>
        <w:jc w:val="both"/>
        <w:rPr>
          <w:del w:id="215" w:author="Benua Adhi" w:date="2021-06-03T08:04:00Z"/>
          <w:rFonts w:ascii="Arial" w:hAnsi="Arial" w:cs="Arial"/>
          <w:sz w:val="22"/>
          <w:szCs w:val="22"/>
        </w:rPr>
      </w:pPr>
      <w:del w:id="216" w:author="Benua Adhi" w:date="2021-06-03T08:04:00Z">
        <w:r w:rsidRPr="00825B29" w:rsidDel="002A64BE">
          <w:rPr>
            <w:rFonts w:ascii="Arial" w:hAnsi="Arial" w:cs="Arial"/>
            <w:sz w:val="22"/>
            <w:szCs w:val="22"/>
          </w:rPr>
          <w:delText xml:space="preserve">PIHAK PERTAMA memberikan </w:delText>
        </w:r>
        <w:r w:rsidRPr="00825B29" w:rsidDel="002A64BE">
          <w:rPr>
            <w:rFonts w:ascii="Arial" w:hAnsi="Arial" w:cs="Arial"/>
            <w:i/>
            <w:sz w:val="22"/>
            <w:szCs w:val="22"/>
          </w:rPr>
          <w:delText>copy</w:delText>
        </w:r>
        <w:r w:rsidRPr="00825B29" w:rsidDel="002A64BE">
          <w:rPr>
            <w:rFonts w:ascii="Arial" w:hAnsi="Arial" w:cs="Arial"/>
            <w:sz w:val="22"/>
            <w:szCs w:val="22"/>
          </w:rPr>
          <w:delText xml:space="preserve"> </w:delText>
        </w:r>
        <w:commentRangeStart w:id="217"/>
        <w:r w:rsidRPr="00825B29" w:rsidDel="002A64BE">
          <w:rPr>
            <w:rFonts w:ascii="Arial" w:hAnsi="Arial" w:cs="Arial"/>
            <w:sz w:val="22"/>
            <w:szCs w:val="22"/>
          </w:rPr>
          <w:delText xml:space="preserve">Surat Penunjukan </w:delText>
        </w:r>
        <w:commentRangeEnd w:id="217"/>
        <w:r w:rsidR="00EC3F9D" w:rsidDel="002A64BE">
          <w:rPr>
            <w:rStyle w:val="CommentReference"/>
            <w:rFonts w:ascii="Calibri" w:eastAsia="Calibri" w:hAnsi="Calibri"/>
          </w:rPr>
          <w:commentReference w:id="217"/>
        </w:r>
        <w:r w:rsidRPr="00CA555D" w:rsidDel="002A64BE">
          <w:rPr>
            <w:rFonts w:ascii="Arial" w:hAnsi="Arial" w:cs="Arial"/>
            <w:rPrChange w:id="218" w:author="benua.adhi" w:date="2021-04-08T09:21:00Z">
              <w:rPr>
                <w:rFonts w:ascii="Arial" w:hAnsi="Arial" w:cs="Arial"/>
                <w:highlight w:val="cyan"/>
              </w:rPr>
            </w:rPrChange>
          </w:rPr>
          <w:delText xml:space="preserve">Bensatker/Pekas/.......... </w:delText>
        </w:r>
        <w:r w:rsidRPr="00CA555D" w:rsidDel="002A64BE">
          <w:rPr>
            <w:rFonts w:ascii="Arial" w:hAnsi="Arial" w:cs="Arial"/>
            <w:i/>
            <w:noProof/>
            <w:lang w:val="en-US"/>
            <w:rPrChange w:id="219" w:author="benua.adhi" w:date="2021-04-08T09:21:00Z">
              <w:rPr>
                <w:rFonts w:ascii="Arial" w:hAnsi="Arial" w:cs="Arial"/>
                <w:i/>
                <w:noProof/>
                <w:highlight w:val="cyan"/>
                <w:lang w:val="en-US"/>
              </w:rPr>
            </w:rPrChange>
          </w:rPr>
          <w:delText>(dapat disesuaikan)</w:delText>
        </w:r>
        <w:r w:rsidRPr="00825B29" w:rsidDel="002A64BE">
          <w:rPr>
            <w:rFonts w:ascii="Arial" w:hAnsi="Arial" w:cs="Arial"/>
            <w:i/>
            <w:noProof/>
            <w:sz w:val="22"/>
            <w:szCs w:val="22"/>
            <w:lang w:val="en-US"/>
          </w:rPr>
          <w:delText xml:space="preserve"> </w:delText>
        </w:r>
        <w:r w:rsidRPr="00825B29" w:rsidDel="002A64BE">
          <w:rPr>
            <w:rFonts w:ascii="Arial" w:hAnsi="Arial" w:cs="Arial"/>
            <w:sz w:val="22"/>
            <w:szCs w:val="22"/>
          </w:rPr>
          <w:delText>kepada PIHAK KEDUA.</w:delText>
        </w:r>
      </w:del>
    </w:p>
    <w:p w14:paraId="5E6C464D" w14:textId="361E1D1B" w:rsidR="00040559" w:rsidRPr="00825B29" w:rsidDel="002A64BE" w:rsidRDefault="00040559" w:rsidP="009F1632">
      <w:pPr>
        <w:pStyle w:val="BodyText"/>
        <w:numPr>
          <w:ilvl w:val="0"/>
          <w:numId w:val="133"/>
        </w:numPr>
        <w:tabs>
          <w:tab w:val="clear" w:pos="2700"/>
        </w:tabs>
        <w:spacing w:after="0"/>
        <w:ind w:left="360"/>
        <w:jc w:val="both"/>
        <w:rPr>
          <w:del w:id="220" w:author="Benua Adhi" w:date="2021-06-03T08:04:00Z"/>
          <w:rFonts w:ascii="Arial" w:hAnsi="Arial" w:cs="Arial"/>
          <w:sz w:val="22"/>
          <w:szCs w:val="22"/>
        </w:rPr>
      </w:pPr>
      <w:del w:id="221" w:author="Benua Adhi" w:date="2021-06-03T08:04:00Z">
        <w:r w:rsidRPr="00825B29" w:rsidDel="002A64BE">
          <w:rPr>
            <w:rFonts w:ascii="Arial" w:hAnsi="Arial" w:cs="Arial"/>
            <w:sz w:val="22"/>
            <w:szCs w:val="22"/>
          </w:rPr>
          <w:delText xml:space="preserve">PIHAK PERTAMA mengkoordinir pengajuan permohonan Kredit Calon Debitur secara kolektif serta memberikan rekomendasi melalui </w:delText>
        </w:r>
        <w:r w:rsidRPr="00CA555D" w:rsidDel="002A64BE">
          <w:rPr>
            <w:rFonts w:ascii="Arial" w:hAnsi="Arial" w:cs="Arial"/>
            <w:rPrChange w:id="222" w:author="benua.adhi" w:date="2021-04-08T09:21:00Z">
              <w:rPr>
                <w:rFonts w:ascii="Arial" w:hAnsi="Arial" w:cs="Arial"/>
                <w:highlight w:val="cyan"/>
              </w:rPr>
            </w:rPrChange>
          </w:rPr>
          <w:delText>Bensatker/Pekas/........</w:delText>
        </w:r>
        <w:r w:rsidRPr="00CA555D" w:rsidDel="002A64BE">
          <w:rPr>
            <w:rFonts w:ascii="Arial" w:hAnsi="Arial" w:cs="Arial"/>
            <w:i/>
            <w:noProof/>
            <w:rPrChange w:id="223" w:author="benua.adhi" w:date="2021-04-08T09:21:00Z">
              <w:rPr>
                <w:rFonts w:ascii="Arial" w:hAnsi="Arial" w:cs="Arial"/>
                <w:i/>
                <w:noProof/>
                <w:highlight w:val="cyan"/>
              </w:rPr>
            </w:rPrChange>
          </w:rPr>
          <w:delText>(dapat disesuaikan)</w:delText>
        </w:r>
        <w:r w:rsidRPr="00825B29" w:rsidDel="002A64BE">
          <w:rPr>
            <w:rFonts w:ascii="Arial" w:hAnsi="Arial" w:cs="Arial"/>
            <w:i/>
            <w:noProof/>
            <w:sz w:val="22"/>
            <w:szCs w:val="22"/>
          </w:rPr>
          <w:delText xml:space="preserve"> </w:delText>
        </w:r>
        <w:r w:rsidRPr="00825B29" w:rsidDel="002A64BE">
          <w:rPr>
            <w:rFonts w:ascii="Arial" w:hAnsi="Arial" w:cs="Arial"/>
            <w:sz w:val="22"/>
            <w:szCs w:val="22"/>
          </w:rPr>
          <w:delText>dan selanjutnya menyerahkan seluruh permohonan Kredit atas nama Calon Debitur tersebut kepada PIHAK KEDUA</w:delText>
        </w:r>
        <w:r w:rsidR="0066420C" w:rsidRPr="00825B29" w:rsidDel="002A64BE">
          <w:rPr>
            <w:rFonts w:ascii="Arial" w:hAnsi="Arial" w:cs="Arial"/>
            <w:sz w:val="22"/>
            <w:szCs w:val="22"/>
          </w:rPr>
          <w:delText xml:space="preserve"> </w:delText>
        </w:r>
        <w:r w:rsidRPr="00825B29" w:rsidDel="002A64BE">
          <w:rPr>
            <w:rFonts w:ascii="Arial" w:hAnsi="Arial" w:cs="Arial"/>
            <w:sz w:val="22"/>
            <w:szCs w:val="22"/>
          </w:rPr>
          <w:delText>beserta dokumen-dokumen Kredit sesuai ketentuan dan syarat-syarat yang telah ditetapkan oleh PIHAK KEDUA.</w:delText>
        </w:r>
      </w:del>
    </w:p>
    <w:p w14:paraId="7AD1E331" w14:textId="49679EFB" w:rsidR="00040559" w:rsidRPr="00825B29" w:rsidDel="002A64BE" w:rsidRDefault="00040559" w:rsidP="009F1632">
      <w:pPr>
        <w:pStyle w:val="BodyText"/>
        <w:numPr>
          <w:ilvl w:val="0"/>
          <w:numId w:val="133"/>
        </w:numPr>
        <w:tabs>
          <w:tab w:val="clear" w:pos="2700"/>
        </w:tabs>
        <w:spacing w:after="0"/>
        <w:ind w:left="360"/>
        <w:jc w:val="both"/>
        <w:rPr>
          <w:del w:id="224" w:author="Benua Adhi" w:date="2021-06-03T08:04:00Z"/>
          <w:rFonts w:ascii="Arial" w:hAnsi="Arial" w:cs="Arial"/>
          <w:sz w:val="22"/>
          <w:szCs w:val="22"/>
        </w:rPr>
      </w:pPr>
      <w:del w:id="225" w:author="Benua Adhi" w:date="2021-06-03T08:04:00Z">
        <w:r w:rsidRPr="00825B29" w:rsidDel="002A64BE">
          <w:rPr>
            <w:rFonts w:ascii="Arial" w:hAnsi="Arial" w:cs="Arial"/>
            <w:sz w:val="22"/>
            <w:szCs w:val="22"/>
          </w:rPr>
          <w:delText>PARA PIHAK</w:delText>
        </w:r>
        <w:r w:rsidR="0066420C" w:rsidRPr="00825B29" w:rsidDel="002A64BE">
          <w:rPr>
            <w:rFonts w:ascii="Arial" w:hAnsi="Arial" w:cs="Arial"/>
            <w:sz w:val="22"/>
            <w:szCs w:val="22"/>
          </w:rPr>
          <w:delText xml:space="preserve"> </w:delText>
        </w:r>
        <w:r w:rsidRPr="00825B29" w:rsidDel="002A64BE">
          <w:rPr>
            <w:rFonts w:ascii="Arial" w:hAnsi="Arial" w:cs="Arial"/>
            <w:sz w:val="22"/>
            <w:szCs w:val="22"/>
          </w:rPr>
          <w:delText>sepakat bahwa keputusan Kredit berada pada PIHAK KEDUA, untuk itu PIHAK KEDUA</w:delText>
        </w:r>
        <w:r w:rsidR="0066420C" w:rsidRPr="00825B29" w:rsidDel="002A64BE">
          <w:rPr>
            <w:rFonts w:ascii="Arial" w:hAnsi="Arial" w:cs="Arial"/>
            <w:sz w:val="22"/>
            <w:szCs w:val="22"/>
          </w:rPr>
          <w:delText xml:space="preserve"> </w:delText>
        </w:r>
        <w:r w:rsidRPr="00825B29" w:rsidDel="002A64BE">
          <w:rPr>
            <w:rFonts w:ascii="Arial" w:hAnsi="Arial" w:cs="Arial"/>
            <w:sz w:val="22"/>
            <w:szCs w:val="22"/>
          </w:rPr>
          <w:delText>berhak dan berwenang untuk menganalisa kelayakan Kredit atau menyeleksi secara seksama setiap permohonan Kredit dari Calon Debitur sesuai dengan ketentuan dan persyaratan yang ditetapkan oleh PIHAK KEDUA.</w:delText>
        </w:r>
      </w:del>
    </w:p>
    <w:p w14:paraId="6105CC3B" w14:textId="077A3738" w:rsidR="00040559" w:rsidRPr="00825B29" w:rsidDel="002A64BE" w:rsidRDefault="00040559" w:rsidP="009F1632">
      <w:pPr>
        <w:pStyle w:val="BodyText"/>
        <w:numPr>
          <w:ilvl w:val="0"/>
          <w:numId w:val="133"/>
        </w:numPr>
        <w:tabs>
          <w:tab w:val="clear" w:pos="2700"/>
        </w:tabs>
        <w:spacing w:after="0"/>
        <w:ind w:left="360"/>
        <w:jc w:val="both"/>
        <w:rPr>
          <w:del w:id="226" w:author="Benua Adhi" w:date="2021-06-03T08:04:00Z"/>
          <w:rFonts w:ascii="Arial" w:hAnsi="Arial" w:cs="Arial"/>
          <w:sz w:val="22"/>
          <w:szCs w:val="22"/>
        </w:rPr>
      </w:pPr>
      <w:del w:id="227" w:author="Benua Adhi" w:date="2021-06-03T08:04:00Z">
        <w:r w:rsidRPr="00825B29" w:rsidDel="002A64BE">
          <w:rPr>
            <w:rFonts w:ascii="Arial" w:hAnsi="Arial" w:cs="Arial"/>
            <w:sz w:val="22"/>
            <w:szCs w:val="22"/>
          </w:rPr>
          <w:delText>Dalam hal PIHAK KEDUA</w:delText>
        </w:r>
        <w:r w:rsidR="0066420C" w:rsidRPr="00825B29" w:rsidDel="002A64BE">
          <w:rPr>
            <w:rFonts w:ascii="Arial" w:hAnsi="Arial" w:cs="Arial"/>
            <w:sz w:val="22"/>
            <w:szCs w:val="22"/>
          </w:rPr>
          <w:delText xml:space="preserve"> </w:delText>
        </w:r>
        <w:r w:rsidRPr="00825B29" w:rsidDel="002A64BE">
          <w:rPr>
            <w:rFonts w:ascii="Arial" w:hAnsi="Arial" w:cs="Arial"/>
            <w:sz w:val="22"/>
            <w:szCs w:val="22"/>
          </w:rPr>
          <w:delText>menyetujui permohonan Kredit Calon Debitur, maka realisasi pemberian Kredit akan dilaksanakan menurut ketentuan-ketentuan dan syarat-syarat pemberian Kredit PIHAK KEDUA</w:delText>
        </w:r>
        <w:r w:rsidR="0066420C" w:rsidRPr="00825B29" w:rsidDel="002A64BE">
          <w:rPr>
            <w:rFonts w:ascii="Arial" w:hAnsi="Arial" w:cs="Arial"/>
            <w:sz w:val="22"/>
            <w:szCs w:val="22"/>
          </w:rPr>
          <w:delText xml:space="preserve"> </w:delText>
        </w:r>
        <w:r w:rsidRPr="00825B29" w:rsidDel="002A64BE">
          <w:rPr>
            <w:rFonts w:ascii="Arial" w:hAnsi="Arial" w:cs="Arial"/>
            <w:sz w:val="22"/>
            <w:szCs w:val="22"/>
          </w:rPr>
          <w:delText xml:space="preserve">dengan menandatangani Perjanjian Kredit dan perjanjian-perjanjian </w:delText>
        </w:r>
        <w:r w:rsidRPr="00CA555D" w:rsidDel="002A64BE">
          <w:rPr>
            <w:rFonts w:ascii="Arial" w:hAnsi="Arial" w:cs="Arial"/>
            <w:strike/>
            <w:rPrChange w:id="228" w:author="benua.adhi" w:date="2021-04-08T09:21:00Z">
              <w:rPr>
                <w:rFonts w:ascii="Arial" w:hAnsi="Arial" w:cs="Arial"/>
                <w:strike/>
                <w:highlight w:val="green"/>
              </w:rPr>
            </w:rPrChange>
          </w:rPr>
          <w:delText>accesoirnya</w:delText>
        </w:r>
        <w:r w:rsidR="00412CA2" w:rsidRPr="00825B29" w:rsidDel="002A64BE">
          <w:rPr>
            <w:rFonts w:ascii="Arial" w:hAnsi="Arial" w:cs="Arial"/>
            <w:sz w:val="22"/>
            <w:szCs w:val="22"/>
            <w:lang w:val="en-US"/>
          </w:rPr>
          <w:delText xml:space="preserve"> </w:delText>
        </w:r>
        <w:r w:rsidR="00412CA2" w:rsidRPr="00CA555D" w:rsidDel="002A64BE">
          <w:rPr>
            <w:rFonts w:ascii="Arial" w:hAnsi="Arial" w:cs="Arial"/>
            <w:i/>
            <w:lang w:val="en-US"/>
            <w:rPrChange w:id="229" w:author="benua.adhi" w:date="2021-04-08T09:21:00Z">
              <w:rPr>
                <w:rFonts w:ascii="Arial" w:hAnsi="Arial" w:cs="Arial"/>
                <w:i/>
                <w:highlight w:val="green"/>
                <w:lang w:val="en-US"/>
              </w:rPr>
            </w:rPrChange>
          </w:rPr>
          <w:delText>assesoir</w:delText>
        </w:r>
        <w:r w:rsidR="00D16908" w:rsidRPr="00CA555D" w:rsidDel="002A64BE">
          <w:rPr>
            <w:rFonts w:ascii="Arial" w:hAnsi="Arial" w:cs="Arial"/>
            <w:lang w:val="en-US"/>
            <w:rPrChange w:id="230" w:author="benua.adhi" w:date="2021-04-08T09:21:00Z">
              <w:rPr>
                <w:rFonts w:ascii="Arial" w:hAnsi="Arial" w:cs="Arial"/>
                <w:highlight w:val="green"/>
                <w:lang w:val="en-US"/>
              </w:rPr>
            </w:rPrChange>
          </w:rPr>
          <w:delText>-nya</w:delText>
        </w:r>
        <w:r w:rsidRPr="00825B29" w:rsidDel="002A64BE">
          <w:rPr>
            <w:rFonts w:ascii="Arial" w:hAnsi="Arial" w:cs="Arial"/>
            <w:sz w:val="22"/>
            <w:szCs w:val="22"/>
          </w:rPr>
          <w:delText>.</w:delText>
        </w:r>
      </w:del>
    </w:p>
    <w:p w14:paraId="3678CFF9" w14:textId="4DB3D05C" w:rsidR="00040559" w:rsidRPr="00825B29" w:rsidDel="002A64BE" w:rsidRDefault="00040559" w:rsidP="009F1632">
      <w:pPr>
        <w:pStyle w:val="BodyText"/>
        <w:numPr>
          <w:ilvl w:val="0"/>
          <w:numId w:val="133"/>
        </w:numPr>
        <w:tabs>
          <w:tab w:val="clear" w:pos="2700"/>
        </w:tabs>
        <w:spacing w:after="0"/>
        <w:ind w:left="360"/>
        <w:jc w:val="both"/>
        <w:rPr>
          <w:del w:id="231" w:author="Benua Adhi" w:date="2021-06-03T08:04:00Z"/>
          <w:rFonts w:ascii="Arial" w:hAnsi="Arial" w:cs="Arial"/>
          <w:sz w:val="22"/>
          <w:szCs w:val="22"/>
        </w:rPr>
      </w:pPr>
      <w:del w:id="232" w:author="Benua Adhi" w:date="2021-06-03T08:04:00Z">
        <w:r w:rsidRPr="00825B29" w:rsidDel="002A64BE">
          <w:rPr>
            <w:rFonts w:ascii="Arial" w:hAnsi="Arial" w:cs="Arial"/>
            <w:sz w:val="22"/>
            <w:szCs w:val="22"/>
          </w:rPr>
          <w:delText xml:space="preserve">Setiap pencairan fasilitas Kredit yang akan diterima oleh Debitur akan ditransfer atau dipindahbukukan </w:delText>
        </w:r>
        <w:r w:rsidRPr="00CA555D" w:rsidDel="002A64BE">
          <w:rPr>
            <w:rFonts w:ascii="Arial" w:hAnsi="Arial" w:cs="Arial"/>
            <w:strike/>
            <w:rPrChange w:id="233" w:author="benua.adhi" w:date="2021-04-08T09:21:00Z">
              <w:rPr>
                <w:rFonts w:ascii="Arial" w:hAnsi="Arial" w:cs="Arial"/>
                <w:strike/>
                <w:highlight w:val="green"/>
              </w:rPr>
            </w:rPrChange>
          </w:rPr>
          <w:delText>untuk keuntungan</w:delText>
        </w:r>
        <w:r w:rsidRPr="00825B29" w:rsidDel="002A64BE">
          <w:rPr>
            <w:rFonts w:ascii="Arial" w:hAnsi="Arial" w:cs="Arial"/>
            <w:sz w:val="22"/>
            <w:szCs w:val="22"/>
          </w:rPr>
          <w:delText xml:space="preserve"> </w:delText>
        </w:r>
        <w:r w:rsidR="00D16908" w:rsidRPr="00CA555D" w:rsidDel="002A64BE">
          <w:rPr>
            <w:rFonts w:ascii="Arial" w:hAnsi="Arial" w:cs="Arial"/>
            <w:lang w:val="en-US"/>
            <w:rPrChange w:id="234" w:author="benua.adhi" w:date="2021-04-08T09:21:00Z">
              <w:rPr>
                <w:rFonts w:ascii="Arial" w:hAnsi="Arial" w:cs="Arial"/>
                <w:highlight w:val="green"/>
                <w:lang w:val="en-US"/>
              </w:rPr>
            </w:rPrChange>
          </w:rPr>
          <w:delText>ke</w:delText>
        </w:r>
        <w:r w:rsidR="00D16908" w:rsidRPr="00825B29" w:rsidDel="002A64BE">
          <w:rPr>
            <w:rFonts w:ascii="Arial" w:hAnsi="Arial" w:cs="Arial"/>
            <w:sz w:val="22"/>
            <w:szCs w:val="22"/>
            <w:lang w:val="en-US"/>
          </w:rPr>
          <w:delText xml:space="preserve"> </w:delText>
        </w:r>
        <w:r w:rsidRPr="00825B29" w:rsidDel="002A64BE">
          <w:rPr>
            <w:rFonts w:ascii="Arial" w:hAnsi="Arial" w:cs="Arial"/>
            <w:sz w:val="22"/>
            <w:szCs w:val="22"/>
          </w:rPr>
          <w:delText xml:space="preserve">rekening Tabungan </w:delText>
        </w:r>
      </w:del>
      <w:ins w:id="235" w:author="Rizky Pangidoan Sitanggang" w:date="2021-03-07T21:46:00Z">
        <w:del w:id="236" w:author="Benua Adhi" w:date="2021-06-03T08:04:00Z">
          <w:r w:rsidR="00B27C37" w:rsidRPr="00825B29" w:rsidDel="002A64BE">
            <w:rPr>
              <w:rFonts w:ascii="Arial" w:hAnsi="Arial" w:cs="Arial"/>
              <w:sz w:val="22"/>
              <w:szCs w:val="22"/>
              <w:lang w:val="en-US"/>
            </w:rPr>
            <w:delText>pada PIHAK KEDUA</w:delText>
          </w:r>
          <w:r w:rsidR="00B27C37" w:rsidRPr="00825B29" w:rsidDel="002A64BE">
            <w:rPr>
              <w:rFonts w:ascii="Arial" w:hAnsi="Arial" w:cs="Arial"/>
              <w:sz w:val="22"/>
              <w:szCs w:val="22"/>
            </w:rPr>
            <w:delText xml:space="preserve"> </w:delText>
          </w:r>
        </w:del>
      </w:ins>
      <w:del w:id="237" w:author="Benua Adhi" w:date="2021-06-03T08:04:00Z">
        <w:r w:rsidRPr="00825B29" w:rsidDel="002A64BE">
          <w:rPr>
            <w:rFonts w:ascii="Arial" w:hAnsi="Arial" w:cs="Arial"/>
            <w:sz w:val="22"/>
            <w:szCs w:val="22"/>
          </w:rPr>
          <w:delText>atas nama masing-masing Debitur.</w:delText>
        </w:r>
      </w:del>
    </w:p>
    <w:p w14:paraId="53CF4372" w14:textId="5C4F7084" w:rsidR="00040559" w:rsidRPr="00825B29" w:rsidDel="002A64BE" w:rsidRDefault="00040559" w:rsidP="00674CC8">
      <w:pPr>
        <w:pStyle w:val="BodyText"/>
        <w:spacing w:before="200" w:after="0" w:line="276" w:lineRule="auto"/>
        <w:jc w:val="center"/>
        <w:rPr>
          <w:del w:id="238" w:author="Benua Adhi" w:date="2021-06-03T08:04:00Z"/>
          <w:rFonts w:ascii="Arial" w:hAnsi="Arial" w:cs="Arial"/>
          <w:b/>
          <w:bCs/>
          <w:sz w:val="22"/>
          <w:szCs w:val="22"/>
        </w:rPr>
      </w:pPr>
      <w:del w:id="239" w:author="Benua Adhi" w:date="2021-06-03T08:04:00Z">
        <w:r w:rsidRPr="00825B29" w:rsidDel="002A64BE">
          <w:rPr>
            <w:rFonts w:ascii="Arial" w:hAnsi="Arial" w:cs="Arial"/>
            <w:b/>
            <w:bCs/>
            <w:sz w:val="22"/>
            <w:szCs w:val="22"/>
          </w:rPr>
          <w:delText>Pasal 5</w:delText>
        </w:r>
      </w:del>
    </w:p>
    <w:p w14:paraId="515B4AE6" w14:textId="019560E9" w:rsidR="00040559" w:rsidRPr="00825B29" w:rsidDel="002A64BE" w:rsidRDefault="00040559" w:rsidP="00040559">
      <w:pPr>
        <w:pStyle w:val="BodyText"/>
        <w:jc w:val="center"/>
        <w:rPr>
          <w:del w:id="240" w:author="Benua Adhi" w:date="2021-06-03T08:04:00Z"/>
          <w:rFonts w:ascii="Arial" w:hAnsi="Arial" w:cs="Arial"/>
          <w:b/>
          <w:bCs/>
          <w:sz w:val="22"/>
          <w:szCs w:val="22"/>
        </w:rPr>
      </w:pPr>
      <w:del w:id="241" w:author="Benua Adhi" w:date="2021-06-03T08:04:00Z">
        <w:r w:rsidRPr="00825B29" w:rsidDel="002A64BE">
          <w:rPr>
            <w:rFonts w:ascii="Arial" w:hAnsi="Arial" w:cs="Arial"/>
            <w:b/>
            <w:bCs/>
            <w:sz w:val="22"/>
            <w:szCs w:val="22"/>
          </w:rPr>
          <w:delText>PEMBAYARAN KEWAJIBAN DEBITUR</w:delText>
        </w:r>
      </w:del>
    </w:p>
    <w:p w14:paraId="36553545" w14:textId="37B0453B" w:rsidR="00040559" w:rsidRPr="00825B29" w:rsidDel="002A64BE" w:rsidRDefault="00040559" w:rsidP="00040559">
      <w:pPr>
        <w:pStyle w:val="BodyText"/>
        <w:jc w:val="both"/>
        <w:rPr>
          <w:del w:id="242" w:author="Benua Adhi" w:date="2021-06-03T08:04:00Z"/>
          <w:rFonts w:ascii="Arial" w:hAnsi="Arial" w:cs="Arial"/>
          <w:sz w:val="22"/>
          <w:szCs w:val="22"/>
        </w:rPr>
      </w:pPr>
      <w:del w:id="243" w:author="Benua Adhi" w:date="2021-06-03T08:04:00Z">
        <w:r w:rsidRPr="00825B29" w:rsidDel="002A64BE">
          <w:rPr>
            <w:rFonts w:ascii="Arial" w:hAnsi="Arial" w:cs="Arial"/>
            <w:sz w:val="22"/>
            <w:szCs w:val="22"/>
          </w:rPr>
          <w:delText>Pembayaran kewajiban Debitur dilakukan secara Angsuran yang dibayar setiap bulan dari rekening Tabungan atau rekening lainnya milik Debitur sampai dengan Kredit lunas atau dinyatakan lunas oleh PIHAK KEDUA.</w:delText>
        </w:r>
      </w:del>
    </w:p>
    <w:p w14:paraId="7DE95820" w14:textId="01BE074C" w:rsidR="00040559" w:rsidRPr="00825B29" w:rsidDel="002A64BE" w:rsidRDefault="00040559" w:rsidP="00674CC8">
      <w:pPr>
        <w:pStyle w:val="BodyText"/>
        <w:spacing w:before="200" w:after="0" w:line="276" w:lineRule="auto"/>
        <w:jc w:val="center"/>
        <w:rPr>
          <w:del w:id="244" w:author="Benua Adhi" w:date="2021-06-03T08:04:00Z"/>
          <w:rFonts w:ascii="Arial" w:hAnsi="Arial" w:cs="Arial"/>
          <w:b/>
          <w:bCs/>
          <w:sz w:val="22"/>
          <w:szCs w:val="22"/>
          <w:lang w:val="es-ES"/>
        </w:rPr>
      </w:pPr>
      <w:del w:id="245" w:author="Benua Adhi" w:date="2021-06-03T08:04:00Z">
        <w:r w:rsidRPr="00825B29" w:rsidDel="002A64BE">
          <w:rPr>
            <w:rFonts w:ascii="Arial" w:hAnsi="Arial" w:cs="Arial"/>
            <w:b/>
            <w:bCs/>
            <w:sz w:val="22"/>
            <w:szCs w:val="22"/>
            <w:lang w:val="es-ES"/>
          </w:rPr>
          <w:delText>Pasal 6</w:delText>
        </w:r>
      </w:del>
    </w:p>
    <w:p w14:paraId="7BE6CF70" w14:textId="65A2282E" w:rsidR="00040559" w:rsidRPr="00825B29" w:rsidDel="002A64BE" w:rsidRDefault="00040559" w:rsidP="00040559">
      <w:pPr>
        <w:pStyle w:val="BodyText"/>
        <w:jc w:val="center"/>
        <w:rPr>
          <w:del w:id="246" w:author="Benua Adhi" w:date="2021-06-03T08:04:00Z"/>
          <w:rFonts w:ascii="Arial" w:hAnsi="Arial" w:cs="Arial"/>
          <w:b/>
          <w:bCs/>
          <w:sz w:val="22"/>
          <w:szCs w:val="22"/>
          <w:lang w:val="es-ES"/>
        </w:rPr>
      </w:pPr>
      <w:del w:id="247" w:author="Benua Adhi" w:date="2021-06-03T08:04:00Z">
        <w:r w:rsidRPr="00825B29" w:rsidDel="002A64BE">
          <w:rPr>
            <w:rFonts w:ascii="Arial" w:hAnsi="Arial" w:cs="Arial"/>
            <w:b/>
            <w:bCs/>
            <w:sz w:val="22"/>
            <w:szCs w:val="22"/>
            <w:lang w:val="es-ES"/>
          </w:rPr>
          <w:delText>HAK DAN KEWAJIBAN PARA PIHAK</w:delText>
        </w:r>
      </w:del>
    </w:p>
    <w:p w14:paraId="60B0F9CA" w14:textId="5A9E399D" w:rsidR="00040559" w:rsidRPr="00825B29" w:rsidDel="002A64BE" w:rsidRDefault="00040559" w:rsidP="009F1632">
      <w:pPr>
        <w:numPr>
          <w:ilvl w:val="0"/>
          <w:numId w:val="132"/>
        </w:numPr>
        <w:spacing w:line="240" w:lineRule="auto"/>
        <w:rPr>
          <w:del w:id="248" w:author="Benua Adhi" w:date="2021-06-03T08:04:00Z"/>
          <w:rFonts w:ascii="Arial" w:hAnsi="Arial" w:cs="Arial"/>
          <w:noProof/>
        </w:rPr>
      </w:pPr>
      <w:del w:id="249" w:author="Benua Adhi" w:date="2021-06-03T08:04:00Z">
        <w:r w:rsidRPr="00825B29" w:rsidDel="002A64BE">
          <w:rPr>
            <w:rFonts w:ascii="Arial" w:hAnsi="Arial" w:cs="Arial"/>
            <w:noProof/>
          </w:rPr>
          <w:delText xml:space="preserve">Kewajiban </w:delText>
        </w:r>
        <w:r w:rsidRPr="00825B29" w:rsidDel="002A64BE">
          <w:rPr>
            <w:rFonts w:ascii="Arial" w:hAnsi="Arial" w:cs="Arial"/>
            <w:lang w:val="sv-SE"/>
          </w:rPr>
          <w:delText xml:space="preserve">PIHAK PERTAMA </w:delText>
        </w:r>
        <w:r w:rsidRPr="00825B29" w:rsidDel="002A64BE">
          <w:rPr>
            <w:rFonts w:ascii="Arial" w:hAnsi="Arial" w:cs="Arial"/>
            <w:noProof/>
          </w:rPr>
          <w:delText>:</w:delText>
        </w:r>
      </w:del>
    </w:p>
    <w:p w14:paraId="006BAF33" w14:textId="7C524200" w:rsidR="00040559" w:rsidRPr="00825B29" w:rsidDel="002A64BE" w:rsidRDefault="00040559" w:rsidP="009F1632">
      <w:pPr>
        <w:numPr>
          <w:ilvl w:val="0"/>
          <w:numId w:val="111"/>
        </w:numPr>
        <w:spacing w:line="240" w:lineRule="auto"/>
        <w:ind w:left="851" w:hanging="425"/>
        <w:rPr>
          <w:del w:id="250" w:author="Benua Adhi" w:date="2021-06-03T08:04:00Z"/>
          <w:rFonts w:ascii="Arial" w:hAnsi="Arial" w:cs="Arial"/>
          <w:noProof/>
        </w:rPr>
      </w:pPr>
      <w:del w:id="251" w:author="Benua Adhi" w:date="2021-06-03T08:04:00Z">
        <w:r w:rsidRPr="00825B29" w:rsidDel="002A64BE">
          <w:rPr>
            <w:rFonts w:ascii="Arial" w:hAnsi="Arial" w:cs="Arial"/>
            <w:noProof/>
          </w:rPr>
          <w:delText xml:space="preserve">Melalui </w:delText>
        </w:r>
        <w:r w:rsidRPr="00CA555D" w:rsidDel="002A64BE">
          <w:rPr>
            <w:rFonts w:ascii="Arial" w:hAnsi="Arial" w:cs="Arial"/>
            <w:noProof/>
            <w:rPrChange w:id="252" w:author="benua.adhi" w:date="2021-04-08T09:21:00Z">
              <w:rPr>
                <w:rFonts w:ascii="Arial" w:hAnsi="Arial" w:cs="Arial"/>
                <w:noProof/>
                <w:highlight w:val="cyan"/>
              </w:rPr>
            </w:rPrChange>
          </w:rPr>
          <w:delText>Bensatker/Pekas/……….</w:delText>
        </w:r>
        <w:r w:rsidRPr="00CA555D" w:rsidDel="002A64BE">
          <w:rPr>
            <w:rFonts w:ascii="Arial" w:hAnsi="Arial" w:cs="Arial"/>
            <w:i/>
            <w:noProof/>
            <w:rPrChange w:id="253" w:author="benua.adhi" w:date="2021-04-08T09:21:00Z">
              <w:rPr>
                <w:rFonts w:ascii="Arial" w:hAnsi="Arial" w:cs="Arial"/>
                <w:i/>
                <w:noProof/>
                <w:highlight w:val="cyan"/>
              </w:rPr>
            </w:rPrChange>
          </w:rPr>
          <w:delText>(dapat disesuaikan)</w:delText>
        </w:r>
        <w:r w:rsidRPr="00825B29" w:rsidDel="002A64BE">
          <w:rPr>
            <w:rFonts w:ascii="Arial" w:hAnsi="Arial" w:cs="Arial"/>
            <w:i/>
            <w:noProof/>
          </w:rPr>
          <w:delText xml:space="preserve"> </w:delText>
        </w:r>
        <w:r w:rsidRPr="00825B29" w:rsidDel="002A64BE">
          <w:rPr>
            <w:rFonts w:ascii="Arial" w:hAnsi="Arial" w:cs="Arial"/>
            <w:noProof/>
          </w:rPr>
          <w:delText xml:space="preserve">melakukan seleksi secara ketat atas setiap permohonan Kredit yang diajukan oleh Calon Debitur kepada </w:delText>
        </w:r>
        <w:r w:rsidRPr="00825B29" w:rsidDel="002A64BE">
          <w:rPr>
            <w:rFonts w:ascii="Arial" w:hAnsi="Arial" w:cs="Arial"/>
          </w:rPr>
          <w:delText>PIHAK KEDUA</w:delText>
        </w:r>
        <w:r w:rsidRPr="00825B29" w:rsidDel="002A64BE">
          <w:rPr>
            <w:rFonts w:ascii="Arial" w:hAnsi="Arial" w:cs="Arial"/>
            <w:noProof/>
          </w:rPr>
          <w:delText xml:space="preserve"> dan memberikan rekomendasi kepada Calon Debitur yang mengajukan permohonan Kredit kepada </w:delText>
        </w:r>
        <w:r w:rsidRPr="00825B29" w:rsidDel="002A64BE">
          <w:rPr>
            <w:rFonts w:ascii="Arial" w:hAnsi="Arial" w:cs="Arial"/>
          </w:rPr>
          <w:delText>PIHAK KEDUA.</w:delText>
        </w:r>
      </w:del>
    </w:p>
    <w:p w14:paraId="3E2CF1D2" w14:textId="75AEB245" w:rsidR="00040559" w:rsidRPr="00825B29" w:rsidDel="002A64BE" w:rsidRDefault="00040559" w:rsidP="009F1632">
      <w:pPr>
        <w:numPr>
          <w:ilvl w:val="0"/>
          <w:numId w:val="111"/>
        </w:numPr>
        <w:spacing w:line="240" w:lineRule="auto"/>
        <w:ind w:left="851" w:hanging="425"/>
        <w:rPr>
          <w:del w:id="254" w:author="Benua Adhi" w:date="2021-06-03T08:04:00Z"/>
          <w:rFonts w:ascii="Arial" w:hAnsi="Arial" w:cs="Arial"/>
          <w:noProof/>
        </w:rPr>
      </w:pPr>
      <w:commentRangeStart w:id="255"/>
      <w:del w:id="256" w:author="Benua Adhi" w:date="2021-06-03T08:04:00Z">
        <w:r w:rsidRPr="00825B29" w:rsidDel="002A64BE">
          <w:rPr>
            <w:rFonts w:ascii="Arial" w:hAnsi="Arial" w:cs="Arial"/>
            <w:noProof/>
          </w:rPr>
          <w:delText>Menyalurkan penghasilan Debitur (gaji, tunjangan kinerja, remunerasi, dan tunjangan lainnya) kepada rekening Tabungan milik Debitur yang ada pada PIHAK KEDUA, dan/atau memotongkan penghasilan Debitur (gaji, tunjangan kinerja, remunerasi, dan tunjangan lainnya) sebesar Angsuran</w:delText>
        </w:r>
      </w:del>
      <w:ins w:id="257" w:author="benua.adhi" w:date="2021-03-17T13:59:00Z">
        <w:del w:id="258" w:author="Benua Adhi" w:date="2021-06-03T08:04:00Z">
          <w:r w:rsidR="008C0436" w:rsidRPr="00825B29" w:rsidDel="002A64BE">
            <w:rPr>
              <w:rFonts w:ascii="Arial" w:hAnsi="Arial" w:cs="Arial"/>
              <w:noProof/>
              <w:lang w:val="en-US"/>
            </w:rPr>
            <w:delText xml:space="preserve"> </w:delText>
          </w:r>
        </w:del>
      </w:ins>
      <w:del w:id="259" w:author="Benua Adhi" w:date="2021-06-03T08:04:00Z">
        <w:r w:rsidRPr="00825B29" w:rsidDel="002A64BE">
          <w:rPr>
            <w:rFonts w:ascii="Arial" w:hAnsi="Arial" w:cs="Arial"/>
            <w:noProof/>
          </w:rPr>
          <w:delText xml:space="preserve"> </w:delText>
        </w:r>
        <w:r w:rsidRPr="00CA555D" w:rsidDel="002A64BE">
          <w:rPr>
            <w:rFonts w:ascii="Arial" w:hAnsi="Arial" w:cs="Arial"/>
            <w:strike/>
            <w:noProof/>
            <w:rPrChange w:id="260" w:author="benua.adhi" w:date="2021-04-08T09:21:00Z">
              <w:rPr>
                <w:rFonts w:ascii="Arial" w:hAnsi="Arial" w:cs="Arial"/>
                <w:strike/>
                <w:noProof/>
                <w:highlight w:val="green"/>
              </w:rPr>
            </w:rPrChange>
          </w:rPr>
          <w:delText>+</w:delText>
        </w:r>
        <w:r w:rsidRPr="00825B29" w:rsidDel="002A64BE">
          <w:rPr>
            <w:rFonts w:ascii="Arial" w:hAnsi="Arial" w:cs="Arial"/>
            <w:noProof/>
          </w:rPr>
          <w:delText xml:space="preserve"> </w:delText>
        </w:r>
        <w:r w:rsidR="00853321" w:rsidRPr="00CA555D" w:rsidDel="002A64BE">
          <w:rPr>
            <w:rFonts w:ascii="Arial" w:hAnsi="Arial" w:cs="Arial"/>
            <w:noProof/>
            <w:lang w:val="en-US"/>
            <w:rPrChange w:id="261" w:author="benua.adhi" w:date="2021-04-08T09:21:00Z">
              <w:rPr>
                <w:rFonts w:ascii="Arial" w:hAnsi="Arial" w:cs="Arial"/>
                <w:noProof/>
                <w:highlight w:val="green"/>
                <w:lang w:val="en-US"/>
              </w:rPr>
            </w:rPrChange>
          </w:rPr>
          <w:delText>beserta</w:delText>
        </w:r>
        <w:r w:rsidR="00853321" w:rsidRPr="00825B29" w:rsidDel="002A64BE">
          <w:rPr>
            <w:rFonts w:ascii="Arial" w:hAnsi="Arial" w:cs="Arial"/>
            <w:noProof/>
            <w:lang w:val="en-US"/>
          </w:rPr>
          <w:delText xml:space="preserve"> </w:delText>
        </w:r>
        <w:r w:rsidRPr="00825B29" w:rsidDel="002A64BE">
          <w:rPr>
            <w:rFonts w:ascii="Arial" w:hAnsi="Arial" w:cs="Arial"/>
            <w:noProof/>
          </w:rPr>
          <w:delText xml:space="preserve">denda (jika ada) </w:delText>
        </w:r>
        <w:r w:rsidR="00E869C1" w:rsidRPr="00825B29" w:rsidDel="002A64BE">
          <w:rPr>
            <w:rFonts w:ascii="Arial" w:hAnsi="Arial" w:cs="Arial"/>
            <w:noProof/>
            <w:lang w:val="en-US"/>
          </w:rPr>
          <w:delText>dan/</w:delText>
        </w:r>
        <w:r w:rsidR="00137C61" w:rsidRPr="00825B29" w:rsidDel="002A64BE">
          <w:rPr>
            <w:rFonts w:ascii="Arial" w:hAnsi="Arial" w:cs="Arial"/>
            <w:noProof/>
            <w:lang w:val="en-US"/>
          </w:rPr>
          <w:delText>atau sebesar kekurangan Angsuran</w:delText>
        </w:r>
      </w:del>
      <w:ins w:id="262" w:author="Guideline" w:date="2021-04-09T09:50:00Z">
        <w:del w:id="263" w:author="Benua Adhi" w:date="2021-06-03T08:04:00Z">
          <w:r w:rsidR="00F708E4" w:rsidDel="002A64BE">
            <w:rPr>
              <w:rFonts w:ascii="Arial" w:hAnsi="Arial" w:cs="Arial"/>
              <w:noProof/>
              <w:lang w:val="en-US"/>
            </w:rPr>
            <w:delText xml:space="preserve"> </w:delText>
          </w:r>
        </w:del>
      </w:ins>
      <w:del w:id="264" w:author="Benua Adhi" w:date="2021-06-03T08:04:00Z">
        <w:r w:rsidR="00137C61" w:rsidRPr="00825B29" w:rsidDel="002A64BE">
          <w:rPr>
            <w:rFonts w:ascii="Arial" w:hAnsi="Arial" w:cs="Arial"/>
            <w:noProof/>
            <w:lang w:val="en-US"/>
          </w:rPr>
          <w:delText xml:space="preserve"> </w:delText>
        </w:r>
        <w:r w:rsidR="00137C61" w:rsidRPr="00825B29" w:rsidDel="002A64BE">
          <w:rPr>
            <w:rFonts w:ascii="Arial" w:hAnsi="Arial" w:cs="Arial"/>
            <w:strike/>
            <w:noProof/>
            <w:lang w:val="en-US"/>
          </w:rPr>
          <w:delText>+</w:delText>
        </w:r>
        <w:r w:rsidR="004C5ED5" w:rsidRPr="00825B29" w:rsidDel="002A64BE">
          <w:rPr>
            <w:rFonts w:ascii="Arial" w:hAnsi="Arial" w:cs="Arial"/>
            <w:noProof/>
            <w:lang w:val="en-US"/>
          </w:rPr>
          <w:delText xml:space="preserve"> </w:delText>
        </w:r>
        <w:r w:rsidR="004C5ED5" w:rsidRPr="00CA555D" w:rsidDel="002A64BE">
          <w:rPr>
            <w:rFonts w:ascii="Arial" w:hAnsi="Arial" w:cs="Arial"/>
            <w:noProof/>
            <w:lang w:val="en-US"/>
            <w:rPrChange w:id="265" w:author="benua.adhi" w:date="2021-04-08T09:21:00Z">
              <w:rPr>
                <w:rFonts w:ascii="Arial" w:hAnsi="Arial" w:cs="Arial"/>
                <w:noProof/>
                <w:highlight w:val="green"/>
                <w:lang w:val="en-US"/>
              </w:rPr>
            </w:rPrChange>
          </w:rPr>
          <w:delText>beserta</w:delText>
        </w:r>
        <w:r w:rsidR="00137C61" w:rsidRPr="00825B29" w:rsidDel="002A64BE">
          <w:rPr>
            <w:rFonts w:ascii="Arial" w:hAnsi="Arial" w:cs="Arial"/>
            <w:noProof/>
            <w:lang w:val="en-US"/>
          </w:rPr>
          <w:delText xml:space="preserve"> denda (jika ada) </w:delText>
        </w:r>
        <w:r w:rsidRPr="00825B29" w:rsidDel="002A64BE">
          <w:rPr>
            <w:rFonts w:ascii="Arial" w:hAnsi="Arial" w:cs="Arial"/>
            <w:noProof/>
          </w:rPr>
          <w:delText>dan menyetorkan kepada PIHAK KEDUA setiap bulannya sesuai dengan surat pemberitahuan dari PIHAK KEDUA, sampai dengan Kredit diny</w:delText>
        </w:r>
        <w:r w:rsidR="00304C74" w:rsidRPr="00825B29" w:rsidDel="002A64BE">
          <w:rPr>
            <w:rFonts w:ascii="Arial" w:hAnsi="Arial" w:cs="Arial"/>
            <w:noProof/>
          </w:rPr>
          <w:delText>atakan lunas oleh PIHAK KEDUA</w:delText>
        </w:r>
        <w:r w:rsidR="00304C74" w:rsidRPr="00825B29" w:rsidDel="002A64BE">
          <w:rPr>
            <w:rFonts w:ascii="Arial" w:hAnsi="Arial" w:cs="Arial"/>
            <w:noProof/>
            <w:lang w:val="en-US"/>
          </w:rPr>
          <w:delText>, dengan ketentuan sebagai berikut :</w:delText>
        </w:r>
        <w:commentRangeEnd w:id="255"/>
        <w:r w:rsidR="00EC3F9D" w:rsidDel="002A64BE">
          <w:rPr>
            <w:rStyle w:val="CommentReference"/>
          </w:rPr>
          <w:commentReference w:id="255"/>
        </w:r>
      </w:del>
    </w:p>
    <w:p w14:paraId="5D45EB44" w14:textId="148881A3" w:rsidR="00137C61" w:rsidRPr="00825B29" w:rsidDel="002A64BE" w:rsidRDefault="00304C74" w:rsidP="00137C61">
      <w:pPr>
        <w:numPr>
          <w:ilvl w:val="1"/>
          <w:numId w:val="191"/>
        </w:numPr>
        <w:spacing w:line="240" w:lineRule="auto"/>
        <w:ind w:left="1418" w:hanging="567"/>
        <w:rPr>
          <w:del w:id="266" w:author="Benua Adhi" w:date="2021-06-03T08:04:00Z"/>
          <w:rFonts w:ascii="Arial" w:hAnsi="Arial" w:cs="Arial"/>
          <w:noProof/>
        </w:rPr>
      </w:pPr>
      <w:commentRangeStart w:id="267"/>
      <w:del w:id="268" w:author="Benua Adhi" w:date="2021-06-03T08:04:00Z">
        <w:r w:rsidRPr="00825B29" w:rsidDel="002A64BE">
          <w:rPr>
            <w:rFonts w:ascii="Arial" w:hAnsi="Arial" w:cs="Arial"/>
            <w:noProof/>
            <w:lang w:val="en-US"/>
          </w:rPr>
          <w:delText xml:space="preserve">Jika penghasilan Debitur yang disalurkan ke rekening Debitur yang ada pada PIHAK KEDUA mencukupi kewajiban Angsuran </w:delText>
        </w:r>
      </w:del>
      <w:ins w:id="269" w:author="benua.adhi" w:date="2021-03-17T14:02:00Z">
        <w:del w:id="270" w:author="Benua Adhi" w:date="2021-06-03T08:04:00Z">
          <w:r w:rsidR="00B60CE8" w:rsidRPr="00825B29" w:rsidDel="002A64BE">
            <w:rPr>
              <w:rFonts w:ascii="Arial" w:hAnsi="Arial" w:cs="Arial"/>
              <w:noProof/>
              <w:lang w:val="en-US"/>
            </w:rPr>
            <w:delText>b</w:delText>
          </w:r>
        </w:del>
      </w:ins>
      <w:del w:id="271" w:author="Benua Adhi" w:date="2021-06-03T08:04:00Z">
        <w:r w:rsidRPr="00825B29" w:rsidDel="002A64BE">
          <w:rPr>
            <w:rFonts w:ascii="Arial" w:hAnsi="Arial" w:cs="Arial"/>
            <w:strike/>
            <w:noProof/>
            <w:lang w:val="en-US"/>
          </w:rPr>
          <w:delText>+</w:delText>
        </w:r>
        <w:r w:rsidRPr="00825B29" w:rsidDel="002A64BE">
          <w:rPr>
            <w:rFonts w:ascii="Arial" w:hAnsi="Arial" w:cs="Arial"/>
            <w:noProof/>
            <w:lang w:val="en-US"/>
          </w:rPr>
          <w:delText xml:space="preserve"> </w:delText>
        </w:r>
        <w:r w:rsidR="00690514" w:rsidRPr="00CA555D" w:rsidDel="002A64BE">
          <w:rPr>
            <w:rFonts w:ascii="Arial" w:hAnsi="Arial" w:cs="Arial"/>
            <w:noProof/>
            <w:lang w:val="en-US"/>
            <w:rPrChange w:id="272" w:author="benua.adhi" w:date="2021-04-08T09:21:00Z">
              <w:rPr>
                <w:rFonts w:ascii="Arial" w:hAnsi="Arial" w:cs="Arial"/>
                <w:noProof/>
                <w:highlight w:val="green"/>
                <w:lang w:val="en-US"/>
              </w:rPr>
            </w:rPrChange>
          </w:rPr>
          <w:delText>beserta</w:delText>
        </w:r>
        <w:r w:rsidR="00690514" w:rsidRPr="00825B29" w:rsidDel="002A64BE">
          <w:rPr>
            <w:rFonts w:ascii="Arial" w:hAnsi="Arial" w:cs="Arial"/>
            <w:noProof/>
            <w:lang w:val="en-US"/>
          </w:rPr>
          <w:delText xml:space="preserve"> </w:delText>
        </w:r>
        <w:r w:rsidRPr="00825B29" w:rsidDel="002A64BE">
          <w:rPr>
            <w:rFonts w:ascii="Arial" w:hAnsi="Arial" w:cs="Arial"/>
            <w:noProof/>
            <w:lang w:val="en-US"/>
          </w:rPr>
          <w:delText>denda (jika ada), maka kewajiban PIHAK PERTAMA untuk memotong penghasilan Debitur dapat diabaikan.</w:delText>
        </w:r>
        <w:commentRangeEnd w:id="267"/>
        <w:r w:rsidR="00EC3F9D" w:rsidDel="002A64BE">
          <w:rPr>
            <w:rStyle w:val="CommentReference"/>
          </w:rPr>
          <w:commentReference w:id="267"/>
        </w:r>
      </w:del>
    </w:p>
    <w:p w14:paraId="5E5F7D2C" w14:textId="3B6DA7EA" w:rsidR="00304C74" w:rsidRPr="00825B29" w:rsidDel="002A64BE" w:rsidRDefault="00304C74" w:rsidP="00137C61">
      <w:pPr>
        <w:numPr>
          <w:ilvl w:val="1"/>
          <w:numId w:val="191"/>
        </w:numPr>
        <w:spacing w:line="240" w:lineRule="auto"/>
        <w:ind w:left="1418" w:hanging="567"/>
        <w:rPr>
          <w:del w:id="273" w:author="Benua Adhi" w:date="2021-06-03T08:04:00Z"/>
          <w:rFonts w:ascii="Arial" w:hAnsi="Arial" w:cs="Arial"/>
          <w:noProof/>
        </w:rPr>
      </w:pPr>
      <w:commentRangeStart w:id="274"/>
      <w:del w:id="275" w:author="Benua Adhi" w:date="2021-06-03T08:04:00Z">
        <w:r w:rsidRPr="00825B29" w:rsidDel="002A64BE">
          <w:rPr>
            <w:rFonts w:ascii="Arial" w:hAnsi="Arial" w:cs="Arial"/>
            <w:noProof/>
            <w:lang w:val="en-US"/>
          </w:rPr>
          <w:delText xml:space="preserve">Jika penghasilan Debitur yang disalurkan ke rekening Debitur yang ada pada PIHAK KEDUA tidak mencukupi kewajiban Angsuran </w:delText>
        </w:r>
        <w:r w:rsidRPr="00825B29" w:rsidDel="002A64BE">
          <w:rPr>
            <w:rFonts w:ascii="Arial" w:hAnsi="Arial" w:cs="Arial"/>
            <w:strike/>
            <w:noProof/>
            <w:lang w:val="en-US"/>
          </w:rPr>
          <w:delText>+</w:delText>
        </w:r>
        <w:r w:rsidR="001E314F" w:rsidRPr="00825B29" w:rsidDel="002A64BE">
          <w:rPr>
            <w:rFonts w:ascii="Arial" w:hAnsi="Arial" w:cs="Arial"/>
            <w:noProof/>
            <w:lang w:val="en-US"/>
          </w:rPr>
          <w:delText xml:space="preserve"> </w:delText>
        </w:r>
        <w:r w:rsidR="001E314F" w:rsidRPr="00CA555D" w:rsidDel="002A64BE">
          <w:rPr>
            <w:rFonts w:ascii="Arial" w:hAnsi="Arial" w:cs="Arial"/>
            <w:noProof/>
            <w:lang w:val="en-US"/>
            <w:rPrChange w:id="276" w:author="benua.adhi" w:date="2021-04-08T09:21:00Z">
              <w:rPr>
                <w:rFonts w:ascii="Arial" w:hAnsi="Arial" w:cs="Arial"/>
                <w:noProof/>
                <w:highlight w:val="green"/>
                <w:lang w:val="en-US"/>
              </w:rPr>
            </w:rPrChange>
          </w:rPr>
          <w:delText>beserta</w:delText>
        </w:r>
        <w:r w:rsidRPr="00825B29" w:rsidDel="002A64BE">
          <w:rPr>
            <w:rFonts w:ascii="Arial" w:hAnsi="Arial" w:cs="Arial"/>
            <w:noProof/>
            <w:lang w:val="en-US"/>
          </w:rPr>
          <w:delText xml:space="preserve"> denda (jika ada), maka kewajiban PIHAK PERTAMA </w:delText>
        </w:r>
      </w:del>
      <w:ins w:id="277" w:author="bdsuser" w:date="2021-03-09T14:55:00Z">
        <w:del w:id="278" w:author="Benua Adhi" w:date="2021-06-03T08:04:00Z">
          <w:r w:rsidR="006C1C9A" w:rsidRPr="00825B29" w:rsidDel="002A64BE">
            <w:rPr>
              <w:rFonts w:ascii="Arial" w:hAnsi="Arial" w:cs="Arial"/>
              <w:noProof/>
              <w:lang w:val="en-US"/>
            </w:rPr>
            <w:delText xml:space="preserve">wajib </w:delText>
          </w:r>
        </w:del>
      </w:ins>
      <w:del w:id="279" w:author="Benua Adhi" w:date="2021-06-03T08:04:00Z">
        <w:r w:rsidRPr="00825B29" w:rsidDel="002A64BE">
          <w:rPr>
            <w:rFonts w:ascii="Arial" w:hAnsi="Arial" w:cs="Arial"/>
            <w:noProof/>
            <w:lang w:val="en-US"/>
          </w:rPr>
          <w:delText>untuk memotong penghasilan Debitur wajib dilaksanakan.</w:delText>
        </w:r>
        <w:commentRangeEnd w:id="274"/>
        <w:r w:rsidR="00EC3F9D" w:rsidDel="002A64BE">
          <w:rPr>
            <w:rStyle w:val="CommentReference"/>
          </w:rPr>
          <w:commentReference w:id="274"/>
        </w:r>
      </w:del>
    </w:p>
    <w:p w14:paraId="1051E94A" w14:textId="7D488BAC" w:rsidR="00304C74" w:rsidRPr="00825B29" w:rsidDel="002A64BE" w:rsidRDefault="00304C74" w:rsidP="00137C61">
      <w:pPr>
        <w:numPr>
          <w:ilvl w:val="1"/>
          <w:numId w:val="191"/>
        </w:numPr>
        <w:spacing w:line="240" w:lineRule="auto"/>
        <w:ind w:left="1418" w:hanging="567"/>
        <w:rPr>
          <w:del w:id="280" w:author="Benua Adhi" w:date="2021-06-03T08:04:00Z"/>
          <w:rFonts w:ascii="Arial" w:hAnsi="Arial" w:cs="Arial"/>
          <w:noProof/>
        </w:rPr>
      </w:pPr>
      <w:del w:id="281" w:author="Benua Adhi" w:date="2021-06-03T08:04:00Z">
        <w:r w:rsidRPr="00825B29" w:rsidDel="002A64BE">
          <w:rPr>
            <w:rFonts w:ascii="Arial" w:hAnsi="Arial" w:cs="Arial"/>
            <w:noProof/>
            <w:lang w:val="en-US"/>
          </w:rPr>
          <w:delText>Jika t</w:delText>
        </w:r>
        <w:r w:rsidR="00E869C1" w:rsidRPr="00825B29" w:rsidDel="002A64BE">
          <w:rPr>
            <w:rFonts w:ascii="Arial" w:hAnsi="Arial" w:cs="Arial"/>
            <w:noProof/>
            <w:lang w:val="en-US"/>
          </w:rPr>
          <w:delText xml:space="preserve">idak ada </w:delText>
        </w:r>
        <w:r w:rsidRPr="00825B29" w:rsidDel="002A64BE">
          <w:rPr>
            <w:rFonts w:ascii="Arial" w:hAnsi="Arial" w:cs="Arial"/>
            <w:noProof/>
            <w:lang w:val="en-US"/>
          </w:rPr>
          <w:delText xml:space="preserve">penghasilan Debitur yang disalurkan ke rekening Debitur yang ada pada PIHAK KEDUA, maka </w:delText>
        </w:r>
        <w:commentRangeStart w:id="282"/>
        <w:r w:rsidRPr="00825B29" w:rsidDel="002A64BE">
          <w:rPr>
            <w:rFonts w:ascii="Arial" w:hAnsi="Arial" w:cs="Arial"/>
            <w:noProof/>
            <w:lang w:val="en-US"/>
          </w:rPr>
          <w:delText xml:space="preserve">kewajiban PIHAK PERTAMA </w:delText>
        </w:r>
        <w:commentRangeEnd w:id="282"/>
        <w:r w:rsidR="009E0130" w:rsidDel="002A64BE">
          <w:rPr>
            <w:rStyle w:val="CommentReference"/>
          </w:rPr>
          <w:commentReference w:id="282"/>
        </w:r>
      </w:del>
      <w:ins w:id="283" w:author="bdsuser" w:date="2021-03-09T14:56:00Z">
        <w:del w:id="284" w:author="Benua Adhi" w:date="2021-06-03T08:04:00Z">
          <w:r w:rsidR="006C1C9A" w:rsidRPr="00825B29" w:rsidDel="002A64BE">
            <w:rPr>
              <w:rFonts w:ascii="Arial" w:hAnsi="Arial" w:cs="Arial"/>
              <w:noProof/>
              <w:lang w:val="en-US"/>
            </w:rPr>
            <w:delText xml:space="preserve">wajib </w:delText>
          </w:r>
        </w:del>
      </w:ins>
      <w:del w:id="285" w:author="Benua Adhi" w:date="2021-06-03T08:04:00Z">
        <w:r w:rsidRPr="00825B29" w:rsidDel="002A64BE">
          <w:rPr>
            <w:rFonts w:ascii="Arial" w:hAnsi="Arial" w:cs="Arial"/>
            <w:noProof/>
            <w:lang w:val="en-US"/>
          </w:rPr>
          <w:delText>untuk memotong penghasilan Debitur</w:delText>
        </w:r>
        <w:r w:rsidR="00794317" w:rsidRPr="00825B29" w:rsidDel="002A64BE">
          <w:rPr>
            <w:rFonts w:ascii="Arial" w:hAnsi="Arial" w:cs="Arial"/>
            <w:noProof/>
            <w:lang w:val="en-US"/>
          </w:rPr>
          <w:delText xml:space="preserve"> wajib dilaksanakan dengan nominal </w:delText>
        </w:r>
        <w:r w:rsidR="00794317" w:rsidRPr="00825B29" w:rsidDel="002A64BE">
          <w:rPr>
            <w:rFonts w:ascii="Arial" w:hAnsi="Arial" w:cs="Arial"/>
            <w:noProof/>
          </w:rPr>
          <w:delText xml:space="preserve">sebesar Angsuran </w:delText>
        </w:r>
        <w:r w:rsidR="00794317" w:rsidRPr="00825B29" w:rsidDel="002A64BE">
          <w:rPr>
            <w:rFonts w:ascii="Arial" w:hAnsi="Arial" w:cs="Arial"/>
            <w:strike/>
            <w:noProof/>
          </w:rPr>
          <w:delText>+</w:delText>
        </w:r>
        <w:r w:rsidR="00794317" w:rsidRPr="00825B29" w:rsidDel="002A64BE">
          <w:rPr>
            <w:rFonts w:ascii="Arial" w:hAnsi="Arial" w:cs="Arial"/>
            <w:noProof/>
          </w:rPr>
          <w:delText xml:space="preserve"> </w:delText>
        </w:r>
        <w:r w:rsidR="00BE14ED" w:rsidRPr="00825B29" w:rsidDel="002A64BE">
          <w:rPr>
            <w:rFonts w:ascii="Arial" w:hAnsi="Arial" w:cs="Arial"/>
            <w:noProof/>
            <w:lang w:val="en-US"/>
          </w:rPr>
          <w:delText xml:space="preserve">beserta </w:delText>
        </w:r>
        <w:r w:rsidR="00794317" w:rsidRPr="00825B29" w:rsidDel="002A64BE">
          <w:rPr>
            <w:rFonts w:ascii="Arial" w:hAnsi="Arial" w:cs="Arial"/>
            <w:noProof/>
          </w:rPr>
          <w:delText>denda (jika ada)</w:delText>
        </w:r>
        <w:r w:rsidR="00794317" w:rsidRPr="00825B29" w:rsidDel="002A64BE">
          <w:rPr>
            <w:rFonts w:ascii="Arial" w:hAnsi="Arial" w:cs="Arial"/>
            <w:noProof/>
            <w:lang w:val="en-US"/>
          </w:rPr>
          <w:delText>.</w:delText>
        </w:r>
      </w:del>
    </w:p>
    <w:p w14:paraId="316F695E" w14:textId="513A0773" w:rsidR="00040559" w:rsidRPr="00825B29" w:rsidDel="002A64BE" w:rsidRDefault="00040559" w:rsidP="009F1632">
      <w:pPr>
        <w:numPr>
          <w:ilvl w:val="0"/>
          <w:numId w:val="111"/>
        </w:numPr>
        <w:tabs>
          <w:tab w:val="left" w:pos="851"/>
        </w:tabs>
        <w:spacing w:line="240" w:lineRule="auto"/>
        <w:ind w:left="851" w:hanging="425"/>
        <w:rPr>
          <w:del w:id="286" w:author="Benua Adhi" w:date="2021-06-03T08:04:00Z"/>
          <w:rFonts w:ascii="Arial" w:hAnsi="Arial" w:cs="Arial"/>
          <w:noProof/>
        </w:rPr>
      </w:pPr>
      <w:commentRangeStart w:id="287"/>
      <w:del w:id="288" w:author="Benua Adhi" w:date="2021-06-03T08:04:00Z">
        <w:r w:rsidRPr="00825B29" w:rsidDel="002A64BE">
          <w:rPr>
            <w:rFonts w:ascii="Arial" w:hAnsi="Arial" w:cs="Arial"/>
            <w:noProof/>
          </w:rPr>
          <w:delText xml:space="preserve">Membayarkan hak pesangon dan/atau BPJS dan/atau ASABRI/TASPEN dan/atau manfaat finansial lainnya yang merupakan hak Debitur kepada PIHAK KEDUA untuk pelunasan Kredit Debitur sesuai </w:delText>
        </w:r>
        <w:commentRangeStart w:id="289"/>
        <w:r w:rsidRPr="00825B29" w:rsidDel="002A64BE">
          <w:rPr>
            <w:rFonts w:ascii="Arial" w:hAnsi="Arial" w:cs="Arial"/>
            <w:noProof/>
          </w:rPr>
          <w:delText>surat kuasa yang diberikan oleh Debitur kepada PIHAK PERTAMA.</w:delText>
        </w:r>
        <w:commentRangeEnd w:id="287"/>
        <w:commentRangeEnd w:id="289"/>
        <w:r w:rsidR="00EC3F9D" w:rsidDel="002A64BE">
          <w:rPr>
            <w:rStyle w:val="CommentReference"/>
          </w:rPr>
          <w:commentReference w:id="289"/>
        </w:r>
        <w:r w:rsidR="00EC3F9D" w:rsidDel="002A64BE">
          <w:rPr>
            <w:rStyle w:val="CommentReference"/>
          </w:rPr>
          <w:commentReference w:id="287"/>
        </w:r>
      </w:del>
    </w:p>
    <w:p w14:paraId="1A29F871" w14:textId="44061510" w:rsidR="00040559" w:rsidRPr="00825B29" w:rsidDel="002A64BE" w:rsidRDefault="00040559" w:rsidP="009F1632">
      <w:pPr>
        <w:numPr>
          <w:ilvl w:val="0"/>
          <w:numId w:val="111"/>
        </w:numPr>
        <w:tabs>
          <w:tab w:val="left" w:pos="851"/>
        </w:tabs>
        <w:spacing w:line="240" w:lineRule="auto"/>
        <w:ind w:left="851" w:hanging="425"/>
        <w:rPr>
          <w:del w:id="290" w:author="Benua Adhi" w:date="2021-06-03T08:04:00Z"/>
          <w:rFonts w:ascii="Arial" w:hAnsi="Arial" w:cs="Arial"/>
          <w:noProof/>
        </w:rPr>
      </w:pPr>
      <w:commentRangeStart w:id="291"/>
      <w:del w:id="292" w:author="Benua Adhi" w:date="2021-06-03T08:04:00Z">
        <w:r w:rsidRPr="00825B29" w:rsidDel="002A64BE">
          <w:rPr>
            <w:rFonts w:ascii="Arial" w:hAnsi="Arial" w:cs="Arial"/>
            <w:noProof/>
          </w:rPr>
          <w:delText>Memberitahukan kepada PIHAK KEDUA (secara tertulis) pada kesempatan pertama apabila terdapat Debitur yang pindah kantor atau berhenti bekerja karena PHK, mengundurkan diri, terkena skorsing penghentian pembayaran penghasilan Debitur (gaji, tunjangan kinerja, remunerasi, dan tunjangan lainnya) dalam jangka waktu tertentu dan cuti di</w:delText>
        </w:r>
      </w:del>
      <w:ins w:id="293" w:author="bdsuser" w:date="2021-03-09T14:51:00Z">
        <w:del w:id="294" w:author="Benua Adhi" w:date="2021-06-03T08:04:00Z">
          <w:r w:rsidR="004970B4" w:rsidRPr="00825B29" w:rsidDel="002A64BE">
            <w:rPr>
              <w:rFonts w:ascii="Arial" w:hAnsi="Arial" w:cs="Arial"/>
              <w:noProof/>
              <w:lang w:val="en-US"/>
            </w:rPr>
            <w:delText xml:space="preserve"> </w:delText>
          </w:r>
        </w:del>
      </w:ins>
      <w:del w:id="295" w:author="Benua Adhi" w:date="2021-06-03T08:04:00Z">
        <w:r w:rsidRPr="00825B29" w:rsidDel="002A64BE">
          <w:rPr>
            <w:rFonts w:ascii="Arial" w:hAnsi="Arial" w:cs="Arial"/>
            <w:noProof/>
          </w:rPr>
          <w:delText>luar tanggungan atau meninggal dunia.</w:delText>
        </w:r>
        <w:commentRangeEnd w:id="291"/>
        <w:r w:rsidR="00EC3F9D" w:rsidDel="002A64BE">
          <w:rPr>
            <w:rStyle w:val="CommentReference"/>
          </w:rPr>
          <w:commentReference w:id="291"/>
        </w:r>
      </w:del>
    </w:p>
    <w:p w14:paraId="572CD0DB" w14:textId="55096191" w:rsidR="00040559" w:rsidRPr="00825B29" w:rsidDel="002A64BE" w:rsidRDefault="00040559" w:rsidP="009F1632">
      <w:pPr>
        <w:numPr>
          <w:ilvl w:val="0"/>
          <w:numId w:val="111"/>
        </w:numPr>
        <w:tabs>
          <w:tab w:val="left" w:pos="851"/>
        </w:tabs>
        <w:spacing w:line="240" w:lineRule="auto"/>
        <w:ind w:left="851" w:hanging="425"/>
        <w:rPr>
          <w:del w:id="296" w:author="Benua Adhi" w:date="2021-06-03T08:04:00Z"/>
          <w:rFonts w:ascii="Arial" w:hAnsi="Arial" w:cs="Arial"/>
        </w:rPr>
      </w:pPr>
      <w:del w:id="297" w:author="Benua Adhi" w:date="2021-06-03T08:04:00Z">
        <w:r w:rsidRPr="00825B29" w:rsidDel="002A64BE">
          <w:rPr>
            <w:rFonts w:ascii="Arial" w:hAnsi="Arial" w:cs="Arial"/>
            <w:noProof/>
          </w:rPr>
          <w:delText xml:space="preserve">Melalui </w:delText>
        </w:r>
        <w:r w:rsidRPr="00CA555D" w:rsidDel="002A64BE">
          <w:rPr>
            <w:rFonts w:ascii="Arial" w:hAnsi="Arial" w:cs="Arial"/>
            <w:noProof/>
            <w:rPrChange w:id="298" w:author="benua.adhi" w:date="2021-04-08T09:21:00Z">
              <w:rPr>
                <w:rFonts w:ascii="Arial" w:hAnsi="Arial" w:cs="Arial"/>
                <w:noProof/>
                <w:highlight w:val="cyan"/>
              </w:rPr>
            </w:rPrChange>
          </w:rPr>
          <w:delText>Bensatker/Pekas/……….</w:delText>
        </w:r>
        <w:r w:rsidRPr="00CA555D" w:rsidDel="002A64BE">
          <w:rPr>
            <w:rFonts w:ascii="Arial" w:hAnsi="Arial" w:cs="Arial"/>
            <w:i/>
            <w:noProof/>
            <w:lang w:val="en-US"/>
            <w:rPrChange w:id="299" w:author="benua.adhi" w:date="2021-04-08T09:21:00Z">
              <w:rPr>
                <w:rFonts w:ascii="Arial" w:hAnsi="Arial" w:cs="Arial"/>
                <w:i/>
                <w:noProof/>
                <w:highlight w:val="cyan"/>
                <w:lang w:val="en-US"/>
              </w:rPr>
            </w:rPrChange>
          </w:rPr>
          <w:delText>(dapat disesuaikan)</w:delText>
        </w:r>
        <w:r w:rsidRPr="00825B29" w:rsidDel="002A64BE">
          <w:rPr>
            <w:rFonts w:ascii="Arial" w:hAnsi="Arial" w:cs="Arial"/>
            <w:noProof/>
          </w:rPr>
          <w:delText xml:space="preserve"> </w:delText>
        </w:r>
        <w:commentRangeStart w:id="300"/>
        <w:r w:rsidRPr="00825B29" w:rsidDel="002A64BE">
          <w:rPr>
            <w:rFonts w:ascii="Arial" w:hAnsi="Arial" w:cs="Arial"/>
            <w:noProof/>
          </w:rPr>
          <w:delText>menandatangani dan menyerahkan Surat Pernyataan dengan format</w:delText>
        </w:r>
        <w:r w:rsidRPr="00825B29" w:rsidDel="002A64BE">
          <w:rPr>
            <w:rFonts w:ascii="Arial" w:hAnsi="Arial" w:cs="Arial"/>
          </w:rPr>
          <w:delText xml:space="preserve"> sesuai lampiran Perjanjian ini</w:delText>
        </w:r>
        <w:commentRangeEnd w:id="300"/>
        <w:r w:rsidR="00EC3F9D" w:rsidDel="002A64BE">
          <w:rPr>
            <w:rStyle w:val="CommentReference"/>
          </w:rPr>
          <w:commentReference w:id="300"/>
        </w:r>
        <w:r w:rsidRPr="00825B29" w:rsidDel="002A64BE">
          <w:rPr>
            <w:rFonts w:ascii="Arial" w:hAnsi="Arial" w:cs="Arial"/>
          </w:rPr>
          <w:delText>.</w:delText>
        </w:r>
      </w:del>
    </w:p>
    <w:p w14:paraId="6D55382C" w14:textId="2904423B" w:rsidR="00040559" w:rsidRPr="00825B29" w:rsidDel="002A64BE" w:rsidRDefault="00040559" w:rsidP="009F1632">
      <w:pPr>
        <w:numPr>
          <w:ilvl w:val="0"/>
          <w:numId w:val="132"/>
        </w:numPr>
        <w:spacing w:line="240" w:lineRule="auto"/>
        <w:ind w:left="426" w:hanging="426"/>
        <w:rPr>
          <w:del w:id="301" w:author="Benua Adhi" w:date="2021-06-03T08:04:00Z"/>
          <w:rFonts w:ascii="Arial" w:hAnsi="Arial" w:cs="Arial"/>
        </w:rPr>
      </w:pPr>
      <w:del w:id="302" w:author="Benua Adhi" w:date="2021-06-03T08:04:00Z">
        <w:r w:rsidRPr="00825B29" w:rsidDel="002A64BE">
          <w:rPr>
            <w:rFonts w:ascii="Arial" w:hAnsi="Arial" w:cs="Arial"/>
          </w:rPr>
          <w:delText>Hak PIHAK PERTAMA :</w:delText>
        </w:r>
      </w:del>
    </w:p>
    <w:p w14:paraId="7958EF49" w14:textId="658B949F" w:rsidR="00040559" w:rsidRPr="00825B29" w:rsidDel="002A64BE" w:rsidRDefault="00040559" w:rsidP="009F1632">
      <w:pPr>
        <w:numPr>
          <w:ilvl w:val="0"/>
          <w:numId w:val="112"/>
        </w:numPr>
        <w:tabs>
          <w:tab w:val="left" w:pos="851"/>
        </w:tabs>
        <w:spacing w:line="240" w:lineRule="auto"/>
        <w:ind w:left="851" w:hanging="425"/>
        <w:rPr>
          <w:del w:id="303" w:author="Benua Adhi" w:date="2021-06-03T08:04:00Z"/>
          <w:rFonts w:ascii="Arial" w:hAnsi="Arial" w:cs="Arial"/>
        </w:rPr>
      </w:pPr>
      <w:del w:id="304" w:author="Benua Adhi" w:date="2021-06-03T08:04:00Z">
        <w:r w:rsidRPr="00825B29" w:rsidDel="002A64BE">
          <w:rPr>
            <w:rFonts w:ascii="Arial" w:hAnsi="Arial" w:cs="Arial"/>
          </w:rPr>
          <w:delText xml:space="preserve">Berhak </w:delText>
        </w:r>
      </w:del>
      <w:ins w:id="305" w:author="Rizky Pangidoan Sitanggang" w:date="2021-03-07T21:22:00Z">
        <w:del w:id="306" w:author="Benua Adhi" w:date="2021-06-03T08:04:00Z">
          <w:r w:rsidR="00B27C37" w:rsidRPr="00825B29" w:rsidDel="002A64BE">
            <w:rPr>
              <w:rFonts w:ascii="Arial" w:hAnsi="Arial" w:cs="Arial"/>
              <w:lang w:val="en-US"/>
            </w:rPr>
            <w:delText>M</w:delText>
          </w:r>
        </w:del>
      </w:ins>
      <w:del w:id="307" w:author="Benua Adhi" w:date="2021-06-03T08:04:00Z">
        <w:r w:rsidRPr="00825B29" w:rsidDel="002A64BE">
          <w:rPr>
            <w:rFonts w:ascii="Arial" w:hAnsi="Arial" w:cs="Arial"/>
          </w:rPr>
          <w:delText xml:space="preserve">mendapatkan laporan data Debitur dari PIHAK KEDUA </w:delText>
        </w:r>
        <w:r w:rsidRPr="00CA555D" w:rsidDel="002A64BE">
          <w:rPr>
            <w:rFonts w:ascii="Arial" w:hAnsi="Arial" w:cs="Arial"/>
            <w:rPrChange w:id="308" w:author="benua.adhi" w:date="2021-04-08T09:21:00Z">
              <w:rPr>
                <w:rFonts w:ascii="Arial" w:hAnsi="Arial" w:cs="Arial"/>
                <w:highlight w:val="cyan"/>
              </w:rPr>
            </w:rPrChange>
          </w:rPr>
          <w:delText>setiap 3 (tiga) bulan.</w:delText>
        </w:r>
        <w:r w:rsidRPr="00825B29" w:rsidDel="002A64BE">
          <w:rPr>
            <w:rFonts w:ascii="Arial" w:hAnsi="Arial" w:cs="Arial"/>
            <w:lang w:val="en-US"/>
          </w:rPr>
          <w:delText xml:space="preserve"> (</w:delText>
        </w:r>
        <w:r w:rsidRPr="00825B29" w:rsidDel="002A64BE">
          <w:rPr>
            <w:rFonts w:ascii="Arial" w:hAnsi="Arial" w:cs="Arial"/>
            <w:i/>
            <w:lang w:val="en-US"/>
          </w:rPr>
          <w:delText>dapat disesuaikan</w:delText>
        </w:r>
        <w:r w:rsidRPr="00825B29" w:rsidDel="002A64BE">
          <w:rPr>
            <w:rFonts w:ascii="Arial" w:hAnsi="Arial" w:cs="Arial"/>
            <w:lang w:val="en-US"/>
          </w:rPr>
          <w:delText>)</w:delText>
        </w:r>
        <w:r w:rsidRPr="00825B29" w:rsidDel="002A64BE">
          <w:rPr>
            <w:rFonts w:ascii="Arial" w:hAnsi="Arial" w:cs="Arial"/>
          </w:rPr>
          <w:delText>.</w:delText>
        </w:r>
      </w:del>
    </w:p>
    <w:p w14:paraId="63E0B4BC" w14:textId="3DA785D8" w:rsidR="00040559" w:rsidRPr="00825B29" w:rsidDel="002A64BE" w:rsidRDefault="00B27C37" w:rsidP="00B27C37">
      <w:pPr>
        <w:tabs>
          <w:tab w:val="left" w:pos="851"/>
        </w:tabs>
        <w:spacing w:line="240" w:lineRule="auto"/>
        <w:ind w:left="851"/>
        <w:rPr>
          <w:del w:id="309" w:author="Benua Adhi" w:date="2021-06-03T08:04:00Z"/>
          <w:rFonts w:ascii="Arial" w:hAnsi="Arial" w:cs="Arial"/>
        </w:rPr>
      </w:pPr>
      <w:ins w:id="310" w:author="Rizky Pangidoan Sitanggang" w:date="2021-03-07T21:22:00Z">
        <w:del w:id="311" w:author="Benua Adhi" w:date="2021-06-03T08:04:00Z">
          <w:r w:rsidRPr="00825B29" w:rsidDel="002A64BE">
            <w:rPr>
              <w:rFonts w:ascii="Arial" w:hAnsi="Arial" w:cs="Arial"/>
              <w:lang w:val="en-US"/>
            </w:rPr>
            <w:delText>M</w:delText>
          </w:r>
        </w:del>
      </w:ins>
      <w:ins w:id="312" w:author="Rizky Pangidoan Sitanggang" w:date="2021-03-07T21:53:00Z">
        <w:del w:id="313" w:author="Benua Adhi" w:date="2021-06-03T08:04:00Z">
          <w:r w:rsidRPr="00825B29" w:rsidDel="002A64BE">
            <w:rPr>
              <w:rFonts w:ascii="Arial" w:hAnsi="Arial" w:cs="Arial"/>
              <w:lang w:val="en-US"/>
            </w:rPr>
            <w:delText>e</w:delText>
          </w:r>
        </w:del>
      </w:ins>
      <w:commentRangeStart w:id="314"/>
      <w:del w:id="315" w:author="Benua Adhi" w:date="2021-06-03T08:04:00Z">
        <w:r w:rsidR="00040559" w:rsidRPr="00825B29" w:rsidDel="002A64BE">
          <w:rPr>
            <w:rFonts w:ascii="Arial" w:hAnsi="Arial" w:cs="Arial"/>
          </w:rPr>
          <w:delText xml:space="preserve">Berhak menerima </w:delText>
        </w:r>
        <w:r w:rsidR="00040559" w:rsidRPr="00825B29" w:rsidDel="002A64BE">
          <w:rPr>
            <w:rFonts w:ascii="Arial" w:hAnsi="Arial" w:cs="Arial"/>
            <w:lang w:val="en-ID"/>
          </w:rPr>
          <w:delText>Imbal Jasa</w:delText>
        </w:r>
        <w:r w:rsidR="00040559" w:rsidRPr="00825B29" w:rsidDel="002A64BE">
          <w:rPr>
            <w:rFonts w:ascii="Arial" w:hAnsi="Arial" w:cs="Arial"/>
          </w:rPr>
          <w:delText xml:space="preserve"> dari PIHAK KEDUA</w:delText>
        </w:r>
        <w:commentRangeEnd w:id="314"/>
        <w:r w:rsidR="00EC3F9D" w:rsidDel="002A64BE">
          <w:rPr>
            <w:rStyle w:val="CommentReference"/>
          </w:rPr>
          <w:commentReference w:id="314"/>
        </w:r>
        <w:r w:rsidR="00040559" w:rsidRPr="00825B29" w:rsidDel="002A64BE">
          <w:rPr>
            <w:rFonts w:ascii="Arial" w:hAnsi="Arial" w:cs="Arial"/>
            <w:lang w:val="en-ID"/>
          </w:rPr>
          <w:delText>.</w:delText>
        </w:r>
      </w:del>
    </w:p>
    <w:p w14:paraId="3E827BD2" w14:textId="53BF342F" w:rsidR="00040559" w:rsidRPr="00825B29" w:rsidDel="002A64BE" w:rsidRDefault="00040559" w:rsidP="009F1632">
      <w:pPr>
        <w:numPr>
          <w:ilvl w:val="0"/>
          <w:numId w:val="132"/>
        </w:numPr>
        <w:spacing w:line="240" w:lineRule="auto"/>
        <w:ind w:left="426" w:hanging="426"/>
        <w:rPr>
          <w:del w:id="316" w:author="Benua Adhi" w:date="2021-06-03T08:04:00Z"/>
          <w:rFonts w:ascii="Arial" w:hAnsi="Arial" w:cs="Arial"/>
          <w:noProof/>
        </w:rPr>
      </w:pPr>
      <w:del w:id="317" w:author="Benua Adhi" w:date="2021-06-03T08:04:00Z">
        <w:r w:rsidRPr="00825B29" w:rsidDel="002A64BE">
          <w:rPr>
            <w:rFonts w:ascii="Arial" w:hAnsi="Arial" w:cs="Arial"/>
            <w:noProof/>
          </w:rPr>
          <w:delText xml:space="preserve">Kewajiban </w:delText>
        </w:r>
        <w:r w:rsidRPr="00825B29" w:rsidDel="002A64BE">
          <w:rPr>
            <w:rFonts w:ascii="Arial" w:hAnsi="Arial" w:cs="Arial"/>
          </w:rPr>
          <w:delText>PIHAK KEDUA</w:delText>
        </w:r>
        <w:r w:rsidRPr="00825B29" w:rsidDel="002A64BE">
          <w:rPr>
            <w:rFonts w:ascii="Arial" w:hAnsi="Arial" w:cs="Arial"/>
            <w:noProof/>
          </w:rPr>
          <w:delText xml:space="preserve"> :</w:delText>
        </w:r>
      </w:del>
    </w:p>
    <w:p w14:paraId="2ED4F3DE" w14:textId="460FD868" w:rsidR="00040559" w:rsidRPr="00825B29" w:rsidDel="002A64BE" w:rsidRDefault="00040559" w:rsidP="0048227E">
      <w:pPr>
        <w:numPr>
          <w:ilvl w:val="0"/>
          <w:numId w:val="113"/>
        </w:numPr>
        <w:spacing w:line="240" w:lineRule="auto"/>
        <w:ind w:left="851" w:hanging="401"/>
        <w:rPr>
          <w:del w:id="318" w:author="Benua Adhi" w:date="2021-06-03T08:04:00Z"/>
          <w:rFonts w:ascii="Arial" w:hAnsi="Arial" w:cs="Arial"/>
          <w:noProof/>
        </w:rPr>
      </w:pPr>
      <w:del w:id="319" w:author="Benua Adhi" w:date="2021-06-03T08:04:00Z">
        <w:r w:rsidRPr="00825B29" w:rsidDel="002A64BE">
          <w:rPr>
            <w:rFonts w:ascii="Arial" w:hAnsi="Arial" w:cs="Arial"/>
            <w:noProof/>
          </w:rPr>
          <w:delText xml:space="preserve">Melakukan seleksi terhadap Calon Debitur yang telah direkomendasikan dan dikoordinir oleh </w:delText>
        </w:r>
        <w:r w:rsidRPr="00825B29" w:rsidDel="002A64BE">
          <w:rPr>
            <w:rFonts w:ascii="Arial" w:hAnsi="Arial" w:cs="Arial"/>
          </w:rPr>
          <w:delText>PIHAK PERTAMA</w:delText>
        </w:r>
        <w:r w:rsidRPr="00825B29" w:rsidDel="002A64BE">
          <w:rPr>
            <w:rFonts w:ascii="Arial" w:hAnsi="Arial" w:cs="Arial"/>
            <w:noProof/>
          </w:rPr>
          <w:delText xml:space="preserve"> dengan menggunakan formulir standar permohonan fasilitas Kredit yang berlaku pada </w:delText>
        </w:r>
        <w:r w:rsidRPr="00825B29" w:rsidDel="002A64BE">
          <w:rPr>
            <w:rFonts w:ascii="Arial" w:hAnsi="Arial" w:cs="Arial"/>
          </w:rPr>
          <w:delText>PIHAK KEDUA</w:delText>
        </w:r>
        <w:r w:rsidRPr="00825B29" w:rsidDel="002A64BE">
          <w:rPr>
            <w:rFonts w:ascii="Arial" w:hAnsi="Arial" w:cs="Arial"/>
            <w:noProof/>
          </w:rPr>
          <w:delText>.</w:delText>
        </w:r>
      </w:del>
    </w:p>
    <w:p w14:paraId="3A9C578D" w14:textId="6BA331B2" w:rsidR="00040559" w:rsidRPr="00825B29" w:rsidDel="002A64BE" w:rsidRDefault="00040559" w:rsidP="009F1632">
      <w:pPr>
        <w:numPr>
          <w:ilvl w:val="0"/>
          <w:numId w:val="113"/>
        </w:numPr>
        <w:tabs>
          <w:tab w:val="left" w:pos="851"/>
        </w:tabs>
        <w:spacing w:line="240" w:lineRule="auto"/>
        <w:ind w:left="851" w:hanging="425"/>
        <w:rPr>
          <w:del w:id="320" w:author="Benua Adhi" w:date="2021-06-03T08:04:00Z"/>
          <w:rFonts w:ascii="Arial" w:hAnsi="Arial" w:cs="Arial"/>
          <w:noProof/>
        </w:rPr>
      </w:pPr>
      <w:del w:id="321" w:author="Benua Adhi" w:date="2021-06-03T08:04:00Z">
        <w:r w:rsidRPr="00825B29" w:rsidDel="002A64BE">
          <w:rPr>
            <w:rFonts w:ascii="Arial" w:hAnsi="Arial" w:cs="Arial"/>
            <w:noProof/>
          </w:rPr>
          <w:delText>Menyediakan fasilitas Kredit</w:delText>
        </w:r>
        <w:r w:rsidR="00E56E4A" w:rsidRPr="00825B29" w:rsidDel="002A64BE">
          <w:rPr>
            <w:rFonts w:ascii="Arial" w:hAnsi="Arial" w:cs="Arial"/>
            <w:noProof/>
          </w:rPr>
          <w:delText xml:space="preserve"> </w:delText>
        </w:r>
        <w:r w:rsidRPr="00825B29" w:rsidDel="002A64BE">
          <w:rPr>
            <w:rFonts w:ascii="Arial" w:hAnsi="Arial" w:cs="Arial"/>
            <w:noProof/>
          </w:rPr>
          <w:delText xml:space="preserve">kepada para Calon </w:delText>
        </w:r>
        <w:r w:rsidRPr="00825B29" w:rsidDel="002A64BE">
          <w:rPr>
            <w:rFonts w:ascii="Arial" w:hAnsi="Arial" w:cs="Arial"/>
          </w:rPr>
          <w:delText>Debitur apabila permohonannya disetujui</w:delText>
        </w:r>
        <w:r w:rsidRPr="00825B29" w:rsidDel="002A64BE">
          <w:rPr>
            <w:rFonts w:ascii="Arial" w:hAnsi="Arial" w:cs="Arial"/>
            <w:noProof/>
          </w:rPr>
          <w:delText xml:space="preserve"> dengan jumlah </w:delText>
        </w:r>
        <w:r w:rsidRPr="00CA555D" w:rsidDel="002A64BE">
          <w:rPr>
            <w:rFonts w:ascii="Arial" w:hAnsi="Arial" w:cs="Arial"/>
            <w:strike/>
            <w:noProof/>
            <w:rPrChange w:id="322" w:author="benua.adhi" w:date="2021-04-08T09:21:00Z">
              <w:rPr>
                <w:rFonts w:ascii="Arial" w:hAnsi="Arial" w:cs="Arial"/>
                <w:strike/>
                <w:noProof/>
                <w:highlight w:val="green"/>
              </w:rPr>
            </w:rPrChange>
          </w:rPr>
          <w:delText>pembiayaan</w:delText>
        </w:r>
        <w:r w:rsidR="002105E9" w:rsidRPr="00825B29" w:rsidDel="002A64BE">
          <w:rPr>
            <w:rFonts w:ascii="Arial" w:hAnsi="Arial" w:cs="Arial"/>
            <w:noProof/>
            <w:lang w:val="en-US"/>
          </w:rPr>
          <w:delText xml:space="preserve"> </w:delText>
        </w:r>
        <w:r w:rsidR="002105E9" w:rsidRPr="00CA555D" w:rsidDel="002A64BE">
          <w:rPr>
            <w:rFonts w:ascii="Arial" w:hAnsi="Arial" w:cs="Arial"/>
            <w:noProof/>
            <w:lang w:val="en-US"/>
            <w:rPrChange w:id="323" w:author="benua.adhi" w:date="2021-04-08T09:21:00Z">
              <w:rPr>
                <w:rFonts w:ascii="Arial" w:hAnsi="Arial" w:cs="Arial"/>
                <w:noProof/>
                <w:highlight w:val="green"/>
                <w:lang w:val="en-US"/>
              </w:rPr>
            </w:rPrChange>
          </w:rPr>
          <w:delText>kredit</w:delText>
        </w:r>
        <w:r w:rsidRPr="00825B29" w:rsidDel="002A64BE">
          <w:rPr>
            <w:rFonts w:ascii="Arial" w:hAnsi="Arial" w:cs="Arial"/>
            <w:noProof/>
          </w:rPr>
          <w:delText xml:space="preserve"> sesuai dengan persetujuan </w:delText>
        </w:r>
        <w:r w:rsidRPr="00825B29" w:rsidDel="002A64BE">
          <w:rPr>
            <w:rFonts w:ascii="Arial" w:hAnsi="Arial" w:cs="Arial"/>
          </w:rPr>
          <w:delText>PIHAK KEDUA</w:delText>
        </w:r>
        <w:r w:rsidRPr="00825B29" w:rsidDel="002A64BE">
          <w:rPr>
            <w:rFonts w:ascii="Arial" w:hAnsi="Arial" w:cs="Arial"/>
            <w:noProof/>
          </w:rPr>
          <w:delText xml:space="preserve"> dengan memperhatikan syarat-syarat dan ketentuan-ketentuan yang berlaku pada </w:delText>
        </w:r>
        <w:r w:rsidRPr="00825B29" w:rsidDel="002A64BE">
          <w:rPr>
            <w:rFonts w:ascii="Arial" w:hAnsi="Arial" w:cs="Arial"/>
          </w:rPr>
          <w:delText>PIHAK KEDUA</w:delText>
        </w:r>
        <w:r w:rsidRPr="00825B29" w:rsidDel="002A64BE">
          <w:rPr>
            <w:rFonts w:ascii="Arial" w:hAnsi="Arial" w:cs="Arial"/>
            <w:noProof/>
          </w:rPr>
          <w:delText>.</w:delText>
        </w:r>
      </w:del>
    </w:p>
    <w:p w14:paraId="1AD79624" w14:textId="004CCB3D" w:rsidR="00040559" w:rsidRPr="00825B29" w:rsidDel="002A64BE" w:rsidRDefault="00040559" w:rsidP="000F4BED">
      <w:pPr>
        <w:numPr>
          <w:ilvl w:val="0"/>
          <w:numId w:val="113"/>
        </w:numPr>
        <w:tabs>
          <w:tab w:val="left" w:pos="851"/>
        </w:tabs>
        <w:spacing w:line="240" w:lineRule="auto"/>
        <w:ind w:left="851" w:hanging="425"/>
        <w:rPr>
          <w:del w:id="324" w:author="Benua Adhi" w:date="2021-06-03T08:04:00Z"/>
          <w:rFonts w:ascii="Arial" w:hAnsi="Arial" w:cs="Arial"/>
          <w:noProof/>
        </w:rPr>
      </w:pPr>
      <w:commentRangeStart w:id="325"/>
      <w:del w:id="326" w:author="Benua Adhi" w:date="2021-06-03T08:04:00Z">
        <w:r w:rsidRPr="00825B29" w:rsidDel="002A64BE">
          <w:rPr>
            <w:rFonts w:ascii="Arial" w:hAnsi="Arial" w:cs="Arial"/>
            <w:noProof/>
          </w:rPr>
          <w:delText xml:space="preserve">Membayarkan Imbal Jasa kepada PIHAK PERTAMA, dengan cara melakukan transfer ke rekening penampungan Imbal Jasa yang ditunjuk oleh PIHAK PERTAMA melalui surat yang ditandangani oleh pihak yang sama dengan penandatangan </w:delText>
        </w:r>
        <w:r w:rsidR="00361961" w:rsidRPr="00825B29" w:rsidDel="002A64BE">
          <w:rPr>
            <w:rFonts w:ascii="Arial" w:hAnsi="Arial" w:cs="Arial"/>
            <w:noProof/>
          </w:rPr>
          <w:delText xml:space="preserve">Perjanjian ini atau pihak yang </w:delText>
        </w:r>
        <w:r w:rsidR="00361961" w:rsidRPr="00825B29" w:rsidDel="002A64BE">
          <w:rPr>
            <w:rFonts w:ascii="Arial" w:hAnsi="Arial" w:cs="Arial"/>
            <w:noProof/>
            <w:lang w:val="en-US"/>
          </w:rPr>
          <w:delText>b</w:delText>
        </w:r>
        <w:r w:rsidRPr="00825B29" w:rsidDel="002A64BE">
          <w:rPr>
            <w:rFonts w:ascii="Arial" w:hAnsi="Arial" w:cs="Arial"/>
            <w:noProof/>
          </w:rPr>
          <w:delText>erwenang mewakili Perusahaan/Intansi berdasarkan surat kuasa atau yang dikuasakannya.</w:delText>
        </w:r>
        <w:commentRangeEnd w:id="325"/>
        <w:r w:rsidR="00EC3F9D" w:rsidDel="002A64BE">
          <w:rPr>
            <w:rStyle w:val="CommentReference"/>
          </w:rPr>
          <w:commentReference w:id="325"/>
        </w:r>
      </w:del>
    </w:p>
    <w:p w14:paraId="5BA7955B" w14:textId="12702725" w:rsidR="00040559" w:rsidRPr="00825B29" w:rsidDel="002A64BE" w:rsidRDefault="00040559" w:rsidP="009F1632">
      <w:pPr>
        <w:numPr>
          <w:ilvl w:val="0"/>
          <w:numId w:val="132"/>
        </w:numPr>
        <w:tabs>
          <w:tab w:val="left" w:pos="426"/>
        </w:tabs>
        <w:spacing w:line="240" w:lineRule="auto"/>
        <w:ind w:left="426" w:hanging="426"/>
        <w:rPr>
          <w:del w:id="327" w:author="Benua Adhi" w:date="2021-06-03T08:04:00Z"/>
          <w:rFonts w:ascii="Arial" w:hAnsi="Arial" w:cs="Arial"/>
          <w:noProof/>
        </w:rPr>
      </w:pPr>
      <w:del w:id="328" w:author="Benua Adhi" w:date="2021-06-03T08:04:00Z">
        <w:r w:rsidRPr="00825B29" w:rsidDel="002A64BE">
          <w:rPr>
            <w:rFonts w:ascii="Arial" w:hAnsi="Arial" w:cs="Arial"/>
            <w:noProof/>
          </w:rPr>
          <w:delText xml:space="preserve">Hak </w:delText>
        </w:r>
        <w:r w:rsidRPr="00825B29" w:rsidDel="002A64BE">
          <w:rPr>
            <w:rFonts w:ascii="Arial" w:hAnsi="Arial" w:cs="Arial"/>
          </w:rPr>
          <w:delText>PIHAK KEDUA</w:delText>
        </w:r>
        <w:r w:rsidRPr="00825B29" w:rsidDel="002A64BE">
          <w:rPr>
            <w:rFonts w:ascii="Arial" w:hAnsi="Arial" w:cs="Arial"/>
            <w:noProof/>
          </w:rPr>
          <w:delText xml:space="preserve"> :</w:delText>
        </w:r>
      </w:del>
    </w:p>
    <w:p w14:paraId="47199954" w14:textId="0C19C44F" w:rsidR="00040559" w:rsidRPr="00825B29" w:rsidDel="002A64BE" w:rsidRDefault="00040559" w:rsidP="009F1632">
      <w:pPr>
        <w:numPr>
          <w:ilvl w:val="0"/>
          <w:numId w:val="114"/>
        </w:numPr>
        <w:spacing w:line="240" w:lineRule="auto"/>
        <w:ind w:left="851" w:hanging="425"/>
        <w:rPr>
          <w:del w:id="329" w:author="Benua Adhi" w:date="2021-06-03T08:04:00Z"/>
          <w:rFonts w:ascii="Arial" w:hAnsi="Arial" w:cs="Arial"/>
          <w:noProof/>
        </w:rPr>
      </w:pPr>
      <w:del w:id="330" w:author="Benua Adhi" w:date="2021-06-03T08:04:00Z">
        <w:r w:rsidRPr="00825B29" w:rsidDel="002A64BE">
          <w:rPr>
            <w:rFonts w:ascii="Arial" w:hAnsi="Arial" w:cs="Arial"/>
            <w:noProof/>
          </w:rPr>
          <w:delText xml:space="preserve">Mendapatkan permohonan pengajuan Kredit dari setiap Calon Debitur yang telah direkomendasikan oleh </w:delText>
        </w:r>
        <w:r w:rsidRPr="00825B29" w:rsidDel="002A64BE">
          <w:rPr>
            <w:rFonts w:ascii="Arial" w:hAnsi="Arial" w:cs="Arial"/>
          </w:rPr>
          <w:delText>PIHAK PERTAMA</w:delText>
        </w:r>
        <w:r w:rsidRPr="00825B29" w:rsidDel="002A64BE">
          <w:rPr>
            <w:rFonts w:ascii="Arial" w:hAnsi="Arial" w:cs="Arial"/>
            <w:noProof/>
          </w:rPr>
          <w:delText>.</w:delText>
        </w:r>
      </w:del>
    </w:p>
    <w:p w14:paraId="3C1BFA1E" w14:textId="2E7508AD" w:rsidR="00040559" w:rsidRPr="00825B29" w:rsidDel="002A64BE" w:rsidRDefault="00040559" w:rsidP="009F1632">
      <w:pPr>
        <w:numPr>
          <w:ilvl w:val="0"/>
          <w:numId w:val="114"/>
        </w:numPr>
        <w:tabs>
          <w:tab w:val="left" w:pos="851"/>
        </w:tabs>
        <w:spacing w:line="240" w:lineRule="auto"/>
        <w:ind w:left="851" w:hanging="425"/>
        <w:rPr>
          <w:del w:id="331" w:author="Benua Adhi" w:date="2021-06-03T08:04:00Z"/>
          <w:rFonts w:ascii="Arial" w:hAnsi="Arial" w:cs="Arial"/>
          <w:noProof/>
        </w:rPr>
      </w:pPr>
      <w:del w:id="332" w:author="Benua Adhi" w:date="2021-06-03T08:04:00Z">
        <w:r w:rsidRPr="00825B29" w:rsidDel="002A64BE">
          <w:rPr>
            <w:rFonts w:ascii="Arial" w:hAnsi="Arial" w:cs="Arial"/>
            <w:noProof/>
          </w:rPr>
          <w:delText>Berdasarkan ketentuan-ketentuan pemberian Kredit yang berlaku pada PIHAK KEDUA dan atas kewenangan dan pertimbangannya sendiri PIHAK KEDUA berhak menolak permohonan Calon Debitur untuk mendapatkan fasilitas Kredit, sekalipun  telah mendapatkan rekomendasi dari PIHAK PERTAMA</w:delText>
        </w:r>
        <w:r w:rsidR="0051142C" w:rsidRPr="00825B29" w:rsidDel="002A64BE">
          <w:rPr>
            <w:rFonts w:ascii="Arial" w:hAnsi="Arial" w:cs="Arial"/>
            <w:noProof/>
          </w:rPr>
          <w:delText>.</w:delText>
        </w:r>
      </w:del>
    </w:p>
    <w:p w14:paraId="18571922" w14:textId="74102C92" w:rsidR="00040559" w:rsidRPr="00825B29" w:rsidDel="002A64BE" w:rsidRDefault="00040559" w:rsidP="009F1632">
      <w:pPr>
        <w:numPr>
          <w:ilvl w:val="0"/>
          <w:numId w:val="114"/>
        </w:numPr>
        <w:tabs>
          <w:tab w:val="left" w:pos="851"/>
        </w:tabs>
        <w:spacing w:line="240" w:lineRule="auto"/>
        <w:ind w:left="851" w:hanging="425"/>
        <w:rPr>
          <w:del w:id="333" w:author="Benua Adhi" w:date="2021-06-03T08:04:00Z"/>
          <w:rFonts w:ascii="Arial" w:hAnsi="Arial" w:cs="Arial"/>
          <w:noProof/>
        </w:rPr>
      </w:pPr>
      <w:del w:id="334" w:author="Benua Adhi" w:date="2021-06-03T08:04:00Z">
        <w:r w:rsidRPr="00825B29" w:rsidDel="002A64BE">
          <w:rPr>
            <w:rFonts w:ascii="Arial" w:hAnsi="Arial" w:cs="Arial"/>
            <w:noProof/>
          </w:rPr>
          <w:delText xml:space="preserve">Melakukan pembukaan rekening Tabungan Debitur guna menunjang kelancaran transaksi pembayaran yang terjadi sehubungan dengan Perjanjian Kredit yang pencairannya hanya dapat dilakukan dengan persetujuan </w:delText>
        </w:r>
        <w:r w:rsidRPr="00825B29" w:rsidDel="002A64BE">
          <w:rPr>
            <w:rFonts w:ascii="Arial" w:hAnsi="Arial" w:cs="Arial"/>
          </w:rPr>
          <w:delText>PIHAK KEDUA</w:delText>
        </w:r>
        <w:r w:rsidRPr="00825B29" w:rsidDel="002A64BE">
          <w:rPr>
            <w:rFonts w:ascii="Arial" w:hAnsi="Arial" w:cs="Arial"/>
            <w:noProof/>
          </w:rPr>
          <w:delText>.</w:delText>
        </w:r>
      </w:del>
    </w:p>
    <w:p w14:paraId="2531EB7B" w14:textId="2B8AE064" w:rsidR="001F10BC" w:rsidRPr="001F10BC" w:rsidDel="002A64BE" w:rsidRDefault="001F10BC">
      <w:pPr>
        <w:numPr>
          <w:ilvl w:val="0"/>
          <w:numId w:val="114"/>
        </w:numPr>
        <w:tabs>
          <w:tab w:val="left" w:pos="851"/>
        </w:tabs>
        <w:spacing w:line="240" w:lineRule="auto"/>
        <w:ind w:left="851" w:hanging="425"/>
        <w:rPr>
          <w:ins w:id="335" w:author="Guideline" w:date="2021-04-16T20:33:00Z"/>
          <w:del w:id="336" w:author="Benua Adhi" w:date="2021-06-03T08:04:00Z"/>
          <w:rFonts w:ascii="Arial" w:hAnsi="Arial" w:cs="Arial"/>
          <w:b/>
          <w:bCs/>
          <w:lang w:val="fi-FI"/>
          <w:rPrChange w:id="337" w:author="Guideline" w:date="2021-04-16T20:34:00Z">
            <w:rPr>
              <w:ins w:id="338" w:author="Guideline" w:date="2021-04-16T20:33:00Z"/>
              <w:del w:id="339" w:author="Benua Adhi" w:date="2021-06-03T08:04:00Z"/>
              <w:lang w:val="fi-FI"/>
            </w:rPr>
          </w:rPrChange>
        </w:rPr>
        <w:pPrChange w:id="340" w:author="Guideline" w:date="2021-04-16T20:34:00Z">
          <w:pPr>
            <w:pStyle w:val="BodyText"/>
            <w:spacing w:before="200" w:after="0" w:line="276" w:lineRule="auto"/>
            <w:jc w:val="center"/>
          </w:pPr>
        </w:pPrChange>
      </w:pPr>
    </w:p>
    <w:p w14:paraId="606BE4B9" w14:textId="6A0547D4" w:rsidR="00040559" w:rsidRPr="00825B29" w:rsidDel="002A64BE" w:rsidRDefault="00040559" w:rsidP="00674CC8">
      <w:pPr>
        <w:pStyle w:val="BodyText"/>
        <w:spacing w:before="200" w:after="0" w:line="276" w:lineRule="auto"/>
        <w:jc w:val="center"/>
        <w:rPr>
          <w:del w:id="341" w:author="Benua Adhi" w:date="2021-06-03T08:04:00Z"/>
          <w:rFonts w:ascii="Arial" w:hAnsi="Arial" w:cs="Arial"/>
          <w:b/>
          <w:bCs/>
          <w:sz w:val="22"/>
          <w:szCs w:val="22"/>
          <w:lang w:val="fi-FI"/>
        </w:rPr>
      </w:pPr>
      <w:del w:id="342" w:author="Benua Adhi" w:date="2021-06-03T08:04:00Z">
        <w:r w:rsidRPr="00825B29" w:rsidDel="002A64BE">
          <w:rPr>
            <w:rFonts w:ascii="Arial" w:hAnsi="Arial" w:cs="Arial"/>
            <w:b/>
            <w:bCs/>
            <w:sz w:val="22"/>
            <w:szCs w:val="22"/>
            <w:lang w:val="fi-FI"/>
          </w:rPr>
          <w:delText>Pasal 7</w:delText>
        </w:r>
      </w:del>
    </w:p>
    <w:p w14:paraId="26326FF7" w14:textId="3C268604" w:rsidR="00040559" w:rsidRPr="00825B29" w:rsidDel="002A64BE" w:rsidRDefault="00040559" w:rsidP="00040559">
      <w:pPr>
        <w:pStyle w:val="Heading5"/>
        <w:spacing w:before="0"/>
        <w:jc w:val="center"/>
        <w:rPr>
          <w:del w:id="343" w:author="Benua Adhi" w:date="2021-06-03T08:04:00Z"/>
          <w:rFonts w:ascii="Arial" w:hAnsi="Arial" w:cs="Arial"/>
          <w:b/>
          <w:color w:val="auto"/>
          <w:lang w:val="fi-FI"/>
        </w:rPr>
      </w:pPr>
      <w:del w:id="344" w:author="Benua Adhi" w:date="2021-06-03T08:04:00Z">
        <w:r w:rsidRPr="00825B29" w:rsidDel="002A64BE">
          <w:rPr>
            <w:rFonts w:ascii="Arial" w:hAnsi="Arial" w:cs="Arial"/>
            <w:b/>
            <w:color w:val="auto"/>
            <w:lang w:val="fi-FI"/>
          </w:rPr>
          <w:delText>JANGKA WAKTU PERJANJIAN KERJASAMA</w:delText>
        </w:r>
      </w:del>
    </w:p>
    <w:p w14:paraId="77FE19A3" w14:textId="0A0B0006" w:rsidR="00040559" w:rsidRPr="00825B29" w:rsidDel="002A64BE" w:rsidRDefault="00040559" w:rsidP="009F1632">
      <w:pPr>
        <w:pStyle w:val="BodyText"/>
        <w:numPr>
          <w:ilvl w:val="0"/>
          <w:numId w:val="115"/>
        </w:numPr>
        <w:tabs>
          <w:tab w:val="clear" w:pos="720"/>
        </w:tabs>
        <w:spacing w:after="0"/>
        <w:ind w:left="360"/>
        <w:jc w:val="both"/>
        <w:rPr>
          <w:del w:id="345" w:author="Benua Adhi" w:date="2021-06-03T08:04:00Z"/>
          <w:rFonts w:ascii="Arial" w:hAnsi="Arial" w:cs="Arial"/>
          <w:sz w:val="22"/>
          <w:szCs w:val="22"/>
          <w:lang w:val="fi-FI"/>
        </w:rPr>
      </w:pPr>
      <w:commentRangeStart w:id="346"/>
      <w:del w:id="347" w:author="Benua Adhi" w:date="2021-06-03T08:04:00Z">
        <w:r w:rsidRPr="00825B29" w:rsidDel="002A64BE">
          <w:rPr>
            <w:rFonts w:ascii="Arial" w:hAnsi="Arial" w:cs="Arial"/>
            <w:sz w:val="22"/>
            <w:szCs w:val="22"/>
            <w:lang w:val="fi-FI"/>
          </w:rPr>
          <w:delText xml:space="preserve">Jangka waktu Perjanjian adalah 3 (tiga) tahun terhitung sejak ditandatanganinya Perjanjian ini oleh PARA PIHAK dan dapat dihentikan atau </w:delText>
        </w:r>
      </w:del>
      <w:ins w:id="348" w:author="bdsuser" w:date="2021-03-09T16:38:00Z">
        <w:del w:id="349" w:author="Benua Adhi" w:date="2021-06-03T08:04:00Z">
          <w:r w:rsidR="00B37DF3" w:rsidRPr="00825B29" w:rsidDel="002A64BE">
            <w:rPr>
              <w:rFonts w:ascii="Arial" w:hAnsi="Arial" w:cs="Arial"/>
              <w:sz w:val="22"/>
              <w:szCs w:val="22"/>
              <w:lang w:val="fi-FI"/>
            </w:rPr>
            <w:delText xml:space="preserve">dilakukan </w:delText>
          </w:r>
        </w:del>
      </w:ins>
      <w:del w:id="350" w:author="Benua Adhi" w:date="2021-06-03T08:04:00Z">
        <w:r w:rsidRPr="00825B29" w:rsidDel="002A64BE">
          <w:rPr>
            <w:rFonts w:ascii="Arial" w:hAnsi="Arial" w:cs="Arial"/>
            <w:sz w:val="22"/>
            <w:szCs w:val="22"/>
            <w:lang w:val="fi-FI"/>
          </w:rPr>
          <w:delText>addendum atas kesepakatan PARA PIHAK a</w:delText>
        </w:r>
        <w:r w:rsidR="00E20B0E" w:rsidRPr="00825B29" w:rsidDel="002A64BE">
          <w:rPr>
            <w:rFonts w:ascii="Arial" w:hAnsi="Arial" w:cs="Arial"/>
            <w:sz w:val="22"/>
            <w:szCs w:val="22"/>
            <w:lang w:val="fi-FI"/>
          </w:rPr>
          <w:delText>pabila terdapat perubahan pada P</w:delText>
        </w:r>
        <w:r w:rsidRPr="00825B29" w:rsidDel="002A64BE">
          <w:rPr>
            <w:rFonts w:ascii="Arial" w:hAnsi="Arial" w:cs="Arial"/>
            <w:sz w:val="22"/>
            <w:szCs w:val="22"/>
            <w:lang w:val="fi-FI"/>
          </w:rPr>
          <w:delText>erjanjian.</w:delText>
        </w:r>
        <w:commentRangeEnd w:id="346"/>
        <w:r w:rsidR="00EC3F9D" w:rsidDel="002A64BE">
          <w:rPr>
            <w:rStyle w:val="CommentReference"/>
            <w:rFonts w:ascii="Calibri" w:eastAsia="Calibri" w:hAnsi="Calibri"/>
          </w:rPr>
          <w:commentReference w:id="346"/>
        </w:r>
      </w:del>
    </w:p>
    <w:p w14:paraId="6A2A8A48" w14:textId="29881C5D" w:rsidR="00040559" w:rsidRPr="00825B29" w:rsidDel="002A64BE" w:rsidRDefault="00040559" w:rsidP="009F1632">
      <w:pPr>
        <w:pStyle w:val="BodyText"/>
        <w:numPr>
          <w:ilvl w:val="0"/>
          <w:numId w:val="115"/>
        </w:numPr>
        <w:tabs>
          <w:tab w:val="clear" w:pos="720"/>
        </w:tabs>
        <w:spacing w:after="0"/>
        <w:ind w:left="360"/>
        <w:jc w:val="both"/>
        <w:rPr>
          <w:del w:id="351" w:author="Benua Adhi" w:date="2021-06-03T08:04:00Z"/>
          <w:rFonts w:ascii="Arial" w:hAnsi="Arial" w:cs="Arial"/>
          <w:sz w:val="22"/>
          <w:szCs w:val="22"/>
          <w:lang w:val="fi-FI"/>
        </w:rPr>
      </w:pPr>
      <w:del w:id="352" w:author="Benua Adhi" w:date="2021-06-03T08:04:00Z">
        <w:r w:rsidRPr="00825B29" w:rsidDel="002A64BE">
          <w:rPr>
            <w:rFonts w:ascii="Arial" w:hAnsi="Arial" w:cs="Arial"/>
            <w:sz w:val="22"/>
            <w:szCs w:val="22"/>
            <w:lang w:val="fi-FI"/>
          </w:rPr>
          <w:delText>Dalam hal Perjanjian ini diakhiri baik karena permintaan salah satu pihak atau kedua pihak karena alasan-alasan tertentu, maka pihak yang mengakhiri Perjanjian wajib terlebih dahulu memberitahukan secara tertulis paling lambat 3 (tiga) bulan sebelum diakhirinya Perjanjian ini.</w:delText>
        </w:r>
      </w:del>
    </w:p>
    <w:p w14:paraId="7D07E6F6" w14:textId="098574D1" w:rsidR="00040559" w:rsidRPr="00825B29" w:rsidDel="002A64BE" w:rsidRDefault="00040559" w:rsidP="009F1632">
      <w:pPr>
        <w:pStyle w:val="BodyText"/>
        <w:numPr>
          <w:ilvl w:val="0"/>
          <w:numId w:val="115"/>
        </w:numPr>
        <w:tabs>
          <w:tab w:val="clear" w:pos="720"/>
        </w:tabs>
        <w:spacing w:after="0"/>
        <w:ind w:left="360"/>
        <w:jc w:val="both"/>
        <w:rPr>
          <w:del w:id="353" w:author="Benua Adhi" w:date="2021-06-03T08:04:00Z"/>
          <w:rFonts w:ascii="Arial" w:hAnsi="Arial" w:cs="Arial"/>
          <w:sz w:val="22"/>
          <w:szCs w:val="22"/>
          <w:lang w:val="fi-FI"/>
        </w:rPr>
      </w:pPr>
      <w:commentRangeStart w:id="354"/>
      <w:del w:id="355" w:author="Benua Adhi" w:date="2021-06-03T08:04:00Z">
        <w:r w:rsidRPr="00825B29" w:rsidDel="002A64BE">
          <w:rPr>
            <w:rFonts w:ascii="Arial" w:hAnsi="Arial" w:cs="Arial"/>
            <w:sz w:val="22"/>
            <w:szCs w:val="22"/>
            <w:lang w:val="fi-FI"/>
          </w:rPr>
          <w:delText xml:space="preserve">Pengakhiran Perjanjian ini tidak menghapuskan kewajiban-kewajiban </w:delText>
        </w:r>
        <w:r w:rsidRPr="00825B29" w:rsidDel="002A64BE">
          <w:rPr>
            <w:rFonts w:ascii="Arial" w:hAnsi="Arial" w:cs="Arial"/>
            <w:noProof/>
            <w:sz w:val="22"/>
            <w:szCs w:val="22"/>
            <w:lang w:val="fi-FI"/>
          </w:rPr>
          <w:delText>PARA PIHAK</w:delText>
        </w:r>
        <w:r w:rsidRPr="00825B29" w:rsidDel="002A64BE">
          <w:rPr>
            <w:rFonts w:ascii="Arial" w:hAnsi="Arial" w:cs="Arial"/>
            <w:sz w:val="22"/>
            <w:szCs w:val="22"/>
            <w:lang w:val="fi-FI"/>
          </w:rPr>
          <w:delText xml:space="preserve"> yang telah timbul dan belum dilaksanakan pada saat berakhirnya Perjanjian, termasuk dan oleh karenanya pihak yang masih mempunyai kewajiban yang belum dilaksanakan terhadap pihak lainnya tetap terikat atas pelaksanaan kewajiban-kewajiban yang diperjanjikan dalam Perjanjian ini.</w:delText>
        </w:r>
        <w:commentRangeEnd w:id="354"/>
        <w:r w:rsidR="00EC3F9D" w:rsidDel="002A64BE">
          <w:rPr>
            <w:rStyle w:val="CommentReference"/>
            <w:rFonts w:ascii="Calibri" w:eastAsia="Calibri" w:hAnsi="Calibri"/>
          </w:rPr>
          <w:commentReference w:id="354"/>
        </w:r>
      </w:del>
    </w:p>
    <w:p w14:paraId="33346068" w14:textId="35EB4DF3" w:rsidR="00040559" w:rsidRPr="00825B29" w:rsidDel="002A64BE" w:rsidRDefault="00040559" w:rsidP="009F1632">
      <w:pPr>
        <w:pStyle w:val="BodyText"/>
        <w:numPr>
          <w:ilvl w:val="0"/>
          <w:numId w:val="115"/>
        </w:numPr>
        <w:tabs>
          <w:tab w:val="clear" w:pos="720"/>
        </w:tabs>
        <w:spacing w:after="0"/>
        <w:ind w:left="360"/>
        <w:jc w:val="both"/>
        <w:rPr>
          <w:del w:id="356" w:author="Benua Adhi" w:date="2021-06-03T08:04:00Z"/>
          <w:rFonts w:ascii="Arial" w:hAnsi="Arial" w:cs="Arial"/>
          <w:sz w:val="22"/>
          <w:szCs w:val="22"/>
          <w:lang w:val="fi-FI"/>
        </w:rPr>
      </w:pPr>
      <w:del w:id="357" w:author="Benua Adhi" w:date="2021-06-03T08:04:00Z">
        <w:r w:rsidRPr="00825B29" w:rsidDel="002A64BE">
          <w:rPr>
            <w:rFonts w:ascii="Arial" w:hAnsi="Arial" w:cs="Arial"/>
            <w:sz w:val="22"/>
            <w:szCs w:val="22"/>
            <w:lang w:val="fi-FI"/>
          </w:rPr>
          <w:delText xml:space="preserve">Untuk kepentingan pengakhiran Perjanjian ini </w:delText>
        </w:r>
        <w:r w:rsidRPr="00825B29" w:rsidDel="002A64BE">
          <w:rPr>
            <w:rFonts w:ascii="Arial" w:hAnsi="Arial" w:cs="Arial"/>
            <w:noProof/>
            <w:sz w:val="22"/>
            <w:szCs w:val="22"/>
            <w:lang w:val="fi-FI"/>
          </w:rPr>
          <w:delText>PARA PIHAK</w:delText>
        </w:r>
        <w:r w:rsidRPr="00825B29" w:rsidDel="002A64BE">
          <w:rPr>
            <w:rFonts w:ascii="Arial" w:hAnsi="Arial" w:cs="Arial"/>
            <w:sz w:val="22"/>
            <w:szCs w:val="22"/>
            <w:lang w:val="fi-FI"/>
          </w:rPr>
          <w:delText xml:space="preserve"> sepakat untuk mengesampingkan berlakunya pasal 1266 KUH Perdata.</w:delText>
        </w:r>
      </w:del>
    </w:p>
    <w:p w14:paraId="7B634521" w14:textId="4B2EEA83" w:rsidR="00040559" w:rsidRPr="00825B29" w:rsidDel="002A64BE" w:rsidRDefault="00040559" w:rsidP="00674CC8">
      <w:pPr>
        <w:pStyle w:val="BodyText"/>
        <w:spacing w:before="200" w:after="0" w:line="276" w:lineRule="auto"/>
        <w:jc w:val="center"/>
        <w:rPr>
          <w:del w:id="358" w:author="Benua Adhi" w:date="2021-06-03T08:04:00Z"/>
          <w:rFonts w:ascii="Arial" w:hAnsi="Arial" w:cs="Arial"/>
          <w:b/>
          <w:bCs/>
          <w:sz w:val="22"/>
          <w:szCs w:val="22"/>
          <w:lang w:val="es-ES"/>
        </w:rPr>
      </w:pPr>
      <w:del w:id="359" w:author="Benua Adhi" w:date="2021-06-03T08:04:00Z">
        <w:r w:rsidRPr="00825B29" w:rsidDel="002A64BE">
          <w:rPr>
            <w:rFonts w:ascii="Arial" w:hAnsi="Arial" w:cs="Arial"/>
            <w:b/>
            <w:bCs/>
            <w:sz w:val="22"/>
            <w:szCs w:val="22"/>
            <w:lang w:val="es-ES"/>
          </w:rPr>
          <w:delText>Pasal 8</w:delText>
        </w:r>
      </w:del>
    </w:p>
    <w:p w14:paraId="2A5FEA8A" w14:textId="31C910DA" w:rsidR="00040559" w:rsidRPr="00825B29" w:rsidDel="002A64BE" w:rsidRDefault="00040559" w:rsidP="00040559">
      <w:pPr>
        <w:jc w:val="center"/>
        <w:rPr>
          <w:del w:id="360" w:author="Benua Adhi" w:date="2021-06-03T08:04:00Z"/>
          <w:rFonts w:ascii="Arial" w:hAnsi="Arial" w:cs="Arial"/>
          <w:b/>
          <w:noProof/>
          <w:lang w:val="es-ES"/>
        </w:rPr>
      </w:pPr>
      <w:del w:id="361" w:author="Benua Adhi" w:date="2021-06-03T08:04:00Z">
        <w:r w:rsidRPr="00825B29" w:rsidDel="002A64BE">
          <w:rPr>
            <w:rFonts w:ascii="Arial" w:hAnsi="Arial" w:cs="Arial"/>
            <w:b/>
            <w:noProof/>
            <w:lang w:val="es-ES"/>
          </w:rPr>
          <w:delText>HUKUM YANG BERLAKU DAN PILIHAN DOMISILI</w:delText>
        </w:r>
      </w:del>
    </w:p>
    <w:p w14:paraId="3CB58B2C" w14:textId="34030BF1" w:rsidR="00040559" w:rsidRPr="00825B29" w:rsidDel="002A64BE" w:rsidRDefault="00040559" w:rsidP="009F1632">
      <w:pPr>
        <w:numPr>
          <w:ilvl w:val="0"/>
          <w:numId w:val="116"/>
        </w:numPr>
        <w:spacing w:line="240" w:lineRule="auto"/>
        <w:rPr>
          <w:del w:id="362" w:author="Benua Adhi" w:date="2021-06-03T08:04:00Z"/>
          <w:rFonts w:ascii="Arial" w:hAnsi="Arial" w:cs="Arial"/>
          <w:noProof/>
          <w:lang w:val="es-ES"/>
        </w:rPr>
      </w:pPr>
      <w:del w:id="363" w:author="Benua Adhi" w:date="2021-06-03T08:04:00Z">
        <w:r w:rsidRPr="00825B29" w:rsidDel="002A64BE">
          <w:rPr>
            <w:rFonts w:ascii="Arial" w:hAnsi="Arial" w:cs="Arial"/>
            <w:noProof/>
            <w:lang w:val="es-ES"/>
          </w:rPr>
          <w:delText>Perjanjian ini dan pelaksanaannya diatur dan diinterpretasikan menurut ketentuan hukum Negara Republik Indonesia.</w:delText>
        </w:r>
      </w:del>
    </w:p>
    <w:p w14:paraId="1BA8E510" w14:textId="3D885A0C" w:rsidR="00040559" w:rsidRPr="00825B29" w:rsidDel="002A64BE" w:rsidRDefault="00040559" w:rsidP="009F1632">
      <w:pPr>
        <w:numPr>
          <w:ilvl w:val="0"/>
          <w:numId w:val="116"/>
        </w:numPr>
        <w:spacing w:line="240" w:lineRule="auto"/>
        <w:rPr>
          <w:del w:id="364" w:author="Benua Adhi" w:date="2021-06-03T08:04:00Z"/>
          <w:rFonts w:ascii="Arial" w:hAnsi="Arial" w:cs="Arial"/>
          <w:noProof/>
          <w:lang w:val="es-ES"/>
        </w:rPr>
      </w:pPr>
      <w:del w:id="365" w:author="Benua Adhi" w:date="2021-06-03T08:04:00Z">
        <w:r w:rsidRPr="00825B29" w:rsidDel="002A64BE">
          <w:rPr>
            <w:rFonts w:ascii="Arial" w:hAnsi="Arial" w:cs="Arial"/>
            <w:noProof/>
            <w:lang w:val="es-ES"/>
          </w:rPr>
          <w:delText>PARA PIHAK setuju untuk menyelesaikan semua masalah atau perbedaan pendapat yang mungkin timbul dari Perjanjian ini secara musyawarah untuk mencapai mufakat.</w:delText>
        </w:r>
      </w:del>
    </w:p>
    <w:p w14:paraId="396854A1" w14:textId="3A77A620" w:rsidR="00040559" w:rsidRPr="00825B29" w:rsidDel="002A64BE" w:rsidRDefault="00040559" w:rsidP="009F1632">
      <w:pPr>
        <w:numPr>
          <w:ilvl w:val="0"/>
          <w:numId w:val="116"/>
        </w:numPr>
        <w:spacing w:line="240" w:lineRule="auto"/>
        <w:rPr>
          <w:del w:id="366" w:author="Benua Adhi" w:date="2021-06-03T08:04:00Z"/>
          <w:rFonts w:ascii="Arial" w:hAnsi="Arial" w:cs="Arial"/>
          <w:noProof/>
          <w:lang w:val="es-ES"/>
        </w:rPr>
      </w:pPr>
      <w:del w:id="367" w:author="Benua Adhi" w:date="2021-06-03T08:04:00Z">
        <w:r w:rsidRPr="00825B29" w:rsidDel="002A64BE">
          <w:rPr>
            <w:rFonts w:ascii="Arial" w:hAnsi="Arial" w:cs="Arial"/>
            <w:noProof/>
            <w:lang w:val="es-ES"/>
          </w:rPr>
          <w:delText>Apabila penyelesaian musyawarah tersebut tidak berhasil mencapai mufakat, kedua belah pihak sepakat untuk menyerahkan penyelesaian perselisihan tersebut kepada Pengadilan.</w:delText>
        </w:r>
      </w:del>
    </w:p>
    <w:p w14:paraId="728378B4" w14:textId="512DB687" w:rsidR="00040559" w:rsidRPr="00825B29" w:rsidDel="002A64BE" w:rsidRDefault="00040559" w:rsidP="009F1632">
      <w:pPr>
        <w:numPr>
          <w:ilvl w:val="0"/>
          <w:numId w:val="116"/>
        </w:numPr>
        <w:spacing w:line="240" w:lineRule="auto"/>
        <w:rPr>
          <w:del w:id="368" w:author="Benua Adhi" w:date="2021-06-03T08:04:00Z"/>
          <w:rFonts w:ascii="Arial" w:hAnsi="Arial" w:cs="Arial"/>
          <w:lang w:val="es-ES"/>
        </w:rPr>
      </w:pPr>
      <w:del w:id="369" w:author="Benua Adhi" w:date="2021-06-03T08:04:00Z">
        <w:r w:rsidRPr="00825B29" w:rsidDel="002A64BE">
          <w:rPr>
            <w:rFonts w:ascii="Arial" w:hAnsi="Arial" w:cs="Arial"/>
            <w:noProof/>
            <w:lang w:val="es-ES"/>
          </w:rPr>
          <w:delText xml:space="preserve">Untuk maksud Perjanjian ini dan pelaksanaannya, PARA PIHAK setuju untuk memilih domisili hukum yang umum dan tetap di kantor </w:delText>
        </w:r>
        <w:r w:rsidRPr="00CA555D" w:rsidDel="002A64BE">
          <w:rPr>
            <w:rFonts w:ascii="Arial" w:hAnsi="Arial" w:cs="Arial"/>
            <w:noProof/>
            <w:lang w:val="es-ES"/>
            <w:rPrChange w:id="370" w:author="benua.adhi" w:date="2021-04-08T09:21:00Z">
              <w:rPr>
                <w:rFonts w:ascii="Arial" w:hAnsi="Arial" w:cs="Arial"/>
                <w:noProof/>
                <w:highlight w:val="cyan"/>
                <w:lang w:val="es-ES"/>
              </w:rPr>
            </w:rPrChange>
          </w:rPr>
          <w:delText>Pengadilan Negeri di……………….</w:delText>
        </w:r>
      </w:del>
    </w:p>
    <w:p w14:paraId="38BA97E3" w14:textId="264A2FD1" w:rsidR="00040559" w:rsidRPr="00825B29" w:rsidDel="002A64BE" w:rsidRDefault="00040559" w:rsidP="00674CC8">
      <w:pPr>
        <w:pStyle w:val="BodyText"/>
        <w:spacing w:before="200" w:after="0" w:line="276" w:lineRule="auto"/>
        <w:jc w:val="center"/>
        <w:rPr>
          <w:del w:id="371" w:author="Benua Adhi" w:date="2021-06-03T08:04:00Z"/>
          <w:rFonts w:ascii="Arial" w:hAnsi="Arial" w:cs="Arial"/>
          <w:b/>
          <w:bCs/>
          <w:sz w:val="22"/>
          <w:szCs w:val="22"/>
        </w:rPr>
      </w:pPr>
      <w:del w:id="372" w:author="Benua Adhi" w:date="2021-06-03T08:04:00Z">
        <w:r w:rsidRPr="00825B29" w:rsidDel="002A64BE">
          <w:rPr>
            <w:rFonts w:ascii="Arial" w:hAnsi="Arial" w:cs="Arial"/>
            <w:b/>
            <w:bCs/>
            <w:sz w:val="22"/>
            <w:szCs w:val="22"/>
          </w:rPr>
          <w:delText>Pasal 9</w:delText>
        </w:r>
      </w:del>
    </w:p>
    <w:p w14:paraId="6961BB1A" w14:textId="6CE8E9A0" w:rsidR="00040559" w:rsidRPr="00825B29" w:rsidDel="002A64BE" w:rsidRDefault="00040559" w:rsidP="00040559">
      <w:pPr>
        <w:pStyle w:val="BodyText"/>
        <w:jc w:val="center"/>
        <w:rPr>
          <w:del w:id="373" w:author="Benua Adhi" w:date="2021-06-03T08:04:00Z"/>
          <w:rFonts w:ascii="Arial" w:hAnsi="Arial" w:cs="Arial"/>
          <w:b/>
          <w:bCs/>
          <w:sz w:val="22"/>
          <w:szCs w:val="22"/>
        </w:rPr>
      </w:pPr>
      <w:del w:id="374" w:author="Benua Adhi" w:date="2021-06-03T08:04:00Z">
        <w:r w:rsidRPr="00825B29" w:rsidDel="002A64BE">
          <w:rPr>
            <w:rFonts w:ascii="Arial" w:hAnsi="Arial" w:cs="Arial"/>
            <w:b/>
            <w:bCs/>
            <w:sz w:val="22"/>
            <w:szCs w:val="22"/>
          </w:rPr>
          <w:delText>LAIN-LAIN</w:delText>
        </w:r>
      </w:del>
    </w:p>
    <w:p w14:paraId="6553B3E7" w14:textId="40ECBFFB" w:rsidR="00040559" w:rsidRPr="00825B29" w:rsidDel="002A64BE" w:rsidRDefault="00040559" w:rsidP="009F1632">
      <w:pPr>
        <w:pStyle w:val="BodyText"/>
        <w:numPr>
          <w:ilvl w:val="0"/>
          <w:numId w:val="117"/>
        </w:numPr>
        <w:tabs>
          <w:tab w:val="clear" w:pos="720"/>
        </w:tabs>
        <w:spacing w:after="0"/>
        <w:ind w:left="360"/>
        <w:jc w:val="both"/>
        <w:rPr>
          <w:del w:id="375" w:author="Benua Adhi" w:date="2021-06-03T08:04:00Z"/>
          <w:rFonts w:ascii="Arial" w:hAnsi="Arial" w:cs="Arial"/>
          <w:sz w:val="22"/>
          <w:szCs w:val="22"/>
        </w:rPr>
      </w:pPr>
      <w:commentRangeStart w:id="376"/>
      <w:del w:id="377" w:author="Benua Adhi" w:date="2021-06-03T08:04:00Z">
        <w:r w:rsidRPr="00825B29" w:rsidDel="002A64BE">
          <w:rPr>
            <w:rFonts w:ascii="Arial" w:hAnsi="Arial" w:cs="Arial"/>
            <w:sz w:val="22"/>
            <w:szCs w:val="22"/>
          </w:rPr>
          <w:delText xml:space="preserve">PARA PIHAK setuju bahwa hal-hal yang tercantum dalam Perjanjian ini beserta segala informasi yang terkait dengan Perjanjian ini merupakan </w:delText>
        </w:r>
        <w:r w:rsidRPr="00825B29" w:rsidDel="002A64BE">
          <w:rPr>
            <w:rFonts w:ascii="Arial" w:hAnsi="Arial" w:cs="Arial"/>
            <w:strike/>
            <w:sz w:val="22"/>
            <w:szCs w:val="22"/>
          </w:rPr>
          <w:delText>“</w:delText>
        </w:r>
        <w:r w:rsidRPr="00825B29" w:rsidDel="002A64BE">
          <w:rPr>
            <w:rFonts w:ascii="Arial" w:hAnsi="Arial" w:cs="Arial"/>
            <w:sz w:val="22"/>
            <w:szCs w:val="22"/>
          </w:rPr>
          <w:delText>rahasi</w:delText>
        </w:r>
      </w:del>
      <w:ins w:id="378" w:author="benua.adhi" w:date="2021-03-17T14:48:00Z">
        <w:del w:id="379" w:author="Benua Adhi" w:date="2021-06-03T08:04:00Z">
          <w:r w:rsidR="00372E58" w:rsidRPr="00825B29" w:rsidDel="002A64BE">
            <w:rPr>
              <w:rFonts w:ascii="Arial" w:hAnsi="Arial" w:cs="Arial"/>
              <w:strike/>
              <w:sz w:val="22"/>
              <w:szCs w:val="22"/>
              <w:lang w:val="en-US"/>
            </w:rPr>
            <w:delText>a</w:delText>
          </w:r>
        </w:del>
      </w:ins>
      <w:del w:id="380" w:author="Benua Adhi" w:date="2021-06-03T08:04:00Z">
        <w:r w:rsidRPr="00825B29" w:rsidDel="002A64BE">
          <w:rPr>
            <w:rFonts w:ascii="Arial" w:hAnsi="Arial" w:cs="Arial"/>
            <w:sz w:val="22"/>
            <w:szCs w:val="22"/>
          </w:rPr>
          <w:delText>a</w:delText>
        </w:r>
        <w:r w:rsidRPr="00825B29" w:rsidDel="002A64BE">
          <w:rPr>
            <w:rFonts w:ascii="Arial" w:hAnsi="Arial" w:cs="Arial"/>
            <w:strike/>
            <w:sz w:val="22"/>
            <w:szCs w:val="22"/>
          </w:rPr>
          <w:delText>”</w:delText>
        </w:r>
        <w:r w:rsidRPr="00825B29" w:rsidDel="002A64BE">
          <w:rPr>
            <w:rFonts w:ascii="Arial" w:hAnsi="Arial" w:cs="Arial"/>
            <w:sz w:val="22"/>
            <w:szCs w:val="22"/>
          </w:rPr>
          <w:delText xml:space="preserve"> bagi PARA PIHAK yang wajib dijaga kerahasiaannya terhadap siapapun kecuali pegawai masing-masing PIHAK</w:delText>
        </w:r>
      </w:del>
      <w:ins w:id="381" w:author="benua.adhi" w:date="2021-03-29T12:02:00Z">
        <w:del w:id="382" w:author="Benua Adhi" w:date="2021-06-03T08:04:00Z">
          <w:r w:rsidR="00BE65C7" w:rsidRPr="00825B29" w:rsidDel="002A64BE">
            <w:rPr>
              <w:rFonts w:ascii="Arial" w:hAnsi="Arial" w:cs="Arial"/>
              <w:sz w:val="22"/>
              <w:szCs w:val="22"/>
              <w:lang w:val="en-US"/>
            </w:rPr>
            <w:delText xml:space="preserve"> yang terkait dengan </w:delText>
          </w:r>
        </w:del>
      </w:ins>
      <w:ins w:id="383" w:author="benua.adhi" w:date="2021-03-29T12:03:00Z">
        <w:del w:id="384" w:author="Benua Adhi" w:date="2021-06-03T08:04:00Z">
          <w:r w:rsidR="00BE65C7" w:rsidRPr="00CA555D" w:rsidDel="002A64BE">
            <w:rPr>
              <w:rFonts w:ascii="Arial" w:hAnsi="Arial" w:cs="Arial"/>
              <w:lang w:val="en-US"/>
              <w:rPrChange w:id="385" w:author="benua.adhi" w:date="2021-04-08T09:21:00Z">
                <w:rPr>
                  <w:rFonts w:ascii="Arial" w:hAnsi="Arial" w:cs="Arial"/>
                  <w:highlight w:val="green"/>
                  <w:lang w:val="en-US"/>
                </w:rPr>
              </w:rPrChange>
            </w:rPr>
            <w:delText>P</w:delText>
          </w:r>
        </w:del>
      </w:ins>
      <w:ins w:id="386" w:author="benua.adhi" w:date="2021-03-29T12:02:00Z">
        <w:del w:id="387" w:author="Benua Adhi" w:date="2021-06-03T08:04:00Z">
          <w:r w:rsidR="00BE65C7" w:rsidRPr="00825B29" w:rsidDel="002A64BE">
            <w:rPr>
              <w:rFonts w:ascii="Arial" w:hAnsi="Arial" w:cs="Arial"/>
              <w:sz w:val="22"/>
              <w:szCs w:val="22"/>
              <w:lang w:val="en-US"/>
            </w:rPr>
            <w:delText>erjanjia</w:delText>
          </w:r>
        </w:del>
      </w:ins>
      <w:ins w:id="388" w:author="benua.adhi" w:date="2021-03-29T12:03:00Z">
        <w:del w:id="389" w:author="Benua Adhi" w:date="2021-06-03T08:04:00Z">
          <w:r w:rsidR="00BE65C7" w:rsidRPr="00825B29" w:rsidDel="002A64BE">
            <w:rPr>
              <w:rFonts w:ascii="Arial" w:hAnsi="Arial" w:cs="Arial"/>
              <w:sz w:val="22"/>
              <w:szCs w:val="22"/>
              <w:lang w:val="en-US"/>
            </w:rPr>
            <w:delText>n ini</w:delText>
          </w:r>
        </w:del>
      </w:ins>
      <w:ins w:id="390" w:author="benua.adhi" w:date="2021-03-29T12:06:00Z">
        <w:del w:id="391" w:author="Benua Adhi" w:date="2021-06-03T08:04:00Z">
          <w:r w:rsidR="00856786" w:rsidRPr="00825B29" w:rsidDel="002A64BE">
            <w:rPr>
              <w:rFonts w:ascii="Arial" w:hAnsi="Arial" w:cs="Arial"/>
              <w:sz w:val="22"/>
              <w:szCs w:val="22"/>
              <w:lang w:val="en-US"/>
            </w:rPr>
            <w:delText>.</w:delText>
          </w:r>
        </w:del>
      </w:ins>
      <w:ins w:id="392" w:author="bdsuser" w:date="2021-03-10T09:21:00Z">
        <w:del w:id="393" w:author="Benua Adhi" w:date="2021-06-03T08:04:00Z">
          <w:r w:rsidR="00B9677B" w:rsidRPr="00825B29" w:rsidDel="002A64BE">
            <w:rPr>
              <w:rFonts w:ascii="Arial" w:hAnsi="Arial" w:cs="Arial"/>
              <w:sz w:val="22"/>
              <w:szCs w:val="22"/>
              <w:lang w:val="en-US"/>
            </w:rPr>
            <w:delText>, dimana pegawai masing-masing PIHA</w:delText>
          </w:r>
        </w:del>
      </w:ins>
      <w:ins w:id="394" w:author="bdsuser" w:date="2021-03-10T09:22:00Z">
        <w:del w:id="395" w:author="Benua Adhi" w:date="2021-06-03T08:04:00Z">
          <w:r w:rsidR="00B9677B" w:rsidRPr="00825B29" w:rsidDel="002A64BE">
            <w:rPr>
              <w:rFonts w:ascii="Arial" w:hAnsi="Arial" w:cs="Arial"/>
              <w:sz w:val="22"/>
              <w:szCs w:val="22"/>
              <w:lang w:val="en-US"/>
            </w:rPr>
            <w:delText>K diwajibkan untuk menjaga kerahasiaan informasi yang terkait dengan Perjanjian ini</w:delText>
          </w:r>
        </w:del>
      </w:ins>
      <w:del w:id="396" w:author="Benua Adhi" w:date="2021-06-03T08:04:00Z">
        <w:r w:rsidRPr="00825B29" w:rsidDel="002A64BE">
          <w:rPr>
            <w:rFonts w:ascii="Arial" w:hAnsi="Arial" w:cs="Arial"/>
            <w:sz w:val="22"/>
            <w:szCs w:val="22"/>
          </w:rPr>
          <w:delText>.</w:delText>
        </w:r>
        <w:commentRangeEnd w:id="376"/>
        <w:r w:rsidR="00EC3F9D" w:rsidDel="002A64BE">
          <w:rPr>
            <w:rStyle w:val="CommentReference"/>
            <w:rFonts w:ascii="Calibri" w:eastAsia="Calibri" w:hAnsi="Calibri"/>
          </w:rPr>
          <w:commentReference w:id="376"/>
        </w:r>
      </w:del>
    </w:p>
    <w:p w14:paraId="57298E7E" w14:textId="16B2DB07" w:rsidR="00040559" w:rsidRPr="00825B29" w:rsidDel="002A64BE" w:rsidRDefault="00040559" w:rsidP="009F1632">
      <w:pPr>
        <w:pStyle w:val="BodyText"/>
        <w:numPr>
          <w:ilvl w:val="0"/>
          <w:numId w:val="117"/>
        </w:numPr>
        <w:tabs>
          <w:tab w:val="clear" w:pos="720"/>
        </w:tabs>
        <w:spacing w:after="0"/>
        <w:ind w:left="357" w:hanging="357"/>
        <w:jc w:val="both"/>
        <w:rPr>
          <w:del w:id="397" w:author="Benua Adhi" w:date="2021-06-03T08:04:00Z"/>
          <w:rFonts w:ascii="Arial" w:hAnsi="Arial" w:cs="Arial"/>
          <w:sz w:val="22"/>
          <w:szCs w:val="22"/>
        </w:rPr>
      </w:pPr>
      <w:commentRangeStart w:id="398"/>
      <w:del w:id="399" w:author="Benua Adhi" w:date="2021-06-03T08:04:00Z">
        <w:r w:rsidRPr="00825B29" w:rsidDel="002A64BE">
          <w:rPr>
            <w:rFonts w:ascii="Arial" w:hAnsi="Arial" w:cs="Arial"/>
            <w:sz w:val="22"/>
            <w:szCs w:val="22"/>
          </w:rPr>
          <w:delText>Hal-hal yang tidak diatur atau belum cukup diatur dalam Perjanjian ini akan ditetapkan kemudian oleh PARA PIHAK dalam suatu addendum dan/atau bentuk tertulis lainnya dan merupakan bagian yang tidak terpisahkan dari Perjanjian ini.</w:delText>
        </w:r>
        <w:commentRangeEnd w:id="398"/>
        <w:r w:rsidR="00EC3F9D" w:rsidDel="002A64BE">
          <w:rPr>
            <w:rStyle w:val="CommentReference"/>
            <w:rFonts w:ascii="Calibri" w:eastAsia="Calibri" w:hAnsi="Calibri"/>
          </w:rPr>
          <w:commentReference w:id="398"/>
        </w:r>
      </w:del>
    </w:p>
    <w:p w14:paraId="704C4EFD" w14:textId="4001DDF3" w:rsidR="00040559" w:rsidRPr="00825B29" w:rsidDel="002A64BE" w:rsidRDefault="00040559" w:rsidP="009F1632">
      <w:pPr>
        <w:pStyle w:val="BodyText"/>
        <w:numPr>
          <w:ilvl w:val="0"/>
          <w:numId w:val="117"/>
        </w:numPr>
        <w:tabs>
          <w:tab w:val="clear" w:pos="720"/>
        </w:tabs>
        <w:spacing w:after="0"/>
        <w:ind w:left="357" w:hanging="357"/>
        <w:jc w:val="both"/>
        <w:rPr>
          <w:del w:id="400" w:author="Benua Adhi" w:date="2021-06-03T08:04:00Z"/>
          <w:rFonts w:ascii="Arial" w:hAnsi="Arial" w:cs="Arial"/>
          <w:sz w:val="22"/>
          <w:szCs w:val="22"/>
        </w:rPr>
      </w:pPr>
      <w:del w:id="401" w:author="Benua Adhi" w:date="2021-06-03T08:04:00Z">
        <w:r w:rsidRPr="00825B29" w:rsidDel="002A64BE">
          <w:rPr>
            <w:rFonts w:ascii="Arial" w:hAnsi="Arial" w:cs="Arial"/>
            <w:sz w:val="22"/>
            <w:szCs w:val="22"/>
          </w:rPr>
          <w:delText>Seluruh Surat, Dokumen, dan Lampiran yang berkaitan dengan Perjanjian merupakan satu kesatuan dan bagian yang tidak terpisahkan dari Perjanjian ini.</w:delText>
        </w:r>
      </w:del>
    </w:p>
    <w:p w14:paraId="3A7F2A3C" w14:textId="279388BE" w:rsidR="00040559" w:rsidRPr="00825B29" w:rsidDel="002A64BE" w:rsidRDefault="00040559" w:rsidP="009F1632">
      <w:pPr>
        <w:pStyle w:val="BodyText"/>
        <w:numPr>
          <w:ilvl w:val="0"/>
          <w:numId w:val="117"/>
        </w:numPr>
        <w:tabs>
          <w:tab w:val="clear" w:pos="720"/>
        </w:tabs>
        <w:spacing w:after="0"/>
        <w:ind w:left="357" w:hanging="357"/>
        <w:jc w:val="both"/>
        <w:rPr>
          <w:del w:id="402" w:author="Benua Adhi" w:date="2021-06-03T08:04:00Z"/>
          <w:rFonts w:ascii="Arial" w:hAnsi="Arial" w:cs="Arial"/>
          <w:sz w:val="22"/>
          <w:szCs w:val="22"/>
        </w:rPr>
      </w:pPr>
      <w:del w:id="403" w:author="Benua Adhi" w:date="2021-06-03T08:04:00Z">
        <w:r w:rsidRPr="00825B29" w:rsidDel="002A64BE">
          <w:rPr>
            <w:rFonts w:ascii="Arial" w:hAnsi="Arial" w:cs="Arial"/>
            <w:sz w:val="22"/>
            <w:szCs w:val="22"/>
          </w:rPr>
          <w:delText>Pemberitahuan dan surat menyurat sehubungan dengan Perjanjian ini dapat dialamatkan kepada :</w:delText>
        </w:r>
      </w:del>
    </w:p>
    <w:p w14:paraId="3B84100C" w14:textId="61F1AAC0" w:rsidR="00040559" w:rsidRPr="00825B29" w:rsidDel="002A64BE" w:rsidRDefault="00040559" w:rsidP="00040559">
      <w:pPr>
        <w:pStyle w:val="BodyText"/>
        <w:ind w:left="357"/>
        <w:jc w:val="both"/>
        <w:rPr>
          <w:del w:id="404" w:author="Benua Adhi" w:date="2021-06-03T08:04:00Z"/>
          <w:rFonts w:ascii="Arial" w:hAnsi="Arial" w:cs="Arial"/>
          <w:sz w:val="22"/>
          <w:szCs w:val="22"/>
        </w:rPr>
      </w:pPr>
    </w:p>
    <w:tbl>
      <w:tblPr>
        <w:tblW w:w="0" w:type="auto"/>
        <w:tblInd w:w="108" w:type="dxa"/>
        <w:tblLook w:val="0000" w:firstRow="0" w:lastRow="0" w:firstColumn="0" w:lastColumn="0" w:noHBand="0" w:noVBand="0"/>
      </w:tblPr>
      <w:tblGrid>
        <w:gridCol w:w="4357"/>
        <w:gridCol w:w="4561"/>
      </w:tblGrid>
      <w:tr w:rsidR="00040559" w:rsidRPr="00825B29" w:rsidDel="002A64BE" w14:paraId="52F9F9D4" w14:textId="60B40EB7" w:rsidTr="00DC1EA1">
        <w:trPr>
          <w:trHeight w:val="92"/>
          <w:del w:id="405" w:author="Benua Adhi" w:date="2021-06-03T08:04:00Z"/>
        </w:trPr>
        <w:tc>
          <w:tcPr>
            <w:tcW w:w="4436" w:type="dxa"/>
          </w:tcPr>
          <w:p w14:paraId="54686471" w14:textId="52557EE6" w:rsidR="00040559" w:rsidRPr="00825B29" w:rsidDel="002A64BE" w:rsidRDefault="00040559" w:rsidP="00DC1EA1">
            <w:pPr>
              <w:jc w:val="center"/>
              <w:rPr>
                <w:del w:id="406" w:author="Benua Adhi" w:date="2021-06-03T08:04:00Z"/>
                <w:rFonts w:ascii="Arial" w:hAnsi="Arial" w:cs="Arial"/>
                <w:b/>
                <w:bCs/>
              </w:rPr>
            </w:pPr>
            <w:del w:id="407" w:author="Benua Adhi" w:date="2021-06-03T08:04:00Z">
              <w:r w:rsidRPr="00825B29" w:rsidDel="002A64BE">
                <w:rPr>
                  <w:rFonts w:ascii="Arial" w:hAnsi="Arial" w:cs="Arial"/>
                  <w:b/>
                  <w:bCs/>
                  <w:lang w:val="sv-SE"/>
                </w:rPr>
                <w:delText>PIHAK KEDUA</w:delText>
              </w:r>
            </w:del>
          </w:p>
        </w:tc>
        <w:tc>
          <w:tcPr>
            <w:tcW w:w="4638" w:type="dxa"/>
          </w:tcPr>
          <w:p w14:paraId="43E212D9" w14:textId="49E7E7CA" w:rsidR="00040559" w:rsidRPr="00825B29" w:rsidDel="002A64BE" w:rsidRDefault="00040559" w:rsidP="00DC1EA1">
            <w:pPr>
              <w:jc w:val="center"/>
              <w:rPr>
                <w:del w:id="408" w:author="Benua Adhi" w:date="2021-06-03T08:04:00Z"/>
                <w:rFonts w:ascii="Arial" w:hAnsi="Arial" w:cs="Arial"/>
                <w:b/>
                <w:bCs/>
              </w:rPr>
            </w:pPr>
            <w:del w:id="409" w:author="Benua Adhi" w:date="2021-06-03T08:04:00Z">
              <w:r w:rsidRPr="00825B29" w:rsidDel="002A64BE">
                <w:rPr>
                  <w:rFonts w:ascii="Arial" w:hAnsi="Arial" w:cs="Arial"/>
                  <w:b/>
                  <w:bCs/>
                  <w:lang w:val="sv-SE"/>
                </w:rPr>
                <w:delText>PIHAK PERTAMA</w:delText>
              </w:r>
            </w:del>
          </w:p>
        </w:tc>
      </w:tr>
    </w:tbl>
    <w:p w14:paraId="5AF2228A" w14:textId="76A5769E" w:rsidR="00040559" w:rsidRPr="00825B29" w:rsidDel="002A64BE" w:rsidRDefault="00040559" w:rsidP="00040559">
      <w:pPr>
        <w:pStyle w:val="BodyText"/>
        <w:rPr>
          <w:del w:id="410" w:author="Benua Adhi" w:date="2021-06-03T08:04:00Z"/>
          <w:rFonts w:ascii="Arial" w:hAnsi="Arial" w:cs="Arial"/>
          <w:b/>
          <w:bCs/>
          <w:sz w:val="22"/>
          <w:szCs w:val="22"/>
        </w:rPr>
      </w:pPr>
    </w:p>
    <w:tbl>
      <w:tblPr>
        <w:tblW w:w="8788" w:type="dxa"/>
        <w:tblInd w:w="392" w:type="dxa"/>
        <w:tblLook w:val="0000" w:firstRow="0" w:lastRow="0" w:firstColumn="0" w:lastColumn="0" w:noHBand="0" w:noVBand="0"/>
      </w:tblPr>
      <w:tblGrid>
        <w:gridCol w:w="4536"/>
        <w:gridCol w:w="4252"/>
      </w:tblGrid>
      <w:tr w:rsidR="00CA555D" w:rsidRPr="00825B29" w:rsidDel="002A64BE" w14:paraId="64591E9E" w14:textId="7D7CB147" w:rsidTr="00DC1EA1">
        <w:trPr>
          <w:trHeight w:val="249"/>
          <w:del w:id="411" w:author="Benua Adhi" w:date="2021-06-03T08:04:00Z"/>
        </w:trPr>
        <w:tc>
          <w:tcPr>
            <w:tcW w:w="4536" w:type="dxa"/>
          </w:tcPr>
          <w:p w14:paraId="1623F0E3" w14:textId="408BC2F4" w:rsidR="00040559" w:rsidRPr="00CA555D" w:rsidDel="002A64BE" w:rsidRDefault="00040559" w:rsidP="00DC1EA1">
            <w:pPr>
              <w:rPr>
                <w:del w:id="412" w:author="Benua Adhi" w:date="2021-06-03T08:04:00Z"/>
                <w:rFonts w:ascii="Arial" w:hAnsi="Arial" w:cs="Arial"/>
                <w:b/>
                <w:bCs/>
                <w:rPrChange w:id="413" w:author="benua.adhi" w:date="2021-04-08T09:21:00Z">
                  <w:rPr>
                    <w:del w:id="414" w:author="Benua Adhi" w:date="2021-06-03T08:04:00Z"/>
                    <w:rFonts w:ascii="Arial" w:hAnsi="Arial" w:cs="Arial"/>
                    <w:b/>
                    <w:bCs/>
                    <w:highlight w:val="cyan"/>
                  </w:rPr>
                </w:rPrChange>
              </w:rPr>
            </w:pPr>
            <w:del w:id="415" w:author="Benua Adhi" w:date="2021-06-03T08:04:00Z">
              <w:r w:rsidRPr="00CA555D" w:rsidDel="002A64BE">
                <w:rPr>
                  <w:rFonts w:ascii="Arial" w:hAnsi="Arial" w:cs="Arial"/>
                  <w:b/>
                  <w:bCs/>
                  <w:rPrChange w:id="416" w:author="benua.adhi" w:date="2021-04-08T09:21:00Z">
                    <w:rPr>
                      <w:rFonts w:ascii="Arial" w:hAnsi="Arial" w:cs="Arial"/>
                      <w:b/>
                      <w:bCs/>
                      <w:highlight w:val="cyan"/>
                    </w:rPr>
                  </w:rPrChange>
                </w:rPr>
                <w:delText xml:space="preserve">PT Bank Mandiri (Persero) Tbk </w:delText>
              </w:r>
            </w:del>
          </w:p>
        </w:tc>
        <w:tc>
          <w:tcPr>
            <w:tcW w:w="4252" w:type="dxa"/>
          </w:tcPr>
          <w:p w14:paraId="7BDCE564" w14:textId="6D87600C" w:rsidR="00040559" w:rsidRPr="00CA555D" w:rsidDel="002A64BE" w:rsidRDefault="00040559" w:rsidP="00DC1EA1">
            <w:pPr>
              <w:rPr>
                <w:del w:id="417" w:author="Benua Adhi" w:date="2021-06-03T08:04:00Z"/>
                <w:rFonts w:ascii="Arial" w:hAnsi="Arial" w:cs="Arial"/>
                <w:b/>
                <w:bCs/>
                <w:rPrChange w:id="418" w:author="benua.adhi" w:date="2021-04-08T09:21:00Z">
                  <w:rPr>
                    <w:del w:id="419" w:author="Benua Adhi" w:date="2021-06-03T08:04:00Z"/>
                    <w:rFonts w:ascii="Arial" w:hAnsi="Arial" w:cs="Arial"/>
                    <w:b/>
                    <w:bCs/>
                    <w:highlight w:val="cyan"/>
                  </w:rPr>
                </w:rPrChange>
              </w:rPr>
            </w:pPr>
            <w:del w:id="420" w:author="Benua Adhi" w:date="2021-06-03T08:04:00Z">
              <w:r w:rsidRPr="00CA555D" w:rsidDel="002A64BE">
                <w:rPr>
                  <w:rFonts w:ascii="Arial" w:hAnsi="Arial" w:cs="Arial"/>
                  <w:b/>
                  <w:bCs/>
                  <w:rPrChange w:id="421" w:author="benua.adhi" w:date="2021-04-08T09:21:00Z">
                    <w:rPr>
                      <w:rFonts w:ascii="Arial" w:hAnsi="Arial" w:cs="Arial"/>
                      <w:b/>
                      <w:bCs/>
                      <w:highlight w:val="cyan"/>
                    </w:rPr>
                  </w:rPrChange>
                </w:rPr>
                <w:delText>.................................................</w:delText>
              </w:r>
            </w:del>
          </w:p>
        </w:tc>
      </w:tr>
      <w:tr w:rsidR="00CA555D" w:rsidRPr="00825B29" w:rsidDel="002A64BE" w14:paraId="4E4306E8" w14:textId="2CFF2ACE" w:rsidTr="00DC1EA1">
        <w:trPr>
          <w:trHeight w:val="267"/>
          <w:del w:id="422" w:author="Benua Adhi" w:date="2021-06-03T08:04:00Z"/>
        </w:trPr>
        <w:tc>
          <w:tcPr>
            <w:tcW w:w="4536" w:type="dxa"/>
          </w:tcPr>
          <w:p w14:paraId="49F885D0" w14:textId="1AE828DE" w:rsidR="00040559" w:rsidRPr="00CA555D" w:rsidDel="002A64BE" w:rsidRDefault="00040559" w:rsidP="00DC1EA1">
            <w:pPr>
              <w:rPr>
                <w:del w:id="423" w:author="Benua Adhi" w:date="2021-06-03T08:04:00Z"/>
                <w:rFonts w:ascii="Arial" w:hAnsi="Arial" w:cs="Arial"/>
                <w:rPrChange w:id="424" w:author="benua.adhi" w:date="2021-04-08T09:21:00Z">
                  <w:rPr>
                    <w:del w:id="425" w:author="Benua Adhi" w:date="2021-06-03T08:04:00Z"/>
                    <w:rFonts w:ascii="Arial" w:hAnsi="Arial" w:cs="Arial"/>
                    <w:highlight w:val="cyan"/>
                  </w:rPr>
                </w:rPrChange>
              </w:rPr>
            </w:pPr>
            <w:del w:id="426" w:author="Benua Adhi" w:date="2021-06-03T08:04:00Z">
              <w:r w:rsidRPr="00CA555D" w:rsidDel="002A64BE">
                <w:rPr>
                  <w:rFonts w:ascii="Arial" w:hAnsi="Arial" w:cs="Arial"/>
                  <w:rPrChange w:id="427" w:author="benua.adhi" w:date="2021-04-08T09:21:00Z">
                    <w:rPr>
                      <w:rFonts w:ascii="Arial" w:hAnsi="Arial" w:cs="Arial"/>
                      <w:highlight w:val="cyan"/>
                    </w:rPr>
                  </w:rPrChange>
                </w:rPr>
                <w:delText>............................</w:delText>
              </w:r>
            </w:del>
          </w:p>
        </w:tc>
        <w:tc>
          <w:tcPr>
            <w:tcW w:w="4252" w:type="dxa"/>
          </w:tcPr>
          <w:p w14:paraId="5E326469" w14:textId="57748AD6" w:rsidR="00040559" w:rsidRPr="00CA555D" w:rsidDel="002A64BE" w:rsidRDefault="00040559" w:rsidP="00DC1EA1">
            <w:pPr>
              <w:rPr>
                <w:del w:id="428" w:author="Benua Adhi" w:date="2021-06-03T08:04:00Z"/>
                <w:rFonts w:ascii="Arial" w:hAnsi="Arial" w:cs="Arial"/>
                <w:b/>
                <w:bCs/>
                <w:rPrChange w:id="429" w:author="benua.adhi" w:date="2021-04-08T09:21:00Z">
                  <w:rPr>
                    <w:del w:id="430" w:author="Benua Adhi" w:date="2021-06-03T08:04:00Z"/>
                    <w:rFonts w:ascii="Arial" w:hAnsi="Arial" w:cs="Arial"/>
                    <w:b/>
                    <w:bCs/>
                    <w:highlight w:val="cyan"/>
                  </w:rPr>
                </w:rPrChange>
              </w:rPr>
            </w:pPr>
          </w:p>
        </w:tc>
      </w:tr>
      <w:tr w:rsidR="00CA555D" w:rsidRPr="00825B29" w:rsidDel="002A64BE" w14:paraId="480D9BDD" w14:textId="2F84ECF6" w:rsidTr="00DC1EA1">
        <w:trPr>
          <w:trHeight w:val="267"/>
          <w:del w:id="431" w:author="Benua Adhi" w:date="2021-06-03T08:04:00Z"/>
        </w:trPr>
        <w:tc>
          <w:tcPr>
            <w:tcW w:w="4536" w:type="dxa"/>
          </w:tcPr>
          <w:p w14:paraId="7C6CC84C" w14:textId="018D893A" w:rsidR="00040559" w:rsidRPr="00CA555D" w:rsidDel="002A64BE" w:rsidRDefault="00040559" w:rsidP="00DC1EA1">
            <w:pPr>
              <w:rPr>
                <w:del w:id="432" w:author="Benua Adhi" w:date="2021-06-03T08:04:00Z"/>
                <w:rFonts w:ascii="Arial" w:hAnsi="Arial" w:cs="Arial"/>
                <w:rPrChange w:id="433" w:author="benua.adhi" w:date="2021-04-08T09:21:00Z">
                  <w:rPr>
                    <w:del w:id="434" w:author="Benua Adhi" w:date="2021-06-03T08:04:00Z"/>
                    <w:rFonts w:ascii="Arial" w:hAnsi="Arial" w:cs="Arial"/>
                    <w:highlight w:val="cyan"/>
                  </w:rPr>
                </w:rPrChange>
              </w:rPr>
            </w:pPr>
            <w:del w:id="435" w:author="Benua Adhi" w:date="2021-06-03T08:04:00Z">
              <w:r w:rsidRPr="00CA555D" w:rsidDel="002A64BE">
                <w:rPr>
                  <w:rFonts w:ascii="Arial" w:hAnsi="Arial" w:cs="Arial"/>
                  <w:rPrChange w:id="436" w:author="benua.adhi" w:date="2021-04-08T09:21:00Z">
                    <w:rPr>
                      <w:rFonts w:ascii="Arial" w:hAnsi="Arial" w:cs="Arial"/>
                      <w:highlight w:val="cyan"/>
                    </w:rPr>
                  </w:rPrChange>
                </w:rPr>
                <w:delText>...............................</w:delText>
              </w:r>
            </w:del>
          </w:p>
        </w:tc>
        <w:tc>
          <w:tcPr>
            <w:tcW w:w="4252" w:type="dxa"/>
          </w:tcPr>
          <w:p w14:paraId="744CF987" w14:textId="092D7241" w:rsidR="00040559" w:rsidRPr="00CA555D" w:rsidDel="002A64BE" w:rsidRDefault="00040559" w:rsidP="00DC1EA1">
            <w:pPr>
              <w:rPr>
                <w:del w:id="437" w:author="Benua Adhi" w:date="2021-06-03T08:04:00Z"/>
                <w:rFonts w:ascii="Arial" w:hAnsi="Arial" w:cs="Arial"/>
                <w:rPrChange w:id="438" w:author="benua.adhi" w:date="2021-04-08T09:21:00Z">
                  <w:rPr>
                    <w:del w:id="439" w:author="Benua Adhi" w:date="2021-06-03T08:04:00Z"/>
                    <w:rFonts w:ascii="Arial" w:hAnsi="Arial" w:cs="Arial"/>
                    <w:highlight w:val="cyan"/>
                  </w:rPr>
                </w:rPrChange>
              </w:rPr>
            </w:pPr>
            <w:del w:id="440" w:author="Benua Adhi" w:date="2021-06-03T08:04:00Z">
              <w:r w:rsidRPr="00CA555D" w:rsidDel="002A64BE">
                <w:rPr>
                  <w:rFonts w:ascii="Arial" w:hAnsi="Arial" w:cs="Arial"/>
                  <w:rPrChange w:id="441" w:author="benua.adhi" w:date="2021-04-08T09:21:00Z">
                    <w:rPr>
                      <w:rFonts w:ascii="Arial" w:hAnsi="Arial" w:cs="Arial"/>
                      <w:highlight w:val="cyan"/>
                    </w:rPr>
                  </w:rPrChange>
                </w:rPr>
                <w:delText>.....................</w:delText>
              </w:r>
            </w:del>
          </w:p>
        </w:tc>
      </w:tr>
      <w:tr w:rsidR="00CA555D" w:rsidRPr="00825B29" w:rsidDel="002A64BE" w14:paraId="15411792" w14:textId="097D336A" w:rsidTr="00DC1EA1">
        <w:trPr>
          <w:trHeight w:val="249"/>
          <w:del w:id="442" w:author="Benua Adhi" w:date="2021-06-03T08:04:00Z"/>
        </w:trPr>
        <w:tc>
          <w:tcPr>
            <w:tcW w:w="4536" w:type="dxa"/>
          </w:tcPr>
          <w:p w14:paraId="4D2155CF" w14:textId="19836430" w:rsidR="00040559" w:rsidRPr="00CA555D" w:rsidDel="002A64BE" w:rsidRDefault="00040559" w:rsidP="00DC1EA1">
            <w:pPr>
              <w:rPr>
                <w:del w:id="443" w:author="Benua Adhi" w:date="2021-06-03T08:04:00Z"/>
                <w:rFonts w:ascii="Arial" w:hAnsi="Arial" w:cs="Arial"/>
                <w:rPrChange w:id="444" w:author="benua.adhi" w:date="2021-04-08T09:21:00Z">
                  <w:rPr>
                    <w:del w:id="445" w:author="Benua Adhi" w:date="2021-06-03T08:04:00Z"/>
                    <w:rFonts w:ascii="Arial" w:hAnsi="Arial" w:cs="Arial"/>
                    <w:highlight w:val="cyan"/>
                  </w:rPr>
                </w:rPrChange>
              </w:rPr>
            </w:pPr>
          </w:p>
        </w:tc>
        <w:tc>
          <w:tcPr>
            <w:tcW w:w="4252" w:type="dxa"/>
          </w:tcPr>
          <w:p w14:paraId="12E5CEF4" w14:textId="60A733DB" w:rsidR="00040559" w:rsidRPr="00CA555D" w:rsidDel="002A64BE" w:rsidRDefault="00040559" w:rsidP="00DC1EA1">
            <w:pPr>
              <w:rPr>
                <w:del w:id="446" w:author="Benua Adhi" w:date="2021-06-03T08:04:00Z"/>
                <w:rFonts w:ascii="Arial" w:hAnsi="Arial" w:cs="Arial"/>
                <w:rPrChange w:id="447" w:author="benua.adhi" w:date="2021-04-08T09:21:00Z">
                  <w:rPr>
                    <w:del w:id="448" w:author="Benua Adhi" w:date="2021-06-03T08:04:00Z"/>
                    <w:rFonts w:ascii="Arial" w:hAnsi="Arial" w:cs="Arial"/>
                    <w:highlight w:val="cyan"/>
                  </w:rPr>
                </w:rPrChange>
              </w:rPr>
            </w:pPr>
          </w:p>
        </w:tc>
      </w:tr>
      <w:tr w:rsidR="00040559" w:rsidRPr="00825B29" w:rsidDel="002A64BE" w14:paraId="4EDFFC1D" w14:textId="104F0FE5" w:rsidTr="00DC1EA1">
        <w:trPr>
          <w:trHeight w:val="534"/>
          <w:del w:id="449" w:author="Benua Adhi" w:date="2021-06-03T08:04:00Z"/>
        </w:trPr>
        <w:tc>
          <w:tcPr>
            <w:tcW w:w="4536" w:type="dxa"/>
          </w:tcPr>
          <w:p w14:paraId="7D3206F7" w14:textId="2028726C" w:rsidR="00040559" w:rsidRPr="00CA555D" w:rsidDel="002A64BE" w:rsidRDefault="00040559" w:rsidP="00DC1EA1">
            <w:pPr>
              <w:rPr>
                <w:del w:id="450" w:author="Benua Adhi" w:date="2021-06-03T08:04:00Z"/>
                <w:rFonts w:ascii="Arial" w:hAnsi="Arial" w:cs="Arial"/>
                <w:rPrChange w:id="451" w:author="benua.adhi" w:date="2021-04-08T09:21:00Z">
                  <w:rPr>
                    <w:del w:id="452" w:author="Benua Adhi" w:date="2021-06-03T08:04:00Z"/>
                    <w:rFonts w:ascii="Arial" w:hAnsi="Arial" w:cs="Arial"/>
                    <w:highlight w:val="cyan"/>
                  </w:rPr>
                </w:rPrChange>
              </w:rPr>
            </w:pPr>
            <w:del w:id="453" w:author="Benua Adhi" w:date="2021-06-03T08:04:00Z">
              <w:r w:rsidRPr="00CA555D" w:rsidDel="002A64BE">
                <w:rPr>
                  <w:rFonts w:ascii="Arial" w:hAnsi="Arial" w:cs="Arial"/>
                  <w:rPrChange w:id="454" w:author="benua.adhi" w:date="2021-04-08T09:21:00Z">
                    <w:rPr>
                      <w:rFonts w:ascii="Arial" w:hAnsi="Arial" w:cs="Arial"/>
                      <w:highlight w:val="cyan"/>
                    </w:rPr>
                  </w:rPrChange>
                </w:rPr>
                <w:delText>Telp.......................</w:delText>
              </w:r>
            </w:del>
          </w:p>
          <w:p w14:paraId="03422426" w14:textId="69B3018D" w:rsidR="00040559" w:rsidRPr="00CA555D" w:rsidDel="002A64BE" w:rsidRDefault="00040559" w:rsidP="00DC1EA1">
            <w:pPr>
              <w:rPr>
                <w:ins w:id="455" w:author="Rizky Pangidoan Sitanggang" w:date="2021-03-07T21:58:00Z"/>
                <w:del w:id="456" w:author="Benua Adhi" w:date="2021-06-03T08:04:00Z"/>
                <w:rFonts w:ascii="Arial" w:hAnsi="Arial" w:cs="Arial"/>
                <w:rPrChange w:id="457" w:author="benua.adhi" w:date="2021-04-08T09:21:00Z">
                  <w:rPr>
                    <w:ins w:id="458" w:author="Rizky Pangidoan Sitanggang" w:date="2021-03-07T21:58:00Z"/>
                    <w:del w:id="459" w:author="Benua Adhi" w:date="2021-06-03T08:04:00Z"/>
                    <w:rFonts w:ascii="Arial" w:hAnsi="Arial" w:cs="Arial"/>
                    <w:highlight w:val="cyan"/>
                  </w:rPr>
                </w:rPrChange>
              </w:rPr>
            </w:pPr>
            <w:del w:id="460" w:author="Benua Adhi" w:date="2021-06-03T08:04:00Z">
              <w:r w:rsidRPr="00CA555D" w:rsidDel="002A64BE">
                <w:rPr>
                  <w:rFonts w:ascii="Arial" w:hAnsi="Arial" w:cs="Arial"/>
                  <w:rPrChange w:id="461" w:author="benua.adhi" w:date="2021-04-08T09:21:00Z">
                    <w:rPr>
                      <w:rFonts w:ascii="Arial" w:hAnsi="Arial" w:cs="Arial"/>
                      <w:highlight w:val="cyan"/>
                    </w:rPr>
                  </w:rPrChange>
                </w:rPr>
                <w:delText>Fax  .......................</w:delText>
              </w:r>
            </w:del>
          </w:p>
          <w:p w14:paraId="1B71875F" w14:textId="6AC917BE" w:rsidR="00B27C37" w:rsidRPr="00CA555D" w:rsidDel="002A64BE" w:rsidRDefault="00B27C37" w:rsidP="00DC1EA1">
            <w:pPr>
              <w:rPr>
                <w:ins w:id="462" w:author="Rizky Pangidoan Sitanggang" w:date="2021-03-07T21:58:00Z"/>
                <w:del w:id="463" w:author="Benua Adhi" w:date="2021-06-03T08:04:00Z"/>
                <w:rFonts w:ascii="Arial" w:hAnsi="Arial" w:cs="Arial"/>
                <w:lang w:val="en-US"/>
                <w:rPrChange w:id="464" w:author="benua.adhi" w:date="2021-04-08T09:21:00Z">
                  <w:rPr>
                    <w:ins w:id="465" w:author="Rizky Pangidoan Sitanggang" w:date="2021-03-07T21:58:00Z"/>
                    <w:del w:id="466" w:author="Benua Adhi" w:date="2021-06-03T08:04:00Z"/>
                    <w:rFonts w:ascii="Arial" w:hAnsi="Arial" w:cs="Arial"/>
                    <w:highlight w:val="cyan"/>
                  </w:rPr>
                </w:rPrChange>
              </w:rPr>
            </w:pPr>
            <w:ins w:id="467" w:author="Rizky Pangidoan Sitanggang" w:date="2021-03-07T21:58:00Z">
              <w:del w:id="468" w:author="Benua Adhi" w:date="2021-06-03T08:04:00Z">
                <w:r w:rsidRPr="00CA555D" w:rsidDel="002A64BE">
                  <w:rPr>
                    <w:rFonts w:ascii="Arial" w:hAnsi="Arial" w:cs="Arial"/>
                    <w:lang w:val="en-US"/>
                    <w:rPrChange w:id="469" w:author="benua.adhi" w:date="2021-04-08T09:21:00Z">
                      <w:rPr>
                        <w:rFonts w:ascii="Arial" w:hAnsi="Arial" w:cs="Arial"/>
                        <w:highlight w:val="cyan"/>
                        <w:lang w:val="en-US"/>
                      </w:rPr>
                    </w:rPrChange>
                  </w:rPr>
                  <w:delText>Email ……………...</w:delText>
                </w:r>
              </w:del>
            </w:ins>
          </w:p>
          <w:p w14:paraId="6D62F884" w14:textId="3FA0C850" w:rsidR="00B27C37" w:rsidRPr="00CA555D" w:rsidDel="002A64BE" w:rsidRDefault="00B27C37" w:rsidP="00DC1EA1">
            <w:pPr>
              <w:rPr>
                <w:ins w:id="470" w:author="Rizky Pangidoan Sitanggang" w:date="2021-03-07T21:58:00Z"/>
                <w:del w:id="471" w:author="Benua Adhi" w:date="2021-06-03T08:04:00Z"/>
                <w:rFonts w:ascii="Arial" w:hAnsi="Arial" w:cs="Arial"/>
                <w:rPrChange w:id="472" w:author="benua.adhi" w:date="2021-04-08T09:21:00Z">
                  <w:rPr>
                    <w:ins w:id="473" w:author="Rizky Pangidoan Sitanggang" w:date="2021-03-07T21:58:00Z"/>
                    <w:del w:id="474" w:author="Benua Adhi" w:date="2021-06-03T08:04:00Z"/>
                    <w:rFonts w:ascii="Arial" w:hAnsi="Arial" w:cs="Arial"/>
                    <w:highlight w:val="cyan"/>
                  </w:rPr>
                </w:rPrChange>
              </w:rPr>
            </w:pPr>
          </w:p>
          <w:p w14:paraId="08E4C8DB" w14:textId="5186E07E" w:rsidR="00B27C37" w:rsidRPr="00CA555D" w:rsidDel="002A64BE" w:rsidRDefault="00B27C37" w:rsidP="00DC1EA1">
            <w:pPr>
              <w:rPr>
                <w:del w:id="475" w:author="Benua Adhi" w:date="2021-06-03T08:04:00Z"/>
                <w:rFonts w:ascii="Arial" w:hAnsi="Arial" w:cs="Arial"/>
                <w:lang w:val="en-US"/>
                <w:rPrChange w:id="476" w:author="benua.adhi" w:date="2021-04-08T09:21:00Z">
                  <w:rPr>
                    <w:del w:id="477" w:author="Benua Adhi" w:date="2021-06-03T08:04:00Z"/>
                    <w:rFonts w:ascii="Arial" w:hAnsi="Arial" w:cs="Arial"/>
                    <w:highlight w:val="cyan"/>
                  </w:rPr>
                </w:rPrChange>
              </w:rPr>
            </w:pPr>
            <w:ins w:id="478" w:author="Rizky Pangidoan Sitanggang" w:date="2021-03-07T21:58:00Z">
              <w:del w:id="479" w:author="Benua Adhi" w:date="2021-06-03T08:04:00Z">
                <w:r w:rsidRPr="00CA555D" w:rsidDel="002A64BE">
                  <w:rPr>
                    <w:rFonts w:ascii="Arial" w:hAnsi="Arial" w:cs="Arial"/>
                    <w:lang w:val="en-US"/>
                    <w:rPrChange w:id="480" w:author="benua.adhi" w:date="2021-04-08T09:21:00Z">
                      <w:rPr>
                        <w:rFonts w:ascii="Arial" w:hAnsi="Arial" w:cs="Arial"/>
                        <w:highlight w:val="cyan"/>
                        <w:lang w:val="en-US"/>
                      </w:rPr>
                    </w:rPrChange>
                  </w:rPr>
                  <w:delText>PIC: ……………</w:delText>
                </w:r>
              </w:del>
            </w:ins>
            <w:ins w:id="481" w:author="Rizky Pangidoan Sitanggang" w:date="2021-03-07T21:59:00Z">
              <w:del w:id="482" w:author="Benua Adhi" w:date="2021-06-03T08:04:00Z">
                <w:r w:rsidRPr="00CA555D" w:rsidDel="002A64BE">
                  <w:rPr>
                    <w:rFonts w:ascii="Arial" w:hAnsi="Arial" w:cs="Arial"/>
                    <w:lang w:val="en-US"/>
                    <w:rPrChange w:id="483" w:author="benua.adhi" w:date="2021-04-08T09:21:00Z">
                      <w:rPr>
                        <w:rFonts w:ascii="Arial" w:hAnsi="Arial" w:cs="Arial"/>
                        <w:highlight w:val="cyan"/>
                        <w:lang w:val="en-US"/>
                      </w:rPr>
                    </w:rPrChange>
                  </w:rPr>
                  <w:delText>…</w:delText>
                </w:r>
              </w:del>
            </w:ins>
          </w:p>
        </w:tc>
        <w:tc>
          <w:tcPr>
            <w:tcW w:w="4252" w:type="dxa"/>
          </w:tcPr>
          <w:p w14:paraId="4BFA386C" w14:textId="63038F94" w:rsidR="00040559" w:rsidRPr="00CA555D" w:rsidDel="002A64BE" w:rsidRDefault="00040559" w:rsidP="00DC1EA1">
            <w:pPr>
              <w:rPr>
                <w:del w:id="484" w:author="Benua Adhi" w:date="2021-06-03T08:04:00Z"/>
                <w:rFonts w:ascii="Arial" w:hAnsi="Arial" w:cs="Arial"/>
                <w:rPrChange w:id="485" w:author="benua.adhi" w:date="2021-04-08T09:21:00Z">
                  <w:rPr>
                    <w:del w:id="486" w:author="Benua Adhi" w:date="2021-06-03T08:04:00Z"/>
                    <w:rFonts w:ascii="Arial" w:hAnsi="Arial" w:cs="Arial"/>
                    <w:highlight w:val="cyan"/>
                  </w:rPr>
                </w:rPrChange>
              </w:rPr>
            </w:pPr>
            <w:del w:id="487" w:author="Benua Adhi" w:date="2021-06-03T08:04:00Z">
              <w:r w:rsidRPr="00CA555D" w:rsidDel="002A64BE">
                <w:rPr>
                  <w:rFonts w:ascii="Arial" w:hAnsi="Arial" w:cs="Arial"/>
                  <w:rPrChange w:id="488" w:author="benua.adhi" w:date="2021-04-08T09:21:00Z">
                    <w:rPr>
                      <w:rFonts w:ascii="Arial" w:hAnsi="Arial" w:cs="Arial"/>
                      <w:highlight w:val="cyan"/>
                    </w:rPr>
                  </w:rPrChange>
                </w:rPr>
                <w:delText>Telp. ........................</w:delText>
              </w:r>
            </w:del>
          </w:p>
          <w:p w14:paraId="59537048" w14:textId="3A5411D3" w:rsidR="00040559" w:rsidRPr="00CA555D" w:rsidDel="002A64BE" w:rsidRDefault="00040559" w:rsidP="00DC1EA1">
            <w:pPr>
              <w:rPr>
                <w:ins w:id="489" w:author="Rizky Pangidoan Sitanggang" w:date="2021-03-07T21:59:00Z"/>
                <w:del w:id="490" w:author="Benua Adhi" w:date="2021-06-03T08:04:00Z"/>
                <w:rFonts w:ascii="Arial" w:hAnsi="Arial" w:cs="Arial"/>
                <w:rPrChange w:id="491" w:author="benua.adhi" w:date="2021-04-08T09:21:00Z">
                  <w:rPr>
                    <w:ins w:id="492" w:author="Rizky Pangidoan Sitanggang" w:date="2021-03-07T21:59:00Z"/>
                    <w:del w:id="493" w:author="Benua Adhi" w:date="2021-06-03T08:04:00Z"/>
                    <w:rFonts w:ascii="Arial" w:hAnsi="Arial" w:cs="Arial"/>
                    <w:highlight w:val="cyan"/>
                  </w:rPr>
                </w:rPrChange>
              </w:rPr>
            </w:pPr>
            <w:del w:id="494" w:author="Benua Adhi" w:date="2021-06-03T08:04:00Z">
              <w:r w:rsidRPr="00CA555D" w:rsidDel="002A64BE">
                <w:rPr>
                  <w:rFonts w:ascii="Arial" w:hAnsi="Arial" w:cs="Arial"/>
                  <w:rPrChange w:id="495" w:author="benua.adhi" w:date="2021-04-08T09:21:00Z">
                    <w:rPr>
                      <w:rFonts w:ascii="Arial" w:hAnsi="Arial" w:cs="Arial"/>
                      <w:highlight w:val="cyan"/>
                    </w:rPr>
                  </w:rPrChange>
                </w:rPr>
                <w:delText>Fax. ...........................</w:delText>
              </w:r>
            </w:del>
          </w:p>
          <w:p w14:paraId="71076D52" w14:textId="1F04ABB1" w:rsidR="00B27C37" w:rsidRPr="00CA555D" w:rsidDel="002A64BE" w:rsidRDefault="00B27C37" w:rsidP="00DC1EA1">
            <w:pPr>
              <w:rPr>
                <w:ins w:id="496" w:author="Rizky Pangidoan Sitanggang" w:date="2021-03-07T21:59:00Z"/>
                <w:del w:id="497" w:author="Benua Adhi" w:date="2021-06-03T08:04:00Z"/>
                <w:rFonts w:ascii="Arial" w:hAnsi="Arial" w:cs="Arial"/>
                <w:lang w:val="en-US"/>
                <w:rPrChange w:id="498" w:author="benua.adhi" w:date="2021-04-08T09:21:00Z">
                  <w:rPr>
                    <w:ins w:id="499" w:author="Rizky Pangidoan Sitanggang" w:date="2021-03-07T21:59:00Z"/>
                    <w:del w:id="500" w:author="Benua Adhi" w:date="2021-06-03T08:04:00Z"/>
                    <w:rFonts w:ascii="Arial" w:hAnsi="Arial" w:cs="Arial"/>
                    <w:highlight w:val="cyan"/>
                    <w:lang w:val="en-US"/>
                  </w:rPr>
                </w:rPrChange>
              </w:rPr>
            </w:pPr>
            <w:ins w:id="501" w:author="Rizky Pangidoan Sitanggang" w:date="2021-03-07T21:59:00Z">
              <w:del w:id="502" w:author="Benua Adhi" w:date="2021-06-03T08:04:00Z">
                <w:r w:rsidRPr="00CA555D" w:rsidDel="002A64BE">
                  <w:rPr>
                    <w:rFonts w:ascii="Arial" w:hAnsi="Arial" w:cs="Arial"/>
                    <w:lang w:val="en-US"/>
                    <w:rPrChange w:id="503" w:author="benua.adhi" w:date="2021-04-08T09:21:00Z">
                      <w:rPr>
                        <w:rFonts w:ascii="Arial" w:hAnsi="Arial" w:cs="Arial"/>
                        <w:highlight w:val="cyan"/>
                        <w:lang w:val="en-US"/>
                      </w:rPr>
                    </w:rPrChange>
                  </w:rPr>
                  <w:delText>Email …………………..</w:delText>
                </w:r>
              </w:del>
            </w:ins>
          </w:p>
          <w:p w14:paraId="44F9C399" w14:textId="113B58EE" w:rsidR="00B27C37" w:rsidRPr="00CA555D" w:rsidDel="002A64BE" w:rsidRDefault="00B27C37" w:rsidP="00DC1EA1">
            <w:pPr>
              <w:rPr>
                <w:ins w:id="504" w:author="Rizky Pangidoan Sitanggang" w:date="2021-03-07T21:59:00Z"/>
                <w:del w:id="505" w:author="Benua Adhi" w:date="2021-06-03T08:04:00Z"/>
                <w:rFonts w:ascii="Arial" w:hAnsi="Arial" w:cs="Arial"/>
                <w:lang w:val="en-US"/>
                <w:rPrChange w:id="506" w:author="benua.adhi" w:date="2021-04-08T09:21:00Z">
                  <w:rPr>
                    <w:ins w:id="507" w:author="Rizky Pangidoan Sitanggang" w:date="2021-03-07T21:59:00Z"/>
                    <w:del w:id="508" w:author="Benua Adhi" w:date="2021-06-03T08:04:00Z"/>
                    <w:rFonts w:ascii="Arial" w:hAnsi="Arial" w:cs="Arial"/>
                    <w:highlight w:val="cyan"/>
                    <w:lang w:val="en-US"/>
                  </w:rPr>
                </w:rPrChange>
              </w:rPr>
            </w:pPr>
          </w:p>
          <w:p w14:paraId="3CD19222" w14:textId="29FDFFE7" w:rsidR="00B27C37" w:rsidRPr="00CA555D" w:rsidDel="002A64BE" w:rsidRDefault="00B27C37" w:rsidP="00DC1EA1">
            <w:pPr>
              <w:rPr>
                <w:del w:id="509" w:author="Benua Adhi" w:date="2021-06-03T08:04:00Z"/>
                <w:rFonts w:ascii="Arial" w:hAnsi="Arial" w:cs="Arial"/>
                <w:lang w:val="en-US"/>
                <w:rPrChange w:id="510" w:author="benua.adhi" w:date="2021-04-08T09:21:00Z">
                  <w:rPr>
                    <w:del w:id="511" w:author="Benua Adhi" w:date="2021-06-03T08:04:00Z"/>
                    <w:rFonts w:ascii="Arial" w:hAnsi="Arial" w:cs="Arial"/>
                    <w:highlight w:val="cyan"/>
                  </w:rPr>
                </w:rPrChange>
              </w:rPr>
            </w:pPr>
            <w:ins w:id="512" w:author="Rizky Pangidoan Sitanggang" w:date="2021-03-07T21:59:00Z">
              <w:del w:id="513" w:author="Benua Adhi" w:date="2021-06-03T08:04:00Z">
                <w:r w:rsidRPr="00CA555D" w:rsidDel="002A64BE">
                  <w:rPr>
                    <w:rFonts w:ascii="Arial" w:hAnsi="Arial" w:cs="Arial"/>
                    <w:lang w:val="en-US"/>
                    <w:rPrChange w:id="514" w:author="benua.adhi" w:date="2021-04-08T09:21:00Z">
                      <w:rPr>
                        <w:rFonts w:ascii="Arial" w:hAnsi="Arial" w:cs="Arial"/>
                        <w:highlight w:val="cyan"/>
                        <w:lang w:val="en-US"/>
                      </w:rPr>
                    </w:rPrChange>
                  </w:rPr>
                  <w:delText>PIC: ……………………</w:delText>
                </w:r>
              </w:del>
            </w:ins>
          </w:p>
        </w:tc>
      </w:tr>
    </w:tbl>
    <w:p w14:paraId="01D7D59B" w14:textId="442188E7" w:rsidR="00040559" w:rsidRPr="00825B29" w:rsidDel="002A64BE" w:rsidRDefault="00040559" w:rsidP="00040559">
      <w:pPr>
        <w:pStyle w:val="BodyText2"/>
        <w:rPr>
          <w:del w:id="515" w:author="Benua Adhi" w:date="2021-06-03T08:04:00Z"/>
          <w:rFonts w:ascii="Arial" w:hAnsi="Arial" w:cs="Arial"/>
          <w:b/>
          <w:sz w:val="22"/>
          <w:szCs w:val="22"/>
        </w:rPr>
      </w:pPr>
    </w:p>
    <w:p w14:paraId="742A4B89" w14:textId="558DCF0C" w:rsidR="001F10BC" w:rsidDel="002A64BE" w:rsidRDefault="001F10BC" w:rsidP="00040559">
      <w:pPr>
        <w:pStyle w:val="BodyText"/>
        <w:jc w:val="both"/>
        <w:rPr>
          <w:ins w:id="516" w:author="Guideline" w:date="2021-04-16T20:35:00Z"/>
          <w:del w:id="517" w:author="Benua Adhi" w:date="2021-06-03T08:04:00Z"/>
          <w:rFonts w:ascii="Arial" w:hAnsi="Arial" w:cs="Arial"/>
          <w:sz w:val="22"/>
          <w:szCs w:val="22"/>
        </w:rPr>
      </w:pPr>
    </w:p>
    <w:p w14:paraId="5112B1D4" w14:textId="3C4CE3FD" w:rsidR="001F10BC" w:rsidDel="002A64BE" w:rsidRDefault="001F10BC" w:rsidP="00040559">
      <w:pPr>
        <w:pStyle w:val="BodyText"/>
        <w:jc w:val="both"/>
        <w:rPr>
          <w:ins w:id="518" w:author="Guideline" w:date="2021-04-16T20:35:00Z"/>
          <w:del w:id="519" w:author="Benua Adhi" w:date="2021-06-03T08:04:00Z"/>
          <w:rFonts w:ascii="Arial" w:hAnsi="Arial" w:cs="Arial"/>
          <w:sz w:val="22"/>
          <w:szCs w:val="22"/>
        </w:rPr>
      </w:pPr>
    </w:p>
    <w:p w14:paraId="1DC39BA3" w14:textId="6CD33893" w:rsidR="001F10BC" w:rsidDel="002A64BE" w:rsidRDefault="001F10BC" w:rsidP="00040559">
      <w:pPr>
        <w:pStyle w:val="BodyText"/>
        <w:jc w:val="both"/>
        <w:rPr>
          <w:ins w:id="520" w:author="Guideline" w:date="2021-04-16T20:35:00Z"/>
          <w:del w:id="521" w:author="Benua Adhi" w:date="2021-06-03T08:04:00Z"/>
          <w:rFonts w:ascii="Arial" w:hAnsi="Arial" w:cs="Arial"/>
          <w:sz w:val="22"/>
          <w:szCs w:val="22"/>
        </w:rPr>
      </w:pPr>
    </w:p>
    <w:p w14:paraId="6A55E937" w14:textId="7E2E4D2B" w:rsidR="001F10BC" w:rsidDel="002A64BE" w:rsidRDefault="001F10BC" w:rsidP="00040559">
      <w:pPr>
        <w:pStyle w:val="BodyText"/>
        <w:jc w:val="both"/>
        <w:rPr>
          <w:ins w:id="522" w:author="Guideline" w:date="2021-04-16T20:35:00Z"/>
          <w:del w:id="523" w:author="Benua Adhi" w:date="2021-06-03T08:04:00Z"/>
          <w:rFonts w:ascii="Arial" w:hAnsi="Arial" w:cs="Arial"/>
          <w:sz w:val="22"/>
          <w:szCs w:val="22"/>
        </w:rPr>
      </w:pPr>
    </w:p>
    <w:p w14:paraId="5A3356D9" w14:textId="51536EDE" w:rsidR="001F10BC" w:rsidDel="002A64BE" w:rsidRDefault="001F10BC" w:rsidP="00040559">
      <w:pPr>
        <w:pStyle w:val="BodyText"/>
        <w:jc w:val="both"/>
        <w:rPr>
          <w:ins w:id="524" w:author="Guideline" w:date="2021-04-16T20:35:00Z"/>
          <w:del w:id="525" w:author="Benua Adhi" w:date="2021-06-03T08:04:00Z"/>
          <w:rFonts w:ascii="Arial" w:hAnsi="Arial" w:cs="Arial"/>
          <w:sz w:val="22"/>
          <w:szCs w:val="22"/>
        </w:rPr>
      </w:pPr>
    </w:p>
    <w:p w14:paraId="1CA99E65" w14:textId="08D12B6B" w:rsidR="001F10BC" w:rsidDel="002A64BE" w:rsidRDefault="001F10BC" w:rsidP="00040559">
      <w:pPr>
        <w:pStyle w:val="BodyText"/>
        <w:jc w:val="both"/>
        <w:rPr>
          <w:ins w:id="526" w:author="Guideline" w:date="2021-04-16T20:35:00Z"/>
          <w:del w:id="527" w:author="Benua Adhi" w:date="2021-06-03T08:04:00Z"/>
          <w:rFonts w:ascii="Arial" w:hAnsi="Arial" w:cs="Arial"/>
          <w:sz w:val="22"/>
          <w:szCs w:val="22"/>
        </w:rPr>
      </w:pPr>
    </w:p>
    <w:p w14:paraId="365EE5E9" w14:textId="5B7B6982" w:rsidR="001F10BC" w:rsidDel="002A64BE" w:rsidRDefault="001F10BC" w:rsidP="00040559">
      <w:pPr>
        <w:pStyle w:val="BodyText"/>
        <w:jc w:val="both"/>
        <w:rPr>
          <w:ins w:id="528" w:author="Guideline" w:date="2021-04-16T20:35:00Z"/>
          <w:del w:id="529" w:author="Benua Adhi" w:date="2021-06-03T08:04:00Z"/>
          <w:rFonts w:ascii="Arial" w:hAnsi="Arial" w:cs="Arial"/>
          <w:sz w:val="22"/>
          <w:szCs w:val="22"/>
        </w:rPr>
      </w:pPr>
    </w:p>
    <w:p w14:paraId="2AEB4154" w14:textId="288B7E90" w:rsidR="001F10BC" w:rsidDel="002A64BE" w:rsidRDefault="001F10BC" w:rsidP="00040559">
      <w:pPr>
        <w:pStyle w:val="BodyText"/>
        <w:jc w:val="both"/>
        <w:rPr>
          <w:ins w:id="530" w:author="Guideline" w:date="2021-04-16T20:35:00Z"/>
          <w:del w:id="531" w:author="Benua Adhi" w:date="2021-06-03T08:04:00Z"/>
          <w:rFonts w:ascii="Arial" w:hAnsi="Arial" w:cs="Arial"/>
          <w:sz w:val="22"/>
          <w:szCs w:val="22"/>
        </w:rPr>
      </w:pPr>
    </w:p>
    <w:p w14:paraId="502A5275" w14:textId="4629B219" w:rsidR="00040559" w:rsidRPr="00825B29" w:rsidDel="002A64BE" w:rsidRDefault="00040559" w:rsidP="00040559">
      <w:pPr>
        <w:pStyle w:val="BodyText"/>
        <w:jc w:val="both"/>
        <w:rPr>
          <w:del w:id="532" w:author="Benua Adhi" w:date="2021-06-03T08:04:00Z"/>
          <w:rFonts w:ascii="Arial" w:hAnsi="Arial" w:cs="Arial"/>
          <w:sz w:val="22"/>
          <w:szCs w:val="22"/>
        </w:rPr>
      </w:pPr>
      <w:del w:id="533" w:author="Benua Adhi" w:date="2021-06-03T08:04:00Z">
        <w:r w:rsidRPr="00825B29" w:rsidDel="002A64BE">
          <w:rPr>
            <w:rFonts w:ascii="Arial" w:hAnsi="Arial" w:cs="Arial"/>
            <w:sz w:val="22"/>
            <w:szCs w:val="22"/>
          </w:rPr>
          <w:delText>Perjanjian ini dibuat dalam rangkap 2 (dua) bermeterai cukup serta dibuat dalam Bahasa Indonesia, yang masing-masing mempunyai kekuatan hukum yang sama.</w:delText>
        </w:r>
      </w:del>
    </w:p>
    <w:p w14:paraId="02AA205C" w14:textId="48A247B7" w:rsidR="00040559" w:rsidRPr="00825B29" w:rsidDel="002A64BE" w:rsidRDefault="00040559" w:rsidP="00040559">
      <w:pPr>
        <w:pStyle w:val="BodyText"/>
        <w:jc w:val="center"/>
        <w:rPr>
          <w:del w:id="534" w:author="Benua Adhi" w:date="2021-06-03T08:04:00Z"/>
          <w:rFonts w:ascii="Arial" w:hAnsi="Arial" w:cs="Arial"/>
          <w:b/>
          <w:sz w:val="22"/>
          <w:szCs w:val="22"/>
        </w:rPr>
      </w:pPr>
    </w:p>
    <w:tbl>
      <w:tblPr>
        <w:tblW w:w="0" w:type="auto"/>
        <w:tblInd w:w="108" w:type="dxa"/>
        <w:tblLook w:val="0000" w:firstRow="0" w:lastRow="0" w:firstColumn="0" w:lastColumn="0" w:noHBand="0" w:noVBand="0"/>
      </w:tblPr>
      <w:tblGrid>
        <w:gridCol w:w="4355"/>
        <w:gridCol w:w="4563"/>
      </w:tblGrid>
      <w:tr w:rsidR="00CA555D" w:rsidRPr="00825B29" w:rsidDel="002A64BE" w14:paraId="316BCC50" w14:textId="50CD7316" w:rsidTr="00DC1EA1">
        <w:trPr>
          <w:trHeight w:val="92"/>
          <w:del w:id="535" w:author="Benua Adhi" w:date="2021-06-03T08:04:00Z"/>
        </w:trPr>
        <w:tc>
          <w:tcPr>
            <w:tcW w:w="4500" w:type="dxa"/>
          </w:tcPr>
          <w:p w14:paraId="53A82956" w14:textId="67D1B9D7" w:rsidR="00040559" w:rsidRPr="00825B29" w:rsidDel="002A64BE" w:rsidRDefault="00040559" w:rsidP="00DC1EA1">
            <w:pPr>
              <w:pStyle w:val="Heading3"/>
              <w:jc w:val="center"/>
              <w:rPr>
                <w:del w:id="536" w:author="Benua Adhi" w:date="2021-06-03T08:04:00Z"/>
                <w:rFonts w:ascii="Arial" w:hAnsi="Arial" w:cs="Arial"/>
                <w:color w:val="auto"/>
                <w:lang w:val="sv-SE"/>
              </w:rPr>
            </w:pPr>
            <w:bookmarkStart w:id="537" w:name="_Toc532819068"/>
            <w:del w:id="538" w:author="Benua Adhi" w:date="2021-06-03T08:04:00Z">
              <w:r w:rsidRPr="00825B29" w:rsidDel="002A64BE">
                <w:rPr>
                  <w:rFonts w:ascii="Arial" w:hAnsi="Arial" w:cs="Arial"/>
                  <w:color w:val="auto"/>
                  <w:lang w:val="sv-SE"/>
                </w:rPr>
                <w:delText>PIHAK KEDUA</w:delText>
              </w:r>
              <w:bookmarkEnd w:id="537"/>
            </w:del>
          </w:p>
        </w:tc>
        <w:tc>
          <w:tcPr>
            <w:tcW w:w="4680" w:type="dxa"/>
          </w:tcPr>
          <w:p w14:paraId="75469FC2" w14:textId="683B94EF" w:rsidR="00040559" w:rsidRPr="00825B29" w:rsidDel="002A64BE" w:rsidRDefault="00040559" w:rsidP="00DC1EA1">
            <w:pPr>
              <w:pStyle w:val="Heading3"/>
              <w:jc w:val="center"/>
              <w:rPr>
                <w:del w:id="539" w:author="Benua Adhi" w:date="2021-06-03T08:04:00Z"/>
                <w:rFonts w:ascii="Arial" w:hAnsi="Arial" w:cs="Arial"/>
                <w:color w:val="auto"/>
                <w:lang w:val="sv-SE"/>
              </w:rPr>
            </w:pPr>
            <w:bookmarkStart w:id="540" w:name="_Toc532819069"/>
            <w:del w:id="541" w:author="Benua Adhi" w:date="2021-06-03T08:04:00Z">
              <w:r w:rsidRPr="00825B29" w:rsidDel="002A64BE">
                <w:rPr>
                  <w:rFonts w:ascii="Arial" w:hAnsi="Arial" w:cs="Arial"/>
                  <w:color w:val="auto"/>
                  <w:lang w:val="sv-SE"/>
                </w:rPr>
                <w:delText>PIHAK PERTAMA</w:delText>
              </w:r>
              <w:bookmarkEnd w:id="540"/>
            </w:del>
          </w:p>
        </w:tc>
      </w:tr>
      <w:tr w:rsidR="00CA555D" w:rsidRPr="00825B29" w:rsidDel="002A64BE" w14:paraId="6CB39285" w14:textId="65EA1F4A" w:rsidTr="00DC1EA1">
        <w:trPr>
          <w:trHeight w:val="249"/>
          <w:del w:id="542" w:author="Benua Adhi" w:date="2021-06-03T08:04:00Z"/>
        </w:trPr>
        <w:tc>
          <w:tcPr>
            <w:tcW w:w="4500" w:type="dxa"/>
          </w:tcPr>
          <w:p w14:paraId="0F89F634" w14:textId="409C261D" w:rsidR="00040559" w:rsidRPr="00825B29" w:rsidDel="002A64BE" w:rsidRDefault="00040559" w:rsidP="00DC1EA1">
            <w:pPr>
              <w:jc w:val="center"/>
              <w:rPr>
                <w:del w:id="543" w:author="Benua Adhi" w:date="2021-06-03T08:04:00Z"/>
                <w:rFonts w:ascii="Arial" w:hAnsi="Arial" w:cs="Arial"/>
                <w:b/>
                <w:bCs/>
              </w:rPr>
            </w:pPr>
            <w:del w:id="544" w:author="Benua Adhi" w:date="2021-06-03T08:04:00Z">
              <w:r w:rsidRPr="00825B29" w:rsidDel="002A64BE">
                <w:rPr>
                  <w:rFonts w:ascii="Arial" w:hAnsi="Arial" w:cs="Arial"/>
                  <w:b/>
                  <w:bCs/>
                </w:rPr>
                <w:delText>PT Bank Mandiri (Persero) Tbk</w:delText>
              </w:r>
            </w:del>
          </w:p>
          <w:p w14:paraId="3AB6D3E6" w14:textId="416EFA3B" w:rsidR="00040559" w:rsidRPr="00825B29" w:rsidDel="002A64BE" w:rsidRDefault="00040559" w:rsidP="00DC1EA1">
            <w:pPr>
              <w:pStyle w:val="Heading4"/>
              <w:ind w:left="34"/>
              <w:rPr>
                <w:del w:id="545" w:author="Benua Adhi" w:date="2021-06-03T08:04:00Z"/>
                <w:rFonts w:ascii="Arial" w:hAnsi="Arial" w:cs="Arial"/>
                <w:bCs w:val="0"/>
                <w:sz w:val="22"/>
                <w:szCs w:val="22"/>
              </w:rPr>
            </w:pPr>
          </w:p>
        </w:tc>
        <w:tc>
          <w:tcPr>
            <w:tcW w:w="4680" w:type="dxa"/>
          </w:tcPr>
          <w:p w14:paraId="12EC0270" w14:textId="7E54CD36" w:rsidR="00040559" w:rsidRPr="00CA555D" w:rsidDel="002A64BE" w:rsidRDefault="00040559" w:rsidP="00DC1EA1">
            <w:pPr>
              <w:jc w:val="center"/>
              <w:rPr>
                <w:del w:id="546" w:author="Benua Adhi" w:date="2021-06-03T08:04:00Z"/>
                <w:rFonts w:ascii="Arial" w:hAnsi="Arial" w:cs="Arial"/>
                <w:b/>
                <w:bCs/>
                <w:rPrChange w:id="547" w:author="benua.adhi" w:date="2021-04-08T09:21:00Z">
                  <w:rPr>
                    <w:del w:id="548" w:author="Benua Adhi" w:date="2021-06-03T08:04:00Z"/>
                    <w:rFonts w:ascii="Arial" w:hAnsi="Arial" w:cs="Arial"/>
                    <w:b/>
                    <w:bCs/>
                    <w:highlight w:val="cyan"/>
                  </w:rPr>
                </w:rPrChange>
              </w:rPr>
            </w:pPr>
            <w:del w:id="549" w:author="Benua Adhi" w:date="2021-06-03T08:04:00Z">
              <w:r w:rsidRPr="00CA555D" w:rsidDel="002A64BE">
                <w:rPr>
                  <w:rFonts w:ascii="Arial" w:hAnsi="Arial" w:cs="Arial"/>
                  <w:b/>
                  <w:bCs/>
                  <w:rPrChange w:id="550" w:author="benua.adhi" w:date="2021-04-08T09:21:00Z">
                    <w:rPr>
                      <w:rFonts w:ascii="Arial" w:hAnsi="Arial" w:cs="Arial"/>
                      <w:b/>
                      <w:bCs/>
                      <w:highlight w:val="cyan"/>
                    </w:rPr>
                  </w:rPrChange>
                </w:rPr>
                <w:delText>...................................</w:delText>
              </w:r>
            </w:del>
          </w:p>
          <w:p w14:paraId="03263B0A" w14:textId="519540F7" w:rsidR="00040559" w:rsidRPr="00825B29" w:rsidDel="002A64BE" w:rsidRDefault="00040559" w:rsidP="00DC1EA1">
            <w:pPr>
              <w:jc w:val="center"/>
              <w:rPr>
                <w:del w:id="551" w:author="Benua Adhi" w:date="2021-06-03T08:04:00Z"/>
                <w:rFonts w:ascii="Arial" w:hAnsi="Arial" w:cs="Arial"/>
                <w:b/>
                <w:bCs/>
              </w:rPr>
            </w:pPr>
            <w:del w:id="552" w:author="Benua Adhi" w:date="2021-06-03T08:04:00Z">
              <w:r w:rsidRPr="00CA555D" w:rsidDel="002A64BE">
                <w:rPr>
                  <w:rFonts w:ascii="Arial" w:hAnsi="Arial" w:cs="Arial"/>
                  <w:b/>
                  <w:bCs/>
                  <w:rPrChange w:id="553" w:author="benua.adhi" w:date="2021-04-08T09:21:00Z">
                    <w:rPr>
                      <w:rFonts w:ascii="Arial" w:hAnsi="Arial" w:cs="Arial"/>
                      <w:b/>
                      <w:bCs/>
                      <w:highlight w:val="cyan"/>
                    </w:rPr>
                  </w:rPrChange>
                </w:rPr>
                <w:delText>.................................</w:delText>
              </w:r>
            </w:del>
          </w:p>
        </w:tc>
      </w:tr>
      <w:tr w:rsidR="00CA555D" w:rsidRPr="00825B29" w:rsidDel="002A64BE" w14:paraId="0EDD7424" w14:textId="3E0B141E" w:rsidTr="00DC1EA1">
        <w:trPr>
          <w:trHeight w:val="1305"/>
          <w:del w:id="554" w:author="Benua Adhi" w:date="2021-06-03T08:04:00Z"/>
        </w:trPr>
        <w:tc>
          <w:tcPr>
            <w:tcW w:w="4500" w:type="dxa"/>
          </w:tcPr>
          <w:p w14:paraId="4008F8BF" w14:textId="61BF58BC" w:rsidR="00040559" w:rsidRPr="00825B29" w:rsidDel="002A64BE" w:rsidRDefault="00040559" w:rsidP="00DC1EA1">
            <w:pPr>
              <w:rPr>
                <w:del w:id="555" w:author="Benua Adhi" w:date="2021-06-03T08:04:00Z"/>
                <w:rFonts w:ascii="Arial" w:hAnsi="Arial" w:cs="Arial"/>
                <w:b/>
              </w:rPr>
            </w:pPr>
          </w:p>
        </w:tc>
        <w:tc>
          <w:tcPr>
            <w:tcW w:w="4680" w:type="dxa"/>
          </w:tcPr>
          <w:p w14:paraId="333B8EAE" w14:textId="04BC11FF" w:rsidR="00040559" w:rsidRPr="00825B29" w:rsidDel="002A64BE" w:rsidRDefault="00040559" w:rsidP="00DC1EA1">
            <w:pPr>
              <w:rPr>
                <w:del w:id="556" w:author="Benua Adhi" w:date="2021-06-03T08:04:00Z"/>
                <w:rFonts w:ascii="Arial" w:hAnsi="Arial" w:cs="Arial"/>
                <w:b/>
              </w:rPr>
            </w:pPr>
          </w:p>
        </w:tc>
      </w:tr>
      <w:tr w:rsidR="00CA555D" w:rsidRPr="00825B29" w:rsidDel="002A64BE" w14:paraId="3E479A81" w14:textId="35553298" w:rsidTr="00DC1EA1">
        <w:trPr>
          <w:trHeight w:val="249"/>
          <w:del w:id="557" w:author="Benua Adhi" w:date="2021-06-03T08:04:00Z"/>
        </w:trPr>
        <w:tc>
          <w:tcPr>
            <w:tcW w:w="4500" w:type="dxa"/>
          </w:tcPr>
          <w:p w14:paraId="60BD5521" w14:textId="513C9004" w:rsidR="00040559" w:rsidRPr="00CA555D" w:rsidDel="002A64BE" w:rsidRDefault="00040559" w:rsidP="00DC1EA1">
            <w:pPr>
              <w:pStyle w:val="Heading7"/>
              <w:jc w:val="center"/>
              <w:rPr>
                <w:del w:id="558" w:author="Benua Adhi" w:date="2021-06-03T08:04:00Z"/>
                <w:rFonts w:ascii="Arial" w:hAnsi="Arial" w:cs="Arial"/>
                <w:sz w:val="22"/>
                <w:szCs w:val="22"/>
                <w:rPrChange w:id="559" w:author="benua.adhi" w:date="2021-04-08T09:21:00Z">
                  <w:rPr>
                    <w:del w:id="560" w:author="Benua Adhi" w:date="2021-06-03T08:04:00Z"/>
                    <w:rFonts w:ascii="Arial" w:hAnsi="Arial" w:cs="Arial"/>
                    <w:sz w:val="22"/>
                    <w:szCs w:val="22"/>
                    <w:highlight w:val="cyan"/>
                  </w:rPr>
                </w:rPrChange>
              </w:rPr>
            </w:pPr>
            <w:del w:id="561" w:author="Benua Adhi" w:date="2021-06-03T08:04:00Z">
              <w:r w:rsidRPr="00CA555D" w:rsidDel="002A64BE">
                <w:rPr>
                  <w:rFonts w:ascii="Arial" w:hAnsi="Arial" w:cs="Arial"/>
                  <w:rPrChange w:id="562" w:author="benua.adhi" w:date="2021-04-08T09:21:00Z">
                    <w:rPr>
                      <w:rFonts w:ascii="Arial" w:hAnsi="Arial" w:cs="Arial"/>
                      <w:highlight w:val="cyan"/>
                    </w:rPr>
                  </w:rPrChange>
                </w:rPr>
                <w:delText>...........................</w:delText>
              </w:r>
            </w:del>
          </w:p>
        </w:tc>
        <w:tc>
          <w:tcPr>
            <w:tcW w:w="4680" w:type="dxa"/>
          </w:tcPr>
          <w:p w14:paraId="5A77BAD6" w14:textId="5EAD319D" w:rsidR="00040559" w:rsidRPr="00CA555D" w:rsidDel="002A64BE" w:rsidRDefault="00040559" w:rsidP="004B4BC0">
            <w:pPr>
              <w:pStyle w:val="Heading7"/>
              <w:jc w:val="center"/>
              <w:rPr>
                <w:del w:id="563" w:author="Benua Adhi" w:date="2021-06-03T08:04:00Z"/>
                <w:rFonts w:ascii="Arial" w:hAnsi="Arial" w:cs="Arial"/>
                <w:sz w:val="22"/>
                <w:szCs w:val="22"/>
                <w:rPrChange w:id="564" w:author="benua.adhi" w:date="2021-04-08T09:21:00Z">
                  <w:rPr>
                    <w:del w:id="565" w:author="Benua Adhi" w:date="2021-06-03T08:04:00Z"/>
                    <w:rFonts w:ascii="Arial" w:hAnsi="Arial" w:cs="Arial"/>
                    <w:sz w:val="22"/>
                    <w:szCs w:val="22"/>
                    <w:highlight w:val="cyan"/>
                  </w:rPr>
                </w:rPrChange>
              </w:rPr>
            </w:pPr>
            <w:del w:id="566" w:author="Benua Adhi" w:date="2021-06-03T08:04:00Z">
              <w:r w:rsidRPr="00CA555D" w:rsidDel="002A64BE">
                <w:rPr>
                  <w:rFonts w:ascii="Arial" w:hAnsi="Arial" w:cs="Arial"/>
                  <w:rPrChange w:id="567" w:author="benua.adhi" w:date="2021-04-08T09:21:00Z">
                    <w:rPr>
                      <w:rFonts w:ascii="Arial" w:hAnsi="Arial" w:cs="Arial"/>
                      <w:highlight w:val="cyan"/>
                    </w:rPr>
                  </w:rPrChange>
                </w:rPr>
                <w:delText>.....................................</w:delText>
              </w:r>
            </w:del>
          </w:p>
        </w:tc>
      </w:tr>
      <w:tr w:rsidR="00040559" w:rsidRPr="00825B29" w:rsidDel="002A64BE" w14:paraId="5E8F05C7" w14:textId="2A52647D" w:rsidTr="00DC1EA1">
        <w:trPr>
          <w:trHeight w:val="87"/>
          <w:del w:id="568" w:author="Benua Adhi" w:date="2021-06-03T08:04:00Z"/>
        </w:trPr>
        <w:tc>
          <w:tcPr>
            <w:tcW w:w="4500" w:type="dxa"/>
          </w:tcPr>
          <w:p w14:paraId="5BFF1CE1" w14:textId="560800DC" w:rsidR="00040559" w:rsidRPr="00CA555D" w:rsidDel="002A64BE" w:rsidRDefault="00040559" w:rsidP="00DC1EA1">
            <w:pPr>
              <w:jc w:val="center"/>
              <w:rPr>
                <w:del w:id="569" w:author="Benua Adhi" w:date="2021-06-03T08:04:00Z"/>
                <w:rFonts w:ascii="Arial" w:hAnsi="Arial" w:cs="Arial"/>
                <w:b/>
                <w:bCs/>
                <w:rPrChange w:id="570" w:author="benua.adhi" w:date="2021-04-08T09:21:00Z">
                  <w:rPr>
                    <w:del w:id="571" w:author="Benua Adhi" w:date="2021-06-03T08:04:00Z"/>
                    <w:rFonts w:ascii="Arial" w:hAnsi="Arial" w:cs="Arial"/>
                    <w:b/>
                    <w:bCs/>
                    <w:highlight w:val="cyan"/>
                  </w:rPr>
                </w:rPrChange>
              </w:rPr>
            </w:pPr>
            <w:del w:id="572" w:author="Benua Adhi" w:date="2021-06-03T08:04:00Z">
              <w:r w:rsidRPr="00CA555D" w:rsidDel="002A64BE">
                <w:rPr>
                  <w:rFonts w:ascii="Arial" w:hAnsi="Arial" w:cs="Arial"/>
                  <w:b/>
                  <w:bCs/>
                  <w:rPrChange w:id="573" w:author="benua.adhi" w:date="2021-04-08T09:21:00Z">
                    <w:rPr>
                      <w:rFonts w:ascii="Arial" w:hAnsi="Arial" w:cs="Arial"/>
                      <w:b/>
                      <w:bCs/>
                      <w:highlight w:val="cyan"/>
                    </w:rPr>
                  </w:rPrChange>
                </w:rPr>
                <w:delText>............................</w:delText>
              </w:r>
            </w:del>
          </w:p>
        </w:tc>
        <w:tc>
          <w:tcPr>
            <w:tcW w:w="4680" w:type="dxa"/>
          </w:tcPr>
          <w:p w14:paraId="6503D1A8" w14:textId="3DE8E2D2" w:rsidR="00040559" w:rsidRPr="00CA555D" w:rsidDel="002A64BE" w:rsidRDefault="00040559" w:rsidP="004B4BC0">
            <w:pPr>
              <w:pStyle w:val="Heading9"/>
              <w:spacing w:before="0" w:after="0" w:line="240" w:lineRule="auto"/>
              <w:jc w:val="center"/>
              <w:rPr>
                <w:del w:id="574" w:author="Benua Adhi" w:date="2021-06-03T08:04:00Z"/>
                <w:rFonts w:ascii="Arial" w:hAnsi="Arial" w:cs="Arial"/>
                <w:b/>
                <w:rPrChange w:id="575" w:author="benua.adhi" w:date="2021-04-08T09:21:00Z">
                  <w:rPr>
                    <w:del w:id="576" w:author="Benua Adhi" w:date="2021-06-03T08:04:00Z"/>
                    <w:rFonts w:ascii="Arial" w:hAnsi="Arial" w:cs="Arial"/>
                    <w:b/>
                    <w:highlight w:val="cyan"/>
                  </w:rPr>
                </w:rPrChange>
              </w:rPr>
            </w:pPr>
            <w:del w:id="577" w:author="Benua Adhi" w:date="2021-06-03T08:04:00Z">
              <w:r w:rsidRPr="00CA555D" w:rsidDel="002A64BE">
                <w:rPr>
                  <w:rFonts w:ascii="Arial" w:hAnsi="Arial" w:cs="Arial"/>
                  <w:b/>
                  <w:rPrChange w:id="578" w:author="benua.adhi" w:date="2021-04-08T09:21:00Z">
                    <w:rPr>
                      <w:rFonts w:ascii="Arial" w:hAnsi="Arial" w:cs="Arial"/>
                      <w:b/>
                      <w:highlight w:val="cyan"/>
                    </w:rPr>
                  </w:rPrChange>
                </w:rPr>
                <w:delText xml:space="preserve">........................... </w:delText>
              </w:r>
            </w:del>
          </w:p>
        </w:tc>
      </w:tr>
    </w:tbl>
    <w:p w14:paraId="2FDD84C7" w14:textId="35E5CCDA" w:rsidR="00040559" w:rsidRPr="00825B29" w:rsidDel="002A64BE" w:rsidRDefault="00040559" w:rsidP="00040559">
      <w:pPr>
        <w:spacing w:before="120" w:after="120"/>
        <w:rPr>
          <w:del w:id="579" w:author="Benua Adhi" w:date="2021-06-03T08:04:00Z"/>
          <w:rFonts w:ascii="Arial" w:hAnsi="Arial" w:cs="Arial"/>
          <w:b/>
          <w:bCs/>
          <w:lang w:val="af-ZA"/>
        </w:rPr>
      </w:pPr>
    </w:p>
    <w:p w14:paraId="603B85D5" w14:textId="4BF09EF0" w:rsidR="00040559" w:rsidRPr="00825B29" w:rsidDel="002A64BE" w:rsidRDefault="00040559" w:rsidP="00040559">
      <w:pPr>
        <w:pStyle w:val="Heading7"/>
        <w:spacing w:before="120" w:after="120"/>
        <w:rPr>
          <w:del w:id="580" w:author="Benua Adhi" w:date="2021-06-03T08:04:00Z"/>
          <w:rFonts w:ascii="Arial" w:hAnsi="Arial" w:cs="Arial"/>
          <w:b w:val="0"/>
          <w:bCs/>
          <w:sz w:val="22"/>
          <w:szCs w:val="22"/>
          <w:lang w:val="af-ZA"/>
        </w:rPr>
      </w:pPr>
    </w:p>
    <w:p w14:paraId="668A176A" w14:textId="213780BF" w:rsidR="00040559" w:rsidRPr="00825B29" w:rsidDel="002A64BE" w:rsidRDefault="00040559" w:rsidP="00193E12">
      <w:pPr>
        <w:pStyle w:val="Heading7"/>
        <w:spacing w:before="120"/>
        <w:jc w:val="both"/>
        <w:rPr>
          <w:del w:id="581" w:author="Benua Adhi" w:date="2021-06-03T08:04:00Z"/>
          <w:rFonts w:ascii="Arial" w:hAnsi="Arial" w:cs="Arial"/>
          <w:sz w:val="22"/>
          <w:szCs w:val="22"/>
          <w:lang w:val="af-ZA"/>
        </w:rPr>
      </w:pPr>
      <w:del w:id="582" w:author="Benua Adhi" w:date="2021-06-03T08:04:00Z">
        <w:r w:rsidRPr="00825B29" w:rsidDel="002A64BE">
          <w:rPr>
            <w:rFonts w:ascii="Arial" w:hAnsi="Arial" w:cs="Arial"/>
            <w:b w:val="0"/>
            <w:bCs/>
            <w:sz w:val="22"/>
            <w:szCs w:val="22"/>
            <w:lang w:val="af-ZA"/>
          </w:rPr>
          <w:br w:type="page"/>
        </w:r>
        <w:r w:rsidR="00080F2A" w:rsidRPr="00825B29" w:rsidDel="002A64BE">
          <w:rPr>
            <w:rFonts w:ascii="Arial" w:hAnsi="Arial" w:cs="Arial"/>
            <w:bCs/>
            <w:sz w:val="22"/>
            <w:szCs w:val="22"/>
            <w:lang w:val="af-ZA"/>
          </w:rPr>
          <w:delText>1.</w:delText>
        </w:r>
        <w:r w:rsidR="00AF60AB" w:rsidRPr="00825B29" w:rsidDel="002A64BE">
          <w:rPr>
            <w:rFonts w:ascii="Arial" w:hAnsi="Arial" w:cs="Arial"/>
            <w:sz w:val="22"/>
            <w:szCs w:val="22"/>
            <w:lang w:val="af-ZA"/>
          </w:rPr>
          <w:delText>9.1</w:delText>
        </w:r>
        <w:r w:rsidR="00C55951" w:rsidRPr="00825B29" w:rsidDel="002A64BE">
          <w:rPr>
            <w:rFonts w:ascii="Arial" w:hAnsi="Arial" w:cs="Arial"/>
            <w:sz w:val="22"/>
            <w:szCs w:val="22"/>
            <w:lang w:val="af-ZA"/>
          </w:rPr>
          <w:delText xml:space="preserve"> Lampiran PKS KSM (</w:delText>
        </w:r>
        <w:r w:rsidRPr="00CA555D" w:rsidDel="002A64BE">
          <w:rPr>
            <w:rFonts w:ascii="Arial" w:hAnsi="Arial" w:cs="Arial"/>
            <w:lang w:val="af-ZA"/>
            <w:rPrChange w:id="583" w:author="benua.adhi" w:date="2021-04-08T09:21:00Z">
              <w:rPr>
                <w:rFonts w:ascii="Arial" w:hAnsi="Arial" w:cs="Arial"/>
                <w:highlight w:val="yellow"/>
                <w:lang w:val="af-ZA"/>
              </w:rPr>
            </w:rPrChange>
          </w:rPr>
          <w:delText>DENGAN IMBAL JASA</w:delText>
        </w:r>
        <w:r w:rsidRPr="00825B29" w:rsidDel="002A64BE">
          <w:rPr>
            <w:rFonts w:ascii="Arial" w:hAnsi="Arial" w:cs="Arial"/>
            <w:sz w:val="22"/>
            <w:szCs w:val="22"/>
            <w:lang w:val="af-ZA"/>
          </w:rPr>
          <w:delText xml:space="preserve">) - SURAT </w:delText>
        </w:r>
        <w:r w:rsidRPr="00CA555D" w:rsidDel="002A64BE">
          <w:rPr>
            <w:rFonts w:ascii="Arial" w:hAnsi="Arial" w:cs="Arial"/>
            <w:lang w:val="af-ZA"/>
            <w:rPrChange w:id="584" w:author="benua.adhi" w:date="2021-04-08T09:21:00Z">
              <w:rPr>
                <w:rFonts w:ascii="Arial" w:hAnsi="Arial" w:cs="Arial"/>
                <w:highlight w:val="cyan"/>
                <w:lang w:val="af-ZA"/>
              </w:rPr>
            </w:rPrChange>
          </w:rPr>
          <w:delText>PERNYATAAN BENSATKER/PEKAS/.....</w:delText>
        </w:r>
      </w:del>
    </w:p>
    <w:commentRangeStart w:id="585"/>
    <w:p w14:paraId="5AB131F2" w14:textId="3E65AD75" w:rsidR="00040559" w:rsidRPr="00825B29" w:rsidDel="002A64BE" w:rsidRDefault="00776DB1" w:rsidP="00040559">
      <w:pPr>
        <w:spacing w:before="240" w:after="120"/>
        <w:jc w:val="center"/>
        <w:rPr>
          <w:del w:id="586" w:author="Benua Adhi" w:date="2021-06-03T08:04:00Z"/>
          <w:rFonts w:ascii="Arial" w:hAnsi="Arial" w:cs="Arial"/>
          <w:bCs/>
          <w:lang w:val="en-US"/>
        </w:rPr>
      </w:pPr>
      <w:del w:id="587" w:author="Benua Adhi" w:date="2021-06-03T08:04:00Z">
        <w:r w:rsidRPr="00825B29" w:rsidDel="002A64BE">
          <w:rPr>
            <w:noProof/>
          </w:rPr>
          <mc:AlternateContent>
            <mc:Choice Requires="wps">
              <w:drawing>
                <wp:anchor distT="4294967292" distB="4294967292" distL="114300" distR="114300" simplePos="0" relativeHeight="251658240" behindDoc="0" locked="0" layoutInCell="1" allowOverlap="1" wp14:anchorId="2F164DE2" wp14:editId="53064C57">
                  <wp:simplePos x="0" y="0"/>
                  <wp:positionH relativeFrom="column">
                    <wp:posOffset>0</wp:posOffset>
                  </wp:positionH>
                  <wp:positionV relativeFrom="paragraph">
                    <wp:posOffset>-5081</wp:posOffset>
                  </wp:positionV>
                  <wp:extent cx="5969000" cy="0"/>
                  <wp:effectExtent l="0" t="19050" r="31750" b="19050"/>
                  <wp:wrapNone/>
                  <wp:docPr id="6"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9000" cy="0"/>
                          </a:xfrm>
                          <a:prstGeom prst="line">
                            <a:avLst/>
                          </a:prstGeom>
                          <a:noFill/>
                          <a:ln w="57150" cmpd="thinThick">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01950EDA" id="Line 46" o:spid="_x0000_s1026"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4pt" to="470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" strokeweight="4.5pt">
                  <v:stroke linestyle="thinThick"/>
                </v:line>
              </w:pict>
            </mc:Fallback>
          </mc:AlternateContent>
        </w:r>
        <w:r w:rsidR="00040559" w:rsidRPr="00825B29" w:rsidDel="002A64BE">
          <w:rPr>
            <w:rFonts w:ascii="Arial" w:hAnsi="Arial" w:cs="Arial"/>
            <w:b/>
            <w:bCs/>
          </w:rPr>
          <w:delText>SURAT PERNYATAAN</w:delText>
        </w:r>
        <w:commentRangeEnd w:id="585"/>
        <w:r w:rsidR="00EC3F9D" w:rsidDel="002A64BE">
          <w:rPr>
            <w:rStyle w:val="CommentReference"/>
          </w:rPr>
          <w:commentReference w:id="585"/>
        </w:r>
        <w:r w:rsidR="00040559" w:rsidRPr="00825B29" w:rsidDel="002A64BE">
          <w:rPr>
            <w:rFonts w:ascii="Arial" w:hAnsi="Arial" w:cs="Arial"/>
            <w:b/>
            <w:bCs/>
          </w:rPr>
          <w:delText xml:space="preserve"> </w:delText>
        </w:r>
        <w:r w:rsidR="00040559" w:rsidRPr="00CA555D" w:rsidDel="002A64BE">
          <w:rPr>
            <w:rFonts w:ascii="Arial" w:hAnsi="Arial" w:cs="Arial"/>
            <w:b/>
            <w:bCs/>
            <w:rPrChange w:id="588" w:author="benua.adhi" w:date="2021-04-08T09:21:00Z">
              <w:rPr>
                <w:rFonts w:ascii="Arial" w:hAnsi="Arial" w:cs="Arial"/>
                <w:b/>
                <w:bCs/>
                <w:highlight w:val="cyan"/>
              </w:rPr>
            </w:rPrChange>
          </w:rPr>
          <w:delText>BENSATKER/PEKAS/……</w:delText>
        </w:r>
        <w:r w:rsidR="00040559" w:rsidRPr="00CA555D" w:rsidDel="002A64BE">
          <w:rPr>
            <w:rFonts w:ascii="Arial" w:hAnsi="Arial" w:cs="Arial"/>
            <w:bCs/>
            <w:lang w:val="en-US"/>
            <w:rPrChange w:id="589" w:author="benua.adhi" w:date="2021-04-08T09:21:00Z">
              <w:rPr>
                <w:rFonts w:ascii="Arial" w:hAnsi="Arial" w:cs="Arial"/>
                <w:bCs/>
                <w:highlight w:val="cyan"/>
                <w:lang w:val="en-US"/>
              </w:rPr>
            </w:rPrChange>
          </w:rPr>
          <w:delText>(Dapat disesuaikan)</w:delText>
        </w:r>
      </w:del>
    </w:p>
    <w:p w14:paraId="5AD5F518" w14:textId="17AB02C0" w:rsidR="00040559" w:rsidRPr="00825B29" w:rsidDel="002A64BE" w:rsidRDefault="00040559" w:rsidP="00040559">
      <w:pPr>
        <w:rPr>
          <w:del w:id="590" w:author="Benua Adhi" w:date="2021-06-03T08:04:00Z"/>
          <w:rFonts w:ascii="Arial" w:hAnsi="Arial" w:cs="Arial"/>
          <w:lang w:val="sv-SE"/>
        </w:rPr>
      </w:pPr>
      <w:del w:id="591" w:author="Benua Adhi" w:date="2021-06-03T08:04:00Z">
        <w:r w:rsidRPr="00825B29" w:rsidDel="002A64BE">
          <w:rPr>
            <w:rFonts w:ascii="Arial" w:hAnsi="Arial" w:cs="Arial"/>
            <w:lang w:val="sv-SE"/>
          </w:rPr>
          <w:delText>Saya yang bertanda tangan di bawah ini :</w:delText>
        </w:r>
      </w:del>
    </w:p>
    <w:p w14:paraId="5D286DF0" w14:textId="19EB61E3" w:rsidR="00040559" w:rsidRPr="00825B29" w:rsidDel="002A64BE" w:rsidRDefault="00040559" w:rsidP="00040559">
      <w:pPr>
        <w:tabs>
          <w:tab w:val="left" w:pos="3366"/>
          <w:tab w:val="left" w:pos="3553"/>
        </w:tabs>
        <w:rPr>
          <w:del w:id="592" w:author="Benua Adhi" w:date="2021-06-03T08:04:00Z"/>
          <w:rFonts w:ascii="Arial" w:hAnsi="Arial" w:cs="Arial"/>
          <w:lang w:val="sv-SE"/>
        </w:rPr>
      </w:pPr>
      <w:del w:id="593" w:author="Benua Adhi" w:date="2021-06-03T08:04:00Z">
        <w:r w:rsidRPr="00825B29" w:rsidDel="002A64BE">
          <w:rPr>
            <w:rFonts w:ascii="Arial" w:hAnsi="Arial" w:cs="Arial"/>
            <w:lang w:val="sv-SE"/>
          </w:rPr>
          <w:delText>Nama Lengkap</w:delText>
        </w:r>
        <w:r w:rsidRPr="00825B29" w:rsidDel="002A64BE">
          <w:rPr>
            <w:rFonts w:ascii="Arial" w:hAnsi="Arial" w:cs="Arial"/>
            <w:lang w:val="sv-SE"/>
          </w:rPr>
          <w:tab/>
          <w:delText>:</w:delText>
        </w:r>
        <w:r w:rsidRPr="00825B29" w:rsidDel="002A64BE">
          <w:rPr>
            <w:rFonts w:ascii="Arial" w:hAnsi="Arial" w:cs="Arial"/>
            <w:lang w:val="sv-SE"/>
          </w:rPr>
          <w:tab/>
        </w:r>
        <w:r w:rsidRPr="00CA555D" w:rsidDel="002A64BE">
          <w:rPr>
            <w:rFonts w:ascii="Arial" w:hAnsi="Arial" w:cs="Arial"/>
            <w:lang w:val="sv-SE"/>
            <w:rPrChange w:id="594" w:author="benua.adhi" w:date="2021-04-08T09:21:00Z">
              <w:rPr>
                <w:rFonts w:ascii="Arial" w:hAnsi="Arial" w:cs="Arial"/>
                <w:highlight w:val="cyan"/>
                <w:lang w:val="sv-SE"/>
              </w:rPr>
            </w:rPrChange>
          </w:rPr>
          <w:delText>………</w:delText>
        </w:r>
      </w:del>
    </w:p>
    <w:p w14:paraId="730E7051" w14:textId="2D9ABB05" w:rsidR="00040559" w:rsidRPr="00825B29" w:rsidDel="002A64BE" w:rsidRDefault="00286496" w:rsidP="00040559">
      <w:pPr>
        <w:tabs>
          <w:tab w:val="left" w:pos="3366"/>
          <w:tab w:val="left" w:pos="3553"/>
        </w:tabs>
        <w:rPr>
          <w:del w:id="595" w:author="Benua Adhi" w:date="2021-06-03T08:04:00Z"/>
          <w:rFonts w:ascii="Arial" w:hAnsi="Arial" w:cs="Arial"/>
          <w:lang w:val="sv-SE"/>
        </w:rPr>
      </w:pPr>
      <w:del w:id="596" w:author="Benua Adhi" w:date="2021-06-03T08:04:00Z">
        <w:r w:rsidRPr="00825B29" w:rsidDel="002A64BE">
          <w:rPr>
            <w:rFonts w:ascii="Arial" w:hAnsi="Arial" w:cs="Arial"/>
            <w:lang w:val="sv-SE"/>
          </w:rPr>
          <w:delText>Nomor Pegawai/</w:delText>
        </w:r>
        <w:r w:rsidR="00040559" w:rsidRPr="00825B29" w:rsidDel="002A64BE">
          <w:rPr>
            <w:rFonts w:ascii="Arial" w:hAnsi="Arial" w:cs="Arial"/>
            <w:lang w:val="sv-SE"/>
          </w:rPr>
          <w:delText>NIP</w:delText>
        </w:r>
        <w:r w:rsidR="00040559" w:rsidRPr="00825B29" w:rsidDel="002A64BE">
          <w:rPr>
            <w:rFonts w:ascii="Arial" w:hAnsi="Arial" w:cs="Arial"/>
            <w:lang w:val="sv-SE"/>
          </w:rPr>
          <w:tab/>
          <w:delText>:</w:delText>
        </w:r>
        <w:r w:rsidR="00040559" w:rsidRPr="00825B29" w:rsidDel="002A64BE">
          <w:rPr>
            <w:rFonts w:ascii="Arial" w:hAnsi="Arial" w:cs="Arial"/>
            <w:lang w:val="sv-SE"/>
          </w:rPr>
          <w:tab/>
        </w:r>
        <w:r w:rsidR="00040559" w:rsidRPr="00CA555D" w:rsidDel="002A64BE">
          <w:rPr>
            <w:rFonts w:ascii="Arial" w:hAnsi="Arial" w:cs="Arial"/>
            <w:lang w:val="sv-SE"/>
            <w:rPrChange w:id="597" w:author="benua.adhi" w:date="2021-04-08T09:21:00Z">
              <w:rPr>
                <w:rFonts w:ascii="Arial" w:hAnsi="Arial" w:cs="Arial"/>
                <w:highlight w:val="cyan"/>
                <w:lang w:val="sv-SE"/>
              </w:rPr>
            </w:rPrChange>
          </w:rPr>
          <w:delText>………</w:delText>
        </w:r>
      </w:del>
    </w:p>
    <w:p w14:paraId="0BF7D55B" w14:textId="52BC658B" w:rsidR="00040559" w:rsidRPr="00825B29" w:rsidDel="002A64BE" w:rsidRDefault="00040559" w:rsidP="00040559">
      <w:pPr>
        <w:tabs>
          <w:tab w:val="left" w:pos="3366"/>
          <w:tab w:val="left" w:pos="3553"/>
        </w:tabs>
        <w:rPr>
          <w:del w:id="598" w:author="Benua Adhi" w:date="2021-06-03T08:04:00Z"/>
          <w:rFonts w:ascii="Arial" w:hAnsi="Arial" w:cs="Arial"/>
          <w:lang w:val="fi-FI"/>
        </w:rPr>
      </w:pPr>
      <w:del w:id="599" w:author="Benua Adhi" w:date="2021-06-03T08:04:00Z">
        <w:r w:rsidRPr="00825B29" w:rsidDel="002A64BE">
          <w:rPr>
            <w:rFonts w:ascii="Arial" w:hAnsi="Arial" w:cs="Arial"/>
            <w:lang w:val="fi-FI"/>
          </w:rPr>
          <w:delText>Unit Kerja</w:delText>
        </w:r>
        <w:r w:rsidRPr="00825B29" w:rsidDel="002A64BE">
          <w:rPr>
            <w:rFonts w:ascii="Arial" w:hAnsi="Arial" w:cs="Arial"/>
            <w:lang w:val="fi-FI"/>
          </w:rPr>
          <w:tab/>
          <w:delText>:</w:delText>
        </w:r>
        <w:r w:rsidRPr="00825B29" w:rsidDel="002A64BE">
          <w:rPr>
            <w:rFonts w:ascii="Arial" w:hAnsi="Arial" w:cs="Arial"/>
            <w:lang w:val="fi-FI"/>
          </w:rPr>
          <w:tab/>
        </w:r>
        <w:r w:rsidRPr="00CA555D" w:rsidDel="002A64BE">
          <w:rPr>
            <w:rFonts w:ascii="Arial" w:hAnsi="Arial" w:cs="Arial"/>
            <w:lang w:val="fi-FI"/>
            <w:rPrChange w:id="600" w:author="benua.adhi" w:date="2021-04-08T09:21:00Z">
              <w:rPr>
                <w:rFonts w:ascii="Arial" w:hAnsi="Arial" w:cs="Arial"/>
                <w:highlight w:val="cyan"/>
                <w:lang w:val="fi-FI"/>
              </w:rPr>
            </w:rPrChange>
          </w:rPr>
          <w:delText>………</w:delText>
        </w:r>
      </w:del>
    </w:p>
    <w:p w14:paraId="3DC0B656" w14:textId="23D36BF8" w:rsidR="00040559" w:rsidRPr="00825B29" w:rsidDel="002A64BE" w:rsidRDefault="00286496" w:rsidP="00040559">
      <w:pPr>
        <w:tabs>
          <w:tab w:val="left" w:pos="3366"/>
          <w:tab w:val="left" w:pos="3553"/>
        </w:tabs>
        <w:rPr>
          <w:del w:id="601" w:author="Benua Adhi" w:date="2021-06-03T08:04:00Z"/>
          <w:rFonts w:ascii="Arial" w:hAnsi="Arial" w:cs="Arial"/>
          <w:lang w:val="fi-FI"/>
        </w:rPr>
      </w:pPr>
      <w:del w:id="602" w:author="Benua Adhi" w:date="2021-06-03T08:04:00Z">
        <w:r w:rsidRPr="00825B29" w:rsidDel="002A64BE">
          <w:rPr>
            <w:rFonts w:ascii="Arial" w:hAnsi="Arial" w:cs="Arial"/>
            <w:lang w:val="fi-FI"/>
          </w:rPr>
          <w:delText>Pangkat/</w:delText>
        </w:r>
        <w:r w:rsidR="00040559" w:rsidRPr="00825B29" w:rsidDel="002A64BE">
          <w:rPr>
            <w:rFonts w:ascii="Arial" w:hAnsi="Arial" w:cs="Arial"/>
            <w:lang w:val="fi-FI"/>
          </w:rPr>
          <w:delText>Jabatan</w:delText>
        </w:r>
        <w:r w:rsidR="00040559" w:rsidRPr="00825B29" w:rsidDel="002A64BE">
          <w:rPr>
            <w:rFonts w:ascii="Arial" w:hAnsi="Arial" w:cs="Arial"/>
            <w:lang w:val="fi-FI"/>
          </w:rPr>
          <w:tab/>
          <w:delText>:</w:delText>
        </w:r>
        <w:r w:rsidR="00040559" w:rsidRPr="00825B29" w:rsidDel="002A64BE">
          <w:rPr>
            <w:rFonts w:ascii="Arial" w:hAnsi="Arial" w:cs="Arial"/>
            <w:lang w:val="fi-FI"/>
          </w:rPr>
          <w:tab/>
        </w:r>
        <w:r w:rsidR="00040559" w:rsidRPr="00CA555D" w:rsidDel="002A64BE">
          <w:rPr>
            <w:rFonts w:ascii="Arial" w:hAnsi="Arial" w:cs="Arial"/>
            <w:lang w:val="fi-FI"/>
            <w:rPrChange w:id="603" w:author="benua.adhi" w:date="2021-04-08T09:21:00Z">
              <w:rPr>
                <w:rFonts w:ascii="Arial" w:hAnsi="Arial" w:cs="Arial"/>
                <w:highlight w:val="cyan"/>
                <w:lang w:val="fi-FI"/>
              </w:rPr>
            </w:rPrChange>
          </w:rPr>
          <w:delText>………</w:delText>
        </w:r>
      </w:del>
    </w:p>
    <w:p w14:paraId="251FD683" w14:textId="1EFA778B" w:rsidR="00040559" w:rsidRPr="00825B29" w:rsidDel="002A64BE" w:rsidRDefault="00286496" w:rsidP="00040559">
      <w:pPr>
        <w:tabs>
          <w:tab w:val="left" w:pos="3366"/>
          <w:tab w:val="left" w:pos="3553"/>
        </w:tabs>
        <w:rPr>
          <w:del w:id="604" w:author="Benua Adhi" w:date="2021-06-03T08:04:00Z"/>
          <w:rFonts w:ascii="Arial" w:hAnsi="Arial" w:cs="Arial"/>
          <w:lang w:val="fi-FI"/>
        </w:rPr>
      </w:pPr>
      <w:del w:id="605" w:author="Benua Adhi" w:date="2021-06-03T08:04:00Z">
        <w:r w:rsidRPr="00825B29" w:rsidDel="002A64BE">
          <w:rPr>
            <w:rFonts w:ascii="Arial" w:hAnsi="Arial" w:cs="Arial"/>
            <w:lang w:val="fi-FI"/>
          </w:rPr>
          <w:delText>Instansi/</w:delText>
        </w:r>
        <w:r w:rsidR="00040559" w:rsidRPr="00825B29" w:rsidDel="002A64BE">
          <w:rPr>
            <w:rFonts w:ascii="Arial" w:hAnsi="Arial" w:cs="Arial"/>
            <w:lang w:val="fi-FI"/>
          </w:rPr>
          <w:delText>Perusahaan</w:delText>
        </w:r>
        <w:r w:rsidR="00040559" w:rsidRPr="00825B29" w:rsidDel="002A64BE">
          <w:rPr>
            <w:rFonts w:ascii="Arial" w:hAnsi="Arial" w:cs="Arial"/>
            <w:lang w:val="fi-FI"/>
          </w:rPr>
          <w:tab/>
          <w:delText>:</w:delText>
        </w:r>
        <w:r w:rsidR="00040559" w:rsidRPr="00825B29" w:rsidDel="002A64BE">
          <w:rPr>
            <w:rFonts w:ascii="Arial" w:hAnsi="Arial" w:cs="Arial"/>
            <w:lang w:val="fi-FI"/>
          </w:rPr>
          <w:tab/>
        </w:r>
        <w:r w:rsidR="00040559" w:rsidRPr="00CA555D" w:rsidDel="002A64BE">
          <w:rPr>
            <w:rFonts w:ascii="Arial" w:hAnsi="Arial" w:cs="Arial"/>
            <w:lang w:val="fi-FI"/>
            <w:rPrChange w:id="606" w:author="benua.adhi" w:date="2021-04-08T09:21:00Z">
              <w:rPr>
                <w:rFonts w:ascii="Arial" w:hAnsi="Arial" w:cs="Arial"/>
                <w:highlight w:val="cyan"/>
                <w:lang w:val="fi-FI"/>
              </w:rPr>
            </w:rPrChange>
          </w:rPr>
          <w:delText>………</w:delText>
        </w:r>
      </w:del>
    </w:p>
    <w:p w14:paraId="51752E30" w14:textId="3B25E27A" w:rsidR="00040559" w:rsidRPr="00825B29" w:rsidDel="002A64BE" w:rsidRDefault="00040559" w:rsidP="00040559">
      <w:pPr>
        <w:pStyle w:val="BodyText"/>
        <w:tabs>
          <w:tab w:val="left" w:pos="3366"/>
          <w:tab w:val="left" w:pos="3553"/>
        </w:tabs>
        <w:spacing w:before="120"/>
        <w:jc w:val="both"/>
        <w:rPr>
          <w:del w:id="607" w:author="Benua Adhi" w:date="2021-06-03T08:04:00Z"/>
          <w:rFonts w:ascii="Arial" w:hAnsi="Arial" w:cs="Arial"/>
          <w:sz w:val="22"/>
          <w:szCs w:val="22"/>
          <w:lang w:val="fi-FI"/>
        </w:rPr>
      </w:pPr>
      <w:del w:id="608" w:author="Benua Adhi" w:date="2021-06-03T08:04:00Z">
        <w:r w:rsidRPr="00825B29" w:rsidDel="002A64BE">
          <w:rPr>
            <w:rFonts w:ascii="Arial" w:hAnsi="Arial" w:cs="Arial"/>
            <w:sz w:val="22"/>
            <w:szCs w:val="22"/>
            <w:lang w:val="fi-FI"/>
          </w:rPr>
          <w:delText xml:space="preserve">Dengan ini menyatakan bahwa sehubungan dengan adanya penyaluran kredit kepada Pegawai </w:delText>
        </w:r>
        <w:r w:rsidRPr="00CA555D" w:rsidDel="002A64BE">
          <w:rPr>
            <w:rFonts w:ascii="Arial" w:hAnsi="Arial" w:cs="Arial"/>
            <w:lang w:val="fi-FI"/>
            <w:rPrChange w:id="609" w:author="benua.adhi" w:date="2021-04-08T09:21:00Z">
              <w:rPr>
                <w:rFonts w:ascii="Arial" w:hAnsi="Arial" w:cs="Arial"/>
                <w:highlight w:val="cyan"/>
                <w:lang w:val="fi-FI"/>
              </w:rPr>
            </w:rPrChange>
          </w:rPr>
          <w:delText>Satuan Kerja ............... (</w:delText>
        </w:r>
        <w:r w:rsidRPr="00CA555D" w:rsidDel="002A64BE">
          <w:rPr>
            <w:rFonts w:ascii="Arial" w:hAnsi="Arial" w:cs="Arial"/>
            <w:i/>
            <w:lang w:val="fi-FI"/>
            <w:rPrChange w:id="610" w:author="benua.adhi" w:date="2021-04-08T09:21:00Z">
              <w:rPr>
                <w:rFonts w:ascii="Arial" w:hAnsi="Arial" w:cs="Arial"/>
                <w:i/>
                <w:highlight w:val="cyan"/>
                <w:lang w:val="fi-FI"/>
              </w:rPr>
            </w:rPrChange>
          </w:rPr>
          <w:delText>Agar diisi nama satuan kerja, dengan diikuti nama Instansinya</w:delText>
        </w:r>
        <w:r w:rsidR="00D51ABF" w:rsidRPr="00CA555D" w:rsidDel="002A64BE">
          <w:rPr>
            <w:rFonts w:ascii="Arial" w:hAnsi="Arial" w:cs="Arial"/>
            <w:i/>
            <w:lang w:val="fi-FI"/>
            <w:rPrChange w:id="611" w:author="benua.adhi" w:date="2021-04-08T09:21:00Z">
              <w:rPr>
                <w:rFonts w:ascii="Arial" w:hAnsi="Arial" w:cs="Arial"/>
                <w:i/>
                <w:highlight w:val="cyan"/>
                <w:lang w:val="fi-FI"/>
              </w:rPr>
            </w:rPrChange>
          </w:rPr>
          <w:delText xml:space="preserve"> atau dapat disesuaikan</w:delText>
        </w:r>
        <w:r w:rsidRPr="00CA555D" w:rsidDel="002A64BE">
          <w:rPr>
            <w:rFonts w:ascii="Arial" w:hAnsi="Arial" w:cs="Arial"/>
            <w:lang w:val="fi-FI"/>
            <w:rPrChange w:id="612" w:author="benua.adhi" w:date="2021-04-08T09:21:00Z">
              <w:rPr>
                <w:rFonts w:ascii="Arial" w:hAnsi="Arial" w:cs="Arial"/>
                <w:highlight w:val="cyan"/>
                <w:lang w:val="fi-FI"/>
              </w:rPr>
            </w:rPrChange>
          </w:rPr>
          <w:delText>)</w:delText>
        </w:r>
        <w:r w:rsidRPr="00825B29" w:rsidDel="002A64BE">
          <w:rPr>
            <w:rFonts w:ascii="Arial" w:hAnsi="Arial" w:cs="Arial"/>
            <w:sz w:val="22"/>
            <w:szCs w:val="22"/>
            <w:lang w:val="fi-FI"/>
          </w:rPr>
          <w:delText xml:space="preserve"> dari PT Bank Mandiri (Persero) Tbk, Unit/Cabang Mandiri Mitra Usaha </w:delText>
        </w:r>
        <w:r w:rsidRPr="00CA555D" w:rsidDel="002A64BE">
          <w:rPr>
            <w:rFonts w:ascii="Arial" w:hAnsi="Arial" w:cs="Arial"/>
            <w:lang w:val="fi-FI"/>
            <w:rPrChange w:id="613" w:author="benua.adhi" w:date="2021-04-08T09:21:00Z">
              <w:rPr>
                <w:rFonts w:ascii="Arial" w:hAnsi="Arial" w:cs="Arial"/>
                <w:highlight w:val="cyan"/>
                <w:lang w:val="fi-FI"/>
              </w:rPr>
            </w:rPrChange>
          </w:rPr>
          <w:delText>....................(</w:delText>
        </w:r>
        <w:r w:rsidRPr="00CA555D" w:rsidDel="002A64BE">
          <w:rPr>
            <w:rFonts w:ascii="Arial" w:hAnsi="Arial" w:cs="Arial"/>
            <w:i/>
            <w:lang w:val="fi-FI"/>
            <w:rPrChange w:id="614" w:author="benua.adhi" w:date="2021-04-08T09:21:00Z">
              <w:rPr>
                <w:rFonts w:ascii="Arial" w:hAnsi="Arial" w:cs="Arial"/>
                <w:i/>
                <w:highlight w:val="cyan"/>
                <w:lang w:val="fi-FI"/>
              </w:rPr>
            </w:rPrChange>
          </w:rPr>
          <w:delText>Isi nama unit kerja penyalur</w:delText>
        </w:r>
        <w:r w:rsidRPr="00CA555D" w:rsidDel="002A64BE">
          <w:rPr>
            <w:rFonts w:ascii="Arial" w:hAnsi="Arial" w:cs="Arial"/>
            <w:lang w:val="en-US"/>
            <w:rPrChange w:id="615" w:author="benua.adhi" w:date="2021-04-08T09:21:00Z">
              <w:rPr>
                <w:rFonts w:ascii="Arial" w:hAnsi="Arial" w:cs="Arial"/>
                <w:highlight w:val="cyan"/>
                <w:lang w:val="en-US"/>
              </w:rPr>
            </w:rPrChange>
          </w:rPr>
          <w:delText>)</w:delText>
        </w:r>
        <w:r w:rsidRPr="00825B29" w:rsidDel="002A64BE">
          <w:rPr>
            <w:rFonts w:ascii="Arial" w:hAnsi="Arial" w:cs="Arial"/>
            <w:sz w:val="22"/>
            <w:szCs w:val="22"/>
            <w:lang w:val="fi-FI"/>
          </w:rPr>
          <w:delText xml:space="preserve"> dengan ini kami menyatakan sanggup dan bersedia untuk :</w:delText>
        </w:r>
      </w:del>
    </w:p>
    <w:p w14:paraId="1779D609" w14:textId="194376E0" w:rsidR="00040559" w:rsidRPr="00825B29" w:rsidDel="002A64BE" w:rsidRDefault="00040559" w:rsidP="009F1632">
      <w:pPr>
        <w:pStyle w:val="BodyText"/>
        <w:numPr>
          <w:ilvl w:val="0"/>
          <w:numId w:val="156"/>
        </w:numPr>
        <w:tabs>
          <w:tab w:val="clear" w:pos="720"/>
        </w:tabs>
        <w:spacing w:before="60" w:after="60"/>
        <w:ind w:left="426"/>
        <w:jc w:val="both"/>
        <w:rPr>
          <w:del w:id="616" w:author="Benua Adhi" w:date="2021-06-03T08:04:00Z"/>
          <w:rFonts w:ascii="Arial" w:hAnsi="Arial" w:cs="Arial"/>
          <w:sz w:val="22"/>
          <w:szCs w:val="22"/>
          <w:lang w:val="fi-FI"/>
        </w:rPr>
      </w:pPr>
      <w:del w:id="617" w:author="Benua Adhi" w:date="2021-06-03T08:04:00Z">
        <w:r w:rsidRPr="00825B29" w:rsidDel="002A64BE">
          <w:rPr>
            <w:rFonts w:ascii="Arial" w:hAnsi="Arial" w:cs="Arial"/>
            <w:sz w:val="22"/>
            <w:szCs w:val="22"/>
            <w:lang w:val="fi-FI"/>
          </w:rPr>
          <w:delText>Menyeleksi setiap permohonan yang diajukan Pegawai.</w:delText>
        </w:r>
      </w:del>
    </w:p>
    <w:p w14:paraId="3814CEA4" w14:textId="416BC01E" w:rsidR="00040559" w:rsidRPr="00825B29" w:rsidDel="002A64BE" w:rsidRDefault="00040559" w:rsidP="009F1632">
      <w:pPr>
        <w:pStyle w:val="BodyText"/>
        <w:numPr>
          <w:ilvl w:val="0"/>
          <w:numId w:val="156"/>
        </w:numPr>
        <w:tabs>
          <w:tab w:val="clear" w:pos="720"/>
        </w:tabs>
        <w:spacing w:before="60" w:after="60"/>
        <w:ind w:left="426"/>
        <w:jc w:val="both"/>
        <w:rPr>
          <w:del w:id="618" w:author="Benua Adhi" w:date="2021-06-03T08:04:00Z"/>
          <w:rFonts w:ascii="Arial" w:hAnsi="Arial" w:cs="Arial"/>
          <w:sz w:val="22"/>
          <w:szCs w:val="22"/>
          <w:lang w:val="fi-FI"/>
        </w:rPr>
      </w:pPr>
      <w:del w:id="619" w:author="Benua Adhi" w:date="2021-06-03T08:04:00Z">
        <w:r w:rsidRPr="00825B29" w:rsidDel="002A64BE">
          <w:rPr>
            <w:rFonts w:ascii="Arial" w:hAnsi="Arial" w:cs="Arial"/>
            <w:sz w:val="22"/>
            <w:szCs w:val="22"/>
            <w:lang w:val="fi-FI"/>
          </w:rPr>
          <w:delText>Merekomendasikan dan mengijinkan Pegawai kami mengajukan permohonan kredit kepada PT. Ban</w:delText>
        </w:r>
        <w:r w:rsidR="00766B6A" w:rsidRPr="00825B29" w:rsidDel="002A64BE">
          <w:rPr>
            <w:rFonts w:ascii="Arial" w:hAnsi="Arial" w:cs="Arial"/>
            <w:sz w:val="22"/>
            <w:szCs w:val="22"/>
            <w:lang w:val="fi-FI"/>
          </w:rPr>
          <w:delText>k Mandiri (</w:delText>
        </w:r>
        <w:r w:rsidR="00766B6A" w:rsidRPr="00CA555D" w:rsidDel="002A64BE">
          <w:rPr>
            <w:rFonts w:ascii="Arial" w:hAnsi="Arial" w:cs="Arial"/>
            <w:lang w:val="fi-FI"/>
            <w:rPrChange w:id="620" w:author="benua.adhi" w:date="2021-04-08T09:21:00Z">
              <w:rPr>
                <w:rFonts w:ascii="Arial" w:hAnsi="Arial" w:cs="Arial"/>
                <w:highlight w:val="green"/>
                <w:lang w:val="fi-FI"/>
              </w:rPr>
            </w:rPrChange>
          </w:rPr>
          <w:delText>P</w:delText>
        </w:r>
        <w:r w:rsidRPr="00825B29" w:rsidDel="002A64BE">
          <w:rPr>
            <w:rFonts w:ascii="Arial" w:hAnsi="Arial" w:cs="Arial"/>
            <w:sz w:val="22"/>
            <w:szCs w:val="22"/>
            <w:lang w:val="fi-FI"/>
          </w:rPr>
          <w:delText>ersero) Tbk. sesuai daftar lampiran</w:delText>
        </w:r>
        <w:r w:rsidR="00982617" w:rsidRPr="00825B29" w:rsidDel="002A64BE">
          <w:rPr>
            <w:rFonts w:ascii="Arial" w:hAnsi="Arial" w:cs="Arial"/>
            <w:sz w:val="22"/>
            <w:szCs w:val="22"/>
            <w:lang w:val="fi-FI"/>
          </w:rPr>
          <w:delText>,</w:delText>
        </w:r>
        <w:r w:rsidR="002B7FC7" w:rsidRPr="00825B29" w:rsidDel="002A64BE">
          <w:rPr>
            <w:rFonts w:ascii="Arial" w:hAnsi="Arial" w:cs="Arial"/>
            <w:sz w:val="22"/>
            <w:szCs w:val="22"/>
          </w:rPr>
          <w:delText xml:space="preserve"> berik</w:delText>
        </w:r>
        <w:r w:rsidR="00D30182" w:rsidRPr="00825B29" w:rsidDel="002A64BE">
          <w:rPr>
            <w:rFonts w:ascii="Arial" w:hAnsi="Arial" w:cs="Arial"/>
            <w:sz w:val="22"/>
            <w:szCs w:val="22"/>
          </w:rPr>
          <w:delText>ut perpanjangan atau perubahan/</w:delText>
        </w:r>
        <w:r w:rsidR="002B7FC7" w:rsidRPr="00825B29" w:rsidDel="002A64BE">
          <w:rPr>
            <w:rFonts w:ascii="Arial" w:hAnsi="Arial" w:cs="Arial"/>
            <w:sz w:val="22"/>
            <w:szCs w:val="22"/>
          </w:rPr>
          <w:delText>adendumnya</w:delText>
        </w:r>
        <w:r w:rsidRPr="00825B29" w:rsidDel="002A64BE">
          <w:rPr>
            <w:rFonts w:ascii="Arial" w:hAnsi="Arial" w:cs="Arial"/>
            <w:sz w:val="22"/>
            <w:szCs w:val="22"/>
            <w:lang w:val="fi-FI"/>
          </w:rPr>
          <w:delText xml:space="preserve"> yang merupakan satu kesatuan yang tidak terpisahkan dari Surat Pernyataan ini.</w:delText>
        </w:r>
      </w:del>
    </w:p>
    <w:p w14:paraId="11484C56" w14:textId="6836DA9A" w:rsidR="00040559" w:rsidRPr="00825B29" w:rsidDel="002A64BE" w:rsidRDefault="00040559" w:rsidP="009F1632">
      <w:pPr>
        <w:pStyle w:val="BodyText"/>
        <w:numPr>
          <w:ilvl w:val="0"/>
          <w:numId w:val="156"/>
        </w:numPr>
        <w:tabs>
          <w:tab w:val="clear" w:pos="720"/>
        </w:tabs>
        <w:spacing w:before="60" w:after="60"/>
        <w:ind w:left="426"/>
        <w:jc w:val="both"/>
        <w:rPr>
          <w:del w:id="621" w:author="Benua Adhi" w:date="2021-06-03T08:04:00Z"/>
          <w:rFonts w:ascii="Arial" w:hAnsi="Arial" w:cs="Arial"/>
          <w:sz w:val="22"/>
          <w:szCs w:val="22"/>
          <w:lang w:val="fi-FI"/>
        </w:rPr>
      </w:pPr>
      <w:del w:id="622" w:author="Benua Adhi" w:date="2021-06-03T08:04:00Z">
        <w:r w:rsidRPr="00825B29" w:rsidDel="002A64BE">
          <w:rPr>
            <w:rFonts w:ascii="Arial" w:eastAsia="PMingLiU" w:hAnsi="Arial" w:cs="Arial"/>
            <w:sz w:val="22"/>
            <w:szCs w:val="22"/>
            <w:lang w:val="pt-BR" w:eastAsia="zh-TW"/>
          </w:rPr>
          <w:delText xml:space="preserve">Menyalurkan penghasilan Pegawai (gaji, tunjangan kinerja, remunerasi, dan tunjangan lainnya) kepada rekening Tabungan milik </w:delText>
        </w:r>
        <w:r w:rsidRPr="00825B29" w:rsidDel="002A64BE">
          <w:rPr>
            <w:rFonts w:ascii="Arial" w:hAnsi="Arial" w:cs="Arial"/>
            <w:sz w:val="22"/>
            <w:szCs w:val="22"/>
            <w:lang w:val="fi-FI"/>
          </w:rPr>
          <w:delText>Pegawai</w:delText>
        </w:r>
        <w:r w:rsidRPr="00825B29" w:rsidDel="002A64BE">
          <w:rPr>
            <w:rFonts w:ascii="Arial" w:eastAsia="PMingLiU" w:hAnsi="Arial" w:cs="Arial"/>
            <w:sz w:val="22"/>
            <w:szCs w:val="22"/>
            <w:lang w:val="pt-BR" w:eastAsia="zh-TW"/>
          </w:rPr>
          <w:delText xml:space="preserve"> yang ada pada </w:delText>
        </w:r>
        <w:r w:rsidRPr="00825B29" w:rsidDel="002A64BE">
          <w:rPr>
            <w:rFonts w:ascii="Arial" w:hAnsi="Arial" w:cs="Arial"/>
            <w:sz w:val="22"/>
            <w:szCs w:val="22"/>
            <w:lang w:val="fi-FI"/>
          </w:rPr>
          <w:delText>PT Bank Mandiri (Persero) Tbk</w:delText>
        </w:r>
        <w:r w:rsidRPr="00825B29" w:rsidDel="002A64BE">
          <w:rPr>
            <w:rFonts w:ascii="Arial" w:eastAsia="PMingLiU" w:hAnsi="Arial" w:cs="Arial"/>
            <w:sz w:val="22"/>
            <w:szCs w:val="22"/>
            <w:lang w:val="pt-BR" w:eastAsia="zh-TW"/>
          </w:rPr>
          <w:delText xml:space="preserve">, dan/atau memotongkan penghasilan </w:delText>
        </w:r>
        <w:r w:rsidRPr="00825B29" w:rsidDel="002A64BE">
          <w:rPr>
            <w:rFonts w:ascii="Arial" w:hAnsi="Arial" w:cs="Arial"/>
            <w:sz w:val="22"/>
            <w:szCs w:val="22"/>
            <w:lang w:val="fi-FI"/>
          </w:rPr>
          <w:delText>Pegawai</w:delText>
        </w:r>
        <w:r w:rsidRPr="00825B29" w:rsidDel="002A64BE">
          <w:rPr>
            <w:rFonts w:ascii="Arial" w:eastAsia="PMingLiU" w:hAnsi="Arial" w:cs="Arial"/>
            <w:sz w:val="22"/>
            <w:szCs w:val="22"/>
            <w:lang w:val="pt-BR" w:eastAsia="zh-TW"/>
          </w:rPr>
          <w:delText xml:space="preserve"> (gaji, tunjangan kinerja, remunerasi, dan tunjangan lainnya) sebesar Angsuran </w:delText>
        </w:r>
        <w:commentRangeStart w:id="623"/>
        <w:r w:rsidRPr="00825B29" w:rsidDel="002A64BE">
          <w:rPr>
            <w:rFonts w:ascii="Arial" w:eastAsia="PMingLiU" w:hAnsi="Arial" w:cs="Arial"/>
            <w:sz w:val="22"/>
            <w:szCs w:val="22"/>
            <w:lang w:val="pt-BR" w:eastAsia="zh-TW"/>
          </w:rPr>
          <w:delText>+</w:delText>
        </w:r>
        <w:commentRangeEnd w:id="623"/>
        <w:r w:rsidR="00287A8C" w:rsidRPr="00825B29" w:rsidDel="002A64BE">
          <w:rPr>
            <w:rStyle w:val="CommentReference"/>
            <w:rFonts w:ascii="Calibri" w:eastAsia="Calibri" w:hAnsi="Calibri"/>
          </w:rPr>
          <w:commentReference w:id="623"/>
        </w:r>
        <w:r w:rsidRPr="00825B29" w:rsidDel="002A64BE">
          <w:rPr>
            <w:rFonts w:ascii="Arial" w:eastAsia="PMingLiU" w:hAnsi="Arial" w:cs="Arial"/>
            <w:sz w:val="22"/>
            <w:szCs w:val="22"/>
            <w:lang w:val="pt-BR" w:eastAsia="zh-TW"/>
          </w:rPr>
          <w:delText xml:space="preserve"> </w:delText>
        </w:r>
      </w:del>
      <w:ins w:id="624" w:author="bdsuser" w:date="2021-03-10T09:26:00Z">
        <w:del w:id="625" w:author="Benua Adhi" w:date="2021-06-03T08:04:00Z">
          <w:r w:rsidR="00B9677B" w:rsidRPr="00825B29" w:rsidDel="002A64BE">
            <w:rPr>
              <w:rFonts w:ascii="Arial" w:eastAsia="PMingLiU" w:hAnsi="Arial" w:cs="Arial"/>
              <w:sz w:val="22"/>
              <w:szCs w:val="22"/>
              <w:lang w:val="pt-BR" w:eastAsia="zh-TW"/>
            </w:rPr>
            <w:delText xml:space="preserve">beserta </w:delText>
          </w:r>
        </w:del>
      </w:ins>
      <w:del w:id="626" w:author="Benua Adhi" w:date="2021-06-03T08:04:00Z">
        <w:r w:rsidRPr="00825B29" w:rsidDel="002A64BE">
          <w:rPr>
            <w:rFonts w:ascii="Arial" w:eastAsia="PMingLiU" w:hAnsi="Arial" w:cs="Arial"/>
            <w:sz w:val="22"/>
            <w:szCs w:val="22"/>
            <w:lang w:val="pt-BR" w:eastAsia="zh-TW"/>
          </w:rPr>
          <w:delText xml:space="preserve">denda (jika ada) </w:delText>
        </w:r>
        <w:r w:rsidR="00281DE9" w:rsidRPr="00825B29" w:rsidDel="002A64BE">
          <w:rPr>
            <w:rFonts w:ascii="Arial" w:hAnsi="Arial" w:cs="Arial"/>
            <w:noProof/>
            <w:sz w:val="22"/>
            <w:szCs w:val="22"/>
            <w:lang w:val="en-US"/>
          </w:rPr>
          <w:delText xml:space="preserve">dan/atau sebesar kekurangan Angsuran + </w:delText>
        </w:r>
      </w:del>
      <w:ins w:id="627" w:author="bdsuser" w:date="2021-03-10T09:27:00Z">
        <w:del w:id="628" w:author="Benua Adhi" w:date="2021-06-03T08:04:00Z">
          <w:r w:rsidR="00B9677B" w:rsidRPr="00825B29" w:rsidDel="002A64BE">
            <w:rPr>
              <w:rFonts w:ascii="Arial" w:hAnsi="Arial" w:cs="Arial"/>
              <w:noProof/>
              <w:sz w:val="22"/>
              <w:szCs w:val="22"/>
              <w:lang w:val="en-US"/>
            </w:rPr>
            <w:delText xml:space="preserve">beserta </w:delText>
          </w:r>
        </w:del>
      </w:ins>
      <w:del w:id="629" w:author="Benua Adhi" w:date="2021-06-03T08:04:00Z">
        <w:r w:rsidR="00281DE9" w:rsidRPr="00825B29" w:rsidDel="002A64BE">
          <w:rPr>
            <w:rFonts w:ascii="Arial" w:hAnsi="Arial" w:cs="Arial"/>
            <w:noProof/>
            <w:sz w:val="22"/>
            <w:szCs w:val="22"/>
            <w:lang w:val="en-US"/>
          </w:rPr>
          <w:delText>denda (jika ada)</w:delText>
        </w:r>
        <w:r w:rsidR="00281DE9" w:rsidRPr="00825B29" w:rsidDel="002A64BE">
          <w:rPr>
            <w:rFonts w:ascii="Arial" w:hAnsi="Arial" w:cs="Arial"/>
            <w:noProof/>
            <w:sz w:val="22"/>
            <w:szCs w:val="22"/>
          </w:rPr>
          <w:delText xml:space="preserve"> </w:delText>
        </w:r>
        <w:r w:rsidRPr="00825B29" w:rsidDel="002A64BE">
          <w:rPr>
            <w:rFonts w:ascii="Arial" w:eastAsia="PMingLiU" w:hAnsi="Arial" w:cs="Arial"/>
            <w:sz w:val="22"/>
            <w:szCs w:val="22"/>
            <w:lang w:val="pt-BR" w:eastAsia="zh-TW"/>
          </w:rPr>
          <w:delText xml:space="preserve">dan menyetorkan kepada </w:delText>
        </w:r>
        <w:r w:rsidRPr="00825B29" w:rsidDel="002A64BE">
          <w:rPr>
            <w:rFonts w:ascii="Arial" w:hAnsi="Arial" w:cs="Arial"/>
            <w:sz w:val="22"/>
            <w:szCs w:val="22"/>
            <w:lang w:val="fi-FI"/>
          </w:rPr>
          <w:delText>PT Bank Mandiri (Persero) Tbk</w:delText>
        </w:r>
        <w:r w:rsidRPr="00825B29" w:rsidDel="002A64BE">
          <w:rPr>
            <w:rFonts w:ascii="Arial" w:eastAsia="PMingLiU" w:hAnsi="Arial" w:cs="Arial"/>
            <w:sz w:val="22"/>
            <w:szCs w:val="22"/>
            <w:lang w:val="pt-BR" w:eastAsia="zh-TW"/>
          </w:rPr>
          <w:delText xml:space="preserve"> setiap bulannya sampai dengan Kredit dinyatakan lunas oleh </w:delText>
        </w:r>
        <w:r w:rsidRPr="00825B29" w:rsidDel="002A64BE">
          <w:rPr>
            <w:rFonts w:ascii="Arial" w:hAnsi="Arial" w:cs="Arial"/>
            <w:sz w:val="22"/>
            <w:szCs w:val="22"/>
            <w:lang w:val="fi-FI"/>
          </w:rPr>
          <w:delText>PT Bank Mandiri (Persero) Tbk</w:delText>
        </w:r>
        <w:r w:rsidRPr="00825B29" w:rsidDel="002A64BE">
          <w:rPr>
            <w:rFonts w:ascii="Arial" w:eastAsia="PMingLiU" w:hAnsi="Arial" w:cs="Arial"/>
            <w:sz w:val="22"/>
            <w:szCs w:val="22"/>
            <w:lang w:val="pt-BR" w:eastAsia="zh-TW"/>
          </w:rPr>
          <w:delText>.</w:delText>
        </w:r>
      </w:del>
    </w:p>
    <w:p w14:paraId="1DA54228" w14:textId="11082A81" w:rsidR="00040559" w:rsidRPr="00825B29" w:rsidDel="002A64BE" w:rsidRDefault="00040559" w:rsidP="009F1632">
      <w:pPr>
        <w:pStyle w:val="BodyText"/>
        <w:numPr>
          <w:ilvl w:val="0"/>
          <w:numId w:val="156"/>
        </w:numPr>
        <w:tabs>
          <w:tab w:val="clear" w:pos="720"/>
        </w:tabs>
        <w:spacing w:before="60" w:after="60"/>
        <w:ind w:left="426"/>
        <w:jc w:val="both"/>
        <w:rPr>
          <w:del w:id="630" w:author="Benua Adhi" w:date="2021-06-03T08:04:00Z"/>
          <w:rFonts w:ascii="Arial" w:hAnsi="Arial" w:cs="Arial"/>
          <w:sz w:val="22"/>
          <w:szCs w:val="22"/>
          <w:lang w:val="fi-FI"/>
        </w:rPr>
      </w:pPr>
      <w:del w:id="631" w:author="Benua Adhi" w:date="2021-06-03T08:04:00Z">
        <w:r w:rsidRPr="00825B29" w:rsidDel="002A64BE">
          <w:rPr>
            <w:rFonts w:ascii="Arial" w:eastAsia="PMingLiU" w:hAnsi="Arial" w:cs="Arial"/>
            <w:sz w:val="22"/>
            <w:szCs w:val="22"/>
            <w:lang w:val="pt-BR" w:eastAsia="zh-TW"/>
          </w:rPr>
          <w:delText>M</w:delText>
        </w:r>
        <w:r w:rsidRPr="00825B29" w:rsidDel="002A64BE">
          <w:rPr>
            <w:rFonts w:ascii="Arial" w:hAnsi="Arial" w:cs="Arial"/>
            <w:noProof/>
            <w:sz w:val="22"/>
            <w:szCs w:val="22"/>
            <w:lang w:val="pt-BR"/>
          </w:rPr>
          <w:delText xml:space="preserve">enyerahkan pembayaran pesangon dan/atau BPJS dan/atau ASABRI/TASPEN dan/atau manfaat finansial lainnya yang merupakan hak Debitur kepada </w:delText>
        </w:r>
        <w:r w:rsidRPr="00825B29" w:rsidDel="002A64BE">
          <w:rPr>
            <w:rFonts w:ascii="Arial" w:hAnsi="Arial" w:cs="Arial"/>
            <w:sz w:val="22"/>
            <w:szCs w:val="22"/>
            <w:lang w:val="fi-FI"/>
          </w:rPr>
          <w:delText>PT Bank Mandiri (Persero) Tbk</w:delText>
        </w:r>
        <w:r w:rsidRPr="00825B29" w:rsidDel="002A64BE">
          <w:rPr>
            <w:rFonts w:ascii="Arial" w:hAnsi="Arial" w:cs="Arial"/>
            <w:noProof/>
            <w:sz w:val="22"/>
            <w:szCs w:val="22"/>
            <w:lang w:val="pt-BR"/>
          </w:rPr>
          <w:delText xml:space="preserve"> guna penyelesaian kewajiban Pegawai sesuai surat kuasa dari Pegawai.</w:delText>
        </w:r>
      </w:del>
    </w:p>
    <w:p w14:paraId="67E7B3DF" w14:textId="6D795E5A" w:rsidR="00040559" w:rsidRPr="00825B29" w:rsidDel="002A64BE" w:rsidRDefault="00040559" w:rsidP="009F1632">
      <w:pPr>
        <w:pStyle w:val="BodyText"/>
        <w:numPr>
          <w:ilvl w:val="0"/>
          <w:numId w:val="156"/>
        </w:numPr>
        <w:tabs>
          <w:tab w:val="clear" w:pos="720"/>
        </w:tabs>
        <w:spacing w:before="60" w:after="60"/>
        <w:ind w:left="426"/>
        <w:jc w:val="both"/>
        <w:rPr>
          <w:del w:id="632" w:author="Benua Adhi" w:date="2021-06-03T08:04:00Z"/>
          <w:rFonts w:ascii="Arial" w:hAnsi="Arial" w:cs="Arial"/>
          <w:sz w:val="22"/>
          <w:szCs w:val="22"/>
          <w:lang w:val="fi-FI"/>
        </w:rPr>
      </w:pPr>
      <w:del w:id="633" w:author="Benua Adhi" w:date="2021-06-03T08:04:00Z">
        <w:r w:rsidRPr="00825B29" w:rsidDel="002A64BE">
          <w:rPr>
            <w:rFonts w:ascii="Arial" w:hAnsi="Arial" w:cs="Arial"/>
            <w:sz w:val="22"/>
            <w:szCs w:val="22"/>
            <w:lang w:val="fi-FI"/>
          </w:rPr>
          <w:delText xml:space="preserve">Memberitahukan kepada PT Bank Mandiri (Persero) Tbk pada kesempatan pertama secara tertulis apabila Pegawai dimutasi, berhenti bekerja karena PHK, mengundurkan diri, terkena skorsing penghentian pembayaran </w:delText>
        </w:r>
        <w:r w:rsidRPr="00825B29" w:rsidDel="002A64BE">
          <w:rPr>
            <w:rFonts w:ascii="Arial" w:eastAsia="PMingLiU" w:hAnsi="Arial" w:cs="Arial"/>
            <w:sz w:val="22"/>
            <w:szCs w:val="22"/>
            <w:lang w:val="pt-BR" w:eastAsia="zh-TW"/>
          </w:rPr>
          <w:delText xml:space="preserve">penghasilan </w:delText>
        </w:r>
        <w:r w:rsidRPr="00825B29" w:rsidDel="002A64BE">
          <w:rPr>
            <w:rFonts w:ascii="Arial" w:hAnsi="Arial" w:cs="Arial"/>
            <w:sz w:val="22"/>
            <w:szCs w:val="22"/>
            <w:lang w:val="fi-FI"/>
          </w:rPr>
          <w:delText>Pegawai</w:delText>
        </w:r>
        <w:r w:rsidRPr="00825B29" w:rsidDel="002A64BE">
          <w:rPr>
            <w:rFonts w:ascii="Arial" w:eastAsia="PMingLiU" w:hAnsi="Arial" w:cs="Arial"/>
            <w:sz w:val="22"/>
            <w:szCs w:val="22"/>
            <w:lang w:val="pt-BR" w:eastAsia="zh-TW"/>
          </w:rPr>
          <w:delText xml:space="preserve"> (gaji, tunjangan kinerja, remunerasi, dan tunjangan lainnya)</w:delText>
        </w:r>
        <w:r w:rsidRPr="00825B29" w:rsidDel="002A64BE">
          <w:rPr>
            <w:rFonts w:ascii="Arial" w:hAnsi="Arial" w:cs="Arial"/>
            <w:sz w:val="22"/>
            <w:szCs w:val="22"/>
            <w:lang w:val="fi-FI"/>
          </w:rPr>
          <w:delText xml:space="preserve"> dalam jangka waktu tertentu, cuti diluar tanggungan atau meninggal dunia.</w:delText>
        </w:r>
      </w:del>
    </w:p>
    <w:p w14:paraId="3EEC6CD2" w14:textId="74C40BD3" w:rsidR="00040559" w:rsidRPr="00825B29" w:rsidDel="002A64BE" w:rsidRDefault="00040559" w:rsidP="00040559">
      <w:pPr>
        <w:rPr>
          <w:del w:id="634" w:author="Benua Adhi" w:date="2021-06-03T08:04:00Z"/>
          <w:rFonts w:ascii="Arial" w:hAnsi="Arial" w:cs="Arial"/>
          <w:lang w:val="fi-FI"/>
        </w:rPr>
      </w:pPr>
      <w:del w:id="635" w:author="Benua Adhi" w:date="2021-06-03T08:04:00Z">
        <w:r w:rsidRPr="00825B29" w:rsidDel="002A64BE">
          <w:rPr>
            <w:rFonts w:ascii="Arial" w:hAnsi="Arial" w:cs="Arial"/>
            <w:lang w:val="fi-FI"/>
          </w:rPr>
          <w:delText>Demikian Surat Pernyataan ini diberikan untuk dipergunakan sebagaimana mestinya.</w:delText>
        </w:r>
      </w:del>
    </w:p>
    <w:p w14:paraId="53DFFC49" w14:textId="2006971D" w:rsidR="001F10BC" w:rsidDel="002A64BE" w:rsidRDefault="001F10BC" w:rsidP="00040559">
      <w:pPr>
        <w:pStyle w:val="Footer"/>
        <w:rPr>
          <w:ins w:id="636" w:author="Guideline" w:date="2021-04-16T20:43:00Z"/>
          <w:del w:id="637" w:author="Benua Adhi" w:date="2021-06-03T08:04:00Z"/>
          <w:rFonts w:ascii="Arial" w:hAnsi="Arial" w:cs="Arial"/>
          <w:lang w:val="fi-FI"/>
        </w:rPr>
      </w:pPr>
    </w:p>
    <w:p w14:paraId="3A03A232" w14:textId="37DFF7F2" w:rsidR="001F10BC" w:rsidDel="002A64BE" w:rsidRDefault="001F10BC" w:rsidP="00040559">
      <w:pPr>
        <w:pStyle w:val="Footer"/>
        <w:rPr>
          <w:ins w:id="638" w:author="Guideline" w:date="2021-04-16T20:43:00Z"/>
          <w:del w:id="639" w:author="Benua Adhi" w:date="2021-06-03T08:04:00Z"/>
          <w:rFonts w:ascii="Arial" w:hAnsi="Arial" w:cs="Arial"/>
          <w:lang w:val="fi-FI"/>
        </w:rPr>
      </w:pPr>
    </w:p>
    <w:p w14:paraId="0F1782F8" w14:textId="003C897E" w:rsidR="00040559" w:rsidRPr="00825B29" w:rsidDel="002A64BE" w:rsidRDefault="00040559" w:rsidP="00040559">
      <w:pPr>
        <w:pStyle w:val="Footer"/>
        <w:rPr>
          <w:del w:id="640" w:author="Benua Adhi" w:date="2021-06-03T08:04:00Z"/>
          <w:rFonts w:ascii="Arial" w:hAnsi="Arial" w:cs="Arial"/>
          <w:lang w:val="fi-FI"/>
        </w:rPr>
      </w:pPr>
      <w:del w:id="641" w:author="Benua Adhi" w:date="2021-06-03T08:04:00Z">
        <w:r w:rsidRPr="00825B29" w:rsidDel="002A64BE">
          <w:rPr>
            <w:rFonts w:ascii="Arial" w:hAnsi="Arial" w:cs="Arial"/>
            <w:lang w:val="fi-FI"/>
          </w:rPr>
          <w:tab/>
        </w:r>
        <w:r w:rsidRPr="00825B29" w:rsidDel="002A64BE">
          <w:rPr>
            <w:rFonts w:ascii="Arial" w:hAnsi="Arial" w:cs="Arial"/>
            <w:lang w:val="fi-FI"/>
          </w:rPr>
          <w:tab/>
        </w:r>
        <w:r w:rsidRPr="00825B29" w:rsidDel="002A64BE">
          <w:rPr>
            <w:rFonts w:ascii="Arial" w:hAnsi="Arial" w:cs="Arial"/>
            <w:lang w:val="fi-FI"/>
          </w:rPr>
          <w:tab/>
        </w:r>
        <w:r w:rsidRPr="00825B29" w:rsidDel="002A64BE">
          <w:rPr>
            <w:rFonts w:ascii="Arial" w:hAnsi="Arial" w:cs="Arial"/>
            <w:lang w:val="fi-FI"/>
          </w:rPr>
          <w:tab/>
        </w:r>
        <w:r w:rsidRPr="00825B29" w:rsidDel="002A64BE">
          <w:rPr>
            <w:rFonts w:ascii="Arial" w:hAnsi="Arial" w:cs="Arial"/>
            <w:lang w:val="fi-FI"/>
          </w:rPr>
          <w:tab/>
        </w:r>
        <w:r w:rsidRPr="00CA555D" w:rsidDel="002A64BE">
          <w:rPr>
            <w:rFonts w:ascii="Arial" w:hAnsi="Arial" w:cs="Arial"/>
            <w:lang w:val="fi-FI"/>
            <w:rPrChange w:id="642" w:author="benua.adhi" w:date="2021-04-08T09:21:00Z">
              <w:rPr>
                <w:rFonts w:ascii="Arial" w:hAnsi="Arial" w:cs="Arial"/>
                <w:highlight w:val="cyan"/>
                <w:lang w:val="fi-FI"/>
              </w:rPr>
            </w:rPrChange>
          </w:rPr>
          <w:delText>[</w:delText>
        </w:r>
        <w:r w:rsidRPr="00CA555D" w:rsidDel="002A64BE">
          <w:rPr>
            <w:rFonts w:ascii="Arial" w:hAnsi="Arial" w:cs="Arial"/>
            <w:i/>
            <w:lang w:val="fi-FI"/>
            <w:rPrChange w:id="643" w:author="benua.adhi" w:date="2021-04-08T09:21:00Z">
              <w:rPr>
                <w:rFonts w:ascii="Arial" w:hAnsi="Arial" w:cs="Arial"/>
                <w:i/>
                <w:highlight w:val="cyan"/>
                <w:lang w:val="fi-FI"/>
              </w:rPr>
            </w:rPrChange>
          </w:rPr>
          <w:delText>Nama Kota</w:delText>
        </w:r>
        <w:r w:rsidRPr="00CA555D" w:rsidDel="002A64BE">
          <w:rPr>
            <w:rFonts w:ascii="Arial" w:hAnsi="Arial" w:cs="Arial"/>
            <w:lang w:val="fi-FI"/>
            <w:rPrChange w:id="644" w:author="benua.adhi" w:date="2021-04-08T09:21:00Z">
              <w:rPr>
                <w:rFonts w:ascii="Arial" w:hAnsi="Arial" w:cs="Arial"/>
                <w:highlight w:val="cyan"/>
                <w:lang w:val="fi-FI"/>
              </w:rPr>
            </w:rPrChange>
          </w:rPr>
          <w:delText>], [</w:delText>
        </w:r>
        <w:r w:rsidRPr="00CA555D" w:rsidDel="002A64BE">
          <w:rPr>
            <w:rFonts w:ascii="Arial" w:hAnsi="Arial" w:cs="Arial"/>
            <w:i/>
            <w:lang w:val="fi-FI"/>
            <w:rPrChange w:id="645" w:author="benua.adhi" w:date="2021-04-08T09:21:00Z">
              <w:rPr>
                <w:rFonts w:ascii="Arial" w:hAnsi="Arial" w:cs="Arial"/>
                <w:i/>
                <w:highlight w:val="cyan"/>
                <w:lang w:val="fi-FI"/>
              </w:rPr>
            </w:rPrChange>
          </w:rPr>
          <w:delText>tanggal</w:delText>
        </w:r>
        <w:r w:rsidRPr="00CA555D" w:rsidDel="002A64BE">
          <w:rPr>
            <w:rFonts w:ascii="Arial" w:hAnsi="Arial" w:cs="Arial"/>
            <w:lang w:val="fi-FI"/>
            <w:rPrChange w:id="646" w:author="benua.adhi" w:date="2021-04-08T09:21:00Z">
              <w:rPr>
                <w:rFonts w:ascii="Arial" w:hAnsi="Arial" w:cs="Arial"/>
                <w:highlight w:val="cyan"/>
                <w:lang w:val="fi-FI"/>
              </w:rPr>
            </w:rPrChange>
          </w:rPr>
          <w:delText>] [</w:delText>
        </w:r>
        <w:r w:rsidRPr="00CA555D" w:rsidDel="002A64BE">
          <w:rPr>
            <w:rFonts w:ascii="Arial" w:hAnsi="Arial" w:cs="Arial"/>
            <w:i/>
            <w:lang w:val="fi-FI"/>
            <w:rPrChange w:id="647" w:author="benua.adhi" w:date="2021-04-08T09:21:00Z">
              <w:rPr>
                <w:rFonts w:ascii="Arial" w:hAnsi="Arial" w:cs="Arial"/>
                <w:i/>
                <w:highlight w:val="cyan"/>
                <w:lang w:val="fi-FI"/>
              </w:rPr>
            </w:rPrChange>
          </w:rPr>
          <w:delText>bulan</w:delText>
        </w:r>
        <w:r w:rsidRPr="00CA555D" w:rsidDel="002A64BE">
          <w:rPr>
            <w:rFonts w:ascii="Arial" w:hAnsi="Arial" w:cs="Arial"/>
            <w:lang w:val="fi-FI"/>
            <w:rPrChange w:id="648" w:author="benua.adhi" w:date="2021-04-08T09:21:00Z">
              <w:rPr>
                <w:rFonts w:ascii="Arial" w:hAnsi="Arial" w:cs="Arial"/>
                <w:highlight w:val="cyan"/>
                <w:lang w:val="fi-FI"/>
              </w:rPr>
            </w:rPrChange>
          </w:rPr>
          <w:delText>] [</w:delText>
        </w:r>
        <w:r w:rsidRPr="00CA555D" w:rsidDel="002A64BE">
          <w:rPr>
            <w:rFonts w:ascii="Arial" w:hAnsi="Arial" w:cs="Arial"/>
            <w:i/>
            <w:lang w:val="fi-FI"/>
            <w:rPrChange w:id="649" w:author="benua.adhi" w:date="2021-04-08T09:21:00Z">
              <w:rPr>
                <w:rFonts w:ascii="Arial" w:hAnsi="Arial" w:cs="Arial"/>
                <w:i/>
                <w:highlight w:val="cyan"/>
                <w:lang w:val="fi-FI"/>
              </w:rPr>
            </w:rPrChange>
          </w:rPr>
          <w:delText>tahun</w:delText>
        </w:r>
        <w:r w:rsidRPr="00CA555D" w:rsidDel="002A64BE">
          <w:rPr>
            <w:rFonts w:ascii="Arial" w:hAnsi="Arial" w:cs="Arial"/>
            <w:lang w:val="fi-FI"/>
            <w:rPrChange w:id="650" w:author="benua.adhi" w:date="2021-04-08T09:21:00Z">
              <w:rPr>
                <w:rFonts w:ascii="Arial" w:hAnsi="Arial" w:cs="Arial"/>
                <w:highlight w:val="cyan"/>
                <w:lang w:val="fi-FI"/>
              </w:rPr>
            </w:rPrChange>
          </w:rPr>
          <w:delText>]</w:delText>
        </w:r>
      </w:del>
    </w:p>
    <w:p w14:paraId="14080CEF" w14:textId="17D216FA" w:rsidR="00040559" w:rsidRPr="00825B29" w:rsidDel="002A64BE" w:rsidRDefault="00040559" w:rsidP="00040559">
      <w:pPr>
        <w:pStyle w:val="Footer"/>
        <w:rPr>
          <w:del w:id="651" w:author="Benua Adhi" w:date="2021-06-03T08:04:00Z"/>
          <w:rFonts w:ascii="Arial" w:hAnsi="Arial" w:cs="Arial"/>
          <w:lang w:val="fi-FI"/>
        </w:rPr>
      </w:pPr>
      <w:del w:id="652" w:author="Benua Adhi" w:date="2021-06-03T08:04:00Z">
        <w:r w:rsidRPr="00825B29" w:rsidDel="002A64BE">
          <w:rPr>
            <w:rFonts w:ascii="Arial" w:hAnsi="Arial" w:cs="Arial"/>
            <w:lang w:val="fi-FI"/>
          </w:rPr>
          <w:tab/>
        </w:r>
        <w:r w:rsidRPr="00825B29" w:rsidDel="002A64BE">
          <w:rPr>
            <w:rFonts w:ascii="Arial" w:hAnsi="Arial" w:cs="Arial"/>
            <w:lang w:val="fi-FI"/>
          </w:rPr>
          <w:tab/>
        </w:r>
        <w:r w:rsidRPr="00825B29" w:rsidDel="002A64BE">
          <w:rPr>
            <w:rFonts w:ascii="Arial" w:hAnsi="Arial" w:cs="Arial"/>
            <w:lang w:val="fi-FI"/>
          </w:rPr>
          <w:tab/>
        </w:r>
        <w:r w:rsidRPr="00825B29" w:rsidDel="002A64BE">
          <w:rPr>
            <w:rFonts w:ascii="Arial" w:hAnsi="Arial" w:cs="Arial"/>
            <w:lang w:val="fi-FI"/>
          </w:rPr>
          <w:tab/>
        </w:r>
        <w:r w:rsidRPr="00825B29" w:rsidDel="002A64BE">
          <w:rPr>
            <w:rFonts w:ascii="Arial" w:hAnsi="Arial" w:cs="Arial"/>
            <w:lang w:val="fi-FI"/>
          </w:rPr>
          <w:tab/>
        </w:r>
        <w:r w:rsidRPr="00825B29" w:rsidDel="002A64BE">
          <w:rPr>
            <w:rFonts w:ascii="Arial" w:hAnsi="Arial" w:cs="Arial"/>
            <w:lang w:val="sv-SE"/>
          </w:rPr>
          <w:delText>Hormat saya,</w:delText>
        </w:r>
      </w:del>
    </w:p>
    <w:p w14:paraId="0D9CFA95" w14:textId="71C821ED" w:rsidR="001F10BC" w:rsidDel="002A64BE" w:rsidRDefault="001F10BC" w:rsidP="00040559">
      <w:pPr>
        <w:rPr>
          <w:ins w:id="653" w:author="Guideline" w:date="2021-04-16T20:44:00Z"/>
          <w:del w:id="654" w:author="Benua Adhi" w:date="2021-06-03T08:04:00Z"/>
          <w:rFonts w:ascii="Arial" w:hAnsi="Arial" w:cs="Arial"/>
          <w:lang w:val="sv-SE"/>
        </w:rPr>
      </w:pPr>
    </w:p>
    <w:p w14:paraId="13E4E014" w14:textId="610F23EA" w:rsidR="00040559" w:rsidRPr="00825B29" w:rsidDel="002A64BE" w:rsidRDefault="0064477A" w:rsidP="00040559">
      <w:pPr>
        <w:rPr>
          <w:del w:id="655" w:author="Benua Adhi" w:date="2021-06-03T08:04:00Z"/>
          <w:rFonts w:ascii="Arial" w:hAnsi="Arial" w:cs="Arial"/>
          <w:lang w:val="sv-SE"/>
        </w:rPr>
      </w:pPr>
      <w:del w:id="656" w:author="Benua Adhi" w:date="2021-06-03T08:04:00Z">
        <w:r w:rsidRPr="00825B29" w:rsidDel="002A64BE">
          <w:rPr>
            <w:rFonts w:ascii="Arial" w:hAnsi="Arial" w:cs="Arial"/>
            <w:lang w:val="sv-SE"/>
          </w:rPr>
          <w:tab/>
        </w:r>
        <w:r w:rsidRPr="00825B29" w:rsidDel="002A64BE">
          <w:rPr>
            <w:rFonts w:ascii="Arial" w:hAnsi="Arial" w:cs="Arial"/>
            <w:lang w:val="sv-SE"/>
          </w:rPr>
          <w:tab/>
        </w:r>
      </w:del>
    </w:p>
    <w:p w14:paraId="6DD735A1" w14:textId="21FCC816" w:rsidR="0028578F" w:rsidRPr="0028578F" w:rsidDel="002A64BE" w:rsidRDefault="00040559" w:rsidP="001F10BC">
      <w:pPr>
        <w:pStyle w:val="Heading1"/>
        <w:spacing w:after="60"/>
        <w:jc w:val="left"/>
        <w:rPr>
          <w:ins w:id="657" w:author="Guideline" w:date="2021-04-16T20:48:00Z"/>
          <w:del w:id="658" w:author="Benua Adhi" w:date="2021-06-03T08:04:00Z"/>
          <w:rFonts w:ascii="Arial" w:hAnsi="Arial" w:cs="Arial"/>
          <w:b w:val="0"/>
          <w:bCs/>
          <w:i/>
          <w:iCs/>
          <w:sz w:val="20"/>
          <w:szCs w:val="20"/>
          <w:rPrChange w:id="659" w:author="Guideline" w:date="2021-04-16T20:49:00Z">
            <w:rPr>
              <w:ins w:id="660" w:author="Guideline" w:date="2021-04-16T20:48:00Z"/>
              <w:del w:id="661" w:author="Benua Adhi" w:date="2021-06-03T08:04:00Z"/>
              <w:rFonts w:ascii="Arial" w:hAnsi="Arial" w:cs="Arial"/>
              <w:b w:val="0"/>
              <w:bCs/>
              <w:i/>
              <w:iCs/>
              <w:sz w:val="22"/>
              <w:szCs w:val="22"/>
            </w:rPr>
          </w:rPrChange>
        </w:rPr>
      </w:pPr>
      <w:del w:id="662" w:author="Benua Adhi" w:date="2021-06-03T08:04:00Z">
        <w:r w:rsidRPr="0028578F" w:rsidDel="002A64BE">
          <w:rPr>
            <w:rFonts w:ascii="Arial" w:hAnsi="Arial" w:cs="Arial"/>
            <w:b w:val="0"/>
            <w:bCs/>
            <w:i/>
            <w:iCs/>
            <w:sz w:val="20"/>
            <w:szCs w:val="20"/>
            <w:rPrChange w:id="663" w:author="Guideline" w:date="2021-04-16T20:49:00Z">
              <w:rPr>
                <w:rFonts w:ascii="Arial" w:hAnsi="Arial" w:cs="Arial"/>
                <w:b w:val="0"/>
                <w:bCs/>
                <w:i/>
                <w:iCs/>
                <w:highlight w:val="cyan"/>
              </w:rPr>
            </w:rPrChange>
          </w:rPr>
          <w:delText>Materai Rp 6.000,- &amp; Tanda Tangan</w:delText>
        </w:r>
      </w:del>
    </w:p>
    <w:p w14:paraId="4E751C08" w14:textId="62396BD5" w:rsidR="00040559" w:rsidRPr="0028578F" w:rsidDel="002A64BE" w:rsidRDefault="00040559">
      <w:pPr>
        <w:pStyle w:val="Heading1"/>
        <w:spacing w:after="60"/>
        <w:jc w:val="left"/>
        <w:rPr>
          <w:del w:id="664" w:author="Benua Adhi" w:date="2021-06-03T08:04:00Z"/>
          <w:rFonts w:ascii="Arial" w:hAnsi="Arial" w:cs="Arial"/>
          <w:b w:val="0"/>
          <w:bCs/>
          <w:i/>
          <w:iCs/>
          <w:sz w:val="20"/>
          <w:szCs w:val="20"/>
          <w:rPrChange w:id="665" w:author="Guideline" w:date="2021-04-16T20:49:00Z">
            <w:rPr>
              <w:del w:id="666" w:author="Benua Adhi" w:date="2021-06-03T08:04:00Z"/>
              <w:rFonts w:ascii="Arial" w:hAnsi="Arial" w:cs="Arial"/>
              <w:b w:val="0"/>
              <w:bCs/>
              <w:i/>
              <w:iCs/>
              <w:sz w:val="22"/>
              <w:szCs w:val="22"/>
            </w:rPr>
          </w:rPrChange>
        </w:rPr>
        <w:pPrChange w:id="667" w:author="Guideline" w:date="2021-04-16T20:43:00Z">
          <w:pPr>
            <w:pStyle w:val="Heading1"/>
            <w:spacing w:after="60"/>
            <w:ind w:left="5040"/>
            <w:jc w:val="left"/>
          </w:pPr>
        </w:pPrChange>
      </w:pPr>
      <w:del w:id="668" w:author="Benua Adhi" w:date="2021-06-03T08:04:00Z">
        <w:r w:rsidRPr="0028578F" w:rsidDel="002A64BE">
          <w:rPr>
            <w:rFonts w:ascii="Arial" w:hAnsi="Arial" w:cs="Arial"/>
            <w:b w:val="0"/>
            <w:bCs/>
            <w:i/>
            <w:iCs/>
            <w:sz w:val="20"/>
            <w:szCs w:val="20"/>
            <w:rPrChange w:id="669" w:author="Guideline" w:date="2021-04-16T20:49:00Z">
              <w:rPr>
                <w:rFonts w:ascii="Arial" w:hAnsi="Arial" w:cs="Arial"/>
                <w:b w:val="0"/>
                <w:bCs/>
                <w:i/>
                <w:iCs/>
                <w:highlight w:val="cyan"/>
              </w:rPr>
            </w:rPrChange>
          </w:rPr>
          <w:delText xml:space="preserve"> &amp;</w:delText>
        </w:r>
      </w:del>
      <w:ins w:id="670" w:author="Guideline" w:date="2021-04-16T20:48:00Z">
        <w:del w:id="671" w:author="Benua Adhi" w:date="2021-06-03T08:04:00Z">
          <w:r w:rsidR="0028578F" w:rsidRPr="0028578F" w:rsidDel="002A64BE">
            <w:rPr>
              <w:rFonts w:ascii="Arial" w:hAnsi="Arial" w:cs="Arial"/>
              <w:b w:val="0"/>
              <w:bCs/>
              <w:i/>
              <w:iCs/>
              <w:sz w:val="20"/>
              <w:szCs w:val="20"/>
              <w:rPrChange w:id="672" w:author="Guideline" w:date="2021-04-16T20:49:00Z">
                <w:rPr>
                  <w:rFonts w:ascii="Arial" w:hAnsi="Arial" w:cs="Arial"/>
                  <w:b w:val="0"/>
                  <w:bCs/>
                  <w:i/>
                  <w:iCs/>
                </w:rPr>
              </w:rPrChange>
            </w:rPr>
            <w:delText xml:space="preserve"> </w:delText>
          </w:r>
        </w:del>
      </w:ins>
      <w:del w:id="673" w:author="Benua Adhi" w:date="2021-06-03T08:04:00Z">
        <w:r w:rsidRPr="0028578F" w:rsidDel="002A64BE">
          <w:rPr>
            <w:rFonts w:ascii="Arial" w:hAnsi="Arial" w:cs="Arial"/>
            <w:b w:val="0"/>
            <w:bCs/>
            <w:i/>
            <w:iCs/>
            <w:sz w:val="20"/>
            <w:szCs w:val="20"/>
            <w:rPrChange w:id="674" w:author="Guideline" w:date="2021-04-16T20:49:00Z">
              <w:rPr>
                <w:rFonts w:ascii="Arial" w:hAnsi="Arial" w:cs="Arial"/>
                <w:b w:val="0"/>
                <w:bCs/>
                <w:i/>
                <w:iCs/>
                <w:highlight w:val="cyan"/>
              </w:rPr>
            </w:rPrChange>
          </w:rPr>
          <w:delText xml:space="preserve"> Stempel Perusahaan/</w:delText>
        </w:r>
        <w:r w:rsidR="003057FE" w:rsidRPr="0028578F" w:rsidDel="002A64BE">
          <w:rPr>
            <w:rFonts w:ascii="Arial" w:hAnsi="Arial" w:cs="Arial"/>
            <w:b w:val="0"/>
            <w:bCs/>
            <w:i/>
            <w:iCs/>
            <w:sz w:val="20"/>
            <w:szCs w:val="20"/>
            <w:rPrChange w:id="675" w:author="Guideline" w:date="2021-04-16T20:49:00Z">
              <w:rPr>
                <w:rFonts w:ascii="Arial" w:hAnsi="Arial" w:cs="Arial"/>
                <w:b w:val="0"/>
                <w:bCs/>
                <w:i/>
                <w:iCs/>
                <w:highlight w:val="cyan"/>
              </w:rPr>
            </w:rPrChange>
          </w:rPr>
          <w:delText xml:space="preserve"> </w:delText>
        </w:r>
        <w:r w:rsidRPr="0028578F" w:rsidDel="002A64BE">
          <w:rPr>
            <w:rFonts w:ascii="Arial" w:hAnsi="Arial" w:cs="Arial"/>
            <w:b w:val="0"/>
            <w:bCs/>
            <w:i/>
            <w:iCs/>
            <w:sz w:val="20"/>
            <w:szCs w:val="20"/>
            <w:rPrChange w:id="676" w:author="Guideline" w:date="2021-04-16T20:49:00Z">
              <w:rPr>
                <w:rFonts w:ascii="Arial" w:hAnsi="Arial" w:cs="Arial"/>
                <w:b w:val="0"/>
                <w:bCs/>
                <w:i/>
                <w:iCs/>
                <w:highlight w:val="cyan"/>
              </w:rPr>
            </w:rPrChange>
          </w:rPr>
          <w:delText>Instansi</w:delText>
        </w:r>
      </w:del>
    </w:p>
    <w:p w14:paraId="7DC144A8" w14:textId="4FEAA950" w:rsidR="00040559" w:rsidRPr="00825B29" w:rsidDel="002A64BE" w:rsidRDefault="00040559" w:rsidP="00040559">
      <w:pPr>
        <w:rPr>
          <w:del w:id="677" w:author="Benua Adhi" w:date="2021-06-03T08:04:00Z"/>
          <w:rFonts w:ascii="Arial" w:hAnsi="Arial" w:cs="Arial"/>
          <w:lang w:val="sv-SE"/>
        </w:rPr>
      </w:pPr>
    </w:p>
    <w:p w14:paraId="7A73D47E" w14:textId="39FD02B1" w:rsidR="00040559" w:rsidRPr="00825B29" w:rsidDel="002A64BE" w:rsidRDefault="00040559" w:rsidP="00040559">
      <w:pPr>
        <w:rPr>
          <w:del w:id="678" w:author="Benua Adhi" w:date="2021-06-03T08:04:00Z"/>
          <w:rFonts w:ascii="Arial" w:hAnsi="Arial" w:cs="Arial"/>
          <w:lang w:val="sv-SE"/>
        </w:rPr>
      </w:pPr>
      <w:del w:id="679" w:author="Benua Adhi" w:date="2021-06-03T08:04:00Z">
        <w:r w:rsidRPr="00825B29" w:rsidDel="002A64BE">
          <w:rPr>
            <w:rFonts w:ascii="Arial" w:hAnsi="Arial" w:cs="Arial"/>
            <w:lang w:val="sv-SE"/>
          </w:rPr>
          <w:tab/>
        </w:r>
        <w:r w:rsidRPr="00825B29" w:rsidDel="002A64BE">
          <w:rPr>
            <w:rFonts w:ascii="Arial" w:hAnsi="Arial" w:cs="Arial"/>
            <w:lang w:val="sv-SE"/>
          </w:rPr>
          <w:tab/>
        </w:r>
        <w:r w:rsidRPr="00825B29" w:rsidDel="002A64BE">
          <w:rPr>
            <w:rFonts w:ascii="Arial" w:hAnsi="Arial" w:cs="Arial"/>
            <w:lang w:val="sv-SE"/>
          </w:rPr>
          <w:tab/>
        </w:r>
        <w:r w:rsidRPr="00825B29" w:rsidDel="002A64BE">
          <w:rPr>
            <w:rFonts w:ascii="Arial" w:hAnsi="Arial" w:cs="Arial"/>
            <w:lang w:val="sv-SE"/>
          </w:rPr>
          <w:tab/>
        </w:r>
        <w:r w:rsidRPr="00825B29" w:rsidDel="002A64BE">
          <w:rPr>
            <w:rFonts w:ascii="Arial" w:hAnsi="Arial" w:cs="Arial"/>
            <w:lang w:val="sv-SE"/>
          </w:rPr>
          <w:tab/>
        </w:r>
        <w:r w:rsidRPr="00CA555D" w:rsidDel="002A64BE">
          <w:rPr>
            <w:rFonts w:ascii="Arial" w:hAnsi="Arial" w:cs="Arial"/>
            <w:lang w:val="sv-SE"/>
            <w:rPrChange w:id="680" w:author="benua.adhi" w:date="2021-04-08T09:21:00Z">
              <w:rPr>
                <w:rFonts w:ascii="Arial" w:hAnsi="Arial" w:cs="Arial"/>
                <w:highlight w:val="cyan"/>
                <w:lang w:val="sv-SE"/>
              </w:rPr>
            </w:rPrChange>
          </w:rPr>
          <w:delText>[</w:delText>
        </w:r>
        <w:r w:rsidRPr="00CA555D" w:rsidDel="002A64BE">
          <w:rPr>
            <w:rFonts w:ascii="Arial" w:hAnsi="Arial" w:cs="Arial"/>
            <w:i/>
            <w:u w:val="single"/>
            <w:lang w:val="sv-SE"/>
            <w:rPrChange w:id="681" w:author="benua.adhi" w:date="2021-04-08T09:21:00Z">
              <w:rPr>
                <w:rFonts w:ascii="Arial" w:hAnsi="Arial" w:cs="Arial"/>
                <w:i/>
                <w:highlight w:val="cyan"/>
                <w:u w:val="single"/>
                <w:lang w:val="sv-SE"/>
              </w:rPr>
            </w:rPrChange>
          </w:rPr>
          <w:delText>Nama Bensatker/Pekas/.............</w:delText>
        </w:r>
        <w:r w:rsidRPr="00CA555D" w:rsidDel="002A64BE">
          <w:rPr>
            <w:rFonts w:ascii="Arial" w:hAnsi="Arial" w:cs="Arial"/>
            <w:lang w:val="sv-SE"/>
            <w:rPrChange w:id="682" w:author="benua.adhi" w:date="2021-04-08T09:21:00Z">
              <w:rPr>
                <w:rFonts w:ascii="Arial" w:hAnsi="Arial" w:cs="Arial"/>
                <w:highlight w:val="cyan"/>
                <w:lang w:val="sv-SE"/>
              </w:rPr>
            </w:rPrChange>
          </w:rPr>
          <w:delText>]</w:delText>
        </w:r>
        <w:r w:rsidRPr="00CA555D" w:rsidDel="002A64BE">
          <w:rPr>
            <w:rFonts w:ascii="Arial" w:hAnsi="Arial" w:cs="Arial"/>
            <w:lang w:val="en-US"/>
            <w:rPrChange w:id="683" w:author="benua.adhi" w:date="2021-04-08T09:21:00Z">
              <w:rPr>
                <w:rFonts w:ascii="Arial" w:hAnsi="Arial" w:cs="Arial"/>
                <w:highlight w:val="cyan"/>
                <w:lang w:val="en-US"/>
              </w:rPr>
            </w:rPrChange>
          </w:rPr>
          <w:delText>(</w:delText>
        </w:r>
        <w:r w:rsidRPr="00CA555D" w:rsidDel="002A64BE">
          <w:rPr>
            <w:rFonts w:ascii="Arial" w:hAnsi="Arial" w:cs="Arial"/>
            <w:i/>
            <w:lang w:val="en-US"/>
            <w:rPrChange w:id="684" w:author="benua.adhi" w:date="2021-04-08T09:21:00Z">
              <w:rPr>
                <w:rFonts w:ascii="Arial" w:hAnsi="Arial" w:cs="Arial"/>
                <w:i/>
                <w:highlight w:val="cyan"/>
                <w:lang w:val="en-US"/>
              </w:rPr>
            </w:rPrChange>
          </w:rPr>
          <w:delText>Dapat disesuaikan</w:delText>
        </w:r>
        <w:r w:rsidRPr="00CA555D" w:rsidDel="002A64BE">
          <w:rPr>
            <w:rFonts w:ascii="Arial" w:hAnsi="Arial" w:cs="Arial"/>
            <w:lang w:val="en-US"/>
            <w:rPrChange w:id="685" w:author="benua.adhi" w:date="2021-04-08T09:21:00Z">
              <w:rPr>
                <w:rFonts w:ascii="Arial" w:hAnsi="Arial" w:cs="Arial"/>
                <w:highlight w:val="cyan"/>
                <w:lang w:val="en-US"/>
              </w:rPr>
            </w:rPrChange>
          </w:rPr>
          <w:delText>)</w:delText>
        </w:r>
      </w:del>
    </w:p>
    <w:p w14:paraId="48ABE287" w14:textId="0D8A7225" w:rsidR="00040559" w:rsidRPr="00825B29" w:rsidDel="002A64BE" w:rsidRDefault="00040559" w:rsidP="00040559">
      <w:pPr>
        <w:rPr>
          <w:del w:id="686" w:author="Benua Adhi" w:date="2021-06-03T08:04:00Z"/>
          <w:rFonts w:ascii="Arial" w:hAnsi="Arial" w:cs="Arial"/>
          <w:lang w:val="sv-SE"/>
        </w:rPr>
      </w:pPr>
      <w:del w:id="687" w:author="Benua Adhi" w:date="2021-06-03T08:04:00Z">
        <w:r w:rsidRPr="00825B29" w:rsidDel="002A64BE">
          <w:rPr>
            <w:rFonts w:ascii="Arial" w:hAnsi="Arial" w:cs="Arial"/>
            <w:lang w:val="sv-SE"/>
          </w:rPr>
          <w:tab/>
        </w:r>
        <w:r w:rsidRPr="00825B29" w:rsidDel="002A64BE">
          <w:rPr>
            <w:rFonts w:ascii="Arial" w:hAnsi="Arial" w:cs="Arial"/>
            <w:lang w:val="sv-SE"/>
          </w:rPr>
          <w:tab/>
        </w:r>
        <w:r w:rsidRPr="00825B29" w:rsidDel="002A64BE">
          <w:rPr>
            <w:rFonts w:ascii="Arial" w:hAnsi="Arial" w:cs="Arial"/>
            <w:lang w:val="sv-SE"/>
          </w:rPr>
          <w:tab/>
        </w:r>
        <w:r w:rsidRPr="00825B29" w:rsidDel="002A64BE">
          <w:rPr>
            <w:rFonts w:ascii="Arial" w:hAnsi="Arial" w:cs="Arial"/>
            <w:lang w:val="sv-SE"/>
          </w:rPr>
          <w:tab/>
        </w:r>
        <w:r w:rsidRPr="00825B29" w:rsidDel="002A64BE">
          <w:rPr>
            <w:rFonts w:ascii="Arial" w:hAnsi="Arial" w:cs="Arial"/>
            <w:lang w:val="sv-SE"/>
          </w:rPr>
          <w:tab/>
        </w:r>
        <w:r w:rsidRPr="00825B29" w:rsidDel="002A64BE">
          <w:rPr>
            <w:rFonts w:ascii="Arial" w:hAnsi="Arial" w:cs="Arial"/>
            <w:lang w:val="sv-SE"/>
          </w:rPr>
          <w:tab/>
        </w:r>
        <w:r w:rsidRPr="00CA555D" w:rsidDel="002A64BE">
          <w:rPr>
            <w:rFonts w:ascii="Arial" w:hAnsi="Arial" w:cs="Arial"/>
            <w:lang w:val="sv-SE"/>
            <w:rPrChange w:id="688" w:author="benua.adhi" w:date="2021-04-08T09:21:00Z">
              <w:rPr>
                <w:rFonts w:ascii="Arial" w:hAnsi="Arial" w:cs="Arial"/>
                <w:highlight w:val="cyan"/>
                <w:lang w:val="sv-SE"/>
              </w:rPr>
            </w:rPrChange>
          </w:rPr>
          <w:delText>[</w:delText>
        </w:r>
        <w:r w:rsidR="00286496" w:rsidRPr="00CA555D" w:rsidDel="002A64BE">
          <w:rPr>
            <w:rFonts w:ascii="Arial" w:hAnsi="Arial" w:cs="Arial"/>
            <w:i/>
            <w:lang w:val="sv-SE"/>
            <w:rPrChange w:id="689" w:author="benua.adhi" w:date="2021-04-08T09:21:00Z">
              <w:rPr>
                <w:rFonts w:ascii="Arial" w:hAnsi="Arial" w:cs="Arial"/>
                <w:i/>
                <w:highlight w:val="cyan"/>
                <w:lang w:val="sv-SE"/>
              </w:rPr>
            </w:rPrChange>
          </w:rPr>
          <w:delText>Nama Jabatan/</w:delText>
        </w:r>
        <w:r w:rsidRPr="00CA555D" w:rsidDel="002A64BE">
          <w:rPr>
            <w:rFonts w:ascii="Arial" w:hAnsi="Arial" w:cs="Arial"/>
            <w:i/>
            <w:lang w:val="sv-SE"/>
            <w:rPrChange w:id="690" w:author="benua.adhi" w:date="2021-04-08T09:21:00Z">
              <w:rPr>
                <w:rFonts w:ascii="Arial" w:hAnsi="Arial" w:cs="Arial"/>
                <w:i/>
                <w:highlight w:val="cyan"/>
                <w:lang w:val="sv-SE"/>
              </w:rPr>
            </w:rPrChange>
          </w:rPr>
          <w:delText>Nomor Pegawai</w:delText>
        </w:r>
        <w:r w:rsidRPr="00CA555D" w:rsidDel="002A64BE">
          <w:rPr>
            <w:rFonts w:ascii="Arial" w:hAnsi="Arial" w:cs="Arial"/>
            <w:lang w:val="sv-SE"/>
            <w:rPrChange w:id="691" w:author="benua.adhi" w:date="2021-04-08T09:21:00Z">
              <w:rPr>
                <w:rFonts w:ascii="Arial" w:hAnsi="Arial" w:cs="Arial"/>
                <w:highlight w:val="cyan"/>
                <w:lang w:val="sv-SE"/>
              </w:rPr>
            </w:rPrChange>
          </w:rPr>
          <w:delText>]</w:delText>
        </w:r>
      </w:del>
    </w:p>
    <w:p w14:paraId="051E3F85" w14:textId="1349AB8B" w:rsidR="00040559" w:rsidRPr="00825B29" w:rsidDel="002A64BE" w:rsidRDefault="00040559" w:rsidP="00040559">
      <w:pPr>
        <w:rPr>
          <w:del w:id="692" w:author="Benua Adhi" w:date="2021-06-03T08:04:00Z"/>
          <w:rFonts w:ascii="Arial" w:hAnsi="Arial" w:cs="Arial"/>
        </w:rPr>
      </w:pPr>
    </w:p>
    <w:p w14:paraId="7477890F" w14:textId="0C46AC85" w:rsidR="00281DE9" w:rsidDel="002A64BE" w:rsidRDefault="00281DE9" w:rsidP="00040559">
      <w:pPr>
        <w:rPr>
          <w:ins w:id="693" w:author="Guideline" w:date="2021-04-16T20:36:00Z"/>
          <w:del w:id="694" w:author="Benua Adhi" w:date="2021-06-03T08:04:00Z"/>
          <w:rFonts w:ascii="Arial" w:hAnsi="Arial" w:cs="Arial"/>
        </w:rPr>
      </w:pPr>
    </w:p>
    <w:p w14:paraId="4B6E0B70" w14:textId="0E552690" w:rsidR="001F10BC" w:rsidDel="002A64BE" w:rsidRDefault="001F10BC" w:rsidP="00040559">
      <w:pPr>
        <w:rPr>
          <w:ins w:id="695" w:author="Guideline" w:date="2021-04-16T20:44:00Z"/>
          <w:del w:id="696" w:author="Benua Adhi" w:date="2021-06-03T08:04:00Z"/>
          <w:rFonts w:ascii="Arial" w:hAnsi="Arial" w:cs="Arial"/>
        </w:rPr>
      </w:pPr>
    </w:p>
    <w:p w14:paraId="470A0657" w14:textId="73B51749" w:rsidR="001F10BC" w:rsidDel="002A64BE" w:rsidRDefault="001F10BC" w:rsidP="00040559">
      <w:pPr>
        <w:rPr>
          <w:ins w:id="697" w:author="Guideline" w:date="2021-04-16T20:36:00Z"/>
          <w:del w:id="698" w:author="Benua Adhi" w:date="2021-06-03T08:04:00Z"/>
          <w:rFonts w:ascii="Arial" w:hAnsi="Arial" w:cs="Arial"/>
        </w:rPr>
      </w:pPr>
    </w:p>
    <w:p w14:paraId="090BD77C" w14:textId="054B3579" w:rsidR="001F10BC" w:rsidRPr="00825B29" w:rsidDel="002A64BE" w:rsidRDefault="001F10BC" w:rsidP="00040559">
      <w:pPr>
        <w:rPr>
          <w:del w:id="699" w:author="Benua Adhi" w:date="2021-06-03T08:04:00Z"/>
          <w:rFonts w:ascii="Arial" w:hAnsi="Arial" w:cs="Arial"/>
        </w:rPr>
      </w:pPr>
    </w:p>
    <w:p w14:paraId="28D20A0C" w14:textId="63F55CBA" w:rsidR="00040559" w:rsidRPr="00825B29" w:rsidDel="002A64BE" w:rsidRDefault="00040559" w:rsidP="00040559">
      <w:pPr>
        <w:rPr>
          <w:del w:id="700" w:author="Benua Adhi" w:date="2021-06-03T08:04:00Z"/>
          <w:rFonts w:ascii="Arial" w:hAnsi="Arial" w:cs="Arial"/>
        </w:rPr>
      </w:pPr>
      <w:del w:id="701" w:author="Benua Adhi" w:date="2021-06-03T08:04:00Z">
        <w:r w:rsidRPr="00825B29" w:rsidDel="002A64BE">
          <w:rPr>
            <w:rFonts w:ascii="Arial" w:hAnsi="Arial" w:cs="Arial"/>
          </w:rPr>
          <w:delText xml:space="preserve">LAMPIRAN SURAT PERNYATAAN </w:delText>
        </w:r>
        <w:r w:rsidRPr="00CA555D" w:rsidDel="002A64BE">
          <w:rPr>
            <w:rFonts w:ascii="Arial" w:hAnsi="Arial" w:cs="Arial"/>
            <w:rPrChange w:id="702" w:author="benua.adhi" w:date="2021-04-08T09:21:00Z">
              <w:rPr>
                <w:rFonts w:ascii="Arial" w:hAnsi="Arial" w:cs="Arial"/>
                <w:highlight w:val="cyan"/>
              </w:rPr>
            </w:rPrChange>
          </w:rPr>
          <w:delText>BENSATKER/PEKAS/……..</w:delText>
        </w:r>
        <w:r w:rsidRPr="00CA555D" w:rsidDel="002A64BE">
          <w:rPr>
            <w:rFonts w:ascii="Arial" w:hAnsi="Arial" w:cs="Arial"/>
            <w:lang w:val="en-US"/>
            <w:rPrChange w:id="703" w:author="benua.adhi" w:date="2021-04-08T09:21:00Z">
              <w:rPr>
                <w:rFonts w:ascii="Arial" w:hAnsi="Arial" w:cs="Arial"/>
                <w:highlight w:val="cyan"/>
                <w:lang w:val="en-US"/>
              </w:rPr>
            </w:rPrChange>
          </w:rPr>
          <w:delText>(</w:delText>
        </w:r>
        <w:r w:rsidRPr="00CA555D" w:rsidDel="002A64BE">
          <w:rPr>
            <w:rFonts w:ascii="Arial" w:hAnsi="Arial" w:cs="Arial"/>
            <w:i/>
            <w:lang w:val="en-US"/>
            <w:rPrChange w:id="704" w:author="benua.adhi" w:date="2021-04-08T09:21:00Z">
              <w:rPr>
                <w:rFonts w:ascii="Arial" w:hAnsi="Arial" w:cs="Arial"/>
                <w:i/>
                <w:highlight w:val="cyan"/>
                <w:lang w:val="en-US"/>
              </w:rPr>
            </w:rPrChange>
          </w:rPr>
          <w:delText>Dapat disesuaikan</w:delText>
        </w:r>
        <w:r w:rsidRPr="00CA555D" w:rsidDel="002A64BE">
          <w:rPr>
            <w:rFonts w:ascii="Arial" w:hAnsi="Arial" w:cs="Arial"/>
            <w:lang w:val="en-US"/>
            <w:rPrChange w:id="705" w:author="benua.adhi" w:date="2021-04-08T09:21:00Z">
              <w:rPr>
                <w:rFonts w:ascii="Arial" w:hAnsi="Arial" w:cs="Arial"/>
                <w:highlight w:val="cyan"/>
                <w:lang w:val="en-US"/>
              </w:rPr>
            </w:rPrChange>
          </w:rPr>
          <w:delText>)</w:delText>
        </w:r>
        <w:r w:rsidRPr="00CA555D" w:rsidDel="002A64BE">
          <w:rPr>
            <w:rFonts w:ascii="Arial" w:hAnsi="Arial" w:cs="Arial"/>
            <w:rPrChange w:id="706" w:author="benua.adhi" w:date="2021-04-08T09:21:00Z">
              <w:rPr>
                <w:rFonts w:ascii="Arial" w:hAnsi="Arial" w:cs="Arial"/>
                <w:highlight w:val="cyan"/>
              </w:rPr>
            </w:rPrChange>
          </w:rPr>
          <w:delText xml:space="preserve"> TANGGAL ……………………..</w:delText>
        </w:r>
      </w:del>
    </w:p>
    <w:p w14:paraId="1CD8431B" w14:textId="56F33BA9" w:rsidR="00040559" w:rsidRPr="00825B29" w:rsidDel="002A64BE" w:rsidRDefault="00040559" w:rsidP="00040559">
      <w:pPr>
        <w:rPr>
          <w:del w:id="707" w:author="Benua Adhi" w:date="2021-06-03T08:04:00Z"/>
          <w:rFonts w:ascii="Arial" w:hAnsi="Arial" w:cs="Arial"/>
        </w:rPr>
      </w:pPr>
    </w:p>
    <w:p w14:paraId="2F9326FF" w14:textId="280A664B" w:rsidR="00040559" w:rsidRPr="00825B29" w:rsidDel="002A64BE" w:rsidRDefault="00040559" w:rsidP="00040559">
      <w:pPr>
        <w:jc w:val="center"/>
        <w:rPr>
          <w:del w:id="708" w:author="Benua Adhi" w:date="2021-06-03T08:04:00Z"/>
          <w:rFonts w:ascii="Arial" w:hAnsi="Arial" w:cs="Arial"/>
          <w:b/>
        </w:rPr>
      </w:pPr>
      <w:del w:id="709" w:author="Benua Adhi" w:date="2021-06-03T08:04:00Z">
        <w:r w:rsidRPr="00825B29" w:rsidDel="002A64BE">
          <w:rPr>
            <w:rFonts w:ascii="Arial" w:hAnsi="Arial" w:cs="Arial"/>
            <w:b/>
          </w:rPr>
          <w:delText xml:space="preserve">DAFTAR PEGAWAI </w:delText>
        </w:r>
        <w:r w:rsidRPr="00CA555D" w:rsidDel="002A64BE">
          <w:rPr>
            <w:rFonts w:ascii="Arial" w:hAnsi="Arial" w:cs="Arial"/>
            <w:b/>
            <w:rPrChange w:id="710" w:author="benua.adhi" w:date="2021-04-08T09:21:00Z">
              <w:rPr>
                <w:rFonts w:ascii="Arial" w:hAnsi="Arial" w:cs="Arial"/>
                <w:b/>
                <w:highlight w:val="cyan"/>
              </w:rPr>
            </w:rPrChange>
          </w:rPr>
          <w:delText xml:space="preserve">SATUAN KERJA …………………….. </w:delText>
        </w:r>
        <w:r w:rsidRPr="00CA555D" w:rsidDel="002A64BE">
          <w:rPr>
            <w:rFonts w:ascii="Arial" w:hAnsi="Arial" w:cs="Arial"/>
            <w:lang w:val="fi-FI"/>
            <w:rPrChange w:id="711" w:author="benua.adhi" w:date="2021-04-08T09:21:00Z">
              <w:rPr>
                <w:rFonts w:ascii="Arial" w:hAnsi="Arial" w:cs="Arial"/>
                <w:highlight w:val="cyan"/>
                <w:lang w:val="fi-FI"/>
              </w:rPr>
            </w:rPrChange>
          </w:rPr>
          <w:delText>(</w:delText>
        </w:r>
        <w:r w:rsidRPr="00CA555D" w:rsidDel="002A64BE">
          <w:rPr>
            <w:rFonts w:ascii="Arial" w:hAnsi="Arial" w:cs="Arial"/>
            <w:i/>
            <w:lang w:val="fi-FI"/>
            <w:rPrChange w:id="712" w:author="benua.adhi" w:date="2021-04-08T09:21:00Z">
              <w:rPr>
                <w:rFonts w:ascii="Arial" w:hAnsi="Arial" w:cs="Arial"/>
                <w:i/>
                <w:highlight w:val="cyan"/>
                <w:lang w:val="fi-FI"/>
              </w:rPr>
            </w:rPrChange>
          </w:rPr>
          <w:delText>Agar diisi nama satuan kerja, dengan diikuti nama Instansinya</w:delText>
        </w:r>
        <w:r w:rsidR="006954BE" w:rsidRPr="00CA555D" w:rsidDel="002A64BE">
          <w:rPr>
            <w:rFonts w:ascii="Arial" w:hAnsi="Arial" w:cs="Arial"/>
            <w:i/>
            <w:lang w:val="fi-FI"/>
            <w:rPrChange w:id="713" w:author="benua.adhi" w:date="2021-04-08T09:21:00Z">
              <w:rPr>
                <w:rFonts w:ascii="Arial" w:hAnsi="Arial" w:cs="Arial"/>
                <w:i/>
                <w:highlight w:val="cyan"/>
                <w:lang w:val="fi-FI"/>
              </w:rPr>
            </w:rPrChange>
          </w:rPr>
          <w:delText xml:space="preserve"> atau dapat disesuaikan</w:delText>
        </w:r>
        <w:r w:rsidRPr="00CA555D" w:rsidDel="002A64BE">
          <w:rPr>
            <w:rFonts w:ascii="Arial" w:hAnsi="Arial" w:cs="Arial"/>
            <w:lang w:val="fi-FI"/>
            <w:rPrChange w:id="714" w:author="benua.adhi" w:date="2021-04-08T09:21:00Z">
              <w:rPr>
                <w:rFonts w:ascii="Arial" w:hAnsi="Arial" w:cs="Arial"/>
                <w:highlight w:val="cyan"/>
                <w:lang w:val="fi-FI"/>
              </w:rPr>
            </w:rPrChange>
          </w:rPr>
          <w:delText>)</w:delText>
        </w:r>
        <w:r w:rsidRPr="00825B29" w:rsidDel="002A64BE">
          <w:rPr>
            <w:rFonts w:ascii="Arial" w:hAnsi="Arial" w:cs="Arial"/>
            <w:lang w:val="fi-FI"/>
          </w:rPr>
          <w:delText xml:space="preserve"> </w:delText>
        </w:r>
        <w:r w:rsidRPr="00825B29" w:rsidDel="002A64BE">
          <w:rPr>
            <w:rFonts w:ascii="Arial" w:hAnsi="Arial" w:cs="Arial"/>
            <w:b/>
          </w:rPr>
          <w:delText>YANG MENGAJUKAN DAN DIREKOMENDASIKAN UNTUK DAPAT MEMPEROLEH FASILITAS KREDIT</w:delText>
        </w:r>
      </w:del>
    </w:p>
    <w:p w14:paraId="3B4BC35A" w14:textId="32030EFC" w:rsidR="00040559" w:rsidRPr="00825B29" w:rsidDel="002A64BE" w:rsidRDefault="00040559" w:rsidP="00040559">
      <w:pPr>
        <w:jc w:val="center"/>
        <w:rPr>
          <w:del w:id="715" w:author="Benua Adhi" w:date="2021-06-03T08:04:00Z"/>
          <w:rFonts w:ascii="Arial" w:hAnsi="Arial" w:cs="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6"/>
        <w:gridCol w:w="1477"/>
        <w:gridCol w:w="1276"/>
        <w:gridCol w:w="1701"/>
        <w:gridCol w:w="1559"/>
        <w:gridCol w:w="1559"/>
      </w:tblGrid>
      <w:tr w:rsidR="00CA555D" w:rsidRPr="00825B29" w:rsidDel="002A64BE" w14:paraId="43A68D40" w14:textId="1F020CE9" w:rsidTr="00DC1EA1">
        <w:trPr>
          <w:del w:id="716" w:author="Benua Adhi" w:date="2021-06-03T08:04:00Z"/>
        </w:trPr>
        <w:tc>
          <w:tcPr>
            <w:tcW w:w="616" w:type="dxa"/>
          </w:tcPr>
          <w:p w14:paraId="64922ECE" w14:textId="72F3E366" w:rsidR="00040559" w:rsidRPr="00825B29" w:rsidDel="002A64BE" w:rsidRDefault="00040559" w:rsidP="00DC1EA1">
            <w:pPr>
              <w:jc w:val="center"/>
              <w:rPr>
                <w:del w:id="717" w:author="Benua Adhi" w:date="2021-06-03T08:04:00Z"/>
                <w:rFonts w:ascii="Arial" w:hAnsi="Arial" w:cs="Arial"/>
                <w:b/>
              </w:rPr>
            </w:pPr>
            <w:del w:id="718" w:author="Benua Adhi" w:date="2021-06-03T08:04:00Z">
              <w:r w:rsidRPr="00825B29" w:rsidDel="002A64BE">
                <w:rPr>
                  <w:rFonts w:ascii="Arial" w:hAnsi="Arial" w:cs="Arial"/>
                  <w:b/>
                </w:rPr>
                <w:delText>NO</w:delText>
              </w:r>
            </w:del>
          </w:p>
        </w:tc>
        <w:tc>
          <w:tcPr>
            <w:tcW w:w="1477" w:type="dxa"/>
          </w:tcPr>
          <w:p w14:paraId="571A903E" w14:textId="533941E1" w:rsidR="00040559" w:rsidRPr="00825B29" w:rsidDel="002A64BE" w:rsidRDefault="00040559" w:rsidP="00DC1EA1">
            <w:pPr>
              <w:jc w:val="center"/>
              <w:rPr>
                <w:del w:id="719" w:author="Benua Adhi" w:date="2021-06-03T08:04:00Z"/>
                <w:rFonts w:ascii="Arial" w:hAnsi="Arial" w:cs="Arial"/>
                <w:b/>
              </w:rPr>
            </w:pPr>
            <w:del w:id="720" w:author="Benua Adhi" w:date="2021-06-03T08:04:00Z">
              <w:r w:rsidRPr="00825B29" w:rsidDel="002A64BE">
                <w:rPr>
                  <w:rFonts w:ascii="Arial" w:hAnsi="Arial" w:cs="Arial"/>
                  <w:b/>
                </w:rPr>
                <w:delText>NAMA</w:delText>
              </w:r>
            </w:del>
          </w:p>
        </w:tc>
        <w:tc>
          <w:tcPr>
            <w:tcW w:w="1276" w:type="dxa"/>
          </w:tcPr>
          <w:p w14:paraId="311C7A95" w14:textId="020E83B9" w:rsidR="00040559" w:rsidRPr="00825B29" w:rsidDel="002A64BE" w:rsidRDefault="00040559" w:rsidP="00DC1EA1">
            <w:pPr>
              <w:jc w:val="center"/>
              <w:rPr>
                <w:del w:id="721" w:author="Benua Adhi" w:date="2021-06-03T08:04:00Z"/>
                <w:rFonts w:ascii="Arial" w:hAnsi="Arial" w:cs="Arial"/>
                <w:b/>
              </w:rPr>
            </w:pPr>
            <w:del w:id="722" w:author="Benua Adhi" w:date="2021-06-03T08:04:00Z">
              <w:r w:rsidRPr="00825B29" w:rsidDel="002A64BE">
                <w:rPr>
                  <w:rFonts w:ascii="Arial" w:hAnsi="Arial" w:cs="Arial"/>
                  <w:b/>
                </w:rPr>
                <w:delText>NIP</w:delText>
              </w:r>
            </w:del>
          </w:p>
        </w:tc>
        <w:tc>
          <w:tcPr>
            <w:tcW w:w="1701" w:type="dxa"/>
          </w:tcPr>
          <w:p w14:paraId="2C977AB9" w14:textId="0B89B047" w:rsidR="00040559" w:rsidRPr="00825B29" w:rsidDel="002A64BE" w:rsidRDefault="00040559" w:rsidP="00DC1EA1">
            <w:pPr>
              <w:jc w:val="center"/>
              <w:rPr>
                <w:del w:id="723" w:author="Benua Adhi" w:date="2021-06-03T08:04:00Z"/>
                <w:rFonts w:ascii="Arial" w:hAnsi="Arial" w:cs="Arial"/>
                <w:b/>
              </w:rPr>
            </w:pPr>
            <w:del w:id="724" w:author="Benua Adhi" w:date="2021-06-03T08:04:00Z">
              <w:r w:rsidRPr="00825B29" w:rsidDel="002A64BE">
                <w:rPr>
                  <w:rFonts w:ascii="Arial" w:hAnsi="Arial" w:cs="Arial"/>
                  <w:b/>
                </w:rPr>
                <w:delText>STATUS</w:delText>
              </w:r>
            </w:del>
          </w:p>
        </w:tc>
        <w:tc>
          <w:tcPr>
            <w:tcW w:w="1559" w:type="dxa"/>
          </w:tcPr>
          <w:p w14:paraId="4A4BE7D1" w14:textId="6D8CDC83" w:rsidR="00040559" w:rsidRPr="00825B29" w:rsidDel="002A64BE" w:rsidRDefault="00040559" w:rsidP="00DC1EA1">
            <w:pPr>
              <w:jc w:val="center"/>
              <w:rPr>
                <w:del w:id="725" w:author="Benua Adhi" w:date="2021-06-03T08:04:00Z"/>
                <w:rFonts w:ascii="Arial" w:hAnsi="Arial" w:cs="Arial"/>
                <w:b/>
              </w:rPr>
            </w:pPr>
            <w:del w:id="726" w:author="Benua Adhi" w:date="2021-06-03T08:04:00Z">
              <w:r w:rsidRPr="00825B29" w:rsidDel="002A64BE">
                <w:rPr>
                  <w:rFonts w:ascii="Arial" w:hAnsi="Arial" w:cs="Arial"/>
                  <w:b/>
                </w:rPr>
                <w:delText>LIMIT</w:delText>
              </w:r>
            </w:del>
          </w:p>
        </w:tc>
        <w:tc>
          <w:tcPr>
            <w:tcW w:w="1559" w:type="dxa"/>
          </w:tcPr>
          <w:p w14:paraId="5D092A3F" w14:textId="6F1F4E0C" w:rsidR="00040559" w:rsidRPr="00825B29" w:rsidDel="002A64BE" w:rsidRDefault="00040559" w:rsidP="00DC1EA1">
            <w:pPr>
              <w:jc w:val="center"/>
              <w:rPr>
                <w:del w:id="727" w:author="Benua Adhi" w:date="2021-06-03T08:04:00Z"/>
                <w:rFonts w:ascii="Arial" w:hAnsi="Arial" w:cs="Arial"/>
                <w:b/>
              </w:rPr>
            </w:pPr>
            <w:del w:id="728" w:author="Benua Adhi" w:date="2021-06-03T08:04:00Z">
              <w:r w:rsidRPr="00825B29" w:rsidDel="002A64BE">
                <w:rPr>
                  <w:rFonts w:ascii="Arial" w:hAnsi="Arial" w:cs="Arial"/>
                  <w:b/>
                </w:rPr>
                <w:delText>TENOR</w:delText>
              </w:r>
            </w:del>
          </w:p>
        </w:tc>
      </w:tr>
      <w:tr w:rsidR="00CA555D" w:rsidRPr="00825B29" w:rsidDel="002A64BE" w14:paraId="0077B900" w14:textId="29FD6A65" w:rsidTr="00DC1EA1">
        <w:trPr>
          <w:del w:id="729" w:author="Benua Adhi" w:date="2021-06-03T08:04:00Z"/>
        </w:trPr>
        <w:tc>
          <w:tcPr>
            <w:tcW w:w="616" w:type="dxa"/>
          </w:tcPr>
          <w:p w14:paraId="6785AC56" w14:textId="5DFE3546" w:rsidR="00040559" w:rsidRPr="00825B29" w:rsidDel="002A64BE" w:rsidRDefault="00040559" w:rsidP="00DC1EA1">
            <w:pPr>
              <w:jc w:val="center"/>
              <w:rPr>
                <w:del w:id="730" w:author="Benua Adhi" w:date="2021-06-03T08:04:00Z"/>
                <w:rFonts w:ascii="Arial" w:hAnsi="Arial" w:cs="Arial"/>
              </w:rPr>
            </w:pPr>
            <w:del w:id="731" w:author="Benua Adhi" w:date="2021-06-03T08:04:00Z">
              <w:r w:rsidRPr="00825B29" w:rsidDel="002A64BE">
                <w:rPr>
                  <w:rFonts w:ascii="Arial" w:hAnsi="Arial" w:cs="Arial"/>
                </w:rPr>
                <w:delText>1</w:delText>
              </w:r>
            </w:del>
          </w:p>
        </w:tc>
        <w:tc>
          <w:tcPr>
            <w:tcW w:w="1477" w:type="dxa"/>
          </w:tcPr>
          <w:p w14:paraId="0E314227" w14:textId="71FFF506" w:rsidR="00040559" w:rsidRPr="00825B29" w:rsidDel="002A64BE" w:rsidRDefault="00040559" w:rsidP="00DC1EA1">
            <w:pPr>
              <w:jc w:val="center"/>
              <w:rPr>
                <w:del w:id="732" w:author="Benua Adhi" w:date="2021-06-03T08:04:00Z"/>
                <w:rFonts w:ascii="Arial" w:hAnsi="Arial" w:cs="Arial"/>
              </w:rPr>
            </w:pPr>
            <w:del w:id="733" w:author="Benua Adhi" w:date="2021-06-03T08:04:00Z">
              <w:r w:rsidRPr="00825B29" w:rsidDel="002A64BE">
                <w:rPr>
                  <w:rFonts w:ascii="Arial" w:hAnsi="Arial" w:cs="Arial"/>
                </w:rPr>
                <w:delText>Amin</w:delText>
              </w:r>
            </w:del>
          </w:p>
        </w:tc>
        <w:tc>
          <w:tcPr>
            <w:tcW w:w="1276" w:type="dxa"/>
          </w:tcPr>
          <w:p w14:paraId="12C37CA8" w14:textId="424D018F" w:rsidR="00040559" w:rsidRPr="00825B29" w:rsidDel="002A64BE" w:rsidRDefault="00040559" w:rsidP="00DC1EA1">
            <w:pPr>
              <w:jc w:val="center"/>
              <w:rPr>
                <w:del w:id="734" w:author="Benua Adhi" w:date="2021-06-03T08:04:00Z"/>
                <w:rFonts w:ascii="Arial" w:hAnsi="Arial" w:cs="Arial"/>
              </w:rPr>
            </w:pPr>
            <w:del w:id="735" w:author="Benua Adhi" w:date="2021-06-03T08:04:00Z">
              <w:r w:rsidRPr="00825B29" w:rsidDel="002A64BE">
                <w:rPr>
                  <w:rFonts w:ascii="Arial" w:hAnsi="Arial" w:cs="Arial"/>
                </w:rPr>
                <w:delText>54222455</w:delText>
              </w:r>
            </w:del>
          </w:p>
        </w:tc>
        <w:tc>
          <w:tcPr>
            <w:tcW w:w="1701" w:type="dxa"/>
          </w:tcPr>
          <w:p w14:paraId="7091EC21" w14:textId="33225927" w:rsidR="00040559" w:rsidRPr="00825B29" w:rsidDel="002A64BE" w:rsidRDefault="00040559" w:rsidP="00DC1EA1">
            <w:pPr>
              <w:jc w:val="center"/>
              <w:rPr>
                <w:del w:id="736" w:author="Benua Adhi" w:date="2021-06-03T08:04:00Z"/>
                <w:rFonts w:ascii="Arial" w:hAnsi="Arial" w:cs="Arial"/>
              </w:rPr>
            </w:pPr>
            <w:del w:id="737" w:author="Benua Adhi" w:date="2021-06-03T08:04:00Z">
              <w:r w:rsidRPr="00825B29" w:rsidDel="002A64BE">
                <w:rPr>
                  <w:rFonts w:ascii="Arial" w:hAnsi="Arial" w:cs="Arial"/>
                </w:rPr>
                <w:delText>Pegawai Tetap</w:delText>
              </w:r>
            </w:del>
          </w:p>
        </w:tc>
        <w:tc>
          <w:tcPr>
            <w:tcW w:w="1559" w:type="dxa"/>
          </w:tcPr>
          <w:p w14:paraId="291CA98C" w14:textId="47C2FB65" w:rsidR="00040559" w:rsidRPr="00825B29" w:rsidDel="002A64BE" w:rsidRDefault="00040559" w:rsidP="00DC1EA1">
            <w:pPr>
              <w:jc w:val="center"/>
              <w:rPr>
                <w:del w:id="738" w:author="Benua Adhi" w:date="2021-06-03T08:04:00Z"/>
                <w:rFonts w:ascii="Arial" w:hAnsi="Arial" w:cs="Arial"/>
              </w:rPr>
            </w:pPr>
          </w:p>
        </w:tc>
        <w:tc>
          <w:tcPr>
            <w:tcW w:w="1559" w:type="dxa"/>
          </w:tcPr>
          <w:p w14:paraId="4BA12791" w14:textId="1E331D72" w:rsidR="00040559" w:rsidRPr="00825B29" w:rsidDel="002A64BE" w:rsidRDefault="00040559" w:rsidP="00DC1EA1">
            <w:pPr>
              <w:jc w:val="center"/>
              <w:rPr>
                <w:del w:id="739" w:author="Benua Adhi" w:date="2021-06-03T08:04:00Z"/>
                <w:rFonts w:ascii="Arial" w:hAnsi="Arial" w:cs="Arial"/>
              </w:rPr>
            </w:pPr>
          </w:p>
        </w:tc>
      </w:tr>
      <w:tr w:rsidR="00040559" w:rsidRPr="00825B29" w:rsidDel="002A64BE" w14:paraId="7DD6C931" w14:textId="263E8F34" w:rsidTr="00DC1EA1">
        <w:trPr>
          <w:del w:id="740" w:author="Benua Adhi" w:date="2021-06-03T08:04:00Z"/>
        </w:trPr>
        <w:tc>
          <w:tcPr>
            <w:tcW w:w="616" w:type="dxa"/>
          </w:tcPr>
          <w:p w14:paraId="0C00E7E1" w14:textId="3C3C6F23" w:rsidR="00040559" w:rsidRPr="00825B29" w:rsidDel="002A64BE" w:rsidRDefault="00040559" w:rsidP="00DC1EA1">
            <w:pPr>
              <w:jc w:val="center"/>
              <w:rPr>
                <w:del w:id="741" w:author="Benua Adhi" w:date="2021-06-03T08:04:00Z"/>
                <w:rFonts w:ascii="Arial" w:hAnsi="Arial" w:cs="Arial"/>
                <w:lang w:val="en-US"/>
              </w:rPr>
            </w:pPr>
            <w:del w:id="742" w:author="Benua Adhi" w:date="2021-06-03T08:04:00Z">
              <w:r w:rsidRPr="00825B29" w:rsidDel="002A64BE">
                <w:rPr>
                  <w:rFonts w:ascii="Arial" w:hAnsi="Arial" w:cs="Arial"/>
                  <w:lang w:val="en-US"/>
                </w:rPr>
                <w:delText>2</w:delText>
              </w:r>
            </w:del>
          </w:p>
        </w:tc>
        <w:tc>
          <w:tcPr>
            <w:tcW w:w="1477" w:type="dxa"/>
          </w:tcPr>
          <w:p w14:paraId="19CC6308" w14:textId="5A09FF80" w:rsidR="00040559" w:rsidRPr="00825B29" w:rsidDel="002A64BE" w:rsidRDefault="00040559" w:rsidP="00DC1EA1">
            <w:pPr>
              <w:jc w:val="center"/>
              <w:rPr>
                <w:del w:id="743" w:author="Benua Adhi" w:date="2021-06-03T08:04:00Z"/>
                <w:rFonts w:ascii="Arial" w:hAnsi="Arial" w:cs="Arial"/>
                <w:lang w:val="en-US"/>
              </w:rPr>
            </w:pPr>
            <w:del w:id="744" w:author="Benua Adhi" w:date="2021-06-03T08:04:00Z">
              <w:r w:rsidRPr="00825B29" w:rsidDel="002A64BE">
                <w:rPr>
                  <w:rFonts w:ascii="Arial" w:hAnsi="Arial" w:cs="Arial"/>
                  <w:lang w:val="en-US"/>
                </w:rPr>
                <w:delText>Dst..</w:delText>
              </w:r>
            </w:del>
          </w:p>
        </w:tc>
        <w:tc>
          <w:tcPr>
            <w:tcW w:w="1276" w:type="dxa"/>
          </w:tcPr>
          <w:p w14:paraId="50FFE30A" w14:textId="4C9BABA3" w:rsidR="00040559" w:rsidRPr="00825B29" w:rsidDel="002A64BE" w:rsidRDefault="00040559" w:rsidP="00DC1EA1">
            <w:pPr>
              <w:jc w:val="center"/>
              <w:rPr>
                <w:del w:id="745" w:author="Benua Adhi" w:date="2021-06-03T08:04:00Z"/>
                <w:rFonts w:ascii="Arial" w:hAnsi="Arial" w:cs="Arial"/>
              </w:rPr>
            </w:pPr>
          </w:p>
        </w:tc>
        <w:tc>
          <w:tcPr>
            <w:tcW w:w="1701" w:type="dxa"/>
          </w:tcPr>
          <w:p w14:paraId="03B5D083" w14:textId="0B1479C3" w:rsidR="00040559" w:rsidRPr="00825B29" w:rsidDel="002A64BE" w:rsidRDefault="00040559" w:rsidP="00DC1EA1">
            <w:pPr>
              <w:jc w:val="center"/>
              <w:rPr>
                <w:del w:id="746" w:author="Benua Adhi" w:date="2021-06-03T08:04:00Z"/>
                <w:rFonts w:ascii="Arial" w:hAnsi="Arial" w:cs="Arial"/>
              </w:rPr>
            </w:pPr>
          </w:p>
        </w:tc>
        <w:tc>
          <w:tcPr>
            <w:tcW w:w="1559" w:type="dxa"/>
          </w:tcPr>
          <w:p w14:paraId="710CF386" w14:textId="2B8FF6BF" w:rsidR="00040559" w:rsidRPr="00825B29" w:rsidDel="002A64BE" w:rsidRDefault="00040559" w:rsidP="00DC1EA1">
            <w:pPr>
              <w:jc w:val="center"/>
              <w:rPr>
                <w:del w:id="747" w:author="Benua Adhi" w:date="2021-06-03T08:04:00Z"/>
                <w:rFonts w:ascii="Arial" w:hAnsi="Arial" w:cs="Arial"/>
              </w:rPr>
            </w:pPr>
          </w:p>
        </w:tc>
        <w:tc>
          <w:tcPr>
            <w:tcW w:w="1559" w:type="dxa"/>
          </w:tcPr>
          <w:p w14:paraId="18E755E4" w14:textId="4CF9CD1C" w:rsidR="00040559" w:rsidRPr="00825B29" w:rsidDel="002A64BE" w:rsidRDefault="00040559" w:rsidP="00DC1EA1">
            <w:pPr>
              <w:jc w:val="center"/>
              <w:rPr>
                <w:del w:id="748" w:author="Benua Adhi" w:date="2021-06-03T08:04:00Z"/>
                <w:rFonts w:ascii="Arial" w:hAnsi="Arial" w:cs="Arial"/>
              </w:rPr>
            </w:pPr>
          </w:p>
        </w:tc>
      </w:tr>
    </w:tbl>
    <w:p w14:paraId="33F153F0" w14:textId="4908842C" w:rsidR="00040559" w:rsidRPr="00825B29" w:rsidDel="002A64BE" w:rsidRDefault="00040559" w:rsidP="00040559">
      <w:pPr>
        <w:rPr>
          <w:del w:id="749" w:author="Benua Adhi" w:date="2021-06-03T08:04:00Z"/>
          <w:rFonts w:ascii="Arial" w:hAnsi="Arial" w:cs="Arial"/>
        </w:rPr>
      </w:pPr>
    </w:p>
    <w:p w14:paraId="4C2DF0D5" w14:textId="66C3745C" w:rsidR="00040559" w:rsidRPr="00825B29" w:rsidDel="002A64BE" w:rsidRDefault="00040559" w:rsidP="00040559">
      <w:pPr>
        <w:rPr>
          <w:del w:id="750" w:author="Benua Adhi" w:date="2021-06-03T08:04:00Z"/>
          <w:rFonts w:ascii="Arial" w:hAnsi="Arial" w:cs="Arial"/>
        </w:rPr>
      </w:pPr>
    </w:p>
    <w:p w14:paraId="197D02A2" w14:textId="7353C83B" w:rsidR="00040559" w:rsidRPr="00825B29" w:rsidDel="002A64BE" w:rsidRDefault="00040559" w:rsidP="00040559">
      <w:pPr>
        <w:rPr>
          <w:del w:id="751" w:author="Benua Adhi" w:date="2021-06-03T08:04:00Z"/>
          <w:rFonts w:ascii="Arial" w:hAnsi="Arial" w:cs="Arial"/>
        </w:rPr>
      </w:pPr>
    </w:p>
    <w:p w14:paraId="6BDABFDD" w14:textId="70358554" w:rsidR="00040559" w:rsidRPr="00825B29" w:rsidDel="002A64BE" w:rsidRDefault="00040559" w:rsidP="00040559">
      <w:pPr>
        <w:rPr>
          <w:del w:id="752" w:author="Benua Adhi" w:date="2021-06-03T08:04:00Z"/>
          <w:rFonts w:ascii="Arial" w:hAnsi="Arial" w:cs="Arial"/>
        </w:rPr>
      </w:pPr>
    </w:p>
    <w:p w14:paraId="41FF7846" w14:textId="5048D822" w:rsidR="00040559" w:rsidRPr="00825B29" w:rsidDel="002A64BE" w:rsidRDefault="00040559" w:rsidP="00040559">
      <w:pPr>
        <w:rPr>
          <w:del w:id="753" w:author="Benua Adhi" w:date="2021-06-03T08:04:00Z"/>
          <w:rFonts w:ascii="Arial" w:hAnsi="Arial" w:cs="Arial"/>
        </w:rPr>
      </w:pPr>
    </w:p>
    <w:p w14:paraId="00B5D9FE" w14:textId="15986A7E" w:rsidR="00040559" w:rsidRPr="00825B29" w:rsidDel="002A64BE" w:rsidRDefault="00040559" w:rsidP="00040559">
      <w:pPr>
        <w:rPr>
          <w:del w:id="754" w:author="Benua Adhi" w:date="2021-06-03T08:04:00Z"/>
          <w:rFonts w:ascii="Arial" w:hAnsi="Arial" w:cs="Arial"/>
        </w:rPr>
      </w:pPr>
    </w:p>
    <w:p w14:paraId="5B78A077" w14:textId="15D8BFF6" w:rsidR="00040559" w:rsidRPr="00825B29" w:rsidDel="002A64BE" w:rsidRDefault="00040559">
      <w:pPr>
        <w:pStyle w:val="Footer"/>
        <w:rPr>
          <w:del w:id="755" w:author="Benua Adhi" w:date="2021-06-03T08:04:00Z"/>
          <w:rFonts w:ascii="Arial" w:hAnsi="Arial" w:cs="Arial"/>
          <w:lang w:val="fi-FI"/>
        </w:rPr>
        <w:pPrChange w:id="756" w:author="Guideline" w:date="2021-04-16T20:44:00Z">
          <w:pPr>
            <w:pStyle w:val="Footer"/>
            <w:ind w:left="4320" w:firstLine="720"/>
          </w:pPr>
        </w:pPrChange>
      </w:pPr>
      <w:del w:id="757" w:author="Benua Adhi" w:date="2021-06-03T08:04:00Z">
        <w:r w:rsidRPr="00CA555D" w:rsidDel="002A64BE">
          <w:rPr>
            <w:rFonts w:ascii="Arial" w:hAnsi="Arial" w:cs="Arial"/>
            <w:lang w:val="fi-FI"/>
            <w:rPrChange w:id="758" w:author="benua.adhi" w:date="2021-04-08T09:21:00Z">
              <w:rPr>
                <w:rFonts w:ascii="Arial" w:hAnsi="Arial" w:cs="Arial"/>
                <w:highlight w:val="cyan"/>
                <w:lang w:val="fi-FI"/>
              </w:rPr>
            </w:rPrChange>
          </w:rPr>
          <w:delText>[</w:delText>
        </w:r>
        <w:r w:rsidRPr="00CA555D" w:rsidDel="002A64BE">
          <w:rPr>
            <w:rFonts w:ascii="Arial" w:hAnsi="Arial" w:cs="Arial"/>
            <w:i/>
            <w:lang w:val="fi-FI"/>
            <w:rPrChange w:id="759" w:author="benua.adhi" w:date="2021-04-08T09:21:00Z">
              <w:rPr>
                <w:rFonts w:ascii="Arial" w:hAnsi="Arial" w:cs="Arial"/>
                <w:i/>
                <w:highlight w:val="cyan"/>
                <w:lang w:val="fi-FI"/>
              </w:rPr>
            </w:rPrChange>
          </w:rPr>
          <w:delText>Nama Kota</w:delText>
        </w:r>
        <w:r w:rsidRPr="00CA555D" w:rsidDel="002A64BE">
          <w:rPr>
            <w:rFonts w:ascii="Arial" w:hAnsi="Arial" w:cs="Arial"/>
            <w:lang w:val="fi-FI"/>
            <w:rPrChange w:id="760" w:author="benua.adhi" w:date="2021-04-08T09:21:00Z">
              <w:rPr>
                <w:rFonts w:ascii="Arial" w:hAnsi="Arial" w:cs="Arial"/>
                <w:highlight w:val="cyan"/>
                <w:lang w:val="fi-FI"/>
              </w:rPr>
            </w:rPrChange>
          </w:rPr>
          <w:delText>], [</w:delText>
        </w:r>
        <w:r w:rsidRPr="00CA555D" w:rsidDel="002A64BE">
          <w:rPr>
            <w:rFonts w:ascii="Arial" w:hAnsi="Arial" w:cs="Arial"/>
            <w:i/>
            <w:lang w:val="fi-FI"/>
            <w:rPrChange w:id="761" w:author="benua.adhi" w:date="2021-04-08T09:21:00Z">
              <w:rPr>
                <w:rFonts w:ascii="Arial" w:hAnsi="Arial" w:cs="Arial"/>
                <w:i/>
                <w:highlight w:val="cyan"/>
                <w:lang w:val="fi-FI"/>
              </w:rPr>
            </w:rPrChange>
          </w:rPr>
          <w:delText>tanggal</w:delText>
        </w:r>
        <w:r w:rsidRPr="00CA555D" w:rsidDel="002A64BE">
          <w:rPr>
            <w:rFonts w:ascii="Arial" w:hAnsi="Arial" w:cs="Arial"/>
            <w:lang w:val="fi-FI"/>
            <w:rPrChange w:id="762" w:author="benua.adhi" w:date="2021-04-08T09:21:00Z">
              <w:rPr>
                <w:rFonts w:ascii="Arial" w:hAnsi="Arial" w:cs="Arial"/>
                <w:highlight w:val="cyan"/>
                <w:lang w:val="fi-FI"/>
              </w:rPr>
            </w:rPrChange>
          </w:rPr>
          <w:delText>] [</w:delText>
        </w:r>
        <w:r w:rsidRPr="00CA555D" w:rsidDel="002A64BE">
          <w:rPr>
            <w:rFonts w:ascii="Arial" w:hAnsi="Arial" w:cs="Arial"/>
            <w:i/>
            <w:lang w:val="fi-FI"/>
            <w:rPrChange w:id="763" w:author="benua.adhi" w:date="2021-04-08T09:21:00Z">
              <w:rPr>
                <w:rFonts w:ascii="Arial" w:hAnsi="Arial" w:cs="Arial"/>
                <w:i/>
                <w:highlight w:val="cyan"/>
                <w:lang w:val="fi-FI"/>
              </w:rPr>
            </w:rPrChange>
          </w:rPr>
          <w:delText>bulan</w:delText>
        </w:r>
        <w:r w:rsidRPr="00CA555D" w:rsidDel="002A64BE">
          <w:rPr>
            <w:rFonts w:ascii="Arial" w:hAnsi="Arial" w:cs="Arial"/>
            <w:lang w:val="fi-FI"/>
            <w:rPrChange w:id="764" w:author="benua.adhi" w:date="2021-04-08T09:21:00Z">
              <w:rPr>
                <w:rFonts w:ascii="Arial" w:hAnsi="Arial" w:cs="Arial"/>
                <w:highlight w:val="cyan"/>
                <w:lang w:val="fi-FI"/>
              </w:rPr>
            </w:rPrChange>
          </w:rPr>
          <w:delText>] [</w:delText>
        </w:r>
        <w:r w:rsidRPr="00CA555D" w:rsidDel="002A64BE">
          <w:rPr>
            <w:rFonts w:ascii="Arial" w:hAnsi="Arial" w:cs="Arial"/>
            <w:i/>
            <w:lang w:val="fi-FI"/>
            <w:rPrChange w:id="765" w:author="benua.adhi" w:date="2021-04-08T09:21:00Z">
              <w:rPr>
                <w:rFonts w:ascii="Arial" w:hAnsi="Arial" w:cs="Arial"/>
                <w:i/>
                <w:highlight w:val="cyan"/>
                <w:lang w:val="fi-FI"/>
              </w:rPr>
            </w:rPrChange>
          </w:rPr>
          <w:delText>tahun</w:delText>
        </w:r>
        <w:r w:rsidRPr="00CA555D" w:rsidDel="002A64BE">
          <w:rPr>
            <w:rFonts w:ascii="Arial" w:hAnsi="Arial" w:cs="Arial"/>
            <w:lang w:val="fi-FI"/>
            <w:rPrChange w:id="766" w:author="benua.adhi" w:date="2021-04-08T09:21:00Z">
              <w:rPr>
                <w:rFonts w:ascii="Arial" w:hAnsi="Arial" w:cs="Arial"/>
                <w:highlight w:val="cyan"/>
                <w:lang w:val="fi-FI"/>
              </w:rPr>
            </w:rPrChange>
          </w:rPr>
          <w:delText>]</w:delText>
        </w:r>
      </w:del>
    </w:p>
    <w:p w14:paraId="3DB0E21A" w14:textId="07463A0C" w:rsidR="00040559" w:rsidDel="002A64BE" w:rsidRDefault="00040559" w:rsidP="001F10BC">
      <w:pPr>
        <w:pStyle w:val="Footer"/>
        <w:rPr>
          <w:del w:id="767" w:author="Benua Adhi" w:date="2021-06-03T08:04:00Z"/>
          <w:rFonts w:ascii="Arial" w:hAnsi="Arial" w:cs="Arial"/>
          <w:lang w:val="fi-FI"/>
        </w:rPr>
      </w:pPr>
      <w:del w:id="768" w:author="Benua Adhi" w:date="2021-06-03T08:04:00Z">
        <w:r w:rsidRPr="00825B29" w:rsidDel="002A64BE">
          <w:rPr>
            <w:rFonts w:ascii="Arial" w:hAnsi="Arial" w:cs="Arial"/>
            <w:lang w:val="fi-FI"/>
          </w:rPr>
          <w:tab/>
        </w:r>
        <w:r w:rsidRPr="00825B29" w:rsidDel="002A64BE">
          <w:rPr>
            <w:rFonts w:ascii="Arial" w:hAnsi="Arial" w:cs="Arial"/>
            <w:lang w:val="fi-FI"/>
          </w:rPr>
          <w:tab/>
        </w:r>
        <w:r w:rsidRPr="00825B29" w:rsidDel="002A64BE">
          <w:rPr>
            <w:rFonts w:ascii="Arial" w:hAnsi="Arial" w:cs="Arial"/>
            <w:lang w:val="fi-FI"/>
          </w:rPr>
          <w:tab/>
        </w:r>
        <w:r w:rsidRPr="00825B29" w:rsidDel="002A64BE">
          <w:rPr>
            <w:rFonts w:ascii="Arial" w:hAnsi="Arial" w:cs="Arial"/>
            <w:lang w:val="fi-FI"/>
          </w:rPr>
          <w:tab/>
        </w:r>
        <w:r w:rsidRPr="00825B29" w:rsidDel="002A64BE">
          <w:rPr>
            <w:rFonts w:ascii="Arial" w:hAnsi="Arial" w:cs="Arial"/>
            <w:lang w:val="fi-FI"/>
          </w:rPr>
          <w:tab/>
        </w:r>
        <w:r w:rsidRPr="00825B29" w:rsidDel="002A64BE">
          <w:rPr>
            <w:rFonts w:ascii="Arial" w:hAnsi="Arial" w:cs="Arial"/>
            <w:lang w:val="fi-FI"/>
          </w:rPr>
          <w:tab/>
        </w:r>
        <w:r w:rsidRPr="00825B29" w:rsidDel="002A64BE">
          <w:rPr>
            <w:rFonts w:ascii="Arial" w:hAnsi="Arial" w:cs="Arial"/>
            <w:lang w:val="fi-FI"/>
          </w:rPr>
          <w:tab/>
        </w:r>
      </w:del>
    </w:p>
    <w:p w14:paraId="2410B320" w14:textId="2C2D8ADE" w:rsidR="001F10BC" w:rsidDel="002A64BE" w:rsidRDefault="001F10BC" w:rsidP="00040559">
      <w:pPr>
        <w:pStyle w:val="Footer"/>
        <w:rPr>
          <w:ins w:id="769" w:author="Guideline" w:date="2021-04-16T20:44:00Z"/>
          <w:del w:id="770" w:author="Benua Adhi" w:date="2021-06-03T08:04:00Z"/>
          <w:rFonts w:ascii="Arial" w:hAnsi="Arial" w:cs="Arial"/>
          <w:lang w:val="fi-FI"/>
        </w:rPr>
      </w:pPr>
    </w:p>
    <w:p w14:paraId="4054CDE5" w14:textId="6A353C70" w:rsidR="001F10BC" w:rsidRPr="00825B29" w:rsidDel="002A64BE" w:rsidRDefault="001F10BC" w:rsidP="00040559">
      <w:pPr>
        <w:pStyle w:val="Footer"/>
        <w:rPr>
          <w:ins w:id="771" w:author="Guideline" w:date="2021-04-16T20:44:00Z"/>
          <w:del w:id="772" w:author="Benua Adhi" w:date="2021-06-03T08:04:00Z"/>
          <w:rFonts w:ascii="Arial" w:hAnsi="Arial" w:cs="Arial"/>
          <w:lang w:val="fi-FI"/>
        </w:rPr>
      </w:pPr>
    </w:p>
    <w:p w14:paraId="45DEE1D3" w14:textId="55A921EC" w:rsidR="00040559" w:rsidRPr="0028578F" w:rsidDel="002A64BE" w:rsidRDefault="00040559" w:rsidP="00040559">
      <w:pPr>
        <w:rPr>
          <w:del w:id="773" w:author="Benua Adhi" w:date="2021-06-03T08:04:00Z"/>
          <w:rFonts w:ascii="Arial" w:hAnsi="Arial" w:cs="Arial"/>
          <w:i/>
          <w:iCs/>
          <w:sz w:val="20"/>
          <w:szCs w:val="20"/>
          <w:lang w:val="sv-SE"/>
          <w:rPrChange w:id="774" w:author="Guideline" w:date="2021-04-16T20:49:00Z">
            <w:rPr>
              <w:del w:id="775" w:author="Benua Adhi" w:date="2021-06-03T08:04:00Z"/>
              <w:rFonts w:ascii="Arial" w:hAnsi="Arial" w:cs="Arial"/>
              <w:lang w:val="sv-SE"/>
            </w:rPr>
          </w:rPrChange>
        </w:rPr>
      </w:pPr>
      <w:del w:id="776" w:author="Benua Adhi" w:date="2021-06-03T08:04:00Z">
        <w:r w:rsidRPr="0028578F" w:rsidDel="002A64BE">
          <w:rPr>
            <w:rFonts w:ascii="Arial" w:hAnsi="Arial" w:cs="Arial"/>
            <w:i/>
            <w:iCs/>
            <w:sz w:val="20"/>
            <w:szCs w:val="20"/>
            <w:lang w:val="sv-SE"/>
            <w:rPrChange w:id="777" w:author="Guideline" w:date="2021-04-16T20:49:00Z">
              <w:rPr>
                <w:rFonts w:ascii="Arial" w:hAnsi="Arial" w:cs="Arial"/>
                <w:lang w:val="sv-SE"/>
              </w:rPr>
            </w:rPrChange>
          </w:rPr>
          <w:tab/>
        </w:r>
        <w:r w:rsidRPr="0028578F" w:rsidDel="002A64BE">
          <w:rPr>
            <w:rFonts w:ascii="Arial" w:hAnsi="Arial" w:cs="Arial"/>
            <w:i/>
            <w:iCs/>
            <w:sz w:val="20"/>
            <w:szCs w:val="20"/>
            <w:lang w:val="sv-SE"/>
            <w:rPrChange w:id="778" w:author="Guideline" w:date="2021-04-16T20:49:00Z">
              <w:rPr>
                <w:rFonts w:ascii="Arial" w:hAnsi="Arial" w:cs="Arial"/>
                <w:lang w:val="sv-SE"/>
              </w:rPr>
            </w:rPrChange>
          </w:rPr>
          <w:tab/>
        </w:r>
        <w:r w:rsidRPr="0028578F" w:rsidDel="002A64BE">
          <w:rPr>
            <w:rFonts w:ascii="Arial" w:hAnsi="Arial" w:cs="Arial"/>
            <w:i/>
            <w:iCs/>
            <w:sz w:val="20"/>
            <w:szCs w:val="20"/>
            <w:lang w:val="sv-SE"/>
            <w:rPrChange w:id="779" w:author="Guideline" w:date="2021-04-16T20:49:00Z">
              <w:rPr>
                <w:rFonts w:ascii="Arial" w:hAnsi="Arial" w:cs="Arial"/>
                <w:lang w:val="sv-SE"/>
              </w:rPr>
            </w:rPrChange>
          </w:rPr>
          <w:tab/>
        </w:r>
        <w:r w:rsidRPr="0028578F" w:rsidDel="002A64BE">
          <w:rPr>
            <w:rFonts w:ascii="Arial" w:hAnsi="Arial" w:cs="Arial"/>
            <w:i/>
            <w:iCs/>
            <w:sz w:val="20"/>
            <w:szCs w:val="20"/>
            <w:lang w:val="sv-SE"/>
            <w:rPrChange w:id="780" w:author="Guideline" w:date="2021-04-16T20:49:00Z">
              <w:rPr>
                <w:rFonts w:ascii="Arial" w:hAnsi="Arial" w:cs="Arial"/>
                <w:lang w:val="sv-SE"/>
              </w:rPr>
            </w:rPrChange>
          </w:rPr>
          <w:tab/>
        </w:r>
        <w:r w:rsidRPr="0028578F" w:rsidDel="002A64BE">
          <w:rPr>
            <w:rFonts w:ascii="Arial" w:hAnsi="Arial" w:cs="Arial"/>
            <w:i/>
            <w:iCs/>
            <w:sz w:val="20"/>
            <w:szCs w:val="20"/>
            <w:lang w:val="sv-SE"/>
            <w:rPrChange w:id="781" w:author="Guideline" w:date="2021-04-16T20:49:00Z">
              <w:rPr>
                <w:rFonts w:ascii="Arial" w:hAnsi="Arial" w:cs="Arial"/>
                <w:lang w:val="sv-SE"/>
              </w:rPr>
            </w:rPrChange>
          </w:rPr>
          <w:tab/>
        </w:r>
      </w:del>
    </w:p>
    <w:p w14:paraId="128A4874" w14:textId="54873B17" w:rsidR="00040559" w:rsidRPr="0028578F" w:rsidDel="002A64BE" w:rsidRDefault="00040559" w:rsidP="00040559">
      <w:pPr>
        <w:rPr>
          <w:del w:id="782" w:author="Benua Adhi" w:date="2021-06-03T08:04:00Z"/>
          <w:rFonts w:ascii="Arial" w:hAnsi="Arial" w:cs="Arial"/>
          <w:i/>
          <w:iCs/>
          <w:sz w:val="20"/>
          <w:szCs w:val="20"/>
          <w:lang w:val="sv-SE"/>
          <w:rPrChange w:id="783" w:author="Guideline" w:date="2021-04-16T20:49:00Z">
            <w:rPr>
              <w:del w:id="784" w:author="Benua Adhi" w:date="2021-06-03T08:04:00Z"/>
              <w:rFonts w:ascii="Arial" w:hAnsi="Arial" w:cs="Arial"/>
              <w:lang w:val="sv-SE"/>
            </w:rPr>
          </w:rPrChange>
        </w:rPr>
      </w:pPr>
    </w:p>
    <w:p w14:paraId="0612A6AC" w14:textId="12CE521C" w:rsidR="0028578F" w:rsidDel="002A64BE" w:rsidRDefault="00040559" w:rsidP="001F10BC">
      <w:pPr>
        <w:pStyle w:val="Footer"/>
        <w:rPr>
          <w:ins w:id="785" w:author="Guideline" w:date="2021-04-16T20:49:00Z"/>
          <w:del w:id="786" w:author="Benua Adhi" w:date="2021-06-03T08:04:00Z"/>
          <w:rFonts w:ascii="Arial" w:hAnsi="Arial" w:cs="Arial"/>
          <w:i/>
          <w:iCs/>
          <w:sz w:val="20"/>
          <w:szCs w:val="20"/>
        </w:rPr>
      </w:pPr>
      <w:del w:id="787" w:author="Benua Adhi" w:date="2021-06-03T08:04:00Z">
        <w:r w:rsidRPr="0028578F" w:rsidDel="002A64BE">
          <w:rPr>
            <w:rFonts w:ascii="Arial" w:hAnsi="Arial" w:cs="Arial"/>
            <w:i/>
            <w:iCs/>
            <w:sz w:val="20"/>
            <w:szCs w:val="20"/>
            <w:rPrChange w:id="788" w:author="Guideline" w:date="2021-04-16T20:49:00Z">
              <w:rPr>
                <w:rFonts w:ascii="Arial" w:hAnsi="Arial" w:cs="Arial"/>
                <w:bCs/>
                <w:i/>
                <w:iCs/>
                <w:highlight w:val="cyan"/>
              </w:rPr>
            </w:rPrChange>
          </w:rPr>
          <w:delText>Tanda Tangan &amp;</w:delText>
        </w:r>
      </w:del>
      <w:ins w:id="789" w:author="Guideline" w:date="2021-04-16T20:49:00Z">
        <w:del w:id="790" w:author="Benua Adhi" w:date="2021-06-03T08:04:00Z">
          <w:r w:rsidR="0028578F" w:rsidDel="002A64BE">
            <w:rPr>
              <w:rFonts w:ascii="Arial" w:hAnsi="Arial" w:cs="Arial"/>
              <w:i/>
              <w:iCs/>
              <w:sz w:val="20"/>
              <w:szCs w:val="20"/>
              <w:lang w:val="en-US"/>
            </w:rPr>
            <w:delText xml:space="preserve"> </w:delText>
          </w:r>
        </w:del>
      </w:ins>
      <w:del w:id="791" w:author="Benua Adhi" w:date="2021-06-03T08:04:00Z">
        <w:r w:rsidRPr="0028578F" w:rsidDel="002A64BE">
          <w:rPr>
            <w:rFonts w:ascii="Arial" w:hAnsi="Arial" w:cs="Arial"/>
            <w:i/>
            <w:iCs/>
            <w:sz w:val="20"/>
            <w:szCs w:val="20"/>
            <w:rPrChange w:id="792" w:author="Guideline" w:date="2021-04-16T20:49:00Z">
              <w:rPr>
                <w:rFonts w:ascii="Arial" w:hAnsi="Arial" w:cs="Arial"/>
                <w:bCs/>
                <w:i/>
                <w:iCs/>
                <w:highlight w:val="cyan"/>
              </w:rPr>
            </w:rPrChange>
          </w:rPr>
          <w:delText xml:space="preserve"> Stempel</w:delText>
        </w:r>
      </w:del>
    </w:p>
    <w:p w14:paraId="5E0A33B9" w14:textId="152800D9" w:rsidR="00040559" w:rsidRPr="0028578F" w:rsidDel="002A64BE" w:rsidRDefault="00040559">
      <w:pPr>
        <w:pStyle w:val="Footer"/>
        <w:rPr>
          <w:del w:id="793" w:author="Benua Adhi" w:date="2021-06-03T08:04:00Z"/>
          <w:rFonts w:ascii="Arial" w:hAnsi="Arial" w:cs="Arial"/>
          <w:i/>
          <w:iCs/>
          <w:sz w:val="20"/>
          <w:szCs w:val="20"/>
          <w:rPrChange w:id="794" w:author="Guideline" w:date="2021-04-16T20:49:00Z">
            <w:rPr>
              <w:del w:id="795" w:author="Benua Adhi" w:date="2021-06-03T08:04:00Z"/>
            </w:rPr>
          </w:rPrChange>
        </w:rPr>
        <w:pPrChange w:id="796" w:author="Guideline" w:date="2021-04-16T20:44:00Z">
          <w:pPr>
            <w:pStyle w:val="Heading1"/>
            <w:spacing w:after="60"/>
            <w:ind w:left="5040"/>
            <w:jc w:val="left"/>
          </w:pPr>
        </w:pPrChange>
      </w:pPr>
      <w:del w:id="797" w:author="Benua Adhi" w:date="2021-06-03T08:04:00Z">
        <w:r w:rsidRPr="0028578F" w:rsidDel="002A64BE">
          <w:rPr>
            <w:rFonts w:ascii="Arial" w:hAnsi="Arial" w:cs="Arial"/>
            <w:i/>
            <w:iCs/>
            <w:sz w:val="20"/>
            <w:szCs w:val="20"/>
            <w:rPrChange w:id="798" w:author="Guideline" w:date="2021-04-16T20:49:00Z">
              <w:rPr>
                <w:rFonts w:ascii="Arial" w:hAnsi="Arial" w:cs="Arial"/>
                <w:b w:val="0"/>
                <w:bCs/>
                <w:i/>
                <w:iCs/>
                <w:highlight w:val="cyan"/>
              </w:rPr>
            </w:rPrChange>
          </w:rPr>
          <w:delText xml:space="preserve"> Perusahaan/</w:delText>
        </w:r>
        <w:r w:rsidR="003057FE" w:rsidRPr="0028578F" w:rsidDel="002A64BE">
          <w:rPr>
            <w:rFonts w:ascii="Arial" w:hAnsi="Arial" w:cs="Arial"/>
            <w:i/>
            <w:iCs/>
            <w:sz w:val="20"/>
            <w:szCs w:val="20"/>
            <w:rPrChange w:id="799" w:author="Guideline" w:date="2021-04-16T20:49:00Z">
              <w:rPr>
                <w:rFonts w:ascii="Arial" w:hAnsi="Arial" w:cs="Arial"/>
                <w:b w:val="0"/>
                <w:bCs/>
                <w:i/>
                <w:iCs/>
                <w:highlight w:val="cyan"/>
              </w:rPr>
            </w:rPrChange>
          </w:rPr>
          <w:delText xml:space="preserve"> </w:delText>
        </w:r>
        <w:r w:rsidRPr="0028578F" w:rsidDel="002A64BE">
          <w:rPr>
            <w:rFonts w:ascii="Arial" w:hAnsi="Arial" w:cs="Arial"/>
            <w:i/>
            <w:iCs/>
            <w:sz w:val="20"/>
            <w:szCs w:val="20"/>
            <w:rPrChange w:id="800" w:author="Guideline" w:date="2021-04-16T20:49:00Z">
              <w:rPr>
                <w:rFonts w:ascii="Arial" w:hAnsi="Arial" w:cs="Arial"/>
                <w:b w:val="0"/>
                <w:bCs/>
                <w:i/>
                <w:iCs/>
                <w:highlight w:val="cyan"/>
              </w:rPr>
            </w:rPrChange>
          </w:rPr>
          <w:delText>Instansi</w:delText>
        </w:r>
      </w:del>
    </w:p>
    <w:p w14:paraId="486F3924" w14:textId="3AB54B6A" w:rsidR="00040559" w:rsidRPr="00825B29" w:rsidDel="002A64BE" w:rsidRDefault="00040559" w:rsidP="00040559">
      <w:pPr>
        <w:rPr>
          <w:del w:id="801" w:author="Benua Adhi" w:date="2021-06-03T08:04:00Z"/>
          <w:rFonts w:ascii="Arial" w:hAnsi="Arial" w:cs="Arial"/>
          <w:lang w:val="sv-SE"/>
        </w:rPr>
      </w:pPr>
    </w:p>
    <w:p w14:paraId="0D2FF0B1" w14:textId="581AFF64" w:rsidR="001F10BC" w:rsidDel="002A64BE" w:rsidRDefault="001F10BC" w:rsidP="00040559">
      <w:pPr>
        <w:rPr>
          <w:ins w:id="802" w:author="Guideline" w:date="2021-04-16T20:45:00Z"/>
          <w:del w:id="803" w:author="Benua Adhi" w:date="2021-06-03T08:04:00Z"/>
          <w:rFonts w:ascii="Arial" w:hAnsi="Arial" w:cs="Arial"/>
          <w:lang w:val="sv-SE"/>
        </w:rPr>
      </w:pPr>
    </w:p>
    <w:p w14:paraId="6DEFFA5C" w14:textId="366C7442" w:rsidR="00040559" w:rsidRPr="00825B29" w:rsidDel="002A64BE" w:rsidRDefault="00040559" w:rsidP="00040559">
      <w:pPr>
        <w:rPr>
          <w:del w:id="804" w:author="Benua Adhi" w:date="2021-06-03T08:04:00Z"/>
          <w:rFonts w:ascii="Arial" w:hAnsi="Arial" w:cs="Arial"/>
          <w:lang w:val="sv-SE"/>
        </w:rPr>
      </w:pPr>
      <w:del w:id="805" w:author="Benua Adhi" w:date="2021-06-03T08:04:00Z">
        <w:r w:rsidRPr="00825B29" w:rsidDel="002A64BE">
          <w:rPr>
            <w:rFonts w:ascii="Arial" w:hAnsi="Arial" w:cs="Arial"/>
            <w:lang w:val="sv-SE"/>
          </w:rPr>
          <w:tab/>
        </w:r>
        <w:r w:rsidRPr="00825B29" w:rsidDel="002A64BE">
          <w:rPr>
            <w:rFonts w:ascii="Arial" w:hAnsi="Arial" w:cs="Arial"/>
            <w:lang w:val="sv-SE"/>
          </w:rPr>
          <w:tab/>
        </w:r>
        <w:r w:rsidRPr="00825B29" w:rsidDel="002A64BE">
          <w:rPr>
            <w:rFonts w:ascii="Arial" w:hAnsi="Arial" w:cs="Arial"/>
            <w:lang w:val="sv-SE"/>
          </w:rPr>
          <w:tab/>
        </w:r>
        <w:r w:rsidRPr="00825B29" w:rsidDel="002A64BE">
          <w:rPr>
            <w:rFonts w:ascii="Arial" w:hAnsi="Arial" w:cs="Arial"/>
            <w:lang w:val="sv-SE"/>
          </w:rPr>
          <w:tab/>
        </w:r>
        <w:r w:rsidRPr="00825B29" w:rsidDel="002A64BE">
          <w:rPr>
            <w:rFonts w:ascii="Arial" w:hAnsi="Arial" w:cs="Arial"/>
            <w:lang w:val="sv-SE"/>
          </w:rPr>
          <w:tab/>
        </w:r>
        <w:r w:rsidRPr="00CA555D" w:rsidDel="002A64BE">
          <w:rPr>
            <w:rFonts w:ascii="Arial" w:hAnsi="Arial" w:cs="Arial"/>
            <w:lang w:val="sv-SE"/>
            <w:rPrChange w:id="806" w:author="benua.adhi" w:date="2021-04-08T09:21:00Z">
              <w:rPr>
                <w:rFonts w:ascii="Arial" w:hAnsi="Arial" w:cs="Arial"/>
                <w:highlight w:val="cyan"/>
                <w:lang w:val="sv-SE"/>
              </w:rPr>
            </w:rPrChange>
          </w:rPr>
          <w:delText>[</w:delText>
        </w:r>
        <w:r w:rsidRPr="00CA555D" w:rsidDel="002A64BE">
          <w:rPr>
            <w:rFonts w:ascii="Arial" w:hAnsi="Arial" w:cs="Arial"/>
            <w:i/>
            <w:u w:val="single"/>
            <w:lang w:val="sv-SE"/>
            <w:rPrChange w:id="807" w:author="benua.adhi" w:date="2021-04-08T09:21:00Z">
              <w:rPr>
                <w:rFonts w:ascii="Arial" w:hAnsi="Arial" w:cs="Arial"/>
                <w:i/>
                <w:highlight w:val="cyan"/>
                <w:u w:val="single"/>
                <w:lang w:val="sv-SE"/>
              </w:rPr>
            </w:rPrChange>
          </w:rPr>
          <w:delText>Nama Bensatker/</w:delText>
        </w:r>
        <w:r w:rsidR="003057FE" w:rsidRPr="00CA555D" w:rsidDel="002A64BE">
          <w:rPr>
            <w:rFonts w:ascii="Arial" w:hAnsi="Arial" w:cs="Arial"/>
            <w:i/>
            <w:u w:val="single"/>
            <w:lang w:val="sv-SE"/>
            <w:rPrChange w:id="808" w:author="benua.adhi" w:date="2021-04-08T09:21:00Z">
              <w:rPr>
                <w:rFonts w:ascii="Arial" w:hAnsi="Arial" w:cs="Arial"/>
                <w:i/>
                <w:highlight w:val="cyan"/>
                <w:u w:val="single"/>
                <w:lang w:val="sv-SE"/>
              </w:rPr>
            </w:rPrChange>
          </w:rPr>
          <w:delText xml:space="preserve"> </w:delText>
        </w:r>
        <w:r w:rsidRPr="00CA555D" w:rsidDel="002A64BE">
          <w:rPr>
            <w:rFonts w:ascii="Arial" w:hAnsi="Arial" w:cs="Arial"/>
            <w:i/>
            <w:u w:val="single"/>
            <w:lang w:val="sv-SE"/>
            <w:rPrChange w:id="809" w:author="benua.adhi" w:date="2021-04-08T09:21:00Z">
              <w:rPr>
                <w:rFonts w:ascii="Arial" w:hAnsi="Arial" w:cs="Arial"/>
                <w:i/>
                <w:highlight w:val="cyan"/>
                <w:u w:val="single"/>
                <w:lang w:val="sv-SE"/>
              </w:rPr>
            </w:rPrChange>
          </w:rPr>
          <w:delText>Pekas/.............</w:delText>
        </w:r>
        <w:r w:rsidRPr="00CA555D" w:rsidDel="002A64BE">
          <w:rPr>
            <w:rFonts w:ascii="Arial" w:hAnsi="Arial" w:cs="Arial"/>
            <w:lang w:val="sv-SE"/>
            <w:rPrChange w:id="810" w:author="benua.adhi" w:date="2021-04-08T09:21:00Z">
              <w:rPr>
                <w:rFonts w:ascii="Arial" w:hAnsi="Arial" w:cs="Arial"/>
                <w:highlight w:val="cyan"/>
                <w:lang w:val="sv-SE"/>
              </w:rPr>
            </w:rPrChange>
          </w:rPr>
          <w:delText>](</w:delText>
        </w:r>
        <w:r w:rsidRPr="00CA555D" w:rsidDel="002A64BE">
          <w:rPr>
            <w:rFonts w:ascii="Arial" w:hAnsi="Arial" w:cs="Arial"/>
            <w:i/>
            <w:lang w:val="sv-SE"/>
            <w:rPrChange w:id="811" w:author="benua.adhi" w:date="2021-04-08T09:21:00Z">
              <w:rPr>
                <w:rFonts w:ascii="Arial" w:hAnsi="Arial" w:cs="Arial"/>
                <w:i/>
                <w:highlight w:val="cyan"/>
                <w:lang w:val="sv-SE"/>
              </w:rPr>
            </w:rPrChange>
          </w:rPr>
          <w:delText>Dapat disesuaikan</w:delText>
        </w:r>
        <w:r w:rsidRPr="00CA555D" w:rsidDel="002A64BE">
          <w:rPr>
            <w:rFonts w:ascii="Arial" w:hAnsi="Arial" w:cs="Arial"/>
            <w:lang w:val="sv-SE"/>
            <w:rPrChange w:id="812" w:author="benua.adhi" w:date="2021-04-08T09:21:00Z">
              <w:rPr>
                <w:rFonts w:ascii="Arial" w:hAnsi="Arial" w:cs="Arial"/>
                <w:highlight w:val="cyan"/>
                <w:lang w:val="sv-SE"/>
              </w:rPr>
            </w:rPrChange>
          </w:rPr>
          <w:delText>)</w:delText>
        </w:r>
      </w:del>
    </w:p>
    <w:p w14:paraId="2A6484EC" w14:textId="3481EEA9" w:rsidR="00040559" w:rsidRPr="00825B29" w:rsidDel="002A64BE" w:rsidRDefault="00040559" w:rsidP="00040559">
      <w:pPr>
        <w:rPr>
          <w:del w:id="813" w:author="Benua Adhi" w:date="2021-06-03T08:04:00Z"/>
          <w:rFonts w:ascii="Arial" w:hAnsi="Arial" w:cs="Arial"/>
          <w:lang w:val="sv-SE"/>
        </w:rPr>
      </w:pPr>
      <w:del w:id="814" w:author="Benua Adhi" w:date="2021-06-03T08:04:00Z">
        <w:r w:rsidRPr="00825B29" w:rsidDel="002A64BE">
          <w:rPr>
            <w:rFonts w:ascii="Arial" w:hAnsi="Arial" w:cs="Arial"/>
            <w:lang w:val="sv-SE"/>
          </w:rPr>
          <w:tab/>
        </w:r>
        <w:r w:rsidRPr="00825B29" w:rsidDel="002A64BE">
          <w:rPr>
            <w:rFonts w:ascii="Arial" w:hAnsi="Arial" w:cs="Arial"/>
            <w:lang w:val="sv-SE"/>
          </w:rPr>
          <w:tab/>
        </w:r>
        <w:r w:rsidRPr="00825B29" w:rsidDel="002A64BE">
          <w:rPr>
            <w:rFonts w:ascii="Arial" w:hAnsi="Arial" w:cs="Arial"/>
            <w:lang w:val="sv-SE"/>
          </w:rPr>
          <w:tab/>
        </w:r>
        <w:r w:rsidRPr="00825B29" w:rsidDel="002A64BE">
          <w:rPr>
            <w:rFonts w:ascii="Arial" w:hAnsi="Arial" w:cs="Arial"/>
            <w:lang w:val="sv-SE"/>
          </w:rPr>
          <w:tab/>
        </w:r>
        <w:r w:rsidRPr="00825B29" w:rsidDel="002A64BE">
          <w:rPr>
            <w:rFonts w:ascii="Arial" w:hAnsi="Arial" w:cs="Arial"/>
            <w:lang w:val="sv-SE"/>
          </w:rPr>
          <w:tab/>
        </w:r>
        <w:r w:rsidRPr="00825B29" w:rsidDel="002A64BE">
          <w:rPr>
            <w:rFonts w:ascii="Arial" w:hAnsi="Arial" w:cs="Arial"/>
            <w:lang w:val="sv-SE"/>
          </w:rPr>
          <w:tab/>
        </w:r>
        <w:r w:rsidRPr="00CA555D" w:rsidDel="002A64BE">
          <w:rPr>
            <w:rFonts w:ascii="Arial" w:hAnsi="Arial" w:cs="Arial"/>
            <w:lang w:val="sv-SE"/>
            <w:rPrChange w:id="815" w:author="benua.adhi" w:date="2021-04-08T09:21:00Z">
              <w:rPr>
                <w:rFonts w:ascii="Arial" w:hAnsi="Arial" w:cs="Arial"/>
                <w:highlight w:val="cyan"/>
                <w:lang w:val="sv-SE"/>
              </w:rPr>
            </w:rPrChange>
          </w:rPr>
          <w:delText>[</w:delText>
        </w:r>
        <w:r w:rsidR="00286496" w:rsidRPr="00CA555D" w:rsidDel="002A64BE">
          <w:rPr>
            <w:rFonts w:ascii="Arial" w:hAnsi="Arial" w:cs="Arial"/>
            <w:i/>
            <w:lang w:val="sv-SE"/>
            <w:rPrChange w:id="816" w:author="benua.adhi" w:date="2021-04-08T09:21:00Z">
              <w:rPr>
                <w:rFonts w:ascii="Arial" w:hAnsi="Arial" w:cs="Arial"/>
                <w:i/>
                <w:highlight w:val="cyan"/>
                <w:lang w:val="sv-SE"/>
              </w:rPr>
            </w:rPrChange>
          </w:rPr>
          <w:delText>Nama Jabatan/</w:delText>
        </w:r>
        <w:r w:rsidR="003057FE" w:rsidRPr="00CA555D" w:rsidDel="002A64BE">
          <w:rPr>
            <w:rFonts w:ascii="Arial" w:hAnsi="Arial" w:cs="Arial"/>
            <w:i/>
            <w:lang w:val="sv-SE"/>
            <w:rPrChange w:id="817" w:author="benua.adhi" w:date="2021-04-08T09:21:00Z">
              <w:rPr>
                <w:rFonts w:ascii="Arial" w:hAnsi="Arial" w:cs="Arial"/>
                <w:i/>
                <w:highlight w:val="cyan"/>
                <w:lang w:val="sv-SE"/>
              </w:rPr>
            </w:rPrChange>
          </w:rPr>
          <w:delText xml:space="preserve"> </w:delText>
        </w:r>
        <w:r w:rsidRPr="00CA555D" w:rsidDel="002A64BE">
          <w:rPr>
            <w:rFonts w:ascii="Arial" w:hAnsi="Arial" w:cs="Arial"/>
            <w:i/>
            <w:lang w:val="sv-SE"/>
            <w:rPrChange w:id="818" w:author="benua.adhi" w:date="2021-04-08T09:21:00Z">
              <w:rPr>
                <w:rFonts w:ascii="Arial" w:hAnsi="Arial" w:cs="Arial"/>
                <w:i/>
                <w:highlight w:val="cyan"/>
                <w:lang w:val="sv-SE"/>
              </w:rPr>
            </w:rPrChange>
          </w:rPr>
          <w:delText>Nomor Pegawai</w:delText>
        </w:r>
        <w:r w:rsidRPr="00CA555D" w:rsidDel="002A64BE">
          <w:rPr>
            <w:rFonts w:ascii="Arial" w:hAnsi="Arial" w:cs="Arial"/>
            <w:lang w:val="sv-SE"/>
            <w:rPrChange w:id="819" w:author="benua.adhi" w:date="2021-04-08T09:21:00Z">
              <w:rPr>
                <w:rFonts w:ascii="Arial" w:hAnsi="Arial" w:cs="Arial"/>
                <w:highlight w:val="cyan"/>
                <w:lang w:val="sv-SE"/>
              </w:rPr>
            </w:rPrChange>
          </w:rPr>
          <w:delText>]</w:delText>
        </w:r>
      </w:del>
    </w:p>
    <w:p w14:paraId="6D4C21FB" w14:textId="77AD8DA7" w:rsidR="00040559" w:rsidRPr="00825B29" w:rsidDel="002A64BE" w:rsidRDefault="00040559" w:rsidP="00040559">
      <w:pPr>
        <w:rPr>
          <w:del w:id="820" w:author="Benua Adhi" w:date="2021-06-03T08:04:00Z"/>
          <w:rFonts w:ascii="Arial" w:hAnsi="Arial" w:cs="Arial"/>
        </w:rPr>
      </w:pPr>
    </w:p>
    <w:p w14:paraId="1CC088A1" w14:textId="58202BB7" w:rsidR="00040559" w:rsidRPr="00825B29" w:rsidDel="002A64BE" w:rsidRDefault="00040559" w:rsidP="00040559">
      <w:pPr>
        <w:pStyle w:val="Heading7"/>
        <w:spacing w:before="120" w:after="120"/>
        <w:rPr>
          <w:del w:id="821" w:author="Benua Adhi" w:date="2021-06-03T08:04:00Z"/>
          <w:rFonts w:ascii="Arial" w:hAnsi="Arial" w:cs="Arial"/>
          <w:sz w:val="22"/>
          <w:szCs w:val="22"/>
        </w:rPr>
      </w:pPr>
    </w:p>
    <w:p w14:paraId="21465870" w14:textId="6539E29F" w:rsidR="00040559" w:rsidRPr="00825B29" w:rsidDel="002A64BE" w:rsidRDefault="00040559" w:rsidP="00040559">
      <w:pPr>
        <w:pStyle w:val="Heading7"/>
        <w:spacing w:before="120" w:after="120"/>
        <w:rPr>
          <w:del w:id="822" w:author="Benua Adhi" w:date="2021-06-03T08:04:00Z"/>
          <w:rFonts w:ascii="Arial" w:hAnsi="Arial" w:cs="Arial"/>
          <w:b w:val="0"/>
          <w:bCs/>
          <w:sz w:val="22"/>
          <w:szCs w:val="22"/>
          <w:lang w:val="af-ZA"/>
        </w:rPr>
      </w:pPr>
    </w:p>
    <w:p w14:paraId="22BB9343" w14:textId="01D237EE" w:rsidR="00040559" w:rsidRPr="00825B29" w:rsidRDefault="00040559" w:rsidP="00040559">
      <w:pPr>
        <w:pStyle w:val="Heading7"/>
        <w:spacing w:before="120" w:after="120"/>
        <w:rPr>
          <w:rFonts w:ascii="Arial" w:hAnsi="Arial" w:cs="Arial"/>
          <w:sz w:val="22"/>
          <w:szCs w:val="22"/>
          <w:lang w:val="af-ZA"/>
        </w:rPr>
      </w:pPr>
      <w:del w:id="823" w:author="Benua Adhi" w:date="2021-06-03T08:04:00Z">
        <w:r w:rsidRPr="00825B29" w:rsidDel="002A64BE">
          <w:rPr>
            <w:rFonts w:ascii="Arial" w:hAnsi="Arial" w:cs="Arial"/>
            <w:b w:val="0"/>
            <w:bCs/>
            <w:sz w:val="22"/>
            <w:szCs w:val="22"/>
            <w:lang w:val="af-ZA"/>
          </w:rPr>
          <w:br w:type="page"/>
        </w:r>
      </w:del>
      <w:del w:id="824" w:author="MSI MODERN" w:date="2024-06-19T09:25:00Z">
        <w:r w:rsidR="00080F2A" w:rsidRPr="00825B29" w:rsidDel="00C42AFF">
          <w:rPr>
            <w:rFonts w:ascii="Arial" w:hAnsi="Arial" w:cs="Arial"/>
            <w:bCs/>
            <w:sz w:val="22"/>
            <w:szCs w:val="22"/>
            <w:lang w:val="af-ZA"/>
          </w:rPr>
          <w:delText>1.</w:delText>
        </w:r>
        <w:r w:rsidRPr="00825B29" w:rsidDel="00C42AFF">
          <w:rPr>
            <w:rFonts w:ascii="Arial" w:hAnsi="Arial" w:cs="Arial"/>
            <w:bCs/>
            <w:sz w:val="22"/>
            <w:szCs w:val="22"/>
            <w:lang w:val="af-ZA"/>
          </w:rPr>
          <w:delText>10</w:delText>
        </w:r>
        <w:r w:rsidRPr="00825B29" w:rsidDel="00C42AFF">
          <w:rPr>
            <w:rFonts w:ascii="Arial" w:hAnsi="Arial" w:cs="Arial"/>
            <w:sz w:val="22"/>
            <w:szCs w:val="22"/>
            <w:lang w:val="af-ZA"/>
          </w:rPr>
          <w:delText>. CONTOH PERJANJIAN KERJASAMA – KSM (</w:delText>
        </w:r>
        <w:r w:rsidRPr="00CA555D" w:rsidDel="00C42AFF">
          <w:rPr>
            <w:rFonts w:ascii="Arial" w:hAnsi="Arial" w:cs="Arial"/>
            <w:sz w:val="22"/>
            <w:szCs w:val="22"/>
            <w:lang w:val="af-ZA"/>
            <w:rPrChange w:id="825" w:author="benua.adhi" w:date="2021-04-08T09:21:00Z">
              <w:rPr>
                <w:rFonts w:ascii="Arial" w:hAnsi="Arial" w:cs="Arial"/>
                <w:sz w:val="22"/>
                <w:szCs w:val="22"/>
                <w:highlight w:val="yellow"/>
                <w:lang w:val="af-ZA"/>
              </w:rPr>
            </w:rPrChange>
          </w:rPr>
          <w:delText>TANPA IMBAL JASA</w:delText>
        </w:r>
        <w:r w:rsidRPr="00825B29" w:rsidDel="00C42AFF">
          <w:rPr>
            <w:rFonts w:ascii="Arial" w:hAnsi="Arial" w:cs="Arial"/>
            <w:sz w:val="22"/>
            <w:szCs w:val="22"/>
            <w:lang w:val="af-ZA"/>
          </w:rPr>
          <w:delText>)</w:delText>
        </w:r>
        <w:r w:rsidR="00DF65F2" w:rsidRPr="00825B29" w:rsidDel="00C42AFF">
          <w:rPr>
            <w:rFonts w:ascii="Arial" w:hAnsi="Arial" w:cs="Arial"/>
            <w:sz w:val="22"/>
            <w:szCs w:val="22"/>
            <w:lang w:val="af-ZA"/>
          </w:rPr>
          <w:delText xml:space="preserve"> </w:delText>
        </w:r>
        <w:r w:rsidR="00DF65F2" w:rsidRPr="00CA555D" w:rsidDel="00C42AFF">
          <w:rPr>
            <w:rFonts w:ascii="Arial" w:hAnsi="Arial" w:cs="Arial"/>
            <w:sz w:val="22"/>
            <w:szCs w:val="22"/>
            <w:lang w:val="af-ZA"/>
            <w:rPrChange w:id="826" w:author="benua.adhi" w:date="2021-04-08T09:21:00Z">
              <w:rPr>
                <w:rFonts w:ascii="Arial" w:hAnsi="Arial" w:cs="Arial"/>
                <w:color w:val="00B050"/>
                <w:sz w:val="22"/>
                <w:szCs w:val="22"/>
                <w:lang w:val="af-ZA"/>
              </w:rPr>
            </w:rPrChange>
          </w:rPr>
          <w:delText>&amp; GUIDELINE</w:delText>
        </w:r>
      </w:del>
    </w:p>
    <w:p w14:paraId="110D2B43" w14:textId="5B39A70B" w:rsidR="00040559" w:rsidRPr="00825B29" w:rsidRDefault="00776DB1" w:rsidP="00040559">
      <w:pPr>
        <w:spacing w:before="120" w:after="120"/>
        <w:rPr>
          <w:rFonts w:ascii="Arial" w:hAnsi="Arial" w:cs="Arial"/>
          <w:b/>
          <w:bCs/>
          <w:lang w:val="af-ZA"/>
        </w:rPr>
      </w:pPr>
      <w:r w:rsidRPr="00825B29">
        <w:rPr>
          <w:noProof/>
        </w:rPr>
        <mc:AlternateContent>
          <mc:Choice Requires="wps">
            <w:drawing>
              <wp:anchor distT="4294967292" distB="4294967292" distL="114300" distR="114300" simplePos="0" relativeHeight="251657216" behindDoc="0" locked="0" layoutInCell="1" allowOverlap="1" wp14:anchorId="05B6A269" wp14:editId="460C26CF">
                <wp:simplePos x="0" y="0"/>
                <wp:positionH relativeFrom="column">
                  <wp:posOffset>0</wp:posOffset>
                </wp:positionH>
                <wp:positionV relativeFrom="paragraph">
                  <wp:posOffset>13969</wp:posOffset>
                </wp:positionV>
                <wp:extent cx="5852160" cy="0"/>
                <wp:effectExtent l="0" t="19050" r="34290" b="19050"/>
                <wp:wrapNone/>
                <wp:docPr id="5"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57150" cmpd="thinThick">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436B8147" id="Line 44" o:spid="_x0000_s1026" style="position:absolute;z-index:2516572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1.1pt" to="460.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" strokeweight="4.5pt">
                <v:stroke linestyle="thinThick"/>
              </v:line>
            </w:pict>
          </mc:Fallback>
        </mc:AlternateContent>
      </w:r>
    </w:p>
    <w:p w14:paraId="41416C7A" w14:textId="77777777" w:rsidR="00040559" w:rsidRPr="00825B29" w:rsidRDefault="00040559" w:rsidP="00040559">
      <w:pPr>
        <w:pStyle w:val="Title"/>
        <w:rPr>
          <w:rFonts w:ascii="Arial" w:hAnsi="Arial" w:cs="Arial"/>
          <w:sz w:val="22"/>
          <w:szCs w:val="22"/>
          <w:lang w:val="sv-SE"/>
        </w:rPr>
      </w:pPr>
      <w:r w:rsidRPr="00825B29">
        <w:rPr>
          <w:rFonts w:ascii="Arial" w:hAnsi="Arial" w:cs="Arial"/>
          <w:sz w:val="22"/>
          <w:szCs w:val="22"/>
          <w:lang w:val="sv-SE"/>
        </w:rPr>
        <w:t>PERJANJIAN KERJA SAMA</w:t>
      </w:r>
    </w:p>
    <w:p w14:paraId="05EB5493"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ANTARA</w:t>
      </w:r>
    </w:p>
    <w:p w14:paraId="30182D1F" w14:textId="64A66B89" w:rsidR="00040559" w:rsidRPr="00825B29" w:rsidRDefault="000824FB" w:rsidP="00040559">
      <w:pPr>
        <w:jc w:val="center"/>
        <w:rPr>
          <w:rFonts w:ascii="Arial" w:hAnsi="Arial" w:cs="Arial"/>
          <w:b/>
          <w:bCs/>
          <w:lang w:val="sv-SE"/>
        </w:rPr>
      </w:pPr>
      <w:ins w:id="827" w:author="Zayra Fidelia" w:date="2024-05-21T20:46:00Z">
        <w:r>
          <w:rPr>
            <w:rFonts w:ascii="Arial" w:hAnsi="Arial" w:cs="Arial"/>
            <w:b/>
            <w:bCs/>
            <w:lang w:val="sv-SE"/>
          </w:rPr>
          <w:t xml:space="preserve">PT. </w:t>
        </w:r>
        <w:del w:id="828" w:author="malang sutoyo" w:date="2024-06-19T07:03:00Z">
          <w:r w:rsidDel="00EF668C">
            <w:rPr>
              <w:rFonts w:ascii="Arial" w:hAnsi="Arial" w:cs="Arial"/>
              <w:b/>
              <w:bCs/>
              <w:lang w:val="sv-SE"/>
            </w:rPr>
            <w:delText>SOLUSI A</w:delText>
          </w:r>
        </w:del>
      </w:ins>
      <w:ins w:id="829" w:author="Zayra Fidelia" w:date="2024-05-21T20:47:00Z">
        <w:del w:id="830" w:author="malang sutoyo" w:date="2024-06-19T07:03:00Z">
          <w:r w:rsidDel="00EF668C">
            <w:rPr>
              <w:rFonts w:ascii="Arial" w:hAnsi="Arial" w:cs="Arial"/>
              <w:b/>
              <w:bCs/>
              <w:lang w:val="sv-SE"/>
            </w:rPr>
            <w:delText>RSIP INDO</w:delText>
          </w:r>
        </w:del>
      </w:ins>
      <w:ins w:id="831" w:author="Zayra Fidelia" w:date="2024-05-21T20:57:00Z">
        <w:del w:id="832" w:author="malang sutoyo" w:date="2024-06-19T07:03:00Z">
          <w:r w:rsidR="009A1225" w:rsidDel="00EF668C">
            <w:rPr>
              <w:rFonts w:ascii="Arial" w:hAnsi="Arial" w:cs="Arial"/>
              <w:b/>
              <w:bCs/>
              <w:lang w:val="sv-SE"/>
            </w:rPr>
            <w:delText>N</w:delText>
          </w:r>
        </w:del>
      </w:ins>
      <w:ins w:id="833" w:author="Zayra Fidelia" w:date="2024-05-21T20:58:00Z">
        <w:del w:id="834" w:author="malang sutoyo" w:date="2024-06-19T07:03:00Z">
          <w:r w:rsidR="009A1225" w:rsidDel="00EF668C">
            <w:rPr>
              <w:rFonts w:ascii="Arial" w:hAnsi="Arial" w:cs="Arial"/>
              <w:b/>
              <w:bCs/>
              <w:lang w:val="sv-SE"/>
            </w:rPr>
            <w:delText>ESIA</w:delText>
          </w:r>
        </w:del>
      </w:ins>
      <w:commentRangeStart w:id="835"/>
      <w:del w:id="836" w:author="malang sutoyo" w:date="2024-06-19T07:03:00Z">
        <w:r w:rsidR="00040559" w:rsidRPr="00825B29" w:rsidDel="00EF668C">
          <w:rPr>
            <w:rFonts w:ascii="Arial" w:hAnsi="Arial" w:cs="Arial"/>
            <w:b/>
            <w:bCs/>
            <w:lang w:val="sv-SE"/>
          </w:rPr>
          <w:delText>................................................................</w:delText>
        </w:r>
      </w:del>
      <w:ins w:id="837" w:author="Zayra Fidelia" w:date="2024-05-21T20:45:00Z">
        <w:del w:id="838" w:author="malang sutoyo" w:date="2024-06-19T07:03:00Z">
          <w:r w:rsidRPr="00825B29" w:rsidDel="00EF668C">
            <w:rPr>
              <w:rFonts w:ascii="Arial" w:hAnsi="Arial" w:cs="Arial"/>
              <w:b/>
              <w:bCs/>
              <w:lang w:val="sv-SE"/>
            </w:rPr>
            <w:delText xml:space="preserve"> </w:delText>
          </w:r>
        </w:del>
      </w:ins>
      <w:ins w:id="839" w:author="malang sutoyo" w:date="2024-06-19T07:04:00Z">
        <w:r w:rsidR="00EF668C">
          <w:rPr>
            <w:rFonts w:ascii="Arial" w:hAnsi="Arial" w:cs="Arial"/>
            <w:b/>
            <w:bCs/>
            <w:lang w:val="sv-SE"/>
          </w:rPr>
          <w:t>DISA PRIMA MEDIKA</w:t>
        </w:r>
      </w:ins>
      <w:del w:id="840" w:author="Zayra Fidelia" w:date="2024-05-21T20:45:00Z">
        <w:r w:rsidR="00040559" w:rsidRPr="00825B29" w:rsidDel="000824FB">
          <w:rPr>
            <w:rFonts w:ascii="Arial" w:hAnsi="Arial" w:cs="Arial"/>
            <w:b/>
            <w:bCs/>
            <w:lang w:val="sv-SE"/>
          </w:rPr>
          <w:delText>.</w:delText>
        </w:r>
        <w:commentRangeEnd w:id="835"/>
        <w:r w:rsidR="00EC3F9D" w:rsidDel="000824FB">
          <w:rPr>
            <w:rStyle w:val="CommentReference"/>
          </w:rPr>
          <w:commentReference w:id="835"/>
        </w:r>
      </w:del>
    </w:p>
    <w:p w14:paraId="2A87CE10"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DENGAN</w:t>
      </w:r>
    </w:p>
    <w:p w14:paraId="36F90073"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PT BANK MANDIRI (PERSERO) Tbk.</w:t>
      </w:r>
    </w:p>
    <w:p w14:paraId="0992FDF1"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 xml:space="preserve">TENTANG </w:t>
      </w:r>
    </w:p>
    <w:p w14:paraId="6724C8EF" w14:textId="77777777" w:rsidR="00040559" w:rsidRPr="00825B29" w:rsidRDefault="00040559" w:rsidP="00040559">
      <w:pPr>
        <w:jc w:val="center"/>
        <w:rPr>
          <w:rFonts w:ascii="Arial" w:hAnsi="Arial" w:cs="Arial"/>
          <w:b/>
          <w:bCs/>
          <w:lang w:val="sv-SE"/>
        </w:rPr>
      </w:pPr>
      <w:r w:rsidRPr="00825B29">
        <w:rPr>
          <w:rFonts w:ascii="Arial" w:hAnsi="Arial" w:cs="Arial"/>
          <w:b/>
          <w:bCs/>
          <w:lang w:val="sv-SE"/>
        </w:rPr>
        <w:t>LAYANAN FASILITAS KREDIT SERBAGUNA MIKRO (KSM)</w:t>
      </w:r>
    </w:p>
    <w:p w14:paraId="093D767C" w14:textId="6E7FF6A8" w:rsidR="00040559" w:rsidRPr="00825B29" w:rsidRDefault="00040559" w:rsidP="00040559">
      <w:pPr>
        <w:jc w:val="center"/>
        <w:rPr>
          <w:rFonts w:ascii="Arial" w:hAnsi="Arial" w:cs="Arial"/>
          <w:b/>
          <w:bCs/>
          <w:u w:val="single"/>
          <w:lang w:val="sv-SE"/>
        </w:rPr>
      </w:pPr>
      <w:commentRangeStart w:id="841"/>
      <w:r w:rsidRPr="00825B29">
        <w:rPr>
          <w:rFonts w:ascii="Arial" w:hAnsi="Arial" w:cs="Arial"/>
          <w:b/>
          <w:bCs/>
          <w:u w:val="single"/>
          <w:lang w:val="sv-SE"/>
        </w:rPr>
        <w:t xml:space="preserve">Nomor : </w:t>
      </w:r>
      <w:ins w:id="842" w:author="Zayra Fidelia" w:date="2024-05-21T21:41:00Z">
        <w:r w:rsidR="00753426">
          <w:rPr>
            <w:rFonts w:ascii="Arial" w:hAnsi="Arial" w:cs="Arial"/>
            <w:b/>
            <w:bCs/>
            <w:u w:val="single"/>
            <w:lang w:val="sv-SE"/>
          </w:rPr>
          <w:t>R08.Br.MSY/</w:t>
        </w:r>
        <w:del w:id="843" w:author="malang sutoyo" w:date="2024-06-19T07:36:00Z">
          <w:r w:rsidR="00753426" w:rsidDel="004C6A73">
            <w:rPr>
              <w:rFonts w:ascii="Arial" w:hAnsi="Arial" w:cs="Arial"/>
              <w:b/>
              <w:bCs/>
              <w:u w:val="single"/>
              <w:lang w:val="sv-SE"/>
            </w:rPr>
            <w:delText>147</w:delText>
          </w:r>
        </w:del>
        <w:r w:rsidR="00753426">
          <w:rPr>
            <w:rFonts w:ascii="Arial" w:hAnsi="Arial" w:cs="Arial"/>
            <w:b/>
            <w:bCs/>
            <w:u w:val="single"/>
            <w:lang w:val="sv-SE"/>
          </w:rPr>
          <w:t>/2024</w:t>
        </w:r>
      </w:ins>
      <w:del w:id="844" w:author="Zayra Fidelia" w:date="2024-05-21T21:41:00Z">
        <w:r w:rsidRPr="00825B29" w:rsidDel="00753426">
          <w:rPr>
            <w:rFonts w:ascii="Arial" w:hAnsi="Arial" w:cs="Arial"/>
            <w:b/>
            <w:bCs/>
            <w:u w:val="single"/>
            <w:lang w:val="sv-SE"/>
          </w:rPr>
          <w:delText>..........................</w:delText>
        </w:r>
      </w:del>
      <w:del w:id="845" w:author="Zayra Fidelia" w:date="2024-05-21T21:40:00Z">
        <w:r w:rsidRPr="00825B29" w:rsidDel="00753426">
          <w:rPr>
            <w:rFonts w:ascii="Arial" w:hAnsi="Arial" w:cs="Arial"/>
            <w:b/>
            <w:bCs/>
            <w:u w:val="single"/>
            <w:lang w:val="sv-SE"/>
          </w:rPr>
          <w:delText>.............</w:delText>
        </w:r>
      </w:del>
    </w:p>
    <w:p w14:paraId="15F7179D" w14:textId="77777777" w:rsidR="00040559" w:rsidRPr="00825B29" w:rsidRDefault="00040559" w:rsidP="00040559">
      <w:pPr>
        <w:jc w:val="center"/>
        <w:rPr>
          <w:rFonts w:ascii="Arial" w:hAnsi="Arial" w:cs="Arial"/>
          <w:b/>
          <w:bCs/>
          <w:lang w:val="sv-SE"/>
        </w:rPr>
      </w:pPr>
      <w:r w:rsidRPr="00187088">
        <w:rPr>
          <w:rFonts w:ascii="Arial" w:hAnsi="Arial" w:cs="Arial"/>
          <w:b/>
          <w:bCs/>
          <w:highlight w:val="yellow"/>
          <w:lang w:val="sv-SE"/>
          <w:rPrChange w:id="846" w:author="malang sutoyo" w:date="2024-06-19T09:06:00Z">
            <w:rPr>
              <w:rFonts w:ascii="Arial" w:hAnsi="Arial" w:cs="Arial"/>
              <w:b/>
              <w:bCs/>
              <w:lang w:val="sv-SE"/>
            </w:rPr>
          </w:rPrChange>
        </w:rPr>
        <w:t>Nomor : .......................................</w:t>
      </w:r>
      <w:commentRangeEnd w:id="841"/>
      <w:r w:rsidR="00EC3F9D" w:rsidRPr="00187088">
        <w:rPr>
          <w:rStyle w:val="CommentReference"/>
          <w:highlight w:val="yellow"/>
          <w:rPrChange w:id="847" w:author="malang sutoyo" w:date="2024-06-19T09:06:00Z">
            <w:rPr>
              <w:rStyle w:val="CommentReference"/>
            </w:rPr>
          </w:rPrChange>
        </w:rPr>
        <w:commentReference w:id="841"/>
      </w:r>
    </w:p>
    <w:p w14:paraId="4351AE16" w14:textId="77777777" w:rsidR="00040559" w:rsidRPr="00825B29" w:rsidRDefault="00040559" w:rsidP="00040559">
      <w:pPr>
        <w:pBdr>
          <w:bottom w:val="single" w:sz="4" w:space="1" w:color="auto"/>
        </w:pBdr>
        <w:jc w:val="center"/>
        <w:rPr>
          <w:rFonts w:ascii="Arial" w:hAnsi="Arial" w:cs="Arial"/>
          <w:lang w:val="sv-SE"/>
        </w:rPr>
      </w:pPr>
    </w:p>
    <w:p w14:paraId="2F9069D8" w14:textId="77777777" w:rsidR="00040559" w:rsidRPr="00825B29" w:rsidRDefault="00040559" w:rsidP="00040559">
      <w:pPr>
        <w:jc w:val="center"/>
        <w:rPr>
          <w:rFonts w:ascii="Arial" w:hAnsi="Arial" w:cs="Arial"/>
          <w:lang w:val="sv-SE"/>
        </w:rPr>
      </w:pPr>
    </w:p>
    <w:p w14:paraId="523953DE" w14:textId="04BAA423" w:rsidR="00040559" w:rsidRPr="00825B29" w:rsidRDefault="00040559" w:rsidP="00040559">
      <w:pPr>
        <w:rPr>
          <w:rFonts w:ascii="Arial" w:hAnsi="Arial" w:cs="Arial"/>
        </w:rPr>
      </w:pPr>
      <w:r w:rsidRPr="00825B29">
        <w:rPr>
          <w:rFonts w:ascii="Arial" w:hAnsi="Arial" w:cs="Arial"/>
        </w:rPr>
        <w:t>Pada hari ini</w:t>
      </w:r>
      <w:ins w:id="848" w:author="Zayra Fidelia" w:date="2024-05-21T20:59:00Z">
        <w:r w:rsidR="009A1225">
          <w:rPr>
            <w:rFonts w:ascii="Arial" w:hAnsi="Arial" w:cs="Arial"/>
          </w:rPr>
          <w:t xml:space="preserve">, Rabu </w:t>
        </w:r>
      </w:ins>
      <w:del w:id="849" w:author="Zayra Fidelia" w:date="2024-05-21T20:59:00Z">
        <w:r w:rsidRPr="00825B29" w:rsidDel="009A1225">
          <w:rPr>
            <w:rFonts w:ascii="Arial" w:hAnsi="Arial" w:cs="Arial"/>
          </w:rPr>
          <w:delText xml:space="preserve">, </w:delText>
        </w:r>
      </w:del>
      <w:commentRangeStart w:id="850"/>
      <w:del w:id="851" w:author="Zayra Fidelia" w:date="2024-05-21T20:58:00Z">
        <w:r w:rsidRPr="00825B29" w:rsidDel="009A1225">
          <w:rPr>
            <w:rFonts w:ascii="Arial" w:hAnsi="Arial" w:cs="Arial"/>
          </w:rPr>
          <w:delText xml:space="preserve">........ </w:delText>
        </w:r>
      </w:del>
      <w:r w:rsidRPr="00825B29">
        <w:rPr>
          <w:rFonts w:ascii="Arial" w:hAnsi="Arial" w:cs="Arial"/>
        </w:rPr>
        <w:t xml:space="preserve">tanggal </w:t>
      </w:r>
      <w:ins w:id="852" w:author="Zayra Fidelia" w:date="2024-05-21T20:59:00Z">
        <w:r w:rsidR="009A1225">
          <w:rPr>
            <w:rFonts w:ascii="Arial" w:hAnsi="Arial" w:cs="Arial"/>
          </w:rPr>
          <w:t xml:space="preserve">dua puluh dua </w:t>
        </w:r>
      </w:ins>
      <w:del w:id="853" w:author="Zayra Fidelia" w:date="2024-05-21T20:59:00Z">
        <w:r w:rsidRPr="00825B29" w:rsidDel="009A1225">
          <w:rPr>
            <w:rFonts w:ascii="Arial" w:hAnsi="Arial" w:cs="Arial"/>
          </w:rPr>
          <w:delText xml:space="preserve">...... </w:delText>
        </w:r>
      </w:del>
      <w:r w:rsidRPr="00825B29">
        <w:rPr>
          <w:rFonts w:ascii="Arial" w:hAnsi="Arial" w:cs="Arial"/>
        </w:rPr>
        <w:t xml:space="preserve">bulan </w:t>
      </w:r>
      <w:del w:id="854" w:author="Zayra Fidelia" w:date="2024-05-21T20:59:00Z">
        <w:r w:rsidRPr="00825B29" w:rsidDel="009A1225">
          <w:rPr>
            <w:rFonts w:ascii="Arial" w:hAnsi="Arial" w:cs="Arial"/>
          </w:rPr>
          <w:delText xml:space="preserve">........ </w:delText>
        </w:r>
      </w:del>
      <w:ins w:id="855" w:author="Zayra Fidelia" w:date="2024-05-21T20:59:00Z">
        <w:r w:rsidR="009A1225">
          <w:rPr>
            <w:rFonts w:ascii="Arial" w:hAnsi="Arial" w:cs="Arial"/>
          </w:rPr>
          <w:t>Mei</w:t>
        </w:r>
        <w:r w:rsidR="009A1225" w:rsidRPr="00825B29">
          <w:rPr>
            <w:rFonts w:ascii="Arial" w:hAnsi="Arial" w:cs="Arial"/>
          </w:rPr>
          <w:t xml:space="preserve"> </w:t>
        </w:r>
      </w:ins>
      <w:r w:rsidRPr="00825B29">
        <w:rPr>
          <w:rFonts w:ascii="Arial" w:hAnsi="Arial" w:cs="Arial"/>
        </w:rPr>
        <w:t xml:space="preserve">tahun </w:t>
      </w:r>
      <w:del w:id="856" w:author="Zayra Fidelia" w:date="2024-05-21T20:59:00Z">
        <w:r w:rsidRPr="00825B29" w:rsidDel="009A1225">
          <w:rPr>
            <w:rFonts w:ascii="Arial" w:hAnsi="Arial" w:cs="Arial"/>
          </w:rPr>
          <w:delText>……</w:delText>
        </w:r>
        <w:commentRangeEnd w:id="850"/>
        <w:r w:rsidR="00EC3F9D" w:rsidDel="009A1225">
          <w:rPr>
            <w:rStyle w:val="CommentReference"/>
          </w:rPr>
          <w:commentReference w:id="850"/>
        </w:r>
        <w:r w:rsidRPr="00825B29" w:rsidDel="009A1225">
          <w:rPr>
            <w:rFonts w:ascii="Arial" w:hAnsi="Arial" w:cs="Arial"/>
          </w:rPr>
          <w:delText xml:space="preserve"> </w:delText>
        </w:r>
      </w:del>
      <w:ins w:id="857" w:author="Zayra Fidelia" w:date="2024-05-21T20:59:00Z">
        <w:r w:rsidR="009A1225">
          <w:rPr>
            <w:rFonts w:ascii="Arial" w:hAnsi="Arial" w:cs="Arial"/>
          </w:rPr>
          <w:t>2024</w:t>
        </w:r>
        <w:r w:rsidR="009A1225" w:rsidRPr="00825B29">
          <w:rPr>
            <w:rFonts w:ascii="Arial" w:hAnsi="Arial" w:cs="Arial"/>
          </w:rPr>
          <w:t xml:space="preserve"> </w:t>
        </w:r>
      </w:ins>
      <w:commentRangeStart w:id="858"/>
      <w:r w:rsidRPr="00825B29">
        <w:rPr>
          <w:rFonts w:ascii="Arial" w:hAnsi="Arial" w:cs="Arial"/>
        </w:rPr>
        <w:t>(</w:t>
      </w:r>
      <w:ins w:id="859" w:author="Zayra Fidelia" w:date="2024-05-21T21:00:00Z">
        <w:r w:rsidR="009A1225">
          <w:rPr>
            <w:rFonts w:ascii="Arial" w:hAnsi="Arial" w:cs="Arial"/>
          </w:rPr>
          <w:t>22</w:t>
        </w:r>
      </w:ins>
      <w:del w:id="860" w:author="Zayra Fidelia" w:date="2024-05-21T21:00:00Z">
        <w:r w:rsidRPr="00825B29" w:rsidDel="009A1225">
          <w:rPr>
            <w:rFonts w:ascii="Arial" w:hAnsi="Arial" w:cs="Arial"/>
          </w:rPr>
          <w:delText>......</w:delText>
        </w:r>
      </w:del>
      <w:del w:id="861" w:author="Zayra Fidelia" w:date="2024-05-21T21:01:00Z">
        <w:r w:rsidRPr="00825B29" w:rsidDel="009A1225">
          <w:rPr>
            <w:rFonts w:ascii="Arial" w:hAnsi="Arial" w:cs="Arial"/>
          </w:rPr>
          <w:delText xml:space="preserve"> </w:delText>
        </w:r>
      </w:del>
      <w:r w:rsidRPr="00825B29">
        <w:rPr>
          <w:rFonts w:ascii="Arial" w:hAnsi="Arial" w:cs="Arial"/>
        </w:rPr>
        <w:t>-</w:t>
      </w:r>
      <w:del w:id="862" w:author="Zayra Fidelia" w:date="2024-05-21T21:01:00Z">
        <w:r w:rsidRPr="00825B29" w:rsidDel="009A1225">
          <w:rPr>
            <w:rFonts w:ascii="Arial" w:hAnsi="Arial" w:cs="Arial"/>
          </w:rPr>
          <w:delText>...</w:delText>
        </w:r>
      </w:del>
      <w:del w:id="863" w:author="Zayra Fidelia" w:date="2024-05-21T21:00:00Z">
        <w:r w:rsidRPr="00825B29" w:rsidDel="009A1225">
          <w:rPr>
            <w:rFonts w:ascii="Arial" w:hAnsi="Arial" w:cs="Arial"/>
          </w:rPr>
          <w:delText>.</w:delText>
        </w:r>
      </w:del>
      <w:ins w:id="864" w:author="Zayra Fidelia" w:date="2024-05-21T21:01:00Z">
        <w:r w:rsidR="009A1225">
          <w:rPr>
            <w:rFonts w:ascii="Arial" w:hAnsi="Arial" w:cs="Arial"/>
          </w:rPr>
          <w:t>05</w:t>
        </w:r>
      </w:ins>
      <w:del w:id="865" w:author="Zayra Fidelia" w:date="2024-05-21T21:00:00Z">
        <w:r w:rsidRPr="00825B29" w:rsidDel="009A1225">
          <w:rPr>
            <w:rFonts w:ascii="Arial" w:hAnsi="Arial" w:cs="Arial"/>
          </w:rPr>
          <w:delText xml:space="preserve">. </w:delText>
        </w:r>
      </w:del>
      <w:del w:id="866" w:author="Zayra Fidelia" w:date="2024-05-21T21:01:00Z">
        <w:r w:rsidRPr="00825B29" w:rsidDel="009A1225">
          <w:rPr>
            <w:rFonts w:ascii="Arial" w:hAnsi="Arial" w:cs="Arial"/>
          </w:rPr>
          <w:delText>.</w:delText>
        </w:r>
      </w:del>
      <w:r w:rsidRPr="00825B29">
        <w:rPr>
          <w:rFonts w:ascii="Arial" w:hAnsi="Arial" w:cs="Arial"/>
        </w:rPr>
        <w:t>-</w:t>
      </w:r>
      <w:ins w:id="867" w:author="Zayra Fidelia" w:date="2024-05-21T21:01:00Z">
        <w:r w:rsidR="009A1225">
          <w:rPr>
            <w:rFonts w:ascii="Arial" w:hAnsi="Arial" w:cs="Arial"/>
          </w:rPr>
          <w:t>2024</w:t>
        </w:r>
      </w:ins>
      <w:del w:id="868" w:author="Zayra Fidelia" w:date="2024-05-21T21:01:00Z">
        <w:r w:rsidRPr="00825B29" w:rsidDel="009A1225">
          <w:rPr>
            <w:rFonts w:ascii="Arial" w:hAnsi="Arial" w:cs="Arial"/>
          </w:rPr>
          <w:delText>…………..</w:delText>
        </w:r>
      </w:del>
      <w:r w:rsidRPr="00825B29">
        <w:rPr>
          <w:rFonts w:ascii="Arial" w:hAnsi="Arial" w:cs="Arial"/>
        </w:rPr>
        <w:t>)</w:t>
      </w:r>
      <w:commentRangeEnd w:id="858"/>
      <w:r w:rsidR="00EC3F9D">
        <w:rPr>
          <w:rStyle w:val="CommentReference"/>
        </w:rPr>
        <w:commentReference w:id="858"/>
      </w:r>
      <w:r w:rsidRPr="00825B29">
        <w:rPr>
          <w:rFonts w:ascii="Arial" w:hAnsi="Arial" w:cs="Arial"/>
        </w:rPr>
        <w:t xml:space="preserve"> bertempat di </w:t>
      </w:r>
      <w:ins w:id="869" w:author="Zayra Fidelia" w:date="2024-05-21T21:02:00Z">
        <w:r w:rsidR="009A1225">
          <w:rPr>
            <w:rFonts w:ascii="Arial" w:hAnsi="Arial" w:cs="Arial"/>
          </w:rPr>
          <w:t xml:space="preserve">Malang </w:t>
        </w:r>
      </w:ins>
      <w:del w:id="870" w:author="Zayra Fidelia" w:date="2024-05-21T21:02:00Z">
        <w:r w:rsidRPr="00825B29" w:rsidDel="009A1225">
          <w:rPr>
            <w:rFonts w:ascii="Arial" w:hAnsi="Arial" w:cs="Arial"/>
          </w:rPr>
          <w:delText xml:space="preserve">…………………….. </w:delText>
        </w:r>
      </w:del>
      <w:r w:rsidRPr="00825B29">
        <w:rPr>
          <w:rFonts w:ascii="Arial" w:hAnsi="Arial" w:cs="Arial"/>
        </w:rPr>
        <w:t>antara :</w:t>
      </w:r>
    </w:p>
    <w:p w14:paraId="7C5341AA" w14:textId="3FC1137B" w:rsidR="00040559" w:rsidRPr="00825B29" w:rsidRDefault="00040559" w:rsidP="00040559">
      <w:pPr>
        <w:ind w:left="720" w:hanging="720"/>
        <w:rPr>
          <w:rFonts w:ascii="Arial" w:hAnsi="Arial" w:cs="Arial"/>
        </w:rPr>
      </w:pPr>
      <w:r w:rsidRPr="00825B29">
        <w:rPr>
          <w:rFonts w:ascii="Arial" w:hAnsi="Arial" w:cs="Arial"/>
          <w:b/>
          <w:bCs/>
        </w:rPr>
        <w:t xml:space="preserve">I. </w:t>
      </w:r>
      <w:r w:rsidRPr="00825B29">
        <w:rPr>
          <w:rFonts w:ascii="Arial" w:hAnsi="Arial" w:cs="Arial"/>
          <w:b/>
          <w:bCs/>
        </w:rPr>
        <w:tab/>
      </w:r>
      <w:commentRangeStart w:id="871"/>
      <w:del w:id="872" w:author="Zayra Fidelia" w:date="2024-05-21T21:02:00Z">
        <w:r w:rsidRPr="00825B29" w:rsidDel="009A1225">
          <w:rPr>
            <w:rFonts w:ascii="Arial" w:hAnsi="Arial" w:cs="Arial"/>
            <w:b/>
            <w:bCs/>
          </w:rPr>
          <w:delText>..........................................,</w:delText>
        </w:r>
        <w:commentRangeEnd w:id="871"/>
        <w:r w:rsidR="00EC3F9D" w:rsidDel="009A1225">
          <w:rPr>
            <w:rStyle w:val="CommentReference"/>
          </w:rPr>
          <w:commentReference w:id="871"/>
        </w:r>
        <w:r w:rsidRPr="00825B29" w:rsidDel="009A1225">
          <w:rPr>
            <w:rFonts w:ascii="Arial" w:hAnsi="Arial" w:cs="Arial"/>
            <w:b/>
            <w:bCs/>
          </w:rPr>
          <w:delText xml:space="preserve"> </w:delText>
        </w:r>
      </w:del>
      <w:ins w:id="873" w:author="Zayra Fidelia" w:date="2024-05-21T21:02:00Z">
        <w:r w:rsidR="009A1225">
          <w:rPr>
            <w:rFonts w:ascii="Arial" w:hAnsi="Arial" w:cs="Arial"/>
            <w:b/>
            <w:bCs/>
          </w:rPr>
          <w:t xml:space="preserve">PT. </w:t>
        </w:r>
        <w:del w:id="874" w:author="malang sutoyo" w:date="2024-06-19T07:04:00Z">
          <w:r w:rsidR="009A1225" w:rsidDel="00EF668C">
            <w:rPr>
              <w:rFonts w:ascii="Arial" w:hAnsi="Arial" w:cs="Arial"/>
              <w:b/>
              <w:bCs/>
            </w:rPr>
            <w:delText>SOLUSI ARSIP INDONESIA</w:delText>
          </w:r>
        </w:del>
      </w:ins>
      <w:ins w:id="875" w:author="malang sutoyo" w:date="2024-06-19T07:04:00Z">
        <w:r w:rsidR="00EF668C">
          <w:rPr>
            <w:rFonts w:ascii="Arial" w:hAnsi="Arial" w:cs="Arial"/>
            <w:b/>
            <w:bCs/>
            <w:lang w:val="en-US"/>
          </w:rPr>
          <w:t>DISA PRIMA MEDIKA</w:t>
        </w:r>
      </w:ins>
      <w:ins w:id="876" w:author="Zayra Fidelia" w:date="2024-05-21T21:02:00Z">
        <w:r w:rsidR="009A1225" w:rsidRPr="00825B29">
          <w:rPr>
            <w:rFonts w:ascii="Arial" w:hAnsi="Arial" w:cs="Arial"/>
            <w:b/>
            <w:bCs/>
          </w:rPr>
          <w:t xml:space="preserve"> </w:t>
        </w:r>
      </w:ins>
      <w:commentRangeStart w:id="877"/>
      <w:r w:rsidRPr="00825B29">
        <w:rPr>
          <w:rFonts w:ascii="Arial" w:hAnsi="Arial" w:cs="Arial"/>
        </w:rPr>
        <w:t xml:space="preserve">berkedudukan di </w:t>
      </w:r>
      <w:del w:id="878" w:author="Zayra Fidelia" w:date="2024-05-21T21:37:00Z">
        <w:r w:rsidRPr="00825B29" w:rsidDel="00753426">
          <w:rPr>
            <w:rFonts w:ascii="Arial" w:hAnsi="Arial" w:cs="Arial"/>
          </w:rPr>
          <w:delText xml:space="preserve">................. </w:delText>
        </w:r>
      </w:del>
      <w:ins w:id="879" w:author="Zayra Fidelia" w:date="2024-05-21T21:37:00Z">
        <w:r w:rsidR="00753426">
          <w:rPr>
            <w:rFonts w:ascii="Arial" w:hAnsi="Arial" w:cs="Arial"/>
          </w:rPr>
          <w:t>Malang</w:t>
        </w:r>
        <w:r w:rsidR="00753426" w:rsidRPr="00825B29">
          <w:rPr>
            <w:rFonts w:ascii="Arial" w:hAnsi="Arial" w:cs="Arial"/>
          </w:rPr>
          <w:t xml:space="preserve"> </w:t>
        </w:r>
      </w:ins>
      <w:r w:rsidRPr="00825B29">
        <w:rPr>
          <w:rFonts w:ascii="Arial" w:hAnsi="Arial" w:cs="Arial"/>
        </w:rPr>
        <w:t xml:space="preserve">dan berkantor pusat di </w:t>
      </w:r>
      <w:del w:id="880" w:author="Zayra Fidelia" w:date="2024-05-21T21:38:00Z">
        <w:r w:rsidRPr="00825B29" w:rsidDel="00753426">
          <w:rPr>
            <w:rFonts w:ascii="Arial" w:hAnsi="Arial" w:cs="Arial"/>
          </w:rPr>
          <w:delText xml:space="preserve">Jalan </w:delText>
        </w:r>
      </w:del>
      <w:ins w:id="881" w:author="Zayra Fidelia" w:date="2024-05-21T21:38:00Z">
        <w:del w:id="882" w:author="malang sutoyo" w:date="2024-06-19T07:04:00Z">
          <w:r w:rsidR="00753426" w:rsidRPr="00753426" w:rsidDel="00EF668C">
            <w:rPr>
              <w:rFonts w:ascii="Arial" w:hAnsi="Arial" w:cs="Arial"/>
            </w:rPr>
            <w:delText>PERUMAHAN ARAYA, JL. BLIMBING INDAH TENGAH XVI, PURWODADI, KEC. BLIMBING</w:delText>
          </w:r>
        </w:del>
      </w:ins>
      <w:ins w:id="883" w:author="malang sutoyo" w:date="2024-06-19T07:04:00Z">
        <w:r w:rsidR="00EF668C">
          <w:rPr>
            <w:rFonts w:ascii="Arial" w:hAnsi="Arial" w:cs="Arial"/>
            <w:lang w:val="en-US"/>
          </w:rPr>
          <w:t>JL. RAYA MONDOROKO NO.3, MON</w:t>
        </w:r>
      </w:ins>
      <w:ins w:id="884" w:author="malang sutoyo" w:date="2024-06-19T07:05:00Z">
        <w:r w:rsidR="00EF668C">
          <w:rPr>
            <w:rFonts w:ascii="Arial" w:hAnsi="Arial" w:cs="Arial"/>
            <w:lang w:val="en-US"/>
          </w:rPr>
          <w:t>DOROKO</w:t>
        </w:r>
      </w:ins>
      <w:ins w:id="885" w:author="Zayra Fidelia" w:date="2024-05-21T21:38:00Z">
        <w:r w:rsidR="00753426" w:rsidRPr="00753426">
          <w:rPr>
            <w:rFonts w:ascii="Arial" w:hAnsi="Arial" w:cs="Arial"/>
          </w:rPr>
          <w:t>,</w:t>
        </w:r>
      </w:ins>
      <w:ins w:id="886" w:author="malang sutoyo" w:date="2024-06-19T07:05:00Z">
        <w:r w:rsidR="00EF668C">
          <w:rPr>
            <w:rFonts w:ascii="Arial" w:hAnsi="Arial" w:cs="Arial"/>
            <w:lang w:val="en-US"/>
          </w:rPr>
          <w:t xml:space="preserve"> BANJARARUM, KEC. SINGOSARI</w:t>
        </w:r>
      </w:ins>
      <w:ins w:id="887" w:author="Zayra Fidelia" w:date="2024-05-21T21:38:00Z">
        <w:r w:rsidR="00753426" w:rsidRPr="00753426">
          <w:rPr>
            <w:rFonts w:ascii="Arial" w:hAnsi="Arial" w:cs="Arial"/>
          </w:rPr>
          <w:t xml:space="preserve"> KOTA MALANG, JAWA TIMUR 651</w:t>
        </w:r>
      </w:ins>
      <w:ins w:id="888" w:author="malang sutoyo" w:date="2024-06-19T07:05:00Z">
        <w:r w:rsidR="00EF668C">
          <w:rPr>
            <w:rFonts w:ascii="Arial" w:hAnsi="Arial" w:cs="Arial"/>
            <w:lang w:val="en-US"/>
          </w:rPr>
          <w:t>53</w:t>
        </w:r>
      </w:ins>
      <w:ins w:id="889" w:author="Zayra Fidelia" w:date="2024-05-21T21:38:00Z">
        <w:del w:id="890" w:author="malang sutoyo" w:date="2024-06-19T07:05:00Z">
          <w:r w:rsidR="00753426" w:rsidRPr="00753426" w:rsidDel="00EF668C">
            <w:rPr>
              <w:rFonts w:ascii="Arial" w:hAnsi="Arial" w:cs="Arial"/>
            </w:rPr>
            <w:delText>25</w:delText>
          </w:r>
        </w:del>
      </w:ins>
      <w:ins w:id="891" w:author="Zayra Fidelia" w:date="2024-05-21T21:39:00Z">
        <w:r w:rsidR="00753426">
          <w:rPr>
            <w:rFonts w:ascii="Arial" w:hAnsi="Arial" w:cs="Arial"/>
          </w:rPr>
          <w:t xml:space="preserve"> </w:t>
        </w:r>
      </w:ins>
      <w:del w:id="892" w:author="Zayra Fidelia" w:date="2024-05-21T21:38:00Z">
        <w:r w:rsidRPr="00825B29" w:rsidDel="00753426">
          <w:rPr>
            <w:rFonts w:ascii="Arial" w:hAnsi="Arial" w:cs="Arial"/>
          </w:rPr>
          <w:delText xml:space="preserve">..........................., </w:delText>
        </w:r>
      </w:del>
      <w:ins w:id="893" w:author="Zayra Fidelia" w:date="2024-05-21T21:39:00Z">
        <w:r w:rsidR="00753426">
          <w:rPr>
            <w:rFonts w:ascii="Arial" w:hAnsi="Arial" w:cs="Arial"/>
          </w:rPr>
          <w:t>y</w:t>
        </w:r>
      </w:ins>
      <w:del w:id="894" w:author="Zayra Fidelia" w:date="2024-05-21T21:39:00Z">
        <w:r w:rsidR="00753426" w:rsidRPr="00825B29" w:rsidDel="00753426">
          <w:rPr>
            <w:rFonts w:ascii="Arial" w:hAnsi="Arial" w:cs="Arial"/>
          </w:rPr>
          <w:delText>Y</w:delText>
        </w:r>
      </w:del>
      <w:r w:rsidRPr="00825B29">
        <w:rPr>
          <w:rFonts w:ascii="Arial" w:hAnsi="Arial" w:cs="Arial"/>
        </w:rPr>
        <w:t xml:space="preserve">ang didirikan berdasarkan hukum negara Republik Indonesia, dalam hal ini diwakili oleh </w:t>
      </w:r>
      <w:del w:id="895" w:author="Zayra Fidelia" w:date="2024-05-21T21:37:00Z">
        <w:r w:rsidRPr="00825B29" w:rsidDel="00753426">
          <w:rPr>
            <w:rFonts w:ascii="Arial" w:hAnsi="Arial" w:cs="Arial"/>
          </w:rPr>
          <w:delText xml:space="preserve">......................... </w:delText>
        </w:r>
      </w:del>
      <w:ins w:id="896" w:author="Zayra Fidelia" w:date="2024-05-21T21:37:00Z">
        <w:del w:id="897" w:author="malang sutoyo" w:date="2024-06-19T07:06:00Z">
          <w:r w:rsidR="00753426" w:rsidDel="00EF668C">
            <w:rPr>
              <w:rFonts w:ascii="Arial" w:hAnsi="Arial" w:cs="Arial"/>
            </w:rPr>
            <w:delText>BUSTANUDIN KAMIL</w:delText>
          </w:r>
        </w:del>
      </w:ins>
      <w:ins w:id="898" w:author="malang sutoyo" w:date="2024-06-19T07:06:00Z">
        <w:r w:rsidR="00EF668C">
          <w:rPr>
            <w:rFonts w:ascii="Arial" w:hAnsi="Arial" w:cs="Arial"/>
            <w:lang w:val="en-US"/>
          </w:rPr>
          <w:t>ENDANG SU</w:t>
        </w:r>
      </w:ins>
      <w:ins w:id="899" w:author="MSI MODERN" w:date="2024-06-19T16:19:00Z">
        <w:r w:rsidR="002D5842">
          <w:rPr>
            <w:rFonts w:ascii="Arial" w:hAnsi="Arial" w:cs="Arial"/>
            <w:lang w:val="en-US"/>
          </w:rPr>
          <w:t xml:space="preserve">SILOWATI </w:t>
        </w:r>
      </w:ins>
      <w:ins w:id="900" w:author="malang sutoyo" w:date="2024-06-19T07:06:00Z">
        <w:del w:id="901" w:author="MSI MODERN" w:date="2024-06-19T16:19:00Z">
          <w:r w:rsidR="00EF668C" w:rsidDel="002D5842">
            <w:rPr>
              <w:rFonts w:ascii="Arial" w:hAnsi="Arial" w:cs="Arial"/>
              <w:lang w:val="en-US"/>
            </w:rPr>
            <w:delText>LISTIOWATI</w:delText>
          </w:r>
        </w:del>
      </w:ins>
      <w:ins w:id="902" w:author="Zayra Fidelia" w:date="2024-05-21T21:37:00Z">
        <w:del w:id="903" w:author="MSI MODERN" w:date="2024-06-19T16:19:00Z">
          <w:r w:rsidR="00753426" w:rsidRPr="00825B29" w:rsidDel="002D5842">
            <w:rPr>
              <w:rFonts w:ascii="Arial" w:hAnsi="Arial" w:cs="Arial"/>
            </w:rPr>
            <w:delText xml:space="preserve"> </w:delText>
          </w:r>
        </w:del>
      </w:ins>
      <w:r w:rsidRPr="00825B29">
        <w:rPr>
          <w:rFonts w:ascii="Arial" w:hAnsi="Arial" w:cs="Arial"/>
        </w:rPr>
        <w:t xml:space="preserve">selaku </w:t>
      </w:r>
      <w:del w:id="904" w:author="Zayra Fidelia" w:date="2024-05-21T21:39:00Z">
        <w:r w:rsidRPr="00825B29" w:rsidDel="00753426">
          <w:rPr>
            <w:rFonts w:ascii="Arial" w:hAnsi="Arial" w:cs="Arial"/>
          </w:rPr>
          <w:delText xml:space="preserve">......................................, </w:delText>
        </w:r>
      </w:del>
      <w:ins w:id="905" w:author="Zayra Fidelia" w:date="2024-05-21T21:39:00Z">
        <w:r w:rsidR="00753426">
          <w:rPr>
            <w:rFonts w:ascii="Arial" w:hAnsi="Arial" w:cs="Arial"/>
          </w:rPr>
          <w:t>DIREKTUR,</w:t>
        </w:r>
        <w:r w:rsidR="00753426" w:rsidRPr="00825B29">
          <w:rPr>
            <w:rFonts w:ascii="Arial" w:hAnsi="Arial" w:cs="Arial"/>
          </w:rPr>
          <w:t xml:space="preserve"> </w:t>
        </w:r>
      </w:ins>
      <w:r w:rsidRPr="00187088">
        <w:rPr>
          <w:rFonts w:ascii="Arial" w:hAnsi="Arial" w:cs="Arial"/>
          <w:highlight w:val="yellow"/>
          <w:rPrChange w:id="906" w:author="malang sutoyo" w:date="2024-06-19T09:06:00Z">
            <w:rPr>
              <w:rFonts w:ascii="Arial" w:hAnsi="Arial" w:cs="Arial"/>
            </w:rPr>
          </w:rPrChange>
        </w:rPr>
        <w:t>berdasarkan Surat Kuasa N</w:t>
      </w:r>
      <w:ins w:id="907" w:author="malang sutoyo" w:date="2024-06-19T08:56:00Z">
        <w:r w:rsidR="00D47E11" w:rsidRPr="00187088">
          <w:rPr>
            <w:rFonts w:ascii="Arial" w:hAnsi="Arial" w:cs="Arial"/>
            <w:highlight w:val="yellow"/>
            <w:lang w:val="en-US"/>
            <w:rPrChange w:id="908" w:author="malang sutoyo" w:date="2024-06-19T09:06:00Z">
              <w:rPr>
                <w:rFonts w:ascii="Arial" w:hAnsi="Arial" w:cs="Arial"/>
                <w:lang w:val="en-US"/>
              </w:rPr>
            </w:rPrChange>
          </w:rPr>
          <w:t>o</w:t>
        </w:r>
      </w:ins>
      <w:ins w:id="909" w:author="malang sutoyo" w:date="2024-06-19T08:57:00Z">
        <w:r w:rsidR="00D47E11" w:rsidRPr="00187088">
          <w:rPr>
            <w:rFonts w:ascii="Arial" w:hAnsi="Arial" w:cs="Arial"/>
            <w:highlight w:val="yellow"/>
            <w:lang w:val="en-US"/>
            <w:rPrChange w:id="910" w:author="malang sutoyo" w:date="2024-06-19T09:06:00Z">
              <w:rPr>
                <w:rFonts w:ascii="Arial" w:hAnsi="Arial" w:cs="Arial"/>
                <w:lang w:val="en-US"/>
              </w:rPr>
            </w:rPrChange>
          </w:rPr>
          <w:t>….</w:t>
        </w:r>
      </w:ins>
      <w:del w:id="911" w:author="malang sutoyo" w:date="2024-06-19T08:56:00Z">
        <w:r w:rsidRPr="00187088" w:rsidDel="00D47E11">
          <w:rPr>
            <w:rFonts w:ascii="Arial" w:hAnsi="Arial" w:cs="Arial"/>
            <w:highlight w:val="yellow"/>
            <w:rPrChange w:id="912" w:author="malang sutoyo" w:date="2024-06-19T09:06:00Z">
              <w:rPr>
                <w:rFonts w:ascii="Arial" w:hAnsi="Arial" w:cs="Arial"/>
              </w:rPr>
            </w:rPrChange>
          </w:rPr>
          <w:delText>o. …………</w:delText>
        </w:r>
        <w:commentRangeEnd w:id="877"/>
        <w:r w:rsidR="00EC3F9D" w:rsidRPr="00187088" w:rsidDel="00D47E11">
          <w:rPr>
            <w:rStyle w:val="CommentReference"/>
            <w:highlight w:val="yellow"/>
            <w:rPrChange w:id="913" w:author="malang sutoyo" w:date="2024-06-19T09:06:00Z">
              <w:rPr>
                <w:rStyle w:val="CommentReference"/>
              </w:rPr>
            </w:rPrChange>
          </w:rPr>
          <w:commentReference w:id="877"/>
        </w:r>
      </w:del>
      <w:r w:rsidRPr="00825B29">
        <w:rPr>
          <w:rFonts w:ascii="Arial" w:hAnsi="Arial" w:cs="Arial"/>
        </w:rPr>
        <w:t xml:space="preserve"> </w:t>
      </w:r>
      <w:r w:rsidRPr="00CA555D">
        <w:rPr>
          <w:rFonts w:ascii="Arial" w:hAnsi="Arial" w:cs="Arial"/>
          <w:rPrChange w:id="914" w:author="benua.adhi" w:date="2021-04-08T09:21:00Z">
            <w:rPr>
              <w:rFonts w:ascii="Arial" w:hAnsi="Arial" w:cs="Arial"/>
              <w:highlight w:val="cyan"/>
            </w:rPr>
          </w:rPrChange>
        </w:rPr>
        <w:t>(</w:t>
      </w:r>
      <w:r w:rsidRPr="00CA555D">
        <w:rPr>
          <w:rFonts w:ascii="Arial" w:hAnsi="Arial" w:cs="Arial"/>
          <w:i/>
          <w:rPrChange w:id="915" w:author="benua.adhi" w:date="2021-04-08T09:21:00Z">
            <w:rPr>
              <w:rFonts w:ascii="Arial" w:hAnsi="Arial" w:cs="Arial"/>
              <w:i/>
              <w:highlight w:val="cyan"/>
            </w:rPr>
          </w:rPrChange>
        </w:rPr>
        <w:t>Surat Kuasa/SK yang membuktikan bahwa yg menandatangani PKS adalah pemegang Pengguna Anggaran (PA) atau Kuasa Pengguna Anggaran (KPA) atau yang Berwenang mewakili Perusahaan/Intansi atau yang dikuasakannya</w:t>
      </w:r>
      <w:r w:rsidRPr="00CA555D">
        <w:rPr>
          <w:rFonts w:ascii="Arial" w:hAnsi="Arial" w:cs="Arial"/>
          <w:rPrChange w:id="916" w:author="benua.adhi" w:date="2021-04-08T09:21:00Z">
            <w:rPr>
              <w:rFonts w:ascii="Arial" w:hAnsi="Arial" w:cs="Arial"/>
              <w:highlight w:val="cyan"/>
            </w:rPr>
          </w:rPrChange>
        </w:rPr>
        <w:t>)</w:t>
      </w:r>
      <w:r w:rsidRPr="00825B29">
        <w:rPr>
          <w:rFonts w:ascii="Arial" w:hAnsi="Arial" w:cs="Arial"/>
        </w:rPr>
        <w:t xml:space="preserve"> </w:t>
      </w:r>
      <w:commentRangeStart w:id="917"/>
      <w:r w:rsidRPr="00825B29">
        <w:rPr>
          <w:rFonts w:ascii="Arial" w:hAnsi="Arial" w:cs="Arial"/>
        </w:rPr>
        <w:t xml:space="preserve">oleh karena itu sah bertindak untuk dan atas nama  </w:t>
      </w:r>
      <w:del w:id="918" w:author="Zayra Fidelia" w:date="2024-05-21T21:39:00Z">
        <w:r w:rsidRPr="00825B29" w:rsidDel="00753426">
          <w:rPr>
            <w:rFonts w:ascii="Arial" w:hAnsi="Arial" w:cs="Arial"/>
          </w:rPr>
          <w:delText xml:space="preserve">................................( </w:delText>
        </w:r>
      </w:del>
      <w:ins w:id="919" w:author="Zayra Fidelia" w:date="2024-05-21T21:39:00Z">
        <w:r w:rsidR="00753426">
          <w:rPr>
            <w:rFonts w:ascii="Arial" w:hAnsi="Arial" w:cs="Arial"/>
          </w:rPr>
          <w:t>PT</w:t>
        </w:r>
      </w:ins>
      <w:ins w:id="920" w:author="Zayra Fidelia" w:date="2024-05-21T21:40:00Z">
        <w:r w:rsidR="00753426">
          <w:rPr>
            <w:rFonts w:ascii="Arial" w:hAnsi="Arial" w:cs="Arial"/>
          </w:rPr>
          <w:t xml:space="preserve">. </w:t>
        </w:r>
      </w:ins>
      <w:ins w:id="921" w:author="Zayra Fidelia" w:date="2024-05-21T21:39:00Z">
        <w:del w:id="922" w:author="malang sutoyo" w:date="2024-06-19T07:06:00Z">
          <w:r w:rsidR="00753426" w:rsidDel="00EF668C">
            <w:rPr>
              <w:rFonts w:ascii="Arial" w:hAnsi="Arial" w:cs="Arial"/>
            </w:rPr>
            <w:delText>SOLUSI ARSIP IN</w:delText>
          </w:r>
        </w:del>
      </w:ins>
      <w:ins w:id="923" w:author="Zayra Fidelia" w:date="2024-05-21T21:40:00Z">
        <w:del w:id="924" w:author="malang sutoyo" w:date="2024-06-19T07:06:00Z">
          <w:r w:rsidR="00753426" w:rsidDel="00EF668C">
            <w:rPr>
              <w:rFonts w:ascii="Arial" w:hAnsi="Arial" w:cs="Arial"/>
            </w:rPr>
            <w:delText>DONESIA</w:delText>
          </w:r>
        </w:del>
      </w:ins>
      <w:ins w:id="925" w:author="malang sutoyo" w:date="2024-06-19T07:06:00Z">
        <w:r w:rsidR="00EF668C">
          <w:rPr>
            <w:rFonts w:ascii="Arial" w:hAnsi="Arial" w:cs="Arial"/>
            <w:lang w:val="en-US"/>
          </w:rPr>
          <w:t>DISA PRIMA MEDIKA</w:t>
        </w:r>
      </w:ins>
      <w:ins w:id="926" w:author="Zayra Fidelia" w:date="2024-05-21T21:39:00Z">
        <w:r w:rsidR="00753426" w:rsidRPr="00825B29">
          <w:rPr>
            <w:rFonts w:ascii="Arial" w:hAnsi="Arial" w:cs="Arial"/>
          </w:rPr>
          <w:t xml:space="preserve"> </w:t>
        </w:r>
      </w:ins>
      <w:r w:rsidRPr="00825B29">
        <w:rPr>
          <w:rFonts w:ascii="Arial" w:hAnsi="Arial" w:cs="Arial"/>
          <w:i/>
        </w:rPr>
        <w:t>nama perusahaan/</w:t>
      </w:r>
      <w:r w:rsidR="003057FE" w:rsidRPr="00825B29">
        <w:rPr>
          <w:rFonts w:ascii="Arial" w:hAnsi="Arial" w:cs="Arial"/>
          <w:i/>
          <w:lang w:val="en-US"/>
        </w:rPr>
        <w:t xml:space="preserve"> </w:t>
      </w:r>
      <w:r w:rsidRPr="00825B29">
        <w:rPr>
          <w:rFonts w:ascii="Arial" w:hAnsi="Arial" w:cs="Arial"/>
          <w:i/>
        </w:rPr>
        <w:t xml:space="preserve">instansi </w:t>
      </w:r>
      <w:r w:rsidRPr="00825B29">
        <w:rPr>
          <w:rFonts w:ascii="Arial" w:hAnsi="Arial" w:cs="Arial"/>
        </w:rPr>
        <w:t xml:space="preserve">), selanjutnya disebut </w:t>
      </w:r>
      <w:r w:rsidRPr="00825B29">
        <w:rPr>
          <w:rFonts w:ascii="Arial" w:hAnsi="Arial" w:cs="Arial"/>
          <w:b/>
          <w:bCs/>
        </w:rPr>
        <w:t>PIHAK PERTAMA.</w:t>
      </w:r>
      <w:commentRangeEnd w:id="917"/>
      <w:r w:rsidR="00A745F5">
        <w:rPr>
          <w:rStyle w:val="CommentReference"/>
        </w:rPr>
        <w:commentReference w:id="917"/>
      </w:r>
    </w:p>
    <w:p w14:paraId="210B04AE" w14:textId="77777777" w:rsidR="00040559" w:rsidRPr="00825B29" w:rsidRDefault="00040559" w:rsidP="00040559">
      <w:pPr>
        <w:rPr>
          <w:rFonts w:ascii="Arial" w:hAnsi="Arial" w:cs="Arial"/>
          <w:b/>
          <w:bCs/>
        </w:rPr>
      </w:pPr>
    </w:p>
    <w:p w14:paraId="3EBF4CAB" w14:textId="60A0B269" w:rsidR="00040559" w:rsidRPr="00825B29" w:rsidRDefault="00040559" w:rsidP="00040559">
      <w:pPr>
        <w:ind w:left="720" w:hanging="720"/>
        <w:rPr>
          <w:rFonts w:ascii="Arial" w:hAnsi="Arial" w:cs="Arial"/>
        </w:rPr>
      </w:pPr>
      <w:r w:rsidRPr="00825B29">
        <w:rPr>
          <w:rFonts w:ascii="Arial" w:hAnsi="Arial" w:cs="Arial"/>
          <w:b/>
          <w:bCs/>
        </w:rPr>
        <w:t xml:space="preserve">II. </w:t>
      </w:r>
      <w:r w:rsidRPr="00825B29">
        <w:rPr>
          <w:rFonts w:ascii="Arial" w:hAnsi="Arial" w:cs="Arial"/>
          <w:b/>
          <w:bCs/>
        </w:rPr>
        <w:tab/>
      </w:r>
      <w:commentRangeStart w:id="927"/>
      <w:r w:rsidRPr="00825B29">
        <w:rPr>
          <w:rFonts w:ascii="Arial" w:hAnsi="Arial" w:cs="Arial"/>
          <w:b/>
          <w:bCs/>
        </w:rPr>
        <w:t>PT</w:t>
      </w:r>
      <w:r w:rsidR="005B0205" w:rsidRPr="00825B29">
        <w:rPr>
          <w:rFonts w:ascii="Arial" w:hAnsi="Arial" w:cs="Arial"/>
          <w:b/>
          <w:bCs/>
        </w:rPr>
        <w:t xml:space="preserve"> </w:t>
      </w:r>
      <w:r w:rsidRPr="00825B29">
        <w:rPr>
          <w:rFonts w:ascii="Arial" w:hAnsi="Arial" w:cs="Arial"/>
          <w:b/>
          <w:bCs/>
        </w:rPr>
        <w:t>BANK MANDIRI (PERSERO), TBK</w:t>
      </w:r>
      <w:r w:rsidRPr="00825B29">
        <w:rPr>
          <w:rFonts w:ascii="Arial" w:hAnsi="Arial" w:cs="Arial"/>
        </w:rPr>
        <w:t xml:space="preserve">., berkedudukan di Jakarta Selatan dan berkantor pusat di Jalan Jend. Gatot Subroto kav 36-38 Jakarta 12190, yang didirikan berdasarkan hukum Negara Republik Indonesia, dalam hal ini diwakili oleh </w:t>
      </w:r>
      <w:del w:id="928" w:author="Zayra Fidelia" w:date="2024-05-21T21:40:00Z">
        <w:r w:rsidRPr="00825B29" w:rsidDel="00753426">
          <w:rPr>
            <w:rFonts w:ascii="Arial" w:hAnsi="Arial" w:cs="Arial"/>
          </w:rPr>
          <w:delText xml:space="preserve">.......................... </w:delText>
        </w:r>
      </w:del>
      <w:ins w:id="929" w:author="Zayra Fidelia" w:date="2024-05-21T21:40:00Z">
        <w:r w:rsidR="00753426">
          <w:rPr>
            <w:rFonts w:ascii="Arial" w:hAnsi="Arial" w:cs="Arial"/>
          </w:rPr>
          <w:t>IMA KUSNIA</w:t>
        </w:r>
        <w:r w:rsidR="00753426" w:rsidRPr="00825B29">
          <w:rPr>
            <w:rFonts w:ascii="Arial" w:hAnsi="Arial" w:cs="Arial"/>
          </w:rPr>
          <w:t xml:space="preserve"> </w:t>
        </w:r>
      </w:ins>
      <w:r w:rsidRPr="00825B29">
        <w:rPr>
          <w:rFonts w:ascii="Arial" w:hAnsi="Arial" w:cs="Arial"/>
        </w:rPr>
        <w:t xml:space="preserve">selaku </w:t>
      </w:r>
      <w:commentRangeStart w:id="930"/>
      <w:del w:id="931" w:author="Zayra Fidelia" w:date="2024-05-21T21:40:00Z">
        <w:r w:rsidRPr="00825B29" w:rsidDel="00753426">
          <w:rPr>
            <w:rFonts w:ascii="Arial" w:hAnsi="Arial" w:cs="Arial"/>
          </w:rPr>
          <w:delText xml:space="preserve">.................................... </w:delText>
        </w:r>
      </w:del>
      <w:commentRangeEnd w:id="930"/>
      <w:ins w:id="932" w:author="Zayra Fidelia" w:date="2024-05-21T21:40:00Z">
        <w:r w:rsidR="00753426">
          <w:rPr>
            <w:rFonts w:ascii="Arial" w:hAnsi="Arial" w:cs="Arial"/>
          </w:rPr>
          <w:t>BRANCH MANAGER BANK MANDIRI KCP MALANG SUTOYO</w:t>
        </w:r>
        <w:r w:rsidR="00753426" w:rsidRPr="00825B29">
          <w:rPr>
            <w:rFonts w:ascii="Arial" w:hAnsi="Arial" w:cs="Arial"/>
          </w:rPr>
          <w:t xml:space="preserve"> </w:t>
        </w:r>
      </w:ins>
      <w:r w:rsidR="008A704B">
        <w:rPr>
          <w:rStyle w:val="CommentReference"/>
        </w:rPr>
        <w:commentReference w:id="930"/>
      </w:r>
      <w:r w:rsidRPr="00825B29">
        <w:rPr>
          <w:rFonts w:ascii="Arial" w:hAnsi="Arial" w:cs="Arial"/>
        </w:rPr>
        <w:t xml:space="preserve">oleh karena itu sah bertindak untuk dan atas nama PT Bank Mandiri (Persero) Tbk., selanjutnya disebut </w:t>
      </w:r>
      <w:r w:rsidRPr="00825B29">
        <w:rPr>
          <w:rFonts w:ascii="Arial" w:hAnsi="Arial" w:cs="Arial"/>
          <w:b/>
          <w:bCs/>
        </w:rPr>
        <w:t>PIHAK KEDUA.</w:t>
      </w:r>
      <w:commentRangeEnd w:id="927"/>
      <w:r w:rsidR="00A745F5">
        <w:rPr>
          <w:rStyle w:val="CommentReference"/>
        </w:rPr>
        <w:commentReference w:id="927"/>
      </w:r>
    </w:p>
    <w:p w14:paraId="4BED2492" w14:textId="77777777" w:rsidR="00040559" w:rsidRPr="00825B29" w:rsidRDefault="00040559" w:rsidP="00040559">
      <w:pPr>
        <w:ind w:left="360"/>
        <w:rPr>
          <w:rFonts w:ascii="Arial" w:hAnsi="Arial" w:cs="Arial"/>
        </w:rPr>
      </w:pPr>
    </w:p>
    <w:p w14:paraId="63A0D6D2" w14:textId="77777777" w:rsidR="00040559" w:rsidRPr="00825B29" w:rsidRDefault="00040559" w:rsidP="00040559">
      <w:pPr>
        <w:pStyle w:val="BodyText3"/>
        <w:rPr>
          <w:rFonts w:ascii="Arial" w:hAnsi="Arial" w:cs="Arial"/>
          <w:sz w:val="22"/>
          <w:szCs w:val="22"/>
        </w:rPr>
      </w:pPr>
      <w:r w:rsidRPr="00825B29">
        <w:rPr>
          <w:rFonts w:ascii="Arial" w:hAnsi="Arial" w:cs="Arial"/>
          <w:sz w:val="22"/>
          <w:szCs w:val="22"/>
        </w:rPr>
        <w:t xml:space="preserve">Selanjutnya </w:t>
      </w:r>
      <w:r w:rsidRPr="00825B29">
        <w:rPr>
          <w:rFonts w:ascii="Arial" w:hAnsi="Arial" w:cs="Arial"/>
          <w:bCs/>
          <w:sz w:val="22"/>
          <w:szCs w:val="22"/>
        </w:rPr>
        <w:t>PIHAK PERTAMA</w:t>
      </w:r>
      <w:r w:rsidRPr="00825B29">
        <w:rPr>
          <w:rFonts w:ascii="Arial" w:hAnsi="Arial" w:cs="Arial"/>
          <w:sz w:val="22"/>
          <w:szCs w:val="22"/>
        </w:rPr>
        <w:t xml:space="preserve"> dan </w:t>
      </w:r>
      <w:r w:rsidRPr="00825B29">
        <w:rPr>
          <w:rFonts w:ascii="Arial" w:hAnsi="Arial" w:cs="Arial"/>
          <w:bCs/>
          <w:sz w:val="22"/>
          <w:szCs w:val="22"/>
        </w:rPr>
        <w:t>PIHAK KEDUA</w:t>
      </w:r>
      <w:r w:rsidRPr="00825B29">
        <w:rPr>
          <w:rFonts w:ascii="Arial" w:hAnsi="Arial" w:cs="Arial"/>
          <w:sz w:val="22"/>
          <w:szCs w:val="22"/>
        </w:rPr>
        <w:t xml:space="preserve"> secara bersama-sama disebut sebagai </w:t>
      </w:r>
      <w:r w:rsidRPr="00825B29">
        <w:rPr>
          <w:rFonts w:ascii="Arial" w:hAnsi="Arial" w:cs="Arial"/>
          <w:bCs/>
          <w:sz w:val="22"/>
          <w:szCs w:val="22"/>
        </w:rPr>
        <w:t>PARA PIHAK,</w:t>
      </w:r>
      <w:r w:rsidR="00C3613B" w:rsidRPr="00825B29">
        <w:rPr>
          <w:rFonts w:ascii="Arial" w:hAnsi="Arial" w:cs="Arial"/>
          <w:bCs/>
          <w:sz w:val="22"/>
          <w:szCs w:val="22"/>
        </w:rPr>
        <w:t xml:space="preserve"> </w:t>
      </w:r>
      <w:r w:rsidRPr="00825B29">
        <w:rPr>
          <w:rFonts w:ascii="Arial" w:hAnsi="Arial" w:cs="Arial"/>
          <w:sz w:val="22"/>
          <w:szCs w:val="22"/>
        </w:rPr>
        <w:t>telah saling setuju dan mufakat untuk membuat Perjanjian Kerjasama tentang Layanan Fasilitas Kredit Serbaguna Mikro (untuk selanjutnya disebut dengan ”</w:t>
      </w:r>
      <w:r w:rsidRPr="00825B29">
        <w:rPr>
          <w:rFonts w:ascii="Arial" w:hAnsi="Arial" w:cs="Arial"/>
          <w:b/>
          <w:sz w:val="22"/>
          <w:szCs w:val="22"/>
        </w:rPr>
        <w:t>Perjanjian</w:t>
      </w:r>
      <w:r w:rsidRPr="00825B29">
        <w:rPr>
          <w:rFonts w:ascii="Arial" w:hAnsi="Arial" w:cs="Arial"/>
          <w:sz w:val="22"/>
          <w:szCs w:val="22"/>
        </w:rPr>
        <w:t>”) dengan syarat-syarat dan ketentuan-ketentuan sebagai berikut :</w:t>
      </w:r>
    </w:p>
    <w:p w14:paraId="2C5E11B4" w14:textId="77777777" w:rsidR="00040559" w:rsidRPr="00825B29" w:rsidRDefault="00040559" w:rsidP="00040559">
      <w:pPr>
        <w:pStyle w:val="Heading6"/>
        <w:rPr>
          <w:rFonts w:ascii="Arial" w:hAnsi="Arial" w:cs="Arial"/>
          <w:sz w:val="22"/>
          <w:szCs w:val="22"/>
        </w:rPr>
      </w:pPr>
      <w:r w:rsidRPr="00825B29">
        <w:rPr>
          <w:rFonts w:ascii="Arial" w:hAnsi="Arial" w:cs="Arial"/>
          <w:sz w:val="22"/>
          <w:szCs w:val="22"/>
        </w:rPr>
        <w:t>Pasal 1</w:t>
      </w:r>
    </w:p>
    <w:p w14:paraId="2FD9F0F2" w14:textId="77777777" w:rsidR="00040559" w:rsidRPr="00825B29" w:rsidRDefault="00040559" w:rsidP="00040559">
      <w:pPr>
        <w:ind w:left="360"/>
        <w:jc w:val="center"/>
        <w:rPr>
          <w:rFonts w:ascii="Arial" w:hAnsi="Arial" w:cs="Arial"/>
          <w:b/>
        </w:rPr>
      </w:pPr>
      <w:r w:rsidRPr="00825B29">
        <w:rPr>
          <w:rFonts w:ascii="Arial" w:hAnsi="Arial" w:cs="Arial"/>
          <w:b/>
        </w:rPr>
        <w:t>PENGERTIAN UMUM</w:t>
      </w:r>
    </w:p>
    <w:p w14:paraId="56FD437D" w14:textId="77777777" w:rsidR="00040559" w:rsidRPr="00825B29" w:rsidRDefault="00040559" w:rsidP="00040559">
      <w:pPr>
        <w:pStyle w:val="BodyText3"/>
        <w:rPr>
          <w:rFonts w:ascii="Arial" w:hAnsi="Arial" w:cs="Arial"/>
          <w:sz w:val="22"/>
          <w:szCs w:val="22"/>
        </w:rPr>
      </w:pPr>
      <w:r w:rsidRPr="00825B29">
        <w:rPr>
          <w:rFonts w:ascii="Arial" w:hAnsi="Arial" w:cs="Arial"/>
          <w:sz w:val="22"/>
          <w:szCs w:val="22"/>
        </w:rPr>
        <w:t>Jika tidak secara tegas dinyatakan lain atau dalam konteks kalimat tertentu dalam Perjanjian ini, maka kata-kata yang dimulai dengan huruf kapital harus diartikan sebagai berikut :</w:t>
      </w:r>
    </w:p>
    <w:p w14:paraId="4D12E881" w14:textId="77777777" w:rsidR="00040559" w:rsidRPr="00825B29" w:rsidRDefault="00040559" w:rsidP="009F1632">
      <w:pPr>
        <w:numPr>
          <w:ilvl w:val="0"/>
          <w:numId w:val="118"/>
        </w:numPr>
        <w:tabs>
          <w:tab w:val="clear" w:pos="720"/>
        </w:tabs>
        <w:spacing w:line="240" w:lineRule="auto"/>
        <w:ind w:left="360"/>
        <w:rPr>
          <w:rFonts w:ascii="Arial" w:hAnsi="Arial" w:cs="Arial"/>
        </w:rPr>
      </w:pPr>
      <w:r w:rsidRPr="00825B29">
        <w:rPr>
          <w:rFonts w:ascii="Arial" w:hAnsi="Arial" w:cs="Arial"/>
          <w:b/>
        </w:rPr>
        <w:t>Angsuran</w:t>
      </w:r>
      <w:r w:rsidRPr="00825B29">
        <w:rPr>
          <w:rFonts w:ascii="Arial" w:hAnsi="Arial" w:cs="Arial"/>
        </w:rPr>
        <w:t xml:space="preserve"> adalah kewajiban pembayaran pokok dan bunga oleh Debitur setiap bulan terhadap Kredit</w:t>
      </w:r>
      <w:r w:rsidR="00EA51FB" w:rsidRPr="00825B29">
        <w:rPr>
          <w:rFonts w:ascii="Arial" w:hAnsi="Arial" w:cs="Arial"/>
          <w:lang w:val="en-US"/>
        </w:rPr>
        <w:t xml:space="preserve"> </w:t>
      </w:r>
      <w:commentRangeStart w:id="933"/>
      <w:proofErr w:type="spellStart"/>
      <w:r w:rsidR="00EA51FB" w:rsidRPr="00CA555D">
        <w:rPr>
          <w:rFonts w:ascii="Arial" w:hAnsi="Arial" w:cs="Arial"/>
          <w:lang w:val="en-US"/>
          <w:rPrChange w:id="934" w:author="benua.adhi" w:date="2021-04-08T09:21:00Z">
            <w:rPr>
              <w:rFonts w:ascii="Arial" w:hAnsi="Arial" w:cs="Arial"/>
              <w:highlight w:val="green"/>
              <w:lang w:val="en-US"/>
            </w:rPr>
          </w:rPrChange>
        </w:rPr>
        <w:t>besarannya</w:t>
      </w:r>
      <w:proofErr w:type="spellEnd"/>
      <w:r w:rsidR="00EA51FB" w:rsidRPr="00CA555D">
        <w:rPr>
          <w:rFonts w:ascii="Arial" w:hAnsi="Arial" w:cs="Arial"/>
          <w:lang w:val="en-US"/>
          <w:rPrChange w:id="935" w:author="benua.adhi" w:date="2021-04-08T09:21:00Z">
            <w:rPr>
              <w:rFonts w:ascii="Arial" w:hAnsi="Arial" w:cs="Arial"/>
              <w:highlight w:val="green"/>
              <w:lang w:val="en-US"/>
            </w:rPr>
          </w:rPrChange>
        </w:rPr>
        <w:t xml:space="preserve"> </w:t>
      </w:r>
      <w:proofErr w:type="spellStart"/>
      <w:r w:rsidR="00EA51FB" w:rsidRPr="00CA555D">
        <w:rPr>
          <w:rFonts w:ascii="Arial" w:hAnsi="Arial" w:cs="Arial"/>
          <w:lang w:val="en-US"/>
          <w:rPrChange w:id="936" w:author="benua.adhi" w:date="2021-04-08T09:21:00Z">
            <w:rPr>
              <w:rFonts w:ascii="Arial" w:hAnsi="Arial" w:cs="Arial"/>
              <w:highlight w:val="green"/>
              <w:lang w:val="en-US"/>
            </w:rPr>
          </w:rPrChange>
        </w:rPr>
        <w:t>telah</w:t>
      </w:r>
      <w:proofErr w:type="spellEnd"/>
      <w:r w:rsidR="00EA51FB" w:rsidRPr="00CA555D">
        <w:rPr>
          <w:rFonts w:ascii="Arial" w:hAnsi="Arial" w:cs="Arial"/>
          <w:lang w:val="en-US"/>
          <w:rPrChange w:id="937" w:author="benua.adhi" w:date="2021-04-08T09:21:00Z">
            <w:rPr>
              <w:rFonts w:ascii="Arial" w:hAnsi="Arial" w:cs="Arial"/>
              <w:highlight w:val="green"/>
              <w:lang w:val="en-US"/>
            </w:rPr>
          </w:rPrChange>
        </w:rPr>
        <w:t xml:space="preserve"> </w:t>
      </w:r>
      <w:proofErr w:type="spellStart"/>
      <w:r w:rsidR="00EA51FB" w:rsidRPr="00CA555D">
        <w:rPr>
          <w:rFonts w:ascii="Arial" w:hAnsi="Arial" w:cs="Arial"/>
          <w:lang w:val="en-US"/>
          <w:rPrChange w:id="938" w:author="benua.adhi" w:date="2021-04-08T09:21:00Z">
            <w:rPr>
              <w:rFonts w:ascii="Arial" w:hAnsi="Arial" w:cs="Arial"/>
              <w:highlight w:val="green"/>
              <w:lang w:val="en-US"/>
            </w:rPr>
          </w:rPrChange>
        </w:rPr>
        <w:t>ditentukan</w:t>
      </w:r>
      <w:proofErr w:type="spellEnd"/>
      <w:r w:rsidR="00EA51FB" w:rsidRPr="00CA555D">
        <w:rPr>
          <w:rFonts w:ascii="Arial" w:hAnsi="Arial" w:cs="Arial"/>
          <w:lang w:val="en-US"/>
          <w:rPrChange w:id="939" w:author="benua.adhi" w:date="2021-04-08T09:21:00Z">
            <w:rPr>
              <w:rFonts w:ascii="Arial" w:hAnsi="Arial" w:cs="Arial"/>
              <w:highlight w:val="green"/>
              <w:lang w:val="en-US"/>
            </w:rPr>
          </w:rPrChange>
        </w:rPr>
        <w:t xml:space="preserve"> </w:t>
      </w:r>
      <w:proofErr w:type="spellStart"/>
      <w:r w:rsidR="00EA51FB" w:rsidRPr="00CA555D">
        <w:rPr>
          <w:rFonts w:ascii="Arial" w:hAnsi="Arial" w:cs="Arial"/>
          <w:lang w:val="en-US"/>
          <w:rPrChange w:id="940" w:author="benua.adhi" w:date="2021-04-08T09:21:00Z">
            <w:rPr>
              <w:rFonts w:ascii="Arial" w:hAnsi="Arial" w:cs="Arial"/>
              <w:highlight w:val="green"/>
              <w:lang w:val="en-US"/>
            </w:rPr>
          </w:rPrChange>
        </w:rPr>
        <w:t>dalam</w:t>
      </w:r>
      <w:proofErr w:type="spellEnd"/>
      <w:r w:rsidR="00EA51FB" w:rsidRPr="00CA555D">
        <w:rPr>
          <w:rFonts w:ascii="Arial" w:hAnsi="Arial" w:cs="Arial"/>
          <w:lang w:val="en-US"/>
          <w:rPrChange w:id="941" w:author="benua.adhi" w:date="2021-04-08T09:21:00Z">
            <w:rPr>
              <w:rFonts w:ascii="Arial" w:hAnsi="Arial" w:cs="Arial"/>
              <w:highlight w:val="green"/>
              <w:lang w:val="en-US"/>
            </w:rPr>
          </w:rPrChange>
        </w:rPr>
        <w:t xml:space="preserve"> </w:t>
      </w:r>
      <w:proofErr w:type="spellStart"/>
      <w:r w:rsidR="00EA51FB" w:rsidRPr="00CA555D">
        <w:rPr>
          <w:rFonts w:ascii="Arial" w:hAnsi="Arial" w:cs="Arial"/>
          <w:lang w:val="en-US"/>
          <w:rPrChange w:id="942" w:author="benua.adhi" w:date="2021-04-08T09:21:00Z">
            <w:rPr>
              <w:rFonts w:ascii="Arial" w:hAnsi="Arial" w:cs="Arial"/>
              <w:highlight w:val="green"/>
              <w:lang w:val="en-US"/>
            </w:rPr>
          </w:rPrChange>
        </w:rPr>
        <w:t>Perjanjian</w:t>
      </w:r>
      <w:proofErr w:type="spellEnd"/>
      <w:r w:rsidR="00EA51FB" w:rsidRPr="00CA555D">
        <w:rPr>
          <w:rFonts w:ascii="Arial" w:hAnsi="Arial" w:cs="Arial"/>
          <w:lang w:val="en-US"/>
          <w:rPrChange w:id="943" w:author="benua.adhi" w:date="2021-04-08T09:21:00Z">
            <w:rPr>
              <w:rFonts w:ascii="Arial" w:hAnsi="Arial" w:cs="Arial"/>
              <w:highlight w:val="green"/>
              <w:lang w:val="en-US"/>
            </w:rPr>
          </w:rPrChange>
        </w:rPr>
        <w:t xml:space="preserve"> </w:t>
      </w:r>
      <w:proofErr w:type="spellStart"/>
      <w:r w:rsidR="00EA51FB" w:rsidRPr="00CA555D">
        <w:rPr>
          <w:rFonts w:ascii="Arial" w:hAnsi="Arial" w:cs="Arial"/>
          <w:lang w:val="en-US"/>
          <w:rPrChange w:id="944" w:author="benua.adhi" w:date="2021-04-08T09:21:00Z">
            <w:rPr>
              <w:rFonts w:ascii="Arial" w:hAnsi="Arial" w:cs="Arial"/>
              <w:highlight w:val="green"/>
              <w:lang w:val="en-US"/>
            </w:rPr>
          </w:rPrChange>
        </w:rPr>
        <w:t>Kredit</w:t>
      </w:r>
      <w:commentRangeEnd w:id="933"/>
      <w:proofErr w:type="spellEnd"/>
      <w:r w:rsidR="008A704B">
        <w:rPr>
          <w:rStyle w:val="CommentReference"/>
        </w:rPr>
        <w:commentReference w:id="933"/>
      </w:r>
      <w:r w:rsidRPr="00825B29">
        <w:rPr>
          <w:rFonts w:ascii="Arial" w:hAnsi="Arial" w:cs="Arial"/>
        </w:rPr>
        <w:t>.</w:t>
      </w:r>
    </w:p>
    <w:p w14:paraId="696E6B63" w14:textId="43DE7604" w:rsidR="00040559" w:rsidRPr="00825B29" w:rsidRDefault="00040559" w:rsidP="009F1632">
      <w:pPr>
        <w:numPr>
          <w:ilvl w:val="0"/>
          <w:numId w:val="118"/>
        </w:numPr>
        <w:tabs>
          <w:tab w:val="clear" w:pos="720"/>
        </w:tabs>
        <w:spacing w:line="240" w:lineRule="auto"/>
        <w:ind w:left="360"/>
        <w:rPr>
          <w:rFonts w:ascii="Arial" w:hAnsi="Arial" w:cs="Arial"/>
          <w:lang w:val="sv-SE"/>
        </w:rPr>
      </w:pPr>
      <w:del w:id="945" w:author="Zayra Fidelia" w:date="2024-05-21T21:42:00Z">
        <w:r w:rsidRPr="00CA555D" w:rsidDel="00753426">
          <w:rPr>
            <w:rFonts w:ascii="Arial" w:hAnsi="Arial" w:cs="Arial"/>
            <w:b/>
            <w:lang w:val="sv-SE"/>
            <w:rPrChange w:id="946" w:author="benua.adhi" w:date="2021-04-08T09:21:00Z">
              <w:rPr>
                <w:rFonts w:ascii="Arial" w:hAnsi="Arial" w:cs="Arial"/>
                <w:b/>
                <w:highlight w:val="cyan"/>
                <w:lang w:val="sv-SE"/>
              </w:rPr>
            </w:rPrChange>
          </w:rPr>
          <w:delText>Bensatker/Pekas/........</w:delText>
        </w:r>
        <w:r w:rsidRPr="00CA555D" w:rsidDel="00753426">
          <w:rPr>
            <w:rFonts w:ascii="Arial" w:hAnsi="Arial" w:cs="Arial"/>
            <w:rPrChange w:id="947" w:author="benua.adhi" w:date="2021-04-08T09:21:00Z">
              <w:rPr>
                <w:rFonts w:ascii="Arial" w:hAnsi="Arial" w:cs="Arial"/>
                <w:highlight w:val="cyan"/>
              </w:rPr>
            </w:rPrChange>
          </w:rPr>
          <w:delText>(</w:delText>
        </w:r>
        <w:r w:rsidRPr="00CA555D" w:rsidDel="00753426">
          <w:rPr>
            <w:rFonts w:ascii="Arial" w:hAnsi="Arial" w:cs="Arial"/>
            <w:i/>
            <w:rPrChange w:id="948" w:author="benua.adhi" w:date="2021-04-08T09:21:00Z">
              <w:rPr>
                <w:rFonts w:ascii="Arial" w:hAnsi="Arial" w:cs="Arial"/>
                <w:i/>
                <w:highlight w:val="cyan"/>
              </w:rPr>
            </w:rPrChange>
          </w:rPr>
          <w:delText>dapat disesuaikan</w:delText>
        </w:r>
        <w:r w:rsidRPr="00CA555D" w:rsidDel="00753426">
          <w:rPr>
            <w:rFonts w:ascii="Arial" w:hAnsi="Arial" w:cs="Arial"/>
            <w:rPrChange w:id="949" w:author="benua.adhi" w:date="2021-04-08T09:21:00Z">
              <w:rPr>
                <w:rFonts w:ascii="Arial" w:hAnsi="Arial" w:cs="Arial"/>
                <w:highlight w:val="cyan"/>
              </w:rPr>
            </w:rPrChange>
          </w:rPr>
          <w:delText>)</w:delText>
        </w:r>
        <w:r w:rsidRPr="00825B29" w:rsidDel="00753426">
          <w:rPr>
            <w:rFonts w:ascii="Arial" w:hAnsi="Arial" w:cs="Arial"/>
            <w:lang w:val="sv-SE"/>
          </w:rPr>
          <w:delText xml:space="preserve"> adalah singkatan dari </w:delText>
        </w:r>
        <w:r w:rsidRPr="00CA555D" w:rsidDel="00753426">
          <w:rPr>
            <w:rFonts w:ascii="Arial" w:hAnsi="Arial" w:cs="Arial"/>
            <w:lang w:val="sv-SE"/>
            <w:rPrChange w:id="950" w:author="benua.adhi" w:date="2021-04-08T09:21:00Z">
              <w:rPr>
                <w:rFonts w:ascii="Arial" w:hAnsi="Arial" w:cs="Arial"/>
                <w:highlight w:val="cyan"/>
                <w:lang w:val="sv-SE"/>
              </w:rPr>
            </w:rPrChange>
          </w:rPr>
          <w:delText>..............................,</w:delText>
        </w:r>
      </w:del>
      <w:ins w:id="951" w:author="Zayra Fidelia" w:date="2024-05-21T21:42:00Z">
        <w:r w:rsidR="00753426">
          <w:rPr>
            <w:rFonts w:ascii="Arial" w:hAnsi="Arial" w:cs="Arial"/>
            <w:b/>
            <w:lang w:val="sv-SE"/>
          </w:rPr>
          <w:t>Bendahara,</w:t>
        </w:r>
      </w:ins>
      <w:r w:rsidRPr="00825B29">
        <w:rPr>
          <w:rFonts w:ascii="Arial" w:hAnsi="Arial" w:cs="Arial"/>
          <w:lang w:val="sv-SE"/>
        </w:rPr>
        <w:t xml:space="preserve"> merupakan pejabat PIHAK PERTAMA yang memiliki tugas melaksanakan tata kelola terkait </w:t>
      </w:r>
      <w:r w:rsidRPr="00825B29">
        <w:rPr>
          <w:rFonts w:ascii="Arial" w:eastAsia="PMingLiU" w:hAnsi="Arial" w:cs="Arial"/>
          <w:lang w:val="pt-BR" w:eastAsia="zh-TW"/>
        </w:rPr>
        <w:t>penghasilan Debitur (gaji, tunjangan kinerja, remunerasi, dan tunjangan lainnya).</w:t>
      </w:r>
    </w:p>
    <w:p w14:paraId="4C1A9C97" w14:textId="77777777"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Calon Debitur</w:t>
      </w:r>
      <w:r w:rsidRPr="00825B29">
        <w:rPr>
          <w:rFonts w:ascii="Arial" w:hAnsi="Arial" w:cs="Arial"/>
          <w:lang w:val="sv-SE"/>
        </w:rPr>
        <w:t xml:space="preserve"> adalah Pegawai yang mendapat rekomendasi dari PIHAK PERTAMA dan memenuhi syarat mendapatkan Kredit dari PIHAK KEDUA.</w:t>
      </w:r>
    </w:p>
    <w:p w14:paraId="33F62EB6" w14:textId="77777777" w:rsidR="00040559" w:rsidRPr="00825B29" w:rsidRDefault="00040559" w:rsidP="009F1632">
      <w:pPr>
        <w:numPr>
          <w:ilvl w:val="0"/>
          <w:numId w:val="118"/>
        </w:numPr>
        <w:tabs>
          <w:tab w:val="clear" w:pos="720"/>
        </w:tabs>
        <w:spacing w:line="240" w:lineRule="auto"/>
        <w:ind w:left="360"/>
        <w:rPr>
          <w:rFonts w:ascii="Arial" w:hAnsi="Arial" w:cs="Arial"/>
        </w:rPr>
      </w:pPr>
      <w:r w:rsidRPr="00825B29">
        <w:rPr>
          <w:rFonts w:ascii="Arial" w:hAnsi="Arial" w:cs="Arial"/>
          <w:b/>
        </w:rPr>
        <w:t>Debitur</w:t>
      </w:r>
      <w:r w:rsidRPr="00825B29">
        <w:rPr>
          <w:rFonts w:ascii="Arial" w:hAnsi="Arial" w:cs="Arial"/>
        </w:rPr>
        <w:t xml:space="preserve"> adalah Calon Debitur yang memperoleh fasilitas Kredit berdasarkan Perjanjian Kredit dengan PIHAK KEDUA.</w:t>
      </w:r>
    </w:p>
    <w:p w14:paraId="066ADE80" w14:textId="77777777" w:rsidR="00040559" w:rsidRPr="00825B29" w:rsidRDefault="00040559" w:rsidP="009F1632">
      <w:pPr>
        <w:numPr>
          <w:ilvl w:val="0"/>
          <w:numId w:val="118"/>
        </w:numPr>
        <w:tabs>
          <w:tab w:val="clear" w:pos="720"/>
        </w:tabs>
        <w:spacing w:line="240" w:lineRule="auto"/>
        <w:ind w:left="360"/>
        <w:rPr>
          <w:rFonts w:ascii="Arial" w:hAnsi="Arial" w:cs="Arial"/>
        </w:rPr>
      </w:pPr>
      <w:r w:rsidRPr="00825B29">
        <w:rPr>
          <w:rFonts w:ascii="Arial" w:hAnsi="Arial" w:cs="Arial"/>
          <w:b/>
        </w:rPr>
        <w:t>Kredit</w:t>
      </w:r>
      <w:r w:rsidRPr="00825B29">
        <w:rPr>
          <w:rFonts w:ascii="Arial" w:hAnsi="Arial" w:cs="Arial"/>
        </w:rPr>
        <w:t xml:space="preserve"> adalah Kredit Serbaguna Mikro sesuai ketentuan PIHAK KEDUA.</w:t>
      </w:r>
    </w:p>
    <w:p w14:paraId="4CE69AEF" w14:textId="77777777"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lastRenderedPageBreak/>
        <w:t>Tabungan</w:t>
      </w:r>
      <w:r w:rsidRPr="00825B29">
        <w:rPr>
          <w:rFonts w:ascii="Arial" w:hAnsi="Arial" w:cs="Arial"/>
          <w:lang w:val="sv-SE"/>
        </w:rPr>
        <w:t xml:space="preserve"> adalah Tabungan Mitra Usaha (TabunganMU) dan/atau jenis tabungan lainnya yang merupakan produk PIHAK KEDUA yang wajib dimiliki oleh Debitur sebagai sarana pencairan Kredit dan pembayaran Angsuran.</w:t>
      </w:r>
    </w:p>
    <w:p w14:paraId="45D292C6" w14:textId="145FD996"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Pegawai</w:t>
      </w:r>
      <w:r w:rsidRPr="00825B29">
        <w:rPr>
          <w:rFonts w:ascii="Arial" w:hAnsi="Arial" w:cs="Arial"/>
          <w:lang w:val="sv-SE"/>
        </w:rPr>
        <w:t xml:space="preserve"> adalah orang yang tercatat dalam administrasi </w:t>
      </w:r>
      <w:r w:rsidR="00286496" w:rsidRPr="00825B29">
        <w:rPr>
          <w:rFonts w:ascii="Arial" w:hAnsi="Arial" w:cs="Arial"/>
          <w:lang w:val="sv-SE"/>
        </w:rPr>
        <w:t xml:space="preserve">PIHAK PERTAMA sebagai </w:t>
      </w:r>
      <w:commentRangeStart w:id="952"/>
      <w:r w:rsidR="00286496" w:rsidRPr="00825B29">
        <w:rPr>
          <w:rFonts w:ascii="Arial" w:hAnsi="Arial" w:cs="Arial"/>
          <w:lang w:val="sv-SE"/>
        </w:rPr>
        <w:t>Pegawai</w:t>
      </w:r>
      <w:del w:id="953" w:author="Zayra Fidelia" w:date="2024-05-21T21:43:00Z">
        <w:r w:rsidR="00286496" w:rsidRPr="00825B29" w:rsidDel="00753426">
          <w:rPr>
            <w:rFonts w:ascii="Arial" w:hAnsi="Arial" w:cs="Arial"/>
            <w:lang w:val="sv-SE"/>
          </w:rPr>
          <w:delText>/</w:delText>
        </w:r>
        <w:r w:rsidRPr="00825B29" w:rsidDel="00753426">
          <w:rPr>
            <w:rFonts w:ascii="Arial" w:hAnsi="Arial" w:cs="Arial"/>
            <w:lang w:val="sv-SE"/>
          </w:rPr>
          <w:delText>Pegawai Negeri</w:delText>
        </w:r>
        <w:r w:rsidR="00286496" w:rsidRPr="00825B29" w:rsidDel="00753426">
          <w:rPr>
            <w:rFonts w:ascii="Arial" w:hAnsi="Arial" w:cs="Arial"/>
            <w:lang w:val="sv-SE"/>
          </w:rPr>
          <w:delText xml:space="preserve"> Sipil (PNS)/</w:delText>
        </w:r>
        <w:r w:rsidRPr="00825B29" w:rsidDel="00753426">
          <w:rPr>
            <w:rFonts w:ascii="Arial" w:hAnsi="Arial" w:cs="Arial"/>
            <w:lang w:val="sv-SE"/>
          </w:rPr>
          <w:delText>Anggota TNI</w:delText>
        </w:r>
        <w:r w:rsidR="00286496" w:rsidRPr="00825B29" w:rsidDel="00753426">
          <w:rPr>
            <w:rFonts w:ascii="Arial" w:hAnsi="Arial" w:cs="Arial"/>
            <w:lang w:val="sv-SE"/>
          </w:rPr>
          <w:delText>/</w:delText>
        </w:r>
        <w:r w:rsidRPr="00825B29" w:rsidDel="00753426">
          <w:rPr>
            <w:rFonts w:ascii="Arial" w:hAnsi="Arial" w:cs="Arial"/>
            <w:lang w:val="sv-SE"/>
          </w:rPr>
          <w:delText>Anggota POLRI</w:delText>
        </w:r>
        <w:commentRangeEnd w:id="952"/>
        <w:r w:rsidR="008A704B" w:rsidDel="00753426">
          <w:rPr>
            <w:rStyle w:val="CommentReference"/>
          </w:rPr>
          <w:commentReference w:id="952"/>
        </w:r>
        <w:r w:rsidRPr="00825B29" w:rsidDel="00753426">
          <w:rPr>
            <w:rFonts w:ascii="Arial" w:hAnsi="Arial" w:cs="Arial"/>
            <w:lang w:val="sv-SE"/>
          </w:rPr>
          <w:delText>,</w:delText>
        </w:r>
      </w:del>
      <w:r w:rsidRPr="00825B29">
        <w:rPr>
          <w:rFonts w:ascii="Arial" w:hAnsi="Arial" w:cs="Arial"/>
          <w:lang w:val="sv-SE"/>
        </w:rPr>
        <w:t xml:space="preserve"> dengan status pegawai tetap.</w:t>
      </w:r>
    </w:p>
    <w:p w14:paraId="3A558880" w14:textId="77777777" w:rsidR="00040559" w:rsidRPr="00825B29" w:rsidRDefault="00040559" w:rsidP="009F1632">
      <w:pPr>
        <w:numPr>
          <w:ilvl w:val="0"/>
          <w:numId w:val="118"/>
        </w:numPr>
        <w:tabs>
          <w:tab w:val="clear" w:pos="720"/>
        </w:tabs>
        <w:spacing w:line="240" w:lineRule="auto"/>
        <w:ind w:left="360"/>
        <w:rPr>
          <w:rFonts w:ascii="Arial" w:hAnsi="Arial" w:cs="Arial"/>
          <w:lang w:val="sv-SE"/>
        </w:rPr>
      </w:pPr>
      <w:r w:rsidRPr="00825B29">
        <w:rPr>
          <w:rFonts w:ascii="Arial" w:hAnsi="Arial" w:cs="Arial"/>
          <w:b/>
          <w:lang w:val="sv-SE"/>
        </w:rPr>
        <w:t>Perjanjian Kredit</w:t>
      </w:r>
      <w:r w:rsidRPr="00825B29">
        <w:rPr>
          <w:rFonts w:ascii="Arial" w:hAnsi="Arial" w:cs="Arial"/>
          <w:lang w:val="sv-SE"/>
        </w:rPr>
        <w:t xml:space="preserve"> adalah perjanjian mengenai pemberian fasilitas Kredit dari PIHAK KEDUA kepada Debitur.</w:t>
      </w:r>
    </w:p>
    <w:p w14:paraId="7E6276C8" w14:textId="77777777" w:rsidR="00040559" w:rsidRPr="00825B29" w:rsidRDefault="00040559" w:rsidP="00040559">
      <w:pPr>
        <w:pStyle w:val="Heading3"/>
        <w:jc w:val="center"/>
        <w:rPr>
          <w:rFonts w:ascii="Arial" w:hAnsi="Arial" w:cs="Arial"/>
          <w:color w:val="auto"/>
        </w:rPr>
      </w:pPr>
      <w:bookmarkStart w:id="954" w:name="_Toc532819070"/>
      <w:r w:rsidRPr="00825B29">
        <w:rPr>
          <w:rFonts w:ascii="Arial" w:hAnsi="Arial" w:cs="Arial"/>
          <w:color w:val="auto"/>
        </w:rPr>
        <w:t>Pasal 2</w:t>
      </w:r>
      <w:bookmarkEnd w:id="954"/>
    </w:p>
    <w:p w14:paraId="2273C028" w14:textId="77777777" w:rsidR="00040559" w:rsidRPr="00825B29" w:rsidRDefault="00040559" w:rsidP="00040559">
      <w:pPr>
        <w:pStyle w:val="Heading5"/>
        <w:spacing w:before="0"/>
        <w:jc w:val="center"/>
        <w:rPr>
          <w:rFonts w:ascii="Arial" w:hAnsi="Arial" w:cs="Arial"/>
          <w:b/>
          <w:color w:val="auto"/>
        </w:rPr>
      </w:pPr>
      <w:r w:rsidRPr="00825B29">
        <w:rPr>
          <w:rFonts w:ascii="Arial" w:hAnsi="Arial" w:cs="Arial"/>
          <w:b/>
          <w:color w:val="auto"/>
        </w:rPr>
        <w:t>MAKSUD DAN TUJUAN</w:t>
      </w:r>
    </w:p>
    <w:tbl>
      <w:tblPr>
        <w:tblW w:w="9356" w:type="dxa"/>
        <w:tblInd w:w="108" w:type="dxa"/>
        <w:tblLook w:val="01E0" w:firstRow="1" w:lastRow="1" w:firstColumn="1" w:lastColumn="1" w:noHBand="0" w:noVBand="0"/>
      </w:tblPr>
      <w:tblGrid>
        <w:gridCol w:w="1361"/>
        <w:gridCol w:w="278"/>
        <w:gridCol w:w="7717"/>
      </w:tblGrid>
      <w:tr w:rsidR="00CA555D" w:rsidRPr="00825B29" w14:paraId="6D7A5393" w14:textId="77777777" w:rsidTr="0001734A">
        <w:trPr>
          <w:trHeight w:val="648"/>
        </w:trPr>
        <w:tc>
          <w:tcPr>
            <w:tcW w:w="1361" w:type="dxa"/>
          </w:tcPr>
          <w:p w14:paraId="4D9F8EC7" w14:textId="77777777" w:rsidR="00040559" w:rsidRPr="00825B29" w:rsidRDefault="00040559" w:rsidP="00DC1EA1">
            <w:pPr>
              <w:pStyle w:val="BodyTextIndent"/>
              <w:tabs>
                <w:tab w:val="left" w:pos="360"/>
              </w:tabs>
              <w:ind w:left="252"/>
              <w:rPr>
                <w:rFonts w:ascii="Arial" w:hAnsi="Arial" w:cs="Arial"/>
                <w:sz w:val="22"/>
                <w:szCs w:val="22"/>
              </w:rPr>
            </w:pPr>
            <w:r w:rsidRPr="00825B29">
              <w:rPr>
                <w:rFonts w:ascii="Arial" w:hAnsi="Arial" w:cs="Arial"/>
                <w:sz w:val="22"/>
                <w:szCs w:val="22"/>
              </w:rPr>
              <w:t>Maksud</w:t>
            </w:r>
          </w:p>
        </w:tc>
        <w:tc>
          <w:tcPr>
            <w:tcW w:w="278" w:type="dxa"/>
          </w:tcPr>
          <w:p w14:paraId="7D3556BC" w14:textId="77777777" w:rsidR="00040559" w:rsidRPr="00825B29" w:rsidRDefault="00040559" w:rsidP="00DC1EA1">
            <w:pPr>
              <w:pStyle w:val="BodyTextIndent"/>
              <w:tabs>
                <w:tab w:val="left" w:pos="360"/>
              </w:tabs>
              <w:ind w:left="0"/>
              <w:rPr>
                <w:rFonts w:ascii="Arial" w:hAnsi="Arial" w:cs="Arial"/>
                <w:sz w:val="22"/>
                <w:szCs w:val="22"/>
              </w:rPr>
            </w:pPr>
            <w:r w:rsidRPr="00825B29">
              <w:rPr>
                <w:rFonts w:ascii="Arial" w:hAnsi="Arial" w:cs="Arial"/>
                <w:sz w:val="22"/>
                <w:szCs w:val="22"/>
              </w:rPr>
              <w:t>:</w:t>
            </w:r>
          </w:p>
        </w:tc>
        <w:tc>
          <w:tcPr>
            <w:tcW w:w="7717" w:type="dxa"/>
          </w:tcPr>
          <w:p w14:paraId="024D6076" w14:textId="77777777" w:rsidR="00040559" w:rsidRPr="00825B29" w:rsidRDefault="00040559" w:rsidP="00DC1EA1">
            <w:pPr>
              <w:pStyle w:val="BodyTextIndent"/>
              <w:tabs>
                <w:tab w:val="left" w:pos="360"/>
              </w:tabs>
              <w:ind w:left="0" w:right="-122"/>
              <w:rPr>
                <w:rFonts w:ascii="Arial" w:hAnsi="Arial" w:cs="Arial"/>
                <w:sz w:val="22"/>
                <w:szCs w:val="22"/>
              </w:rPr>
            </w:pPr>
            <w:proofErr w:type="spellStart"/>
            <w:r w:rsidRPr="00825B29">
              <w:rPr>
                <w:rFonts w:ascii="Arial" w:hAnsi="Arial" w:cs="Arial"/>
                <w:sz w:val="22"/>
                <w:szCs w:val="22"/>
              </w:rPr>
              <w:t>Perjanjian</w:t>
            </w:r>
            <w:proofErr w:type="spellEnd"/>
            <w:r w:rsidRPr="00825B29">
              <w:rPr>
                <w:rFonts w:ascii="Arial" w:hAnsi="Arial" w:cs="Arial"/>
                <w:sz w:val="22"/>
                <w:szCs w:val="22"/>
              </w:rPr>
              <w:t xml:space="preserve"> </w:t>
            </w:r>
            <w:proofErr w:type="spellStart"/>
            <w:r w:rsidRPr="00825B29">
              <w:rPr>
                <w:rFonts w:ascii="Arial" w:hAnsi="Arial" w:cs="Arial"/>
                <w:sz w:val="22"/>
                <w:szCs w:val="22"/>
              </w:rPr>
              <w:t>ini</w:t>
            </w:r>
            <w:proofErr w:type="spellEnd"/>
            <w:r w:rsidRPr="00825B29">
              <w:rPr>
                <w:rFonts w:ascii="Arial" w:hAnsi="Arial" w:cs="Arial"/>
                <w:sz w:val="22"/>
                <w:szCs w:val="22"/>
              </w:rPr>
              <w:t xml:space="preserve"> </w:t>
            </w:r>
            <w:proofErr w:type="spellStart"/>
            <w:r w:rsidRPr="00825B29">
              <w:rPr>
                <w:rFonts w:ascii="Arial" w:hAnsi="Arial" w:cs="Arial"/>
                <w:sz w:val="22"/>
                <w:szCs w:val="22"/>
              </w:rPr>
              <w:t>dimaksudkan</w:t>
            </w:r>
            <w:proofErr w:type="spellEnd"/>
            <w:r w:rsidRPr="00825B29">
              <w:rPr>
                <w:rFonts w:ascii="Arial" w:hAnsi="Arial" w:cs="Arial"/>
                <w:sz w:val="22"/>
                <w:szCs w:val="22"/>
              </w:rPr>
              <w:t xml:space="preserve"> </w:t>
            </w:r>
            <w:proofErr w:type="spellStart"/>
            <w:r w:rsidRPr="00825B29">
              <w:rPr>
                <w:rFonts w:ascii="Arial" w:hAnsi="Arial" w:cs="Arial"/>
                <w:sz w:val="22"/>
                <w:szCs w:val="22"/>
              </w:rPr>
              <w:t>untuk</w:t>
            </w:r>
            <w:proofErr w:type="spellEnd"/>
            <w:r w:rsidRPr="00825B29">
              <w:rPr>
                <w:rFonts w:ascii="Arial" w:hAnsi="Arial" w:cs="Arial"/>
                <w:sz w:val="22"/>
                <w:szCs w:val="22"/>
              </w:rPr>
              <w:t xml:space="preserve"> </w:t>
            </w:r>
            <w:proofErr w:type="spellStart"/>
            <w:r w:rsidRPr="00825B29">
              <w:rPr>
                <w:rFonts w:ascii="Arial" w:hAnsi="Arial" w:cs="Arial"/>
                <w:sz w:val="22"/>
                <w:szCs w:val="22"/>
              </w:rPr>
              <w:t>membangun</w:t>
            </w:r>
            <w:proofErr w:type="spellEnd"/>
            <w:r w:rsidRPr="00825B29">
              <w:rPr>
                <w:rFonts w:ascii="Arial" w:hAnsi="Arial" w:cs="Arial"/>
                <w:sz w:val="22"/>
                <w:szCs w:val="22"/>
              </w:rPr>
              <w:t xml:space="preserve"> </w:t>
            </w:r>
            <w:proofErr w:type="spellStart"/>
            <w:r w:rsidRPr="00825B29">
              <w:rPr>
                <w:rFonts w:ascii="Arial" w:hAnsi="Arial" w:cs="Arial"/>
                <w:sz w:val="22"/>
                <w:szCs w:val="22"/>
              </w:rPr>
              <w:t>kerja</w:t>
            </w:r>
            <w:proofErr w:type="spellEnd"/>
            <w:ins w:id="955" w:author="bdsuser" w:date="2021-03-10T09:32:00Z">
              <w:r w:rsidR="00332D8B" w:rsidRPr="00825B29">
                <w:rPr>
                  <w:rFonts w:ascii="Arial" w:hAnsi="Arial" w:cs="Arial"/>
                  <w:sz w:val="22"/>
                  <w:szCs w:val="22"/>
                </w:rPr>
                <w:t xml:space="preserve"> </w:t>
              </w:r>
            </w:ins>
            <w:proofErr w:type="spellStart"/>
            <w:r w:rsidRPr="00825B29">
              <w:rPr>
                <w:rFonts w:ascii="Arial" w:hAnsi="Arial" w:cs="Arial"/>
                <w:sz w:val="22"/>
                <w:szCs w:val="22"/>
              </w:rPr>
              <w:t>sama</w:t>
            </w:r>
            <w:proofErr w:type="spellEnd"/>
            <w:r w:rsidRPr="00825B29">
              <w:rPr>
                <w:rFonts w:ascii="Arial" w:hAnsi="Arial" w:cs="Arial"/>
                <w:sz w:val="22"/>
                <w:szCs w:val="22"/>
              </w:rPr>
              <w:t xml:space="preserve"> dan </w:t>
            </w:r>
            <w:proofErr w:type="spellStart"/>
            <w:r w:rsidRPr="00825B29">
              <w:rPr>
                <w:rFonts w:ascii="Arial" w:hAnsi="Arial" w:cs="Arial"/>
                <w:sz w:val="22"/>
                <w:szCs w:val="22"/>
              </w:rPr>
              <w:t>sinergi</w:t>
            </w:r>
            <w:proofErr w:type="spellEnd"/>
            <w:r w:rsidRPr="00825B29">
              <w:rPr>
                <w:rFonts w:ascii="Arial" w:hAnsi="Arial" w:cs="Arial"/>
                <w:sz w:val="22"/>
                <w:szCs w:val="22"/>
              </w:rPr>
              <w:t xml:space="preserve"> </w:t>
            </w:r>
            <w:proofErr w:type="spellStart"/>
            <w:r w:rsidRPr="00825B29">
              <w:rPr>
                <w:rFonts w:ascii="Arial" w:hAnsi="Arial" w:cs="Arial"/>
                <w:sz w:val="22"/>
                <w:szCs w:val="22"/>
              </w:rPr>
              <w:t>atas</w:t>
            </w:r>
            <w:proofErr w:type="spellEnd"/>
            <w:r w:rsidRPr="00825B29">
              <w:rPr>
                <w:rFonts w:ascii="Arial" w:hAnsi="Arial" w:cs="Arial"/>
                <w:sz w:val="22"/>
                <w:szCs w:val="22"/>
              </w:rPr>
              <w:t xml:space="preserve"> </w:t>
            </w:r>
            <w:proofErr w:type="spellStart"/>
            <w:r w:rsidRPr="00825B29">
              <w:rPr>
                <w:rFonts w:ascii="Arial" w:hAnsi="Arial" w:cs="Arial"/>
                <w:sz w:val="22"/>
                <w:szCs w:val="22"/>
              </w:rPr>
              <w:t>potensi</w:t>
            </w:r>
            <w:proofErr w:type="spellEnd"/>
            <w:r w:rsidRPr="00825B29">
              <w:rPr>
                <w:rFonts w:ascii="Arial" w:hAnsi="Arial" w:cs="Arial"/>
                <w:sz w:val="22"/>
                <w:szCs w:val="22"/>
              </w:rPr>
              <w:t xml:space="preserve"> </w:t>
            </w:r>
            <w:proofErr w:type="spellStart"/>
            <w:r w:rsidRPr="00825B29">
              <w:rPr>
                <w:rFonts w:ascii="Arial" w:hAnsi="Arial" w:cs="Arial"/>
                <w:sz w:val="22"/>
                <w:szCs w:val="22"/>
              </w:rPr>
              <w:t>sumber</w:t>
            </w:r>
            <w:proofErr w:type="spellEnd"/>
            <w:r w:rsidRPr="00825B29">
              <w:rPr>
                <w:rFonts w:ascii="Arial" w:hAnsi="Arial" w:cs="Arial"/>
                <w:sz w:val="22"/>
                <w:szCs w:val="22"/>
              </w:rPr>
              <w:t xml:space="preserve"> </w:t>
            </w:r>
            <w:proofErr w:type="spellStart"/>
            <w:r w:rsidRPr="00825B29">
              <w:rPr>
                <w:rFonts w:ascii="Arial" w:hAnsi="Arial" w:cs="Arial"/>
                <w:sz w:val="22"/>
                <w:szCs w:val="22"/>
              </w:rPr>
              <w:t>daya</w:t>
            </w:r>
            <w:proofErr w:type="spellEnd"/>
            <w:r w:rsidRPr="00825B29">
              <w:rPr>
                <w:rFonts w:ascii="Arial" w:hAnsi="Arial" w:cs="Arial"/>
                <w:sz w:val="22"/>
                <w:szCs w:val="22"/>
              </w:rPr>
              <w:t xml:space="preserve"> yang </w:t>
            </w:r>
            <w:proofErr w:type="spellStart"/>
            <w:r w:rsidRPr="00825B29">
              <w:rPr>
                <w:rFonts w:ascii="Arial" w:hAnsi="Arial" w:cs="Arial"/>
                <w:sz w:val="22"/>
                <w:szCs w:val="22"/>
              </w:rPr>
              <w:t>dimiliki</w:t>
            </w:r>
            <w:proofErr w:type="spellEnd"/>
            <w:r w:rsidRPr="00825B29">
              <w:rPr>
                <w:rFonts w:ascii="Arial" w:hAnsi="Arial" w:cs="Arial"/>
                <w:sz w:val="22"/>
                <w:szCs w:val="22"/>
              </w:rPr>
              <w:t xml:space="preserve"> masing-masing </w:t>
            </w:r>
            <w:proofErr w:type="spellStart"/>
            <w:r w:rsidRPr="00825B29">
              <w:rPr>
                <w:rFonts w:ascii="Arial" w:hAnsi="Arial" w:cs="Arial"/>
                <w:sz w:val="22"/>
                <w:szCs w:val="22"/>
              </w:rPr>
              <w:t>pihak</w:t>
            </w:r>
            <w:proofErr w:type="spellEnd"/>
            <w:r w:rsidRPr="00825B29">
              <w:rPr>
                <w:rFonts w:ascii="Arial" w:hAnsi="Arial" w:cs="Arial"/>
                <w:sz w:val="22"/>
                <w:szCs w:val="22"/>
              </w:rPr>
              <w:t xml:space="preserve"> </w:t>
            </w:r>
            <w:proofErr w:type="spellStart"/>
            <w:r w:rsidRPr="00825B29">
              <w:rPr>
                <w:rFonts w:ascii="Arial" w:hAnsi="Arial" w:cs="Arial"/>
                <w:sz w:val="22"/>
                <w:szCs w:val="22"/>
              </w:rPr>
              <w:t>dengan</w:t>
            </w:r>
            <w:proofErr w:type="spellEnd"/>
            <w:r w:rsidRPr="00825B29">
              <w:rPr>
                <w:rFonts w:ascii="Arial" w:hAnsi="Arial" w:cs="Arial"/>
                <w:sz w:val="22"/>
                <w:szCs w:val="22"/>
              </w:rPr>
              <w:t xml:space="preserve"> </w:t>
            </w:r>
            <w:proofErr w:type="spellStart"/>
            <w:r w:rsidRPr="00825B29">
              <w:rPr>
                <w:rFonts w:ascii="Arial" w:hAnsi="Arial" w:cs="Arial"/>
                <w:sz w:val="22"/>
                <w:szCs w:val="22"/>
              </w:rPr>
              <w:t>prinsip</w:t>
            </w:r>
            <w:proofErr w:type="spellEnd"/>
            <w:r w:rsidRPr="00825B29">
              <w:rPr>
                <w:rFonts w:ascii="Arial" w:hAnsi="Arial" w:cs="Arial"/>
                <w:sz w:val="22"/>
                <w:szCs w:val="22"/>
              </w:rPr>
              <w:t xml:space="preserve"> </w:t>
            </w:r>
            <w:proofErr w:type="spellStart"/>
            <w:r w:rsidRPr="00825B29">
              <w:rPr>
                <w:rFonts w:ascii="Arial" w:hAnsi="Arial" w:cs="Arial"/>
                <w:sz w:val="22"/>
                <w:szCs w:val="22"/>
              </w:rPr>
              <w:t>keselarasan</w:t>
            </w:r>
            <w:proofErr w:type="spellEnd"/>
            <w:r w:rsidRPr="00825B29">
              <w:rPr>
                <w:rFonts w:ascii="Arial" w:hAnsi="Arial" w:cs="Arial"/>
                <w:sz w:val="22"/>
                <w:szCs w:val="22"/>
              </w:rPr>
              <w:t xml:space="preserve">, </w:t>
            </w:r>
            <w:proofErr w:type="spellStart"/>
            <w:r w:rsidRPr="00825B29">
              <w:rPr>
                <w:rFonts w:ascii="Arial" w:hAnsi="Arial" w:cs="Arial"/>
                <w:sz w:val="22"/>
                <w:szCs w:val="22"/>
              </w:rPr>
              <w:t>keadilan</w:t>
            </w:r>
            <w:proofErr w:type="spellEnd"/>
            <w:r w:rsidRPr="00825B29">
              <w:rPr>
                <w:rFonts w:ascii="Arial" w:hAnsi="Arial" w:cs="Arial"/>
                <w:sz w:val="22"/>
                <w:szCs w:val="22"/>
              </w:rPr>
              <w:t xml:space="preserve">, dan </w:t>
            </w:r>
            <w:proofErr w:type="spellStart"/>
            <w:r w:rsidRPr="00825B29">
              <w:rPr>
                <w:rFonts w:ascii="Arial" w:hAnsi="Arial" w:cs="Arial"/>
                <w:sz w:val="22"/>
                <w:szCs w:val="22"/>
              </w:rPr>
              <w:t>saling</w:t>
            </w:r>
            <w:proofErr w:type="spellEnd"/>
            <w:r w:rsidRPr="00825B29">
              <w:rPr>
                <w:rFonts w:ascii="Arial" w:hAnsi="Arial" w:cs="Arial"/>
                <w:sz w:val="22"/>
                <w:szCs w:val="22"/>
              </w:rPr>
              <w:t xml:space="preserve"> </w:t>
            </w:r>
            <w:proofErr w:type="spellStart"/>
            <w:r w:rsidRPr="00825B29">
              <w:rPr>
                <w:rFonts w:ascii="Arial" w:hAnsi="Arial" w:cs="Arial"/>
                <w:sz w:val="22"/>
                <w:szCs w:val="22"/>
              </w:rPr>
              <w:t>menguntungkan</w:t>
            </w:r>
            <w:proofErr w:type="spellEnd"/>
            <w:r w:rsidRPr="00825B29">
              <w:rPr>
                <w:rFonts w:ascii="Arial" w:hAnsi="Arial" w:cs="Arial"/>
                <w:sz w:val="22"/>
                <w:szCs w:val="22"/>
              </w:rPr>
              <w:t>.</w:t>
            </w:r>
          </w:p>
        </w:tc>
      </w:tr>
      <w:tr w:rsidR="00CA555D" w:rsidRPr="00825B29" w14:paraId="0A0EC5BD" w14:textId="77777777" w:rsidTr="0001734A">
        <w:tc>
          <w:tcPr>
            <w:tcW w:w="1361" w:type="dxa"/>
          </w:tcPr>
          <w:p w14:paraId="08E51DE7" w14:textId="77777777" w:rsidR="00040559" w:rsidRPr="00825B29" w:rsidRDefault="00040559" w:rsidP="00DC1EA1">
            <w:pPr>
              <w:pStyle w:val="BodyTextIndent"/>
              <w:tabs>
                <w:tab w:val="left" w:pos="360"/>
              </w:tabs>
              <w:ind w:left="252"/>
              <w:rPr>
                <w:rFonts w:ascii="Arial" w:hAnsi="Arial" w:cs="Arial"/>
                <w:sz w:val="22"/>
                <w:szCs w:val="22"/>
              </w:rPr>
            </w:pPr>
            <w:r w:rsidRPr="00825B29">
              <w:rPr>
                <w:rFonts w:ascii="Arial" w:hAnsi="Arial" w:cs="Arial"/>
                <w:sz w:val="22"/>
                <w:szCs w:val="22"/>
              </w:rPr>
              <w:t>Tujuan</w:t>
            </w:r>
          </w:p>
        </w:tc>
        <w:tc>
          <w:tcPr>
            <w:tcW w:w="278" w:type="dxa"/>
          </w:tcPr>
          <w:p w14:paraId="58B8D5E6" w14:textId="77777777" w:rsidR="00040559" w:rsidRPr="00825B29" w:rsidRDefault="00040559" w:rsidP="00DC1EA1">
            <w:pPr>
              <w:pStyle w:val="BodyTextIndent"/>
              <w:tabs>
                <w:tab w:val="left" w:pos="360"/>
              </w:tabs>
              <w:ind w:left="0"/>
              <w:rPr>
                <w:rFonts w:ascii="Arial" w:hAnsi="Arial" w:cs="Arial"/>
                <w:sz w:val="22"/>
                <w:szCs w:val="22"/>
              </w:rPr>
            </w:pPr>
            <w:r w:rsidRPr="00825B29">
              <w:rPr>
                <w:rFonts w:ascii="Arial" w:hAnsi="Arial" w:cs="Arial"/>
                <w:sz w:val="22"/>
                <w:szCs w:val="22"/>
              </w:rPr>
              <w:t>:</w:t>
            </w:r>
          </w:p>
        </w:tc>
        <w:tc>
          <w:tcPr>
            <w:tcW w:w="7717" w:type="dxa"/>
          </w:tcPr>
          <w:p w14:paraId="45F2AE1F" w14:textId="77777777" w:rsidR="00040559" w:rsidRPr="00825B29" w:rsidRDefault="00040559" w:rsidP="00DC1EA1">
            <w:pPr>
              <w:pStyle w:val="BodyTextIndent"/>
              <w:tabs>
                <w:tab w:val="left" w:pos="360"/>
              </w:tabs>
              <w:ind w:left="0" w:right="-122"/>
              <w:rPr>
                <w:rFonts w:ascii="Arial" w:hAnsi="Arial" w:cs="Arial"/>
                <w:sz w:val="22"/>
                <w:szCs w:val="22"/>
                <w:lang w:val="id-ID"/>
              </w:rPr>
            </w:pPr>
            <w:r w:rsidRPr="00825B29">
              <w:rPr>
                <w:rFonts w:ascii="Arial" w:hAnsi="Arial" w:cs="Arial"/>
                <w:sz w:val="22"/>
                <w:szCs w:val="22"/>
                <w:lang w:val="sv-SE"/>
              </w:rPr>
              <w:t>Perjanjian ini adalah sebagai landasan untuk memberikan pelayanan jasa perbankan  oleh PIHAK KEDUA di b</w:t>
            </w:r>
            <w:r w:rsidR="00374FC1" w:rsidRPr="00825B29">
              <w:rPr>
                <w:rFonts w:ascii="Arial" w:hAnsi="Arial" w:cs="Arial"/>
                <w:sz w:val="22"/>
                <w:szCs w:val="22"/>
                <w:lang w:val="sv-SE"/>
              </w:rPr>
              <w:t xml:space="preserve">idang </w:t>
            </w:r>
            <w:ins w:id="956" w:author="Rizky Pangidoan Sitanggang" w:date="2021-03-07T21:27:00Z">
              <w:r w:rsidR="00B27C37" w:rsidRPr="00825B29">
                <w:rPr>
                  <w:rFonts w:ascii="Arial" w:hAnsi="Arial" w:cs="Arial"/>
                  <w:sz w:val="22"/>
                  <w:szCs w:val="22"/>
                  <w:lang w:val="sv-SE"/>
                </w:rPr>
                <w:t>l</w:t>
              </w:r>
            </w:ins>
            <w:del w:id="957" w:author="Rizky Pangidoan Sitanggang" w:date="2021-03-07T21:27:00Z">
              <w:r w:rsidR="00374FC1" w:rsidRPr="00825B29" w:rsidDel="00B27C37">
                <w:rPr>
                  <w:rFonts w:ascii="Arial" w:hAnsi="Arial" w:cs="Arial"/>
                  <w:sz w:val="22"/>
                  <w:szCs w:val="22"/>
                  <w:lang w:val="sv-SE"/>
                </w:rPr>
                <w:delText>L</w:delText>
              </w:r>
            </w:del>
            <w:r w:rsidR="00374FC1" w:rsidRPr="00825B29">
              <w:rPr>
                <w:rFonts w:ascii="Arial" w:hAnsi="Arial" w:cs="Arial"/>
                <w:sz w:val="22"/>
                <w:szCs w:val="22"/>
                <w:lang w:val="sv-SE"/>
              </w:rPr>
              <w:t xml:space="preserve">ayanan </w:t>
            </w:r>
            <w:ins w:id="958" w:author="Rizky Pangidoan Sitanggang" w:date="2021-03-07T21:27:00Z">
              <w:r w:rsidR="00B27C37" w:rsidRPr="00825B29">
                <w:rPr>
                  <w:rFonts w:ascii="Arial" w:hAnsi="Arial" w:cs="Arial"/>
                  <w:sz w:val="22"/>
                  <w:szCs w:val="22"/>
                  <w:lang w:val="sv-SE"/>
                </w:rPr>
                <w:t>f</w:t>
              </w:r>
            </w:ins>
            <w:del w:id="959" w:author="Rizky Pangidoan Sitanggang" w:date="2021-03-07T21:27:00Z">
              <w:r w:rsidR="00374FC1" w:rsidRPr="00825B29" w:rsidDel="00B27C37">
                <w:rPr>
                  <w:rFonts w:ascii="Arial" w:hAnsi="Arial" w:cs="Arial"/>
                  <w:sz w:val="22"/>
                  <w:szCs w:val="22"/>
                  <w:lang w:val="sv-SE"/>
                </w:rPr>
                <w:delText>F</w:delText>
              </w:r>
            </w:del>
            <w:r w:rsidR="00374FC1" w:rsidRPr="00825B29">
              <w:rPr>
                <w:rFonts w:ascii="Arial" w:hAnsi="Arial" w:cs="Arial"/>
                <w:sz w:val="22"/>
                <w:szCs w:val="22"/>
                <w:lang w:val="sv-SE"/>
              </w:rPr>
              <w:t xml:space="preserve">asilitas </w:t>
            </w:r>
            <w:ins w:id="960" w:author="Rizky Pangidoan Sitanggang" w:date="2021-03-07T21:28:00Z">
              <w:r w:rsidR="00B27C37" w:rsidRPr="00825B29">
                <w:rPr>
                  <w:rFonts w:ascii="Arial" w:hAnsi="Arial" w:cs="Arial"/>
                  <w:sz w:val="22"/>
                  <w:szCs w:val="22"/>
                  <w:lang w:val="sv-SE"/>
                </w:rPr>
                <w:t>k</w:t>
              </w:r>
            </w:ins>
            <w:del w:id="961" w:author="Rizky Pangidoan Sitanggang" w:date="2021-03-07T21:28:00Z">
              <w:r w:rsidR="00374FC1" w:rsidRPr="00825B29" w:rsidDel="00B27C37">
                <w:rPr>
                  <w:rFonts w:ascii="Arial" w:hAnsi="Arial" w:cs="Arial"/>
                  <w:sz w:val="22"/>
                  <w:szCs w:val="22"/>
                  <w:lang w:val="sv-SE"/>
                </w:rPr>
                <w:delText>K</w:delText>
              </w:r>
            </w:del>
            <w:r w:rsidR="00374FC1" w:rsidRPr="00825B29">
              <w:rPr>
                <w:rFonts w:ascii="Arial" w:hAnsi="Arial" w:cs="Arial"/>
                <w:sz w:val="22"/>
                <w:szCs w:val="22"/>
                <w:lang w:val="sv-SE"/>
              </w:rPr>
              <w:t>redit</w:t>
            </w:r>
            <w:r w:rsidR="00374FC1" w:rsidRPr="00825B29">
              <w:rPr>
                <w:rFonts w:ascii="Arial" w:hAnsi="Arial" w:cs="Arial"/>
                <w:sz w:val="22"/>
                <w:szCs w:val="22"/>
                <w:lang w:val="id-ID"/>
              </w:rPr>
              <w:t xml:space="preserve"> </w:t>
            </w:r>
            <w:r w:rsidR="00374FC1" w:rsidRPr="00825B29">
              <w:rPr>
                <w:rFonts w:ascii="Arial" w:hAnsi="Arial" w:cs="Arial"/>
                <w:sz w:val="22"/>
                <w:szCs w:val="22"/>
                <w:lang w:val="sv-SE"/>
              </w:rPr>
              <w:t>di seluruh</w:t>
            </w:r>
            <w:r w:rsidR="00374FC1" w:rsidRPr="00825B29">
              <w:rPr>
                <w:rFonts w:ascii="Arial" w:hAnsi="Arial" w:cs="Arial"/>
                <w:sz w:val="22"/>
                <w:szCs w:val="22"/>
                <w:lang w:val="id-ID"/>
              </w:rPr>
              <w:t xml:space="preserve"> jajaran dibawah supervisi dan koordinasi PIHAK PERTAMA.</w:t>
            </w:r>
          </w:p>
        </w:tc>
      </w:tr>
    </w:tbl>
    <w:p w14:paraId="73C49B67" w14:textId="77777777" w:rsidR="00040559" w:rsidRPr="00825B29" w:rsidRDefault="00040559" w:rsidP="00040559">
      <w:pPr>
        <w:pStyle w:val="Heading3"/>
        <w:jc w:val="center"/>
        <w:rPr>
          <w:rFonts w:ascii="Arial" w:hAnsi="Arial" w:cs="Arial"/>
          <w:color w:val="auto"/>
        </w:rPr>
      </w:pPr>
      <w:bookmarkStart w:id="962" w:name="_Toc532819071"/>
      <w:r w:rsidRPr="00825B29">
        <w:rPr>
          <w:rFonts w:ascii="Arial" w:hAnsi="Arial" w:cs="Arial"/>
          <w:color w:val="auto"/>
        </w:rPr>
        <w:t>Pasal 3</w:t>
      </w:r>
      <w:bookmarkEnd w:id="962"/>
    </w:p>
    <w:p w14:paraId="588AC404" w14:textId="77777777" w:rsidR="00040559" w:rsidRPr="00825B29" w:rsidRDefault="00040559" w:rsidP="00040559">
      <w:pPr>
        <w:pStyle w:val="Heading5"/>
        <w:spacing w:before="0"/>
        <w:jc w:val="center"/>
        <w:rPr>
          <w:rFonts w:ascii="Arial" w:hAnsi="Arial" w:cs="Arial"/>
          <w:b/>
          <w:color w:val="auto"/>
          <w:lang w:val="sv-SE"/>
        </w:rPr>
      </w:pPr>
      <w:r w:rsidRPr="00825B29">
        <w:rPr>
          <w:rFonts w:ascii="Arial" w:hAnsi="Arial" w:cs="Arial"/>
          <w:b/>
          <w:color w:val="auto"/>
          <w:lang w:val="sv-SE"/>
        </w:rPr>
        <w:t>KETENTUAN &amp;</w:t>
      </w:r>
      <w:ins w:id="963" w:author="Rizky Pangidoan Sitanggang" w:date="2021-03-07T22:05:00Z">
        <w:r w:rsidR="00B27C37" w:rsidRPr="00825B29">
          <w:rPr>
            <w:rFonts w:ascii="Arial" w:hAnsi="Arial" w:cs="Arial"/>
            <w:b/>
            <w:color w:val="auto"/>
            <w:lang w:val="sv-SE"/>
          </w:rPr>
          <w:t xml:space="preserve"> </w:t>
        </w:r>
      </w:ins>
      <w:r w:rsidRPr="00825B29">
        <w:rPr>
          <w:rFonts w:ascii="Arial" w:hAnsi="Arial" w:cs="Arial"/>
          <w:b/>
          <w:color w:val="auto"/>
        </w:rPr>
        <w:t>SYARAT</w:t>
      </w:r>
      <w:r w:rsidRPr="00825B29">
        <w:rPr>
          <w:rFonts w:ascii="Arial" w:hAnsi="Arial" w:cs="Arial"/>
          <w:b/>
          <w:color w:val="auto"/>
          <w:lang w:val="sv-SE"/>
        </w:rPr>
        <w:t xml:space="preserve"> FASILITAS KREDIT</w:t>
      </w:r>
    </w:p>
    <w:p w14:paraId="5E8EA232" w14:textId="77777777" w:rsidR="00040559" w:rsidRPr="00825B29" w:rsidRDefault="00040559" w:rsidP="009F1632">
      <w:pPr>
        <w:pStyle w:val="BodyTextIndent"/>
        <w:numPr>
          <w:ilvl w:val="0"/>
          <w:numId w:val="119"/>
        </w:numPr>
        <w:tabs>
          <w:tab w:val="clear" w:pos="1080"/>
          <w:tab w:val="left" w:pos="284"/>
        </w:tabs>
        <w:ind w:left="270" w:hanging="270"/>
        <w:rPr>
          <w:rFonts w:ascii="Arial" w:hAnsi="Arial" w:cs="Arial"/>
          <w:sz w:val="22"/>
          <w:szCs w:val="22"/>
          <w:lang w:val="sv-SE"/>
        </w:rPr>
      </w:pPr>
      <w:r w:rsidRPr="00825B29">
        <w:rPr>
          <w:rFonts w:ascii="Arial" w:hAnsi="Arial" w:cs="Arial"/>
          <w:sz w:val="22"/>
          <w:szCs w:val="22"/>
          <w:lang w:val="sv-SE"/>
        </w:rPr>
        <w:t xml:space="preserve">Persyaratan Calon Debitur, persyaratan dokumen, Limit Kredit, tingkat dan sifat suku bunga, jangka waktu Kredit, biaya Kredit, denda keterlambatan pembayaran kewajiban Kredit, ketentuan jaminan, dan ketentuan pelunasan Kredit, merujuk pada ketentuan yang berlaku </w:t>
      </w:r>
      <w:ins w:id="964" w:author="bdsuser" w:date="2021-03-10T09:32:00Z">
        <w:r w:rsidR="00D967FE" w:rsidRPr="00825B29">
          <w:rPr>
            <w:rFonts w:ascii="Arial" w:hAnsi="Arial" w:cs="Arial"/>
            <w:sz w:val="22"/>
            <w:szCs w:val="22"/>
            <w:lang w:val="sv-SE"/>
          </w:rPr>
          <w:t xml:space="preserve">pada </w:t>
        </w:r>
      </w:ins>
      <w:r w:rsidRPr="00825B29">
        <w:rPr>
          <w:rFonts w:ascii="Arial" w:hAnsi="Arial" w:cs="Arial"/>
          <w:sz w:val="22"/>
          <w:szCs w:val="22"/>
          <w:lang w:val="sv-SE"/>
        </w:rPr>
        <w:t>PIHAK KEDUA.</w:t>
      </w:r>
    </w:p>
    <w:p w14:paraId="20F142B7" w14:textId="77777777" w:rsidR="00040559" w:rsidRPr="00825B29" w:rsidRDefault="00040559" w:rsidP="009F1632">
      <w:pPr>
        <w:pStyle w:val="BodyTextIndent"/>
        <w:numPr>
          <w:ilvl w:val="0"/>
          <w:numId w:val="119"/>
        </w:numPr>
        <w:tabs>
          <w:tab w:val="left" w:pos="284"/>
        </w:tabs>
        <w:ind w:left="284" w:hanging="284"/>
        <w:rPr>
          <w:rFonts w:ascii="Arial" w:hAnsi="Arial" w:cs="Arial"/>
          <w:sz w:val="22"/>
          <w:szCs w:val="22"/>
          <w:lang w:val="sv-SE"/>
        </w:rPr>
      </w:pPr>
      <w:r w:rsidRPr="00825B29">
        <w:rPr>
          <w:rFonts w:ascii="Arial" w:hAnsi="Arial" w:cs="Arial"/>
          <w:sz w:val="22"/>
          <w:szCs w:val="22"/>
          <w:lang w:val="sv-SE"/>
        </w:rPr>
        <w:t>Penarikan dan pengembalian Kredit :</w:t>
      </w:r>
    </w:p>
    <w:p w14:paraId="62992532" w14:textId="77777777" w:rsidR="00040559" w:rsidRPr="00825B29" w:rsidRDefault="00040559" w:rsidP="009F1632">
      <w:pPr>
        <w:pStyle w:val="BodyTextIndent"/>
        <w:numPr>
          <w:ilvl w:val="0"/>
          <w:numId w:val="130"/>
        </w:numPr>
        <w:ind w:left="540" w:hanging="270"/>
        <w:rPr>
          <w:rFonts w:ascii="Arial" w:hAnsi="Arial" w:cs="Arial"/>
          <w:sz w:val="22"/>
          <w:szCs w:val="22"/>
          <w:lang w:val="sv-SE"/>
        </w:rPr>
      </w:pPr>
      <w:r w:rsidRPr="00825B29">
        <w:rPr>
          <w:rFonts w:ascii="Arial" w:hAnsi="Arial" w:cs="Arial"/>
          <w:sz w:val="22"/>
          <w:szCs w:val="22"/>
          <w:lang w:val="sv-SE"/>
        </w:rPr>
        <w:t>Pola penarikan Kredit dilakukan sekaligus (non-revolving) dan dipindahbukukan pada rekening Tabungan milik Debitur.</w:t>
      </w:r>
    </w:p>
    <w:p w14:paraId="2834CA47" w14:textId="77777777" w:rsidR="00040559" w:rsidRPr="00825B29" w:rsidRDefault="00040559" w:rsidP="009F1632">
      <w:pPr>
        <w:pStyle w:val="BodyTextIndent"/>
        <w:numPr>
          <w:ilvl w:val="0"/>
          <w:numId w:val="130"/>
        </w:numPr>
        <w:ind w:left="540" w:hanging="270"/>
        <w:rPr>
          <w:rFonts w:ascii="Arial" w:hAnsi="Arial" w:cs="Arial"/>
          <w:sz w:val="22"/>
          <w:szCs w:val="22"/>
          <w:lang w:val="sv-SE"/>
        </w:rPr>
      </w:pPr>
      <w:r w:rsidRPr="00825B29">
        <w:rPr>
          <w:rFonts w:ascii="Arial" w:hAnsi="Arial" w:cs="Arial"/>
          <w:sz w:val="22"/>
          <w:szCs w:val="22"/>
          <w:lang w:val="sv-SE"/>
        </w:rPr>
        <w:t>Pendebetan rekening Tabungan dan/atau rekening lainnya milik Debitur oleh PIHAK KEDUA untuk pembayaran Angsuran setiap bulannya dilakukan secara otomatis berdasarkan kuasa yang telah diberikan oleh Debitur kepada PIHAK KEDUA.</w:t>
      </w:r>
    </w:p>
    <w:p w14:paraId="0C40DAD7" w14:textId="77777777" w:rsidR="00040559" w:rsidRPr="00825B29" w:rsidRDefault="00040559" w:rsidP="009F1632">
      <w:pPr>
        <w:pStyle w:val="BodyTextIndent"/>
        <w:numPr>
          <w:ilvl w:val="0"/>
          <w:numId w:val="119"/>
        </w:numPr>
        <w:tabs>
          <w:tab w:val="left" w:pos="284"/>
        </w:tabs>
        <w:ind w:left="284" w:hanging="284"/>
        <w:rPr>
          <w:rFonts w:ascii="Arial" w:hAnsi="Arial" w:cs="Arial"/>
          <w:sz w:val="22"/>
          <w:szCs w:val="22"/>
          <w:lang w:val="sv-SE"/>
        </w:rPr>
      </w:pPr>
      <w:r w:rsidRPr="00825B29">
        <w:rPr>
          <w:rFonts w:ascii="Arial" w:hAnsi="Arial" w:cs="Arial"/>
          <w:sz w:val="22"/>
          <w:szCs w:val="22"/>
          <w:lang w:val="sv-SE"/>
        </w:rPr>
        <w:t>Angsuran Kredit</w:t>
      </w:r>
    </w:p>
    <w:p w14:paraId="2F1823CD" w14:textId="77777777" w:rsidR="00040559" w:rsidRPr="00825B29" w:rsidRDefault="00040559" w:rsidP="009F1632">
      <w:pPr>
        <w:pStyle w:val="BodyTextIndent"/>
        <w:numPr>
          <w:ilvl w:val="0"/>
          <w:numId w:val="131"/>
        </w:numPr>
        <w:ind w:left="540" w:hanging="270"/>
        <w:rPr>
          <w:rFonts w:ascii="Arial" w:hAnsi="Arial" w:cs="Arial"/>
          <w:sz w:val="22"/>
          <w:szCs w:val="22"/>
          <w:lang w:val="sv-SE"/>
        </w:rPr>
      </w:pPr>
      <w:r w:rsidRPr="00825B29">
        <w:rPr>
          <w:rFonts w:ascii="Arial" w:hAnsi="Arial" w:cs="Arial"/>
          <w:sz w:val="22"/>
          <w:szCs w:val="22"/>
          <w:lang w:val="sv-SE"/>
        </w:rPr>
        <w:t>Angsuran Kredit untuk setiap bulan besarnya tetap, terdiri dari angsuran pokok dan bunga.</w:t>
      </w:r>
    </w:p>
    <w:p w14:paraId="4C224411" w14:textId="77777777" w:rsidR="00040559" w:rsidRPr="00825B29" w:rsidRDefault="00040559" w:rsidP="009F1632">
      <w:pPr>
        <w:pStyle w:val="BodyTextIndent"/>
        <w:numPr>
          <w:ilvl w:val="0"/>
          <w:numId w:val="131"/>
        </w:numPr>
        <w:ind w:left="567" w:hanging="283"/>
        <w:rPr>
          <w:rFonts w:ascii="Arial" w:hAnsi="Arial" w:cs="Arial"/>
          <w:sz w:val="22"/>
          <w:szCs w:val="22"/>
          <w:lang w:val="sv-SE"/>
        </w:rPr>
      </w:pPr>
      <w:r w:rsidRPr="00825B29">
        <w:rPr>
          <w:rFonts w:ascii="Arial" w:hAnsi="Arial" w:cs="Arial"/>
          <w:sz w:val="22"/>
          <w:szCs w:val="22"/>
          <w:lang w:val="sv-SE"/>
        </w:rPr>
        <w:t>Pembayaran Angsuran Kredit pertama dilakukan satu bulan sejak tanggal pencairan atau sesuai ketentuan PIHAK KEDUA.</w:t>
      </w:r>
    </w:p>
    <w:p w14:paraId="599A1CC9" w14:textId="77777777" w:rsidR="00040559" w:rsidRPr="00825B29" w:rsidRDefault="00040559" w:rsidP="009F1632">
      <w:pPr>
        <w:pStyle w:val="BodyTextIndent"/>
        <w:numPr>
          <w:ilvl w:val="0"/>
          <w:numId w:val="119"/>
        </w:numPr>
        <w:tabs>
          <w:tab w:val="left" w:pos="284"/>
        </w:tabs>
        <w:ind w:left="284" w:hanging="284"/>
        <w:rPr>
          <w:rFonts w:ascii="Arial" w:hAnsi="Arial" w:cs="Arial"/>
          <w:sz w:val="22"/>
          <w:szCs w:val="22"/>
          <w:lang w:val="sv-SE"/>
        </w:rPr>
      </w:pPr>
      <w:r w:rsidRPr="00825B29">
        <w:rPr>
          <w:rFonts w:ascii="Arial" w:hAnsi="Arial" w:cs="Arial"/>
          <w:sz w:val="22"/>
          <w:szCs w:val="22"/>
          <w:lang w:val="sv-SE"/>
        </w:rPr>
        <w:t>Ketentuan lain :</w:t>
      </w:r>
    </w:p>
    <w:p w14:paraId="084F3858" w14:textId="77777777" w:rsidR="0004609C" w:rsidRPr="00825B29" w:rsidRDefault="00040559" w:rsidP="009F1632">
      <w:pPr>
        <w:pStyle w:val="BodyTextIndent"/>
        <w:numPr>
          <w:ilvl w:val="0"/>
          <w:numId w:val="128"/>
        </w:numPr>
        <w:ind w:left="540" w:hanging="270"/>
        <w:rPr>
          <w:rFonts w:ascii="Arial" w:hAnsi="Arial" w:cs="Arial"/>
          <w:sz w:val="22"/>
          <w:szCs w:val="22"/>
          <w:lang w:val="sv-SE"/>
        </w:rPr>
      </w:pPr>
      <w:r w:rsidRPr="00825B29">
        <w:rPr>
          <w:rFonts w:ascii="Arial" w:hAnsi="Arial" w:cs="Arial"/>
          <w:sz w:val="22"/>
          <w:szCs w:val="22"/>
          <w:lang w:val="sv-SE"/>
        </w:rPr>
        <w:t>Diwajibkan memiliki/membuka rekening Tabungan atas nama Calon Debitur.</w:t>
      </w:r>
    </w:p>
    <w:p w14:paraId="62313BF8" w14:textId="77777777" w:rsidR="00040559" w:rsidRPr="00F708E4" w:rsidRDefault="00040559" w:rsidP="009F1632">
      <w:pPr>
        <w:pStyle w:val="BodyTextIndent"/>
        <w:numPr>
          <w:ilvl w:val="0"/>
          <w:numId w:val="128"/>
        </w:numPr>
        <w:ind w:left="540" w:hanging="270"/>
        <w:rPr>
          <w:rFonts w:ascii="Arial" w:hAnsi="Arial" w:cs="Arial"/>
          <w:sz w:val="22"/>
          <w:szCs w:val="22"/>
          <w:lang w:val="sv-SE"/>
          <w:rPrChange w:id="965" w:author="Guideline" w:date="2021-04-09T09:55:00Z">
            <w:rPr>
              <w:rFonts w:ascii="Arial" w:hAnsi="Arial" w:cs="Arial"/>
              <w:strike/>
              <w:sz w:val="22"/>
              <w:szCs w:val="22"/>
              <w:lang w:val="sv-SE"/>
            </w:rPr>
          </w:rPrChange>
        </w:rPr>
      </w:pPr>
      <w:commentRangeStart w:id="966"/>
      <w:r w:rsidRPr="00F708E4">
        <w:rPr>
          <w:rFonts w:ascii="Arial" w:hAnsi="Arial" w:cs="Arial"/>
          <w:noProof/>
          <w:sz w:val="22"/>
          <w:szCs w:val="22"/>
          <w:lang w:val="sv-SE"/>
          <w:rPrChange w:id="967" w:author="Guideline" w:date="2021-04-09T09:55:00Z">
            <w:rPr>
              <w:rFonts w:ascii="Arial" w:hAnsi="Arial" w:cs="Arial"/>
              <w:strike/>
              <w:noProof/>
              <w:sz w:val="22"/>
              <w:szCs w:val="22"/>
              <w:lang w:val="sv-SE"/>
            </w:rPr>
          </w:rPrChange>
        </w:rPr>
        <w:t>Sampai dengan jangka waktu Kredit masih bekerja pada Satuan Kerja yang sama dan apabila</w:t>
      </w:r>
      <w:r w:rsidRPr="00F708E4">
        <w:rPr>
          <w:rFonts w:ascii="Arial" w:hAnsi="Arial" w:cs="Arial"/>
          <w:noProof/>
          <w:sz w:val="22"/>
          <w:szCs w:val="22"/>
          <w:lang w:val="pt-BR"/>
          <w:rPrChange w:id="968" w:author="Guideline" w:date="2021-04-09T09:55:00Z">
            <w:rPr>
              <w:rFonts w:ascii="Arial" w:hAnsi="Arial" w:cs="Arial"/>
              <w:strike/>
              <w:noProof/>
              <w:sz w:val="22"/>
              <w:szCs w:val="22"/>
              <w:lang w:val="pt-BR"/>
            </w:rPr>
          </w:rPrChange>
        </w:rPr>
        <w:t xml:space="preserve"> dipindahkan (mutasi/ memindahkan </w:t>
      </w:r>
      <w:r w:rsidRPr="00F708E4">
        <w:rPr>
          <w:rFonts w:ascii="Arial" w:eastAsia="PMingLiU" w:hAnsi="Arial" w:cs="Arial"/>
          <w:sz w:val="22"/>
          <w:szCs w:val="22"/>
          <w:lang w:val="pt-BR" w:eastAsia="zh-TW"/>
          <w:rPrChange w:id="969" w:author="Guideline" w:date="2021-04-09T09:55:00Z">
            <w:rPr>
              <w:rFonts w:ascii="Arial" w:eastAsia="PMingLiU" w:hAnsi="Arial" w:cs="Arial"/>
              <w:strike/>
              <w:sz w:val="22"/>
              <w:szCs w:val="22"/>
              <w:lang w:val="pt-BR" w:eastAsia="zh-TW"/>
            </w:rPr>
          </w:rPrChange>
        </w:rPr>
        <w:t xml:space="preserve">penghasilan Debitur (gaji, tunjangan kinerja, remunerasi, dan tunjangan lainnya) ke Bank lain </w:t>
      </w:r>
      <w:r w:rsidR="00C3613B" w:rsidRPr="00F708E4">
        <w:rPr>
          <w:rFonts w:ascii="Arial" w:hAnsi="Arial" w:cs="Arial"/>
          <w:noProof/>
          <w:sz w:val="22"/>
          <w:szCs w:val="22"/>
          <w:lang w:val="pt-BR"/>
          <w:rPrChange w:id="970" w:author="Guideline" w:date="2021-04-09T09:55:00Z">
            <w:rPr>
              <w:rFonts w:ascii="Arial" w:hAnsi="Arial" w:cs="Arial"/>
              <w:strike/>
              <w:noProof/>
              <w:sz w:val="22"/>
              <w:szCs w:val="22"/>
              <w:lang w:val="pt-BR"/>
            </w:rPr>
          </w:rPrChange>
        </w:rPr>
        <w:t>(</w:t>
      </w:r>
      <w:r w:rsidR="00C3613B" w:rsidRPr="00F708E4">
        <w:rPr>
          <w:rFonts w:ascii="Arial" w:hAnsi="Arial" w:cs="Arial"/>
          <w:noProof/>
          <w:sz w:val="22"/>
          <w:szCs w:val="22"/>
          <w:lang w:val="id-ID"/>
          <w:rPrChange w:id="971" w:author="Guideline" w:date="2021-04-09T09:55:00Z">
            <w:rPr>
              <w:rFonts w:ascii="Arial" w:hAnsi="Arial" w:cs="Arial"/>
              <w:strike/>
              <w:noProof/>
              <w:sz w:val="22"/>
              <w:szCs w:val="22"/>
              <w:lang w:val="id-ID"/>
            </w:rPr>
          </w:rPrChange>
        </w:rPr>
        <w:t>khusus</w:t>
      </w:r>
      <w:r w:rsidR="00C3613B" w:rsidRPr="00F708E4">
        <w:rPr>
          <w:rFonts w:ascii="Arial" w:hAnsi="Arial" w:cs="Arial"/>
          <w:noProof/>
          <w:sz w:val="22"/>
          <w:szCs w:val="22"/>
          <w:lang w:val="pt-BR"/>
          <w:rPrChange w:id="972" w:author="Guideline" w:date="2021-04-09T09:55:00Z">
            <w:rPr>
              <w:rFonts w:ascii="Arial" w:hAnsi="Arial" w:cs="Arial"/>
              <w:strike/>
              <w:noProof/>
              <w:sz w:val="22"/>
              <w:szCs w:val="22"/>
              <w:lang w:val="pt-BR"/>
            </w:rPr>
          </w:rPrChange>
        </w:rPr>
        <w:t xml:space="preserve"> nasabah </w:t>
      </w:r>
      <w:r w:rsidR="00C3613B" w:rsidRPr="00F708E4">
        <w:rPr>
          <w:rFonts w:ascii="Arial" w:hAnsi="Arial" w:cs="Arial"/>
          <w:i/>
          <w:noProof/>
          <w:sz w:val="22"/>
          <w:szCs w:val="22"/>
          <w:lang w:val="pt-BR"/>
          <w:rPrChange w:id="973" w:author="Guideline" w:date="2021-04-09T09:55:00Z">
            <w:rPr>
              <w:rFonts w:ascii="Arial" w:hAnsi="Arial" w:cs="Arial"/>
              <w:i/>
              <w:strike/>
              <w:noProof/>
              <w:sz w:val="22"/>
              <w:szCs w:val="22"/>
              <w:lang w:val="pt-BR"/>
            </w:rPr>
          </w:rPrChange>
        </w:rPr>
        <w:t>payroll</w:t>
      </w:r>
      <w:r w:rsidR="00C3613B" w:rsidRPr="00F708E4">
        <w:rPr>
          <w:rFonts w:ascii="Arial" w:hAnsi="Arial" w:cs="Arial"/>
          <w:noProof/>
          <w:sz w:val="22"/>
          <w:szCs w:val="22"/>
          <w:lang w:val="pt-BR"/>
          <w:rPrChange w:id="974" w:author="Guideline" w:date="2021-04-09T09:55:00Z">
            <w:rPr>
              <w:rFonts w:ascii="Arial" w:hAnsi="Arial" w:cs="Arial"/>
              <w:strike/>
              <w:noProof/>
              <w:sz w:val="22"/>
              <w:szCs w:val="22"/>
              <w:lang w:val="pt-BR"/>
            </w:rPr>
          </w:rPrChange>
        </w:rPr>
        <w:t xml:space="preserve"> ke Bank Mandiri</w:t>
      </w:r>
      <w:r w:rsidR="00C3613B" w:rsidRPr="00F708E4">
        <w:rPr>
          <w:rFonts w:ascii="Arial" w:hAnsi="Arial" w:cs="Arial"/>
          <w:noProof/>
          <w:sz w:val="22"/>
          <w:szCs w:val="22"/>
          <w:lang w:val="id-ID"/>
          <w:rPrChange w:id="975" w:author="Guideline" w:date="2021-04-09T09:55:00Z">
            <w:rPr>
              <w:rFonts w:ascii="Arial" w:hAnsi="Arial" w:cs="Arial"/>
              <w:strike/>
              <w:noProof/>
              <w:sz w:val="22"/>
              <w:szCs w:val="22"/>
              <w:lang w:val="id-ID"/>
            </w:rPr>
          </w:rPrChange>
        </w:rPr>
        <w:t xml:space="preserve">)), maka </w:t>
      </w:r>
      <w:r w:rsidR="00C3613B" w:rsidRPr="00F708E4">
        <w:rPr>
          <w:rFonts w:ascii="Arial" w:hAnsi="Arial" w:cs="Arial"/>
          <w:noProof/>
          <w:sz w:val="22"/>
          <w:szCs w:val="22"/>
          <w:lang w:val="pt-BR"/>
          <w:rPrChange w:id="976" w:author="Guideline" w:date="2021-04-09T09:55:00Z">
            <w:rPr>
              <w:rFonts w:ascii="Arial" w:hAnsi="Arial" w:cs="Arial"/>
              <w:strike/>
              <w:noProof/>
              <w:sz w:val="22"/>
              <w:szCs w:val="22"/>
              <w:lang w:val="pt-BR"/>
            </w:rPr>
          </w:rPrChange>
        </w:rPr>
        <w:t>:</w:t>
      </w:r>
      <w:commentRangeEnd w:id="966"/>
      <w:r w:rsidR="008A704B" w:rsidRPr="00785D27">
        <w:rPr>
          <w:rStyle w:val="CommentReference"/>
          <w:rFonts w:ascii="Calibri" w:eastAsia="Calibri" w:hAnsi="Calibri"/>
          <w:lang w:val="id-ID"/>
        </w:rPr>
        <w:commentReference w:id="966"/>
      </w:r>
    </w:p>
    <w:p w14:paraId="15D6752F" w14:textId="651DE61C" w:rsidR="006B47FD" w:rsidRPr="00825B29" w:rsidDel="009A0A7C" w:rsidRDefault="006B47FD" w:rsidP="006B47FD">
      <w:pPr>
        <w:pStyle w:val="BodyTextIndent"/>
        <w:ind w:left="540"/>
        <w:rPr>
          <w:del w:id="977" w:author="Guideline" w:date="2021-04-09T10:05:00Z"/>
          <w:rFonts w:ascii="Arial" w:hAnsi="Arial" w:cs="Arial"/>
          <w:sz w:val="22"/>
          <w:szCs w:val="22"/>
          <w:lang w:val="sv-SE"/>
        </w:rPr>
      </w:pPr>
      <w:commentRangeStart w:id="978"/>
      <w:del w:id="979" w:author="Guideline" w:date="2021-04-09T10:05:00Z">
        <w:r w:rsidRPr="00CA555D" w:rsidDel="009A0A7C">
          <w:rPr>
            <w:rFonts w:ascii="Arial" w:hAnsi="Arial" w:cs="Arial"/>
            <w:noProof/>
            <w:rPrChange w:id="980" w:author="benua.adhi" w:date="2021-04-08T09:21:00Z">
              <w:rPr>
                <w:rFonts w:ascii="Arial" w:hAnsi="Arial" w:cs="Arial"/>
                <w:noProof/>
                <w:highlight w:val="green"/>
              </w:rPr>
            </w:rPrChange>
          </w:rPr>
          <w:delText>Sampai dengan jangka waktu Kredit berakhir, Debitur masih bekerja pada satuan kerja yang sama. Apabila Debitur dipindahkan ke satuan kerja lain (mutasi) atau memindahkan penyaluran penghasilannya (gaji, tunjangan kinerja, remunerasi, dan tunjangan lainnya) ke Bank lain selain PIHAK KEDUA, maka:</w:delText>
        </w:r>
        <w:commentRangeEnd w:id="978"/>
        <w:r w:rsidRPr="00825B29" w:rsidDel="009A0A7C">
          <w:rPr>
            <w:rStyle w:val="CommentReference"/>
            <w:rFonts w:ascii="Calibri" w:eastAsia="Calibri" w:hAnsi="Calibri"/>
            <w:lang w:val="id-ID"/>
          </w:rPr>
          <w:commentReference w:id="978"/>
        </w:r>
      </w:del>
    </w:p>
    <w:p w14:paraId="5F5A489D" w14:textId="77777777" w:rsidR="00040559" w:rsidRPr="00825B29" w:rsidRDefault="00040559" w:rsidP="007702D5">
      <w:pPr>
        <w:numPr>
          <w:ilvl w:val="0"/>
          <w:numId w:val="129"/>
        </w:numPr>
        <w:tabs>
          <w:tab w:val="clear" w:pos="2790"/>
          <w:tab w:val="left" w:pos="993"/>
        </w:tabs>
        <w:spacing w:line="240" w:lineRule="auto"/>
        <w:ind w:left="990" w:hanging="423"/>
        <w:rPr>
          <w:rFonts w:ascii="Arial" w:hAnsi="Arial" w:cs="Arial"/>
          <w:noProof/>
          <w:lang w:val="pt-BR"/>
        </w:rPr>
      </w:pPr>
      <w:r w:rsidRPr="00825B29">
        <w:rPr>
          <w:rFonts w:ascii="Arial" w:hAnsi="Arial" w:cs="Arial"/>
          <w:noProof/>
          <w:lang w:val="pt-BR"/>
        </w:rPr>
        <w:t>Kredit harus dilunasi</w:t>
      </w:r>
      <w:ins w:id="981" w:author="Rizky Pangidoan Sitanggang" w:date="2021-03-07T22:03:00Z">
        <w:r w:rsidR="00B27C37" w:rsidRPr="00825B29">
          <w:rPr>
            <w:rFonts w:ascii="Arial" w:hAnsi="Arial" w:cs="Arial"/>
            <w:noProof/>
            <w:lang w:val="pt-BR"/>
          </w:rPr>
          <w:t xml:space="preserve"> oleh Debitur</w:t>
        </w:r>
      </w:ins>
      <w:r w:rsidRPr="00825B29">
        <w:rPr>
          <w:rFonts w:ascii="Arial" w:hAnsi="Arial" w:cs="Arial"/>
          <w:noProof/>
          <w:lang w:val="pt-BR"/>
        </w:rPr>
        <w:t>; atau</w:t>
      </w:r>
    </w:p>
    <w:p w14:paraId="25A0A63F" w14:textId="30DF9A0E" w:rsidR="00040559" w:rsidRPr="00825B29" w:rsidRDefault="00040559" w:rsidP="007702D5">
      <w:pPr>
        <w:numPr>
          <w:ilvl w:val="0"/>
          <w:numId w:val="129"/>
        </w:numPr>
        <w:tabs>
          <w:tab w:val="clear" w:pos="2790"/>
          <w:tab w:val="left" w:pos="993"/>
        </w:tabs>
        <w:spacing w:line="240" w:lineRule="auto"/>
        <w:ind w:left="990" w:hanging="423"/>
        <w:rPr>
          <w:rFonts w:ascii="Arial" w:hAnsi="Arial" w:cs="Arial"/>
          <w:noProof/>
          <w:lang w:val="pt-BR"/>
        </w:rPr>
      </w:pPr>
      <w:r w:rsidRPr="00825B29">
        <w:rPr>
          <w:rFonts w:ascii="Arial" w:hAnsi="Arial" w:cs="Arial"/>
          <w:noProof/>
          <w:lang w:val="pt-BR"/>
        </w:rPr>
        <w:t xml:space="preserve">Tata kelola </w:t>
      </w:r>
      <w:r w:rsidRPr="00825B29">
        <w:rPr>
          <w:rFonts w:ascii="Arial" w:eastAsia="PMingLiU" w:hAnsi="Arial" w:cs="Arial"/>
          <w:lang w:val="pt-BR" w:eastAsia="zh-TW"/>
        </w:rPr>
        <w:t xml:space="preserve">penghasilan Debitur (gaji, tunjangan kinerja, remunerasi, dan tunjangan lainnya) tetap dilaksanakan oleh </w:t>
      </w:r>
      <w:del w:id="982" w:author="Zayra Fidelia" w:date="2024-05-21T21:44:00Z">
        <w:r w:rsidRPr="00CA555D" w:rsidDel="00753426">
          <w:rPr>
            <w:rFonts w:ascii="Arial" w:eastAsia="PMingLiU" w:hAnsi="Arial" w:cs="Arial"/>
            <w:lang w:val="pt-BR" w:eastAsia="zh-TW"/>
            <w:rPrChange w:id="983" w:author="benua.adhi" w:date="2021-04-08T09:21:00Z">
              <w:rPr>
                <w:rFonts w:ascii="Arial" w:eastAsia="PMingLiU" w:hAnsi="Arial" w:cs="Arial"/>
                <w:highlight w:val="cyan"/>
                <w:lang w:val="pt-BR" w:eastAsia="zh-TW"/>
              </w:rPr>
            </w:rPrChange>
          </w:rPr>
          <w:delText>Bensatker/Pekas/.........</w:delText>
        </w:r>
        <w:r w:rsidRPr="00CA555D" w:rsidDel="00753426">
          <w:rPr>
            <w:rFonts w:ascii="Arial" w:hAnsi="Arial" w:cs="Arial"/>
            <w:lang w:val="pt-BR"/>
            <w:rPrChange w:id="984" w:author="benua.adhi" w:date="2021-04-08T09:21:00Z">
              <w:rPr>
                <w:rFonts w:ascii="Arial" w:hAnsi="Arial" w:cs="Arial"/>
                <w:highlight w:val="cyan"/>
                <w:lang w:val="pt-BR"/>
              </w:rPr>
            </w:rPrChange>
          </w:rPr>
          <w:delText>(</w:delText>
        </w:r>
        <w:r w:rsidRPr="00CA555D" w:rsidDel="00753426">
          <w:rPr>
            <w:rFonts w:ascii="Arial" w:hAnsi="Arial" w:cs="Arial"/>
            <w:i/>
            <w:lang w:val="pt-BR"/>
            <w:rPrChange w:id="985" w:author="benua.adhi" w:date="2021-04-08T09:21:00Z">
              <w:rPr>
                <w:rFonts w:ascii="Arial" w:hAnsi="Arial" w:cs="Arial"/>
                <w:i/>
                <w:highlight w:val="cyan"/>
                <w:lang w:val="pt-BR"/>
              </w:rPr>
            </w:rPrChange>
          </w:rPr>
          <w:delText>dapat disesuaikan</w:delText>
        </w:r>
        <w:r w:rsidRPr="00CA555D" w:rsidDel="00753426">
          <w:rPr>
            <w:rFonts w:ascii="Arial" w:hAnsi="Arial" w:cs="Arial"/>
            <w:lang w:val="pt-BR"/>
            <w:rPrChange w:id="986" w:author="benua.adhi" w:date="2021-04-08T09:21:00Z">
              <w:rPr>
                <w:rFonts w:ascii="Arial" w:hAnsi="Arial" w:cs="Arial"/>
                <w:highlight w:val="cyan"/>
                <w:lang w:val="pt-BR"/>
              </w:rPr>
            </w:rPrChange>
          </w:rPr>
          <w:delText>)</w:delText>
        </w:r>
      </w:del>
      <w:ins w:id="987" w:author="Zayra Fidelia" w:date="2024-05-21T21:44:00Z">
        <w:r w:rsidR="00753426">
          <w:rPr>
            <w:rFonts w:ascii="Arial" w:eastAsia="PMingLiU" w:hAnsi="Arial" w:cs="Arial"/>
            <w:lang w:val="pt-BR" w:eastAsia="zh-TW"/>
          </w:rPr>
          <w:t>Bendahara</w:t>
        </w:r>
      </w:ins>
      <w:r w:rsidRPr="00825B29">
        <w:rPr>
          <w:rFonts w:ascii="Arial" w:eastAsia="PMingLiU" w:hAnsi="Arial" w:cs="Arial"/>
          <w:lang w:val="pt-BR" w:eastAsia="zh-TW"/>
        </w:rPr>
        <w:t xml:space="preserve"> Satuan Kerja sebelumnya; atau</w:t>
      </w:r>
    </w:p>
    <w:p w14:paraId="1F16985A" w14:textId="329E390C" w:rsidR="00040559" w:rsidRPr="00825B29" w:rsidRDefault="00753426" w:rsidP="007D67B5">
      <w:pPr>
        <w:numPr>
          <w:ilvl w:val="0"/>
          <w:numId w:val="129"/>
        </w:numPr>
        <w:tabs>
          <w:tab w:val="left" w:pos="993"/>
        </w:tabs>
        <w:spacing w:line="240" w:lineRule="auto"/>
        <w:ind w:left="993" w:hanging="426"/>
        <w:rPr>
          <w:rFonts w:ascii="Arial" w:hAnsi="Arial" w:cs="Arial"/>
          <w:noProof/>
          <w:lang w:val="sv-SE"/>
        </w:rPr>
      </w:pPr>
      <w:ins w:id="988" w:author="Zayra Fidelia" w:date="2024-05-21T21:44:00Z">
        <w:r>
          <w:rPr>
            <w:rFonts w:ascii="Arial" w:hAnsi="Arial" w:cs="Arial"/>
            <w:noProof/>
            <w:lang w:val="pt-BR"/>
          </w:rPr>
          <w:t>Bendahara</w:t>
        </w:r>
      </w:ins>
      <w:del w:id="989" w:author="Zayra Fidelia" w:date="2024-05-21T21:44:00Z">
        <w:r w:rsidR="00040559" w:rsidRPr="00CA555D" w:rsidDel="00753426">
          <w:rPr>
            <w:rFonts w:ascii="Arial" w:hAnsi="Arial" w:cs="Arial"/>
            <w:noProof/>
            <w:lang w:val="pt-BR"/>
            <w:rPrChange w:id="990" w:author="benua.adhi" w:date="2021-04-08T09:21:00Z">
              <w:rPr>
                <w:rFonts w:ascii="Arial" w:hAnsi="Arial" w:cs="Arial"/>
                <w:noProof/>
                <w:highlight w:val="cyan"/>
                <w:lang w:val="pt-BR"/>
              </w:rPr>
            </w:rPrChange>
          </w:rPr>
          <w:delText>Bensatker/Pekas/.........</w:delText>
        </w:r>
        <w:r w:rsidR="00040559" w:rsidRPr="00CA555D" w:rsidDel="00753426">
          <w:rPr>
            <w:rFonts w:ascii="Arial" w:hAnsi="Arial" w:cs="Arial"/>
            <w:lang w:val="pt-BR"/>
            <w:rPrChange w:id="991" w:author="benua.adhi" w:date="2021-04-08T09:21:00Z">
              <w:rPr>
                <w:rFonts w:ascii="Arial" w:hAnsi="Arial" w:cs="Arial"/>
                <w:highlight w:val="cyan"/>
                <w:lang w:val="pt-BR"/>
              </w:rPr>
            </w:rPrChange>
          </w:rPr>
          <w:delText>(</w:delText>
        </w:r>
        <w:r w:rsidR="00040559" w:rsidRPr="00CA555D" w:rsidDel="00753426">
          <w:rPr>
            <w:rFonts w:ascii="Arial" w:hAnsi="Arial" w:cs="Arial"/>
            <w:i/>
            <w:lang w:val="pt-BR"/>
            <w:rPrChange w:id="992" w:author="benua.adhi" w:date="2021-04-08T09:21:00Z">
              <w:rPr>
                <w:rFonts w:ascii="Arial" w:hAnsi="Arial" w:cs="Arial"/>
                <w:i/>
                <w:highlight w:val="cyan"/>
                <w:lang w:val="pt-BR"/>
              </w:rPr>
            </w:rPrChange>
          </w:rPr>
          <w:delText>dapat disesuaikan</w:delText>
        </w:r>
        <w:r w:rsidR="00040559" w:rsidRPr="00CA555D" w:rsidDel="00753426">
          <w:rPr>
            <w:rFonts w:ascii="Arial" w:hAnsi="Arial" w:cs="Arial"/>
            <w:lang w:val="pt-BR"/>
            <w:rPrChange w:id="993" w:author="benua.adhi" w:date="2021-04-08T09:21:00Z">
              <w:rPr>
                <w:rFonts w:ascii="Arial" w:hAnsi="Arial" w:cs="Arial"/>
                <w:highlight w:val="cyan"/>
                <w:lang w:val="pt-BR"/>
              </w:rPr>
            </w:rPrChange>
          </w:rPr>
          <w:delText>)</w:delText>
        </w:r>
      </w:del>
      <w:r w:rsidR="009300EF" w:rsidRPr="00825B29">
        <w:rPr>
          <w:rFonts w:ascii="Arial" w:hAnsi="Arial" w:cs="Arial"/>
          <w:lang w:val="pt-BR"/>
        </w:rPr>
        <w:t xml:space="preserve"> </w:t>
      </w:r>
      <w:r w:rsidR="00040559" w:rsidRPr="00825B29">
        <w:rPr>
          <w:rFonts w:ascii="Arial" w:eastAsia="PMingLiU" w:hAnsi="Arial" w:cs="Arial"/>
          <w:lang w:val="pt-BR" w:eastAsia="zh-TW"/>
        </w:rPr>
        <w:t xml:space="preserve">pada Satuan Kerja sebelumnya membuatkan surat kepada </w:t>
      </w:r>
      <w:ins w:id="994" w:author="Zayra Fidelia" w:date="2024-05-21T21:44:00Z">
        <w:r>
          <w:rPr>
            <w:rFonts w:ascii="Arial" w:hAnsi="Arial" w:cs="Arial"/>
            <w:noProof/>
            <w:lang w:val="pt-BR"/>
          </w:rPr>
          <w:t>Bendahara</w:t>
        </w:r>
      </w:ins>
      <w:del w:id="995" w:author="Zayra Fidelia" w:date="2024-05-21T21:44:00Z">
        <w:r w:rsidR="00040559" w:rsidRPr="00CA555D" w:rsidDel="00753426">
          <w:rPr>
            <w:rFonts w:ascii="Arial" w:eastAsia="PMingLiU" w:hAnsi="Arial" w:cs="Arial"/>
            <w:lang w:val="pt-BR" w:eastAsia="zh-TW"/>
            <w:rPrChange w:id="996" w:author="benua.adhi" w:date="2021-04-08T09:21:00Z">
              <w:rPr>
                <w:rFonts w:ascii="Arial" w:eastAsia="PMingLiU" w:hAnsi="Arial" w:cs="Arial"/>
                <w:highlight w:val="cyan"/>
                <w:lang w:val="pt-BR" w:eastAsia="zh-TW"/>
              </w:rPr>
            </w:rPrChange>
          </w:rPr>
          <w:delText>Bensatker/Pekas/...........</w:delText>
        </w:r>
        <w:r w:rsidR="00040559" w:rsidRPr="00CA555D" w:rsidDel="00753426">
          <w:rPr>
            <w:rFonts w:ascii="Arial" w:hAnsi="Arial" w:cs="Arial"/>
            <w:lang w:val="pt-BR"/>
            <w:rPrChange w:id="997" w:author="benua.adhi" w:date="2021-04-08T09:21:00Z">
              <w:rPr>
                <w:rFonts w:ascii="Arial" w:hAnsi="Arial" w:cs="Arial"/>
                <w:highlight w:val="cyan"/>
                <w:lang w:val="pt-BR"/>
              </w:rPr>
            </w:rPrChange>
          </w:rPr>
          <w:delText>(</w:delText>
        </w:r>
        <w:r w:rsidR="00040559" w:rsidRPr="00CA555D" w:rsidDel="00753426">
          <w:rPr>
            <w:rFonts w:ascii="Arial" w:hAnsi="Arial" w:cs="Arial"/>
            <w:i/>
            <w:lang w:val="pt-BR"/>
            <w:rPrChange w:id="998" w:author="benua.adhi" w:date="2021-04-08T09:21:00Z">
              <w:rPr>
                <w:rFonts w:ascii="Arial" w:hAnsi="Arial" w:cs="Arial"/>
                <w:i/>
                <w:highlight w:val="cyan"/>
                <w:lang w:val="pt-BR"/>
              </w:rPr>
            </w:rPrChange>
          </w:rPr>
          <w:delText>dapat disesuaikan</w:delText>
        </w:r>
        <w:r w:rsidR="00040559" w:rsidRPr="00CA555D" w:rsidDel="00753426">
          <w:rPr>
            <w:rFonts w:ascii="Arial" w:hAnsi="Arial" w:cs="Arial"/>
            <w:lang w:val="pt-BR"/>
            <w:rPrChange w:id="999" w:author="benua.adhi" w:date="2021-04-08T09:21:00Z">
              <w:rPr>
                <w:rFonts w:ascii="Arial" w:hAnsi="Arial" w:cs="Arial"/>
                <w:highlight w:val="cyan"/>
                <w:lang w:val="pt-BR"/>
              </w:rPr>
            </w:rPrChange>
          </w:rPr>
          <w:delText>)</w:delText>
        </w:r>
      </w:del>
      <w:r w:rsidR="00040559" w:rsidRPr="00825B29">
        <w:rPr>
          <w:rFonts w:ascii="Arial" w:eastAsia="PMingLiU" w:hAnsi="Arial" w:cs="Arial"/>
          <w:lang w:val="pt-BR" w:eastAsia="zh-TW"/>
        </w:rPr>
        <w:t xml:space="preserve"> pada Satuan Kerja baru dengan tembusan kepada PIHAK KEDUA (sepanjang </w:t>
      </w:r>
      <w:ins w:id="1000" w:author="Zayra Fidelia" w:date="2024-05-21T21:45:00Z">
        <w:r>
          <w:rPr>
            <w:rFonts w:ascii="Arial" w:hAnsi="Arial" w:cs="Arial"/>
            <w:noProof/>
            <w:lang w:val="pt-BR"/>
          </w:rPr>
          <w:t xml:space="preserve">Bendahara </w:t>
        </w:r>
      </w:ins>
      <w:del w:id="1001" w:author="Zayra Fidelia" w:date="2024-05-21T21:45:00Z">
        <w:r w:rsidR="00040559" w:rsidRPr="00CA555D" w:rsidDel="00753426">
          <w:rPr>
            <w:rFonts w:ascii="Arial" w:eastAsia="PMingLiU" w:hAnsi="Arial" w:cs="Arial"/>
            <w:lang w:val="pt-BR" w:eastAsia="zh-TW"/>
            <w:rPrChange w:id="1002" w:author="benua.adhi" w:date="2021-04-08T09:21:00Z">
              <w:rPr>
                <w:rFonts w:ascii="Arial" w:eastAsia="PMingLiU" w:hAnsi="Arial" w:cs="Arial"/>
                <w:highlight w:val="cyan"/>
                <w:lang w:val="pt-BR" w:eastAsia="zh-TW"/>
              </w:rPr>
            </w:rPrChange>
          </w:rPr>
          <w:delText>Bensatker/Pekas/.......</w:delText>
        </w:r>
        <w:r w:rsidR="00040559" w:rsidRPr="00CA555D" w:rsidDel="00753426">
          <w:rPr>
            <w:rFonts w:ascii="Arial" w:hAnsi="Arial" w:cs="Arial"/>
            <w:lang w:val="pt-BR"/>
            <w:rPrChange w:id="1003" w:author="benua.adhi" w:date="2021-04-08T09:21:00Z">
              <w:rPr>
                <w:rFonts w:ascii="Arial" w:hAnsi="Arial" w:cs="Arial"/>
                <w:highlight w:val="cyan"/>
                <w:lang w:val="pt-BR"/>
              </w:rPr>
            </w:rPrChange>
          </w:rPr>
          <w:delText>(</w:delText>
        </w:r>
        <w:r w:rsidR="00040559" w:rsidRPr="00CA555D" w:rsidDel="00753426">
          <w:rPr>
            <w:rFonts w:ascii="Arial" w:hAnsi="Arial" w:cs="Arial"/>
            <w:i/>
            <w:lang w:val="pt-BR"/>
            <w:rPrChange w:id="1004" w:author="benua.adhi" w:date="2021-04-08T09:21:00Z">
              <w:rPr>
                <w:rFonts w:ascii="Arial" w:hAnsi="Arial" w:cs="Arial"/>
                <w:i/>
                <w:highlight w:val="cyan"/>
                <w:lang w:val="pt-BR"/>
              </w:rPr>
            </w:rPrChange>
          </w:rPr>
          <w:delText>dapat disesuaikan</w:delText>
        </w:r>
        <w:r w:rsidR="00040559" w:rsidRPr="00CA555D" w:rsidDel="00753426">
          <w:rPr>
            <w:rFonts w:ascii="Arial" w:hAnsi="Arial" w:cs="Arial"/>
            <w:lang w:val="pt-BR"/>
            <w:rPrChange w:id="1005" w:author="benua.adhi" w:date="2021-04-08T09:21:00Z">
              <w:rPr>
                <w:rFonts w:ascii="Arial" w:hAnsi="Arial" w:cs="Arial"/>
                <w:highlight w:val="cyan"/>
                <w:lang w:val="pt-BR"/>
              </w:rPr>
            </w:rPrChange>
          </w:rPr>
          <w:delText>)</w:delText>
        </w:r>
        <w:r w:rsidR="00040559" w:rsidRPr="00825B29" w:rsidDel="00753426">
          <w:rPr>
            <w:rFonts w:ascii="Arial" w:eastAsia="PMingLiU" w:hAnsi="Arial" w:cs="Arial"/>
            <w:lang w:val="pt-BR" w:eastAsia="zh-TW"/>
          </w:rPr>
          <w:delText xml:space="preserve"> </w:delText>
        </w:r>
      </w:del>
      <w:r w:rsidR="00040559" w:rsidRPr="00825B29">
        <w:rPr>
          <w:rFonts w:ascii="Arial" w:eastAsia="PMingLiU" w:hAnsi="Arial" w:cs="Arial"/>
          <w:lang w:val="pt-BR" w:eastAsia="zh-TW"/>
        </w:rPr>
        <w:t xml:space="preserve">Satuan Kerja baru bersedia), untuk menyalurkan penghasilan Debitur (gaji, tunjangan kinerja, remunerasi, dan tunjangan lainnya) kepada rekening Tabungan milik Debitur yang ada pada PIHAK KEDUA, dan/atau memotongkan penghasilan Debitur (gaji, tunjangan kinerja, remunerasi, dan tunjangan lainnya) sebesar Angsuran </w:t>
      </w:r>
      <w:ins w:id="1006" w:author="Guideline" w:date="2021-04-09T09:50:00Z">
        <w:r w:rsidR="00F708E4">
          <w:rPr>
            <w:rFonts w:ascii="Arial" w:eastAsia="PMingLiU" w:hAnsi="Arial" w:cs="Arial"/>
            <w:lang w:val="pt-BR" w:eastAsia="zh-TW"/>
          </w:rPr>
          <w:t>beserta</w:t>
        </w:r>
      </w:ins>
      <w:del w:id="1007" w:author="Guideline" w:date="2021-04-09T09:50:00Z">
        <w:r w:rsidR="00040559" w:rsidRPr="00825B29" w:rsidDel="00F708E4">
          <w:rPr>
            <w:rFonts w:ascii="Arial" w:eastAsia="PMingLiU" w:hAnsi="Arial" w:cs="Arial"/>
            <w:lang w:val="pt-BR" w:eastAsia="zh-TW"/>
          </w:rPr>
          <w:delText>+</w:delText>
        </w:r>
      </w:del>
      <w:ins w:id="1008" w:author="Guideline" w:date="2021-04-09T09:50:00Z">
        <w:r w:rsidR="00F708E4">
          <w:rPr>
            <w:rFonts w:ascii="Arial" w:eastAsia="PMingLiU" w:hAnsi="Arial" w:cs="Arial"/>
            <w:lang w:val="pt-BR" w:eastAsia="zh-TW"/>
          </w:rPr>
          <w:t xml:space="preserve"> </w:t>
        </w:r>
      </w:ins>
      <w:del w:id="1009" w:author="Guideline" w:date="2021-04-09T09:50:00Z">
        <w:r w:rsidR="00040559" w:rsidRPr="00825B29" w:rsidDel="00F708E4">
          <w:rPr>
            <w:rFonts w:ascii="Arial" w:eastAsia="PMingLiU" w:hAnsi="Arial" w:cs="Arial"/>
            <w:lang w:val="pt-BR" w:eastAsia="zh-TW"/>
          </w:rPr>
          <w:delText xml:space="preserve"> </w:delText>
        </w:r>
      </w:del>
      <w:r w:rsidR="00040559" w:rsidRPr="00825B29">
        <w:rPr>
          <w:rFonts w:ascii="Arial" w:eastAsia="PMingLiU" w:hAnsi="Arial" w:cs="Arial"/>
          <w:lang w:val="pt-BR" w:eastAsia="zh-TW"/>
        </w:rPr>
        <w:t xml:space="preserve">denda (jika ada) </w:t>
      </w:r>
      <w:r w:rsidR="0028168A" w:rsidRPr="00825B29">
        <w:rPr>
          <w:rFonts w:ascii="Arial" w:hAnsi="Arial" w:cs="Arial"/>
          <w:noProof/>
          <w:lang w:val="en-US"/>
        </w:rPr>
        <w:t xml:space="preserve">dan/atau sebesar kekurangan Angsuran </w:t>
      </w:r>
      <w:ins w:id="1010" w:author="Guideline" w:date="2021-04-09T09:51:00Z">
        <w:r w:rsidR="00F708E4">
          <w:rPr>
            <w:rFonts w:ascii="Arial" w:hAnsi="Arial" w:cs="Arial"/>
            <w:noProof/>
            <w:lang w:val="en-US"/>
          </w:rPr>
          <w:t>beserta</w:t>
        </w:r>
      </w:ins>
      <w:del w:id="1011" w:author="Guideline" w:date="2021-04-09T09:51:00Z">
        <w:r w:rsidR="0028168A" w:rsidRPr="00825B29" w:rsidDel="00F708E4">
          <w:rPr>
            <w:rFonts w:ascii="Arial" w:hAnsi="Arial" w:cs="Arial"/>
            <w:noProof/>
            <w:lang w:val="en-US"/>
          </w:rPr>
          <w:delText>+</w:delText>
        </w:r>
      </w:del>
      <w:r w:rsidR="0028168A" w:rsidRPr="00825B29">
        <w:rPr>
          <w:rFonts w:ascii="Arial" w:hAnsi="Arial" w:cs="Arial"/>
          <w:noProof/>
          <w:lang w:val="en-US"/>
        </w:rPr>
        <w:t xml:space="preserve"> denda (jika ada)</w:t>
      </w:r>
      <w:r w:rsidR="0028168A" w:rsidRPr="00825B29">
        <w:rPr>
          <w:rFonts w:ascii="Arial" w:hAnsi="Arial" w:cs="Arial"/>
          <w:noProof/>
        </w:rPr>
        <w:t xml:space="preserve"> </w:t>
      </w:r>
      <w:r w:rsidR="00040559" w:rsidRPr="00825B29">
        <w:rPr>
          <w:rFonts w:ascii="Arial" w:eastAsia="PMingLiU" w:hAnsi="Arial" w:cs="Arial"/>
          <w:lang w:val="pt-BR" w:eastAsia="zh-TW"/>
        </w:rPr>
        <w:t>dan menyetorkan kepada PIHAK KEDUA setiap bulannya sampai dengan Kredit dinyatakan lunas oleh PIHAK KEDUA</w:t>
      </w:r>
      <w:r w:rsidR="00040559" w:rsidRPr="00825B29">
        <w:rPr>
          <w:rFonts w:ascii="Arial" w:hAnsi="Arial" w:cs="Arial"/>
          <w:noProof/>
          <w:lang w:val="sv-SE"/>
        </w:rPr>
        <w:t>.</w:t>
      </w:r>
    </w:p>
    <w:p w14:paraId="40DF89E4" w14:textId="2DAA1C01" w:rsidR="00040559" w:rsidRPr="00825B29" w:rsidRDefault="00753426" w:rsidP="009F1632">
      <w:pPr>
        <w:pStyle w:val="BodyTextIndent"/>
        <w:numPr>
          <w:ilvl w:val="0"/>
          <w:numId w:val="128"/>
        </w:numPr>
        <w:ind w:left="567" w:hanging="283"/>
        <w:rPr>
          <w:rFonts w:ascii="Arial" w:hAnsi="Arial" w:cs="Arial"/>
          <w:noProof/>
          <w:sz w:val="22"/>
          <w:szCs w:val="22"/>
          <w:lang w:val="pt-BR"/>
        </w:rPr>
      </w:pPr>
      <w:ins w:id="1012" w:author="Zayra Fidelia" w:date="2024-05-21T21:46:00Z">
        <w:r>
          <w:rPr>
            <w:rFonts w:ascii="Arial" w:hAnsi="Arial" w:cs="Arial"/>
            <w:noProof/>
            <w:lang w:val="pt-BR"/>
          </w:rPr>
          <w:t xml:space="preserve">Bendahara </w:t>
        </w:r>
      </w:ins>
      <w:del w:id="1013" w:author="Zayra Fidelia" w:date="2024-05-21T21:46:00Z">
        <w:r w:rsidR="00040559" w:rsidRPr="00CA555D" w:rsidDel="00753426">
          <w:rPr>
            <w:rFonts w:ascii="Arial" w:hAnsi="Arial" w:cs="Arial"/>
            <w:noProof/>
            <w:sz w:val="22"/>
            <w:szCs w:val="22"/>
            <w:lang w:val="pt-BR"/>
            <w:rPrChange w:id="1014" w:author="benua.adhi" w:date="2021-04-08T09:21:00Z">
              <w:rPr>
                <w:rFonts w:ascii="Arial" w:hAnsi="Arial" w:cs="Arial"/>
                <w:noProof/>
                <w:sz w:val="22"/>
                <w:szCs w:val="22"/>
                <w:highlight w:val="cyan"/>
                <w:lang w:val="pt-BR"/>
              </w:rPr>
            </w:rPrChange>
          </w:rPr>
          <w:delText>Bensatker/Pekas/........</w:delText>
        </w:r>
        <w:r w:rsidR="00040559" w:rsidRPr="00CA555D" w:rsidDel="00753426">
          <w:rPr>
            <w:rFonts w:ascii="Arial" w:hAnsi="Arial" w:cs="Arial"/>
            <w:sz w:val="22"/>
            <w:szCs w:val="22"/>
            <w:rPrChange w:id="1015" w:author="benua.adhi" w:date="2021-04-08T09:21:00Z">
              <w:rPr>
                <w:rFonts w:ascii="Arial" w:hAnsi="Arial" w:cs="Arial"/>
                <w:sz w:val="22"/>
                <w:szCs w:val="22"/>
                <w:highlight w:val="cyan"/>
              </w:rPr>
            </w:rPrChange>
          </w:rPr>
          <w:delText>(</w:delText>
        </w:r>
        <w:r w:rsidR="00040559" w:rsidRPr="00CA555D" w:rsidDel="00753426">
          <w:rPr>
            <w:rFonts w:ascii="Arial" w:hAnsi="Arial" w:cs="Arial"/>
            <w:i/>
            <w:sz w:val="22"/>
            <w:szCs w:val="22"/>
            <w:rPrChange w:id="1016" w:author="benua.adhi" w:date="2021-04-08T09:21:00Z">
              <w:rPr>
                <w:rFonts w:ascii="Arial" w:hAnsi="Arial" w:cs="Arial"/>
                <w:i/>
                <w:sz w:val="22"/>
                <w:szCs w:val="22"/>
                <w:highlight w:val="cyan"/>
              </w:rPr>
            </w:rPrChange>
          </w:rPr>
          <w:delText>dapat disesuaikan</w:delText>
        </w:r>
        <w:r w:rsidR="00040559" w:rsidRPr="00CA555D" w:rsidDel="00753426">
          <w:rPr>
            <w:rFonts w:ascii="Arial" w:hAnsi="Arial" w:cs="Arial"/>
            <w:sz w:val="22"/>
            <w:szCs w:val="22"/>
            <w:rPrChange w:id="1017" w:author="benua.adhi" w:date="2021-04-08T09:21:00Z">
              <w:rPr>
                <w:rFonts w:ascii="Arial" w:hAnsi="Arial" w:cs="Arial"/>
                <w:sz w:val="22"/>
                <w:szCs w:val="22"/>
                <w:highlight w:val="cyan"/>
              </w:rPr>
            </w:rPrChange>
          </w:rPr>
          <w:delText>)</w:delText>
        </w:r>
        <w:r w:rsidR="00040559" w:rsidRPr="00825B29" w:rsidDel="00753426">
          <w:rPr>
            <w:rFonts w:ascii="Arial" w:hAnsi="Arial" w:cs="Arial"/>
            <w:noProof/>
            <w:sz w:val="22"/>
            <w:szCs w:val="22"/>
            <w:lang w:val="pt-BR"/>
          </w:rPr>
          <w:delText xml:space="preserve"> </w:delText>
        </w:r>
      </w:del>
      <w:commentRangeStart w:id="1018"/>
      <w:r w:rsidR="00040559" w:rsidRPr="00825B29">
        <w:rPr>
          <w:rFonts w:ascii="Arial" w:hAnsi="Arial" w:cs="Arial"/>
          <w:noProof/>
          <w:sz w:val="22"/>
          <w:szCs w:val="22"/>
          <w:lang w:val="pt-BR"/>
        </w:rPr>
        <w:t xml:space="preserve">memberikan Surat Pernyataan kepada PIHAK KEDUA </w:t>
      </w:r>
      <w:r w:rsidR="00040559" w:rsidRPr="00825B29">
        <w:rPr>
          <w:rFonts w:ascii="Arial" w:eastAsia="PMingLiU" w:hAnsi="Arial" w:cs="Arial"/>
          <w:sz w:val="22"/>
          <w:szCs w:val="22"/>
          <w:lang w:val="pt-BR" w:eastAsia="zh-TW"/>
        </w:rPr>
        <w:t>(</w:t>
      </w:r>
      <w:r w:rsidR="007D67B5" w:rsidRPr="00825B29">
        <w:rPr>
          <w:rFonts w:ascii="Arial" w:hAnsi="Arial" w:cs="Arial"/>
          <w:noProof/>
          <w:sz w:val="22"/>
          <w:szCs w:val="22"/>
          <w:lang w:val="pt-BR"/>
        </w:rPr>
        <w:t xml:space="preserve">sesuai dengan Lampiran </w:t>
      </w:r>
      <w:r w:rsidR="00040559" w:rsidRPr="00825B29">
        <w:rPr>
          <w:rFonts w:ascii="Arial" w:hAnsi="Arial" w:cs="Arial"/>
          <w:noProof/>
          <w:sz w:val="22"/>
          <w:szCs w:val="22"/>
          <w:lang w:val="pt-BR"/>
        </w:rPr>
        <w:t>Perjanjian ini)</w:t>
      </w:r>
      <w:commentRangeEnd w:id="1018"/>
      <w:r w:rsidR="00F708E4">
        <w:rPr>
          <w:rStyle w:val="CommentReference"/>
          <w:rFonts w:ascii="Calibri" w:eastAsia="Calibri" w:hAnsi="Calibri"/>
          <w:lang w:val="id-ID"/>
        </w:rPr>
        <w:commentReference w:id="1018"/>
      </w:r>
      <w:r w:rsidR="00040559" w:rsidRPr="00825B29">
        <w:rPr>
          <w:rFonts w:ascii="Arial" w:hAnsi="Arial" w:cs="Arial"/>
          <w:noProof/>
          <w:sz w:val="22"/>
          <w:szCs w:val="22"/>
          <w:lang w:val="pt-BR"/>
        </w:rPr>
        <w:t>.</w:t>
      </w:r>
    </w:p>
    <w:p w14:paraId="5AB9B775" w14:textId="77777777" w:rsidR="00040559" w:rsidRDefault="00040559" w:rsidP="009F1632">
      <w:pPr>
        <w:pStyle w:val="BodyTextIndent"/>
        <w:numPr>
          <w:ilvl w:val="0"/>
          <w:numId w:val="128"/>
        </w:numPr>
        <w:ind w:left="567" w:hanging="283"/>
        <w:rPr>
          <w:ins w:id="1019" w:author="Zayra Fidelia" w:date="2024-05-21T21:46:00Z"/>
          <w:rFonts w:ascii="Arial" w:hAnsi="Arial" w:cs="Arial"/>
          <w:noProof/>
          <w:sz w:val="22"/>
          <w:szCs w:val="22"/>
          <w:lang w:val="pt-BR"/>
        </w:rPr>
      </w:pPr>
      <w:r w:rsidRPr="00825B29">
        <w:rPr>
          <w:rFonts w:ascii="Arial" w:hAnsi="Arial" w:cs="Arial"/>
          <w:noProof/>
          <w:sz w:val="22"/>
          <w:szCs w:val="22"/>
          <w:lang w:val="pt-BR"/>
        </w:rPr>
        <w:t>PIHAK KEDUA berhak menentukan/mengubah kebijakan terkait pricing (biaya, bunga, denda) jika terjadi kondisi seperti poin 4b.</w:t>
      </w:r>
    </w:p>
    <w:p w14:paraId="6937BD8F" w14:textId="77777777" w:rsidR="00753426" w:rsidRPr="00825B29" w:rsidRDefault="00753426">
      <w:pPr>
        <w:pStyle w:val="BodyTextIndent"/>
        <w:ind w:left="567"/>
        <w:rPr>
          <w:rFonts w:ascii="Arial" w:hAnsi="Arial" w:cs="Arial"/>
          <w:noProof/>
          <w:sz w:val="22"/>
          <w:szCs w:val="22"/>
          <w:lang w:val="pt-BR"/>
        </w:rPr>
        <w:pPrChange w:id="1020" w:author="Zayra Fidelia" w:date="2024-05-21T21:46:00Z">
          <w:pPr>
            <w:pStyle w:val="BodyTextIndent"/>
            <w:numPr>
              <w:numId w:val="128"/>
            </w:numPr>
            <w:ind w:left="567" w:hanging="283"/>
          </w:pPr>
        </w:pPrChange>
      </w:pPr>
    </w:p>
    <w:p w14:paraId="21BFF639" w14:textId="77777777" w:rsidR="00040559" w:rsidRPr="00825B29" w:rsidRDefault="00040559" w:rsidP="00D9010A">
      <w:pPr>
        <w:pStyle w:val="BodyText"/>
        <w:tabs>
          <w:tab w:val="left" w:pos="720"/>
        </w:tabs>
        <w:spacing w:before="200" w:after="0" w:line="276" w:lineRule="auto"/>
        <w:jc w:val="center"/>
        <w:rPr>
          <w:rFonts w:ascii="Arial" w:hAnsi="Arial" w:cs="Arial"/>
          <w:b/>
          <w:bCs/>
          <w:sz w:val="22"/>
          <w:szCs w:val="22"/>
        </w:rPr>
      </w:pPr>
      <w:r w:rsidRPr="00825B29">
        <w:rPr>
          <w:rFonts w:ascii="Arial" w:hAnsi="Arial" w:cs="Arial"/>
          <w:b/>
          <w:bCs/>
          <w:sz w:val="22"/>
          <w:szCs w:val="22"/>
        </w:rPr>
        <w:lastRenderedPageBreak/>
        <w:t>Pasal 4</w:t>
      </w:r>
    </w:p>
    <w:p w14:paraId="5C559FB4" w14:textId="77777777" w:rsidR="00040559" w:rsidRPr="00825B29" w:rsidRDefault="00040559" w:rsidP="00040559">
      <w:pPr>
        <w:pStyle w:val="BodyText"/>
        <w:tabs>
          <w:tab w:val="left" w:pos="720"/>
        </w:tabs>
        <w:jc w:val="center"/>
        <w:rPr>
          <w:rFonts w:ascii="Arial" w:hAnsi="Arial" w:cs="Arial"/>
          <w:b/>
          <w:bCs/>
          <w:sz w:val="22"/>
          <w:szCs w:val="22"/>
        </w:rPr>
      </w:pPr>
      <w:r w:rsidRPr="00825B29">
        <w:rPr>
          <w:rFonts w:ascii="Arial" w:hAnsi="Arial" w:cs="Arial"/>
          <w:b/>
          <w:bCs/>
          <w:sz w:val="22"/>
          <w:szCs w:val="22"/>
        </w:rPr>
        <w:t>PELAKSANAAN  PEMBERIAN KREDIT</w:t>
      </w:r>
    </w:p>
    <w:p w14:paraId="5BDCA2AB" w14:textId="5A0C8654"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 xml:space="preserve">PIHAK PERTAMA memberikan </w:t>
      </w:r>
      <w:r w:rsidRPr="00825B29">
        <w:rPr>
          <w:rFonts w:ascii="Arial" w:hAnsi="Arial" w:cs="Arial"/>
          <w:i/>
          <w:sz w:val="22"/>
          <w:szCs w:val="22"/>
        </w:rPr>
        <w:t>copy</w:t>
      </w:r>
      <w:r w:rsidRPr="00825B29">
        <w:rPr>
          <w:rFonts w:ascii="Arial" w:hAnsi="Arial" w:cs="Arial"/>
          <w:sz w:val="22"/>
          <w:szCs w:val="22"/>
        </w:rPr>
        <w:t xml:space="preserve"> </w:t>
      </w:r>
      <w:commentRangeStart w:id="1021"/>
      <w:r w:rsidRPr="00825B29">
        <w:rPr>
          <w:rFonts w:ascii="Arial" w:hAnsi="Arial" w:cs="Arial"/>
          <w:sz w:val="22"/>
          <w:szCs w:val="22"/>
        </w:rPr>
        <w:t xml:space="preserve">Surat Penunjukan </w:t>
      </w:r>
      <w:commentRangeEnd w:id="1021"/>
      <w:r w:rsidR="00F708E4">
        <w:rPr>
          <w:rStyle w:val="CommentReference"/>
          <w:rFonts w:ascii="Calibri" w:eastAsia="Calibri" w:hAnsi="Calibri"/>
        </w:rPr>
        <w:commentReference w:id="1021"/>
      </w:r>
      <w:del w:id="1022" w:author="Zayra Fidelia" w:date="2024-05-21T21:47:00Z">
        <w:r w:rsidRPr="00CA555D" w:rsidDel="00753426">
          <w:rPr>
            <w:rFonts w:ascii="Arial" w:hAnsi="Arial" w:cs="Arial"/>
            <w:sz w:val="22"/>
            <w:szCs w:val="22"/>
            <w:rPrChange w:id="1023" w:author="benua.adhi" w:date="2021-04-08T09:21:00Z">
              <w:rPr>
                <w:rFonts w:ascii="Arial" w:hAnsi="Arial" w:cs="Arial"/>
                <w:sz w:val="22"/>
                <w:szCs w:val="22"/>
                <w:highlight w:val="cyan"/>
              </w:rPr>
            </w:rPrChange>
          </w:rPr>
          <w:delText>Bensatker/Pekas/..........</w:delText>
        </w:r>
        <w:r w:rsidRPr="00CA555D" w:rsidDel="00753426">
          <w:rPr>
            <w:rFonts w:ascii="Arial" w:hAnsi="Arial" w:cs="Arial"/>
            <w:sz w:val="22"/>
            <w:szCs w:val="22"/>
            <w:lang w:val="en-US"/>
            <w:rPrChange w:id="1024" w:author="benua.adhi" w:date="2021-04-08T09:21:00Z">
              <w:rPr>
                <w:rFonts w:ascii="Arial" w:hAnsi="Arial" w:cs="Arial"/>
                <w:sz w:val="22"/>
                <w:szCs w:val="22"/>
                <w:highlight w:val="cyan"/>
                <w:lang w:val="en-US"/>
              </w:rPr>
            </w:rPrChange>
          </w:rPr>
          <w:delText>(</w:delText>
        </w:r>
        <w:r w:rsidRPr="00CA555D" w:rsidDel="00753426">
          <w:rPr>
            <w:rFonts w:ascii="Arial" w:hAnsi="Arial" w:cs="Arial"/>
            <w:i/>
            <w:sz w:val="22"/>
            <w:szCs w:val="22"/>
            <w:lang w:val="en-US"/>
            <w:rPrChange w:id="1025" w:author="benua.adhi" w:date="2021-04-08T09:21:00Z">
              <w:rPr>
                <w:rFonts w:ascii="Arial" w:hAnsi="Arial" w:cs="Arial"/>
                <w:i/>
                <w:sz w:val="22"/>
                <w:szCs w:val="22"/>
                <w:highlight w:val="cyan"/>
                <w:lang w:val="en-US"/>
              </w:rPr>
            </w:rPrChange>
          </w:rPr>
          <w:delText>dapat disesuaikan</w:delText>
        </w:r>
        <w:r w:rsidRPr="00CA555D" w:rsidDel="00753426">
          <w:rPr>
            <w:rFonts w:ascii="Arial" w:hAnsi="Arial" w:cs="Arial"/>
            <w:sz w:val="22"/>
            <w:szCs w:val="22"/>
            <w:lang w:val="en-US"/>
            <w:rPrChange w:id="1026" w:author="benua.adhi" w:date="2021-04-08T09:21:00Z">
              <w:rPr>
                <w:rFonts w:ascii="Arial" w:hAnsi="Arial" w:cs="Arial"/>
                <w:sz w:val="22"/>
                <w:szCs w:val="22"/>
                <w:highlight w:val="cyan"/>
                <w:lang w:val="en-US"/>
              </w:rPr>
            </w:rPrChange>
          </w:rPr>
          <w:delText>)</w:delText>
        </w:r>
      </w:del>
      <w:ins w:id="1027" w:author="Zayra Fidelia" w:date="2024-05-21T21:47:00Z">
        <w:r w:rsidR="00753426">
          <w:rPr>
            <w:rFonts w:ascii="Arial" w:hAnsi="Arial" w:cs="Arial"/>
            <w:sz w:val="22"/>
            <w:szCs w:val="22"/>
          </w:rPr>
          <w:t>Bendahara</w:t>
        </w:r>
      </w:ins>
      <w:r w:rsidRPr="00825B29">
        <w:rPr>
          <w:rFonts w:ascii="Arial" w:hAnsi="Arial" w:cs="Arial"/>
          <w:sz w:val="22"/>
          <w:szCs w:val="22"/>
        </w:rPr>
        <w:t xml:space="preserve"> kepada PIHAK KEDUA.</w:t>
      </w:r>
    </w:p>
    <w:p w14:paraId="3A5951A3" w14:textId="1E83A007"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 xml:space="preserve">PIHAK PERTAMA mengkoordinir pengajuan permohonan Kredit Calon Debitur secara kolektif serta memberikan rekomendasi melalui </w:t>
      </w:r>
      <w:del w:id="1028" w:author="Zayra Fidelia" w:date="2024-05-21T21:47:00Z">
        <w:r w:rsidRPr="00CA555D" w:rsidDel="004121A2">
          <w:rPr>
            <w:rFonts w:ascii="Arial" w:hAnsi="Arial" w:cs="Arial"/>
            <w:sz w:val="22"/>
            <w:szCs w:val="22"/>
            <w:rPrChange w:id="1029" w:author="benua.adhi" w:date="2021-04-08T09:21:00Z">
              <w:rPr>
                <w:rFonts w:ascii="Arial" w:hAnsi="Arial" w:cs="Arial"/>
                <w:sz w:val="22"/>
                <w:szCs w:val="22"/>
                <w:highlight w:val="cyan"/>
              </w:rPr>
            </w:rPrChange>
          </w:rPr>
          <w:delText>Bensatker/Pekas/........</w:delText>
        </w:r>
        <w:r w:rsidRPr="00CA555D" w:rsidDel="004121A2">
          <w:rPr>
            <w:rFonts w:ascii="Arial" w:hAnsi="Arial" w:cs="Arial"/>
            <w:sz w:val="22"/>
            <w:szCs w:val="22"/>
            <w:lang w:val="en-US"/>
            <w:rPrChange w:id="1030" w:author="benua.adhi" w:date="2021-04-08T09:21:00Z">
              <w:rPr>
                <w:rFonts w:ascii="Arial" w:hAnsi="Arial" w:cs="Arial"/>
                <w:sz w:val="22"/>
                <w:szCs w:val="22"/>
                <w:highlight w:val="cyan"/>
                <w:lang w:val="en-US"/>
              </w:rPr>
            </w:rPrChange>
          </w:rPr>
          <w:delText>(</w:delText>
        </w:r>
        <w:r w:rsidRPr="00CA555D" w:rsidDel="004121A2">
          <w:rPr>
            <w:rFonts w:ascii="Arial" w:hAnsi="Arial" w:cs="Arial"/>
            <w:i/>
            <w:sz w:val="22"/>
            <w:szCs w:val="22"/>
            <w:lang w:val="en-US"/>
            <w:rPrChange w:id="1031" w:author="benua.adhi" w:date="2021-04-08T09:21:00Z">
              <w:rPr>
                <w:rFonts w:ascii="Arial" w:hAnsi="Arial" w:cs="Arial"/>
                <w:i/>
                <w:sz w:val="22"/>
                <w:szCs w:val="22"/>
                <w:highlight w:val="cyan"/>
                <w:lang w:val="en-US"/>
              </w:rPr>
            </w:rPrChange>
          </w:rPr>
          <w:delText>dapat disesuaikan</w:delText>
        </w:r>
        <w:r w:rsidRPr="00CA555D" w:rsidDel="004121A2">
          <w:rPr>
            <w:rFonts w:ascii="Arial" w:hAnsi="Arial" w:cs="Arial"/>
            <w:sz w:val="22"/>
            <w:szCs w:val="22"/>
            <w:lang w:val="en-US"/>
            <w:rPrChange w:id="1032" w:author="benua.adhi" w:date="2021-04-08T09:21:00Z">
              <w:rPr>
                <w:rFonts w:ascii="Arial" w:hAnsi="Arial" w:cs="Arial"/>
                <w:sz w:val="22"/>
                <w:szCs w:val="22"/>
                <w:highlight w:val="cyan"/>
                <w:lang w:val="en-US"/>
              </w:rPr>
            </w:rPrChange>
          </w:rPr>
          <w:delText>)</w:delText>
        </w:r>
      </w:del>
      <w:ins w:id="1033" w:author="Zayra Fidelia" w:date="2024-05-21T21:47:00Z">
        <w:r w:rsidR="004121A2">
          <w:rPr>
            <w:rFonts w:ascii="Arial" w:hAnsi="Arial" w:cs="Arial"/>
            <w:sz w:val="22"/>
            <w:szCs w:val="22"/>
          </w:rPr>
          <w:t>Bendahara</w:t>
        </w:r>
      </w:ins>
      <w:r w:rsidRPr="00825B29">
        <w:rPr>
          <w:rFonts w:ascii="Arial" w:hAnsi="Arial" w:cs="Arial"/>
          <w:sz w:val="22"/>
          <w:szCs w:val="22"/>
        </w:rPr>
        <w:t xml:space="preserve"> dan selanjutnya menyerahkan seluruh permohonan Kredit atas nama Calon Debitur tersebut kepada PIHAK KEDUA</w:t>
      </w:r>
      <w:r w:rsidR="00D9010A" w:rsidRPr="00825B29">
        <w:rPr>
          <w:rFonts w:ascii="Arial" w:hAnsi="Arial" w:cs="Arial"/>
          <w:sz w:val="22"/>
          <w:szCs w:val="22"/>
        </w:rPr>
        <w:t xml:space="preserve"> </w:t>
      </w:r>
      <w:r w:rsidRPr="00825B29">
        <w:rPr>
          <w:rFonts w:ascii="Arial" w:hAnsi="Arial" w:cs="Arial"/>
          <w:sz w:val="22"/>
          <w:szCs w:val="22"/>
        </w:rPr>
        <w:t>beserta dokumen-dokumen Kredit sesuai ketentuan dan syarat-syarat yang telah ditetapkan oleh PIHAK KEDUA.</w:t>
      </w:r>
    </w:p>
    <w:p w14:paraId="0F9DBA0D" w14:textId="77777777"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PARA PIHAK</w:t>
      </w:r>
      <w:r w:rsidR="00D9010A" w:rsidRPr="00825B29">
        <w:rPr>
          <w:rFonts w:ascii="Arial" w:hAnsi="Arial" w:cs="Arial"/>
          <w:sz w:val="22"/>
          <w:szCs w:val="22"/>
        </w:rPr>
        <w:t xml:space="preserve"> </w:t>
      </w:r>
      <w:r w:rsidRPr="00825B29">
        <w:rPr>
          <w:rFonts w:ascii="Arial" w:hAnsi="Arial" w:cs="Arial"/>
          <w:sz w:val="22"/>
          <w:szCs w:val="22"/>
        </w:rPr>
        <w:t>sepakat bahwa keputusan Kredit berada pada PIHAK KEDUA, untuk itu PIHAK KEDUA</w:t>
      </w:r>
      <w:r w:rsidR="00D9010A" w:rsidRPr="00825B29">
        <w:rPr>
          <w:rFonts w:ascii="Arial" w:hAnsi="Arial" w:cs="Arial"/>
          <w:sz w:val="22"/>
          <w:szCs w:val="22"/>
        </w:rPr>
        <w:t xml:space="preserve"> </w:t>
      </w:r>
      <w:r w:rsidRPr="00825B29">
        <w:rPr>
          <w:rFonts w:ascii="Arial" w:hAnsi="Arial" w:cs="Arial"/>
          <w:sz w:val="22"/>
          <w:szCs w:val="22"/>
        </w:rPr>
        <w:t>berhak dan berwenang untuk menganalisa kelayakan Kredit atau menyeleksi secara seksama setiap permohonan Kredit dari Calon Debitur sesuai dengan ketentuan dan persyaratan yang ditetapkan oleh PIHAK KEDUA.</w:t>
      </w:r>
    </w:p>
    <w:p w14:paraId="30F7446A" w14:textId="77777777"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Dalam hal PIHAK KEDUA</w:t>
      </w:r>
      <w:r w:rsidR="00D9010A" w:rsidRPr="00825B29">
        <w:rPr>
          <w:rFonts w:ascii="Arial" w:hAnsi="Arial" w:cs="Arial"/>
          <w:sz w:val="22"/>
          <w:szCs w:val="22"/>
        </w:rPr>
        <w:t xml:space="preserve"> </w:t>
      </w:r>
      <w:r w:rsidRPr="00825B29">
        <w:rPr>
          <w:rFonts w:ascii="Arial" w:hAnsi="Arial" w:cs="Arial"/>
          <w:sz w:val="22"/>
          <w:szCs w:val="22"/>
        </w:rPr>
        <w:t>menyetujui permohonan Kredit Calon Debitur, maka realisasi pemberian Kredit akan dilaksanakan menurut ketentuan-ketentuan dan syarat-syarat pemberian Kredit PIHAK KEDUA</w:t>
      </w:r>
      <w:r w:rsidR="002D3EBA" w:rsidRPr="00825B29">
        <w:rPr>
          <w:rFonts w:ascii="Arial" w:hAnsi="Arial" w:cs="Arial"/>
          <w:sz w:val="22"/>
          <w:szCs w:val="22"/>
        </w:rPr>
        <w:t xml:space="preserve"> </w:t>
      </w:r>
      <w:r w:rsidRPr="00825B29">
        <w:rPr>
          <w:rFonts w:ascii="Arial" w:hAnsi="Arial" w:cs="Arial"/>
          <w:sz w:val="22"/>
          <w:szCs w:val="22"/>
        </w:rPr>
        <w:t xml:space="preserve">dengan menandatangani Perjanjian Kredit dan perjanjian-perjanjian </w:t>
      </w:r>
      <w:r w:rsidRPr="00CA555D">
        <w:rPr>
          <w:rFonts w:ascii="Arial" w:hAnsi="Arial" w:cs="Arial"/>
          <w:strike/>
          <w:sz w:val="22"/>
          <w:szCs w:val="22"/>
          <w:rPrChange w:id="1034" w:author="benua.adhi" w:date="2021-04-08T09:21:00Z">
            <w:rPr>
              <w:rFonts w:ascii="Arial" w:hAnsi="Arial" w:cs="Arial"/>
              <w:strike/>
              <w:sz w:val="22"/>
              <w:szCs w:val="22"/>
              <w:highlight w:val="green"/>
            </w:rPr>
          </w:rPrChange>
        </w:rPr>
        <w:t>accesoirnya</w:t>
      </w:r>
      <w:r w:rsidR="00044571" w:rsidRPr="00825B29">
        <w:rPr>
          <w:rFonts w:ascii="Arial" w:hAnsi="Arial" w:cs="Arial"/>
          <w:sz w:val="22"/>
          <w:szCs w:val="22"/>
          <w:lang w:val="en-US"/>
        </w:rPr>
        <w:t xml:space="preserve"> </w:t>
      </w:r>
      <w:proofErr w:type="spellStart"/>
      <w:r w:rsidR="00044571" w:rsidRPr="00CA555D">
        <w:rPr>
          <w:rFonts w:ascii="Arial" w:hAnsi="Arial" w:cs="Arial"/>
          <w:i/>
          <w:sz w:val="22"/>
          <w:szCs w:val="22"/>
          <w:lang w:val="en-US"/>
          <w:rPrChange w:id="1035" w:author="benua.adhi" w:date="2021-04-08T09:21:00Z">
            <w:rPr>
              <w:rFonts w:ascii="Arial" w:hAnsi="Arial" w:cs="Arial"/>
              <w:i/>
              <w:sz w:val="22"/>
              <w:szCs w:val="22"/>
              <w:highlight w:val="green"/>
              <w:lang w:val="en-US"/>
            </w:rPr>
          </w:rPrChange>
        </w:rPr>
        <w:t>assesoir</w:t>
      </w:r>
      <w:r w:rsidR="00044571" w:rsidRPr="00CA555D">
        <w:rPr>
          <w:rFonts w:ascii="Arial" w:hAnsi="Arial" w:cs="Arial"/>
          <w:sz w:val="22"/>
          <w:szCs w:val="22"/>
          <w:lang w:val="en-US"/>
          <w:rPrChange w:id="1036" w:author="benua.adhi" w:date="2021-04-08T09:21:00Z">
            <w:rPr>
              <w:rFonts w:ascii="Arial" w:hAnsi="Arial" w:cs="Arial"/>
              <w:sz w:val="22"/>
              <w:szCs w:val="22"/>
              <w:highlight w:val="green"/>
              <w:lang w:val="en-US"/>
            </w:rPr>
          </w:rPrChange>
        </w:rPr>
        <w:t>-nya</w:t>
      </w:r>
      <w:proofErr w:type="spellEnd"/>
      <w:r w:rsidRPr="00825B29">
        <w:rPr>
          <w:rFonts w:ascii="Arial" w:hAnsi="Arial" w:cs="Arial"/>
          <w:sz w:val="22"/>
          <w:szCs w:val="22"/>
        </w:rPr>
        <w:t>.</w:t>
      </w:r>
    </w:p>
    <w:p w14:paraId="1908591F" w14:textId="77777777" w:rsidR="00040559" w:rsidRPr="00825B29" w:rsidRDefault="00040559" w:rsidP="009F1632">
      <w:pPr>
        <w:pStyle w:val="BodyText"/>
        <w:numPr>
          <w:ilvl w:val="0"/>
          <w:numId w:val="120"/>
        </w:numPr>
        <w:tabs>
          <w:tab w:val="clear" w:pos="2700"/>
        </w:tabs>
        <w:spacing w:after="0"/>
        <w:ind w:left="360"/>
        <w:jc w:val="both"/>
        <w:rPr>
          <w:rFonts w:ascii="Arial" w:hAnsi="Arial" w:cs="Arial"/>
          <w:sz w:val="22"/>
          <w:szCs w:val="22"/>
        </w:rPr>
      </w:pPr>
      <w:r w:rsidRPr="00825B29">
        <w:rPr>
          <w:rFonts w:ascii="Arial" w:hAnsi="Arial" w:cs="Arial"/>
          <w:sz w:val="22"/>
          <w:szCs w:val="22"/>
        </w:rPr>
        <w:t xml:space="preserve">Setiap pencairan fasilitas Kredit yang akan diterima oleh Debitur akan ditransfer atau dipindahbukukan untuk keuntungan rekening Tabungan </w:t>
      </w:r>
      <w:ins w:id="1037" w:author="Rizky Pangidoan Sitanggang" w:date="2021-03-07T22:38:00Z">
        <w:r w:rsidR="00B27C37" w:rsidRPr="00825B29">
          <w:rPr>
            <w:rFonts w:ascii="Arial" w:hAnsi="Arial" w:cs="Arial"/>
            <w:sz w:val="22"/>
            <w:szCs w:val="22"/>
            <w:lang w:val="en-US"/>
          </w:rPr>
          <w:t xml:space="preserve">pada PIHAK KEDUA </w:t>
        </w:r>
      </w:ins>
      <w:r w:rsidRPr="00825B29">
        <w:rPr>
          <w:rFonts w:ascii="Arial" w:hAnsi="Arial" w:cs="Arial"/>
          <w:sz w:val="22"/>
          <w:szCs w:val="22"/>
        </w:rPr>
        <w:t>atas nama masing-masing Debitur.</w:t>
      </w:r>
    </w:p>
    <w:p w14:paraId="704FC018" w14:textId="77777777" w:rsidR="00040559" w:rsidRPr="00825B29" w:rsidRDefault="00040559" w:rsidP="00D9010A">
      <w:pPr>
        <w:pStyle w:val="BodyText"/>
        <w:spacing w:before="200" w:after="0" w:line="276" w:lineRule="auto"/>
        <w:jc w:val="center"/>
        <w:rPr>
          <w:rFonts w:ascii="Arial" w:hAnsi="Arial" w:cs="Arial"/>
          <w:b/>
          <w:bCs/>
          <w:sz w:val="22"/>
          <w:szCs w:val="22"/>
        </w:rPr>
      </w:pPr>
      <w:r w:rsidRPr="00825B29">
        <w:rPr>
          <w:rFonts w:ascii="Arial" w:hAnsi="Arial" w:cs="Arial"/>
          <w:b/>
          <w:bCs/>
          <w:sz w:val="22"/>
          <w:szCs w:val="22"/>
        </w:rPr>
        <w:t>Pasal 5</w:t>
      </w:r>
    </w:p>
    <w:p w14:paraId="3E893DA6" w14:textId="77777777" w:rsidR="00040559" w:rsidRPr="00825B29" w:rsidRDefault="00040559" w:rsidP="00040559">
      <w:pPr>
        <w:pStyle w:val="BodyText"/>
        <w:jc w:val="center"/>
        <w:rPr>
          <w:rFonts w:ascii="Arial" w:hAnsi="Arial" w:cs="Arial"/>
          <w:b/>
          <w:bCs/>
          <w:sz w:val="22"/>
          <w:szCs w:val="22"/>
        </w:rPr>
      </w:pPr>
      <w:r w:rsidRPr="00825B29">
        <w:rPr>
          <w:rFonts w:ascii="Arial" w:hAnsi="Arial" w:cs="Arial"/>
          <w:b/>
          <w:bCs/>
          <w:sz w:val="22"/>
          <w:szCs w:val="22"/>
        </w:rPr>
        <w:t>PEMBAYARAN KEWAJIBAN DEBITUR</w:t>
      </w:r>
    </w:p>
    <w:p w14:paraId="320ED68F" w14:textId="77777777" w:rsidR="00040559" w:rsidRPr="00825B29" w:rsidRDefault="00040559" w:rsidP="00040559">
      <w:pPr>
        <w:pStyle w:val="BodyText"/>
        <w:jc w:val="both"/>
        <w:rPr>
          <w:rFonts w:ascii="Arial" w:hAnsi="Arial" w:cs="Arial"/>
          <w:sz w:val="22"/>
          <w:szCs w:val="22"/>
        </w:rPr>
      </w:pPr>
      <w:r w:rsidRPr="00825B29">
        <w:rPr>
          <w:rFonts w:ascii="Arial" w:hAnsi="Arial" w:cs="Arial"/>
          <w:sz w:val="22"/>
          <w:szCs w:val="22"/>
        </w:rPr>
        <w:t>Pembayaran kewajiban Debitur dilakukan secara Angsuran yang dibayar setiap bulan dari rekening Tabungan atau rekening lainnya milik Debitur sampai dengan Kredit lunas atau dinyatakan lunas oleh PIHAK KEDUA.</w:t>
      </w:r>
    </w:p>
    <w:p w14:paraId="7E49E9D6" w14:textId="77777777" w:rsidR="00040559" w:rsidRPr="00825B29" w:rsidRDefault="00040559" w:rsidP="00D9010A">
      <w:pPr>
        <w:pStyle w:val="BodyText"/>
        <w:spacing w:before="200" w:after="0" w:line="276" w:lineRule="auto"/>
        <w:jc w:val="center"/>
        <w:rPr>
          <w:rFonts w:ascii="Arial" w:hAnsi="Arial" w:cs="Arial"/>
          <w:b/>
          <w:bCs/>
          <w:sz w:val="22"/>
          <w:szCs w:val="22"/>
          <w:lang w:val="es-ES"/>
        </w:rPr>
      </w:pPr>
      <w:proofErr w:type="spellStart"/>
      <w:r w:rsidRPr="00825B29">
        <w:rPr>
          <w:rFonts w:ascii="Arial" w:hAnsi="Arial" w:cs="Arial"/>
          <w:b/>
          <w:bCs/>
          <w:sz w:val="22"/>
          <w:szCs w:val="22"/>
          <w:lang w:val="es-ES"/>
        </w:rPr>
        <w:t>Pasal</w:t>
      </w:r>
      <w:proofErr w:type="spellEnd"/>
      <w:r w:rsidRPr="00825B29">
        <w:rPr>
          <w:rFonts w:ascii="Arial" w:hAnsi="Arial" w:cs="Arial"/>
          <w:b/>
          <w:bCs/>
          <w:sz w:val="22"/>
          <w:szCs w:val="22"/>
          <w:lang w:val="es-ES"/>
        </w:rPr>
        <w:t xml:space="preserve"> 6</w:t>
      </w:r>
    </w:p>
    <w:p w14:paraId="749CB84A" w14:textId="77777777" w:rsidR="00040559" w:rsidRPr="00825B29" w:rsidRDefault="00040559" w:rsidP="00040559">
      <w:pPr>
        <w:pStyle w:val="BodyText"/>
        <w:jc w:val="center"/>
        <w:rPr>
          <w:rFonts w:ascii="Arial" w:hAnsi="Arial" w:cs="Arial"/>
          <w:b/>
          <w:bCs/>
          <w:sz w:val="22"/>
          <w:szCs w:val="22"/>
          <w:lang w:val="es-ES"/>
        </w:rPr>
      </w:pPr>
      <w:r w:rsidRPr="00825B29">
        <w:rPr>
          <w:rFonts w:ascii="Arial" w:hAnsi="Arial" w:cs="Arial"/>
          <w:b/>
          <w:bCs/>
          <w:sz w:val="22"/>
          <w:szCs w:val="22"/>
          <w:lang w:val="es-ES"/>
        </w:rPr>
        <w:t>HAK DAN KEWAJIBAN PARA PIHAK</w:t>
      </w:r>
    </w:p>
    <w:p w14:paraId="3B56F155" w14:textId="77777777" w:rsidR="00040559" w:rsidRPr="00825B29" w:rsidRDefault="00040559" w:rsidP="009F1632">
      <w:pPr>
        <w:numPr>
          <w:ilvl w:val="0"/>
          <w:numId w:val="121"/>
        </w:numPr>
        <w:spacing w:line="240" w:lineRule="auto"/>
        <w:rPr>
          <w:rFonts w:ascii="Arial" w:hAnsi="Arial" w:cs="Arial"/>
          <w:noProof/>
        </w:rPr>
      </w:pPr>
      <w:r w:rsidRPr="00825B29">
        <w:rPr>
          <w:rFonts w:ascii="Arial" w:hAnsi="Arial" w:cs="Arial"/>
          <w:noProof/>
        </w:rPr>
        <w:t xml:space="preserve">Kewajiban </w:t>
      </w:r>
      <w:r w:rsidRPr="00825B29">
        <w:rPr>
          <w:rFonts w:ascii="Arial" w:hAnsi="Arial" w:cs="Arial"/>
          <w:lang w:val="sv-SE"/>
        </w:rPr>
        <w:t xml:space="preserve">PIHAK PERTAMA </w:t>
      </w:r>
      <w:r w:rsidRPr="00825B29">
        <w:rPr>
          <w:rFonts w:ascii="Arial" w:hAnsi="Arial" w:cs="Arial"/>
          <w:noProof/>
        </w:rPr>
        <w:t>:</w:t>
      </w:r>
    </w:p>
    <w:p w14:paraId="11752CDD" w14:textId="05961F2F" w:rsidR="00040559" w:rsidRPr="00825B29" w:rsidRDefault="00040559" w:rsidP="009F1632">
      <w:pPr>
        <w:numPr>
          <w:ilvl w:val="0"/>
          <w:numId w:val="122"/>
        </w:numPr>
        <w:spacing w:line="240" w:lineRule="auto"/>
        <w:ind w:left="851" w:hanging="425"/>
        <w:rPr>
          <w:rFonts w:ascii="Arial" w:hAnsi="Arial" w:cs="Arial"/>
          <w:noProof/>
        </w:rPr>
      </w:pPr>
      <w:r w:rsidRPr="00825B29">
        <w:rPr>
          <w:rFonts w:ascii="Arial" w:hAnsi="Arial" w:cs="Arial"/>
          <w:noProof/>
        </w:rPr>
        <w:t xml:space="preserve">Melalui </w:t>
      </w:r>
      <w:del w:id="1038" w:author="Zayra Fidelia" w:date="2024-05-21T21:48:00Z">
        <w:r w:rsidRPr="00CA555D" w:rsidDel="004121A2">
          <w:rPr>
            <w:rFonts w:ascii="Arial" w:hAnsi="Arial" w:cs="Arial"/>
            <w:noProof/>
            <w:rPrChange w:id="1039" w:author="benua.adhi" w:date="2021-04-08T09:21:00Z">
              <w:rPr>
                <w:rFonts w:ascii="Arial" w:hAnsi="Arial" w:cs="Arial"/>
                <w:noProof/>
                <w:highlight w:val="cyan"/>
              </w:rPr>
            </w:rPrChange>
          </w:rPr>
          <w:delText>Bensatker/Pekas/……….</w:delText>
        </w:r>
        <w:r w:rsidRPr="00CA555D" w:rsidDel="004121A2">
          <w:rPr>
            <w:rFonts w:ascii="Arial" w:hAnsi="Arial" w:cs="Arial"/>
            <w:rPrChange w:id="1040" w:author="benua.adhi" w:date="2021-04-08T09:21:00Z">
              <w:rPr>
                <w:rFonts w:ascii="Arial" w:hAnsi="Arial" w:cs="Arial"/>
                <w:highlight w:val="cyan"/>
              </w:rPr>
            </w:rPrChange>
          </w:rPr>
          <w:delText>(</w:delText>
        </w:r>
        <w:r w:rsidRPr="00CA555D" w:rsidDel="004121A2">
          <w:rPr>
            <w:rFonts w:ascii="Arial" w:hAnsi="Arial" w:cs="Arial"/>
            <w:i/>
            <w:rPrChange w:id="1041" w:author="benua.adhi" w:date="2021-04-08T09:21:00Z">
              <w:rPr>
                <w:rFonts w:ascii="Arial" w:hAnsi="Arial" w:cs="Arial"/>
                <w:i/>
                <w:highlight w:val="cyan"/>
              </w:rPr>
            </w:rPrChange>
          </w:rPr>
          <w:delText>dapat disesuaikan</w:delText>
        </w:r>
        <w:r w:rsidR="00611F8E" w:rsidRPr="00CA555D" w:rsidDel="004121A2">
          <w:rPr>
            <w:rFonts w:ascii="Arial" w:hAnsi="Arial" w:cs="Arial"/>
            <w:rPrChange w:id="1042" w:author="benua.adhi" w:date="2021-04-08T09:21:00Z">
              <w:rPr>
                <w:rFonts w:ascii="Arial" w:hAnsi="Arial" w:cs="Arial"/>
                <w:highlight w:val="cyan"/>
              </w:rPr>
            </w:rPrChange>
          </w:rPr>
          <w:delText>)</w:delText>
        </w:r>
      </w:del>
      <w:ins w:id="1043" w:author="Zayra Fidelia" w:date="2024-05-21T21:48:00Z">
        <w:r w:rsidR="004121A2">
          <w:rPr>
            <w:rFonts w:ascii="Arial" w:hAnsi="Arial" w:cs="Arial"/>
            <w:noProof/>
          </w:rPr>
          <w:t>Bendahara</w:t>
        </w:r>
      </w:ins>
      <w:r w:rsidRPr="00825B29">
        <w:rPr>
          <w:rFonts w:ascii="Arial" w:hAnsi="Arial" w:cs="Arial"/>
          <w:noProof/>
        </w:rPr>
        <w:t xml:space="preserve"> melakukan </w:t>
      </w:r>
      <w:commentRangeStart w:id="1044"/>
      <w:r w:rsidRPr="00825B29">
        <w:rPr>
          <w:rFonts w:ascii="Arial" w:hAnsi="Arial" w:cs="Arial"/>
          <w:noProof/>
        </w:rPr>
        <w:t xml:space="preserve">seleksi secara ketat </w:t>
      </w:r>
      <w:commentRangeEnd w:id="1044"/>
      <w:r w:rsidR="00F708E4">
        <w:rPr>
          <w:rStyle w:val="CommentReference"/>
        </w:rPr>
        <w:commentReference w:id="1044"/>
      </w:r>
      <w:r w:rsidRPr="00825B29">
        <w:rPr>
          <w:rFonts w:ascii="Arial" w:hAnsi="Arial" w:cs="Arial"/>
          <w:noProof/>
        </w:rPr>
        <w:t xml:space="preserve">atas setiap permohonan Kredit yang diajukan oleh Calon Debitur kepada </w:t>
      </w:r>
      <w:r w:rsidRPr="00825B29">
        <w:rPr>
          <w:rFonts w:ascii="Arial" w:hAnsi="Arial" w:cs="Arial"/>
        </w:rPr>
        <w:t>PIHAK KEDUA</w:t>
      </w:r>
      <w:r w:rsidRPr="00825B29">
        <w:rPr>
          <w:rFonts w:ascii="Arial" w:hAnsi="Arial" w:cs="Arial"/>
          <w:noProof/>
        </w:rPr>
        <w:t xml:space="preserve"> dan memberikan rekomendasi kepada Calon Debitur yang mengajukan permohonan Kredit kepada </w:t>
      </w:r>
      <w:r w:rsidRPr="00825B29">
        <w:rPr>
          <w:rFonts w:ascii="Arial" w:hAnsi="Arial" w:cs="Arial"/>
        </w:rPr>
        <w:t>PIHAK KEDUA.</w:t>
      </w:r>
    </w:p>
    <w:p w14:paraId="5746CBBD" w14:textId="2B112FF3" w:rsidR="00040559" w:rsidRPr="00825B29" w:rsidRDefault="00A62CDC" w:rsidP="009F1632">
      <w:pPr>
        <w:numPr>
          <w:ilvl w:val="0"/>
          <w:numId w:val="122"/>
        </w:numPr>
        <w:tabs>
          <w:tab w:val="left" w:pos="851"/>
        </w:tabs>
        <w:spacing w:line="240" w:lineRule="auto"/>
        <w:ind w:left="851" w:hanging="425"/>
        <w:rPr>
          <w:rFonts w:ascii="Arial" w:hAnsi="Arial" w:cs="Arial"/>
          <w:noProof/>
        </w:rPr>
      </w:pPr>
      <w:commentRangeStart w:id="1045"/>
      <w:r w:rsidRPr="00825B29">
        <w:rPr>
          <w:rFonts w:ascii="Arial" w:hAnsi="Arial" w:cs="Arial"/>
          <w:noProof/>
        </w:rPr>
        <w:t xml:space="preserve">Menyalurkan penghasilan Debitur (gaji, tunjangan kinerja, remunerasi, dan tunjangan lainnya) kepada rekening Tabungan milik Debitur yang ada pada PIHAK KEDUA, dan/atau memotongkan penghasilan Debitur (gaji, tunjangan kinerja, remunerasi, dan tunjangan lainnya) sebesar Angsuran </w:t>
      </w:r>
      <w:ins w:id="1046" w:author="Guideline" w:date="2021-04-09T10:05:00Z">
        <w:r w:rsidR="009A0A7C">
          <w:rPr>
            <w:rFonts w:ascii="Arial" w:hAnsi="Arial" w:cs="Arial"/>
            <w:noProof/>
            <w:lang w:val="en-US"/>
          </w:rPr>
          <w:t>beserta</w:t>
        </w:r>
      </w:ins>
      <w:del w:id="1047" w:author="Guideline" w:date="2021-04-09T10:05:00Z">
        <w:r w:rsidRPr="00825B29" w:rsidDel="009A0A7C">
          <w:rPr>
            <w:rFonts w:ascii="Arial" w:hAnsi="Arial" w:cs="Arial"/>
            <w:noProof/>
          </w:rPr>
          <w:delText>+</w:delText>
        </w:r>
      </w:del>
      <w:r w:rsidRPr="00825B29">
        <w:rPr>
          <w:rFonts w:ascii="Arial" w:hAnsi="Arial" w:cs="Arial"/>
          <w:noProof/>
        </w:rPr>
        <w:t xml:space="preserve"> denda (jika ada) </w:t>
      </w:r>
      <w:r w:rsidRPr="00825B29">
        <w:rPr>
          <w:rFonts w:ascii="Arial" w:hAnsi="Arial" w:cs="Arial"/>
          <w:noProof/>
          <w:lang w:val="en-US"/>
        </w:rPr>
        <w:t xml:space="preserve">dan/atau sebesar kekurangan Angsuran + denda (jika ada) </w:t>
      </w:r>
      <w:r w:rsidRPr="00825B29">
        <w:rPr>
          <w:rFonts w:ascii="Arial" w:hAnsi="Arial" w:cs="Arial"/>
          <w:noProof/>
        </w:rPr>
        <w:t>dan menyetorkan kepada PIHAK KEDUA setiap bulannya sesuai dengan surat pemberitahuan dari PIHAK KEDUA, sampai dengan Kredit dinyatakan lunas oleh PIHAK KEDUA</w:t>
      </w:r>
      <w:r w:rsidRPr="00825B29">
        <w:rPr>
          <w:rFonts w:ascii="Arial" w:hAnsi="Arial" w:cs="Arial"/>
          <w:noProof/>
          <w:lang w:val="en-US"/>
        </w:rPr>
        <w:t>, dengan ketentuan sebagai berikut :</w:t>
      </w:r>
      <w:commentRangeEnd w:id="1045"/>
      <w:r w:rsidR="00F708E4">
        <w:rPr>
          <w:rStyle w:val="CommentReference"/>
        </w:rPr>
        <w:commentReference w:id="1045"/>
      </w:r>
    </w:p>
    <w:p w14:paraId="5202E701" w14:textId="77777777" w:rsidR="00A62CDC" w:rsidRPr="00825B29" w:rsidRDefault="00A62CDC" w:rsidP="00A62CDC">
      <w:pPr>
        <w:numPr>
          <w:ilvl w:val="1"/>
          <w:numId w:val="192"/>
        </w:numPr>
        <w:spacing w:line="240" w:lineRule="auto"/>
        <w:ind w:left="1418" w:hanging="574"/>
        <w:rPr>
          <w:rFonts w:ascii="Arial" w:hAnsi="Arial" w:cs="Arial"/>
          <w:noProof/>
        </w:rPr>
      </w:pPr>
      <w:commentRangeStart w:id="1048"/>
      <w:r w:rsidRPr="00825B29">
        <w:rPr>
          <w:rFonts w:ascii="Arial" w:hAnsi="Arial" w:cs="Arial"/>
          <w:noProof/>
          <w:lang w:val="en-US"/>
        </w:rPr>
        <w:t>Jika penghasilan Debitur yang disalurkan ke rekening Debitur yang ada pada PIHAK KEDUA mencukupi kewajiban Angsuran + denda (jika ada), maka kewajiban PIHAK PERTAMA untuk memotong penghasilan Debitur dapat diabaikan.</w:t>
      </w:r>
      <w:commentRangeEnd w:id="1048"/>
      <w:r w:rsidR="009A0A7C">
        <w:rPr>
          <w:rStyle w:val="CommentReference"/>
        </w:rPr>
        <w:commentReference w:id="1048"/>
      </w:r>
    </w:p>
    <w:p w14:paraId="5464E6EE" w14:textId="68CA01FD" w:rsidR="00A62CDC" w:rsidRPr="00825B29" w:rsidRDefault="00A62CDC" w:rsidP="00A62CDC">
      <w:pPr>
        <w:numPr>
          <w:ilvl w:val="1"/>
          <w:numId w:val="192"/>
        </w:numPr>
        <w:spacing w:line="240" w:lineRule="auto"/>
        <w:ind w:left="1418" w:hanging="574"/>
        <w:rPr>
          <w:rFonts w:ascii="Arial" w:hAnsi="Arial" w:cs="Arial"/>
          <w:noProof/>
        </w:rPr>
      </w:pPr>
      <w:commentRangeStart w:id="1049"/>
      <w:r w:rsidRPr="00825B29">
        <w:rPr>
          <w:rFonts w:ascii="Arial" w:hAnsi="Arial" w:cs="Arial"/>
          <w:noProof/>
          <w:lang w:val="en-US"/>
        </w:rPr>
        <w:t xml:space="preserve">Jika penghasilan Debitur yang disalurkan ke rekening Debitur yang ada pada PIHAK KEDUA tidak mencukupi kewajiban Angsuran </w:t>
      </w:r>
      <w:ins w:id="1050" w:author="Guideline" w:date="2021-04-09T10:36:00Z">
        <w:r w:rsidR="00B80FD2">
          <w:rPr>
            <w:rFonts w:ascii="Arial" w:hAnsi="Arial" w:cs="Arial"/>
            <w:noProof/>
            <w:lang w:val="en-US"/>
          </w:rPr>
          <w:t>beserta</w:t>
        </w:r>
      </w:ins>
      <w:del w:id="1051" w:author="Guideline" w:date="2021-04-09T10:36:00Z">
        <w:r w:rsidRPr="00825B29" w:rsidDel="00B80FD2">
          <w:rPr>
            <w:rFonts w:ascii="Arial" w:hAnsi="Arial" w:cs="Arial"/>
            <w:noProof/>
            <w:lang w:val="en-US"/>
          </w:rPr>
          <w:delText>+</w:delText>
        </w:r>
      </w:del>
      <w:r w:rsidRPr="00825B29">
        <w:rPr>
          <w:rFonts w:ascii="Arial" w:hAnsi="Arial" w:cs="Arial"/>
          <w:noProof/>
          <w:lang w:val="en-US"/>
        </w:rPr>
        <w:t xml:space="preserve"> denda (jika ada), maka kewajiban PIHAK PERTAMA untuk memotong penghasilan Debitur wajib dilaksanakan.</w:t>
      </w:r>
      <w:commentRangeEnd w:id="1049"/>
      <w:r w:rsidR="00B80FD2">
        <w:rPr>
          <w:rStyle w:val="CommentReference"/>
        </w:rPr>
        <w:commentReference w:id="1049"/>
      </w:r>
    </w:p>
    <w:p w14:paraId="3DFC22EF" w14:textId="77777777" w:rsidR="00A62CDC" w:rsidRPr="00825B29" w:rsidRDefault="00A62CDC" w:rsidP="00A62CDC">
      <w:pPr>
        <w:numPr>
          <w:ilvl w:val="1"/>
          <w:numId w:val="192"/>
        </w:numPr>
        <w:spacing w:line="240" w:lineRule="auto"/>
        <w:ind w:left="1418" w:hanging="574"/>
        <w:rPr>
          <w:rFonts w:ascii="Arial" w:hAnsi="Arial" w:cs="Arial"/>
          <w:noProof/>
        </w:rPr>
      </w:pPr>
      <w:commentRangeStart w:id="1052"/>
      <w:r w:rsidRPr="00825B29">
        <w:rPr>
          <w:rFonts w:ascii="Arial" w:hAnsi="Arial" w:cs="Arial"/>
          <w:noProof/>
          <w:lang w:val="en-US"/>
        </w:rPr>
        <w:t xml:space="preserve">Jika tidak ada penghasilan Debitur yang disalurkan ke rekening Debitur yang ada pada PIHAK KEDUA, maka kewajiban PIHAK PERTAMA untuk memotong penghasilan Debitur wajib dilaksanakan dengan nominal </w:t>
      </w:r>
      <w:r w:rsidRPr="00825B29">
        <w:rPr>
          <w:rFonts w:ascii="Arial" w:hAnsi="Arial" w:cs="Arial"/>
          <w:noProof/>
        </w:rPr>
        <w:t xml:space="preserve">sebesar Angsuran </w:t>
      </w:r>
      <w:del w:id="1053" w:author="Guideline" w:date="2021-04-09T10:37:00Z">
        <w:r w:rsidRPr="00825B29" w:rsidDel="00B80FD2">
          <w:rPr>
            <w:rFonts w:ascii="Arial" w:hAnsi="Arial" w:cs="Arial"/>
            <w:noProof/>
          </w:rPr>
          <w:delText>+</w:delText>
        </w:r>
      </w:del>
      <w:r w:rsidRPr="00825B29">
        <w:rPr>
          <w:rFonts w:ascii="Arial" w:hAnsi="Arial" w:cs="Arial"/>
          <w:noProof/>
        </w:rPr>
        <w:t xml:space="preserve"> denda (jika ada)</w:t>
      </w:r>
      <w:r w:rsidRPr="00825B29">
        <w:rPr>
          <w:rFonts w:ascii="Arial" w:hAnsi="Arial" w:cs="Arial"/>
          <w:noProof/>
          <w:lang w:val="en-US"/>
        </w:rPr>
        <w:t>.</w:t>
      </w:r>
      <w:commentRangeEnd w:id="1052"/>
      <w:r w:rsidR="00B80FD2">
        <w:rPr>
          <w:rStyle w:val="CommentReference"/>
        </w:rPr>
        <w:commentReference w:id="1052"/>
      </w:r>
    </w:p>
    <w:p w14:paraId="0CD508F0" w14:textId="77777777" w:rsidR="00040559" w:rsidRPr="00825B29" w:rsidRDefault="00040559" w:rsidP="009F1632">
      <w:pPr>
        <w:numPr>
          <w:ilvl w:val="0"/>
          <w:numId w:val="122"/>
        </w:numPr>
        <w:tabs>
          <w:tab w:val="left" w:pos="851"/>
        </w:tabs>
        <w:spacing w:line="240" w:lineRule="auto"/>
        <w:ind w:left="851" w:hanging="425"/>
        <w:rPr>
          <w:rFonts w:ascii="Arial" w:hAnsi="Arial" w:cs="Arial"/>
          <w:noProof/>
        </w:rPr>
      </w:pPr>
      <w:commentRangeStart w:id="1054"/>
      <w:r w:rsidRPr="00825B29">
        <w:rPr>
          <w:rFonts w:ascii="Arial" w:hAnsi="Arial" w:cs="Arial"/>
          <w:noProof/>
        </w:rPr>
        <w:t xml:space="preserve">Membayarkan hak pesangon dan/atau BPJS dan/atau ASABRI/TASPEN dan/atau manfaat finansial lainnya yang merupakan hak Debitur kepada PIHAK KEDUA untuk </w:t>
      </w:r>
      <w:r w:rsidRPr="00825B29">
        <w:rPr>
          <w:rFonts w:ascii="Arial" w:hAnsi="Arial" w:cs="Arial"/>
          <w:noProof/>
        </w:rPr>
        <w:lastRenderedPageBreak/>
        <w:t>pelunasan Kredit Debitur sesuai surat kuasa yang diberikan oleh Debitur kepada PIHAK PERTAMA.</w:t>
      </w:r>
      <w:commentRangeEnd w:id="1054"/>
      <w:r w:rsidR="00B80FD2">
        <w:rPr>
          <w:rStyle w:val="CommentReference"/>
        </w:rPr>
        <w:commentReference w:id="1054"/>
      </w:r>
    </w:p>
    <w:p w14:paraId="63C4980E" w14:textId="77777777" w:rsidR="00040559" w:rsidRPr="00825B29" w:rsidRDefault="00040559" w:rsidP="009F1632">
      <w:pPr>
        <w:numPr>
          <w:ilvl w:val="0"/>
          <w:numId w:val="122"/>
        </w:numPr>
        <w:tabs>
          <w:tab w:val="left" w:pos="851"/>
        </w:tabs>
        <w:spacing w:line="240" w:lineRule="auto"/>
        <w:ind w:left="851" w:hanging="425"/>
        <w:rPr>
          <w:rFonts w:ascii="Arial" w:hAnsi="Arial" w:cs="Arial"/>
          <w:noProof/>
        </w:rPr>
      </w:pPr>
      <w:commentRangeStart w:id="1055"/>
      <w:r w:rsidRPr="00825B29">
        <w:rPr>
          <w:rFonts w:ascii="Arial" w:hAnsi="Arial" w:cs="Arial"/>
          <w:noProof/>
        </w:rPr>
        <w:t>Memberitahukan kepada PIHAK KEDUA (secara tertulis) pada kesempatan pertama apabila terdapat Debitur yang pindah kantor atau berhenti bekerja karena PHK, mengundurkan diri, terkena skorsing penghentian pembayaran penghasilan Debitur (gaji, tunjangan kinerja, remunerasi, dan tunjangan lainnya) dalam jangka waktu tertentu dan cuti diluar tanggungan atau meninggal dunia.</w:t>
      </w:r>
      <w:commentRangeEnd w:id="1055"/>
      <w:r w:rsidR="00B80FD2">
        <w:rPr>
          <w:rStyle w:val="CommentReference"/>
        </w:rPr>
        <w:commentReference w:id="1055"/>
      </w:r>
    </w:p>
    <w:p w14:paraId="080A4C1F" w14:textId="53D8341B" w:rsidR="00040559" w:rsidRPr="00825B29" w:rsidRDefault="00040559" w:rsidP="009F1632">
      <w:pPr>
        <w:numPr>
          <w:ilvl w:val="0"/>
          <w:numId w:val="122"/>
        </w:numPr>
        <w:tabs>
          <w:tab w:val="left" w:pos="851"/>
        </w:tabs>
        <w:spacing w:line="240" w:lineRule="auto"/>
        <w:ind w:left="851" w:hanging="425"/>
        <w:rPr>
          <w:rFonts w:ascii="Arial" w:hAnsi="Arial" w:cs="Arial"/>
        </w:rPr>
      </w:pPr>
      <w:r w:rsidRPr="00825B29">
        <w:rPr>
          <w:rFonts w:ascii="Arial" w:hAnsi="Arial" w:cs="Arial"/>
          <w:noProof/>
        </w:rPr>
        <w:t xml:space="preserve">Melalui </w:t>
      </w:r>
      <w:ins w:id="1056" w:author="Zayra Fidelia" w:date="2024-05-21T21:49:00Z">
        <w:r w:rsidR="004121A2">
          <w:rPr>
            <w:rFonts w:ascii="Arial" w:hAnsi="Arial" w:cs="Arial"/>
            <w:noProof/>
            <w:lang w:val="pt-BR"/>
          </w:rPr>
          <w:t xml:space="preserve">Bendahara </w:t>
        </w:r>
      </w:ins>
      <w:del w:id="1057" w:author="Zayra Fidelia" w:date="2024-05-21T21:49:00Z">
        <w:r w:rsidRPr="00CA555D" w:rsidDel="004121A2">
          <w:rPr>
            <w:rFonts w:ascii="Arial" w:hAnsi="Arial" w:cs="Arial"/>
            <w:noProof/>
            <w:rPrChange w:id="1058" w:author="benua.adhi" w:date="2021-04-08T09:21:00Z">
              <w:rPr>
                <w:rFonts w:ascii="Arial" w:hAnsi="Arial" w:cs="Arial"/>
                <w:noProof/>
                <w:highlight w:val="cyan"/>
              </w:rPr>
            </w:rPrChange>
          </w:rPr>
          <w:delText>Bensatker/Pekas/……….</w:delText>
        </w:r>
        <w:r w:rsidRPr="00CA555D" w:rsidDel="004121A2">
          <w:rPr>
            <w:rFonts w:ascii="Arial" w:hAnsi="Arial" w:cs="Arial"/>
            <w:lang w:val="en-US"/>
            <w:rPrChange w:id="1059" w:author="benua.adhi" w:date="2021-04-08T09:21:00Z">
              <w:rPr>
                <w:rFonts w:ascii="Arial" w:hAnsi="Arial" w:cs="Arial"/>
                <w:highlight w:val="cyan"/>
                <w:lang w:val="en-US"/>
              </w:rPr>
            </w:rPrChange>
          </w:rPr>
          <w:delText>(</w:delText>
        </w:r>
        <w:r w:rsidRPr="00CA555D" w:rsidDel="004121A2">
          <w:rPr>
            <w:rFonts w:ascii="Arial" w:hAnsi="Arial" w:cs="Arial"/>
            <w:i/>
            <w:lang w:val="en-US"/>
            <w:rPrChange w:id="1060" w:author="benua.adhi" w:date="2021-04-08T09:21:00Z">
              <w:rPr>
                <w:rFonts w:ascii="Arial" w:hAnsi="Arial" w:cs="Arial"/>
                <w:i/>
                <w:highlight w:val="cyan"/>
                <w:lang w:val="en-US"/>
              </w:rPr>
            </w:rPrChange>
          </w:rPr>
          <w:delText>dapat disesuaikan</w:delText>
        </w:r>
        <w:r w:rsidRPr="00CA555D" w:rsidDel="004121A2">
          <w:rPr>
            <w:rFonts w:ascii="Arial" w:hAnsi="Arial" w:cs="Arial"/>
            <w:lang w:val="en-US"/>
            <w:rPrChange w:id="1061" w:author="benua.adhi" w:date="2021-04-08T09:21:00Z">
              <w:rPr>
                <w:rFonts w:ascii="Arial" w:hAnsi="Arial" w:cs="Arial"/>
                <w:highlight w:val="cyan"/>
                <w:lang w:val="en-US"/>
              </w:rPr>
            </w:rPrChange>
          </w:rPr>
          <w:delText>)</w:delText>
        </w:r>
        <w:r w:rsidRPr="00825B29" w:rsidDel="004121A2">
          <w:rPr>
            <w:rFonts w:ascii="Arial" w:hAnsi="Arial" w:cs="Arial"/>
            <w:noProof/>
          </w:rPr>
          <w:delText xml:space="preserve"> </w:delText>
        </w:r>
      </w:del>
      <w:commentRangeStart w:id="1062"/>
      <w:r w:rsidRPr="00825B29">
        <w:rPr>
          <w:rFonts w:ascii="Arial" w:hAnsi="Arial" w:cs="Arial"/>
          <w:noProof/>
        </w:rPr>
        <w:t>menandatangani dan menyerahkan Surat Pernyataan dengan format</w:t>
      </w:r>
      <w:r w:rsidRPr="00825B29">
        <w:rPr>
          <w:rFonts w:ascii="Arial" w:hAnsi="Arial" w:cs="Arial"/>
        </w:rPr>
        <w:t xml:space="preserve"> sesuai lampiran Perjanjian ini</w:t>
      </w:r>
      <w:commentRangeEnd w:id="1062"/>
      <w:r w:rsidR="00B80FD2">
        <w:rPr>
          <w:rStyle w:val="CommentReference"/>
        </w:rPr>
        <w:commentReference w:id="1062"/>
      </w:r>
      <w:r w:rsidRPr="00825B29">
        <w:rPr>
          <w:rFonts w:ascii="Arial" w:hAnsi="Arial" w:cs="Arial"/>
        </w:rPr>
        <w:t>.</w:t>
      </w:r>
    </w:p>
    <w:p w14:paraId="0E16FE7B" w14:textId="77777777" w:rsidR="00040559" w:rsidRPr="00825B29" w:rsidRDefault="00040559" w:rsidP="009F1632">
      <w:pPr>
        <w:numPr>
          <w:ilvl w:val="0"/>
          <w:numId w:val="121"/>
        </w:numPr>
        <w:spacing w:line="240" w:lineRule="auto"/>
        <w:ind w:left="426" w:hanging="426"/>
        <w:rPr>
          <w:rFonts w:ascii="Arial" w:hAnsi="Arial" w:cs="Arial"/>
        </w:rPr>
      </w:pPr>
      <w:r w:rsidRPr="00825B29">
        <w:rPr>
          <w:rFonts w:ascii="Arial" w:hAnsi="Arial" w:cs="Arial"/>
        </w:rPr>
        <w:t xml:space="preserve">Hak PIHAK PERTAMA berhak mendapatkan laporan data Debitur dari PIHAK KEDUA </w:t>
      </w:r>
      <w:r w:rsidRPr="00CA555D">
        <w:rPr>
          <w:rFonts w:ascii="Arial" w:hAnsi="Arial" w:cs="Arial"/>
          <w:rPrChange w:id="1063" w:author="benua.adhi" w:date="2021-04-08T09:21:00Z">
            <w:rPr>
              <w:rFonts w:ascii="Arial" w:hAnsi="Arial" w:cs="Arial"/>
              <w:highlight w:val="cyan"/>
            </w:rPr>
          </w:rPrChange>
        </w:rPr>
        <w:t>setiap 3 (tiga) bulan</w:t>
      </w:r>
      <w:r w:rsidRPr="00CA555D">
        <w:rPr>
          <w:rFonts w:ascii="Arial" w:hAnsi="Arial" w:cs="Arial"/>
          <w:lang w:val="en-US"/>
          <w:rPrChange w:id="1064" w:author="benua.adhi" w:date="2021-04-08T09:21:00Z">
            <w:rPr>
              <w:rFonts w:ascii="Arial" w:hAnsi="Arial" w:cs="Arial"/>
              <w:highlight w:val="cyan"/>
              <w:lang w:val="en-US"/>
            </w:rPr>
          </w:rPrChange>
        </w:rPr>
        <w:t xml:space="preserve"> (</w:t>
      </w:r>
      <w:proofErr w:type="spellStart"/>
      <w:r w:rsidRPr="00CA555D">
        <w:rPr>
          <w:rFonts w:ascii="Arial" w:hAnsi="Arial" w:cs="Arial"/>
          <w:i/>
          <w:lang w:val="en-US"/>
          <w:rPrChange w:id="1065" w:author="benua.adhi" w:date="2021-04-08T09:21:00Z">
            <w:rPr>
              <w:rFonts w:ascii="Arial" w:hAnsi="Arial" w:cs="Arial"/>
              <w:i/>
              <w:highlight w:val="cyan"/>
              <w:lang w:val="en-US"/>
            </w:rPr>
          </w:rPrChange>
        </w:rPr>
        <w:t>dapat</w:t>
      </w:r>
      <w:proofErr w:type="spellEnd"/>
      <w:r w:rsidRPr="00CA555D">
        <w:rPr>
          <w:rFonts w:ascii="Arial" w:hAnsi="Arial" w:cs="Arial"/>
          <w:i/>
          <w:lang w:val="en-US"/>
          <w:rPrChange w:id="1066" w:author="benua.adhi" w:date="2021-04-08T09:21:00Z">
            <w:rPr>
              <w:rFonts w:ascii="Arial" w:hAnsi="Arial" w:cs="Arial"/>
              <w:i/>
              <w:highlight w:val="cyan"/>
              <w:lang w:val="en-US"/>
            </w:rPr>
          </w:rPrChange>
        </w:rPr>
        <w:t xml:space="preserve"> </w:t>
      </w:r>
      <w:proofErr w:type="spellStart"/>
      <w:r w:rsidRPr="00CA555D">
        <w:rPr>
          <w:rFonts w:ascii="Arial" w:hAnsi="Arial" w:cs="Arial"/>
          <w:i/>
          <w:lang w:val="en-US"/>
          <w:rPrChange w:id="1067" w:author="benua.adhi" w:date="2021-04-08T09:21:00Z">
            <w:rPr>
              <w:rFonts w:ascii="Arial" w:hAnsi="Arial" w:cs="Arial"/>
              <w:i/>
              <w:highlight w:val="cyan"/>
              <w:lang w:val="en-US"/>
            </w:rPr>
          </w:rPrChange>
        </w:rPr>
        <w:t>disesuaikan</w:t>
      </w:r>
      <w:proofErr w:type="spellEnd"/>
      <w:r w:rsidRPr="00CA555D">
        <w:rPr>
          <w:rFonts w:ascii="Arial" w:hAnsi="Arial" w:cs="Arial"/>
          <w:lang w:val="en-US"/>
          <w:rPrChange w:id="1068" w:author="benua.adhi" w:date="2021-04-08T09:21:00Z">
            <w:rPr>
              <w:rFonts w:ascii="Arial" w:hAnsi="Arial" w:cs="Arial"/>
              <w:highlight w:val="cyan"/>
              <w:lang w:val="en-US"/>
            </w:rPr>
          </w:rPrChange>
        </w:rPr>
        <w:t>)</w:t>
      </w:r>
      <w:r w:rsidRPr="00825B29">
        <w:rPr>
          <w:rFonts w:ascii="Arial" w:hAnsi="Arial" w:cs="Arial"/>
        </w:rPr>
        <w:t>.</w:t>
      </w:r>
    </w:p>
    <w:p w14:paraId="232D7786" w14:textId="77777777" w:rsidR="00040559" w:rsidRPr="00825B29" w:rsidRDefault="00040559" w:rsidP="009F1632">
      <w:pPr>
        <w:numPr>
          <w:ilvl w:val="0"/>
          <w:numId w:val="121"/>
        </w:numPr>
        <w:spacing w:line="240" w:lineRule="auto"/>
        <w:ind w:left="426" w:hanging="426"/>
        <w:rPr>
          <w:rFonts w:ascii="Arial" w:hAnsi="Arial" w:cs="Arial"/>
          <w:noProof/>
        </w:rPr>
      </w:pPr>
      <w:r w:rsidRPr="00825B29">
        <w:rPr>
          <w:rFonts w:ascii="Arial" w:hAnsi="Arial" w:cs="Arial"/>
          <w:noProof/>
        </w:rPr>
        <w:t xml:space="preserve">Kewajiban </w:t>
      </w:r>
      <w:r w:rsidRPr="00825B29">
        <w:rPr>
          <w:rFonts w:ascii="Arial" w:hAnsi="Arial" w:cs="Arial"/>
        </w:rPr>
        <w:t>PIHAK KEDUA</w:t>
      </w:r>
      <w:r w:rsidRPr="00825B29">
        <w:rPr>
          <w:rFonts w:ascii="Arial" w:hAnsi="Arial" w:cs="Arial"/>
          <w:noProof/>
        </w:rPr>
        <w:t xml:space="preserve"> :</w:t>
      </w:r>
    </w:p>
    <w:p w14:paraId="224F040F" w14:textId="77777777" w:rsidR="00040559" w:rsidRPr="00825B29" w:rsidRDefault="00040559" w:rsidP="009F1632">
      <w:pPr>
        <w:numPr>
          <w:ilvl w:val="0"/>
          <w:numId w:val="126"/>
        </w:numPr>
        <w:spacing w:line="240" w:lineRule="auto"/>
        <w:ind w:left="900" w:hanging="450"/>
        <w:rPr>
          <w:rFonts w:ascii="Arial" w:hAnsi="Arial" w:cs="Arial"/>
          <w:noProof/>
        </w:rPr>
      </w:pPr>
      <w:r w:rsidRPr="00825B29">
        <w:rPr>
          <w:rFonts w:ascii="Arial" w:hAnsi="Arial" w:cs="Arial"/>
          <w:noProof/>
        </w:rPr>
        <w:t xml:space="preserve">Melakukan seleksi terhadap Calon Debitur yang telah direkomendasikan dan dikoordinir oleh </w:t>
      </w:r>
      <w:r w:rsidRPr="00825B29">
        <w:rPr>
          <w:rFonts w:ascii="Arial" w:hAnsi="Arial" w:cs="Arial"/>
        </w:rPr>
        <w:t>PIHAK PERTAMA</w:t>
      </w:r>
      <w:r w:rsidRPr="00825B29">
        <w:rPr>
          <w:rFonts w:ascii="Arial" w:hAnsi="Arial" w:cs="Arial"/>
          <w:noProof/>
        </w:rPr>
        <w:t xml:space="preserve"> dengan menggunakan formulir standar permohonan fasilitas Kredit yang berlaku pada </w:t>
      </w:r>
      <w:r w:rsidRPr="00825B29">
        <w:rPr>
          <w:rFonts w:ascii="Arial" w:hAnsi="Arial" w:cs="Arial"/>
        </w:rPr>
        <w:t>PIHAK KEDUA</w:t>
      </w:r>
      <w:r w:rsidRPr="00825B29">
        <w:rPr>
          <w:rFonts w:ascii="Arial" w:hAnsi="Arial" w:cs="Arial"/>
          <w:noProof/>
        </w:rPr>
        <w:t>.</w:t>
      </w:r>
    </w:p>
    <w:p w14:paraId="4C5B65A7" w14:textId="77777777" w:rsidR="00040559" w:rsidRPr="00825B29" w:rsidRDefault="00040559" w:rsidP="009F1632">
      <w:pPr>
        <w:numPr>
          <w:ilvl w:val="0"/>
          <w:numId w:val="126"/>
        </w:numPr>
        <w:spacing w:line="240" w:lineRule="auto"/>
        <w:ind w:left="900" w:hanging="450"/>
        <w:rPr>
          <w:rFonts w:ascii="Arial" w:hAnsi="Arial" w:cs="Arial"/>
          <w:noProof/>
        </w:rPr>
      </w:pPr>
      <w:r w:rsidRPr="00825B29">
        <w:rPr>
          <w:rFonts w:ascii="Arial" w:hAnsi="Arial" w:cs="Arial"/>
          <w:noProof/>
        </w:rPr>
        <w:t>Menyediakan fasilitas Kredit</w:t>
      </w:r>
      <w:r w:rsidR="00FC1A6B" w:rsidRPr="00825B29">
        <w:rPr>
          <w:rFonts w:ascii="Arial" w:hAnsi="Arial" w:cs="Arial"/>
          <w:noProof/>
        </w:rPr>
        <w:t xml:space="preserve"> </w:t>
      </w:r>
      <w:r w:rsidRPr="00825B29">
        <w:rPr>
          <w:rFonts w:ascii="Arial" w:hAnsi="Arial" w:cs="Arial"/>
          <w:noProof/>
        </w:rPr>
        <w:t xml:space="preserve">kepada para Calon </w:t>
      </w:r>
      <w:r w:rsidRPr="00825B29">
        <w:rPr>
          <w:rFonts w:ascii="Arial" w:hAnsi="Arial" w:cs="Arial"/>
        </w:rPr>
        <w:t>Debitur apabila permohonannya disetujui</w:t>
      </w:r>
      <w:r w:rsidRPr="00825B29">
        <w:rPr>
          <w:rFonts w:ascii="Arial" w:hAnsi="Arial" w:cs="Arial"/>
          <w:noProof/>
        </w:rPr>
        <w:t xml:space="preserve"> dengan jumlah </w:t>
      </w:r>
      <w:r w:rsidRPr="00825B29">
        <w:rPr>
          <w:rFonts w:ascii="Arial" w:hAnsi="Arial" w:cs="Arial"/>
          <w:strike/>
          <w:noProof/>
        </w:rPr>
        <w:t>pembiayaan</w:t>
      </w:r>
      <w:r w:rsidRPr="00825B29">
        <w:rPr>
          <w:rFonts w:ascii="Arial" w:hAnsi="Arial" w:cs="Arial"/>
          <w:noProof/>
        </w:rPr>
        <w:t xml:space="preserve"> </w:t>
      </w:r>
      <w:r w:rsidR="003748CE" w:rsidRPr="00CA555D">
        <w:rPr>
          <w:rFonts w:ascii="Arial" w:hAnsi="Arial" w:cs="Arial"/>
          <w:noProof/>
          <w:lang w:val="en-US"/>
          <w:rPrChange w:id="1069" w:author="benua.adhi" w:date="2021-04-08T09:21:00Z">
            <w:rPr>
              <w:rFonts w:ascii="Arial" w:hAnsi="Arial" w:cs="Arial"/>
              <w:noProof/>
              <w:highlight w:val="green"/>
              <w:lang w:val="en-US"/>
            </w:rPr>
          </w:rPrChange>
        </w:rPr>
        <w:t>kredit</w:t>
      </w:r>
      <w:r w:rsidR="003748CE" w:rsidRPr="00825B29">
        <w:rPr>
          <w:rFonts w:ascii="Arial" w:hAnsi="Arial" w:cs="Arial"/>
          <w:noProof/>
          <w:lang w:val="en-US"/>
        </w:rPr>
        <w:t xml:space="preserve"> </w:t>
      </w:r>
      <w:r w:rsidRPr="00825B29">
        <w:rPr>
          <w:rFonts w:ascii="Arial" w:hAnsi="Arial" w:cs="Arial"/>
          <w:noProof/>
        </w:rPr>
        <w:t xml:space="preserve">sesuai dengan persetujuan </w:t>
      </w:r>
      <w:r w:rsidRPr="00825B29">
        <w:rPr>
          <w:rFonts w:ascii="Arial" w:hAnsi="Arial" w:cs="Arial"/>
        </w:rPr>
        <w:t>PIHAK KEDUA</w:t>
      </w:r>
      <w:r w:rsidRPr="00825B29">
        <w:rPr>
          <w:rFonts w:ascii="Arial" w:hAnsi="Arial" w:cs="Arial"/>
          <w:noProof/>
        </w:rPr>
        <w:t xml:space="preserve"> dengan memperhatikan syarat-syarat dan ketentuan-ketentuan yang berlaku pada </w:t>
      </w:r>
      <w:r w:rsidRPr="00825B29">
        <w:rPr>
          <w:rFonts w:ascii="Arial" w:hAnsi="Arial" w:cs="Arial"/>
        </w:rPr>
        <w:t>PIHAK KEDUA</w:t>
      </w:r>
      <w:r w:rsidRPr="00825B29">
        <w:rPr>
          <w:rFonts w:ascii="Arial" w:hAnsi="Arial" w:cs="Arial"/>
          <w:noProof/>
        </w:rPr>
        <w:t>.</w:t>
      </w:r>
    </w:p>
    <w:p w14:paraId="695785F7" w14:textId="77777777" w:rsidR="00040559" w:rsidRPr="00825B29" w:rsidRDefault="00040559" w:rsidP="009F1632">
      <w:pPr>
        <w:numPr>
          <w:ilvl w:val="0"/>
          <w:numId w:val="121"/>
        </w:numPr>
        <w:tabs>
          <w:tab w:val="left" w:pos="426"/>
        </w:tabs>
        <w:spacing w:line="240" w:lineRule="auto"/>
        <w:ind w:left="426" w:hanging="426"/>
        <w:rPr>
          <w:rFonts w:ascii="Arial" w:hAnsi="Arial" w:cs="Arial"/>
          <w:noProof/>
        </w:rPr>
      </w:pPr>
      <w:r w:rsidRPr="00825B29">
        <w:rPr>
          <w:rFonts w:ascii="Arial" w:hAnsi="Arial" w:cs="Arial"/>
          <w:noProof/>
        </w:rPr>
        <w:t xml:space="preserve">Hak </w:t>
      </w:r>
      <w:r w:rsidRPr="00825B29">
        <w:rPr>
          <w:rFonts w:ascii="Arial" w:hAnsi="Arial" w:cs="Arial"/>
        </w:rPr>
        <w:t>PIHAK KEDUA</w:t>
      </w:r>
      <w:r w:rsidRPr="00825B29">
        <w:rPr>
          <w:rFonts w:ascii="Arial" w:hAnsi="Arial" w:cs="Arial"/>
          <w:noProof/>
        </w:rPr>
        <w:t xml:space="preserve"> :</w:t>
      </w:r>
    </w:p>
    <w:p w14:paraId="5DBB4DD0" w14:textId="77777777" w:rsidR="00040559" w:rsidRPr="00825B29" w:rsidRDefault="00040559" w:rsidP="009F1632">
      <w:pPr>
        <w:numPr>
          <w:ilvl w:val="0"/>
          <w:numId w:val="127"/>
        </w:numPr>
        <w:spacing w:line="240" w:lineRule="auto"/>
        <w:ind w:left="810"/>
        <w:rPr>
          <w:rFonts w:ascii="Arial" w:hAnsi="Arial" w:cs="Arial"/>
          <w:noProof/>
        </w:rPr>
      </w:pPr>
      <w:r w:rsidRPr="00825B29">
        <w:rPr>
          <w:rFonts w:ascii="Arial" w:hAnsi="Arial" w:cs="Arial"/>
          <w:noProof/>
        </w:rPr>
        <w:t xml:space="preserve">Mendapatkan permohonan pengajuan Kredit dari setiap Calon Debitur yang telah direkomendasikan oleh </w:t>
      </w:r>
      <w:r w:rsidRPr="00825B29">
        <w:rPr>
          <w:rFonts w:ascii="Arial" w:hAnsi="Arial" w:cs="Arial"/>
        </w:rPr>
        <w:t>PIHAK PERTAMA</w:t>
      </w:r>
      <w:r w:rsidRPr="00825B29">
        <w:rPr>
          <w:rFonts w:ascii="Arial" w:hAnsi="Arial" w:cs="Arial"/>
          <w:noProof/>
        </w:rPr>
        <w:t>.</w:t>
      </w:r>
    </w:p>
    <w:p w14:paraId="75A512C7" w14:textId="77777777" w:rsidR="00040559" w:rsidRPr="00825B29" w:rsidRDefault="00040559" w:rsidP="009F1632">
      <w:pPr>
        <w:numPr>
          <w:ilvl w:val="0"/>
          <w:numId w:val="127"/>
        </w:numPr>
        <w:spacing w:line="240" w:lineRule="auto"/>
        <w:ind w:left="810"/>
        <w:rPr>
          <w:rFonts w:ascii="Arial" w:hAnsi="Arial" w:cs="Arial"/>
          <w:noProof/>
        </w:rPr>
      </w:pPr>
      <w:r w:rsidRPr="00825B29">
        <w:rPr>
          <w:rFonts w:ascii="Arial" w:hAnsi="Arial" w:cs="Arial"/>
          <w:noProof/>
        </w:rPr>
        <w:t>Berdasarkan ketentuan-ketentuan pemberian Kredit yang berlaku pada PIHAK KEDUA dan atas kewenangan dan pertimbangannya sendiri PIHAK KEDUA berhak menolak permohonan Calon Debitur untuk mendapatkan fasilitas Kredit, sekalipun  telah mendapatkan rekomendasi dari PIHAK PERTAMA</w:t>
      </w:r>
      <w:r w:rsidR="00666ABE" w:rsidRPr="00825B29">
        <w:rPr>
          <w:rFonts w:ascii="Arial" w:hAnsi="Arial" w:cs="Arial"/>
          <w:noProof/>
        </w:rPr>
        <w:t>.</w:t>
      </w:r>
    </w:p>
    <w:p w14:paraId="58CE63E9" w14:textId="77777777" w:rsidR="00040559" w:rsidRPr="00825B29" w:rsidRDefault="00040559" w:rsidP="009F1632">
      <w:pPr>
        <w:numPr>
          <w:ilvl w:val="0"/>
          <w:numId w:val="127"/>
        </w:numPr>
        <w:spacing w:line="240" w:lineRule="auto"/>
        <w:ind w:left="810"/>
        <w:rPr>
          <w:rFonts w:ascii="Arial" w:hAnsi="Arial" w:cs="Arial"/>
          <w:noProof/>
        </w:rPr>
      </w:pPr>
      <w:r w:rsidRPr="00825B29">
        <w:rPr>
          <w:rFonts w:ascii="Arial" w:hAnsi="Arial" w:cs="Arial"/>
          <w:noProof/>
        </w:rPr>
        <w:t xml:space="preserve">Melakukan pembukaan rekening Tabungan Debitur guna menunjang kelancaran transaksi pembayaran yang terjadi sehubungan dengan Perjanjian Kredit yang pencairannya hanya dapat dilakukan dengan persetujuan </w:t>
      </w:r>
      <w:r w:rsidRPr="00825B29">
        <w:rPr>
          <w:rFonts w:ascii="Arial" w:hAnsi="Arial" w:cs="Arial"/>
        </w:rPr>
        <w:t>PIHAK KEDUA</w:t>
      </w:r>
      <w:r w:rsidRPr="00825B29">
        <w:rPr>
          <w:rFonts w:ascii="Arial" w:hAnsi="Arial" w:cs="Arial"/>
          <w:noProof/>
        </w:rPr>
        <w:t>.</w:t>
      </w:r>
    </w:p>
    <w:p w14:paraId="00DBD929" w14:textId="77777777" w:rsidR="00040559" w:rsidRPr="00825B29" w:rsidRDefault="00040559" w:rsidP="00D9010A">
      <w:pPr>
        <w:pStyle w:val="BodyText"/>
        <w:spacing w:before="200" w:after="0" w:line="276" w:lineRule="auto"/>
        <w:jc w:val="center"/>
        <w:rPr>
          <w:rFonts w:ascii="Arial" w:hAnsi="Arial" w:cs="Arial"/>
          <w:b/>
          <w:bCs/>
          <w:sz w:val="22"/>
          <w:szCs w:val="22"/>
          <w:lang w:val="fi-FI"/>
        </w:rPr>
      </w:pPr>
      <w:r w:rsidRPr="00825B29">
        <w:rPr>
          <w:rFonts w:ascii="Arial" w:hAnsi="Arial" w:cs="Arial"/>
          <w:b/>
          <w:bCs/>
          <w:sz w:val="22"/>
          <w:szCs w:val="22"/>
          <w:lang w:val="fi-FI"/>
        </w:rPr>
        <w:t>Pasal 7</w:t>
      </w:r>
    </w:p>
    <w:p w14:paraId="0D26A282" w14:textId="77777777" w:rsidR="00040559" w:rsidRPr="00825B29" w:rsidRDefault="00040559" w:rsidP="00040559">
      <w:pPr>
        <w:pStyle w:val="Heading5"/>
        <w:spacing w:before="0"/>
        <w:jc w:val="center"/>
        <w:rPr>
          <w:rFonts w:ascii="Arial" w:hAnsi="Arial" w:cs="Arial"/>
          <w:b/>
          <w:color w:val="auto"/>
          <w:lang w:val="fi-FI"/>
        </w:rPr>
      </w:pPr>
      <w:r w:rsidRPr="00825B29">
        <w:rPr>
          <w:rFonts w:ascii="Arial" w:hAnsi="Arial" w:cs="Arial"/>
          <w:b/>
          <w:color w:val="auto"/>
          <w:lang w:val="fi-FI"/>
        </w:rPr>
        <w:t>JANGKA WAKTU PERJANJIAN KERJASAMA</w:t>
      </w:r>
    </w:p>
    <w:p w14:paraId="1E3519F0" w14:textId="77777777"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commentRangeStart w:id="1070"/>
      <w:r w:rsidRPr="00825B29">
        <w:rPr>
          <w:rFonts w:ascii="Arial" w:hAnsi="Arial" w:cs="Arial"/>
          <w:sz w:val="22"/>
          <w:szCs w:val="22"/>
          <w:lang w:val="fi-FI"/>
        </w:rPr>
        <w:t xml:space="preserve">Jangka waktu Perjanjian adalah 3 (tiga) tahun terhitung sejak ditandatanganinya Perjanjian ini oleh PARA PIHAK dan dapat dihentikan atau </w:t>
      </w:r>
      <w:del w:id="1071" w:author="bdsuser" w:date="2021-03-10T09:57:00Z">
        <w:r w:rsidRPr="00825B29" w:rsidDel="00A36EE3">
          <w:rPr>
            <w:rFonts w:ascii="Arial" w:hAnsi="Arial" w:cs="Arial"/>
            <w:sz w:val="22"/>
            <w:szCs w:val="22"/>
            <w:lang w:val="fi-FI"/>
          </w:rPr>
          <w:delText xml:space="preserve">addendum atas kesepakatan PARA PIHAK apabila terdapat </w:delText>
        </w:r>
      </w:del>
      <w:ins w:id="1072" w:author="bdsuser" w:date="2021-03-10T09:57:00Z">
        <w:r w:rsidR="00A36EE3" w:rsidRPr="00825B29">
          <w:rPr>
            <w:rFonts w:ascii="Arial" w:hAnsi="Arial" w:cs="Arial"/>
            <w:sz w:val="22"/>
            <w:szCs w:val="22"/>
            <w:lang w:val="fi-FI"/>
          </w:rPr>
          <w:t>dilak</w:t>
        </w:r>
      </w:ins>
      <w:ins w:id="1073" w:author="bdsuser" w:date="2021-03-10T09:58:00Z">
        <w:r w:rsidR="00A36EE3" w:rsidRPr="00825B29">
          <w:rPr>
            <w:rFonts w:ascii="Arial" w:hAnsi="Arial" w:cs="Arial"/>
            <w:sz w:val="22"/>
            <w:szCs w:val="22"/>
            <w:lang w:val="fi-FI"/>
          </w:rPr>
          <w:t xml:space="preserve">ukan </w:t>
        </w:r>
      </w:ins>
      <w:r w:rsidRPr="00825B29">
        <w:rPr>
          <w:rFonts w:ascii="Arial" w:hAnsi="Arial" w:cs="Arial"/>
          <w:sz w:val="22"/>
          <w:szCs w:val="22"/>
          <w:lang w:val="fi-FI"/>
        </w:rPr>
        <w:t xml:space="preserve">perubahan pada </w:t>
      </w:r>
      <w:del w:id="1074" w:author="bdsuser" w:date="2021-03-10T09:58:00Z">
        <w:r w:rsidRPr="00825B29" w:rsidDel="00A36EE3">
          <w:rPr>
            <w:rFonts w:ascii="Arial" w:hAnsi="Arial" w:cs="Arial"/>
            <w:sz w:val="22"/>
            <w:szCs w:val="22"/>
            <w:lang w:val="fi-FI"/>
          </w:rPr>
          <w:delText>p</w:delText>
        </w:r>
      </w:del>
      <w:ins w:id="1075" w:author="bdsuser" w:date="2021-03-10T09:58:00Z">
        <w:r w:rsidR="00A36EE3" w:rsidRPr="00825B29">
          <w:rPr>
            <w:rFonts w:ascii="Arial" w:hAnsi="Arial" w:cs="Arial"/>
            <w:sz w:val="22"/>
            <w:szCs w:val="22"/>
            <w:lang w:val="fi-FI"/>
          </w:rPr>
          <w:t>P</w:t>
        </w:r>
      </w:ins>
      <w:r w:rsidRPr="00825B29">
        <w:rPr>
          <w:rFonts w:ascii="Arial" w:hAnsi="Arial" w:cs="Arial"/>
          <w:sz w:val="22"/>
          <w:szCs w:val="22"/>
          <w:lang w:val="fi-FI"/>
        </w:rPr>
        <w:t>erjanjian.</w:t>
      </w:r>
      <w:commentRangeEnd w:id="1070"/>
      <w:r w:rsidR="00B80FD2">
        <w:rPr>
          <w:rStyle w:val="CommentReference"/>
          <w:rFonts w:ascii="Calibri" w:eastAsia="Calibri" w:hAnsi="Calibri"/>
        </w:rPr>
        <w:commentReference w:id="1070"/>
      </w:r>
    </w:p>
    <w:p w14:paraId="7630E0D1" w14:textId="77777777"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r w:rsidRPr="00825B29">
        <w:rPr>
          <w:rFonts w:ascii="Arial" w:hAnsi="Arial" w:cs="Arial"/>
          <w:sz w:val="22"/>
          <w:szCs w:val="22"/>
          <w:lang w:val="fi-FI"/>
        </w:rPr>
        <w:t>Dalam hal Perjanjian ini diakhiri baik karena permintaan salah satu pihak atau kedua pihak karena alasan-alasan tertentu, maka pihak yang mengakhiri Perjanjian wajib terlebih dahulu memberitahukan secara tertulis paling lambat 3 (tiga) bulan sebelum diakhirinya Perjanjian ini.</w:t>
      </w:r>
    </w:p>
    <w:p w14:paraId="4C2DA534" w14:textId="77777777"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commentRangeStart w:id="1076"/>
      <w:r w:rsidRPr="00825B29">
        <w:rPr>
          <w:rFonts w:ascii="Arial" w:hAnsi="Arial" w:cs="Arial"/>
          <w:sz w:val="22"/>
          <w:szCs w:val="22"/>
          <w:lang w:val="fi-FI"/>
        </w:rPr>
        <w:t xml:space="preserve">Pengakhiran Perjanjian ini tidak menghapuskan kewajiban-kewajiban </w:t>
      </w:r>
      <w:r w:rsidRPr="00825B29">
        <w:rPr>
          <w:rFonts w:ascii="Arial" w:hAnsi="Arial" w:cs="Arial"/>
          <w:noProof/>
          <w:sz w:val="22"/>
          <w:szCs w:val="22"/>
          <w:lang w:val="fi-FI"/>
        </w:rPr>
        <w:t>PARA PIHAK</w:t>
      </w:r>
      <w:r w:rsidRPr="00825B29">
        <w:rPr>
          <w:rFonts w:ascii="Arial" w:hAnsi="Arial" w:cs="Arial"/>
          <w:sz w:val="22"/>
          <w:szCs w:val="22"/>
          <w:lang w:val="fi-FI"/>
        </w:rPr>
        <w:t xml:space="preserve"> yang telah timbul dan belum dilaksanakan pada saat berakhirnya Perjanjian, termasuk dan oleh karenanya pihak yang masih mempunyai kewajiban yang belum dilaksanakan terhadap pihak lainnya tetap terikat atas pelaksanaan kewajiban-kewajiban yang diperjanjikan dalam Perjanjian ini.</w:t>
      </w:r>
      <w:commentRangeEnd w:id="1076"/>
      <w:r w:rsidR="001065BD">
        <w:rPr>
          <w:rStyle w:val="CommentReference"/>
          <w:rFonts w:ascii="Calibri" w:eastAsia="Calibri" w:hAnsi="Calibri"/>
        </w:rPr>
        <w:commentReference w:id="1076"/>
      </w:r>
    </w:p>
    <w:p w14:paraId="0E279416" w14:textId="77777777" w:rsidR="00040559" w:rsidRPr="00825B29" w:rsidRDefault="00040559" w:rsidP="009F1632">
      <w:pPr>
        <w:pStyle w:val="BodyText"/>
        <w:numPr>
          <w:ilvl w:val="0"/>
          <w:numId w:val="123"/>
        </w:numPr>
        <w:tabs>
          <w:tab w:val="clear" w:pos="720"/>
        </w:tabs>
        <w:spacing w:after="0"/>
        <w:ind w:left="360"/>
        <w:jc w:val="both"/>
        <w:rPr>
          <w:rFonts w:ascii="Arial" w:hAnsi="Arial" w:cs="Arial"/>
          <w:sz w:val="22"/>
          <w:szCs w:val="22"/>
          <w:lang w:val="fi-FI"/>
        </w:rPr>
      </w:pPr>
      <w:r w:rsidRPr="00825B29">
        <w:rPr>
          <w:rFonts w:ascii="Arial" w:hAnsi="Arial" w:cs="Arial"/>
          <w:sz w:val="22"/>
          <w:szCs w:val="22"/>
          <w:lang w:val="fi-FI"/>
        </w:rPr>
        <w:t xml:space="preserve">Untuk kepentingan pengakhiran Perjanjian ini </w:t>
      </w:r>
      <w:r w:rsidRPr="00825B29">
        <w:rPr>
          <w:rFonts w:ascii="Arial" w:hAnsi="Arial" w:cs="Arial"/>
          <w:noProof/>
          <w:sz w:val="22"/>
          <w:szCs w:val="22"/>
          <w:lang w:val="fi-FI"/>
        </w:rPr>
        <w:t>PARA PIHAK</w:t>
      </w:r>
      <w:r w:rsidRPr="00825B29">
        <w:rPr>
          <w:rFonts w:ascii="Arial" w:hAnsi="Arial" w:cs="Arial"/>
          <w:sz w:val="22"/>
          <w:szCs w:val="22"/>
          <w:lang w:val="fi-FI"/>
        </w:rPr>
        <w:t xml:space="preserve"> sepakat untuk mengesampingkan berlakunya pasal 1266 KUH Perdata.</w:t>
      </w:r>
    </w:p>
    <w:p w14:paraId="1F68BB74" w14:textId="77777777" w:rsidR="00040559" w:rsidRPr="00825B29" w:rsidRDefault="00040559" w:rsidP="00D9010A">
      <w:pPr>
        <w:pStyle w:val="BodyText"/>
        <w:spacing w:before="200" w:after="0" w:line="276" w:lineRule="auto"/>
        <w:jc w:val="center"/>
        <w:rPr>
          <w:rFonts w:ascii="Arial" w:hAnsi="Arial" w:cs="Arial"/>
          <w:b/>
          <w:bCs/>
          <w:sz w:val="22"/>
          <w:szCs w:val="22"/>
          <w:lang w:val="es-ES"/>
        </w:rPr>
      </w:pPr>
      <w:proofErr w:type="spellStart"/>
      <w:r w:rsidRPr="00825B29">
        <w:rPr>
          <w:rFonts w:ascii="Arial" w:hAnsi="Arial" w:cs="Arial"/>
          <w:b/>
          <w:bCs/>
          <w:sz w:val="22"/>
          <w:szCs w:val="22"/>
          <w:lang w:val="es-ES"/>
        </w:rPr>
        <w:t>Pasal</w:t>
      </w:r>
      <w:proofErr w:type="spellEnd"/>
      <w:r w:rsidRPr="00825B29">
        <w:rPr>
          <w:rFonts w:ascii="Arial" w:hAnsi="Arial" w:cs="Arial"/>
          <w:b/>
          <w:bCs/>
          <w:sz w:val="22"/>
          <w:szCs w:val="22"/>
          <w:lang w:val="es-ES"/>
        </w:rPr>
        <w:t xml:space="preserve"> 8</w:t>
      </w:r>
    </w:p>
    <w:p w14:paraId="0FEC121B" w14:textId="77777777" w:rsidR="00040559" w:rsidRPr="00825B29" w:rsidRDefault="00040559" w:rsidP="00040559">
      <w:pPr>
        <w:jc w:val="center"/>
        <w:rPr>
          <w:rFonts w:ascii="Arial" w:hAnsi="Arial" w:cs="Arial"/>
          <w:b/>
          <w:noProof/>
          <w:lang w:val="es-ES"/>
        </w:rPr>
      </w:pPr>
      <w:r w:rsidRPr="00825B29">
        <w:rPr>
          <w:rFonts w:ascii="Arial" w:hAnsi="Arial" w:cs="Arial"/>
          <w:b/>
          <w:noProof/>
          <w:lang w:val="es-ES"/>
        </w:rPr>
        <w:t>HUKUM YANG BERLAKU DAN PILIHAN DOMISILI</w:t>
      </w:r>
    </w:p>
    <w:p w14:paraId="6E7F5BCA" w14:textId="77777777"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Perjanjian ini dan pelaksanaannya diatur dan diinterpretasikan menurut ketentuan hukum Negara Republik Indonesia.</w:t>
      </w:r>
    </w:p>
    <w:p w14:paraId="26F14740" w14:textId="77777777"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PARA PIHAK setuju untuk menyelesaikan semua masalah atau perbedaan pendapat yang mungkin timbul dari Perjanjian ini secara musyawarah untuk mencapai mufakat.</w:t>
      </w:r>
    </w:p>
    <w:p w14:paraId="11472743" w14:textId="77777777"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Apabila penyelesaian musyawarah tersebut tidak berhasil mencapai mufakat, kedua belah pihak sepakat untuk menyerahkan penyelesaian perselisihan tersebut kepada Pengadilan.</w:t>
      </w:r>
    </w:p>
    <w:p w14:paraId="71B9F3FA" w14:textId="43AABADC" w:rsidR="00040559" w:rsidRPr="00825B29" w:rsidRDefault="00040559" w:rsidP="009F1632">
      <w:pPr>
        <w:numPr>
          <w:ilvl w:val="0"/>
          <w:numId w:val="124"/>
        </w:numPr>
        <w:spacing w:line="240" w:lineRule="auto"/>
        <w:rPr>
          <w:rFonts w:ascii="Arial" w:hAnsi="Arial" w:cs="Arial"/>
          <w:noProof/>
          <w:lang w:val="es-ES"/>
        </w:rPr>
      </w:pPr>
      <w:r w:rsidRPr="00825B29">
        <w:rPr>
          <w:rFonts w:ascii="Arial" w:hAnsi="Arial" w:cs="Arial"/>
          <w:noProof/>
          <w:lang w:val="es-ES"/>
        </w:rPr>
        <w:t xml:space="preserve">Untuk maksud Perjanjian ini dan pelaksanaannya, PARA PIHAK setuju untuk memilih domisili hukum yang umum dan tetap di kantor </w:t>
      </w:r>
      <w:r w:rsidRPr="00CA555D">
        <w:rPr>
          <w:rFonts w:ascii="Arial" w:hAnsi="Arial" w:cs="Arial"/>
          <w:noProof/>
          <w:lang w:val="es-ES"/>
          <w:rPrChange w:id="1077" w:author="benua.adhi" w:date="2021-04-08T09:21:00Z">
            <w:rPr>
              <w:rFonts w:ascii="Arial" w:hAnsi="Arial" w:cs="Arial"/>
              <w:noProof/>
              <w:highlight w:val="cyan"/>
              <w:lang w:val="es-ES"/>
            </w:rPr>
          </w:rPrChange>
        </w:rPr>
        <w:t>Pengadilan Negeri di</w:t>
      </w:r>
      <w:del w:id="1078" w:author="Zayra Fidelia" w:date="2024-05-21T21:51:00Z">
        <w:r w:rsidRPr="00CA555D" w:rsidDel="004121A2">
          <w:rPr>
            <w:rFonts w:ascii="Arial" w:hAnsi="Arial" w:cs="Arial"/>
            <w:noProof/>
            <w:lang w:val="es-ES"/>
            <w:rPrChange w:id="1079" w:author="benua.adhi" w:date="2021-04-08T09:21:00Z">
              <w:rPr>
                <w:rFonts w:ascii="Arial" w:hAnsi="Arial" w:cs="Arial"/>
                <w:noProof/>
                <w:highlight w:val="cyan"/>
                <w:lang w:val="es-ES"/>
              </w:rPr>
            </w:rPrChange>
          </w:rPr>
          <w:delText>……………….</w:delText>
        </w:r>
      </w:del>
      <w:ins w:id="1080" w:author="Zayra Fidelia" w:date="2024-05-21T21:51:00Z">
        <w:r w:rsidR="004121A2">
          <w:rPr>
            <w:rFonts w:ascii="Arial" w:hAnsi="Arial" w:cs="Arial"/>
            <w:noProof/>
            <w:lang w:val="es-ES"/>
          </w:rPr>
          <w:t xml:space="preserve"> Malang.</w:t>
        </w:r>
      </w:ins>
    </w:p>
    <w:p w14:paraId="05D1B855" w14:textId="77777777" w:rsidR="00040559" w:rsidRPr="00825B29" w:rsidRDefault="00040559" w:rsidP="00D9010A">
      <w:pPr>
        <w:pStyle w:val="BodyText"/>
        <w:spacing w:before="200" w:after="0" w:line="276" w:lineRule="auto"/>
        <w:jc w:val="center"/>
        <w:rPr>
          <w:rFonts w:ascii="Arial" w:hAnsi="Arial" w:cs="Arial"/>
          <w:b/>
          <w:bCs/>
          <w:sz w:val="22"/>
          <w:szCs w:val="22"/>
        </w:rPr>
      </w:pPr>
      <w:r w:rsidRPr="00825B29">
        <w:rPr>
          <w:rFonts w:ascii="Arial" w:hAnsi="Arial" w:cs="Arial"/>
          <w:b/>
          <w:bCs/>
          <w:sz w:val="22"/>
          <w:szCs w:val="22"/>
        </w:rPr>
        <w:lastRenderedPageBreak/>
        <w:t>Pasal 9</w:t>
      </w:r>
    </w:p>
    <w:p w14:paraId="599947C1" w14:textId="77777777" w:rsidR="00040559" w:rsidRPr="00825B29" w:rsidRDefault="00040559" w:rsidP="00040559">
      <w:pPr>
        <w:pStyle w:val="BodyText"/>
        <w:jc w:val="center"/>
        <w:rPr>
          <w:rFonts w:ascii="Arial" w:hAnsi="Arial" w:cs="Arial"/>
          <w:b/>
          <w:bCs/>
          <w:sz w:val="22"/>
          <w:szCs w:val="22"/>
        </w:rPr>
      </w:pPr>
      <w:r w:rsidRPr="00825B29">
        <w:rPr>
          <w:rFonts w:ascii="Arial" w:hAnsi="Arial" w:cs="Arial"/>
          <w:b/>
          <w:bCs/>
          <w:sz w:val="22"/>
          <w:szCs w:val="22"/>
        </w:rPr>
        <w:t>LAIN-LAIN</w:t>
      </w:r>
    </w:p>
    <w:p w14:paraId="68629DC3"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commentRangeStart w:id="1081"/>
      <w:r w:rsidRPr="00825B29">
        <w:rPr>
          <w:rFonts w:ascii="Arial" w:hAnsi="Arial" w:cs="Arial"/>
          <w:sz w:val="22"/>
          <w:szCs w:val="22"/>
        </w:rPr>
        <w:t>PARA PIHAK setuju bahwa hal-hal yang tercantum dalam Perjanjian ini beserta segala informasi yang terkait dengan Perjanjian ini merupakan “rahasia” bagi PARA PIHAK yang wajib dijaga kerahasiaannya terhadap siapapun kecuali pegawai masing-masing PIHAK</w:t>
      </w:r>
      <w:ins w:id="1082" w:author="bdsuser" w:date="2021-03-10T10:00:00Z">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dimana</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pegawai</w:t>
        </w:r>
        <w:proofErr w:type="spellEnd"/>
        <w:r w:rsidR="00AE4616" w:rsidRPr="00825B29">
          <w:rPr>
            <w:rFonts w:ascii="Arial" w:hAnsi="Arial" w:cs="Arial"/>
            <w:sz w:val="22"/>
            <w:szCs w:val="22"/>
            <w:lang w:val="en-US"/>
          </w:rPr>
          <w:t xml:space="preserve"> masing-masing PIHAK </w:t>
        </w:r>
        <w:proofErr w:type="spellStart"/>
        <w:r w:rsidR="00AE4616" w:rsidRPr="00825B29">
          <w:rPr>
            <w:rFonts w:ascii="Arial" w:hAnsi="Arial" w:cs="Arial"/>
            <w:sz w:val="22"/>
            <w:szCs w:val="22"/>
            <w:lang w:val="en-US"/>
          </w:rPr>
          <w:t>diwajibkan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untuk</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menjaga</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kerahasiaan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informasi</w:t>
        </w:r>
        <w:proofErr w:type="spellEnd"/>
        <w:r w:rsidR="00AE4616" w:rsidRPr="00825B29">
          <w:rPr>
            <w:rFonts w:ascii="Arial" w:hAnsi="Arial" w:cs="Arial"/>
            <w:sz w:val="22"/>
            <w:szCs w:val="22"/>
            <w:lang w:val="en-US"/>
          </w:rPr>
          <w:t xml:space="preserve"> yang </w:t>
        </w:r>
        <w:proofErr w:type="spellStart"/>
        <w:r w:rsidR="00AE4616" w:rsidRPr="00825B29">
          <w:rPr>
            <w:rFonts w:ascii="Arial" w:hAnsi="Arial" w:cs="Arial"/>
            <w:sz w:val="22"/>
            <w:szCs w:val="22"/>
            <w:lang w:val="en-US"/>
          </w:rPr>
          <w:t>terkait</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dengan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Perjanjian</w:t>
        </w:r>
        <w:proofErr w:type="spellEnd"/>
        <w:r w:rsidR="00AE4616" w:rsidRPr="00825B29">
          <w:rPr>
            <w:rFonts w:ascii="Arial" w:hAnsi="Arial" w:cs="Arial"/>
            <w:sz w:val="22"/>
            <w:szCs w:val="22"/>
            <w:lang w:val="en-US"/>
          </w:rPr>
          <w:t xml:space="preserve"> </w:t>
        </w:r>
        <w:proofErr w:type="spellStart"/>
        <w:r w:rsidR="00AE4616" w:rsidRPr="00825B29">
          <w:rPr>
            <w:rFonts w:ascii="Arial" w:hAnsi="Arial" w:cs="Arial"/>
            <w:sz w:val="22"/>
            <w:szCs w:val="22"/>
            <w:lang w:val="en-US"/>
          </w:rPr>
          <w:t>ini</w:t>
        </w:r>
      </w:ins>
      <w:proofErr w:type="spellEnd"/>
      <w:r w:rsidRPr="00825B29">
        <w:rPr>
          <w:rFonts w:ascii="Arial" w:hAnsi="Arial" w:cs="Arial"/>
          <w:sz w:val="22"/>
          <w:szCs w:val="22"/>
        </w:rPr>
        <w:t>.</w:t>
      </w:r>
      <w:commentRangeEnd w:id="1081"/>
      <w:r w:rsidR="001065BD">
        <w:rPr>
          <w:rStyle w:val="CommentReference"/>
          <w:rFonts w:ascii="Calibri" w:eastAsia="Calibri" w:hAnsi="Calibri"/>
        </w:rPr>
        <w:commentReference w:id="1081"/>
      </w:r>
    </w:p>
    <w:p w14:paraId="2A4B3C33"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commentRangeStart w:id="1083"/>
      <w:r w:rsidRPr="00825B29">
        <w:rPr>
          <w:rFonts w:ascii="Arial" w:hAnsi="Arial" w:cs="Arial"/>
          <w:sz w:val="22"/>
          <w:szCs w:val="22"/>
        </w:rPr>
        <w:t>Hal-hal yang tidak diatur atau belum cukup diatur dalam Perjanjian ini akan ditetapkan kemudian oleh PARA PIHAK dalam suatu addendum dan/atau bentuk tertulis lainnya dan merupakan bagian yang tidak terpisahkan dari Perjanjian ini.</w:t>
      </w:r>
      <w:commentRangeEnd w:id="1083"/>
      <w:r w:rsidR="001065BD">
        <w:rPr>
          <w:rStyle w:val="CommentReference"/>
          <w:rFonts w:ascii="Calibri" w:eastAsia="Calibri" w:hAnsi="Calibri"/>
        </w:rPr>
        <w:commentReference w:id="1083"/>
      </w:r>
    </w:p>
    <w:p w14:paraId="23513BC2"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r w:rsidRPr="00825B29">
        <w:rPr>
          <w:rFonts w:ascii="Arial" w:hAnsi="Arial" w:cs="Arial"/>
          <w:sz w:val="22"/>
          <w:szCs w:val="22"/>
        </w:rPr>
        <w:t>Seluruh Surat, Dokumen, dan Lampiran yang berkaitan dengan Perjanjian merupakan satu kesatuan dan bagian yang tidak terpisahkan dari Perjanjian ini.</w:t>
      </w:r>
    </w:p>
    <w:p w14:paraId="7E6E4309" w14:textId="77777777" w:rsidR="00040559" w:rsidRPr="00825B29" w:rsidRDefault="00040559" w:rsidP="009F1632">
      <w:pPr>
        <w:pStyle w:val="BodyText"/>
        <w:numPr>
          <w:ilvl w:val="0"/>
          <w:numId w:val="125"/>
        </w:numPr>
        <w:tabs>
          <w:tab w:val="clear" w:pos="720"/>
        </w:tabs>
        <w:spacing w:after="0"/>
        <w:ind w:left="360"/>
        <w:jc w:val="both"/>
        <w:rPr>
          <w:rFonts w:ascii="Arial" w:hAnsi="Arial" w:cs="Arial"/>
          <w:sz w:val="22"/>
          <w:szCs w:val="22"/>
        </w:rPr>
      </w:pPr>
      <w:r w:rsidRPr="00825B29">
        <w:rPr>
          <w:rFonts w:ascii="Arial" w:hAnsi="Arial" w:cs="Arial"/>
          <w:sz w:val="22"/>
          <w:szCs w:val="22"/>
        </w:rPr>
        <w:t>Pemberitahuan dan surat menyurat sehubungan dengan Perjanjian ini dapat dialamatkan kepada :</w:t>
      </w:r>
    </w:p>
    <w:p w14:paraId="670EADFF" w14:textId="77777777" w:rsidR="00040559" w:rsidRPr="00825B29" w:rsidRDefault="00040559" w:rsidP="00040559">
      <w:pPr>
        <w:pStyle w:val="BodyText"/>
        <w:spacing w:after="0"/>
        <w:jc w:val="both"/>
        <w:rPr>
          <w:rFonts w:ascii="Arial" w:hAnsi="Arial" w:cs="Arial"/>
          <w:sz w:val="22"/>
          <w:szCs w:val="22"/>
        </w:rPr>
      </w:pPr>
    </w:p>
    <w:tbl>
      <w:tblPr>
        <w:tblW w:w="0" w:type="auto"/>
        <w:tblInd w:w="108" w:type="dxa"/>
        <w:tblLook w:val="0000" w:firstRow="0" w:lastRow="0" w:firstColumn="0" w:lastColumn="0" w:noHBand="0" w:noVBand="0"/>
      </w:tblPr>
      <w:tblGrid>
        <w:gridCol w:w="4357"/>
        <w:gridCol w:w="4561"/>
      </w:tblGrid>
      <w:tr w:rsidR="00040559" w:rsidRPr="00825B29" w14:paraId="62C6B30D" w14:textId="77777777" w:rsidTr="00DC1EA1">
        <w:trPr>
          <w:trHeight w:val="92"/>
        </w:trPr>
        <w:tc>
          <w:tcPr>
            <w:tcW w:w="4436" w:type="dxa"/>
          </w:tcPr>
          <w:p w14:paraId="3936080C" w14:textId="77777777" w:rsidR="00040559" w:rsidRPr="00825B29" w:rsidRDefault="00040559" w:rsidP="00DC1EA1">
            <w:pPr>
              <w:jc w:val="center"/>
              <w:rPr>
                <w:rFonts w:ascii="Arial" w:hAnsi="Arial" w:cs="Arial"/>
                <w:b/>
                <w:bCs/>
              </w:rPr>
            </w:pPr>
            <w:r w:rsidRPr="00825B29">
              <w:rPr>
                <w:rFonts w:ascii="Arial" w:hAnsi="Arial" w:cs="Arial"/>
                <w:b/>
                <w:bCs/>
                <w:lang w:val="sv-SE"/>
              </w:rPr>
              <w:t>PIHAK KEDUA</w:t>
            </w:r>
          </w:p>
        </w:tc>
        <w:tc>
          <w:tcPr>
            <w:tcW w:w="4638" w:type="dxa"/>
          </w:tcPr>
          <w:p w14:paraId="68DF8A3A" w14:textId="77777777" w:rsidR="00040559" w:rsidRPr="00825B29" w:rsidRDefault="00040559" w:rsidP="00DC1EA1">
            <w:pPr>
              <w:jc w:val="center"/>
              <w:rPr>
                <w:rFonts w:ascii="Arial" w:hAnsi="Arial" w:cs="Arial"/>
                <w:b/>
                <w:bCs/>
              </w:rPr>
            </w:pPr>
            <w:r w:rsidRPr="00825B29">
              <w:rPr>
                <w:rFonts w:ascii="Arial" w:hAnsi="Arial" w:cs="Arial"/>
                <w:b/>
                <w:bCs/>
                <w:lang w:val="sv-SE"/>
              </w:rPr>
              <w:t>PIHAK PERTAMA</w:t>
            </w:r>
          </w:p>
        </w:tc>
      </w:tr>
    </w:tbl>
    <w:p w14:paraId="7BCFEDB5" w14:textId="77777777" w:rsidR="00040559" w:rsidRPr="00825B29" w:rsidRDefault="00040559" w:rsidP="00040559">
      <w:pPr>
        <w:pStyle w:val="BodyText"/>
        <w:rPr>
          <w:rFonts w:ascii="Arial" w:hAnsi="Arial" w:cs="Arial"/>
          <w:b/>
          <w:bCs/>
          <w:sz w:val="22"/>
          <w:szCs w:val="22"/>
        </w:rPr>
      </w:pPr>
    </w:p>
    <w:tbl>
      <w:tblPr>
        <w:tblW w:w="8788" w:type="dxa"/>
        <w:tblInd w:w="392" w:type="dxa"/>
        <w:tblLook w:val="0000" w:firstRow="0" w:lastRow="0" w:firstColumn="0" w:lastColumn="0" w:noHBand="0" w:noVBand="0"/>
      </w:tblPr>
      <w:tblGrid>
        <w:gridCol w:w="4536"/>
        <w:gridCol w:w="4252"/>
      </w:tblGrid>
      <w:tr w:rsidR="00CA555D" w:rsidRPr="00825B29" w14:paraId="3D411420" w14:textId="77777777" w:rsidTr="00DC1EA1">
        <w:trPr>
          <w:trHeight w:val="249"/>
        </w:trPr>
        <w:tc>
          <w:tcPr>
            <w:tcW w:w="4536" w:type="dxa"/>
          </w:tcPr>
          <w:p w14:paraId="72DF3FD9" w14:textId="77777777" w:rsidR="00040559" w:rsidRPr="00825B29" w:rsidRDefault="00040559" w:rsidP="00DC1EA1">
            <w:pPr>
              <w:rPr>
                <w:rFonts w:ascii="Arial" w:hAnsi="Arial" w:cs="Arial"/>
                <w:b/>
                <w:bCs/>
              </w:rPr>
            </w:pPr>
            <w:r w:rsidRPr="00825B29">
              <w:rPr>
                <w:rFonts w:ascii="Arial" w:hAnsi="Arial" w:cs="Arial"/>
                <w:b/>
                <w:bCs/>
              </w:rPr>
              <w:t xml:space="preserve">PT Bank Mandiri (Persero) Tbk </w:t>
            </w:r>
          </w:p>
        </w:tc>
        <w:tc>
          <w:tcPr>
            <w:tcW w:w="4252" w:type="dxa"/>
          </w:tcPr>
          <w:p w14:paraId="79A154D9" w14:textId="69B94B0B" w:rsidR="00040559" w:rsidRPr="00EF668C" w:rsidRDefault="00040559" w:rsidP="00DC1EA1">
            <w:pPr>
              <w:rPr>
                <w:rFonts w:ascii="Arial" w:hAnsi="Arial" w:cs="Arial"/>
                <w:b/>
                <w:bCs/>
                <w:lang w:val="en-US"/>
                <w:rPrChange w:id="1084" w:author="malang sutoyo" w:date="2024-06-19T07:06:00Z">
                  <w:rPr>
                    <w:rFonts w:ascii="Arial" w:hAnsi="Arial" w:cs="Arial"/>
                    <w:b/>
                    <w:bCs/>
                    <w:highlight w:val="cyan"/>
                  </w:rPr>
                </w:rPrChange>
              </w:rPr>
            </w:pPr>
            <w:del w:id="1085" w:author="Zayra Fidelia" w:date="2024-05-21T21:52:00Z">
              <w:r w:rsidRPr="00CA555D" w:rsidDel="004121A2">
                <w:rPr>
                  <w:rFonts w:ascii="Arial" w:hAnsi="Arial" w:cs="Arial"/>
                  <w:b/>
                  <w:bCs/>
                  <w:rPrChange w:id="1086" w:author="benua.adhi" w:date="2021-04-08T09:21:00Z">
                    <w:rPr>
                      <w:rFonts w:ascii="Arial" w:hAnsi="Arial" w:cs="Arial"/>
                      <w:b/>
                      <w:bCs/>
                      <w:highlight w:val="cyan"/>
                    </w:rPr>
                  </w:rPrChange>
                </w:rPr>
                <w:delText>.................................................</w:delText>
              </w:r>
            </w:del>
            <w:ins w:id="1087" w:author="Zayra Fidelia" w:date="2024-05-21T21:52:00Z">
              <w:r w:rsidR="004121A2">
                <w:rPr>
                  <w:rFonts w:ascii="Arial" w:hAnsi="Arial" w:cs="Arial"/>
                  <w:b/>
                  <w:bCs/>
                </w:rPr>
                <w:t xml:space="preserve">PT. </w:t>
              </w:r>
              <w:del w:id="1088" w:author="malang sutoyo" w:date="2024-06-19T07:06:00Z">
                <w:r w:rsidR="004121A2" w:rsidDel="00EF668C">
                  <w:rPr>
                    <w:rFonts w:ascii="Arial" w:hAnsi="Arial" w:cs="Arial"/>
                    <w:b/>
                    <w:bCs/>
                  </w:rPr>
                  <w:delText>Solusi Arsip Indonesia</w:delText>
                </w:r>
              </w:del>
            </w:ins>
            <w:ins w:id="1089" w:author="malang sutoyo" w:date="2024-06-19T07:06:00Z">
              <w:r w:rsidR="00EF668C">
                <w:rPr>
                  <w:rFonts w:ascii="Arial" w:hAnsi="Arial" w:cs="Arial"/>
                  <w:b/>
                  <w:bCs/>
                </w:rPr>
                <w:t>Disa P</w:t>
              </w:r>
            </w:ins>
            <w:ins w:id="1090" w:author="malang sutoyo" w:date="2024-06-19T07:19:00Z">
              <w:r w:rsidR="00BD29A8">
                <w:rPr>
                  <w:rFonts w:ascii="Arial" w:hAnsi="Arial" w:cs="Arial"/>
                  <w:b/>
                  <w:bCs/>
                </w:rPr>
                <w:t>rima Medika</w:t>
              </w:r>
            </w:ins>
          </w:p>
        </w:tc>
      </w:tr>
      <w:tr w:rsidR="00CA555D" w:rsidRPr="00825B29" w14:paraId="0C5138AE" w14:textId="77777777" w:rsidTr="00DC1EA1">
        <w:trPr>
          <w:trHeight w:val="267"/>
        </w:trPr>
        <w:tc>
          <w:tcPr>
            <w:tcW w:w="4536" w:type="dxa"/>
          </w:tcPr>
          <w:p w14:paraId="04ADDCE1" w14:textId="41CEE343" w:rsidR="00040559" w:rsidRPr="00CA555D" w:rsidRDefault="00040559" w:rsidP="00DC1EA1">
            <w:pPr>
              <w:rPr>
                <w:rFonts w:ascii="Arial" w:hAnsi="Arial" w:cs="Arial"/>
                <w:rPrChange w:id="1091" w:author="benua.adhi" w:date="2021-04-08T09:21:00Z">
                  <w:rPr>
                    <w:rFonts w:ascii="Arial" w:hAnsi="Arial" w:cs="Arial"/>
                    <w:highlight w:val="cyan"/>
                  </w:rPr>
                </w:rPrChange>
              </w:rPr>
            </w:pPr>
            <w:del w:id="1092" w:author="Zayra Fidelia" w:date="2024-05-21T21:51:00Z">
              <w:r w:rsidRPr="00CA555D" w:rsidDel="004121A2">
                <w:rPr>
                  <w:rFonts w:ascii="Arial" w:hAnsi="Arial" w:cs="Arial"/>
                  <w:rPrChange w:id="1093" w:author="benua.adhi" w:date="2021-04-08T09:21:00Z">
                    <w:rPr>
                      <w:rFonts w:ascii="Arial" w:hAnsi="Arial" w:cs="Arial"/>
                      <w:highlight w:val="cyan"/>
                    </w:rPr>
                  </w:rPrChange>
                </w:rPr>
                <w:delText>............................</w:delText>
              </w:r>
            </w:del>
            <w:ins w:id="1094" w:author="Zayra Fidelia" w:date="2024-05-21T21:51:00Z">
              <w:r w:rsidR="004121A2">
                <w:rPr>
                  <w:rFonts w:ascii="Arial" w:hAnsi="Arial" w:cs="Arial"/>
                </w:rPr>
                <w:t>KCP Malang S</w:t>
              </w:r>
            </w:ins>
            <w:ins w:id="1095" w:author="Zayra Fidelia" w:date="2024-05-21T21:52:00Z">
              <w:r w:rsidR="004121A2">
                <w:rPr>
                  <w:rFonts w:ascii="Arial" w:hAnsi="Arial" w:cs="Arial"/>
                </w:rPr>
                <w:t>utoyo</w:t>
              </w:r>
            </w:ins>
          </w:p>
        </w:tc>
        <w:tc>
          <w:tcPr>
            <w:tcW w:w="4252" w:type="dxa"/>
          </w:tcPr>
          <w:p w14:paraId="1CFF61A2" w14:textId="2FE1140A" w:rsidR="00040559" w:rsidRPr="004121A2" w:rsidRDefault="00BD29A8" w:rsidP="00DC1EA1">
            <w:pPr>
              <w:rPr>
                <w:rFonts w:ascii="Arial" w:hAnsi="Arial" w:cs="Arial"/>
                <w:rPrChange w:id="1096" w:author="Zayra Fidelia" w:date="2024-05-21T21:52:00Z">
                  <w:rPr>
                    <w:rFonts w:ascii="Arial" w:hAnsi="Arial" w:cs="Arial"/>
                    <w:b/>
                    <w:bCs/>
                    <w:highlight w:val="cyan"/>
                  </w:rPr>
                </w:rPrChange>
              </w:rPr>
            </w:pPr>
            <w:ins w:id="1097" w:author="malang sutoyo" w:date="2024-06-19T07:21:00Z">
              <w:r>
                <w:rPr>
                  <w:rFonts w:ascii="Arial" w:hAnsi="Arial" w:cs="Arial"/>
                  <w:lang w:val="en-US"/>
                </w:rPr>
                <w:t xml:space="preserve">Jl. Raya </w:t>
              </w:r>
              <w:proofErr w:type="spellStart"/>
              <w:r>
                <w:rPr>
                  <w:rFonts w:ascii="Arial" w:hAnsi="Arial" w:cs="Arial"/>
                  <w:lang w:val="en-US"/>
                </w:rPr>
                <w:t>Mond</w:t>
              </w:r>
            </w:ins>
            <w:ins w:id="1098" w:author="malang sutoyo" w:date="2024-06-19T07:36:00Z">
              <w:r w:rsidR="004C6A73">
                <w:rPr>
                  <w:rFonts w:ascii="Arial" w:hAnsi="Arial" w:cs="Arial"/>
                  <w:lang w:val="en-US"/>
                </w:rPr>
                <w:t>o</w:t>
              </w:r>
            </w:ins>
            <w:ins w:id="1099" w:author="malang sutoyo" w:date="2024-06-19T07:21:00Z">
              <w:r>
                <w:rPr>
                  <w:rFonts w:ascii="Arial" w:hAnsi="Arial" w:cs="Arial"/>
                  <w:lang w:val="en-US"/>
                </w:rPr>
                <w:t>roko</w:t>
              </w:r>
              <w:proofErr w:type="spellEnd"/>
              <w:r>
                <w:rPr>
                  <w:rFonts w:ascii="Arial" w:hAnsi="Arial" w:cs="Arial"/>
                  <w:lang w:val="en-US"/>
                </w:rPr>
                <w:t xml:space="preserve"> No.03, </w:t>
              </w:r>
              <w:proofErr w:type="spellStart"/>
              <w:r>
                <w:rPr>
                  <w:rFonts w:ascii="Arial" w:hAnsi="Arial" w:cs="Arial"/>
                  <w:lang w:val="en-US"/>
                </w:rPr>
                <w:t>Mondoroko</w:t>
              </w:r>
            </w:ins>
            <w:proofErr w:type="spellEnd"/>
            <w:ins w:id="1100" w:author="malang sutoyo" w:date="2024-06-19T07:22:00Z">
              <w:r>
                <w:rPr>
                  <w:rFonts w:ascii="Arial" w:hAnsi="Arial" w:cs="Arial"/>
                  <w:lang w:val="en-US"/>
                </w:rPr>
                <w:t xml:space="preserve">, </w:t>
              </w:r>
              <w:proofErr w:type="spellStart"/>
              <w:r>
                <w:rPr>
                  <w:rFonts w:ascii="Arial" w:hAnsi="Arial" w:cs="Arial"/>
                  <w:lang w:val="en-US"/>
                </w:rPr>
                <w:t>Banjararum</w:t>
              </w:r>
              <w:proofErr w:type="spellEnd"/>
              <w:r>
                <w:rPr>
                  <w:rFonts w:ascii="Arial" w:hAnsi="Arial" w:cs="Arial"/>
                  <w:lang w:val="en-US"/>
                </w:rPr>
                <w:t xml:space="preserve">, </w:t>
              </w:r>
              <w:proofErr w:type="spellStart"/>
              <w:r>
                <w:rPr>
                  <w:rFonts w:ascii="Arial" w:hAnsi="Arial" w:cs="Arial"/>
                  <w:lang w:val="en-US"/>
                </w:rPr>
                <w:t>Singosari</w:t>
              </w:r>
              <w:proofErr w:type="spellEnd"/>
              <w:r>
                <w:rPr>
                  <w:rFonts w:ascii="Arial" w:hAnsi="Arial" w:cs="Arial"/>
                  <w:lang w:val="en-US"/>
                </w:rPr>
                <w:t>, Malang</w:t>
              </w:r>
            </w:ins>
            <w:ins w:id="1101" w:author="Zayra Fidelia" w:date="2024-05-21T21:54:00Z">
              <w:del w:id="1102" w:author="malang sutoyo" w:date="2024-06-19T07:21:00Z">
                <w:r w:rsidR="004121A2" w:rsidDel="00BD29A8">
                  <w:rPr>
                    <w:rFonts w:ascii="Arial" w:hAnsi="Arial" w:cs="Arial"/>
                  </w:rPr>
                  <w:delText>Perumahan Araya</w:delText>
                </w:r>
              </w:del>
            </w:ins>
          </w:p>
        </w:tc>
      </w:tr>
      <w:tr w:rsidR="00CA555D" w:rsidRPr="00825B29" w14:paraId="4C9693E4" w14:textId="77777777" w:rsidTr="00DC1EA1">
        <w:trPr>
          <w:trHeight w:val="267"/>
        </w:trPr>
        <w:tc>
          <w:tcPr>
            <w:tcW w:w="4536" w:type="dxa"/>
          </w:tcPr>
          <w:p w14:paraId="22F820DD" w14:textId="0C61BE84" w:rsidR="00040559" w:rsidRPr="00CA555D" w:rsidRDefault="00040559" w:rsidP="00DC1EA1">
            <w:pPr>
              <w:rPr>
                <w:rFonts w:ascii="Arial" w:hAnsi="Arial" w:cs="Arial"/>
                <w:rPrChange w:id="1103" w:author="benua.adhi" w:date="2021-04-08T09:21:00Z">
                  <w:rPr>
                    <w:rFonts w:ascii="Arial" w:hAnsi="Arial" w:cs="Arial"/>
                    <w:highlight w:val="cyan"/>
                  </w:rPr>
                </w:rPrChange>
              </w:rPr>
            </w:pPr>
            <w:del w:id="1104" w:author="Zayra Fidelia" w:date="2024-05-21T21:51:00Z">
              <w:r w:rsidRPr="00CA555D" w:rsidDel="004121A2">
                <w:rPr>
                  <w:rFonts w:ascii="Arial" w:hAnsi="Arial" w:cs="Arial"/>
                  <w:rPrChange w:id="1105" w:author="benua.adhi" w:date="2021-04-08T09:21:00Z">
                    <w:rPr>
                      <w:rFonts w:ascii="Arial" w:hAnsi="Arial" w:cs="Arial"/>
                      <w:highlight w:val="cyan"/>
                    </w:rPr>
                  </w:rPrChange>
                </w:rPr>
                <w:delText>...............................</w:delText>
              </w:r>
            </w:del>
            <w:ins w:id="1106" w:author="Zayra Fidelia" w:date="2024-05-21T21:52:00Z">
              <w:r w:rsidR="004121A2">
                <w:rPr>
                  <w:rFonts w:ascii="Arial" w:hAnsi="Arial" w:cs="Arial"/>
                </w:rPr>
                <w:t>Jl. Letjend Sutoyo 18-20 Malang</w:t>
              </w:r>
            </w:ins>
          </w:p>
        </w:tc>
        <w:tc>
          <w:tcPr>
            <w:tcW w:w="4252" w:type="dxa"/>
          </w:tcPr>
          <w:p w14:paraId="241173DC" w14:textId="6F69284E" w:rsidR="00040559" w:rsidRPr="00CA555D" w:rsidRDefault="00040559" w:rsidP="00DC1EA1">
            <w:pPr>
              <w:rPr>
                <w:rFonts w:ascii="Arial" w:hAnsi="Arial" w:cs="Arial"/>
                <w:rPrChange w:id="1107" w:author="benua.adhi" w:date="2021-04-08T09:21:00Z">
                  <w:rPr>
                    <w:rFonts w:ascii="Arial" w:hAnsi="Arial" w:cs="Arial"/>
                    <w:highlight w:val="cyan"/>
                  </w:rPr>
                </w:rPrChange>
              </w:rPr>
            </w:pPr>
            <w:del w:id="1108" w:author="Zayra Fidelia" w:date="2024-05-21T21:54:00Z">
              <w:r w:rsidRPr="00CA555D" w:rsidDel="004121A2">
                <w:rPr>
                  <w:rFonts w:ascii="Arial" w:hAnsi="Arial" w:cs="Arial"/>
                  <w:rPrChange w:id="1109" w:author="benua.adhi" w:date="2021-04-08T09:21:00Z">
                    <w:rPr>
                      <w:rFonts w:ascii="Arial" w:hAnsi="Arial" w:cs="Arial"/>
                      <w:highlight w:val="cyan"/>
                    </w:rPr>
                  </w:rPrChange>
                </w:rPr>
                <w:delText>.</w:delText>
              </w:r>
            </w:del>
            <w:ins w:id="1110" w:author="Zayra Fidelia" w:date="2024-05-21T21:54:00Z">
              <w:del w:id="1111" w:author="malang sutoyo" w:date="2024-06-19T07:21:00Z">
                <w:r w:rsidR="004121A2" w:rsidRPr="00753426" w:rsidDel="00BD29A8">
                  <w:rPr>
                    <w:rFonts w:ascii="Arial" w:hAnsi="Arial" w:cs="Arial"/>
                  </w:rPr>
                  <w:delText>Jl. B</w:delText>
                </w:r>
              </w:del>
              <w:del w:id="1112" w:author="malang sutoyo" w:date="2024-06-19T07:20:00Z">
                <w:r w:rsidR="004121A2" w:rsidRPr="00753426" w:rsidDel="00BD29A8">
                  <w:rPr>
                    <w:rFonts w:ascii="Arial" w:hAnsi="Arial" w:cs="Arial"/>
                  </w:rPr>
                  <w:delText>limbing Indah Tengah X</w:delText>
                </w:r>
                <w:r w:rsidR="004121A2" w:rsidDel="00BD29A8">
                  <w:rPr>
                    <w:rFonts w:ascii="Arial" w:hAnsi="Arial" w:cs="Arial"/>
                  </w:rPr>
                  <w:delText>VI</w:delText>
                </w:r>
              </w:del>
            </w:ins>
            <w:del w:id="1113" w:author="Zayra Fidelia" w:date="2024-05-21T21:53:00Z">
              <w:r w:rsidRPr="00CA555D" w:rsidDel="004121A2">
                <w:rPr>
                  <w:rFonts w:ascii="Arial" w:hAnsi="Arial" w:cs="Arial"/>
                  <w:rPrChange w:id="1114" w:author="benua.adhi" w:date="2021-04-08T09:21:00Z">
                    <w:rPr>
                      <w:rFonts w:ascii="Arial" w:hAnsi="Arial" w:cs="Arial"/>
                      <w:highlight w:val="cyan"/>
                    </w:rPr>
                  </w:rPrChange>
                </w:rPr>
                <w:delText>....................</w:delText>
              </w:r>
            </w:del>
          </w:p>
        </w:tc>
      </w:tr>
      <w:tr w:rsidR="00CA555D" w:rsidRPr="00825B29" w14:paraId="32CF323B" w14:textId="77777777" w:rsidTr="00DC1EA1">
        <w:trPr>
          <w:trHeight w:val="249"/>
        </w:trPr>
        <w:tc>
          <w:tcPr>
            <w:tcW w:w="4536" w:type="dxa"/>
          </w:tcPr>
          <w:p w14:paraId="47B46AEB" w14:textId="77777777" w:rsidR="00040559" w:rsidRPr="00CA555D" w:rsidRDefault="00040559" w:rsidP="00DC1EA1">
            <w:pPr>
              <w:rPr>
                <w:rFonts w:ascii="Arial" w:hAnsi="Arial" w:cs="Arial"/>
                <w:rPrChange w:id="1115" w:author="benua.adhi" w:date="2021-04-08T09:21:00Z">
                  <w:rPr>
                    <w:rFonts w:ascii="Arial" w:hAnsi="Arial" w:cs="Arial"/>
                    <w:highlight w:val="cyan"/>
                  </w:rPr>
                </w:rPrChange>
              </w:rPr>
            </w:pPr>
          </w:p>
        </w:tc>
        <w:tc>
          <w:tcPr>
            <w:tcW w:w="4252" w:type="dxa"/>
          </w:tcPr>
          <w:p w14:paraId="6F769215" w14:textId="77777777" w:rsidR="00040559" w:rsidRPr="00CA555D" w:rsidRDefault="00040559" w:rsidP="00DC1EA1">
            <w:pPr>
              <w:rPr>
                <w:rFonts w:ascii="Arial" w:hAnsi="Arial" w:cs="Arial"/>
                <w:rPrChange w:id="1116" w:author="benua.adhi" w:date="2021-04-08T09:21:00Z">
                  <w:rPr>
                    <w:rFonts w:ascii="Arial" w:hAnsi="Arial" w:cs="Arial"/>
                    <w:highlight w:val="cyan"/>
                  </w:rPr>
                </w:rPrChange>
              </w:rPr>
            </w:pPr>
          </w:p>
        </w:tc>
      </w:tr>
      <w:tr w:rsidR="00040559" w:rsidRPr="00825B29" w14:paraId="397ADD92" w14:textId="77777777" w:rsidTr="00DC1EA1">
        <w:trPr>
          <w:trHeight w:val="534"/>
        </w:trPr>
        <w:tc>
          <w:tcPr>
            <w:tcW w:w="4536" w:type="dxa"/>
          </w:tcPr>
          <w:p w14:paraId="51C6CBFD" w14:textId="7BB622A7" w:rsidR="00040559" w:rsidRPr="00CA555D" w:rsidRDefault="00040559" w:rsidP="00DC1EA1">
            <w:pPr>
              <w:rPr>
                <w:rFonts w:ascii="Arial" w:hAnsi="Arial" w:cs="Arial"/>
                <w:rPrChange w:id="1117" w:author="benua.adhi" w:date="2021-04-08T09:21:00Z">
                  <w:rPr>
                    <w:rFonts w:ascii="Arial" w:hAnsi="Arial" w:cs="Arial"/>
                    <w:highlight w:val="cyan"/>
                  </w:rPr>
                </w:rPrChange>
              </w:rPr>
            </w:pPr>
            <w:r w:rsidRPr="00CA555D">
              <w:rPr>
                <w:rFonts w:ascii="Arial" w:hAnsi="Arial" w:cs="Arial"/>
                <w:rPrChange w:id="1118" w:author="benua.adhi" w:date="2021-04-08T09:21:00Z">
                  <w:rPr>
                    <w:rFonts w:ascii="Arial" w:hAnsi="Arial" w:cs="Arial"/>
                    <w:highlight w:val="cyan"/>
                  </w:rPr>
                </w:rPrChange>
              </w:rPr>
              <w:t>Telp</w:t>
            </w:r>
            <w:del w:id="1119" w:author="Zayra Fidelia" w:date="2024-05-21T21:56:00Z">
              <w:r w:rsidRPr="00CA555D" w:rsidDel="004121A2">
                <w:rPr>
                  <w:rFonts w:ascii="Arial" w:hAnsi="Arial" w:cs="Arial"/>
                  <w:rPrChange w:id="1120" w:author="benua.adhi" w:date="2021-04-08T09:21:00Z">
                    <w:rPr>
                      <w:rFonts w:ascii="Arial" w:hAnsi="Arial" w:cs="Arial"/>
                      <w:highlight w:val="cyan"/>
                    </w:rPr>
                  </w:rPrChange>
                </w:rPr>
                <w:delText>.......................</w:delText>
              </w:r>
            </w:del>
            <w:ins w:id="1121" w:author="Zayra Fidelia" w:date="2024-05-21T21:56:00Z">
              <w:r w:rsidR="004121A2">
                <w:rPr>
                  <w:rFonts w:ascii="Arial" w:hAnsi="Arial" w:cs="Arial"/>
                </w:rPr>
                <w:t xml:space="preserve"> 0811-3503-506</w:t>
              </w:r>
            </w:ins>
          </w:p>
          <w:p w14:paraId="528C787C" w14:textId="591D9C95" w:rsidR="00040559" w:rsidRPr="00CA555D" w:rsidRDefault="00040559" w:rsidP="00DC1EA1">
            <w:pPr>
              <w:rPr>
                <w:rFonts w:ascii="Arial" w:hAnsi="Arial" w:cs="Arial"/>
                <w:rPrChange w:id="1122" w:author="benua.adhi" w:date="2021-04-08T09:21:00Z">
                  <w:rPr>
                    <w:rFonts w:ascii="Arial" w:hAnsi="Arial" w:cs="Arial"/>
                    <w:highlight w:val="cyan"/>
                  </w:rPr>
                </w:rPrChange>
              </w:rPr>
            </w:pPr>
            <w:r w:rsidRPr="00CA555D">
              <w:rPr>
                <w:rFonts w:ascii="Arial" w:hAnsi="Arial" w:cs="Arial"/>
                <w:rPrChange w:id="1123" w:author="benua.adhi" w:date="2021-04-08T09:21:00Z">
                  <w:rPr>
                    <w:rFonts w:ascii="Arial" w:hAnsi="Arial" w:cs="Arial"/>
                    <w:highlight w:val="cyan"/>
                  </w:rPr>
                </w:rPrChange>
              </w:rPr>
              <w:t xml:space="preserve">Fax  </w:t>
            </w:r>
            <w:del w:id="1124" w:author="Zayra Fidelia" w:date="2024-05-21T21:56:00Z">
              <w:r w:rsidRPr="00CA555D" w:rsidDel="004121A2">
                <w:rPr>
                  <w:rFonts w:ascii="Arial" w:hAnsi="Arial" w:cs="Arial"/>
                  <w:rPrChange w:id="1125" w:author="benua.adhi" w:date="2021-04-08T09:21:00Z">
                    <w:rPr>
                      <w:rFonts w:ascii="Arial" w:hAnsi="Arial" w:cs="Arial"/>
                      <w:highlight w:val="cyan"/>
                    </w:rPr>
                  </w:rPrChange>
                </w:rPr>
                <w:delText>.......................</w:delText>
              </w:r>
            </w:del>
            <w:ins w:id="1126" w:author="Zayra Fidelia" w:date="2024-05-21T21:56:00Z">
              <w:r w:rsidR="004121A2">
                <w:rPr>
                  <w:rFonts w:ascii="Arial" w:hAnsi="Arial" w:cs="Arial"/>
                </w:rPr>
                <w:t>-</w:t>
              </w:r>
            </w:ins>
          </w:p>
        </w:tc>
        <w:tc>
          <w:tcPr>
            <w:tcW w:w="4252" w:type="dxa"/>
          </w:tcPr>
          <w:p w14:paraId="71F70323" w14:textId="6FE6EDD5" w:rsidR="00040559" w:rsidRPr="00CA555D" w:rsidRDefault="00040559" w:rsidP="00DC1EA1">
            <w:pPr>
              <w:rPr>
                <w:rFonts w:ascii="Arial" w:hAnsi="Arial" w:cs="Arial"/>
                <w:rPrChange w:id="1127" w:author="benua.adhi" w:date="2021-04-08T09:21:00Z">
                  <w:rPr>
                    <w:rFonts w:ascii="Arial" w:hAnsi="Arial" w:cs="Arial"/>
                    <w:highlight w:val="cyan"/>
                  </w:rPr>
                </w:rPrChange>
              </w:rPr>
            </w:pPr>
            <w:r w:rsidRPr="00CA555D">
              <w:rPr>
                <w:rFonts w:ascii="Arial" w:hAnsi="Arial" w:cs="Arial"/>
                <w:rPrChange w:id="1128" w:author="benua.adhi" w:date="2021-04-08T09:21:00Z">
                  <w:rPr>
                    <w:rFonts w:ascii="Arial" w:hAnsi="Arial" w:cs="Arial"/>
                    <w:highlight w:val="cyan"/>
                  </w:rPr>
                </w:rPrChange>
              </w:rPr>
              <w:t xml:space="preserve">Telp. </w:t>
            </w:r>
            <w:del w:id="1129" w:author="Zayra Fidelia" w:date="2024-05-21T21:55:00Z">
              <w:r w:rsidRPr="00CA555D" w:rsidDel="004121A2">
                <w:rPr>
                  <w:rFonts w:ascii="Arial" w:hAnsi="Arial" w:cs="Arial"/>
                  <w:rPrChange w:id="1130" w:author="benua.adhi" w:date="2021-04-08T09:21:00Z">
                    <w:rPr>
                      <w:rFonts w:ascii="Arial" w:hAnsi="Arial" w:cs="Arial"/>
                      <w:highlight w:val="cyan"/>
                    </w:rPr>
                  </w:rPrChange>
                </w:rPr>
                <w:delText>........................</w:delText>
              </w:r>
            </w:del>
            <w:ins w:id="1131" w:author="Zayra Fidelia" w:date="2024-05-21T21:55:00Z">
              <w:r w:rsidR="004121A2">
                <w:rPr>
                  <w:rFonts w:ascii="Arial" w:hAnsi="Arial" w:cs="Arial"/>
                </w:rPr>
                <w:t>0</w:t>
              </w:r>
            </w:ins>
            <w:ins w:id="1132" w:author="malang sutoyo" w:date="2024-06-19T07:37:00Z">
              <w:r w:rsidR="004C6A73">
                <w:rPr>
                  <w:rFonts w:ascii="Arial" w:hAnsi="Arial" w:cs="Arial"/>
                  <w:lang w:val="en-US"/>
                </w:rPr>
                <w:t>341-453617</w:t>
              </w:r>
            </w:ins>
            <w:ins w:id="1133" w:author="Zayra Fidelia" w:date="2024-05-21T21:55:00Z">
              <w:del w:id="1134" w:author="malang sutoyo" w:date="2024-06-19T07:37:00Z">
                <w:r w:rsidR="004121A2" w:rsidDel="004C6A73">
                  <w:rPr>
                    <w:rFonts w:ascii="Arial" w:hAnsi="Arial" w:cs="Arial"/>
                  </w:rPr>
                  <w:delText>812-3552-3252</w:delText>
                </w:r>
              </w:del>
            </w:ins>
          </w:p>
          <w:p w14:paraId="2C404A9B" w14:textId="47708AB8" w:rsidR="00040559" w:rsidRPr="00CA555D" w:rsidRDefault="00040559" w:rsidP="00DC1EA1">
            <w:pPr>
              <w:rPr>
                <w:rFonts w:ascii="Arial" w:hAnsi="Arial" w:cs="Arial"/>
                <w:rPrChange w:id="1135" w:author="benua.adhi" w:date="2021-04-08T09:21:00Z">
                  <w:rPr>
                    <w:rFonts w:ascii="Arial" w:hAnsi="Arial" w:cs="Arial"/>
                    <w:highlight w:val="cyan"/>
                  </w:rPr>
                </w:rPrChange>
              </w:rPr>
            </w:pPr>
            <w:r w:rsidRPr="00CA555D">
              <w:rPr>
                <w:rFonts w:ascii="Arial" w:hAnsi="Arial" w:cs="Arial"/>
                <w:rPrChange w:id="1136" w:author="benua.adhi" w:date="2021-04-08T09:21:00Z">
                  <w:rPr>
                    <w:rFonts w:ascii="Arial" w:hAnsi="Arial" w:cs="Arial"/>
                    <w:highlight w:val="cyan"/>
                  </w:rPr>
                </w:rPrChange>
              </w:rPr>
              <w:t xml:space="preserve">Fax. </w:t>
            </w:r>
            <w:del w:id="1137" w:author="Zayra Fidelia" w:date="2024-05-21T21:55:00Z">
              <w:r w:rsidRPr="00CA555D" w:rsidDel="004121A2">
                <w:rPr>
                  <w:rFonts w:ascii="Arial" w:hAnsi="Arial" w:cs="Arial"/>
                  <w:rPrChange w:id="1138" w:author="benua.adhi" w:date="2021-04-08T09:21:00Z">
                    <w:rPr>
                      <w:rFonts w:ascii="Arial" w:hAnsi="Arial" w:cs="Arial"/>
                      <w:highlight w:val="cyan"/>
                    </w:rPr>
                  </w:rPrChange>
                </w:rPr>
                <w:delText>...........................</w:delText>
              </w:r>
            </w:del>
            <w:ins w:id="1139" w:author="Zayra Fidelia" w:date="2024-05-21T21:55:00Z">
              <w:r w:rsidR="004121A2">
                <w:rPr>
                  <w:rFonts w:ascii="Arial" w:hAnsi="Arial" w:cs="Arial"/>
                </w:rPr>
                <w:t>-</w:t>
              </w:r>
            </w:ins>
          </w:p>
        </w:tc>
      </w:tr>
    </w:tbl>
    <w:p w14:paraId="39930BE5" w14:textId="77777777" w:rsidR="00040559" w:rsidRPr="00825B29" w:rsidRDefault="00040559" w:rsidP="00040559">
      <w:pPr>
        <w:pStyle w:val="BodyText"/>
        <w:jc w:val="both"/>
        <w:rPr>
          <w:ins w:id="1140" w:author="Rizky Pangidoan Sitanggang" w:date="2021-03-07T22:49:00Z"/>
          <w:rFonts w:ascii="Arial" w:hAnsi="Arial" w:cs="Arial"/>
          <w:sz w:val="22"/>
          <w:szCs w:val="22"/>
          <w:lang w:val="en-US"/>
        </w:rPr>
      </w:pPr>
    </w:p>
    <w:p w14:paraId="593C3292" w14:textId="77777777" w:rsidR="00B27C37" w:rsidRPr="00825B29" w:rsidDel="001F10BC" w:rsidRDefault="00B27C37" w:rsidP="00040559">
      <w:pPr>
        <w:pStyle w:val="BodyText"/>
        <w:jc w:val="both"/>
        <w:rPr>
          <w:ins w:id="1141" w:author="Rizky Pangidoan Sitanggang" w:date="2021-03-07T22:49:00Z"/>
          <w:del w:id="1142" w:author="Guideline" w:date="2021-04-16T20:46:00Z"/>
          <w:rFonts w:ascii="Arial" w:hAnsi="Arial" w:cs="Arial"/>
          <w:sz w:val="22"/>
          <w:szCs w:val="22"/>
          <w:lang w:val="en-US"/>
        </w:rPr>
      </w:pPr>
    </w:p>
    <w:p w14:paraId="756CF7D5" w14:textId="77777777" w:rsidR="00B27C37" w:rsidRPr="00825B29" w:rsidDel="001F10BC" w:rsidRDefault="00B27C37" w:rsidP="00040559">
      <w:pPr>
        <w:pStyle w:val="BodyText"/>
        <w:jc w:val="both"/>
        <w:rPr>
          <w:ins w:id="1143" w:author="Rizky Pangidoan Sitanggang" w:date="2021-03-07T22:49:00Z"/>
          <w:del w:id="1144" w:author="Guideline" w:date="2021-04-16T20:46:00Z"/>
          <w:rFonts w:ascii="Arial" w:hAnsi="Arial" w:cs="Arial"/>
          <w:sz w:val="22"/>
          <w:szCs w:val="22"/>
          <w:lang w:val="en-US"/>
        </w:rPr>
      </w:pPr>
    </w:p>
    <w:p w14:paraId="706C9CB0" w14:textId="77777777" w:rsidR="00B27C37" w:rsidRPr="00825B29" w:rsidDel="001F10BC" w:rsidRDefault="00B27C37" w:rsidP="00040559">
      <w:pPr>
        <w:pStyle w:val="BodyText"/>
        <w:jc w:val="both"/>
        <w:rPr>
          <w:ins w:id="1145" w:author="Rizky Pangidoan Sitanggang" w:date="2021-03-07T22:49:00Z"/>
          <w:del w:id="1146" w:author="Guideline" w:date="2021-04-16T20:46:00Z"/>
          <w:rFonts w:ascii="Arial" w:hAnsi="Arial" w:cs="Arial"/>
          <w:sz w:val="22"/>
          <w:szCs w:val="22"/>
          <w:lang w:val="en-US"/>
        </w:rPr>
      </w:pPr>
    </w:p>
    <w:p w14:paraId="11C404F3" w14:textId="77777777" w:rsidR="00B27C37" w:rsidRPr="00825B29" w:rsidDel="001F10BC" w:rsidRDefault="00B27C37" w:rsidP="00040559">
      <w:pPr>
        <w:pStyle w:val="BodyText"/>
        <w:jc w:val="both"/>
        <w:rPr>
          <w:ins w:id="1147" w:author="Rizky Pangidoan Sitanggang" w:date="2021-03-07T22:49:00Z"/>
          <w:del w:id="1148" w:author="Guideline" w:date="2021-04-16T20:46:00Z"/>
          <w:rFonts w:ascii="Arial" w:hAnsi="Arial" w:cs="Arial"/>
          <w:sz w:val="22"/>
          <w:szCs w:val="22"/>
          <w:lang w:val="en-US"/>
        </w:rPr>
      </w:pPr>
    </w:p>
    <w:p w14:paraId="27FE9F3E" w14:textId="77777777" w:rsidR="00B27C37" w:rsidRPr="00825B29" w:rsidDel="001F10BC" w:rsidRDefault="00B27C37" w:rsidP="00040559">
      <w:pPr>
        <w:pStyle w:val="BodyText"/>
        <w:jc w:val="both"/>
        <w:rPr>
          <w:ins w:id="1149" w:author="Rizky Pangidoan Sitanggang" w:date="2021-03-07T22:49:00Z"/>
          <w:del w:id="1150" w:author="Guideline" w:date="2021-04-16T20:46:00Z"/>
          <w:rFonts w:ascii="Arial" w:hAnsi="Arial" w:cs="Arial"/>
          <w:sz w:val="22"/>
          <w:szCs w:val="22"/>
          <w:lang w:val="en-US"/>
        </w:rPr>
      </w:pPr>
    </w:p>
    <w:p w14:paraId="6E2FD381" w14:textId="77777777" w:rsidR="00B27C37" w:rsidRPr="00825B29" w:rsidRDefault="00B27C37" w:rsidP="00040559">
      <w:pPr>
        <w:pStyle w:val="BodyText"/>
        <w:jc w:val="both"/>
        <w:rPr>
          <w:ins w:id="1151" w:author="Rizky Pangidoan Sitanggang" w:date="2021-03-07T22:49:00Z"/>
          <w:rFonts w:ascii="Arial" w:hAnsi="Arial" w:cs="Arial"/>
          <w:sz w:val="22"/>
          <w:szCs w:val="22"/>
          <w:lang w:val="en-US"/>
        </w:rPr>
      </w:pPr>
    </w:p>
    <w:p w14:paraId="3BD1EEBB" w14:textId="77777777" w:rsidR="00B27C37" w:rsidRPr="00825B29" w:rsidRDefault="00B27C37" w:rsidP="00040559">
      <w:pPr>
        <w:pStyle w:val="BodyText"/>
        <w:jc w:val="both"/>
        <w:rPr>
          <w:rFonts w:ascii="Arial" w:hAnsi="Arial" w:cs="Arial"/>
          <w:sz w:val="22"/>
          <w:szCs w:val="22"/>
          <w:lang w:val="en-US"/>
        </w:rPr>
      </w:pPr>
    </w:p>
    <w:p w14:paraId="7FC040F0" w14:textId="77777777" w:rsidR="00040559" w:rsidRPr="00825B29" w:rsidRDefault="00040559" w:rsidP="00040559">
      <w:pPr>
        <w:pStyle w:val="BodyText"/>
        <w:jc w:val="both"/>
        <w:rPr>
          <w:rFonts w:ascii="Arial" w:hAnsi="Arial" w:cs="Arial"/>
          <w:sz w:val="22"/>
          <w:szCs w:val="22"/>
        </w:rPr>
      </w:pPr>
      <w:r w:rsidRPr="00825B29">
        <w:rPr>
          <w:rFonts w:ascii="Arial" w:hAnsi="Arial" w:cs="Arial"/>
          <w:sz w:val="22"/>
          <w:szCs w:val="22"/>
        </w:rPr>
        <w:t>Perjanjian ini dibuat dalam rangkap 2 (dua) bermeterai cukup serta dibuat dalam Bahasa Indonesia, yang masing-masing mempunyai kekuatan hukum yang sama.</w:t>
      </w:r>
    </w:p>
    <w:p w14:paraId="0D88428F" w14:textId="77777777" w:rsidR="00040559" w:rsidRPr="00825B29" w:rsidRDefault="00040559" w:rsidP="00040559">
      <w:pPr>
        <w:pStyle w:val="BodyText"/>
        <w:jc w:val="center"/>
        <w:rPr>
          <w:rFonts w:ascii="Arial" w:hAnsi="Arial" w:cs="Arial"/>
          <w:sz w:val="22"/>
          <w:szCs w:val="22"/>
        </w:rPr>
      </w:pPr>
    </w:p>
    <w:tbl>
      <w:tblPr>
        <w:tblW w:w="0" w:type="auto"/>
        <w:tblInd w:w="108" w:type="dxa"/>
        <w:tblLook w:val="0000" w:firstRow="0" w:lastRow="0" w:firstColumn="0" w:lastColumn="0" w:noHBand="0" w:noVBand="0"/>
      </w:tblPr>
      <w:tblGrid>
        <w:gridCol w:w="4352"/>
        <w:gridCol w:w="4566"/>
      </w:tblGrid>
      <w:tr w:rsidR="00CA555D" w:rsidRPr="00825B29" w14:paraId="47F31EC4" w14:textId="77777777" w:rsidTr="00DC1EA1">
        <w:trPr>
          <w:trHeight w:val="92"/>
        </w:trPr>
        <w:tc>
          <w:tcPr>
            <w:tcW w:w="4500" w:type="dxa"/>
          </w:tcPr>
          <w:p w14:paraId="3F6E15BB" w14:textId="77777777" w:rsidR="00040559" w:rsidRPr="00825B29" w:rsidRDefault="00040559" w:rsidP="00DC1EA1">
            <w:pPr>
              <w:pStyle w:val="Heading3"/>
              <w:jc w:val="center"/>
              <w:rPr>
                <w:rFonts w:ascii="Arial" w:hAnsi="Arial" w:cs="Arial"/>
                <w:color w:val="auto"/>
                <w:lang w:val="sv-SE"/>
              </w:rPr>
            </w:pPr>
            <w:bookmarkStart w:id="1152" w:name="_Toc532819072"/>
            <w:r w:rsidRPr="00825B29">
              <w:rPr>
                <w:rFonts w:ascii="Arial" w:hAnsi="Arial" w:cs="Arial"/>
                <w:color w:val="auto"/>
                <w:lang w:val="sv-SE"/>
              </w:rPr>
              <w:t>PIHAK KEDUA</w:t>
            </w:r>
            <w:bookmarkEnd w:id="1152"/>
          </w:p>
        </w:tc>
        <w:tc>
          <w:tcPr>
            <w:tcW w:w="4680" w:type="dxa"/>
          </w:tcPr>
          <w:p w14:paraId="7D448018" w14:textId="77777777" w:rsidR="00040559" w:rsidRPr="00825B29" w:rsidRDefault="00040559" w:rsidP="00DC1EA1">
            <w:pPr>
              <w:pStyle w:val="Heading3"/>
              <w:jc w:val="center"/>
              <w:rPr>
                <w:rFonts w:ascii="Arial" w:hAnsi="Arial" w:cs="Arial"/>
                <w:color w:val="auto"/>
                <w:lang w:val="sv-SE"/>
              </w:rPr>
            </w:pPr>
            <w:bookmarkStart w:id="1153" w:name="_Toc532819073"/>
            <w:r w:rsidRPr="00825B29">
              <w:rPr>
                <w:rFonts w:ascii="Arial" w:hAnsi="Arial" w:cs="Arial"/>
                <w:color w:val="auto"/>
                <w:lang w:val="sv-SE"/>
              </w:rPr>
              <w:t>PIHAK PERTAMA</w:t>
            </w:r>
            <w:bookmarkEnd w:id="1153"/>
          </w:p>
        </w:tc>
      </w:tr>
      <w:tr w:rsidR="00CA555D" w:rsidRPr="00825B29" w14:paraId="71E8918F" w14:textId="77777777" w:rsidTr="00DC1EA1">
        <w:trPr>
          <w:trHeight w:val="249"/>
        </w:trPr>
        <w:tc>
          <w:tcPr>
            <w:tcW w:w="4500" w:type="dxa"/>
          </w:tcPr>
          <w:p w14:paraId="54F01D65" w14:textId="77777777" w:rsidR="00040559" w:rsidRPr="00825B29" w:rsidRDefault="00040559" w:rsidP="00DC1EA1">
            <w:pPr>
              <w:jc w:val="center"/>
              <w:rPr>
                <w:rFonts w:ascii="Arial" w:hAnsi="Arial" w:cs="Arial"/>
                <w:b/>
                <w:bCs/>
              </w:rPr>
            </w:pPr>
            <w:r w:rsidRPr="00825B29">
              <w:rPr>
                <w:rFonts w:ascii="Arial" w:hAnsi="Arial" w:cs="Arial"/>
                <w:b/>
                <w:bCs/>
              </w:rPr>
              <w:t>PT Bank Mandiri (Persero) Tbk</w:t>
            </w:r>
          </w:p>
          <w:p w14:paraId="1AA47D84" w14:textId="77777777" w:rsidR="00040559" w:rsidRPr="00825B29" w:rsidRDefault="00040559" w:rsidP="00DC1EA1">
            <w:pPr>
              <w:pStyle w:val="Heading4"/>
              <w:ind w:left="34"/>
              <w:rPr>
                <w:rFonts w:ascii="Arial" w:hAnsi="Arial" w:cs="Arial"/>
                <w:bCs w:val="0"/>
                <w:sz w:val="22"/>
                <w:szCs w:val="22"/>
              </w:rPr>
            </w:pPr>
          </w:p>
        </w:tc>
        <w:tc>
          <w:tcPr>
            <w:tcW w:w="4680" w:type="dxa"/>
          </w:tcPr>
          <w:p w14:paraId="336FF1EB" w14:textId="66F68B42" w:rsidR="00040559" w:rsidRPr="00CA555D" w:rsidRDefault="00040559" w:rsidP="00DC1EA1">
            <w:pPr>
              <w:jc w:val="center"/>
              <w:rPr>
                <w:rFonts w:ascii="Arial" w:hAnsi="Arial" w:cs="Arial"/>
                <w:b/>
                <w:bCs/>
                <w:rPrChange w:id="1154" w:author="benua.adhi" w:date="2021-04-08T09:21:00Z">
                  <w:rPr>
                    <w:rFonts w:ascii="Arial" w:hAnsi="Arial" w:cs="Arial"/>
                    <w:b/>
                    <w:bCs/>
                    <w:highlight w:val="cyan"/>
                  </w:rPr>
                </w:rPrChange>
              </w:rPr>
            </w:pPr>
            <w:del w:id="1155" w:author="Zayra Fidelia" w:date="2024-05-21T21:56:00Z">
              <w:r w:rsidRPr="00CA555D" w:rsidDel="004121A2">
                <w:rPr>
                  <w:rFonts w:ascii="Arial" w:hAnsi="Arial" w:cs="Arial"/>
                  <w:b/>
                  <w:bCs/>
                  <w:rPrChange w:id="1156" w:author="benua.adhi" w:date="2021-04-08T09:21:00Z">
                    <w:rPr>
                      <w:rFonts w:ascii="Arial" w:hAnsi="Arial" w:cs="Arial"/>
                      <w:b/>
                      <w:bCs/>
                      <w:highlight w:val="cyan"/>
                    </w:rPr>
                  </w:rPrChange>
                </w:rPr>
                <w:delText>...................................</w:delText>
              </w:r>
            </w:del>
            <w:ins w:id="1157" w:author="Zayra Fidelia" w:date="2024-05-21T21:56:00Z">
              <w:r w:rsidR="004121A2">
                <w:rPr>
                  <w:rFonts w:ascii="Arial" w:hAnsi="Arial" w:cs="Arial"/>
                  <w:b/>
                  <w:bCs/>
                </w:rPr>
                <w:t xml:space="preserve">PT. </w:t>
              </w:r>
            </w:ins>
            <w:proofErr w:type="spellStart"/>
            <w:ins w:id="1158" w:author="malang sutoyo" w:date="2024-06-19T07:22:00Z">
              <w:r w:rsidR="00BD29A8">
                <w:rPr>
                  <w:rFonts w:ascii="Arial" w:hAnsi="Arial" w:cs="Arial"/>
                  <w:b/>
                  <w:bCs/>
                  <w:lang w:val="en-US"/>
                </w:rPr>
                <w:t>Disa</w:t>
              </w:r>
              <w:proofErr w:type="spellEnd"/>
              <w:r w:rsidR="00BD29A8">
                <w:rPr>
                  <w:rFonts w:ascii="Arial" w:hAnsi="Arial" w:cs="Arial"/>
                  <w:b/>
                  <w:bCs/>
                  <w:lang w:val="en-US"/>
                </w:rPr>
                <w:t xml:space="preserve"> Prima Medika</w:t>
              </w:r>
            </w:ins>
            <w:ins w:id="1159" w:author="Zayra Fidelia" w:date="2024-05-21T21:56:00Z">
              <w:del w:id="1160" w:author="malang sutoyo" w:date="2024-06-19T07:22:00Z">
                <w:r w:rsidR="004121A2" w:rsidDel="00BD29A8">
                  <w:rPr>
                    <w:rFonts w:ascii="Arial" w:hAnsi="Arial" w:cs="Arial"/>
                    <w:b/>
                    <w:bCs/>
                  </w:rPr>
                  <w:delText>S</w:delText>
                </w:r>
              </w:del>
            </w:ins>
            <w:ins w:id="1161" w:author="Zayra Fidelia" w:date="2024-05-21T21:57:00Z">
              <w:del w:id="1162" w:author="malang sutoyo" w:date="2024-06-19T07:22:00Z">
                <w:r w:rsidR="004121A2" w:rsidDel="00BD29A8">
                  <w:rPr>
                    <w:rFonts w:ascii="Arial" w:hAnsi="Arial" w:cs="Arial"/>
                    <w:b/>
                    <w:bCs/>
                  </w:rPr>
                  <w:delText>olusi Arsip Indonesia</w:delText>
                </w:r>
              </w:del>
            </w:ins>
          </w:p>
          <w:p w14:paraId="68A08A5A" w14:textId="0E476750" w:rsidR="00040559" w:rsidRPr="00825B29" w:rsidRDefault="00040559" w:rsidP="00DC1EA1">
            <w:pPr>
              <w:jc w:val="center"/>
              <w:rPr>
                <w:rFonts w:ascii="Arial" w:hAnsi="Arial" w:cs="Arial"/>
                <w:b/>
                <w:bCs/>
              </w:rPr>
            </w:pPr>
            <w:del w:id="1163" w:author="Zayra Fidelia" w:date="2024-05-21T21:57:00Z">
              <w:r w:rsidRPr="00CA555D" w:rsidDel="004121A2">
                <w:rPr>
                  <w:rFonts w:ascii="Arial" w:hAnsi="Arial" w:cs="Arial"/>
                  <w:b/>
                  <w:bCs/>
                  <w:rPrChange w:id="1164" w:author="benua.adhi" w:date="2021-04-08T09:21:00Z">
                    <w:rPr>
                      <w:rFonts w:ascii="Arial" w:hAnsi="Arial" w:cs="Arial"/>
                      <w:b/>
                      <w:bCs/>
                      <w:highlight w:val="cyan"/>
                    </w:rPr>
                  </w:rPrChange>
                </w:rPr>
                <w:delText>.................................</w:delText>
              </w:r>
            </w:del>
          </w:p>
        </w:tc>
      </w:tr>
      <w:tr w:rsidR="00CA555D" w:rsidRPr="00825B29" w14:paraId="405E4201" w14:textId="77777777" w:rsidTr="00DC1EA1">
        <w:trPr>
          <w:trHeight w:val="1305"/>
        </w:trPr>
        <w:tc>
          <w:tcPr>
            <w:tcW w:w="4500" w:type="dxa"/>
          </w:tcPr>
          <w:p w14:paraId="02250640" w14:textId="77777777" w:rsidR="00040559" w:rsidRPr="00825B29" w:rsidRDefault="00040559" w:rsidP="00DC1EA1">
            <w:pPr>
              <w:rPr>
                <w:rFonts w:ascii="Arial" w:hAnsi="Arial" w:cs="Arial"/>
              </w:rPr>
            </w:pPr>
          </w:p>
        </w:tc>
        <w:tc>
          <w:tcPr>
            <w:tcW w:w="4680" w:type="dxa"/>
          </w:tcPr>
          <w:p w14:paraId="616D7CEC" w14:textId="77777777" w:rsidR="00040559" w:rsidRPr="00825B29" w:rsidRDefault="00040559" w:rsidP="00DC1EA1">
            <w:pPr>
              <w:rPr>
                <w:rFonts w:ascii="Arial" w:hAnsi="Arial" w:cs="Arial"/>
              </w:rPr>
            </w:pPr>
          </w:p>
        </w:tc>
      </w:tr>
      <w:tr w:rsidR="00CA555D" w:rsidRPr="00825B29" w14:paraId="4C26CDB9" w14:textId="77777777" w:rsidTr="00DC1EA1">
        <w:trPr>
          <w:trHeight w:val="249"/>
        </w:trPr>
        <w:tc>
          <w:tcPr>
            <w:tcW w:w="4500" w:type="dxa"/>
          </w:tcPr>
          <w:p w14:paraId="7B16E9CA" w14:textId="01D54829" w:rsidR="00040559" w:rsidRPr="00CA555D" w:rsidRDefault="00040559" w:rsidP="00DC1EA1">
            <w:pPr>
              <w:pStyle w:val="Heading7"/>
              <w:jc w:val="center"/>
              <w:rPr>
                <w:rFonts w:ascii="Arial" w:hAnsi="Arial" w:cs="Arial"/>
                <w:sz w:val="22"/>
                <w:szCs w:val="22"/>
                <w:rPrChange w:id="1165" w:author="benua.adhi" w:date="2021-04-08T09:21:00Z">
                  <w:rPr>
                    <w:rFonts w:ascii="Arial" w:hAnsi="Arial" w:cs="Arial"/>
                    <w:sz w:val="22"/>
                    <w:szCs w:val="22"/>
                    <w:highlight w:val="cyan"/>
                  </w:rPr>
                </w:rPrChange>
              </w:rPr>
            </w:pPr>
            <w:del w:id="1166" w:author="Zayra Fidelia" w:date="2024-05-21T21:56:00Z">
              <w:r w:rsidRPr="00CA555D" w:rsidDel="004121A2">
                <w:rPr>
                  <w:rFonts w:ascii="Arial" w:hAnsi="Arial" w:cs="Arial"/>
                  <w:sz w:val="22"/>
                  <w:szCs w:val="22"/>
                  <w:rPrChange w:id="1167" w:author="benua.adhi" w:date="2021-04-08T09:21:00Z">
                    <w:rPr>
                      <w:rFonts w:ascii="Arial" w:hAnsi="Arial" w:cs="Arial"/>
                      <w:sz w:val="22"/>
                      <w:szCs w:val="22"/>
                      <w:highlight w:val="cyan"/>
                    </w:rPr>
                  </w:rPrChange>
                </w:rPr>
                <w:delText>...........................</w:delText>
              </w:r>
            </w:del>
            <w:ins w:id="1168" w:author="Zayra Fidelia" w:date="2024-05-21T21:56:00Z">
              <w:r w:rsidR="004121A2">
                <w:rPr>
                  <w:rFonts w:ascii="Arial" w:hAnsi="Arial" w:cs="Arial"/>
                  <w:sz w:val="22"/>
                  <w:szCs w:val="22"/>
                </w:rPr>
                <w:t>Ima Kusnia</w:t>
              </w:r>
            </w:ins>
          </w:p>
        </w:tc>
        <w:tc>
          <w:tcPr>
            <w:tcW w:w="4680" w:type="dxa"/>
          </w:tcPr>
          <w:p w14:paraId="3913EAE3" w14:textId="580C72E8" w:rsidR="00040559" w:rsidRPr="00825B29" w:rsidRDefault="00040559" w:rsidP="00DC1EA1">
            <w:pPr>
              <w:pStyle w:val="Heading7"/>
              <w:jc w:val="center"/>
              <w:rPr>
                <w:rFonts w:ascii="Arial" w:hAnsi="Arial" w:cs="Arial"/>
                <w:sz w:val="22"/>
                <w:szCs w:val="22"/>
              </w:rPr>
            </w:pPr>
            <w:del w:id="1169" w:author="Zayra Fidelia" w:date="2024-05-21T21:57:00Z">
              <w:r w:rsidRPr="00CA555D" w:rsidDel="004121A2">
                <w:rPr>
                  <w:rFonts w:ascii="Arial" w:hAnsi="Arial" w:cs="Arial"/>
                  <w:sz w:val="22"/>
                  <w:szCs w:val="22"/>
                  <w:rPrChange w:id="1170" w:author="benua.adhi" w:date="2021-04-08T09:21:00Z">
                    <w:rPr>
                      <w:rFonts w:ascii="Arial" w:hAnsi="Arial" w:cs="Arial"/>
                      <w:sz w:val="22"/>
                      <w:szCs w:val="22"/>
                      <w:highlight w:val="cyan"/>
                    </w:rPr>
                  </w:rPrChange>
                </w:rPr>
                <w:delText>.....................................</w:delText>
              </w:r>
            </w:del>
            <w:ins w:id="1171" w:author="malang sutoyo" w:date="2024-06-19T07:22:00Z">
              <w:r w:rsidR="00BD29A8">
                <w:rPr>
                  <w:rFonts w:ascii="Arial" w:hAnsi="Arial" w:cs="Arial"/>
                  <w:sz w:val="22"/>
                  <w:szCs w:val="22"/>
                </w:rPr>
                <w:t>Endang</w:t>
              </w:r>
            </w:ins>
            <w:ins w:id="1172" w:author="malang sutoyo" w:date="2024-06-19T07:23:00Z">
              <w:r w:rsidR="00BD29A8">
                <w:rPr>
                  <w:rFonts w:ascii="Arial" w:hAnsi="Arial" w:cs="Arial"/>
                  <w:sz w:val="22"/>
                  <w:szCs w:val="22"/>
                </w:rPr>
                <w:t xml:space="preserve"> Sulistiowati</w:t>
              </w:r>
            </w:ins>
            <w:ins w:id="1173" w:author="Zayra Fidelia" w:date="2024-05-21T21:57:00Z">
              <w:del w:id="1174" w:author="malang sutoyo" w:date="2024-06-19T07:22:00Z">
                <w:r w:rsidR="004121A2" w:rsidDel="00BD29A8">
                  <w:rPr>
                    <w:rFonts w:ascii="Arial" w:hAnsi="Arial" w:cs="Arial"/>
                    <w:sz w:val="22"/>
                    <w:szCs w:val="22"/>
                  </w:rPr>
                  <w:delText>Bustanudin Kamil</w:delText>
                </w:r>
              </w:del>
            </w:ins>
          </w:p>
        </w:tc>
      </w:tr>
      <w:tr w:rsidR="00CA555D" w:rsidRPr="00825B29" w14:paraId="0888DAD7" w14:textId="77777777" w:rsidTr="00DC1EA1">
        <w:trPr>
          <w:trHeight w:val="87"/>
        </w:trPr>
        <w:tc>
          <w:tcPr>
            <w:tcW w:w="4500" w:type="dxa"/>
          </w:tcPr>
          <w:p w14:paraId="07AF0216" w14:textId="467DB71D" w:rsidR="00040559" w:rsidRPr="00CA555D" w:rsidRDefault="00040559" w:rsidP="00DC1EA1">
            <w:pPr>
              <w:jc w:val="center"/>
              <w:rPr>
                <w:rFonts w:ascii="Arial" w:hAnsi="Arial" w:cs="Arial"/>
                <w:b/>
                <w:bCs/>
                <w:rPrChange w:id="1175" w:author="benua.adhi" w:date="2021-04-08T09:21:00Z">
                  <w:rPr>
                    <w:rFonts w:ascii="Arial" w:hAnsi="Arial" w:cs="Arial"/>
                    <w:b/>
                    <w:bCs/>
                    <w:highlight w:val="cyan"/>
                  </w:rPr>
                </w:rPrChange>
              </w:rPr>
            </w:pPr>
            <w:del w:id="1176" w:author="Zayra Fidelia" w:date="2024-05-21T21:56:00Z">
              <w:r w:rsidRPr="00CA555D" w:rsidDel="004121A2">
                <w:rPr>
                  <w:rFonts w:ascii="Arial" w:hAnsi="Arial" w:cs="Arial"/>
                  <w:b/>
                  <w:bCs/>
                  <w:rPrChange w:id="1177" w:author="benua.adhi" w:date="2021-04-08T09:21:00Z">
                    <w:rPr>
                      <w:rFonts w:ascii="Arial" w:hAnsi="Arial" w:cs="Arial"/>
                      <w:b/>
                      <w:bCs/>
                      <w:highlight w:val="cyan"/>
                    </w:rPr>
                  </w:rPrChange>
                </w:rPr>
                <w:delText>............................</w:delText>
              </w:r>
            </w:del>
            <w:ins w:id="1178" w:author="Zayra Fidelia" w:date="2024-05-21T21:56:00Z">
              <w:r w:rsidR="004121A2">
                <w:rPr>
                  <w:rFonts w:ascii="Arial" w:hAnsi="Arial" w:cs="Arial"/>
                  <w:b/>
                  <w:bCs/>
                </w:rPr>
                <w:t>Branch Manager</w:t>
              </w:r>
            </w:ins>
          </w:p>
        </w:tc>
        <w:tc>
          <w:tcPr>
            <w:tcW w:w="4680" w:type="dxa"/>
          </w:tcPr>
          <w:p w14:paraId="5FEFAB3B" w14:textId="2811FACE" w:rsidR="00040559" w:rsidRPr="004121A2" w:rsidRDefault="00040559" w:rsidP="002511F3">
            <w:pPr>
              <w:pStyle w:val="Heading9"/>
              <w:spacing w:before="0" w:after="0" w:line="240" w:lineRule="auto"/>
              <w:jc w:val="center"/>
              <w:rPr>
                <w:rFonts w:ascii="Arial" w:hAnsi="Arial" w:cs="Arial"/>
                <w:b/>
                <w:bCs/>
                <w:rPrChange w:id="1179" w:author="Zayra Fidelia" w:date="2024-05-21T21:57:00Z">
                  <w:rPr>
                    <w:rFonts w:ascii="Arial" w:hAnsi="Arial" w:cs="Arial"/>
                  </w:rPr>
                </w:rPrChange>
              </w:rPr>
            </w:pPr>
            <w:del w:id="1180" w:author="Zayra Fidelia" w:date="2024-05-21T21:57:00Z">
              <w:r w:rsidRPr="004121A2" w:rsidDel="004121A2">
                <w:rPr>
                  <w:rFonts w:ascii="Arial" w:hAnsi="Arial" w:cs="Arial"/>
                  <w:b/>
                  <w:bCs/>
                  <w:rPrChange w:id="1181" w:author="Zayra Fidelia" w:date="2024-05-21T21:57:00Z">
                    <w:rPr>
                      <w:rFonts w:ascii="Arial" w:hAnsi="Arial" w:cs="Arial"/>
                      <w:highlight w:val="cyan"/>
                    </w:rPr>
                  </w:rPrChange>
                </w:rPr>
                <w:delText>...........................</w:delText>
              </w:r>
              <w:r w:rsidRPr="004121A2" w:rsidDel="004121A2">
                <w:rPr>
                  <w:rFonts w:ascii="Arial" w:hAnsi="Arial" w:cs="Arial"/>
                  <w:b/>
                  <w:bCs/>
                  <w:rPrChange w:id="1182" w:author="Zayra Fidelia" w:date="2024-05-21T21:57:00Z">
                    <w:rPr>
                      <w:rFonts w:ascii="Arial" w:hAnsi="Arial" w:cs="Arial"/>
                    </w:rPr>
                  </w:rPrChange>
                </w:rPr>
                <w:delText xml:space="preserve"> </w:delText>
              </w:r>
            </w:del>
            <w:ins w:id="1183" w:author="Zayra Fidelia" w:date="2024-05-21T21:57:00Z">
              <w:r w:rsidR="004121A2" w:rsidRPr="004121A2">
                <w:rPr>
                  <w:rFonts w:ascii="Arial" w:hAnsi="Arial" w:cs="Arial"/>
                  <w:b/>
                  <w:bCs/>
                  <w:rPrChange w:id="1184" w:author="Zayra Fidelia" w:date="2024-05-21T21:57:00Z">
                    <w:rPr>
                      <w:rFonts w:ascii="Arial" w:hAnsi="Arial" w:cs="Arial"/>
                    </w:rPr>
                  </w:rPrChange>
                </w:rPr>
                <w:t xml:space="preserve">Direktur </w:t>
              </w:r>
            </w:ins>
          </w:p>
        </w:tc>
      </w:tr>
    </w:tbl>
    <w:p w14:paraId="05402CDF" w14:textId="270E1966" w:rsidR="00040559" w:rsidRPr="00825B29" w:rsidRDefault="00040559" w:rsidP="007D67B5">
      <w:pPr>
        <w:pStyle w:val="Heading7"/>
        <w:spacing w:before="120"/>
        <w:jc w:val="both"/>
        <w:rPr>
          <w:rFonts w:ascii="Arial" w:hAnsi="Arial" w:cs="Arial"/>
          <w:sz w:val="22"/>
          <w:szCs w:val="22"/>
          <w:lang w:val="af-ZA"/>
        </w:rPr>
      </w:pPr>
      <w:r w:rsidRPr="00825B29">
        <w:rPr>
          <w:rFonts w:ascii="Arial" w:hAnsi="Arial" w:cs="Arial"/>
          <w:b w:val="0"/>
          <w:bCs/>
          <w:sz w:val="22"/>
          <w:szCs w:val="22"/>
          <w:lang w:val="af-ZA"/>
        </w:rPr>
        <w:br w:type="page"/>
      </w:r>
      <w:r w:rsidR="00080F2A" w:rsidRPr="00825B29">
        <w:rPr>
          <w:rFonts w:ascii="Arial" w:hAnsi="Arial" w:cs="Arial"/>
          <w:bCs/>
          <w:sz w:val="22"/>
          <w:szCs w:val="22"/>
          <w:lang w:val="af-ZA"/>
        </w:rPr>
        <w:lastRenderedPageBreak/>
        <w:t>1.</w:t>
      </w:r>
      <w:r w:rsidR="007D67B5" w:rsidRPr="00825B29">
        <w:rPr>
          <w:rFonts w:ascii="Arial" w:hAnsi="Arial" w:cs="Arial"/>
          <w:sz w:val="22"/>
          <w:szCs w:val="22"/>
          <w:lang w:val="af-ZA"/>
        </w:rPr>
        <w:t>10.1</w:t>
      </w:r>
      <w:r w:rsidR="00C972A8" w:rsidRPr="00825B29">
        <w:rPr>
          <w:rFonts w:ascii="Arial" w:hAnsi="Arial" w:cs="Arial"/>
          <w:sz w:val="22"/>
          <w:szCs w:val="22"/>
          <w:lang w:val="af-ZA"/>
        </w:rPr>
        <w:t xml:space="preserve"> Lampiran PKS KSM (</w:t>
      </w:r>
      <w:r w:rsidRPr="00CA555D">
        <w:rPr>
          <w:rFonts w:ascii="Arial" w:hAnsi="Arial" w:cs="Arial"/>
          <w:sz w:val="22"/>
          <w:szCs w:val="22"/>
          <w:lang w:val="af-ZA"/>
          <w:rPrChange w:id="1185" w:author="benua.adhi" w:date="2021-04-08T09:21:00Z">
            <w:rPr>
              <w:rFonts w:ascii="Arial" w:hAnsi="Arial" w:cs="Arial"/>
              <w:sz w:val="22"/>
              <w:szCs w:val="22"/>
              <w:highlight w:val="yellow"/>
              <w:lang w:val="af-ZA"/>
            </w:rPr>
          </w:rPrChange>
        </w:rPr>
        <w:t>TANPA IMBAL JASA</w:t>
      </w:r>
      <w:r w:rsidRPr="00825B29">
        <w:rPr>
          <w:rFonts w:ascii="Arial" w:hAnsi="Arial" w:cs="Arial"/>
          <w:sz w:val="22"/>
          <w:szCs w:val="22"/>
          <w:lang w:val="af-ZA"/>
        </w:rPr>
        <w:t xml:space="preserve">) - SURAT PERNYATAAN </w:t>
      </w:r>
      <w:del w:id="1186" w:author="Zayra Fidelia" w:date="2024-05-21T21:57:00Z">
        <w:r w:rsidRPr="00CA555D" w:rsidDel="004121A2">
          <w:rPr>
            <w:rFonts w:ascii="Arial" w:hAnsi="Arial" w:cs="Arial"/>
            <w:sz w:val="22"/>
            <w:szCs w:val="22"/>
            <w:lang w:val="af-ZA"/>
            <w:rPrChange w:id="1187" w:author="benua.adhi" w:date="2021-04-08T09:21:00Z">
              <w:rPr>
                <w:rFonts w:ascii="Arial" w:hAnsi="Arial" w:cs="Arial"/>
                <w:sz w:val="22"/>
                <w:szCs w:val="22"/>
                <w:highlight w:val="cyan"/>
                <w:lang w:val="af-ZA"/>
              </w:rPr>
            </w:rPrChange>
          </w:rPr>
          <w:delText>BENSATKER/PEKAS/.....</w:delText>
        </w:r>
      </w:del>
      <w:ins w:id="1188" w:author="Zayra Fidelia" w:date="2024-05-21T21:57:00Z">
        <w:r w:rsidR="004121A2">
          <w:rPr>
            <w:rFonts w:ascii="Arial" w:hAnsi="Arial" w:cs="Arial"/>
            <w:sz w:val="22"/>
            <w:szCs w:val="22"/>
            <w:lang w:val="af-ZA"/>
          </w:rPr>
          <w:t>BENDAHARA</w:t>
        </w:r>
      </w:ins>
    </w:p>
    <w:commentRangeStart w:id="1189"/>
    <w:p w14:paraId="0A06146C" w14:textId="38DFEEC5" w:rsidR="00040559" w:rsidRPr="00825B29" w:rsidRDefault="00776DB1" w:rsidP="00040559">
      <w:pPr>
        <w:spacing w:before="240" w:after="120"/>
        <w:jc w:val="center"/>
        <w:rPr>
          <w:rFonts w:ascii="Arial" w:hAnsi="Arial" w:cs="Arial"/>
          <w:b/>
          <w:bCs/>
          <w:lang w:val="en-US"/>
        </w:rPr>
      </w:pPr>
      <w:r w:rsidRPr="00825B29">
        <w:rPr>
          <w:noProof/>
        </w:rPr>
        <mc:AlternateContent>
          <mc:Choice Requires="wps">
            <w:drawing>
              <wp:anchor distT="4294967292" distB="4294967292" distL="114300" distR="114300" simplePos="0" relativeHeight="251659264" behindDoc="0" locked="0" layoutInCell="1" allowOverlap="1" wp14:anchorId="4A813850" wp14:editId="75EFB908">
                <wp:simplePos x="0" y="0"/>
                <wp:positionH relativeFrom="column">
                  <wp:posOffset>0</wp:posOffset>
                </wp:positionH>
                <wp:positionV relativeFrom="paragraph">
                  <wp:posOffset>-5081</wp:posOffset>
                </wp:positionV>
                <wp:extent cx="5981700" cy="0"/>
                <wp:effectExtent l="0" t="19050" r="19050" b="19050"/>
                <wp:wrapNone/>
                <wp:docPr id="4"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0"/>
                        </a:xfrm>
                        <a:prstGeom prst="line">
                          <a:avLst/>
                        </a:prstGeom>
                        <a:noFill/>
                        <a:ln w="57150" cmpd="thinThick">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13C26CB3" id="Line 48"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4pt" to="47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" strokeweight="4.5pt">
                <v:stroke linestyle="thinThick"/>
              </v:line>
            </w:pict>
          </mc:Fallback>
        </mc:AlternateContent>
      </w:r>
      <w:r w:rsidR="00040559" w:rsidRPr="00825B29">
        <w:rPr>
          <w:rFonts w:ascii="Arial" w:hAnsi="Arial" w:cs="Arial"/>
          <w:b/>
          <w:bCs/>
        </w:rPr>
        <w:t>SURAT PERNYATAAN</w:t>
      </w:r>
      <w:commentRangeEnd w:id="1189"/>
      <w:r w:rsidR="001065BD">
        <w:rPr>
          <w:rStyle w:val="CommentReference"/>
        </w:rPr>
        <w:commentReference w:id="1189"/>
      </w:r>
      <w:r w:rsidR="00040559" w:rsidRPr="00825B29">
        <w:rPr>
          <w:rFonts w:ascii="Arial" w:hAnsi="Arial" w:cs="Arial"/>
          <w:b/>
          <w:bCs/>
        </w:rPr>
        <w:t xml:space="preserve"> </w:t>
      </w:r>
      <w:del w:id="1190" w:author="Zayra Fidelia" w:date="2024-05-21T21:58:00Z">
        <w:r w:rsidR="00040559" w:rsidRPr="00CA555D" w:rsidDel="004121A2">
          <w:rPr>
            <w:rFonts w:ascii="Arial" w:hAnsi="Arial" w:cs="Arial"/>
            <w:b/>
            <w:bCs/>
            <w:rPrChange w:id="1191" w:author="benua.adhi" w:date="2021-04-08T09:21:00Z">
              <w:rPr>
                <w:rFonts w:ascii="Arial" w:hAnsi="Arial" w:cs="Arial"/>
                <w:b/>
                <w:bCs/>
                <w:highlight w:val="cyan"/>
              </w:rPr>
            </w:rPrChange>
          </w:rPr>
          <w:delText>BENSATKER/PEKAS/……</w:delText>
        </w:r>
        <w:r w:rsidR="00040559" w:rsidRPr="00CA555D" w:rsidDel="004121A2">
          <w:rPr>
            <w:rFonts w:ascii="Arial" w:hAnsi="Arial" w:cs="Arial"/>
            <w:i/>
            <w:lang w:val="fi-FI"/>
            <w:rPrChange w:id="1192" w:author="benua.adhi" w:date="2021-04-08T09:21:00Z">
              <w:rPr>
                <w:rFonts w:ascii="Arial" w:hAnsi="Arial" w:cs="Arial"/>
                <w:i/>
                <w:highlight w:val="cyan"/>
                <w:lang w:val="fi-FI"/>
              </w:rPr>
            </w:rPrChange>
          </w:rPr>
          <w:delText>(dapat disesuaikan)</w:delText>
        </w:r>
      </w:del>
      <w:ins w:id="1193" w:author="Zayra Fidelia" w:date="2024-05-21T21:58:00Z">
        <w:r w:rsidR="004121A2">
          <w:rPr>
            <w:rFonts w:ascii="Arial" w:hAnsi="Arial" w:cs="Arial"/>
            <w:b/>
            <w:bCs/>
          </w:rPr>
          <w:t>BENDAHARA</w:t>
        </w:r>
      </w:ins>
    </w:p>
    <w:p w14:paraId="264A298F" w14:textId="77777777" w:rsidR="00040559" w:rsidRPr="00825B29" w:rsidRDefault="00040559" w:rsidP="00040559">
      <w:pPr>
        <w:rPr>
          <w:rFonts w:ascii="Arial" w:hAnsi="Arial" w:cs="Arial"/>
          <w:lang w:val="sv-SE"/>
        </w:rPr>
      </w:pPr>
      <w:r w:rsidRPr="00825B29">
        <w:rPr>
          <w:rFonts w:ascii="Arial" w:hAnsi="Arial" w:cs="Arial"/>
          <w:lang w:val="sv-SE"/>
        </w:rPr>
        <w:t>Saya yang bertanda tangan di bawah ini :</w:t>
      </w:r>
    </w:p>
    <w:p w14:paraId="062920E1" w14:textId="617A66AC" w:rsidR="00040559" w:rsidRPr="00187088" w:rsidRDefault="00040559" w:rsidP="00040559">
      <w:pPr>
        <w:tabs>
          <w:tab w:val="left" w:pos="3366"/>
          <w:tab w:val="left" w:pos="3553"/>
        </w:tabs>
        <w:rPr>
          <w:rFonts w:ascii="Arial" w:hAnsi="Arial" w:cs="Arial"/>
          <w:highlight w:val="yellow"/>
          <w:lang w:val="sv-SE"/>
          <w:rPrChange w:id="1194" w:author="malang sutoyo" w:date="2024-06-19T09:06:00Z">
            <w:rPr>
              <w:rFonts w:ascii="Arial" w:hAnsi="Arial" w:cs="Arial"/>
              <w:lang w:val="sv-SE"/>
            </w:rPr>
          </w:rPrChange>
        </w:rPr>
      </w:pPr>
      <w:r w:rsidRPr="00187088">
        <w:rPr>
          <w:rFonts w:ascii="Arial" w:hAnsi="Arial" w:cs="Arial"/>
          <w:highlight w:val="yellow"/>
          <w:lang w:val="sv-SE"/>
          <w:rPrChange w:id="1195" w:author="malang sutoyo" w:date="2024-06-19T09:06:00Z">
            <w:rPr>
              <w:rFonts w:ascii="Arial" w:hAnsi="Arial" w:cs="Arial"/>
              <w:lang w:val="sv-SE"/>
            </w:rPr>
          </w:rPrChange>
        </w:rPr>
        <w:t>Nama Lengkap</w:t>
      </w:r>
      <w:r w:rsidRPr="00187088">
        <w:rPr>
          <w:rFonts w:ascii="Arial" w:hAnsi="Arial" w:cs="Arial"/>
          <w:highlight w:val="yellow"/>
          <w:lang w:val="sv-SE"/>
          <w:rPrChange w:id="1196" w:author="malang sutoyo" w:date="2024-06-19T09:06:00Z">
            <w:rPr>
              <w:rFonts w:ascii="Arial" w:hAnsi="Arial" w:cs="Arial"/>
              <w:lang w:val="sv-SE"/>
            </w:rPr>
          </w:rPrChange>
        </w:rPr>
        <w:tab/>
        <w:t>:</w:t>
      </w:r>
      <w:ins w:id="1197" w:author="malang sutoyo" w:date="2024-05-31T07:22:00Z">
        <w:r w:rsidR="00312BA0" w:rsidRPr="00187088">
          <w:rPr>
            <w:rFonts w:ascii="Arial" w:hAnsi="Arial" w:cs="Arial"/>
            <w:highlight w:val="yellow"/>
            <w:lang w:val="sv-SE"/>
            <w:rPrChange w:id="1198" w:author="malang sutoyo" w:date="2024-06-19T09:06:00Z">
              <w:rPr>
                <w:rFonts w:ascii="Arial" w:hAnsi="Arial" w:cs="Arial"/>
                <w:lang w:val="sv-SE"/>
              </w:rPr>
            </w:rPrChange>
          </w:rPr>
          <w:t xml:space="preserve"> </w:t>
        </w:r>
      </w:ins>
      <w:ins w:id="1199" w:author="ADMIN" w:date="2024-06-19T09:18:00Z">
        <w:r w:rsidR="00623A67">
          <w:rPr>
            <w:rFonts w:ascii="Arial" w:hAnsi="Arial" w:cs="Arial"/>
            <w:highlight w:val="yellow"/>
            <w:lang w:val="en-US"/>
          </w:rPr>
          <w:t xml:space="preserve">Sindy </w:t>
        </w:r>
        <w:proofErr w:type="spellStart"/>
        <w:r w:rsidR="00623A67">
          <w:rPr>
            <w:rFonts w:ascii="Arial" w:hAnsi="Arial" w:cs="Arial"/>
            <w:highlight w:val="yellow"/>
            <w:lang w:val="en-US"/>
          </w:rPr>
          <w:t>Novenia</w:t>
        </w:r>
      </w:ins>
      <w:proofErr w:type="spellEnd"/>
      <w:ins w:id="1200" w:author="malang sutoyo" w:date="2024-06-19T07:25:00Z">
        <w:del w:id="1201" w:author="ADMIN" w:date="2024-06-19T09:18:00Z">
          <w:r w:rsidR="00F067F7" w:rsidRPr="00187088" w:rsidDel="00623A67">
            <w:rPr>
              <w:rFonts w:ascii="Arial" w:hAnsi="Arial" w:cs="Arial"/>
              <w:highlight w:val="yellow"/>
              <w:lang w:val="en-US"/>
              <w:rPrChange w:id="1202" w:author="malang sutoyo" w:date="2024-06-19T09:06:00Z">
                <w:rPr>
                  <w:rFonts w:ascii="Arial" w:hAnsi="Arial" w:cs="Arial"/>
                  <w:lang w:val="en-US"/>
                </w:rPr>
              </w:rPrChange>
            </w:rPr>
            <w:delText>Indah</w:delText>
          </w:r>
        </w:del>
      </w:ins>
      <w:del w:id="1203" w:author="malang sutoyo" w:date="2024-05-31T07:22:00Z">
        <w:r w:rsidRPr="00187088" w:rsidDel="00312BA0">
          <w:rPr>
            <w:rFonts w:ascii="Arial" w:hAnsi="Arial" w:cs="Arial"/>
            <w:highlight w:val="yellow"/>
            <w:lang w:val="sv-SE"/>
            <w:rPrChange w:id="1204" w:author="malang sutoyo" w:date="2024-06-19T09:06:00Z">
              <w:rPr>
                <w:rFonts w:ascii="Arial" w:hAnsi="Arial" w:cs="Arial"/>
                <w:lang w:val="sv-SE"/>
              </w:rPr>
            </w:rPrChange>
          </w:rPr>
          <w:tab/>
        </w:r>
        <w:r w:rsidRPr="00187088" w:rsidDel="00312BA0">
          <w:rPr>
            <w:rFonts w:ascii="Arial" w:hAnsi="Arial" w:cs="Arial"/>
            <w:highlight w:val="yellow"/>
            <w:lang w:val="sv-SE"/>
            <w:rPrChange w:id="1205" w:author="malang sutoyo" w:date="2024-06-19T09:06:00Z">
              <w:rPr>
                <w:rFonts w:ascii="Arial" w:hAnsi="Arial" w:cs="Arial"/>
                <w:highlight w:val="cyan"/>
                <w:lang w:val="sv-SE"/>
              </w:rPr>
            </w:rPrChange>
          </w:rPr>
          <w:delText>………</w:delText>
        </w:r>
      </w:del>
    </w:p>
    <w:p w14:paraId="72DF079D" w14:textId="4C98BB84" w:rsidR="00040559" w:rsidRPr="00825B29" w:rsidRDefault="00286496" w:rsidP="00040559">
      <w:pPr>
        <w:tabs>
          <w:tab w:val="left" w:pos="3366"/>
          <w:tab w:val="left" w:pos="3553"/>
        </w:tabs>
        <w:rPr>
          <w:rFonts w:ascii="Arial" w:hAnsi="Arial" w:cs="Arial"/>
          <w:lang w:val="sv-SE"/>
        </w:rPr>
      </w:pPr>
      <w:r w:rsidRPr="00187088">
        <w:rPr>
          <w:rFonts w:ascii="Arial" w:hAnsi="Arial" w:cs="Arial"/>
          <w:highlight w:val="yellow"/>
          <w:lang w:val="sv-SE"/>
          <w:rPrChange w:id="1206" w:author="malang sutoyo" w:date="2024-06-19T09:06:00Z">
            <w:rPr>
              <w:rFonts w:ascii="Arial" w:hAnsi="Arial" w:cs="Arial"/>
              <w:lang w:val="sv-SE"/>
            </w:rPr>
          </w:rPrChange>
        </w:rPr>
        <w:t>Nomor Pegawai/</w:t>
      </w:r>
      <w:r w:rsidR="00040559" w:rsidRPr="00187088">
        <w:rPr>
          <w:rFonts w:ascii="Arial" w:hAnsi="Arial" w:cs="Arial"/>
          <w:highlight w:val="yellow"/>
          <w:lang w:val="sv-SE"/>
          <w:rPrChange w:id="1207" w:author="malang sutoyo" w:date="2024-06-19T09:06:00Z">
            <w:rPr>
              <w:rFonts w:ascii="Arial" w:hAnsi="Arial" w:cs="Arial"/>
              <w:lang w:val="sv-SE"/>
            </w:rPr>
          </w:rPrChange>
        </w:rPr>
        <w:t>NIP</w:t>
      </w:r>
      <w:r w:rsidR="00040559" w:rsidRPr="00825B29">
        <w:rPr>
          <w:rFonts w:ascii="Arial" w:hAnsi="Arial" w:cs="Arial"/>
          <w:lang w:val="sv-SE"/>
        </w:rPr>
        <w:tab/>
        <w:t>:</w:t>
      </w:r>
      <w:ins w:id="1208" w:author="malang sutoyo" w:date="2024-05-31T07:23:00Z">
        <w:r w:rsidR="00312BA0">
          <w:rPr>
            <w:rFonts w:ascii="Arial" w:hAnsi="Arial" w:cs="Arial"/>
            <w:lang w:val="sv-SE"/>
          </w:rPr>
          <w:t xml:space="preserve"> </w:t>
        </w:r>
      </w:ins>
      <w:ins w:id="1209" w:author="ADMIN" w:date="2024-06-19T09:18:00Z">
        <w:r w:rsidR="00623A67">
          <w:rPr>
            <w:rFonts w:ascii="Arial" w:hAnsi="Arial" w:cs="Arial"/>
            <w:lang w:val="sv-SE"/>
          </w:rPr>
          <w:t>Sekre</w:t>
        </w:r>
      </w:ins>
      <w:del w:id="1210" w:author="malang sutoyo" w:date="2024-05-31T07:23:00Z">
        <w:r w:rsidR="00040559" w:rsidRPr="00825B29" w:rsidDel="00312BA0">
          <w:rPr>
            <w:rFonts w:ascii="Arial" w:hAnsi="Arial" w:cs="Arial"/>
            <w:lang w:val="sv-SE"/>
          </w:rPr>
          <w:tab/>
        </w:r>
        <w:r w:rsidR="00040559" w:rsidRPr="00187088" w:rsidDel="00312BA0">
          <w:rPr>
            <w:rFonts w:ascii="Arial" w:hAnsi="Arial" w:cs="Arial"/>
            <w:highlight w:val="yellow"/>
            <w:lang w:val="sv-SE"/>
            <w:rPrChange w:id="1211" w:author="malang sutoyo" w:date="2024-06-19T09:06:00Z">
              <w:rPr>
                <w:rFonts w:ascii="Arial" w:hAnsi="Arial" w:cs="Arial"/>
                <w:highlight w:val="cyan"/>
                <w:lang w:val="sv-SE"/>
              </w:rPr>
            </w:rPrChange>
          </w:rPr>
          <w:delText>………</w:delText>
        </w:r>
      </w:del>
    </w:p>
    <w:p w14:paraId="713414DB" w14:textId="73A4B9C5" w:rsidR="00040559" w:rsidRPr="00825B29" w:rsidRDefault="00040559" w:rsidP="00040559">
      <w:pPr>
        <w:tabs>
          <w:tab w:val="left" w:pos="3366"/>
          <w:tab w:val="left" w:pos="3553"/>
        </w:tabs>
        <w:rPr>
          <w:rFonts w:ascii="Arial" w:hAnsi="Arial" w:cs="Arial"/>
          <w:lang w:val="fi-FI"/>
        </w:rPr>
      </w:pPr>
      <w:r w:rsidRPr="00825B29">
        <w:rPr>
          <w:rFonts w:ascii="Arial" w:hAnsi="Arial" w:cs="Arial"/>
          <w:lang w:val="fi-FI"/>
        </w:rPr>
        <w:t>Unit Kerja</w:t>
      </w:r>
      <w:r w:rsidRPr="00825B29">
        <w:rPr>
          <w:rFonts w:ascii="Arial" w:hAnsi="Arial" w:cs="Arial"/>
          <w:lang w:val="fi-FI"/>
        </w:rPr>
        <w:tab/>
        <w:t>:</w:t>
      </w:r>
      <w:ins w:id="1212" w:author="malang sutoyo" w:date="2024-05-31T07:24:00Z">
        <w:r w:rsidR="00312BA0">
          <w:rPr>
            <w:rFonts w:ascii="Arial" w:hAnsi="Arial" w:cs="Arial"/>
            <w:lang w:val="fi-FI"/>
          </w:rPr>
          <w:t xml:space="preserve"> Keuangan</w:t>
        </w:r>
      </w:ins>
      <w:del w:id="1213" w:author="malang sutoyo" w:date="2024-05-31T07:24:00Z">
        <w:r w:rsidRPr="00825B29" w:rsidDel="00312BA0">
          <w:rPr>
            <w:rFonts w:ascii="Arial" w:hAnsi="Arial" w:cs="Arial"/>
            <w:lang w:val="fi-FI"/>
          </w:rPr>
          <w:tab/>
        </w:r>
        <w:r w:rsidRPr="00CA555D" w:rsidDel="00312BA0">
          <w:rPr>
            <w:rFonts w:ascii="Arial" w:hAnsi="Arial" w:cs="Arial"/>
            <w:lang w:val="fi-FI"/>
            <w:rPrChange w:id="1214" w:author="benua.adhi" w:date="2021-04-08T09:21:00Z">
              <w:rPr>
                <w:rFonts w:ascii="Arial" w:hAnsi="Arial" w:cs="Arial"/>
                <w:highlight w:val="cyan"/>
                <w:lang w:val="fi-FI"/>
              </w:rPr>
            </w:rPrChange>
          </w:rPr>
          <w:delText>………</w:delText>
        </w:r>
      </w:del>
    </w:p>
    <w:p w14:paraId="76111B74" w14:textId="3539E6FE" w:rsidR="00040559" w:rsidRPr="00825B29" w:rsidRDefault="00286496" w:rsidP="00040559">
      <w:pPr>
        <w:tabs>
          <w:tab w:val="left" w:pos="3366"/>
          <w:tab w:val="left" w:pos="3553"/>
        </w:tabs>
        <w:rPr>
          <w:rFonts w:ascii="Arial" w:hAnsi="Arial" w:cs="Arial"/>
          <w:lang w:val="fi-FI"/>
        </w:rPr>
      </w:pPr>
      <w:r w:rsidRPr="00825B29">
        <w:rPr>
          <w:rFonts w:ascii="Arial" w:hAnsi="Arial" w:cs="Arial"/>
          <w:lang w:val="fi-FI"/>
        </w:rPr>
        <w:t>Pangkat/</w:t>
      </w:r>
      <w:r w:rsidR="00040559" w:rsidRPr="00825B29">
        <w:rPr>
          <w:rFonts w:ascii="Arial" w:hAnsi="Arial" w:cs="Arial"/>
          <w:lang w:val="fi-FI"/>
        </w:rPr>
        <w:t>Jabatan</w:t>
      </w:r>
      <w:r w:rsidR="00040559" w:rsidRPr="00825B29">
        <w:rPr>
          <w:rFonts w:ascii="Arial" w:hAnsi="Arial" w:cs="Arial"/>
          <w:lang w:val="fi-FI"/>
        </w:rPr>
        <w:tab/>
        <w:t>:</w:t>
      </w:r>
      <w:ins w:id="1215" w:author="malang sutoyo" w:date="2024-05-31T07:24:00Z">
        <w:r w:rsidR="00312BA0">
          <w:rPr>
            <w:rFonts w:ascii="Arial" w:hAnsi="Arial" w:cs="Arial"/>
            <w:lang w:val="fi-FI"/>
          </w:rPr>
          <w:t xml:space="preserve"> Admin Keuangan</w:t>
        </w:r>
      </w:ins>
      <w:del w:id="1216" w:author="malang sutoyo" w:date="2024-05-31T07:24:00Z">
        <w:r w:rsidR="00040559" w:rsidRPr="00825B29" w:rsidDel="00312BA0">
          <w:rPr>
            <w:rFonts w:ascii="Arial" w:hAnsi="Arial" w:cs="Arial"/>
            <w:lang w:val="fi-FI"/>
          </w:rPr>
          <w:tab/>
        </w:r>
        <w:r w:rsidR="00040559" w:rsidRPr="00CA555D" w:rsidDel="00312BA0">
          <w:rPr>
            <w:rFonts w:ascii="Arial" w:hAnsi="Arial" w:cs="Arial"/>
            <w:lang w:val="fi-FI"/>
            <w:rPrChange w:id="1217" w:author="benua.adhi" w:date="2021-04-08T09:21:00Z">
              <w:rPr>
                <w:rFonts w:ascii="Arial" w:hAnsi="Arial" w:cs="Arial"/>
                <w:highlight w:val="cyan"/>
                <w:lang w:val="fi-FI"/>
              </w:rPr>
            </w:rPrChange>
          </w:rPr>
          <w:delText>………</w:delText>
        </w:r>
      </w:del>
    </w:p>
    <w:p w14:paraId="095721C3" w14:textId="4231861F" w:rsidR="00040559" w:rsidRPr="00825B29" w:rsidRDefault="00286496" w:rsidP="00040559">
      <w:pPr>
        <w:tabs>
          <w:tab w:val="left" w:pos="3366"/>
          <w:tab w:val="left" w:pos="3553"/>
        </w:tabs>
        <w:rPr>
          <w:rFonts w:ascii="Arial" w:hAnsi="Arial" w:cs="Arial"/>
          <w:lang w:val="fi-FI"/>
        </w:rPr>
      </w:pPr>
      <w:r w:rsidRPr="00825B29">
        <w:rPr>
          <w:rFonts w:ascii="Arial" w:hAnsi="Arial" w:cs="Arial"/>
          <w:lang w:val="fi-FI"/>
        </w:rPr>
        <w:t>Instansi/</w:t>
      </w:r>
      <w:r w:rsidR="00040559" w:rsidRPr="00825B29">
        <w:rPr>
          <w:rFonts w:ascii="Arial" w:hAnsi="Arial" w:cs="Arial"/>
          <w:lang w:val="fi-FI"/>
        </w:rPr>
        <w:t>Perusahaan</w:t>
      </w:r>
      <w:r w:rsidR="00040559" w:rsidRPr="00825B29">
        <w:rPr>
          <w:rFonts w:ascii="Arial" w:hAnsi="Arial" w:cs="Arial"/>
          <w:lang w:val="fi-FI"/>
        </w:rPr>
        <w:tab/>
        <w:t>:</w:t>
      </w:r>
      <w:ins w:id="1218" w:author="malang sutoyo" w:date="2024-05-31T07:24:00Z">
        <w:r w:rsidR="00312BA0">
          <w:rPr>
            <w:rFonts w:ascii="Arial" w:hAnsi="Arial" w:cs="Arial"/>
            <w:lang w:val="fi-FI"/>
          </w:rPr>
          <w:t xml:space="preserve"> PT. </w:t>
        </w:r>
      </w:ins>
      <w:ins w:id="1219" w:author="malang sutoyo" w:date="2024-06-19T07:23:00Z">
        <w:r w:rsidR="00BD29A8">
          <w:rPr>
            <w:rFonts w:ascii="Arial" w:hAnsi="Arial" w:cs="Arial"/>
            <w:lang w:val="fi-FI"/>
          </w:rPr>
          <w:t>Disa Prima Medika</w:t>
        </w:r>
      </w:ins>
      <w:del w:id="1220" w:author="malang sutoyo" w:date="2024-05-31T07:24:00Z">
        <w:r w:rsidR="00040559" w:rsidRPr="00825B29" w:rsidDel="00312BA0">
          <w:rPr>
            <w:rFonts w:ascii="Arial" w:hAnsi="Arial" w:cs="Arial"/>
            <w:lang w:val="fi-FI"/>
          </w:rPr>
          <w:tab/>
        </w:r>
        <w:r w:rsidR="00040559" w:rsidRPr="00CA555D" w:rsidDel="00312BA0">
          <w:rPr>
            <w:rFonts w:ascii="Arial" w:hAnsi="Arial" w:cs="Arial"/>
            <w:lang w:val="fi-FI"/>
            <w:rPrChange w:id="1221" w:author="benua.adhi" w:date="2021-04-08T09:21:00Z">
              <w:rPr>
                <w:rFonts w:ascii="Arial" w:hAnsi="Arial" w:cs="Arial"/>
                <w:highlight w:val="cyan"/>
                <w:lang w:val="fi-FI"/>
              </w:rPr>
            </w:rPrChange>
          </w:rPr>
          <w:delText>………</w:delText>
        </w:r>
      </w:del>
    </w:p>
    <w:p w14:paraId="6EB6E99D" w14:textId="57EAD033" w:rsidR="00040559" w:rsidRPr="00825B29" w:rsidRDefault="00040559" w:rsidP="00040559">
      <w:pPr>
        <w:pStyle w:val="CommentText"/>
        <w:contextualSpacing/>
        <w:rPr>
          <w:rFonts w:ascii="Arial" w:hAnsi="Arial" w:cs="Arial"/>
          <w:sz w:val="22"/>
          <w:szCs w:val="22"/>
        </w:rPr>
      </w:pPr>
      <w:r w:rsidRPr="00825B29">
        <w:rPr>
          <w:rFonts w:ascii="Arial" w:hAnsi="Arial" w:cs="Arial"/>
          <w:sz w:val="22"/>
          <w:szCs w:val="22"/>
          <w:lang w:val="fi-FI"/>
        </w:rPr>
        <w:t xml:space="preserve">Dengan ini menyatakan bahwa sehubungan dengan adanya penyaluran kredit kepada Pegawai </w:t>
      </w:r>
      <w:r w:rsidRPr="00CA555D">
        <w:rPr>
          <w:rFonts w:ascii="Arial" w:hAnsi="Arial" w:cs="Arial"/>
          <w:sz w:val="22"/>
          <w:szCs w:val="22"/>
          <w:lang w:val="fi-FI"/>
          <w:rPrChange w:id="1222" w:author="benua.adhi" w:date="2021-04-08T09:21:00Z">
            <w:rPr>
              <w:rFonts w:ascii="Arial" w:hAnsi="Arial" w:cs="Arial"/>
              <w:sz w:val="22"/>
              <w:szCs w:val="22"/>
              <w:highlight w:val="cyan"/>
              <w:lang w:val="fi-FI"/>
            </w:rPr>
          </w:rPrChange>
        </w:rPr>
        <w:t xml:space="preserve">Satuan Kerja </w:t>
      </w:r>
      <w:del w:id="1223" w:author="Zayra Fidelia" w:date="2024-05-21T21:58:00Z">
        <w:r w:rsidRPr="00CA555D" w:rsidDel="00A26C02">
          <w:rPr>
            <w:rFonts w:ascii="Arial" w:hAnsi="Arial" w:cs="Arial"/>
            <w:sz w:val="22"/>
            <w:szCs w:val="22"/>
            <w:lang w:val="fi-FI"/>
            <w:rPrChange w:id="1224" w:author="benua.adhi" w:date="2021-04-08T09:21:00Z">
              <w:rPr>
                <w:rFonts w:ascii="Arial" w:hAnsi="Arial" w:cs="Arial"/>
                <w:sz w:val="22"/>
                <w:szCs w:val="22"/>
                <w:highlight w:val="cyan"/>
                <w:lang w:val="fi-FI"/>
              </w:rPr>
            </w:rPrChange>
          </w:rPr>
          <w:delText>...............(</w:delText>
        </w:r>
        <w:r w:rsidRPr="00CA555D" w:rsidDel="00A26C02">
          <w:rPr>
            <w:rFonts w:ascii="Arial" w:hAnsi="Arial" w:cs="Arial"/>
            <w:i/>
            <w:sz w:val="22"/>
            <w:szCs w:val="22"/>
            <w:lang w:val="fi-FI"/>
            <w:rPrChange w:id="1225" w:author="benua.adhi" w:date="2021-04-08T09:21:00Z">
              <w:rPr>
                <w:rFonts w:ascii="Arial" w:hAnsi="Arial" w:cs="Arial"/>
                <w:i/>
                <w:sz w:val="22"/>
                <w:szCs w:val="22"/>
                <w:highlight w:val="cyan"/>
                <w:lang w:val="fi-FI"/>
              </w:rPr>
            </w:rPrChange>
          </w:rPr>
          <w:delText>Agar diisi nama satuan kerja, dengan diikuti nama Instansinya</w:delText>
        </w:r>
        <w:r w:rsidR="002B25EE" w:rsidRPr="00CA555D" w:rsidDel="00A26C02">
          <w:rPr>
            <w:rFonts w:ascii="Arial" w:hAnsi="Arial" w:cs="Arial"/>
            <w:i/>
            <w:sz w:val="22"/>
            <w:szCs w:val="22"/>
            <w:lang w:val="fi-FI"/>
            <w:rPrChange w:id="1226" w:author="benua.adhi" w:date="2021-04-08T09:21:00Z">
              <w:rPr>
                <w:rFonts w:ascii="Arial" w:hAnsi="Arial" w:cs="Arial"/>
                <w:i/>
                <w:sz w:val="22"/>
                <w:szCs w:val="22"/>
                <w:highlight w:val="cyan"/>
                <w:lang w:val="fi-FI"/>
              </w:rPr>
            </w:rPrChange>
          </w:rPr>
          <w:delText xml:space="preserve"> atau dapat disesuaikan</w:delText>
        </w:r>
        <w:r w:rsidRPr="00CA555D" w:rsidDel="00A26C02">
          <w:rPr>
            <w:rFonts w:ascii="Arial" w:hAnsi="Arial" w:cs="Arial"/>
            <w:sz w:val="22"/>
            <w:szCs w:val="22"/>
            <w:lang w:val="fi-FI"/>
            <w:rPrChange w:id="1227" w:author="benua.adhi" w:date="2021-04-08T09:21:00Z">
              <w:rPr>
                <w:rFonts w:ascii="Arial" w:hAnsi="Arial" w:cs="Arial"/>
                <w:sz w:val="22"/>
                <w:szCs w:val="22"/>
                <w:highlight w:val="cyan"/>
                <w:lang w:val="fi-FI"/>
              </w:rPr>
            </w:rPrChange>
          </w:rPr>
          <w:delText>)</w:delText>
        </w:r>
      </w:del>
      <w:ins w:id="1228" w:author="Zayra Fidelia" w:date="2024-05-21T21:58:00Z">
        <w:r w:rsidR="00A26C02">
          <w:rPr>
            <w:rFonts w:ascii="Arial" w:hAnsi="Arial" w:cs="Arial"/>
            <w:sz w:val="22"/>
            <w:szCs w:val="22"/>
            <w:lang w:val="fi-FI"/>
          </w:rPr>
          <w:t xml:space="preserve">PT. </w:t>
        </w:r>
      </w:ins>
      <w:ins w:id="1229" w:author="malang sutoyo" w:date="2024-06-19T07:24:00Z">
        <w:r w:rsidR="00F067F7">
          <w:rPr>
            <w:rFonts w:ascii="Arial" w:hAnsi="Arial" w:cs="Arial"/>
            <w:sz w:val="22"/>
            <w:szCs w:val="22"/>
            <w:lang w:val="fi-FI"/>
          </w:rPr>
          <w:t>Disa Prima Medika</w:t>
        </w:r>
      </w:ins>
      <w:ins w:id="1230" w:author="Zayra Fidelia" w:date="2024-05-21T21:58:00Z">
        <w:del w:id="1231" w:author="malang sutoyo" w:date="2024-06-19T07:24:00Z">
          <w:r w:rsidR="00A26C02" w:rsidDel="00F067F7">
            <w:rPr>
              <w:rFonts w:ascii="Arial" w:hAnsi="Arial" w:cs="Arial"/>
              <w:sz w:val="22"/>
              <w:szCs w:val="22"/>
              <w:lang w:val="fi-FI"/>
            </w:rPr>
            <w:delText>Solusi Arsip</w:delText>
          </w:r>
        </w:del>
        <w:r w:rsidR="00A26C02">
          <w:rPr>
            <w:rFonts w:ascii="Arial" w:hAnsi="Arial" w:cs="Arial"/>
            <w:sz w:val="22"/>
            <w:szCs w:val="22"/>
            <w:lang w:val="fi-FI"/>
          </w:rPr>
          <w:t xml:space="preserve"> </w:t>
        </w:r>
        <w:del w:id="1232" w:author="malang sutoyo" w:date="2024-06-19T07:24:00Z">
          <w:r w:rsidR="00A26C02" w:rsidDel="00F067F7">
            <w:rPr>
              <w:rFonts w:ascii="Arial" w:hAnsi="Arial" w:cs="Arial"/>
              <w:sz w:val="22"/>
              <w:szCs w:val="22"/>
              <w:lang w:val="fi-FI"/>
            </w:rPr>
            <w:delText>Indonesia</w:delText>
          </w:r>
        </w:del>
      </w:ins>
      <w:del w:id="1233" w:author="malang sutoyo" w:date="2024-06-19T07:24:00Z">
        <w:r w:rsidRPr="00825B29" w:rsidDel="00F067F7">
          <w:rPr>
            <w:rFonts w:ascii="Arial" w:hAnsi="Arial" w:cs="Arial"/>
            <w:sz w:val="22"/>
            <w:szCs w:val="22"/>
            <w:lang w:val="fi-FI"/>
          </w:rPr>
          <w:delText xml:space="preserve"> </w:delText>
        </w:r>
      </w:del>
      <w:r w:rsidRPr="00825B29">
        <w:rPr>
          <w:rFonts w:ascii="Arial" w:hAnsi="Arial" w:cs="Arial"/>
          <w:sz w:val="22"/>
          <w:szCs w:val="22"/>
          <w:lang w:val="fi-FI"/>
        </w:rPr>
        <w:t xml:space="preserve">dari PT Bank Mandiri (Persero) Tbk, </w:t>
      </w:r>
      <w:del w:id="1234" w:author="Zayra Fidelia" w:date="2024-05-21T21:58:00Z">
        <w:r w:rsidRPr="00825B29" w:rsidDel="00A26C02">
          <w:rPr>
            <w:rFonts w:ascii="Arial" w:hAnsi="Arial" w:cs="Arial"/>
            <w:sz w:val="22"/>
            <w:szCs w:val="22"/>
            <w:lang w:val="fi-FI"/>
          </w:rPr>
          <w:delText xml:space="preserve">Unit/Cabang Mandiri Mitra Usaha </w:delText>
        </w:r>
        <w:r w:rsidRPr="00CA555D" w:rsidDel="00A26C02">
          <w:rPr>
            <w:rFonts w:ascii="Arial" w:hAnsi="Arial" w:cs="Arial"/>
            <w:sz w:val="22"/>
            <w:szCs w:val="22"/>
            <w:lang w:val="fi-FI"/>
            <w:rPrChange w:id="1235" w:author="benua.adhi" w:date="2021-04-08T09:21:00Z">
              <w:rPr>
                <w:rFonts w:ascii="Arial" w:hAnsi="Arial" w:cs="Arial"/>
                <w:sz w:val="22"/>
                <w:szCs w:val="22"/>
                <w:highlight w:val="cyan"/>
                <w:lang w:val="fi-FI"/>
              </w:rPr>
            </w:rPrChange>
          </w:rPr>
          <w:delText>....................(</w:delText>
        </w:r>
        <w:r w:rsidRPr="00CA555D" w:rsidDel="00A26C02">
          <w:rPr>
            <w:rFonts w:ascii="Arial" w:hAnsi="Arial" w:cs="Arial"/>
            <w:i/>
            <w:sz w:val="22"/>
            <w:szCs w:val="22"/>
            <w:lang w:val="fi-FI"/>
            <w:rPrChange w:id="1236" w:author="benua.adhi" w:date="2021-04-08T09:21:00Z">
              <w:rPr>
                <w:rFonts w:ascii="Arial" w:hAnsi="Arial" w:cs="Arial"/>
                <w:i/>
                <w:sz w:val="22"/>
                <w:szCs w:val="22"/>
                <w:highlight w:val="cyan"/>
                <w:lang w:val="fi-FI"/>
              </w:rPr>
            </w:rPrChange>
          </w:rPr>
          <w:delText>Isi nama unit kerja penyalur</w:delText>
        </w:r>
        <w:r w:rsidRPr="00CA555D" w:rsidDel="00A26C02">
          <w:rPr>
            <w:rFonts w:ascii="Arial" w:hAnsi="Arial" w:cs="Arial"/>
            <w:sz w:val="22"/>
            <w:szCs w:val="22"/>
            <w:lang w:val="fi-FI"/>
            <w:rPrChange w:id="1237" w:author="benua.adhi" w:date="2021-04-08T09:21:00Z">
              <w:rPr>
                <w:rFonts w:ascii="Arial" w:hAnsi="Arial" w:cs="Arial"/>
                <w:sz w:val="22"/>
                <w:szCs w:val="22"/>
                <w:highlight w:val="cyan"/>
                <w:lang w:val="fi-FI"/>
              </w:rPr>
            </w:rPrChange>
          </w:rPr>
          <w:delText>)</w:delText>
        </w:r>
      </w:del>
      <w:ins w:id="1238" w:author="Zayra Fidelia" w:date="2024-05-21T21:58:00Z">
        <w:r w:rsidR="00A26C02">
          <w:rPr>
            <w:rFonts w:ascii="Arial" w:hAnsi="Arial" w:cs="Arial"/>
            <w:sz w:val="22"/>
            <w:szCs w:val="22"/>
            <w:lang w:val="fi-FI"/>
          </w:rPr>
          <w:t>Cabang M</w:t>
        </w:r>
      </w:ins>
      <w:ins w:id="1239" w:author="Zayra Fidelia" w:date="2024-05-21T21:59:00Z">
        <w:r w:rsidR="00A26C02">
          <w:rPr>
            <w:rFonts w:ascii="Arial" w:hAnsi="Arial" w:cs="Arial"/>
            <w:sz w:val="22"/>
            <w:szCs w:val="22"/>
            <w:lang w:val="fi-FI"/>
          </w:rPr>
          <w:t>alang Sutoyo</w:t>
        </w:r>
      </w:ins>
      <w:r w:rsidRPr="00825B29">
        <w:rPr>
          <w:rFonts w:ascii="Arial" w:hAnsi="Arial" w:cs="Arial"/>
          <w:sz w:val="22"/>
          <w:szCs w:val="22"/>
          <w:lang w:val="fi-FI"/>
        </w:rPr>
        <w:t xml:space="preserve"> dengan ini kami menyatakan sanggup dan bersedia untuk :</w:t>
      </w:r>
    </w:p>
    <w:p w14:paraId="7A2D1994"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hAnsi="Arial" w:cs="Arial"/>
          <w:sz w:val="22"/>
          <w:szCs w:val="22"/>
          <w:lang w:val="fi-FI"/>
        </w:rPr>
        <w:t>Menyeleksi setiap permohonan yang diajukan Pegawai.</w:t>
      </w:r>
    </w:p>
    <w:p w14:paraId="2F3B322F"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hAnsi="Arial" w:cs="Arial"/>
          <w:sz w:val="22"/>
          <w:szCs w:val="22"/>
          <w:lang w:val="fi-FI"/>
        </w:rPr>
        <w:t>Merekomendasikan dan mengijinkan Pegawai kami mengajukan permohonan kredit kepada PT. Bank Mandiri (persero) Tbk. sesuai daftar lampiran</w:t>
      </w:r>
      <w:r w:rsidR="00982617" w:rsidRPr="00825B29">
        <w:rPr>
          <w:rFonts w:ascii="Arial" w:hAnsi="Arial" w:cs="Arial"/>
          <w:sz w:val="22"/>
          <w:szCs w:val="22"/>
          <w:lang w:val="fi-FI"/>
        </w:rPr>
        <w:t>,</w:t>
      </w:r>
      <w:r w:rsidR="00982617" w:rsidRPr="00825B29">
        <w:rPr>
          <w:rFonts w:ascii="Arial" w:hAnsi="Arial" w:cs="Arial"/>
          <w:sz w:val="22"/>
          <w:szCs w:val="22"/>
        </w:rPr>
        <w:t xml:space="preserve"> berikut perpanjangan atau perubahan/adendumnya</w:t>
      </w:r>
      <w:r w:rsidRPr="00825B29">
        <w:rPr>
          <w:rFonts w:ascii="Arial" w:hAnsi="Arial" w:cs="Arial"/>
          <w:sz w:val="22"/>
          <w:szCs w:val="22"/>
          <w:lang w:val="fi-FI"/>
        </w:rPr>
        <w:t xml:space="preserve"> yang merupakan satu kesatuan yang tidak terpisahkan dari Surat Pernyataan ini.</w:t>
      </w:r>
    </w:p>
    <w:p w14:paraId="0D0112D0" w14:textId="5FE93686"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eastAsia="PMingLiU" w:hAnsi="Arial" w:cs="Arial"/>
          <w:sz w:val="22"/>
          <w:szCs w:val="22"/>
          <w:lang w:val="pt-BR" w:eastAsia="zh-TW"/>
        </w:rPr>
        <w:t xml:space="preserve">Menyalurkan penghasilan Pegawai (gaji, tunjangan kinerja, remunerasi, dan tunjangan lainnya) kepada rekening Tabungan milik </w:t>
      </w:r>
      <w:r w:rsidRPr="00825B29">
        <w:rPr>
          <w:rFonts w:ascii="Arial" w:hAnsi="Arial" w:cs="Arial"/>
          <w:sz w:val="22"/>
          <w:szCs w:val="22"/>
          <w:lang w:val="fi-FI"/>
        </w:rPr>
        <w:t>Pegawai</w:t>
      </w:r>
      <w:r w:rsidRPr="00825B29">
        <w:rPr>
          <w:rFonts w:ascii="Arial" w:eastAsia="PMingLiU" w:hAnsi="Arial" w:cs="Arial"/>
          <w:sz w:val="22"/>
          <w:szCs w:val="22"/>
          <w:lang w:val="pt-BR" w:eastAsia="zh-TW"/>
        </w:rPr>
        <w:t xml:space="preserve"> yang ada pada </w:t>
      </w:r>
      <w:r w:rsidRPr="00825B29">
        <w:rPr>
          <w:rFonts w:ascii="Arial" w:hAnsi="Arial" w:cs="Arial"/>
          <w:sz w:val="22"/>
          <w:szCs w:val="22"/>
          <w:lang w:val="fi-FI"/>
        </w:rPr>
        <w:t>PT Bank Mandiri (Persero) Tbk</w:t>
      </w:r>
      <w:r w:rsidRPr="00825B29">
        <w:rPr>
          <w:rFonts w:ascii="Arial" w:eastAsia="PMingLiU" w:hAnsi="Arial" w:cs="Arial"/>
          <w:sz w:val="22"/>
          <w:szCs w:val="22"/>
          <w:lang w:val="pt-BR" w:eastAsia="zh-TW"/>
        </w:rPr>
        <w:t xml:space="preserve">, dan/atau memotongkan penghasilan </w:t>
      </w:r>
      <w:r w:rsidRPr="00825B29">
        <w:rPr>
          <w:rFonts w:ascii="Arial" w:hAnsi="Arial" w:cs="Arial"/>
          <w:sz w:val="22"/>
          <w:szCs w:val="22"/>
          <w:lang w:val="fi-FI"/>
        </w:rPr>
        <w:t>Pegawai</w:t>
      </w:r>
      <w:r w:rsidRPr="00825B29">
        <w:rPr>
          <w:rFonts w:ascii="Arial" w:eastAsia="PMingLiU" w:hAnsi="Arial" w:cs="Arial"/>
          <w:sz w:val="22"/>
          <w:szCs w:val="22"/>
          <w:lang w:val="pt-BR" w:eastAsia="zh-TW"/>
        </w:rPr>
        <w:t xml:space="preserve"> (gaji, tunjangan kinerja, remunerasi, dan tunjangan lainnya) sebesar Angsuran </w:t>
      </w:r>
      <w:ins w:id="1240" w:author="Guideline" w:date="2021-04-09T10:54:00Z">
        <w:r w:rsidR="001065BD">
          <w:rPr>
            <w:rFonts w:ascii="Arial" w:eastAsia="PMingLiU" w:hAnsi="Arial" w:cs="Arial"/>
            <w:sz w:val="22"/>
            <w:szCs w:val="22"/>
            <w:lang w:val="pt-BR" w:eastAsia="zh-TW"/>
          </w:rPr>
          <w:t>beserta</w:t>
        </w:r>
      </w:ins>
      <w:del w:id="1241" w:author="Guideline" w:date="2021-04-09T10:53:00Z">
        <w:r w:rsidRPr="00825B29" w:rsidDel="001065BD">
          <w:rPr>
            <w:rFonts w:ascii="Arial" w:eastAsia="PMingLiU" w:hAnsi="Arial" w:cs="Arial"/>
            <w:sz w:val="22"/>
            <w:szCs w:val="22"/>
            <w:lang w:val="pt-BR" w:eastAsia="zh-TW"/>
          </w:rPr>
          <w:delText>+</w:delText>
        </w:r>
      </w:del>
      <w:r w:rsidRPr="00825B29">
        <w:rPr>
          <w:rFonts w:ascii="Arial" w:eastAsia="PMingLiU" w:hAnsi="Arial" w:cs="Arial"/>
          <w:sz w:val="22"/>
          <w:szCs w:val="22"/>
          <w:lang w:val="pt-BR" w:eastAsia="zh-TW"/>
        </w:rPr>
        <w:t xml:space="preserve"> denda (jika ada) </w:t>
      </w:r>
      <w:r w:rsidR="00AF3E6D" w:rsidRPr="00825B29">
        <w:rPr>
          <w:rFonts w:ascii="Arial" w:hAnsi="Arial" w:cs="Arial"/>
          <w:noProof/>
          <w:sz w:val="22"/>
          <w:szCs w:val="22"/>
          <w:lang w:val="en-US"/>
        </w:rPr>
        <w:t xml:space="preserve">dan/atau sebesar kekurangan Angsuran </w:t>
      </w:r>
      <w:ins w:id="1242" w:author="Guideline" w:date="2021-04-09T10:54:00Z">
        <w:r w:rsidR="001065BD">
          <w:rPr>
            <w:rFonts w:ascii="Arial" w:hAnsi="Arial" w:cs="Arial"/>
            <w:noProof/>
            <w:sz w:val="22"/>
            <w:szCs w:val="22"/>
            <w:lang w:val="en-US"/>
          </w:rPr>
          <w:t>beserta</w:t>
        </w:r>
      </w:ins>
      <w:del w:id="1243" w:author="Guideline" w:date="2021-04-09T10:54:00Z">
        <w:r w:rsidR="00AF3E6D" w:rsidRPr="00825B29" w:rsidDel="001065BD">
          <w:rPr>
            <w:rFonts w:ascii="Arial" w:hAnsi="Arial" w:cs="Arial"/>
            <w:noProof/>
            <w:sz w:val="22"/>
            <w:szCs w:val="22"/>
            <w:lang w:val="en-US"/>
          </w:rPr>
          <w:delText>+</w:delText>
        </w:r>
      </w:del>
      <w:r w:rsidR="00AF3E6D" w:rsidRPr="00825B29">
        <w:rPr>
          <w:rFonts w:ascii="Arial" w:hAnsi="Arial" w:cs="Arial"/>
          <w:noProof/>
          <w:sz w:val="22"/>
          <w:szCs w:val="22"/>
          <w:lang w:val="en-US"/>
        </w:rPr>
        <w:t xml:space="preserve"> denda (jika ada)</w:t>
      </w:r>
      <w:r w:rsidR="00AF3E6D" w:rsidRPr="00825B29">
        <w:rPr>
          <w:rFonts w:ascii="Arial" w:hAnsi="Arial" w:cs="Arial"/>
          <w:noProof/>
          <w:sz w:val="22"/>
          <w:szCs w:val="22"/>
        </w:rPr>
        <w:t xml:space="preserve"> </w:t>
      </w:r>
      <w:r w:rsidRPr="00825B29">
        <w:rPr>
          <w:rFonts w:ascii="Arial" w:eastAsia="PMingLiU" w:hAnsi="Arial" w:cs="Arial"/>
          <w:sz w:val="22"/>
          <w:szCs w:val="22"/>
          <w:lang w:val="pt-BR" w:eastAsia="zh-TW"/>
        </w:rPr>
        <w:t xml:space="preserve">dan menyetorkan kepada </w:t>
      </w:r>
      <w:r w:rsidRPr="00825B29">
        <w:rPr>
          <w:rFonts w:ascii="Arial" w:hAnsi="Arial" w:cs="Arial"/>
          <w:sz w:val="22"/>
          <w:szCs w:val="22"/>
          <w:lang w:val="fi-FI"/>
        </w:rPr>
        <w:t>PT Bank Mandiri (Persero) Tbk</w:t>
      </w:r>
      <w:r w:rsidRPr="00825B29">
        <w:rPr>
          <w:rFonts w:ascii="Arial" w:eastAsia="PMingLiU" w:hAnsi="Arial" w:cs="Arial"/>
          <w:sz w:val="22"/>
          <w:szCs w:val="22"/>
          <w:lang w:val="pt-BR" w:eastAsia="zh-TW"/>
        </w:rPr>
        <w:t xml:space="preserve"> setiap bulannya sampai dengan Kredit dinyatakan lunas oleh </w:t>
      </w:r>
      <w:r w:rsidRPr="00825B29">
        <w:rPr>
          <w:rFonts w:ascii="Arial" w:hAnsi="Arial" w:cs="Arial"/>
          <w:sz w:val="22"/>
          <w:szCs w:val="22"/>
          <w:lang w:val="fi-FI"/>
        </w:rPr>
        <w:t>PT Bank Mandiri (Persero) Tbk</w:t>
      </w:r>
      <w:r w:rsidRPr="00825B29">
        <w:rPr>
          <w:rFonts w:ascii="Arial" w:eastAsia="PMingLiU" w:hAnsi="Arial" w:cs="Arial"/>
          <w:sz w:val="22"/>
          <w:szCs w:val="22"/>
          <w:lang w:val="pt-BR" w:eastAsia="zh-TW"/>
        </w:rPr>
        <w:t>.</w:t>
      </w:r>
    </w:p>
    <w:p w14:paraId="7D3B71F4"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eastAsia="PMingLiU" w:hAnsi="Arial" w:cs="Arial"/>
          <w:sz w:val="22"/>
          <w:szCs w:val="22"/>
          <w:lang w:val="pt-BR" w:eastAsia="zh-TW"/>
        </w:rPr>
        <w:t>M</w:t>
      </w:r>
      <w:r w:rsidRPr="00825B29">
        <w:rPr>
          <w:rFonts w:ascii="Arial" w:hAnsi="Arial" w:cs="Arial"/>
          <w:noProof/>
          <w:sz w:val="22"/>
          <w:szCs w:val="22"/>
          <w:lang w:val="pt-BR"/>
        </w:rPr>
        <w:t xml:space="preserve">enyerahkan pembayaran pesangon dan/atau BPJS dan/atau ASABRI/TASPEN dan/atau manfaat finansial lainnya yang merupakan hak Debitur kepada </w:t>
      </w:r>
      <w:r w:rsidRPr="00825B29">
        <w:rPr>
          <w:rFonts w:ascii="Arial" w:hAnsi="Arial" w:cs="Arial"/>
          <w:sz w:val="22"/>
          <w:szCs w:val="22"/>
          <w:lang w:val="fi-FI"/>
        </w:rPr>
        <w:t>PT Bank Mandiri (Persero) Tbk</w:t>
      </w:r>
      <w:r w:rsidRPr="00825B29">
        <w:rPr>
          <w:rFonts w:ascii="Arial" w:hAnsi="Arial" w:cs="Arial"/>
          <w:noProof/>
          <w:sz w:val="22"/>
          <w:szCs w:val="22"/>
          <w:lang w:val="pt-BR"/>
        </w:rPr>
        <w:t xml:space="preserve"> guna penyelesaian kewajiban Pegawai sesuai surat kuasa dari Pegawai.</w:t>
      </w:r>
    </w:p>
    <w:p w14:paraId="6C8F86EA" w14:textId="77777777" w:rsidR="00040559" w:rsidRPr="00825B29" w:rsidRDefault="00040559" w:rsidP="009F1632">
      <w:pPr>
        <w:pStyle w:val="BodyText"/>
        <w:numPr>
          <w:ilvl w:val="0"/>
          <w:numId w:val="158"/>
        </w:numPr>
        <w:tabs>
          <w:tab w:val="clear" w:pos="720"/>
        </w:tabs>
        <w:spacing w:after="0"/>
        <w:ind w:left="426"/>
        <w:jc w:val="both"/>
        <w:rPr>
          <w:rFonts w:ascii="Arial" w:hAnsi="Arial" w:cs="Arial"/>
          <w:sz w:val="22"/>
          <w:szCs w:val="22"/>
          <w:lang w:val="fi-FI"/>
        </w:rPr>
      </w:pPr>
      <w:r w:rsidRPr="00825B29">
        <w:rPr>
          <w:rFonts w:ascii="Arial" w:hAnsi="Arial" w:cs="Arial"/>
          <w:sz w:val="22"/>
          <w:szCs w:val="22"/>
          <w:lang w:val="fi-FI"/>
        </w:rPr>
        <w:t xml:space="preserve">Memberitahukan kepada PT Bank Mandiri (Persero) Tbk pada kesempatan pertama secara tertulis apabila Pegawai dimutasi, berhenti bekerja karena PHK, mengundurkan diri, terkena skorsing penghentian pembayaran </w:t>
      </w:r>
      <w:r w:rsidRPr="00825B29">
        <w:rPr>
          <w:rFonts w:ascii="Arial" w:eastAsia="PMingLiU" w:hAnsi="Arial" w:cs="Arial"/>
          <w:sz w:val="22"/>
          <w:szCs w:val="22"/>
          <w:lang w:val="pt-BR" w:eastAsia="zh-TW"/>
        </w:rPr>
        <w:t xml:space="preserve">penghasilan </w:t>
      </w:r>
      <w:r w:rsidRPr="00825B29">
        <w:rPr>
          <w:rFonts w:ascii="Arial" w:hAnsi="Arial" w:cs="Arial"/>
          <w:sz w:val="22"/>
          <w:szCs w:val="22"/>
          <w:lang w:val="fi-FI"/>
        </w:rPr>
        <w:t>Pegawai</w:t>
      </w:r>
      <w:r w:rsidRPr="00825B29">
        <w:rPr>
          <w:rFonts w:ascii="Arial" w:eastAsia="PMingLiU" w:hAnsi="Arial" w:cs="Arial"/>
          <w:sz w:val="22"/>
          <w:szCs w:val="22"/>
          <w:lang w:val="pt-BR" w:eastAsia="zh-TW"/>
        </w:rPr>
        <w:t xml:space="preserve"> (gaji, tunjangan kinerja, remunerasi, dan tunjangan lainnya)</w:t>
      </w:r>
      <w:r w:rsidRPr="00825B29">
        <w:rPr>
          <w:rFonts w:ascii="Arial" w:hAnsi="Arial" w:cs="Arial"/>
          <w:sz w:val="22"/>
          <w:szCs w:val="22"/>
          <w:lang w:val="fi-FI"/>
        </w:rPr>
        <w:t xml:space="preserve"> dalam jangka waktu tertentu, cuti diluar tanggungan atau meninggal dunia.</w:t>
      </w:r>
    </w:p>
    <w:p w14:paraId="5937A0CA" w14:textId="77777777" w:rsidR="00040559" w:rsidRPr="00825B29" w:rsidRDefault="00040559" w:rsidP="00040559">
      <w:pPr>
        <w:spacing w:line="240" w:lineRule="auto"/>
        <w:rPr>
          <w:rFonts w:ascii="Arial" w:hAnsi="Arial" w:cs="Arial"/>
          <w:lang w:val="fi-FI"/>
        </w:rPr>
      </w:pPr>
    </w:p>
    <w:p w14:paraId="462040DF" w14:textId="77777777" w:rsidR="00040559" w:rsidRPr="00825B29" w:rsidRDefault="00040559" w:rsidP="00040559">
      <w:pPr>
        <w:rPr>
          <w:rFonts w:ascii="Arial" w:hAnsi="Arial" w:cs="Arial"/>
          <w:lang w:val="fi-FI"/>
        </w:rPr>
      </w:pPr>
      <w:r w:rsidRPr="00825B29">
        <w:rPr>
          <w:rFonts w:ascii="Arial" w:hAnsi="Arial" w:cs="Arial"/>
          <w:lang w:val="fi-FI"/>
        </w:rPr>
        <w:t>Demikian Surat Pernyataan ini diberikan untuk dipergunakan sebagaimana mestinya.</w:t>
      </w:r>
    </w:p>
    <w:p w14:paraId="1C34CC21" w14:textId="77777777" w:rsidR="001F10BC" w:rsidRDefault="001F10BC" w:rsidP="00040559">
      <w:pPr>
        <w:pStyle w:val="Footer"/>
        <w:rPr>
          <w:ins w:id="1244" w:author="Guideline" w:date="2021-04-16T20:46:00Z"/>
          <w:rFonts w:ascii="Arial" w:hAnsi="Arial" w:cs="Arial"/>
          <w:lang w:val="fi-FI"/>
        </w:rPr>
      </w:pPr>
    </w:p>
    <w:p w14:paraId="5E657C88" w14:textId="1C3C3EBC" w:rsidR="00040559" w:rsidRPr="00825B29" w:rsidRDefault="00040559" w:rsidP="00040559">
      <w:pPr>
        <w:pStyle w:val="Footer"/>
        <w:rPr>
          <w:rFonts w:ascii="Arial" w:hAnsi="Arial" w:cs="Arial"/>
          <w:lang w:val="fi-FI"/>
        </w:rPr>
      </w:pPr>
      <w:del w:id="1245" w:author="Guideline" w:date="2021-04-16T20:46:00Z">
        <w:r w:rsidRPr="00825B29" w:rsidDel="001F10BC">
          <w:rPr>
            <w:rFonts w:ascii="Arial" w:hAnsi="Arial" w:cs="Arial"/>
            <w:lang w:val="fi-FI"/>
          </w:rPr>
          <w:tab/>
        </w:r>
        <w:r w:rsidRPr="00825B29" w:rsidDel="001F10BC">
          <w:rPr>
            <w:rFonts w:ascii="Arial" w:hAnsi="Arial" w:cs="Arial"/>
            <w:lang w:val="fi-FI"/>
          </w:rPr>
          <w:tab/>
        </w:r>
        <w:r w:rsidRPr="00825B29" w:rsidDel="001F10BC">
          <w:rPr>
            <w:rFonts w:ascii="Arial" w:hAnsi="Arial" w:cs="Arial"/>
            <w:lang w:val="fi-FI"/>
          </w:rPr>
          <w:tab/>
        </w:r>
        <w:r w:rsidRPr="00825B29" w:rsidDel="001F10BC">
          <w:rPr>
            <w:rFonts w:ascii="Arial" w:hAnsi="Arial" w:cs="Arial"/>
            <w:lang w:val="fi-FI"/>
          </w:rPr>
          <w:tab/>
        </w:r>
        <w:r w:rsidRPr="00825B29" w:rsidDel="001F10BC">
          <w:rPr>
            <w:rFonts w:ascii="Arial" w:hAnsi="Arial" w:cs="Arial"/>
            <w:lang w:val="fi-FI"/>
          </w:rPr>
          <w:tab/>
        </w:r>
      </w:del>
      <w:del w:id="1246" w:author="Zayra Fidelia" w:date="2024-05-21T21:59:00Z">
        <w:r w:rsidRPr="00CA555D" w:rsidDel="00A26C02">
          <w:rPr>
            <w:rFonts w:ascii="Arial" w:hAnsi="Arial" w:cs="Arial"/>
            <w:lang w:val="fi-FI"/>
            <w:rPrChange w:id="1247" w:author="benua.adhi" w:date="2021-04-08T09:21:00Z">
              <w:rPr>
                <w:rFonts w:ascii="Arial" w:hAnsi="Arial" w:cs="Arial"/>
                <w:highlight w:val="cyan"/>
                <w:lang w:val="fi-FI"/>
              </w:rPr>
            </w:rPrChange>
          </w:rPr>
          <w:delText>[</w:delText>
        </w:r>
        <w:r w:rsidRPr="00CA555D" w:rsidDel="00A26C02">
          <w:rPr>
            <w:rFonts w:ascii="Arial" w:hAnsi="Arial" w:cs="Arial"/>
            <w:i/>
            <w:lang w:val="fi-FI"/>
            <w:rPrChange w:id="1248" w:author="benua.adhi" w:date="2021-04-08T09:21:00Z">
              <w:rPr>
                <w:rFonts w:ascii="Arial" w:hAnsi="Arial" w:cs="Arial"/>
                <w:i/>
                <w:highlight w:val="cyan"/>
                <w:lang w:val="fi-FI"/>
              </w:rPr>
            </w:rPrChange>
          </w:rPr>
          <w:delText>Nama Kota</w:delText>
        </w:r>
        <w:r w:rsidRPr="00CA555D" w:rsidDel="00A26C02">
          <w:rPr>
            <w:rFonts w:ascii="Arial" w:hAnsi="Arial" w:cs="Arial"/>
            <w:lang w:val="fi-FI"/>
            <w:rPrChange w:id="1249" w:author="benua.adhi" w:date="2021-04-08T09:21:00Z">
              <w:rPr>
                <w:rFonts w:ascii="Arial" w:hAnsi="Arial" w:cs="Arial"/>
                <w:highlight w:val="cyan"/>
                <w:lang w:val="fi-FI"/>
              </w:rPr>
            </w:rPrChange>
          </w:rPr>
          <w:delText>], [</w:delText>
        </w:r>
        <w:r w:rsidRPr="00CA555D" w:rsidDel="00A26C02">
          <w:rPr>
            <w:rFonts w:ascii="Arial" w:hAnsi="Arial" w:cs="Arial"/>
            <w:i/>
            <w:lang w:val="fi-FI"/>
            <w:rPrChange w:id="1250" w:author="benua.adhi" w:date="2021-04-08T09:21:00Z">
              <w:rPr>
                <w:rFonts w:ascii="Arial" w:hAnsi="Arial" w:cs="Arial"/>
                <w:i/>
                <w:highlight w:val="cyan"/>
                <w:lang w:val="fi-FI"/>
              </w:rPr>
            </w:rPrChange>
          </w:rPr>
          <w:delText>tanggal</w:delText>
        </w:r>
        <w:r w:rsidRPr="00CA555D" w:rsidDel="00A26C02">
          <w:rPr>
            <w:rFonts w:ascii="Arial" w:hAnsi="Arial" w:cs="Arial"/>
            <w:lang w:val="fi-FI"/>
            <w:rPrChange w:id="1251" w:author="benua.adhi" w:date="2021-04-08T09:21:00Z">
              <w:rPr>
                <w:rFonts w:ascii="Arial" w:hAnsi="Arial" w:cs="Arial"/>
                <w:highlight w:val="cyan"/>
                <w:lang w:val="fi-FI"/>
              </w:rPr>
            </w:rPrChange>
          </w:rPr>
          <w:delText>] [</w:delText>
        </w:r>
        <w:r w:rsidRPr="00CA555D" w:rsidDel="00A26C02">
          <w:rPr>
            <w:rFonts w:ascii="Arial" w:hAnsi="Arial" w:cs="Arial"/>
            <w:i/>
            <w:lang w:val="fi-FI"/>
            <w:rPrChange w:id="1252" w:author="benua.adhi" w:date="2021-04-08T09:21:00Z">
              <w:rPr>
                <w:rFonts w:ascii="Arial" w:hAnsi="Arial" w:cs="Arial"/>
                <w:i/>
                <w:highlight w:val="cyan"/>
                <w:lang w:val="fi-FI"/>
              </w:rPr>
            </w:rPrChange>
          </w:rPr>
          <w:delText>bulan</w:delText>
        </w:r>
        <w:r w:rsidRPr="00CA555D" w:rsidDel="00A26C02">
          <w:rPr>
            <w:rFonts w:ascii="Arial" w:hAnsi="Arial" w:cs="Arial"/>
            <w:lang w:val="fi-FI"/>
            <w:rPrChange w:id="1253" w:author="benua.adhi" w:date="2021-04-08T09:21:00Z">
              <w:rPr>
                <w:rFonts w:ascii="Arial" w:hAnsi="Arial" w:cs="Arial"/>
                <w:highlight w:val="cyan"/>
                <w:lang w:val="fi-FI"/>
              </w:rPr>
            </w:rPrChange>
          </w:rPr>
          <w:delText>] [</w:delText>
        </w:r>
        <w:r w:rsidRPr="00CA555D" w:rsidDel="00A26C02">
          <w:rPr>
            <w:rFonts w:ascii="Arial" w:hAnsi="Arial" w:cs="Arial"/>
            <w:i/>
            <w:lang w:val="fi-FI"/>
            <w:rPrChange w:id="1254" w:author="benua.adhi" w:date="2021-04-08T09:21:00Z">
              <w:rPr>
                <w:rFonts w:ascii="Arial" w:hAnsi="Arial" w:cs="Arial"/>
                <w:i/>
                <w:highlight w:val="cyan"/>
                <w:lang w:val="fi-FI"/>
              </w:rPr>
            </w:rPrChange>
          </w:rPr>
          <w:delText>tahun</w:delText>
        </w:r>
        <w:r w:rsidRPr="00CA555D" w:rsidDel="00A26C02">
          <w:rPr>
            <w:rFonts w:ascii="Arial" w:hAnsi="Arial" w:cs="Arial"/>
            <w:lang w:val="fi-FI"/>
            <w:rPrChange w:id="1255" w:author="benua.adhi" w:date="2021-04-08T09:21:00Z">
              <w:rPr>
                <w:rFonts w:ascii="Arial" w:hAnsi="Arial" w:cs="Arial"/>
                <w:highlight w:val="cyan"/>
                <w:lang w:val="fi-FI"/>
              </w:rPr>
            </w:rPrChange>
          </w:rPr>
          <w:delText>]</w:delText>
        </w:r>
      </w:del>
      <w:ins w:id="1256" w:author="Zayra Fidelia" w:date="2024-05-21T21:59:00Z">
        <w:r w:rsidR="00A26C02">
          <w:rPr>
            <w:rFonts w:ascii="Arial" w:hAnsi="Arial" w:cs="Arial"/>
            <w:lang w:val="fi-FI"/>
          </w:rPr>
          <w:t xml:space="preserve">Malang, </w:t>
        </w:r>
      </w:ins>
      <w:ins w:id="1257" w:author="malang sutoyo" w:date="2024-06-19T07:27:00Z">
        <w:r w:rsidR="00F067F7">
          <w:rPr>
            <w:rFonts w:ascii="Arial" w:hAnsi="Arial" w:cs="Arial"/>
            <w:lang w:val="fi-FI"/>
          </w:rPr>
          <w:t>19 Juni</w:t>
        </w:r>
      </w:ins>
      <w:ins w:id="1258" w:author="Zayra Fidelia" w:date="2024-05-21T21:59:00Z">
        <w:del w:id="1259" w:author="malang sutoyo" w:date="2024-05-31T07:24:00Z">
          <w:r w:rsidR="00A26C02" w:rsidDel="00312BA0">
            <w:rPr>
              <w:rFonts w:ascii="Arial" w:hAnsi="Arial" w:cs="Arial"/>
              <w:lang w:val="fi-FI"/>
            </w:rPr>
            <w:delText>22</w:delText>
          </w:r>
        </w:del>
        <w:del w:id="1260" w:author="malang sutoyo" w:date="2024-06-19T07:27:00Z">
          <w:r w:rsidR="00A26C02" w:rsidDel="00F067F7">
            <w:rPr>
              <w:rFonts w:ascii="Arial" w:hAnsi="Arial" w:cs="Arial"/>
              <w:lang w:val="fi-FI"/>
            </w:rPr>
            <w:delText xml:space="preserve"> Mei</w:delText>
          </w:r>
        </w:del>
        <w:r w:rsidR="00A26C02">
          <w:rPr>
            <w:rFonts w:ascii="Arial" w:hAnsi="Arial" w:cs="Arial"/>
            <w:lang w:val="fi-FI"/>
          </w:rPr>
          <w:t xml:space="preserve"> 2024</w:t>
        </w:r>
      </w:ins>
    </w:p>
    <w:p w14:paraId="74AC2BDC" w14:textId="77777777" w:rsidR="0028578F" w:rsidRDefault="0028578F" w:rsidP="00040559">
      <w:pPr>
        <w:pStyle w:val="Footer"/>
        <w:rPr>
          <w:ins w:id="1261" w:author="Guideline" w:date="2021-04-16T20:46:00Z"/>
          <w:rFonts w:ascii="Arial" w:hAnsi="Arial" w:cs="Arial"/>
          <w:lang w:val="fi-FI"/>
        </w:rPr>
      </w:pPr>
    </w:p>
    <w:p w14:paraId="76675F38" w14:textId="55929D5F" w:rsidR="00040559" w:rsidRPr="00825B29" w:rsidRDefault="00040559" w:rsidP="00040559">
      <w:pPr>
        <w:pStyle w:val="Footer"/>
        <w:rPr>
          <w:rFonts w:ascii="Arial" w:hAnsi="Arial" w:cs="Arial"/>
          <w:lang w:val="fi-FI"/>
        </w:rPr>
      </w:pPr>
      <w:del w:id="1262" w:author="Guideline" w:date="2021-04-16T20:46:00Z">
        <w:r w:rsidRPr="00825B29" w:rsidDel="001F10BC">
          <w:rPr>
            <w:rFonts w:ascii="Arial" w:hAnsi="Arial" w:cs="Arial"/>
            <w:lang w:val="fi-FI"/>
          </w:rPr>
          <w:tab/>
        </w:r>
        <w:r w:rsidRPr="00825B29" w:rsidDel="001F10BC">
          <w:rPr>
            <w:rFonts w:ascii="Arial" w:hAnsi="Arial" w:cs="Arial"/>
            <w:lang w:val="fi-FI"/>
          </w:rPr>
          <w:tab/>
        </w:r>
        <w:r w:rsidRPr="00825B29" w:rsidDel="001F10BC">
          <w:rPr>
            <w:rFonts w:ascii="Arial" w:hAnsi="Arial" w:cs="Arial"/>
            <w:lang w:val="fi-FI"/>
          </w:rPr>
          <w:tab/>
        </w:r>
        <w:r w:rsidRPr="00825B29" w:rsidDel="001F10BC">
          <w:rPr>
            <w:rFonts w:ascii="Arial" w:hAnsi="Arial" w:cs="Arial"/>
            <w:lang w:val="fi-FI"/>
          </w:rPr>
          <w:tab/>
        </w:r>
        <w:r w:rsidRPr="00825B29" w:rsidDel="001F10BC">
          <w:rPr>
            <w:rFonts w:ascii="Arial" w:hAnsi="Arial" w:cs="Arial"/>
            <w:lang w:val="fi-FI"/>
          </w:rPr>
          <w:tab/>
        </w:r>
      </w:del>
      <w:r w:rsidRPr="00825B29">
        <w:rPr>
          <w:rFonts w:ascii="Arial" w:hAnsi="Arial" w:cs="Arial"/>
          <w:lang w:val="sv-SE"/>
        </w:rPr>
        <w:t>Hormat saya,</w:t>
      </w:r>
    </w:p>
    <w:p w14:paraId="76BCE42C" w14:textId="77777777" w:rsidR="00040559" w:rsidRPr="00825B29" w:rsidRDefault="00040559" w:rsidP="00040559">
      <w:pPr>
        <w:rPr>
          <w:rFonts w:ascii="Arial" w:hAnsi="Arial" w:cs="Arial"/>
          <w:lang w:val="sv-SE"/>
        </w:rPr>
      </w:pPr>
      <w:r w:rsidRPr="00825B29">
        <w:rPr>
          <w:rFonts w:ascii="Arial" w:hAnsi="Arial" w:cs="Arial"/>
          <w:lang w:val="sv-SE"/>
        </w:rPr>
        <w:tab/>
      </w:r>
      <w:r w:rsidRPr="00825B29">
        <w:rPr>
          <w:rFonts w:ascii="Arial" w:hAnsi="Arial" w:cs="Arial"/>
          <w:lang w:val="sv-SE"/>
        </w:rPr>
        <w:tab/>
      </w:r>
      <w:r w:rsidRPr="00825B29">
        <w:rPr>
          <w:rFonts w:ascii="Arial" w:hAnsi="Arial" w:cs="Arial"/>
          <w:lang w:val="sv-SE"/>
        </w:rPr>
        <w:tab/>
      </w:r>
      <w:r w:rsidRPr="00825B29">
        <w:rPr>
          <w:rFonts w:ascii="Arial" w:hAnsi="Arial" w:cs="Arial"/>
          <w:lang w:val="sv-SE"/>
        </w:rPr>
        <w:tab/>
      </w:r>
      <w:r w:rsidRPr="00825B29">
        <w:rPr>
          <w:rFonts w:ascii="Arial" w:hAnsi="Arial" w:cs="Arial"/>
          <w:lang w:val="sv-SE"/>
        </w:rPr>
        <w:tab/>
      </w:r>
    </w:p>
    <w:p w14:paraId="1A33B05B" w14:textId="77777777" w:rsidR="0028578F" w:rsidRDefault="0028578F" w:rsidP="0028578F">
      <w:pPr>
        <w:pStyle w:val="Heading1"/>
        <w:spacing w:after="60"/>
        <w:jc w:val="left"/>
        <w:rPr>
          <w:ins w:id="1263" w:author="Guideline" w:date="2021-04-16T20:47:00Z"/>
          <w:rFonts w:ascii="Arial" w:hAnsi="Arial" w:cs="Arial"/>
          <w:b w:val="0"/>
          <w:bCs/>
          <w:i/>
          <w:iCs/>
          <w:sz w:val="22"/>
          <w:szCs w:val="22"/>
        </w:rPr>
      </w:pPr>
    </w:p>
    <w:p w14:paraId="0DC841E9" w14:textId="77777777" w:rsidR="0028578F" w:rsidRPr="0028578F" w:rsidRDefault="00040559" w:rsidP="0028578F">
      <w:pPr>
        <w:pStyle w:val="Heading1"/>
        <w:spacing w:after="60"/>
        <w:jc w:val="left"/>
        <w:rPr>
          <w:ins w:id="1264" w:author="Guideline" w:date="2021-04-16T20:48:00Z"/>
          <w:rFonts w:ascii="Arial" w:hAnsi="Arial" w:cs="Arial"/>
          <w:b w:val="0"/>
          <w:bCs/>
          <w:i/>
          <w:iCs/>
          <w:sz w:val="20"/>
          <w:szCs w:val="20"/>
          <w:rPrChange w:id="1265" w:author="Guideline" w:date="2021-04-16T20:50:00Z">
            <w:rPr>
              <w:ins w:id="1266" w:author="Guideline" w:date="2021-04-16T20:48:00Z"/>
              <w:rFonts w:ascii="Arial" w:hAnsi="Arial" w:cs="Arial"/>
              <w:b w:val="0"/>
              <w:bCs/>
              <w:i/>
              <w:iCs/>
              <w:sz w:val="22"/>
              <w:szCs w:val="22"/>
            </w:rPr>
          </w:rPrChange>
        </w:rPr>
      </w:pPr>
      <w:r w:rsidRPr="0028578F">
        <w:rPr>
          <w:rFonts w:ascii="Arial" w:hAnsi="Arial" w:cs="Arial"/>
          <w:b w:val="0"/>
          <w:bCs/>
          <w:i/>
          <w:iCs/>
          <w:sz w:val="20"/>
          <w:szCs w:val="20"/>
          <w:rPrChange w:id="1267" w:author="Guideline" w:date="2021-04-16T20:50:00Z">
            <w:rPr>
              <w:rFonts w:ascii="Arial" w:hAnsi="Arial" w:cs="Arial"/>
              <w:b w:val="0"/>
              <w:bCs/>
              <w:i/>
              <w:iCs/>
              <w:sz w:val="22"/>
              <w:szCs w:val="22"/>
              <w:highlight w:val="cyan"/>
            </w:rPr>
          </w:rPrChange>
        </w:rPr>
        <w:t xml:space="preserve">Materai </w:t>
      </w:r>
      <w:del w:id="1268" w:author="Rizky Pangidoan Sitanggang" w:date="2021-03-07T22:49:00Z">
        <w:r w:rsidRPr="0028578F" w:rsidDel="00B27C37">
          <w:rPr>
            <w:rFonts w:ascii="Arial" w:hAnsi="Arial" w:cs="Arial"/>
            <w:b w:val="0"/>
            <w:bCs/>
            <w:i/>
            <w:iCs/>
            <w:sz w:val="20"/>
            <w:szCs w:val="20"/>
            <w:rPrChange w:id="1269" w:author="Guideline" w:date="2021-04-16T20:50:00Z">
              <w:rPr>
                <w:rFonts w:ascii="Arial" w:hAnsi="Arial" w:cs="Arial"/>
                <w:b w:val="0"/>
                <w:bCs/>
                <w:i/>
                <w:iCs/>
                <w:sz w:val="22"/>
                <w:szCs w:val="22"/>
                <w:highlight w:val="cyan"/>
              </w:rPr>
            </w:rPrChange>
          </w:rPr>
          <w:delText xml:space="preserve">Rp 6.000,- </w:delText>
        </w:r>
      </w:del>
      <w:r w:rsidRPr="0028578F">
        <w:rPr>
          <w:rFonts w:ascii="Arial" w:hAnsi="Arial" w:cs="Arial"/>
          <w:b w:val="0"/>
          <w:bCs/>
          <w:i/>
          <w:iCs/>
          <w:sz w:val="20"/>
          <w:szCs w:val="20"/>
          <w:rPrChange w:id="1270" w:author="Guideline" w:date="2021-04-16T20:50:00Z">
            <w:rPr>
              <w:rFonts w:ascii="Arial" w:hAnsi="Arial" w:cs="Arial"/>
              <w:b w:val="0"/>
              <w:bCs/>
              <w:i/>
              <w:iCs/>
              <w:sz w:val="22"/>
              <w:szCs w:val="22"/>
              <w:highlight w:val="cyan"/>
            </w:rPr>
          </w:rPrChange>
        </w:rPr>
        <w:t>&amp; Tanda Tangan</w:t>
      </w:r>
      <w:ins w:id="1271" w:author="Guideline" w:date="2021-04-16T20:48:00Z">
        <w:r w:rsidR="0028578F" w:rsidRPr="0028578F">
          <w:rPr>
            <w:rFonts w:ascii="Arial" w:hAnsi="Arial" w:cs="Arial"/>
            <w:b w:val="0"/>
            <w:bCs/>
            <w:i/>
            <w:iCs/>
            <w:sz w:val="20"/>
            <w:szCs w:val="20"/>
            <w:rPrChange w:id="1272" w:author="Guideline" w:date="2021-04-16T20:50:00Z">
              <w:rPr>
                <w:rFonts w:ascii="Arial" w:hAnsi="Arial" w:cs="Arial"/>
                <w:b w:val="0"/>
                <w:bCs/>
                <w:i/>
                <w:iCs/>
                <w:sz w:val="22"/>
                <w:szCs w:val="22"/>
              </w:rPr>
            </w:rPrChange>
          </w:rPr>
          <w:t xml:space="preserve"> </w:t>
        </w:r>
      </w:ins>
    </w:p>
    <w:p w14:paraId="478A5D80" w14:textId="034BCB70" w:rsidR="00040559" w:rsidRPr="0028578F" w:rsidRDefault="00040559">
      <w:pPr>
        <w:pStyle w:val="Heading1"/>
        <w:spacing w:after="60"/>
        <w:jc w:val="left"/>
        <w:rPr>
          <w:rFonts w:ascii="Arial" w:hAnsi="Arial" w:cs="Arial"/>
          <w:b w:val="0"/>
          <w:bCs/>
          <w:i/>
          <w:iCs/>
          <w:sz w:val="20"/>
          <w:szCs w:val="20"/>
          <w:rPrChange w:id="1273" w:author="Guideline" w:date="2021-04-16T20:50:00Z">
            <w:rPr>
              <w:rFonts w:ascii="Arial" w:hAnsi="Arial" w:cs="Arial"/>
              <w:b w:val="0"/>
              <w:bCs/>
              <w:i/>
              <w:iCs/>
              <w:sz w:val="22"/>
              <w:szCs w:val="22"/>
            </w:rPr>
          </w:rPrChange>
        </w:rPr>
        <w:pPrChange w:id="1274" w:author="Guideline" w:date="2021-04-16T20:46:00Z">
          <w:pPr>
            <w:pStyle w:val="Heading1"/>
            <w:spacing w:after="60"/>
            <w:ind w:left="5040"/>
            <w:jc w:val="left"/>
          </w:pPr>
        </w:pPrChange>
      </w:pPr>
      <w:del w:id="1275" w:author="Guideline" w:date="2021-04-16T20:47:00Z">
        <w:r w:rsidRPr="0028578F" w:rsidDel="0028578F">
          <w:rPr>
            <w:rFonts w:ascii="Arial" w:hAnsi="Arial" w:cs="Arial"/>
            <w:b w:val="0"/>
            <w:bCs/>
            <w:i/>
            <w:iCs/>
            <w:sz w:val="20"/>
            <w:szCs w:val="20"/>
            <w:rPrChange w:id="1276" w:author="Guideline" w:date="2021-04-16T20:50:00Z">
              <w:rPr>
                <w:rFonts w:ascii="Arial" w:hAnsi="Arial" w:cs="Arial"/>
                <w:b w:val="0"/>
                <w:bCs/>
                <w:i/>
                <w:iCs/>
                <w:sz w:val="22"/>
                <w:szCs w:val="22"/>
                <w:highlight w:val="cyan"/>
              </w:rPr>
            </w:rPrChange>
          </w:rPr>
          <w:delText xml:space="preserve"> </w:delText>
        </w:r>
      </w:del>
      <w:r w:rsidRPr="0028578F">
        <w:rPr>
          <w:rFonts w:ascii="Arial" w:hAnsi="Arial" w:cs="Arial"/>
          <w:b w:val="0"/>
          <w:bCs/>
          <w:i/>
          <w:iCs/>
          <w:sz w:val="20"/>
          <w:szCs w:val="20"/>
          <w:rPrChange w:id="1277" w:author="Guideline" w:date="2021-04-16T20:50:00Z">
            <w:rPr>
              <w:rFonts w:ascii="Arial" w:hAnsi="Arial" w:cs="Arial"/>
              <w:b w:val="0"/>
              <w:bCs/>
              <w:i/>
              <w:iCs/>
              <w:sz w:val="22"/>
              <w:szCs w:val="22"/>
              <w:highlight w:val="cyan"/>
            </w:rPr>
          </w:rPrChange>
        </w:rPr>
        <w:t>&amp;</w:t>
      </w:r>
      <w:ins w:id="1278" w:author="Guideline" w:date="2021-04-16T20:48:00Z">
        <w:r w:rsidR="0028578F" w:rsidRPr="0028578F">
          <w:rPr>
            <w:rFonts w:ascii="Arial" w:hAnsi="Arial" w:cs="Arial"/>
            <w:b w:val="0"/>
            <w:bCs/>
            <w:i/>
            <w:iCs/>
            <w:sz w:val="20"/>
            <w:szCs w:val="20"/>
            <w:rPrChange w:id="1279" w:author="Guideline" w:date="2021-04-16T20:50:00Z">
              <w:rPr>
                <w:rFonts w:ascii="Arial" w:hAnsi="Arial" w:cs="Arial"/>
                <w:b w:val="0"/>
                <w:bCs/>
                <w:i/>
                <w:iCs/>
                <w:sz w:val="22"/>
                <w:szCs w:val="22"/>
              </w:rPr>
            </w:rPrChange>
          </w:rPr>
          <w:t xml:space="preserve"> </w:t>
        </w:r>
      </w:ins>
      <w:del w:id="1280" w:author="Guideline" w:date="2021-04-16T20:48:00Z">
        <w:r w:rsidRPr="0028578F" w:rsidDel="0028578F">
          <w:rPr>
            <w:rFonts w:ascii="Arial" w:hAnsi="Arial" w:cs="Arial"/>
            <w:b w:val="0"/>
            <w:bCs/>
            <w:i/>
            <w:iCs/>
            <w:sz w:val="20"/>
            <w:szCs w:val="20"/>
            <w:rPrChange w:id="1281" w:author="Guideline" w:date="2021-04-16T20:50:00Z">
              <w:rPr>
                <w:rFonts w:ascii="Arial" w:hAnsi="Arial" w:cs="Arial"/>
                <w:b w:val="0"/>
                <w:bCs/>
                <w:i/>
                <w:iCs/>
                <w:sz w:val="22"/>
                <w:szCs w:val="22"/>
                <w:highlight w:val="cyan"/>
              </w:rPr>
            </w:rPrChange>
          </w:rPr>
          <w:delText xml:space="preserve"> </w:delText>
        </w:r>
      </w:del>
      <w:r w:rsidRPr="0028578F">
        <w:rPr>
          <w:rFonts w:ascii="Arial" w:hAnsi="Arial" w:cs="Arial"/>
          <w:b w:val="0"/>
          <w:bCs/>
          <w:i/>
          <w:iCs/>
          <w:sz w:val="20"/>
          <w:szCs w:val="20"/>
          <w:rPrChange w:id="1282" w:author="Guideline" w:date="2021-04-16T20:50:00Z">
            <w:rPr>
              <w:rFonts w:ascii="Arial" w:hAnsi="Arial" w:cs="Arial"/>
              <w:b w:val="0"/>
              <w:bCs/>
              <w:i/>
              <w:iCs/>
              <w:sz w:val="22"/>
              <w:szCs w:val="22"/>
              <w:highlight w:val="cyan"/>
            </w:rPr>
          </w:rPrChange>
        </w:rPr>
        <w:t>Stempel Perusahaan/</w:t>
      </w:r>
      <w:r w:rsidR="003057FE" w:rsidRPr="0028578F">
        <w:rPr>
          <w:rFonts w:ascii="Arial" w:hAnsi="Arial" w:cs="Arial"/>
          <w:b w:val="0"/>
          <w:bCs/>
          <w:i/>
          <w:iCs/>
          <w:sz w:val="20"/>
          <w:szCs w:val="20"/>
          <w:rPrChange w:id="1283" w:author="Guideline" w:date="2021-04-16T20:50:00Z">
            <w:rPr>
              <w:rFonts w:ascii="Arial" w:hAnsi="Arial" w:cs="Arial"/>
              <w:b w:val="0"/>
              <w:bCs/>
              <w:i/>
              <w:iCs/>
              <w:sz w:val="22"/>
              <w:szCs w:val="22"/>
              <w:highlight w:val="cyan"/>
            </w:rPr>
          </w:rPrChange>
        </w:rPr>
        <w:t xml:space="preserve"> </w:t>
      </w:r>
      <w:r w:rsidRPr="0028578F">
        <w:rPr>
          <w:rFonts w:ascii="Arial" w:hAnsi="Arial" w:cs="Arial"/>
          <w:b w:val="0"/>
          <w:bCs/>
          <w:i/>
          <w:iCs/>
          <w:sz w:val="20"/>
          <w:szCs w:val="20"/>
          <w:rPrChange w:id="1284" w:author="Guideline" w:date="2021-04-16T20:50:00Z">
            <w:rPr>
              <w:rFonts w:ascii="Arial" w:hAnsi="Arial" w:cs="Arial"/>
              <w:b w:val="0"/>
              <w:bCs/>
              <w:i/>
              <w:iCs/>
              <w:sz w:val="22"/>
              <w:szCs w:val="22"/>
              <w:highlight w:val="cyan"/>
            </w:rPr>
          </w:rPrChange>
        </w:rPr>
        <w:t>Instansi</w:t>
      </w:r>
    </w:p>
    <w:p w14:paraId="2231D889" w14:textId="77777777" w:rsidR="00040559" w:rsidRPr="00825B29" w:rsidRDefault="00040559" w:rsidP="00040559">
      <w:pPr>
        <w:rPr>
          <w:rFonts w:ascii="Arial" w:hAnsi="Arial" w:cs="Arial"/>
          <w:lang w:val="sv-SE"/>
        </w:rPr>
      </w:pPr>
    </w:p>
    <w:p w14:paraId="6AEA05AF" w14:textId="77777777" w:rsidR="0028578F" w:rsidRDefault="0028578F" w:rsidP="00040559">
      <w:pPr>
        <w:rPr>
          <w:ins w:id="1285" w:author="Guideline" w:date="2021-04-16T20:47:00Z"/>
          <w:rFonts w:ascii="Arial" w:hAnsi="Arial" w:cs="Arial"/>
          <w:lang w:val="sv-SE"/>
        </w:rPr>
      </w:pPr>
    </w:p>
    <w:p w14:paraId="6D4CBBDC" w14:textId="6FDA0D20" w:rsidR="00040559" w:rsidRPr="00825B29" w:rsidRDefault="00040559" w:rsidP="00040559">
      <w:pPr>
        <w:rPr>
          <w:rFonts w:ascii="Arial" w:hAnsi="Arial" w:cs="Arial"/>
          <w:lang w:val="sv-SE"/>
        </w:rPr>
      </w:pPr>
      <w:del w:id="1286" w:author="Guideline" w:date="2021-04-16T20:46:00Z">
        <w:r w:rsidRPr="00825B29" w:rsidDel="0028578F">
          <w:rPr>
            <w:rFonts w:ascii="Arial" w:hAnsi="Arial" w:cs="Arial"/>
            <w:lang w:val="sv-SE"/>
          </w:rPr>
          <w:tab/>
        </w:r>
        <w:r w:rsidRPr="00825B29" w:rsidDel="0028578F">
          <w:rPr>
            <w:rFonts w:ascii="Arial" w:hAnsi="Arial" w:cs="Arial"/>
            <w:lang w:val="sv-SE"/>
          </w:rPr>
          <w:tab/>
        </w:r>
        <w:r w:rsidRPr="00825B29" w:rsidDel="0028578F">
          <w:rPr>
            <w:rFonts w:ascii="Arial" w:hAnsi="Arial" w:cs="Arial"/>
            <w:lang w:val="sv-SE"/>
          </w:rPr>
          <w:tab/>
        </w:r>
        <w:r w:rsidRPr="00825B29" w:rsidDel="0028578F">
          <w:rPr>
            <w:rFonts w:ascii="Arial" w:hAnsi="Arial" w:cs="Arial"/>
            <w:lang w:val="sv-SE"/>
          </w:rPr>
          <w:tab/>
        </w:r>
        <w:r w:rsidRPr="00825B29" w:rsidDel="0028578F">
          <w:rPr>
            <w:rFonts w:ascii="Arial" w:hAnsi="Arial" w:cs="Arial"/>
            <w:lang w:val="sv-SE"/>
          </w:rPr>
          <w:tab/>
        </w:r>
      </w:del>
      <w:del w:id="1287" w:author="malang sutoyo" w:date="2024-05-31T07:26:00Z">
        <w:r w:rsidRPr="00CA555D" w:rsidDel="00312BA0">
          <w:rPr>
            <w:rFonts w:ascii="Arial" w:hAnsi="Arial" w:cs="Arial"/>
            <w:lang w:val="sv-SE"/>
            <w:rPrChange w:id="1288" w:author="benua.adhi" w:date="2021-04-08T09:21:00Z">
              <w:rPr>
                <w:rFonts w:ascii="Arial" w:hAnsi="Arial" w:cs="Arial"/>
                <w:highlight w:val="cyan"/>
                <w:lang w:val="sv-SE"/>
              </w:rPr>
            </w:rPrChange>
          </w:rPr>
          <w:delText>[</w:delText>
        </w:r>
      </w:del>
      <w:ins w:id="1289" w:author="malang sutoyo" w:date="2024-06-19T07:25:00Z">
        <w:r w:rsidR="00F067F7">
          <w:rPr>
            <w:rFonts w:ascii="Arial" w:hAnsi="Arial" w:cs="Arial"/>
            <w:lang w:val="en-US"/>
          </w:rPr>
          <w:t>Indah</w:t>
        </w:r>
      </w:ins>
      <w:ins w:id="1290" w:author="malang sutoyo" w:date="2024-05-31T07:25:00Z">
        <w:r w:rsidR="00312BA0" w:rsidRPr="00CA555D" w:rsidDel="00312BA0">
          <w:rPr>
            <w:rFonts w:ascii="Arial" w:hAnsi="Arial" w:cs="Arial"/>
            <w:i/>
            <w:u w:val="single"/>
            <w:lang w:val="sv-SE"/>
          </w:rPr>
          <w:t xml:space="preserve"> </w:t>
        </w:r>
      </w:ins>
      <w:del w:id="1291" w:author="malang sutoyo" w:date="2024-05-31T07:25:00Z">
        <w:r w:rsidRPr="00CA555D" w:rsidDel="00312BA0">
          <w:rPr>
            <w:rFonts w:ascii="Arial" w:hAnsi="Arial" w:cs="Arial"/>
            <w:i/>
            <w:u w:val="single"/>
            <w:lang w:val="sv-SE"/>
            <w:rPrChange w:id="1292" w:author="benua.adhi" w:date="2021-04-08T09:21:00Z">
              <w:rPr>
                <w:rFonts w:ascii="Arial" w:hAnsi="Arial" w:cs="Arial"/>
                <w:i/>
                <w:highlight w:val="cyan"/>
                <w:u w:val="single"/>
                <w:lang w:val="sv-SE"/>
              </w:rPr>
            </w:rPrChange>
          </w:rPr>
          <w:delText>Nama Bensatker/</w:delText>
        </w:r>
        <w:r w:rsidR="003057FE" w:rsidRPr="00CA555D" w:rsidDel="00312BA0">
          <w:rPr>
            <w:rFonts w:ascii="Arial" w:hAnsi="Arial" w:cs="Arial"/>
            <w:i/>
            <w:u w:val="single"/>
            <w:lang w:val="sv-SE"/>
            <w:rPrChange w:id="1293" w:author="benua.adhi" w:date="2021-04-08T09:21:00Z">
              <w:rPr>
                <w:rFonts w:ascii="Arial" w:hAnsi="Arial" w:cs="Arial"/>
                <w:i/>
                <w:highlight w:val="cyan"/>
                <w:u w:val="single"/>
                <w:lang w:val="sv-SE"/>
              </w:rPr>
            </w:rPrChange>
          </w:rPr>
          <w:delText xml:space="preserve"> </w:delText>
        </w:r>
        <w:r w:rsidRPr="00CA555D" w:rsidDel="00312BA0">
          <w:rPr>
            <w:rFonts w:ascii="Arial" w:hAnsi="Arial" w:cs="Arial"/>
            <w:i/>
            <w:u w:val="single"/>
            <w:lang w:val="sv-SE"/>
            <w:rPrChange w:id="1294" w:author="benua.adhi" w:date="2021-04-08T09:21:00Z">
              <w:rPr>
                <w:rFonts w:ascii="Arial" w:hAnsi="Arial" w:cs="Arial"/>
                <w:i/>
                <w:highlight w:val="cyan"/>
                <w:u w:val="single"/>
                <w:lang w:val="sv-SE"/>
              </w:rPr>
            </w:rPrChange>
          </w:rPr>
          <w:delText>Pekas/.............</w:delText>
        </w:r>
      </w:del>
      <w:del w:id="1295" w:author="malang sutoyo" w:date="2024-05-31T07:26:00Z">
        <w:r w:rsidRPr="00CA555D" w:rsidDel="00312BA0">
          <w:rPr>
            <w:rFonts w:ascii="Arial" w:hAnsi="Arial" w:cs="Arial"/>
            <w:lang w:val="sv-SE"/>
            <w:rPrChange w:id="1296" w:author="benua.adhi" w:date="2021-04-08T09:21:00Z">
              <w:rPr>
                <w:rFonts w:ascii="Arial" w:hAnsi="Arial" w:cs="Arial"/>
                <w:highlight w:val="cyan"/>
                <w:lang w:val="sv-SE"/>
              </w:rPr>
            </w:rPrChange>
          </w:rPr>
          <w:delText>]</w:delText>
        </w:r>
      </w:del>
      <w:del w:id="1297" w:author="malang sutoyo" w:date="2024-05-31T07:25:00Z">
        <w:r w:rsidRPr="00CA555D" w:rsidDel="00312BA0">
          <w:rPr>
            <w:rFonts w:ascii="Arial" w:hAnsi="Arial" w:cs="Arial"/>
            <w:lang w:val="sv-SE"/>
            <w:rPrChange w:id="1298" w:author="benua.adhi" w:date="2021-04-08T09:21:00Z">
              <w:rPr>
                <w:rFonts w:ascii="Arial" w:hAnsi="Arial" w:cs="Arial"/>
                <w:highlight w:val="cyan"/>
                <w:lang w:val="sv-SE"/>
              </w:rPr>
            </w:rPrChange>
          </w:rPr>
          <w:delText>(</w:delText>
        </w:r>
        <w:r w:rsidRPr="00CA555D" w:rsidDel="00312BA0">
          <w:rPr>
            <w:rFonts w:ascii="Arial" w:hAnsi="Arial" w:cs="Arial"/>
            <w:i/>
            <w:lang w:val="sv-SE"/>
            <w:rPrChange w:id="1299" w:author="benua.adhi" w:date="2021-04-08T09:21:00Z">
              <w:rPr>
                <w:rFonts w:ascii="Arial" w:hAnsi="Arial" w:cs="Arial"/>
                <w:i/>
                <w:highlight w:val="cyan"/>
                <w:lang w:val="sv-SE"/>
              </w:rPr>
            </w:rPrChange>
          </w:rPr>
          <w:delText>dapat disesuaikan</w:delText>
        </w:r>
        <w:r w:rsidRPr="00CA555D" w:rsidDel="00312BA0">
          <w:rPr>
            <w:rFonts w:ascii="Arial" w:hAnsi="Arial" w:cs="Arial"/>
            <w:lang w:val="sv-SE"/>
            <w:rPrChange w:id="1300" w:author="benua.adhi" w:date="2021-04-08T09:21:00Z">
              <w:rPr>
                <w:rFonts w:ascii="Arial" w:hAnsi="Arial" w:cs="Arial"/>
                <w:highlight w:val="cyan"/>
                <w:lang w:val="sv-SE"/>
              </w:rPr>
            </w:rPrChange>
          </w:rPr>
          <w:delText>)</w:delText>
        </w:r>
      </w:del>
    </w:p>
    <w:p w14:paraId="33CFDAB0" w14:textId="320047C3" w:rsidR="00040559" w:rsidRPr="00825B29" w:rsidRDefault="00040559" w:rsidP="00040559">
      <w:pPr>
        <w:rPr>
          <w:rFonts w:ascii="Arial" w:hAnsi="Arial" w:cs="Arial"/>
          <w:lang w:val="sv-SE"/>
        </w:rPr>
      </w:pPr>
      <w:del w:id="1301" w:author="Guideline" w:date="2021-04-16T20:47:00Z">
        <w:r w:rsidRPr="00825B29" w:rsidDel="0028578F">
          <w:rPr>
            <w:rFonts w:ascii="Arial" w:hAnsi="Arial" w:cs="Arial"/>
            <w:lang w:val="sv-SE"/>
          </w:rPr>
          <w:tab/>
        </w:r>
      </w:del>
      <w:del w:id="1302" w:author="Guideline" w:date="2021-04-16T20:46:00Z">
        <w:r w:rsidRPr="00825B29" w:rsidDel="0028578F">
          <w:rPr>
            <w:rFonts w:ascii="Arial" w:hAnsi="Arial" w:cs="Arial"/>
            <w:lang w:val="sv-SE"/>
          </w:rPr>
          <w:tab/>
        </w:r>
        <w:r w:rsidRPr="00825B29" w:rsidDel="0028578F">
          <w:rPr>
            <w:rFonts w:ascii="Arial" w:hAnsi="Arial" w:cs="Arial"/>
            <w:lang w:val="sv-SE"/>
          </w:rPr>
          <w:tab/>
        </w:r>
        <w:r w:rsidRPr="00825B29" w:rsidDel="0028578F">
          <w:rPr>
            <w:rFonts w:ascii="Arial" w:hAnsi="Arial" w:cs="Arial"/>
            <w:lang w:val="sv-SE"/>
          </w:rPr>
          <w:tab/>
        </w:r>
        <w:r w:rsidRPr="00825B29" w:rsidDel="0028578F">
          <w:rPr>
            <w:rFonts w:ascii="Arial" w:hAnsi="Arial" w:cs="Arial"/>
            <w:lang w:val="sv-SE"/>
          </w:rPr>
          <w:tab/>
        </w:r>
        <w:r w:rsidRPr="00825B29" w:rsidDel="0028578F">
          <w:rPr>
            <w:rFonts w:ascii="Arial" w:hAnsi="Arial" w:cs="Arial"/>
            <w:lang w:val="sv-SE"/>
          </w:rPr>
          <w:tab/>
        </w:r>
      </w:del>
      <w:del w:id="1303" w:author="malang sutoyo" w:date="2024-05-31T07:27:00Z">
        <w:r w:rsidRPr="00CA555D" w:rsidDel="00312BA0">
          <w:rPr>
            <w:rFonts w:ascii="Arial" w:hAnsi="Arial" w:cs="Arial"/>
            <w:lang w:val="sv-SE"/>
            <w:rPrChange w:id="1304" w:author="benua.adhi" w:date="2021-04-08T09:21:00Z">
              <w:rPr>
                <w:rFonts w:ascii="Arial" w:hAnsi="Arial" w:cs="Arial"/>
                <w:highlight w:val="cyan"/>
                <w:lang w:val="sv-SE"/>
              </w:rPr>
            </w:rPrChange>
          </w:rPr>
          <w:delText>[</w:delText>
        </w:r>
      </w:del>
      <w:del w:id="1305" w:author="malang sutoyo" w:date="2024-05-31T07:25:00Z">
        <w:r w:rsidR="00286496" w:rsidRPr="00CA555D" w:rsidDel="00312BA0">
          <w:rPr>
            <w:rFonts w:ascii="Arial" w:hAnsi="Arial" w:cs="Arial"/>
            <w:i/>
            <w:lang w:val="sv-SE"/>
            <w:rPrChange w:id="1306" w:author="benua.adhi" w:date="2021-04-08T09:21:00Z">
              <w:rPr>
                <w:rFonts w:ascii="Arial" w:hAnsi="Arial" w:cs="Arial"/>
                <w:i/>
                <w:highlight w:val="cyan"/>
                <w:lang w:val="sv-SE"/>
              </w:rPr>
            </w:rPrChange>
          </w:rPr>
          <w:delText>Nama Jabatan/</w:delText>
        </w:r>
        <w:r w:rsidR="003057FE" w:rsidRPr="00CA555D" w:rsidDel="00312BA0">
          <w:rPr>
            <w:rFonts w:ascii="Arial" w:hAnsi="Arial" w:cs="Arial"/>
            <w:i/>
            <w:lang w:val="sv-SE"/>
            <w:rPrChange w:id="1307" w:author="benua.adhi" w:date="2021-04-08T09:21:00Z">
              <w:rPr>
                <w:rFonts w:ascii="Arial" w:hAnsi="Arial" w:cs="Arial"/>
                <w:i/>
                <w:highlight w:val="cyan"/>
                <w:lang w:val="sv-SE"/>
              </w:rPr>
            </w:rPrChange>
          </w:rPr>
          <w:delText xml:space="preserve"> </w:delText>
        </w:r>
        <w:r w:rsidRPr="00CA555D" w:rsidDel="00312BA0">
          <w:rPr>
            <w:rFonts w:ascii="Arial" w:hAnsi="Arial" w:cs="Arial"/>
            <w:i/>
            <w:lang w:val="sv-SE"/>
            <w:rPrChange w:id="1308" w:author="benua.adhi" w:date="2021-04-08T09:21:00Z">
              <w:rPr>
                <w:rFonts w:ascii="Arial" w:hAnsi="Arial" w:cs="Arial"/>
                <w:i/>
                <w:highlight w:val="cyan"/>
                <w:lang w:val="sv-SE"/>
              </w:rPr>
            </w:rPrChange>
          </w:rPr>
          <w:delText>Nomor Pegawai</w:delText>
        </w:r>
      </w:del>
      <w:del w:id="1309" w:author="malang sutoyo" w:date="2024-05-31T07:27:00Z">
        <w:r w:rsidRPr="00CA555D" w:rsidDel="00312BA0">
          <w:rPr>
            <w:rFonts w:ascii="Arial" w:hAnsi="Arial" w:cs="Arial"/>
            <w:lang w:val="sv-SE"/>
            <w:rPrChange w:id="1310" w:author="benua.adhi" w:date="2021-04-08T09:21:00Z">
              <w:rPr>
                <w:rFonts w:ascii="Arial" w:hAnsi="Arial" w:cs="Arial"/>
                <w:highlight w:val="cyan"/>
                <w:lang w:val="sv-SE"/>
              </w:rPr>
            </w:rPrChange>
          </w:rPr>
          <w:delText>]</w:delText>
        </w:r>
      </w:del>
    </w:p>
    <w:p w14:paraId="5A111700" w14:textId="77777777" w:rsidR="00A26C02" w:rsidRDefault="00040559" w:rsidP="00040559">
      <w:pPr>
        <w:rPr>
          <w:ins w:id="1311" w:author="Zayra Fidelia" w:date="2024-05-21T22:00:00Z"/>
          <w:rFonts w:ascii="Arial" w:hAnsi="Arial" w:cs="Arial"/>
          <w:lang w:val="sv-SE"/>
        </w:rPr>
      </w:pPr>
      <w:r w:rsidRPr="00825B29">
        <w:rPr>
          <w:rFonts w:ascii="Arial" w:hAnsi="Arial" w:cs="Arial"/>
        </w:rPr>
        <w:br w:type="page"/>
      </w:r>
      <w:r w:rsidRPr="00825B29">
        <w:rPr>
          <w:rFonts w:ascii="Arial" w:hAnsi="Arial" w:cs="Arial"/>
        </w:rPr>
        <w:lastRenderedPageBreak/>
        <w:t xml:space="preserve">LAMPIRAN SURAT PERNYATAAN </w:t>
      </w:r>
      <w:r w:rsidRPr="00CA555D">
        <w:rPr>
          <w:rFonts w:ascii="Arial" w:hAnsi="Arial" w:cs="Arial"/>
          <w:rPrChange w:id="1312" w:author="benua.adhi" w:date="2021-04-08T09:21:00Z">
            <w:rPr>
              <w:rFonts w:ascii="Arial" w:hAnsi="Arial" w:cs="Arial"/>
              <w:highlight w:val="cyan"/>
            </w:rPr>
          </w:rPrChange>
        </w:rPr>
        <w:t>BEN</w:t>
      </w:r>
      <w:del w:id="1313" w:author="Zayra Fidelia" w:date="2024-05-21T21:59:00Z">
        <w:r w:rsidRPr="00CA555D" w:rsidDel="00A26C02">
          <w:rPr>
            <w:rFonts w:ascii="Arial" w:hAnsi="Arial" w:cs="Arial"/>
            <w:rPrChange w:id="1314" w:author="benua.adhi" w:date="2021-04-08T09:21:00Z">
              <w:rPr>
                <w:rFonts w:ascii="Arial" w:hAnsi="Arial" w:cs="Arial"/>
                <w:highlight w:val="cyan"/>
              </w:rPr>
            </w:rPrChange>
          </w:rPr>
          <w:delText>SATKER/PEKAS/……..</w:delText>
        </w:r>
        <w:r w:rsidRPr="00CA555D" w:rsidDel="00A26C02">
          <w:rPr>
            <w:rFonts w:ascii="Arial" w:hAnsi="Arial" w:cs="Arial"/>
            <w:lang w:val="sv-SE"/>
            <w:rPrChange w:id="1315" w:author="benua.adhi" w:date="2021-04-08T09:21:00Z">
              <w:rPr>
                <w:rFonts w:ascii="Arial" w:hAnsi="Arial" w:cs="Arial"/>
                <w:highlight w:val="cyan"/>
                <w:lang w:val="sv-SE"/>
              </w:rPr>
            </w:rPrChange>
          </w:rPr>
          <w:delText>(dapat disesuaikan</w:delText>
        </w:r>
      </w:del>
      <w:ins w:id="1316" w:author="Zayra Fidelia" w:date="2024-05-21T21:59:00Z">
        <w:r w:rsidR="00A26C02">
          <w:rPr>
            <w:rFonts w:ascii="Arial" w:hAnsi="Arial" w:cs="Arial"/>
          </w:rPr>
          <w:t>DAHARA</w:t>
        </w:r>
      </w:ins>
    </w:p>
    <w:p w14:paraId="48055DD7" w14:textId="64FDE8FC" w:rsidR="00040559" w:rsidRDefault="00040559" w:rsidP="00040559">
      <w:pPr>
        <w:rPr>
          <w:ins w:id="1317" w:author="malang sutoyo" w:date="2024-05-31T07:29:00Z"/>
          <w:rFonts w:ascii="Arial" w:hAnsi="Arial" w:cs="Arial"/>
        </w:rPr>
      </w:pPr>
      <w:del w:id="1318" w:author="Zayra Fidelia" w:date="2024-05-21T22:00:00Z">
        <w:r w:rsidRPr="00CA555D" w:rsidDel="00A26C02">
          <w:rPr>
            <w:rFonts w:ascii="Arial" w:hAnsi="Arial" w:cs="Arial"/>
            <w:lang w:val="sv-SE"/>
            <w:rPrChange w:id="1319" w:author="benua.adhi" w:date="2021-04-08T09:21:00Z">
              <w:rPr>
                <w:rFonts w:ascii="Arial" w:hAnsi="Arial" w:cs="Arial"/>
                <w:highlight w:val="cyan"/>
                <w:lang w:val="sv-SE"/>
              </w:rPr>
            </w:rPrChange>
          </w:rPr>
          <w:delText>)</w:delText>
        </w:r>
        <w:r w:rsidRPr="00CA555D" w:rsidDel="00A26C02">
          <w:rPr>
            <w:rFonts w:ascii="Arial" w:hAnsi="Arial" w:cs="Arial"/>
            <w:rPrChange w:id="1320" w:author="benua.adhi" w:date="2021-04-08T09:21:00Z">
              <w:rPr>
                <w:rFonts w:ascii="Arial" w:hAnsi="Arial" w:cs="Arial"/>
                <w:highlight w:val="cyan"/>
              </w:rPr>
            </w:rPrChange>
          </w:rPr>
          <w:delText xml:space="preserve"> </w:delText>
        </w:r>
      </w:del>
      <w:r w:rsidRPr="00CA555D">
        <w:rPr>
          <w:rFonts w:ascii="Arial" w:hAnsi="Arial" w:cs="Arial"/>
          <w:rPrChange w:id="1321" w:author="benua.adhi" w:date="2021-04-08T09:21:00Z">
            <w:rPr>
              <w:rFonts w:ascii="Arial" w:hAnsi="Arial" w:cs="Arial"/>
              <w:highlight w:val="cyan"/>
            </w:rPr>
          </w:rPrChange>
        </w:rPr>
        <w:t>TANGGAL</w:t>
      </w:r>
      <w:del w:id="1322" w:author="Zayra Fidelia" w:date="2024-05-21T22:00:00Z">
        <w:r w:rsidRPr="00CA555D" w:rsidDel="00A26C02">
          <w:rPr>
            <w:rFonts w:ascii="Arial" w:hAnsi="Arial" w:cs="Arial"/>
            <w:rPrChange w:id="1323" w:author="benua.adhi" w:date="2021-04-08T09:21:00Z">
              <w:rPr>
                <w:rFonts w:ascii="Arial" w:hAnsi="Arial" w:cs="Arial"/>
                <w:highlight w:val="cyan"/>
              </w:rPr>
            </w:rPrChange>
          </w:rPr>
          <w:delText xml:space="preserve"> ……………………..</w:delText>
        </w:r>
      </w:del>
      <w:ins w:id="1324" w:author="Zayra Fidelia" w:date="2024-05-21T22:00:00Z">
        <w:r w:rsidR="00A26C02">
          <w:rPr>
            <w:rFonts w:ascii="Arial" w:hAnsi="Arial" w:cs="Arial"/>
          </w:rPr>
          <w:t xml:space="preserve"> </w:t>
        </w:r>
      </w:ins>
      <w:ins w:id="1325" w:author="malang sutoyo" w:date="2024-06-19T07:27:00Z">
        <w:r w:rsidR="00F067F7">
          <w:rPr>
            <w:rFonts w:ascii="Arial" w:hAnsi="Arial" w:cs="Arial"/>
            <w:lang w:val="en-US"/>
          </w:rPr>
          <w:t>19 JUNI</w:t>
        </w:r>
      </w:ins>
      <w:ins w:id="1326" w:author="Zayra Fidelia" w:date="2024-05-21T22:00:00Z">
        <w:del w:id="1327" w:author="malang sutoyo" w:date="2024-05-31T07:26:00Z">
          <w:r w:rsidR="00A26C02" w:rsidDel="00312BA0">
            <w:rPr>
              <w:rFonts w:ascii="Arial" w:hAnsi="Arial" w:cs="Arial"/>
            </w:rPr>
            <w:delText>22</w:delText>
          </w:r>
        </w:del>
        <w:del w:id="1328" w:author="malang sutoyo" w:date="2024-06-19T07:27:00Z">
          <w:r w:rsidR="00A26C02" w:rsidDel="00F067F7">
            <w:rPr>
              <w:rFonts w:ascii="Arial" w:hAnsi="Arial" w:cs="Arial"/>
            </w:rPr>
            <w:delText xml:space="preserve"> MEI</w:delText>
          </w:r>
        </w:del>
        <w:r w:rsidR="00A26C02">
          <w:rPr>
            <w:rFonts w:ascii="Arial" w:hAnsi="Arial" w:cs="Arial"/>
          </w:rPr>
          <w:t xml:space="preserve"> 2024</w:t>
        </w:r>
      </w:ins>
    </w:p>
    <w:p w14:paraId="54279CBD" w14:textId="67FBBF64" w:rsidR="00312BA0" w:rsidRPr="00825B29" w:rsidRDefault="00312BA0" w:rsidP="00312BA0">
      <w:pPr>
        <w:jc w:val="center"/>
        <w:rPr>
          <w:ins w:id="1329" w:author="malang sutoyo" w:date="2024-05-31T07:29:00Z"/>
          <w:rFonts w:ascii="Arial" w:hAnsi="Arial" w:cs="Arial"/>
          <w:b/>
        </w:rPr>
      </w:pPr>
      <w:ins w:id="1330" w:author="malang sutoyo" w:date="2024-05-31T07:29:00Z">
        <w:r w:rsidRPr="00825B29">
          <w:rPr>
            <w:rFonts w:ascii="Arial" w:hAnsi="Arial" w:cs="Arial"/>
            <w:b/>
          </w:rPr>
          <w:t xml:space="preserve">DAFTAR PEGAWAI </w:t>
        </w:r>
        <w:r w:rsidRPr="00FE472C">
          <w:rPr>
            <w:rFonts w:ascii="Arial" w:hAnsi="Arial" w:cs="Arial"/>
            <w:b/>
          </w:rPr>
          <w:t xml:space="preserve">SATUAN KERJA </w:t>
        </w:r>
        <w:r>
          <w:rPr>
            <w:rFonts w:ascii="Arial" w:hAnsi="Arial" w:cs="Arial"/>
            <w:b/>
            <w:lang w:val="en-US"/>
          </w:rPr>
          <w:t xml:space="preserve">PT. </w:t>
        </w:r>
      </w:ins>
      <w:ins w:id="1331" w:author="malang sutoyo" w:date="2024-06-19T07:26:00Z">
        <w:r w:rsidR="00F067F7">
          <w:rPr>
            <w:rFonts w:ascii="Arial" w:hAnsi="Arial" w:cs="Arial"/>
            <w:b/>
            <w:lang w:val="en-US"/>
          </w:rPr>
          <w:t>DISA PRIMA MEDIKA</w:t>
        </w:r>
      </w:ins>
      <w:ins w:id="1332" w:author="malang sutoyo" w:date="2024-05-31T07:29:00Z">
        <w:r w:rsidRPr="00825B29">
          <w:rPr>
            <w:rFonts w:ascii="Arial" w:hAnsi="Arial" w:cs="Arial"/>
            <w:lang w:val="fi-FI"/>
          </w:rPr>
          <w:t xml:space="preserve"> </w:t>
        </w:r>
        <w:r w:rsidRPr="00825B29">
          <w:rPr>
            <w:rFonts w:ascii="Arial" w:hAnsi="Arial" w:cs="Arial"/>
            <w:b/>
          </w:rPr>
          <w:t>YANG MENGAJUKAN DAN DIREKOMENDASIKAN UNTUK DAPAT MEMPEROLEH FASILITAS KREDIT</w:t>
        </w:r>
      </w:ins>
    </w:p>
    <w:p w14:paraId="06F73136" w14:textId="77777777" w:rsidR="00312BA0" w:rsidRPr="00825B29" w:rsidRDefault="00312BA0" w:rsidP="00040559">
      <w:pPr>
        <w:rPr>
          <w:rFonts w:ascii="Arial" w:hAnsi="Arial" w:cs="Arial"/>
        </w:rPr>
      </w:pPr>
    </w:p>
    <w:p w14:paraId="10EDDB06" w14:textId="77777777" w:rsidR="00040559" w:rsidRPr="00825B29" w:rsidRDefault="00040559" w:rsidP="00040559">
      <w:pPr>
        <w:rPr>
          <w:rFonts w:ascii="Arial" w:hAnsi="Arial" w:cs="Arial"/>
        </w:rPr>
      </w:pPr>
    </w:p>
    <w:p w14:paraId="0FF82776" w14:textId="18E2F167" w:rsidR="00040559" w:rsidRPr="00825B29" w:rsidDel="00312BA0" w:rsidRDefault="00040559" w:rsidP="00040559">
      <w:pPr>
        <w:jc w:val="center"/>
        <w:rPr>
          <w:del w:id="1333" w:author="malang sutoyo" w:date="2024-05-31T07:28:00Z"/>
          <w:rFonts w:ascii="Arial" w:hAnsi="Arial" w:cs="Arial"/>
          <w:b/>
        </w:rPr>
      </w:pPr>
      <w:del w:id="1334" w:author="malang sutoyo" w:date="2024-05-31T07:28:00Z">
        <w:r w:rsidRPr="00825B29" w:rsidDel="00312BA0">
          <w:rPr>
            <w:rFonts w:ascii="Arial" w:hAnsi="Arial" w:cs="Arial"/>
            <w:b/>
          </w:rPr>
          <w:delText xml:space="preserve">DAFTAR PEGAWAI </w:delText>
        </w:r>
        <w:r w:rsidRPr="00CA555D" w:rsidDel="00312BA0">
          <w:rPr>
            <w:rFonts w:ascii="Arial" w:hAnsi="Arial" w:cs="Arial"/>
            <w:b/>
            <w:rPrChange w:id="1335" w:author="benua.adhi" w:date="2021-04-08T09:21:00Z">
              <w:rPr>
                <w:rFonts w:ascii="Arial" w:hAnsi="Arial" w:cs="Arial"/>
                <w:b/>
                <w:highlight w:val="cyan"/>
              </w:rPr>
            </w:rPrChange>
          </w:rPr>
          <w:delText xml:space="preserve">SATUAN KERJA </w:delText>
        </w:r>
      </w:del>
      <w:del w:id="1336" w:author="malang sutoyo" w:date="2024-05-31T07:25:00Z">
        <w:r w:rsidRPr="00CA555D" w:rsidDel="00312BA0">
          <w:rPr>
            <w:rFonts w:ascii="Arial" w:hAnsi="Arial" w:cs="Arial"/>
            <w:b/>
            <w:rPrChange w:id="1337" w:author="benua.adhi" w:date="2021-04-08T09:21:00Z">
              <w:rPr>
                <w:rFonts w:ascii="Arial" w:hAnsi="Arial" w:cs="Arial"/>
                <w:b/>
                <w:highlight w:val="cyan"/>
              </w:rPr>
            </w:rPrChange>
          </w:rPr>
          <w:delText>……………………..</w:delText>
        </w:r>
        <w:r w:rsidRPr="00CA555D" w:rsidDel="00312BA0">
          <w:rPr>
            <w:rFonts w:ascii="Arial" w:hAnsi="Arial" w:cs="Arial"/>
            <w:lang w:val="fi-FI"/>
            <w:rPrChange w:id="1338" w:author="benua.adhi" w:date="2021-04-08T09:21:00Z">
              <w:rPr>
                <w:rFonts w:ascii="Arial" w:hAnsi="Arial" w:cs="Arial"/>
                <w:highlight w:val="cyan"/>
                <w:lang w:val="fi-FI"/>
              </w:rPr>
            </w:rPrChange>
          </w:rPr>
          <w:delText>(</w:delText>
        </w:r>
        <w:r w:rsidRPr="00CA555D" w:rsidDel="00312BA0">
          <w:rPr>
            <w:rFonts w:ascii="Arial" w:hAnsi="Arial" w:cs="Arial"/>
            <w:i/>
            <w:lang w:val="fi-FI"/>
            <w:rPrChange w:id="1339" w:author="benua.adhi" w:date="2021-04-08T09:21:00Z">
              <w:rPr>
                <w:rFonts w:ascii="Arial" w:hAnsi="Arial" w:cs="Arial"/>
                <w:i/>
                <w:highlight w:val="cyan"/>
                <w:lang w:val="fi-FI"/>
              </w:rPr>
            </w:rPrChange>
          </w:rPr>
          <w:delText>Agar diisi nama satuan kerja, dengan diikuti nama Instansinya</w:delText>
        </w:r>
        <w:r w:rsidR="00495DD5" w:rsidRPr="00CA555D" w:rsidDel="00312BA0">
          <w:rPr>
            <w:rFonts w:ascii="Arial" w:hAnsi="Arial" w:cs="Arial"/>
            <w:i/>
            <w:lang w:val="fi-FI"/>
            <w:rPrChange w:id="1340" w:author="benua.adhi" w:date="2021-04-08T09:21:00Z">
              <w:rPr>
                <w:rFonts w:ascii="Arial" w:hAnsi="Arial" w:cs="Arial"/>
                <w:i/>
                <w:highlight w:val="cyan"/>
                <w:lang w:val="fi-FI"/>
              </w:rPr>
            </w:rPrChange>
          </w:rPr>
          <w:delText xml:space="preserve"> atau dapat disesuaikan</w:delText>
        </w:r>
        <w:r w:rsidRPr="00CA555D" w:rsidDel="00312BA0">
          <w:rPr>
            <w:rFonts w:ascii="Arial" w:hAnsi="Arial" w:cs="Arial"/>
            <w:lang w:val="fi-FI"/>
            <w:rPrChange w:id="1341" w:author="benua.adhi" w:date="2021-04-08T09:21:00Z">
              <w:rPr>
                <w:rFonts w:ascii="Arial" w:hAnsi="Arial" w:cs="Arial"/>
                <w:highlight w:val="cyan"/>
                <w:lang w:val="fi-FI"/>
              </w:rPr>
            </w:rPrChange>
          </w:rPr>
          <w:delText>)</w:delText>
        </w:r>
      </w:del>
      <w:del w:id="1342" w:author="malang sutoyo" w:date="2024-05-31T07:28:00Z">
        <w:r w:rsidRPr="00825B29" w:rsidDel="00312BA0">
          <w:rPr>
            <w:rFonts w:ascii="Arial" w:hAnsi="Arial" w:cs="Arial"/>
            <w:lang w:val="fi-FI"/>
          </w:rPr>
          <w:delText xml:space="preserve"> </w:delText>
        </w:r>
        <w:r w:rsidRPr="00825B29" w:rsidDel="00312BA0">
          <w:rPr>
            <w:rFonts w:ascii="Arial" w:hAnsi="Arial" w:cs="Arial"/>
            <w:b/>
          </w:rPr>
          <w:delText>YANG MENGAJUKAN DAN DIREKOMENDASIKAN UNTUK DAPAT MEMPEROLEH FASILITAS KREDIT</w:delText>
        </w:r>
      </w:del>
    </w:p>
    <w:p w14:paraId="3E0E88C6" w14:textId="77777777" w:rsidR="00040559" w:rsidRPr="00825B29" w:rsidRDefault="00040559" w:rsidP="00040559">
      <w:pPr>
        <w:jc w:val="center"/>
        <w:rPr>
          <w:rFonts w:ascii="Arial" w:hAnsi="Arial" w:cs="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2"/>
        <w:gridCol w:w="1430"/>
        <w:gridCol w:w="1597"/>
        <w:gridCol w:w="1774"/>
        <w:gridCol w:w="100"/>
        <w:gridCol w:w="572"/>
        <w:gridCol w:w="100"/>
        <w:gridCol w:w="414"/>
        <w:gridCol w:w="690"/>
        <w:gridCol w:w="100"/>
        <w:gridCol w:w="426"/>
        <w:gridCol w:w="631"/>
      </w:tblGrid>
      <w:tr w:rsidR="00CA555D" w:rsidRPr="00825B29" w:rsidDel="00312BA0" w14:paraId="5003B951" w14:textId="6539C734" w:rsidTr="00DC1EA1">
        <w:trPr>
          <w:del w:id="1343" w:author="malang sutoyo" w:date="2024-05-31T07:27:00Z"/>
        </w:trPr>
        <w:tc>
          <w:tcPr>
            <w:tcW w:w="616" w:type="dxa"/>
            <w:gridSpan w:val="5"/>
          </w:tcPr>
          <w:tbl>
            <w:tblPr>
              <w:tblStyle w:val="TableGrid"/>
              <w:tblpPr w:leftFromText="180" w:rightFromText="180" w:vertAnchor="page" w:horzAnchor="margin" w:tblpXSpec="right" w:tblpY="2281"/>
              <w:tblW w:w="9209" w:type="dxa"/>
              <w:tblLook w:val="01E0" w:firstRow="1" w:lastRow="1" w:firstColumn="1" w:lastColumn="1" w:noHBand="0" w:noVBand="0"/>
            </w:tblPr>
            <w:tblGrid>
              <w:gridCol w:w="587"/>
              <w:gridCol w:w="2787"/>
              <w:gridCol w:w="1299"/>
              <w:gridCol w:w="1701"/>
              <w:gridCol w:w="2835"/>
            </w:tblGrid>
            <w:tr w:rsidR="00312BA0" w:rsidRPr="00825B29" w14:paraId="2141EBED" w14:textId="77777777" w:rsidTr="00FE472C">
              <w:trPr>
                <w:ins w:id="1344" w:author="malang sutoyo" w:date="2024-05-31T07:27:00Z"/>
              </w:trPr>
              <w:tc>
                <w:tcPr>
                  <w:tcW w:w="587" w:type="dxa"/>
                </w:tcPr>
                <w:p w14:paraId="5E9F9AB7" w14:textId="77777777" w:rsidR="00312BA0" w:rsidRPr="00825B29" w:rsidRDefault="00312BA0" w:rsidP="00312BA0">
                  <w:pPr>
                    <w:jc w:val="center"/>
                    <w:rPr>
                      <w:ins w:id="1345" w:author="malang sutoyo" w:date="2024-05-31T07:27:00Z"/>
                      <w:rFonts w:ascii="Arial" w:hAnsi="Arial" w:cs="Arial"/>
                      <w:b/>
                    </w:rPr>
                  </w:pPr>
                  <w:ins w:id="1346" w:author="malang sutoyo" w:date="2024-05-31T07:27:00Z">
                    <w:r w:rsidRPr="00825B29">
                      <w:rPr>
                        <w:rFonts w:ascii="Arial" w:hAnsi="Arial" w:cs="Arial"/>
                        <w:b/>
                      </w:rPr>
                      <w:t>NO</w:t>
                    </w:r>
                  </w:ins>
                </w:p>
              </w:tc>
              <w:tc>
                <w:tcPr>
                  <w:tcW w:w="2787" w:type="dxa"/>
                </w:tcPr>
                <w:p w14:paraId="2BFF5265" w14:textId="77777777" w:rsidR="00312BA0" w:rsidRPr="00825B29" w:rsidRDefault="00312BA0" w:rsidP="00312BA0">
                  <w:pPr>
                    <w:jc w:val="center"/>
                    <w:rPr>
                      <w:ins w:id="1347" w:author="malang sutoyo" w:date="2024-05-31T07:27:00Z"/>
                      <w:rFonts w:ascii="Arial" w:hAnsi="Arial" w:cs="Arial"/>
                      <w:b/>
                    </w:rPr>
                  </w:pPr>
                  <w:ins w:id="1348" w:author="malang sutoyo" w:date="2024-05-31T07:27:00Z">
                    <w:r w:rsidRPr="00825B29">
                      <w:rPr>
                        <w:rFonts w:ascii="Arial" w:hAnsi="Arial" w:cs="Arial"/>
                        <w:b/>
                      </w:rPr>
                      <w:t>NAMA</w:t>
                    </w:r>
                  </w:ins>
                </w:p>
              </w:tc>
              <w:tc>
                <w:tcPr>
                  <w:tcW w:w="1299" w:type="dxa"/>
                </w:tcPr>
                <w:p w14:paraId="7D08C674" w14:textId="77777777" w:rsidR="00312BA0" w:rsidRPr="00825B29" w:rsidRDefault="00312BA0" w:rsidP="00312BA0">
                  <w:pPr>
                    <w:jc w:val="center"/>
                    <w:rPr>
                      <w:ins w:id="1349" w:author="malang sutoyo" w:date="2024-05-31T07:27:00Z"/>
                      <w:rFonts w:ascii="Arial" w:hAnsi="Arial" w:cs="Arial"/>
                      <w:b/>
                    </w:rPr>
                  </w:pPr>
                  <w:ins w:id="1350" w:author="malang sutoyo" w:date="2024-05-31T07:27:00Z">
                    <w:r w:rsidRPr="00825B29">
                      <w:rPr>
                        <w:rFonts w:ascii="Arial" w:hAnsi="Arial" w:cs="Arial"/>
                        <w:b/>
                      </w:rPr>
                      <w:t>NIP</w:t>
                    </w:r>
                  </w:ins>
                </w:p>
              </w:tc>
              <w:tc>
                <w:tcPr>
                  <w:tcW w:w="1701" w:type="dxa"/>
                </w:tcPr>
                <w:p w14:paraId="54B24135" w14:textId="77777777" w:rsidR="00312BA0" w:rsidRPr="00825B29" w:rsidRDefault="00312BA0" w:rsidP="00312BA0">
                  <w:pPr>
                    <w:jc w:val="center"/>
                    <w:rPr>
                      <w:ins w:id="1351" w:author="malang sutoyo" w:date="2024-05-31T07:27:00Z"/>
                      <w:rFonts w:ascii="Arial" w:hAnsi="Arial" w:cs="Arial"/>
                      <w:b/>
                    </w:rPr>
                  </w:pPr>
                  <w:ins w:id="1352" w:author="malang sutoyo" w:date="2024-05-31T07:27:00Z">
                    <w:r w:rsidRPr="00825B29">
                      <w:rPr>
                        <w:rFonts w:ascii="Arial" w:hAnsi="Arial" w:cs="Arial"/>
                        <w:b/>
                      </w:rPr>
                      <w:t>STATUS</w:t>
                    </w:r>
                  </w:ins>
                </w:p>
              </w:tc>
              <w:tc>
                <w:tcPr>
                  <w:tcW w:w="2835" w:type="dxa"/>
                </w:tcPr>
                <w:p w14:paraId="557C6BD7" w14:textId="77777777" w:rsidR="00312BA0" w:rsidRPr="00EA75CC" w:rsidRDefault="00312BA0" w:rsidP="00312BA0">
                  <w:pPr>
                    <w:jc w:val="center"/>
                    <w:rPr>
                      <w:ins w:id="1353" w:author="malang sutoyo" w:date="2024-05-31T07:27:00Z"/>
                      <w:rFonts w:ascii="Arial" w:hAnsi="Arial" w:cs="Arial"/>
                      <w:b/>
                      <w:lang w:val="en-US"/>
                    </w:rPr>
                  </w:pPr>
                  <w:ins w:id="1354" w:author="malang sutoyo" w:date="2024-05-31T07:27:00Z">
                    <w:r>
                      <w:rPr>
                        <w:rFonts w:ascii="Arial" w:hAnsi="Arial" w:cs="Arial"/>
                        <w:b/>
                        <w:lang w:val="en-US"/>
                      </w:rPr>
                      <w:t>JABATAN</w:t>
                    </w:r>
                  </w:ins>
                </w:p>
              </w:tc>
            </w:tr>
            <w:tr w:rsidR="00312BA0" w:rsidRPr="00825B29" w14:paraId="54EC85EF" w14:textId="77777777" w:rsidTr="00FE472C">
              <w:trPr>
                <w:ins w:id="1355" w:author="malang sutoyo" w:date="2024-05-31T07:27:00Z"/>
              </w:trPr>
              <w:tc>
                <w:tcPr>
                  <w:tcW w:w="587" w:type="dxa"/>
                </w:tcPr>
                <w:p w14:paraId="7904AE3F" w14:textId="77777777" w:rsidR="00312BA0" w:rsidRPr="00825B29" w:rsidRDefault="00312BA0" w:rsidP="00312BA0">
                  <w:pPr>
                    <w:jc w:val="center"/>
                    <w:rPr>
                      <w:ins w:id="1356" w:author="malang sutoyo" w:date="2024-05-31T07:27:00Z"/>
                      <w:rFonts w:ascii="Arial" w:hAnsi="Arial" w:cs="Arial"/>
                    </w:rPr>
                  </w:pPr>
                  <w:ins w:id="1357" w:author="malang sutoyo" w:date="2024-05-31T07:27:00Z">
                    <w:r w:rsidRPr="00825B29">
                      <w:rPr>
                        <w:rFonts w:ascii="Arial" w:hAnsi="Arial" w:cs="Arial"/>
                      </w:rPr>
                      <w:t>1</w:t>
                    </w:r>
                  </w:ins>
                </w:p>
              </w:tc>
              <w:tc>
                <w:tcPr>
                  <w:tcW w:w="2787" w:type="dxa"/>
                </w:tcPr>
                <w:p w14:paraId="439DAE35" w14:textId="77777777" w:rsidR="00312BA0" w:rsidRPr="00EA75CC" w:rsidRDefault="00312BA0" w:rsidP="00312BA0">
                  <w:pPr>
                    <w:jc w:val="left"/>
                    <w:rPr>
                      <w:ins w:id="1358" w:author="malang sutoyo" w:date="2024-05-31T07:27:00Z"/>
                      <w:rFonts w:ascii="Arial" w:hAnsi="Arial" w:cs="Arial"/>
                      <w:lang w:val="en-US"/>
                    </w:rPr>
                  </w:pPr>
                  <w:proofErr w:type="spellStart"/>
                  <w:ins w:id="1359" w:author="malang sutoyo" w:date="2024-05-31T07:27:00Z">
                    <w:r>
                      <w:rPr>
                        <w:rFonts w:ascii="Arial" w:hAnsi="Arial" w:cs="Arial"/>
                        <w:lang w:val="en-US"/>
                      </w:rPr>
                      <w:t>Bustanudin</w:t>
                    </w:r>
                    <w:proofErr w:type="spellEnd"/>
                    <w:r>
                      <w:rPr>
                        <w:rFonts w:ascii="Arial" w:hAnsi="Arial" w:cs="Arial"/>
                        <w:lang w:val="en-US"/>
                      </w:rPr>
                      <w:t xml:space="preserve"> Kamil</w:t>
                    </w:r>
                  </w:ins>
                </w:p>
              </w:tc>
              <w:tc>
                <w:tcPr>
                  <w:tcW w:w="1299" w:type="dxa"/>
                </w:tcPr>
                <w:p w14:paraId="133102E5" w14:textId="77777777" w:rsidR="00312BA0" w:rsidRPr="00825B29" w:rsidRDefault="00312BA0" w:rsidP="00312BA0">
                  <w:pPr>
                    <w:jc w:val="center"/>
                    <w:rPr>
                      <w:ins w:id="1360" w:author="malang sutoyo" w:date="2024-05-31T07:27:00Z"/>
                      <w:rFonts w:ascii="Arial" w:hAnsi="Arial" w:cs="Arial"/>
                    </w:rPr>
                  </w:pPr>
                  <w:ins w:id="1361" w:author="malang sutoyo" w:date="2024-05-31T07:27:00Z">
                    <w:r w:rsidRPr="00EA75CC">
                      <w:rPr>
                        <w:rFonts w:ascii="Arial" w:hAnsi="Arial" w:cs="Arial"/>
                      </w:rPr>
                      <w:t>54122001</w:t>
                    </w:r>
                  </w:ins>
                </w:p>
              </w:tc>
              <w:tc>
                <w:tcPr>
                  <w:tcW w:w="1701" w:type="dxa"/>
                </w:tcPr>
                <w:p w14:paraId="5A48C449" w14:textId="77777777" w:rsidR="00312BA0" w:rsidRPr="00592723" w:rsidRDefault="00312BA0" w:rsidP="00312BA0">
                  <w:pPr>
                    <w:jc w:val="left"/>
                    <w:rPr>
                      <w:ins w:id="1362" w:author="malang sutoyo" w:date="2024-05-31T07:27:00Z"/>
                      <w:rFonts w:ascii="Arial" w:hAnsi="Arial" w:cs="Arial"/>
                    </w:rPr>
                  </w:pPr>
                  <w:ins w:id="1363" w:author="malang sutoyo" w:date="2024-05-31T07:27:00Z">
                    <w:r w:rsidRPr="00592723">
                      <w:rPr>
                        <w:rFonts w:ascii="Arial" w:hAnsi="Arial" w:cs="Arial"/>
                      </w:rPr>
                      <w:t>Pegawai Tetap</w:t>
                    </w:r>
                  </w:ins>
                </w:p>
              </w:tc>
              <w:tc>
                <w:tcPr>
                  <w:tcW w:w="2835" w:type="dxa"/>
                </w:tcPr>
                <w:p w14:paraId="349F0E18" w14:textId="77777777" w:rsidR="00312BA0" w:rsidRPr="00EA75CC" w:rsidRDefault="00312BA0" w:rsidP="00312BA0">
                  <w:pPr>
                    <w:jc w:val="left"/>
                    <w:rPr>
                      <w:ins w:id="1364" w:author="malang sutoyo" w:date="2024-05-31T07:27:00Z"/>
                      <w:rFonts w:ascii="Arial" w:hAnsi="Arial" w:cs="Arial"/>
                      <w:lang w:val="en-US"/>
                    </w:rPr>
                  </w:pPr>
                  <w:proofErr w:type="spellStart"/>
                  <w:ins w:id="1365" w:author="malang sutoyo" w:date="2024-05-31T07:27:00Z">
                    <w:r>
                      <w:rPr>
                        <w:rFonts w:ascii="Arial" w:hAnsi="Arial" w:cs="Arial"/>
                        <w:lang w:val="en-US"/>
                      </w:rPr>
                      <w:t>Direktur</w:t>
                    </w:r>
                    <w:proofErr w:type="spellEnd"/>
                  </w:ins>
                </w:p>
              </w:tc>
            </w:tr>
            <w:tr w:rsidR="00312BA0" w:rsidRPr="00825B29" w14:paraId="385548E1" w14:textId="77777777" w:rsidTr="00FE472C">
              <w:trPr>
                <w:ins w:id="1366" w:author="malang sutoyo" w:date="2024-05-31T07:27:00Z"/>
              </w:trPr>
              <w:tc>
                <w:tcPr>
                  <w:tcW w:w="587" w:type="dxa"/>
                </w:tcPr>
                <w:p w14:paraId="10DB0C27" w14:textId="77777777" w:rsidR="00312BA0" w:rsidRPr="00825B29" w:rsidRDefault="00312BA0" w:rsidP="00312BA0">
                  <w:pPr>
                    <w:jc w:val="center"/>
                    <w:rPr>
                      <w:ins w:id="1367" w:author="malang sutoyo" w:date="2024-05-31T07:27:00Z"/>
                      <w:rFonts w:ascii="Arial" w:hAnsi="Arial" w:cs="Arial"/>
                      <w:lang w:val="en-US"/>
                    </w:rPr>
                  </w:pPr>
                  <w:ins w:id="1368" w:author="malang sutoyo" w:date="2024-05-31T07:27:00Z">
                    <w:r w:rsidRPr="00825B29">
                      <w:rPr>
                        <w:rFonts w:ascii="Arial" w:hAnsi="Arial" w:cs="Arial"/>
                        <w:lang w:val="en-US"/>
                      </w:rPr>
                      <w:t>2</w:t>
                    </w:r>
                  </w:ins>
                </w:p>
              </w:tc>
              <w:tc>
                <w:tcPr>
                  <w:tcW w:w="2787" w:type="dxa"/>
                </w:tcPr>
                <w:p w14:paraId="3E6DDDFA" w14:textId="77777777" w:rsidR="00312BA0" w:rsidRPr="00825B29" w:rsidRDefault="00312BA0" w:rsidP="00312BA0">
                  <w:pPr>
                    <w:jc w:val="left"/>
                    <w:rPr>
                      <w:ins w:id="1369" w:author="malang sutoyo" w:date="2024-05-31T07:27:00Z"/>
                      <w:rFonts w:ascii="Arial" w:hAnsi="Arial" w:cs="Arial"/>
                      <w:lang w:val="en-US"/>
                    </w:rPr>
                  </w:pPr>
                  <w:ins w:id="1370" w:author="malang sutoyo" w:date="2024-05-31T07:27:00Z">
                    <w:r>
                      <w:rPr>
                        <w:rFonts w:ascii="Arial" w:hAnsi="Arial" w:cs="Arial"/>
                        <w:lang w:val="en-US"/>
                      </w:rPr>
                      <w:t xml:space="preserve">Nofi Nur </w:t>
                    </w:r>
                    <w:proofErr w:type="spellStart"/>
                    <w:r>
                      <w:rPr>
                        <w:rFonts w:ascii="Arial" w:hAnsi="Arial" w:cs="Arial"/>
                        <w:lang w:val="en-US"/>
                      </w:rPr>
                      <w:t>Indahsari</w:t>
                    </w:r>
                    <w:proofErr w:type="spellEnd"/>
                  </w:ins>
                </w:p>
              </w:tc>
              <w:tc>
                <w:tcPr>
                  <w:tcW w:w="1299" w:type="dxa"/>
                </w:tcPr>
                <w:p w14:paraId="17E9A74D" w14:textId="77777777" w:rsidR="00312BA0" w:rsidRPr="00825B29" w:rsidRDefault="00312BA0" w:rsidP="00312BA0">
                  <w:pPr>
                    <w:jc w:val="center"/>
                    <w:rPr>
                      <w:ins w:id="1371" w:author="malang sutoyo" w:date="2024-05-31T07:27:00Z"/>
                      <w:rFonts w:ascii="Arial" w:hAnsi="Arial" w:cs="Arial"/>
                    </w:rPr>
                  </w:pPr>
                  <w:ins w:id="1372" w:author="malang sutoyo" w:date="2024-05-31T07:27:00Z">
                    <w:r w:rsidRPr="00EA75CC">
                      <w:rPr>
                        <w:rFonts w:ascii="Arial" w:hAnsi="Arial" w:cs="Arial"/>
                      </w:rPr>
                      <w:t>54120004</w:t>
                    </w:r>
                  </w:ins>
                </w:p>
              </w:tc>
              <w:tc>
                <w:tcPr>
                  <w:tcW w:w="1701" w:type="dxa"/>
                </w:tcPr>
                <w:p w14:paraId="79C3E287" w14:textId="77777777" w:rsidR="00312BA0" w:rsidRPr="00592723" w:rsidRDefault="00312BA0" w:rsidP="00312BA0">
                  <w:pPr>
                    <w:jc w:val="left"/>
                    <w:rPr>
                      <w:ins w:id="1373" w:author="malang sutoyo" w:date="2024-05-31T07:27:00Z"/>
                      <w:rFonts w:ascii="Arial" w:hAnsi="Arial" w:cs="Arial"/>
                    </w:rPr>
                  </w:pPr>
                  <w:ins w:id="1374" w:author="malang sutoyo" w:date="2024-05-31T07:27:00Z">
                    <w:r w:rsidRPr="00592723">
                      <w:rPr>
                        <w:rFonts w:ascii="Arial" w:hAnsi="Arial" w:cs="Arial"/>
                      </w:rPr>
                      <w:t>Pegawai Tetap</w:t>
                    </w:r>
                  </w:ins>
                </w:p>
              </w:tc>
              <w:tc>
                <w:tcPr>
                  <w:tcW w:w="2835" w:type="dxa"/>
                </w:tcPr>
                <w:p w14:paraId="6AD63FAA" w14:textId="77777777" w:rsidR="00312BA0" w:rsidRPr="00EA75CC" w:rsidRDefault="00312BA0" w:rsidP="00312BA0">
                  <w:pPr>
                    <w:jc w:val="left"/>
                    <w:rPr>
                      <w:ins w:id="1375" w:author="malang sutoyo" w:date="2024-05-31T07:27:00Z"/>
                      <w:rFonts w:ascii="Arial" w:hAnsi="Arial" w:cs="Arial"/>
                      <w:lang w:val="en-US"/>
                    </w:rPr>
                  </w:pPr>
                  <w:proofErr w:type="spellStart"/>
                  <w:ins w:id="1376" w:author="malang sutoyo" w:date="2024-05-31T07:27:00Z">
                    <w:r>
                      <w:rPr>
                        <w:rFonts w:ascii="Arial" w:hAnsi="Arial" w:cs="Arial"/>
                        <w:lang w:val="en-US"/>
                      </w:rPr>
                      <w:t>Asisten</w:t>
                    </w:r>
                    <w:proofErr w:type="spellEnd"/>
                    <w:r>
                      <w:rPr>
                        <w:rFonts w:ascii="Arial" w:hAnsi="Arial" w:cs="Arial"/>
                        <w:lang w:val="en-US"/>
                      </w:rPr>
                      <w:t xml:space="preserve"> Manager </w:t>
                    </w:r>
                    <w:proofErr w:type="spellStart"/>
                    <w:r>
                      <w:rPr>
                        <w:rFonts w:ascii="Arial" w:hAnsi="Arial" w:cs="Arial"/>
                        <w:lang w:val="en-US"/>
                      </w:rPr>
                      <w:t>Administrasi</w:t>
                    </w:r>
                    <w:proofErr w:type="spellEnd"/>
                  </w:ins>
                </w:p>
              </w:tc>
            </w:tr>
            <w:tr w:rsidR="00312BA0" w:rsidRPr="00825B29" w14:paraId="4A2C15C8" w14:textId="77777777" w:rsidTr="00FE472C">
              <w:trPr>
                <w:ins w:id="1377" w:author="malang sutoyo" w:date="2024-05-31T07:27:00Z"/>
              </w:trPr>
              <w:tc>
                <w:tcPr>
                  <w:tcW w:w="587" w:type="dxa"/>
                </w:tcPr>
                <w:p w14:paraId="3AD9BDC6" w14:textId="77777777" w:rsidR="00312BA0" w:rsidRPr="00825B29" w:rsidRDefault="00312BA0" w:rsidP="00312BA0">
                  <w:pPr>
                    <w:jc w:val="center"/>
                    <w:rPr>
                      <w:ins w:id="1378" w:author="malang sutoyo" w:date="2024-05-31T07:27:00Z"/>
                      <w:rFonts w:ascii="Arial" w:hAnsi="Arial" w:cs="Arial"/>
                      <w:lang w:val="en-US"/>
                    </w:rPr>
                  </w:pPr>
                  <w:ins w:id="1379" w:author="malang sutoyo" w:date="2024-05-31T07:27:00Z">
                    <w:r>
                      <w:rPr>
                        <w:rFonts w:ascii="Arial" w:hAnsi="Arial" w:cs="Arial"/>
                        <w:lang w:val="en-US"/>
                      </w:rPr>
                      <w:t>3</w:t>
                    </w:r>
                  </w:ins>
                </w:p>
              </w:tc>
              <w:tc>
                <w:tcPr>
                  <w:tcW w:w="2787" w:type="dxa"/>
                </w:tcPr>
                <w:p w14:paraId="4E522D32" w14:textId="77777777" w:rsidR="00312BA0" w:rsidRDefault="00312BA0" w:rsidP="00312BA0">
                  <w:pPr>
                    <w:spacing w:line="240" w:lineRule="auto"/>
                    <w:jc w:val="left"/>
                    <w:rPr>
                      <w:ins w:id="1380" w:author="malang sutoyo" w:date="2024-05-31T07:27:00Z"/>
                      <w:rFonts w:ascii="Arial" w:hAnsi="Arial" w:cs="Arial"/>
                      <w:lang w:val="en-US"/>
                    </w:rPr>
                  </w:pPr>
                  <w:ins w:id="1381" w:author="malang sutoyo" w:date="2024-05-31T07:27:00Z">
                    <w:r>
                      <w:rPr>
                        <w:rFonts w:ascii="Arial" w:hAnsi="Arial" w:cs="Arial"/>
                        <w:lang w:val="en-US"/>
                      </w:rPr>
                      <w:t>Nur Naeli Nabila Bachtiar</w:t>
                    </w:r>
                  </w:ins>
                </w:p>
              </w:tc>
              <w:tc>
                <w:tcPr>
                  <w:tcW w:w="1299" w:type="dxa"/>
                </w:tcPr>
                <w:p w14:paraId="419CAFF4" w14:textId="77777777" w:rsidR="00312BA0" w:rsidRPr="00EA75CC" w:rsidRDefault="00312BA0" w:rsidP="00312BA0">
                  <w:pPr>
                    <w:jc w:val="center"/>
                    <w:rPr>
                      <w:ins w:id="1382" w:author="malang sutoyo" w:date="2024-05-31T07:27:00Z"/>
                      <w:rFonts w:ascii="Arial" w:hAnsi="Arial" w:cs="Arial"/>
                    </w:rPr>
                  </w:pPr>
                  <w:ins w:id="1383" w:author="malang sutoyo" w:date="2024-05-31T07:27:00Z">
                    <w:r w:rsidRPr="005E05DA">
                      <w:rPr>
                        <w:rFonts w:ascii="Arial" w:hAnsi="Arial" w:cs="Arial"/>
                      </w:rPr>
                      <w:t>54122022</w:t>
                    </w:r>
                  </w:ins>
                </w:p>
              </w:tc>
              <w:tc>
                <w:tcPr>
                  <w:tcW w:w="1701" w:type="dxa"/>
                </w:tcPr>
                <w:p w14:paraId="331706D9" w14:textId="77777777" w:rsidR="00312BA0" w:rsidRPr="00592723" w:rsidRDefault="00312BA0" w:rsidP="00312BA0">
                  <w:pPr>
                    <w:jc w:val="left"/>
                    <w:rPr>
                      <w:ins w:id="1384" w:author="malang sutoyo" w:date="2024-05-31T07:27:00Z"/>
                      <w:rFonts w:ascii="Arial" w:hAnsi="Arial" w:cs="Arial"/>
                      <w:lang w:val="en-US"/>
                    </w:rPr>
                  </w:pPr>
                  <w:ins w:id="1385" w:author="malang sutoyo" w:date="2024-05-31T07:27:00Z">
                    <w:r w:rsidRPr="00592723">
                      <w:rPr>
                        <w:rFonts w:ascii="Arial" w:hAnsi="Arial" w:cs="Arial"/>
                      </w:rPr>
                      <w:t>Pegawai Tetap</w:t>
                    </w:r>
                  </w:ins>
                </w:p>
              </w:tc>
              <w:tc>
                <w:tcPr>
                  <w:tcW w:w="2835" w:type="dxa"/>
                </w:tcPr>
                <w:p w14:paraId="156E7931" w14:textId="77777777" w:rsidR="00312BA0" w:rsidRDefault="00312BA0" w:rsidP="00312BA0">
                  <w:pPr>
                    <w:jc w:val="left"/>
                    <w:rPr>
                      <w:ins w:id="1386" w:author="malang sutoyo" w:date="2024-05-31T07:27:00Z"/>
                      <w:rFonts w:ascii="Arial" w:hAnsi="Arial" w:cs="Arial"/>
                      <w:lang w:val="en-US"/>
                    </w:rPr>
                  </w:pPr>
                  <w:ins w:id="1387" w:author="malang sutoyo" w:date="2024-05-31T07:27:00Z">
                    <w:r>
                      <w:rPr>
                        <w:rFonts w:ascii="Arial" w:hAnsi="Arial" w:cs="Arial"/>
                        <w:lang w:val="en-US"/>
                      </w:rPr>
                      <w:t xml:space="preserve">Admin </w:t>
                    </w:r>
                    <w:proofErr w:type="spellStart"/>
                    <w:r>
                      <w:rPr>
                        <w:rFonts w:ascii="Arial" w:hAnsi="Arial" w:cs="Arial"/>
                        <w:lang w:val="en-US"/>
                      </w:rPr>
                      <w:t>Pengadaan</w:t>
                    </w:r>
                    <w:proofErr w:type="spellEnd"/>
                  </w:ins>
                </w:p>
              </w:tc>
            </w:tr>
            <w:tr w:rsidR="00312BA0" w:rsidRPr="00825B29" w14:paraId="5F7F2B82" w14:textId="77777777" w:rsidTr="00FE472C">
              <w:trPr>
                <w:ins w:id="1388" w:author="malang sutoyo" w:date="2024-05-31T07:27:00Z"/>
              </w:trPr>
              <w:tc>
                <w:tcPr>
                  <w:tcW w:w="587" w:type="dxa"/>
                </w:tcPr>
                <w:p w14:paraId="184C705A" w14:textId="77777777" w:rsidR="00312BA0" w:rsidRDefault="00312BA0" w:rsidP="00312BA0">
                  <w:pPr>
                    <w:jc w:val="center"/>
                    <w:rPr>
                      <w:ins w:id="1389" w:author="malang sutoyo" w:date="2024-05-31T07:27:00Z"/>
                      <w:rFonts w:ascii="Arial" w:hAnsi="Arial" w:cs="Arial"/>
                      <w:lang w:val="en-US"/>
                    </w:rPr>
                  </w:pPr>
                  <w:ins w:id="1390" w:author="malang sutoyo" w:date="2024-05-31T07:27:00Z">
                    <w:r>
                      <w:rPr>
                        <w:rFonts w:ascii="Arial" w:hAnsi="Arial" w:cs="Arial"/>
                        <w:lang w:val="en-US"/>
                      </w:rPr>
                      <w:t>4</w:t>
                    </w:r>
                  </w:ins>
                </w:p>
              </w:tc>
              <w:tc>
                <w:tcPr>
                  <w:tcW w:w="2787" w:type="dxa"/>
                </w:tcPr>
                <w:p w14:paraId="477EE63D" w14:textId="77777777" w:rsidR="00312BA0" w:rsidRDefault="00312BA0" w:rsidP="00312BA0">
                  <w:pPr>
                    <w:spacing w:line="240" w:lineRule="auto"/>
                    <w:jc w:val="left"/>
                    <w:rPr>
                      <w:ins w:id="1391" w:author="malang sutoyo" w:date="2024-05-31T07:27:00Z"/>
                      <w:rFonts w:ascii="Arial" w:hAnsi="Arial" w:cs="Arial"/>
                      <w:lang w:val="en-US"/>
                    </w:rPr>
                  </w:pPr>
                  <w:ins w:id="1392" w:author="malang sutoyo" w:date="2024-05-31T07:27:00Z">
                    <w:r>
                      <w:rPr>
                        <w:rFonts w:ascii="Arial" w:hAnsi="Arial" w:cs="Arial"/>
                        <w:lang w:val="en-US"/>
                      </w:rPr>
                      <w:t xml:space="preserve">Eriko </w:t>
                    </w:r>
                    <w:proofErr w:type="spellStart"/>
                    <w:r>
                      <w:rPr>
                        <w:rFonts w:ascii="Arial" w:hAnsi="Arial" w:cs="Arial"/>
                        <w:lang w:val="en-US"/>
                      </w:rPr>
                      <w:t>Bagas</w:t>
                    </w:r>
                    <w:proofErr w:type="spellEnd"/>
                    <w:r>
                      <w:rPr>
                        <w:rFonts w:ascii="Arial" w:hAnsi="Arial" w:cs="Arial"/>
                        <w:lang w:val="en-US"/>
                      </w:rPr>
                      <w:t xml:space="preserve"> </w:t>
                    </w:r>
                    <w:proofErr w:type="spellStart"/>
                    <w:r>
                      <w:rPr>
                        <w:rFonts w:ascii="Arial" w:hAnsi="Arial" w:cs="Arial"/>
                        <w:lang w:val="en-US"/>
                      </w:rPr>
                      <w:t>Pratama</w:t>
                    </w:r>
                    <w:proofErr w:type="spellEnd"/>
                  </w:ins>
                </w:p>
              </w:tc>
              <w:tc>
                <w:tcPr>
                  <w:tcW w:w="1299" w:type="dxa"/>
                </w:tcPr>
                <w:p w14:paraId="6A539F2E" w14:textId="77777777" w:rsidR="00312BA0" w:rsidRPr="005E05DA" w:rsidRDefault="00312BA0" w:rsidP="00312BA0">
                  <w:pPr>
                    <w:jc w:val="center"/>
                    <w:rPr>
                      <w:ins w:id="1393" w:author="malang sutoyo" w:date="2024-05-31T07:27:00Z"/>
                      <w:rFonts w:ascii="Arial" w:hAnsi="Arial" w:cs="Arial"/>
                    </w:rPr>
                  </w:pPr>
                  <w:ins w:id="1394" w:author="malang sutoyo" w:date="2024-05-31T07:27:00Z">
                    <w:r w:rsidRPr="005E05DA">
                      <w:rPr>
                        <w:rFonts w:ascii="Arial" w:hAnsi="Arial" w:cs="Arial"/>
                      </w:rPr>
                      <w:t>54121008</w:t>
                    </w:r>
                  </w:ins>
                </w:p>
              </w:tc>
              <w:tc>
                <w:tcPr>
                  <w:tcW w:w="1701" w:type="dxa"/>
                </w:tcPr>
                <w:p w14:paraId="250E8C91" w14:textId="77777777" w:rsidR="00312BA0" w:rsidRPr="00592723" w:rsidRDefault="00312BA0" w:rsidP="00312BA0">
                  <w:pPr>
                    <w:jc w:val="left"/>
                    <w:rPr>
                      <w:ins w:id="1395" w:author="malang sutoyo" w:date="2024-05-31T07:27:00Z"/>
                      <w:rFonts w:ascii="Arial" w:hAnsi="Arial" w:cs="Arial"/>
                    </w:rPr>
                  </w:pPr>
                  <w:ins w:id="1396" w:author="malang sutoyo" w:date="2024-05-31T07:27:00Z">
                    <w:r w:rsidRPr="00592723">
                      <w:rPr>
                        <w:rFonts w:ascii="Arial" w:hAnsi="Arial" w:cs="Arial"/>
                      </w:rPr>
                      <w:t>Pegawai Tetap</w:t>
                    </w:r>
                  </w:ins>
                </w:p>
              </w:tc>
              <w:tc>
                <w:tcPr>
                  <w:tcW w:w="2835" w:type="dxa"/>
                </w:tcPr>
                <w:p w14:paraId="3A335CE2" w14:textId="77777777" w:rsidR="00312BA0" w:rsidRDefault="00312BA0" w:rsidP="00312BA0">
                  <w:pPr>
                    <w:jc w:val="left"/>
                    <w:rPr>
                      <w:ins w:id="1397" w:author="malang sutoyo" w:date="2024-05-31T07:27:00Z"/>
                      <w:rFonts w:ascii="Arial" w:hAnsi="Arial" w:cs="Arial"/>
                      <w:lang w:val="en-US"/>
                    </w:rPr>
                  </w:pPr>
                  <w:proofErr w:type="spellStart"/>
                  <w:ins w:id="1398" w:author="malang sutoyo" w:date="2024-05-31T07:27:00Z">
                    <w:r>
                      <w:rPr>
                        <w:rFonts w:ascii="Arial" w:hAnsi="Arial" w:cs="Arial"/>
                        <w:lang w:val="en-US"/>
                      </w:rPr>
                      <w:t>Pimpinan</w:t>
                    </w:r>
                    <w:proofErr w:type="spellEnd"/>
                    <w:r>
                      <w:rPr>
                        <w:rFonts w:ascii="Arial" w:hAnsi="Arial" w:cs="Arial"/>
                        <w:lang w:val="en-US"/>
                      </w:rPr>
                      <w:t xml:space="preserve"> Kantor Cabang (Kalimantan Selatan)</w:t>
                    </w:r>
                  </w:ins>
                </w:p>
              </w:tc>
            </w:tr>
            <w:tr w:rsidR="00312BA0" w:rsidRPr="00825B29" w14:paraId="13D62A62" w14:textId="77777777" w:rsidTr="00FE472C">
              <w:trPr>
                <w:ins w:id="1399" w:author="malang sutoyo" w:date="2024-05-31T07:27:00Z"/>
              </w:trPr>
              <w:tc>
                <w:tcPr>
                  <w:tcW w:w="587" w:type="dxa"/>
                </w:tcPr>
                <w:p w14:paraId="2CB4F92A" w14:textId="77777777" w:rsidR="00312BA0" w:rsidRDefault="00312BA0" w:rsidP="00312BA0">
                  <w:pPr>
                    <w:jc w:val="center"/>
                    <w:rPr>
                      <w:ins w:id="1400" w:author="malang sutoyo" w:date="2024-05-31T07:27:00Z"/>
                      <w:rFonts w:ascii="Arial" w:hAnsi="Arial" w:cs="Arial"/>
                      <w:lang w:val="en-US"/>
                    </w:rPr>
                  </w:pPr>
                  <w:ins w:id="1401" w:author="malang sutoyo" w:date="2024-05-31T07:27:00Z">
                    <w:r>
                      <w:rPr>
                        <w:rFonts w:ascii="Arial" w:hAnsi="Arial" w:cs="Arial"/>
                        <w:lang w:val="en-US"/>
                      </w:rPr>
                      <w:t>5</w:t>
                    </w:r>
                  </w:ins>
                </w:p>
              </w:tc>
              <w:tc>
                <w:tcPr>
                  <w:tcW w:w="2787" w:type="dxa"/>
                </w:tcPr>
                <w:p w14:paraId="35C7790E" w14:textId="77777777" w:rsidR="00312BA0" w:rsidRDefault="00312BA0" w:rsidP="00312BA0">
                  <w:pPr>
                    <w:spacing w:line="240" w:lineRule="auto"/>
                    <w:jc w:val="left"/>
                    <w:rPr>
                      <w:ins w:id="1402" w:author="malang sutoyo" w:date="2024-05-31T07:27:00Z"/>
                      <w:rFonts w:ascii="Arial" w:hAnsi="Arial" w:cs="Arial"/>
                      <w:lang w:val="en-US"/>
                    </w:rPr>
                  </w:pPr>
                  <w:proofErr w:type="spellStart"/>
                  <w:ins w:id="1403" w:author="malang sutoyo" w:date="2024-05-31T07:27:00Z">
                    <w:r>
                      <w:rPr>
                        <w:rFonts w:ascii="Arial" w:hAnsi="Arial" w:cs="Arial"/>
                        <w:lang w:val="en-US"/>
                      </w:rPr>
                      <w:t>Yoppy</w:t>
                    </w:r>
                    <w:proofErr w:type="spellEnd"/>
                    <w:r>
                      <w:rPr>
                        <w:rFonts w:ascii="Arial" w:hAnsi="Arial" w:cs="Arial"/>
                        <w:lang w:val="en-US"/>
                      </w:rPr>
                      <w:t xml:space="preserve"> </w:t>
                    </w:r>
                    <w:proofErr w:type="spellStart"/>
                    <w:r>
                      <w:rPr>
                        <w:rFonts w:ascii="Arial" w:hAnsi="Arial" w:cs="Arial"/>
                        <w:lang w:val="en-US"/>
                      </w:rPr>
                      <w:t>Rifqy</w:t>
                    </w:r>
                    <w:proofErr w:type="spellEnd"/>
                    <w:r>
                      <w:rPr>
                        <w:rFonts w:ascii="Arial" w:hAnsi="Arial" w:cs="Arial"/>
                        <w:lang w:val="en-US"/>
                      </w:rPr>
                      <w:t xml:space="preserve"> Oktavian </w:t>
                    </w:r>
                    <w:proofErr w:type="spellStart"/>
                    <w:r>
                      <w:rPr>
                        <w:rFonts w:ascii="Arial" w:hAnsi="Arial" w:cs="Arial"/>
                        <w:lang w:val="en-US"/>
                      </w:rPr>
                      <w:t>Pratama</w:t>
                    </w:r>
                    <w:proofErr w:type="spellEnd"/>
                  </w:ins>
                </w:p>
              </w:tc>
              <w:tc>
                <w:tcPr>
                  <w:tcW w:w="1299" w:type="dxa"/>
                </w:tcPr>
                <w:p w14:paraId="407BDBC9" w14:textId="77777777" w:rsidR="00312BA0" w:rsidRPr="005E05DA" w:rsidRDefault="00312BA0" w:rsidP="00312BA0">
                  <w:pPr>
                    <w:jc w:val="center"/>
                    <w:rPr>
                      <w:ins w:id="1404" w:author="malang sutoyo" w:date="2024-05-31T07:27:00Z"/>
                      <w:rFonts w:ascii="Arial" w:hAnsi="Arial" w:cs="Arial"/>
                    </w:rPr>
                  </w:pPr>
                  <w:ins w:id="1405" w:author="malang sutoyo" w:date="2024-05-31T07:27:00Z">
                    <w:r w:rsidRPr="005E05DA">
                      <w:rPr>
                        <w:rFonts w:ascii="Arial" w:hAnsi="Arial" w:cs="Arial"/>
                      </w:rPr>
                      <w:t>54120011</w:t>
                    </w:r>
                  </w:ins>
                </w:p>
              </w:tc>
              <w:tc>
                <w:tcPr>
                  <w:tcW w:w="1701" w:type="dxa"/>
                </w:tcPr>
                <w:p w14:paraId="6AAB95B8" w14:textId="77777777" w:rsidR="00312BA0" w:rsidRPr="00592723" w:rsidRDefault="00312BA0" w:rsidP="00312BA0">
                  <w:pPr>
                    <w:jc w:val="left"/>
                    <w:rPr>
                      <w:ins w:id="1406" w:author="malang sutoyo" w:date="2024-05-31T07:27:00Z"/>
                      <w:rFonts w:ascii="Arial" w:hAnsi="Arial" w:cs="Arial"/>
                    </w:rPr>
                  </w:pPr>
                  <w:ins w:id="1407" w:author="malang sutoyo" w:date="2024-05-31T07:27:00Z">
                    <w:r w:rsidRPr="00592723">
                      <w:rPr>
                        <w:rFonts w:ascii="Arial" w:hAnsi="Arial" w:cs="Arial"/>
                      </w:rPr>
                      <w:t>Pegawai Tetap</w:t>
                    </w:r>
                  </w:ins>
                </w:p>
              </w:tc>
              <w:tc>
                <w:tcPr>
                  <w:tcW w:w="2835" w:type="dxa"/>
                </w:tcPr>
                <w:p w14:paraId="539B9CAB" w14:textId="77777777" w:rsidR="00312BA0" w:rsidRDefault="00312BA0" w:rsidP="00312BA0">
                  <w:pPr>
                    <w:jc w:val="left"/>
                    <w:rPr>
                      <w:ins w:id="1408" w:author="malang sutoyo" w:date="2024-05-31T07:27:00Z"/>
                      <w:rFonts w:ascii="Arial" w:hAnsi="Arial" w:cs="Arial"/>
                      <w:lang w:val="en-US"/>
                    </w:rPr>
                  </w:pPr>
                  <w:ins w:id="1409" w:author="malang sutoyo" w:date="2024-05-31T07:27:00Z">
                    <w:r>
                      <w:rPr>
                        <w:rFonts w:ascii="Arial" w:hAnsi="Arial" w:cs="Arial"/>
                        <w:lang w:val="en-US"/>
                      </w:rPr>
                      <w:t>Project Manager</w:t>
                    </w:r>
                  </w:ins>
                </w:p>
              </w:tc>
            </w:tr>
            <w:tr w:rsidR="00312BA0" w:rsidRPr="00825B29" w14:paraId="392AE662" w14:textId="77777777" w:rsidTr="00FE472C">
              <w:trPr>
                <w:ins w:id="1410" w:author="malang sutoyo" w:date="2024-05-31T07:27:00Z"/>
              </w:trPr>
              <w:tc>
                <w:tcPr>
                  <w:tcW w:w="587" w:type="dxa"/>
                </w:tcPr>
                <w:p w14:paraId="1A24B869" w14:textId="77777777" w:rsidR="00312BA0" w:rsidRDefault="00312BA0" w:rsidP="00312BA0">
                  <w:pPr>
                    <w:jc w:val="center"/>
                    <w:rPr>
                      <w:ins w:id="1411" w:author="malang sutoyo" w:date="2024-05-31T07:27:00Z"/>
                      <w:rFonts w:ascii="Arial" w:hAnsi="Arial" w:cs="Arial"/>
                      <w:lang w:val="en-US"/>
                    </w:rPr>
                  </w:pPr>
                  <w:ins w:id="1412" w:author="malang sutoyo" w:date="2024-05-31T07:27:00Z">
                    <w:r>
                      <w:rPr>
                        <w:rFonts w:ascii="Arial" w:hAnsi="Arial" w:cs="Arial"/>
                        <w:lang w:val="en-US"/>
                      </w:rPr>
                      <w:t>6</w:t>
                    </w:r>
                  </w:ins>
                </w:p>
              </w:tc>
              <w:tc>
                <w:tcPr>
                  <w:tcW w:w="2787" w:type="dxa"/>
                </w:tcPr>
                <w:p w14:paraId="0DC36093" w14:textId="77777777" w:rsidR="00312BA0" w:rsidRDefault="00312BA0" w:rsidP="00312BA0">
                  <w:pPr>
                    <w:spacing w:line="240" w:lineRule="auto"/>
                    <w:jc w:val="left"/>
                    <w:rPr>
                      <w:ins w:id="1413" w:author="malang sutoyo" w:date="2024-05-31T07:27:00Z"/>
                      <w:rFonts w:ascii="Arial" w:hAnsi="Arial" w:cs="Arial"/>
                      <w:lang w:val="en-US"/>
                    </w:rPr>
                  </w:pPr>
                  <w:ins w:id="1414" w:author="malang sutoyo" w:date="2024-05-31T07:27:00Z">
                    <w:r>
                      <w:rPr>
                        <w:rFonts w:ascii="Arial" w:hAnsi="Arial" w:cs="Arial"/>
                        <w:lang w:val="en-US"/>
                      </w:rPr>
                      <w:t xml:space="preserve">Safa Shanice </w:t>
                    </w:r>
                    <w:proofErr w:type="spellStart"/>
                    <w:r>
                      <w:rPr>
                        <w:rFonts w:ascii="Arial" w:hAnsi="Arial" w:cs="Arial"/>
                        <w:lang w:val="en-US"/>
                      </w:rPr>
                      <w:t>Aprillia</w:t>
                    </w:r>
                    <w:proofErr w:type="spellEnd"/>
                  </w:ins>
                </w:p>
              </w:tc>
              <w:tc>
                <w:tcPr>
                  <w:tcW w:w="1299" w:type="dxa"/>
                </w:tcPr>
                <w:p w14:paraId="1B5CA55F" w14:textId="77777777" w:rsidR="00312BA0" w:rsidRPr="005E05DA" w:rsidRDefault="00312BA0" w:rsidP="00312BA0">
                  <w:pPr>
                    <w:jc w:val="center"/>
                    <w:rPr>
                      <w:ins w:id="1415" w:author="malang sutoyo" w:date="2024-05-31T07:27:00Z"/>
                      <w:rFonts w:ascii="Arial" w:hAnsi="Arial" w:cs="Arial"/>
                    </w:rPr>
                  </w:pPr>
                  <w:ins w:id="1416" w:author="malang sutoyo" w:date="2024-05-31T07:27:00Z">
                    <w:r w:rsidRPr="005E05DA">
                      <w:rPr>
                        <w:rFonts w:ascii="Arial" w:hAnsi="Arial" w:cs="Arial"/>
                      </w:rPr>
                      <w:t>54121013</w:t>
                    </w:r>
                  </w:ins>
                </w:p>
              </w:tc>
              <w:tc>
                <w:tcPr>
                  <w:tcW w:w="1701" w:type="dxa"/>
                </w:tcPr>
                <w:p w14:paraId="4C40E94E" w14:textId="77777777" w:rsidR="00312BA0" w:rsidRPr="00592723" w:rsidRDefault="00312BA0" w:rsidP="00312BA0">
                  <w:pPr>
                    <w:jc w:val="center"/>
                    <w:rPr>
                      <w:ins w:id="1417" w:author="malang sutoyo" w:date="2024-05-31T07:27:00Z"/>
                      <w:rFonts w:ascii="Arial" w:hAnsi="Arial" w:cs="Arial"/>
                    </w:rPr>
                  </w:pPr>
                  <w:ins w:id="1418" w:author="malang sutoyo" w:date="2024-05-31T07:27:00Z">
                    <w:r w:rsidRPr="00592723">
                      <w:rPr>
                        <w:rFonts w:ascii="Arial" w:hAnsi="Arial" w:cs="Arial"/>
                      </w:rPr>
                      <w:t>Pegawai Tetap</w:t>
                    </w:r>
                  </w:ins>
                </w:p>
              </w:tc>
              <w:tc>
                <w:tcPr>
                  <w:tcW w:w="2835" w:type="dxa"/>
                </w:tcPr>
                <w:p w14:paraId="71432D39" w14:textId="77777777" w:rsidR="00312BA0" w:rsidRDefault="00312BA0" w:rsidP="00312BA0">
                  <w:pPr>
                    <w:jc w:val="left"/>
                    <w:rPr>
                      <w:ins w:id="1419" w:author="malang sutoyo" w:date="2024-05-31T07:27:00Z"/>
                      <w:rFonts w:ascii="Arial" w:hAnsi="Arial" w:cs="Arial"/>
                      <w:lang w:val="en-US"/>
                    </w:rPr>
                  </w:pPr>
                  <w:proofErr w:type="spellStart"/>
                  <w:ins w:id="1420" w:author="malang sutoyo" w:date="2024-05-31T07:27:00Z">
                    <w:r>
                      <w:rPr>
                        <w:rFonts w:ascii="Arial" w:hAnsi="Arial" w:cs="Arial"/>
                        <w:lang w:val="en-US"/>
                      </w:rPr>
                      <w:t>Asistant</w:t>
                    </w:r>
                    <w:proofErr w:type="spellEnd"/>
                    <w:r>
                      <w:rPr>
                        <w:rFonts w:ascii="Arial" w:hAnsi="Arial" w:cs="Arial"/>
                        <w:lang w:val="en-US"/>
                      </w:rPr>
                      <w:t xml:space="preserve"> Manager </w:t>
                    </w:r>
                    <w:proofErr w:type="spellStart"/>
                    <w:r>
                      <w:rPr>
                        <w:rFonts w:ascii="Arial" w:hAnsi="Arial" w:cs="Arial"/>
                        <w:lang w:val="en-US"/>
                      </w:rPr>
                      <w:t>Operasional</w:t>
                    </w:r>
                    <w:proofErr w:type="spellEnd"/>
                  </w:ins>
                </w:p>
              </w:tc>
            </w:tr>
            <w:tr w:rsidR="00312BA0" w:rsidRPr="00825B29" w14:paraId="0BEA5F1A" w14:textId="77777777" w:rsidTr="00FE472C">
              <w:trPr>
                <w:ins w:id="1421" w:author="malang sutoyo" w:date="2024-05-31T07:27:00Z"/>
              </w:trPr>
              <w:tc>
                <w:tcPr>
                  <w:tcW w:w="587" w:type="dxa"/>
                </w:tcPr>
                <w:p w14:paraId="3DD50F0D" w14:textId="77777777" w:rsidR="00312BA0" w:rsidRDefault="00312BA0" w:rsidP="00312BA0">
                  <w:pPr>
                    <w:jc w:val="center"/>
                    <w:rPr>
                      <w:ins w:id="1422" w:author="malang sutoyo" w:date="2024-05-31T07:27:00Z"/>
                      <w:rFonts w:ascii="Arial" w:hAnsi="Arial" w:cs="Arial"/>
                      <w:lang w:val="en-US"/>
                    </w:rPr>
                  </w:pPr>
                  <w:ins w:id="1423" w:author="malang sutoyo" w:date="2024-05-31T07:27:00Z">
                    <w:r>
                      <w:rPr>
                        <w:rFonts w:ascii="Arial" w:hAnsi="Arial" w:cs="Arial"/>
                        <w:lang w:val="en-US"/>
                      </w:rPr>
                      <w:t>7</w:t>
                    </w:r>
                  </w:ins>
                </w:p>
              </w:tc>
              <w:tc>
                <w:tcPr>
                  <w:tcW w:w="2787" w:type="dxa"/>
                </w:tcPr>
                <w:p w14:paraId="31AF2A35" w14:textId="77777777" w:rsidR="00312BA0" w:rsidRDefault="00312BA0" w:rsidP="00312BA0">
                  <w:pPr>
                    <w:spacing w:line="240" w:lineRule="auto"/>
                    <w:jc w:val="left"/>
                    <w:rPr>
                      <w:ins w:id="1424" w:author="malang sutoyo" w:date="2024-05-31T07:27:00Z"/>
                      <w:rFonts w:ascii="Arial" w:hAnsi="Arial" w:cs="Arial"/>
                      <w:lang w:val="en-US"/>
                    </w:rPr>
                  </w:pPr>
                  <w:proofErr w:type="spellStart"/>
                  <w:ins w:id="1425" w:author="malang sutoyo" w:date="2024-05-31T07:27:00Z">
                    <w:r>
                      <w:rPr>
                        <w:rFonts w:ascii="Arial" w:hAnsi="Arial" w:cs="Arial"/>
                        <w:lang w:val="en-US"/>
                      </w:rPr>
                      <w:t>Gilang</w:t>
                    </w:r>
                    <w:proofErr w:type="spellEnd"/>
                    <w:r>
                      <w:rPr>
                        <w:rFonts w:ascii="Arial" w:hAnsi="Arial" w:cs="Arial"/>
                        <w:lang w:val="en-US"/>
                      </w:rPr>
                      <w:t xml:space="preserve"> Hagi Firmansyah</w:t>
                    </w:r>
                  </w:ins>
                </w:p>
              </w:tc>
              <w:tc>
                <w:tcPr>
                  <w:tcW w:w="1299" w:type="dxa"/>
                </w:tcPr>
                <w:p w14:paraId="27F30DD8" w14:textId="77777777" w:rsidR="00312BA0" w:rsidRPr="005E05DA" w:rsidRDefault="00312BA0" w:rsidP="00312BA0">
                  <w:pPr>
                    <w:jc w:val="center"/>
                    <w:rPr>
                      <w:ins w:id="1426" w:author="malang sutoyo" w:date="2024-05-31T07:27:00Z"/>
                      <w:rFonts w:ascii="Arial" w:hAnsi="Arial" w:cs="Arial"/>
                    </w:rPr>
                  </w:pPr>
                  <w:ins w:id="1427" w:author="malang sutoyo" w:date="2024-05-31T07:27:00Z">
                    <w:r w:rsidRPr="005E05DA">
                      <w:rPr>
                        <w:rFonts w:ascii="Arial" w:hAnsi="Arial" w:cs="Arial"/>
                      </w:rPr>
                      <w:t>54122019</w:t>
                    </w:r>
                  </w:ins>
                </w:p>
              </w:tc>
              <w:tc>
                <w:tcPr>
                  <w:tcW w:w="1701" w:type="dxa"/>
                </w:tcPr>
                <w:p w14:paraId="3266E219" w14:textId="77777777" w:rsidR="00312BA0" w:rsidRPr="00592723" w:rsidRDefault="00312BA0" w:rsidP="00312BA0">
                  <w:pPr>
                    <w:jc w:val="left"/>
                    <w:rPr>
                      <w:ins w:id="1428" w:author="malang sutoyo" w:date="2024-05-31T07:27:00Z"/>
                      <w:rFonts w:ascii="Arial" w:hAnsi="Arial" w:cs="Arial"/>
                    </w:rPr>
                  </w:pPr>
                  <w:ins w:id="1429" w:author="malang sutoyo" w:date="2024-05-31T07:27:00Z">
                    <w:r w:rsidRPr="00592723">
                      <w:rPr>
                        <w:rFonts w:ascii="Arial" w:hAnsi="Arial" w:cs="Arial"/>
                      </w:rPr>
                      <w:t>Pegawai Tetap</w:t>
                    </w:r>
                  </w:ins>
                </w:p>
              </w:tc>
              <w:tc>
                <w:tcPr>
                  <w:tcW w:w="2835" w:type="dxa"/>
                </w:tcPr>
                <w:p w14:paraId="2FFCAFA0" w14:textId="77777777" w:rsidR="00312BA0" w:rsidRDefault="00312BA0" w:rsidP="00312BA0">
                  <w:pPr>
                    <w:jc w:val="left"/>
                    <w:rPr>
                      <w:ins w:id="1430" w:author="malang sutoyo" w:date="2024-05-31T07:27:00Z"/>
                      <w:rFonts w:ascii="Arial" w:hAnsi="Arial" w:cs="Arial"/>
                      <w:lang w:val="en-US"/>
                    </w:rPr>
                  </w:pPr>
                  <w:ins w:id="1431" w:author="malang sutoyo" w:date="2024-05-31T07:27:00Z">
                    <w:r>
                      <w:rPr>
                        <w:rFonts w:ascii="Arial" w:hAnsi="Arial" w:cs="Arial"/>
                        <w:lang w:val="en-US"/>
                      </w:rPr>
                      <w:t>Project Manager</w:t>
                    </w:r>
                  </w:ins>
                </w:p>
              </w:tc>
            </w:tr>
            <w:tr w:rsidR="00312BA0" w:rsidRPr="00825B29" w14:paraId="202FF63A" w14:textId="77777777" w:rsidTr="00FE472C">
              <w:trPr>
                <w:ins w:id="1432" w:author="malang sutoyo" w:date="2024-05-31T07:27:00Z"/>
              </w:trPr>
              <w:tc>
                <w:tcPr>
                  <w:tcW w:w="587" w:type="dxa"/>
                </w:tcPr>
                <w:p w14:paraId="394F10FB" w14:textId="77777777" w:rsidR="00312BA0" w:rsidRDefault="00312BA0" w:rsidP="00312BA0">
                  <w:pPr>
                    <w:jc w:val="center"/>
                    <w:rPr>
                      <w:ins w:id="1433" w:author="malang sutoyo" w:date="2024-05-31T07:27:00Z"/>
                      <w:rFonts w:ascii="Arial" w:hAnsi="Arial" w:cs="Arial"/>
                      <w:lang w:val="en-US"/>
                    </w:rPr>
                  </w:pPr>
                  <w:ins w:id="1434" w:author="malang sutoyo" w:date="2024-05-31T07:27:00Z">
                    <w:r>
                      <w:rPr>
                        <w:rFonts w:ascii="Arial" w:hAnsi="Arial" w:cs="Arial"/>
                        <w:lang w:val="en-US"/>
                      </w:rPr>
                      <w:t>8</w:t>
                    </w:r>
                  </w:ins>
                </w:p>
              </w:tc>
              <w:tc>
                <w:tcPr>
                  <w:tcW w:w="2787" w:type="dxa"/>
                </w:tcPr>
                <w:p w14:paraId="294B514A" w14:textId="77777777" w:rsidR="00312BA0" w:rsidRDefault="00312BA0" w:rsidP="00312BA0">
                  <w:pPr>
                    <w:spacing w:line="240" w:lineRule="auto"/>
                    <w:jc w:val="left"/>
                    <w:rPr>
                      <w:ins w:id="1435" w:author="malang sutoyo" w:date="2024-05-31T07:27:00Z"/>
                      <w:rFonts w:ascii="Arial" w:hAnsi="Arial" w:cs="Arial"/>
                      <w:lang w:val="en-US"/>
                    </w:rPr>
                  </w:pPr>
                  <w:ins w:id="1436" w:author="malang sutoyo" w:date="2024-05-31T07:27:00Z">
                    <w:r>
                      <w:rPr>
                        <w:rFonts w:ascii="Arial" w:hAnsi="Arial" w:cs="Arial"/>
                        <w:lang w:val="en-US"/>
                      </w:rPr>
                      <w:t xml:space="preserve">Terry Surya </w:t>
                    </w:r>
                    <w:proofErr w:type="spellStart"/>
                    <w:r>
                      <w:rPr>
                        <w:rFonts w:ascii="Arial" w:hAnsi="Arial" w:cs="Arial"/>
                        <w:lang w:val="en-US"/>
                      </w:rPr>
                      <w:t>Dirgantara</w:t>
                    </w:r>
                    <w:proofErr w:type="spellEnd"/>
                  </w:ins>
                </w:p>
              </w:tc>
              <w:tc>
                <w:tcPr>
                  <w:tcW w:w="1299" w:type="dxa"/>
                </w:tcPr>
                <w:p w14:paraId="497A5122" w14:textId="77777777" w:rsidR="00312BA0" w:rsidRPr="005E05DA" w:rsidRDefault="00312BA0" w:rsidP="00312BA0">
                  <w:pPr>
                    <w:jc w:val="center"/>
                    <w:rPr>
                      <w:ins w:id="1437" w:author="malang sutoyo" w:date="2024-05-31T07:27:00Z"/>
                      <w:rFonts w:ascii="Arial" w:hAnsi="Arial" w:cs="Arial"/>
                    </w:rPr>
                  </w:pPr>
                  <w:ins w:id="1438" w:author="malang sutoyo" w:date="2024-05-31T07:27:00Z">
                    <w:r w:rsidRPr="005E05DA">
                      <w:rPr>
                        <w:rFonts w:ascii="Arial" w:hAnsi="Arial" w:cs="Arial"/>
                      </w:rPr>
                      <w:t>54122023</w:t>
                    </w:r>
                  </w:ins>
                </w:p>
              </w:tc>
              <w:tc>
                <w:tcPr>
                  <w:tcW w:w="1701" w:type="dxa"/>
                </w:tcPr>
                <w:p w14:paraId="7487699A" w14:textId="77777777" w:rsidR="00312BA0" w:rsidRPr="00592723" w:rsidRDefault="00312BA0" w:rsidP="00312BA0">
                  <w:pPr>
                    <w:jc w:val="center"/>
                    <w:rPr>
                      <w:ins w:id="1439" w:author="malang sutoyo" w:date="2024-05-31T07:27:00Z"/>
                      <w:rFonts w:ascii="Arial" w:hAnsi="Arial" w:cs="Arial"/>
                      <w:lang w:val="en-US"/>
                    </w:rPr>
                  </w:pPr>
                  <w:ins w:id="1440" w:author="malang sutoyo" w:date="2024-05-31T07:27:00Z">
                    <w:r w:rsidRPr="00592723">
                      <w:rPr>
                        <w:rFonts w:ascii="Arial" w:hAnsi="Arial" w:cs="Arial"/>
                      </w:rPr>
                      <w:t>Pegawai Tetap</w:t>
                    </w:r>
                  </w:ins>
                </w:p>
              </w:tc>
              <w:tc>
                <w:tcPr>
                  <w:tcW w:w="2835" w:type="dxa"/>
                </w:tcPr>
                <w:p w14:paraId="09EB3A80" w14:textId="77777777" w:rsidR="00312BA0" w:rsidRDefault="00312BA0" w:rsidP="00312BA0">
                  <w:pPr>
                    <w:jc w:val="left"/>
                    <w:rPr>
                      <w:ins w:id="1441" w:author="malang sutoyo" w:date="2024-05-31T07:27:00Z"/>
                      <w:rFonts w:ascii="Arial" w:hAnsi="Arial" w:cs="Arial"/>
                      <w:lang w:val="en-US"/>
                    </w:rPr>
                  </w:pPr>
                  <w:ins w:id="1442" w:author="malang sutoyo" w:date="2024-05-31T07:27:00Z">
                    <w:r>
                      <w:rPr>
                        <w:rFonts w:ascii="Arial" w:hAnsi="Arial" w:cs="Arial"/>
                        <w:lang w:val="en-US"/>
                      </w:rPr>
                      <w:t>Staff Marketing</w:t>
                    </w:r>
                  </w:ins>
                </w:p>
              </w:tc>
            </w:tr>
            <w:tr w:rsidR="00312BA0" w:rsidRPr="00825B29" w14:paraId="2F59D07F" w14:textId="77777777" w:rsidTr="00FE472C">
              <w:trPr>
                <w:ins w:id="1443" w:author="malang sutoyo" w:date="2024-05-31T07:27:00Z"/>
              </w:trPr>
              <w:tc>
                <w:tcPr>
                  <w:tcW w:w="587" w:type="dxa"/>
                </w:tcPr>
                <w:p w14:paraId="6B05CB9C" w14:textId="77777777" w:rsidR="00312BA0" w:rsidRDefault="00312BA0" w:rsidP="00312BA0">
                  <w:pPr>
                    <w:jc w:val="center"/>
                    <w:rPr>
                      <w:ins w:id="1444" w:author="malang sutoyo" w:date="2024-05-31T07:27:00Z"/>
                      <w:rFonts w:ascii="Arial" w:hAnsi="Arial" w:cs="Arial"/>
                      <w:lang w:val="en-US"/>
                    </w:rPr>
                  </w:pPr>
                  <w:ins w:id="1445" w:author="malang sutoyo" w:date="2024-05-31T07:27:00Z">
                    <w:r>
                      <w:rPr>
                        <w:rFonts w:ascii="Arial" w:hAnsi="Arial" w:cs="Arial"/>
                        <w:lang w:val="en-US"/>
                      </w:rPr>
                      <w:t>9</w:t>
                    </w:r>
                  </w:ins>
                </w:p>
              </w:tc>
              <w:tc>
                <w:tcPr>
                  <w:tcW w:w="2787" w:type="dxa"/>
                </w:tcPr>
                <w:p w14:paraId="586116E2" w14:textId="77777777" w:rsidR="00312BA0" w:rsidRDefault="00312BA0" w:rsidP="00312BA0">
                  <w:pPr>
                    <w:spacing w:line="240" w:lineRule="auto"/>
                    <w:jc w:val="left"/>
                    <w:rPr>
                      <w:ins w:id="1446" w:author="malang sutoyo" w:date="2024-05-31T07:27:00Z"/>
                      <w:rFonts w:ascii="Arial" w:hAnsi="Arial" w:cs="Arial"/>
                      <w:lang w:val="en-US"/>
                    </w:rPr>
                  </w:pPr>
                  <w:ins w:id="1447" w:author="malang sutoyo" w:date="2024-05-31T07:27:00Z">
                    <w:r>
                      <w:rPr>
                        <w:rFonts w:ascii="Arial" w:hAnsi="Arial" w:cs="Arial"/>
                        <w:lang w:val="en-US"/>
                      </w:rPr>
                      <w:t xml:space="preserve">Fredo Lega </w:t>
                    </w:r>
                    <w:proofErr w:type="spellStart"/>
                    <w:r>
                      <w:rPr>
                        <w:rFonts w:ascii="Arial" w:hAnsi="Arial" w:cs="Arial"/>
                        <w:lang w:val="en-US"/>
                      </w:rPr>
                      <w:t>Yugastian</w:t>
                    </w:r>
                    <w:proofErr w:type="spellEnd"/>
                  </w:ins>
                </w:p>
              </w:tc>
              <w:tc>
                <w:tcPr>
                  <w:tcW w:w="1299" w:type="dxa"/>
                </w:tcPr>
                <w:p w14:paraId="1FB7B5A5" w14:textId="77777777" w:rsidR="00312BA0" w:rsidRPr="005E05DA" w:rsidRDefault="00312BA0" w:rsidP="00312BA0">
                  <w:pPr>
                    <w:jc w:val="center"/>
                    <w:rPr>
                      <w:ins w:id="1448" w:author="malang sutoyo" w:date="2024-05-31T07:27:00Z"/>
                      <w:rFonts w:ascii="Arial" w:hAnsi="Arial" w:cs="Arial"/>
                    </w:rPr>
                  </w:pPr>
                  <w:ins w:id="1449" w:author="malang sutoyo" w:date="2024-05-31T07:27:00Z">
                    <w:r w:rsidRPr="005E05DA">
                      <w:rPr>
                        <w:rFonts w:ascii="Arial" w:hAnsi="Arial" w:cs="Arial"/>
                      </w:rPr>
                      <w:t>54122024</w:t>
                    </w:r>
                  </w:ins>
                </w:p>
              </w:tc>
              <w:tc>
                <w:tcPr>
                  <w:tcW w:w="1701" w:type="dxa"/>
                </w:tcPr>
                <w:p w14:paraId="65C030BD" w14:textId="77777777" w:rsidR="00312BA0" w:rsidRPr="00592723" w:rsidRDefault="00312BA0" w:rsidP="00312BA0">
                  <w:pPr>
                    <w:jc w:val="center"/>
                    <w:rPr>
                      <w:ins w:id="1450" w:author="malang sutoyo" w:date="2024-05-31T07:27:00Z"/>
                      <w:rFonts w:ascii="Arial" w:hAnsi="Arial" w:cs="Arial"/>
                    </w:rPr>
                  </w:pPr>
                  <w:ins w:id="1451" w:author="malang sutoyo" w:date="2024-05-31T07:27:00Z">
                    <w:r w:rsidRPr="00592723">
                      <w:rPr>
                        <w:rFonts w:ascii="Arial" w:hAnsi="Arial" w:cs="Arial"/>
                      </w:rPr>
                      <w:t>Pegawai Tetap</w:t>
                    </w:r>
                  </w:ins>
                </w:p>
              </w:tc>
              <w:tc>
                <w:tcPr>
                  <w:tcW w:w="2835" w:type="dxa"/>
                </w:tcPr>
                <w:p w14:paraId="191AAC89" w14:textId="77777777" w:rsidR="00312BA0" w:rsidRDefault="00312BA0" w:rsidP="00312BA0">
                  <w:pPr>
                    <w:jc w:val="left"/>
                    <w:rPr>
                      <w:ins w:id="1452" w:author="malang sutoyo" w:date="2024-05-31T07:27:00Z"/>
                      <w:rFonts w:ascii="Arial" w:hAnsi="Arial" w:cs="Arial"/>
                      <w:lang w:val="en-US"/>
                    </w:rPr>
                  </w:pPr>
                  <w:ins w:id="1453" w:author="malang sutoyo" w:date="2024-05-31T07:27:00Z">
                    <w:r>
                      <w:rPr>
                        <w:rFonts w:ascii="Arial" w:hAnsi="Arial" w:cs="Arial"/>
                        <w:lang w:val="en-US"/>
                      </w:rPr>
                      <w:t xml:space="preserve">Manager </w:t>
                    </w:r>
                    <w:proofErr w:type="spellStart"/>
                    <w:r>
                      <w:rPr>
                        <w:rFonts w:ascii="Arial" w:hAnsi="Arial" w:cs="Arial"/>
                        <w:lang w:val="en-US"/>
                      </w:rPr>
                      <w:t>Operasional</w:t>
                    </w:r>
                    <w:proofErr w:type="spellEnd"/>
                  </w:ins>
                </w:p>
              </w:tc>
            </w:tr>
            <w:tr w:rsidR="00312BA0" w:rsidRPr="00825B29" w14:paraId="1E851174" w14:textId="77777777" w:rsidTr="00FE472C">
              <w:trPr>
                <w:ins w:id="1454" w:author="malang sutoyo" w:date="2024-05-31T07:27:00Z"/>
              </w:trPr>
              <w:tc>
                <w:tcPr>
                  <w:tcW w:w="587" w:type="dxa"/>
                </w:tcPr>
                <w:p w14:paraId="23A071FA" w14:textId="77777777" w:rsidR="00312BA0" w:rsidRDefault="00312BA0" w:rsidP="00312BA0">
                  <w:pPr>
                    <w:jc w:val="center"/>
                    <w:rPr>
                      <w:ins w:id="1455" w:author="malang sutoyo" w:date="2024-05-31T07:27:00Z"/>
                      <w:rFonts w:ascii="Arial" w:hAnsi="Arial" w:cs="Arial"/>
                      <w:lang w:val="en-US"/>
                    </w:rPr>
                  </w:pPr>
                  <w:ins w:id="1456" w:author="malang sutoyo" w:date="2024-05-31T07:27:00Z">
                    <w:r>
                      <w:rPr>
                        <w:rFonts w:ascii="Arial" w:hAnsi="Arial" w:cs="Arial"/>
                        <w:lang w:val="en-US"/>
                      </w:rPr>
                      <w:t>10</w:t>
                    </w:r>
                  </w:ins>
                </w:p>
              </w:tc>
              <w:tc>
                <w:tcPr>
                  <w:tcW w:w="2787" w:type="dxa"/>
                </w:tcPr>
                <w:p w14:paraId="5D41557E" w14:textId="77777777" w:rsidR="00312BA0" w:rsidRDefault="00312BA0" w:rsidP="00312BA0">
                  <w:pPr>
                    <w:spacing w:line="240" w:lineRule="auto"/>
                    <w:jc w:val="left"/>
                    <w:rPr>
                      <w:ins w:id="1457" w:author="malang sutoyo" w:date="2024-05-31T07:27:00Z"/>
                      <w:rFonts w:ascii="Arial" w:hAnsi="Arial" w:cs="Arial"/>
                      <w:lang w:val="en-US"/>
                    </w:rPr>
                  </w:pPr>
                  <w:ins w:id="1458" w:author="malang sutoyo" w:date="2024-05-31T07:27:00Z">
                    <w:r>
                      <w:rPr>
                        <w:rFonts w:ascii="Arial" w:hAnsi="Arial" w:cs="Arial"/>
                        <w:lang w:val="en-US"/>
                      </w:rPr>
                      <w:t xml:space="preserve">Fian Ira </w:t>
                    </w:r>
                    <w:proofErr w:type="spellStart"/>
                    <w:r>
                      <w:rPr>
                        <w:rFonts w:ascii="Arial" w:hAnsi="Arial" w:cs="Arial"/>
                        <w:lang w:val="en-US"/>
                      </w:rPr>
                      <w:t>Anggraeni</w:t>
                    </w:r>
                    <w:proofErr w:type="spellEnd"/>
                  </w:ins>
                </w:p>
              </w:tc>
              <w:tc>
                <w:tcPr>
                  <w:tcW w:w="1299" w:type="dxa"/>
                </w:tcPr>
                <w:p w14:paraId="2E799C2A" w14:textId="77777777" w:rsidR="00312BA0" w:rsidRPr="005E05DA" w:rsidRDefault="00312BA0" w:rsidP="00312BA0">
                  <w:pPr>
                    <w:jc w:val="center"/>
                    <w:rPr>
                      <w:ins w:id="1459" w:author="malang sutoyo" w:date="2024-05-31T07:27:00Z"/>
                      <w:rFonts w:ascii="Arial" w:hAnsi="Arial" w:cs="Arial"/>
                    </w:rPr>
                  </w:pPr>
                  <w:ins w:id="1460" w:author="malang sutoyo" w:date="2024-05-31T07:27:00Z">
                    <w:r w:rsidRPr="005E05DA">
                      <w:rPr>
                        <w:rFonts w:ascii="Arial" w:hAnsi="Arial" w:cs="Arial"/>
                      </w:rPr>
                      <w:t>54122025</w:t>
                    </w:r>
                  </w:ins>
                </w:p>
              </w:tc>
              <w:tc>
                <w:tcPr>
                  <w:tcW w:w="1701" w:type="dxa"/>
                </w:tcPr>
                <w:p w14:paraId="0A68C57D" w14:textId="77777777" w:rsidR="00312BA0" w:rsidRPr="00592723" w:rsidRDefault="00312BA0" w:rsidP="00312BA0">
                  <w:pPr>
                    <w:jc w:val="center"/>
                    <w:rPr>
                      <w:ins w:id="1461" w:author="malang sutoyo" w:date="2024-05-31T07:27:00Z"/>
                      <w:rFonts w:ascii="Arial" w:hAnsi="Arial" w:cs="Arial"/>
                    </w:rPr>
                  </w:pPr>
                  <w:ins w:id="1462" w:author="malang sutoyo" w:date="2024-05-31T07:27:00Z">
                    <w:r w:rsidRPr="00592723">
                      <w:rPr>
                        <w:rFonts w:ascii="Arial" w:hAnsi="Arial" w:cs="Arial"/>
                      </w:rPr>
                      <w:t>Pegawai Tetap</w:t>
                    </w:r>
                  </w:ins>
                </w:p>
              </w:tc>
              <w:tc>
                <w:tcPr>
                  <w:tcW w:w="2835" w:type="dxa"/>
                </w:tcPr>
                <w:p w14:paraId="706CF1CC" w14:textId="77777777" w:rsidR="00312BA0" w:rsidRDefault="00312BA0" w:rsidP="00312BA0">
                  <w:pPr>
                    <w:jc w:val="left"/>
                    <w:rPr>
                      <w:ins w:id="1463" w:author="malang sutoyo" w:date="2024-05-31T07:27:00Z"/>
                      <w:rFonts w:ascii="Arial" w:hAnsi="Arial" w:cs="Arial"/>
                      <w:lang w:val="en-US"/>
                    </w:rPr>
                  </w:pPr>
                  <w:ins w:id="1464" w:author="malang sutoyo" w:date="2024-05-31T07:27:00Z">
                    <w:r>
                      <w:rPr>
                        <w:rFonts w:ascii="Arial" w:hAnsi="Arial" w:cs="Arial"/>
                        <w:lang w:val="en-US"/>
                      </w:rPr>
                      <w:t>Staff Marketing</w:t>
                    </w:r>
                  </w:ins>
                </w:p>
              </w:tc>
            </w:tr>
            <w:tr w:rsidR="00312BA0" w:rsidRPr="00825B29" w14:paraId="7A402071" w14:textId="77777777" w:rsidTr="00FE472C">
              <w:trPr>
                <w:ins w:id="1465" w:author="malang sutoyo" w:date="2024-05-31T07:27:00Z"/>
              </w:trPr>
              <w:tc>
                <w:tcPr>
                  <w:tcW w:w="587" w:type="dxa"/>
                </w:tcPr>
                <w:p w14:paraId="71FB49CF" w14:textId="77777777" w:rsidR="00312BA0" w:rsidRDefault="00312BA0" w:rsidP="00312BA0">
                  <w:pPr>
                    <w:jc w:val="center"/>
                    <w:rPr>
                      <w:ins w:id="1466" w:author="malang sutoyo" w:date="2024-05-31T07:27:00Z"/>
                      <w:rFonts w:ascii="Arial" w:hAnsi="Arial" w:cs="Arial"/>
                      <w:lang w:val="en-US"/>
                    </w:rPr>
                  </w:pPr>
                  <w:ins w:id="1467" w:author="malang sutoyo" w:date="2024-05-31T07:27:00Z">
                    <w:r>
                      <w:rPr>
                        <w:rFonts w:ascii="Arial" w:hAnsi="Arial" w:cs="Arial"/>
                        <w:lang w:val="en-US"/>
                      </w:rPr>
                      <w:t>11</w:t>
                    </w:r>
                  </w:ins>
                </w:p>
              </w:tc>
              <w:tc>
                <w:tcPr>
                  <w:tcW w:w="2787" w:type="dxa"/>
                </w:tcPr>
                <w:p w14:paraId="504B6CA8" w14:textId="77777777" w:rsidR="00312BA0" w:rsidRDefault="00312BA0" w:rsidP="00312BA0">
                  <w:pPr>
                    <w:spacing w:line="240" w:lineRule="auto"/>
                    <w:jc w:val="left"/>
                    <w:rPr>
                      <w:ins w:id="1468" w:author="malang sutoyo" w:date="2024-05-31T07:27:00Z"/>
                      <w:rFonts w:ascii="Arial" w:hAnsi="Arial" w:cs="Arial"/>
                      <w:lang w:val="en-US"/>
                    </w:rPr>
                  </w:pPr>
                  <w:proofErr w:type="spellStart"/>
                  <w:ins w:id="1469" w:author="malang sutoyo" w:date="2024-05-31T07:27:00Z">
                    <w:r>
                      <w:rPr>
                        <w:rFonts w:ascii="Arial" w:hAnsi="Arial" w:cs="Arial"/>
                        <w:lang w:val="en-US"/>
                      </w:rPr>
                      <w:t>Moh</w:t>
                    </w:r>
                    <w:proofErr w:type="spellEnd"/>
                    <w:r>
                      <w:rPr>
                        <w:rFonts w:ascii="Arial" w:hAnsi="Arial" w:cs="Arial"/>
                        <w:lang w:val="en-US"/>
                      </w:rPr>
                      <w:t xml:space="preserve">. </w:t>
                    </w:r>
                    <w:proofErr w:type="spellStart"/>
                    <w:r>
                      <w:rPr>
                        <w:rFonts w:ascii="Arial" w:hAnsi="Arial" w:cs="Arial"/>
                        <w:lang w:val="en-US"/>
                      </w:rPr>
                      <w:t>Syaifulloh</w:t>
                    </w:r>
                    <w:proofErr w:type="spellEnd"/>
                  </w:ins>
                </w:p>
              </w:tc>
              <w:tc>
                <w:tcPr>
                  <w:tcW w:w="1299" w:type="dxa"/>
                </w:tcPr>
                <w:p w14:paraId="78943694" w14:textId="77777777" w:rsidR="00312BA0" w:rsidRPr="005E05DA" w:rsidRDefault="00312BA0" w:rsidP="00312BA0">
                  <w:pPr>
                    <w:jc w:val="center"/>
                    <w:rPr>
                      <w:ins w:id="1470" w:author="malang sutoyo" w:date="2024-05-31T07:27:00Z"/>
                      <w:rFonts w:ascii="Arial" w:hAnsi="Arial" w:cs="Arial"/>
                    </w:rPr>
                  </w:pPr>
                  <w:ins w:id="1471" w:author="malang sutoyo" w:date="2024-05-31T07:27:00Z">
                    <w:r w:rsidRPr="005E05DA">
                      <w:rPr>
                        <w:rFonts w:ascii="Arial" w:hAnsi="Arial" w:cs="Arial"/>
                      </w:rPr>
                      <w:t>54123026</w:t>
                    </w:r>
                  </w:ins>
                </w:p>
              </w:tc>
              <w:tc>
                <w:tcPr>
                  <w:tcW w:w="1701" w:type="dxa"/>
                </w:tcPr>
                <w:p w14:paraId="68FECBE4" w14:textId="77777777" w:rsidR="00312BA0" w:rsidRPr="00592723" w:rsidRDefault="00312BA0" w:rsidP="00312BA0">
                  <w:pPr>
                    <w:jc w:val="center"/>
                    <w:rPr>
                      <w:ins w:id="1472" w:author="malang sutoyo" w:date="2024-05-31T07:27:00Z"/>
                      <w:rFonts w:ascii="Arial" w:hAnsi="Arial" w:cs="Arial"/>
                    </w:rPr>
                  </w:pPr>
                  <w:ins w:id="1473" w:author="malang sutoyo" w:date="2024-05-31T07:27:00Z">
                    <w:r w:rsidRPr="00592723">
                      <w:rPr>
                        <w:rFonts w:ascii="Arial" w:hAnsi="Arial" w:cs="Arial"/>
                      </w:rPr>
                      <w:t>Pegawai Tetap</w:t>
                    </w:r>
                  </w:ins>
                </w:p>
              </w:tc>
              <w:tc>
                <w:tcPr>
                  <w:tcW w:w="2835" w:type="dxa"/>
                </w:tcPr>
                <w:p w14:paraId="11E0DB0C" w14:textId="77777777" w:rsidR="00312BA0" w:rsidRDefault="00312BA0" w:rsidP="00312BA0">
                  <w:pPr>
                    <w:jc w:val="left"/>
                    <w:rPr>
                      <w:ins w:id="1474" w:author="malang sutoyo" w:date="2024-05-31T07:27:00Z"/>
                      <w:rFonts w:ascii="Arial" w:hAnsi="Arial" w:cs="Arial"/>
                      <w:lang w:val="en-US"/>
                    </w:rPr>
                  </w:pPr>
                  <w:ins w:id="1475" w:author="malang sutoyo" w:date="2024-05-31T07:27:00Z">
                    <w:r>
                      <w:rPr>
                        <w:rFonts w:ascii="Arial" w:hAnsi="Arial" w:cs="Arial"/>
                        <w:lang w:val="en-US"/>
                      </w:rPr>
                      <w:t>Staff Marketing</w:t>
                    </w:r>
                  </w:ins>
                </w:p>
              </w:tc>
            </w:tr>
            <w:tr w:rsidR="00312BA0" w:rsidRPr="00825B29" w14:paraId="67FD96CF" w14:textId="77777777" w:rsidTr="00FE472C">
              <w:trPr>
                <w:ins w:id="1476" w:author="malang sutoyo" w:date="2024-05-31T07:27:00Z"/>
              </w:trPr>
              <w:tc>
                <w:tcPr>
                  <w:tcW w:w="587" w:type="dxa"/>
                </w:tcPr>
                <w:p w14:paraId="09297B07" w14:textId="77777777" w:rsidR="00312BA0" w:rsidRDefault="00312BA0" w:rsidP="00312BA0">
                  <w:pPr>
                    <w:jc w:val="center"/>
                    <w:rPr>
                      <w:ins w:id="1477" w:author="malang sutoyo" w:date="2024-05-31T07:27:00Z"/>
                      <w:rFonts w:ascii="Arial" w:hAnsi="Arial" w:cs="Arial"/>
                      <w:lang w:val="en-US"/>
                    </w:rPr>
                  </w:pPr>
                  <w:ins w:id="1478" w:author="malang sutoyo" w:date="2024-05-31T07:27:00Z">
                    <w:r>
                      <w:rPr>
                        <w:rFonts w:ascii="Arial" w:hAnsi="Arial" w:cs="Arial"/>
                        <w:lang w:val="en-US"/>
                      </w:rPr>
                      <w:t>12</w:t>
                    </w:r>
                  </w:ins>
                </w:p>
              </w:tc>
              <w:tc>
                <w:tcPr>
                  <w:tcW w:w="2787" w:type="dxa"/>
                </w:tcPr>
                <w:p w14:paraId="17616548" w14:textId="77777777" w:rsidR="00312BA0" w:rsidRDefault="00312BA0" w:rsidP="00312BA0">
                  <w:pPr>
                    <w:spacing w:line="240" w:lineRule="auto"/>
                    <w:jc w:val="left"/>
                    <w:rPr>
                      <w:ins w:id="1479" w:author="malang sutoyo" w:date="2024-05-31T07:27:00Z"/>
                      <w:rFonts w:ascii="Arial" w:hAnsi="Arial" w:cs="Arial"/>
                      <w:lang w:val="en-US"/>
                    </w:rPr>
                  </w:pPr>
                  <w:ins w:id="1480" w:author="malang sutoyo" w:date="2024-05-31T07:27:00Z">
                    <w:r>
                      <w:rPr>
                        <w:rFonts w:ascii="Arial" w:hAnsi="Arial" w:cs="Arial"/>
                        <w:lang w:val="en-US"/>
                      </w:rPr>
                      <w:t xml:space="preserve">Anisa </w:t>
                    </w:r>
                    <w:proofErr w:type="spellStart"/>
                    <w:r>
                      <w:rPr>
                        <w:rFonts w:ascii="Arial" w:hAnsi="Arial" w:cs="Arial"/>
                        <w:lang w:val="en-US"/>
                      </w:rPr>
                      <w:t>Rohmah</w:t>
                    </w:r>
                    <w:proofErr w:type="spellEnd"/>
                    <w:r>
                      <w:rPr>
                        <w:rFonts w:ascii="Arial" w:hAnsi="Arial" w:cs="Arial"/>
                        <w:lang w:val="en-US"/>
                      </w:rPr>
                      <w:t xml:space="preserve"> Alami</w:t>
                    </w:r>
                  </w:ins>
                </w:p>
              </w:tc>
              <w:tc>
                <w:tcPr>
                  <w:tcW w:w="1299" w:type="dxa"/>
                </w:tcPr>
                <w:p w14:paraId="0E77354E" w14:textId="77777777" w:rsidR="00312BA0" w:rsidRPr="005E05DA" w:rsidRDefault="00312BA0" w:rsidP="00312BA0">
                  <w:pPr>
                    <w:jc w:val="center"/>
                    <w:rPr>
                      <w:ins w:id="1481" w:author="malang sutoyo" w:date="2024-05-31T07:27:00Z"/>
                      <w:rFonts w:ascii="Arial" w:hAnsi="Arial" w:cs="Arial"/>
                    </w:rPr>
                  </w:pPr>
                  <w:ins w:id="1482" w:author="malang sutoyo" w:date="2024-05-31T07:27:00Z">
                    <w:r w:rsidRPr="00AC0458">
                      <w:rPr>
                        <w:rFonts w:ascii="Arial" w:hAnsi="Arial" w:cs="Arial"/>
                      </w:rPr>
                      <w:t>54123028</w:t>
                    </w:r>
                  </w:ins>
                </w:p>
              </w:tc>
              <w:tc>
                <w:tcPr>
                  <w:tcW w:w="1701" w:type="dxa"/>
                </w:tcPr>
                <w:p w14:paraId="0E44A304" w14:textId="77777777" w:rsidR="00312BA0" w:rsidRPr="00825B29" w:rsidRDefault="00312BA0" w:rsidP="00312BA0">
                  <w:pPr>
                    <w:jc w:val="center"/>
                    <w:rPr>
                      <w:ins w:id="1483" w:author="malang sutoyo" w:date="2024-05-31T07:27:00Z"/>
                      <w:rFonts w:ascii="Arial" w:hAnsi="Arial" w:cs="Arial"/>
                    </w:rPr>
                  </w:pPr>
                  <w:ins w:id="1484" w:author="malang sutoyo" w:date="2024-05-31T07:27:00Z">
                    <w:r>
                      <w:rPr>
                        <w:rFonts w:ascii="Arial" w:hAnsi="Arial" w:cs="Arial"/>
                        <w:lang w:val="en-US"/>
                      </w:rPr>
                      <w:t>PKWT</w:t>
                    </w:r>
                  </w:ins>
                </w:p>
              </w:tc>
              <w:tc>
                <w:tcPr>
                  <w:tcW w:w="2835" w:type="dxa"/>
                </w:tcPr>
                <w:p w14:paraId="7A2E9456" w14:textId="77777777" w:rsidR="00312BA0" w:rsidRDefault="00312BA0" w:rsidP="00312BA0">
                  <w:pPr>
                    <w:jc w:val="left"/>
                    <w:rPr>
                      <w:ins w:id="1485" w:author="malang sutoyo" w:date="2024-05-31T07:27:00Z"/>
                      <w:rFonts w:ascii="Arial" w:hAnsi="Arial" w:cs="Arial"/>
                      <w:lang w:val="en-US"/>
                    </w:rPr>
                  </w:pPr>
                  <w:ins w:id="1486" w:author="malang sutoyo" w:date="2024-05-31T07:27:00Z">
                    <w:r>
                      <w:rPr>
                        <w:rFonts w:ascii="Arial" w:hAnsi="Arial" w:cs="Arial"/>
                        <w:lang w:val="en-US"/>
                      </w:rPr>
                      <w:t>Project Manager</w:t>
                    </w:r>
                  </w:ins>
                </w:p>
              </w:tc>
            </w:tr>
            <w:tr w:rsidR="00312BA0" w:rsidRPr="00825B29" w14:paraId="4E4C62BC" w14:textId="77777777" w:rsidTr="00FE472C">
              <w:trPr>
                <w:ins w:id="1487" w:author="malang sutoyo" w:date="2024-05-31T07:27:00Z"/>
              </w:trPr>
              <w:tc>
                <w:tcPr>
                  <w:tcW w:w="587" w:type="dxa"/>
                </w:tcPr>
                <w:p w14:paraId="068F6EE0" w14:textId="77777777" w:rsidR="00312BA0" w:rsidRDefault="00312BA0" w:rsidP="00312BA0">
                  <w:pPr>
                    <w:jc w:val="center"/>
                    <w:rPr>
                      <w:ins w:id="1488" w:author="malang sutoyo" w:date="2024-05-31T07:27:00Z"/>
                      <w:rFonts w:ascii="Arial" w:hAnsi="Arial" w:cs="Arial"/>
                      <w:lang w:val="en-US"/>
                    </w:rPr>
                  </w:pPr>
                  <w:ins w:id="1489" w:author="malang sutoyo" w:date="2024-05-31T07:27:00Z">
                    <w:r>
                      <w:rPr>
                        <w:rFonts w:ascii="Arial" w:hAnsi="Arial" w:cs="Arial"/>
                        <w:lang w:val="en-US"/>
                      </w:rPr>
                      <w:t>13</w:t>
                    </w:r>
                  </w:ins>
                </w:p>
              </w:tc>
              <w:tc>
                <w:tcPr>
                  <w:tcW w:w="2787" w:type="dxa"/>
                </w:tcPr>
                <w:p w14:paraId="479D3B86" w14:textId="77777777" w:rsidR="00312BA0" w:rsidRDefault="00312BA0" w:rsidP="00312BA0">
                  <w:pPr>
                    <w:spacing w:line="240" w:lineRule="auto"/>
                    <w:jc w:val="left"/>
                    <w:rPr>
                      <w:ins w:id="1490" w:author="malang sutoyo" w:date="2024-05-31T07:27:00Z"/>
                      <w:rFonts w:ascii="Arial" w:hAnsi="Arial" w:cs="Arial"/>
                      <w:lang w:val="en-US"/>
                    </w:rPr>
                  </w:pPr>
                  <w:ins w:id="1491" w:author="malang sutoyo" w:date="2024-05-31T07:27:00Z">
                    <w:r>
                      <w:rPr>
                        <w:rFonts w:ascii="Arial" w:hAnsi="Arial" w:cs="Arial"/>
                        <w:lang w:val="en-US"/>
                      </w:rPr>
                      <w:t>Rahmad Fajar Royan</w:t>
                    </w:r>
                  </w:ins>
                </w:p>
              </w:tc>
              <w:tc>
                <w:tcPr>
                  <w:tcW w:w="1299" w:type="dxa"/>
                </w:tcPr>
                <w:p w14:paraId="76016DB3" w14:textId="77777777" w:rsidR="00312BA0" w:rsidRPr="00AC0458" w:rsidRDefault="00312BA0" w:rsidP="00312BA0">
                  <w:pPr>
                    <w:jc w:val="center"/>
                    <w:rPr>
                      <w:ins w:id="1492" w:author="malang sutoyo" w:date="2024-05-31T07:27:00Z"/>
                      <w:rFonts w:ascii="Arial" w:hAnsi="Arial" w:cs="Arial"/>
                      <w:lang w:val="en-US"/>
                    </w:rPr>
                  </w:pPr>
                  <w:ins w:id="1493" w:author="malang sutoyo" w:date="2024-05-31T07:27:00Z">
                    <w:r w:rsidRPr="00AC0458">
                      <w:rPr>
                        <w:rFonts w:ascii="Arial" w:hAnsi="Arial" w:cs="Arial"/>
                      </w:rPr>
                      <w:t>5412302</w:t>
                    </w:r>
                    <w:r>
                      <w:rPr>
                        <w:rFonts w:ascii="Arial" w:hAnsi="Arial" w:cs="Arial"/>
                        <w:lang w:val="en-US"/>
                      </w:rPr>
                      <w:t>9</w:t>
                    </w:r>
                  </w:ins>
                </w:p>
              </w:tc>
              <w:tc>
                <w:tcPr>
                  <w:tcW w:w="1701" w:type="dxa"/>
                </w:tcPr>
                <w:p w14:paraId="2FDA6D0E" w14:textId="77777777" w:rsidR="00312BA0" w:rsidRPr="00825B29" w:rsidRDefault="00312BA0" w:rsidP="00312BA0">
                  <w:pPr>
                    <w:jc w:val="center"/>
                    <w:rPr>
                      <w:ins w:id="1494" w:author="malang sutoyo" w:date="2024-05-31T07:27:00Z"/>
                      <w:rFonts w:ascii="Arial" w:hAnsi="Arial" w:cs="Arial"/>
                    </w:rPr>
                  </w:pPr>
                  <w:ins w:id="1495" w:author="malang sutoyo" w:date="2024-05-31T07:27:00Z">
                    <w:r>
                      <w:rPr>
                        <w:rFonts w:ascii="Arial" w:hAnsi="Arial" w:cs="Arial"/>
                        <w:lang w:val="en-US"/>
                      </w:rPr>
                      <w:t>PKWT</w:t>
                    </w:r>
                  </w:ins>
                </w:p>
              </w:tc>
              <w:tc>
                <w:tcPr>
                  <w:tcW w:w="2835" w:type="dxa"/>
                </w:tcPr>
                <w:p w14:paraId="699683D5" w14:textId="77777777" w:rsidR="00312BA0" w:rsidRDefault="00312BA0" w:rsidP="00312BA0">
                  <w:pPr>
                    <w:jc w:val="left"/>
                    <w:rPr>
                      <w:ins w:id="1496" w:author="malang sutoyo" w:date="2024-05-31T07:27:00Z"/>
                      <w:rFonts w:ascii="Arial" w:hAnsi="Arial" w:cs="Arial"/>
                      <w:lang w:val="en-US"/>
                    </w:rPr>
                  </w:pPr>
                  <w:ins w:id="1497" w:author="malang sutoyo" w:date="2024-05-31T07:27:00Z">
                    <w:r>
                      <w:rPr>
                        <w:rFonts w:ascii="Arial" w:hAnsi="Arial" w:cs="Arial"/>
                        <w:lang w:val="en-US"/>
                      </w:rPr>
                      <w:t>Project Manager</w:t>
                    </w:r>
                  </w:ins>
                </w:p>
              </w:tc>
            </w:tr>
            <w:tr w:rsidR="00312BA0" w:rsidRPr="00825B29" w14:paraId="395AD727" w14:textId="77777777" w:rsidTr="00FE472C">
              <w:trPr>
                <w:ins w:id="1498" w:author="malang sutoyo" w:date="2024-05-31T07:27:00Z"/>
              </w:trPr>
              <w:tc>
                <w:tcPr>
                  <w:tcW w:w="587" w:type="dxa"/>
                </w:tcPr>
                <w:p w14:paraId="6374B6C3" w14:textId="77777777" w:rsidR="00312BA0" w:rsidRDefault="00312BA0" w:rsidP="00312BA0">
                  <w:pPr>
                    <w:jc w:val="center"/>
                    <w:rPr>
                      <w:ins w:id="1499" w:author="malang sutoyo" w:date="2024-05-31T07:27:00Z"/>
                      <w:rFonts w:ascii="Arial" w:hAnsi="Arial" w:cs="Arial"/>
                      <w:lang w:val="en-US"/>
                    </w:rPr>
                  </w:pPr>
                  <w:ins w:id="1500" w:author="malang sutoyo" w:date="2024-05-31T07:27:00Z">
                    <w:r>
                      <w:rPr>
                        <w:rFonts w:ascii="Arial" w:hAnsi="Arial" w:cs="Arial"/>
                        <w:lang w:val="en-US"/>
                      </w:rPr>
                      <w:t>14</w:t>
                    </w:r>
                  </w:ins>
                </w:p>
              </w:tc>
              <w:tc>
                <w:tcPr>
                  <w:tcW w:w="2787" w:type="dxa"/>
                </w:tcPr>
                <w:p w14:paraId="0F944955" w14:textId="77777777" w:rsidR="00312BA0" w:rsidRDefault="00312BA0" w:rsidP="00312BA0">
                  <w:pPr>
                    <w:spacing w:line="240" w:lineRule="auto"/>
                    <w:jc w:val="left"/>
                    <w:rPr>
                      <w:ins w:id="1501" w:author="malang sutoyo" w:date="2024-05-31T07:27:00Z"/>
                      <w:rFonts w:ascii="Arial" w:hAnsi="Arial" w:cs="Arial"/>
                      <w:lang w:val="en-US"/>
                    </w:rPr>
                  </w:pPr>
                  <w:ins w:id="1502" w:author="malang sutoyo" w:date="2024-05-31T07:27:00Z">
                    <w:r>
                      <w:rPr>
                        <w:rFonts w:ascii="Arial" w:hAnsi="Arial" w:cs="Arial"/>
                        <w:lang w:val="en-US"/>
                      </w:rPr>
                      <w:t xml:space="preserve">Eka Rudi </w:t>
                    </w:r>
                    <w:proofErr w:type="spellStart"/>
                    <w:r>
                      <w:rPr>
                        <w:rFonts w:ascii="Arial" w:hAnsi="Arial" w:cs="Arial"/>
                        <w:lang w:val="en-US"/>
                      </w:rPr>
                      <w:t>Indrawan</w:t>
                    </w:r>
                    <w:proofErr w:type="spellEnd"/>
                  </w:ins>
                </w:p>
              </w:tc>
              <w:tc>
                <w:tcPr>
                  <w:tcW w:w="1299" w:type="dxa"/>
                </w:tcPr>
                <w:p w14:paraId="46CE0A56" w14:textId="77777777" w:rsidR="00312BA0" w:rsidRPr="00AC0458" w:rsidRDefault="00312BA0" w:rsidP="00312BA0">
                  <w:pPr>
                    <w:jc w:val="center"/>
                    <w:rPr>
                      <w:ins w:id="1503" w:author="malang sutoyo" w:date="2024-05-31T07:27:00Z"/>
                      <w:rFonts w:ascii="Arial" w:hAnsi="Arial" w:cs="Arial"/>
                    </w:rPr>
                  </w:pPr>
                  <w:ins w:id="1504" w:author="malang sutoyo" w:date="2024-05-31T07:27:00Z">
                    <w:r w:rsidRPr="00AC0458">
                      <w:rPr>
                        <w:rFonts w:ascii="Arial" w:hAnsi="Arial" w:cs="Arial"/>
                      </w:rPr>
                      <w:t>54123031</w:t>
                    </w:r>
                  </w:ins>
                </w:p>
              </w:tc>
              <w:tc>
                <w:tcPr>
                  <w:tcW w:w="1701" w:type="dxa"/>
                </w:tcPr>
                <w:p w14:paraId="696F5184" w14:textId="77777777" w:rsidR="00312BA0" w:rsidRPr="00825B29" w:rsidRDefault="00312BA0" w:rsidP="00312BA0">
                  <w:pPr>
                    <w:jc w:val="center"/>
                    <w:rPr>
                      <w:ins w:id="1505" w:author="malang sutoyo" w:date="2024-05-31T07:27:00Z"/>
                      <w:rFonts w:ascii="Arial" w:hAnsi="Arial" w:cs="Arial"/>
                    </w:rPr>
                  </w:pPr>
                  <w:ins w:id="1506" w:author="malang sutoyo" w:date="2024-05-31T07:27:00Z">
                    <w:r>
                      <w:rPr>
                        <w:rFonts w:ascii="Arial" w:hAnsi="Arial" w:cs="Arial"/>
                        <w:lang w:val="en-US"/>
                      </w:rPr>
                      <w:t>PKWT</w:t>
                    </w:r>
                  </w:ins>
                </w:p>
              </w:tc>
              <w:tc>
                <w:tcPr>
                  <w:tcW w:w="2835" w:type="dxa"/>
                </w:tcPr>
                <w:p w14:paraId="6E9731B5" w14:textId="77777777" w:rsidR="00312BA0" w:rsidRDefault="00312BA0" w:rsidP="00312BA0">
                  <w:pPr>
                    <w:jc w:val="left"/>
                    <w:rPr>
                      <w:ins w:id="1507" w:author="malang sutoyo" w:date="2024-05-31T07:27:00Z"/>
                      <w:rFonts w:ascii="Arial" w:hAnsi="Arial" w:cs="Arial"/>
                      <w:lang w:val="en-US"/>
                    </w:rPr>
                  </w:pPr>
                  <w:ins w:id="1508" w:author="malang sutoyo" w:date="2024-05-31T07:27:00Z">
                    <w:r>
                      <w:rPr>
                        <w:rFonts w:ascii="Arial" w:hAnsi="Arial" w:cs="Arial"/>
                        <w:lang w:val="en-US"/>
                      </w:rPr>
                      <w:t>Project Manager</w:t>
                    </w:r>
                  </w:ins>
                </w:p>
              </w:tc>
            </w:tr>
            <w:tr w:rsidR="00312BA0" w:rsidRPr="00825B29" w14:paraId="1B866FA2" w14:textId="77777777" w:rsidTr="00FE472C">
              <w:trPr>
                <w:ins w:id="1509" w:author="malang sutoyo" w:date="2024-05-31T07:27:00Z"/>
              </w:trPr>
              <w:tc>
                <w:tcPr>
                  <w:tcW w:w="587" w:type="dxa"/>
                </w:tcPr>
                <w:p w14:paraId="6CFCCA4F" w14:textId="77777777" w:rsidR="00312BA0" w:rsidRDefault="00312BA0" w:rsidP="00312BA0">
                  <w:pPr>
                    <w:jc w:val="center"/>
                    <w:rPr>
                      <w:ins w:id="1510" w:author="malang sutoyo" w:date="2024-05-31T07:27:00Z"/>
                      <w:rFonts w:ascii="Arial" w:hAnsi="Arial" w:cs="Arial"/>
                      <w:lang w:val="en-US"/>
                    </w:rPr>
                  </w:pPr>
                  <w:ins w:id="1511" w:author="malang sutoyo" w:date="2024-05-31T07:27:00Z">
                    <w:r>
                      <w:rPr>
                        <w:rFonts w:ascii="Arial" w:hAnsi="Arial" w:cs="Arial"/>
                        <w:lang w:val="en-US"/>
                      </w:rPr>
                      <w:t>15</w:t>
                    </w:r>
                  </w:ins>
                </w:p>
              </w:tc>
              <w:tc>
                <w:tcPr>
                  <w:tcW w:w="2787" w:type="dxa"/>
                </w:tcPr>
                <w:p w14:paraId="38EA1C0E" w14:textId="77777777" w:rsidR="00312BA0" w:rsidRDefault="00312BA0" w:rsidP="00312BA0">
                  <w:pPr>
                    <w:spacing w:line="240" w:lineRule="auto"/>
                    <w:jc w:val="left"/>
                    <w:rPr>
                      <w:ins w:id="1512" w:author="malang sutoyo" w:date="2024-05-31T07:27:00Z"/>
                      <w:rFonts w:ascii="Arial" w:hAnsi="Arial" w:cs="Arial"/>
                      <w:lang w:val="en-US"/>
                    </w:rPr>
                  </w:pPr>
                  <w:ins w:id="1513" w:author="malang sutoyo" w:date="2024-05-31T07:27:00Z">
                    <w:r>
                      <w:rPr>
                        <w:rFonts w:ascii="Arial" w:hAnsi="Arial" w:cs="Arial"/>
                        <w:lang w:val="en-US"/>
                      </w:rPr>
                      <w:t xml:space="preserve">Moch. Fahim </w:t>
                    </w:r>
                    <w:proofErr w:type="spellStart"/>
                    <w:r>
                      <w:rPr>
                        <w:rFonts w:ascii="Arial" w:hAnsi="Arial" w:cs="Arial"/>
                        <w:lang w:val="en-US"/>
                      </w:rPr>
                      <w:t>Muridho</w:t>
                    </w:r>
                    <w:proofErr w:type="spellEnd"/>
                  </w:ins>
                </w:p>
              </w:tc>
              <w:tc>
                <w:tcPr>
                  <w:tcW w:w="1299" w:type="dxa"/>
                </w:tcPr>
                <w:p w14:paraId="08431989" w14:textId="77777777" w:rsidR="00312BA0" w:rsidRPr="00AC0458" w:rsidRDefault="00312BA0" w:rsidP="00312BA0">
                  <w:pPr>
                    <w:jc w:val="center"/>
                    <w:rPr>
                      <w:ins w:id="1514" w:author="malang sutoyo" w:date="2024-05-31T07:27:00Z"/>
                      <w:rFonts w:ascii="Arial" w:hAnsi="Arial" w:cs="Arial"/>
                    </w:rPr>
                  </w:pPr>
                  <w:ins w:id="1515" w:author="malang sutoyo" w:date="2024-05-31T07:27:00Z">
                    <w:r w:rsidRPr="00AC0458">
                      <w:rPr>
                        <w:rFonts w:ascii="Arial" w:hAnsi="Arial" w:cs="Arial"/>
                      </w:rPr>
                      <w:t>54123035</w:t>
                    </w:r>
                  </w:ins>
                </w:p>
              </w:tc>
              <w:tc>
                <w:tcPr>
                  <w:tcW w:w="1701" w:type="dxa"/>
                </w:tcPr>
                <w:p w14:paraId="11374516" w14:textId="77777777" w:rsidR="00312BA0" w:rsidRPr="00825B29" w:rsidRDefault="00312BA0" w:rsidP="00312BA0">
                  <w:pPr>
                    <w:jc w:val="center"/>
                    <w:rPr>
                      <w:ins w:id="1516" w:author="malang sutoyo" w:date="2024-05-31T07:27:00Z"/>
                      <w:rFonts w:ascii="Arial" w:hAnsi="Arial" w:cs="Arial"/>
                    </w:rPr>
                  </w:pPr>
                  <w:ins w:id="1517" w:author="malang sutoyo" w:date="2024-05-31T07:27:00Z">
                    <w:r>
                      <w:rPr>
                        <w:rFonts w:ascii="Arial" w:hAnsi="Arial" w:cs="Arial"/>
                        <w:lang w:val="en-US"/>
                      </w:rPr>
                      <w:t>PKWT</w:t>
                    </w:r>
                  </w:ins>
                </w:p>
              </w:tc>
              <w:tc>
                <w:tcPr>
                  <w:tcW w:w="2835" w:type="dxa"/>
                </w:tcPr>
                <w:p w14:paraId="106205D5" w14:textId="77777777" w:rsidR="00312BA0" w:rsidRDefault="00312BA0" w:rsidP="00312BA0">
                  <w:pPr>
                    <w:jc w:val="left"/>
                    <w:rPr>
                      <w:ins w:id="1518" w:author="malang sutoyo" w:date="2024-05-31T07:27:00Z"/>
                      <w:rFonts w:ascii="Arial" w:hAnsi="Arial" w:cs="Arial"/>
                      <w:lang w:val="en-US"/>
                    </w:rPr>
                  </w:pPr>
                  <w:ins w:id="1519" w:author="malang sutoyo" w:date="2024-05-31T07:27:00Z">
                    <w:r>
                      <w:rPr>
                        <w:rFonts w:ascii="Arial" w:hAnsi="Arial" w:cs="Arial"/>
                        <w:lang w:val="en-US"/>
                      </w:rPr>
                      <w:t xml:space="preserve">Staff </w:t>
                    </w:r>
                    <w:proofErr w:type="spellStart"/>
                    <w:r>
                      <w:rPr>
                        <w:rFonts w:ascii="Arial" w:hAnsi="Arial" w:cs="Arial"/>
                        <w:lang w:val="en-US"/>
                      </w:rPr>
                      <w:t>Operasional</w:t>
                    </w:r>
                    <w:proofErr w:type="spellEnd"/>
                  </w:ins>
                </w:p>
              </w:tc>
            </w:tr>
            <w:tr w:rsidR="00312BA0" w:rsidRPr="00825B29" w14:paraId="465EA42B" w14:textId="77777777" w:rsidTr="00FE472C">
              <w:trPr>
                <w:ins w:id="1520" w:author="malang sutoyo" w:date="2024-05-31T07:27:00Z"/>
              </w:trPr>
              <w:tc>
                <w:tcPr>
                  <w:tcW w:w="587" w:type="dxa"/>
                </w:tcPr>
                <w:p w14:paraId="0F75569F" w14:textId="77777777" w:rsidR="00312BA0" w:rsidRDefault="00312BA0" w:rsidP="00312BA0">
                  <w:pPr>
                    <w:jc w:val="center"/>
                    <w:rPr>
                      <w:ins w:id="1521" w:author="malang sutoyo" w:date="2024-05-31T07:27:00Z"/>
                      <w:rFonts w:ascii="Arial" w:hAnsi="Arial" w:cs="Arial"/>
                      <w:lang w:val="en-US"/>
                    </w:rPr>
                  </w:pPr>
                  <w:ins w:id="1522" w:author="malang sutoyo" w:date="2024-05-31T07:27:00Z">
                    <w:r>
                      <w:rPr>
                        <w:rFonts w:ascii="Arial" w:hAnsi="Arial" w:cs="Arial"/>
                        <w:lang w:val="en-US"/>
                      </w:rPr>
                      <w:t>16</w:t>
                    </w:r>
                  </w:ins>
                </w:p>
              </w:tc>
              <w:tc>
                <w:tcPr>
                  <w:tcW w:w="2787" w:type="dxa"/>
                </w:tcPr>
                <w:p w14:paraId="2388D127" w14:textId="77777777" w:rsidR="00312BA0" w:rsidRDefault="00312BA0" w:rsidP="00312BA0">
                  <w:pPr>
                    <w:spacing w:line="240" w:lineRule="auto"/>
                    <w:jc w:val="left"/>
                    <w:rPr>
                      <w:ins w:id="1523" w:author="malang sutoyo" w:date="2024-05-31T07:27:00Z"/>
                      <w:rFonts w:ascii="Arial" w:hAnsi="Arial" w:cs="Arial"/>
                      <w:lang w:val="en-US"/>
                    </w:rPr>
                  </w:pPr>
                  <w:ins w:id="1524" w:author="malang sutoyo" w:date="2024-05-31T07:27:00Z">
                    <w:r>
                      <w:rPr>
                        <w:rFonts w:ascii="Arial" w:hAnsi="Arial" w:cs="Arial"/>
                        <w:lang w:val="en-US"/>
                      </w:rPr>
                      <w:t xml:space="preserve">Nurul </w:t>
                    </w:r>
                    <w:proofErr w:type="spellStart"/>
                    <w:r>
                      <w:rPr>
                        <w:rFonts w:ascii="Arial" w:hAnsi="Arial" w:cs="Arial"/>
                        <w:lang w:val="en-US"/>
                      </w:rPr>
                      <w:t>Dwi</w:t>
                    </w:r>
                    <w:proofErr w:type="spellEnd"/>
                    <w:r>
                      <w:rPr>
                        <w:rFonts w:ascii="Arial" w:hAnsi="Arial" w:cs="Arial"/>
                        <w:lang w:val="en-US"/>
                      </w:rPr>
                      <w:t xml:space="preserve"> Azahra</w:t>
                    </w:r>
                  </w:ins>
                </w:p>
              </w:tc>
              <w:tc>
                <w:tcPr>
                  <w:tcW w:w="1299" w:type="dxa"/>
                </w:tcPr>
                <w:p w14:paraId="52CC9245" w14:textId="77777777" w:rsidR="00312BA0" w:rsidRPr="00AC0458" w:rsidRDefault="00312BA0" w:rsidP="00312BA0">
                  <w:pPr>
                    <w:jc w:val="center"/>
                    <w:rPr>
                      <w:ins w:id="1525" w:author="malang sutoyo" w:date="2024-05-31T07:27:00Z"/>
                      <w:rFonts w:ascii="Arial" w:hAnsi="Arial" w:cs="Arial"/>
                    </w:rPr>
                  </w:pPr>
                  <w:ins w:id="1526" w:author="malang sutoyo" w:date="2024-05-31T07:27:00Z">
                    <w:r w:rsidRPr="00AC0458">
                      <w:rPr>
                        <w:rFonts w:ascii="Arial" w:hAnsi="Arial" w:cs="Arial"/>
                      </w:rPr>
                      <w:t>54123037</w:t>
                    </w:r>
                  </w:ins>
                </w:p>
              </w:tc>
              <w:tc>
                <w:tcPr>
                  <w:tcW w:w="1701" w:type="dxa"/>
                </w:tcPr>
                <w:p w14:paraId="0D143763" w14:textId="77777777" w:rsidR="00312BA0" w:rsidRPr="00825B29" w:rsidRDefault="00312BA0" w:rsidP="00312BA0">
                  <w:pPr>
                    <w:jc w:val="center"/>
                    <w:rPr>
                      <w:ins w:id="1527" w:author="malang sutoyo" w:date="2024-05-31T07:27:00Z"/>
                      <w:rFonts w:ascii="Arial" w:hAnsi="Arial" w:cs="Arial"/>
                    </w:rPr>
                  </w:pPr>
                  <w:ins w:id="1528" w:author="malang sutoyo" w:date="2024-05-31T07:27:00Z">
                    <w:r>
                      <w:rPr>
                        <w:rFonts w:ascii="Arial" w:hAnsi="Arial" w:cs="Arial"/>
                        <w:lang w:val="en-US"/>
                      </w:rPr>
                      <w:t>PKWT</w:t>
                    </w:r>
                  </w:ins>
                </w:p>
              </w:tc>
              <w:tc>
                <w:tcPr>
                  <w:tcW w:w="2835" w:type="dxa"/>
                </w:tcPr>
                <w:p w14:paraId="5B9D8E08" w14:textId="77777777" w:rsidR="00312BA0" w:rsidRDefault="00312BA0" w:rsidP="00312BA0">
                  <w:pPr>
                    <w:jc w:val="left"/>
                    <w:rPr>
                      <w:ins w:id="1529" w:author="malang sutoyo" w:date="2024-05-31T07:27:00Z"/>
                      <w:rFonts w:ascii="Arial" w:hAnsi="Arial" w:cs="Arial"/>
                      <w:lang w:val="en-US"/>
                    </w:rPr>
                  </w:pPr>
                  <w:proofErr w:type="spellStart"/>
                  <w:ins w:id="1530" w:author="malang sutoyo" w:date="2024-05-31T07:27:00Z">
                    <w:r>
                      <w:rPr>
                        <w:rFonts w:ascii="Arial" w:hAnsi="Arial" w:cs="Arial"/>
                        <w:lang w:val="en-US"/>
                      </w:rPr>
                      <w:t>Keuangan</w:t>
                    </w:r>
                    <w:proofErr w:type="spellEnd"/>
                  </w:ins>
                </w:p>
              </w:tc>
            </w:tr>
            <w:tr w:rsidR="00312BA0" w:rsidRPr="00825B29" w14:paraId="53171F93" w14:textId="77777777" w:rsidTr="00FE472C">
              <w:trPr>
                <w:ins w:id="1531" w:author="malang sutoyo" w:date="2024-05-31T07:27:00Z"/>
              </w:trPr>
              <w:tc>
                <w:tcPr>
                  <w:tcW w:w="587" w:type="dxa"/>
                </w:tcPr>
                <w:p w14:paraId="37CCE89A" w14:textId="77777777" w:rsidR="00312BA0" w:rsidRDefault="00312BA0" w:rsidP="00312BA0">
                  <w:pPr>
                    <w:jc w:val="center"/>
                    <w:rPr>
                      <w:ins w:id="1532" w:author="malang sutoyo" w:date="2024-05-31T07:27:00Z"/>
                      <w:rFonts w:ascii="Arial" w:hAnsi="Arial" w:cs="Arial"/>
                      <w:lang w:val="en-US"/>
                    </w:rPr>
                  </w:pPr>
                  <w:ins w:id="1533" w:author="malang sutoyo" w:date="2024-05-31T07:27:00Z">
                    <w:r>
                      <w:rPr>
                        <w:rFonts w:ascii="Arial" w:hAnsi="Arial" w:cs="Arial"/>
                        <w:lang w:val="en-US"/>
                      </w:rPr>
                      <w:t>17</w:t>
                    </w:r>
                  </w:ins>
                </w:p>
              </w:tc>
              <w:tc>
                <w:tcPr>
                  <w:tcW w:w="2787" w:type="dxa"/>
                </w:tcPr>
                <w:p w14:paraId="4B0433C3" w14:textId="77777777" w:rsidR="00312BA0" w:rsidRDefault="00312BA0" w:rsidP="00312BA0">
                  <w:pPr>
                    <w:spacing w:line="240" w:lineRule="auto"/>
                    <w:jc w:val="left"/>
                    <w:rPr>
                      <w:ins w:id="1534" w:author="malang sutoyo" w:date="2024-05-31T07:27:00Z"/>
                      <w:rFonts w:ascii="Arial" w:hAnsi="Arial" w:cs="Arial"/>
                      <w:lang w:val="en-US"/>
                    </w:rPr>
                  </w:pPr>
                  <w:proofErr w:type="spellStart"/>
                  <w:ins w:id="1535" w:author="malang sutoyo" w:date="2024-05-31T07:27:00Z">
                    <w:r>
                      <w:rPr>
                        <w:rFonts w:ascii="Arial" w:hAnsi="Arial" w:cs="Arial"/>
                        <w:lang w:val="en-US"/>
                      </w:rPr>
                      <w:t>Dyah</w:t>
                    </w:r>
                    <w:proofErr w:type="spellEnd"/>
                    <w:r>
                      <w:rPr>
                        <w:rFonts w:ascii="Arial" w:hAnsi="Arial" w:cs="Arial"/>
                        <w:lang w:val="en-US"/>
                      </w:rPr>
                      <w:t xml:space="preserve"> </w:t>
                    </w:r>
                    <w:proofErr w:type="spellStart"/>
                    <w:r>
                      <w:rPr>
                        <w:rFonts w:ascii="Arial" w:hAnsi="Arial" w:cs="Arial"/>
                        <w:lang w:val="en-US"/>
                      </w:rPr>
                      <w:t>Suryaning</w:t>
                    </w:r>
                    <w:proofErr w:type="spellEnd"/>
                    <w:r>
                      <w:rPr>
                        <w:rFonts w:ascii="Arial" w:hAnsi="Arial" w:cs="Arial"/>
                        <w:lang w:val="en-US"/>
                      </w:rPr>
                      <w:t xml:space="preserve"> </w:t>
                    </w:r>
                    <w:proofErr w:type="spellStart"/>
                    <w:r>
                      <w:rPr>
                        <w:rFonts w:ascii="Arial" w:hAnsi="Arial" w:cs="Arial"/>
                        <w:lang w:val="en-US"/>
                      </w:rPr>
                      <w:t>Sujoko</w:t>
                    </w:r>
                    <w:proofErr w:type="spellEnd"/>
                  </w:ins>
                </w:p>
              </w:tc>
              <w:tc>
                <w:tcPr>
                  <w:tcW w:w="1299" w:type="dxa"/>
                </w:tcPr>
                <w:p w14:paraId="7B42952E" w14:textId="77777777" w:rsidR="00312BA0" w:rsidRPr="00AC0458" w:rsidRDefault="00312BA0" w:rsidP="00312BA0">
                  <w:pPr>
                    <w:jc w:val="center"/>
                    <w:rPr>
                      <w:ins w:id="1536" w:author="malang sutoyo" w:date="2024-05-31T07:27:00Z"/>
                      <w:rFonts w:ascii="Arial" w:hAnsi="Arial" w:cs="Arial"/>
                    </w:rPr>
                  </w:pPr>
                  <w:ins w:id="1537" w:author="malang sutoyo" w:date="2024-05-31T07:27:00Z">
                    <w:r w:rsidRPr="00AC0458">
                      <w:rPr>
                        <w:rFonts w:ascii="Arial" w:hAnsi="Arial" w:cs="Arial"/>
                      </w:rPr>
                      <w:t>54123038</w:t>
                    </w:r>
                  </w:ins>
                </w:p>
              </w:tc>
              <w:tc>
                <w:tcPr>
                  <w:tcW w:w="1701" w:type="dxa"/>
                </w:tcPr>
                <w:p w14:paraId="446201A4" w14:textId="77777777" w:rsidR="00312BA0" w:rsidRPr="00825B29" w:rsidRDefault="00312BA0" w:rsidP="00312BA0">
                  <w:pPr>
                    <w:jc w:val="center"/>
                    <w:rPr>
                      <w:ins w:id="1538" w:author="malang sutoyo" w:date="2024-05-31T07:27:00Z"/>
                      <w:rFonts w:ascii="Arial" w:hAnsi="Arial" w:cs="Arial"/>
                    </w:rPr>
                  </w:pPr>
                  <w:ins w:id="1539" w:author="malang sutoyo" w:date="2024-05-31T07:27:00Z">
                    <w:r>
                      <w:rPr>
                        <w:rFonts w:ascii="Arial" w:hAnsi="Arial" w:cs="Arial"/>
                        <w:lang w:val="en-US"/>
                      </w:rPr>
                      <w:t>PKWT</w:t>
                    </w:r>
                  </w:ins>
                </w:p>
              </w:tc>
              <w:tc>
                <w:tcPr>
                  <w:tcW w:w="2835" w:type="dxa"/>
                </w:tcPr>
                <w:p w14:paraId="7EE5DB33" w14:textId="77777777" w:rsidR="00312BA0" w:rsidRDefault="00312BA0" w:rsidP="00312BA0">
                  <w:pPr>
                    <w:jc w:val="left"/>
                    <w:rPr>
                      <w:ins w:id="1540" w:author="malang sutoyo" w:date="2024-05-31T07:27:00Z"/>
                      <w:rFonts w:ascii="Arial" w:hAnsi="Arial" w:cs="Arial"/>
                      <w:lang w:val="en-US"/>
                    </w:rPr>
                  </w:pPr>
                  <w:ins w:id="1541" w:author="malang sutoyo" w:date="2024-05-31T07:27:00Z">
                    <w:r>
                      <w:rPr>
                        <w:rFonts w:ascii="Arial" w:hAnsi="Arial" w:cs="Arial"/>
                        <w:lang w:val="en-US"/>
                      </w:rPr>
                      <w:t xml:space="preserve">Staff </w:t>
                    </w:r>
                    <w:proofErr w:type="spellStart"/>
                    <w:r>
                      <w:rPr>
                        <w:rFonts w:ascii="Arial" w:hAnsi="Arial" w:cs="Arial"/>
                        <w:lang w:val="en-US"/>
                      </w:rPr>
                      <w:t>Operasional</w:t>
                    </w:r>
                    <w:proofErr w:type="spellEnd"/>
                  </w:ins>
                </w:p>
              </w:tc>
            </w:tr>
            <w:tr w:rsidR="00312BA0" w:rsidRPr="00825B29" w14:paraId="4344A1C5" w14:textId="77777777" w:rsidTr="00FE472C">
              <w:trPr>
                <w:ins w:id="1542" w:author="malang sutoyo" w:date="2024-05-31T07:27:00Z"/>
              </w:trPr>
              <w:tc>
                <w:tcPr>
                  <w:tcW w:w="587" w:type="dxa"/>
                </w:tcPr>
                <w:p w14:paraId="3923218B" w14:textId="77777777" w:rsidR="00312BA0" w:rsidRDefault="00312BA0" w:rsidP="00312BA0">
                  <w:pPr>
                    <w:jc w:val="center"/>
                    <w:rPr>
                      <w:ins w:id="1543" w:author="malang sutoyo" w:date="2024-05-31T07:27:00Z"/>
                      <w:rFonts w:ascii="Arial" w:hAnsi="Arial" w:cs="Arial"/>
                      <w:lang w:val="en-US"/>
                    </w:rPr>
                  </w:pPr>
                  <w:ins w:id="1544" w:author="malang sutoyo" w:date="2024-05-31T07:27:00Z">
                    <w:r>
                      <w:rPr>
                        <w:rFonts w:ascii="Arial" w:hAnsi="Arial" w:cs="Arial"/>
                        <w:lang w:val="en-US"/>
                      </w:rPr>
                      <w:t>18</w:t>
                    </w:r>
                  </w:ins>
                </w:p>
              </w:tc>
              <w:tc>
                <w:tcPr>
                  <w:tcW w:w="2787" w:type="dxa"/>
                </w:tcPr>
                <w:p w14:paraId="13CAB4DB" w14:textId="77777777" w:rsidR="00312BA0" w:rsidRDefault="00312BA0" w:rsidP="00312BA0">
                  <w:pPr>
                    <w:spacing w:line="240" w:lineRule="auto"/>
                    <w:jc w:val="left"/>
                    <w:rPr>
                      <w:ins w:id="1545" w:author="malang sutoyo" w:date="2024-05-31T07:27:00Z"/>
                      <w:rFonts w:ascii="Arial" w:hAnsi="Arial" w:cs="Arial"/>
                      <w:lang w:val="en-US"/>
                    </w:rPr>
                  </w:pPr>
                  <w:ins w:id="1546" w:author="malang sutoyo" w:date="2024-05-31T07:27:00Z">
                    <w:r>
                      <w:rPr>
                        <w:rFonts w:ascii="Arial" w:hAnsi="Arial" w:cs="Arial"/>
                        <w:lang w:val="en-US"/>
                      </w:rPr>
                      <w:t xml:space="preserve">Valent </w:t>
                    </w:r>
                    <w:proofErr w:type="spellStart"/>
                    <w:r>
                      <w:rPr>
                        <w:rFonts w:ascii="Arial" w:hAnsi="Arial" w:cs="Arial"/>
                        <w:lang w:val="en-US"/>
                      </w:rPr>
                      <w:t>Rahmadiaz</w:t>
                    </w:r>
                    <w:proofErr w:type="spellEnd"/>
                  </w:ins>
                </w:p>
              </w:tc>
              <w:tc>
                <w:tcPr>
                  <w:tcW w:w="1299" w:type="dxa"/>
                </w:tcPr>
                <w:p w14:paraId="6288E37D" w14:textId="77777777" w:rsidR="00312BA0" w:rsidRPr="00AC0458" w:rsidRDefault="00312BA0" w:rsidP="00312BA0">
                  <w:pPr>
                    <w:jc w:val="center"/>
                    <w:rPr>
                      <w:ins w:id="1547" w:author="malang sutoyo" w:date="2024-05-31T07:27:00Z"/>
                      <w:rFonts w:ascii="Arial" w:hAnsi="Arial" w:cs="Arial"/>
                    </w:rPr>
                  </w:pPr>
                  <w:ins w:id="1548" w:author="malang sutoyo" w:date="2024-05-31T07:27:00Z">
                    <w:r w:rsidRPr="00AC0458">
                      <w:rPr>
                        <w:rFonts w:ascii="Arial" w:hAnsi="Arial" w:cs="Arial"/>
                      </w:rPr>
                      <w:t>54124039</w:t>
                    </w:r>
                  </w:ins>
                </w:p>
              </w:tc>
              <w:tc>
                <w:tcPr>
                  <w:tcW w:w="1701" w:type="dxa"/>
                </w:tcPr>
                <w:p w14:paraId="388C1983" w14:textId="77777777" w:rsidR="00312BA0" w:rsidRPr="00825B29" w:rsidRDefault="00312BA0" w:rsidP="00312BA0">
                  <w:pPr>
                    <w:jc w:val="center"/>
                    <w:rPr>
                      <w:ins w:id="1549" w:author="malang sutoyo" w:date="2024-05-31T07:27:00Z"/>
                      <w:rFonts w:ascii="Arial" w:hAnsi="Arial" w:cs="Arial"/>
                    </w:rPr>
                  </w:pPr>
                  <w:ins w:id="1550" w:author="malang sutoyo" w:date="2024-05-31T07:27:00Z">
                    <w:r>
                      <w:rPr>
                        <w:rFonts w:ascii="Arial" w:hAnsi="Arial" w:cs="Arial"/>
                        <w:lang w:val="en-US"/>
                      </w:rPr>
                      <w:t>PKWT</w:t>
                    </w:r>
                  </w:ins>
                </w:p>
              </w:tc>
              <w:tc>
                <w:tcPr>
                  <w:tcW w:w="2835" w:type="dxa"/>
                </w:tcPr>
                <w:p w14:paraId="71BB8E07" w14:textId="77777777" w:rsidR="00312BA0" w:rsidRDefault="00312BA0" w:rsidP="00312BA0">
                  <w:pPr>
                    <w:jc w:val="left"/>
                    <w:rPr>
                      <w:ins w:id="1551" w:author="malang sutoyo" w:date="2024-05-31T07:27:00Z"/>
                      <w:rFonts w:ascii="Arial" w:hAnsi="Arial" w:cs="Arial"/>
                      <w:lang w:val="en-US"/>
                    </w:rPr>
                  </w:pPr>
                  <w:ins w:id="1552" w:author="malang sutoyo" w:date="2024-05-31T07:27:00Z">
                    <w:r>
                      <w:rPr>
                        <w:rFonts w:ascii="Arial" w:hAnsi="Arial" w:cs="Arial"/>
                        <w:lang w:val="en-US"/>
                      </w:rPr>
                      <w:t xml:space="preserve">Staff </w:t>
                    </w:r>
                    <w:proofErr w:type="spellStart"/>
                    <w:r>
                      <w:rPr>
                        <w:rFonts w:ascii="Arial" w:hAnsi="Arial" w:cs="Arial"/>
                        <w:lang w:val="en-US"/>
                      </w:rPr>
                      <w:t>Operasional</w:t>
                    </w:r>
                    <w:proofErr w:type="spellEnd"/>
                  </w:ins>
                </w:p>
              </w:tc>
            </w:tr>
            <w:tr w:rsidR="00312BA0" w:rsidRPr="00825B29" w14:paraId="13BBE0C8" w14:textId="77777777" w:rsidTr="00FE472C">
              <w:trPr>
                <w:ins w:id="1553" w:author="malang sutoyo" w:date="2024-05-31T07:27:00Z"/>
              </w:trPr>
              <w:tc>
                <w:tcPr>
                  <w:tcW w:w="587" w:type="dxa"/>
                </w:tcPr>
                <w:p w14:paraId="3AFEECE4" w14:textId="77777777" w:rsidR="00312BA0" w:rsidRDefault="00312BA0" w:rsidP="00312BA0">
                  <w:pPr>
                    <w:jc w:val="center"/>
                    <w:rPr>
                      <w:ins w:id="1554" w:author="malang sutoyo" w:date="2024-05-31T07:27:00Z"/>
                      <w:rFonts w:ascii="Arial" w:hAnsi="Arial" w:cs="Arial"/>
                      <w:lang w:val="en-US"/>
                    </w:rPr>
                  </w:pPr>
                  <w:ins w:id="1555" w:author="malang sutoyo" w:date="2024-05-31T07:27:00Z">
                    <w:r>
                      <w:rPr>
                        <w:rFonts w:ascii="Arial" w:hAnsi="Arial" w:cs="Arial"/>
                        <w:lang w:val="en-US"/>
                      </w:rPr>
                      <w:t>19</w:t>
                    </w:r>
                  </w:ins>
                </w:p>
              </w:tc>
              <w:tc>
                <w:tcPr>
                  <w:tcW w:w="2787" w:type="dxa"/>
                </w:tcPr>
                <w:p w14:paraId="60D2B700" w14:textId="77777777" w:rsidR="00312BA0" w:rsidRDefault="00312BA0" w:rsidP="00312BA0">
                  <w:pPr>
                    <w:spacing w:line="240" w:lineRule="auto"/>
                    <w:jc w:val="left"/>
                    <w:rPr>
                      <w:ins w:id="1556" w:author="malang sutoyo" w:date="2024-05-31T07:27:00Z"/>
                      <w:rFonts w:ascii="Arial" w:hAnsi="Arial" w:cs="Arial"/>
                      <w:lang w:val="en-US"/>
                    </w:rPr>
                  </w:pPr>
                  <w:proofErr w:type="spellStart"/>
                  <w:ins w:id="1557" w:author="malang sutoyo" w:date="2024-05-31T07:27:00Z">
                    <w:r>
                      <w:rPr>
                        <w:rFonts w:ascii="Arial" w:hAnsi="Arial" w:cs="Arial"/>
                        <w:lang w:val="en-US"/>
                      </w:rPr>
                      <w:t>Virgiawan</w:t>
                    </w:r>
                    <w:proofErr w:type="spellEnd"/>
                    <w:r>
                      <w:rPr>
                        <w:rFonts w:ascii="Arial" w:hAnsi="Arial" w:cs="Arial"/>
                        <w:lang w:val="en-US"/>
                      </w:rPr>
                      <w:t xml:space="preserve"> </w:t>
                    </w:r>
                    <w:proofErr w:type="spellStart"/>
                    <w:r>
                      <w:rPr>
                        <w:rFonts w:ascii="Arial" w:hAnsi="Arial" w:cs="Arial"/>
                        <w:lang w:val="en-US"/>
                      </w:rPr>
                      <w:t>Listanto</w:t>
                    </w:r>
                    <w:proofErr w:type="spellEnd"/>
                  </w:ins>
                </w:p>
              </w:tc>
              <w:tc>
                <w:tcPr>
                  <w:tcW w:w="1299" w:type="dxa"/>
                </w:tcPr>
                <w:p w14:paraId="0EC3627B" w14:textId="77777777" w:rsidR="00312BA0" w:rsidRPr="00AC0458" w:rsidRDefault="00312BA0" w:rsidP="00312BA0">
                  <w:pPr>
                    <w:jc w:val="center"/>
                    <w:rPr>
                      <w:ins w:id="1558" w:author="malang sutoyo" w:date="2024-05-31T07:27:00Z"/>
                      <w:rFonts w:ascii="Arial" w:hAnsi="Arial" w:cs="Arial"/>
                    </w:rPr>
                  </w:pPr>
                  <w:ins w:id="1559" w:author="malang sutoyo" w:date="2024-05-31T07:27:00Z">
                    <w:r w:rsidRPr="00AC0458">
                      <w:rPr>
                        <w:rFonts w:ascii="Arial" w:hAnsi="Arial" w:cs="Arial"/>
                      </w:rPr>
                      <w:t>54124040</w:t>
                    </w:r>
                  </w:ins>
                </w:p>
              </w:tc>
              <w:tc>
                <w:tcPr>
                  <w:tcW w:w="1701" w:type="dxa"/>
                </w:tcPr>
                <w:p w14:paraId="78A5B63D" w14:textId="77777777" w:rsidR="00312BA0" w:rsidRPr="00825B29" w:rsidRDefault="00312BA0" w:rsidP="00312BA0">
                  <w:pPr>
                    <w:jc w:val="center"/>
                    <w:rPr>
                      <w:ins w:id="1560" w:author="malang sutoyo" w:date="2024-05-31T07:27:00Z"/>
                      <w:rFonts w:ascii="Arial" w:hAnsi="Arial" w:cs="Arial"/>
                    </w:rPr>
                  </w:pPr>
                  <w:ins w:id="1561" w:author="malang sutoyo" w:date="2024-05-31T07:27:00Z">
                    <w:r w:rsidRPr="009D6084">
                      <w:rPr>
                        <w:rFonts w:ascii="Arial" w:hAnsi="Arial" w:cs="Arial"/>
                        <w:lang w:val="en-US"/>
                      </w:rPr>
                      <w:t>PKWT</w:t>
                    </w:r>
                  </w:ins>
                </w:p>
              </w:tc>
              <w:tc>
                <w:tcPr>
                  <w:tcW w:w="2835" w:type="dxa"/>
                </w:tcPr>
                <w:p w14:paraId="084D2CC9" w14:textId="77777777" w:rsidR="00312BA0" w:rsidRDefault="00312BA0" w:rsidP="00312BA0">
                  <w:pPr>
                    <w:jc w:val="left"/>
                    <w:rPr>
                      <w:ins w:id="1562" w:author="malang sutoyo" w:date="2024-05-31T07:27:00Z"/>
                      <w:rFonts w:ascii="Arial" w:hAnsi="Arial" w:cs="Arial"/>
                      <w:lang w:val="en-US"/>
                    </w:rPr>
                  </w:pPr>
                  <w:ins w:id="1563" w:author="malang sutoyo" w:date="2024-05-31T07:27:00Z">
                    <w:r>
                      <w:rPr>
                        <w:rFonts w:ascii="Arial" w:hAnsi="Arial" w:cs="Arial"/>
                        <w:lang w:val="en-US"/>
                      </w:rPr>
                      <w:t xml:space="preserve">Staff </w:t>
                    </w:r>
                    <w:proofErr w:type="spellStart"/>
                    <w:r>
                      <w:rPr>
                        <w:rFonts w:ascii="Arial" w:hAnsi="Arial" w:cs="Arial"/>
                        <w:lang w:val="en-US"/>
                      </w:rPr>
                      <w:t>Operasional</w:t>
                    </w:r>
                    <w:proofErr w:type="spellEnd"/>
                  </w:ins>
                </w:p>
              </w:tc>
            </w:tr>
            <w:tr w:rsidR="00312BA0" w:rsidRPr="00825B29" w14:paraId="7CB38855" w14:textId="77777777" w:rsidTr="00FE472C">
              <w:trPr>
                <w:ins w:id="1564" w:author="malang sutoyo" w:date="2024-05-31T07:27:00Z"/>
              </w:trPr>
              <w:tc>
                <w:tcPr>
                  <w:tcW w:w="587" w:type="dxa"/>
                </w:tcPr>
                <w:p w14:paraId="29AB1041" w14:textId="77777777" w:rsidR="00312BA0" w:rsidRDefault="00312BA0" w:rsidP="00312BA0">
                  <w:pPr>
                    <w:jc w:val="center"/>
                    <w:rPr>
                      <w:ins w:id="1565" w:author="malang sutoyo" w:date="2024-05-31T07:27:00Z"/>
                      <w:rFonts w:ascii="Arial" w:hAnsi="Arial" w:cs="Arial"/>
                      <w:lang w:val="en-US"/>
                    </w:rPr>
                  </w:pPr>
                  <w:ins w:id="1566" w:author="malang sutoyo" w:date="2024-05-31T07:27:00Z">
                    <w:r>
                      <w:rPr>
                        <w:rFonts w:ascii="Arial" w:hAnsi="Arial" w:cs="Arial"/>
                        <w:lang w:val="en-US"/>
                      </w:rPr>
                      <w:t>20</w:t>
                    </w:r>
                  </w:ins>
                </w:p>
              </w:tc>
              <w:tc>
                <w:tcPr>
                  <w:tcW w:w="2787" w:type="dxa"/>
                </w:tcPr>
                <w:p w14:paraId="229B5EEA" w14:textId="77777777" w:rsidR="00312BA0" w:rsidRDefault="00312BA0" w:rsidP="00312BA0">
                  <w:pPr>
                    <w:spacing w:line="240" w:lineRule="auto"/>
                    <w:jc w:val="left"/>
                    <w:rPr>
                      <w:ins w:id="1567" w:author="malang sutoyo" w:date="2024-05-31T07:27:00Z"/>
                      <w:rFonts w:ascii="Arial" w:hAnsi="Arial" w:cs="Arial"/>
                      <w:lang w:val="en-US"/>
                    </w:rPr>
                  </w:pPr>
                  <w:ins w:id="1568" w:author="malang sutoyo" w:date="2024-05-31T07:27:00Z">
                    <w:r>
                      <w:rPr>
                        <w:rFonts w:ascii="Arial" w:hAnsi="Arial" w:cs="Arial"/>
                        <w:lang w:val="en-US"/>
                      </w:rPr>
                      <w:t xml:space="preserve">Maulana Iqbal </w:t>
                    </w:r>
                    <w:proofErr w:type="spellStart"/>
                    <w:r>
                      <w:rPr>
                        <w:rFonts w:ascii="Arial" w:hAnsi="Arial" w:cs="Arial"/>
                        <w:lang w:val="en-US"/>
                      </w:rPr>
                      <w:t>Taqwakal</w:t>
                    </w:r>
                    <w:proofErr w:type="spellEnd"/>
                  </w:ins>
                </w:p>
              </w:tc>
              <w:tc>
                <w:tcPr>
                  <w:tcW w:w="1299" w:type="dxa"/>
                </w:tcPr>
                <w:p w14:paraId="3D94ED8E" w14:textId="77777777" w:rsidR="00312BA0" w:rsidRPr="00AC0458" w:rsidRDefault="00312BA0" w:rsidP="00312BA0">
                  <w:pPr>
                    <w:jc w:val="center"/>
                    <w:rPr>
                      <w:ins w:id="1569" w:author="malang sutoyo" w:date="2024-05-31T07:27:00Z"/>
                      <w:rFonts w:ascii="Arial" w:hAnsi="Arial" w:cs="Arial"/>
                    </w:rPr>
                  </w:pPr>
                  <w:ins w:id="1570" w:author="malang sutoyo" w:date="2024-05-31T07:27:00Z">
                    <w:r w:rsidRPr="00686DE6">
                      <w:rPr>
                        <w:rFonts w:ascii="Arial" w:hAnsi="Arial" w:cs="Arial"/>
                      </w:rPr>
                      <w:t>54124041</w:t>
                    </w:r>
                  </w:ins>
                </w:p>
              </w:tc>
              <w:tc>
                <w:tcPr>
                  <w:tcW w:w="1701" w:type="dxa"/>
                </w:tcPr>
                <w:p w14:paraId="156A436B" w14:textId="77777777" w:rsidR="00312BA0" w:rsidRPr="00825B29" w:rsidRDefault="00312BA0" w:rsidP="00312BA0">
                  <w:pPr>
                    <w:jc w:val="center"/>
                    <w:rPr>
                      <w:ins w:id="1571" w:author="malang sutoyo" w:date="2024-05-31T07:27:00Z"/>
                      <w:rFonts w:ascii="Arial" w:hAnsi="Arial" w:cs="Arial"/>
                    </w:rPr>
                  </w:pPr>
                  <w:ins w:id="1572" w:author="malang sutoyo" w:date="2024-05-31T07:27:00Z">
                    <w:r w:rsidRPr="009D6084">
                      <w:rPr>
                        <w:rFonts w:ascii="Arial" w:hAnsi="Arial" w:cs="Arial"/>
                        <w:lang w:val="en-US"/>
                      </w:rPr>
                      <w:t>PKWT</w:t>
                    </w:r>
                  </w:ins>
                </w:p>
              </w:tc>
              <w:tc>
                <w:tcPr>
                  <w:tcW w:w="2835" w:type="dxa"/>
                </w:tcPr>
                <w:p w14:paraId="28A929C1" w14:textId="77777777" w:rsidR="00312BA0" w:rsidRDefault="00312BA0" w:rsidP="00312BA0">
                  <w:pPr>
                    <w:jc w:val="left"/>
                    <w:rPr>
                      <w:ins w:id="1573" w:author="malang sutoyo" w:date="2024-05-31T07:27:00Z"/>
                      <w:rFonts w:ascii="Arial" w:hAnsi="Arial" w:cs="Arial"/>
                      <w:lang w:val="en-US"/>
                    </w:rPr>
                  </w:pPr>
                  <w:ins w:id="1574" w:author="malang sutoyo" w:date="2024-05-31T07:27:00Z">
                    <w:r>
                      <w:rPr>
                        <w:rFonts w:ascii="Arial" w:hAnsi="Arial" w:cs="Arial"/>
                        <w:lang w:val="en-US"/>
                      </w:rPr>
                      <w:t xml:space="preserve">Staff </w:t>
                    </w:r>
                    <w:proofErr w:type="spellStart"/>
                    <w:r>
                      <w:rPr>
                        <w:rFonts w:ascii="Arial" w:hAnsi="Arial" w:cs="Arial"/>
                        <w:lang w:val="en-US"/>
                      </w:rPr>
                      <w:t>Operasional</w:t>
                    </w:r>
                    <w:proofErr w:type="spellEnd"/>
                  </w:ins>
                </w:p>
              </w:tc>
            </w:tr>
            <w:tr w:rsidR="00312BA0" w:rsidRPr="00825B29" w14:paraId="759632B6" w14:textId="77777777" w:rsidTr="00FE472C">
              <w:trPr>
                <w:ins w:id="1575" w:author="malang sutoyo" w:date="2024-05-31T07:27:00Z"/>
              </w:trPr>
              <w:tc>
                <w:tcPr>
                  <w:tcW w:w="587" w:type="dxa"/>
                </w:tcPr>
                <w:p w14:paraId="0E822010" w14:textId="77777777" w:rsidR="00312BA0" w:rsidRDefault="00312BA0" w:rsidP="00312BA0">
                  <w:pPr>
                    <w:jc w:val="center"/>
                    <w:rPr>
                      <w:ins w:id="1576" w:author="malang sutoyo" w:date="2024-05-31T07:27:00Z"/>
                      <w:rFonts w:ascii="Arial" w:hAnsi="Arial" w:cs="Arial"/>
                      <w:lang w:val="en-US"/>
                    </w:rPr>
                  </w:pPr>
                  <w:ins w:id="1577" w:author="malang sutoyo" w:date="2024-05-31T07:27:00Z">
                    <w:r>
                      <w:rPr>
                        <w:rFonts w:ascii="Arial" w:hAnsi="Arial" w:cs="Arial"/>
                        <w:lang w:val="en-US"/>
                      </w:rPr>
                      <w:t>21</w:t>
                    </w:r>
                  </w:ins>
                </w:p>
              </w:tc>
              <w:tc>
                <w:tcPr>
                  <w:tcW w:w="2787" w:type="dxa"/>
                </w:tcPr>
                <w:p w14:paraId="3114D0F8" w14:textId="77777777" w:rsidR="00312BA0" w:rsidRDefault="00312BA0" w:rsidP="00312BA0">
                  <w:pPr>
                    <w:spacing w:line="240" w:lineRule="auto"/>
                    <w:jc w:val="left"/>
                    <w:rPr>
                      <w:ins w:id="1578" w:author="malang sutoyo" w:date="2024-05-31T07:27:00Z"/>
                      <w:rFonts w:ascii="Arial" w:hAnsi="Arial" w:cs="Arial"/>
                      <w:lang w:val="en-US"/>
                    </w:rPr>
                  </w:pPr>
                  <w:proofErr w:type="spellStart"/>
                  <w:ins w:id="1579" w:author="malang sutoyo" w:date="2024-05-31T07:27:00Z">
                    <w:r>
                      <w:rPr>
                        <w:rFonts w:ascii="Arial" w:hAnsi="Arial" w:cs="Arial"/>
                        <w:lang w:val="en-US"/>
                      </w:rPr>
                      <w:t>Afifatud</w:t>
                    </w:r>
                    <w:proofErr w:type="spellEnd"/>
                    <w:r>
                      <w:rPr>
                        <w:rFonts w:ascii="Arial" w:hAnsi="Arial" w:cs="Arial"/>
                        <w:lang w:val="en-US"/>
                      </w:rPr>
                      <w:t xml:space="preserve"> Diana Putri</w:t>
                    </w:r>
                  </w:ins>
                </w:p>
              </w:tc>
              <w:tc>
                <w:tcPr>
                  <w:tcW w:w="1299" w:type="dxa"/>
                </w:tcPr>
                <w:p w14:paraId="06A174B1" w14:textId="77777777" w:rsidR="00312BA0" w:rsidRPr="00686DE6" w:rsidRDefault="00312BA0" w:rsidP="00312BA0">
                  <w:pPr>
                    <w:jc w:val="center"/>
                    <w:rPr>
                      <w:ins w:id="1580" w:author="malang sutoyo" w:date="2024-05-31T07:27:00Z"/>
                      <w:rFonts w:ascii="Arial" w:hAnsi="Arial" w:cs="Arial"/>
                    </w:rPr>
                  </w:pPr>
                  <w:ins w:id="1581" w:author="malang sutoyo" w:date="2024-05-31T07:27:00Z">
                    <w:r w:rsidRPr="00686DE6">
                      <w:rPr>
                        <w:rFonts w:ascii="Arial" w:hAnsi="Arial" w:cs="Arial"/>
                      </w:rPr>
                      <w:t>54124042</w:t>
                    </w:r>
                  </w:ins>
                </w:p>
              </w:tc>
              <w:tc>
                <w:tcPr>
                  <w:tcW w:w="1701" w:type="dxa"/>
                </w:tcPr>
                <w:p w14:paraId="7B065F6C" w14:textId="77777777" w:rsidR="00312BA0" w:rsidRPr="00825B29" w:rsidRDefault="00312BA0" w:rsidP="00312BA0">
                  <w:pPr>
                    <w:jc w:val="center"/>
                    <w:rPr>
                      <w:ins w:id="1582" w:author="malang sutoyo" w:date="2024-05-31T07:27:00Z"/>
                      <w:rFonts w:ascii="Arial" w:hAnsi="Arial" w:cs="Arial"/>
                    </w:rPr>
                  </w:pPr>
                  <w:ins w:id="1583" w:author="malang sutoyo" w:date="2024-05-31T07:27:00Z">
                    <w:r w:rsidRPr="009D6084">
                      <w:rPr>
                        <w:rFonts w:ascii="Arial" w:hAnsi="Arial" w:cs="Arial"/>
                        <w:lang w:val="en-US"/>
                      </w:rPr>
                      <w:t>PKWT</w:t>
                    </w:r>
                  </w:ins>
                </w:p>
              </w:tc>
              <w:tc>
                <w:tcPr>
                  <w:tcW w:w="2835" w:type="dxa"/>
                </w:tcPr>
                <w:p w14:paraId="3E87AA1F" w14:textId="77777777" w:rsidR="00312BA0" w:rsidRDefault="00312BA0" w:rsidP="00312BA0">
                  <w:pPr>
                    <w:jc w:val="left"/>
                    <w:rPr>
                      <w:ins w:id="1584" w:author="malang sutoyo" w:date="2024-05-31T07:27:00Z"/>
                      <w:rFonts w:ascii="Arial" w:hAnsi="Arial" w:cs="Arial"/>
                      <w:lang w:val="en-US"/>
                    </w:rPr>
                  </w:pPr>
                  <w:ins w:id="1585" w:author="malang sutoyo" w:date="2024-05-31T07:27:00Z">
                    <w:r>
                      <w:rPr>
                        <w:rFonts w:ascii="Arial" w:hAnsi="Arial" w:cs="Arial"/>
                        <w:lang w:val="en-US"/>
                      </w:rPr>
                      <w:t xml:space="preserve">Staff </w:t>
                    </w:r>
                    <w:proofErr w:type="spellStart"/>
                    <w:r>
                      <w:rPr>
                        <w:rFonts w:ascii="Arial" w:hAnsi="Arial" w:cs="Arial"/>
                        <w:lang w:val="en-US"/>
                      </w:rPr>
                      <w:t>Operasional</w:t>
                    </w:r>
                    <w:proofErr w:type="spellEnd"/>
                  </w:ins>
                </w:p>
              </w:tc>
            </w:tr>
            <w:tr w:rsidR="00312BA0" w:rsidRPr="00825B29" w14:paraId="6127C884" w14:textId="77777777" w:rsidTr="00FE472C">
              <w:trPr>
                <w:ins w:id="1586" w:author="malang sutoyo" w:date="2024-05-31T07:27:00Z"/>
              </w:trPr>
              <w:tc>
                <w:tcPr>
                  <w:tcW w:w="587" w:type="dxa"/>
                </w:tcPr>
                <w:p w14:paraId="1E246CF3" w14:textId="77777777" w:rsidR="00312BA0" w:rsidRDefault="00312BA0" w:rsidP="00312BA0">
                  <w:pPr>
                    <w:jc w:val="center"/>
                    <w:rPr>
                      <w:ins w:id="1587" w:author="malang sutoyo" w:date="2024-05-31T07:27:00Z"/>
                      <w:rFonts w:ascii="Arial" w:hAnsi="Arial" w:cs="Arial"/>
                      <w:lang w:val="en-US"/>
                    </w:rPr>
                  </w:pPr>
                  <w:ins w:id="1588" w:author="malang sutoyo" w:date="2024-05-31T07:27:00Z">
                    <w:r>
                      <w:rPr>
                        <w:rFonts w:ascii="Arial" w:hAnsi="Arial" w:cs="Arial"/>
                        <w:lang w:val="en-US"/>
                      </w:rPr>
                      <w:t>22</w:t>
                    </w:r>
                  </w:ins>
                </w:p>
              </w:tc>
              <w:tc>
                <w:tcPr>
                  <w:tcW w:w="2787" w:type="dxa"/>
                </w:tcPr>
                <w:p w14:paraId="7674716D" w14:textId="77777777" w:rsidR="00312BA0" w:rsidRDefault="00312BA0" w:rsidP="00312BA0">
                  <w:pPr>
                    <w:spacing w:line="240" w:lineRule="auto"/>
                    <w:jc w:val="left"/>
                    <w:rPr>
                      <w:ins w:id="1589" w:author="malang sutoyo" w:date="2024-05-31T07:27:00Z"/>
                      <w:rFonts w:ascii="Arial" w:hAnsi="Arial" w:cs="Arial"/>
                      <w:lang w:val="en-US"/>
                    </w:rPr>
                  </w:pPr>
                  <w:ins w:id="1590" w:author="malang sutoyo" w:date="2024-05-31T07:27:00Z">
                    <w:r>
                      <w:rPr>
                        <w:rFonts w:ascii="Arial" w:hAnsi="Arial" w:cs="Arial"/>
                        <w:lang w:val="en-US"/>
                      </w:rPr>
                      <w:t xml:space="preserve">Nur Sinta </w:t>
                    </w:r>
                    <w:proofErr w:type="spellStart"/>
                    <w:r>
                      <w:rPr>
                        <w:rFonts w:ascii="Arial" w:hAnsi="Arial" w:cs="Arial"/>
                        <w:lang w:val="en-US"/>
                      </w:rPr>
                      <w:t>Putriana</w:t>
                    </w:r>
                    <w:proofErr w:type="spellEnd"/>
                  </w:ins>
                </w:p>
              </w:tc>
              <w:tc>
                <w:tcPr>
                  <w:tcW w:w="1299" w:type="dxa"/>
                </w:tcPr>
                <w:p w14:paraId="6C3069EA" w14:textId="77777777" w:rsidR="00312BA0" w:rsidRPr="00686DE6" w:rsidRDefault="00312BA0" w:rsidP="00312BA0">
                  <w:pPr>
                    <w:jc w:val="center"/>
                    <w:rPr>
                      <w:ins w:id="1591" w:author="malang sutoyo" w:date="2024-05-31T07:27:00Z"/>
                      <w:rFonts w:ascii="Arial" w:hAnsi="Arial" w:cs="Arial"/>
                    </w:rPr>
                  </w:pPr>
                  <w:ins w:id="1592" w:author="malang sutoyo" w:date="2024-05-31T07:27:00Z">
                    <w:r w:rsidRPr="00686DE6">
                      <w:rPr>
                        <w:rFonts w:ascii="Arial" w:hAnsi="Arial" w:cs="Arial"/>
                      </w:rPr>
                      <w:t>54124043</w:t>
                    </w:r>
                  </w:ins>
                </w:p>
              </w:tc>
              <w:tc>
                <w:tcPr>
                  <w:tcW w:w="1701" w:type="dxa"/>
                </w:tcPr>
                <w:p w14:paraId="185C3803" w14:textId="77777777" w:rsidR="00312BA0" w:rsidRPr="00825B29" w:rsidRDefault="00312BA0" w:rsidP="00312BA0">
                  <w:pPr>
                    <w:jc w:val="center"/>
                    <w:rPr>
                      <w:ins w:id="1593" w:author="malang sutoyo" w:date="2024-05-31T07:27:00Z"/>
                      <w:rFonts w:ascii="Arial" w:hAnsi="Arial" w:cs="Arial"/>
                    </w:rPr>
                  </w:pPr>
                  <w:ins w:id="1594" w:author="malang sutoyo" w:date="2024-05-31T07:27:00Z">
                    <w:r w:rsidRPr="009D6084">
                      <w:rPr>
                        <w:rFonts w:ascii="Arial" w:hAnsi="Arial" w:cs="Arial"/>
                        <w:lang w:val="en-US"/>
                      </w:rPr>
                      <w:t>PKWT</w:t>
                    </w:r>
                  </w:ins>
                </w:p>
              </w:tc>
              <w:tc>
                <w:tcPr>
                  <w:tcW w:w="2835" w:type="dxa"/>
                </w:tcPr>
                <w:p w14:paraId="24DD8443" w14:textId="77777777" w:rsidR="00312BA0" w:rsidRDefault="00312BA0" w:rsidP="00312BA0">
                  <w:pPr>
                    <w:jc w:val="left"/>
                    <w:rPr>
                      <w:ins w:id="1595" w:author="malang sutoyo" w:date="2024-05-31T07:27:00Z"/>
                      <w:rFonts w:ascii="Arial" w:hAnsi="Arial" w:cs="Arial"/>
                      <w:lang w:val="en-US"/>
                    </w:rPr>
                  </w:pPr>
                  <w:ins w:id="1596" w:author="malang sutoyo" w:date="2024-05-31T07:27:00Z">
                    <w:r>
                      <w:rPr>
                        <w:rFonts w:ascii="Arial" w:hAnsi="Arial" w:cs="Arial"/>
                        <w:lang w:val="en-US"/>
                      </w:rPr>
                      <w:t xml:space="preserve">Staff </w:t>
                    </w:r>
                    <w:proofErr w:type="spellStart"/>
                    <w:r>
                      <w:rPr>
                        <w:rFonts w:ascii="Arial" w:hAnsi="Arial" w:cs="Arial"/>
                        <w:lang w:val="en-US"/>
                      </w:rPr>
                      <w:t>Operasional</w:t>
                    </w:r>
                    <w:proofErr w:type="spellEnd"/>
                  </w:ins>
                </w:p>
              </w:tc>
            </w:tr>
            <w:tr w:rsidR="00312BA0" w:rsidRPr="00825B29" w14:paraId="0451B013" w14:textId="77777777" w:rsidTr="00FE472C">
              <w:trPr>
                <w:ins w:id="1597" w:author="malang sutoyo" w:date="2024-05-31T07:27:00Z"/>
              </w:trPr>
              <w:tc>
                <w:tcPr>
                  <w:tcW w:w="587" w:type="dxa"/>
                </w:tcPr>
                <w:p w14:paraId="4E446969" w14:textId="77777777" w:rsidR="00312BA0" w:rsidRDefault="00312BA0" w:rsidP="00312BA0">
                  <w:pPr>
                    <w:jc w:val="center"/>
                    <w:rPr>
                      <w:ins w:id="1598" w:author="malang sutoyo" w:date="2024-05-31T07:27:00Z"/>
                      <w:rFonts w:ascii="Arial" w:hAnsi="Arial" w:cs="Arial"/>
                      <w:lang w:val="en-US"/>
                    </w:rPr>
                  </w:pPr>
                  <w:ins w:id="1599" w:author="malang sutoyo" w:date="2024-05-31T07:27:00Z">
                    <w:r>
                      <w:rPr>
                        <w:rFonts w:ascii="Arial" w:hAnsi="Arial" w:cs="Arial"/>
                        <w:lang w:val="en-US"/>
                      </w:rPr>
                      <w:t>23</w:t>
                    </w:r>
                  </w:ins>
                </w:p>
              </w:tc>
              <w:tc>
                <w:tcPr>
                  <w:tcW w:w="2787" w:type="dxa"/>
                </w:tcPr>
                <w:p w14:paraId="318CCBD8" w14:textId="77777777" w:rsidR="00312BA0" w:rsidRDefault="00312BA0" w:rsidP="00312BA0">
                  <w:pPr>
                    <w:spacing w:line="240" w:lineRule="auto"/>
                    <w:jc w:val="left"/>
                    <w:rPr>
                      <w:ins w:id="1600" w:author="malang sutoyo" w:date="2024-05-31T07:27:00Z"/>
                      <w:rFonts w:ascii="Arial" w:hAnsi="Arial" w:cs="Arial"/>
                      <w:lang w:val="en-US"/>
                    </w:rPr>
                  </w:pPr>
                  <w:ins w:id="1601" w:author="malang sutoyo" w:date="2024-05-31T07:27:00Z">
                    <w:r w:rsidRPr="00686DE6">
                      <w:rPr>
                        <w:rFonts w:ascii="Arial" w:hAnsi="Arial" w:cs="Arial"/>
                        <w:lang w:val="en-US"/>
                      </w:rPr>
                      <w:t xml:space="preserve">Sonia Putri </w:t>
                    </w:r>
                    <w:proofErr w:type="spellStart"/>
                    <w:r w:rsidRPr="00686DE6">
                      <w:rPr>
                        <w:rFonts w:ascii="Arial" w:hAnsi="Arial" w:cs="Arial"/>
                        <w:lang w:val="en-US"/>
                      </w:rPr>
                      <w:t>Permadani</w:t>
                    </w:r>
                    <w:proofErr w:type="spellEnd"/>
                  </w:ins>
                </w:p>
              </w:tc>
              <w:tc>
                <w:tcPr>
                  <w:tcW w:w="1299" w:type="dxa"/>
                </w:tcPr>
                <w:p w14:paraId="0174EA20" w14:textId="77777777" w:rsidR="00312BA0" w:rsidRPr="00686DE6" w:rsidRDefault="00312BA0" w:rsidP="00312BA0">
                  <w:pPr>
                    <w:jc w:val="center"/>
                    <w:rPr>
                      <w:ins w:id="1602" w:author="malang sutoyo" w:date="2024-05-31T07:27:00Z"/>
                      <w:rFonts w:ascii="Arial" w:hAnsi="Arial" w:cs="Arial"/>
                    </w:rPr>
                  </w:pPr>
                  <w:ins w:id="1603" w:author="malang sutoyo" w:date="2024-05-31T07:27:00Z">
                    <w:r w:rsidRPr="00686DE6">
                      <w:rPr>
                        <w:rFonts w:ascii="Arial" w:hAnsi="Arial" w:cs="Arial"/>
                      </w:rPr>
                      <w:t>54124044</w:t>
                    </w:r>
                  </w:ins>
                </w:p>
              </w:tc>
              <w:tc>
                <w:tcPr>
                  <w:tcW w:w="1701" w:type="dxa"/>
                </w:tcPr>
                <w:p w14:paraId="7D467A21" w14:textId="77777777" w:rsidR="00312BA0" w:rsidRPr="00825B29" w:rsidRDefault="00312BA0" w:rsidP="00312BA0">
                  <w:pPr>
                    <w:jc w:val="center"/>
                    <w:rPr>
                      <w:ins w:id="1604" w:author="malang sutoyo" w:date="2024-05-31T07:27:00Z"/>
                      <w:rFonts w:ascii="Arial" w:hAnsi="Arial" w:cs="Arial"/>
                    </w:rPr>
                  </w:pPr>
                  <w:ins w:id="1605" w:author="malang sutoyo" w:date="2024-05-31T07:27:00Z">
                    <w:r w:rsidRPr="009D6084">
                      <w:rPr>
                        <w:rFonts w:ascii="Arial" w:hAnsi="Arial" w:cs="Arial"/>
                        <w:lang w:val="en-US"/>
                      </w:rPr>
                      <w:t>PKWT</w:t>
                    </w:r>
                  </w:ins>
                </w:p>
              </w:tc>
              <w:tc>
                <w:tcPr>
                  <w:tcW w:w="2835" w:type="dxa"/>
                </w:tcPr>
                <w:p w14:paraId="13C84026" w14:textId="77777777" w:rsidR="00312BA0" w:rsidRDefault="00312BA0" w:rsidP="00312BA0">
                  <w:pPr>
                    <w:jc w:val="left"/>
                    <w:rPr>
                      <w:ins w:id="1606" w:author="malang sutoyo" w:date="2024-05-31T07:27:00Z"/>
                      <w:rFonts w:ascii="Arial" w:hAnsi="Arial" w:cs="Arial"/>
                      <w:lang w:val="en-US"/>
                    </w:rPr>
                  </w:pPr>
                  <w:ins w:id="1607" w:author="malang sutoyo" w:date="2024-05-31T07:27:00Z">
                    <w:r>
                      <w:rPr>
                        <w:rFonts w:ascii="Arial" w:hAnsi="Arial" w:cs="Arial"/>
                        <w:lang w:val="en-US"/>
                      </w:rPr>
                      <w:t xml:space="preserve">Staff </w:t>
                    </w:r>
                    <w:proofErr w:type="spellStart"/>
                    <w:r>
                      <w:rPr>
                        <w:rFonts w:ascii="Arial" w:hAnsi="Arial" w:cs="Arial"/>
                        <w:lang w:val="en-US"/>
                      </w:rPr>
                      <w:t>Operasional</w:t>
                    </w:r>
                    <w:proofErr w:type="spellEnd"/>
                  </w:ins>
                </w:p>
              </w:tc>
            </w:tr>
            <w:tr w:rsidR="00312BA0" w:rsidRPr="00825B29" w14:paraId="682AC284" w14:textId="77777777" w:rsidTr="00FE472C">
              <w:trPr>
                <w:ins w:id="1608" w:author="malang sutoyo" w:date="2024-05-31T07:27:00Z"/>
              </w:trPr>
              <w:tc>
                <w:tcPr>
                  <w:tcW w:w="587" w:type="dxa"/>
                </w:tcPr>
                <w:p w14:paraId="4CDC7A34" w14:textId="77777777" w:rsidR="00312BA0" w:rsidRDefault="00312BA0" w:rsidP="00312BA0">
                  <w:pPr>
                    <w:jc w:val="center"/>
                    <w:rPr>
                      <w:ins w:id="1609" w:author="malang sutoyo" w:date="2024-05-31T07:27:00Z"/>
                      <w:rFonts w:ascii="Arial" w:hAnsi="Arial" w:cs="Arial"/>
                      <w:lang w:val="en-US"/>
                    </w:rPr>
                  </w:pPr>
                  <w:ins w:id="1610" w:author="malang sutoyo" w:date="2024-05-31T07:27:00Z">
                    <w:r>
                      <w:rPr>
                        <w:rFonts w:ascii="Arial" w:hAnsi="Arial" w:cs="Arial"/>
                        <w:lang w:val="en-US"/>
                      </w:rPr>
                      <w:t>24</w:t>
                    </w:r>
                  </w:ins>
                </w:p>
              </w:tc>
              <w:tc>
                <w:tcPr>
                  <w:tcW w:w="2787" w:type="dxa"/>
                </w:tcPr>
                <w:p w14:paraId="41490AA9" w14:textId="77777777" w:rsidR="00312BA0" w:rsidRPr="00686DE6" w:rsidRDefault="00312BA0" w:rsidP="00312BA0">
                  <w:pPr>
                    <w:spacing w:line="240" w:lineRule="auto"/>
                    <w:jc w:val="left"/>
                    <w:rPr>
                      <w:ins w:id="1611" w:author="malang sutoyo" w:date="2024-05-31T07:27:00Z"/>
                      <w:rFonts w:ascii="Arial" w:hAnsi="Arial" w:cs="Arial"/>
                      <w:lang w:val="en-US"/>
                    </w:rPr>
                  </w:pPr>
                  <w:ins w:id="1612" w:author="malang sutoyo" w:date="2024-05-31T07:27:00Z">
                    <w:r w:rsidRPr="00686DE6">
                      <w:rPr>
                        <w:rFonts w:ascii="Arial" w:hAnsi="Arial" w:cs="Arial"/>
                        <w:lang w:val="en-US"/>
                      </w:rPr>
                      <w:t xml:space="preserve">Dita </w:t>
                    </w:r>
                    <w:proofErr w:type="spellStart"/>
                    <w:r w:rsidRPr="00686DE6">
                      <w:rPr>
                        <w:rFonts w:ascii="Arial" w:hAnsi="Arial" w:cs="Arial"/>
                        <w:lang w:val="en-US"/>
                      </w:rPr>
                      <w:t>Febriyanti</w:t>
                    </w:r>
                    <w:proofErr w:type="spellEnd"/>
                  </w:ins>
                </w:p>
              </w:tc>
              <w:tc>
                <w:tcPr>
                  <w:tcW w:w="1299" w:type="dxa"/>
                </w:tcPr>
                <w:p w14:paraId="2A2AD335" w14:textId="77777777" w:rsidR="00312BA0" w:rsidRPr="00686DE6" w:rsidRDefault="00312BA0" w:rsidP="00312BA0">
                  <w:pPr>
                    <w:jc w:val="center"/>
                    <w:rPr>
                      <w:ins w:id="1613" w:author="malang sutoyo" w:date="2024-05-31T07:27:00Z"/>
                      <w:rFonts w:ascii="Arial" w:hAnsi="Arial" w:cs="Arial"/>
                    </w:rPr>
                  </w:pPr>
                  <w:ins w:id="1614" w:author="malang sutoyo" w:date="2024-05-31T07:27:00Z">
                    <w:r w:rsidRPr="00686DE6">
                      <w:rPr>
                        <w:rFonts w:ascii="Arial" w:hAnsi="Arial" w:cs="Arial"/>
                      </w:rPr>
                      <w:t>54124045</w:t>
                    </w:r>
                  </w:ins>
                </w:p>
              </w:tc>
              <w:tc>
                <w:tcPr>
                  <w:tcW w:w="1701" w:type="dxa"/>
                </w:tcPr>
                <w:p w14:paraId="47F55B9D" w14:textId="77777777" w:rsidR="00312BA0" w:rsidRPr="00825B29" w:rsidRDefault="00312BA0" w:rsidP="00312BA0">
                  <w:pPr>
                    <w:jc w:val="center"/>
                    <w:rPr>
                      <w:ins w:id="1615" w:author="malang sutoyo" w:date="2024-05-31T07:27:00Z"/>
                      <w:rFonts w:ascii="Arial" w:hAnsi="Arial" w:cs="Arial"/>
                    </w:rPr>
                  </w:pPr>
                  <w:ins w:id="1616" w:author="malang sutoyo" w:date="2024-05-31T07:27:00Z">
                    <w:r w:rsidRPr="009D6084">
                      <w:rPr>
                        <w:rFonts w:ascii="Arial" w:hAnsi="Arial" w:cs="Arial"/>
                        <w:lang w:val="en-US"/>
                      </w:rPr>
                      <w:t>PKWT</w:t>
                    </w:r>
                  </w:ins>
                </w:p>
              </w:tc>
              <w:tc>
                <w:tcPr>
                  <w:tcW w:w="2835" w:type="dxa"/>
                </w:tcPr>
                <w:p w14:paraId="2AC87B31" w14:textId="77777777" w:rsidR="00312BA0" w:rsidRDefault="00312BA0" w:rsidP="00312BA0">
                  <w:pPr>
                    <w:jc w:val="left"/>
                    <w:rPr>
                      <w:ins w:id="1617" w:author="malang sutoyo" w:date="2024-05-31T07:27:00Z"/>
                      <w:rFonts w:ascii="Arial" w:hAnsi="Arial" w:cs="Arial"/>
                      <w:lang w:val="en-US"/>
                    </w:rPr>
                  </w:pPr>
                  <w:ins w:id="1618" w:author="malang sutoyo" w:date="2024-05-31T07:27:00Z">
                    <w:r>
                      <w:rPr>
                        <w:rFonts w:ascii="Arial" w:hAnsi="Arial" w:cs="Arial"/>
                        <w:lang w:val="en-US"/>
                      </w:rPr>
                      <w:t xml:space="preserve">Staff </w:t>
                    </w:r>
                    <w:proofErr w:type="spellStart"/>
                    <w:r>
                      <w:rPr>
                        <w:rFonts w:ascii="Arial" w:hAnsi="Arial" w:cs="Arial"/>
                        <w:lang w:val="en-US"/>
                      </w:rPr>
                      <w:t>Operasional</w:t>
                    </w:r>
                    <w:proofErr w:type="spellEnd"/>
                  </w:ins>
                </w:p>
              </w:tc>
            </w:tr>
            <w:tr w:rsidR="00312BA0" w:rsidRPr="00825B29" w14:paraId="29B34DF4" w14:textId="77777777" w:rsidTr="00FE472C">
              <w:trPr>
                <w:ins w:id="1619" w:author="malang sutoyo" w:date="2024-05-31T07:27:00Z"/>
              </w:trPr>
              <w:tc>
                <w:tcPr>
                  <w:tcW w:w="587" w:type="dxa"/>
                </w:tcPr>
                <w:p w14:paraId="4B75393D" w14:textId="77777777" w:rsidR="00312BA0" w:rsidRDefault="00312BA0" w:rsidP="00312BA0">
                  <w:pPr>
                    <w:jc w:val="center"/>
                    <w:rPr>
                      <w:ins w:id="1620" w:author="malang sutoyo" w:date="2024-05-31T07:27:00Z"/>
                      <w:rFonts w:ascii="Arial" w:hAnsi="Arial" w:cs="Arial"/>
                      <w:lang w:val="en-US"/>
                    </w:rPr>
                  </w:pPr>
                  <w:ins w:id="1621" w:author="malang sutoyo" w:date="2024-05-31T07:27:00Z">
                    <w:r>
                      <w:rPr>
                        <w:rFonts w:ascii="Arial" w:hAnsi="Arial" w:cs="Arial"/>
                        <w:lang w:val="en-US"/>
                      </w:rPr>
                      <w:t>25</w:t>
                    </w:r>
                  </w:ins>
                </w:p>
              </w:tc>
              <w:tc>
                <w:tcPr>
                  <w:tcW w:w="2787" w:type="dxa"/>
                </w:tcPr>
                <w:p w14:paraId="6B21B997" w14:textId="77777777" w:rsidR="00312BA0" w:rsidRPr="00686DE6" w:rsidRDefault="00312BA0" w:rsidP="00312BA0">
                  <w:pPr>
                    <w:spacing w:line="240" w:lineRule="auto"/>
                    <w:jc w:val="left"/>
                    <w:rPr>
                      <w:ins w:id="1622" w:author="malang sutoyo" w:date="2024-05-31T07:27:00Z"/>
                      <w:rFonts w:ascii="Arial" w:hAnsi="Arial" w:cs="Arial"/>
                      <w:lang w:val="en-US"/>
                    </w:rPr>
                  </w:pPr>
                  <w:ins w:id="1623" w:author="malang sutoyo" w:date="2024-05-31T07:27:00Z">
                    <w:r w:rsidRPr="00686DE6">
                      <w:rPr>
                        <w:rFonts w:ascii="Arial" w:hAnsi="Arial" w:cs="Arial"/>
                        <w:lang w:val="en-US"/>
                      </w:rPr>
                      <w:t xml:space="preserve">Haidar </w:t>
                    </w:r>
                    <w:proofErr w:type="spellStart"/>
                    <w:r w:rsidRPr="00686DE6">
                      <w:rPr>
                        <w:rFonts w:ascii="Arial" w:hAnsi="Arial" w:cs="Arial"/>
                        <w:lang w:val="en-US"/>
                      </w:rPr>
                      <w:t>Hafsyah</w:t>
                    </w:r>
                    <w:proofErr w:type="spellEnd"/>
                    <w:r w:rsidRPr="00686DE6">
                      <w:rPr>
                        <w:rFonts w:ascii="Arial" w:hAnsi="Arial" w:cs="Arial"/>
                        <w:lang w:val="en-US"/>
                      </w:rPr>
                      <w:t xml:space="preserve"> </w:t>
                    </w:r>
                    <w:proofErr w:type="spellStart"/>
                    <w:r w:rsidRPr="00686DE6">
                      <w:rPr>
                        <w:rFonts w:ascii="Arial" w:hAnsi="Arial" w:cs="Arial"/>
                        <w:lang w:val="en-US"/>
                      </w:rPr>
                      <w:t>Zulfitri</w:t>
                    </w:r>
                    <w:proofErr w:type="spellEnd"/>
                  </w:ins>
                </w:p>
              </w:tc>
              <w:tc>
                <w:tcPr>
                  <w:tcW w:w="1299" w:type="dxa"/>
                </w:tcPr>
                <w:p w14:paraId="07D9CD4C" w14:textId="77777777" w:rsidR="00312BA0" w:rsidRPr="00686DE6" w:rsidRDefault="00312BA0" w:rsidP="00312BA0">
                  <w:pPr>
                    <w:jc w:val="center"/>
                    <w:rPr>
                      <w:ins w:id="1624" w:author="malang sutoyo" w:date="2024-05-31T07:27:00Z"/>
                      <w:rFonts w:ascii="Arial" w:hAnsi="Arial" w:cs="Arial"/>
                    </w:rPr>
                  </w:pPr>
                  <w:ins w:id="1625" w:author="malang sutoyo" w:date="2024-05-31T07:27:00Z">
                    <w:r w:rsidRPr="00686DE6">
                      <w:rPr>
                        <w:rFonts w:ascii="Arial" w:hAnsi="Arial" w:cs="Arial"/>
                      </w:rPr>
                      <w:t>54124046</w:t>
                    </w:r>
                  </w:ins>
                </w:p>
              </w:tc>
              <w:tc>
                <w:tcPr>
                  <w:tcW w:w="1701" w:type="dxa"/>
                </w:tcPr>
                <w:p w14:paraId="49A57E67" w14:textId="77777777" w:rsidR="00312BA0" w:rsidRPr="00825B29" w:rsidRDefault="00312BA0" w:rsidP="00312BA0">
                  <w:pPr>
                    <w:jc w:val="center"/>
                    <w:rPr>
                      <w:ins w:id="1626" w:author="malang sutoyo" w:date="2024-05-31T07:27:00Z"/>
                      <w:rFonts w:ascii="Arial" w:hAnsi="Arial" w:cs="Arial"/>
                    </w:rPr>
                  </w:pPr>
                  <w:ins w:id="1627" w:author="malang sutoyo" w:date="2024-05-31T07:27:00Z">
                    <w:r w:rsidRPr="009D6084">
                      <w:rPr>
                        <w:rFonts w:ascii="Arial" w:hAnsi="Arial" w:cs="Arial"/>
                        <w:lang w:val="en-US"/>
                      </w:rPr>
                      <w:t>PKWT</w:t>
                    </w:r>
                  </w:ins>
                </w:p>
              </w:tc>
              <w:tc>
                <w:tcPr>
                  <w:tcW w:w="2835" w:type="dxa"/>
                </w:tcPr>
                <w:p w14:paraId="6CEF0C2F" w14:textId="77777777" w:rsidR="00312BA0" w:rsidRDefault="00312BA0" w:rsidP="00312BA0">
                  <w:pPr>
                    <w:jc w:val="left"/>
                    <w:rPr>
                      <w:ins w:id="1628" w:author="malang sutoyo" w:date="2024-05-31T07:27:00Z"/>
                      <w:rFonts w:ascii="Arial" w:hAnsi="Arial" w:cs="Arial"/>
                      <w:lang w:val="en-US"/>
                    </w:rPr>
                  </w:pPr>
                  <w:ins w:id="1629" w:author="malang sutoyo" w:date="2024-05-31T07:27:00Z">
                    <w:r>
                      <w:rPr>
                        <w:rFonts w:ascii="Arial" w:hAnsi="Arial" w:cs="Arial"/>
                        <w:lang w:val="en-US"/>
                      </w:rPr>
                      <w:t>Staff Marketing</w:t>
                    </w:r>
                  </w:ins>
                </w:p>
              </w:tc>
            </w:tr>
            <w:tr w:rsidR="00312BA0" w:rsidRPr="00825B29" w14:paraId="05255CE2" w14:textId="77777777" w:rsidTr="00FE472C">
              <w:trPr>
                <w:ins w:id="1630" w:author="malang sutoyo" w:date="2024-05-31T07:27:00Z"/>
              </w:trPr>
              <w:tc>
                <w:tcPr>
                  <w:tcW w:w="587" w:type="dxa"/>
                </w:tcPr>
                <w:p w14:paraId="5EC24C40" w14:textId="77777777" w:rsidR="00312BA0" w:rsidRDefault="00312BA0" w:rsidP="00312BA0">
                  <w:pPr>
                    <w:jc w:val="center"/>
                    <w:rPr>
                      <w:ins w:id="1631" w:author="malang sutoyo" w:date="2024-05-31T07:27:00Z"/>
                      <w:rFonts w:ascii="Arial" w:hAnsi="Arial" w:cs="Arial"/>
                      <w:lang w:val="en-US"/>
                    </w:rPr>
                  </w:pPr>
                  <w:ins w:id="1632" w:author="malang sutoyo" w:date="2024-05-31T07:27:00Z">
                    <w:r>
                      <w:rPr>
                        <w:rFonts w:ascii="Arial" w:hAnsi="Arial" w:cs="Arial"/>
                        <w:lang w:val="en-US"/>
                      </w:rPr>
                      <w:t>26</w:t>
                    </w:r>
                  </w:ins>
                </w:p>
              </w:tc>
              <w:tc>
                <w:tcPr>
                  <w:tcW w:w="2787" w:type="dxa"/>
                </w:tcPr>
                <w:p w14:paraId="5EF41F72" w14:textId="77777777" w:rsidR="00312BA0" w:rsidRPr="00686DE6" w:rsidRDefault="00312BA0" w:rsidP="00312BA0">
                  <w:pPr>
                    <w:spacing w:line="240" w:lineRule="auto"/>
                    <w:jc w:val="left"/>
                    <w:rPr>
                      <w:ins w:id="1633" w:author="malang sutoyo" w:date="2024-05-31T07:27:00Z"/>
                      <w:rFonts w:ascii="Arial" w:hAnsi="Arial" w:cs="Arial"/>
                      <w:lang w:val="en-US"/>
                    </w:rPr>
                  </w:pPr>
                  <w:ins w:id="1634" w:author="malang sutoyo" w:date="2024-05-31T07:27:00Z">
                    <w:r w:rsidRPr="00686DE6">
                      <w:rPr>
                        <w:rFonts w:ascii="Arial" w:hAnsi="Arial" w:cs="Arial"/>
                        <w:lang w:val="en-US"/>
                      </w:rPr>
                      <w:t xml:space="preserve">Ilham Aditya </w:t>
                    </w:r>
                    <w:proofErr w:type="spellStart"/>
                    <w:r w:rsidRPr="00686DE6">
                      <w:rPr>
                        <w:rFonts w:ascii="Arial" w:hAnsi="Arial" w:cs="Arial"/>
                        <w:lang w:val="en-US"/>
                      </w:rPr>
                      <w:t>Dwi</w:t>
                    </w:r>
                    <w:proofErr w:type="spellEnd"/>
                    <w:r w:rsidRPr="00686DE6">
                      <w:rPr>
                        <w:rFonts w:ascii="Arial" w:hAnsi="Arial" w:cs="Arial"/>
                        <w:lang w:val="en-US"/>
                      </w:rPr>
                      <w:t xml:space="preserve"> </w:t>
                    </w:r>
                    <w:proofErr w:type="spellStart"/>
                    <w:r w:rsidRPr="00686DE6">
                      <w:rPr>
                        <w:rFonts w:ascii="Arial" w:hAnsi="Arial" w:cs="Arial"/>
                        <w:lang w:val="en-US"/>
                      </w:rPr>
                      <w:t>Ariyanto</w:t>
                    </w:r>
                    <w:proofErr w:type="spellEnd"/>
                  </w:ins>
                </w:p>
              </w:tc>
              <w:tc>
                <w:tcPr>
                  <w:tcW w:w="1299" w:type="dxa"/>
                </w:tcPr>
                <w:p w14:paraId="56673D57" w14:textId="77777777" w:rsidR="00312BA0" w:rsidRPr="00686DE6" w:rsidRDefault="00312BA0" w:rsidP="00312BA0">
                  <w:pPr>
                    <w:jc w:val="center"/>
                    <w:rPr>
                      <w:ins w:id="1635" w:author="malang sutoyo" w:date="2024-05-31T07:27:00Z"/>
                      <w:rFonts w:ascii="Arial" w:hAnsi="Arial" w:cs="Arial"/>
                    </w:rPr>
                  </w:pPr>
                  <w:ins w:id="1636" w:author="malang sutoyo" w:date="2024-05-31T07:27:00Z">
                    <w:r w:rsidRPr="00686DE6">
                      <w:rPr>
                        <w:rFonts w:ascii="Arial" w:hAnsi="Arial" w:cs="Arial"/>
                      </w:rPr>
                      <w:t>54124048</w:t>
                    </w:r>
                  </w:ins>
                </w:p>
              </w:tc>
              <w:tc>
                <w:tcPr>
                  <w:tcW w:w="1701" w:type="dxa"/>
                </w:tcPr>
                <w:p w14:paraId="51A92625" w14:textId="77777777" w:rsidR="00312BA0" w:rsidRPr="00825B29" w:rsidRDefault="00312BA0" w:rsidP="00312BA0">
                  <w:pPr>
                    <w:jc w:val="center"/>
                    <w:rPr>
                      <w:ins w:id="1637" w:author="malang sutoyo" w:date="2024-05-31T07:27:00Z"/>
                      <w:rFonts w:ascii="Arial" w:hAnsi="Arial" w:cs="Arial"/>
                    </w:rPr>
                  </w:pPr>
                  <w:ins w:id="1638" w:author="malang sutoyo" w:date="2024-05-31T07:27:00Z">
                    <w:r w:rsidRPr="009D6084">
                      <w:rPr>
                        <w:rFonts w:ascii="Arial" w:hAnsi="Arial" w:cs="Arial"/>
                        <w:lang w:val="en-US"/>
                      </w:rPr>
                      <w:t>PKWT</w:t>
                    </w:r>
                  </w:ins>
                </w:p>
              </w:tc>
              <w:tc>
                <w:tcPr>
                  <w:tcW w:w="2835" w:type="dxa"/>
                </w:tcPr>
                <w:p w14:paraId="612936BA" w14:textId="77777777" w:rsidR="00312BA0" w:rsidRDefault="00312BA0" w:rsidP="00312BA0">
                  <w:pPr>
                    <w:jc w:val="left"/>
                    <w:rPr>
                      <w:ins w:id="1639" w:author="malang sutoyo" w:date="2024-05-31T07:27:00Z"/>
                      <w:rFonts w:ascii="Arial" w:hAnsi="Arial" w:cs="Arial"/>
                      <w:lang w:val="en-US"/>
                    </w:rPr>
                  </w:pPr>
                  <w:ins w:id="1640" w:author="malang sutoyo" w:date="2024-05-31T07:27:00Z">
                    <w:r>
                      <w:rPr>
                        <w:rFonts w:ascii="Arial" w:hAnsi="Arial" w:cs="Arial"/>
                        <w:lang w:val="en-US"/>
                      </w:rPr>
                      <w:t xml:space="preserve">Staff </w:t>
                    </w:r>
                    <w:proofErr w:type="spellStart"/>
                    <w:r>
                      <w:rPr>
                        <w:rFonts w:ascii="Arial" w:hAnsi="Arial" w:cs="Arial"/>
                        <w:lang w:val="en-US"/>
                      </w:rPr>
                      <w:t>Operasional</w:t>
                    </w:r>
                    <w:proofErr w:type="spellEnd"/>
                  </w:ins>
                </w:p>
              </w:tc>
            </w:tr>
            <w:tr w:rsidR="00312BA0" w:rsidRPr="00825B29" w14:paraId="31F5ACC7" w14:textId="77777777" w:rsidTr="00FE472C">
              <w:trPr>
                <w:ins w:id="1641" w:author="malang sutoyo" w:date="2024-05-31T07:27:00Z"/>
              </w:trPr>
              <w:tc>
                <w:tcPr>
                  <w:tcW w:w="587" w:type="dxa"/>
                </w:tcPr>
                <w:p w14:paraId="0568FF61" w14:textId="77777777" w:rsidR="00312BA0" w:rsidRDefault="00312BA0" w:rsidP="00312BA0">
                  <w:pPr>
                    <w:jc w:val="center"/>
                    <w:rPr>
                      <w:ins w:id="1642" w:author="malang sutoyo" w:date="2024-05-31T07:27:00Z"/>
                      <w:rFonts w:ascii="Arial" w:hAnsi="Arial" w:cs="Arial"/>
                      <w:lang w:val="en-US"/>
                    </w:rPr>
                  </w:pPr>
                  <w:ins w:id="1643" w:author="malang sutoyo" w:date="2024-05-31T07:27:00Z">
                    <w:r>
                      <w:rPr>
                        <w:rFonts w:ascii="Arial" w:hAnsi="Arial" w:cs="Arial"/>
                        <w:lang w:val="en-US"/>
                      </w:rPr>
                      <w:t>27</w:t>
                    </w:r>
                  </w:ins>
                </w:p>
              </w:tc>
              <w:tc>
                <w:tcPr>
                  <w:tcW w:w="2787" w:type="dxa"/>
                </w:tcPr>
                <w:p w14:paraId="2819E556" w14:textId="77777777" w:rsidR="00312BA0" w:rsidRPr="00686DE6" w:rsidRDefault="00312BA0" w:rsidP="00312BA0">
                  <w:pPr>
                    <w:spacing w:line="240" w:lineRule="auto"/>
                    <w:jc w:val="left"/>
                    <w:rPr>
                      <w:ins w:id="1644" w:author="malang sutoyo" w:date="2024-05-31T07:27:00Z"/>
                      <w:rFonts w:ascii="Arial" w:hAnsi="Arial" w:cs="Arial"/>
                      <w:lang w:val="en-US"/>
                    </w:rPr>
                  </w:pPr>
                  <w:proofErr w:type="spellStart"/>
                  <w:ins w:id="1645" w:author="malang sutoyo" w:date="2024-05-31T07:27:00Z">
                    <w:r w:rsidRPr="00686DE6">
                      <w:rPr>
                        <w:rFonts w:ascii="Arial" w:hAnsi="Arial" w:cs="Arial"/>
                        <w:lang w:val="en-US"/>
                      </w:rPr>
                      <w:t>Andhika</w:t>
                    </w:r>
                    <w:proofErr w:type="spellEnd"/>
                    <w:r w:rsidRPr="00686DE6">
                      <w:rPr>
                        <w:rFonts w:ascii="Arial" w:hAnsi="Arial" w:cs="Arial"/>
                        <w:lang w:val="en-US"/>
                      </w:rPr>
                      <w:t xml:space="preserve"> </w:t>
                    </w:r>
                    <w:proofErr w:type="spellStart"/>
                    <w:r w:rsidRPr="00686DE6">
                      <w:rPr>
                        <w:rFonts w:ascii="Arial" w:hAnsi="Arial" w:cs="Arial"/>
                        <w:lang w:val="en-US"/>
                      </w:rPr>
                      <w:t>Zakky</w:t>
                    </w:r>
                    <w:proofErr w:type="spellEnd"/>
                    <w:r w:rsidRPr="00686DE6">
                      <w:rPr>
                        <w:rFonts w:ascii="Arial" w:hAnsi="Arial" w:cs="Arial"/>
                        <w:lang w:val="en-US"/>
                      </w:rPr>
                      <w:t xml:space="preserve"> Firmansyah</w:t>
                    </w:r>
                  </w:ins>
                </w:p>
              </w:tc>
              <w:tc>
                <w:tcPr>
                  <w:tcW w:w="1299" w:type="dxa"/>
                </w:tcPr>
                <w:p w14:paraId="047FD775" w14:textId="77777777" w:rsidR="00312BA0" w:rsidRPr="00686DE6" w:rsidRDefault="00312BA0" w:rsidP="00312BA0">
                  <w:pPr>
                    <w:jc w:val="center"/>
                    <w:rPr>
                      <w:ins w:id="1646" w:author="malang sutoyo" w:date="2024-05-31T07:27:00Z"/>
                      <w:rFonts w:ascii="Arial" w:hAnsi="Arial" w:cs="Arial"/>
                      <w:lang w:val="en-US"/>
                    </w:rPr>
                  </w:pPr>
                  <w:ins w:id="1647" w:author="malang sutoyo" w:date="2024-05-31T07:27:00Z">
                    <w:r w:rsidRPr="00686DE6">
                      <w:rPr>
                        <w:rFonts w:ascii="Arial" w:hAnsi="Arial" w:cs="Arial"/>
                      </w:rPr>
                      <w:t>541240</w:t>
                    </w:r>
                    <w:r>
                      <w:rPr>
                        <w:rFonts w:ascii="Arial" w:hAnsi="Arial" w:cs="Arial"/>
                        <w:lang w:val="en-US"/>
                      </w:rPr>
                      <w:t>50</w:t>
                    </w:r>
                  </w:ins>
                </w:p>
              </w:tc>
              <w:tc>
                <w:tcPr>
                  <w:tcW w:w="1701" w:type="dxa"/>
                </w:tcPr>
                <w:p w14:paraId="3779545C" w14:textId="77777777" w:rsidR="00312BA0" w:rsidRPr="00825B29" w:rsidRDefault="00312BA0" w:rsidP="00312BA0">
                  <w:pPr>
                    <w:jc w:val="center"/>
                    <w:rPr>
                      <w:ins w:id="1648" w:author="malang sutoyo" w:date="2024-05-31T07:27:00Z"/>
                      <w:rFonts w:ascii="Arial" w:hAnsi="Arial" w:cs="Arial"/>
                    </w:rPr>
                  </w:pPr>
                  <w:ins w:id="1649" w:author="malang sutoyo" w:date="2024-05-31T07:27:00Z">
                    <w:r w:rsidRPr="009D6084">
                      <w:rPr>
                        <w:rFonts w:ascii="Arial" w:hAnsi="Arial" w:cs="Arial"/>
                        <w:lang w:val="en-US"/>
                      </w:rPr>
                      <w:t>PKWT</w:t>
                    </w:r>
                  </w:ins>
                </w:p>
              </w:tc>
              <w:tc>
                <w:tcPr>
                  <w:tcW w:w="2835" w:type="dxa"/>
                </w:tcPr>
                <w:p w14:paraId="44A61162" w14:textId="77777777" w:rsidR="00312BA0" w:rsidRDefault="00312BA0" w:rsidP="00312BA0">
                  <w:pPr>
                    <w:jc w:val="left"/>
                    <w:rPr>
                      <w:ins w:id="1650" w:author="malang sutoyo" w:date="2024-05-31T07:27:00Z"/>
                      <w:rFonts w:ascii="Arial" w:hAnsi="Arial" w:cs="Arial"/>
                      <w:lang w:val="en-US"/>
                    </w:rPr>
                  </w:pPr>
                  <w:ins w:id="1651" w:author="malang sutoyo" w:date="2024-05-31T07:27:00Z">
                    <w:r>
                      <w:rPr>
                        <w:rFonts w:ascii="Arial" w:hAnsi="Arial" w:cs="Arial"/>
                        <w:lang w:val="en-US"/>
                      </w:rPr>
                      <w:t xml:space="preserve">Staff </w:t>
                    </w:r>
                    <w:proofErr w:type="spellStart"/>
                    <w:r>
                      <w:rPr>
                        <w:rFonts w:ascii="Arial" w:hAnsi="Arial" w:cs="Arial"/>
                        <w:lang w:val="en-US"/>
                      </w:rPr>
                      <w:t>Operasional</w:t>
                    </w:r>
                    <w:proofErr w:type="spellEnd"/>
                  </w:ins>
                </w:p>
              </w:tc>
            </w:tr>
            <w:tr w:rsidR="00312BA0" w:rsidRPr="00825B29" w14:paraId="004DD55C" w14:textId="77777777" w:rsidTr="00FE472C">
              <w:trPr>
                <w:ins w:id="1652" w:author="malang sutoyo" w:date="2024-05-31T07:27:00Z"/>
              </w:trPr>
              <w:tc>
                <w:tcPr>
                  <w:tcW w:w="587" w:type="dxa"/>
                </w:tcPr>
                <w:p w14:paraId="38F20F68" w14:textId="77777777" w:rsidR="00312BA0" w:rsidRDefault="00312BA0" w:rsidP="00312BA0">
                  <w:pPr>
                    <w:jc w:val="center"/>
                    <w:rPr>
                      <w:ins w:id="1653" w:author="malang sutoyo" w:date="2024-05-31T07:27:00Z"/>
                      <w:rFonts w:ascii="Arial" w:hAnsi="Arial" w:cs="Arial"/>
                      <w:lang w:val="en-US"/>
                    </w:rPr>
                  </w:pPr>
                  <w:ins w:id="1654" w:author="malang sutoyo" w:date="2024-05-31T07:27:00Z">
                    <w:r>
                      <w:rPr>
                        <w:rFonts w:ascii="Arial" w:hAnsi="Arial" w:cs="Arial"/>
                        <w:lang w:val="en-US"/>
                      </w:rPr>
                      <w:t>28</w:t>
                    </w:r>
                  </w:ins>
                </w:p>
              </w:tc>
              <w:tc>
                <w:tcPr>
                  <w:tcW w:w="2787" w:type="dxa"/>
                </w:tcPr>
                <w:p w14:paraId="3945DCB4" w14:textId="77777777" w:rsidR="00312BA0" w:rsidRPr="00686DE6" w:rsidRDefault="00312BA0" w:rsidP="00312BA0">
                  <w:pPr>
                    <w:spacing w:line="240" w:lineRule="auto"/>
                    <w:jc w:val="left"/>
                    <w:rPr>
                      <w:ins w:id="1655" w:author="malang sutoyo" w:date="2024-05-31T07:27:00Z"/>
                      <w:rFonts w:ascii="Arial" w:hAnsi="Arial" w:cs="Arial"/>
                      <w:lang w:val="en-US"/>
                    </w:rPr>
                  </w:pPr>
                  <w:ins w:id="1656" w:author="malang sutoyo" w:date="2024-05-31T07:27:00Z">
                    <w:r w:rsidRPr="00686DE6">
                      <w:rPr>
                        <w:rFonts w:ascii="Arial" w:hAnsi="Arial" w:cs="Arial"/>
                        <w:lang w:val="en-US"/>
                      </w:rPr>
                      <w:t>Nur Emelya</w:t>
                    </w:r>
                  </w:ins>
                </w:p>
              </w:tc>
              <w:tc>
                <w:tcPr>
                  <w:tcW w:w="1299" w:type="dxa"/>
                </w:tcPr>
                <w:p w14:paraId="4830A9A6" w14:textId="77777777" w:rsidR="00312BA0" w:rsidRPr="00686DE6" w:rsidRDefault="00312BA0" w:rsidP="00312BA0">
                  <w:pPr>
                    <w:jc w:val="center"/>
                    <w:rPr>
                      <w:ins w:id="1657" w:author="malang sutoyo" w:date="2024-05-31T07:27:00Z"/>
                      <w:rFonts w:ascii="Arial" w:hAnsi="Arial" w:cs="Arial"/>
                    </w:rPr>
                  </w:pPr>
                  <w:ins w:id="1658" w:author="malang sutoyo" w:date="2024-05-31T07:27:00Z">
                    <w:r w:rsidRPr="00686DE6">
                      <w:rPr>
                        <w:rFonts w:ascii="Arial" w:hAnsi="Arial" w:cs="Arial"/>
                      </w:rPr>
                      <w:t>541240</w:t>
                    </w:r>
                    <w:r>
                      <w:rPr>
                        <w:rFonts w:ascii="Arial" w:hAnsi="Arial" w:cs="Arial"/>
                        <w:lang w:val="en-US"/>
                      </w:rPr>
                      <w:t>51</w:t>
                    </w:r>
                  </w:ins>
                </w:p>
              </w:tc>
              <w:tc>
                <w:tcPr>
                  <w:tcW w:w="1701" w:type="dxa"/>
                </w:tcPr>
                <w:p w14:paraId="0DE9315B" w14:textId="77777777" w:rsidR="00312BA0" w:rsidRPr="00825B29" w:rsidRDefault="00312BA0" w:rsidP="00312BA0">
                  <w:pPr>
                    <w:jc w:val="center"/>
                    <w:rPr>
                      <w:ins w:id="1659" w:author="malang sutoyo" w:date="2024-05-31T07:27:00Z"/>
                      <w:rFonts w:ascii="Arial" w:hAnsi="Arial" w:cs="Arial"/>
                    </w:rPr>
                  </w:pPr>
                  <w:ins w:id="1660" w:author="malang sutoyo" w:date="2024-05-31T07:27:00Z">
                    <w:r w:rsidRPr="00AF0C3F">
                      <w:rPr>
                        <w:rFonts w:ascii="Arial" w:hAnsi="Arial" w:cs="Arial"/>
                        <w:lang w:val="en-US"/>
                      </w:rPr>
                      <w:t>PKWT</w:t>
                    </w:r>
                  </w:ins>
                </w:p>
              </w:tc>
              <w:tc>
                <w:tcPr>
                  <w:tcW w:w="2835" w:type="dxa"/>
                </w:tcPr>
                <w:p w14:paraId="461720B0" w14:textId="77777777" w:rsidR="00312BA0" w:rsidRDefault="00312BA0" w:rsidP="00312BA0">
                  <w:pPr>
                    <w:jc w:val="left"/>
                    <w:rPr>
                      <w:ins w:id="1661" w:author="malang sutoyo" w:date="2024-05-31T07:27:00Z"/>
                      <w:rFonts w:ascii="Arial" w:hAnsi="Arial" w:cs="Arial"/>
                      <w:lang w:val="en-US"/>
                    </w:rPr>
                  </w:pPr>
                  <w:ins w:id="1662" w:author="malang sutoyo" w:date="2024-05-31T07:27:00Z">
                    <w:r>
                      <w:rPr>
                        <w:rFonts w:ascii="Arial" w:hAnsi="Arial" w:cs="Arial"/>
                        <w:lang w:val="en-US"/>
                      </w:rPr>
                      <w:t xml:space="preserve">Staff </w:t>
                    </w:r>
                    <w:proofErr w:type="spellStart"/>
                    <w:r>
                      <w:rPr>
                        <w:rFonts w:ascii="Arial" w:hAnsi="Arial" w:cs="Arial"/>
                        <w:lang w:val="en-US"/>
                      </w:rPr>
                      <w:t>Operasional</w:t>
                    </w:r>
                    <w:proofErr w:type="spellEnd"/>
                  </w:ins>
                </w:p>
              </w:tc>
            </w:tr>
            <w:tr w:rsidR="00312BA0" w:rsidRPr="00825B29" w14:paraId="49EDA6B6" w14:textId="77777777" w:rsidTr="00FE472C">
              <w:trPr>
                <w:ins w:id="1663" w:author="malang sutoyo" w:date="2024-05-31T07:27:00Z"/>
              </w:trPr>
              <w:tc>
                <w:tcPr>
                  <w:tcW w:w="587" w:type="dxa"/>
                </w:tcPr>
                <w:p w14:paraId="44FEE098" w14:textId="77777777" w:rsidR="00312BA0" w:rsidRDefault="00312BA0" w:rsidP="00312BA0">
                  <w:pPr>
                    <w:jc w:val="center"/>
                    <w:rPr>
                      <w:ins w:id="1664" w:author="malang sutoyo" w:date="2024-05-31T07:27:00Z"/>
                      <w:rFonts w:ascii="Arial" w:hAnsi="Arial" w:cs="Arial"/>
                      <w:lang w:val="en-US"/>
                    </w:rPr>
                  </w:pPr>
                  <w:ins w:id="1665" w:author="malang sutoyo" w:date="2024-05-31T07:27:00Z">
                    <w:r>
                      <w:rPr>
                        <w:rFonts w:ascii="Arial" w:hAnsi="Arial" w:cs="Arial"/>
                        <w:lang w:val="en-US"/>
                      </w:rPr>
                      <w:t>29</w:t>
                    </w:r>
                  </w:ins>
                </w:p>
              </w:tc>
              <w:tc>
                <w:tcPr>
                  <w:tcW w:w="2787" w:type="dxa"/>
                </w:tcPr>
                <w:p w14:paraId="00FB0D94" w14:textId="77777777" w:rsidR="00312BA0" w:rsidRPr="00686DE6" w:rsidRDefault="00312BA0" w:rsidP="00312BA0">
                  <w:pPr>
                    <w:spacing w:line="240" w:lineRule="auto"/>
                    <w:jc w:val="left"/>
                    <w:rPr>
                      <w:ins w:id="1666" w:author="malang sutoyo" w:date="2024-05-31T07:27:00Z"/>
                      <w:rFonts w:ascii="Arial" w:hAnsi="Arial" w:cs="Arial"/>
                      <w:lang w:val="en-US"/>
                    </w:rPr>
                  </w:pPr>
                  <w:ins w:id="1667" w:author="malang sutoyo" w:date="2024-05-31T07:27:00Z">
                    <w:r>
                      <w:rPr>
                        <w:rFonts w:ascii="Arial" w:hAnsi="Arial" w:cs="Arial"/>
                        <w:lang w:val="en-US"/>
                      </w:rPr>
                      <w:t xml:space="preserve">Andrea Eka Darma Surya </w:t>
                    </w:r>
                    <w:proofErr w:type="spellStart"/>
                    <w:r>
                      <w:rPr>
                        <w:rFonts w:ascii="Arial" w:hAnsi="Arial" w:cs="Arial"/>
                        <w:lang w:val="en-US"/>
                      </w:rPr>
                      <w:t>Nugraha</w:t>
                    </w:r>
                    <w:proofErr w:type="spellEnd"/>
                  </w:ins>
                </w:p>
              </w:tc>
              <w:tc>
                <w:tcPr>
                  <w:tcW w:w="1299" w:type="dxa"/>
                </w:tcPr>
                <w:p w14:paraId="3A4486E9" w14:textId="77777777" w:rsidR="00312BA0" w:rsidRPr="002F0B00" w:rsidRDefault="00312BA0" w:rsidP="00312BA0">
                  <w:pPr>
                    <w:jc w:val="center"/>
                    <w:rPr>
                      <w:ins w:id="1668" w:author="malang sutoyo" w:date="2024-05-31T07:27:00Z"/>
                      <w:rFonts w:ascii="Arial" w:hAnsi="Arial" w:cs="Arial"/>
                      <w:lang w:val="en-US"/>
                    </w:rPr>
                  </w:pPr>
                  <w:ins w:id="1669" w:author="malang sutoyo" w:date="2024-05-31T07:27:00Z">
                    <w:r w:rsidRPr="00686DE6">
                      <w:rPr>
                        <w:rFonts w:ascii="Arial" w:hAnsi="Arial" w:cs="Arial"/>
                      </w:rPr>
                      <w:t>541240</w:t>
                    </w:r>
                    <w:r>
                      <w:rPr>
                        <w:rFonts w:ascii="Arial" w:hAnsi="Arial" w:cs="Arial"/>
                        <w:lang w:val="en-US"/>
                      </w:rPr>
                      <w:t>52</w:t>
                    </w:r>
                  </w:ins>
                </w:p>
              </w:tc>
              <w:tc>
                <w:tcPr>
                  <w:tcW w:w="1701" w:type="dxa"/>
                </w:tcPr>
                <w:p w14:paraId="71F86F8F" w14:textId="77777777" w:rsidR="00312BA0" w:rsidRPr="00825B29" w:rsidRDefault="00312BA0" w:rsidP="00312BA0">
                  <w:pPr>
                    <w:jc w:val="center"/>
                    <w:rPr>
                      <w:ins w:id="1670" w:author="malang sutoyo" w:date="2024-05-31T07:27:00Z"/>
                      <w:rFonts w:ascii="Arial" w:hAnsi="Arial" w:cs="Arial"/>
                    </w:rPr>
                  </w:pPr>
                  <w:ins w:id="1671" w:author="malang sutoyo" w:date="2024-05-31T07:27:00Z">
                    <w:r w:rsidRPr="00AF0C3F">
                      <w:rPr>
                        <w:rFonts w:ascii="Arial" w:hAnsi="Arial" w:cs="Arial"/>
                        <w:lang w:val="en-US"/>
                      </w:rPr>
                      <w:t>PKWT</w:t>
                    </w:r>
                  </w:ins>
                </w:p>
              </w:tc>
              <w:tc>
                <w:tcPr>
                  <w:tcW w:w="2835" w:type="dxa"/>
                </w:tcPr>
                <w:p w14:paraId="62DCC13A" w14:textId="77777777" w:rsidR="00312BA0" w:rsidRDefault="00312BA0" w:rsidP="00312BA0">
                  <w:pPr>
                    <w:jc w:val="left"/>
                    <w:rPr>
                      <w:ins w:id="1672" w:author="malang sutoyo" w:date="2024-05-31T07:27:00Z"/>
                      <w:rFonts w:ascii="Arial" w:hAnsi="Arial" w:cs="Arial"/>
                      <w:lang w:val="en-US"/>
                    </w:rPr>
                  </w:pPr>
                  <w:ins w:id="1673" w:author="malang sutoyo" w:date="2024-05-31T07:27:00Z">
                    <w:r>
                      <w:rPr>
                        <w:rFonts w:ascii="Arial" w:hAnsi="Arial" w:cs="Arial"/>
                        <w:lang w:val="en-US"/>
                      </w:rPr>
                      <w:t xml:space="preserve">Staff </w:t>
                    </w:r>
                    <w:proofErr w:type="spellStart"/>
                    <w:r>
                      <w:rPr>
                        <w:rFonts w:ascii="Arial" w:hAnsi="Arial" w:cs="Arial"/>
                        <w:lang w:val="en-US"/>
                      </w:rPr>
                      <w:t>Operasional</w:t>
                    </w:r>
                    <w:proofErr w:type="spellEnd"/>
                  </w:ins>
                </w:p>
              </w:tc>
            </w:tr>
            <w:tr w:rsidR="00312BA0" w:rsidRPr="00825B29" w14:paraId="3336BBAE" w14:textId="77777777" w:rsidTr="00FE472C">
              <w:trPr>
                <w:ins w:id="1674" w:author="malang sutoyo" w:date="2024-05-31T07:27:00Z"/>
              </w:trPr>
              <w:tc>
                <w:tcPr>
                  <w:tcW w:w="587" w:type="dxa"/>
                </w:tcPr>
                <w:p w14:paraId="3D216963" w14:textId="77777777" w:rsidR="00312BA0" w:rsidRDefault="00312BA0" w:rsidP="00312BA0">
                  <w:pPr>
                    <w:jc w:val="center"/>
                    <w:rPr>
                      <w:ins w:id="1675" w:author="malang sutoyo" w:date="2024-05-31T07:27:00Z"/>
                      <w:rFonts w:ascii="Arial" w:hAnsi="Arial" w:cs="Arial"/>
                      <w:lang w:val="en-US"/>
                    </w:rPr>
                  </w:pPr>
                  <w:ins w:id="1676" w:author="malang sutoyo" w:date="2024-05-31T07:27:00Z">
                    <w:r>
                      <w:rPr>
                        <w:rFonts w:ascii="Arial" w:hAnsi="Arial" w:cs="Arial"/>
                        <w:lang w:val="en-US"/>
                      </w:rPr>
                      <w:t>30</w:t>
                    </w:r>
                  </w:ins>
                </w:p>
              </w:tc>
              <w:tc>
                <w:tcPr>
                  <w:tcW w:w="2787" w:type="dxa"/>
                </w:tcPr>
                <w:p w14:paraId="45D4C991" w14:textId="77777777" w:rsidR="00312BA0" w:rsidRPr="00686DE6" w:rsidRDefault="00312BA0" w:rsidP="00312BA0">
                  <w:pPr>
                    <w:spacing w:line="240" w:lineRule="auto"/>
                    <w:jc w:val="left"/>
                    <w:rPr>
                      <w:ins w:id="1677" w:author="malang sutoyo" w:date="2024-05-31T07:27:00Z"/>
                      <w:rFonts w:ascii="Arial" w:hAnsi="Arial" w:cs="Arial"/>
                      <w:lang w:val="en-US"/>
                    </w:rPr>
                  </w:pPr>
                  <w:proofErr w:type="spellStart"/>
                  <w:ins w:id="1678" w:author="malang sutoyo" w:date="2024-05-31T07:27:00Z">
                    <w:r w:rsidRPr="00686DE6">
                      <w:rPr>
                        <w:rFonts w:ascii="Arial" w:hAnsi="Arial" w:cs="Arial"/>
                        <w:lang w:val="en-US"/>
                      </w:rPr>
                      <w:t>Septiana</w:t>
                    </w:r>
                    <w:proofErr w:type="spellEnd"/>
                    <w:r w:rsidRPr="00686DE6">
                      <w:rPr>
                        <w:rFonts w:ascii="Arial" w:hAnsi="Arial" w:cs="Arial"/>
                        <w:lang w:val="en-US"/>
                      </w:rPr>
                      <w:t xml:space="preserve"> Devi Astuti</w:t>
                    </w:r>
                  </w:ins>
                </w:p>
              </w:tc>
              <w:tc>
                <w:tcPr>
                  <w:tcW w:w="1299" w:type="dxa"/>
                </w:tcPr>
                <w:p w14:paraId="0F4587E9" w14:textId="77777777" w:rsidR="00312BA0" w:rsidRPr="00686DE6" w:rsidRDefault="00312BA0" w:rsidP="00312BA0">
                  <w:pPr>
                    <w:jc w:val="center"/>
                    <w:rPr>
                      <w:ins w:id="1679" w:author="malang sutoyo" w:date="2024-05-31T07:27:00Z"/>
                      <w:rFonts w:ascii="Arial" w:hAnsi="Arial" w:cs="Arial"/>
                    </w:rPr>
                  </w:pPr>
                  <w:ins w:id="1680" w:author="malang sutoyo" w:date="2024-05-31T07:27:00Z">
                    <w:r w:rsidRPr="00686DE6">
                      <w:rPr>
                        <w:rFonts w:ascii="Arial" w:hAnsi="Arial" w:cs="Arial"/>
                      </w:rPr>
                      <w:t>541240</w:t>
                    </w:r>
                    <w:r>
                      <w:rPr>
                        <w:rFonts w:ascii="Arial" w:hAnsi="Arial" w:cs="Arial"/>
                        <w:lang w:val="en-US"/>
                      </w:rPr>
                      <w:t>54</w:t>
                    </w:r>
                  </w:ins>
                </w:p>
              </w:tc>
              <w:tc>
                <w:tcPr>
                  <w:tcW w:w="1701" w:type="dxa"/>
                </w:tcPr>
                <w:p w14:paraId="797BAD03" w14:textId="77777777" w:rsidR="00312BA0" w:rsidRPr="00825B29" w:rsidRDefault="00312BA0" w:rsidP="00312BA0">
                  <w:pPr>
                    <w:jc w:val="center"/>
                    <w:rPr>
                      <w:ins w:id="1681" w:author="malang sutoyo" w:date="2024-05-31T07:27:00Z"/>
                      <w:rFonts w:ascii="Arial" w:hAnsi="Arial" w:cs="Arial"/>
                    </w:rPr>
                  </w:pPr>
                  <w:ins w:id="1682" w:author="malang sutoyo" w:date="2024-05-31T07:27:00Z">
                    <w:r w:rsidRPr="00AF0C3F">
                      <w:rPr>
                        <w:rFonts w:ascii="Arial" w:hAnsi="Arial" w:cs="Arial"/>
                        <w:lang w:val="en-US"/>
                      </w:rPr>
                      <w:t>PKWT</w:t>
                    </w:r>
                  </w:ins>
                </w:p>
              </w:tc>
              <w:tc>
                <w:tcPr>
                  <w:tcW w:w="2835" w:type="dxa"/>
                </w:tcPr>
                <w:p w14:paraId="18A95536" w14:textId="77777777" w:rsidR="00312BA0" w:rsidRDefault="00312BA0" w:rsidP="00312BA0">
                  <w:pPr>
                    <w:jc w:val="left"/>
                    <w:rPr>
                      <w:ins w:id="1683" w:author="malang sutoyo" w:date="2024-05-31T07:27:00Z"/>
                      <w:rFonts w:ascii="Arial" w:hAnsi="Arial" w:cs="Arial"/>
                      <w:lang w:val="en-US"/>
                    </w:rPr>
                  </w:pPr>
                  <w:ins w:id="1684" w:author="malang sutoyo" w:date="2024-05-31T07:27:00Z">
                    <w:r>
                      <w:rPr>
                        <w:rFonts w:ascii="Arial" w:hAnsi="Arial" w:cs="Arial"/>
                        <w:lang w:val="en-US"/>
                      </w:rPr>
                      <w:t>Staff Marketing</w:t>
                    </w:r>
                  </w:ins>
                </w:p>
              </w:tc>
            </w:tr>
            <w:tr w:rsidR="00312BA0" w:rsidRPr="00825B29" w14:paraId="215176B8" w14:textId="77777777" w:rsidTr="00FE472C">
              <w:trPr>
                <w:ins w:id="1685" w:author="malang sutoyo" w:date="2024-05-31T07:27:00Z"/>
              </w:trPr>
              <w:tc>
                <w:tcPr>
                  <w:tcW w:w="587" w:type="dxa"/>
                </w:tcPr>
                <w:p w14:paraId="55CACB7D" w14:textId="77777777" w:rsidR="00312BA0" w:rsidRDefault="00312BA0" w:rsidP="00312BA0">
                  <w:pPr>
                    <w:jc w:val="center"/>
                    <w:rPr>
                      <w:ins w:id="1686" w:author="malang sutoyo" w:date="2024-05-31T07:27:00Z"/>
                      <w:rFonts w:ascii="Arial" w:hAnsi="Arial" w:cs="Arial"/>
                      <w:lang w:val="en-US"/>
                    </w:rPr>
                  </w:pPr>
                  <w:ins w:id="1687" w:author="malang sutoyo" w:date="2024-05-31T07:27:00Z">
                    <w:r>
                      <w:rPr>
                        <w:rFonts w:ascii="Arial" w:hAnsi="Arial" w:cs="Arial"/>
                        <w:lang w:val="en-US"/>
                      </w:rPr>
                      <w:t>31</w:t>
                    </w:r>
                  </w:ins>
                </w:p>
              </w:tc>
              <w:tc>
                <w:tcPr>
                  <w:tcW w:w="2787" w:type="dxa"/>
                </w:tcPr>
                <w:p w14:paraId="5FED6CF9" w14:textId="77777777" w:rsidR="00312BA0" w:rsidRPr="00686DE6" w:rsidRDefault="00312BA0" w:rsidP="00312BA0">
                  <w:pPr>
                    <w:spacing w:line="240" w:lineRule="auto"/>
                    <w:jc w:val="left"/>
                    <w:rPr>
                      <w:ins w:id="1688" w:author="malang sutoyo" w:date="2024-05-31T07:27:00Z"/>
                      <w:rFonts w:ascii="Arial" w:hAnsi="Arial" w:cs="Arial"/>
                      <w:lang w:val="en-US"/>
                    </w:rPr>
                  </w:pPr>
                  <w:proofErr w:type="spellStart"/>
                  <w:ins w:id="1689" w:author="malang sutoyo" w:date="2024-05-31T07:27:00Z">
                    <w:r>
                      <w:rPr>
                        <w:rFonts w:ascii="Arial" w:hAnsi="Arial" w:cs="Arial"/>
                        <w:lang w:val="en-US"/>
                      </w:rPr>
                      <w:t>Redya</w:t>
                    </w:r>
                    <w:proofErr w:type="spellEnd"/>
                    <w:r>
                      <w:rPr>
                        <w:rFonts w:ascii="Arial" w:hAnsi="Arial" w:cs="Arial"/>
                        <w:lang w:val="en-US"/>
                      </w:rPr>
                      <w:t xml:space="preserve"> </w:t>
                    </w:r>
                    <w:proofErr w:type="spellStart"/>
                    <w:r>
                      <w:rPr>
                        <w:rFonts w:ascii="Arial" w:hAnsi="Arial" w:cs="Arial"/>
                        <w:lang w:val="en-US"/>
                      </w:rPr>
                      <w:t>Aulia</w:t>
                    </w:r>
                    <w:proofErr w:type="spellEnd"/>
                    <w:r>
                      <w:rPr>
                        <w:rFonts w:ascii="Arial" w:hAnsi="Arial" w:cs="Arial"/>
                        <w:lang w:val="en-US"/>
                      </w:rPr>
                      <w:t xml:space="preserve"> </w:t>
                    </w:r>
                    <w:proofErr w:type="spellStart"/>
                    <w:r>
                      <w:rPr>
                        <w:rFonts w:ascii="Arial" w:hAnsi="Arial" w:cs="Arial"/>
                        <w:lang w:val="en-US"/>
                      </w:rPr>
                      <w:t>Puspanarendra</w:t>
                    </w:r>
                    <w:proofErr w:type="spellEnd"/>
                  </w:ins>
                </w:p>
              </w:tc>
              <w:tc>
                <w:tcPr>
                  <w:tcW w:w="1299" w:type="dxa"/>
                </w:tcPr>
                <w:p w14:paraId="327A823F" w14:textId="77777777" w:rsidR="00312BA0" w:rsidRPr="00686DE6" w:rsidRDefault="00312BA0" w:rsidP="00312BA0">
                  <w:pPr>
                    <w:jc w:val="center"/>
                    <w:rPr>
                      <w:ins w:id="1690" w:author="malang sutoyo" w:date="2024-05-31T07:27:00Z"/>
                      <w:rFonts w:ascii="Arial" w:hAnsi="Arial" w:cs="Arial"/>
                    </w:rPr>
                  </w:pPr>
                  <w:ins w:id="1691" w:author="malang sutoyo" w:date="2024-05-31T07:27:00Z">
                    <w:r w:rsidRPr="00686DE6">
                      <w:rPr>
                        <w:rFonts w:ascii="Arial" w:hAnsi="Arial" w:cs="Arial"/>
                      </w:rPr>
                      <w:t>541240</w:t>
                    </w:r>
                    <w:r>
                      <w:rPr>
                        <w:rFonts w:ascii="Arial" w:hAnsi="Arial" w:cs="Arial"/>
                        <w:lang w:val="en-US"/>
                      </w:rPr>
                      <w:t>55</w:t>
                    </w:r>
                  </w:ins>
                </w:p>
              </w:tc>
              <w:tc>
                <w:tcPr>
                  <w:tcW w:w="1701" w:type="dxa"/>
                </w:tcPr>
                <w:p w14:paraId="20E3730B" w14:textId="77777777" w:rsidR="00312BA0" w:rsidRPr="00825B29" w:rsidRDefault="00312BA0" w:rsidP="00312BA0">
                  <w:pPr>
                    <w:jc w:val="center"/>
                    <w:rPr>
                      <w:ins w:id="1692" w:author="malang sutoyo" w:date="2024-05-31T07:27:00Z"/>
                      <w:rFonts w:ascii="Arial" w:hAnsi="Arial" w:cs="Arial"/>
                    </w:rPr>
                  </w:pPr>
                  <w:ins w:id="1693" w:author="malang sutoyo" w:date="2024-05-31T07:27:00Z">
                    <w:r w:rsidRPr="00AF0C3F">
                      <w:rPr>
                        <w:rFonts w:ascii="Arial" w:hAnsi="Arial" w:cs="Arial"/>
                        <w:lang w:val="en-US"/>
                      </w:rPr>
                      <w:t>PKWT</w:t>
                    </w:r>
                  </w:ins>
                </w:p>
              </w:tc>
              <w:tc>
                <w:tcPr>
                  <w:tcW w:w="2835" w:type="dxa"/>
                </w:tcPr>
                <w:p w14:paraId="50C143C3" w14:textId="77777777" w:rsidR="00312BA0" w:rsidRDefault="00312BA0" w:rsidP="00312BA0">
                  <w:pPr>
                    <w:jc w:val="left"/>
                    <w:rPr>
                      <w:ins w:id="1694" w:author="malang sutoyo" w:date="2024-05-31T07:27:00Z"/>
                      <w:rFonts w:ascii="Arial" w:hAnsi="Arial" w:cs="Arial"/>
                      <w:lang w:val="en-US"/>
                    </w:rPr>
                  </w:pPr>
                  <w:ins w:id="1695" w:author="malang sutoyo" w:date="2024-05-31T07:27:00Z">
                    <w:r>
                      <w:rPr>
                        <w:rFonts w:ascii="Arial" w:hAnsi="Arial" w:cs="Arial"/>
                        <w:lang w:val="en-US"/>
                      </w:rPr>
                      <w:t>HRGA</w:t>
                    </w:r>
                  </w:ins>
                </w:p>
              </w:tc>
            </w:tr>
            <w:tr w:rsidR="00312BA0" w:rsidRPr="00825B29" w14:paraId="4A24551D" w14:textId="77777777" w:rsidTr="00FE472C">
              <w:trPr>
                <w:ins w:id="1696" w:author="malang sutoyo" w:date="2024-05-31T07:27:00Z"/>
              </w:trPr>
              <w:tc>
                <w:tcPr>
                  <w:tcW w:w="587" w:type="dxa"/>
                </w:tcPr>
                <w:p w14:paraId="4D443361" w14:textId="77777777" w:rsidR="00312BA0" w:rsidRDefault="00312BA0" w:rsidP="00312BA0">
                  <w:pPr>
                    <w:jc w:val="center"/>
                    <w:rPr>
                      <w:ins w:id="1697" w:author="malang sutoyo" w:date="2024-05-31T07:27:00Z"/>
                      <w:rFonts w:ascii="Arial" w:hAnsi="Arial" w:cs="Arial"/>
                      <w:lang w:val="en-US"/>
                    </w:rPr>
                  </w:pPr>
                  <w:ins w:id="1698" w:author="malang sutoyo" w:date="2024-05-31T07:27:00Z">
                    <w:r>
                      <w:rPr>
                        <w:rFonts w:ascii="Arial" w:hAnsi="Arial" w:cs="Arial"/>
                        <w:lang w:val="en-US"/>
                      </w:rPr>
                      <w:t>32</w:t>
                    </w:r>
                  </w:ins>
                </w:p>
              </w:tc>
              <w:tc>
                <w:tcPr>
                  <w:tcW w:w="2787" w:type="dxa"/>
                </w:tcPr>
                <w:p w14:paraId="4C73F577" w14:textId="77777777" w:rsidR="00312BA0" w:rsidRDefault="00312BA0" w:rsidP="00312BA0">
                  <w:pPr>
                    <w:spacing w:line="240" w:lineRule="auto"/>
                    <w:jc w:val="left"/>
                    <w:rPr>
                      <w:ins w:id="1699" w:author="malang sutoyo" w:date="2024-05-31T07:27:00Z"/>
                      <w:rFonts w:ascii="Arial" w:hAnsi="Arial" w:cs="Arial"/>
                      <w:lang w:val="en-US"/>
                    </w:rPr>
                  </w:pPr>
                  <w:ins w:id="1700" w:author="malang sutoyo" w:date="2024-05-31T07:27:00Z">
                    <w:r>
                      <w:rPr>
                        <w:rFonts w:ascii="Arial" w:hAnsi="Arial" w:cs="Arial"/>
                        <w:lang w:val="en-US"/>
                      </w:rPr>
                      <w:t xml:space="preserve">Amalia Rizky </w:t>
                    </w:r>
                    <w:proofErr w:type="spellStart"/>
                    <w:r>
                      <w:rPr>
                        <w:rFonts w:ascii="Arial" w:hAnsi="Arial" w:cs="Arial"/>
                        <w:lang w:val="en-US"/>
                      </w:rPr>
                      <w:t>Oktavianingtyas</w:t>
                    </w:r>
                    <w:proofErr w:type="spellEnd"/>
                  </w:ins>
                </w:p>
              </w:tc>
              <w:tc>
                <w:tcPr>
                  <w:tcW w:w="1299" w:type="dxa"/>
                </w:tcPr>
                <w:p w14:paraId="179CBF48" w14:textId="77777777" w:rsidR="00312BA0" w:rsidRPr="00686DE6" w:rsidRDefault="00312BA0" w:rsidP="00312BA0">
                  <w:pPr>
                    <w:jc w:val="center"/>
                    <w:rPr>
                      <w:ins w:id="1701" w:author="malang sutoyo" w:date="2024-05-31T07:27:00Z"/>
                      <w:rFonts w:ascii="Arial" w:hAnsi="Arial" w:cs="Arial"/>
                    </w:rPr>
                  </w:pPr>
                  <w:ins w:id="1702" w:author="malang sutoyo" w:date="2024-05-31T07:27:00Z">
                    <w:r w:rsidRPr="00686DE6">
                      <w:rPr>
                        <w:rFonts w:ascii="Arial" w:hAnsi="Arial" w:cs="Arial"/>
                      </w:rPr>
                      <w:t>541240</w:t>
                    </w:r>
                    <w:r>
                      <w:rPr>
                        <w:rFonts w:ascii="Arial" w:hAnsi="Arial" w:cs="Arial"/>
                        <w:lang w:val="en-US"/>
                      </w:rPr>
                      <w:t>56</w:t>
                    </w:r>
                  </w:ins>
                </w:p>
              </w:tc>
              <w:tc>
                <w:tcPr>
                  <w:tcW w:w="1701" w:type="dxa"/>
                </w:tcPr>
                <w:p w14:paraId="7362F9F4" w14:textId="77777777" w:rsidR="00312BA0" w:rsidRPr="00825B29" w:rsidRDefault="00312BA0" w:rsidP="00312BA0">
                  <w:pPr>
                    <w:jc w:val="center"/>
                    <w:rPr>
                      <w:ins w:id="1703" w:author="malang sutoyo" w:date="2024-05-31T07:27:00Z"/>
                      <w:rFonts w:ascii="Arial" w:hAnsi="Arial" w:cs="Arial"/>
                    </w:rPr>
                  </w:pPr>
                  <w:ins w:id="1704" w:author="malang sutoyo" w:date="2024-05-31T07:27:00Z">
                    <w:r w:rsidRPr="00AF0C3F">
                      <w:rPr>
                        <w:rFonts w:ascii="Arial" w:hAnsi="Arial" w:cs="Arial"/>
                        <w:lang w:val="en-US"/>
                      </w:rPr>
                      <w:t>PKWT</w:t>
                    </w:r>
                  </w:ins>
                </w:p>
              </w:tc>
              <w:tc>
                <w:tcPr>
                  <w:tcW w:w="2835" w:type="dxa"/>
                </w:tcPr>
                <w:p w14:paraId="371C0CD0" w14:textId="77777777" w:rsidR="00312BA0" w:rsidRDefault="00312BA0" w:rsidP="00312BA0">
                  <w:pPr>
                    <w:jc w:val="left"/>
                    <w:rPr>
                      <w:ins w:id="1705" w:author="malang sutoyo" w:date="2024-05-31T07:27:00Z"/>
                      <w:rFonts w:ascii="Arial" w:hAnsi="Arial" w:cs="Arial"/>
                      <w:lang w:val="en-US"/>
                    </w:rPr>
                  </w:pPr>
                  <w:ins w:id="1706" w:author="malang sutoyo" w:date="2024-05-31T07:27:00Z">
                    <w:r>
                      <w:rPr>
                        <w:rFonts w:ascii="Arial" w:hAnsi="Arial" w:cs="Arial"/>
                        <w:lang w:val="en-US"/>
                      </w:rPr>
                      <w:t xml:space="preserve">Staff </w:t>
                    </w:r>
                    <w:proofErr w:type="spellStart"/>
                    <w:r>
                      <w:rPr>
                        <w:rFonts w:ascii="Arial" w:hAnsi="Arial" w:cs="Arial"/>
                        <w:lang w:val="en-US"/>
                      </w:rPr>
                      <w:t>Operasional</w:t>
                    </w:r>
                    <w:proofErr w:type="spellEnd"/>
                  </w:ins>
                </w:p>
              </w:tc>
            </w:tr>
            <w:tr w:rsidR="00312BA0" w:rsidRPr="00825B29" w14:paraId="3F4EDC11" w14:textId="77777777" w:rsidTr="00FE472C">
              <w:trPr>
                <w:ins w:id="1707" w:author="malang sutoyo" w:date="2024-05-31T07:27:00Z"/>
              </w:trPr>
              <w:tc>
                <w:tcPr>
                  <w:tcW w:w="587" w:type="dxa"/>
                </w:tcPr>
                <w:p w14:paraId="6EE2134C" w14:textId="77777777" w:rsidR="00312BA0" w:rsidRDefault="00312BA0" w:rsidP="00312BA0">
                  <w:pPr>
                    <w:jc w:val="center"/>
                    <w:rPr>
                      <w:ins w:id="1708" w:author="malang sutoyo" w:date="2024-05-31T07:27:00Z"/>
                      <w:rFonts w:ascii="Arial" w:hAnsi="Arial" w:cs="Arial"/>
                      <w:lang w:val="en-US"/>
                    </w:rPr>
                  </w:pPr>
                  <w:ins w:id="1709" w:author="malang sutoyo" w:date="2024-05-31T07:27:00Z">
                    <w:r>
                      <w:rPr>
                        <w:rFonts w:ascii="Arial" w:hAnsi="Arial" w:cs="Arial"/>
                        <w:lang w:val="en-US"/>
                      </w:rPr>
                      <w:t>33</w:t>
                    </w:r>
                  </w:ins>
                </w:p>
              </w:tc>
              <w:tc>
                <w:tcPr>
                  <w:tcW w:w="2787" w:type="dxa"/>
                </w:tcPr>
                <w:p w14:paraId="720B3BAC" w14:textId="77777777" w:rsidR="00312BA0" w:rsidRDefault="00312BA0" w:rsidP="00312BA0">
                  <w:pPr>
                    <w:spacing w:line="240" w:lineRule="auto"/>
                    <w:jc w:val="left"/>
                    <w:rPr>
                      <w:ins w:id="1710" w:author="malang sutoyo" w:date="2024-05-31T07:27:00Z"/>
                      <w:rFonts w:ascii="Arial" w:hAnsi="Arial" w:cs="Arial"/>
                      <w:lang w:val="en-US"/>
                    </w:rPr>
                  </w:pPr>
                  <w:ins w:id="1711" w:author="malang sutoyo" w:date="2024-05-31T07:27:00Z">
                    <w:r>
                      <w:rPr>
                        <w:rFonts w:ascii="Arial" w:hAnsi="Arial" w:cs="Arial"/>
                        <w:lang w:val="en-US"/>
                      </w:rPr>
                      <w:t xml:space="preserve">Atha </w:t>
                    </w:r>
                    <w:proofErr w:type="spellStart"/>
                    <w:r>
                      <w:rPr>
                        <w:rFonts w:ascii="Arial" w:hAnsi="Arial" w:cs="Arial"/>
                        <w:lang w:val="en-US"/>
                      </w:rPr>
                      <w:t>Chilyatun</w:t>
                    </w:r>
                    <w:proofErr w:type="spellEnd"/>
                    <w:r>
                      <w:rPr>
                        <w:rFonts w:ascii="Arial" w:hAnsi="Arial" w:cs="Arial"/>
                        <w:lang w:val="en-US"/>
                      </w:rPr>
                      <w:t xml:space="preserve"> </w:t>
                    </w:r>
                    <w:proofErr w:type="spellStart"/>
                    <w:r>
                      <w:rPr>
                        <w:rFonts w:ascii="Arial" w:hAnsi="Arial" w:cs="Arial"/>
                        <w:lang w:val="en-US"/>
                      </w:rPr>
                      <w:t>Nafis</w:t>
                    </w:r>
                    <w:proofErr w:type="spellEnd"/>
                  </w:ins>
                </w:p>
              </w:tc>
              <w:tc>
                <w:tcPr>
                  <w:tcW w:w="1299" w:type="dxa"/>
                </w:tcPr>
                <w:p w14:paraId="33FD396F" w14:textId="77777777" w:rsidR="00312BA0" w:rsidRPr="00686DE6" w:rsidRDefault="00312BA0" w:rsidP="00312BA0">
                  <w:pPr>
                    <w:jc w:val="center"/>
                    <w:rPr>
                      <w:ins w:id="1712" w:author="malang sutoyo" w:date="2024-05-31T07:27:00Z"/>
                      <w:rFonts w:ascii="Arial" w:hAnsi="Arial" w:cs="Arial"/>
                    </w:rPr>
                  </w:pPr>
                  <w:ins w:id="1713" w:author="malang sutoyo" w:date="2024-05-31T07:27:00Z">
                    <w:r w:rsidRPr="00686DE6">
                      <w:rPr>
                        <w:rFonts w:ascii="Arial" w:hAnsi="Arial" w:cs="Arial"/>
                      </w:rPr>
                      <w:t>541240</w:t>
                    </w:r>
                    <w:r>
                      <w:rPr>
                        <w:rFonts w:ascii="Arial" w:hAnsi="Arial" w:cs="Arial"/>
                        <w:lang w:val="en-US"/>
                      </w:rPr>
                      <w:t>57</w:t>
                    </w:r>
                  </w:ins>
                </w:p>
              </w:tc>
              <w:tc>
                <w:tcPr>
                  <w:tcW w:w="1701" w:type="dxa"/>
                </w:tcPr>
                <w:p w14:paraId="14912C39" w14:textId="77777777" w:rsidR="00312BA0" w:rsidRPr="00825B29" w:rsidRDefault="00312BA0" w:rsidP="00312BA0">
                  <w:pPr>
                    <w:jc w:val="center"/>
                    <w:rPr>
                      <w:ins w:id="1714" w:author="malang sutoyo" w:date="2024-05-31T07:27:00Z"/>
                      <w:rFonts w:ascii="Arial" w:hAnsi="Arial" w:cs="Arial"/>
                    </w:rPr>
                  </w:pPr>
                  <w:ins w:id="1715" w:author="malang sutoyo" w:date="2024-05-31T07:27:00Z">
                    <w:r w:rsidRPr="00AF0C3F">
                      <w:rPr>
                        <w:rFonts w:ascii="Arial" w:hAnsi="Arial" w:cs="Arial"/>
                        <w:lang w:val="en-US"/>
                      </w:rPr>
                      <w:t>PKWT</w:t>
                    </w:r>
                  </w:ins>
                </w:p>
              </w:tc>
              <w:tc>
                <w:tcPr>
                  <w:tcW w:w="2835" w:type="dxa"/>
                </w:tcPr>
                <w:p w14:paraId="205A3278" w14:textId="77777777" w:rsidR="00312BA0" w:rsidRDefault="00312BA0" w:rsidP="00312BA0">
                  <w:pPr>
                    <w:jc w:val="left"/>
                    <w:rPr>
                      <w:ins w:id="1716" w:author="malang sutoyo" w:date="2024-05-31T07:27:00Z"/>
                      <w:rFonts w:ascii="Arial" w:hAnsi="Arial" w:cs="Arial"/>
                      <w:lang w:val="en-US"/>
                    </w:rPr>
                  </w:pPr>
                  <w:ins w:id="1717" w:author="malang sutoyo" w:date="2024-05-31T07:27:00Z">
                    <w:r>
                      <w:rPr>
                        <w:rFonts w:ascii="Arial" w:hAnsi="Arial" w:cs="Arial"/>
                        <w:lang w:val="en-US"/>
                      </w:rPr>
                      <w:t xml:space="preserve">Staff </w:t>
                    </w:r>
                    <w:proofErr w:type="spellStart"/>
                    <w:r>
                      <w:rPr>
                        <w:rFonts w:ascii="Arial" w:hAnsi="Arial" w:cs="Arial"/>
                        <w:lang w:val="en-US"/>
                      </w:rPr>
                      <w:t>Operasional</w:t>
                    </w:r>
                    <w:proofErr w:type="spellEnd"/>
                  </w:ins>
                </w:p>
              </w:tc>
            </w:tr>
            <w:tr w:rsidR="00312BA0" w:rsidRPr="00825B29" w14:paraId="447FC121" w14:textId="77777777" w:rsidTr="00FE472C">
              <w:trPr>
                <w:ins w:id="1718" w:author="malang sutoyo" w:date="2024-05-31T07:27:00Z"/>
              </w:trPr>
              <w:tc>
                <w:tcPr>
                  <w:tcW w:w="587" w:type="dxa"/>
                </w:tcPr>
                <w:p w14:paraId="4F5D540A" w14:textId="77777777" w:rsidR="00312BA0" w:rsidRDefault="00312BA0" w:rsidP="00312BA0">
                  <w:pPr>
                    <w:jc w:val="center"/>
                    <w:rPr>
                      <w:ins w:id="1719" w:author="malang sutoyo" w:date="2024-05-31T07:27:00Z"/>
                      <w:rFonts w:ascii="Arial" w:hAnsi="Arial" w:cs="Arial"/>
                      <w:lang w:val="en-US"/>
                    </w:rPr>
                  </w:pPr>
                  <w:ins w:id="1720" w:author="malang sutoyo" w:date="2024-05-31T07:27:00Z">
                    <w:r>
                      <w:rPr>
                        <w:rFonts w:ascii="Arial" w:hAnsi="Arial" w:cs="Arial"/>
                        <w:lang w:val="en-US"/>
                      </w:rPr>
                      <w:t>34</w:t>
                    </w:r>
                  </w:ins>
                </w:p>
              </w:tc>
              <w:tc>
                <w:tcPr>
                  <w:tcW w:w="2787" w:type="dxa"/>
                </w:tcPr>
                <w:p w14:paraId="4A6DD1A2" w14:textId="77777777" w:rsidR="00312BA0" w:rsidRDefault="00312BA0" w:rsidP="00312BA0">
                  <w:pPr>
                    <w:spacing w:line="240" w:lineRule="auto"/>
                    <w:jc w:val="left"/>
                    <w:rPr>
                      <w:ins w:id="1721" w:author="malang sutoyo" w:date="2024-05-31T07:27:00Z"/>
                      <w:rFonts w:ascii="Arial" w:hAnsi="Arial" w:cs="Arial"/>
                      <w:lang w:val="en-US"/>
                    </w:rPr>
                  </w:pPr>
                  <w:ins w:id="1722" w:author="malang sutoyo" w:date="2024-05-31T07:27:00Z">
                    <w:r>
                      <w:rPr>
                        <w:rFonts w:ascii="Arial" w:hAnsi="Arial" w:cs="Arial"/>
                        <w:lang w:val="en-US"/>
                      </w:rPr>
                      <w:t xml:space="preserve">Kurniawan </w:t>
                    </w:r>
                    <w:proofErr w:type="spellStart"/>
                    <w:r>
                      <w:rPr>
                        <w:rFonts w:ascii="Arial" w:hAnsi="Arial" w:cs="Arial"/>
                        <w:lang w:val="en-US"/>
                      </w:rPr>
                      <w:t>Ilfandi</w:t>
                    </w:r>
                    <w:proofErr w:type="spellEnd"/>
                  </w:ins>
                </w:p>
              </w:tc>
              <w:tc>
                <w:tcPr>
                  <w:tcW w:w="1299" w:type="dxa"/>
                </w:tcPr>
                <w:p w14:paraId="7210110F" w14:textId="77777777" w:rsidR="00312BA0" w:rsidRPr="00592723" w:rsidRDefault="00312BA0" w:rsidP="00312BA0">
                  <w:pPr>
                    <w:jc w:val="center"/>
                    <w:rPr>
                      <w:ins w:id="1723" w:author="malang sutoyo" w:date="2024-05-31T07:27:00Z"/>
                      <w:rFonts w:ascii="Arial" w:hAnsi="Arial" w:cs="Arial"/>
                      <w:lang w:val="en-US"/>
                    </w:rPr>
                  </w:pPr>
                  <w:ins w:id="1724" w:author="malang sutoyo" w:date="2024-05-31T07:27:00Z">
                    <w:r>
                      <w:rPr>
                        <w:rFonts w:ascii="Arial" w:hAnsi="Arial" w:cs="Arial"/>
                        <w:lang w:val="en-US"/>
                      </w:rPr>
                      <w:t>-</w:t>
                    </w:r>
                  </w:ins>
                </w:p>
              </w:tc>
              <w:tc>
                <w:tcPr>
                  <w:tcW w:w="1701" w:type="dxa"/>
                </w:tcPr>
                <w:p w14:paraId="6D6B6B27" w14:textId="77777777" w:rsidR="00312BA0" w:rsidRPr="00592723" w:rsidRDefault="00312BA0" w:rsidP="00312BA0">
                  <w:pPr>
                    <w:jc w:val="center"/>
                    <w:rPr>
                      <w:ins w:id="1725" w:author="malang sutoyo" w:date="2024-05-31T07:27:00Z"/>
                      <w:rFonts w:ascii="Arial" w:hAnsi="Arial" w:cs="Arial"/>
                      <w:lang w:val="en-US"/>
                    </w:rPr>
                  </w:pPr>
                  <w:ins w:id="1726" w:author="malang sutoyo" w:date="2024-05-31T07:27:00Z">
                    <w:r>
                      <w:rPr>
                        <w:rFonts w:ascii="Arial" w:hAnsi="Arial" w:cs="Arial"/>
                        <w:lang w:val="en-US"/>
                      </w:rPr>
                      <w:t>-</w:t>
                    </w:r>
                  </w:ins>
                </w:p>
              </w:tc>
              <w:tc>
                <w:tcPr>
                  <w:tcW w:w="2835" w:type="dxa"/>
                </w:tcPr>
                <w:p w14:paraId="4CFA9700" w14:textId="77777777" w:rsidR="00312BA0" w:rsidRDefault="00312BA0" w:rsidP="00312BA0">
                  <w:pPr>
                    <w:jc w:val="left"/>
                    <w:rPr>
                      <w:ins w:id="1727" w:author="malang sutoyo" w:date="2024-05-31T07:27:00Z"/>
                      <w:rFonts w:ascii="Arial" w:hAnsi="Arial" w:cs="Arial"/>
                      <w:lang w:val="en-US"/>
                    </w:rPr>
                  </w:pPr>
                  <w:proofErr w:type="spellStart"/>
                  <w:ins w:id="1728" w:author="malang sutoyo" w:date="2024-05-31T07:27:00Z">
                    <w:r>
                      <w:rPr>
                        <w:rFonts w:ascii="Arial" w:hAnsi="Arial" w:cs="Arial"/>
                        <w:lang w:val="en-US"/>
                      </w:rPr>
                      <w:t>Kebersihan</w:t>
                    </w:r>
                    <w:proofErr w:type="spellEnd"/>
                  </w:ins>
                </w:p>
              </w:tc>
            </w:tr>
          </w:tbl>
          <w:p w14:paraId="4EA1E287" w14:textId="5FF3C21F" w:rsidR="00040559" w:rsidRPr="00825B29" w:rsidDel="00312BA0" w:rsidRDefault="00040559" w:rsidP="00DC1EA1">
            <w:pPr>
              <w:jc w:val="center"/>
              <w:rPr>
                <w:del w:id="1729" w:author="malang sutoyo" w:date="2024-05-31T07:27:00Z"/>
                <w:rFonts w:ascii="Arial" w:hAnsi="Arial" w:cs="Arial"/>
                <w:b/>
              </w:rPr>
            </w:pPr>
            <w:del w:id="1730" w:author="malang sutoyo" w:date="2024-05-31T07:27:00Z">
              <w:r w:rsidRPr="00825B29" w:rsidDel="00312BA0">
                <w:rPr>
                  <w:rFonts w:ascii="Arial" w:hAnsi="Arial" w:cs="Arial"/>
                  <w:b/>
                </w:rPr>
                <w:delText>NO</w:delText>
              </w:r>
            </w:del>
          </w:p>
        </w:tc>
        <w:tc>
          <w:tcPr>
            <w:tcW w:w="1477" w:type="dxa"/>
            <w:gridSpan w:val="2"/>
          </w:tcPr>
          <w:p w14:paraId="337C43A3" w14:textId="154D5BD3" w:rsidR="00040559" w:rsidRPr="00825B29" w:rsidDel="00312BA0" w:rsidRDefault="00040559" w:rsidP="00DC1EA1">
            <w:pPr>
              <w:jc w:val="center"/>
              <w:rPr>
                <w:del w:id="1731" w:author="malang sutoyo" w:date="2024-05-31T07:27:00Z"/>
                <w:rFonts w:ascii="Arial" w:hAnsi="Arial" w:cs="Arial"/>
                <w:b/>
              </w:rPr>
            </w:pPr>
            <w:del w:id="1732" w:author="malang sutoyo" w:date="2024-05-31T07:27:00Z">
              <w:r w:rsidRPr="00825B29" w:rsidDel="00312BA0">
                <w:rPr>
                  <w:rFonts w:ascii="Arial" w:hAnsi="Arial" w:cs="Arial"/>
                  <w:b/>
                </w:rPr>
                <w:delText>NAMA</w:delText>
              </w:r>
            </w:del>
          </w:p>
        </w:tc>
        <w:tc>
          <w:tcPr>
            <w:tcW w:w="1276" w:type="dxa"/>
          </w:tcPr>
          <w:p w14:paraId="413BA1F3" w14:textId="4BDDE2A8" w:rsidR="00040559" w:rsidRPr="00825B29" w:rsidDel="00312BA0" w:rsidRDefault="00040559" w:rsidP="00DC1EA1">
            <w:pPr>
              <w:jc w:val="center"/>
              <w:rPr>
                <w:del w:id="1733" w:author="malang sutoyo" w:date="2024-05-31T07:27:00Z"/>
                <w:rFonts w:ascii="Arial" w:hAnsi="Arial" w:cs="Arial"/>
                <w:b/>
              </w:rPr>
            </w:pPr>
            <w:del w:id="1734" w:author="malang sutoyo" w:date="2024-05-31T07:27:00Z">
              <w:r w:rsidRPr="00825B29" w:rsidDel="00312BA0">
                <w:rPr>
                  <w:rFonts w:ascii="Arial" w:hAnsi="Arial" w:cs="Arial"/>
                  <w:b/>
                </w:rPr>
                <w:delText>NIP</w:delText>
              </w:r>
            </w:del>
          </w:p>
        </w:tc>
        <w:tc>
          <w:tcPr>
            <w:tcW w:w="1701" w:type="dxa"/>
          </w:tcPr>
          <w:p w14:paraId="27C0CA09" w14:textId="1C54984A" w:rsidR="00040559" w:rsidRPr="00825B29" w:rsidDel="00312BA0" w:rsidRDefault="00040559" w:rsidP="00DC1EA1">
            <w:pPr>
              <w:jc w:val="center"/>
              <w:rPr>
                <w:del w:id="1735" w:author="malang sutoyo" w:date="2024-05-31T07:27:00Z"/>
                <w:rFonts w:ascii="Arial" w:hAnsi="Arial" w:cs="Arial"/>
                <w:b/>
              </w:rPr>
            </w:pPr>
            <w:del w:id="1736" w:author="malang sutoyo" w:date="2024-05-31T07:27:00Z">
              <w:r w:rsidRPr="00825B29" w:rsidDel="00312BA0">
                <w:rPr>
                  <w:rFonts w:ascii="Arial" w:hAnsi="Arial" w:cs="Arial"/>
                  <w:b/>
                </w:rPr>
                <w:delText>STATUS</w:delText>
              </w:r>
            </w:del>
          </w:p>
        </w:tc>
        <w:tc>
          <w:tcPr>
            <w:tcW w:w="1559" w:type="dxa"/>
            <w:gridSpan w:val="2"/>
          </w:tcPr>
          <w:p w14:paraId="2A137E2F" w14:textId="174CBEDA" w:rsidR="00040559" w:rsidRPr="00825B29" w:rsidDel="00312BA0" w:rsidRDefault="00040559" w:rsidP="00DC1EA1">
            <w:pPr>
              <w:jc w:val="center"/>
              <w:rPr>
                <w:del w:id="1737" w:author="malang sutoyo" w:date="2024-05-31T07:27:00Z"/>
                <w:rFonts w:ascii="Arial" w:hAnsi="Arial" w:cs="Arial"/>
                <w:b/>
              </w:rPr>
            </w:pPr>
            <w:del w:id="1738" w:author="malang sutoyo" w:date="2024-05-31T07:27:00Z">
              <w:r w:rsidRPr="00825B29" w:rsidDel="00312BA0">
                <w:rPr>
                  <w:rFonts w:ascii="Arial" w:hAnsi="Arial" w:cs="Arial"/>
                  <w:b/>
                </w:rPr>
                <w:delText>LIMIT</w:delText>
              </w:r>
            </w:del>
          </w:p>
        </w:tc>
        <w:tc>
          <w:tcPr>
            <w:tcW w:w="1559" w:type="dxa"/>
          </w:tcPr>
          <w:p w14:paraId="48DC8C6B" w14:textId="6F13CA03" w:rsidR="00040559" w:rsidRPr="00825B29" w:rsidDel="00312BA0" w:rsidRDefault="00040559" w:rsidP="00DC1EA1">
            <w:pPr>
              <w:jc w:val="center"/>
              <w:rPr>
                <w:del w:id="1739" w:author="malang sutoyo" w:date="2024-05-31T07:27:00Z"/>
                <w:rFonts w:ascii="Arial" w:hAnsi="Arial" w:cs="Arial"/>
                <w:b/>
              </w:rPr>
            </w:pPr>
            <w:del w:id="1740" w:author="malang sutoyo" w:date="2024-05-31T07:27:00Z">
              <w:r w:rsidRPr="00825B29" w:rsidDel="00312BA0">
                <w:rPr>
                  <w:rFonts w:ascii="Arial" w:hAnsi="Arial" w:cs="Arial"/>
                  <w:b/>
                </w:rPr>
                <w:delText>TENOR</w:delText>
              </w:r>
            </w:del>
          </w:p>
        </w:tc>
      </w:tr>
      <w:tr w:rsidR="00CA555D" w:rsidRPr="00825B29" w:rsidDel="00312BA0" w14:paraId="76B059DE" w14:textId="23B2F526" w:rsidTr="00DC1EA1">
        <w:trPr>
          <w:gridAfter w:val="2"/>
          <w:wAfter w:w="828" w:type="dxa"/>
          <w:del w:id="1741" w:author="malang sutoyo" w:date="2024-05-31T07:27:00Z"/>
        </w:trPr>
        <w:tc>
          <w:tcPr>
            <w:tcW w:w="616" w:type="dxa"/>
          </w:tcPr>
          <w:p w14:paraId="39E9271A" w14:textId="20F78030" w:rsidR="00040559" w:rsidRPr="00825B29" w:rsidDel="00312BA0" w:rsidRDefault="00040559" w:rsidP="00DC1EA1">
            <w:pPr>
              <w:jc w:val="center"/>
              <w:rPr>
                <w:del w:id="1742" w:author="malang sutoyo" w:date="2024-05-31T07:27:00Z"/>
                <w:rFonts w:ascii="Arial" w:hAnsi="Arial" w:cs="Arial"/>
              </w:rPr>
            </w:pPr>
            <w:del w:id="1743" w:author="malang sutoyo" w:date="2024-05-31T07:27:00Z">
              <w:r w:rsidRPr="00825B29" w:rsidDel="00312BA0">
                <w:rPr>
                  <w:rFonts w:ascii="Arial" w:hAnsi="Arial" w:cs="Arial"/>
                </w:rPr>
                <w:delText>1</w:delText>
              </w:r>
            </w:del>
          </w:p>
        </w:tc>
        <w:tc>
          <w:tcPr>
            <w:tcW w:w="1477" w:type="dxa"/>
          </w:tcPr>
          <w:p w14:paraId="408DDFA5" w14:textId="05708481" w:rsidR="00040559" w:rsidRPr="00825B29" w:rsidDel="00312BA0" w:rsidRDefault="00040559" w:rsidP="00DC1EA1">
            <w:pPr>
              <w:jc w:val="center"/>
              <w:rPr>
                <w:del w:id="1744" w:author="malang sutoyo" w:date="2024-05-31T07:27:00Z"/>
                <w:rFonts w:ascii="Arial" w:hAnsi="Arial" w:cs="Arial"/>
              </w:rPr>
            </w:pPr>
            <w:del w:id="1745" w:author="malang sutoyo" w:date="2024-05-31T07:27:00Z">
              <w:r w:rsidRPr="00825B29" w:rsidDel="00312BA0">
                <w:rPr>
                  <w:rFonts w:ascii="Arial" w:hAnsi="Arial" w:cs="Arial"/>
                </w:rPr>
                <w:delText>Amin</w:delText>
              </w:r>
            </w:del>
          </w:p>
        </w:tc>
        <w:tc>
          <w:tcPr>
            <w:tcW w:w="1276" w:type="dxa"/>
          </w:tcPr>
          <w:p w14:paraId="1DC9968F" w14:textId="0B7E92D9" w:rsidR="00040559" w:rsidRPr="00825B29" w:rsidDel="00312BA0" w:rsidRDefault="00040559" w:rsidP="00DC1EA1">
            <w:pPr>
              <w:jc w:val="center"/>
              <w:rPr>
                <w:del w:id="1746" w:author="malang sutoyo" w:date="2024-05-31T07:27:00Z"/>
                <w:rFonts w:ascii="Arial" w:hAnsi="Arial" w:cs="Arial"/>
              </w:rPr>
            </w:pPr>
            <w:del w:id="1747" w:author="malang sutoyo" w:date="2024-05-31T07:27:00Z">
              <w:r w:rsidRPr="00825B29" w:rsidDel="00312BA0">
                <w:rPr>
                  <w:rFonts w:ascii="Arial" w:hAnsi="Arial" w:cs="Arial"/>
                </w:rPr>
                <w:delText>54222455</w:delText>
              </w:r>
            </w:del>
          </w:p>
        </w:tc>
        <w:tc>
          <w:tcPr>
            <w:tcW w:w="1701" w:type="dxa"/>
          </w:tcPr>
          <w:p w14:paraId="59A1A8B7" w14:textId="1717A157" w:rsidR="00040559" w:rsidRPr="00825B29" w:rsidDel="00312BA0" w:rsidRDefault="00040559" w:rsidP="00DC1EA1">
            <w:pPr>
              <w:jc w:val="center"/>
              <w:rPr>
                <w:del w:id="1748" w:author="malang sutoyo" w:date="2024-05-31T07:27:00Z"/>
                <w:rFonts w:ascii="Arial" w:hAnsi="Arial" w:cs="Arial"/>
              </w:rPr>
            </w:pPr>
            <w:del w:id="1749" w:author="malang sutoyo" w:date="2024-05-31T07:27:00Z">
              <w:r w:rsidRPr="00825B29" w:rsidDel="00312BA0">
                <w:rPr>
                  <w:rFonts w:ascii="Arial" w:hAnsi="Arial" w:cs="Arial"/>
                </w:rPr>
                <w:delText>Pegawai Tetap</w:delText>
              </w:r>
            </w:del>
          </w:p>
        </w:tc>
        <w:tc>
          <w:tcPr>
            <w:tcW w:w="1559" w:type="dxa"/>
            <w:gridSpan w:val="2"/>
          </w:tcPr>
          <w:p w14:paraId="29D25A3C" w14:textId="00953F08" w:rsidR="00040559" w:rsidRPr="00825B29" w:rsidDel="00312BA0" w:rsidRDefault="00040559" w:rsidP="00DC1EA1">
            <w:pPr>
              <w:jc w:val="center"/>
              <w:rPr>
                <w:del w:id="1750" w:author="malang sutoyo" w:date="2024-05-31T07:27:00Z"/>
                <w:rFonts w:ascii="Arial" w:hAnsi="Arial" w:cs="Arial"/>
              </w:rPr>
            </w:pPr>
          </w:p>
        </w:tc>
        <w:tc>
          <w:tcPr>
            <w:tcW w:w="1559" w:type="dxa"/>
            <w:gridSpan w:val="4"/>
          </w:tcPr>
          <w:p w14:paraId="05DC7CE7" w14:textId="789FC0C3" w:rsidR="00040559" w:rsidRPr="00825B29" w:rsidDel="00312BA0" w:rsidRDefault="00040559" w:rsidP="00DC1EA1">
            <w:pPr>
              <w:jc w:val="center"/>
              <w:rPr>
                <w:del w:id="1751" w:author="malang sutoyo" w:date="2024-05-31T07:27:00Z"/>
                <w:rFonts w:ascii="Arial" w:hAnsi="Arial" w:cs="Arial"/>
              </w:rPr>
            </w:pPr>
          </w:p>
        </w:tc>
      </w:tr>
      <w:tr w:rsidR="00040559" w:rsidRPr="00825B29" w:rsidDel="00312BA0" w14:paraId="633F8536" w14:textId="46B310FD" w:rsidTr="00DC1EA1">
        <w:trPr>
          <w:gridAfter w:val="2"/>
          <w:wAfter w:w="828" w:type="dxa"/>
          <w:del w:id="1752" w:author="malang sutoyo" w:date="2024-05-31T07:27:00Z"/>
        </w:trPr>
        <w:tc>
          <w:tcPr>
            <w:tcW w:w="616" w:type="dxa"/>
          </w:tcPr>
          <w:p w14:paraId="6674A371" w14:textId="20DC3F27" w:rsidR="00040559" w:rsidRPr="00825B29" w:rsidDel="00312BA0" w:rsidRDefault="00040559" w:rsidP="00DC1EA1">
            <w:pPr>
              <w:jc w:val="center"/>
              <w:rPr>
                <w:del w:id="1753" w:author="malang sutoyo" w:date="2024-05-31T07:27:00Z"/>
                <w:rFonts w:ascii="Arial" w:hAnsi="Arial" w:cs="Arial"/>
                <w:lang w:val="en-US"/>
              </w:rPr>
            </w:pPr>
            <w:del w:id="1754" w:author="malang sutoyo" w:date="2024-05-31T07:27:00Z">
              <w:r w:rsidRPr="00825B29" w:rsidDel="00312BA0">
                <w:rPr>
                  <w:rFonts w:ascii="Arial" w:hAnsi="Arial" w:cs="Arial"/>
                  <w:lang w:val="en-US"/>
                </w:rPr>
                <w:delText>2</w:delText>
              </w:r>
            </w:del>
          </w:p>
        </w:tc>
        <w:tc>
          <w:tcPr>
            <w:tcW w:w="1477" w:type="dxa"/>
          </w:tcPr>
          <w:p w14:paraId="23AF0164" w14:textId="1D0DDDEC" w:rsidR="00040559" w:rsidRPr="00825B29" w:rsidDel="00312BA0" w:rsidRDefault="00040559" w:rsidP="00DC1EA1">
            <w:pPr>
              <w:jc w:val="center"/>
              <w:rPr>
                <w:del w:id="1755" w:author="malang sutoyo" w:date="2024-05-31T07:27:00Z"/>
                <w:rFonts w:ascii="Arial" w:hAnsi="Arial" w:cs="Arial"/>
                <w:lang w:val="en-US"/>
              </w:rPr>
            </w:pPr>
            <w:del w:id="1756" w:author="malang sutoyo" w:date="2024-05-31T07:27:00Z">
              <w:r w:rsidRPr="00825B29" w:rsidDel="00312BA0">
                <w:rPr>
                  <w:rFonts w:ascii="Arial" w:hAnsi="Arial" w:cs="Arial"/>
                  <w:lang w:val="en-US"/>
                </w:rPr>
                <w:delText>Dst..</w:delText>
              </w:r>
            </w:del>
          </w:p>
        </w:tc>
        <w:tc>
          <w:tcPr>
            <w:tcW w:w="1276" w:type="dxa"/>
          </w:tcPr>
          <w:p w14:paraId="0BD51CEB" w14:textId="38076740" w:rsidR="00040559" w:rsidRPr="00825B29" w:rsidDel="00312BA0" w:rsidRDefault="00040559" w:rsidP="00DC1EA1">
            <w:pPr>
              <w:jc w:val="center"/>
              <w:rPr>
                <w:del w:id="1757" w:author="malang sutoyo" w:date="2024-05-31T07:27:00Z"/>
                <w:rFonts w:ascii="Arial" w:hAnsi="Arial" w:cs="Arial"/>
              </w:rPr>
            </w:pPr>
          </w:p>
        </w:tc>
        <w:tc>
          <w:tcPr>
            <w:tcW w:w="1701" w:type="dxa"/>
          </w:tcPr>
          <w:p w14:paraId="09C310B5" w14:textId="0F10C4CA" w:rsidR="00040559" w:rsidRPr="00825B29" w:rsidDel="00312BA0" w:rsidRDefault="00040559" w:rsidP="00DC1EA1">
            <w:pPr>
              <w:jc w:val="center"/>
              <w:rPr>
                <w:del w:id="1758" w:author="malang sutoyo" w:date="2024-05-31T07:27:00Z"/>
                <w:rFonts w:ascii="Arial" w:hAnsi="Arial" w:cs="Arial"/>
              </w:rPr>
            </w:pPr>
          </w:p>
        </w:tc>
        <w:tc>
          <w:tcPr>
            <w:tcW w:w="1559" w:type="dxa"/>
            <w:gridSpan w:val="2"/>
          </w:tcPr>
          <w:p w14:paraId="1B649F1C" w14:textId="115A3840" w:rsidR="00040559" w:rsidRPr="00825B29" w:rsidDel="00312BA0" w:rsidRDefault="00040559" w:rsidP="00DC1EA1">
            <w:pPr>
              <w:jc w:val="center"/>
              <w:rPr>
                <w:del w:id="1759" w:author="malang sutoyo" w:date="2024-05-31T07:27:00Z"/>
                <w:rFonts w:ascii="Arial" w:hAnsi="Arial" w:cs="Arial"/>
              </w:rPr>
            </w:pPr>
          </w:p>
        </w:tc>
        <w:tc>
          <w:tcPr>
            <w:tcW w:w="1559" w:type="dxa"/>
            <w:gridSpan w:val="4"/>
          </w:tcPr>
          <w:p w14:paraId="7E38C737" w14:textId="4D2CB1F0" w:rsidR="00040559" w:rsidRPr="00825B29" w:rsidDel="00312BA0" w:rsidRDefault="00040559" w:rsidP="00DC1EA1">
            <w:pPr>
              <w:jc w:val="center"/>
              <w:rPr>
                <w:del w:id="1760" w:author="malang sutoyo" w:date="2024-05-31T07:27:00Z"/>
                <w:rFonts w:ascii="Arial" w:hAnsi="Arial" w:cs="Arial"/>
              </w:rPr>
            </w:pPr>
          </w:p>
        </w:tc>
      </w:tr>
    </w:tbl>
    <w:p w14:paraId="16E648C1" w14:textId="77777777" w:rsidR="00040559" w:rsidRPr="00825B29" w:rsidDel="00312BA0" w:rsidRDefault="00040559" w:rsidP="00040559">
      <w:pPr>
        <w:rPr>
          <w:del w:id="1761" w:author="malang sutoyo" w:date="2024-05-31T07:29:00Z"/>
          <w:rFonts w:ascii="Arial" w:hAnsi="Arial" w:cs="Arial"/>
        </w:rPr>
      </w:pPr>
    </w:p>
    <w:p w14:paraId="1B81C951" w14:textId="77777777" w:rsidR="00040559" w:rsidRPr="00825B29" w:rsidDel="00312BA0" w:rsidRDefault="00040559" w:rsidP="00040559">
      <w:pPr>
        <w:rPr>
          <w:del w:id="1762" w:author="malang sutoyo" w:date="2024-05-31T07:29:00Z"/>
          <w:rFonts w:ascii="Arial" w:hAnsi="Arial" w:cs="Arial"/>
        </w:rPr>
      </w:pPr>
    </w:p>
    <w:p w14:paraId="28A2DE5A" w14:textId="0B38F0A0" w:rsidR="00312BA0" w:rsidRDefault="00312BA0" w:rsidP="00040559">
      <w:pPr>
        <w:rPr>
          <w:ins w:id="1763" w:author="malang sutoyo" w:date="2024-05-31T07:28:00Z"/>
          <w:rFonts w:ascii="Arial" w:hAnsi="Arial" w:cs="Arial"/>
        </w:rPr>
      </w:pPr>
    </w:p>
    <w:p w14:paraId="2273DA02" w14:textId="77777777" w:rsidR="00312BA0" w:rsidRPr="00825B29" w:rsidRDefault="00312BA0" w:rsidP="00040559">
      <w:pPr>
        <w:rPr>
          <w:rFonts w:ascii="Arial" w:hAnsi="Arial" w:cs="Arial"/>
        </w:rPr>
      </w:pPr>
    </w:p>
    <w:p w14:paraId="041140EC" w14:textId="77777777" w:rsidR="00040559" w:rsidRPr="00825B29" w:rsidRDefault="00040559" w:rsidP="00040559">
      <w:pPr>
        <w:rPr>
          <w:rFonts w:ascii="Arial" w:hAnsi="Arial" w:cs="Arial"/>
        </w:rPr>
      </w:pPr>
    </w:p>
    <w:p w14:paraId="24F44E37" w14:textId="77777777" w:rsidR="00040559" w:rsidRPr="00825B29" w:rsidDel="0028578F" w:rsidRDefault="00040559" w:rsidP="00040559">
      <w:pPr>
        <w:rPr>
          <w:del w:id="1764" w:author="Guideline" w:date="2021-04-16T20:50:00Z"/>
          <w:rFonts w:ascii="Arial" w:hAnsi="Arial" w:cs="Arial"/>
        </w:rPr>
      </w:pPr>
    </w:p>
    <w:p w14:paraId="4B695B76" w14:textId="77777777" w:rsidR="00040559" w:rsidRPr="00825B29" w:rsidDel="0028578F" w:rsidRDefault="00040559" w:rsidP="00040559">
      <w:pPr>
        <w:rPr>
          <w:del w:id="1765" w:author="Guideline" w:date="2021-04-16T20:50:00Z"/>
          <w:rFonts w:ascii="Arial" w:hAnsi="Arial" w:cs="Arial"/>
        </w:rPr>
      </w:pPr>
    </w:p>
    <w:p w14:paraId="23E6A2A6" w14:textId="55B93034" w:rsidR="00040559" w:rsidRPr="00825B29" w:rsidRDefault="00312BA0">
      <w:pPr>
        <w:pStyle w:val="Footer"/>
        <w:rPr>
          <w:rFonts w:ascii="Arial" w:hAnsi="Arial" w:cs="Arial"/>
          <w:lang w:val="fi-FI"/>
        </w:rPr>
        <w:pPrChange w:id="1766" w:author="Guideline" w:date="2021-04-16T20:50:00Z">
          <w:pPr>
            <w:pStyle w:val="Footer"/>
            <w:ind w:left="4320" w:firstLine="720"/>
          </w:pPr>
        </w:pPrChange>
      </w:pPr>
      <w:ins w:id="1767" w:author="malang sutoyo" w:date="2024-05-31T07:26:00Z">
        <w:r>
          <w:rPr>
            <w:rFonts w:ascii="Arial" w:hAnsi="Arial" w:cs="Arial"/>
            <w:lang w:val="fi-FI"/>
          </w:rPr>
          <w:t>Malang</w:t>
        </w:r>
      </w:ins>
      <w:del w:id="1768" w:author="malang sutoyo" w:date="2024-05-31T07:26:00Z">
        <w:r w:rsidR="00040559" w:rsidRPr="00CA555D" w:rsidDel="00312BA0">
          <w:rPr>
            <w:rFonts w:ascii="Arial" w:hAnsi="Arial" w:cs="Arial"/>
            <w:lang w:val="fi-FI"/>
            <w:rPrChange w:id="1769" w:author="benua.adhi" w:date="2021-04-08T09:21:00Z">
              <w:rPr>
                <w:rFonts w:ascii="Arial" w:hAnsi="Arial" w:cs="Arial"/>
                <w:highlight w:val="cyan"/>
                <w:lang w:val="fi-FI"/>
              </w:rPr>
            </w:rPrChange>
          </w:rPr>
          <w:delText>[</w:delText>
        </w:r>
        <w:r w:rsidR="00040559" w:rsidRPr="00CA555D" w:rsidDel="00312BA0">
          <w:rPr>
            <w:rFonts w:ascii="Arial" w:hAnsi="Arial" w:cs="Arial"/>
            <w:i/>
            <w:lang w:val="fi-FI"/>
            <w:rPrChange w:id="1770" w:author="benua.adhi" w:date="2021-04-08T09:21:00Z">
              <w:rPr>
                <w:rFonts w:ascii="Arial" w:hAnsi="Arial" w:cs="Arial"/>
                <w:i/>
                <w:highlight w:val="cyan"/>
                <w:lang w:val="fi-FI"/>
              </w:rPr>
            </w:rPrChange>
          </w:rPr>
          <w:delText>Nama Kota</w:delText>
        </w:r>
        <w:r w:rsidR="00040559" w:rsidRPr="00CA555D" w:rsidDel="00312BA0">
          <w:rPr>
            <w:rFonts w:ascii="Arial" w:hAnsi="Arial" w:cs="Arial"/>
            <w:lang w:val="fi-FI"/>
            <w:rPrChange w:id="1771" w:author="benua.adhi" w:date="2021-04-08T09:21:00Z">
              <w:rPr>
                <w:rFonts w:ascii="Arial" w:hAnsi="Arial" w:cs="Arial"/>
                <w:highlight w:val="cyan"/>
                <w:lang w:val="fi-FI"/>
              </w:rPr>
            </w:rPrChange>
          </w:rPr>
          <w:delText>]</w:delText>
        </w:r>
      </w:del>
      <w:ins w:id="1772" w:author="malang sutoyo" w:date="2024-06-19T07:26:00Z">
        <w:r w:rsidR="00F067F7">
          <w:rPr>
            <w:rFonts w:ascii="Arial" w:hAnsi="Arial" w:cs="Arial"/>
            <w:lang w:val="fi-FI"/>
          </w:rPr>
          <w:t>. 19 Juni</w:t>
        </w:r>
      </w:ins>
      <w:del w:id="1773" w:author="malang sutoyo" w:date="2024-06-19T07:26:00Z">
        <w:r w:rsidR="00040559" w:rsidRPr="00CA555D" w:rsidDel="00F067F7">
          <w:rPr>
            <w:rFonts w:ascii="Arial" w:hAnsi="Arial" w:cs="Arial"/>
            <w:lang w:val="fi-FI"/>
            <w:rPrChange w:id="1774" w:author="benua.adhi" w:date="2021-04-08T09:21:00Z">
              <w:rPr>
                <w:rFonts w:ascii="Arial" w:hAnsi="Arial" w:cs="Arial"/>
                <w:highlight w:val="cyan"/>
                <w:lang w:val="fi-FI"/>
              </w:rPr>
            </w:rPrChange>
          </w:rPr>
          <w:delText xml:space="preserve">, </w:delText>
        </w:r>
      </w:del>
      <w:ins w:id="1775" w:author="malang sutoyo" w:date="2024-05-31T07:26:00Z">
        <w:r>
          <w:rPr>
            <w:rFonts w:ascii="Arial" w:hAnsi="Arial" w:cs="Arial"/>
            <w:lang w:val="fi-FI"/>
          </w:rPr>
          <w:t xml:space="preserve"> 2024</w:t>
        </w:r>
      </w:ins>
      <w:del w:id="1776" w:author="malang sutoyo" w:date="2024-05-31T07:26:00Z">
        <w:r w:rsidR="00040559" w:rsidRPr="00CA555D" w:rsidDel="00312BA0">
          <w:rPr>
            <w:rFonts w:ascii="Arial" w:hAnsi="Arial" w:cs="Arial"/>
            <w:lang w:val="fi-FI"/>
            <w:rPrChange w:id="1777" w:author="benua.adhi" w:date="2021-04-08T09:21:00Z">
              <w:rPr>
                <w:rFonts w:ascii="Arial" w:hAnsi="Arial" w:cs="Arial"/>
                <w:highlight w:val="cyan"/>
                <w:lang w:val="fi-FI"/>
              </w:rPr>
            </w:rPrChange>
          </w:rPr>
          <w:delText>[</w:delText>
        </w:r>
        <w:r w:rsidR="00040559" w:rsidRPr="00CA555D" w:rsidDel="00312BA0">
          <w:rPr>
            <w:rFonts w:ascii="Arial" w:hAnsi="Arial" w:cs="Arial"/>
            <w:i/>
            <w:lang w:val="fi-FI"/>
            <w:rPrChange w:id="1778" w:author="benua.adhi" w:date="2021-04-08T09:21:00Z">
              <w:rPr>
                <w:rFonts w:ascii="Arial" w:hAnsi="Arial" w:cs="Arial"/>
                <w:i/>
                <w:highlight w:val="cyan"/>
                <w:lang w:val="fi-FI"/>
              </w:rPr>
            </w:rPrChange>
          </w:rPr>
          <w:delText>tanggal</w:delText>
        </w:r>
        <w:r w:rsidR="00040559" w:rsidRPr="00CA555D" w:rsidDel="00312BA0">
          <w:rPr>
            <w:rFonts w:ascii="Arial" w:hAnsi="Arial" w:cs="Arial"/>
            <w:lang w:val="fi-FI"/>
            <w:rPrChange w:id="1779" w:author="benua.adhi" w:date="2021-04-08T09:21:00Z">
              <w:rPr>
                <w:rFonts w:ascii="Arial" w:hAnsi="Arial" w:cs="Arial"/>
                <w:highlight w:val="cyan"/>
                <w:lang w:val="fi-FI"/>
              </w:rPr>
            </w:rPrChange>
          </w:rPr>
          <w:delText>] [</w:delText>
        </w:r>
        <w:r w:rsidR="00040559" w:rsidRPr="00CA555D" w:rsidDel="00312BA0">
          <w:rPr>
            <w:rFonts w:ascii="Arial" w:hAnsi="Arial" w:cs="Arial"/>
            <w:i/>
            <w:lang w:val="fi-FI"/>
            <w:rPrChange w:id="1780" w:author="benua.adhi" w:date="2021-04-08T09:21:00Z">
              <w:rPr>
                <w:rFonts w:ascii="Arial" w:hAnsi="Arial" w:cs="Arial"/>
                <w:i/>
                <w:highlight w:val="cyan"/>
                <w:lang w:val="fi-FI"/>
              </w:rPr>
            </w:rPrChange>
          </w:rPr>
          <w:delText>bulan</w:delText>
        </w:r>
        <w:r w:rsidR="00040559" w:rsidRPr="00CA555D" w:rsidDel="00312BA0">
          <w:rPr>
            <w:rFonts w:ascii="Arial" w:hAnsi="Arial" w:cs="Arial"/>
            <w:lang w:val="fi-FI"/>
            <w:rPrChange w:id="1781" w:author="benua.adhi" w:date="2021-04-08T09:21:00Z">
              <w:rPr>
                <w:rFonts w:ascii="Arial" w:hAnsi="Arial" w:cs="Arial"/>
                <w:highlight w:val="cyan"/>
                <w:lang w:val="fi-FI"/>
              </w:rPr>
            </w:rPrChange>
          </w:rPr>
          <w:delText>] [</w:delText>
        </w:r>
        <w:r w:rsidR="00040559" w:rsidRPr="00CA555D" w:rsidDel="00312BA0">
          <w:rPr>
            <w:rFonts w:ascii="Arial" w:hAnsi="Arial" w:cs="Arial"/>
            <w:i/>
            <w:lang w:val="fi-FI"/>
            <w:rPrChange w:id="1782" w:author="benua.adhi" w:date="2021-04-08T09:21:00Z">
              <w:rPr>
                <w:rFonts w:ascii="Arial" w:hAnsi="Arial" w:cs="Arial"/>
                <w:i/>
                <w:highlight w:val="cyan"/>
                <w:lang w:val="fi-FI"/>
              </w:rPr>
            </w:rPrChange>
          </w:rPr>
          <w:delText>tahun</w:delText>
        </w:r>
        <w:r w:rsidR="00040559" w:rsidRPr="00CA555D" w:rsidDel="00312BA0">
          <w:rPr>
            <w:rFonts w:ascii="Arial" w:hAnsi="Arial" w:cs="Arial"/>
            <w:lang w:val="fi-FI"/>
            <w:rPrChange w:id="1783" w:author="benua.adhi" w:date="2021-04-08T09:21:00Z">
              <w:rPr>
                <w:rFonts w:ascii="Arial" w:hAnsi="Arial" w:cs="Arial"/>
                <w:highlight w:val="cyan"/>
                <w:lang w:val="fi-FI"/>
              </w:rPr>
            </w:rPrChange>
          </w:rPr>
          <w:delText>]</w:delText>
        </w:r>
      </w:del>
    </w:p>
    <w:p w14:paraId="61FA798B" w14:textId="1490D29A" w:rsidR="00040559" w:rsidDel="0028578F" w:rsidRDefault="00040559" w:rsidP="0028578F">
      <w:pPr>
        <w:pStyle w:val="Footer"/>
        <w:rPr>
          <w:del w:id="1784" w:author="Guideline" w:date="2021-04-16T20:50:00Z"/>
          <w:rFonts w:ascii="Arial" w:hAnsi="Arial" w:cs="Arial"/>
          <w:lang w:val="fi-FI"/>
        </w:rPr>
      </w:pPr>
      <w:del w:id="1785" w:author="Guideline" w:date="2021-04-16T20:50:00Z">
        <w:r w:rsidRPr="00825B29" w:rsidDel="0028578F">
          <w:rPr>
            <w:rFonts w:ascii="Arial" w:hAnsi="Arial" w:cs="Arial"/>
            <w:lang w:val="fi-FI"/>
          </w:rPr>
          <w:tab/>
        </w:r>
        <w:r w:rsidRPr="00825B29" w:rsidDel="0028578F">
          <w:rPr>
            <w:rFonts w:ascii="Arial" w:hAnsi="Arial" w:cs="Arial"/>
            <w:lang w:val="fi-FI"/>
          </w:rPr>
          <w:tab/>
        </w:r>
        <w:r w:rsidRPr="00825B29" w:rsidDel="0028578F">
          <w:rPr>
            <w:rFonts w:ascii="Arial" w:hAnsi="Arial" w:cs="Arial"/>
            <w:lang w:val="fi-FI"/>
          </w:rPr>
          <w:tab/>
        </w:r>
        <w:r w:rsidRPr="00825B29" w:rsidDel="0028578F">
          <w:rPr>
            <w:rFonts w:ascii="Arial" w:hAnsi="Arial" w:cs="Arial"/>
            <w:lang w:val="fi-FI"/>
          </w:rPr>
          <w:tab/>
        </w:r>
        <w:r w:rsidRPr="00825B29" w:rsidDel="0028578F">
          <w:rPr>
            <w:rFonts w:ascii="Arial" w:hAnsi="Arial" w:cs="Arial"/>
            <w:lang w:val="fi-FI"/>
          </w:rPr>
          <w:tab/>
        </w:r>
        <w:r w:rsidRPr="00825B29" w:rsidDel="0028578F">
          <w:rPr>
            <w:rFonts w:ascii="Arial" w:hAnsi="Arial" w:cs="Arial"/>
            <w:lang w:val="fi-FI"/>
          </w:rPr>
          <w:tab/>
        </w:r>
        <w:r w:rsidRPr="00825B29" w:rsidDel="0028578F">
          <w:rPr>
            <w:rFonts w:ascii="Arial" w:hAnsi="Arial" w:cs="Arial"/>
            <w:lang w:val="fi-FI"/>
          </w:rPr>
          <w:tab/>
        </w:r>
      </w:del>
    </w:p>
    <w:p w14:paraId="12EC27AE" w14:textId="08BAE780" w:rsidR="0028578F" w:rsidRDefault="0028578F" w:rsidP="00040559">
      <w:pPr>
        <w:pStyle w:val="Footer"/>
        <w:rPr>
          <w:ins w:id="1786" w:author="Guideline" w:date="2021-04-16T20:50:00Z"/>
          <w:rFonts w:ascii="Arial" w:hAnsi="Arial" w:cs="Arial"/>
          <w:lang w:val="fi-FI"/>
        </w:rPr>
      </w:pPr>
    </w:p>
    <w:p w14:paraId="054FD034" w14:textId="77777777" w:rsidR="0028578F" w:rsidRPr="00825B29" w:rsidRDefault="0028578F" w:rsidP="00040559">
      <w:pPr>
        <w:pStyle w:val="Footer"/>
        <w:rPr>
          <w:ins w:id="1787" w:author="Guideline" w:date="2021-04-16T20:50:00Z"/>
          <w:rFonts w:ascii="Arial" w:hAnsi="Arial" w:cs="Arial"/>
          <w:lang w:val="fi-FI"/>
        </w:rPr>
      </w:pPr>
    </w:p>
    <w:p w14:paraId="6115AF06" w14:textId="77777777" w:rsidR="00040559" w:rsidRPr="0028578F" w:rsidDel="0028578F" w:rsidRDefault="00040559" w:rsidP="00040559">
      <w:pPr>
        <w:rPr>
          <w:del w:id="1788" w:author="Guideline" w:date="2021-04-16T20:50:00Z"/>
          <w:rFonts w:ascii="Arial" w:hAnsi="Arial" w:cs="Arial"/>
          <w:i/>
          <w:iCs/>
          <w:sz w:val="20"/>
          <w:szCs w:val="20"/>
          <w:lang w:val="sv-SE"/>
          <w:rPrChange w:id="1789" w:author="Guideline" w:date="2021-04-16T20:50:00Z">
            <w:rPr>
              <w:del w:id="1790" w:author="Guideline" w:date="2021-04-16T20:50:00Z"/>
              <w:rFonts w:ascii="Arial" w:hAnsi="Arial" w:cs="Arial"/>
              <w:lang w:val="sv-SE"/>
            </w:rPr>
          </w:rPrChange>
        </w:rPr>
      </w:pPr>
      <w:del w:id="1791" w:author="Guideline" w:date="2021-04-16T20:50:00Z">
        <w:r w:rsidRPr="0028578F" w:rsidDel="0028578F">
          <w:rPr>
            <w:rFonts w:ascii="Arial" w:hAnsi="Arial" w:cs="Arial"/>
            <w:i/>
            <w:iCs/>
            <w:sz w:val="20"/>
            <w:szCs w:val="20"/>
            <w:lang w:val="sv-SE"/>
            <w:rPrChange w:id="1792" w:author="Guideline" w:date="2021-04-16T20:50:00Z">
              <w:rPr>
                <w:rFonts w:ascii="Arial" w:hAnsi="Arial" w:cs="Arial"/>
                <w:lang w:val="sv-SE"/>
              </w:rPr>
            </w:rPrChange>
          </w:rPr>
          <w:tab/>
        </w:r>
        <w:r w:rsidRPr="0028578F" w:rsidDel="0028578F">
          <w:rPr>
            <w:rFonts w:ascii="Arial" w:hAnsi="Arial" w:cs="Arial"/>
            <w:i/>
            <w:iCs/>
            <w:sz w:val="20"/>
            <w:szCs w:val="20"/>
            <w:lang w:val="sv-SE"/>
            <w:rPrChange w:id="1793" w:author="Guideline" w:date="2021-04-16T20:50:00Z">
              <w:rPr>
                <w:rFonts w:ascii="Arial" w:hAnsi="Arial" w:cs="Arial"/>
                <w:lang w:val="sv-SE"/>
              </w:rPr>
            </w:rPrChange>
          </w:rPr>
          <w:tab/>
        </w:r>
        <w:r w:rsidRPr="0028578F" w:rsidDel="0028578F">
          <w:rPr>
            <w:rFonts w:ascii="Arial" w:hAnsi="Arial" w:cs="Arial"/>
            <w:i/>
            <w:iCs/>
            <w:sz w:val="20"/>
            <w:szCs w:val="20"/>
            <w:lang w:val="sv-SE"/>
            <w:rPrChange w:id="1794" w:author="Guideline" w:date="2021-04-16T20:50:00Z">
              <w:rPr>
                <w:rFonts w:ascii="Arial" w:hAnsi="Arial" w:cs="Arial"/>
                <w:lang w:val="sv-SE"/>
              </w:rPr>
            </w:rPrChange>
          </w:rPr>
          <w:tab/>
        </w:r>
        <w:r w:rsidRPr="0028578F" w:rsidDel="0028578F">
          <w:rPr>
            <w:rFonts w:ascii="Arial" w:hAnsi="Arial" w:cs="Arial"/>
            <w:i/>
            <w:iCs/>
            <w:sz w:val="20"/>
            <w:szCs w:val="20"/>
            <w:lang w:val="sv-SE"/>
            <w:rPrChange w:id="1795" w:author="Guideline" w:date="2021-04-16T20:50:00Z">
              <w:rPr>
                <w:rFonts w:ascii="Arial" w:hAnsi="Arial" w:cs="Arial"/>
                <w:lang w:val="sv-SE"/>
              </w:rPr>
            </w:rPrChange>
          </w:rPr>
          <w:tab/>
        </w:r>
        <w:r w:rsidRPr="0028578F" w:rsidDel="0028578F">
          <w:rPr>
            <w:rFonts w:ascii="Arial" w:hAnsi="Arial" w:cs="Arial"/>
            <w:i/>
            <w:iCs/>
            <w:sz w:val="20"/>
            <w:szCs w:val="20"/>
            <w:lang w:val="sv-SE"/>
            <w:rPrChange w:id="1796" w:author="Guideline" w:date="2021-04-16T20:50:00Z">
              <w:rPr>
                <w:rFonts w:ascii="Arial" w:hAnsi="Arial" w:cs="Arial"/>
                <w:lang w:val="sv-SE"/>
              </w:rPr>
            </w:rPrChange>
          </w:rPr>
          <w:tab/>
        </w:r>
      </w:del>
    </w:p>
    <w:p w14:paraId="17E857BE" w14:textId="77777777" w:rsidR="00040559" w:rsidRPr="0028578F" w:rsidDel="0028578F" w:rsidRDefault="00040559" w:rsidP="00040559">
      <w:pPr>
        <w:rPr>
          <w:del w:id="1797" w:author="Guideline" w:date="2021-04-16T20:50:00Z"/>
          <w:rFonts w:ascii="Arial" w:hAnsi="Arial" w:cs="Arial"/>
          <w:i/>
          <w:iCs/>
          <w:sz w:val="20"/>
          <w:szCs w:val="20"/>
          <w:lang w:val="sv-SE"/>
          <w:rPrChange w:id="1798" w:author="Guideline" w:date="2021-04-16T20:50:00Z">
            <w:rPr>
              <w:del w:id="1799" w:author="Guideline" w:date="2021-04-16T20:50:00Z"/>
              <w:rFonts w:ascii="Arial" w:hAnsi="Arial" w:cs="Arial"/>
              <w:lang w:val="sv-SE"/>
            </w:rPr>
          </w:rPrChange>
        </w:rPr>
      </w:pPr>
    </w:p>
    <w:p w14:paraId="69877EC3" w14:textId="77777777" w:rsidR="0028578F" w:rsidRDefault="00040559" w:rsidP="0028578F">
      <w:pPr>
        <w:pStyle w:val="Footer"/>
        <w:rPr>
          <w:ins w:id="1800" w:author="Guideline" w:date="2021-04-16T20:50:00Z"/>
          <w:rFonts w:ascii="Arial" w:hAnsi="Arial" w:cs="Arial"/>
          <w:i/>
          <w:iCs/>
          <w:sz w:val="20"/>
          <w:szCs w:val="20"/>
        </w:rPr>
      </w:pPr>
      <w:r w:rsidRPr="0028578F">
        <w:rPr>
          <w:rFonts w:ascii="Arial" w:hAnsi="Arial" w:cs="Arial"/>
          <w:i/>
          <w:iCs/>
          <w:sz w:val="20"/>
          <w:szCs w:val="20"/>
          <w:rPrChange w:id="1801" w:author="Guideline" w:date="2021-04-16T20:50:00Z">
            <w:rPr>
              <w:rFonts w:ascii="Arial" w:hAnsi="Arial" w:cs="Arial"/>
              <w:bCs/>
              <w:i/>
              <w:iCs/>
              <w:highlight w:val="cyan"/>
            </w:rPr>
          </w:rPrChange>
        </w:rPr>
        <w:t>Tanda Tangan &amp; Stempel</w:t>
      </w:r>
    </w:p>
    <w:p w14:paraId="477AD057" w14:textId="57DD8D6D" w:rsidR="00040559" w:rsidRPr="0028578F" w:rsidRDefault="00040559">
      <w:pPr>
        <w:pStyle w:val="Footer"/>
        <w:rPr>
          <w:rFonts w:ascii="Arial" w:hAnsi="Arial" w:cs="Arial"/>
          <w:i/>
          <w:iCs/>
          <w:sz w:val="20"/>
          <w:szCs w:val="20"/>
          <w:rPrChange w:id="1802" w:author="Guideline" w:date="2021-04-16T20:50:00Z">
            <w:rPr/>
          </w:rPrChange>
        </w:rPr>
        <w:pPrChange w:id="1803" w:author="Guideline" w:date="2021-04-16T20:50:00Z">
          <w:pPr>
            <w:pStyle w:val="Heading1"/>
            <w:spacing w:after="60"/>
            <w:ind w:left="5040"/>
            <w:jc w:val="left"/>
          </w:pPr>
        </w:pPrChange>
      </w:pPr>
      <w:del w:id="1804" w:author="Guideline" w:date="2021-04-16T20:50:00Z">
        <w:r w:rsidRPr="0028578F" w:rsidDel="0028578F">
          <w:rPr>
            <w:rFonts w:ascii="Arial" w:hAnsi="Arial" w:cs="Arial"/>
            <w:i/>
            <w:iCs/>
            <w:sz w:val="20"/>
            <w:szCs w:val="20"/>
            <w:rPrChange w:id="1805" w:author="Guideline" w:date="2021-04-16T20:50:00Z">
              <w:rPr>
                <w:rFonts w:ascii="Arial" w:hAnsi="Arial" w:cs="Arial"/>
                <w:b w:val="0"/>
                <w:bCs/>
                <w:i/>
                <w:iCs/>
                <w:highlight w:val="cyan"/>
              </w:rPr>
            </w:rPrChange>
          </w:rPr>
          <w:delText xml:space="preserve"> </w:delText>
        </w:r>
      </w:del>
      <w:r w:rsidRPr="0028578F">
        <w:rPr>
          <w:rFonts w:ascii="Arial" w:hAnsi="Arial" w:cs="Arial"/>
          <w:i/>
          <w:iCs/>
          <w:sz w:val="20"/>
          <w:szCs w:val="20"/>
          <w:rPrChange w:id="1806" w:author="Guideline" w:date="2021-04-16T20:50:00Z">
            <w:rPr>
              <w:rFonts w:ascii="Arial" w:hAnsi="Arial" w:cs="Arial"/>
              <w:b w:val="0"/>
              <w:bCs/>
              <w:i/>
              <w:iCs/>
              <w:highlight w:val="cyan"/>
            </w:rPr>
          </w:rPrChange>
        </w:rPr>
        <w:t>Perusahaan/</w:t>
      </w:r>
      <w:r w:rsidR="003057FE" w:rsidRPr="0028578F">
        <w:rPr>
          <w:rFonts w:ascii="Arial" w:hAnsi="Arial" w:cs="Arial"/>
          <w:i/>
          <w:iCs/>
          <w:sz w:val="20"/>
          <w:szCs w:val="20"/>
          <w:rPrChange w:id="1807" w:author="Guideline" w:date="2021-04-16T20:50:00Z">
            <w:rPr>
              <w:rFonts w:ascii="Arial" w:hAnsi="Arial" w:cs="Arial"/>
              <w:b w:val="0"/>
              <w:bCs/>
              <w:i/>
              <w:iCs/>
              <w:highlight w:val="cyan"/>
            </w:rPr>
          </w:rPrChange>
        </w:rPr>
        <w:t xml:space="preserve"> </w:t>
      </w:r>
      <w:r w:rsidRPr="0028578F">
        <w:rPr>
          <w:rFonts w:ascii="Arial" w:hAnsi="Arial" w:cs="Arial"/>
          <w:i/>
          <w:iCs/>
          <w:sz w:val="20"/>
          <w:szCs w:val="20"/>
          <w:rPrChange w:id="1808" w:author="Guideline" w:date="2021-04-16T20:50:00Z">
            <w:rPr>
              <w:rFonts w:ascii="Arial" w:hAnsi="Arial" w:cs="Arial"/>
              <w:b w:val="0"/>
              <w:bCs/>
              <w:i/>
              <w:iCs/>
              <w:highlight w:val="cyan"/>
            </w:rPr>
          </w:rPrChange>
        </w:rPr>
        <w:t>Instansi</w:t>
      </w:r>
    </w:p>
    <w:p w14:paraId="4D977BE9" w14:textId="0E16FBD3" w:rsidR="00040559" w:rsidRDefault="00040559" w:rsidP="00040559">
      <w:pPr>
        <w:rPr>
          <w:ins w:id="1809" w:author="Guideline" w:date="2021-04-16T20:50:00Z"/>
          <w:rFonts w:ascii="Arial" w:hAnsi="Arial" w:cs="Arial"/>
          <w:lang w:val="sv-SE"/>
        </w:rPr>
      </w:pPr>
    </w:p>
    <w:p w14:paraId="22C7803B" w14:textId="77777777" w:rsidR="0028578F" w:rsidRPr="00825B29" w:rsidRDefault="0028578F" w:rsidP="00040559">
      <w:pPr>
        <w:rPr>
          <w:rFonts w:ascii="Arial" w:hAnsi="Arial" w:cs="Arial"/>
          <w:lang w:val="sv-SE"/>
        </w:rPr>
      </w:pPr>
    </w:p>
    <w:p w14:paraId="2AC6BFE2" w14:textId="1131BEFB" w:rsidR="00312BA0" w:rsidRPr="00D3157A" w:rsidRDefault="00F067F7" w:rsidP="00312BA0">
      <w:pPr>
        <w:rPr>
          <w:ins w:id="1810" w:author="malang sutoyo" w:date="2024-05-31T07:26:00Z"/>
          <w:rFonts w:ascii="Arial" w:hAnsi="Arial" w:cs="Arial"/>
          <w:highlight w:val="yellow"/>
          <w:lang w:val="sv-SE"/>
          <w:rPrChange w:id="1811" w:author="malang sutoyo" w:date="2024-06-19T09:06:00Z">
            <w:rPr>
              <w:ins w:id="1812" w:author="malang sutoyo" w:date="2024-05-31T07:26:00Z"/>
              <w:rFonts w:ascii="Arial" w:hAnsi="Arial" w:cs="Arial"/>
              <w:lang w:val="sv-SE"/>
            </w:rPr>
          </w:rPrChange>
        </w:rPr>
      </w:pPr>
      <w:ins w:id="1813" w:author="malang sutoyo" w:date="2024-06-19T07:26:00Z">
        <w:r w:rsidRPr="00D3157A">
          <w:rPr>
            <w:rFonts w:ascii="Arial" w:hAnsi="Arial" w:cs="Arial"/>
            <w:highlight w:val="yellow"/>
            <w:lang w:val="en-US"/>
            <w:rPrChange w:id="1814" w:author="malang sutoyo" w:date="2024-06-19T09:06:00Z">
              <w:rPr>
                <w:rFonts w:ascii="Arial" w:hAnsi="Arial" w:cs="Arial"/>
                <w:lang w:val="en-US"/>
              </w:rPr>
            </w:rPrChange>
          </w:rPr>
          <w:t>Indah</w:t>
        </w:r>
      </w:ins>
    </w:p>
    <w:p w14:paraId="47797F79" w14:textId="0511190A" w:rsidR="00040559" w:rsidRPr="00D3157A" w:rsidDel="00312BA0" w:rsidRDefault="00040559" w:rsidP="00040559">
      <w:pPr>
        <w:rPr>
          <w:del w:id="1815" w:author="malang sutoyo" w:date="2024-05-31T07:26:00Z"/>
          <w:rFonts w:ascii="Arial" w:hAnsi="Arial" w:cs="Arial"/>
          <w:highlight w:val="yellow"/>
          <w:lang w:val="sv-SE"/>
          <w:rPrChange w:id="1816" w:author="malang sutoyo" w:date="2024-06-19T09:07:00Z">
            <w:rPr>
              <w:del w:id="1817" w:author="malang sutoyo" w:date="2024-05-31T07:26:00Z"/>
              <w:rFonts w:ascii="Arial" w:hAnsi="Arial" w:cs="Arial"/>
              <w:lang w:val="sv-SE"/>
            </w:rPr>
          </w:rPrChange>
        </w:rPr>
      </w:pPr>
      <w:del w:id="1818" w:author="malang sutoyo" w:date="2024-05-31T07:26:00Z">
        <w:r w:rsidRPr="00D3157A" w:rsidDel="00312BA0">
          <w:rPr>
            <w:rFonts w:ascii="Arial" w:hAnsi="Arial" w:cs="Arial"/>
            <w:highlight w:val="yellow"/>
            <w:lang w:val="sv-SE"/>
            <w:rPrChange w:id="1819" w:author="malang sutoyo" w:date="2024-06-19T09:07:00Z">
              <w:rPr>
                <w:rFonts w:ascii="Arial" w:hAnsi="Arial" w:cs="Arial"/>
                <w:lang w:val="sv-SE"/>
              </w:rPr>
            </w:rPrChange>
          </w:rPr>
          <w:tab/>
        </w:r>
        <w:r w:rsidRPr="00D3157A" w:rsidDel="00312BA0">
          <w:rPr>
            <w:rFonts w:ascii="Arial" w:hAnsi="Arial" w:cs="Arial"/>
            <w:highlight w:val="yellow"/>
            <w:lang w:val="sv-SE"/>
            <w:rPrChange w:id="1820" w:author="malang sutoyo" w:date="2024-06-19T09:07:00Z">
              <w:rPr>
                <w:rFonts w:ascii="Arial" w:hAnsi="Arial" w:cs="Arial"/>
                <w:lang w:val="sv-SE"/>
              </w:rPr>
            </w:rPrChange>
          </w:rPr>
          <w:tab/>
        </w:r>
        <w:r w:rsidRPr="00D3157A" w:rsidDel="00312BA0">
          <w:rPr>
            <w:rFonts w:ascii="Arial" w:hAnsi="Arial" w:cs="Arial"/>
            <w:highlight w:val="yellow"/>
            <w:lang w:val="sv-SE"/>
            <w:rPrChange w:id="1821" w:author="malang sutoyo" w:date="2024-06-19T09:07:00Z">
              <w:rPr>
                <w:rFonts w:ascii="Arial" w:hAnsi="Arial" w:cs="Arial"/>
                <w:lang w:val="sv-SE"/>
              </w:rPr>
            </w:rPrChange>
          </w:rPr>
          <w:tab/>
        </w:r>
        <w:r w:rsidRPr="00D3157A" w:rsidDel="00312BA0">
          <w:rPr>
            <w:rFonts w:ascii="Arial" w:hAnsi="Arial" w:cs="Arial"/>
            <w:highlight w:val="yellow"/>
            <w:lang w:val="sv-SE"/>
            <w:rPrChange w:id="1822" w:author="malang sutoyo" w:date="2024-06-19T09:07:00Z">
              <w:rPr>
                <w:rFonts w:ascii="Arial" w:hAnsi="Arial" w:cs="Arial"/>
                <w:lang w:val="sv-SE"/>
              </w:rPr>
            </w:rPrChange>
          </w:rPr>
          <w:tab/>
        </w:r>
        <w:r w:rsidRPr="00D3157A" w:rsidDel="00312BA0">
          <w:rPr>
            <w:rFonts w:ascii="Arial" w:hAnsi="Arial" w:cs="Arial"/>
            <w:highlight w:val="yellow"/>
            <w:lang w:val="sv-SE"/>
            <w:rPrChange w:id="1823" w:author="malang sutoyo" w:date="2024-06-19T09:07:00Z">
              <w:rPr>
                <w:rFonts w:ascii="Arial" w:hAnsi="Arial" w:cs="Arial"/>
                <w:lang w:val="sv-SE"/>
              </w:rPr>
            </w:rPrChange>
          </w:rPr>
          <w:tab/>
        </w:r>
        <w:r w:rsidRPr="00D3157A" w:rsidDel="00312BA0">
          <w:rPr>
            <w:rFonts w:ascii="Arial" w:hAnsi="Arial" w:cs="Arial"/>
            <w:highlight w:val="yellow"/>
            <w:lang w:val="sv-SE"/>
            <w:rPrChange w:id="1824" w:author="malang sutoyo" w:date="2024-06-19T09:07:00Z">
              <w:rPr>
                <w:rFonts w:ascii="Arial" w:hAnsi="Arial" w:cs="Arial"/>
                <w:highlight w:val="cyan"/>
                <w:lang w:val="sv-SE"/>
              </w:rPr>
            </w:rPrChange>
          </w:rPr>
          <w:delText>[</w:delText>
        </w:r>
        <w:r w:rsidRPr="00D3157A" w:rsidDel="00312BA0">
          <w:rPr>
            <w:rFonts w:ascii="Arial" w:hAnsi="Arial" w:cs="Arial"/>
            <w:i/>
            <w:highlight w:val="yellow"/>
            <w:u w:val="single"/>
            <w:lang w:val="sv-SE"/>
            <w:rPrChange w:id="1825" w:author="malang sutoyo" w:date="2024-06-19T09:07:00Z">
              <w:rPr>
                <w:rFonts w:ascii="Arial" w:hAnsi="Arial" w:cs="Arial"/>
                <w:i/>
                <w:highlight w:val="cyan"/>
                <w:u w:val="single"/>
                <w:lang w:val="sv-SE"/>
              </w:rPr>
            </w:rPrChange>
          </w:rPr>
          <w:delText>Nama Bensatker/</w:delText>
        </w:r>
        <w:r w:rsidR="003057FE" w:rsidRPr="00D3157A" w:rsidDel="00312BA0">
          <w:rPr>
            <w:rFonts w:ascii="Arial" w:hAnsi="Arial" w:cs="Arial"/>
            <w:i/>
            <w:highlight w:val="yellow"/>
            <w:u w:val="single"/>
            <w:lang w:val="sv-SE"/>
            <w:rPrChange w:id="1826" w:author="malang sutoyo" w:date="2024-06-19T09:07:00Z">
              <w:rPr>
                <w:rFonts w:ascii="Arial" w:hAnsi="Arial" w:cs="Arial"/>
                <w:i/>
                <w:highlight w:val="cyan"/>
                <w:u w:val="single"/>
                <w:lang w:val="sv-SE"/>
              </w:rPr>
            </w:rPrChange>
          </w:rPr>
          <w:delText xml:space="preserve"> </w:delText>
        </w:r>
        <w:r w:rsidRPr="00D3157A" w:rsidDel="00312BA0">
          <w:rPr>
            <w:rFonts w:ascii="Arial" w:hAnsi="Arial" w:cs="Arial"/>
            <w:i/>
            <w:highlight w:val="yellow"/>
            <w:u w:val="single"/>
            <w:lang w:val="sv-SE"/>
            <w:rPrChange w:id="1827" w:author="malang sutoyo" w:date="2024-06-19T09:07:00Z">
              <w:rPr>
                <w:rFonts w:ascii="Arial" w:hAnsi="Arial" w:cs="Arial"/>
                <w:i/>
                <w:highlight w:val="cyan"/>
                <w:u w:val="single"/>
                <w:lang w:val="sv-SE"/>
              </w:rPr>
            </w:rPrChange>
          </w:rPr>
          <w:delText>Pekas/.............</w:delText>
        </w:r>
        <w:r w:rsidRPr="00D3157A" w:rsidDel="00312BA0">
          <w:rPr>
            <w:rFonts w:ascii="Arial" w:hAnsi="Arial" w:cs="Arial"/>
            <w:highlight w:val="yellow"/>
            <w:lang w:val="sv-SE"/>
            <w:rPrChange w:id="1828" w:author="malang sutoyo" w:date="2024-06-19T09:07:00Z">
              <w:rPr>
                <w:rFonts w:ascii="Arial" w:hAnsi="Arial" w:cs="Arial"/>
                <w:highlight w:val="cyan"/>
                <w:lang w:val="sv-SE"/>
              </w:rPr>
            </w:rPrChange>
          </w:rPr>
          <w:delText>](</w:delText>
        </w:r>
        <w:r w:rsidRPr="00D3157A" w:rsidDel="00312BA0">
          <w:rPr>
            <w:rFonts w:ascii="Arial" w:hAnsi="Arial" w:cs="Arial"/>
            <w:i/>
            <w:highlight w:val="yellow"/>
            <w:lang w:val="sv-SE"/>
            <w:rPrChange w:id="1829" w:author="malang sutoyo" w:date="2024-06-19T09:07:00Z">
              <w:rPr>
                <w:rFonts w:ascii="Arial" w:hAnsi="Arial" w:cs="Arial"/>
                <w:i/>
                <w:highlight w:val="cyan"/>
                <w:lang w:val="sv-SE"/>
              </w:rPr>
            </w:rPrChange>
          </w:rPr>
          <w:delText>dapat disesuaikan</w:delText>
        </w:r>
        <w:r w:rsidRPr="00D3157A" w:rsidDel="00312BA0">
          <w:rPr>
            <w:rFonts w:ascii="Arial" w:hAnsi="Arial" w:cs="Arial"/>
            <w:highlight w:val="yellow"/>
            <w:lang w:val="sv-SE"/>
            <w:rPrChange w:id="1830" w:author="malang sutoyo" w:date="2024-06-19T09:07:00Z">
              <w:rPr>
                <w:rFonts w:ascii="Arial" w:hAnsi="Arial" w:cs="Arial"/>
                <w:highlight w:val="cyan"/>
                <w:lang w:val="sv-SE"/>
              </w:rPr>
            </w:rPrChange>
          </w:rPr>
          <w:delText>)</w:delText>
        </w:r>
      </w:del>
    </w:p>
    <w:p w14:paraId="1B1C1907" w14:textId="3AFDDD1F" w:rsidR="00040559" w:rsidRPr="00825B29" w:rsidDel="00312BA0" w:rsidRDefault="00040559" w:rsidP="00040559">
      <w:pPr>
        <w:rPr>
          <w:del w:id="1831" w:author="malang sutoyo" w:date="2024-05-31T07:26:00Z"/>
          <w:rFonts w:ascii="Arial" w:hAnsi="Arial" w:cs="Arial"/>
          <w:lang w:val="sv-SE"/>
        </w:rPr>
      </w:pPr>
      <w:del w:id="1832" w:author="malang sutoyo" w:date="2024-05-31T07:26:00Z">
        <w:r w:rsidRPr="00D3157A" w:rsidDel="00312BA0">
          <w:rPr>
            <w:rFonts w:ascii="Arial" w:hAnsi="Arial" w:cs="Arial"/>
            <w:highlight w:val="yellow"/>
            <w:lang w:val="sv-SE"/>
            <w:rPrChange w:id="1833" w:author="malang sutoyo" w:date="2024-06-19T09:07:00Z">
              <w:rPr>
                <w:rFonts w:ascii="Arial" w:hAnsi="Arial" w:cs="Arial"/>
                <w:lang w:val="sv-SE"/>
              </w:rPr>
            </w:rPrChange>
          </w:rPr>
          <w:tab/>
        </w:r>
        <w:r w:rsidRPr="00D3157A" w:rsidDel="00312BA0">
          <w:rPr>
            <w:rFonts w:ascii="Arial" w:hAnsi="Arial" w:cs="Arial"/>
            <w:highlight w:val="yellow"/>
            <w:lang w:val="sv-SE"/>
            <w:rPrChange w:id="1834" w:author="malang sutoyo" w:date="2024-06-19T09:07:00Z">
              <w:rPr>
                <w:rFonts w:ascii="Arial" w:hAnsi="Arial" w:cs="Arial"/>
                <w:lang w:val="sv-SE"/>
              </w:rPr>
            </w:rPrChange>
          </w:rPr>
          <w:tab/>
        </w:r>
        <w:r w:rsidRPr="00D3157A" w:rsidDel="00312BA0">
          <w:rPr>
            <w:rFonts w:ascii="Arial" w:hAnsi="Arial" w:cs="Arial"/>
            <w:highlight w:val="yellow"/>
            <w:lang w:val="sv-SE"/>
            <w:rPrChange w:id="1835" w:author="malang sutoyo" w:date="2024-06-19T09:07:00Z">
              <w:rPr>
                <w:rFonts w:ascii="Arial" w:hAnsi="Arial" w:cs="Arial"/>
                <w:lang w:val="sv-SE"/>
              </w:rPr>
            </w:rPrChange>
          </w:rPr>
          <w:tab/>
        </w:r>
        <w:r w:rsidRPr="00D3157A" w:rsidDel="00312BA0">
          <w:rPr>
            <w:rFonts w:ascii="Arial" w:hAnsi="Arial" w:cs="Arial"/>
            <w:highlight w:val="yellow"/>
            <w:lang w:val="sv-SE"/>
            <w:rPrChange w:id="1836" w:author="malang sutoyo" w:date="2024-06-19T09:07:00Z">
              <w:rPr>
                <w:rFonts w:ascii="Arial" w:hAnsi="Arial" w:cs="Arial"/>
                <w:lang w:val="sv-SE"/>
              </w:rPr>
            </w:rPrChange>
          </w:rPr>
          <w:tab/>
        </w:r>
        <w:r w:rsidRPr="00D3157A" w:rsidDel="00312BA0">
          <w:rPr>
            <w:rFonts w:ascii="Arial" w:hAnsi="Arial" w:cs="Arial"/>
            <w:highlight w:val="yellow"/>
            <w:lang w:val="sv-SE"/>
            <w:rPrChange w:id="1837" w:author="malang sutoyo" w:date="2024-06-19T09:07:00Z">
              <w:rPr>
                <w:rFonts w:ascii="Arial" w:hAnsi="Arial" w:cs="Arial"/>
                <w:lang w:val="sv-SE"/>
              </w:rPr>
            </w:rPrChange>
          </w:rPr>
          <w:tab/>
        </w:r>
        <w:r w:rsidRPr="00D3157A" w:rsidDel="00312BA0">
          <w:rPr>
            <w:rFonts w:ascii="Arial" w:hAnsi="Arial" w:cs="Arial"/>
            <w:highlight w:val="yellow"/>
            <w:lang w:val="sv-SE"/>
            <w:rPrChange w:id="1838" w:author="malang sutoyo" w:date="2024-06-19T09:07:00Z">
              <w:rPr>
                <w:rFonts w:ascii="Arial" w:hAnsi="Arial" w:cs="Arial"/>
                <w:lang w:val="sv-SE"/>
              </w:rPr>
            </w:rPrChange>
          </w:rPr>
          <w:tab/>
        </w:r>
        <w:r w:rsidRPr="00D3157A" w:rsidDel="00312BA0">
          <w:rPr>
            <w:rFonts w:ascii="Arial" w:hAnsi="Arial" w:cs="Arial"/>
            <w:highlight w:val="yellow"/>
            <w:lang w:val="sv-SE"/>
            <w:rPrChange w:id="1839" w:author="malang sutoyo" w:date="2024-06-19T09:07:00Z">
              <w:rPr>
                <w:rFonts w:ascii="Arial" w:hAnsi="Arial" w:cs="Arial"/>
                <w:highlight w:val="cyan"/>
                <w:lang w:val="sv-SE"/>
              </w:rPr>
            </w:rPrChange>
          </w:rPr>
          <w:delText>[</w:delText>
        </w:r>
        <w:r w:rsidR="00286496" w:rsidRPr="00D3157A" w:rsidDel="00312BA0">
          <w:rPr>
            <w:rFonts w:ascii="Arial" w:hAnsi="Arial" w:cs="Arial"/>
            <w:i/>
            <w:highlight w:val="yellow"/>
            <w:lang w:val="sv-SE"/>
            <w:rPrChange w:id="1840" w:author="malang sutoyo" w:date="2024-06-19T09:07:00Z">
              <w:rPr>
                <w:rFonts w:ascii="Arial" w:hAnsi="Arial" w:cs="Arial"/>
                <w:i/>
                <w:highlight w:val="cyan"/>
                <w:lang w:val="sv-SE"/>
              </w:rPr>
            </w:rPrChange>
          </w:rPr>
          <w:delText>Nama Jabatan/</w:delText>
        </w:r>
        <w:r w:rsidR="003057FE" w:rsidRPr="00D3157A" w:rsidDel="00312BA0">
          <w:rPr>
            <w:rFonts w:ascii="Arial" w:hAnsi="Arial" w:cs="Arial"/>
            <w:i/>
            <w:highlight w:val="yellow"/>
            <w:lang w:val="sv-SE"/>
            <w:rPrChange w:id="1841" w:author="malang sutoyo" w:date="2024-06-19T09:07:00Z">
              <w:rPr>
                <w:rFonts w:ascii="Arial" w:hAnsi="Arial" w:cs="Arial"/>
                <w:i/>
                <w:highlight w:val="cyan"/>
                <w:lang w:val="sv-SE"/>
              </w:rPr>
            </w:rPrChange>
          </w:rPr>
          <w:delText xml:space="preserve"> </w:delText>
        </w:r>
        <w:r w:rsidRPr="00D3157A" w:rsidDel="00312BA0">
          <w:rPr>
            <w:rFonts w:ascii="Arial" w:hAnsi="Arial" w:cs="Arial"/>
            <w:i/>
            <w:highlight w:val="yellow"/>
            <w:lang w:val="sv-SE"/>
            <w:rPrChange w:id="1842" w:author="malang sutoyo" w:date="2024-06-19T09:07:00Z">
              <w:rPr>
                <w:rFonts w:ascii="Arial" w:hAnsi="Arial" w:cs="Arial"/>
                <w:i/>
                <w:highlight w:val="cyan"/>
                <w:lang w:val="sv-SE"/>
              </w:rPr>
            </w:rPrChange>
          </w:rPr>
          <w:delText>Nomor Pegawai</w:delText>
        </w:r>
        <w:r w:rsidRPr="00D3157A" w:rsidDel="00312BA0">
          <w:rPr>
            <w:rFonts w:ascii="Arial" w:hAnsi="Arial" w:cs="Arial"/>
            <w:highlight w:val="yellow"/>
            <w:lang w:val="sv-SE"/>
            <w:rPrChange w:id="1843" w:author="malang sutoyo" w:date="2024-06-19T09:07:00Z">
              <w:rPr>
                <w:rFonts w:ascii="Arial" w:hAnsi="Arial" w:cs="Arial"/>
                <w:highlight w:val="cyan"/>
                <w:lang w:val="sv-SE"/>
              </w:rPr>
            </w:rPrChange>
          </w:rPr>
          <w:delText>]</w:delText>
        </w:r>
      </w:del>
      <w:ins w:id="1844" w:author="malang sutoyo" w:date="2024-06-19T09:07:00Z">
        <w:r w:rsidR="00D3157A" w:rsidRPr="00D3157A">
          <w:rPr>
            <w:rFonts w:ascii="Arial" w:hAnsi="Arial" w:cs="Arial"/>
            <w:highlight w:val="yellow"/>
            <w:lang w:val="sv-SE"/>
            <w:rPrChange w:id="1845" w:author="malang sutoyo" w:date="2024-06-19T09:07:00Z">
              <w:rPr>
                <w:rFonts w:ascii="Arial" w:hAnsi="Arial" w:cs="Arial"/>
                <w:lang w:val="sv-SE"/>
              </w:rPr>
            </w:rPrChange>
          </w:rPr>
          <w:t>(NIP)</w:t>
        </w:r>
      </w:ins>
    </w:p>
    <w:p w14:paraId="1FF8F3BE" w14:textId="77777777" w:rsidR="00040559" w:rsidRPr="00825B29" w:rsidRDefault="00040559" w:rsidP="00040559">
      <w:pPr>
        <w:rPr>
          <w:rFonts w:ascii="Arial" w:hAnsi="Arial" w:cs="Arial"/>
        </w:rPr>
      </w:pPr>
    </w:p>
    <w:p w14:paraId="2CAB7D77" w14:textId="77777777" w:rsidR="00040559" w:rsidRPr="00825B29" w:rsidRDefault="00040559" w:rsidP="00040559">
      <w:pPr>
        <w:rPr>
          <w:rFonts w:ascii="Arial" w:hAnsi="Arial" w:cs="Arial"/>
          <w:lang w:val="sv-SE"/>
        </w:rPr>
      </w:pPr>
    </w:p>
    <w:p w14:paraId="49F915F9" w14:textId="77777777" w:rsidR="00040559" w:rsidRPr="00825B29" w:rsidRDefault="00040559" w:rsidP="00040559">
      <w:pPr>
        <w:spacing w:before="120" w:after="120"/>
        <w:rPr>
          <w:rFonts w:ascii="Arial" w:hAnsi="Arial" w:cs="Arial"/>
          <w:b/>
          <w:bCs/>
          <w:lang w:val="af-ZA"/>
        </w:rPr>
      </w:pPr>
    </w:p>
    <w:p w14:paraId="73CCBFD4" w14:textId="77777777" w:rsidR="00040559" w:rsidRPr="00825B29" w:rsidRDefault="00040559" w:rsidP="00040559">
      <w:pPr>
        <w:pStyle w:val="Heading7"/>
        <w:spacing w:before="120" w:after="120"/>
        <w:rPr>
          <w:rFonts w:ascii="Arial" w:hAnsi="Arial" w:cs="Arial"/>
          <w:b w:val="0"/>
          <w:bCs/>
          <w:sz w:val="22"/>
          <w:szCs w:val="22"/>
          <w:lang w:val="af-ZA"/>
        </w:rPr>
      </w:pPr>
    </w:p>
    <w:p w14:paraId="10E82812" w14:textId="77777777" w:rsidR="00AC0772" w:rsidRPr="00825B29" w:rsidRDefault="00AC0772" w:rsidP="00040559">
      <w:pPr>
        <w:rPr>
          <w:rFonts w:ascii="Arial" w:hAnsi="Arial" w:cs="Arial"/>
          <w:lang w:val="sv-SE"/>
        </w:rPr>
      </w:pPr>
    </w:p>
    <w:p w14:paraId="3555FE5A" w14:textId="77777777" w:rsidR="00DB5189" w:rsidRPr="00825B29" w:rsidRDefault="00DB5189" w:rsidP="00DB5189">
      <w:pPr>
        <w:spacing w:before="120" w:after="120"/>
        <w:rPr>
          <w:rFonts w:ascii="Arial" w:hAnsi="Arial" w:cs="Arial"/>
          <w:b/>
          <w:bCs/>
          <w:lang w:val="af-ZA"/>
        </w:rPr>
      </w:pPr>
    </w:p>
    <w:p w14:paraId="3F0B84EF" w14:textId="77777777" w:rsidR="000272D5" w:rsidRPr="00825B29" w:rsidRDefault="000272D5" w:rsidP="005F6392">
      <w:pPr>
        <w:pStyle w:val="Heading7"/>
        <w:spacing w:before="120" w:after="120"/>
      </w:pPr>
    </w:p>
    <w:sectPr w:rsidR="000272D5" w:rsidRPr="00825B29" w:rsidSect="001F10BC">
      <w:headerReference w:type="default" r:id="rId12"/>
      <w:pgSz w:w="11906" w:h="16838" w:code="9"/>
      <w:pgMar w:top="1440" w:right="1440" w:bottom="450" w:left="1440" w:header="720" w:footer="720" w:gutter="0"/>
      <w:pgBorders w:offsetFrom="page">
        <w:top w:val="single" w:sz="4" w:space="24" w:color="FFFFFF"/>
        <w:left w:val="single" w:sz="4" w:space="24" w:color="FFFFFF"/>
        <w:bottom w:val="single" w:sz="4" w:space="24" w:color="FFFFFF"/>
        <w:right w:val="single" w:sz="4" w:space="24" w:color="FFFFFF"/>
      </w:pgBorders>
      <w:pgNumType w:start="1"/>
      <w:cols w:space="720"/>
      <w:docGrid w:linePitch="360"/>
      <w:sectPrChange w:id="1846" w:author="Guideline" w:date="2021-04-16T20:34:00Z">
        <w:sectPr w:rsidR="000272D5" w:rsidRPr="00825B29" w:rsidSect="001F10BC">
          <w:pgSz w:w="12240" w:h="15840" w:code="0"/>
          <w:pgMar w:top="1440" w:right="1440" w:bottom="450" w:left="144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Guideline" w:date="2021-04-08T14:34:00Z" w:initials="G">
    <w:p w14:paraId="5CD4F404" w14:textId="42CB6F34" w:rsidR="001F10BC" w:rsidRDefault="001F10BC">
      <w:pPr>
        <w:pStyle w:val="CommentText"/>
      </w:pPr>
      <w:r>
        <w:rPr>
          <w:rStyle w:val="CommentReference"/>
        </w:rPr>
        <w:annotationRef/>
      </w:r>
      <w:r>
        <w:rPr>
          <w:lang w:val="en-US"/>
        </w:rPr>
        <w:t>Diisi sesuai penamaan badan hukum PIHAK PERTAMA</w:t>
      </w:r>
    </w:p>
  </w:comment>
  <w:comment w:id="22" w:author="Guideline" w:date="2021-04-08T14:35:00Z" w:initials="G">
    <w:p w14:paraId="72243BF9" w14:textId="7720437B" w:rsidR="001F10BC" w:rsidRDefault="001F10BC">
      <w:pPr>
        <w:pStyle w:val="CommentText"/>
      </w:pPr>
      <w:r>
        <w:rPr>
          <w:rStyle w:val="CommentReference"/>
        </w:rPr>
        <w:annotationRef/>
      </w:r>
      <w:r>
        <w:rPr>
          <w:lang w:val="en-US"/>
        </w:rPr>
        <w:t>Penomoran PKS dari PIHAK PERTAMA &amp; PIHAK KEDUA</w:t>
      </w:r>
    </w:p>
  </w:comment>
  <w:comment w:id="30" w:author="Guideline" w:date="2021-04-08T14:35:00Z" w:initials="G">
    <w:p w14:paraId="5549AE12" w14:textId="2607DCCA" w:rsidR="001F10BC" w:rsidRPr="00EC3F9D" w:rsidRDefault="001F10BC">
      <w:pPr>
        <w:pStyle w:val="CommentText"/>
        <w:rPr>
          <w:lang w:val="en-US"/>
        </w:rPr>
      </w:pPr>
      <w:r>
        <w:rPr>
          <w:rStyle w:val="CommentReference"/>
        </w:rPr>
        <w:annotationRef/>
      </w:r>
      <w:r>
        <w:rPr>
          <w:lang w:val="en-US"/>
        </w:rPr>
        <w:t>Diisi hari, tanggal, bulan, &amp; tahun dalam abjad</w:t>
      </w:r>
    </w:p>
  </w:comment>
  <w:comment w:id="31" w:author="Guideline" w:date="2021-04-08T14:35:00Z" w:initials="G">
    <w:p w14:paraId="6CFED187" w14:textId="3BD8658F" w:rsidR="001F10BC" w:rsidRDefault="001F10BC">
      <w:pPr>
        <w:pStyle w:val="CommentText"/>
      </w:pPr>
      <w:r>
        <w:rPr>
          <w:rStyle w:val="CommentReference"/>
        </w:rPr>
        <w:annotationRef/>
      </w:r>
      <w:r>
        <w:rPr>
          <w:lang w:val="en-US"/>
        </w:rPr>
        <w:t>Diisi hari, tanggal, bulan, &amp; tahun dalam angka</w:t>
      </w:r>
    </w:p>
  </w:comment>
  <w:comment w:id="34" w:author="Guideline" w:date="2021-04-08T14:36:00Z" w:initials="G">
    <w:p w14:paraId="0D7BECE8" w14:textId="4FE99AA1" w:rsidR="001F10BC" w:rsidRDefault="001F10BC">
      <w:pPr>
        <w:pStyle w:val="CommentText"/>
      </w:pPr>
      <w:r>
        <w:rPr>
          <w:rStyle w:val="CommentReference"/>
        </w:rPr>
        <w:annotationRef/>
      </w:r>
      <w:r>
        <w:rPr>
          <w:lang w:val="en-US"/>
        </w:rPr>
        <w:t>Diisi sesuai penamaan badan hukum PIHAK PERTAMA</w:t>
      </w:r>
    </w:p>
  </w:comment>
  <w:comment w:id="35" w:author="Guideline" w:date="2021-04-08T14:36:00Z" w:initials="G">
    <w:p w14:paraId="19274939" w14:textId="2C36ABE9" w:rsidR="001F10BC" w:rsidRDefault="001F10BC">
      <w:pPr>
        <w:pStyle w:val="CommentText"/>
      </w:pPr>
      <w:r>
        <w:rPr>
          <w:rStyle w:val="CommentReference"/>
        </w:rPr>
        <w:annotationRef/>
      </w:r>
      <w:r>
        <w:rPr>
          <w:lang w:val="en-US"/>
        </w:rPr>
        <w:t>Komparisi PIHAK PERTAMA</w:t>
      </w:r>
    </w:p>
  </w:comment>
  <w:comment w:id="40" w:author="Guideline" w:date="2021-04-08T14:37:00Z" w:initials="G">
    <w:p w14:paraId="3F2FB496" w14:textId="34199356" w:rsidR="001F10BC" w:rsidRPr="00EC3F9D" w:rsidRDefault="001F10BC">
      <w:pPr>
        <w:pStyle w:val="CommentText"/>
        <w:rPr>
          <w:lang w:val="en-US"/>
        </w:rPr>
      </w:pPr>
      <w:r>
        <w:rPr>
          <w:rStyle w:val="CommentReference"/>
        </w:rPr>
        <w:annotationRef/>
      </w:r>
      <w:r>
        <w:rPr>
          <w:rStyle w:val="CommentReference"/>
        </w:rPr>
        <w:annotationRef/>
      </w:r>
      <w:r>
        <w:rPr>
          <w:lang w:val="en-US"/>
        </w:rPr>
        <w:t>Komparisi PIHAK PERTAMA</w:t>
      </w:r>
    </w:p>
  </w:comment>
  <w:comment w:id="45" w:author="Guideline" w:date="2021-04-08T14:38:00Z" w:initials="G">
    <w:p w14:paraId="1224B2A5" w14:textId="1F8880EC" w:rsidR="001F10BC" w:rsidRPr="00EC3F9D" w:rsidRDefault="001F10BC">
      <w:pPr>
        <w:pStyle w:val="CommentText"/>
        <w:rPr>
          <w:lang w:val="en-US"/>
        </w:rPr>
      </w:pPr>
      <w:r>
        <w:rPr>
          <w:rStyle w:val="CommentReference"/>
        </w:rPr>
        <w:annotationRef/>
      </w:r>
      <w:r>
        <w:rPr>
          <w:lang w:val="en-US"/>
        </w:rPr>
        <w:t>Jika Penandatangan Perjanjian Kerjasama adalah level Group Head atau di bawah Group Head, agar dilengkapi dengan nomor dan tanggal Surat Kuasa dari Direktur.</w:t>
      </w:r>
    </w:p>
  </w:comment>
  <w:comment w:id="44" w:author="Guideline" w:date="2021-04-08T14:37:00Z" w:initials="G">
    <w:p w14:paraId="2FA5B5EC" w14:textId="0F8C5508" w:rsidR="001F10BC" w:rsidRDefault="001F10BC">
      <w:pPr>
        <w:pStyle w:val="CommentText"/>
      </w:pPr>
      <w:r>
        <w:rPr>
          <w:rStyle w:val="CommentReference"/>
        </w:rPr>
        <w:annotationRef/>
      </w:r>
      <w:r>
        <w:rPr>
          <w:lang w:val="en-US"/>
        </w:rPr>
        <w:t>Komparisi PIHAK KEDUA</w:t>
      </w:r>
    </w:p>
  </w:comment>
  <w:comment w:id="80" w:author="Guideline" w:date="2021-04-08T14:38:00Z" w:initials="G">
    <w:p w14:paraId="78E986B3" w14:textId="4234FDE3" w:rsidR="001F10BC" w:rsidRDefault="001F10BC">
      <w:pPr>
        <w:pStyle w:val="CommentText"/>
      </w:pPr>
      <w:r>
        <w:rPr>
          <w:rStyle w:val="CommentReference"/>
        </w:rPr>
        <w:annotationRef/>
      </w:r>
      <w:r>
        <w:rPr>
          <w:lang w:val="en-US"/>
        </w:rPr>
        <w:t>TIDAK BOLEH diubah, karena berpotensi gratifikasi</w:t>
      </w:r>
    </w:p>
  </w:comment>
  <w:comment w:id="88" w:author="Guideline" w:date="2021-04-08T14:39:00Z" w:initials="G">
    <w:p w14:paraId="1018EC3B" w14:textId="07975251" w:rsidR="001F10BC" w:rsidRDefault="001F10BC">
      <w:pPr>
        <w:pStyle w:val="CommentText"/>
      </w:pPr>
      <w:r>
        <w:rPr>
          <w:rStyle w:val="CommentReference"/>
        </w:rPr>
        <w:annotationRef/>
      </w:r>
      <w:r>
        <w:rPr>
          <w:lang w:val="en-US"/>
        </w:rPr>
        <w:t>Dalam penggunaan perjanjian ini dengan mitra tertentu maka jenis pegawai di bagian ini agar dipilih sesuai dengan jenis mitra kerja sama.</w:t>
      </w:r>
    </w:p>
  </w:comment>
  <w:comment w:id="154" w:author="Guideline" w:date="2021-04-08T14:39:00Z" w:initials="G">
    <w:p w14:paraId="43E58AF6" w14:textId="009F3CDB" w:rsidR="001F10BC" w:rsidRDefault="001F10BC">
      <w:pPr>
        <w:pStyle w:val="CommentText"/>
      </w:pPr>
      <w:r>
        <w:rPr>
          <w:rStyle w:val="CommentReference"/>
        </w:rPr>
        <w:annotationRef/>
      </w:r>
      <w:r>
        <w:rPr>
          <w:lang w:val="en-US"/>
        </w:rPr>
        <w:t>Klausula ini berfungsi mengamankan posisi PIHAK KEDUA ketika terjadi mutasi karyawan atau perpindahan Payroll penghasilan ke Bank lain, sementara PIHAK KEDUA belum tentu telah bekerja sama dengan Satuan Kerja Baru.</w:t>
      </w:r>
    </w:p>
  </w:comment>
  <w:comment w:id="171" w:author="Jessie Parlin Andre Muller" w:date="2021-03-02T16:41:00Z" w:initials="Andre">
    <w:p w14:paraId="6A3ED915" w14:textId="77777777" w:rsidR="001F10BC" w:rsidRPr="009E1DB7" w:rsidRDefault="001F10BC">
      <w:pPr>
        <w:pStyle w:val="CommentText"/>
        <w:rPr>
          <w:lang w:val="en-US"/>
        </w:rPr>
      </w:pPr>
      <w:r>
        <w:rPr>
          <w:rStyle w:val="CommentReference"/>
        </w:rPr>
        <w:annotationRef/>
      </w:r>
      <w:r>
        <w:rPr>
          <w:lang w:val="en-US"/>
        </w:rPr>
        <w:t>Rewording usulan Pak Agus Suryanto di atas.</w:t>
      </w:r>
    </w:p>
  </w:comment>
  <w:comment w:id="172" w:author="benua.adhi" w:date="2021-03-17T13:51:00Z" w:initials="b">
    <w:p w14:paraId="42253D22" w14:textId="443FC083" w:rsidR="001F10BC" w:rsidRPr="008C0436" w:rsidRDefault="001F10BC">
      <w:pPr>
        <w:pStyle w:val="CommentText"/>
        <w:rPr>
          <w:lang w:val="en-US"/>
        </w:rPr>
      </w:pPr>
      <w:r>
        <w:rPr>
          <w:rStyle w:val="CommentReference"/>
        </w:rPr>
        <w:annotationRef/>
      </w:r>
      <w:r>
        <w:rPr>
          <w:lang w:val="en-US"/>
        </w:rPr>
        <w:t>Reject</w:t>
      </w:r>
    </w:p>
  </w:comment>
  <w:comment w:id="200" w:author="bdsuser" w:date="2021-03-09T14:43:00Z" w:initials="b">
    <w:p w14:paraId="081AE5EE" w14:textId="77777777" w:rsidR="001F10BC" w:rsidRPr="00A1457F" w:rsidRDefault="001F10BC">
      <w:pPr>
        <w:pStyle w:val="CommentText"/>
        <w:rPr>
          <w:lang w:val="en-US"/>
        </w:rPr>
      </w:pPr>
      <w:r>
        <w:rPr>
          <w:rStyle w:val="CommentReference"/>
        </w:rPr>
        <w:annotationRef/>
      </w:r>
      <w:r>
        <w:rPr>
          <w:lang w:val="en-US"/>
        </w:rPr>
        <w:t>Mohon dihindari penggunaan tanda “+”. Diubah menjadi “angsuran beserta denda”</w:t>
      </w:r>
    </w:p>
  </w:comment>
  <w:comment w:id="208" w:author="Guideline" w:date="2021-04-08T14:39:00Z" w:initials="G">
    <w:p w14:paraId="70623CFB" w14:textId="77777777" w:rsidR="001F10BC" w:rsidRDefault="001F10BC" w:rsidP="00EC3F9D">
      <w:pPr>
        <w:pStyle w:val="CommentText"/>
        <w:rPr>
          <w:lang w:val="en-US"/>
        </w:rPr>
      </w:pPr>
      <w:r>
        <w:rPr>
          <w:rStyle w:val="CommentReference"/>
        </w:rPr>
        <w:annotationRef/>
      </w:r>
      <w:r>
        <w:rPr>
          <w:lang w:val="en-US"/>
        </w:rPr>
        <w:t>Dilaksanakan :</w:t>
      </w:r>
    </w:p>
    <w:p w14:paraId="7E86D425" w14:textId="5BC0663F" w:rsidR="001F10BC" w:rsidRDefault="001F10BC" w:rsidP="00EC3F9D">
      <w:pPr>
        <w:pStyle w:val="CommentText"/>
        <w:numPr>
          <w:ilvl w:val="0"/>
          <w:numId w:val="193"/>
        </w:numPr>
        <w:rPr>
          <w:lang w:val="en-US"/>
        </w:rPr>
      </w:pPr>
      <w:r>
        <w:rPr>
          <w:lang w:val="en-US"/>
        </w:rPr>
        <w:t xml:space="preserve"> Jika PIHAK PERTAMA yang menghendaki (jika PIHAK PERTAMA tidak menghendaki, maka bisa didrop karena isi pernyataan telah masuk dalam batang tubuh Perjanjian).</w:t>
      </w:r>
    </w:p>
    <w:p w14:paraId="6D99275A" w14:textId="0B753BD3" w:rsidR="001F10BC" w:rsidRPr="00EC3F9D" w:rsidRDefault="001F10BC" w:rsidP="00EC3F9D">
      <w:pPr>
        <w:pStyle w:val="CommentText"/>
        <w:numPr>
          <w:ilvl w:val="0"/>
          <w:numId w:val="193"/>
        </w:numPr>
        <w:rPr>
          <w:lang w:val="en-US"/>
        </w:rPr>
      </w:pPr>
      <w:r>
        <w:rPr>
          <w:lang w:val="en-US"/>
        </w:rPr>
        <w:t xml:space="preserve"> </w:t>
      </w:r>
      <w:r w:rsidRPr="00EC3F9D">
        <w:rPr>
          <w:lang w:val="en-US"/>
        </w:rPr>
        <w:t>Format pernyataan dapat disesuaikan sesuai kebutuhan PIHAK PERTAMA.</w:t>
      </w:r>
    </w:p>
  </w:comment>
  <w:comment w:id="217" w:author="Guideline" w:date="2021-04-08T14:40:00Z" w:initials="G">
    <w:p w14:paraId="5AA243FF" w14:textId="7B40D436" w:rsidR="001F10BC" w:rsidRDefault="001F10BC">
      <w:pPr>
        <w:pStyle w:val="CommentText"/>
      </w:pPr>
      <w:r>
        <w:rPr>
          <w:rStyle w:val="CommentReference"/>
        </w:rPr>
        <w:annotationRef/>
      </w:r>
      <w:r>
        <w:rPr>
          <w:lang w:val="en-US"/>
        </w:rPr>
        <w:t>Agar dilengkapi judul atau perihal mengenai Surat Penujukan dimaksud</w:t>
      </w:r>
    </w:p>
  </w:comment>
  <w:comment w:id="255" w:author="Guideline" w:date="2021-04-08T14:40:00Z" w:initials="G">
    <w:p w14:paraId="5465059D" w14:textId="419330F9" w:rsidR="001F10BC" w:rsidRDefault="001F10BC">
      <w:pPr>
        <w:pStyle w:val="CommentText"/>
      </w:pPr>
      <w:r>
        <w:rPr>
          <w:rStyle w:val="CommentReference"/>
        </w:rPr>
        <w:annotationRef/>
      </w:r>
      <w:r>
        <w:rPr>
          <w:lang w:val="en-US"/>
        </w:rPr>
        <w:t>Merupakan kewajiban PIHAK PERTAMA terkait kelangsungan kewajiban angsuran debitur</w:t>
      </w:r>
    </w:p>
  </w:comment>
  <w:comment w:id="267" w:author="Guideline" w:date="2021-04-08T14:40:00Z" w:initials="G">
    <w:p w14:paraId="73116D96" w14:textId="6471F3CF" w:rsidR="001F10BC" w:rsidRDefault="001F10BC">
      <w:pPr>
        <w:pStyle w:val="CommentText"/>
      </w:pPr>
      <w:r>
        <w:rPr>
          <w:rStyle w:val="CommentReference"/>
        </w:rPr>
        <w:annotationRef/>
      </w:r>
      <w:r>
        <w:rPr>
          <w:lang w:val="en-US"/>
        </w:rPr>
        <w:t>Kewajiban PIHAK PERTAMA ketika kondisi Payroll</w:t>
      </w:r>
    </w:p>
  </w:comment>
  <w:comment w:id="274" w:author="Guideline" w:date="2021-04-08T14:40:00Z" w:initials="G">
    <w:p w14:paraId="0949C743" w14:textId="7DECDC58" w:rsidR="001F10BC" w:rsidRDefault="001F10BC">
      <w:pPr>
        <w:pStyle w:val="CommentText"/>
      </w:pPr>
      <w:r>
        <w:rPr>
          <w:rStyle w:val="CommentReference"/>
        </w:rPr>
        <w:annotationRef/>
      </w:r>
      <w:r>
        <w:rPr>
          <w:lang w:val="en-US"/>
        </w:rPr>
        <w:t>Kewajiban PIHAK PERTAMA ketika kondisi Payroll Sebagian &amp; Penyaluran KSM Hybrid</w:t>
      </w:r>
    </w:p>
  </w:comment>
  <w:comment w:id="282" w:author="Guideline" w:date="2021-04-28T09:42:00Z" w:initials="G">
    <w:p w14:paraId="24976F96" w14:textId="7AA8BFA2" w:rsidR="009E0130" w:rsidRDefault="009E0130">
      <w:pPr>
        <w:pStyle w:val="CommentText"/>
      </w:pPr>
      <w:r>
        <w:rPr>
          <w:rStyle w:val="CommentReference"/>
        </w:rPr>
        <w:annotationRef/>
      </w:r>
      <w:r>
        <w:rPr>
          <w:lang w:val="en-US"/>
        </w:rPr>
        <w:t>Kewajiban PIHAK PERTAMA ketika kondisi Non Payroll ATAU terjadi perubahan dari Payroll menjadi Non Payroll.</w:t>
      </w:r>
    </w:p>
  </w:comment>
  <w:comment w:id="289" w:author="Guideline" w:date="2021-04-08T14:41:00Z" w:initials="G">
    <w:p w14:paraId="177F85DB" w14:textId="3600A214" w:rsidR="001F10BC" w:rsidRDefault="001F10BC">
      <w:pPr>
        <w:pStyle w:val="CommentText"/>
      </w:pPr>
      <w:r>
        <w:rPr>
          <w:rStyle w:val="CommentReference"/>
        </w:rPr>
        <w:annotationRef/>
      </w:r>
      <w:r>
        <w:rPr>
          <w:lang w:val="en-US"/>
        </w:rPr>
        <w:t>Mohon dipastikan dalam pelaksanaannya bahwa seluruh Debitur menyerahkan bukti copy surat kuasa dari dirinya kepada instansi tempat ia bekerja terkait hal ini.</w:t>
      </w:r>
    </w:p>
  </w:comment>
  <w:comment w:id="287" w:author="Guideline" w:date="2021-04-08T14:41:00Z" w:initials="G">
    <w:p w14:paraId="34E6DEBE" w14:textId="00D24315" w:rsidR="001F10BC" w:rsidRDefault="001F10BC">
      <w:pPr>
        <w:pStyle w:val="CommentText"/>
      </w:pPr>
      <w:r>
        <w:rPr>
          <w:rStyle w:val="CommentReference"/>
        </w:rPr>
        <w:annotationRef/>
      </w:r>
      <w:r>
        <w:rPr>
          <w:lang w:val="en-US"/>
        </w:rPr>
        <w:t>Kewajiban PIHAK PERTAMA terkait hak finansial yang dimiliki debitur ketika kondisi debitur berhenti bekerja.</w:t>
      </w:r>
    </w:p>
  </w:comment>
  <w:comment w:id="291" w:author="Guideline" w:date="2021-04-08T14:41:00Z" w:initials="G">
    <w:p w14:paraId="3894E1B4" w14:textId="76E9F2BB" w:rsidR="001F10BC" w:rsidRDefault="001F10BC">
      <w:pPr>
        <w:pStyle w:val="CommentText"/>
      </w:pPr>
      <w:r>
        <w:rPr>
          <w:rStyle w:val="CommentReference"/>
        </w:rPr>
        <w:annotationRef/>
      </w:r>
      <w:r>
        <w:rPr>
          <w:lang w:val="en-US"/>
        </w:rPr>
        <w:t>Kewajiban PIHAK PERTAMA terkait pemberitahuan kepada PIHAK KEDUA ketika ada kondisi tertentu yang terjadi pada debitur yang berdampak pada pembayaran penghasilan debitur.</w:t>
      </w:r>
    </w:p>
  </w:comment>
  <w:comment w:id="300" w:author="Guideline" w:date="2021-04-08T14:41:00Z" w:initials="G">
    <w:p w14:paraId="3D6ED489" w14:textId="77777777" w:rsidR="001F10BC" w:rsidRDefault="001F10BC" w:rsidP="00EC3F9D">
      <w:pPr>
        <w:pStyle w:val="CommentText"/>
        <w:rPr>
          <w:lang w:val="en-US"/>
        </w:rPr>
      </w:pPr>
      <w:r>
        <w:rPr>
          <w:rStyle w:val="CommentReference"/>
        </w:rPr>
        <w:annotationRef/>
      </w:r>
      <w:r>
        <w:rPr>
          <w:lang w:val="en-US"/>
        </w:rPr>
        <w:t>Dilaksanakan :</w:t>
      </w:r>
    </w:p>
    <w:p w14:paraId="270D1753" w14:textId="2AAD1E24" w:rsidR="001F10BC" w:rsidRDefault="001F10BC" w:rsidP="00EC3F9D">
      <w:pPr>
        <w:pStyle w:val="CommentText"/>
        <w:numPr>
          <w:ilvl w:val="0"/>
          <w:numId w:val="193"/>
        </w:numPr>
        <w:rPr>
          <w:lang w:val="en-US"/>
        </w:rPr>
      </w:pPr>
      <w:r>
        <w:rPr>
          <w:lang w:val="en-US"/>
        </w:rPr>
        <w:t xml:space="preserve"> Jika PIHAK PERTAMA yang menghendaki (jika PIHAK PERTAMA tidak menghendaki, maka bisa didrop karena isi pernyataan telah masuk dalam batang tubuh Perjanjian).</w:t>
      </w:r>
    </w:p>
    <w:p w14:paraId="1376A5B0" w14:textId="79F90B87" w:rsidR="001F10BC" w:rsidRPr="00EC3F9D" w:rsidRDefault="001F10BC" w:rsidP="00EC3F9D">
      <w:pPr>
        <w:pStyle w:val="CommentText"/>
        <w:numPr>
          <w:ilvl w:val="0"/>
          <w:numId w:val="193"/>
        </w:numPr>
        <w:rPr>
          <w:lang w:val="en-US"/>
        </w:rPr>
      </w:pPr>
      <w:r>
        <w:rPr>
          <w:lang w:val="en-US"/>
        </w:rPr>
        <w:t xml:space="preserve"> </w:t>
      </w:r>
      <w:r w:rsidRPr="00EC3F9D">
        <w:rPr>
          <w:lang w:val="en-US"/>
        </w:rPr>
        <w:t>Format pernyataan dapat disesuaikan sesuai kebutuhan PIHAK PERTAMA.</w:t>
      </w:r>
    </w:p>
  </w:comment>
  <w:comment w:id="314" w:author="Guideline" w:date="2021-04-08T14:42:00Z" w:initials="G">
    <w:p w14:paraId="40C15A2B" w14:textId="027A904A" w:rsidR="001F10BC" w:rsidRDefault="001F10BC">
      <w:pPr>
        <w:pStyle w:val="CommentText"/>
      </w:pPr>
      <w:r>
        <w:rPr>
          <w:rStyle w:val="CommentReference"/>
        </w:rPr>
        <w:annotationRef/>
      </w:r>
      <w:r>
        <w:rPr>
          <w:lang w:val="en-US"/>
        </w:rPr>
        <w:t>Hak PIHAK PERTAMA mendapatkan Imbal Jasa.</w:t>
      </w:r>
    </w:p>
  </w:comment>
  <w:comment w:id="325" w:author="Guideline" w:date="2021-04-08T14:42:00Z" w:initials="G">
    <w:p w14:paraId="69F67204" w14:textId="77777777" w:rsidR="001F10BC" w:rsidRDefault="001F10BC" w:rsidP="00EC3F9D">
      <w:pPr>
        <w:pStyle w:val="CommentText"/>
        <w:rPr>
          <w:lang w:val="en-US"/>
        </w:rPr>
      </w:pPr>
      <w:r>
        <w:rPr>
          <w:rStyle w:val="CommentReference"/>
        </w:rPr>
        <w:annotationRef/>
      </w:r>
      <w:r>
        <w:rPr>
          <w:lang w:val="en-US"/>
        </w:rPr>
        <w:t>TIDAK BOLEH diubah, karena merupakan bentuk transparansi guna menghindari potensi gratifikasi.</w:t>
      </w:r>
    </w:p>
    <w:p w14:paraId="32F96699" w14:textId="2E80F20C" w:rsidR="001F10BC" w:rsidRDefault="001F10BC" w:rsidP="00EC3F9D">
      <w:pPr>
        <w:pStyle w:val="CommentText"/>
      </w:pPr>
      <w:r>
        <w:rPr>
          <w:lang w:val="en-US"/>
        </w:rPr>
        <w:t>Merupakan kewajiban PIHAK KEDUA terkait Imbal Jasa, dikarenakan PIHAK PERTAMA menghendaki adanya Imbal Jasa.</w:t>
      </w:r>
    </w:p>
  </w:comment>
  <w:comment w:id="346" w:author="Guideline" w:date="2021-04-08T14:42:00Z" w:initials="G">
    <w:p w14:paraId="0D0E7A93" w14:textId="3E3B7AC3" w:rsidR="001F10BC" w:rsidRDefault="001F10BC">
      <w:pPr>
        <w:pStyle w:val="CommentText"/>
      </w:pPr>
      <w:r>
        <w:rPr>
          <w:rStyle w:val="CommentReference"/>
        </w:rPr>
        <w:annotationRef/>
      </w:r>
      <w:r>
        <w:rPr>
          <w:lang w:val="en-US"/>
        </w:rPr>
        <w:t>Jangka waktu bisa disesuaikan dengan kesepakatan PARA PIHAK</w:t>
      </w:r>
    </w:p>
  </w:comment>
  <w:comment w:id="354" w:author="Guideline" w:date="2021-04-08T14:42:00Z" w:initials="G">
    <w:p w14:paraId="5397E56D" w14:textId="10B1D0CC" w:rsidR="001F10BC" w:rsidRDefault="001F10BC">
      <w:pPr>
        <w:pStyle w:val="CommentText"/>
      </w:pPr>
      <w:r>
        <w:rPr>
          <w:rStyle w:val="CommentReference"/>
        </w:rPr>
        <w:annotationRef/>
      </w:r>
      <w:r>
        <w:rPr>
          <w:lang w:val="en-US"/>
        </w:rPr>
        <w:t>Klausula ini berfungsi mengamankan posisi PIHAK KEDUA ketika Perjanjian berakhir sementara tenor kredit yang disalurkan melebihi masa berlaku Perjanjian (sehingga PIHAK PERTAMA tetap wajib melaksanakan kewajibannya meskipun Perjanjian berakhir).</w:t>
      </w:r>
    </w:p>
  </w:comment>
  <w:comment w:id="376" w:author="Guideline" w:date="2021-04-08T14:43:00Z" w:initials="G">
    <w:p w14:paraId="4AAE4634" w14:textId="3E8B9C55" w:rsidR="001F10BC" w:rsidRDefault="001F10BC">
      <w:pPr>
        <w:pStyle w:val="CommentText"/>
      </w:pPr>
      <w:r>
        <w:rPr>
          <w:rStyle w:val="CommentReference"/>
        </w:rPr>
        <w:annotationRef/>
      </w:r>
      <w:r>
        <w:rPr>
          <w:lang w:val="en-US"/>
        </w:rPr>
        <w:t>Klausula kerahasiaan.</w:t>
      </w:r>
    </w:p>
  </w:comment>
  <w:comment w:id="398" w:author="Guideline" w:date="2021-04-08T14:43:00Z" w:initials="G">
    <w:p w14:paraId="0E918845" w14:textId="44632A2F" w:rsidR="001F10BC" w:rsidRDefault="001F10BC">
      <w:pPr>
        <w:pStyle w:val="CommentText"/>
      </w:pPr>
      <w:r>
        <w:rPr>
          <w:rStyle w:val="CommentReference"/>
        </w:rPr>
        <w:annotationRef/>
      </w:r>
      <w:r>
        <w:rPr>
          <w:lang w:val="en-US"/>
        </w:rPr>
        <w:t>Klausula kerahasiaan.</w:t>
      </w:r>
    </w:p>
  </w:comment>
  <w:comment w:id="585" w:author="Guideline" w:date="2021-04-08T14:43:00Z" w:initials="G">
    <w:p w14:paraId="33D7079F" w14:textId="77777777" w:rsidR="001F10BC" w:rsidRDefault="001F10BC" w:rsidP="00EC3F9D">
      <w:pPr>
        <w:pStyle w:val="CommentText"/>
        <w:rPr>
          <w:lang w:val="en-US"/>
        </w:rPr>
      </w:pPr>
      <w:r>
        <w:rPr>
          <w:rStyle w:val="CommentReference"/>
        </w:rPr>
        <w:annotationRef/>
      </w:r>
      <w:r>
        <w:rPr>
          <w:lang w:val="en-US"/>
        </w:rPr>
        <w:t>Dilaksanakan :</w:t>
      </w:r>
    </w:p>
    <w:p w14:paraId="191815C4" w14:textId="5B4A1B18" w:rsidR="001F10BC" w:rsidRDefault="001F10BC" w:rsidP="00EC3F9D">
      <w:pPr>
        <w:pStyle w:val="CommentText"/>
        <w:numPr>
          <w:ilvl w:val="0"/>
          <w:numId w:val="193"/>
        </w:numPr>
        <w:rPr>
          <w:lang w:val="en-US"/>
        </w:rPr>
      </w:pPr>
      <w:r>
        <w:rPr>
          <w:lang w:val="en-US"/>
        </w:rPr>
        <w:t xml:space="preserve"> Jika PIHAK PERTAMA yang menghendaki (jika PIHAK PERTAMA tidak menghendaki, maka bisa didrop karena isi pernyataan telah masuk dalam batang tubuh Perjanjian).</w:t>
      </w:r>
    </w:p>
    <w:p w14:paraId="7B8D8F96" w14:textId="1D385C9F" w:rsidR="001F10BC" w:rsidRPr="00EC3F9D" w:rsidRDefault="001F10BC" w:rsidP="00EC3F9D">
      <w:pPr>
        <w:pStyle w:val="CommentText"/>
        <w:numPr>
          <w:ilvl w:val="0"/>
          <w:numId w:val="193"/>
        </w:numPr>
        <w:rPr>
          <w:lang w:val="en-US"/>
        </w:rPr>
      </w:pPr>
      <w:r>
        <w:rPr>
          <w:lang w:val="en-US"/>
        </w:rPr>
        <w:t xml:space="preserve"> </w:t>
      </w:r>
      <w:r w:rsidRPr="00EC3F9D">
        <w:rPr>
          <w:lang w:val="en-US"/>
        </w:rPr>
        <w:t>Format pernyataan dapat disesuaikan sesuai kebutuhan PIHAK PERTAMA.</w:t>
      </w:r>
    </w:p>
  </w:comment>
  <w:comment w:id="623" w:author="Jessie Parlin Andre Muller" w:date="2021-03-02T16:50:00Z" w:initials="Andre">
    <w:p w14:paraId="70B8C6F3" w14:textId="77777777" w:rsidR="001F10BC" w:rsidRPr="00287A8C" w:rsidRDefault="001F10BC">
      <w:pPr>
        <w:pStyle w:val="CommentText"/>
        <w:rPr>
          <w:lang w:val="en-US"/>
        </w:rPr>
      </w:pPr>
      <w:r>
        <w:rPr>
          <w:rStyle w:val="CommentReference"/>
        </w:rPr>
        <w:annotationRef/>
      </w:r>
      <w:r>
        <w:rPr>
          <w:lang w:val="en-US"/>
        </w:rPr>
        <w:t>Mengacu pada comment di atas, agar diselaraskan di seluruh bagian draft PKS dan lampirannya</w:t>
      </w:r>
    </w:p>
  </w:comment>
  <w:comment w:id="835" w:author="Guideline" w:date="2021-04-08T14:44:00Z" w:initials="G">
    <w:p w14:paraId="31DB5A40" w14:textId="34D44E0F" w:rsidR="001F10BC" w:rsidRDefault="001F10BC">
      <w:pPr>
        <w:pStyle w:val="CommentText"/>
      </w:pPr>
      <w:r>
        <w:rPr>
          <w:rStyle w:val="CommentReference"/>
        </w:rPr>
        <w:annotationRef/>
      </w:r>
      <w:r>
        <w:rPr>
          <w:lang w:val="en-US"/>
        </w:rPr>
        <w:t>Diisi sesuai penamaan badan hukum PIHAK PERTAMA.</w:t>
      </w:r>
    </w:p>
  </w:comment>
  <w:comment w:id="841" w:author="Guideline" w:date="2021-04-08T14:44:00Z" w:initials="G">
    <w:p w14:paraId="4928AC34" w14:textId="53A4AA5D" w:rsidR="001F10BC" w:rsidRDefault="001F10BC">
      <w:pPr>
        <w:pStyle w:val="CommentText"/>
      </w:pPr>
      <w:r>
        <w:rPr>
          <w:rStyle w:val="CommentReference"/>
        </w:rPr>
        <w:annotationRef/>
      </w:r>
      <w:r>
        <w:rPr>
          <w:lang w:val="en-US"/>
        </w:rPr>
        <w:t>Penomoran PKS dari PIHAK PERTAMA &amp; PIHAK KEDUA.</w:t>
      </w:r>
    </w:p>
  </w:comment>
  <w:comment w:id="850" w:author="Guideline" w:date="2021-04-08T14:44:00Z" w:initials="G">
    <w:p w14:paraId="31CBBD6A" w14:textId="47D64557" w:rsidR="001F10BC" w:rsidRDefault="001F10BC">
      <w:pPr>
        <w:pStyle w:val="CommentText"/>
      </w:pPr>
      <w:r>
        <w:rPr>
          <w:rStyle w:val="CommentReference"/>
        </w:rPr>
        <w:annotationRef/>
      </w:r>
      <w:r>
        <w:rPr>
          <w:lang w:val="en-US"/>
        </w:rPr>
        <w:t>Diisi hari, tanggal, bulan, &amp; tahun dalam abjad.</w:t>
      </w:r>
    </w:p>
  </w:comment>
  <w:comment w:id="858" w:author="Guideline" w:date="2021-04-08T14:44:00Z" w:initials="G">
    <w:p w14:paraId="0A91EA8D" w14:textId="427E94C9" w:rsidR="001F10BC" w:rsidRDefault="001F10BC">
      <w:pPr>
        <w:pStyle w:val="CommentText"/>
      </w:pPr>
      <w:r>
        <w:rPr>
          <w:rStyle w:val="CommentReference"/>
        </w:rPr>
        <w:annotationRef/>
      </w:r>
      <w:r>
        <w:rPr>
          <w:lang w:val="en-US"/>
        </w:rPr>
        <w:t>Diisi hari, tanggal, bulan, &amp; tahun dalam angka.</w:t>
      </w:r>
    </w:p>
  </w:comment>
  <w:comment w:id="871" w:author="Guideline" w:date="2021-04-08T14:45:00Z" w:initials="G">
    <w:p w14:paraId="19710E7B" w14:textId="10C55961" w:rsidR="001F10BC" w:rsidRDefault="001F10BC">
      <w:pPr>
        <w:pStyle w:val="CommentText"/>
      </w:pPr>
      <w:r>
        <w:rPr>
          <w:rStyle w:val="CommentReference"/>
        </w:rPr>
        <w:annotationRef/>
      </w:r>
      <w:r>
        <w:rPr>
          <w:lang w:val="en-US"/>
        </w:rPr>
        <w:t>Diisi sesuai penamaan badan hukum PIHAK PERTAMA.</w:t>
      </w:r>
    </w:p>
  </w:comment>
  <w:comment w:id="877" w:author="Guideline" w:date="2021-04-08T14:45:00Z" w:initials="G">
    <w:p w14:paraId="36514D41" w14:textId="318F12A6" w:rsidR="001F10BC" w:rsidRDefault="001F10BC">
      <w:pPr>
        <w:pStyle w:val="CommentText"/>
      </w:pPr>
      <w:r>
        <w:rPr>
          <w:rStyle w:val="CommentReference"/>
        </w:rPr>
        <w:annotationRef/>
      </w:r>
      <w:r>
        <w:rPr>
          <w:lang w:val="en-US"/>
        </w:rPr>
        <w:t>Komparisi PIHAK PERTAMA.</w:t>
      </w:r>
    </w:p>
  </w:comment>
  <w:comment w:id="917" w:author="Guideline" w:date="2021-04-08T14:45:00Z" w:initials="G">
    <w:p w14:paraId="74F2B5E2" w14:textId="2331ACFA" w:rsidR="001F10BC" w:rsidRDefault="001F10BC">
      <w:pPr>
        <w:pStyle w:val="CommentText"/>
      </w:pPr>
      <w:r>
        <w:rPr>
          <w:rStyle w:val="CommentReference"/>
        </w:rPr>
        <w:annotationRef/>
      </w:r>
      <w:r>
        <w:rPr>
          <w:lang w:val="en-US"/>
        </w:rPr>
        <w:t>Komparisi PIHAK PERTAMA.</w:t>
      </w:r>
    </w:p>
  </w:comment>
  <w:comment w:id="930" w:author="Guideline" w:date="2021-04-09T09:36:00Z" w:initials="G">
    <w:p w14:paraId="6C372596" w14:textId="2C7F85C3" w:rsidR="001F10BC" w:rsidRDefault="001F10BC">
      <w:pPr>
        <w:pStyle w:val="CommentText"/>
      </w:pPr>
      <w:r>
        <w:rPr>
          <w:rStyle w:val="CommentReference"/>
        </w:rPr>
        <w:annotationRef/>
      </w:r>
      <w:r>
        <w:rPr>
          <w:lang w:val="en-US"/>
        </w:rPr>
        <w:t>Agar dilengkapi dengan nomor dan tanggal Surat Kuasa Pejabat Penandatangan dari Direktur, jika penandatangan PKS bukan Direktur</w:t>
      </w:r>
    </w:p>
  </w:comment>
  <w:comment w:id="927" w:author="Guideline" w:date="2021-04-08T14:45:00Z" w:initials="G">
    <w:p w14:paraId="7747CA33" w14:textId="26D4DB96" w:rsidR="001F10BC" w:rsidRDefault="001F10BC">
      <w:pPr>
        <w:pStyle w:val="CommentText"/>
      </w:pPr>
      <w:r>
        <w:rPr>
          <w:rStyle w:val="CommentReference"/>
        </w:rPr>
        <w:annotationRef/>
      </w:r>
      <w:r>
        <w:rPr>
          <w:lang w:val="en-US"/>
        </w:rPr>
        <w:t>Komparisi PIHAK KEDUA.</w:t>
      </w:r>
    </w:p>
  </w:comment>
  <w:comment w:id="933" w:author="Guideline" w:date="2021-04-09T09:36:00Z" w:initials="G">
    <w:p w14:paraId="03F5A84C" w14:textId="72962460" w:rsidR="001F10BC" w:rsidRPr="008A704B" w:rsidRDefault="001F10BC">
      <w:pPr>
        <w:pStyle w:val="CommentText"/>
        <w:rPr>
          <w:lang w:val="en-US"/>
        </w:rPr>
      </w:pPr>
      <w:r>
        <w:rPr>
          <w:rStyle w:val="CommentReference"/>
        </w:rPr>
        <w:annotationRef/>
      </w:r>
      <w:r>
        <w:rPr>
          <w:lang w:val="en-US"/>
        </w:rPr>
        <w:t>Untuk mempertegas acuan jumlah besaran angsuran.</w:t>
      </w:r>
    </w:p>
  </w:comment>
  <w:comment w:id="952" w:author="Guideline" w:date="2021-04-09T09:36:00Z" w:initials="G">
    <w:p w14:paraId="2FB55CD3" w14:textId="12B23A57" w:rsidR="001F10BC" w:rsidRDefault="001F10BC">
      <w:pPr>
        <w:pStyle w:val="CommentText"/>
      </w:pPr>
      <w:r>
        <w:rPr>
          <w:rStyle w:val="CommentReference"/>
        </w:rPr>
        <w:annotationRef/>
      </w:r>
      <w:r>
        <w:rPr>
          <w:lang w:val="en-US"/>
        </w:rPr>
        <w:t>Dalam penggunaan perjanjian ini dengan mitra tertentu maka jenis pegawai di bagian ini agar dipilih sesuai dengan jenis mitra kerja sama.</w:t>
      </w:r>
    </w:p>
  </w:comment>
  <w:comment w:id="966" w:author="Guideline" w:date="2021-04-09T09:44:00Z" w:initials="G">
    <w:p w14:paraId="45C6421D" w14:textId="61C5C095" w:rsidR="001F10BC" w:rsidRDefault="001F10BC">
      <w:pPr>
        <w:pStyle w:val="CommentText"/>
      </w:pPr>
      <w:r>
        <w:rPr>
          <w:rStyle w:val="CommentReference"/>
        </w:rPr>
        <w:annotationRef/>
      </w:r>
      <w:r>
        <w:rPr>
          <w:lang w:val="en-US"/>
        </w:rPr>
        <w:t>Klausula ini berfungsi mengamankan posisi PIHAK KEDUA ketika terjadi mutasi karyawan atau perpindahan Payroll penghasilan ke Bank lain, sementara PIHAK KEDUA belum tentu telah bekerja sama dengan Satuan Kerja Baru.</w:t>
      </w:r>
    </w:p>
  </w:comment>
  <w:comment w:id="978" w:author="Jessie Parlin Andre Muller" w:date="2021-03-02T16:54:00Z" w:initials="Andre">
    <w:p w14:paraId="4E30B6ED" w14:textId="77777777" w:rsidR="001F10BC" w:rsidRPr="009E1DB7" w:rsidRDefault="001F10BC" w:rsidP="006B47FD">
      <w:pPr>
        <w:pStyle w:val="CommentText"/>
        <w:rPr>
          <w:lang w:val="en-US"/>
        </w:rPr>
      </w:pPr>
      <w:r>
        <w:rPr>
          <w:rStyle w:val="CommentReference"/>
        </w:rPr>
        <w:annotationRef/>
      </w:r>
      <w:r>
        <w:rPr>
          <w:lang w:val="en-US"/>
        </w:rPr>
        <w:t>Rewording usulan Pak Agus Suryanto di atas.</w:t>
      </w:r>
    </w:p>
  </w:comment>
  <w:comment w:id="1018" w:author="Guideline" w:date="2021-04-09T09:51:00Z" w:initials="G">
    <w:p w14:paraId="4DAA93A7" w14:textId="77777777" w:rsidR="001F10BC" w:rsidRDefault="001F10BC" w:rsidP="00F708E4">
      <w:pPr>
        <w:pStyle w:val="CommentText"/>
        <w:rPr>
          <w:lang w:val="en-US"/>
        </w:rPr>
      </w:pPr>
      <w:r>
        <w:rPr>
          <w:rStyle w:val="CommentReference"/>
        </w:rPr>
        <w:annotationRef/>
      </w:r>
      <w:r>
        <w:rPr>
          <w:lang w:val="en-US"/>
        </w:rPr>
        <w:t>Dilaksanakan :</w:t>
      </w:r>
    </w:p>
    <w:p w14:paraId="6C1D1ED2" w14:textId="587015A4" w:rsidR="001F10BC" w:rsidRDefault="001F10BC" w:rsidP="00F708E4">
      <w:pPr>
        <w:pStyle w:val="CommentText"/>
        <w:numPr>
          <w:ilvl w:val="0"/>
          <w:numId w:val="193"/>
        </w:numPr>
        <w:rPr>
          <w:lang w:val="en-US"/>
        </w:rPr>
      </w:pPr>
      <w:r>
        <w:rPr>
          <w:lang w:val="en-US"/>
        </w:rPr>
        <w:t xml:space="preserve"> Jika PIHAK PERTAMA yang menghendaki (jika PIHAK PERTAMA tidak menghendaki, maka bisa didrop karena isi pernyataan telah masuk dalam batang tubuh Perjanjian).</w:t>
      </w:r>
    </w:p>
    <w:p w14:paraId="3A4A11CF" w14:textId="343460BE" w:rsidR="001F10BC" w:rsidRPr="00F708E4" w:rsidRDefault="001F10BC" w:rsidP="00F708E4">
      <w:pPr>
        <w:pStyle w:val="CommentText"/>
        <w:numPr>
          <w:ilvl w:val="0"/>
          <w:numId w:val="193"/>
        </w:numPr>
        <w:rPr>
          <w:lang w:val="en-US"/>
        </w:rPr>
      </w:pPr>
      <w:r>
        <w:rPr>
          <w:lang w:val="en-US"/>
        </w:rPr>
        <w:t xml:space="preserve"> </w:t>
      </w:r>
      <w:r w:rsidRPr="00F708E4">
        <w:rPr>
          <w:lang w:val="en-US"/>
        </w:rPr>
        <w:t>Format pernyataan dapat disesuaikan sesuai kebutuhan PIHAK PERTAMA.</w:t>
      </w:r>
    </w:p>
  </w:comment>
  <w:comment w:id="1021" w:author="Guideline" w:date="2021-04-09T09:51:00Z" w:initials="G">
    <w:p w14:paraId="79FFB2D6" w14:textId="3825D6D1" w:rsidR="001F10BC" w:rsidRPr="00F708E4" w:rsidRDefault="001F10BC">
      <w:pPr>
        <w:pStyle w:val="CommentText"/>
        <w:rPr>
          <w:lang w:val="en-US"/>
        </w:rPr>
      </w:pPr>
      <w:r>
        <w:rPr>
          <w:rStyle w:val="CommentReference"/>
        </w:rPr>
        <w:annotationRef/>
      </w:r>
      <w:r>
        <w:rPr>
          <w:rStyle w:val="CommentReference"/>
        </w:rPr>
        <w:annotationRef/>
      </w:r>
      <w:r>
        <w:rPr>
          <w:lang w:val="en-US"/>
        </w:rPr>
        <w:t>Agar dilengkapi judul Surat Penunjukan dimaksud</w:t>
      </w:r>
    </w:p>
  </w:comment>
  <w:comment w:id="1044" w:author="Guideline" w:date="2021-04-09T09:51:00Z" w:initials="G">
    <w:p w14:paraId="3844EAA0" w14:textId="36064980" w:rsidR="001F10BC" w:rsidRDefault="001F10BC">
      <w:pPr>
        <w:pStyle w:val="CommentText"/>
      </w:pPr>
      <w:r>
        <w:rPr>
          <w:rStyle w:val="CommentReference"/>
        </w:rPr>
        <w:annotationRef/>
      </w:r>
      <w:r>
        <w:rPr>
          <w:lang w:val="en-US"/>
        </w:rPr>
        <w:t>Mohon penjelasan mengenai parameter seleksi ketat yang dilakukan oleh PIHAK PERTAMA. Seharusnya seleksi ini dilakukan berdasarkan RAC Bank Mandiri.</w:t>
      </w:r>
    </w:p>
  </w:comment>
  <w:comment w:id="1045" w:author="Guideline" w:date="2021-04-09T09:52:00Z" w:initials="G">
    <w:p w14:paraId="15BCC395" w14:textId="2D764292" w:rsidR="001F10BC" w:rsidRDefault="001F10BC">
      <w:pPr>
        <w:pStyle w:val="CommentText"/>
      </w:pPr>
      <w:r>
        <w:rPr>
          <w:rStyle w:val="CommentReference"/>
        </w:rPr>
        <w:annotationRef/>
      </w:r>
      <w:r>
        <w:rPr>
          <w:lang w:val="en-US"/>
        </w:rPr>
        <w:t>Merupakan kewajiban PIHAK PERTAMA terkait kelangsungan kewajiban angsuran debitur</w:t>
      </w:r>
    </w:p>
  </w:comment>
  <w:comment w:id="1048" w:author="Guideline" w:date="2021-04-09T10:05:00Z" w:initials="G">
    <w:p w14:paraId="4EF623E9" w14:textId="169BFEE5" w:rsidR="001F10BC" w:rsidRDefault="001F10BC">
      <w:pPr>
        <w:pStyle w:val="CommentText"/>
      </w:pPr>
      <w:r>
        <w:rPr>
          <w:rStyle w:val="CommentReference"/>
        </w:rPr>
        <w:annotationRef/>
      </w:r>
      <w:r>
        <w:rPr>
          <w:lang w:val="en-US"/>
        </w:rPr>
        <w:t>Kewajiban PIHAK PERTAMA ketika kondisi Payroll</w:t>
      </w:r>
    </w:p>
  </w:comment>
  <w:comment w:id="1049" w:author="Guideline" w:date="2021-04-09T10:36:00Z" w:initials="G">
    <w:p w14:paraId="5168C0DA" w14:textId="7E9CC679" w:rsidR="001F10BC" w:rsidRDefault="001F10BC">
      <w:pPr>
        <w:pStyle w:val="CommentText"/>
      </w:pPr>
      <w:r>
        <w:rPr>
          <w:rStyle w:val="CommentReference"/>
        </w:rPr>
        <w:annotationRef/>
      </w:r>
      <w:r>
        <w:rPr>
          <w:lang w:val="en-US"/>
        </w:rPr>
        <w:t>Kewajiban PIHAK PERTAMA ketika kondisi Payroll Sebagian &amp; Penyaluran KSM Hybrid.</w:t>
      </w:r>
    </w:p>
  </w:comment>
  <w:comment w:id="1052" w:author="Guideline" w:date="2021-04-09T10:37:00Z" w:initials="G">
    <w:p w14:paraId="267C5EB7" w14:textId="751CBBC5" w:rsidR="001F10BC" w:rsidRDefault="001F10BC">
      <w:pPr>
        <w:pStyle w:val="CommentText"/>
      </w:pPr>
      <w:r>
        <w:rPr>
          <w:rStyle w:val="CommentReference"/>
        </w:rPr>
        <w:annotationRef/>
      </w:r>
      <w:r>
        <w:rPr>
          <w:rStyle w:val="CommentReference"/>
        </w:rPr>
        <w:annotationRef/>
      </w:r>
      <w:r>
        <w:rPr>
          <w:lang w:val="en-US"/>
        </w:rPr>
        <w:t>Kewajiban PIHAK PERTAMA ketika kondisi Non Payroll ATAU terjadi perubahan dari Payroll menjadi Non Payroll</w:t>
      </w:r>
    </w:p>
  </w:comment>
  <w:comment w:id="1054" w:author="Guideline" w:date="2021-04-09T10:37:00Z" w:initials="G">
    <w:p w14:paraId="7571B87C" w14:textId="142C474E" w:rsidR="001F10BC" w:rsidRDefault="001F10BC">
      <w:pPr>
        <w:pStyle w:val="CommentText"/>
      </w:pPr>
      <w:r>
        <w:rPr>
          <w:rStyle w:val="CommentReference"/>
        </w:rPr>
        <w:annotationRef/>
      </w:r>
      <w:r>
        <w:rPr>
          <w:lang w:val="en-US"/>
        </w:rPr>
        <w:t>Kewajiban PIHAK PERTAMA terkait hak finansial yang dimiliki debitur ketika kondisi debitur berhenti bekerja.</w:t>
      </w:r>
    </w:p>
  </w:comment>
  <w:comment w:id="1055" w:author="Guideline" w:date="2021-04-09T10:38:00Z" w:initials="G">
    <w:p w14:paraId="5698F817" w14:textId="5B1AC81D" w:rsidR="001F10BC" w:rsidRDefault="001F10BC">
      <w:pPr>
        <w:pStyle w:val="CommentText"/>
      </w:pPr>
      <w:r>
        <w:rPr>
          <w:rStyle w:val="CommentReference"/>
        </w:rPr>
        <w:annotationRef/>
      </w:r>
      <w:r>
        <w:rPr>
          <w:lang w:val="en-US"/>
        </w:rPr>
        <w:t>Kewajiban PIHAK PERTAMA terkait pemberitahuan kepada PIHAK KEDUA ketika ada kondisi tertentu yang terjadi pada debitur yang berdampak pada pembayaran penghasilan debitur.</w:t>
      </w:r>
    </w:p>
  </w:comment>
  <w:comment w:id="1062" w:author="Guideline" w:date="2021-04-09T10:39:00Z" w:initials="G">
    <w:p w14:paraId="184957C6" w14:textId="77777777" w:rsidR="001F10BC" w:rsidRDefault="001F10BC" w:rsidP="00B80FD2">
      <w:pPr>
        <w:pStyle w:val="CommentText"/>
        <w:rPr>
          <w:lang w:val="en-US"/>
        </w:rPr>
      </w:pPr>
      <w:r>
        <w:rPr>
          <w:rStyle w:val="CommentReference"/>
        </w:rPr>
        <w:annotationRef/>
      </w:r>
      <w:r>
        <w:rPr>
          <w:lang w:val="en-US"/>
        </w:rPr>
        <w:t>Dilaksanakan :</w:t>
      </w:r>
    </w:p>
    <w:p w14:paraId="7D4BC683" w14:textId="5A1C6A8B" w:rsidR="001F10BC" w:rsidRDefault="001F10BC" w:rsidP="00B80FD2">
      <w:pPr>
        <w:pStyle w:val="CommentText"/>
        <w:numPr>
          <w:ilvl w:val="0"/>
          <w:numId w:val="193"/>
        </w:numPr>
        <w:rPr>
          <w:lang w:val="en-US"/>
        </w:rPr>
      </w:pPr>
      <w:r>
        <w:rPr>
          <w:lang w:val="en-US"/>
        </w:rPr>
        <w:t xml:space="preserve"> Jika PIHAK PERTAMA yang menghendaki (jika PIHAK PERTAMA tidak menghendaki, maka bisa didrop karena isi pernyataan telah masuk dalam batang tubuh Perjanjian).</w:t>
      </w:r>
    </w:p>
    <w:p w14:paraId="07ABD7EE" w14:textId="5F0B933D" w:rsidR="001F10BC" w:rsidRPr="00B80FD2" w:rsidRDefault="001F10BC" w:rsidP="00B80FD2">
      <w:pPr>
        <w:pStyle w:val="CommentText"/>
        <w:numPr>
          <w:ilvl w:val="0"/>
          <w:numId w:val="193"/>
        </w:numPr>
        <w:rPr>
          <w:lang w:val="en-US"/>
        </w:rPr>
      </w:pPr>
      <w:r>
        <w:rPr>
          <w:lang w:val="en-US"/>
        </w:rPr>
        <w:t xml:space="preserve"> </w:t>
      </w:r>
      <w:r w:rsidRPr="00B80FD2">
        <w:rPr>
          <w:lang w:val="en-US"/>
        </w:rPr>
        <w:t>Format pernyataan dapat disesuaikan sesuai kebutuhan PIHAK PERTAMA.</w:t>
      </w:r>
    </w:p>
  </w:comment>
  <w:comment w:id="1070" w:author="Guideline" w:date="2021-04-09T10:52:00Z" w:initials="G">
    <w:p w14:paraId="7AB2639A" w14:textId="3506C748" w:rsidR="001F10BC" w:rsidRDefault="001F10BC">
      <w:pPr>
        <w:pStyle w:val="CommentText"/>
      </w:pPr>
      <w:r>
        <w:rPr>
          <w:rStyle w:val="CommentReference"/>
        </w:rPr>
        <w:annotationRef/>
      </w:r>
      <w:r>
        <w:rPr>
          <w:lang w:val="en-US"/>
        </w:rPr>
        <w:t>Jangka waktu bisa disesuaikan dengan kesepakatan PARA PIHAK.</w:t>
      </w:r>
    </w:p>
  </w:comment>
  <w:comment w:id="1076" w:author="Guideline" w:date="2021-04-09T10:52:00Z" w:initials="G">
    <w:p w14:paraId="04CA4D14" w14:textId="4FCFBEEA" w:rsidR="001F10BC" w:rsidRDefault="001F10BC">
      <w:pPr>
        <w:pStyle w:val="CommentText"/>
      </w:pPr>
      <w:r>
        <w:rPr>
          <w:rStyle w:val="CommentReference"/>
        </w:rPr>
        <w:annotationRef/>
      </w:r>
      <w:r>
        <w:rPr>
          <w:lang w:val="en-US"/>
        </w:rPr>
        <w:t>Klausula ini berfungsi mengamankan posisi PIHAK KEDUA ketika Perjanjian berakhir sementara tenor kredit yang disalurkan melebihi masa berlaku Perjanjian (sehingga PIHAK PERTAMA tetap wajib melaksanakan kewajibannya meskipun Perjanjian berakhir).</w:t>
      </w:r>
    </w:p>
  </w:comment>
  <w:comment w:id="1081" w:author="Guideline" w:date="2021-04-09T10:53:00Z" w:initials="G">
    <w:p w14:paraId="532E03BA" w14:textId="61D37A9F" w:rsidR="001F10BC" w:rsidRDefault="001F10BC">
      <w:pPr>
        <w:pStyle w:val="CommentText"/>
      </w:pPr>
      <w:r>
        <w:rPr>
          <w:rStyle w:val="CommentReference"/>
        </w:rPr>
        <w:annotationRef/>
      </w:r>
      <w:r>
        <w:rPr>
          <w:lang w:val="en-US"/>
        </w:rPr>
        <w:t>Klausula kerahasiaan.</w:t>
      </w:r>
    </w:p>
  </w:comment>
  <w:comment w:id="1083" w:author="Guideline" w:date="2021-04-09T10:53:00Z" w:initials="G">
    <w:p w14:paraId="37463055" w14:textId="04E50A94" w:rsidR="001F10BC" w:rsidRDefault="001F10BC">
      <w:pPr>
        <w:pStyle w:val="CommentText"/>
      </w:pPr>
      <w:r>
        <w:rPr>
          <w:rStyle w:val="CommentReference"/>
        </w:rPr>
        <w:annotationRef/>
      </w:r>
      <w:r>
        <w:rPr>
          <w:lang w:val="en-US"/>
        </w:rPr>
        <w:t>Klausula addendum.</w:t>
      </w:r>
    </w:p>
  </w:comment>
  <w:comment w:id="1189" w:author="Guideline" w:date="2021-04-09T10:53:00Z" w:initials="G">
    <w:p w14:paraId="7FCD2B02" w14:textId="77777777" w:rsidR="001F10BC" w:rsidRDefault="001F10BC" w:rsidP="001065BD">
      <w:pPr>
        <w:pStyle w:val="CommentText"/>
        <w:rPr>
          <w:lang w:val="en-US"/>
        </w:rPr>
      </w:pPr>
      <w:r>
        <w:rPr>
          <w:rStyle w:val="CommentReference"/>
        </w:rPr>
        <w:annotationRef/>
      </w:r>
      <w:r>
        <w:rPr>
          <w:lang w:val="en-US"/>
        </w:rPr>
        <w:t>Dilaksanakan :</w:t>
      </w:r>
    </w:p>
    <w:p w14:paraId="6D6917D7" w14:textId="55B901DD" w:rsidR="001F10BC" w:rsidRDefault="001F10BC" w:rsidP="001065BD">
      <w:pPr>
        <w:pStyle w:val="CommentText"/>
        <w:numPr>
          <w:ilvl w:val="0"/>
          <w:numId w:val="193"/>
        </w:numPr>
        <w:rPr>
          <w:lang w:val="en-US"/>
        </w:rPr>
      </w:pPr>
      <w:r>
        <w:rPr>
          <w:lang w:val="en-US"/>
        </w:rPr>
        <w:t xml:space="preserve"> Jika PIHAK PERTAMA yang menghendaki (jika PIHAK PERTAMA tidak menghendaki, maka bisa didrop karena isi pernyataan telah masuk dalam batang tubuh Perjanjian).</w:t>
      </w:r>
    </w:p>
    <w:p w14:paraId="2EC1EF2A" w14:textId="73C48897" w:rsidR="001F10BC" w:rsidRPr="001065BD" w:rsidRDefault="001F10BC" w:rsidP="001065BD">
      <w:pPr>
        <w:pStyle w:val="CommentText"/>
        <w:numPr>
          <w:ilvl w:val="0"/>
          <w:numId w:val="193"/>
        </w:numPr>
        <w:rPr>
          <w:lang w:val="en-US"/>
        </w:rPr>
      </w:pPr>
      <w:r>
        <w:rPr>
          <w:lang w:val="en-US"/>
        </w:rPr>
        <w:t xml:space="preserve"> </w:t>
      </w:r>
      <w:r w:rsidRPr="001065BD">
        <w:rPr>
          <w:lang w:val="en-US"/>
        </w:rPr>
        <w:t>Format pernyataan dapat disesuaikan sesuai kebutuhan PIHAK PERTAMA.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CD4F404" w15:done="0"/>
  <w15:commentEx w15:paraId="72243BF9" w15:done="0"/>
  <w15:commentEx w15:paraId="5549AE12" w15:done="0"/>
  <w15:commentEx w15:paraId="6CFED187" w15:done="0"/>
  <w15:commentEx w15:paraId="0D7BECE8" w15:done="0"/>
  <w15:commentEx w15:paraId="19274939" w15:done="0"/>
  <w15:commentEx w15:paraId="3F2FB496" w15:done="0"/>
  <w15:commentEx w15:paraId="1224B2A5" w15:done="0"/>
  <w15:commentEx w15:paraId="2FA5B5EC" w15:done="0"/>
  <w15:commentEx w15:paraId="78E986B3" w15:done="0"/>
  <w15:commentEx w15:paraId="1018EC3B" w15:done="0"/>
  <w15:commentEx w15:paraId="43E58AF6" w15:done="0"/>
  <w15:commentEx w15:paraId="6A3ED915" w15:done="0"/>
  <w15:commentEx w15:paraId="42253D22" w15:paraIdParent="6A3ED915" w15:done="0"/>
  <w15:commentEx w15:paraId="081AE5EE" w15:done="0"/>
  <w15:commentEx w15:paraId="6D99275A" w15:done="0"/>
  <w15:commentEx w15:paraId="5AA243FF" w15:done="0"/>
  <w15:commentEx w15:paraId="5465059D" w15:done="0"/>
  <w15:commentEx w15:paraId="73116D96" w15:done="0"/>
  <w15:commentEx w15:paraId="0949C743" w15:done="0"/>
  <w15:commentEx w15:paraId="24976F96" w15:done="0"/>
  <w15:commentEx w15:paraId="177F85DB" w15:done="0"/>
  <w15:commentEx w15:paraId="34E6DEBE" w15:done="0"/>
  <w15:commentEx w15:paraId="3894E1B4" w15:done="0"/>
  <w15:commentEx w15:paraId="1376A5B0" w15:done="0"/>
  <w15:commentEx w15:paraId="40C15A2B" w15:done="0"/>
  <w15:commentEx w15:paraId="32F96699" w15:done="0"/>
  <w15:commentEx w15:paraId="0D0E7A93" w15:done="0"/>
  <w15:commentEx w15:paraId="5397E56D" w15:done="0"/>
  <w15:commentEx w15:paraId="4AAE4634" w15:done="0"/>
  <w15:commentEx w15:paraId="0E918845" w15:done="0"/>
  <w15:commentEx w15:paraId="7B8D8F96" w15:done="0"/>
  <w15:commentEx w15:paraId="70B8C6F3" w15:done="0"/>
  <w15:commentEx w15:paraId="31DB5A40" w15:done="0"/>
  <w15:commentEx w15:paraId="4928AC34" w15:done="0"/>
  <w15:commentEx w15:paraId="31CBBD6A" w15:done="0"/>
  <w15:commentEx w15:paraId="0A91EA8D" w15:done="0"/>
  <w15:commentEx w15:paraId="19710E7B" w15:done="0"/>
  <w15:commentEx w15:paraId="36514D41" w15:done="0"/>
  <w15:commentEx w15:paraId="74F2B5E2" w15:done="0"/>
  <w15:commentEx w15:paraId="6C372596" w15:done="0"/>
  <w15:commentEx w15:paraId="7747CA33" w15:done="0"/>
  <w15:commentEx w15:paraId="03F5A84C" w15:done="0"/>
  <w15:commentEx w15:paraId="2FB55CD3" w15:done="0"/>
  <w15:commentEx w15:paraId="45C6421D" w15:done="0"/>
  <w15:commentEx w15:paraId="4E30B6ED" w15:done="0"/>
  <w15:commentEx w15:paraId="3A4A11CF" w15:done="0"/>
  <w15:commentEx w15:paraId="79FFB2D6" w15:done="0"/>
  <w15:commentEx w15:paraId="3844EAA0" w15:done="0"/>
  <w15:commentEx w15:paraId="15BCC395" w15:done="0"/>
  <w15:commentEx w15:paraId="4EF623E9" w15:done="0"/>
  <w15:commentEx w15:paraId="5168C0DA" w15:done="0"/>
  <w15:commentEx w15:paraId="267C5EB7" w15:done="0"/>
  <w15:commentEx w15:paraId="7571B87C" w15:done="0"/>
  <w15:commentEx w15:paraId="5698F817" w15:done="0"/>
  <w15:commentEx w15:paraId="07ABD7EE" w15:done="0"/>
  <w15:commentEx w15:paraId="7AB2639A" w15:done="0"/>
  <w15:commentEx w15:paraId="04CA4D14" w15:done="0"/>
  <w15:commentEx w15:paraId="532E03BA" w15:done="0"/>
  <w15:commentEx w15:paraId="37463055" w15:done="0"/>
  <w15:commentEx w15:paraId="2EC1EF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1992FD" w16cex:dateUtc="2021-04-08T07:34:00Z"/>
  <w16cex:commentExtensible w16cex:durableId="24199317" w16cex:dateUtc="2021-04-08T07:35:00Z"/>
  <w16cex:commentExtensible w16cex:durableId="2419932D" w16cex:dateUtc="2021-04-08T07:35:00Z"/>
  <w16cex:commentExtensible w16cex:durableId="2419934B" w16cex:dateUtc="2021-04-08T07:35:00Z"/>
  <w16cex:commentExtensible w16cex:durableId="2419935E" w16cex:dateUtc="2021-04-08T07:36:00Z"/>
  <w16cex:commentExtensible w16cex:durableId="2419936E" w16cex:dateUtc="2021-04-08T07:36:00Z"/>
  <w16cex:commentExtensible w16cex:durableId="24199398" w16cex:dateUtc="2021-04-08T07:37:00Z"/>
  <w16cex:commentExtensible w16cex:durableId="241993E9" w16cex:dateUtc="2021-04-08T07:38:00Z"/>
  <w16cex:commentExtensible w16cex:durableId="241993AD" w16cex:dateUtc="2021-04-08T07:37:00Z"/>
  <w16cex:commentExtensible w16cex:durableId="241993FA" w16cex:dateUtc="2021-04-08T07:38:00Z"/>
  <w16cex:commentExtensible w16cex:durableId="2419940D" w16cex:dateUtc="2021-04-08T07:39:00Z"/>
  <w16cex:commentExtensible w16cex:durableId="2419941F" w16cex:dateUtc="2021-04-08T07:39:00Z"/>
  <w16cex:commentExtensible w16cex:durableId="23FC87F6" w16cex:dateUtc="2021-03-17T06:51:00Z"/>
  <w16cex:commentExtensible w16cex:durableId="2419942D" w16cex:dateUtc="2021-04-08T07:39:00Z"/>
  <w16cex:commentExtensible w16cex:durableId="24199440" w16cex:dateUtc="2021-04-08T07:40:00Z"/>
  <w16cex:commentExtensible w16cex:durableId="2419944C" w16cex:dateUtc="2021-04-08T07:40:00Z"/>
  <w16cex:commentExtensible w16cex:durableId="24199461" w16cex:dateUtc="2021-04-08T07:40:00Z"/>
  <w16cex:commentExtensible w16cex:durableId="2419946C" w16cex:dateUtc="2021-04-08T07:40:00Z"/>
  <w16cex:commentExtensible w16cex:durableId="2433AC9D" w16cex:dateUtc="2021-04-28T02:42:00Z"/>
  <w16cex:commentExtensible w16cex:durableId="2419948D" w16cex:dateUtc="2021-04-08T07:41:00Z"/>
  <w16cex:commentExtensible w16cex:durableId="24199481" w16cex:dateUtc="2021-04-08T07:41:00Z"/>
  <w16cex:commentExtensible w16cex:durableId="2419949C" w16cex:dateUtc="2021-04-08T07:41:00Z"/>
  <w16cex:commentExtensible w16cex:durableId="241994B1" w16cex:dateUtc="2021-04-08T07:41:00Z"/>
  <w16cex:commentExtensible w16cex:durableId="241994C7" w16cex:dateUtc="2021-04-08T07:42:00Z"/>
  <w16cex:commentExtensible w16cex:durableId="241994D8" w16cex:dateUtc="2021-04-08T07:42:00Z"/>
  <w16cex:commentExtensible w16cex:durableId="241994E5" w16cex:dateUtc="2021-04-08T07:42:00Z"/>
  <w16cex:commentExtensible w16cex:durableId="241994EE" w16cex:dateUtc="2021-04-08T07:42:00Z"/>
  <w16cex:commentExtensible w16cex:durableId="241994FB" w16cex:dateUtc="2021-04-08T07:43:00Z"/>
  <w16cex:commentExtensible w16cex:durableId="24199507" w16cex:dateUtc="2021-04-08T07:43:00Z"/>
  <w16cex:commentExtensible w16cex:durableId="24199525" w16cex:dateUtc="2021-04-08T07:43:00Z"/>
  <w16cex:commentExtensible w16cex:durableId="24199548" w16cex:dateUtc="2021-04-08T07:44:00Z"/>
  <w16cex:commentExtensible w16cex:durableId="24199553" w16cex:dateUtc="2021-04-08T07:44:00Z"/>
  <w16cex:commentExtensible w16cex:durableId="2419955E" w16cex:dateUtc="2021-04-08T07:44:00Z"/>
  <w16cex:commentExtensible w16cex:durableId="24199568" w16cex:dateUtc="2021-04-08T07:44:00Z"/>
  <w16cex:commentExtensible w16cex:durableId="2419957B" w16cex:dateUtc="2021-04-08T07:45:00Z"/>
  <w16cex:commentExtensible w16cex:durableId="24199588" w16cex:dateUtc="2021-04-08T07:45:00Z"/>
  <w16cex:commentExtensible w16cex:durableId="24199593" w16cex:dateUtc="2021-04-08T07:45:00Z"/>
  <w16cex:commentExtensible w16cex:durableId="241A9EB8" w16cex:dateUtc="2021-04-09T02:36:00Z"/>
  <w16cex:commentExtensible w16cex:durableId="241995A3" w16cex:dateUtc="2021-04-08T07:45:00Z"/>
  <w16cex:commentExtensible w16cex:durableId="241A9EB9" w16cex:dateUtc="2021-04-09T02:36:00Z"/>
  <w16cex:commentExtensible w16cex:durableId="241A9EBA" w16cex:dateUtc="2021-04-09T02:36:00Z"/>
  <w16cex:commentExtensible w16cex:durableId="241AA066" w16cex:dateUtc="2021-04-09T02:44:00Z"/>
  <w16cex:commentExtensible w16cex:durableId="241AA21B" w16cex:dateUtc="2021-04-09T02:51:00Z"/>
  <w16cex:commentExtensible w16cex:durableId="241AA22D" w16cex:dateUtc="2021-04-09T02:51:00Z"/>
  <w16cex:commentExtensible w16cex:durableId="241AA23E" w16cex:dateUtc="2021-04-09T02:51:00Z"/>
  <w16cex:commentExtensible w16cex:durableId="241AA24F" w16cex:dateUtc="2021-04-09T02:52:00Z"/>
  <w16cex:commentExtensible w16cex:durableId="241AA578" w16cex:dateUtc="2021-04-09T03:05:00Z"/>
  <w16cex:commentExtensible w16cex:durableId="241AACA4" w16cex:dateUtc="2021-04-09T03:36:00Z"/>
  <w16cex:commentExtensible w16cex:durableId="241AACD4" w16cex:dateUtc="2021-04-09T03:37:00Z"/>
  <w16cex:commentExtensible w16cex:durableId="241AACF7" w16cex:dateUtc="2021-04-09T03:37:00Z"/>
  <w16cex:commentExtensible w16cex:durableId="241AAD38" w16cex:dateUtc="2021-04-09T03:38:00Z"/>
  <w16cex:commentExtensible w16cex:durableId="241AAD45" w16cex:dateUtc="2021-04-09T03:39:00Z"/>
  <w16cex:commentExtensible w16cex:durableId="241AB051" w16cex:dateUtc="2021-04-09T03:52:00Z"/>
  <w16cex:commentExtensible w16cex:durableId="241AB061" w16cex:dateUtc="2021-04-09T03:52:00Z"/>
  <w16cex:commentExtensible w16cex:durableId="241AB09C" w16cex:dateUtc="2021-04-09T03:53:00Z"/>
  <w16cex:commentExtensible w16cex:durableId="241AB0A9" w16cex:dateUtc="2021-04-09T03:53:00Z"/>
  <w16cex:commentExtensible w16cex:durableId="241AB0BB" w16cex:dateUtc="2021-04-09T0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D4F404" w16cid:durableId="241992FD"/>
  <w16cid:commentId w16cid:paraId="72243BF9" w16cid:durableId="24199317"/>
  <w16cid:commentId w16cid:paraId="5549AE12" w16cid:durableId="2419932D"/>
  <w16cid:commentId w16cid:paraId="6CFED187" w16cid:durableId="2419934B"/>
  <w16cid:commentId w16cid:paraId="0D7BECE8" w16cid:durableId="2419935E"/>
  <w16cid:commentId w16cid:paraId="19274939" w16cid:durableId="2419936E"/>
  <w16cid:commentId w16cid:paraId="3F2FB496" w16cid:durableId="24199398"/>
  <w16cid:commentId w16cid:paraId="1224B2A5" w16cid:durableId="241993E9"/>
  <w16cid:commentId w16cid:paraId="2FA5B5EC" w16cid:durableId="241993AD"/>
  <w16cid:commentId w16cid:paraId="78E986B3" w16cid:durableId="241993FA"/>
  <w16cid:commentId w16cid:paraId="1018EC3B" w16cid:durableId="2419940D"/>
  <w16cid:commentId w16cid:paraId="43E58AF6" w16cid:durableId="2419941F"/>
  <w16cid:commentId w16cid:paraId="6A3ED915" w16cid:durableId="23FC82E6"/>
  <w16cid:commentId w16cid:paraId="42253D22" w16cid:durableId="23FC87F6"/>
  <w16cid:commentId w16cid:paraId="081AE5EE" w16cid:durableId="23FC82E7"/>
  <w16cid:commentId w16cid:paraId="6D99275A" w16cid:durableId="2419942D"/>
  <w16cid:commentId w16cid:paraId="5AA243FF" w16cid:durableId="24199440"/>
  <w16cid:commentId w16cid:paraId="5465059D" w16cid:durableId="2419944C"/>
  <w16cid:commentId w16cid:paraId="73116D96" w16cid:durableId="24199461"/>
  <w16cid:commentId w16cid:paraId="0949C743" w16cid:durableId="2419946C"/>
  <w16cid:commentId w16cid:paraId="24976F96" w16cid:durableId="2433AC9D"/>
  <w16cid:commentId w16cid:paraId="177F85DB" w16cid:durableId="2419948D"/>
  <w16cid:commentId w16cid:paraId="34E6DEBE" w16cid:durableId="24199481"/>
  <w16cid:commentId w16cid:paraId="3894E1B4" w16cid:durableId="2419949C"/>
  <w16cid:commentId w16cid:paraId="1376A5B0" w16cid:durableId="241994B1"/>
  <w16cid:commentId w16cid:paraId="40C15A2B" w16cid:durableId="241994C7"/>
  <w16cid:commentId w16cid:paraId="32F96699" w16cid:durableId="241994D8"/>
  <w16cid:commentId w16cid:paraId="0D0E7A93" w16cid:durableId="241994E5"/>
  <w16cid:commentId w16cid:paraId="5397E56D" w16cid:durableId="241994EE"/>
  <w16cid:commentId w16cid:paraId="4AAE4634" w16cid:durableId="241994FB"/>
  <w16cid:commentId w16cid:paraId="0E918845" w16cid:durableId="24199507"/>
  <w16cid:commentId w16cid:paraId="7B8D8F96" w16cid:durableId="24199525"/>
  <w16cid:commentId w16cid:paraId="70B8C6F3" w16cid:durableId="23FC830A"/>
  <w16cid:commentId w16cid:paraId="31DB5A40" w16cid:durableId="24199548"/>
  <w16cid:commentId w16cid:paraId="4928AC34" w16cid:durableId="24199553"/>
  <w16cid:commentId w16cid:paraId="31CBBD6A" w16cid:durableId="2419955E"/>
  <w16cid:commentId w16cid:paraId="0A91EA8D" w16cid:durableId="24199568"/>
  <w16cid:commentId w16cid:paraId="19710E7B" w16cid:durableId="2419957B"/>
  <w16cid:commentId w16cid:paraId="36514D41" w16cid:durableId="24199588"/>
  <w16cid:commentId w16cid:paraId="74F2B5E2" w16cid:durableId="24199593"/>
  <w16cid:commentId w16cid:paraId="6C372596" w16cid:durableId="241A9EB8"/>
  <w16cid:commentId w16cid:paraId="7747CA33" w16cid:durableId="241995A3"/>
  <w16cid:commentId w16cid:paraId="03F5A84C" w16cid:durableId="241A9EB9"/>
  <w16cid:commentId w16cid:paraId="2FB55CD3" w16cid:durableId="241A9EBA"/>
  <w16cid:commentId w16cid:paraId="45C6421D" w16cid:durableId="241AA066"/>
  <w16cid:commentId w16cid:paraId="4E30B6ED" w16cid:durableId="23FC8317"/>
  <w16cid:commentId w16cid:paraId="3A4A11CF" w16cid:durableId="241AA21B"/>
  <w16cid:commentId w16cid:paraId="79FFB2D6" w16cid:durableId="241AA22D"/>
  <w16cid:commentId w16cid:paraId="3844EAA0" w16cid:durableId="241AA23E"/>
  <w16cid:commentId w16cid:paraId="15BCC395" w16cid:durableId="241AA24F"/>
  <w16cid:commentId w16cid:paraId="4EF623E9" w16cid:durableId="241AA578"/>
  <w16cid:commentId w16cid:paraId="5168C0DA" w16cid:durableId="241AACA4"/>
  <w16cid:commentId w16cid:paraId="267C5EB7" w16cid:durableId="241AACD4"/>
  <w16cid:commentId w16cid:paraId="7571B87C" w16cid:durableId="241AACF7"/>
  <w16cid:commentId w16cid:paraId="5698F817" w16cid:durableId="241AAD38"/>
  <w16cid:commentId w16cid:paraId="07ABD7EE" w16cid:durableId="241AAD45"/>
  <w16cid:commentId w16cid:paraId="7AB2639A" w16cid:durableId="241AB051"/>
  <w16cid:commentId w16cid:paraId="04CA4D14" w16cid:durableId="241AB061"/>
  <w16cid:commentId w16cid:paraId="532E03BA" w16cid:durableId="241AB09C"/>
  <w16cid:commentId w16cid:paraId="37463055" w16cid:durableId="241AB0A9"/>
  <w16cid:commentId w16cid:paraId="2EC1EF2A" w16cid:durableId="241AB0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CE23B" w14:textId="77777777" w:rsidR="008B3F43" w:rsidRDefault="008B3F43" w:rsidP="00B2573A">
      <w:pPr>
        <w:spacing w:line="240" w:lineRule="auto"/>
      </w:pPr>
      <w:r>
        <w:separator/>
      </w:r>
    </w:p>
  </w:endnote>
  <w:endnote w:type="continuationSeparator" w:id="0">
    <w:p w14:paraId="0922E1B1" w14:textId="77777777" w:rsidR="008B3F43" w:rsidRDefault="008B3F43" w:rsidP="00B257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6326B" w14:textId="77777777" w:rsidR="008B3F43" w:rsidRDefault="008B3F43" w:rsidP="00B2573A">
      <w:pPr>
        <w:spacing w:line="240" w:lineRule="auto"/>
      </w:pPr>
      <w:r>
        <w:separator/>
      </w:r>
    </w:p>
  </w:footnote>
  <w:footnote w:type="continuationSeparator" w:id="0">
    <w:p w14:paraId="18AAF97B" w14:textId="77777777" w:rsidR="008B3F43" w:rsidRDefault="008B3F43" w:rsidP="00B257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C4BE9" w14:textId="77777777" w:rsidR="001F10BC" w:rsidRPr="004A2688" w:rsidRDefault="001F10BC" w:rsidP="00870C61">
    <w:pPr>
      <w:pStyle w:val="Header"/>
      <w:rPr>
        <w:b/>
        <w:lang w:val="en-US"/>
      </w:rPr>
    </w:pPr>
    <w:r>
      <w:rPr>
        <w:noProof/>
        <w:lang w:val="en-AU" w:eastAsia="en-AU"/>
      </w:rPr>
      <w:drawing>
        <wp:anchor distT="0" distB="0" distL="114300" distR="114300" simplePos="0" relativeHeight="251657728" behindDoc="0" locked="0" layoutInCell="1" allowOverlap="1" wp14:anchorId="3A986DEC" wp14:editId="04BDC2A4">
          <wp:simplePos x="0" y="0"/>
          <wp:positionH relativeFrom="column">
            <wp:posOffset>4943475</wp:posOffset>
          </wp:positionH>
          <wp:positionV relativeFrom="paragraph">
            <wp:posOffset>-90170</wp:posOffset>
          </wp:positionV>
          <wp:extent cx="1177925" cy="510540"/>
          <wp:effectExtent l="19050" t="0" r="3175" b="0"/>
          <wp:wrapNone/>
          <wp:docPr id="1" name="Picture 17" descr="Description: bank-mandi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bank-mandiri.jpg"/>
                  <pic:cNvPicPr>
                    <a:picLocks noChangeAspect="1" noChangeArrowheads="1"/>
                  </pic:cNvPicPr>
                </pic:nvPicPr>
                <pic:blipFill>
                  <a:blip r:embed="rId1"/>
                  <a:srcRect/>
                  <a:stretch>
                    <a:fillRect/>
                  </a:stretch>
                </pic:blipFill>
                <pic:spPr bwMode="auto">
                  <a:xfrm>
                    <a:off x="0" y="0"/>
                    <a:ext cx="1177925" cy="510540"/>
                  </a:xfrm>
                  <a:prstGeom prst="rect">
                    <a:avLst/>
                  </a:prstGeom>
                  <a:noFill/>
                  <a:ln w="9525">
                    <a:noFill/>
                    <a:miter lim="800000"/>
                    <a:headEnd/>
                    <a:tailEnd/>
                  </a:ln>
                </pic:spPr>
              </pic:pic>
            </a:graphicData>
          </a:graphic>
        </wp:anchor>
      </w:drawing>
    </w:r>
    <w:r w:rsidRPr="004A2688">
      <w:rPr>
        <w:b/>
        <w:lang w:val="en-US"/>
      </w:rPr>
      <w:t>PETUNJUK TEKNIS OPERASIONAL</w:t>
    </w:r>
    <w:r>
      <w:rPr>
        <w:b/>
        <w:lang w:val="en-US"/>
      </w:rPr>
      <w:t xml:space="preserve"> KREDIT SERBAGUNA MIKRO (KSM)</w:t>
    </w:r>
  </w:p>
  <w:p w14:paraId="2F38D1BC" w14:textId="77777777" w:rsidR="001F10BC" w:rsidRPr="004A2688" w:rsidRDefault="001F10BC" w:rsidP="00870C61">
    <w:pPr>
      <w:pStyle w:val="Header"/>
      <w:rPr>
        <w:b/>
        <w:lang w:val="en-US"/>
      </w:rPr>
    </w:pPr>
    <w:r>
      <w:rPr>
        <w:b/>
        <w:lang w:val="en-US"/>
      </w:rPr>
      <w:t>LAMPIRAN 1</w:t>
    </w:r>
  </w:p>
  <w:p w14:paraId="31D2D398" w14:textId="77777777" w:rsidR="001F10BC" w:rsidRPr="00870C61" w:rsidRDefault="001F10BC" w:rsidP="004C011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F6BB3"/>
    <w:multiLevelType w:val="hybridMultilevel"/>
    <w:tmpl w:val="144E5388"/>
    <w:lvl w:ilvl="0" w:tplc="0409000F">
      <w:start w:val="1"/>
      <w:numFmt w:val="decimal"/>
      <w:lvlText w:val="%1."/>
      <w:lvlJc w:val="left"/>
      <w:pPr>
        <w:ind w:left="1800" w:hanging="360"/>
      </w:pPr>
    </w:lvl>
    <w:lvl w:ilvl="1" w:tplc="04090011">
      <w:start w:val="1"/>
      <w:numFmt w:val="decimal"/>
      <w:lvlText w:val="%2)"/>
      <w:lvlJc w:val="left"/>
      <w:pPr>
        <w:ind w:left="2520" w:hanging="360"/>
      </w:pPr>
    </w:lvl>
    <w:lvl w:ilvl="2" w:tplc="9CFAC594">
      <w:start w:val="1"/>
      <w:numFmt w:val="upperLetter"/>
      <w:lvlText w:val="%3."/>
      <w:lvlJc w:val="left"/>
      <w:pPr>
        <w:ind w:left="3420" w:hanging="360"/>
      </w:pPr>
      <w:rPr>
        <w:rFonts w:hint="default"/>
      </w:rPr>
    </w:lvl>
    <w:lvl w:ilvl="3" w:tplc="04090011">
      <w:start w:val="1"/>
      <w:numFmt w:val="decimal"/>
      <w:lvlText w:val="%4)"/>
      <w:lvlJc w:val="left"/>
      <w:pPr>
        <w:ind w:left="3960" w:hanging="360"/>
      </w:pPr>
      <w:rPr>
        <w:rFonts w:hint="default"/>
      </w:r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1C3451A"/>
    <w:multiLevelType w:val="hybridMultilevel"/>
    <w:tmpl w:val="8EB05DF2"/>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 w15:restartNumberingAfterBreak="0">
    <w:nsid w:val="025D48DB"/>
    <w:multiLevelType w:val="hybridMultilevel"/>
    <w:tmpl w:val="937A22AA"/>
    <w:lvl w:ilvl="0" w:tplc="04090011">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3BD27D8"/>
    <w:multiLevelType w:val="hybridMultilevel"/>
    <w:tmpl w:val="AEA0DA4A"/>
    <w:lvl w:ilvl="0" w:tplc="0409001B">
      <w:start w:val="1"/>
      <w:numFmt w:val="lowerRoman"/>
      <w:lvlText w:val="%1."/>
      <w:lvlJc w:val="righ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03C5446F"/>
    <w:multiLevelType w:val="hybridMultilevel"/>
    <w:tmpl w:val="4850B904"/>
    <w:lvl w:ilvl="0" w:tplc="7F7E84F2">
      <w:start w:val="1"/>
      <w:numFmt w:val="lowerLetter"/>
      <w:lvlText w:val="%1."/>
      <w:lvlJc w:val="left"/>
      <w:pPr>
        <w:ind w:left="1800" w:hanging="360"/>
      </w:pPr>
      <w:rPr>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3FD216D"/>
    <w:multiLevelType w:val="hybridMultilevel"/>
    <w:tmpl w:val="C19C0C80"/>
    <w:lvl w:ilvl="0" w:tplc="0409000F">
      <w:start w:val="1"/>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4653E87"/>
    <w:multiLevelType w:val="hybridMultilevel"/>
    <w:tmpl w:val="DC5A0BB8"/>
    <w:lvl w:ilvl="0" w:tplc="04090017">
      <w:start w:val="1"/>
      <w:numFmt w:val="lowerLetter"/>
      <w:lvlText w:val="%1)"/>
      <w:lvlJc w:val="left"/>
      <w:pPr>
        <w:ind w:left="4140" w:hanging="360"/>
      </w:pPr>
    </w:lvl>
    <w:lvl w:ilvl="1" w:tplc="04090019" w:tentative="1">
      <w:start w:val="1"/>
      <w:numFmt w:val="lowerLetter"/>
      <w:lvlText w:val="%2."/>
      <w:lvlJc w:val="left"/>
      <w:pPr>
        <w:ind w:left="4860" w:hanging="360"/>
      </w:pPr>
    </w:lvl>
    <w:lvl w:ilvl="2" w:tplc="0409001B" w:tentative="1">
      <w:start w:val="1"/>
      <w:numFmt w:val="lowerRoman"/>
      <w:lvlText w:val="%3."/>
      <w:lvlJc w:val="right"/>
      <w:pPr>
        <w:ind w:left="5580" w:hanging="180"/>
      </w:pPr>
    </w:lvl>
    <w:lvl w:ilvl="3" w:tplc="0409000F" w:tentative="1">
      <w:start w:val="1"/>
      <w:numFmt w:val="decimal"/>
      <w:lvlText w:val="%4."/>
      <w:lvlJc w:val="left"/>
      <w:pPr>
        <w:ind w:left="6300" w:hanging="360"/>
      </w:pPr>
    </w:lvl>
    <w:lvl w:ilvl="4" w:tplc="04090019" w:tentative="1">
      <w:start w:val="1"/>
      <w:numFmt w:val="lowerLetter"/>
      <w:lvlText w:val="%5."/>
      <w:lvlJc w:val="left"/>
      <w:pPr>
        <w:ind w:left="7020" w:hanging="360"/>
      </w:pPr>
    </w:lvl>
    <w:lvl w:ilvl="5" w:tplc="0409001B" w:tentative="1">
      <w:start w:val="1"/>
      <w:numFmt w:val="lowerRoman"/>
      <w:lvlText w:val="%6."/>
      <w:lvlJc w:val="right"/>
      <w:pPr>
        <w:ind w:left="7740" w:hanging="180"/>
      </w:pPr>
    </w:lvl>
    <w:lvl w:ilvl="6" w:tplc="0409000F" w:tentative="1">
      <w:start w:val="1"/>
      <w:numFmt w:val="decimal"/>
      <w:lvlText w:val="%7."/>
      <w:lvlJc w:val="left"/>
      <w:pPr>
        <w:ind w:left="8460" w:hanging="360"/>
      </w:pPr>
    </w:lvl>
    <w:lvl w:ilvl="7" w:tplc="04090019" w:tentative="1">
      <w:start w:val="1"/>
      <w:numFmt w:val="lowerLetter"/>
      <w:lvlText w:val="%8."/>
      <w:lvlJc w:val="left"/>
      <w:pPr>
        <w:ind w:left="9180" w:hanging="360"/>
      </w:pPr>
    </w:lvl>
    <w:lvl w:ilvl="8" w:tplc="0409001B" w:tentative="1">
      <w:start w:val="1"/>
      <w:numFmt w:val="lowerRoman"/>
      <w:lvlText w:val="%9."/>
      <w:lvlJc w:val="right"/>
      <w:pPr>
        <w:ind w:left="9900" w:hanging="180"/>
      </w:pPr>
    </w:lvl>
  </w:abstractNum>
  <w:abstractNum w:abstractNumId="7" w15:restartNumberingAfterBreak="0">
    <w:nsid w:val="065068A7"/>
    <w:multiLevelType w:val="hybridMultilevel"/>
    <w:tmpl w:val="178EFB94"/>
    <w:lvl w:ilvl="0" w:tplc="E65AA0F0">
      <w:start w:val="19"/>
      <w:numFmt w:val="bullet"/>
      <w:lvlText w:val="-"/>
      <w:lvlJc w:val="left"/>
      <w:pPr>
        <w:ind w:left="720" w:hanging="360"/>
      </w:pPr>
      <w:rPr>
        <w:rFonts w:ascii="Calibri" w:eastAsia="Times New Roman" w:hAnsi="Calibri" w:cs="Calibri" w:hint="default"/>
        <w:b w:val="0"/>
        <w:i w:val="0"/>
        <w:strike w:val="0"/>
        <w:d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EA6616"/>
    <w:multiLevelType w:val="singleLevel"/>
    <w:tmpl w:val="8DB24652"/>
    <w:lvl w:ilvl="0">
      <w:start w:val="1"/>
      <w:numFmt w:val="lowerLetter"/>
      <w:lvlText w:val="%1."/>
      <w:legacy w:legacy="1" w:legacySpace="120" w:legacyIndent="360"/>
      <w:lvlJc w:val="left"/>
      <w:pPr>
        <w:ind w:left="786" w:hanging="360"/>
      </w:pPr>
    </w:lvl>
  </w:abstractNum>
  <w:abstractNum w:abstractNumId="9" w15:restartNumberingAfterBreak="0">
    <w:nsid w:val="0822350A"/>
    <w:multiLevelType w:val="hybridMultilevel"/>
    <w:tmpl w:val="55DC34BA"/>
    <w:lvl w:ilvl="0" w:tplc="04090019">
      <w:start w:val="1"/>
      <w:numFmt w:val="lowerLetter"/>
      <w:lvlText w:val="%1."/>
      <w:lvlJc w:val="left"/>
      <w:pPr>
        <w:ind w:left="3780" w:hanging="360"/>
      </w:p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0" w15:restartNumberingAfterBreak="0">
    <w:nsid w:val="091A5250"/>
    <w:multiLevelType w:val="hybridMultilevel"/>
    <w:tmpl w:val="FC48102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1" w15:restartNumberingAfterBreak="0">
    <w:nsid w:val="0A800A94"/>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2" w15:restartNumberingAfterBreak="0">
    <w:nsid w:val="0AE51C4B"/>
    <w:multiLevelType w:val="hybridMultilevel"/>
    <w:tmpl w:val="54800B32"/>
    <w:lvl w:ilvl="0" w:tplc="EE9EB534">
      <w:start w:val="1"/>
      <w:numFmt w:val="upperLetter"/>
      <w:lvlText w:val="%1."/>
      <w:lvlJc w:val="left"/>
      <w:pPr>
        <w:ind w:left="810" w:hanging="360"/>
      </w:pPr>
      <w:rPr>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AEE0A1A"/>
    <w:multiLevelType w:val="hybridMultilevel"/>
    <w:tmpl w:val="0D92F8B8"/>
    <w:lvl w:ilvl="0" w:tplc="5DA647F6">
      <w:start w:val="1"/>
      <w:numFmt w:val="lowerRoman"/>
      <w:lvlText w:val="%1."/>
      <w:lvlJc w:val="right"/>
      <w:pPr>
        <w:ind w:left="3420" w:hanging="360"/>
      </w:pPr>
      <w:rPr>
        <w:rFonts w:ascii="Calibri" w:hAnsi="Calibri" w:hint="default"/>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4" w15:restartNumberingAfterBreak="0">
    <w:nsid w:val="0B9C23B9"/>
    <w:multiLevelType w:val="hybridMultilevel"/>
    <w:tmpl w:val="BD001C2C"/>
    <w:lvl w:ilvl="0" w:tplc="BC8E4B32">
      <w:start w:val="1"/>
      <w:numFmt w:val="upperLetter"/>
      <w:lvlText w:val="%1."/>
      <w:lvlJc w:val="right"/>
      <w:pPr>
        <w:tabs>
          <w:tab w:val="num" w:pos="4320"/>
        </w:tabs>
        <w:ind w:left="4320" w:hanging="360"/>
      </w:pPr>
      <w:rPr>
        <w:rFonts w:hint="default"/>
        <w:b/>
        <w:i w:val="0"/>
        <w:strike w:val="0"/>
        <w:dstrike w:val="0"/>
        <w:sz w:val="21"/>
        <w:szCs w:val="22"/>
      </w:rPr>
    </w:lvl>
    <w:lvl w:ilvl="1" w:tplc="04090019">
      <w:start w:val="1"/>
      <w:numFmt w:val="lowerLetter"/>
      <w:lvlText w:val="%2."/>
      <w:lvlJc w:val="left"/>
      <w:pPr>
        <w:tabs>
          <w:tab w:val="num" w:pos="1800"/>
        </w:tabs>
        <w:ind w:left="1800" w:hanging="360"/>
      </w:pPr>
      <w:rPr>
        <w:rFonts w:hint="default"/>
        <w:b w:val="0"/>
        <w:i w:val="0"/>
        <w:sz w:val="22"/>
        <w:szCs w:val="22"/>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0C6526B1"/>
    <w:multiLevelType w:val="hybridMultilevel"/>
    <w:tmpl w:val="B270135E"/>
    <w:lvl w:ilvl="0" w:tplc="04090019">
      <w:start w:val="1"/>
      <w:numFmt w:val="lowerLetter"/>
      <w:lvlText w:val="%1."/>
      <w:lvlJc w:val="left"/>
      <w:pPr>
        <w:ind w:left="2520" w:hanging="360"/>
      </w:pPr>
      <w:rPr>
        <w:rFonts w:hint="default"/>
        <w:color w:val="00000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6" w15:restartNumberingAfterBreak="0">
    <w:nsid w:val="0CEA1D03"/>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7" w15:restartNumberingAfterBreak="0">
    <w:nsid w:val="0DB4606A"/>
    <w:multiLevelType w:val="singleLevel"/>
    <w:tmpl w:val="8DB24652"/>
    <w:lvl w:ilvl="0">
      <w:start w:val="1"/>
      <w:numFmt w:val="lowerLetter"/>
      <w:lvlText w:val="%1."/>
      <w:legacy w:legacy="1" w:legacySpace="120" w:legacyIndent="360"/>
      <w:lvlJc w:val="left"/>
      <w:pPr>
        <w:ind w:left="720" w:hanging="360"/>
      </w:pPr>
    </w:lvl>
  </w:abstractNum>
  <w:abstractNum w:abstractNumId="18" w15:restartNumberingAfterBreak="0">
    <w:nsid w:val="0DC331F0"/>
    <w:multiLevelType w:val="hybridMultilevel"/>
    <w:tmpl w:val="EB78FB06"/>
    <w:lvl w:ilvl="0" w:tplc="AA0E8E86">
      <w:start w:val="1"/>
      <w:numFmt w:val="bullet"/>
      <w:lvlText w:val="-"/>
      <w:lvlJc w:val="left"/>
      <w:pPr>
        <w:tabs>
          <w:tab w:val="num" w:pos="3420"/>
        </w:tabs>
        <w:ind w:left="3420" w:hanging="360"/>
      </w:pPr>
      <w:rPr>
        <w:rFonts w:ascii="Arial" w:eastAsia="Times New Roman" w:hAnsi="Arial" w:cs="Arial" w:hint="default"/>
      </w:rPr>
    </w:lvl>
    <w:lvl w:ilvl="1" w:tplc="7318D36E" w:tentative="1">
      <w:start w:val="1"/>
      <w:numFmt w:val="bullet"/>
      <w:lvlText w:val="o"/>
      <w:lvlJc w:val="left"/>
      <w:pPr>
        <w:tabs>
          <w:tab w:val="num" w:pos="4140"/>
        </w:tabs>
        <w:ind w:left="4140" w:hanging="360"/>
      </w:pPr>
      <w:rPr>
        <w:rFonts w:ascii="Courier New" w:hAnsi="Courier New" w:hint="default"/>
      </w:rPr>
    </w:lvl>
    <w:lvl w:ilvl="2" w:tplc="E1726496" w:tentative="1">
      <w:start w:val="1"/>
      <w:numFmt w:val="bullet"/>
      <w:lvlText w:val=""/>
      <w:lvlJc w:val="left"/>
      <w:pPr>
        <w:tabs>
          <w:tab w:val="num" w:pos="4860"/>
        </w:tabs>
        <w:ind w:left="4860" w:hanging="360"/>
      </w:pPr>
      <w:rPr>
        <w:rFonts w:ascii="Wingdings" w:hAnsi="Wingdings" w:hint="default"/>
      </w:rPr>
    </w:lvl>
    <w:lvl w:ilvl="3" w:tplc="00D2DD86" w:tentative="1">
      <w:start w:val="1"/>
      <w:numFmt w:val="bullet"/>
      <w:lvlText w:val=""/>
      <w:lvlJc w:val="left"/>
      <w:pPr>
        <w:tabs>
          <w:tab w:val="num" w:pos="5580"/>
        </w:tabs>
        <w:ind w:left="5580" w:hanging="360"/>
      </w:pPr>
      <w:rPr>
        <w:rFonts w:ascii="Symbol" w:hAnsi="Symbol" w:hint="default"/>
      </w:rPr>
    </w:lvl>
    <w:lvl w:ilvl="4" w:tplc="21BEC7C6" w:tentative="1">
      <w:start w:val="1"/>
      <w:numFmt w:val="bullet"/>
      <w:lvlText w:val="o"/>
      <w:lvlJc w:val="left"/>
      <w:pPr>
        <w:tabs>
          <w:tab w:val="num" w:pos="6300"/>
        </w:tabs>
        <w:ind w:left="6300" w:hanging="360"/>
      </w:pPr>
      <w:rPr>
        <w:rFonts w:ascii="Courier New" w:hAnsi="Courier New" w:hint="default"/>
      </w:rPr>
    </w:lvl>
    <w:lvl w:ilvl="5" w:tplc="0409001B" w:tentative="1">
      <w:start w:val="1"/>
      <w:numFmt w:val="bullet"/>
      <w:lvlText w:val=""/>
      <w:lvlJc w:val="left"/>
      <w:pPr>
        <w:tabs>
          <w:tab w:val="num" w:pos="7020"/>
        </w:tabs>
        <w:ind w:left="7020" w:hanging="360"/>
      </w:pPr>
      <w:rPr>
        <w:rFonts w:ascii="Wingdings" w:hAnsi="Wingdings" w:hint="default"/>
      </w:rPr>
    </w:lvl>
    <w:lvl w:ilvl="6" w:tplc="0409000F" w:tentative="1">
      <w:start w:val="1"/>
      <w:numFmt w:val="bullet"/>
      <w:lvlText w:val=""/>
      <w:lvlJc w:val="left"/>
      <w:pPr>
        <w:tabs>
          <w:tab w:val="num" w:pos="7740"/>
        </w:tabs>
        <w:ind w:left="7740" w:hanging="360"/>
      </w:pPr>
      <w:rPr>
        <w:rFonts w:ascii="Symbol" w:hAnsi="Symbol" w:hint="default"/>
      </w:rPr>
    </w:lvl>
    <w:lvl w:ilvl="7" w:tplc="04090019" w:tentative="1">
      <w:start w:val="1"/>
      <w:numFmt w:val="bullet"/>
      <w:lvlText w:val="o"/>
      <w:lvlJc w:val="left"/>
      <w:pPr>
        <w:tabs>
          <w:tab w:val="num" w:pos="8460"/>
        </w:tabs>
        <w:ind w:left="8460" w:hanging="360"/>
      </w:pPr>
      <w:rPr>
        <w:rFonts w:ascii="Courier New" w:hAnsi="Courier New" w:hint="default"/>
      </w:rPr>
    </w:lvl>
    <w:lvl w:ilvl="8" w:tplc="0409001B" w:tentative="1">
      <w:start w:val="1"/>
      <w:numFmt w:val="bullet"/>
      <w:lvlText w:val=""/>
      <w:lvlJc w:val="left"/>
      <w:pPr>
        <w:tabs>
          <w:tab w:val="num" w:pos="9180"/>
        </w:tabs>
        <w:ind w:left="9180" w:hanging="360"/>
      </w:pPr>
      <w:rPr>
        <w:rFonts w:ascii="Wingdings" w:hAnsi="Wingdings" w:hint="default"/>
      </w:rPr>
    </w:lvl>
  </w:abstractNum>
  <w:abstractNum w:abstractNumId="19" w15:restartNumberingAfterBreak="0">
    <w:nsid w:val="0F640F26"/>
    <w:multiLevelType w:val="hybridMultilevel"/>
    <w:tmpl w:val="36CA2C06"/>
    <w:lvl w:ilvl="0" w:tplc="52A26988">
      <w:start w:val="1"/>
      <w:numFmt w:val="decimal"/>
      <w:lvlText w:val="%1."/>
      <w:lvlJc w:val="left"/>
      <w:pPr>
        <w:tabs>
          <w:tab w:val="num" w:pos="5400"/>
        </w:tabs>
        <w:ind w:left="5400" w:hanging="360"/>
      </w:pPr>
      <w:rPr>
        <w:rFonts w:ascii="Calibri" w:hAnsi="Calibri" w:cs="Arial"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03573AC"/>
    <w:multiLevelType w:val="hybridMultilevel"/>
    <w:tmpl w:val="BEB49E66"/>
    <w:lvl w:ilvl="0" w:tplc="E65AA0F0">
      <w:start w:val="19"/>
      <w:numFmt w:val="bullet"/>
      <w:lvlText w:val="-"/>
      <w:lvlJc w:val="left"/>
      <w:pPr>
        <w:ind w:left="1430" w:hanging="360"/>
      </w:pPr>
      <w:rPr>
        <w:rFonts w:ascii="Calibri" w:eastAsia="Times New Roman" w:hAnsi="Calibri" w:cs="Calibri" w:hint="default"/>
      </w:rPr>
    </w:lvl>
    <w:lvl w:ilvl="1" w:tplc="04210019" w:tentative="1">
      <w:start w:val="1"/>
      <w:numFmt w:val="lowerLetter"/>
      <w:lvlText w:val="%2."/>
      <w:lvlJc w:val="left"/>
      <w:pPr>
        <w:ind w:left="2150" w:hanging="360"/>
      </w:pPr>
    </w:lvl>
    <w:lvl w:ilvl="2" w:tplc="0421001B" w:tentative="1">
      <w:start w:val="1"/>
      <w:numFmt w:val="lowerRoman"/>
      <w:lvlText w:val="%3."/>
      <w:lvlJc w:val="right"/>
      <w:pPr>
        <w:ind w:left="2870" w:hanging="180"/>
      </w:pPr>
    </w:lvl>
    <w:lvl w:ilvl="3" w:tplc="0421000F" w:tentative="1">
      <w:start w:val="1"/>
      <w:numFmt w:val="decimal"/>
      <w:lvlText w:val="%4."/>
      <w:lvlJc w:val="left"/>
      <w:pPr>
        <w:ind w:left="3590" w:hanging="360"/>
      </w:pPr>
    </w:lvl>
    <w:lvl w:ilvl="4" w:tplc="04210019" w:tentative="1">
      <w:start w:val="1"/>
      <w:numFmt w:val="lowerLetter"/>
      <w:lvlText w:val="%5."/>
      <w:lvlJc w:val="left"/>
      <w:pPr>
        <w:ind w:left="4310" w:hanging="360"/>
      </w:pPr>
    </w:lvl>
    <w:lvl w:ilvl="5" w:tplc="0421001B" w:tentative="1">
      <w:start w:val="1"/>
      <w:numFmt w:val="lowerRoman"/>
      <w:lvlText w:val="%6."/>
      <w:lvlJc w:val="right"/>
      <w:pPr>
        <w:ind w:left="5030" w:hanging="180"/>
      </w:pPr>
    </w:lvl>
    <w:lvl w:ilvl="6" w:tplc="0421000F" w:tentative="1">
      <w:start w:val="1"/>
      <w:numFmt w:val="decimal"/>
      <w:lvlText w:val="%7."/>
      <w:lvlJc w:val="left"/>
      <w:pPr>
        <w:ind w:left="5750" w:hanging="360"/>
      </w:pPr>
    </w:lvl>
    <w:lvl w:ilvl="7" w:tplc="04210019" w:tentative="1">
      <w:start w:val="1"/>
      <w:numFmt w:val="lowerLetter"/>
      <w:lvlText w:val="%8."/>
      <w:lvlJc w:val="left"/>
      <w:pPr>
        <w:ind w:left="6470" w:hanging="360"/>
      </w:pPr>
    </w:lvl>
    <w:lvl w:ilvl="8" w:tplc="0421001B" w:tentative="1">
      <w:start w:val="1"/>
      <w:numFmt w:val="lowerRoman"/>
      <w:lvlText w:val="%9."/>
      <w:lvlJc w:val="right"/>
      <w:pPr>
        <w:ind w:left="7190" w:hanging="180"/>
      </w:pPr>
    </w:lvl>
  </w:abstractNum>
  <w:abstractNum w:abstractNumId="21" w15:restartNumberingAfterBreak="0">
    <w:nsid w:val="107C21C7"/>
    <w:multiLevelType w:val="hybridMultilevel"/>
    <w:tmpl w:val="11C65872"/>
    <w:lvl w:ilvl="0" w:tplc="614E6EFC">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18F54BE"/>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3" w15:restartNumberingAfterBreak="0">
    <w:nsid w:val="122266AF"/>
    <w:multiLevelType w:val="hybridMultilevel"/>
    <w:tmpl w:val="24841D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26D0ECD"/>
    <w:multiLevelType w:val="hybridMultilevel"/>
    <w:tmpl w:val="DB9465E0"/>
    <w:lvl w:ilvl="0" w:tplc="975E80BC">
      <w:start w:val="1"/>
      <w:numFmt w:val="upperLetter"/>
      <w:lvlText w:val="%1."/>
      <w:lvlJc w:val="left"/>
      <w:pPr>
        <w:ind w:left="1069" w:hanging="360"/>
      </w:pPr>
      <w:rPr>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41929B9"/>
    <w:multiLevelType w:val="hybridMultilevel"/>
    <w:tmpl w:val="98C8CE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4745E05"/>
    <w:multiLevelType w:val="hybridMultilevel"/>
    <w:tmpl w:val="722C7A4A"/>
    <w:lvl w:ilvl="0" w:tplc="E65AA0F0">
      <w:start w:val="19"/>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14AF3C8A"/>
    <w:multiLevelType w:val="hybridMultilevel"/>
    <w:tmpl w:val="4EBAB2F6"/>
    <w:lvl w:ilvl="0" w:tplc="0414E80C">
      <w:start w:val="1"/>
      <w:numFmt w:val="lowerLetter"/>
      <w:lvlText w:val="%1)"/>
      <w:lvlJc w:val="left"/>
      <w:pPr>
        <w:ind w:left="2520" w:hanging="360"/>
      </w:pPr>
      <w:rPr>
        <w:rFonts w:hint="default"/>
        <w:b/>
        <w:sz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8" w15:restartNumberingAfterBreak="0">
    <w:nsid w:val="15621011"/>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29" w15:restartNumberingAfterBreak="0">
    <w:nsid w:val="172C2EDD"/>
    <w:multiLevelType w:val="hybridMultilevel"/>
    <w:tmpl w:val="317480EE"/>
    <w:lvl w:ilvl="0" w:tplc="E65AA0F0">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6D4CE4"/>
    <w:multiLevelType w:val="hybridMultilevel"/>
    <w:tmpl w:val="D34A455A"/>
    <w:lvl w:ilvl="0" w:tplc="3782F712">
      <w:start w:val="1"/>
      <w:numFmt w:val="decimal"/>
      <w:lvlText w:val="%1."/>
      <w:lvlJc w:val="left"/>
      <w:pPr>
        <w:tabs>
          <w:tab w:val="num" w:pos="1080"/>
        </w:tabs>
        <w:ind w:left="1080" w:hanging="360"/>
      </w:pPr>
    </w:lvl>
    <w:lvl w:ilvl="1" w:tplc="39FC059C">
      <w:start w:val="1"/>
      <w:numFmt w:val="lowerLetter"/>
      <w:lvlText w:val="%2."/>
      <w:lvlJc w:val="left"/>
      <w:pPr>
        <w:tabs>
          <w:tab w:val="num" w:pos="1800"/>
        </w:tabs>
        <w:ind w:left="1800" w:hanging="360"/>
      </w:pPr>
      <w:rPr>
        <w:rFonts w:ascii="Arial" w:hAnsi="Arial" w:hint="default"/>
        <w:b w:val="0"/>
        <w:i w:val="0"/>
        <w:sz w:val="18"/>
      </w:rPr>
    </w:lvl>
    <w:lvl w:ilvl="2" w:tplc="9FA4F092">
      <w:start w:val="1"/>
      <w:numFmt w:val="lowerLetter"/>
      <w:lvlText w:val="%3."/>
      <w:lvlJc w:val="left"/>
      <w:pPr>
        <w:tabs>
          <w:tab w:val="num" w:pos="2700"/>
        </w:tabs>
        <w:ind w:left="2700" w:hanging="360"/>
      </w:pPr>
      <w:rPr>
        <w:rFonts w:ascii="Arial" w:hAnsi="Arial" w:hint="default"/>
        <w:b w:val="0"/>
        <w:i w:val="0"/>
        <w:strike w:val="0"/>
        <w:dstrike w:val="0"/>
        <w:sz w:val="22"/>
        <w:szCs w:val="22"/>
      </w:rPr>
    </w:lvl>
    <w:lvl w:ilvl="3" w:tplc="B2669972" w:tentative="1">
      <w:start w:val="1"/>
      <w:numFmt w:val="decimal"/>
      <w:lvlText w:val="%4."/>
      <w:lvlJc w:val="left"/>
      <w:pPr>
        <w:tabs>
          <w:tab w:val="num" w:pos="3240"/>
        </w:tabs>
        <w:ind w:left="3240" w:hanging="360"/>
      </w:pPr>
    </w:lvl>
    <w:lvl w:ilvl="4" w:tplc="255CB076" w:tentative="1">
      <w:start w:val="1"/>
      <w:numFmt w:val="lowerLetter"/>
      <w:lvlText w:val="%5."/>
      <w:lvlJc w:val="left"/>
      <w:pPr>
        <w:tabs>
          <w:tab w:val="num" w:pos="3960"/>
        </w:tabs>
        <w:ind w:left="3960" w:hanging="360"/>
      </w:pPr>
    </w:lvl>
    <w:lvl w:ilvl="5" w:tplc="148CB900" w:tentative="1">
      <w:start w:val="1"/>
      <w:numFmt w:val="lowerRoman"/>
      <w:lvlText w:val="%6."/>
      <w:lvlJc w:val="right"/>
      <w:pPr>
        <w:tabs>
          <w:tab w:val="num" w:pos="4680"/>
        </w:tabs>
        <w:ind w:left="4680" w:hanging="180"/>
      </w:pPr>
    </w:lvl>
    <w:lvl w:ilvl="6" w:tplc="A908431C" w:tentative="1">
      <w:start w:val="1"/>
      <w:numFmt w:val="decimal"/>
      <w:lvlText w:val="%7."/>
      <w:lvlJc w:val="left"/>
      <w:pPr>
        <w:tabs>
          <w:tab w:val="num" w:pos="5400"/>
        </w:tabs>
        <w:ind w:left="5400" w:hanging="360"/>
      </w:pPr>
    </w:lvl>
    <w:lvl w:ilvl="7" w:tplc="F044FBD4" w:tentative="1">
      <w:start w:val="1"/>
      <w:numFmt w:val="lowerLetter"/>
      <w:lvlText w:val="%8."/>
      <w:lvlJc w:val="left"/>
      <w:pPr>
        <w:tabs>
          <w:tab w:val="num" w:pos="6120"/>
        </w:tabs>
        <w:ind w:left="6120" w:hanging="360"/>
      </w:pPr>
    </w:lvl>
    <w:lvl w:ilvl="8" w:tplc="76BA1D6E" w:tentative="1">
      <w:start w:val="1"/>
      <w:numFmt w:val="lowerRoman"/>
      <w:lvlText w:val="%9."/>
      <w:lvlJc w:val="right"/>
      <w:pPr>
        <w:tabs>
          <w:tab w:val="num" w:pos="6840"/>
        </w:tabs>
        <w:ind w:left="6840" w:hanging="180"/>
      </w:pPr>
    </w:lvl>
  </w:abstractNum>
  <w:abstractNum w:abstractNumId="31" w15:restartNumberingAfterBreak="0">
    <w:nsid w:val="19F62ABC"/>
    <w:multiLevelType w:val="hybridMultilevel"/>
    <w:tmpl w:val="63E8308A"/>
    <w:lvl w:ilvl="0" w:tplc="0409001B">
      <w:start w:val="1"/>
      <w:numFmt w:val="lowerRoman"/>
      <w:lvlText w:val="%1."/>
      <w:lvlJc w:val="right"/>
      <w:pPr>
        <w:tabs>
          <w:tab w:val="num" w:pos="1080"/>
        </w:tabs>
        <w:ind w:left="1080" w:hanging="360"/>
      </w:pPr>
      <w:rPr>
        <w:rFonts w:hint="default"/>
        <w:b/>
        <w:i w:val="0"/>
        <w:strike w:val="0"/>
        <w:dstrike w:val="0"/>
        <w:sz w:val="22"/>
        <w:szCs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A2776AA"/>
    <w:multiLevelType w:val="hybridMultilevel"/>
    <w:tmpl w:val="5D4C92B2"/>
    <w:lvl w:ilvl="0" w:tplc="04090011">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B437D68"/>
    <w:multiLevelType w:val="hybridMultilevel"/>
    <w:tmpl w:val="0F80FB78"/>
    <w:lvl w:ilvl="0" w:tplc="B77A66C6">
      <w:start w:val="1"/>
      <w:numFmt w:val="decimal"/>
      <w:lvlText w:val="%1."/>
      <w:lvlJc w:val="left"/>
      <w:pPr>
        <w:tabs>
          <w:tab w:val="num" w:pos="720"/>
        </w:tabs>
        <w:ind w:left="720" w:hanging="360"/>
      </w:pPr>
      <w:rPr>
        <w:rFonts w:hint="default"/>
      </w:rPr>
    </w:lvl>
    <w:lvl w:ilvl="1" w:tplc="22AEDA50" w:tentative="1">
      <w:start w:val="1"/>
      <w:numFmt w:val="lowerLetter"/>
      <w:lvlText w:val="%2."/>
      <w:lvlJc w:val="left"/>
      <w:pPr>
        <w:tabs>
          <w:tab w:val="num" w:pos="1440"/>
        </w:tabs>
        <w:ind w:left="1440" w:hanging="360"/>
      </w:pPr>
    </w:lvl>
    <w:lvl w:ilvl="2" w:tplc="CE7CECD4" w:tentative="1">
      <w:start w:val="1"/>
      <w:numFmt w:val="lowerRoman"/>
      <w:lvlText w:val="%3."/>
      <w:lvlJc w:val="right"/>
      <w:pPr>
        <w:tabs>
          <w:tab w:val="num" w:pos="2160"/>
        </w:tabs>
        <w:ind w:left="2160" w:hanging="180"/>
      </w:pPr>
    </w:lvl>
    <w:lvl w:ilvl="3" w:tplc="0EC4CBDE" w:tentative="1">
      <w:start w:val="1"/>
      <w:numFmt w:val="decimal"/>
      <w:lvlText w:val="%4."/>
      <w:lvlJc w:val="left"/>
      <w:pPr>
        <w:tabs>
          <w:tab w:val="num" w:pos="2880"/>
        </w:tabs>
        <w:ind w:left="2880" w:hanging="360"/>
      </w:pPr>
    </w:lvl>
    <w:lvl w:ilvl="4" w:tplc="8B688A5C" w:tentative="1">
      <w:start w:val="1"/>
      <w:numFmt w:val="lowerLetter"/>
      <w:lvlText w:val="%5."/>
      <w:lvlJc w:val="left"/>
      <w:pPr>
        <w:tabs>
          <w:tab w:val="num" w:pos="3600"/>
        </w:tabs>
        <w:ind w:left="3600" w:hanging="360"/>
      </w:pPr>
    </w:lvl>
    <w:lvl w:ilvl="5" w:tplc="57C0B7EA" w:tentative="1">
      <w:start w:val="1"/>
      <w:numFmt w:val="lowerRoman"/>
      <w:lvlText w:val="%6."/>
      <w:lvlJc w:val="right"/>
      <w:pPr>
        <w:tabs>
          <w:tab w:val="num" w:pos="4320"/>
        </w:tabs>
        <w:ind w:left="4320" w:hanging="180"/>
      </w:pPr>
    </w:lvl>
    <w:lvl w:ilvl="6" w:tplc="174E7D96" w:tentative="1">
      <w:start w:val="1"/>
      <w:numFmt w:val="decimal"/>
      <w:lvlText w:val="%7."/>
      <w:lvlJc w:val="left"/>
      <w:pPr>
        <w:tabs>
          <w:tab w:val="num" w:pos="5040"/>
        </w:tabs>
        <w:ind w:left="5040" w:hanging="360"/>
      </w:pPr>
    </w:lvl>
    <w:lvl w:ilvl="7" w:tplc="85709C6A" w:tentative="1">
      <w:start w:val="1"/>
      <w:numFmt w:val="lowerLetter"/>
      <w:lvlText w:val="%8."/>
      <w:lvlJc w:val="left"/>
      <w:pPr>
        <w:tabs>
          <w:tab w:val="num" w:pos="5760"/>
        </w:tabs>
        <w:ind w:left="5760" w:hanging="360"/>
      </w:pPr>
    </w:lvl>
    <w:lvl w:ilvl="8" w:tplc="1AE62812" w:tentative="1">
      <w:start w:val="1"/>
      <w:numFmt w:val="lowerRoman"/>
      <w:lvlText w:val="%9."/>
      <w:lvlJc w:val="right"/>
      <w:pPr>
        <w:tabs>
          <w:tab w:val="num" w:pos="6480"/>
        </w:tabs>
        <w:ind w:left="6480" w:hanging="180"/>
      </w:pPr>
    </w:lvl>
  </w:abstractNum>
  <w:abstractNum w:abstractNumId="34" w15:restartNumberingAfterBreak="0">
    <w:nsid w:val="1B605B5B"/>
    <w:multiLevelType w:val="hybridMultilevel"/>
    <w:tmpl w:val="54A6E09E"/>
    <w:lvl w:ilvl="0" w:tplc="B69C04C6">
      <w:start w:val="1"/>
      <w:numFmt w:val="decimal"/>
      <w:lvlText w:val="%1)"/>
      <w:lvlJc w:val="left"/>
      <w:pPr>
        <w:ind w:left="1636" w:hanging="360"/>
      </w:pPr>
      <w:rPr>
        <w:rFonts w:hint="default"/>
      </w:rPr>
    </w:lvl>
    <w:lvl w:ilvl="1" w:tplc="04210019">
      <w:start w:val="1"/>
      <w:numFmt w:val="lowerLetter"/>
      <w:lvlText w:val="%2."/>
      <w:lvlJc w:val="left"/>
      <w:pPr>
        <w:ind w:left="2356" w:hanging="360"/>
      </w:pPr>
    </w:lvl>
    <w:lvl w:ilvl="2" w:tplc="0421001B">
      <w:start w:val="1"/>
      <w:numFmt w:val="lowerRoman"/>
      <w:lvlText w:val="%3."/>
      <w:lvlJc w:val="right"/>
      <w:pPr>
        <w:ind w:left="3076" w:hanging="180"/>
      </w:pPr>
    </w:lvl>
    <w:lvl w:ilvl="3" w:tplc="04090017">
      <w:start w:val="1"/>
      <w:numFmt w:val="lowerLetter"/>
      <w:lvlText w:val="%4)"/>
      <w:lvlJc w:val="left"/>
      <w:pPr>
        <w:ind w:left="3796" w:hanging="360"/>
      </w:pPr>
    </w:lvl>
    <w:lvl w:ilvl="4" w:tplc="9F9821D8">
      <w:start w:val="1"/>
      <w:numFmt w:val="bullet"/>
      <w:lvlText w:val=""/>
      <w:lvlJc w:val="left"/>
      <w:pPr>
        <w:ind w:left="4516" w:hanging="360"/>
      </w:pPr>
      <w:rPr>
        <w:rFonts w:ascii="Wingdings" w:eastAsia="Calibri" w:hAnsi="Wingdings" w:cs="Times New Roman" w:hint="default"/>
      </w:r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35" w15:restartNumberingAfterBreak="0">
    <w:nsid w:val="1B890595"/>
    <w:multiLevelType w:val="hybridMultilevel"/>
    <w:tmpl w:val="FE0CC7F2"/>
    <w:lvl w:ilvl="0" w:tplc="04090017">
      <w:start w:val="1"/>
      <w:numFmt w:val="lowerLetter"/>
      <w:lvlText w:val="%1)"/>
      <w:lvlJc w:val="left"/>
      <w:pPr>
        <w:ind w:left="306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6" w15:restartNumberingAfterBreak="0">
    <w:nsid w:val="1BA70B1C"/>
    <w:multiLevelType w:val="hybridMultilevel"/>
    <w:tmpl w:val="B270135E"/>
    <w:lvl w:ilvl="0" w:tplc="04090019">
      <w:start w:val="1"/>
      <w:numFmt w:val="lowerLetter"/>
      <w:lvlText w:val="%1."/>
      <w:lvlJc w:val="left"/>
      <w:pPr>
        <w:ind w:left="450" w:hanging="360"/>
      </w:pPr>
      <w:rPr>
        <w:rFonts w:hint="default"/>
        <w:color w:val="00000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7" w15:restartNumberingAfterBreak="0">
    <w:nsid w:val="1BB63FFE"/>
    <w:multiLevelType w:val="singleLevel"/>
    <w:tmpl w:val="8DB24652"/>
    <w:lvl w:ilvl="0">
      <w:start w:val="1"/>
      <w:numFmt w:val="lowerLetter"/>
      <w:lvlText w:val="%1."/>
      <w:legacy w:legacy="1" w:legacySpace="120" w:legacyIndent="360"/>
      <w:lvlJc w:val="left"/>
      <w:pPr>
        <w:ind w:left="786" w:hanging="360"/>
      </w:pPr>
    </w:lvl>
  </w:abstractNum>
  <w:abstractNum w:abstractNumId="38" w15:restartNumberingAfterBreak="0">
    <w:nsid w:val="1D7722DB"/>
    <w:multiLevelType w:val="hybridMultilevel"/>
    <w:tmpl w:val="A8FEABF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15:restartNumberingAfterBreak="0">
    <w:nsid w:val="1DD93EF7"/>
    <w:multiLevelType w:val="hybridMultilevel"/>
    <w:tmpl w:val="77BA825E"/>
    <w:lvl w:ilvl="0" w:tplc="E65AA0F0">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E8B01C8"/>
    <w:multiLevelType w:val="hybridMultilevel"/>
    <w:tmpl w:val="1FF675E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1E9D359C"/>
    <w:multiLevelType w:val="hybridMultilevel"/>
    <w:tmpl w:val="B2E23DA4"/>
    <w:lvl w:ilvl="0" w:tplc="04090019">
      <w:start w:val="1"/>
      <w:numFmt w:val="lowerLetter"/>
      <w:lvlText w:val="%1."/>
      <w:lvlJc w:val="left"/>
      <w:pPr>
        <w:ind w:left="900" w:hanging="360"/>
      </w:pPr>
      <w:rPr>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2" w15:restartNumberingAfterBreak="0">
    <w:nsid w:val="1EFA083D"/>
    <w:multiLevelType w:val="hybridMultilevel"/>
    <w:tmpl w:val="92729B8A"/>
    <w:lvl w:ilvl="0" w:tplc="4692A47E">
      <w:start w:val="1"/>
      <w:numFmt w:val="decimal"/>
      <w:lvlText w:val="%1."/>
      <w:lvlJc w:val="left"/>
      <w:pPr>
        <w:ind w:left="1440" w:hanging="360"/>
      </w:pPr>
      <w:rPr>
        <w:rFonts w:ascii="Calibri" w:hAnsi="Calibri" w:cs="Arial" w:hint="default"/>
        <w:b w:val="0"/>
        <w:i w:val="0"/>
        <w:color w:val="auto"/>
        <w:sz w:val="22"/>
        <w:szCs w:val="22"/>
        <w:u w:val="none"/>
      </w:rPr>
    </w:lvl>
    <w:lvl w:ilvl="1" w:tplc="04090019" w:tentative="1">
      <w:start w:val="1"/>
      <w:numFmt w:val="lowerLetter"/>
      <w:lvlText w:val="%2."/>
      <w:lvlJc w:val="left"/>
      <w:pPr>
        <w:ind w:left="2160" w:hanging="360"/>
      </w:pPr>
    </w:lvl>
    <w:lvl w:ilvl="2" w:tplc="0409000F">
      <w:start w:val="1"/>
      <w:numFmt w:val="decimal"/>
      <w:lvlText w:val="%3."/>
      <w:lvlJc w:val="left"/>
      <w:pPr>
        <w:ind w:left="2880" w:hanging="180"/>
      </w:pPr>
      <w:rPr>
        <w:rFonts w:hint="default"/>
        <w:b/>
        <w:i w:val="0"/>
        <w:sz w:val="22"/>
        <w:szCs w:val="22"/>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1FA3583D"/>
    <w:multiLevelType w:val="hybridMultilevel"/>
    <w:tmpl w:val="55725BB0"/>
    <w:lvl w:ilvl="0" w:tplc="0409001B">
      <w:start w:val="1"/>
      <w:numFmt w:val="lowerRoman"/>
      <w:lvlText w:val="%1."/>
      <w:lvlJc w:val="right"/>
      <w:pPr>
        <w:ind w:left="1260" w:hanging="360"/>
      </w:pPr>
      <w:rPr>
        <w:rFonts w:hint="default"/>
        <w:b/>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4" w15:restartNumberingAfterBreak="0">
    <w:nsid w:val="225A0028"/>
    <w:multiLevelType w:val="hybridMultilevel"/>
    <w:tmpl w:val="50706F42"/>
    <w:lvl w:ilvl="0" w:tplc="04090001">
      <w:start w:val="1"/>
      <w:numFmt w:val="bullet"/>
      <w:lvlText w:val=""/>
      <w:lvlJc w:val="left"/>
      <w:pPr>
        <w:tabs>
          <w:tab w:val="num" w:pos="2160"/>
        </w:tabs>
        <w:ind w:left="2160" w:hanging="360"/>
      </w:pPr>
      <w:rPr>
        <w:rFonts w:ascii="Symbol" w:hAnsi="Symbol" w:hint="default"/>
        <w:b w:val="0"/>
        <w:i w:val="0"/>
        <w:sz w:val="22"/>
        <w:szCs w:val="22"/>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5" w15:restartNumberingAfterBreak="0">
    <w:nsid w:val="23DB3842"/>
    <w:multiLevelType w:val="hybridMultilevel"/>
    <w:tmpl w:val="74B0240A"/>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6" w15:restartNumberingAfterBreak="0">
    <w:nsid w:val="2417525E"/>
    <w:multiLevelType w:val="hybridMultilevel"/>
    <w:tmpl w:val="6B4227C6"/>
    <w:lvl w:ilvl="0" w:tplc="EE34D48A">
      <w:start w:val="1"/>
      <w:numFmt w:val="lowerRoman"/>
      <w:lvlText w:val="%1."/>
      <w:lvlJc w:val="righ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7" w15:restartNumberingAfterBreak="0">
    <w:nsid w:val="24F34A4E"/>
    <w:multiLevelType w:val="hybridMultilevel"/>
    <w:tmpl w:val="FC48102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48" w15:restartNumberingAfterBreak="0">
    <w:nsid w:val="25E33F6A"/>
    <w:multiLevelType w:val="hybridMultilevel"/>
    <w:tmpl w:val="268081CC"/>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9" w15:restartNumberingAfterBreak="0">
    <w:nsid w:val="25FE3A3C"/>
    <w:multiLevelType w:val="hybridMultilevel"/>
    <w:tmpl w:val="BC162382"/>
    <w:lvl w:ilvl="0" w:tplc="24E8635E">
      <w:start w:val="24"/>
      <w:numFmt w:val="bullet"/>
      <w:lvlText w:val="-"/>
      <w:lvlJc w:val="left"/>
      <w:pPr>
        <w:ind w:left="3240" w:hanging="360"/>
      </w:pPr>
      <w:rPr>
        <w:rFonts w:ascii="Calibri" w:eastAsia="Calibri" w:hAnsi="Calibri" w:cs="Arial" w:hint="default"/>
      </w:rPr>
    </w:lvl>
    <w:lvl w:ilvl="1" w:tplc="38090003" w:tentative="1">
      <w:start w:val="1"/>
      <w:numFmt w:val="bullet"/>
      <w:lvlText w:val="o"/>
      <w:lvlJc w:val="left"/>
      <w:pPr>
        <w:ind w:left="3960" w:hanging="360"/>
      </w:pPr>
      <w:rPr>
        <w:rFonts w:ascii="Courier New" w:hAnsi="Courier New" w:cs="Courier New" w:hint="default"/>
      </w:rPr>
    </w:lvl>
    <w:lvl w:ilvl="2" w:tplc="38090005" w:tentative="1">
      <w:start w:val="1"/>
      <w:numFmt w:val="bullet"/>
      <w:lvlText w:val=""/>
      <w:lvlJc w:val="left"/>
      <w:pPr>
        <w:ind w:left="4680" w:hanging="360"/>
      </w:pPr>
      <w:rPr>
        <w:rFonts w:ascii="Wingdings" w:hAnsi="Wingdings" w:hint="default"/>
      </w:rPr>
    </w:lvl>
    <w:lvl w:ilvl="3" w:tplc="38090001" w:tentative="1">
      <w:start w:val="1"/>
      <w:numFmt w:val="bullet"/>
      <w:lvlText w:val=""/>
      <w:lvlJc w:val="left"/>
      <w:pPr>
        <w:ind w:left="5400" w:hanging="360"/>
      </w:pPr>
      <w:rPr>
        <w:rFonts w:ascii="Symbol" w:hAnsi="Symbol" w:hint="default"/>
      </w:rPr>
    </w:lvl>
    <w:lvl w:ilvl="4" w:tplc="38090003" w:tentative="1">
      <w:start w:val="1"/>
      <w:numFmt w:val="bullet"/>
      <w:lvlText w:val="o"/>
      <w:lvlJc w:val="left"/>
      <w:pPr>
        <w:ind w:left="6120" w:hanging="360"/>
      </w:pPr>
      <w:rPr>
        <w:rFonts w:ascii="Courier New" w:hAnsi="Courier New" w:cs="Courier New" w:hint="default"/>
      </w:rPr>
    </w:lvl>
    <w:lvl w:ilvl="5" w:tplc="38090005" w:tentative="1">
      <w:start w:val="1"/>
      <w:numFmt w:val="bullet"/>
      <w:lvlText w:val=""/>
      <w:lvlJc w:val="left"/>
      <w:pPr>
        <w:ind w:left="6840" w:hanging="360"/>
      </w:pPr>
      <w:rPr>
        <w:rFonts w:ascii="Wingdings" w:hAnsi="Wingdings" w:hint="default"/>
      </w:rPr>
    </w:lvl>
    <w:lvl w:ilvl="6" w:tplc="38090001" w:tentative="1">
      <w:start w:val="1"/>
      <w:numFmt w:val="bullet"/>
      <w:lvlText w:val=""/>
      <w:lvlJc w:val="left"/>
      <w:pPr>
        <w:ind w:left="7560" w:hanging="360"/>
      </w:pPr>
      <w:rPr>
        <w:rFonts w:ascii="Symbol" w:hAnsi="Symbol" w:hint="default"/>
      </w:rPr>
    </w:lvl>
    <w:lvl w:ilvl="7" w:tplc="38090003" w:tentative="1">
      <w:start w:val="1"/>
      <w:numFmt w:val="bullet"/>
      <w:lvlText w:val="o"/>
      <w:lvlJc w:val="left"/>
      <w:pPr>
        <w:ind w:left="8280" w:hanging="360"/>
      </w:pPr>
      <w:rPr>
        <w:rFonts w:ascii="Courier New" w:hAnsi="Courier New" w:cs="Courier New" w:hint="default"/>
      </w:rPr>
    </w:lvl>
    <w:lvl w:ilvl="8" w:tplc="38090005" w:tentative="1">
      <w:start w:val="1"/>
      <w:numFmt w:val="bullet"/>
      <w:lvlText w:val=""/>
      <w:lvlJc w:val="left"/>
      <w:pPr>
        <w:ind w:left="9000" w:hanging="360"/>
      </w:pPr>
      <w:rPr>
        <w:rFonts w:ascii="Wingdings" w:hAnsi="Wingdings" w:hint="default"/>
      </w:rPr>
    </w:lvl>
  </w:abstractNum>
  <w:abstractNum w:abstractNumId="50" w15:restartNumberingAfterBreak="0">
    <w:nsid w:val="26BB7CB0"/>
    <w:multiLevelType w:val="hybridMultilevel"/>
    <w:tmpl w:val="A08A3FA2"/>
    <w:lvl w:ilvl="0" w:tplc="E65AA0F0">
      <w:start w:val="19"/>
      <w:numFmt w:val="bullet"/>
      <w:lvlText w:val="-"/>
      <w:lvlJc w:val="left"/>
      <w:pPr>
        <w:ind w:left="2340" w:hanging="360"/>
      </w:pPr>
      <w:rPr>
        <w:rFonts w:ascii="Calibri" w:eastAsia="Times New Roman" w:hAnsi="Calibri" w:cs="Calibri"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1" w15:restartNumberingAfterBreak="0">
    <w:nsid w:val="2A552966"/>
    <w:multiLevelType w:val="hybridMultilevel"/>
    <w:tmpl w:val="B31CB6B6"/>
    <w:lvl w:ilvl="0" w:tplc="E65AA0F0">
      <w:start w:val="19"/>
      <w:numFmt w:val="bullet"/>
      <w:lvlText w:val="-"/>
      <w:lvlJc w:val="left"/>
      <w:pPr>
        <w:ind w:left="2520" w:hanging="360"/>
      </w:pPr>
      <w:rPr>
        <w:rFonts w:ascii="Calibri" w:eastAsia="Times New Roman" w:hAnsi="Calibri" w:cs="Calibri" w:hint="default"/>
        <w:b w:val="0"/>
        <w:color w:val="000000"/>
      </w:rPr>
    </w:lvl>
    <w:lvl w:ilvl="1" w:tplc="04090019">
      <w:start w:val="1"/>
      <w:numFmt w:val="lowerLetter"/>
      <w:lvlText w:val="%2."/>
      <w:lvlJc w:val="left"/>
      <w:pPr>
        <w:ind w:left="1440" w:hanging="360"/>
      </w:pPr>
    </w:lvl>
    <w:lvl w:ilvl="2" w:tplc="E65AA0F0">
      <w:start w:val="19"/>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A663957"/>
    <w:multiLevelType w:val="hybridMultilevel"/>
    <w:tmpl w:val="7728CB94"/>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15:restartNumberingAfterBreak="0">
    <w:nsid w:val="2B5A53FB"/>
    <w:multiLevelType w:val="hybridMultilevel"/>
    <w:tmpl w:val="F31C2BB0"/>
    <w:lvl w:ilvl="0" w:tplc="04210019">
      <w:start w:val="1"/>
      <w:numFmt w:val="lowerLetter"/>
      <w:lvlText w:val="%1."/>
      <w:lvlJc w:val="left"/>
      <w:pPr>
        <w:ind w:left="1724" w:hanging="360"/>
      </w:pPr>
    </w:lvl>
    <w:lvl w:ilvl="1" w:tplc="04210019" w:tentative="1">
      <w:start w:val="1"/>
      <w:numFmt w:val="lowerLetter"/>
      <w:lvlText w:val="%2."/>
      <w:lvlJc w:val="left"/>
      <w:pPr>
        <w:ind w:left="2444" w:hanging="360"/>
      </w:pPr>
    </w:lvl>
    <w:lvl w:ilvl="2" w:tplc="0421001B" w:tentative="1">
      <w:start w:val="1"/>
      <w:numFmt w:val="lowerRoman"/>
      <w:lvlText w:val="%3."/>
      <w:lvlJc w:val="right"/>
      <w:pPr>
        <w:ind w:left="3164" w:hanging="180"/>
      </w:pPr>
    </w:lvl>
    <w:lvl w:ilvl="3" w:tplc="0421000F" w:tentative="1">
      <w:start w:val="1"/>
      <w:numFmt w:val="decimal"/>
      <w:lvlText w:val="%4."/>
      <w:lvlJc w:val="left"/>
      <w:pPr>
        <w:ind w:left="3884" w:hanging="360"/>
      </w:pPr>
    </w:lvl>
    <w:lvl w:ilvl="4" w:tplc="04210019" w:tentative="1">
      <w:start w:val="1"/>
      <w:numFmt w:val="lowerLetter"/>
      <w:lvlText w:val="%5."/>
      <w:lvlJc w:val="left"/>
      <w:pPr>
        <w:ind w:left="4604" w:hanging="360"/>
      </w:pPr>
    </w:lvl>
    <w:lvl w:ilvl="5" w:tplc="0421001B" w:tentative="1">
      <w:start w:val="1"/>
      <w:numFmt w:val="lowerRoman"/>
      <w:lvlText w:val="%6."/>
      <w:lvlJc w:val="right"/>
      <w:pPr>
        <w:ind w:left="5324" w:hanging="180"/>
      </w:pPr>
    </w:lvl>
    <w:lvl w:ilvl="6" w:tplc="0421000F" w:tentative="1">
      <w:start w:val="1"/>
      <w:numFmt w:val="decimal"/>
      <w:lvlText w:val="%7."/>
      <w:lvlJc w:val="left"/>
      <w:pPr>
        <w:ind w:left="6044" w:hanging="360"/>
      </w:pPr>
    </w:lvl>
    <w:lvl w:ilvl="7" w:tplc="04210019" w:tentative="1">
      <w:start w:val="1"/>
      <w:numFmt w:val="lowerLetter"/>
      <w:lvlText w:val="%8."/>
      <w:lvlJc w:val="left"/>
      <w:pPr>
        <w:ind w:left="6764" w:hanging="360"/>
      </w:pPr>
    </w:lvl>
    <w:lvl w:ilvl="8" w:tplc="0421001B" w:tentative="1">
      <w:start w:val="1"/>
      <w:numFmt w:val="lowerRoman"/>
      <w:lvlText w:val="%9."/>
      <w:lvlJc w:val="right"/>
      <w:pPr>
        <w:ind w:left="7484" w:hanging="180"/>
      </w:pPr>
    </w:lvl>
  </w:abstractNum>
  <w:abstractNum w:abstractNumId="54" w15:restartNumberingAfterBreak="0">
    <w:nsid w:val="2BA93664"/>
    <w:multiLevelType w:val="hybridMultilevel"/>
    <w:tmpl w:val="D34A455A"/>
    <w:lvl w:ilvl="0" w:tplc="C19625F2">
      <w:start w:val="1"/>
      <w:numFmt w:val="decimal"/>
      <w:lvlText w:val="%1."/>
      <w:lvlJc w:val="left"/>
      <w:pPr>
        <w:tabs>
          <w:tab w:val="num" w:pos="1080"/>
        </w:tabs>
        <w:ind w:left="1080" w:hanging="360"/>
      </w:pPr>
    </w:lvl>
    <w:lvl w:ilvl="1" w:tplc="0ABAF0B2">
      <w:start w:val="1"/>
      <w:numFmt w:val="lowerLetter"/>
      <w:lvlText w:val="%2."/>
      <w:lvlJc w:val="left"/>
      <w:pPr>
        <w:tabs>
          <w:tab w:val="num" w:pos="1800"/>
        </w:tabs>
        <w:ind w:left="1800" w:hanging="360"/>
      </w:pPr>
      <w:rPr>
        <w:rFonts w:ascii="Arial" w:hAnsi="Arial" w:hint="default"/>
        <w:b w:val="0"/>
        <w:i w:val="0"/>
        <w:sz w:val="18"/>
      </w:rPr>
    </w:lvl>
    <w:lvl w:ilvl="2" w:tplc="9A2ADEEC">
      <w:start w:val="1"/>
      <w:numFmt w:val="lowerLetter"/>
      <w:lvlText w:val="%3."/>
      <w:lvlJc w:val="left"/>
      <w:pPr>
        <w:tabs>
          <w:tab w:val="num" w:pos="2700"/>
        </w:tabs>
        <w:ind w:left="2700" w:hanging="360"/>
      </w:pPr>
      <w:rPr>
        <w:rFonts w:ascii="Arial" w:hAnsi="Arial" w:hint="default"/>
        <w:b w:val="0"/>
        <w:i w:val="0"/>
        <w:strike w:val="0"/>
        <w:dstrike w:val="0"/>
        <w:sz w:val="22"/>
        <w:szCs w:val="22"/>
      </w:rPr>
    </w:lvl>
    <w:lvl w:ilvl="3" w:tplc="8424D71E" w:tentative="1">
      <w:start w:val="1"/>
      <w:numFmt w:val="decimal"/>
      <w:lvlText w:val="%4."/>
      <w:lvlJc w:val="left"/>
      <w:pPr>
        <w:tabs>
          <w:tab w:val="num" w:pos="3240"/>
        </w:tabs>
        <w:ind w:left="3240" w:hanging="360"/>
      </w:pPr>
    </w:lvl>
    <w:lvl w:ilvl="4" w:tplc="2A6CD66C" w:tentative="1">
      <w:start w:val="1"/>
      <w:numFmt w:val="lowerLetter"/>
      <w:lvlText w:val="%5."/>
      <w:lvlJc w:val="left"/>
      <w:pPr>
        <w:tabs>
          <w:tab w:val="num" w:pos="3960"/>
        </w:tabs>
        <w:ind w:left="3960" w:hanging="360"/>
      </w:pPr>
    </w:lvl>
    <w:lvl w:ilvl="5" w:tplc="97202468" w:tentative="1">
      <w:start w:val="1"/>
      <w:numFmt w:val="lowerRoman"/>
      <w:lvlText w:val="%6."/>
      <w:lvlJc w:val="right"/>
      <w:pPr>
        <w:tabs>
          <w:tab w:val="num" w:pos="4680"/>
        </w:tabs>
        <w:ind w:left="4680" w:hanging="180"/>
      </w:pPr>
    </w:lvl>
    <w:lvl w:ilvl="6" w:tplc="EB56DFC2" w:tentative="1">
      <w:start w:val="1"/>
      <w:numFmt w:val="decimal"/>
      <w:lvlText w:val="%7."/>
      <w:lvlJc w:val="left"/>
      <w:pPr>
        <w:tabs>
          <w:tab w:val="num" w:pos="5400"/>
        </w:tabs>
        <w:ind w:left="5400" w:hanging="360"/>
      </w:pPr>
    </w:lvl>
    <w:lvl w:ilvl="7" w:tplc="C67E8078" w:tentative="1">
      <w:start w:val="1"/>
      <w:numFmt w:val="lowerLetter"/>
      <w:lvlText w:val="%8."/>
      <w:lvlJc w:val="left"/>
      <w:pPr>
        <w:tabs>
          <w:tab w:val="num" w:pos="6120"/>
        </w:tabs>
        <w:ind w:left="6120" w:hanging="360"/>
      </w:pPr>
    </w:lvl>
    <w:lvl w:ilvl="8" w:tplc="000631F0" w:tentative="1">
      <w:start w:val="1"/>
      <w:numFmt w:val="lowerRoman"/>
      <w:lvlText w:val="%9."/>
      <w:lvlJc w:val="right"/>
      <w:pPr>
        <w:tabs>
          <w:tab w:val="num" w:pos="6840"/>
        </w:tabs>
        <w:ind w:left="6840" w:hanging="180"/>
      </w:pPr>
    </w:lvl>
  </w:abstractNum>
  <w:abstractNum w:abstractNumId="55" w15:restartNumberingAfterBreak="0">
    <w:nsid w:val="2C5A4507"/>
    <w:multiLevelType w:val="hybridMultilevel"/>
    <w:tmpl w:val="0F80FB78"/>
    <w:lvl w:ilvl="0" w:tplc="B77A66C6">
      <w:start w:val="1"/>
      <w:numFmt w:val="decimal"/>
      <w:lvlText w:val="%1."/>
      <w:lvlJc w:val="left"/>
      <w:pPr>
        <w:tabs>
          <w:tab w:val="num" w:pos="720"/>
        </w:tabs>
        <w:ind w:left="720" w:hanging="360"/>
      </w:pPr>
      <w:rPr>
        <w:rFonts w:hint="default"/>
      </w:rPr>
    </w:lvl>
    <w:lvl w:ilvl="1" w:tplc="22AEDA50" w:tentative="1">
      <w:start w:val="1"/>
      <w:numFmt w:val="lowerLetter"/>
      <w:lvlText w:val="%2."/>
      <w:lvlJc w:val="left"/>
      <w:pPr>
        <w:tabs>
          <w:tab w:val="num" w:pos="1440"/>
        </w:tabs>
        <w:ind w:left="1440" w:hanging="360"/>
      </w:pPr>
    </w:lvl>
    <w:lvl w:ilvl="2" w:tplc="CE7CECD4" w:tentative="1">
      <w:start w:val="1"/>
      <w:numFmt w:val="lowerRoman"/>
      <w:lvlText w:val="%3."/>
      <w:lvlJc w:val="right"/>
      <w:pPr>
        <w:tabs>
          <w:tab w:val="num" w:pos="2160"/>
        </w:tabs>
        <w:ind w:left="2160" w:hanging="180"/>
      </w:pPr>
    </w:lvl>
    <w:lvl w:ilvl="3" w:tplc="0EC4CBDE" w:tentative="1">
      <w:start w:val="1"/>
      <w:numFmt w:val="decimal"/>
      <w:lvlText w:val="%4."/>
      <w:lvlJc w:val="left"/>
      <w:pPr>
        <w:tabs>
          <w:tab w:val="num" w:pos="2880"/>
        </w:tabs>
        <w:ind w:left="2880" w:hanging="360"/>
      </w:pPr>
    </w:lvl>
    <w:lvl w:ilvl="4" w:tplc="8B688A5C" w:tentative="1">
      <w:start w:val="1"/>
      <w:numFmt w:val="lowerLetter"/>
      <w:lvlText w:val="%5."/>
      <w:lvlJc w:val="left"/>
      <w:pPr>
        <w:tabs>
          <w:tab w:val="num" w:pos="3600"/>
        </w:tabs>
        <w:ind w:left="3600" w:hanging="360"/>
      </w:pPr>
    </w:lvl>
    <w:lvl w:ilvl="5" w:tplc="57C0B7EA" w:tentative="1">
      <w:start w:val="1"/>
      <w:numFmt w:val="lowerRoman"/>
      <w:lvlText w:val="%6."/>
      <w:lvlJc w:val="right"/>
      <w:pPr>
        <w:tabs>
          <w:tab w:val="num" w:pos="4320"/>
        </w:tabs>
        <w:ind w:left="4320" w:hanging="180"/>
      </w:pPr>
    </w:lvl>
    <w:lvl w:ilvl="6" w:tplc="174E7D96" w:tentative="1">
      <w:start w:val="1"/>
      <w:numFmt w:val="decimal"/>
      <w:lvlText w:val="%7."/>
      <w:lvlJc w:val="left"/>
      <w:pPr>
        <w:tabs>
          <w:tab w:val="num" w:pos="5040"/>
        </w:tabs>
        <w:ind w:left="5040" w:hanging="360"/>
      </w:pPr>
    </w:lvl>
    <w:lvl w:ilvl="7" w:tplc="85709C6A" w:tentative="1">
      <w:start w:val="1"/>
      <w:numFmt w:val="lowerLetter"/>
      <w:lvlText w:val="%8."/>
      <w:lvlJc w:val="left"/>
      <w:pPr>
        <w:tabs>
          <w:tab w:val="num" w:pos="5760"/>
        </w:tabs>
        <w:ind w:left="5760" w:hanging="360"/>
      </w:pPr>
    </w:lvl>
    <w:lvl w:ilvl="8" w:tplc="1AE62812" w:tentative="1">
      <w:start w:val="1"/>
      <w:numFmt w:val="lowerRoman"/>
      <w:lvlText w:val="%9."/>
      <w:lvlJc w:val="right"/>
      <w:pPr>
        <w:tabs>
          <w:tab w:val="num" w:pos="6480"/>
        </w:tabs>
        <w:ind w:left="6480" w:hanging="180"/>
      </w:pPr>
    </w:lvl>
  </w:abstractNum>
  <w:abstractNum w:abstractNumId="56" w15:restartNumberingAfterBreak="0">
    <w:nsid w:val="2C8071A3"/>
    <w:multiLevelType w:val="hybridMultilevel"/>
    <w:tmpl w:val="875E82B0"/>
    <w:lvl w:ilvl="0" w:tplc="04090011">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2C9B6E6B"/>
    <w:multiLevelType w:val="hybridMultilevel"/>
    <w:tmpl w:val="90BCF324"/>
    <w:lvl w:ilvl="0" w:tplc="6C96367A">
      <w:start w:val="1"/>
      <w:numFmt w:val="decimal"/>
      <w:lvlText w:val="%1."/>
      <w:lvlJc w:val="left"/>
      <w:pPr>
        <w:tabs>
          <w:tab w:val="num" w:pos="-1422"/>
        </w:tabs>
        <w:ind w:left="-1422" w:hanging="360"/>
      </w:pPr>
      <w:rPr>
        <w:rFonts w:hint="default"/>
      </w:rPr>
    </w:lvl>
    <w:lvl w:ilvl="1" w:tplc="04090019" w:tentative="1">
      <w:start w:val="1"/>
      <w:numFmt w:val="lowerLetter"/>
      <w:lvlText w:val="%2."/>
      <w:lvlJc w:val="left"/>
      <w:pPr>
        <w:tabs>
          <w:tab w:val="num" w:pos="-702"/>
        </w:tabs>
        <w:ind w:left="-702" w:hanging="360"/>
      </w:pPr>
    </w:lvl>
    <w:lvl w:ilvl="2" w:tplc="0409001B" w:tentative="1">
      <w:start w:val="1"/>
      <w:numFmt w:val="lowerRoman"/>
      <w:lvlText w:val="%3."/>
      <w:lvlJc w:val="right"/>
      <w:pPr>
        <w:tabs>
          <w:tab w:val="num" w:pos="18"/>
        </w:tabs>
        <w:ind w:left="18" w:hanging="180"/>
      </w:pPr>
    </w:lvl>
    <w:lvl w:ilvl="3" w:tplc="0409000F" w:tentative="1">
      <w:start w:val="1"/>
      <w:numFmt w:val="decimal"/>
      <w:lvlText w:val="%4."/>
      <w:lvlJc w:val="left"/>
      <w:pPr>
        <w:tabs>
          <w:tab w:val="num" w:pos="738"/>
        </w:tabs>
        <w:ind w:left="738" w:hanging="360"/>
      </w:pPr>
    </w:lvl>
    <w:lvl w:ilvl="4" w:tplc="04090019" w:tentative="1">
      <w:start w:val="1"/>
      <w:numFmt w:val="lowerLetter"/>
      <w:lvlText w:val="%5."/>
      <w:lvlJc w:val="left"/>
      <w:pPr>
        <w:tabs>
          <w:tab w:val="num" w:pos="1458"/>
        </w:tabs>
        <w:ind w:left="1458" w:hanging="360"/>
      </w:pPr>
    </w:lvl>
    <w:lvl w:ilvl="5" w:tplc="0409001B" w:tentative="1">
      <w:start w:val="1"/>
      <w:numFmt w:val="lowerRoman"/>
      <w:lvlText w:val="%6."/>
      <w:lvlJc w:val="right"/>
      <w:pPr>
        <w:tabs>
          <w:tab w:val="num" w:pos="2178"/>
        </w:tabs>
        <w:ind w:left="2178" w:hanging="180"/>
      </w:pPr>
    </w:lvl>
    <w:lvl w:ilvl="6" w:tplc="0409000F" w:tentative="1">
      <w:start w:val="1"/>
      <w:numFmt w:val="decimal"/>
      <w:lvlText w:val="%7."/>
      <w:lvlJc w:val="left"/>
      <w:pPr>
        <w:tabs>
          <w:tab w:val="num" w:pos="2898"/>
        </w:tabs>
        <w:ind w:left="2898" w:hanging="360"/>
      </w:pPr>
    </w:lvl>
    <w:lvl w:ilvl="7" w:tplc="04090019" w:tentative="1">
      <w:start w:val="1"/>
      <w:numFmt w:val="lowerLetter"/>
      <w:lvlText w:val="%8."/>
      <w:lvlJc w:val="left"/>
      <w:pPr>
        <w:tabs>
          <w:tab w:val="num" w:pos="3618"/>
        </w:tabs>
        <w:ind w:left="3618" w:hanging="360"/>
      </w:pPr>
    </w:lvl>
    <w:lvl w:ilvl="8" w:tplc="0409001B" w:tentative="1">
      <w:start w:val="1"/>
      <w:numFmt w:val="lowerRoman"/>
      <w:lvlText w:val="%9."/>
      <w:lvlJc w:val="right"/>
      <w:pPr>
        <w:tabs>
          <w:tab w:val="num" w:pos="4338"/>
        </w:tabs>
        <w:ind w:left="4338" w:hanging="180"/>
      </w:pPr>
    </w:lvl>
  </w:abstractNum>
  <w:abstractNum w:abstractNumId="58" w15:restartNumberingAfterBreak="0">
    <w:nsid w:val="2D2A5EFE"/>
    <w:multiLevelType w:val="hybridMultilevel"/>
    <w:tmpl w:val="13506934"/>
    <w:lvl w:ilvl="0" w:tplc="E4701C06">
      <w:start w:val="1"/>
      <w:numFmt w:val="decimal"/>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rPr>
        <w:rFonts w:hint="default"/>
        <w:b w:val="0"/>
        <w:i w:val="0"/>
        <w:strike w:val="0"/>
        <w:dstrike w:val="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DCA50E1"/>
    <w:multiLevelType w:val="singleLevel"/>
    <w:tmpl w:val="2102B5E8"/>
    <w:lvl w:ilvl="0">
      <w:start w:val="1"/>
      <w:numFmt w:val="decimal"/>
      <w:lvlText w:val="%1."/>
      <w:legacy w:legacy="1" w:legacySpace="120" w:legacyIndent="360"/>
      <w:lvlJc w:val="left"/>
      <w:pPr>
        <w:ind w:left="360" w:hanging="360"/>
      </w:pPr>
    </w:lvl>
  </w:abstractNum>
  <w:abstractNum w:abstractNumId="60" w15:restartNumberingAfterBreak="0">
    <w:nsid w:val="2F0E5772"/>
    <w:multiLevelType w:val="hybridMultilevel"/>
    <w:tmpl w:val="D156544A"/>
    <w:lvl w:ilvl="0" w:tplc="01E4EE70">
      <w:start w:val="1"/>
      <w:numFmt w:val="decimal"/>
      <w:lvlText w:val="%1)"/>
      <w:lvlJc w:val="left"/>
      <w:pPr>
        <w:ind w:left="1267" w:hanging="360"/>
      </w:pPr>
      <w:rPr>
        <w:b w:val="0"/>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61" w15:restartNumberingAfterBreak="0">
    <w:nsid w:val="2F476D0F"/>
    <w:multiLevelType w:val="hybridMultilevel"/>
    <w:tmpl w:val="26EA424E"/>
    <w:lvl w:ilvl="0" w:tplc="FD869978">
      <w:start w:val="1"/>
      <w:numFmt w:val="decimal"/>
      <w:lvlText w:val="%1."/>
      <w:lvlJc w:val="left"/>
      <w:pPr>
        <w:tabs>
          <w:tab w:val="num" w:pos="5400"/>
        </w:tabs>
        <w:ind w:left="5400" w:hanging="360"/>
      </w:pPr>
      <w:rPr>
        <w:rFonts w:ascii="Calibri" w:hAnsi="Calibri" w:cs="Calibri"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02A0042"/>
    <w:multiLevelType w:val="hybridMultilevel"/>
    <w:tmpl w:val="2288277C"/>
    <w:lvl w:ilvl="0" w:tplc="EE34D48A">
      <w:start w:val="1"/>
      <w:numFmt w:val="lowerRoman"/>
      <w:lvlText w:val="%1."/>
      <w:lvlJc w:val="righ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1857012"/>
    <w:multiLevelType w:val="hybridMultilevel"/>
    <w:tmpl w:val="4EE081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3242E8F"/>
    <w:multiLevelType w:val="hybridMultilevel"/>
    <w:tmpl w:val="66C4D44C"/>
    <w:lvl w:ilvl="0" w:tplc="FE42F788">
      <w:start w:val="1"/>
      <w:numFmt w:val="decimal"/>
      <w:lvlText w:val="%1."/>
      <w:lvlJc w:val="left"/>
      <w:pPr>
        <w:tabs>
          <w:tab w:val="num" w:pos="5400"/>
        </w:tabs>
        <w:ind w:left="5400" w:hanging="360"/>
      </w:pPr>
      <w:rPr>
        <w:rFonts w:ascii="Calibri" w:hAnsi="Calibri" w:cs="Arial"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32714E1"/>
    <w:multiLevelType w:val="hybridMultilevel"/>
    <w:tmpl w:val="9FE0E128"/>
    <w:lvl w:ilvl="0" w:tplc="8620F8D2">
      <w:start w:val="1"/>
      <w:numFmt w:val="decimal"/>
      <w:lvlText w:val="%1."/>
      <w:lvlJc w:val="left"/>
      <w:pPr>
        <w:tabs>
          <w:tab w:val="num" w:pos="2700"/>
        </w:tabs>
        <w:ind w:left="2700" w:hanging="360"/>
      </w:pPr>
      <w:rPr>
        <w:rFonts w:hint="default"/>
      </w:rPr>
    </w:lvl>
    <w:lvl w:ilvl="1" w:tplc="32C2AD18" w:tentative="1">
      <w:start w:val="1"/>
      <w:numFmt w:val="lowerLetter"/>
      <w:lvlText w:val="%2."/>
      <w:lvlJc w:val="left"/>
      <w:pPr>
        <w:ind w:left="2160" w:hanging="360"/>
      </w:pPr>
    </w:lvl>
    <w:lvl w:ilvl="2" w:tplc="25B61966" w:tentative="1">
      <w:start w:val="1"/>
      <w:numFmt w:val="lowerRoman"/>
      <w:lvlText w:val="%3."/>
      <w:lvlJc w:val="right"/>
      <w:pPr>
        <w:ind w:left="2880" w:hanging="180"/>
      </w:pPr>
    </w:lvl>
    <w:lvl w:ilvl="3" w:tplc="E51E5BFC" w:tentative="1">
      <w:start w:val="1"/>
      <w:numFmt w:val="decimal"/>
      <w:lvlText w:val="%4."/>
      <w:lvlJc w:val="left"/>
      <w:pPr>
        <w:ind w:left="3600" w:hanging="360"/>
      </w:pPr>
    </w:lvl>
    <w:lvl w:ilvl="4" w:tplc="6FC44CF8" w:tentative="1">
      <w:start w:val="1"/>
      <w:numFmt w:val="lowerLetter"/>
      <w:lvlText w:val="%5."/>
      <w:lvlJc w:val="left"/>
      <w:pPr>
        <w:ind w:left="4320" w:hanging="360"/>
      </w:pPr>
    </w:lvl>
    <w:lvl w:ilvl="5" w:tplc="1DA81536" w:tentative="1">
      <w:start w:val="1"/>
      <w:numFmt w:val="lowerRoman"/>
      <w:lvlText w:val="%6."/>
      <w:lvlJc w:val="right"/>
      <w:pPr>
        <w:ind w:left="5040" w:hanging="180"/>
      </w:pPr>
    </w:lvl>
    <w:lvl w:ilvl="6" w:tplc="15245646" w:tentative="1">
      <w:start w:val="1"/>
      <w:numFmt w:val="decimal"/>
      <w:lvlText w:val="%7."/>
      <w:lvlJc w:val="left"/>
      <w:pPr>
        <w:ind w:left="5760" w:hanging="360"/>
      </w:pPr>
    </w:lvl>
    <w:lvl w:ilvl="7" w:tplc="1E18D458" w:tentative="1">
      <w:start w:val="1"/>
      <w:numFmt w:val="lowerLetter"/>
      <w:lvlText w:val="%8."/>
      <w:lvlJc w:val="left"/>
      <w:pPr>
        <w:ind w:left="6480" w:hanging="360"/>
      </w:pPr>
    </w:lvl>
    <w:lvl w:ilvl="8" w:tplc="E2FEF052" w:tentative="1">
      <w:start w:val="1"/>
      <w:numFmt w:val="lowerRoman"/>
      <w:lvlText w:val="%9."/>
      <w:lvlJc w:val="right"/>
      <w:pPr>
        <w:ind w:left="7200" w:hanging="180"/>
      </w:pPr>
    </w:lvl>
  </w:abstractNum>
  <w:abstractNum w:abstractNumId="66" w15:restartNumberingAfterBreak="0">
    <w:nsid w:val="33946FF2"/>
    <w:multiLevelType w:val="hybridMultilevel"/>
    <w:tmpl w:val="C2A25EA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7" w15:restartNumberingAfterBreak="0">
    <w:nsid w:val="33DA6CC6"/>
    <w:multiLevelType w:val="hybridMultilevel"/>
    <w:tmpl w:val="DCC8A2FA"/>
    <w:lvl w:ilvl="0" w:tplc="00D8C68E">
      <w:start w:val="1"/>
      <w:numFmt w:val="upperLetter"/>
      <w:lvlText w:val="%1."/>
      <w:lvlJc w:val="left"/>
      <w:pPr>
        <w:tabs>
          <w:tab w:val="num" w:pos="3960"/>
        </w:tabs>
        <w:ind w:left="3960" w:hanging="360"/>
      </w:pPr>
      <w:rPr>
        <w:rFonts w:ascii="Calibri" w:hAnsi="Calibri" w:hint="default"/>
        <w:b/>
        <w:i w:val="0"/>
        <w:sz w:val="22"/>
        <w:szCs w:val="22"/>
      </w:rPr>
    </w:lvl>
    <w:lvl w:ilvl="1" w:tplc="502E866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343A602F"/>
    <w:multiLevelType w:val="hybridMultilevel"/>
    <w:tmpl w:val="99A27E7A"/>
    <w:lvl w:ilvl="0" w:tplc="CF269DF2">
      <w:start w:val="1"/>
      <w:numFmt w:val="lowerLetter"/>
      <w:lvlText w:val="%1."/>
      <w:lvlJc w:val="left"/>
      <w:pPr>
        <w:tabs>
          <w:tab w:val="num" w:pos="1260"/>
        </w:tabs>
        <w:ind w:left="1260" w:hanging="360"/>
      </w:pPr>
      <w:rPr>
        <w:rFonts w:hint="default"/>
        <w:b w:val="0"/>
        <w:i w:val="0"/>
      </w:rPr>
    </w:lvl>
    <w:lvl w:ilvl="1" w:tplc="04090019">
      <w:start w:val="1"/>
      <w:numFmt w:val="lowerLetter"/>
      <w:lvlText w:val="%2."/>
      <w:lvlJc w:val="left"/>
      <w:pPr>
        <w:tabs>
          <w:tab w:val="num" w:pos="2340"/>
        </w:tabs>
        <w:ind w:left="2340" w:hanging="360"/>
      </w:pPr>
    </w:lvl>
    <w:lvl w:ilvl="2" w:tplc="CF269DF2">
      <w:start w:val="1"/>
      <w:numFmt w:val="lowerLetter"/>
      <w:lvlText w:val="%3."/>
      <w:lvlJc w:val="left"/>
      <w:pPr>
        <w:tabs>
          <w:tab w:val="num" w:pos="3240"/>
        </w:tabs>
        <w:ind w:left="3240" w:hanging="360"/>
      </w:pPr>
      <w:rPr>
        <w:rFonts w:hint="default"/>
        <w:b w:val="0"/>
        <w:i w:val="0"/>
      </w:rPr>
    </w:lvl>
    <w:lvl w:ilvl="3" w:tplc="BB6C9C6C">
      <w:start w:val="1"/>
      <w:numFmt w:val="decimal"/>
      <w:lvlText w:val="%4)."/>
      <w:lvlJc w:val="right"/>
      <w:pPr>
        <w:tabs>
          <w:tab w:val="num" w:pos="3492"/>
        </w:tabs>
        <w:ind w:left="3492" w:hanging="72"/>
      </w:pPr>
      <w:rPr>
        <w:rFonts w:hint="default"/>
        <w:b w:val="0"/>
        <w:i w:val="0"/>
      </w:rPr>
    </w:lvl>
    <w:lvl w:ilvl="4" w:tplc="A7981246">
      <w:start w:val="1"/>
      <w:numFmt w:val="lowerLetter"/>
      <w:lvlText w:val="%5)"/>
      <w:lvlJc w:val="left"/>
      <w:pPr>
        <w:tabs>
          <w:tab w:val="num" w:pos="4500"/>
        </w:tabs>
        <w:ind w:left="4500" w:hanging="360"/>
      </w:pPr>
      <w:rPr>
        <w:rFonts w:ascii="Arial" w:hAnsi="Arial" w:hint="default"/>
        <w:b w:val="0"/>
        <w:i w:val="0"/>
        <w:sz w:val="22"/>
        <w:szCs w:val="22"/>
      </w:rPr>
    </w:lvl>
    <w:lvl w:ilvl="5" w:tplc="3146AA84">
      <w:start w:val="1"/>
      <w:numFmt w:val="decimal"/>
      <w:lvlText w:val="%6)"/>
      <w:lvlJc w:val="left"/>
      <w:pPr>
        <w:tabs>
          <w:tab w:val="num" w:pos="5400"/>
        </w:tabs>
        <w:ind w:left="5400" w:hanging="360"/>
      </w:pPr>
      <w:rPr>
        <w:rFonts w:ascii="Arial" w:hAnsi="Arial" w:cs="Arial" w:hint="default"/>
        <w:b w:val="0"/>
        <w:i w:val="0"/>
        <w:sz w:val="22"/>
        <w:szCs w:val="22"/>
      </w:rPr>
    </w:lvl>
    <w:lvl w:ilvl="6" w:tplc="7ECE444E">
      <w:start w:val="1"/>
      <w:numFmt w:val="lowerLetter"/>
      <w:lvlText w:val="%7."/>
      <w:lvlJc w:val="left"/>
      <w:pPr>
        <w:tabs>
          <w:tab w:val="num" w:pos="5940"/>
        </w:tabs>
        <w:ind w:left="5940" w:hanging="360"/>
      </w:pPr>
      <w:rPr>
        <w:rFonts w:hint="default"/>
        <w:b/>
        <w:i w:val="0"/>
        <w:sz w:val="22"/>
        <w:szCs w:val="22"/>
      </w:rPr>
    </w:lvl>
    <w:lvl w:ilvl="7" w:tplc="7A6ABFE4">
      <w:start w:val="1"/>
      <w:numFmt w:val="decimal"/>
      <w:lvlText w:val="%8."/>
      <w:lvlJc w:val="left"/>
      <w:pPr>
        <w:tabs>
          <w:tab w:val="num" w:pos="6660"/>
        </w:tabs>
        <w:ind w:left="6660" w:hanging="360"/>
      </w:pPr>
      <w:rPr>
        <w:rFonts w:ascii="Calibri" w:hAnsi="Calibri" w:hint="default"/>
        <w:b w:val="0"/>
        <w:i w:val="0"/>
        <w:sz w:val="22"/>
        <w:szCs w:val="22"/>
      </w:rPr>
    </w:lvl>
    <w:lvl w:ilvl="8" w:tplc="0409001B">
      <w:start w:val="1"/>
      <w:numFmt w:val="lowerRoman"/>
      <w:lvlText w:val="%9."/>
      <w:lvlJc w:val="right"/>
      <w:pPr>
        <w:tabs>
          <w:tab w:val="num" w:pos="7380"/>
        </w:tabs>
        <w:ind w:left="7380" w:hanging="180"/>
      </w:pPr>
    </w:lvl>
  </w:abstractNum>
  <w:abstractNum w:abstractNumId="69" w15:restartNumberingAfterBreak="0">
    <w:nsid w:val="346C53AC"/>
    <w:multiLevelType w:val="hybridMultilevel"/>
    <w:tmpl w:val="4D12159A"/>
    <w:lvl w:ilvl="0" w:tplc="F7ECAD10">
      <w:start w:val="1"/>
      <w:numFmt w:val="lowerLetter"/>
      <w:lvlText w:val="(%1)"/>
      <w:lvlJc w:val="left"/>
      <w:pPr>
        <w:tabs>
          <w:tab w:val="num" w:pos="1620"/>
        </w:tabs>
        <w:ind w:left="1620" w:hanging="360"/>
      </w:pPr>
      <w:rPr>
        <w:rFonts w:ascii="Calibri" w:hAnsi="Calibri" w:cs="Arial"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59E3B9C"/>
    <w:multiLevelType w:val="hybridMultilevel"/>
    <w:tmpl w:val="9FE0E128"/>
    <w:lvl w:ilvl="0" w:tplc="0B704BD6">
      <w:start w:val="1"/>
      <w:numFmt w:val="decimal"/>
      <w:lvlText w:val="%1."/>
      <w:lvlJc w:val="left"/>
      <w:pPr>
        <w:tabs>
          <w:tab w:val="num" w:pos="2700"/>
        </w:tabs>
        <w:ind w:left="2700" w:hanging="360"/>
      </w:pPr>
      <w:rPr>
        <w:rFonts w:hint="default"/>
      </w:rPr>
    </w:lvl>
    <w:lvl w:ilvl="1" w:tplc="C0A4FC52" w:tentative="1">
      <w:start w:val="1"/>
      <w:numFmt w:val="lowerLetter"/>
      <w:lvlText w:val="%2."/>
      <w:lvlJc w:val="left"/>
      <w:pPr>
        <w:ind w:left="2160" w:hanging="360"/>
      </w:pPr>
    </w:lvl>
    <w:lvl w:ilvl="2" w:tplc="61DA6EC0" w:tentative="1">
      <w:start w:val="1"/>
      <w:numFmt w:val="lowerRoman"/>
      <w:lvlText w:val="%3."/>
      <w:lvlJc w:val="right"/>
      <w:pPr>
        <w:ind w:left="2880" w:hanging="180"/>
      </w:pPr>
    </w:lvl>
    <w:lvl w:ilvl="3" w:tplc="5F4EBDE2" w:tentative="1">
      <w:start w:val="1"/>
      <w:numFmt w:val="decimal"/>
      <w:lvlText w:val="%4."/>
      <w:lvlJc w:val="left"/>
      <w:pPr>
        <w:ind w:left="3600" w:hanging="360"/>
      </w:pPr>
    </w:lvl>
    <w:lvl w:ilvl="4" w:tplc="2820D09E" w:tentative="1">
      <w:start w:val="1"/>
      <w:numFmt w:val="lowerLetter"/>
      <w:lvlText w:val="%5."/>
      <w:lvlJc w:val="left"/>
      <w:pPr>
        <w:ind w:left="4320" w:hanging="360"/>
      </w:pPr>
    </w:lvl>
    <w:lvl w:ilvl="5" w:tplc="F3B2B3A8" w:tentative="1">
      <w:start w:val="1"/>
      <w:numFmt w:val="lowerRoman"/>
      <w:lvlText w:val="%6."/>
      <w:lvlJc w:val="right"/>
      <w:pPr>
        <w:ind w:left="5040" w:hanging="180"/>
      </w:pPr>
    </w:lvl>
    <w:lvl w:ilvl="6" w:tplc="B90CAC1C" w:tentative="1">
      <w:start w:val="1"/>
      <w:numFmt w:val="decimal"/>
      <w:lvlText w:val="%7."/>
      <w:lvlJc w:val="left"/>
      <w:pPr>
        <w:ind w:left="5760" w:hanging="360"/>
      </w:pPr>
    </w:lvl>
    <w:lvl w:ilvl="7" w:tplc="1AC07B60" w:tentative="1">
      <w:start w:val="1"/>
      <w:numFmt w:val="lowerLetter"/>
      <w:lvlText w:val="%8."/>
      <w:lvlJc w:val="left"/>
      <w:pPr>
        <w:ind w:left="6480" w:hanging="360"/>
      </w:pPr>
    </w:lvl>
    <w:lvl w:ilvl="8" w:tplc="7D28F186" w:tentative="1">
      <w:start w:val="1"/>
      <w:numFmt w:val="lowerRoman"/>
      <w:lvlText w:val="%9."/>
      <w:lvlJc w:val="right"/>
      <w:pPr>
        <w:ind w:left="7200" w:hanging="180"/>
      </w:pPr>
    </w:lvl>
  </w:abstractNum>
  <w:abstractNum w:abstractNumId="71" w15:restartNumberingAfterBreak="0">
    <w:nsid w:val="35E14452"/>
    <w:multiLevelType w:val="hybridMultilevel"/>
    <w:tmpl w:val="5FE40EB2"/>
    <w:lvl w:ilvl="0" w:tplc="0B9A4E1E">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64534E3"/>
    <w:multiLevelType w:val="singleLevel"/>
    <w:tmpl w:val="8DB24652"/>
    <w:lvl w:ilvl="0">
      <w:start w:val="1"/>
      <w:numFmt w:val="lowerLetter"/>
      <w:lvlText w:val="%1."/>
      <w:legacy w:legacy="1" w:legacySpace="120" w:legacyIndent="360"/>
      <w:lvlJc w:val="left"/>
      <w:pPr>
        <w:ind w:left="720" w:hanging="360"/>
      </w:pPr>
    </w:lvl>
  </w:abstractNum>
  <w:abstractNum w:abstractNumId="73" w15:restartNumberingAfterBreak="0">
    <w:nsid w:val="371B3695"/>
    <w:multiLevelType w:val="hybridMultilevel"/>
    <w:tmpl w:val="FC48102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74" w15:restartNumberingAfterBreak="0">
    <w:nsid w:val="374634A1"/>
    <w:multiLevelType w:val="hybridMultilevel"/>
    <w:tmpl w:val="63CAC812"/>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5" w15:restartNumberingAfterBreak="0">
    <w:nsid w:val="374C2F08"/>
    <w:multiLevelType w:val="hybridMultilevel"/>
    <w:tmpl w:val="F31C1762"/>
    <w:lvl w:ilvl="0" w:tplc="04090019">
      <w:start w:val="1"/>
      <w:numFmt w:val="lowerLetter"/>
      <w:lvlText w:val="%1."/>
      <w:lvlJc w:val="left"/>
      <w:pPr>
        <w:ind w:left="900" w:hanging="360"/>
      </w:pPr>
      <w:rPr>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6" w15:restartNumberingAfterBreak="0">
    <w:nsid w:val="379B637B"/>
    <w:multiLevelType w:val="hybridMultilevel"/>
    <w:tmpl w:val="EF789286"/>
    <w:lvl w:ilvl="0" w:tplc="3F88C4E2">
      <w:start w:val="1"/>
      <w:numFmt w:val="lowerLetter"/>
      <w:lvlText w:val="%1."/>
      <w:lvlJc w:val="left"/>
      <w:pPr>
        <w:ind w:left="786" w:hanging="360"/>
      </w:pPr>
      <w:rPr>
        <w:rFonts w:hint="default"/>
      </w:rPr>
    </w:lvl>
    <w:lvl w:ilvl="1" w:tplc="CF0EEA0A" w:tentative="1">
      <w:start w:val="1"/>
      <w:numFmt w:val="lowerLetter"/>
      <w:lvlText w:val="%2."/>
      <w:lvlJc w:val="left"/>
      <w:pPr>
        <w:ind w:left="1440" w:hanging="360"/>
      </w:pPr>
    </w:lvl>
    <w:lvl w:ilvl="2" w:tplc="3DB6ED92" w:tentative="1">
      <w:start w:val="1"/>
      <w:numFmt w:val="lowerRoman"/>
      <w:lvlText w:val="%3."/>
      <w:lvlJc w:val="right"/>
      <w:pPr>
        <w:ind w:left="2160" w:hanging="180"/>
      </w:pPr>
    </w:lvl>
    <w:lvl w:ilvl="3" w:tplc="A4862F7E" w:tentative="1">
      <w:start w:val="1"/>
      <w:numFmt w:val="decimal"/>
      <w:lvlText w:val="%4."/>
      <w:lvlJc w:val="left"/>
      <w:pPr>
        <w:ind w:left="2880" w:hanging="360"/>
      </w:pPr>
    </w:lvl>
    <w:lvl w:ilvl="4" w:tplc="65FCF950" w:tentative="1">
      <w:start w:val="1"/>
      <w:numFmt w:val="lowerLetter"/>
      <w:lvlText w:val="%5."/>
      <w:lvlJc w:val="left"/>
      <w:pPr>
        <w:ind w:left="3600" w:hanging="360"/>
      </w:pPr>
    </w:lvl>
    <w:lvl w:ilvl="5" w:tplc="21F63CAA" w:tentative="1">
      <w:start w:val="1"/>
      <w:numFmt w:val="lowerRoman"/>
      <w:lvlText w:val="%6."/>
      <w:lvlJc w:val="right"/>
      <w:pPr>
        <w:ind w:left="4320" w:hanging="180"/>
      </w:pPr>
    </w:lvl>
    <w:lvl w:ilvl="6" w:tplc="B39A9658" w:tentative="1">
      <w:start w:val="1"/>
      <w:numFmt w:val="decimal"/>
      <w:lvlText w:val="%7."/>
      <w:lvlJc w:val="left"/>
      <w:pPr>
        <w:ind w:left="5040" w:hanging="360"/>
      </w:pPr>
    </w:lvl>
    <w:lvl w:ilvl="7" w:tplc="404E8338" w:tentative="1">
      <w:start w:val="1"/>
      <w:numFmt w:val="lowerLetter"/>
      <w:lvlText w:val="%8."/>
      <w:lvlJc w:val="left"/>
      <w:pPr>
        <w:ind w:left="5760" w:hanging="360"/>
      </w:pPr>
    </w:lvl>
    <w:lvl w:ilvl="8" w:tplc="952A118A" w:tentative="1">
      <w:start w:val="1"/>
      <w:numFmt w:val="lowerRoman"/>
      <w:lvlText w:val="%9."/>
      <w:lvlJc w:val="right"/>
      <w:pPr>
        <w:ind w:left="6480" w:hanging="180"/>
      </w:pPr>
    </w:lvl>
  </w:abstractNum>
  <w:abstractNum w:abstractNumId="77" w15:restartNumberingAfterBreak="0">
    <w:nsid w:val="397A3459"/>
    <w:multiLevelType w:val="hybridMultilevel"/>
    <w:tmpl w:val="E65CF688"/>
    <w:lvl w:ilvl="0" w:tplc="51906C4A">
      <w:start w:val="1"/>
      <w:numFmt w:val="upperRoman"/>
      <w:lvlText w:val="%1."/>
      <w:lvlJc w:val="left"/>
      <w:pPr>
        <w:ind w:left="360" w:hanging="360"/>
      </w:pPr>
      <w:rPr>
        <w:rFonts w:ascii="Calibri" w:hAnsi="Calibri" w:cs="Arial" w:hint="default"/>
        <w:b/>
        <w:i w:val="0"/>
        <w:color w:val="auto"/>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39BD48AD"/>
    <w:multiLevelType w:val="hybridMultilevel"/>
    <w:tmpl w:val="C63C770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79" w15:restartNumberingAfterBreak="0">
    <w:nsid w:val="39C1696C"/>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80" w15:restartNumberingAfterBreak="0">
    <w:nsid w:val="3A5B01B5"/>
    <w:multiLevelType w:val="hybridMultilevel"/>
    <w:tmpl w:val="33886818"/>
    <w:lvl w:ilvl="0" w:tplc="E65AA0F0">
      <w:start w:val="19"/>
      <w:numFmt w:val="bullet"/>
      <w:lvlText w:val="-"/>
      <w:lvlJc w:val="left"/>
      <w:pPr>
        <w:ind w:left="3272" w:hanging="360"/>
      </w:pPr>
      <w:rPr>
        <w:rFonts w:ascii="Calibri" w:eastAsia="Times New Roman" w:hAnsi="Calibri" w:cs="Calibri" w:hint="default"/>
      </w:rPr>
    </w:lvl>
    <w:lvl w:ilvl="1" w:tplc="38090019" w:tentative="1">
      <w:start w:val="1"/>
      <w:numFmt w:val="lowerLetter"/>
      <w:lvlText w:val="%2."/>
      <w:lvlJc w:val="left"/>
      <w:pPr>
        <w:ind w:left="3992" w:hanging="360"/>
      </w:pPr>
    </w:lvl>
    <w:lvl w:ilvl="2" w:tplc="3809001B" w:tentative="1">
      <w:start w:val="1"/>
      <w:numFmt w:val="lowerRoman"/>
      <w:lvlText w:val="%3."/>
      <w:lvlJc w:val="right"/>
      <w:pPr>
        <w:ind w:left="4712" w:hanging="180"/>
      </w:pPr>
    </w:lvl>
    <w:lvl w:ilvl="3" w:tplc="3809000F" w:tentative="1">
      <w:start w:val="1"/>
      <w:numFmt w:val="decimal"/>
      <w:lvlText w:val="%4."/>
      <w:lvlJc w:val="left"/>
      <w:pPr>
        <w:ind w:left="5432" w:hanging="360"/>
      </w:pPr>
    </w:lvl>
    <w:lvl w:ilvl="4" w:tplc="38090019" w:tentative="1">
      <w:start w:val="1"/>
      <w:numFmt w:val="lowerLetter"/>
      <w:lvlText w:val="%5."/>
      <w:lvlJc w:val="left"/>
      <w:pPr>
        <w:ind w:left="6152" w:hanging="360"/>
      </w:pPr>
    </w:lvl>
    <w:lvl w:ilvl="5" w:tplc="3809001B" w:tentative="1">
      <w:start w:val="1"/>
      <w:numFmt w:val="lowerRoman"/>
      <w:lvlText w:val="%6."/>
      <w:lvlJc w:val="right"/>
      <w:pPr>
        <w:ind w:left="6872" w:hanging="180"/>
      </w:pPr>
    </w:lvl>
    <w:lvl w:ilvl="6" w:tplc="3809000F" w:tentative="1">
      <w:start w:val="1"/>
      <w:numFmt w:val="decimal"/>
      <w:lvlText w:val="%7."/>
      <w:lvlJc w:val="left"/>
      <w:pPr>
        <w:ind w:left="7592" w:hanging="360"/>
      </w:pPr>
    </w:lvl>
    <w:lvl w:ilvl="7" w:tplc="38090019" w:tentative="1">
      <w:start w:val="1"/>
      <w:numFmt w:val="lowerLetter"/>
      <w:lvlText w:val="%8."/>
      <w:lvlJc w:val="left"/>
      <w:pPr>
        <w:ind w:left="8312" w:hanging="360"/>
      </w:pPr>
    </w:lvl>
    <w:lvl w:ilvl="8" w:tplc="3809001B" w:tentative="1">
      <w:start w:val="1"/>
      <w:numFmt w:val="lowerRoman"/>
      <w:lvlText w:val="%9."/>
      <w:lvlJc w:val="right"/>
      <w:pPr>
        <w:ind w:left="9032" w:hanging="180"/>
      </w:pPr>
    </w:lvl>
  </w:abstractNum>
  <w:abstractNum w:abstractNumId="81" w15:restartNumberingAfterBreak="0">
    <w:nsid w:val="3AD36BB0"/>
    <w:multiLevelType w:val="hybridMultilevel"/>
    <w:tmpl w:val="2636493E"/>
    <w:lvl w:ilvl="0" w:tplc="BFF25F5A">
      <w:start w:val="5"/>
      <w:numFmt w:val="lowerLetter"/>
      <w:lvlText w:val="%1."/>
      <w:lvlJc w:val="left"/>
      <w:pPr>
        <w:ind w:left="774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AF20434"/>
    <w:multiLevelType w:val="hybridMultilevel"/>
    <w:tmpl w:val="8976F510"/>
    <w:lvl w:ilvl="0" w:tplc="0409001B">
      <w:start w:val="1"/>
      <w:numFmt w:val="lowerRoman"/>
      <w:lvlText w:val="%1."/>
      <w:lvlJc w:val="righ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3" w15:restartNumberingAfterBreak="0">
    <w:nsid w:val="3B4C1A16"/>
    <w:multiLevelType w:val="hybridMultilevel"/>
    <w:tmpl w:val="11380F22"/>
    <w:lvl w:ilvl="0" w:tplc="0409001B">
      <w:start w:val="1"/>
      <w:numFmt w:val="lowerRoman"/>
      <w:lvlText w:val="%1."/>
      <w:lvlJc w:val="right"/>
      <w:pPr>
        <w:ind w:left="504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B9C1CD8"/>
    <w:multiLevelType w:val="hybridMultilevel"/>
    <w:tmpl w:val="6596CC96"/>
    <w:lvl w:ilvl="0" w:tplc="E65AA0F0">
      <w:start w:val="19"/>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5" w15:restartNumberingAfterBreak="0">
    <w:nsid w:val="3BDB0411"/>
    <w:multiLevelType w:val="hybridMultilevel"/>
    <w:tmpl w:val="7284AB6C"/>
    <w:lvl w:ilvl="0" w:tplc="0409001B">
      <w:start w:val="1"/>
      <w:numFmt w:val="low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86" w15:restartNumberingAfterBreak="0">
    <w:nsid w:val="3C293828"/>
    <w:multiLevelType w:val="hybridMultilevel"/>
    <w:tmpl w:val="6A8A8770"/>
    <w:lvl w:ilvl="0" w:tplc="573293A6">
      <w:start w:val="1"/>
      <w:numFmt w:val="lowerLetter"/>
      <w:lvlText w:val="%1)"/>
      <w:lvlJc w:val="left"/>
      <w:pPr>
        <w:ind w:left="1800" w:hanging="360"/>
      </w:pPr>
      <w:rPr>
        <w:rFonts w:hint="default"/>
        <w:b w:val="0"/>
        <w:i w:val="0"/>
        <w:strike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7" w15:restartNumberingAfterBreak="0">
    <w:nsid w:val="3C345B61"/>
    <w:multiLevelType w:val="hybridMultilevel"/>
    <w:tmpl w:val="BC9A1808"/>
    <w:lvl w:ilvl="0" w:tplc="E65AA0F0">
      <w:start w:val="19"/>
      <w:numFmt w:val="bullet"/>
      <w:lvlText w:val="-"/>
      <w:lvlJc w:val="left"/>
      <w:pPr>
        <w:ind w:left="720" w:hanging="360"/>
      </w:pPr>
      <w:rPr>
        <w:rFonts w:ascii="Calibri" w:eastAsia="Times New Roman"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8" w15:restartNumberingAfterBreak="0">
    <w:nsid w:val="3D732A50"/>
    <w:multiLevelType w:val="hybridMultilevel"/>
    <w:tmpl w:val="FE0CC7F2"/>
    <w:lvl w:ilvl="0" w:tplc="04090017">
      <w:start w:val="1"/>
      <w:numFmt w:val="lowerLetter"/>
      <w:lvlText w:val="%1)"/>
      <w:lvlJc w:val="left"/>
      <w:pPr>
        <w:ind w:left="306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9" w15:restartNumberingAfterBreak="0">
    <w:nsid w:val="3DA1771B"/>
    <w:multiLevelType w:val="hybridMultilevel"/>
    <w:tmpl w:val="419C8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E14432F"/>
    <w:multiLevelType w:val="hybridMultilevel"/>
    <w:tmpl w:val="4A5E80D2"/>
    <w:lvl w:ilvl="0" w:tplc="6BA4CA78">
      <w:start w:val="1"/>
      <w:numFmt w:val="lowerRoman"/>
      <w:lvlText w:val="%1."/>
      <w:lvlJc w:val="right"/>
      <w:pPr>
        <w:ind w:left="1260" w:hanging="360"/>
      </w:pPr>
      <w:rPr>
        <w:rFonts w:hint="default"/>
        <w:b w:val="0"/>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1" w15:restartNumberingAfterBreak="0">
    <w:nsid w:val="3E632DDB"/>
    <w:multiLevelType w:val="hybridMultilevel"/>
    <w:tmpl w:val="BD7A8616"/>
    <w:lvl w:ilvl="0" w:tplc="04090011">
      <w:start w:val="1"/>
      <w:numFmt w:val="decimal"/>
      <w:lvlText w:val="%1)"/>
      <w:lvlJc w:val="left"/>
      <w:pPr>
        <w:ind w:left="786" w:hanging="360"/>
      </w:pPr>
      <w:rPr>
        <w:rFonts w:hint="default"/>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92" w15:restartNumberingAfterBreak="0">
    <w:nsid w:val="3F8C2566"/>
    <w:multiLevelType w:val="hybridMultilevel"/>
    <w:tmpl w:val="D50E1C9C"/>
    <w:lvl w:ilvl="0" w:tplc="EE34D48A">
      <w:start w:val="1"/>
      <w:numFmt w:val="lowerRoman"/>
      <w:lvlText w:val="%1."/>
      <w:lvlJc w:val="righ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EE34D48A">
      <w:start w:val="1"/>
      <w:numFmt w:val="lowerRoman"/>
      <w:lvlText w:val="%5."/>
      <w:lvlJc w:val="right"/>
      <w:pPr>
        <w:ind w:left="5130" w:hanging="360"/>
      </w:pPr>
      <w:rPr>
        <w:rFonts w:hint="default"/>
      </w:r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93" w15:restartNumberingAfterBreak="0">
    <w:nsid w:val="40EB48A3"/>
    <w:multiLevelType w:val="hybridMultilevel"/>
    <w:tmpl w:val="ACBAFF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180102C"/>
    <w:multiLevelType w:val="hybridMultilevel"/>
    <w:tmpl w:val="54DE23F8"/>
    <w:lvl w:ilvl="0" w:tplc="D638CE86">
      <w:start w:val="8"/>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232296C"/>
    <w:multiLevelType w:val="singleLevel"/>
    <w:tmpl w:val="A18035E0"/>
    <w:lvl w:ilvl="0">
      <w:start w:val="1"/>
      <w:numFmt w:val="decimal"/>
      <w:lvlText w:val="%1. "/>
      <w:lvlJc w:val="left"/>
      <w:pPr>
        <w:ind w:left="360" w:hanging="360"/>
      </w:pPr>
      <w:rPr>
        <w:rFonts w:ascii="Arial" w:hAnsi="Arial" w:hint="default"/>
        <w:b w:val="0"/>
        <w:i w:val="0"/>
        <w:sz w:val="22"/>
        <w:szCs w:val="22"/>
      </w:rPr>
    </w:lvl>
  </w:abstractNum>
  <w:abstractNum w:abstractNumId="96" w15:restartNumberingAfterBreak="0">
    <w:nsid w:val="443B3B16"/>
    <w:multiLevelType w:val="hybridMultilevel"/>
    <w:tmpl w:val="08C0F106"/>
    <w:lvl w:ilvl="0" w:tplc="A7529030">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7" w15:restartNumberingAfterBreak="0">
    <w:nsid w:val="443E3F30"/>
    <w:multiLevelType w:val="hybridMultilevel"/>
    <w:tmpl w:val="899E16E0"/>
    <w:lvl w:ilvl="0" w:tplc="287A1D7C">
      <w:start w:val="1"/>
      <w:numFmt w:val="lowerLetter"/>
      <w:lvlText w:val="%1."/>
      <w:lvlJc w:val="left"/>
      <w:pPr>
        <w:ind w:left="12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4606AC9"/>
    <w:multiLevelType w:val="hybridMultilevel"/>
    <w:tmpl w:val="F2E24BFA"/>
    <w:lvl w:ilvl="0" w:tplc="ECC4E1D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485572F"/>
    <w:multiLevelType w:val="singleLevel"/>
    <w:tmpl w:val="8DB24652"/>
    <w:lvl w:ilvl="0">
      <w:start w:val="1"/>
      <w:numFmt w:val="lowerLetter"/>
      <w:lvlText w:val="%1."/>
      <w:legacy w:legacy="1" w:legacySpace="120" w:legacyIndent="360"/>
      <w:lvlJc w:val="left"/>
      <w:pPr>
        <w:ind w:left="720" w:hanging="360"/>
      </w:pPr>
    </w:lvl>
  </w:abstractNum>
  <w:abstractNum w:abstractNumId="100" w15:restartNumberingAfterBreak="0">
    <w:nsid w:val="453E27B0"/>
    <w:multiLevelType w:val="hybridMultilevel"/>
    <w:tmpl w:val="AF20E830"/>
    <w:lvl w:ilvl="0" w:tplc="0409000F">
      <w:start w:val="1"/>
      <w:numFmt w:val="decimal"/>
      <w:lvlText w:val="%1."/>
      <w:lvlJc w:val="left"/>
      <w:pPr>
        <w:ind w:left="5760" w:hanging="360"/>
      </w:pPr>
      <w:rPr>
        <w:rFonts w:hint="default"/>
        <w:b/>
        <w:i w:val="0"/>
        <w:strike w:val="0"/>
        <w:dstrike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61D7A42"/>
    <w:multiLevelType w:val="hybridMultilevel"/>
    <w:tmpl w:val="9036E178"/>
    <w:lvl w:ilvl="0" w:tplc="5E565DA6">
      <w:start w:val="1"/>
      <w:numFmt w:val="decimal"/>
      <w:lvlText w:val="%1."/>
      <w:lvlJc w:val="left"/>
      <w:pPr>
        <w:tabs>
          <w:tab w:val="num" w:pos="2340"/>
        </w:tabs>
        <w:ind w:left="2340" w:hanging="360"/>
      </w:pPr>
      <w:rPr>
        <w:rFonts w:ascii="Calibri" w:hAnsi="Calibri" w:cs="Arial"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6836302"/>
    <w:multiLevelType w:val="hybridMultilevel"/>
    <w:tmpl w:val="6E2616D6"/>
    <w:lvl w:ilvl="0" w:tplc="74FA2B3E">
      <w:start w:val="1"/>
      <w:numFmt w:val="decimal"/>
      <w:lvlText w:val="%1)"/>
      <w:lvlJc w:val="left"/>
      <w:pPr>
        <w:ind w:left="2880" w:hanging="360"/>
      </w:pPr>
      <w:rPr>
        <w:rFonts w:hint="default"/>
        <w:b w:val="0"/>
        <w:i w:val="0"/>
        <w:sz w:val="22"/>
        <w:szCs w:val="22"/>
      </w:r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1B">
      <w:start w:val="1"/>
      <w:numFmt w:val="lowerRoman"/>
      <w:lvlText w:val="%4."/>
      <w:lvlJc w:val="right"/>
      <w:pPr>
        <w:ind w:left="5040" w:hanging="360"/>
      </w:pPr>
      <w:rPr>
        <w:rFonts w:hint="default"/>
        <w:b w:val="0"/>
        <w:i w:val="0"/>
        <w:sz w:val="22"/>
      </w:r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3" w15:restartNumberingAfterBreak="0">
    <w:nsid w:val="46D76455"/>
    <w:multiLevelType w:val="hybridMultilevel"/>
    <w:tmpl w:val="08C0F106"/>
    <w:lvl w:ilvl="0" w:tplc="A7529030">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4" w15:restartNumberingAfterBreak="0">
    <w:nsid w:val="48193C92"/>
    <w:multiLevelType w:val="hybridMultilevel"/>
    <w:tmpl w:val="CFB035EA"/>
    <w:lvl w:ilvl="0" w:tplc="04090019">
      <w:start w:val="1"/>
      <w:numFmt w:val="lowerLetter"/>
      <w:lvlText w:val="%1."/>
      <w:lvlJc w:val="left"/>
      <w:pPr>
        <w:tabs>
          <w:tab w:val="num" w:pos="3054"/>
        </w:tabs>
        <w:ind w:left="3054" w:hanging="360"/>
      </w:pPr>
      <w:rPr>
        <w:rFonts w:hint="default"/>
        <w:b w:val="0"/>
        <w:i w:val="0"/>
      </w:rPr>
    </w:lvl>
    <w:lvl w:ilvl="1" w:tplc="04090019" w:tentative="1">
      <w:start w:val="1"/>
      <w:numFmt w:val="lowerLetter"/>
      <w:lvlText w:val="%2."/>
      <w:lvlJc w:val="left"/>
      <w:pPr>
        <w:tabs>
          <w:tab w:val="num" w:pos="3774"/>
        </w:tabs>
        <w:ind w:left="3774" w:hanging="360"/>
      </w:pPr>
    </w:lvl>
    <w:lvl w:ilvl="2" w:tplc="0409001B" w:tentative="1">
      <w:start w:val="1"/>
      <w:numFmt w:val="lowerRoman"/>
      <w:lvlText w:val="%3."/>
      <w:lvlJc w:val="right"/>
      <w:pPr>
        <w:tabs>
          <w:tab w:val="num" w:pos="4494"/>
        </w:tabs>
        <w:ind w:left="4494" w:hanging="180"/>
      </w:pPr>
    </w:lvl>
    <w:lvl w:ilvl="3" w:tplc="0409000F" w:tentative="1">
      <w:start w:val="1"/>
      <w:numFmt w:val="decimal"/>
      <w:lvlText w:val="%4."/>
      <w:lvlJc w:val="left"/>
      <w:pPr>
        <w:tabs>
          <w:tab w:val="num" w:pos="5214"/>
        </w:tabs>
        <w:ind w:left="5214" w:hanging="360"/>
      </w:pPr>
    </w:lvl>
    <w:lvl w:ilvl="4" w:tplc="04090019" w:tentative="1">
      <w:start w:val="1"/>
      <w:numFmt w:val="lowerLetter"/>
      <w:lvlText w:val="%5."/>
      <w:lvlJc w:val="left"/>
      <w:pPr>
        <w:tabs>
          <w:tab w:val="num" w:pos="5934"/>
        </w:tabs>
        <w:ind w:left="5934" w:hanging="360"/>
      </w:pPr>
    </w:lvl>
    <w:lvl w:ilvl="5" w:tplc="0409001B" w:tentative="1">
      <w:start w:val="1"/>
      <w:numFmt w:val="lowerRoman"/>
      <w:lvlText w:val="%6."/>
      <w:lvlJc w:val="right"/>
      <w:pPr>
        <w:tabs>
          <w:tab w:val="num" w:pos="6654"/>
        </w:tabs>
        <w:ind w:left="6654" w:hanging="180"/>
      </w:pPr>
    </w:lvl>
    <w:lvl w:ilvl="6" w:tplc="0409000F" w:tentative="1">
      <w:start w:val="1"/>
      <w:numFmt w:val="decimal"/>
      <w:lvlText w:val="%7."/>
      <w:lvlJc w:val="left"/>
      <w:pPr>
        <w:tabs>
          <w:tab w:val="num" w:pos="7374"/>
        </w:tabs>
        <w:ind w:left="7374" w:hanging="360"/>
      </w:pPr>
    </w:lvl>
    <w:lvl w:ilvl="7" w:tplc="04090019" w:tentative="1">
      <w:start w:val="1"/>
      <w:numFmt w:val="lowerLetter"/>
      <w:lvlText w:val="%8."/>
      <w:lvlJc w:val="left"/>
      <w:pPr>
        <w:tabs>
          <w:tab w:val="num" w:pos="8094"/>
        </w:tabs>
        <w:ind w:left="8094" w:hanging="360"/>
      </w:pPr>
    </w:lvl>
    <w:lvl w:ilvl="8" w:tplc="0409001B" w:tentative="1">
      <w:start w:val="1"/>
      <w:numFmt w:val="lowerRoman"/>
      <w:lvlText w:val="%9."/>
      <w:lvlJc w:val="right"/>
      <w:pPr>
        <w:tabs>
          <w:tab w:val="num" w:pos="8814"/>
        </w:tabs>
        <w:ind w:left="8814" w:hanging="180"/>
      </w:pPr>
    </w:lvl>
  </w:abstractNum>
  <w:abstractNum w:abstractNumId="105" w15:restartNumberingAfterBreak="0">
    <w:nsid w:val="4829097A"/>
    <w:multiLevelType w:val="hybridMultilevel"/>
    <w:tmpl w:val="7EB8D516"/>
    <w:lvl w:ilvl="0" w:tplc="50CE7440">
      <w:start w:val="1"/>
      <w:numFmt w:val="decimal"/>
      <w:lvlText w:val="%1)."/>
      <w:lvlJc w:val="right"/>
      <w:pPr>
        <w:tabs>
          <w:tab w:val="num" w:pos="1440"/>
        </w:tabs>
        <w:ind w:left="1440" w:hanging="360"/>
      </w:pPr>
      <w:rPr>
        <w:rFonts w:ascii="Arial" w:hAnsi="Arial" w:cs="Arial" w:hint="default"/>
        <w:b w:val="0"/>
        <w:i w:val="0"/>
        <w:strike w:val="0"/>
        <w:dstrike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89F498A"/>
    <w:multiLevelType w:val="hybridMultilevel"/>
    <w:tmpl w:val="38BCED0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 w15:restartNumberingAfterBreak="0">
    <w:nsid w:val="48BC224C"/>
    <w:multiLevelType w:val="multilevel"/>
    <w:tmpl w:val="77486ACC"/>
    <w:lvl w:ilvl="0">
      <w:start w:val="1"/>
      <w:numFmt w:val="decimal"/>
      <w:lvlText w:val="%1."/>
      <w:lvlJc w:val="left"/>
      <w:pPr>
        <w:ind w:left="360" w:hanging="360"/>
      </w:pPr>
      <w:rPr>
        <w:rFonts w:hint="default"/>
      </w:rPr>
    </w:lvl>
    <w:lvl w:ilvl="1">
      <w:start w:val="1"/>
      <w:numFmt w:val="decimal"/>
      <w:lvlText w:val="b.%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8" w15:restartNumberingAfterBreak="0">
    <w:nsid w:val="4A6244ED"/>
    <w:multiLevelType w:val="hybridMultilevel"/>
    <w:tmpl w:val="13B45526"/>
    <w:lvl w:ilvl="0" w:tplc="6E2604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BDF716A"/>
    <w:multiLevelType w:val="hybridMultilevel"/>
    <w:tmpl w:val="0746672C"/>
    <w:lvl w:ilvl="0" w:tplc="58C861FE">
      <w:start w:val="1"/>
      <w:numFmt w:val="decimal"/>
      <w:lvlText w:val="%1)"/>
      <w:lvlJc w:val="left"/>
      <w:pPr>
        <w:ind w:left="786" w:hanging="360"/>
      </w:pPr>
      <w:rPr>
        <w:rFonts w:hint="default"/>
        <w:strike w:val="0"/>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0" w15:restartNumberingAfterBreak="0">
    <w:nsid w:val="4D9801B1"/>
    <w:multiLevelType w:val="hybridMultilevel"/>
    <w:tmpl w:val="6EDC5FDE"/>
    <w:lvl w:ilvl="0" w:tplc="6860992C">
      <w:start w:val="1"/>
      <w:numFmt w:val="upperRoman"/>
      <w:lvlText w:val="%1."/>
      <w:lvlJc w:val="right"/>
      <w:pPr>
        <w:ind w:left="360" w:hanging="360"/>
      </w:pPr>
      <w:rPr>
        <w:rFonts w:hint="default"/>
        <w:color w:val="auto"/>
      </w:rPr>
    </w:lvl>
    <w:lvl w:ilvl="1" w:tplc="0B088736">
      <w:start w:val="1"/>
      <w:numFmt w:val="upperLetter"/>
      <w:lvlText w:val="%2."/>
      <w:lvlJc w:val="left"/>
      <w:pPr>
        <w:ind w:left="720" w:hanging="360"/>
      </w:pPr>
      <w:rPr>
        <w:b/>
      </w:rPr>
    </w:lvl>
    <w:lvl w:ilvl="2" w:tplc="08260A98">
      <w:start w:val="1"/>
      <w:numFmt w:val="lowerLetter"/>
      <w:lvlText w:val="%3."/>
      <w:lvlJc w:val="left"/>
      <w:pPr>
        <w:ind w:left="2160" w:hanging="180"/>
      </w:pPr>
      <w:rPr>
        <w:rFonts w:ascii="Calibri" w:eastAsia="Calibri" w:hAnsi="Calibri" w:cs="Arial" w:hint="default"/>
        <w:b w:val="0"/>
      </w:rPr>
    </w:lvl>
    <w:lvl w:ilvl="3" w:tplc="A5E2648E">
      <w:start w:val="1"/>
      <w:numFmt w:val="decimal"/>
      <w:lvlText w:val="%4."/>
      <w:lvlJc w:val="left"/>
      <w:pPr>
        <w:ind w:left="2880" w:hanging="360"/>
      </w:pPr>
      <w:rPr>
        <w:rFonts w:hint="default"/>
      </w:rPr>
    </w:lvl>
    <w:lvl w:ilvl="4" w:tplc="24E8635E">
      <w:start w:val="24"/>
      <w:numFmt w:val="bullet"/>
      <w:lvlText w:val="-"/>
      <w:lvlJc w:val="left"/>
      <w:pPr>
        <w:ind w:left="3960" w:hanging="720"/>
      </w:pPr>
      <w:rPr>
        <w:rFonts w:ascii="Calibri" w:eastAsia="Calibri" w:hAnsi="Calibri" w:cs="Arial" w:hint="default"/>
      </w:r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1" w15:restartNumberingAfterBreak="0">
    <w:nsid w:val="4E4D25E0"/>
    <w:multiLevelType w:val="hybridMultilevel"/>
    <w:tmpl w:val="D2BAAD02"/>
    <w:lvl w:ilvl="0" w:tplc="BBC89B84">
      <w:start w:val="1"/>
      <w:numFmt w:val="lowerLetter"/>
      <w:lvlText w:val="(%1)"/>
      <w:lvlJc w:val="left"/>
      <w:pPr>
        <w:ind w:left="3240" w:hanging="360"/>
      </w:pPr>
      <w:rPr>
        <w:rFonts w:ascii="Calibri" w:hAnsi="Calibri" w:cs="Arial"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EE904C3"/>
    <w:multiLevelType w:val="hybridMultilevel"/>
    <w:tmpl w:val="C2326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F0A008C"/>
    <w:multiLevelType w:val="hybridMultilevel"/>
    <w:tmpl w:val="B270135E"/>
    <w:lvl w:ilvl="0" w:tplc="04090019">
      <w:start w:val="1"/>
      <w:numFmt w:val="lowerLetter"/>
      <w:lvlText w:val="%1."/>
      <w:lvlJc w:val="left"/>
      <w:pPr>
        <w:ind w:left="450" w:hanging="360"/>
      </w:pPr>
      <w:rPr>
        <w:rFonts w:hint="default"/>
        <w:color w:val="00000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4" w15:restartNumberingAfterBreak="0">
    <w:nsid w:val="4F274A6D"/>
    <w:multiLevelType w:val="hybridMultilevel"/>
    <w:tmpl w:val="11380F22"/>
    <w:lvl w:ilvl="0" w:tplc="0409001B">
      <w:start w:val="1"/>
      <w:numFmt w:val="lowerRoman"/>
      <w:lvlText w:val="%1."/>
      <w:lvlJc w:val="right"/>
      <w:pPr>
        <w:ind w:left="504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F68196C"/>
    <w:multiLevelType w:val="hybridMultilevel"/>
    <w:tmpl w:val="D0F04510"/>
    <w:lvl w:ilvl="0" w:tplc="04210001">
      <w:start w:val="1"/>
      <w:numFmt w:val="bullet"/>
      <w:lvlText w:val=""/>
      <w:lvlJc w:val="left"/>
      <w:pPr>
        <w:ind w:left="990" w:hanging="360"/>
      </w:pPr>
      <w:rPr>
        <w:rFonts w:ascii="Symbol" w:hAnsi="Symbol" w:hint="default"/>
      </w:rPr>
    </w:lvl>
    <w:lvl w:ilvl="1" w:tplc="04210003" w:tentative="1">
      <w:start w:val="1"/>
      <w:numFmt w:val="bullet"/>
      <w:lvlText w:val="o"/>
      <w:lvlJc w:val="left"/>
      <w:pPr>
        <w:ind w:left="1710" w:hanging="360"/>
      </w:pPr>
      <w:rPr>
        <w:rFonts w:ascii="Courier New" w:hAnsi="Courier New" w:cs="Courier New" w:hint="default"/>
      </w:rPr>
    </w:lvl>
    <w:lvl w:ilvl="2" w:tplc="04210005" w:tentative="1">
      <w:start w:val="1"/>
      <w:numFmt w:val="bullet"/>
      <w:lvlText w:val=""/>
      <w:lvlJc w:val="left"/>
      <w:pPr>
        <w:ind w:left="2430" w:hanging="360"/>
      </w:pPr>
      <w:rPr>
        <w:rFonts w:ascii="Wingdings" w:hAnsi="Wingdings" w:hint="default"/>
      </w:rPr>
    </w:lvl>
    <w:lvl w:ilvl="3" w:tplc="04210001" w:tentative="1">
      <w:start w:val="1"/>
      <w:numFmt w:val="bullet"/>
      <w:lvlText w:val=""/>
      <w:lvlJc w:val="left"/>
      <w:pPr>
        <w:ind w:left="3150" w:hanging="360"/>
      </w:pPr>
      <w:rPr>
        <w:rFonts w:ascii="Symbol" w:hAnsi="Symbol" w:hint="default"/>
      </w:rPr>
    </w:lvl>
    <w:lvl w:ilvl="4" w:tplc="04210003" w:tentative="1">
      <w:start w:val="1"/>
      <w:numFmt w:val="bullet"/>
      <w:lvlText w:val="o"/>
      <w:lvlJc w:val="left"/>
      <w:pPr>
        <w:ind w:left="3870" w:hanging="360"/>
      </w:pPr>
      <w:rPr>
        <w:rFonts w:ascii="Courier New" w:hAnsi="Courier New" w:cs="Courier New" w:hint="default"/>
      </w:rPr>
    </w:lvl>
    <w:lvl w:ilvl="5" w:tplc="04210005" w:tentative="1">
      <w:start w:val="1"/>
      <w:numFmt w:val="bullet"/>
      <w:lvlText w:val=""/>
      <w:lvlJc w:val="left"/>
      <w:pPr>
        <w:ind w:left="4590" w:hanging="360"/>
      </w:pPr>
      <w:rPr>
        <w:rFonts w:ascii="Wingdings" w:hAnsi="Wingdings" w:hint="default"/>
      </w:rPr>
    </w:lvl>
    <w:lvl w:ilvl="6" w:tplc="04210001" w:tentative="1">
      <w:start w:val="1"/>
      <w:numFmt w:val="bullet"/>
      <w:lvlText w:val=""/>
      <w:lvlJc w:val="left"/>
      <w:pPr>
        <w:ind w:left="5310" w:hanging="360"/>
      </w:pPr>
      <w:rPr>
        <w:rFonts w:ascii="Symbol" w:hAnsi="Symbol" w:hint="default"/>
      </w:rPr>
    </w:lvl>
    <w:lvl w:ilvl="7" w:tplc="04210003" w:tentative="1">
      <w:start w:val="1"/>
      <w:numFmt w:val="bullet"/>
      <w:lvlText w:val="o"/>
      <w:lvlJc w:val="left"/>
      <w:pPr>
        <w:ind w:left="6030" w:hanging="360"/>
      </w:pPr>
      <w:rPr>
        <w:rFonts w:ascii="Courier New" w:hAnsi="Courier New" w:cs="Courier New" w:hint="default"/>
      </w:rPr>
    </w:lvl>
    <w:lvl w:ilvl="8" w:tplc="04210005" w:tentative="1">
      <w:start w:val="1"/>
      <w:numFmt w:val="bullet"/>
      <w:lvlText w:val=""/>
      <w:lvlJc w:val="left"/>
      <w:pPr>
        <w:ind w:left="6750" w:hanging="360"/>
      </w:pPr>
      <w:rPr>
        <w:rFonts w:ascii="Wingdings" w:hAnsi="Wingdings" w:hint="default"/>
      </w:rPr>
    </w:lvl>
  </w:abstractNum>
  <w:abstractNum w:abstractNumId="116" w15:restartNumberingAfterBreak="0">
    <w:nsid w:val="51240861"/>
    <w:multiLevelType w:val="hybridMultilevel"/>
    <w:tmpl w:val="79D08FA8"/>
    <w:lvl w:ilvl="0" w:tplc="613EEAB4">
      <w:start w:val="1"/>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7" w15:restartNumberingAfterBreak="0">
    <w:nsid w:val="51E034BE"/>
    <w:multiLevelType w:val="hybridMultilevel"/>
    <w:tmpl w:val="49DCD1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2152E24"/>
    <w:multiLevelType w:val="hybridMultilevel"/>
    <w:tmpl w:val="C48A9812"/>
    <w:lvl w:ilvl="0" w:tplc="0409001B">
      <w:start w:val="1"/>
      <w:numFmt w:val="lowerRoman"/>
      <w:lvlText w:val="%1."/>
      <w:lvlJc w:val="righ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9" w15:restartNumberingAfterBreak="0">
    <w:nsid w:val="53801E95"/>
    <w:multiLevelType w:val="hybridMultilevel"/>
    <w:tmpl w:val="F126F8B2"/>
    <w:lvl w:ilvl="0" w:tplc="1240678E">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15:restartNumberingAfterBreak="0">
    <w:nsid w:val="545E6186"/>
    <w:multiLevelType w:val="hybridMultilevel"/>
    <w:tmpl w:val="98FCA81E"/>
    <w:lvl w:ilvl="0" w:tplc="F6AE1FEE">
      <w:start w:val="1"/>
      <w:numFmt w:val="lowerRoman"/>
      <w:lvlText w:val="%1."/>
      <w:lvlJc w:val="right"/>
      <w:pPr>
        <w:ind w:left="180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1" w15:restartNumberingAfterBreak="0">
    <w:nsid w:val="54836CCD"/>
    <w:multiLevelType w:val="hybridMultilevel"/>
    <w:tmpl w:val="B5F03CEE"/>
    <w:lvl w:ilvl="0" w:tplc="D1FA0F16">
      <w:start w:val="1"/>
      <w:numFmt w:val="decimal"/>
      <w:lvlText w:val="%1)."/>
      <w:lvlJc w:val="right"/>
      <w:pPr>
        <w:tabs>
          <w:tab w:val="num" w:pos="2340"/>
        </w:tabs>
        <w:ind w:left="2340" w:hanging="360"/>
      </w:pPr>
      <w:rPr>
        <w:rFonts w:ascii="Arial" w:hAnsi="Arial" w:cs="Arial" w:hint="default"/>
        <w:b w:val="0"/>
        <w:i w:val="0"/>
        <w:strike w:val="0"/>
        <w:dstrike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50A27E0"/>
    <w:multiLevelType w:val="hybridMultilevel"/>
    <w:tmpl w:val="8A4ABE1C"/>
    <w:lvl w:ilvl="0" w:tplc="DF348F5E">
      <w:start w:val="1"/>
      <w:numFmt w:val="decimal"/>
      <w:lvlText w:val="%1."/>
      <w:lvlJc w:val="left"/>
      <w:pPr>
        <w:tabs>
          <w:tab w:val="num" w:pos="5400"/>
        </w:tabs>
        <w:ind w:left="5400" w:hanging="360"/>
      </w:pPr>
      <w:rPr>
        <w:rFonts w:ascii="Arial" w:hAnsi="Arial" w:cs="Arial" w:hint="default"/>
        <w:b/>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6FE11E9"/>
    <w:multiLevelType w:val="hybridMultilevel"/>
    <w:tmpl w:val="74626E2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74C3732"/>
    <w:multiLevelType w:val="hybridMultilevel"/>
    <w:tmpl w:val="49DCD1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587F3EF0"/>
    <w:multiLevelType w:val="hybridMultilevel"/>
    <w:tmpl w:val="E0CEE770"/>
    <w:lvl w:ilvl="0" w:tplc="E65AA0F0">
      <w:start w:val="19"/>
      <w:numFmt w:val="bullet"/>
      <w:lvlText w:val="-"/>
      <w:lvlJc w:val="left"/>
      <w:pPr>
        <w:ind w:left="1800" w:hanging="360"/>
      </w:pPr>
      <w:rPr>
        <w:rFonts w:ascii="Calibri" w:eastAsia="Times New Roman" w:hAnsi="Calibri" w:cs="Calibri" w:hint="default"/>
        <w:b w:val="0"/>
        <w:i w:val="0"/>
        <w:sz w:val="20"/>
        <w:szCs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6" w15:restartNumberingAfterBreak="0">
    <w:nsid w:val="5909085B"/>
    <w:multiLevelType w:val="hybridMultilevel"/>
    <w:tmpl w:val="E6F86DBA"/>
    <w:lvl w:ilvl="0" w:tplc="0409000F">
      <w:start w:val="1"/>
      <w:numFmt w:val="decimal"/>
      <w:lvlText w:val="%1."/>
      <w:lvlJc w:val="left"/>
      <w:pPr>
        <w:ind w:left="1800" w:hanging="360"/>
      </w:pPr>
    </w:lvl>
    <w:lvl w:ilvl="1" w:tplc="04090011">
      <w:start w:val="1"/>
      <w:numFmt w:val="decimal"/>
      <w:lvlText w:val="%2)"/>
      <w:lvlJc w:val="left"/>
      <w:pPr>
        <w:ind w:left="2520" w:hanging="360"/>
      </w:pPr>
    </w:lvl>
    <w:lvl w:ilvl="2" w:tplc="9CFAC594">
      <w:start w:val="1"/>
      <w:numFmt w:val="upperLetter"/>
      <w:lvlText w:val="%3."/>
      <w:lvlJc w:val="left"/>
      <w:pPr>
        <w:ind w:left="3420" w:hanging="360"/>
      </w:pPr>
      <w:rPr>
        <w:rFonts w:hint="default"/>
      </w:rPr>
    </w:lvl>
    <w:lvl w:ilvl="3" w:tplc="04090011">
      <w:start w:val="1"/>
      <w:numFmt w:val="decimal"/>
      <w:lvlText w:val="%4)"/>
      <w:lvlJc w:val="left"/>
      <w:pPr>
        <w:ind w:left="3960" w:hanging="360"/>
      </w:pPr>
      <w:rPr>
        <w:rFonts w:hint="default"/>
      </w:r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7" w15:restartNumberingAfterBreak="0">
    <w:nsid w:val="5B0B075A"/>
    <w:multiLevelType w:val="hybridMultilevel"/>
    <w:tmpl w:val="D4D482AC"/>
    <w:lvl w:ilvl="0" w:tplc="04090017">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8" w15:restartNumberingAfterBreak="0">
    <w:nsid w:val="5B407F71"/>
    <w:multiLevelType w:val="hybridMultilevel"/>
    <w:tmpl w:val="E58261A8"/>
    <w:lvl w:ilvl="0" w:tplc="0409000F">
      <w:start w:val="1"/>
      <w:numFmt w:val="decimal"/>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29" w15:restartNumberingAfterBreak="0">
    <w:nsid w:val="5B440A3F"/>
    <w:multiLevelType w:val="hybridMultilevel"/>
    <w:tmpl w:val="AB44E000"/>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0" w15:restartNumberingAfterBreak="0">
    <w:nsid w:val="5B5B6C85"/>
    <w:multiLevelType w:val="hybridMultilevel"/>
    <w:tmpl w:val="55DC34BA"/>
    <w:lvl w:ilvl="0" w:tplc="04090019">
      <w:start w:val="1"/>
      <w:numFmt w:val="lowerLetter"/>
      <w:lvlText w:val="%1."/>
      <w:lvlJc w:val="left"/>
      <w:pPr>
        <w:ind w:left="3780" w:hanging="360"/>
      </w:p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31" w15:restartNumberingAfterBreak="0">
    <w:nsid w:val="5C446A6B"/>
    <w:multiLevelType w:val="hybridMultilevel"/>
    <w:tmpl w:val="C074DB10"/>
    <w:lvl w:ilvl="0" w:tplc="04090005">
      <w:start w:val="1"/>
      <w:numFmt w:val="bullet"/>
      <w:lvlText w:val=""/>
      <w:lvlJc w:val="left"/>
      <w:pPr>
        <w:ind w:left="972" w:hanging="360"/>
      </w:pPr>
      <w:rPr>
        <w:rFonts w:ascii="Wingdings" w:hAnsi="Wingdings"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132" w15:restartNumberingAfterBreak="0">
    <w:nsid w:val="5CBF5F9A"/>
    <w:multiLevelType w:val="hybridMultilevel"/>
    <w:tmpl w:val="37F29FCA"/>
    <w:lvl w:ilvl="0" w:tplc="A8BE3514">
      <w:start w:val="1"/>
      <w:numFmt w:val="decimal"/>
      <w:lvlText w:val="%1)."/>
      <w:lvlJc w:val="left"/>
      <w:pPr>
        <w:tabs>
          <w:tab w:val="num" w:pos="720"/>
        </w:tabs>
        <w:ind w:left="432" w:hanging="72"/>
      </w:pPr>
      <w:rPr>
        <w:rFonts w:ascii="Arial" w:hAnsi="Arial" w:hint="default"/>
        <w:b w:val="0"/>
        <w:i w:val="0"/>
        <w:strike w:val="0"/>
        <w:dstrike w:val="0"/>
        <w:sz w:val="22"/>
        <w:szCs w:val="22"/>
      </w:rPr>
    </w:lvl>
    <w:lvl w:ilvl="1" w:tplc="6A8C1BCE">
      <w:numFmt w:val="bullet"/>
      <w:lvlText w:val="–"/>
      <w:lvlJc w:val="left"/>
      <w:pPr>
        <w:tabs>
          <w:tab w:val="num" w:pos="0"/>
        </w:tabs>
        <w:ind w:left="0" w:hanging="360"/>
      </w:pPr>
      <w:rPr>
        <w:rFonts w:ascii="Arial" w:eastAsia="Times New Roman" w:hAnsi="Arial" w:cs="Arial" w:hint="default"/>
      </w:rPr>
    </w:lvl>
    <w:lvl w:ilvl="2" w:tplc="EEF6D6DE">
      <w:start w:val="1"/>
      <w:numFmt w:val="decimal"/>
      <w:lvlText w:val="%3)"/>
      <w:lvlJc w:val="left"/>
      <w:pPr>
        <w:tabs>
          <w:tab w:val="num" w:pos="900"/>
        </w:tabs>
        <w:ind w:left="900" w:hanging="360"/>
      </w:pPr>
      <w:rPr>
        <w:rFonts w:hint="default"/>
      </w:rPr>
    </w:lvl>
    <w:lvl w:ilvl="3" w:tplc="85523626">
      <w:start w:val="3"/>
      <w:numFmt w:val="bullet"/>
      <w:lvlText w:val="-"/>
      <w:lvlJc w:val="left"/>
      <w:pPr>
        <w:ind w:left="1440" w:hanging="360"/>
      </w:pPr>
      <w:rPr>
        <w:rFonts w:ascii="Arial" w:eastAsia="Times New Roman" w:hAnsi="Arial" w:cs="Arial" w:hint="default"/>
        <w:b w:val="0"/>
      </w:r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133" w15:restartNumberingAfterBreak="0">
    <w:nsid w:val="5CF207B7"/>
    <w:multiLevelType w:val="hybridMultilevel"/>
    <w:tmpl w:val="B1963836"/>
    <w:lvl w:ilvl="0" w:tplc="DE06231C">
      <w:start w:val="1"/>
      <w:numFmt w:val="lowerRoman"/>
      <w:lvlText w:val="%1."/>
      <w:lvlJc w:val="left"/>
      <w:pPr>
        <w:tabs>
          <w:tab w:val="num" w:pos="2790"/>
        </w:tabs>
        <w:ind w:left="2790" w:hanging="180"/>
      </w:pPr>
      <w:rPr>
        <w:rFonts w:hint="default"/>
        <w:b w:val="0"/>
        <w:i w:val="0"/>
        <w:sz w:val="18"/>
      </w:rPr>
    </w:lvl>
    <w:lvl w:ilvl="1" w:tplc="36EA1C64" w:tentative="1">
      <w:start w:val="1"/>
      <w:numFmt w:val="lowerLetter"/>
      <w:lvlText w:val="%2."/>
      <w:lvlJc w:val="left"/>
      <w:pPr>
        <w:ind w:left="1440" w:hanging="360"/>
      </w:pPr>
    </w:lvl>
    <w:lvl w:ilvl="2" w:tplc="ABB6DCEA">
      <w:start w:val="1"/>
      <w:numFmt w:val="lowerRoman"/>
      <w:lvlText w:val="%3."/>
      <w:lvlJc w:val="right"/>
      <w:pPr>
        <w:ind w:left="2160" w:hanging="180"/>
      </w:pPr>
    </w:lvl>
    <w:lvl w:ilvl="3" w:tplc="C0342DDE" w:tentative="1">
      <w:start w:val="1"/>
      <w:numFmt w:val="decimal"/>
      <w:lvlText w:val="%4."/>
      <w:lvlJc w:val="left"/>
      <w:pPr>
        <w:ind w:left="2880" w:hanging="360"/>
      </w:pPr>
    </w:lvl>
    <w:lvl w:ilvl="4" w:tplc="089221F6" w:tentative="1">
      <w:start w:val="1"/>
      <w:numFmt w:val="lowerLetter"/>
      <w:lvlText w:val="%5."/>
      <w:lvlJc w:val="left"/>
      <w:pPr>
        <w:ind w:left="3600" w:hanging="360"/>
      </w:pPr>
    </w:lvl>
    <w:lvl w:ilvl="5" w:tplc="36D844DC" w:tentative="1">
      <w:start w:val="1"/>
      <w:numFmt w:val="lowerRoman"/>
      <w:lvlText w:val="%6."/>
      <w:lvlJc w:val="right"/>
      <w:pPr>
        <w:ind w:left="4320" w:hanging="180"/>
      </w:pPr>
    </w:lvl>
    <w:lvl w:ilvl="6" w:tplc="2DC6562C" w:tentative="1">
      <w:start w:val="1"/>
      <w:numFmt w:val="decimal"/>
      <w:lvlText w:val="%7."/>
      <w:lvlJc w:val="left"/>
      <w:pPr>
        <w:ind w:left="5040" w:hanging="360"/>
      </w:pPr>
    </w:lvl>
    <w:lvl w:ilvl="7" w:tplc="28FCB00E" w:tentative="1">
      <w:start w:val="1"/>
      <w:numFmt w:val="lowerLetter"/>
      <w:lvlText w:val="%8."/>
      <w:lvlJc w:val="left"/>
      <w:pPr>
        <w:ind w:left="5760" w:hanging="360"/>
      </w:pPr>
    </w:lvl>
    <w:lvl w:ilvl="8" w:tplc="B146578A" w:tentative="1">
      <w:start w:val="1"/>
      <w:numFmt w:val="lowerRoman"/>
      <w:lvlText w:val="%9."/>
      <w:lvlJc w:val="right"/>
      <w:pPr>
        <w:ind w:left="6480" w:hanging="180"/>
      </w:pPr>
    </w:lvl>
  </w:abstractNum>
  <w:abstractNum w:abstractNumId="134" w15:restartNumberingAfterBreak="0">
    <w:nsid w:val="5DA42ED3"/>
    <w:multiLevelType w:val="hybridMultilevel"/>
    <w:tmpl w:val="507AD458"/>
    <w:lvl w:ilvl="0" w:tplc="D8A6088E">
      <w:start w:val="1"/>
      <w:numFmt w:val="lowerRoman"/>
      <w:lvlText w:val="%1."/>
      <w:lvlJc w:val="right"/>
      <w:pPr>
        <w:ind w:left="3420" w:hanging="360"/>
      </w:pPr>
      <w:rPr>
        <w:b w:val="0"/>
        <w:sz w:val="22"/>
      </w:rPr>
    </w:lvl>
    <w:lvl w:ilvl="1" w:tplc="04090019" w:tentative="1">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AC8E61A2">
      <w:start w:val="1"/>
      <w:numFmt w:val="lowerLetter"/>
      <w:lvlText w:val="%7."/>
      <w:lvlJc w:val="left"/>
      <w:pPr>
        <w:ind w:left="7740" w:hanging="360"/>
      </w:pPr>
      <w:rPr>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35" w15:restartNumberingAfterBreak="0">
    <w:nsid w:val="5DF665CF"/>
    <w:multiLevelType w:val="hybridMultilevel"/>
    <w:tmpl w:val="20DCE2F6"/>
    <w:lvl w:ilvl="0" w:tplc="CFA6D26A">
      <w:start w:val="1"/>
      <w:numFmt w:val="decimal"/>
      <w:lvlText w:val="%1."/>
      <w:lvlJc w:val="left"/>
      <w:pPr>
        <w:tabs>
          <w:tab w:val="num" w:pos="-1422"/>
        </w:tabs>
        <w:ind w:left="-1422" w:hanging="360"/>
      </w:pPr>
      <w:rPr>
        <w:rFonts w:hint="default"/>
      </w:rPr>
    </w:lvl>
    <w:lvl w:ilvl="1" w:tplc="04090019" w:tentative="1">
      <w:start w:val="1"/>
      <w:numFmt w:val="lowerLetter"/>
      <w:lvlText w:val="%2."/>
      <w:lvlJc w:val="left"/>
      <w:pPr>
        <w:tabs>
          <w:tab w:val="num" w:pos="-702"/>
        </w:tabs>
        <w:ind w:left="-702" w:hanging="360"/>
      </w:pPr>
    </w:lvl>
    <w:lvl w:ilvl="2" w:tplc="0409001B" w:tentative="1">
      <w:start w:val="1"/>
      <w:numFmt w:val="lowerRoman"/>
      <w:lvlText w:val="%3."/>
      <w:lvlJc w:val="right"/>
      <w:pPr>
        <w:tabs>
          <w:tab w:val="num" w:pos="18"/>
        </w:tabs>
        <w:ind w:left="18" w:hanging="180"/>
      </w:pPr>
    </w:lvl>
    <w:lvl w:ilvl="3" w:tplc="0409000F" w:tentative="1">
      <w:start w:val="1"/>
      <w:numFmt w:val="decimal"/>
      <w:lvlText w:val="%4."/>
      <w:lvlJc w:val="left"/>
      <w:pPr>
        <w:tabs>
          <w:tab w:val="num" w:pos="738"/>
        </w:tabs>
        <w:ind w:left="738" w:hanging="360"/>
      </w:pPr>
    </w:lvl>
    <w:lvl w:ilvl="4" w:tplc="04090019" w:tentative="1">
      <w:start w:val="1"/>
      <w:numFmt w:val="lowerLetter"/>
      <w:lvlText w:val="%5."/>
      <w:lvlJc w:val="left"/>
      <w:pPr>
        <w:tabs>
          <w:tab w:val="num" w:pos="1458"/>
        </w:tabs>
        <w:ind w:left="1458" w:hanging="360"/>
      </w:pPr>
    </w:lvl>
    <w:lvl w:ilvl="5" w:tplc="0409001B" w:tentative="1">
      <w:start w:val="1"/>
      <w:numFmt w:val="lowerRoman"/>
      <w:lvlText w:val="%6."/>
      <w:lvlJc w:val="right"/>
      <w:pPr>
        <w:tabs>
          <w:tab w:val="num" w:pos="2178"/>
        </w:tabs>
        <w:ind w:left="2178" w:hanging="180"/>
      </w:pPr>
    </w:lvl>
    <w:lvl w:ilvl="6" w:tplc="0409000F" w:tentative="1">
      <w:start w:val="1"/>
      <w:numFmt w:val="decimal"/>
      <w:lvlText w:val="%7."/>
      <w:lvlJc w:val="left"/>
      <w:pPr>
        <w:tabs>
          <w:tab w:val="num" w:pos="2898"/>
        </w:tabs>
        <w:ind w:left="2898" w:hanging="360"/>
      </w:pPr>
    </w:lvl>
    <w:lvl w:ilvl="7" w:tplc="04090019" w:tentative="1">
      <w:start w:val="1"/>
      <w:numFmt w:val="lowerLetter"/>
      <w:lvlText w:val="%8."/>
      <w:lvlJc w:val="left"/>
      <w:pPr>
        <w:tabs>
          <w:tab w:val="num" w:pos="3618"/>
        </w:tabs>
        <w:ind w:left="3618" w:hanging="360"/>
      </w:pPr>
    </w:lvl>
    <w:lvl w:ilvl="8" w:tplc="0409001B" w:tentative="1">
      <w:start w:val="1"/>
      <w:numFmt w:val="lowerRoman"/>
      <w:lvlText w:val="%9."/>
      <w:lvlJc w:val="right"/>
      <w:pPr>
        <w:tabs>
          <w:tab w:val="num" w:pos="4338"/>
        </w:tabs>
        <w:ind w:left="4338" w:hanging="180"/>
      </w:pPr>
    </w:lvl>
  </w:abstractNum>
  <w:abstractNum w:abstractNumId="136" w15:restartNumberingAfterBreak="0">
    <w:nsid w:val="5F127D3C"/>
    <w:multiLevelType w:val="hybridMultilevel"/>
    <w:tmpl w:val="86EEF8D2"/>
    <w:lvl w:ilvl="0" w:tplc="0409000F">
      <w:start w:val="1"/>
      <w:numFmt w:val="decimal"/>
      <w:lvlText w:val="%1."/>
      <w:lvlJc w:val="left"/>
      <w:pPr>
        <w:ind w:left="2520" w:hanging="360"/>
      </w:pPr>
      <w:rPr>
        <w:rFonts w:hint="default"/>
        <w:color w:val="000000"/>
      </w:rPr>
    </w:lvl>
    <w:lvl w:ilvl="1" w:tplc="04090019">
      <w:start w:val="1"/>
      <w:numFmt w:val="lowerLetter"/>
      <w:lvlText w:val="%2."/>
      <w:lvlJc w:val="left"/>
      <w:pPr>
        <w:ind w:left="1440" w:hanging="360"/>
      </w:pPr>
    </w:lvl>
    <w:lvl w:ilvl="2" w:tplc="E65AA0F0">
      <w:start w:val="19"/>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5F934EF1"/>
    <w:multiLevelType w:val="hybridMultilevel"/>
    <w:tmpl w:val="947E45FA"/>
    <w:lvl w:ilvl="0" w:tplc="AA0E8E86">
      <w:start w:val="1"/>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605279CB"/>
    <w:multiLevelType w:val="multilevel"/>
    <w:tmpl w:val="BF583970"/>
    <w:lvl w:ilvl="0">
      <w:start w:val="1"/>
      <w:numFmt w:val="lowerLetter"/>
      <w:lvlText w:val="%1."/>
      <w:lvlJc w:val="left"/>
      <w:pPr>
        <w:ind w:left="360" w:hanging="360"/>
      </w:pPr>
      <w:rPr>
        <w:rFonts w:ascii="Arial" w:hAnsi="Arial" w:cs="Arial" w:hint="default"/>
        <w:b/>
        <w:i w:val="0"/>
        <w:strike w:val="0"/>
        <w:dstrike w:val="0"/>
        <w:sz w:val="22"/>
        <w:szCs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rPr>
        <w:sz w:val="22"/>
      </w:rPr>
    </w:lvl>
  </w:abstractNum>
  <w:abstractNum w:abstractNumId="139" w15:restartNumberingAfterBreak="0">
    <w:nsid w:val="61775DEF"/>
    <w:multiLevelType w:val="hybridMultilevel"/>
    <w:tmpl w:val="C1FC5856"/>
    <w:lvl w:ilvl="0" w:tplc="E6CA92B0">
      <w:start w:val="1"/>
      <w:numFmt w:val="decimal"/>
      <w:lvlText w:val="%1."/>
      <w:lvlJc w:val="left"/>
      <w:pPr>
        <w:ind w:left="2340" w:hanging="360"/>
      </w:pPr>
      <w:rPr>
        <w:rFonts w:ascii="Arial" w:hAnsi="Arial" w:hint="default"/>
        <w:b w:val="0"/>
        <w:i w:val="0"/>
        <w:sz w:val="20"/>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40" w15:restartNumberingAfterBreak="0">
    <w:nsid w:val="61B1095D"/>
    <w:multiLevelType w:val="hybridMultilevel"/>
    <w:tmpl w:val="FE6E8D8C"/>
    <w:lvl w:ilvl="0" w:tplc="20F836F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1" w15:restartNumberingAfterBreak="0">
    <w:nsid w:val="62A802CC"/>
    <w:multiLevelType w:val="hybridMultilevel"/>
    <w:tmpl w:val="55DC34BA"/>
    <w:lvl w:ilvl="0" w:tplc="04090019">
      <w:start w:val="1"/>
      <w:numFmt w:val="lowerLetter"/>
      <w:lvlText w:val="%1."/>
      <w:lvlJc w:val="left"/>
      <w:pPr>
        <w:ind w:left="3780" w:hanging="360"/>
      </w:p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42" w15:restartNumberingAfterBreak="0">
    <w:nsid w:val="62E12E8E"/>
    <w:multiLevelType w:val="hybridMultilevel"/>
    <w:tmpl w:val="7DE05954"/>
    <w:lvl w:ilvl="0" w:tplc="04090019">
      <w:start w:val="1"/>
      <w:numFmt w:val="lowerLetter"/>
      <w:lvlText w:val="%1."/>
      <w:lvlJc w:val="left"/>
      <w:pPr>
        <w:ind w:left="900" w:hanging="360"/>
      </w:pPr>
      <w:rPr>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3" w15:restartNumberingAfterBreak="0">
    <w:nsid w:val="63283349"/>
    <w:multiLevelType w:val="hybridMultilevel"/>
    <w:tmpl w:val="5DC6F58C"/>
    <w:lvl w:ilvl="0" w:tplc="92CC1E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3E334D5"/>
    <w:multiLevelType w:val="hybridMultilevel"/>
    <w:tmpl w:val="857A4242"/>
    <w:lvl w:ilvl="0" w:tplc="68A03FA0">
      <w:start w:val="1"/>
      <w:numFmt w:val="decimal"/>
      <w:lvlText w:val="%1."/>
      <w:lvlJc w:val="left"/>
      <w:pPr>
        <w:ind w:left="720" w:hanging="360"/>
      </w:pPr>
      <w:rPr>
        <w:rFonts w:hint="default"/>
        <w:b w:val="0"/>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55413C3"/>
    <w:multiLevelType w:val="hybridMultilevel"/>
    <w:tmpl w:val="F126F8B2"/>
    <w:lvl w:ilvl="0" w:tplc="1240678E">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15:restartNumberingAfterBreak="0">
    <w:nsid w:val="66047521"/>
    <w:multiLevelType w:val="hybridMultilevel"/>
    <w:tmpl w:val="6290AF20"/>
    <w:lvl w:ilvl="0" w:tplc="6E2604F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66547FF1"/>
    <w:multiLevelType w:val="hybridMultilevel"/>
    <w:tmpl w:val="88021A68"/>
    <w:lvl w:ilvl="0" w:tplc="04090019">
      <w:start w:val="1"/>
      <w:numFmt w:val="lowerLetter"/>
      <w:lvlText w:val="%1."/>
      <w:lvlJc w:val="left"/>
      <w:pPr>
        <w:ind w:left="720" w:hanging="360"/>
      </w:pPr>
      <w:rPr>
        <w:rFont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72C4F85"/>
    <w:multiLevelType w:val="hybridMultilevel"/>
    <w:tmpl w:val="E1E827CE"/>
    <w:lvl w:ilvl="0" w:tplc="5484CB1A">
      <w:start w:val="1"/>
      <w:numFmt w:val="decimal"/>
      <w:lvlText w:val="%1)"/>
      <w:lvlJc w:val="left"/>
      <w:pPr>
        <w:ind w:left="2520" w:hanging="360"/>
      </w:pPr>
      <w:rPr>
        <w:rFonts w:ascii="Arial" w:hAnsi="Arial" w:cs="Arial" w:hint="default"/>
        <w:b w:val="0"/>
        <w:i w:val="0"/>
        <w:strike w:val="0"/>
        <w:dstrike w:val="0"/>
        <w:color w:val="auto"/>
        <w:sz w:val="22"/>
        <w:szCs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9" w15:restartNumberingAfterBreak="0">
    <w:nsid w:val="677A0171"/>
    <w:multiLevelType w:val="hybridMultilevel"/>
    <w:tmpl w:val="EE1EAFE0"/>
    <w:lvl w:ilvl="0" w:tplc="ABA0B720">
      <w:start w:val="1"/>
      <w:numFmt w:val="lowerRoman"/>
      <w:lvlText w:val="%1."/>
      <w:lvlJc w:val="right"/>
      <w:pPr>
        <w:ind w:left="1260" w:hanging="360"/>
      </w:pPr>
      <w:rPr>
        <w:rFonts w:hint="default"/>
        <w:b/>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0" w15:restartNumberingAfterBreak="0">
    <w:nsid w:val="677A7240"/>
    <w:multiLevelType w:val="hybridMultilevel"/>
    <w:tmpl w:val="5D8E831E"/>
    <w:lvl w:ilvl="0" w:tplc="A40CD478">
      <w:start w:val="10"/>
      <w:numFmt w:val="lowerRoman"/>
      <w:lvlText w:val="%1."/>
      <w:lvlJc w:val="right"/>
      <w:pPr>
        <w:ind w:left="1260" w:hanging="360"/>
      </w:pPr>
      <w:rPr>
        <w:rFonts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84D238F"/>
    <w:multiLevelType w:val="hybridMultilevel"/>
    <w:tmpl w:val="C1A804DC"/>
    <w:lvl w:ilvl="0" w:tplc="04090019">
      <w:start w:val="1"/>
      <w:numFmt w:val="lowerLetter"/>
      <w:lvlText w:val="%1."/>
      <w:lvlJc w:val="left"/>
      <w:pPr>
        <w:ind w:left="4680" w:hanging="360"/>
      </w:p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152" w15:restartNumberingAfterBreak="0">
    <w:nsid w:val="6946602B"/>
    <w:multiLevelType w:val="hybridMultilevel"/>
    <w:tmpl w:val="B268C8EE"/>
    <w:lvl w:ilvl="0" w:tplc="C66CAADE">
      <w:start w:val="1"/>
      <w:numFmt w:val="lowerRoman"/>
      <w:lvlText w:val="%1."/>
      <w:lvlJc w:val="right"/>
      <w:pPr>
        <w:ind w:left="1260" w:hanging="360"/>
      </w:pPr>
      <w:rPr>
        <w:rFonts w:hint="default"/>
        <w:b w:val="0"/>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3" w15:restartNumberingAfterBreak="0">
    <w:nsid w:val="69FF1AA8"/>
    <w:multiLevelType w:val="hybridMultilevel"/>
    <w:tmpl w:val="C80A9DE0"/>
    <w:lvl w:ilvl="0" w:tplc="E6583F38">
      <w:start w:val="1"/>
      <w:numFmt w:val="bullet"/>
      <w:lvlText w:val="-"/>
      <w:lvlJc w:val="left"/>
      <w:pPr>
        <w:ind w:left="450" w:hanging="360"/>
      </w:pPr>
      <w:rPr>
        <w:rFonts w:ascii="Calibri" w:eastAsia="Times New Roman" w:hAnsi="Calibri"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4" w15:restartNumberingAfterBreak="0">
    <w:nsid w:val="6A5B6E89"/>
    <w:multiLevelType w:val="hybridMultilevel"/>
    <w:tmpl w:val="BF025192"/>
    <w:lvl w:ilvl="0" w:tplc="DDCC9F82">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6ADD5D95"/>
    <w:multiLevelType w:val="hybridMultilevel"/>
    <w:tmpl w:val="BF689AF2"/>
    <w:lvl w:ilvl="0" w:tplc="E65AA0F0">
      <w:start w:val="19"/>
      <w:numFmt w:val="bullet"/>
      <w:lvlText w:val="-"/>
      <w:lvlJc w:val="left"/>
      <w:pPr>
        <w:ind w:left="1440" w:hanging="360"/>
      </w:pPr>
      <w:rPr>
        <w:rFonts w:ascii="Calibri" w:eastAsia="Times New Roman" w:hAnsi="Calibri" w:cs="Calibri"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6" w15:restartNumberingAfterBreak="0">
    <w:nsid w:val="6B1309ED"/>
    <w:multiLevelType w:val="hybridMultilevel"/>
    <w:tmpl w:val="9FEE021C"/>
    <w:lvl w:ilvl="0" w:tplc="86227140">
      <w:start w:val="1"/>
      <w:numFmt w:val="decimal"/>
      <w:lvlText w:val="%1."/>
      <w:lvlJc w:val="left"/>
      <w:pPr>
        <w:ind w:left="3420" w:hanging="360"/>
      </w:pPr>
      <w:rPr>
        <w:b w:val="0"/>
        <w:sz w:val="22"/>
      </w:rPr>
    </w:lvl>
    <w:lvl w:ilvl="1" w:tplc="04090019">
      <w:start w:val="1"/>
      <w:numFmt w:val="lowerLetter"/>
      <w:lvlText w:val="%2."/>
      <w:lvlJc w:val="left"/>
      <w:pPr>
        <w:ind w:left="441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D95C28D2">
      <w:start w:val="1"/>
      <w:numFmt w:val="lowerLetter"/>
      <w:lvlText w:val="%7."/>
      <w:lvlJc w:val="left"/>
      <w:pPr>
        <w:ind w:left="7740" w:hanging="360"/>
      </w:pPr>
      <w:rPr>
        <w:b w:val="0"/>
        <w:i w:val="0"/>
        <w:sz w:val="22"/>
      </w:r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157" w15:restartNumberingAfterBreak="0">
    <w:nsid w:val="6BF72C15"/>
    <w:multiLevelType w:val="hybridMultilevel"/>
    <w:tmpl w:val="D9D2D76C"/>
    <w:lvl w:ilvl="0" w:tplc="AA0E8E86">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1B">
      <w:start w:val="1"/>
      <w:numFmt w:val="lowerRoman"/>
      <w:lvlText w:val="%5."/>
      <w:lvlJc w:val="right"/>
      <w:pPr>
        <w:ind w:left="3600" w:hanging="360"/>
      </w:pPr>
      <w:rPr>
        <w:rFont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6BFA354B"/>
    <w:multiLevelType w:val="hybridMultilevel"/>
    <w:tmpl w:val="83F270D6"/>
    <w:lvl w:ilvl="0" w:tplc="EA988BC0">
      <w:start w:val="1"/>
      <w:numFmt w:val="lowerLetter"/>
      <w:lvlText w:val="%1."/>
      <w:lvlJc w:val="left"/>
      <w:pPr>
        <w:tabs>
          <w:tab w:val="num" w:pos="1080"/>
        </w:tabs>
        <w:ind w:left="1080" w:hanging="360"/>
      </w:pPr>
      <w:rPr>
        <w:rFonts w:ascii="Arial" w:hAnsi="Arial" w:cs="Arial" w:hint="default"/>
        <w:b/>
        <w:i w:val="0"/>
        <w:sz w:val="22"/>
      </w:rPr>
    </w:lvl>
    <w:lvl w:ilvl="1" w:tplc="0409000F">
      <w:start w:val="1"/>
      <w:numFmt w:val="decimal"/>
      <w:lvlText w:val="%2."/>
      <w:lvlJc w:val="left"/>
      <w:pPr>
        <w:ind w:left="1080" w:hanging="360"/>
      </w:pPr>
      <w:rPr>
        <w:b w:val="0"/>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6CA421B1"/>
    <w:multiLevelType w:val="hybridMultilevel"/>
    <w:tmpl w:val="991C4C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D540321"/>
    <w:multiLevelType w:val="hybridMultilevel"/>
    <w:tmpl w:val="C60C51F4"/>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1" w15:restartNumberingAfterBreak="0">
    <w:nsid w:val="6D994E30"/>
    <w:multiLevelType w:val="hybridMultilevel"/>
    <w:tmpl w:val="8098CF5A"/>
    <w:lvl w:ilvl="0" w:tplc="0409001B">
      <w:start w:val="1"/>
      <w:numFmt w:val="lowerRoman"/>
      <w:lvlText w:val="%1."/>
      <w:lvlJc w:val="right"/>
      <w:pPr>
        <w:ind w:left="720" w:hanging="360"/>
      </w:pPr>
      <w:rPr>
        <w:rFonts w:hint="default"/>
        <w:b/>
        <w:i w:val="0"/>
        <w:strike w:val="0"/>
        <w:d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6F0314C2"/>
    <w:multiLevelType w:val="hybridMultilevel"/>
    <w:tmpl w:val="4660284A"/>
    <w:lvl w:ilvl="0" w:tplc="0409000F">
      <w:start w:val="1"/>
      <w:numFmt w:val="decimal"/>
      <w:lvlText w:val="%1."/>
      <w:lvlJc w:val="left"/>
      <w:pPr>
        <w:ind w:left="2520" w:hanging="360"/>
      </w:pPr>
      <w:rPr>
        <w:rFonts w:hint="default"/>
        <w:color w:val="000000"/>
      </w:rPr>
    </w:lvl>
    <w:lvl w:ilvl="1" w:tplc="1B32C77C">
      <w:start w:val="1"/>
      <w:numFmt w:val="lowerLetter"/>
      <w:lvlText w:val="%2."/>
      <w:lvlJc w:val="left"/>
      <w:pPr>
        <w:ind w:left="1440" w:hanging="360"/>
      </w:pPr>
      <w:rPr>
        <w:b/>
        <w:color w:val="auto"/>
      </w:rPr>
    </w:lvl>
    <w:lvl w:ilvl="2" w:tplc="E65AA0F0">
      <w:start w:val="19"/>
      <w:numFmt w:val="bullet"/>
      <w:lvlText w:val="-"/>
      <w:lvlJc w:val="left"/>
      <w:pPr>
        <w:ind w:left="2340" w:hanging="360"/>
      </w:pPr>
      <w:rPr>
        <w:rFonts w:ascii="Calibri" w:eastAsia="Times New Roman"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6F3809D5"/>
    <w:multiLevelType w:val="hybridMultilevel"/>
    <w:tmpl w:val="D156544A"/>
    <w:lvl w:ilvl="0" w:tplc="01E4EE70">
      <w:start w:val="1"/>
      <w:numFmt w:val="decimal"/>
      <w:lvlText w:val="%1)"/>
      <w:lvlJc w:val="left"/>
      <w:pPr>
        <w:ind w:left="1267" w:hanging="360"/>
      </w:pPr>
      <w:rPr>
        <w:b w:val="0"/>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64" w15:restartNumberingAfterBreak="0">
    <w:nsid w:val="700C5B76"/>
    <w:multiLevelType w:val="hybridMultilevel"/>
    <w:tmpl w:val="AAA2833A"/>
    <w:lvl w:ilvl="0" w:tplc="E65AA0F0">
      <w:start w:val="19"/>
      <w:numFmt w:val="bullet"/>
      <w:lvlText w:val="-"/>
      <w:lvlJc w:val="left"/>
      <w:pPr>
        <w:ind w:left="1440" w:hanging="360"/>
      </w:pPr>
      <w:rPr>
        <w:rFonts w:ascii="Calibri" w:eastAsia="Times New Roman" w:hAnsi="Calibri" w:cs="Calibri"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5" w15:restartNumberingAfterBreak="0">
    <w:nsid w:val="70E72CC1"/>
    <w:multiLevelType w:val="hybridMultilevel"/>
    <w:tmpl w:val="7DDE242A"/>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66" w15:restartNumberingAfterBreak="0">
    <w:nsid w:val="717F6448"/>
    <w:multiLevelType w:val="hybridMultilevel"/>
    <w:tmpl w:val="5DFC1C68"/>
    <w:lvl w:ilvl="0" w:tplc="32BE18B0">
      <w:start w:val="1"/>
      <w:numFmt w:val="upperLetter"/>
      <w:lvlText w:val="%1."/>
      <w:lvlJc w:val="left"/>
      <w:pPr>
        <w:ind w:left="2700" w:hanging="360"/>
      </w:pPr>
      <w:rPr>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7" w15:restartNumberingAfterBreak="0">
    <w:nsid w:val="73F53C86"/>
    <w:multiLevelType w:val="hybridMultilevel"/>
    <w:tmpl w:val="2A16EF3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8" w15:restartNumberingAfterBreak="0">
    <w:nsid w:val="74EE108C"/>
    <w:multiLevelType w:val="hybridMultilevel"/>
    <w:tmpl w:val="30884AF8"/>
    <w:lvl w:ilvl="0" w:tplc="04090017">
      <w:start w:val="1"/>
      <w:numFmt w:val="lowerLetter"/>
      <w:lvlText w:val="%1)"/>
      <w:lvlJc w:val="left"/>
      <w:pPr>
        <w:ind w:left="2203" w:hanging="360"/>
      </w:pPr>
      <w:rPr>
        <w:rFonts w:hint="default"/>
      </w:rPr>
    </w:lvl>
    <w:lvl w:ilvl="1" w:tplc="04210019" w:tentative="1">
      <w:start w:val="1"/>
      <w:numFmt w:val="lowerLetter"/>
      <w:lvlText w:val="%2."/>
      <w:lvlJc w:val="left"/>
      <w:pPr>
        <w:ind w:left="2923" w:hanging="360"/>
      </w:pPr>
    </w:lvl>
    <w:lvl w:ilvl="2" w:tplc="0421001B" w:tentative="1">
      <w:start w:val="1"/>
      <w:numFmt w:val="lowerRoman"/>
      <w:lvlText w:val="%3."/>
      <w:lvlJc w:val="right"/>
      <w:pPr>
        <w:ind w:left="3643" w:hanging="180"/>
      </w:pPr>
    </w:lvl>
    <w:lvl w:ilvl="3" w:tplc="75222F26">
      <w:start w:val="1"/>
      <w:numFmt w:val="decimal"/>
      <w:lvlText w:val="%4."/>
      <w:lvlJc w:val="left"/>
      <w:pPr>
        <w:ind w:left="4363" w:hanging="360"/>
      </w:pPr>
      <w:rPr>
        <w:sz w:val="22"/>
      </w:rPr>
    </w:lvl>
    <w:lvl w:ilvl="4" w:tplc="04210019" w:tentative="1">
      <w:start w:val="1"/>
      <w:numFmt w:val="lowerLetter"/>
      <w:lvlText w:val="%5."/>
      <w:lvlJc w:val="left"/>
      <w:pPr>
        <w:ind w:left="5083" w:hanging="360"/>
      </w:pPr>
    </w:lvl>
    <w:lvl w:ilvl="5" w:tplc="0421001B" w:tentative="1">
      <w:start w:val="1"/>
      <w:numFmt w:val="lowerRoman"/>
      <w:lvlText w:val="%6."/>
      <w:lvlJc w:val="right"/>
      <w:pPr>
        <w:ind w:left="5803" w:hanging="180"/>
      </w:pPr>
    </w:lvl>
    <w:lvl w:ilvl="6" w:tplc="0421000F" w:tentative="1">
      <w:start w:val="1"/>
      <w:numFmt w:val="decimal"/>
      <w:lvlText w:val="%7."/>
      <w:lvlJc w:val="left"/>
      <w:pPr>
        <w:ind w:left="6523" w:hanging="360"/>
      </w:pPr>
    </w:lvl>
    <w:lvl w:ilvl="7" w:tplc="04210019" w:tentative="1">
      <w:start w:val="1"/>
      <w:numFmt w:val="lowerLetter"/>
      <w:lvlText w:val="%8."/>
      <w:lvlJc w:val="left"/>
      <w:pPr>
        <w:ind w:left="7243" w:hanging="360"/>
      </w:pPr>
    </w:lvl>
    <w:lvl w:ilvl="8" w:tplc="0421001B" w:tentative="1">
      <w:start w:val="1"/>
      <w:numFmt w:val="lowerRoman"/>
      <w:lvlText w:val="%9."/>
      <w:lvlJc w:val="right"/>
      <w:pPr>
        <w:ind w:left="7963" w:hanging="180"/>
      </w:pPr>
    </w:lvl>
  </w:abstractNum>
  <w:abstractNum w:abstractNumId="169" w15:restartNumberingAfterBreak="0">
    <w:nsid w:val="752567E1"/>
    <w:multiLevelType w:val="multilevel"/>
    <w:tmpl w:val="960272BA"/>
    <w:lvl w:ilvl="0">
      <w:start w:val="1"/>
      <w:numFmt w:val="decimal"/>
      <w:lvlText w:val="%1."/>
      <w:lvlJc w:val="left"/>
      <w:pPr>
        <w:ind w:left="360" w:hanging="360"/>
      </w:pPr>
      <w:rPr>
        <w:rFonts w:hint="default"/>
      </w:rPr>
    </w:lvl>
    <w:lvl w:ilvl="1">
      <w:start w:val="1"/>
      <w:numFmt w:val="decimal"/>
      <w:lvlText w:val="b.%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0" w15:restartNumberingAfterBreak="0">
    <w:nsid w:val="757C6B98"/>
    <w:multiLevelType w:val="hybridMultilevel"/>
    <w:tmpl w:val="A4EEE43C"/>
    <w:lvl w:ilvl="0" w:tplc="4692A47E">
      <w:start w:val="1"/>
      <w:numFmt w:val="decimal"/>
      <w:lvlText w:val="%1."/>
      <w:lvlJc w:val="left"/>
      <w:pPr>
        <w:ind w:left="1440" w:hanging="360"/>
      </w:pPr>
      <w:rPr>
        <w:rFonts w:ascii="Calibri" w:hAnsi="Calibri" w:cs="Arial" w:hint="default"/>
        <w:b w:val="0"/>
        <w:i w:val="0"/>
        <w:color w:val="auto"/>
        <w:sz w:val="22"/>
        <w:szCs w:val="22"/>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8E3C1D6E">
      <w:start w:val="1"/>
      <w:numFmt w:val="decimal"/>
      <w:lvlText w:val="%4."/>
      <w:lvlJc w:val="left"/>
      <w:pPr>
        <w:ind w:left="1920" w:hanging="360"/>
      </w:pPr>
      <w:rPr>
        <w:b w:val="0"/>
        <w:color w:val="auto"/>
      </w:r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1" w15:restartNumberingAfterBreak="0">
    <w:nsid w:val="75FB6A2A"/>
    <w:multiLevelType w:val="hybridMultilevel"/>
    <w:tmpl w:val="95648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762B1190"/>
    <w:multiLevelType w:val="hybridMultilevel"/>
    <w:tmpl w:val="ECECA0C2"/>
    <w:lvl w:ilvl="0" w:tplc="04090001">
      <w:start w:val="1"/>
      <w:numFmt w:val="bullet"/>
      <w:lvlText w:val=""/>
      <w:lvlJc w:val="left"/>
      <w:pPr>
        <w:ind w:left="720" w:hanging="360"/>
      </w:pPr>
      <w:rPr>
        <w:rFonts w:ascii="Symbol" w:hAnsi="Symbol" w:hint="default"/>
        <w:b w:val="0"/>
        <w:i w:val="0"/>
        <w:strike w:val="0"/>
        <w:dstrike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764A3B4B"/>
    <w:multiLevelType w:val="hybridMultilevel"/>
    <w:tmpl w:val="57E8C6F6"/>
    <w:lvl w:ilvl="0" w:tplc="7556E460">
      <w:start w:val="1"/>
      <w:numFmt w:val="lowerLetter"/>
      <w:lvlText w:val="%1."/>
      <w:lvlJc w:val="left"/>
      <w:pPr>
        <w:ind w:left="1287"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693246F"/>
    <w:multiLevelType w:val="hybridMultilevel"/>
    <w:tmpl w:val="B1963836"/>
    <w:lvl w:ilvl="0" w:tplc="DE06231C">
      <w:start w:val="1"/>
      <w:numFmt w:val="lowerRoman"/>
      <w:lvlText w:val="%1."/>
      <w:lvlJc w:val="left"/>
      <w:pPr>
        <w:tabs>
          <w:tab w:val="num" w:pos="2790"/>
        </w:tabs>
        <w:ind w:left="2790" w:hanging="180"/>
      </w:pPr>
      <w:rPr>
        <w:rFonts w:hint="default"/>
        <w:b w:val="0"/>
        <w:i w:val="0"/>
        <w:sz w:val="18"/>
      </w:rPr>
    </w:lvl>
    <w:lvl w:ilvl="1" w:tplc="36EA1C64" w:tentative="1">
      <w:start w:val="1"/>
      <w:numFmt w:val="lowerLetter"/>
      <w:lvlText w:val="%2."/>
      <w:lvlJc w:val="left"/>
      <w:pPr>
        <w:ind w:left="1440" w:hanging="360"/>
      </w:pPr>
    </w:lvl>
    <w:lvl w:ilvl="2" w:tplc="ABB6DCEA">
      <w:start w:val="1"/>
      <w:numFmt w:val="lowerRoman"/>
      <w:lvlText w:val="%3."/>
      <w:lvlJc w:val="right"/>
      <w:pPr>
        <w:ind w:left="2160" w:hanging="180"/>
      </w:pPr>
    </w:lvl>
    <w:lvl w:ilvl="3" w:tplc="C0342DDE" w:tentative="1">
      <w:start w:val="1"/>
      <w:numFmt w:val="decimal"/>
      <w:lvlText w:val="%4."/>
      <w:lvlJc w:val="left"/>
      <w:pPr>
        <w:ind w:left="2880" w:hanging="360"/>
      </w:pPr>
    </w:lvl>
    <w:lvl w:ilvl="4" w:tplc="089221F6" w:tentative="1">
      <w:start w:val="1"/>
      <w:numFmt w:val="lowerLetter"/>
      <w:lvlText w:val="%5."/>
      <w:lvlJc w:val="left"/>
      <w:pPr>
        <w:ind w:left="3600" w:hanging="360"/>
      </w:pPr>
    </w:lvl>
    <w:lvl w:ilvl="5" w:tplc="36D844DC" w:tentative="1">
      <w:start w:val="1"/>
      <w:numFmt w:val="lowerRoman"/>
      <w:lvlText w:val="%6."/>
      <w:lvlJc w:val="right"/>
      <w:pPr>
        <w:ind w:left="4320" w:hanging="180"/>
      </w:pPr>
    </w:lvl>
    <w:lvl w:ilvl="6" w:tplc="2DC6562C" w:tentative="1">
      <w:start w:val="1"/>
      <w:numFmt w:val="decimal"/>
      <w:lvlText w:val="%7."/>
      <w:lvlJc w:val="left"/>
      <w:pPr>
        <w:ind w:left="5040" w:hanging="360"/>
      </w:pPr>
    </w:lvl>
    <w:lvl w:ilvl="7" w:tplc="28FCB00E" w:tentative="1">
      <w:start w:val="1"/>
      <w:numFmt w:val="lowerLetter"/>
      <w:lvlText w:val="%8."/>
      <w:lvlJc w:val="left"/>
      <w:pPr>
        <w:ind w:left="5760" w:hanging="360"/>
      </w:pPr>
    </w:lvl>
    <w:lvl w:ilvl="8" w:tplc="B146578A" w:tentative="1">
      <w:start w:val="1"/>
      <w:numFmt w:val="lowerRoman"/>
      <w:lvlText w:val="%9."/>
      <w:lvlJc w:val="right"/>
      <w:pPr>
        <w:ind w:left="6480" w:hanging="180"/>
      </w:pPr>
    </w:lvl>
  </w:abstractNum>
  <w:abstractNum w:abstractNumId="175" w15:restartNumberingAfterBreak="0">
    <w:nsid w:val="76B84207"/>
    <w:multiLevelType w:val="hybridMultilevel"/>
    <w:tmpl w:val="11C65872"/>
    <w:lvl w:ilvl="0" w:tplc="614E6EFC">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7EE37B4"/>
    <w:multiLevelType w:val="singleLevel"/>
    <w:tmpl w:val="2102B5E8"/>
    <w:lvl w:ilvl="0">
      <w:start w:val="1"/>
      <w:numFmt w:val="decimal"/>
      <w:lvlText w:val="%1."/>
      <w:legacy w:legacy="1" w:legacySpace="120" w:legacyIndent="360"/>
      <w:lvlJc w:val="left"/>
      <w:pPr>
        <w:ind w:left="360" w:hanging="360"/>
      </w:pPr>
    </w:lvl>
  </w:abstractNum>
  <w:abstractNum w:abstractNumId="177" w15:restartNumberingAfterBreak="0">
    <w:nsid w:val="79BA35AE"/>
    <w:multiLevelType w:val="hybridMultilevel"/>
    <w:tmpl w:val="7F84716E"/>
    <w:lvl w:ilvl="0" w:tplc="0409000F">
      <w:start w:val="1"/>
      <w:numFmt w:val="decimal"/>
      <w:lvlText w:val="%1."/>
      <w:lvlJc w:val="left"/>
      <w:pPr>
        <w:ind w:left="720" w:hanging="360"/>
      </w:pPr>
      <w:rPr>
        <w:rFonts w:hint="default"/>
      </w:rPr>
    </w:lvl>
    <w:lvl w:ilvl="1" w:tplc="0B088736">
      <w:start w:val="1"/>
      <w:numFmt w:val="upperLetter"/>
      <w:lvlText w:val="%2."/>
      <w:lvlJc w:val="left"/>
      <w:pPr>
        <w:ind w:left="720" w:hanging="360"/>
      </w:pPr>
      <w:rPr>
        <w:b/>
      </w:rPr>
    </w:lvl>
    <w:lvl w:ilvl="2" w:tplc="08260A98">
      <w:start w:val="1"/>
      <w:numFmt w:val="lowerLetter"/>
      <w:lvlText w:val="%3."/>
      <w:lvlJc w:val="left"/>
      <w:pPr>
        <w:ind w:left="2160" w:hanging="180"/>
      </w:pPr>
      <w:rPr>
        <w:rFonts w:ascii="Calibri" w:eastAsia="Calibri" w:hAnsi="Calibri" w:cs="Arial" w:hint="default"/>
        <w:b w:val="0"/>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8" w15:restartNumberingAfterBreak="0">
    <w:nsid w:val="7A2A615A"/>
    <w:multiLevelType w:val="hybridMultilevel"/>
    <w:tmpl w:val="C19C0C80"/>
    <w:lvl w:ilvl="0" w:tplc="0409000F">
      <w:start w:val="1"/>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9" w15:restartNumberingAfterBreak="0">
    <w:nsid w:val="7AD50B22"/>
    <w:multiLevelType w:val="hybridMultilevel"/>
    <w:tmpl w:val="74D0CF3C"/>
    <w:lvl w:ilvl="0" w:tplc="E65AA0F0">
      <w:start w:val="19"/>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7B0A7EEE"/>
    <w:multiLevelType w:val="hybridMultilevel"/>
    <w:tmpl w:val="781A1DF6"/>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1" w15:restartNumberingAfterBreak="0">
    <w:nsid w:val="7B134B14"/>
    <w:multiLevelType w:val="hybridMultilevel"/>
    <w:tmpl w:val="042A4092"/>
    <w:lvl w:ilvl="0" w:tplc="E6583F38">
      <w:start w:val="1"/>
      <w:numFmt w:val="bullet"/>
      <w:lvlText w:val="-"/>
      <w:lvlJc w:val="left"/>
      <w:pPr>
        <w:ind w:left="3240" w:hanging="360"/>
      </w:pPr>
      <w:rPr>
        <w:rFonts w:ascii="Calibri" w:eastAsia="Times New Roman" w:hAnsi="Calibri"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2" w15:restartNumberingAfterBreak="0">
    <w:nsid w:val="7BAD6A94"/>
    <w:multiLevelType w:val="hybridMultilevel"/>
    <w:tmpl w:val="FE0CC7F2"/>
    <w:lvl w:ilvl="0" w:tplc="04090017">
      <w:start w:val="1"/>
      <w:numFmt w:val="lowerLetter"/>
      <w:lvlText w:val="%1)"/>
      <w:lvlJc w:val="left"/>
      <w:pPr>
        <w:ind w:left="1800" w:hanging="360"/>
      </w:pPr>
      <w:rPr>
        <w:rFonts w:hint="default"/>
        <w:b w:val="0"/>
        <w:i w:val="0"/>
        <w:sz w:val="22"/>
        <w:szCs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3" w15:restartNumberingAfterBreak="0">
    <w:nsid w:val="7BCD474F"/>
    <w:multiLevelType w:val="hybridMultilevel"/>
    <w:tmpl w:val="44725B24"/>
    <w:lvl w:ilvl="0" w:tplc="0409001B">
      <w:start w:val="1"/>
      <w:numFmt w:val="lowerRoman"/>
      <w:lvlText w:val="%1."/>
      <w:lvlJc w:val="righ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4" w15:restartNumberingAfterBreak="0">
    <w:nsid w:val="7C1E53B4"/>
    <w:multiLevelType w:val="hybridMultilevel"/>
    <w:tmpl w:val="B5C008D6"/>
    <w:lvl w:ilvl="0" w:tplc="E70AFB1E">
      <w:start w:val="1"/>
      <w:numFmt w:val="bullet"/>
      <w:lvlText w:val="-"/>
      <w:lvlJc w:val="left"/>
      <w:pPr>
        <w:ind w:left="3510" w:hanging="360"/>
      </w:pPr>
      <w:rPr>
        <w:rFonts w:ascii="Verdana" w:hAnsi="Verdana" w:hint="default"/>
      </w:rPr>
    </w:lvl>
    <w:lvl w:ilvl="1" w:tplc="04090003" w:tentative="1">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185" w15:restartNumberingAfterBreak="0">
    <w:nsid w:val="7C6F133D"/>
    <w:multiLevelType w:val="hybridMultilevel"/>
    <w:tmpl w:val="5C8E2F18"/>
    <w:lvl w:ilvl="0" w:tplc="0409000B">
      <w:start w:val="1"/>
      <w:numFmt w:val="bullet"/>
      <w:lvlText w:val=""/>
      <w:lvlJc w:val="left"/>
      <w:pPr>
        <w:ind w:left="4140" w:hanging="360"/>
      </w:pPr>
      <w:rPr>
        <w:rFonts w:ascii="Wingdings" w:hAnsi="Wingdings" w:hint="default"/>
      </w:rPr>
    </w:lvl>
    <w:lvl w:ilvl="1" w:tplc="04090003" w:tentative="1">
      <w:start w:val="1"/>
      <w:numFmt w:val="bullet"/>
      <w:lvlText w:val="o"/>
      <w:lvlJc w:val="left"/>
      <w:pPr>
        <w:ind w:left="4860" w:hanging="360"/>
      </w:pPr>
      <w:rPr>
        <w:rFonts w:ascii="Courier New" w:hAnsi="Courier New" w:cs="Courier New" w:hint="default"/>
      </w:rPr>
    </w:lvl>
    <w:lvl w:ilvl="2" w:tplc="04090005" w:tentative="1">
      <w:start w:val="1"/>
      <w:numFmt w:val="bullet"/>
      <w:lvlText w:val=""/>
      <w:lvlJc w:val="left"/>
      <w:pPr>
        <w:ind w:left="5580" w:hanging="360"/>
      </w:pPr>
      <w:rPr>
        <w:rFonts w:ascii="Wingdings" w:hAnsi="Wingdings" w:hint="default"/>
      </w:rPr>
    </w:lvl>
    <w:lvl w:ilvl="3" w:tplc="04090001" w:tentative="1">
      <w:start w:val="1"/>
      <w:numFmt w:val="bullet"/>
      <w:lvlText w:val=""/>
      <w:lvlJc w:val="left"/>
      <w:pPr>
        <w:ind w:left="6300" w:hanging="360"/>
      </w:pPr>
      <w:rPr>
        <w:rFonts w:ascii="Symbol" w:hAnsi="Symbol" w:hint="default"/>
      </w:rPr>
    </w:lvl>
    <w:lvl w:ilvl="4" w:tplc="04090003" w:tentative="1">
      <w:start w:val="1"/>
      <w:numFmt w:val="bullet"/>
      <w:lvlText w:val="o"/>
      <w:lvlJc w:val="left"/>
      <w:pPr>
        <w:ind w:left="7020" w:hanging="360"/>
      </w:pPr>
      <w:rPr>
        <w:rFonts w:ascii="Courier New" w:hAnsi="Courier New" w:cs="Courier New" w:hint="default"/>
      </w:rPr>
    </w:lvl>
    <w:lvl w:ilvl="5" w:tplc="04090005" w:tentative="1">
      <w:start w:val="1"/>
      <w:numFmt w:val="bullet"/>
      <w:lvlText w:val=""/>
      <w:lvlJc w:val="left"/>
      <w:pPr>
        <w:ind w:left="7740" w:hanging="360"/>
      </w:pPr>
      <w:rPr>
        <w:rFonts w:ascii="Wingdings" w:hAnsi="Wingdings" w:hint="default"/>
      </w:rPr>
    </w:lvl>
    <w:lvl w:ilvl="6" w:tplc="04090001" w:tentative="1">
      <w:start w:val="1"/>
      <w:numFmt w:val="bullet"/>
      <w:lvlText w:val=""/>
      <w:lvlJc w:val="left"/>
      <w:pPr>
        <w:ind w:left="8460" w:hanging="360"/>
      </w:pPr>
      <w:rPr>
        <w:rFonts w:ascii="Symbol" w:hAnsi="Symbol" w:hint="default"/>
      </w:rPr>
    </w:lvl>
    <w:lvl w:ilvl="7" w:tplc="04090003" w:tentative="1">
      <w:start w:val="1"/>
      <w:numFmt w:val="bullet"/>
      <w:lvlText w:val="o"/>
      <w:lvlJc w:val="left"/>
      <w:pPr>
        <w:ind w:left="9180" w:hanging="360"/>
      </w:pPr>
      <w:rPr>
        <w:rFonts w:ascii="Courier New" w:hAnsi="Courier New" w:cs="Courier New" w:hint="default"/>
      </w:rPr>
    </w:lvl>
    <w:lvl w:ilvl="8" w:tplc="04090005" w:tentative="1">
      <w:start w:val="1"/>
      <w:numFmt w:val="bullet"/>
      <w:lvlText w:val=""/>
      <w:lvlJc w:val="left"/>
      <w:pPr>
        <w:ind w:left="9900" w:hanging="360"/>
      </w:pPr>
      <w:rPr>
        <w:rFonts w:ascii="Wingdings" w:hAnsi="Wingdings" w:hint="default"/>
      </w:rPr>
    </w:lvl>
  </w:abstractNum>
  <w:abstractNum w:abstractNumId="186" w15:restartNumberingAfterBreak="0">
    <w:nsid w:val="7C8F41E0"/>
    <w:multiLevelType w:val="hybridMultilevel"/>
    <w:tmpl w:val="1CCC20D8"/>
    <w:lvl w:ilvl="0" w:tplc="5194F53A">
      <w:start w:val="1"/>
      <w:numFmt w:val="decimal"/>
      <w:lvlText w:val="%1)"/>
      <w:lvlJc w:val="left"/>
      <w:pPr>
        <w:ind w:left="2520" w:hanging="360"/>
      </w:pPr>
      <w:rPr>
        <w:rFonts w:ascii="Arial" w:hAnsi="Arial" w:cs="Arial" w:hint="default"/>
        <w:b w:val="0"/>
        <w:i w:val="0"/>
        <w:strike w:val="0"/>
        <w:dstrike w:val="0"/>
        <w:color w:val="auto"/>
        <w:sz w:val="22"/>
        <w:szCs w:val="22"/>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7" w15:restartNumberingAfterBreak="0">
    <w:nsid w:val="7DA272C3"/>
    <w:multiLevelType w:val="singleLevel"/>
    <w:tmpl w:val="68388BA4"/>
    <w:lvl w:ilvl="0">
      <w:start w:val="1"/>
      <w:numFmt w:val="decimal"/>
      <w:lvlText w:val="%1. "/>
      <w:lvlJc w:val="left"/>
      <w:pPr>
        <w:ind w:left="360" w:hanging="360"/>
      </w:pPr>
      <w:rPr>
        <w:rFonts w:ascii="Arial" w:hAnsi="Arial" w:hint="default"/>
        <w:b w:val="0"/>
        <w:i w:val="0"/>
        <w:sz w:val="22"/>
        <w:szCs w:val="22"/>
      </w:rPr>
    </w:lvl>
  </w:abstractNum>
  <w:abstractNum w:abstractNumId="188" w15:restartNumberingAfterBreak="0">
    <w:nsid w:val="7E6A77F7"/>
    <w:multiLevelType w:val="hybridMultilevel"/>
    <w:tmpl w:val="2614136A"/>
    <w:lvl w:ilvl="0" w:tplc="E65AA0F0">
      <w:start w:val="19"/>
      <w:numFmt w:val="bullet"/>
      <w:lvlText w:val="-"/>
      <w:lvlJc w:val="left"/>
      <w:pPr>
        <w:ind w:left="1260" w:hanging="360"/>
      </w:pPr>
      <w:rPr>
        <w:rFonts w:ascii="Calibri" w:eastAsia="Times New Roman" w:hAnsi="Calibri" w:cs="Calibri" w:hint="default"/>
        <w:b/>
        <w:i w:val="0"/>
        <w:sz w:val="22"/>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9" w15:restartNumberingAfterBreak="0">
    <w:nsid w:val="7EAA02C1"/>
    <w:multiLevelType w:val="hybridMultilevel"/>
    <w:tmpl w:val="C8281FF2"/>
    <w:lvl w:ilvl="0" w:tplc="CD0A8568">
      <w:start w:val="1"/>
      <w:numFmt w:val="lowerLetter"/>
      <w:lvlText w:val="%1."/>
      <w:lvlJc w:val="left"/>
      <w:pPr>
        <w:ind w:left="108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15:restartNumberingAfterBreak="0">
    <w:nsid w:val="7F2808F1"/>
    <w:multiLevelType w:val="hybridMultilevel"/>
    <w:tmpl w:val="286C053E"/>
    <w:lvl w:ilvl="0" w:tplc="04090019">
      <w:start w:val="1"/>
      <w:numFmt w:val="lowerLetter"/>
      <w:lvlText w:val="%1."/>
      <w:lvlJc w:val="left"/>
      <w:pPr>
        <w:ind w:left="2138" w:hanging="360"/>
      </w:p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91" w15:restartNumberingAfterBreak="0">
    <w:nsid w:val="7F3D26E7"/>
    <w:multiLevelType w:val="hybridMultilevel"/>
    <w:tmpl w:val="7076E3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2" w15:restartNumberingAfterBreak="0">
    <w:nsid w:val="7FA11508"/>
    <w:multiLevelType w:val="singleLevel"/>
    <w:tmpl w:val="8DB24652"/>
    <w:lvl w:ilvl="0">
      <w:start w:val="1"/>
      <w:numFmt w:val="lowerLetter"/>
      <w:lvlText w:val="%1."/>
      <w:legacy w:legacy="1" w:legacySpace="120" w:legacyIndent="360"/>
      <w:lvlJc w:val="left"/>
      <w:pPr>
        <w:ind w:left="720" w:hanging="360"/>
      </w:pPr>
    </w:lvl>
  </w:abstractNum>
  <w:num w:numId="1">
    <w:abstractNumId w:val="110"/>
  </w:num>
  <w:num w:numId="2">
    <w:abstractNumId w:val="77"/>
  </w:num>
  <w:num w:numId="3">
    <w:abstractNumId w:val="144"/>
  </w:num>
  <w:num w:numId="4">
    <w:abstractNumId w:val="24"/>
  </w:num>
  <w:num w:numId="5">
    <w:abstractNumId w:val="19"/>
  </w:num>
  <w:num w:numId="6">
    <w:abstractNumId w:val="101"/>
  </w:num>
  <w:num w:numId="7">
    <w:abstractNumId w:val="121"/>
  </w:num>
  <w:num w:numId="8">
    <w:abstractNumId w:val="18"/>
  </w:num>
  <w:num w:numId="9">
    <w:abstractNumId w:val="69"/>
  </w:num>
  <w:num w:numId="10">
    <w:abstractNumId w:val="111"/>
  </w:num>
  <w:num w:numId="11">
    <w:abstractNumId w:val="31"/>
  </w:num>
  <w:num w:numId="12">
    <w:abstractNumId w:val="14"/>
  </w:num>
  <w:num w:numId="13">
    <w:abstractNumId w:val="67"/>
  </w:num>
  <w:num w:numId="14">
    <w:abstractNumId w:val="100"/>
  </w:num>
  <w:num w:numId="15">
    <w:abstractNumId w:val="132"/>
  </w:num>
  <w:num w:numId="16">
    <w:abstractNumId w:val="68"/>
  </w:num>
  <w:num w:numId="17">
    <w:abstractNumId w:val="138"/>
  </w:num>
  <w:num w:numId="18">
    <w:abstractNumId w:val="148"/>
  </w:num>
  <w:num w:numId="19">
    <w:abstractNumId w:val="64"/>
  </w:num>
  <w:num w:numId="20">
    <w:abstractNumId w:val="125"/>
  </w:num>
  <w:num w:numId="21">
    <w:abstractNumId w:val="86"/>
  </w:num>
  <w:num w:numId="22">
    <w:abstractNumId w:val="61"/>
  </w:num>
  <w:num w:numId="23">
    <w:abstractNumId w:val="122"/>
  </w:num>
  <w:num w:numId="24">
    <w:abstractNumId w:val="15"/>
  </w:num>
  <w:num w:numId="25">
    <w:abstractNumId w:val="167"/>
  </w:num>
  <w:num w:numId="26">
    <w:abstractNumId w:val="131"/>
  </w:num>
  <w:num w:numId="27">
    <w:abstractNumId w:val="36"/>
  </w:num>
  <w:num w:numId="28">
    <w:abstractNumId w:val="113"/>
  </w:num>
  <w:num w:numId="29">
    <w:abstractNumId w:val="116"/>
  </w:num>
  <w:num w:numId="30">
    <w:abstractNumId w:val="25"/>
  </w:num>
  <w:num w:numId="31">
    <w:abstractNumId w:val="162"/>
  </w:num>
  <w:num w:numId="32">
    <w:abstractNumId w:val="43"/>
  </w:num>
  <w:num w:numId="33">
    <w:abstractNumId w:val="163"/>
  </w:num>
  <w:num w:numId="34">
    <w:abstractNumId w:val="147"/>
  </w:num>
  <w:num w:numId="35">
    <w:abstractNumId w:val="60"/>
  </w:num>
  <w:num w:numId="36">
    <w:abstractNumId w:val="188"/>
  </w:num>
  <w:num w:numId="37">
    <w:abstractNumId w:val="90"/>
  </w:num>
  <w:num w:numId="38">
    <w:abstractNumId w:val="154"/>
  </w:num>
  <w:num w:numId="39">
    <w:abstractNumId w:val="136"/>
  </w:num>
  <w:num w:numId="40">
    <w:abstractNumId w:val="41"/>
  </w:num>
  <w:num w:numId="41">
    <w:abstractNumId w:val="123"/>
  </w:num>
  <w:num w:numId="42">
    <w:abstractNumId w:val="93"/>
  </w:num>
  <w:num w:numId="43">
    <w:abstractNumId w:val="142"/>
  </w:num>
  <w:num w:numId="44">
    <w:abstractNumId w:val="75"/>
  </w:num>
  <w:num w:numId="45">
    <w:abstractNumId w:val="152"/>
  </w:num>
  <w:num w:numId="46">
    <w:abstractNumId w:val="7"/>
  </w:num>
  <w:num w:numId="47">
    <w:abstractNumId w:val="127"/>
  </w:num>
  <w:num w:numId="48">
    <w:abstractNumId w:val="164"/>
  </w:num>
  <w:num w:numId="49">
    <w:abstractNumId w:val="48"/>
  </w:num>
  <w:num w:numId="50">
    <w:abstractNumId w:val="183"/>
  </w:num>
  <w:num w:numId="51">
    <w:abstractNumId w:val="161"/>
  </w:num>
  <w:num w:numId="52">
    <w:abstractNumId w:val="128"/>
  </w:num>
  <w:num w:numId="53">
    <w:abstractNumId w:val="3"/>
  </w:num>
  <w:num w:numId="54">
    <w:abstractNumId w:val="80"/>
  </w:num>
  <w:num w:numId="55">
    <w:abstractNumId w:val="49"/>
  </w:num>
  <w:num w:numId="56">
    <w:abstractNumId w:val="149"/>
  </w:num>
  <w:num w:numId="57">
    <w:abstractNumId w:val="129"/>
  </w:num>
  <w:num w:numId="58">
    <w:abstractNumId w:val="155"/>
  </w:num>
  <w:num w:numId="59">
    <w:abstractNumId w:val="39"/>
  </w:num>
  <w:num w:numId="60">
    <w:abstractNumId w:val="20"/>
  </w:num>
  <w:num w:numId="61">
    <w:abstractNumId w:val="29"/>
  </w:num>
  <w:num w:numId="62">
    <w:abstractNumId w:val="172"/>
  </w:num>
  <w:num w:numId="63">
    <w:abstractNumId w:val="91"/>
  </w:num>
  <w:num w:numId="64">
    <w:abstractNumId w:val="27"/>
  </w:num>
  <w:num w:numId="65">
    <w:abstractNumId w:val="50"/>
  </w:num>
  <w:num w:numId="66">
    <w:abstractNumId w:val="44"/>
  </w:num>
  <w:num w:numId="67">
    <w:abstractNumId w:val="82"/>
  </w:num>
  <w:num w:numId="68">
    <w:abstractNumId w:val="182"/>
  </w:num>
  <w:num w:numId="69">
    <w:abstractNumId w:val="35"/>
  </w:num>
  <w:num w:numId="70">
    <w:abstractNumId w:val="88"/>
  </w:num>
  <w:num w:numId="71">
    <w:abstractNumId w:val="105"/>
  </w:num>
  <w:num w:numId="72">
    <w:abstractNumId w:val="120"/>
  </w:num>
  <w:num w:numId="73">
    <w:abstractNumId w:val="104"/>
  </w:num>
  <w:num w:numId="74">
    <w:abstractNumId w:val="158"/>
  </w:num>
  <w:num w:numId="75">
    <w:abstractNumId w:val="141"/>
  </w:num>
  <w:num w:numId="76">
    <w:abstractNumId w:val="58"/>
  </w:num>
  <w:num w:numId="77">
    <w:abstractNumId w:val="78"/>
  </w:num>
  <w:num w:numId="78">
    <w:abstractNumId w:val="51"/>
  </w:num>
  <w:num w:numId="79">
    <w:abstractNumId w:val="179"/>
  </w:num>
  <w:num w:numId="80">
    <w:abstractNumId w:val="26"/>
  </w:num>
  <w:num w:numId="81">
    <w:abstractNumId w:val="52"/>
  </w:num>
  <w:num w:numId="82">
    <w:abstractNumId w:val="185"/>
  </w:num>
  <w:num w:numId="83">
    <w:abstractNumId w:val="106"/>
  </w:num>
  <w:num w:numId="84">
    <w:abstractNumId w:val="53"/>
  </w:num>
  <w:num w:numId="85">
    <w:abstractNumId w:val="165"/>
  </w:num>
  <w:num w:numId="86">
    <w:abstractNumId w:val="160"/>
  </w:num>
  <w:num w:numId="87">
    <w:abstractNumId w:val="45"/>
  </w:num>
  <w:num w:numId="88">
    <w:abstractNumId w:val="1"/>
  </w:num>
  <w:num w:numId="89">
    <w:abstractNumId w:val="150"/>
  </w:num>
  <w:num w:numId="90">
    <w:abstractNumId w:val="177"/>
  </w:num>
  <w:num w:numId="91">
    <w:abstractNumId w:val="170"/>
  </w:num>
  <w:num w:numId="92">
    <w:abstractNumId w:val="74"/>
  </w:num>
  <w:num w:numId="93">
    <w:abstractNumId w:val="115"/>
  </w:num>
  <w:num w:numId="94">
    <w:abstractNumId w:val="186"/>
  </w:num>
  <w:num w:numId="95">
    <w:abstractNumId w:val="140"/>
  </w:num>
  <w:num w:numId="96">
    <w:abstractNumId w:val="171"/>
  </w:num>
  <w:num w:numId="97">
    <w:abstractNumId w:val="143"/>
  </w:num>
  <w:num w:numId="98">
    <w:abstractNumId w:val="153"/>
  </w:num>
  <w:num w:numId="99">
    <w:abstractNumId w:val="189"/>
  </w:num>
  <w:num w:numId="100">
    <w:abstractNumId w:val="126"/>
  </w:num>
  <w:num w:numId="101">
    <w:abstractNumId w:val="0"/>
  </w:num>
  <w:num w:numId="102">
    <w:abstractNumId w:val="151"/>
  </w:num>
  <w:num w:numId="103">
    <w:abstractNumId w:val="89"/>
  </w:num>
  <w:num w:numId="104">
    <w:abstractNumId w:val="84"/>
  </w:num>
  <w:num w:numId="105">
    <w:abstractNumId w:val="87"/>
  </w:num>
  <w:num w:numId="106">
    <w:abstractNumId w:val="5"/>
  </w:num>
  <w:num w:numId="107">
    <w:abstractNumId w:val="21"/>
  </w:num>
  <w:num w:numId="108">
    <w:abstractNumId w:val="103"/>
  </w:num>
  <w:num w:numId="109">
    <w:abstractNumId w:val="173"/>
  </w:num>
  <w:num w:numId="110">
    <w:abstractNumId w:val="174"/>
  </w:num>
  <w:num w:numId="111">
    <w:abstractNumId w:val="37"/>
  </w:num>
  <w:num w:numId="112">
    <w:abstractNumId w:val="76"/>
  </w:num>
  <w:num w:numId="113">
    <w:abstractNumId w:val="17"/>
  </w:num>
  <w:num w:numId="114">
    <w:abstractNumId w:val="192"/>
  </w:num>
  <w:num w:numId="115">
    <w:abstractNumId w:val="33"/>
  </w:num>
  <w:num w:numId="116">
    <w:abstractNumId w:val="95"/>
  </w:num>
  <w:num w:numId="117">
    <w:abstractNumId w:val="119"/>
  </w:num>
  <w:num w:numId="118">
    <w:abstractNumId w:val="178"/>
  </w:num>
  <w:num w:numId="119">
    <w:abstractNumId w:val="30"/>
  </w:num>
  <w:num w:numId="120">
    <w:abstractNumId w:val="65"/>
  </w:num>
  <w:num w:numId="121">
    <w:abstractNumId w:val="59"/>
  </w:num>
  <w:num w:numId="122">
    <w:abstractNumId w:val="8"/>
  </w:num>
  <w:num w:numId="123">
    <w:abstractNumId w:val="55"/>
  </w:num>
  <w:num w:numId="124">
    <w:abstractNumId w:val="187"/>
  </w:num>
  <w:num w:numId="125">
    <w:abstractNumId w:val="145"/>
  </w:num>
  <w:num w:numId="126">
    <w:abstractNumId w:val="72"/>
  </w:num>
  <w:num w:numId="127">
    <w:abstractNumId w:val="99"/>
  </w:num>
  <w:num w:numId="128">
    <w:abstractNumId w:val="97"/>
  </w:num>
  <w:num w:numId="129">
    <w:abstractNumId w:val="133"/>
  </w:num>
  <w:num w:numId="130">
    <w:abstractNumId w:val="175"/>
  </w:num>
  <w:num w:numId="131">
    <w:abstractNumId w:val="96"/>
  </w:num>
  <w:num w:numId="132">
    <w:abstractNumId w:val="176"/>
  </w:num>
  <w:num w:numId="133">
    <w:abstractNumId w:val="70"/>
  </w:num>
  <w:num w:numId="134">
    <w:abstractNumId w:val="54"/>
  </w:num>
  <w:num w:numId="135">
    <w:abstractNumId w:val="94"/>
  </w:num>
  <w:num w:numId="136">
    <w:abstractNumId w:val="180"/>
  </w:num>
  <w:num w:numId="137">
    <w:abstractNumId w:val="156"/>
  </w:num>
  <w:num w:numId="138">
    <w:abstractNumId w:val="13"/>
  </w:num>
  <w:num w:numId="139">
    <w:abstractNumId w:val="6"/>
  </w:num>
  <w:num w:numId="140">
    <w:abstractNumId w:val="12"/>
  </w:num>
  <w:num w:numId="141">
    <w:abstractNumId w:val="22"/>
  </w:num>
  <w:num w:numId="142">
    <w:abstractNumId w:val="47"/>
  </w:num>
  <w:num w:numId="143">
    <w:abstractNumId w:val="73"/>
  </w:num>
  <w:num w:numId="144">
    <w:abstractNumId w:val="11"/>
  </w:num>
  <w:num w:numId="145">
    <w:abstractNumId w:val="28"/>
  </w:num>
  <w:num w:numId="146">
    <w:abstractNumId w:val="16"/>
  </w:num>
  <w:num w:numId="147">
    <w:abstractNumId w:val="79"/>
  </w:num>
  <w:num w:numId="148">
    <w:abstractNumId w:val="134"/>
  </w:num>
  <w:num w:numId="149">
    <w:abstractNumId w:val="81"/>
  </w:num>
  <w:num w:numId="150">
    <w:abstractNumId w:val="10"/>
  </w:num>
  <w:num w:numId="151">
    <w:abstractNumId w:val="166"/>
  </w:num>
  <w:num w:numId="152">
    <w:abstractNumId w:val="191"/>
  </w:num>
  <w:num w:numId="153">
    <w:abstractNumId w:val="181"/>
  </w:num>
  <w:num w:numId="154">
    <w:abstractNumId w:val="137"/>
  </w:num>
  <w:num w:numId="155">
    <w:abstractNumId w:val="57"/>
  </w:num>
  <w:num w:numId="156">
    <w:abstractNumId w:val="98"/>
  </w:num>
  <w:num w:numId="157">
    <w:abstractNumId w:val="135"/>
  </w:num>
  <w:num w:numId="158">
    <w:abstractNumId w:val="146"/>
  </w:num>
  <w:num w:numId="159">
    <w:abstractNumId w:val="4"/>
  </w:num>
  <w:num w:numId="160">
    <w:abstractNumId w:val="38"/>
  </w:num>
  <w:num w:numId="161">
    <w:abstractNumId w:val="66"/>
  </w:num>
  <w:num w:numId="162">
    <w:abstractNumId w:val="42"/>
  </w:num>
  <w:num w:numId="163">
    <w:abstractNumId w:val="102"/>
  </w:num>
  <w:num w:numId="164">
    <w:abstractNumId w:val="130"/>
  </w:num>
  <w:num w:numId="165">
    <w:abstractNumId w:val="32"/>
  </w:num>
  <w:num w:numId="166">
    <w:abstractNumId w:val="114"/>
  </w:num>
  <w:num w:numId="167">
    <w:abstractNumId w:val="56"/>
  </w:num>
  <w:num w:numId="168">
    <w:abstractNumId w:val="83"/>
  </w:num>
  <w:num w:numId="169">
    <w:abstractNumId w:val="157"/>
  </w:num>
  <w:num w:numId="170">
    <w:abstractNumId w:val="190"/>
  </w:num>
  <w:num w:numId="171">
    <w:abstractNumId w:val="23"/>
  </w:num>
  <w:num w:numId="172">
    <w:abstractNumId w:val="159"/>
  </w:num>
  <w:num w:numId="173">
    <w:abstractNumId w:val="63"/>
  </w:num>
  <w:num w:numId="174">
    <w:abstractNumId w:val="118"/>
  </w:num>
  <w:num w:numId="175">
    <w:abstractNumId w:val="85"/>
  </w:num>
  <w:num w:numId="176">
    <w:abstractNumId w:val="109"/>
  </w:num>
  <w:num w:numId="177">
    <w:abstractNumId w:val="2"/>
  </w:num>
  <w:num w:numId="178">
    <w:abstractNumId w:val="34"/>
  </w:num>
  <w:num w:numId="179">
    <w:abstractNumId w:val="168"/>
  </w:num>
  <w:num w:numId="180">
    <w:abstractNumId w:val="139"/>
  </w:num>
  <w:num w:numId="181">
    <w:abstractNumId w:val="108"/>
  </w:num>
  <w:num w:numId="182">
    <w:abstractNumId w:val="71"/>
  </w:num>
  <w:num w:numId="183">
    <w:abstractNumId w:val="117"/>
  </w:num>
  <w:num w:numId="184">
    <w:abstractNumId w:val="124"/>
  </w:num>
  <w:num w:numId="185">
    <w:abstractNumId w:val="9"/>
  </w:num>
  <w:num w:numId="186">
    <w:abstractNumId w:val="40"/>
  </w:num>
  <w:num w:numId="187">
    <w:abstractNumId w:val="62"/>
  </w:num>
  <w:num w:numId="188">
    <w:abstractNumId w:val="46"/>
  </w:num>
  <w:num w:numId="189">
    <w:abstractNumId w:val="92"/>
  </w:num>
  <w:num w:numId="190">
    <w:abstractNumId w:val="184"/>
  </w:num>
  <w:num w:numId="191">
    <w:abstractNumId w:val="107"/>
  </w:num>
  <w:num w:numId="192">
    <w:abstractNumId w:val="169"/>
  </w:num>
  <w:num w:numId="193">
    <w:abstractNumId w:val="112"/>
  </w:num>
  <w:numIdMacAtCleanup w:val="18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ua Adhi">
    <w15:presenceInfo w15:providerId="None" w15:userId="Benua Adhi"/>
  </w15:person>
  <w15:person w15:author="benua.adhi">
    <w15:presenceInfo w15:providerId="None" w15:userId="benua.adhi"/>
  </w15:person>
  <w15:person w15:author="Guideline">
    <w15:presenceInfo w15:providerId="None" w15:userId="Guideline"/>
  </w15:person>
  <w15:person w15:author="MSI MODERN">
    <w15:presenceInfo w15:providerId="None" w15:userId="MSI MODERN"/>
  </w15:person>
  <w15:person w15:author="Zayra Fidelia">
    <w15:presenceInfo w15:providerId="None" w15:userId="Zayra Fidelia"/>
  </w15:person>
  <w15:person w15:author="malang sutoyo">
    <w15:presenceInfo w15:providerId="Windows Live" w15:userId="ce2e0d09587b9b7e"/>
  </w15:person>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US" w:vendorID="64" w:dllVersion="6" w:nlCheck="1" w:checkStyle="0"/>
  <w:activeWritingStyle w:appName="MSWord" w:lang="es-ES" w:vendorID="64" w:dllVersion="6" w:nlCheck="1" w:checkStyle="0"/>
  <w:activeWritingStyle w:appName="MSWord" w:lang="en-ID" w:vendorID="64" w:dllVersion="6" w:nlCheck="1" w:checkStyle="0"/>
  <w:activeWritingStyle w:appName="MSWord" w:lang="en-AU" w:vendorID="64" w:dllVersion="6" w:nlCheck="1" w:checkStyle="1"/>
  <w:activeWritingStyle w:appName="MSWord" w:lang="de-DE" w:vendorID="64" w:dllVersion="6" w:nlCheck="1" w:checkStyle="1"/>
  <w:activeWritingStyle w:appName="MSWord" w:lang="sv-SE"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s-ES" w:vendorID="64" w:dllVersion="4096" w:nlCheck="1" w:checkStyle="0"/>
  <w:activeWritingStyle w:appName="MSWord" w:lang="fi-FI" w:vendorID="64" w:dllVersion="4096" w:nlCheck="1" w:checkStyle="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3A"/>
    <w:rsid w:val="0000060E"/>
    <w:rsid w:val="00000FA3"/>
    <w:rsid w:val="00001214"/>
    <w:rsid w:val="000014B9"/>
    <w:rsid w:val="00001D32"/>
    <w:rsid w:val="00001EE8"/>
    <w:rsid w:val="00002F27"/>
    <w:rsid w:val="0000358A"/>
    <w:rsid w:val="0000359C"/>
    <w:rsid w:val="0000387E"/>
    <w:rsid w:val="00003AAB"/>
    <w:rsid w:val="00003E53"/>
    <w:rsid w:val="000043C1"/>
    <w:rsid w:val="000053BD"/>
    <w:rsid w:val="00005CE9"/>
    <w:rsid w:val="000107F0"/>
    <w:rsid w:val="00010A05"/>
    <w:rsid w:val="00010D4F"/>
    <w:rsid w:val="00011E92"/>
    <w:rsid w:val="000124DA"/>
    <w:rsid w:val="00012A2F"/>
    <w:rsid w:val="00012B50"/>
    <w:rsid w:val="0001342E"/>
    <w:rsid w:val="000137E7"/>
    <w:rsid w:val="0001436E"/>
    <w:rsid w:val="00014D84"/>
    <w:rsid w:val="00015799"/>
    <w:rsid w:val="000157A9"/>
    <w:rsid w:val="000166A1"/>
    <w:rsid w:val="0001734A"/>
    <w:rsid w:val="00017CD5"/>
    <w:rsid w:val="00020AA0"/>
    <w:rsid w:val="00020BDE"/>
    <w:rsid w:val="0002119D"/>
    <w:rsid w:val="00022DE6"/>
    <w:rsid w:val="00022F4B"/>
    <w:rsid w:val="0002313B"/>
    <w:rsid w:val="00023477"/>
    <w:rsid w:val="00023881"/>
    <w:rsid w:val="00023970"/>
    <w:rsid w:val="00023992"/>
    <w:rsid w:val="0002590A"/>
    <w:rsid w:val="0002595F"/>
    <w:rsid w:val="00025D20"/>
    <w:rsid w:val="00025EDD"/>
    <w:rsid w:val="0002601E"/>
    <w:rsid w:val="00027040"/>
    <w:rsid w:val="000272D5"/>
    <w:rsid w:val="00027E95"/>
    <w:rsid w:val="00027ED4"/>
    <w:rsid w:val="00030E08"/>
    <w:rsid w:val="00031283"/>
    <w:rsid w:val="00031E04"/>
    <w:rsid w:val="00032FDB"/>
    <w:rsid w:val="000336AC"/>
    <w:rsid w:val="00033A97"/>
    <w:rsid w:val="0003540D"/>
    <w:rsid w:val="0003609F"/>
    <w:rsid w:val="000365F2"/>
    <w:rsid w:val="00036B24"/>
    <w:rsid w:val="00037C98"/>
    <w:rsid w:val="00040559"/>
    <w:rsid w:val="00040844"/>
    <w:rsid w:val="00043831"/>
    <w:rsid w:val="00043C7A"/>
    <w:rsid w:val="00044571"/>
    <w:rsid w:val="00045B1B"/>
    <w:rsid w:val="0004609C"/>
    <w:rsid w:val="00046E36"/>
    <w:rsid w:val="00047F7C"/>
    <w:rsid w:val="000504D8"/>
    <w:rsid w:val="000505A0"/>
    <w:rsid w:val="00050F9D"/>
    <w:rsid w:val="00052633"/>
    <w:rsid w:val="00052F8D"/>
    <w:rsid w:val="000530AD"/>
    <w:rsid w:val="00054162"/>
    <w:rsid w:val="000545BE"/>
    <w:rsid w:val="00056156"/>
    <w:rsid w:val="000563EB"/>
    <w:rsid w:val="00056741"/>
    <w:rsid w:val="000612A1"/>
    <w:rsid w:val="000618BD"/>
    <w:rsid w:val="00061F81"/>
    <w:rsid w:val="0006264A"/>
    <w:rsid w:val="00062A32"/>
    <w:rsid w:val="00063570"/>
    <w:rsid w:val="00064984"/>
    <w:rsid w:val="00065896"/>
    <w:rsid w:val="00066051"/>
    <w:rsid w:val="0006792B"/>
    <w:rsid w:val="00067AB1"/>
    <w:rsid w:val="00067C29"/>
    <w:rsid w:val="00070E0D"/>
    <w:rsid w:val="0007219C"/>
    <w:rsid w:val="0007274F"/>
    <w:rsid w:val="00072F80"/>
    <w:rsid w:val="000778CB"/>
    <w:rsid w:val="00077B21"/>
    <w:rsid w:val="00077CA2"/>
    <w:rsid w:val="000800B7"/>
    <w:rsid w:val="00080A58"/>
    <w:rsid w:val="00080F2A"/>
    <w:rsid w:val="00081A87"/>
    <w:rsid w:val="00081F9F"/>
    <w:rsid w:val="000824FB"/>
    <w:rsid w:val="000827B7"/>
    <w:rsid w:val="00083317"/>
    <w:rsid w:val="00084367"/>
    <w:rsid w:val="000857F5"/>
    <w:rsid w:val="00085C11"/>
    <w:rsid w:val="00085E6A"/>
    <w:rsid w:val="00087326"/>
    <w:rsid w:val="0008775E"/>
    <w:rsid w:val="00087FE8"/>
    <w:rsid w:val="00090149"/>
    <w:rsid w:val="000903B4"/>
    <w:rsid w:val="00091410"/>
    <w:rsid w:val="00091CFF"/>
    <w:rsid w:val="000941C0"/>
    <w:rsid w:val="00094E51"/>
    <w:rsid w:val="00094FDC"/>
    <w:rsid w:val="0009539B"/>
    <w:rsid w:val="000955E1"/>
    <w:rsid w:val="00095955"/>
    <w:rsid w:val="000960A0"/>
    <w:rsid w:val="00096715"/>
    <w:rsid w:val="0009677D"/>
    <w:rsid w:val="00096ED0"/>
    <w:rsid w:val="00096F0B"/>
    <w:rsid w:val="000976E1"/>
    <w:rsid w:val="000A03AF"/>
    <w:rsid w:val="000A04FC"/>
    <w:rsid w:val="000A06D4"/>
    <w:rsid w:val="000A18FE"/>
    <w:rsid w:val="000A1BC5"/>
    <w:rsid w:val="000A2CC0"/>
    <w:rsid w:val="000A3120"/>
    <w:rsid w:val="000A3D58"/>
    <w:rsid w:val="000A6491"/>
    <w:rsid w:val="000A74FA"/>
    <w:rsid w:val="000A7794"/>
    <w:rsid w:val="000A7D81"/>
    <w:rsid w:val="000A7D8B"/>
    <w:rsid w:val="000B043C"/>
    <w:rsid w:val="000B0D09"/>
    <w:rsid w:val="000B1654"/>
    <w:rsid w:val="000B1E5E"/>
    <w:rsid w:val="000B26B4"/>
    <w:rsid w:val="000B33A5"/>
    <w:rsid w:val="000B33E0"/>
    <w:rsid w:val="000B3CD5"/>
    <w:rsid w:val="000B4ED1"/>
    <w:rsid w:val="000B4EE9"/>
    <w:rsid w:val="000B53DD"/>
    <w:rsid w:val="000B5649"/>
    <w:rsid w:val="000B5905"/>
    <w:rsid w:val="000B5B8F"/>
    <w:rsid w:val="000B6400"/>
    <w:rsid w:val="000B6BE6"/>
    <w:rsid w:val="000C0056"/>
    <w:rsid w:val="000C0DB6"/>
    <w:rsid w:val="000C16A2"/>
    <w:rsid w:val="000C174C"/>
    <w:rsid w:val="000C1D83"/>
    <w:rsid w:val="000C1EF2"/>
    <w:rsid w:val="000C22EF"/>
    <w:rsid w:val="000C2F88"/>
    <w:rsid w:val="000C3553"/>
    <w:rsid w:val="000C3965"/>
    <w:rsid w:val="000C46E1"/>
    <w:rsid w:val="000C6076"/>
    <w:rsid w:val="000C611B"/>
    <w:rsid w:val="000C622C"/>
    <w:rsid w:val="000C6974"/>
    <w:rsid w:val="000D0EFE"/>
    <w:rsid w:val="000D263E"/>
    <w:rsid w:val="000D288E"/>
    <w:rsid w:val="000D517F"/>
    <w:rsid w:val="000D775F"/>
    <w:rsid w:val="000E0619"/>
    <w:rsid w:val="000E07CD"/>
    <w:rsid w:val="000E10E7"/>
    <w:rsid w:val="000E169F"/>
    <w:rsid w:val="000E17C2"/>
    <w:rsid w:val="000E1995"/>
    <w:rsid w:val="000E2416"/>
    <w:rsid w:val="000E2536"/>
    <w:rsid w:val="000E2D36"/>
    <w:rsid w:val="000E3057"/>
    <w:rsid w:val="000E34F4"/>
    <w:rsid w:val="000E45D3"/>
    <w:rsid w:val="000E4635"/>
    <w:rsid w:val="000E4BEF"/>
    <w:rsid w:val="000E6744"/>
    <w:rsid w:val="000E6C81"/>
    <w:rsid w:val="000E6C91"/>
    <w:rsid w:val="000E73A9"/>
    <w:rsid w:val="000E7903"/>
    <w:rsid w:val="000E7A6C"/>
    <w:rsid w:val="000E7C17"/>
    <w:rsid w:val="000F0227"/>
    <w:rsid w:val="000F419C"/>
    <w:rsid w:val="000F4A20"/>
    <w:rsid w:val="000F4BED"/>
    <w:rsid w:val="000F4FAE"/>
    <w:rsid w:val="000F661A"/>
    <w:rsid w:val="000F6B7D"/>
    <w:rsid w:val="000F6DD3"/>
    <w:rsid w:val="000F6E53"/>
    <w:rsid w:val="000F73B4"/>
    <w:rsid w:val="000F78EA"/>
    <w:rsid w:val="00102BB7"/>
    <w:rsid w:val="00104010"/>
    <w:rsid w:val="00104013"/>
    <w:rsid w:val="00104CF0"/>
    <w:rsid w:val="00105F4D"/>
    <w:rsid w:val="001065BD"/>
    <w:rsid w:val="00106898"/>
    <w:rsid w:val="00106926"/>
    <w:rsid w:val="00110829"/>
    <w:rsid w:val="00110C54"/>
    <w:rsid w:val="001119CC"/>
    <w:rsid w:val="00112026"/>
    <w:rsid w:val="0011203A"/>
    <w:rsid w:val="0011337B"/>
    <w:rsid w:val="001138BF"/>
    <w:rsid w:val="00114D89"/>
    <w:rsid w:val="00115060"/>
    <w:rsid w:val="0011639F"/>
    <w:rsid w:val="0011643B"/>
    <w:rsid w:val="00117038"/>
    <w:rsid w:val="0011744A"/>
    <w:rsid w:val="001177A3"/>
    <w:rsid w:val="00117B4E"/>
    <w:rsid w:val="00122433"/>
    <w:rsid w:val="00122F6F"/>
    <w:rsid w:val="00122FB5"/>
    <w:rsid w:val="00123846"/>
    <w:rsid w:val="00124ADA"/>
    <w:rsid w:val="001253C0"/>
    <w:rsid w:val="0012556F"/>
    <w:rsid w:val="001257EF"/>
    <w:rsid w:val="001259A6"/>
    <w:rsid w:val="0012680E"/>
    <w:rsid w:val="00127B2F"/>
    <w:rsid w:val="00127B98"/>
    <w:rsid w:val="00130B06"/>
    <w:rsid w:val="00131129"/>
    <w:rsid w:val="001312E7"/>
    <w:rsid w:val="0013163D"/>
    <w:rsid w:val="00131D8D"/>
    <w:rsid w:val="00131F0A"/>
    <w:rsid w:val="001321DF"/>
    <w:rsid w:val="00132CB8"/>
    <w:rsid w:val="00132D16"/>
    <w:rsid w:val="0013336F"/>
    <w:rsid w:val="00134195"/>
    <w:rsid w:val="001348CC"/>
    <w:rsid w:val="00134D28"/>
    <w:rsid w:val="00136E80"/>
    <w:rsid w:val="00137C61"/>
    <w:rsid w:val="00137C9E"/>
    <w:rsid w:val="00140F7B"/>
    <w:rsid w:val="00142CC5"/>
    <w:rsid w:val="00143B9E"/>
    <w:rsid w:val="00144797"/>
    <w:rsid w:val="001447FE"/>
    <w:rsid w:val="00144FBE"/>
    <w:rsid w:val="00145131"/>
    <w:rsid w:val="00145B79"/>
    <w:rsid w:val="00146820"/>
    <w:rsid w:val="00147F53"/>
    <w:rsid w:val="00150478"/>
    <w:rsid w:val="00150BCD"/>
    <w:rsid w:val="00151F61"/>
    <w:rsid w:val="00153F84"/>
    <w:rsid w:val="0015488D"/>
    <w:rsid w:val="00154A7D"/>
    <w:rsid w:val="0015502B"/>
    <w:rsid w:val="001555ED"/>
    <w:rsid w:val="0015578A"/>
    <w:rsid w:val="00156AD7"/>
    <w:rsid w:val="00156E16"/>
    <w:rsid w:val="001622D7"/>
    <w:rsid w:val="001627F4"/>
    <w:rsid w:val="00163699"/>
    <w:rsid w:val="00163B6A"/>
    <w:rsid w:val="00163EE3"/>
    <w:rsid w:val="0016465E"/>
    <w:rsid w:val="001646FF"/>
    <w:rsid w:val="00164DEF"/>
    <w:rsid w:val="00164EA8"/>
    <w:rsid w:val="00165336"/>
    <w:rsid w:val="00165E98"/>
    <w:rsid w:val="00165F2C"/>
    <w:rsid w:val="00166663"/>
    <w:rsid w:val="001667AF"/>
    <w:rsid w:val="00166D14"/>
    <w:rsid w:val="001677E6"/>
    <w:rsid w:val="00167F55"/>
    <w:rsid w:val="0017098C"/>
    <w:rsid w:val="00170EC7"/>
    <w:rsid w:val="00170FC3"/>
    <w:rsid w:val="00171681"/>
    <w:rsid w:val="00181754"/>
    <w:rsid w:val="00182077"/>
    <w:rsid w:val="001828FF"/>
    <w:rsid w:val="00182C5E"/>
    <w:rsid w:val="0018326D"/>
    <w:rsid w:val="00184339"/>
    <w:rsid w:val="00184373"/>
    <w:rsid w:val="00184FD8"/>
    <w:rsid w:val="00185043"/>
    <w:rsid w:val="001857AA"/>
    <w:rsid w:val="001857BE"/>
    <w:rsid w:val="00185A56"/>
    <w:rsid w:val="00187088"/>
    <w:rsid w:val="001871CB"/>
    <w:rsid w:val="00187502"/>
    <w:rsid w:val="00187D03"/>
    <w:rsid w:val="001902BB"/>
    <w:rsid w:val="00190EA6"/>
    <w:rsid w:val="001926F8"/>
    <w:rsid w:val="00192C28"/>
    <w:rsid w:val="00193E12"/>
    <w:rsid w:val="00194443"/>
    <w:rsid w:val="00196226"/>
    <w:rsid w:val="001965E8"/>
    <w:rsid w:val="00196C14"/>
    <w:rsid w:val="001978C9"/>
    <w:rsid w:val="001A03D2"/>
    <w:rsid w:val="001A13FF"/>
    <w:rsid w:val="001A1EBB"/>
    <w:rsid w:val="001A2880"/>
    <w:rsid w:val="001A39CF"/>
    <w:rsid w:val="001A40D4"/>
    <w:rsid w:val="001A4A6B"/>
    <w:rsid w:val="001A58BE"/>
    <w:rsid w:val="001A5A4A"/>
    <w:rsid w:val="001A68B9"/>
    <w:rsid w:val="001A6AF9"/>
    <w:rsid w:val="001A6DB6"/>
    <w:rsid w:val="001A6E75"/>
    <w:rsid w:val="001A6F87"/>
    <w:rsid w:val="001A71F9"/>
    <w:rsid w:val="001B01CB"/>
    <w:rsid w:val="001B039E"/>
    <w:rsid w:val="001B0908"/>
    <w:rsid w:val="001B10F7"/>
    <w:rsid w:val="001B1646"/>
    <w:rsid w:val="001B259A"/>
    <w:rsid w:val="001B39A4"/>
    <w:rsid w:val="001B5440"/>
    <w:rsid w:val="001B794F"/>
    <w:rsid w:val="001B7EA7"/>
    <w:rsid w:val="001C0450"/>
    <w:rsid w:val="001C34C3"/>
    <w:rsid w:val="001C537D"/>
    <w:rsid w:val="001C795F"/>
    <w:rsid w:val="001D035F"/>
    <w:rsid w:val="001D0692"/>
    <w:rsid w:val="001D1C1F"/>
    <w:rsid w:val="001D339B"/>
    <w:rsid w:val="001D3711"/>
    <w:rsid w:val="001D6116"/>
    <w:rsid w:val="001D775D"/>
    <w:rsid w:val="001D7A39"/>
    <w:rsid w:val="001D7BF1"/>
    <w:rsid w:val="001D7CB9"/>
    <w:rsid w:val="001E0120"/>
    <w:rsid w:val="001E24FC"/>
    <w:rsid w:val="001E2CA8"/>
    <w:rsid w:val="001E314F"/>
    <w:rsid w:val="001E341D"/>
    <w:rsid w:val="001E401E"/>
    <w:rsid w:val="001E514F"/>
    <w:rsid w:val="001E5660"/>
    <w:rsid w:val="001E662C"/>
    <w:rsid w:val="001E6F25"/>
    <w:rsid w:val="001E705E"/>
    <w:rsid w:val="001F0142"/>
    <w:rsid w:val="001F01A7"/>
    <w:rsid w:val="001F0688"/>
    <w:rsid w:val="001F10BC"/>
    <w:rsid w:val="001F2876"/>
    <w:rsid w:val="001F29A0"/>
    <w:rsid w:val="001F2C89"/>
    <w:rsid w:val="001F33E7"/>
    <w:rsid w:val="001F3426"/>
    <w:rsid w:val="001F3B99"/>
    <w:rsid w:val="001F4D10"/>
    <w:rsid w:val="001F596B"/>
    <w:rsid w:val="001F5DAC"/>
    <w:rsid w:val="001F6425"/>
    <w:rsid w:val="001F77B3"/>
    <w:rsid w:val="0020055D"/>
    <w:rsid w:val="002016E6"/>
    <w:rsid w:val="0020192E"/>
    <w:rsid w:val="00201A38"/>
    <w:rsid w:val="00201C9B"/>
    <w:rsid w:val="002021A0"/>
    <w:rsid w:val="00202BA4"/>
    <w:rsid w:val="00203257"/>
    <w:rsid w:val="00204BB1"/>
    <w:rsid w:val="00204FF6"/>
    <w:rsid w:val="00205285"/>
    <w:rsid w:val="00205FAD"/>
    <w:rsid w:val="00206AAD"/>
    <w:rsid w:val="002071DD"/>
    <w:rsid w:val="00207793"/>
    <w:rsid w:val="002078ED"/>
    <w:rsid w:val="00207FA7"/>
    <w:rsid w:val="002105E9"/>
    <w:rsid w:val="00210C20"/>
    <w:rsid w:val="00210FC5"/>
    <w:rsid w:val="00211C2D"/>
    <w:rsid w:val="00211DA4"/>
    <w:rsid w:val="0021336C"/>
    <w:rsid w:val="0021430E"/>
    <w:rsid w:val="002146AD"/>
    <w:rsid w:val="002146DD"/>
    <w:rsid w:val="00215081"/>
    <w:rsid w:val="002160F5"/>
    <w:rsid w:val="00216D81"/>
    <w:rsid w:val="0022054C"/>
    <w:rsid w:val="00221113"/>
    <w:rsid w:val="002218A3"/>
    <w:rsid w:val="00223CBE"/>
    <w:rsid w:val="00224397"/>
    <w:rsid w:val="00224849"/>
    <w:rsid w:val="00224B8C"/>
    <w:rsid w:val="00227157"/>
    <w:rsid w:val="00227368"/>
    <w:rsid w:val="002301EB"/>
    <w:rsid w:val="002308DC"/>
    <w:rsid w:val="002318EC"/>
    <w:rsid w:val="00231CD0"/>
    <w:rsid w:val="0023206C"/>
    <w:rsid w:val="00232958"/>
    <w:rsid w:val="00232A09"/>
    <w:rsid w:val="00232E0B"/>
    <w:rsid w:val="00232EE1"/>
    <w:rsid w:val="00233962"/>
    <w:rsid w:val="00233A65"/>
    <w:rsid w:val="002343F7"/>
    <w:rsid w:val="002358AD"/>
    <w:rsid w:val="00236393"/>
    <w:rsid w:val="002371A9"/>
    <w:rsid w:val="002375EA"/>
    <w:rsid w:val="00237684"/>
    <w:rsid w:val="002379EC"/>
    <w:rsid w:val="00242330"/>
    <w:rsid w:val="002424CA"/>
    <w:rsid w:val="00242A72"/>
    <w:rsid w:val="00242E2D"/>
    <w:rsid w:val="00243CFE"/>
    <w:rsid w:val="00244448"/>
    <w:rsid w:val="00244C5E"/>
    <w:rsid w:val="002459B3"/>
    <w:rsid w:val="00246907"/>
    <w:rsid w:val="00250633"/>
    <w:rsid w:val="002509E0"/>
    <w:rsid w:val="00250AD7"/>
    <w:rsid w:val="002511F3"/>
    <w:rsid w:val="00251609"/>
    <w:rsid w:val="00251F79"/>
    <w:rsid w:val="002529C2"/>
    <w:rsid w:val="00252DD0"/>
    <w:rsid w:val="00253355"/>
    <w:rsid w:val="002535C2"/>
    <w:rsid w:val="00253798"/>
    <w:rsid w:val="00253CDE"/>
    <w:rsid w:val="00254145"/>
    <w:rsid w:val="0025462D"/>
    <w:rsid w:val="00254F41"/>
    <w:rsid w:val="00257AB3"/>
    <w:rsid w:val="00257C99"/>
    <w:rsid w:val="00260550"/>
    <w:rsid w:val="002605A7"/>
    <w:rsid w:val="0026134E"/>
    <w:rsid w:val="002618CB"/>
    <w:rsid w:val="002630CF"/>
    <w:rsid w:val="00264588"/>
    <w:rsid w:val="002646F6"/>
    <w:rsid w:val="00264C87"/>
    <w:rsid w:val="002651D8"/>
    <w:rsid w:val="002653AD"/>
    <w:rsid w:val="00270550"/>
    <w:rsid w:val="00270B2C"/>
    <w:rsid w:val="00270BAF"/>
    <w:rsid w:val="002719EB"/>
    <w:rsid w:val="002723DC"/>
    <w:rsid w:val="0027285E"/>
    <w:rsid w:val="00273098"/>
    <w:rsid w:val="0027324E"/>
    <w:rsid w:val="002735FF"/>
    <w:rsid w:val="002737B9"/>
    <w:rsid w:val="002738DA"/>
    <w:rsid w:val="00273C22"/>
    <w:rsid w:val="002742E1"/>
    <w:rsid w:val="00274C86"/>
    <w:rsid w:val="00274E4C"/>
    <w:rsid w:val="0027556B"/>
    <w:rsid w:val="002760AB"/>
    <w:rsid w:val="00276267"/>
    <w:rsid w:val="00277443"/>
    <w:rsid w:val="002804F1"/>
    <w:rsid w:val="0028124E"/>
    <w:rsid w:val="0028168A"/>
    <w:rsid w:val="00281DE9"/>
    <w:rsid w:val="00281F5E"/>
    <w:rsid w:val="00282216"/>
    <w:rsid w:val="002825FB"/>
    <w:rsid w:val="00282846"/>
    <w:rsid w:val="0028357F"/>
    <w:rsid w:val="00283A94"/>
    <w:rsid w:val="00283D0F"/>
    <w:rsid w:val="00283F47"/>
    <w:rsid w:val="00284597"/>
    <w:rsid w:val="00284880"/>
    <w:rsid w:val="0028528D"/>
    <w:rsid w:val="00285498"/>
    <w:rsid w:val="002856BE"/>
    <w:rsid w:val="0028578F"/>
    <w:rsid w:val="00285BB6"/>
    <w:rsid w:val="00285C80"/>
    <w:rsid w:val="00286496"/>
    <w:rsid w:val="0028727F"/>
    <w:rsid w:val="00287A8C"/>
    <w:rsid w:val="00287ACD"/>
    <w:rsid w:val="00287B96"/>
    <w:rsid w:val="00287FD1"/>
    <w:rsid w:val="00290821"/>
    <w:rsid w:val="00290B7D"/>
    <w:rsid w:val="0029181E"/>
    <w:rsid w:val="00291CDD"/>
    <w:rsid w:val="00291F91"/>
    <w:rsid w:val="00293EF5"/>
    <w:rsid w:val="00294416"/>
    <w:rsid w:val="00294C3C"/>
    <w:rsid w:val="0029589B"/>
    <w:rsid w:val="0029649F"/>
    <w:rsid w:val="002A03E6"/>
    <w:rsid w:val="002A0915"/>
    <w:rsid w:val="002A0E4E"/>
    <w:rsid w:val="002A1DC6"/>
    <w:rsid w:val="002A1F45"/>
    <w:rsid w:val="002A3073"/>
    <w:rsid w:val="002A460E"/>
    <w:rsid w:val="002A4E30"/>
    <w:rsid w:val="002A5E68"/>
    <w:rsid w:val="002A64BE"/>
    <w:rsid w:val="002A65A7"/>
    <w:rsid w:val="002A65AE"/>
    <w:rsid w:val="002A6844"/>
    <w:rsid w:val="002A6F34"/>
    <w:rsid w:val="002A708F"/>
    <w:rsid w:val="002A77C1"/>
    <w:rsid w:val="002B0D1C"/>
    <w:rsid w:val="002B1299"/>
    <w:rsid w:val="002B1B8C"/>
    <w:rsid w:val="002B2230"/>
    <w:rsid w:val="002B25EE"/>
    <w:rsid w:val="002B2917"/>
    <w:rsid w:val="002B2EA7"/>
    <w:rsid w:val="002B48B4"/>
    <w:rsid w:val="002B5C98"/>
    <w:rsid w:val="002B7007"/>
    <w:rsid w:val="002B7843"/>
    <w:rsid w:val="002B7C56"/>
    <w:rsid w:val="002B7E5A"/>
    <w:rsid w:val="002B7FC7"/>
    <w:rsid w:val="002C0620"/>
    <w:rsid w:val="002C0C11"/>
    <w:rsid w:val="002C1CFC"/>
    <w:rsid w:val="002C1E4E"/>
    <w:rsid w:val="002C48B4"/>
    <w:rsid w:val="002C4F22"/>
    <w:rsid w:val="002C5560"/>
    <w:rsid w:val="002C5A8C"/>
    <w:rsid w:val="002C6FB5"/>
    <w:rsid w:val="002C70F1"/>
    <w:rsid w:val="002C7AD1"/>
    <w:rsid w:val="002D070A"/>
    <w:rsid w:val="002D1712"/>
    <w:rsid w:val="002D2393"/>
    <w:rsid w:val="002D3CD1"/>
    <w:rsid w:val="002D3EBA"/>
    <w:rsid w:val="002D3FF6"/>
    <w:rsid w:val="002D435E"/>
    <w:rsid w:val="002D452F"/>
    <w:rsid w:val="002D4A6C"/>
    <w:rsid w:val="002D4C11"/>
    <w:rsid w:val="002D51E9"/>
    <w:rsid w:val="002D56B9"/>
    <w:rsid w:val="002D5842"/>
    <w:rsid w:val="002D5B26"/>
    <w:rsid w:val="002D633A"/>
    <w:rsid w:val="002D6429"/>
    <w:rsid w:val="002D7D18"/>
    <w:rsid w:val="002E014C"/>
    <w:rsid w:val="002E01B3"/>
    <w:rsid w:val="002E02A9"/>
    <w:rsid w:val="002E0819"/>
    <w:rsid w:val="002E160C"/>
    <w:rsid w:val="002E2550"/>
    <w:rsid w:val="002E30EA"/>
    <w:rsid w:val="002E33D8"/>
    <w:rsid w:val="002E4807"/>
    <w:rsid w:val="002E4929"/>
    <w:rsid w:val="002F0401"/>
    <w:rsid w:val="002F0A02"/>
    <w:rsid w:val="002F194E"/>
    <w:rsid w:val="002F1F00"/>
    <w:rsid w:val="002F3801"/>
    <w:rsid w:val="002F3EFA"/>
    <w:rsid w:val="002F4934"/>
    <w:rsid w:val="002F5316"/>
    <w:rsid w:val="002F5B84"/>
    <w:rsid w:val="002F6FBD"/>
    <w:rsid w:val="002F7052"/>
    <w:rsid w:val="002F71D9"/>
    <w:rsid w:val="002F726F"/>
    <w:rsid w:val="002F78BF"/>
    <w:rsid w:val="002F7B90"/>
    <w:rsid w:val="002F7BD9"/>
    <w:rsid w:val="003004C0"/>
    <w:rsid w:val="00300CA5"/>
    <w:rsid w:val="00301094"/>
    <w:rsid w:val="003010E9"/>
    <w:rsid w:val="0030192A"/>
    <w:rsid w:val="0030369E"/>
    <w:rsid w:val="00303C03"/>
    <w:rsid w:val="00304C74"/>
    <w:rsid w:val="00305119"/>
    <w:rsid w:val="003055BA"/>
    <w:rsid w:val="003057FE"/>
    <w:rsid w:val="00305980"/>
    <w:rsid w:val="00306830"/>
    <w:rsid w:val="0030685B"/>
    <w:rsid w:val="0030725D"/>
    <w:rsid w:val="00310905"/>
    <w:rsid w:val="003110BE"/>
    <w:rsid w:val="00311940"/>
    <w:rsid w:val="003121C8"/>
    <w:rsid w:val="0031277E"/>
    <w:rsid w:val="00312BA0"/>
    <w:rsid w:val="00313241"/>
    <w:rsid w:val="0031325C"/>
    <w:rsid w:val="0031345B"/>
    <w:rsid w:val="00313D52"/>
    <w:rsid w:val="00314B27"/>
    <w:rsid w:val="0031559A"/>
    <w:rsid w:val="003161EE"/>
    <w:rsid w:val="00316307"/>
    <w:rsid w:val="003169E5"/>
    <w:rsid w:val="00322048"/>
    <w:rsid w:val="00324CAF"/>
    <w:rsid w:val="00325120"/>
    <w:rsid w:val="003257F3"/>
    <w:rsid w:val="0032586C"/>
    <w:rsid w:val="00326049"/>
    <w:rsid w:val="003260B4"/>
    <w:rsid w:val="00330F4A"/>
    <w:rsid w:val="00331528"/>
    <w:rsid w:val="0033157E"/>
    <w:rsid w:val="0033183F"/>
    <w:rsid w:val="00331D37"/>
    <w:rsid w:val="00332D8B"/>
    <w:rsid w:val="00333795"/>
    <w:rsid w:val="00333FA8"/>
    <w:rsid w:val="0033450F"/>
    <w:rsid w:val="0033475C"/>
    <w:rsid w:val="00335E90"/>
    <w:rsid w:val="00336DA0"/>
    <w:rsid w:val="00340111"/>
    <w:rsid w:val="00341699"/>
    <w:rsid w:val="00341997"/>
    <w:rsid w:val="00342487"/>
    <w:rsid w:val="00342BBD"/>
    <w:rsid w:val="0034314C"/>
    <w:rsid w:val="00343330"/>
    <w:rsid w:val="00343D89"/>
    <w:rsid w:val="00344BDB"/>
    <w:rsid w:val="00345E37"/>
    <w:rsid w:val="00350D5B"/>
    <w:rsid w:val="00351000"/>
    <w:rsid w:val="0035209C"/>
    <w:rsid w:val="00352B02"/>
    <w:rsid w:val="003553C0"/>
    <w:rsid w:val="003566A7"/>
    <w:rsid w:val="00357476"/>
    <w:rsid w:val="0036124C"/>
    <w:rsid w:val="00361813"/>
    <w:rsid w:val="00361961"/>
    <w:rsid w:val="00361B2C"/>
    <w:rsid w:val="00361BD8"/>
    <w:rsid w:val="00363733"/>
    <w:rsid w:val="003637F5"/>
    <w:rsid w:val="00363A84"/>
    <w:rsid w:val="00363D0D"/>
    <w:rsid w:val="00364214"/>
    <w:rsid w:val="00364233"/>
    <w:rsid w:val="00364C2B"/>
    <w:rsid w:val="00364E1F"/>
    <w:rsid w:val="00365709"/>
    <w:rsid w:val="00365D50"/>
    <w:rsid w:val="00365FC9"/>
    <w:rsid w:val="00366535"/>
    <w:rsid w:val="00367E0E"/>
    <w:rsid w:val="00370FAD"/>
    <w:rsid w:val="00371017"/>
    <w:rsid w:val="0037110E"/>
    <w:rsid w:val="003714CC"/>
    <w:rsid w:val="00372E58"/>
    <w:rsid w:val="003748CE"/>
    <w:rsid w:val="00374AEE"/>
    <w:rsid w:val="00374BB8"/>
    <w:rsid w:val="00374FC1"/>
    <w:rsid w:val="00375664"/>
    <w:rsid w:val="00375E3E"/>
    <w:rsid w:val="0037669F"/>
    <w:rsid w:val="00376A3E"/>
    <w:rsid w:val="003771AA"/>
    <w:rsid w:val="00377ECF"/>
    <w:rsid w:val="003804EF"/>
    <w:rsid w:val="00380591"/>
    <w:rsid w:val="00381E6B"/>
    <w:rsid w:val="00383E08"/>
    <w:rsid w:val="00384278"/>
    <w:rsid w:val="00384392"/>
    <w:rsid w:val="00384525"/>
    <w:rsid w:val="00387D54"/>
    <w:rsid w:val="0039005C"/>
    <w:rsid w:val="0039068D"/>
    <w:rsid w:val="003915C5"/>
    <w:rsid w:val="00391669"/>
    <w:rsid w:val="00391D99"/>
    <w:rsid w:val="00391DB4"/>
    <w:rsid w:val="00392B5C"/>
    <w:rsid w:val="003934DD"/>
    <w:rsid w:val="003949A4"/>
    <w:rsid w:val="00395028"/>
    <w:rsid w:val="0039510D"/>
    <w:rsid w:val="00395451"/>
    <w:rsid w:val="003959F0"/>
    <w:rsid w:val="00396438"/>
    <w:rsid w:val="00396BBE"/>
    <w:rsid w:val="0039788B"/>
    <w:rsid w:val="00397DDF"/>
    <w:rsid w:val="003A09E9"/>
    <w:rsid w:val="003A34DA"/>
    <w:rsid w:val="003A440B"/>
    <w:rsid w:val="003A4CD1"/>
    <w:rsid w:val="003A5F92"/>
    <w:rsid w:val="003A7C29"/>
    <w:rsid w:val="003B05D8"/>
    <w:rsid w:val="003B2C86"/>
    <w:rsid w:val="003B31E3"/>
    <w:rsid w:val="003B37B0"/>
    <w:rsid w:val="003B4098"/>
    <w:rsid w:val="003B4B92"/>
    <w:rsid w:val="003B64F8"/>
    <w:rsid w:val="003B6F34"/>
    <w:rsid w:val="003C0DA5"/>
    <w:rsid w:val="003C1BCC"/>
    <w:rsid w:val="003C2766"/>
    <w:rsid w:val="003C2A71"/>
    <w:rsid w:val="003C2BB6"/>
    <w:rsid w:val="003C3F6A"/>
    <w:rsid w:val="003C410C"/>
    <w:rsid w:val="003C5980"/>
    <w:rsid w:val="003C5A6B"/>
    <w:rsid w:val="003C66EC"/>
    <w:rsid w:val="003C6AAB"/>
    <w:rsid w:val="003C7262"/>
    <w:rsid w:val="003C75C8"/>
    <w:rsid w:val="003C7970"/>
    <w:rsid w:val="003D0649"/>
    <w:rsid w:val="003D0AF8"/>
    <w:rsid w:val="003D134E"/>
    <w:rsid w:val="003D1EC1"/>
    <w:rsid w:val="003D2A79"/>
    <w:rsid w:val="003D51F5"/>
    <w:rsid w:val="003D5782"/>
    <w:rsid w:val="003D5918"/>
    <w:rsid w:val="003D6479"/>
    <w:rsid w:val="003D6E22"/>
    <w:rsid w:val="003D7865"/>
    <w:rsid w:val="003D7E72"/>
    <w:rsid w:val="003E0104"/>
    <w:rsid w:val="003E0FC3"/>
    <w:rsid w:val="003E12B5"/>
    <w:rsid w:val="003E1713"/>
    <w:rsid w:val="003E1B5F"/>
    <w:rsid w:val="003E3C65"/>
    <w:rsid w:val="003E5222"/>
    <w:rsid w:val="003E63C3"/>
    <w:rsid w:val="003E76A2"/>
    <w:rsid w:val="003E7835"/>
    <w:rsid w:val="003E799D"/>
    <w:rsid w:val="003F023C"/>
    <w:rsid w:val="003F0994"/>
    <w:rsid w:val="003F2AA3"/>
    <w:rsid w:val="003F3DC5"/>
    <w:rsid w:val="003F3F00"/>
    <w:rsid w:val="003F43F0"/>
    <w:rsid w:val="003F4701"/>
    <w:rsid w:val="003F4DB3"/>
    <w:rsid w:val="003F5990"/>
    <w:rsid w:val="003F6010"/>
    <w:rsid w:val="003F702D"/>
    <w:rsid w:val="00400945"/>
    <w:rsid w:val="00400DB7"/>
    <w:rsid w:val="0040115B"/>
    <w:rsid w:val="0040133F"/>
    <w:rsid w:val="00402342"/>
    <w:rsid w:val="00402635"/>
    <w:rsid w:val="0040276E"/>
    <w:rsid w:val="00403038"/>
    <w:rsid w:val="00405FFA"/>
    <w:rsid w:val="00406580"/>
    <w:rsid w:val="00406636"/>
    <w:rsid w:val="00410470"/>
    <w:rsid w:val="004114F4"/>
    <w:rsid w:val="00411AEF"/>
    <w:rsid w:val="004121A2"/>
    <w:rsid w:val="00412546"/>
    <w:rsid w:val="00412CA2"/>
    <w:rsid w:val="004131FE"/>
    <w:rsid w:val="00413E44"/>
    <w:rsid w:val="00413EAA"/>
    <w:rsid w:val="00414ABD"/>
    <w:rsid w:val="00416022"/>
    <w:rsid w:val="00417675"/>
    <w:rsid w:val="00417AB4"/>
    <w:rsid w:val="00417E15"/>
    <w:rsid w:val="00417EA9"/>
    <w:rsid w:val="004203B4"/>
    <w:rsid w:val="004209BD"/>
    <w:rsid w:val="0042226B"/>
    <w:rsid w:val="00422616"/>
    <w:rsid w:val="00422BFF"/>
    <w:rsid w:val="00423250"/>
    <w:rsid w:val="004240B0"/>
    <w:rsid w:val="004241E2"/>
    <w:rsid w:val="0042421F"/>
    <w:rsid w:val="004266A7"/>
    <w:rsid w:val="004267FF"/>
    <w:rsid w:val="00426DF8"/>
    <w:rsid w:val="00427208"/>
    <w:rsid w:val="0042726B"/>
    <w:rsid w:val="004273A3"/>
    <w:rsid w:val="004273E4"/>
    <w:rsid w:val="004274DF"/>
    <w:rsid w:val="00427BC5"/>
    <w:rsid w:val="00430664"/>
    <w:rsid w:val="0043147C"/>
    <w:rsid w:val="00432B1C"/>
    <w:rsid w:val="004334EB"/>
    <w:rsid w:val="00433B1D"/>
    <w:rsid w:val="00433FBB"/>
    <w:rsid w:val="004340C2"/>
    <w:rsid w:val="00436002"/>
    <w:rsid w:val="004379E6"/>
    <w:rsid w:val="0044152E"/>
    <w:rsid w:val="00441D87"/>
    <w:rsid w:val="004421D1"/>
    <w:rsid w:val="00442C30"/>
    <w:rsid w:val="00443294"/>
    <w:rsid w:val="004435EE"/>
    <w:rsid w:val="00445BDB"/>
    <w:rsid w:val="004466F7"/>
    <w:rsid w:val="00447E33"/>
    <w:rsid w:val="00450546"/>
    <w:rsid w:val="00450F0F"/>
    <w:rsid w:val="00451102"/>
    <w:rsid w:val="00451FB8"/>
    <w:rsid w:val="004520E0"/>
    <w:rsid w:val="004525BA"/>
    <w:rsid w:val="004529AA"/>
    <w:rsid w:val="00452A8F"/>
    <w:rsid w:val="004534EF"/>
    <w:rsid w:val="00454556"/>
    <w:rsid w:val="004545B0"/>
    <w:rsid w:val="00455273"/>
    <w:rsid w:val="00455504"/>
    <w:rsid w:val="00455B9D"/>
    <w:rsid w:val="0045688E"/>
    <w:rsid w:val="004568EF"/>
    <w:rsid w:val="00456DC7"/>
    <w:rsid w:val="00456F37"/>
    <w:rsid w:val="00457153"/>
    <w:rsid w:val="0045725C"/>
    <w:rsid w:val="004572D4"/>
    <w:rsid w:val="00457765"/>
    <w:rsid w:val="004579DE"/>
    <w:rsid w:val="00460916"/>
    <w:rsid w:val="00461BD9"/>
    <w:rsid w:val="00462B75"/>
    <w:rsid w:val="00463220"/>
    <w:rsid w:val="00463849"/>
    <w:rsid w:val="00464A7C"/>
    <w:rsid w:val="00465904"/>
    <w:rsid w:val="00466454"/>
    <w:rsid w:val="00467255"/>
    <w:rsid w:val="004676B4"/>
    <w:rsid w:val="004703AE"/>
    <w:rsid w:val="00470FC7"/>
    <w:rsid w:val="00471102"/>
    <w:rsid w:val="00471C0B"/>
    <w:rsid w:val="00471E3A"/>
    <w:rsid w:val="00472FFE"/>
    <w:rsid w:val="004734C3"/>
    <w:rsid w:val="00473615"/>
    <w:rsid w:val="00473B97"/>
    <w:rsid w:val="00473C58"/>
    <w:rsid w:val="00473EE3"/>
    <w:rsid w:val="00474278"/>
    <w:rsid w:val="0047705A"/>
    <w:rsid w:val="004779A4"/>
    <w:rsid w:val="00482077"/>
    <w:rsid w:val="0048227E"/>
    <w:rsid w:val="00482857"/>
    <w:rsid w:val="00482C5E"/>
    <w:rsid w:val="00482D76"/>
    <w:rsid w:val="00482D90"/>
    <w:rsid w:val="00482F16"/>
    <w:rsid w:val="0048346B"/>
    <w:rsid w:val="00483816"/>
    <w:rsid w:val="00483CC7"/>
    <w:rsid w:val="00483CFD"/>
    <w:rsid w:val="00483EF8"/>
    <w:rsid w:val="00484D91"/>
    <w:rsid w:val="00484EB4"/>
    <w:rsid w:val="00484F83"/>
    <w:rsid w:val="00484FCD"/>
    <w:rsid w:val="00485109"/>
    <w:rsid w:val="00485185"/>
    <w:rsid w:val="00485C48"/>
    <w:rsid w:val="00486405"/>
    <w:rsid w:val="004867B1"/>
    <w:rsid w:val="004867D4"/>
    <w:rsid w:val="00486F47"/>
    <w:rsid w:val="00487B6B"/>
    <w:rsid w:val="004902D3"/>
    <w:rsid w:val="00490B96"/>
    <w:rsid w:val="0049153A"/>
    <w:rsid w:val="004925FC"/>
    <w:rsid w:val="00492671"/>
    <w:rsid w:val="0049292F"/>
    <w:rsid w:val="00492C6E"/>
    <w:rsid w:val="004930BD"/>
    <w:rsid w:val="004931C3"/>
    <w:rsid w:val="00493A65"/>
    <w:rsid w:val="00493BA7"/>
    <w:rsid w:val="00495DD5"/>
    <w:rsid w:val="004964BB"/>
    <w:rsid w:val="00496BA9"/>
    <w:rsid w:val="00496D01"/>
    <w:rsid w:val="00496EDF"/>
    <w:rsid w:val="004970B4"/>
    <w:rsid w:val="004972E8"/>
    <w:rsid w:val="00497681"/>
    <w:rsid w:val="00497B91"/>
    <w:rsid w:val="004A2118"/>
    <w:rsid w:val="004A223F"/>
    <w:rsid w:val="004A228A"/>
    <w:rsid w:val="004A2688"/>
    <w:rsid w:val="004A294D"/>
    <w:rsid w:val="004A2E48"/>
    <w:rsid w:val="004A3F11"/>
    <w:rsid w:val="004A4359"/>
    <w:rsid w:val="004A4D1C"/>
    <w:rsid w:val="004A770A"/>
    <w:rsid w:val="004A7E14"/>
    <w:rsid w:val="004B16F6"/>
    <w:rsid w:val="004B25E0"/>
    <w:rsid w:val="004B4462"/>
    <w:rsid w:val="004B4811"/>
    <w:rsid w:val="004B4BC0"/>
    <w:rsid w:val="004B4BCD"/>
    <w:rsid w:val="004C011C"/>
    <w:rsid w:val="004C09B5"/>
    <w:rsid w:val="004C1DE2"/>
    <w:rsid w:val="004C21F8"/>
    <w:rsid w:val="004C2387"/>
    <w:rsid w:val="004C2E4A"/>
    <w:rsid w:val="004C2FE6"/>
    <w:rsid w:val="004C378E"/>
    <w:rsid w:val="004C44A6"/>
    <w:rsid w:val="004C5233"/>
    <w:rsid w:val="004C5ED5"/>
    <w:rsid w:val="004C652B"/>
    <w:rsid w:val="004C698C"/>
    <w:rsid w:val="004C6A73"/>
    <w:rsid w:val="004C777F"/>
    <w:rsid w:val="004D0A2E"/>
    <w:rsid w:val="004D2466"/>
    <w:rsid w:val="004D45AD"/>
    <w:rsid w:val="004D6E70"/>
    <w:rsid w:val="004D7319"/>
    <w:rsid w:val="004D7AA4"/>
    <w:rsid w:val="004D7DFE"/>
    <w:rsid w:val="004D7EFF"/>
    <w:rsid w:val="004E12B7"/>
    <w:rsid w:val="004E1DED"/>
    <w:rsid w:val="004E1E40"/>
    <w:rsid w:val="004E219B"/>
    <w:rsid w:val="004E304C"/>
    <w:rsid w:val="004E32CA"/>
    <w:rsid w:val="004E3872"/>
    <w:rsid w:val="004E42FC"/>
    <w:rsid w:val="004E4C41"/>
    <w:rsid w:val="004E61D7"/>
    <w:rsid w:val="004E6982"/>
    <w:rsid w:val="004E6BDB"/>
    <w:rsid w:val="004E72D9"/>
    <w:rsid w:val="004E73B2"/>
    <w:rsid w:val="004E7B2E"/>
    <w:rsid w:val="004E7D30"/>
    <w:rsid w:val="004F14CC"/>
    <w:rsid w:val="004F1DA0"/>
    <w:rsid w:val="004F2537"/>
    <w:rsid w:val="004F395E"/>
    <w:rsid w:val="004F3F1F"/>
    <w:rsid w:val="004F4222"/>
    <w:rsid w:val="004F69EA"/>
    <w:rsid w:val="00500204"/>
    <w:rsid w:val="0050089A"/>
    <w:rsid w:val="00500DEC"/>
    <w:rsid w:val="00500FD8"/>
    <w:rsid w:val="00501F32"/>
    <w:rsid w:val="00501F9A"/>
    <w:rsid w:val="00502940"/>
    <w:rsid w:val="00503647"/>
    <w:rsid w:val="00506AF8"/>
    <w:rsid w:val="00506EA9"/>
    <w:rsid w:val="00510FA3"/>
    <w:rsid w:val="0051142C"/>
    <w:rsid w:val="00512744"/>
    <w:rsid w:val="00513B28"/>
    <w:rsid w:val="00513EC0"/>
    <w:rsid w:val="00513F24"/>
    <w:rsid w:val="005143AC"/>
    <w:rsid w:val="00515AEB"/>
    <w:rsid w:val="00515FF9"/>
    <w:rsid w:val="0051606A"/>
    <w:rsid w:val="00516859"/>
    <w:rsid w:val="00516B2C"/>
    <w:rsid w:val="0051708A"/>
    <w:rsid w:val="00517CDD"/>
    <w:rsid w:val="00520ECB"/>
    <w:rsid w:val="0052158C"/>
    <w:rsid w:val="00521C3F"/>
    <w:rsid w:val="00521E90"/>
    <w:rsid w:val="00522392"/>
    <w:rsid w:val="005229CA"/>
    <w:rsid w:val="00523B6C"/>
    <w:rsid w:val="00523C95"/>
    <w:rsid w:val="00523E3B"/>
    <w:rsid w:val="00524137"/>
    <w:rsid w:val="00524C60"/>
    <w:rsid w:val="00525596"/>
    <w:rsid w:val="005255A6"/>
    <w:rsid w:val="00526D65"/>
    <w:rsid w:val="00526FEA"/>
    <w:rsid w:val="00527035"/>
    <w:rsid w:val="00527E98"/>
    <w:rsid w:val="00530203"/>
    <w:rsid w:val="00531D7D"/>
    <w:rsid w:val="00532D1A"/>
    <w:rsid w:val="00532FE5"/>
    <w:rsid w:val="00534ED9"/>
    <w:rsid w:val="00535078"/>
    <w:rsid w:val="005354C1"/>
    <w:rsid w:val="005364D4"/>
    <w:rsid w:val="00537CEB"/>
    <w:rsid w:val="005416FF"/>
    <w:rsid w:val="00541727"/>
    <w:rsid w:val="00541CE1"/>
    <w:rsid w:val="00541FE7"/>
    <w:rsid w:val="005429F7"/>
    <w:rsid w:val="005439BA"/>
    <w:rsid w:val="005439C9"/>
    <w:rsid w:val="0054458E"/>
    <w:rsid w:val="00545413"/>
    <w:rsid w:val="00545F6D"/>
    <w:rsid w:val="00547024"/>
    <w:rsid w:val="0054738E"/>
    <w:rsid w:val="005520D7"/>
    <w:rsid w:val="005530F4"/>
    <w:rsid w:val="00553D58"/>
    <w:rsid w:val="005546E3"/>
    <w:rsid w:val="00557ECE"/>
    <w:rsid w:val="00557F84"/>
    <w:rsid w:val="005603E4"/>
    <w:rsid w:val="0056050D"/>
    <w:rsid w:val="0056073D"/>
    <w:rsid w:val="0056103C"/>
    <w:rsid w:val="00561CDF"/>
    <w:rsid w:val="00562798"/>
    <w:rsid w:val="00562FB1"/>
    <w:rsid w:val="00563713"/>
    <w:rsid w:val="00563C87"/>
    <w:rsid w:val="00564BDC"/>
    <w:rsid w:val="00566EB3"/>
    <w:rsid w:val="00567232"/>
    <w:rsid w:val="0056772E"/>
    <w:rsid w:val="0057050B"/>
    <w:rsid w:val="005705D5"/>
    <w:rsid w:val="0057068B"/>
    <w:rsid w:val="00570AC6"/>
    <w:rsid w:val="00572091"/>
    <w:rsid w:val="00574555"/>
    <w:rsid w:val="00574718"/>
    <w:rsid w:val="00575634"/>
    <w:rsid w:val="00577468"/>
    <w:rsid w:val="00577566"/>
    <w:rsid w:val="0057789F"/>
    <w:rsid w:val="005778BA"/>
    <w:rsid w:val="0058088D"/>
    <w:rsid w:val="0058179F"/>
    <w:rsid w:val="00582569"/>
    <w:rsid w:val="00582E3E"/>
    <w:rsid w:val="005835DE"/>
    <w:rsid w:val="0058398F"/>
    <w:rsid w:val="00586710"/>
    <w:rsid w:val="00586BA0"/>
    <w:rsid w:val="005911C5"/>
    <w:rsid w:val="0059226D"/>
    <w:rsid w:val="0059235A"/>
    <w:rsid w:val="00592E5F"/>
    <w:rsid w:val="00594200"/>
    <w:rsid w:val="00595F08"/>
    <w:rsid w:val="005964B6"/>
    <w:rsid w:val="00596DE7"/>
    <w:rsid w:val="00597469"/>
    <w:rsid w:val="005A06B4"/>
    <w:rsid w:val="005A3279"/>
    <w:rsid w:val="005A3B4E"/>
    <w:rsid w:val="005A4278"/>
    <w:rsid w:val="005A5041"/>
    <w:rsid w:val="005A52C0"/>
    <w:rsid w:val="005A5C95"/>
    <w:rsid w:val="005A7DAF"/>
    <w:rsid w:val="005B0205"/>
    <w:rsid w:val="005B09BB"/>
    <w:rsid w:val="005B0B48"/>
    <w:rsid w:val="005B16E8"/>
    <w:rsid w:val="005B2316"/>
    <w:rsid w:val="005B26A5"/>
    <w:rsid w:val="005B2868"/>
    <w:rsid w:val="005B2E54"/>
    <w:rsid w:val="005B357A"/>
    <w:rsid w:val="005B4C46"/>
    <w:rsid w:val="005B5166"/>
    <w:rsid w:val="005B6727"/>
    <w:rsid w:val="005B6BF1"/>
    <w:rsid w:val="005B6E28"/>
    <w:rsid w:val="005B7091"/>
    <w:rsid w:val="005B780F"/>
    <w:rsid w:val="005B7D8D"/>
    <w:rsid w:val="005B7EB8"/>
    <w:rsid w:val="005C0AEB"/>
    <w:rsid w:val="005C0FA5"/>
    <w:rsid w:val="005C32EA"/>
    <w:rsid w:val="005C377D"/>
    <w:rsid w:val="005C425C"/>
    <w:rsid w:val="005C4756"/>
    <w:rsid w:val="005C5D88"/>
    <w:rsid w:val="005C6EDF"/>
    <w:rsid w:val="005C7048"/>
    <w:rsid w:val="005C7514"/>
    <w:rsid w:val="005C7FC5"/>
    <w:rsid w:val="005D0185"/>
    <w:rsid w:val="005D01BB"/>
    <w:rsid w:val="005D0A8E"/>
    <w:rsid w:val="005D0DED"/>
    <w:rsid w:val="005D0E83"/>
    <w:rsid w:val="005D2700"/>
    <w:rsid w:val="005D2A0E"/>
    <w:rsid w:val="005D2ECD"/>
    <w:rsid w:val="005D2FFD"/>
    <w:rsid w:val="005D41E4"/>
    <w:rsid w:val="005D6730"/>
    <w:rsid w:val="005D674A"/>
    <w:rsid w:val="005D6D4D"/>
    <w:rsid w:val="005D7811"/>
    <w:rsid w:val="005E0CB2"/>
    <w:rsid w:val="005E1180"/>
    <w:rsid w:val="005E14EB"/>
    <w:rsid w:val="005E315A"/>
    <w:rsid w:val="005E33FE"/>
    <w:rsid w:val="005E3AE6"/>
    <w:rsid w:val="005E3DB5"/>
    <w:rsid w:val="005E4613"/>
    <w:rsid w:val="005E498E"/>
    <w:rsid w:val="005E4DF4"/>
    <w:rsid w:val="005E57DD"/>
    <w:rsid w:val="005E5F75"/>
    <w:rsid w:val="005E625A"/>
    <w:rsid w:val="005E691A"/>
    <w:rsid w:val="005E6CBF"/>
    <w:rsid w:val="005E74F0"/>
    <w:rsid w:val="005F0075"/>
    <w:rsid w:val="005F1071"/>
    <w:rsid w:val="005F1DE5"/>
    <w:rsid w:val="005F2431"/>
    <w:rsid w:val="005F29CC"/>
    <w:rsid w:val="005F36F4"/>
    <w:rsid w:val="005F395C"/>
    <w:rsid w:val="005F430D"/>
    <w:rsid w:val="005F47DD"/>
    <w:rsid w:val="005F4C30"/>
    <w:rsid w:val="005F55DF"/>
    <w:rsid w:val="005F6392"/>
    <w:rsid w:val="005F68ED"/>
    <w:rsid w:val="005F781F"/>
    <w:rsid w:val="006002CC"/>
    <w:rsid w:val="006004F3"/>
    <w:rsid w:val="006005EA"/>
    <w:rsid w:val="00600975"/>
    <w:rsid w:val="00600CCE"/>
    <w:rsid w:val="00600DDC"/>
    <w:rsid w:val="00601BCA"/>
    <w:rsid w:val="00601ED2"/>
    <w:rsid w:val="006021A5"/>
    <w:rsid w:val="00604D14"/>
    <w:rsid w:val="0060572B"/>
    <w:rsid w:val="006067C3"/>
    <w:rsid w:val="00607A3E"/>
    <w:rsid w:val="00607AD2"/>
    <w:rsid w:val="00611F8E"/>
    <w:rsid w:val="00613810"/>
    <w:rsid w:val="006147C3"/>
    <w:rsid w:val="00615124"/>
    <w:rsid w:val="00615657"/>
    <w:rsid w:val="00615878"/>
    <w:rsid w:val="00615912"/>
    <w:rsid w:val="00615CD6"/>
    <w:rsid w:val="00615DC8"/>
    <w:rsid w:val="006167A0"/>
    <w:rsid w:val="006174A8"/>
    <w:rsid w:val="00617C6A"/>
    <w:rsid w:val="0062004F"/>
    <w:rsid w:val="00620931"/>
    <w:rsid w:val="00620EF2"/>
    <w:rsid w:val="0062180E"/>
    <w:rsid w:val="006222B8"/>
    <w:rsid w:val="00622AAA"/>
    <w:rsid w:val="00623A67"/>
    <w:rsid w:val="006261BD"/>
    <w:rsid w:val="00626C31"/>
    <w:rsid w:val="00627428"/>
    <w:rsid w:val="00627A83"/>
    <w:rsid w:val="00630027"/>
    <w:rsid w:val="006303F6"/>
    <w:rsid w:val="006304D0"/>
    <w:rsid w:val="0063187B"/>
    <w:rsid w:val="00631A0C"/>
    <w:rsid w:val="00632F8C"/>
    <w:rsid w:val="006342CE"/>
    <w:rsid w:val="006364C5"/>
    <w:rsid w:val="006375B0"/>
    <w:rsid w:val="0064031E"/>
    <w:rsid w:val="00640350"/>
    <w:rsid w:val="006403C0"/>
    <w:rsid w:val="00640605"/>
    <w:rsid w:val="00640C6B"/>
    <w:rsid w:val="00641058"/>
    <w:rsid w:val="00641917"/>
    <w:rsid w:val="006419EA"/>
    <w:rsid w:val="00641E8F"/>
    <w:rsid w:val="00642F29"/>
    <w:rsid w:val="0064400F"/>
    <w:rsid w:val="00644264"/>
    <w:rsid w:val="006445B9"/>
    <w:rsid w:val="0064477A"/>
    <w:rsid w:val="00644CF4"/>
    <w:rsid w:val="00646FE4"/>
    <w:rsid w:val="006478ED"/>
    <w:rsid w:val="00647B4C"/>
    <w:rsid w:val="00647D1D"/>
    <w:rsid w:val="00647D2A"/>
    <w:rsid w:val="00650486"/>
    <w:rsid w:val="00650CF5"/>
    <w:rsid w:val="006513C4"/>
    <w:rsid w:val="00653A68"/>
    <w:rsid w:val="00655192"/>
    <w:rsid w:val="006556E2"/>
    <w:rsid w:val="006569AB"/>
    <w:rsid w:val="00660428"/>
    <w:rsid w:val="00660854"/>
    <w:rsid w:val="00660FAC"/>
    <w:rsid w:val="006617FA"/>
    <w:rsid w:val="00663346"/>
    <w:rsid w:val="00663739"/>
    <w:rsid w:val="00663CAC"/>
    <w:rsid w:val="0066420C"/>
    <w:rsid w:val="00664D59"/>
    <w:rsid w:val="00665DBC"/>
    <w:rsid w:val="006667A7"/>
    <w:rsid w:val="006669D2"/>
    <w:rsid w:val="00666A6F"/>
    <w:rsid w:val="00666ABE"/>
    <w:rsid w:val="00670156"/>
    <w:rsid w:val="00671027"/>
    <w:rsid w:val="00672006"/>
    <w:rsid w:val="00672EE8"/>
    <w:rsid w:val="0067333F"/>
    <w:rsid w:val="00673667"/>
    <w:rsid w:val="00674CC8"/>
    <w:rsid w:val="0067656C"/>
    <w:rsid w:val="00676E50"/>
    <w:rsid w:val="00676EA3"/>
    <w:rsid w:val="0067757B"/>
    <w:rsid w:val="00680053"/>
    <w:rsid w:val="00680363"/>
    <w:rsid w:val="00681B65"/>
    <w:rsid w:val="006836A5"/>
    <w:rsid w:val="00683C12"/>
    <w:rsid w:val="006840BA"/>
    <w:rsid w:val="00685D5B"/>
    <w:rsid w:val="00685F44"/>
    <w:rsid w:val="00687C56"/>
    <w:rsid w:val="00690514"/>
    <w:rsid w:val="00690F3C"/>
    <w:rsid w:val="00690FDA"/>
    <w:rsid w:val="00691475"/>
    <w:rsid w:val="00691F35"/>
    <w:rsid w:val="00692548"/>
    <w:rsid w:val="006926F2"/>
    <w:rsid w:val="00692C3F"/>
    <w:rsid w:val="00693017"/>
    <w:rsid w:val="00693661"/>
    <w:rsid w:val="00695428"/>
    <w:rsid w:val="006954BE"/>
    <w:rsid w:val="006961B2"/>
    <w:rsid w:val="00696714"/>
    <w:rsid w:val="00697268"/>
    <w:rsid w:val="00697D3F"/>
    <w:rsid w:val="00697E16"/>
    <w:rsid w:val="00697EF1"/>
    <w:rsid w:val="006A0595"/>
    <w:rsid w:val="006A090C"/>
    <w:rsid w:val="006A1C08"/>
    <w:rsid w:val="006A2B1A"/>
    <w:rsid w:val="006A2BBD"/>
    <w:rsid w:val="006A3662"/>
    <w:rsid w:val="006A433F"/>
    <w:rsid w:val="006A4839"/>
    <w:rsid w:val="006A4D48"/>
    <w:rsid w:val="006A4F97"/>
    <w:rsid w:val="006A52FB"/>
    <w:rsid w:val="006A583C"/>
    <w:rsid w:val="006A6D73"/>
    <w:rsid w:val="006A6F96"/>
    <w:rsid w:val="006A7F7F"/>
    <w:rsid w:val="006B1AE9"/>
    <w:rsid w:val="006B2321"/>
    <w:rsid w:val="006B233A"/>
    <w:rsid w:val="006B47FD"/>
    <w:rsid w:val="006B4F98"/>
    <w:rsid w:val="006B5F0A"/>
    <w:rsid w:val="006B63C2"/>
    <w:rsid w:val="006B7409"/>
    <w:rsid w:val="006C088D"/>
    <w:rsid w:val="006C0ACE"/>
    <w:rsid w:val="006C0EF5"/>
    <w:rsid w:val="006C12F4"/>
    <w:rsid w:val="006C1C9A"/>
    <w:rsid w:val="006C3033"/>
    <w:rsid w:val="006C38A9"/>
    <w:rsid w:val="006C4656"/>
    <w:rsid w:val="006C4809"/>
    <w:rsid w:val="006C50B6"/>
    <w:rsid w:val="006C5775"/>
    <w:rsid w:val="006C5BEC"/>
    <w:rsid w:val="006C7287"/>
    <w:rsid w:val="006D025B"/>
    <w:rsid w:val="006D0D59"/>
    <w:rsid w:val="006D10D1"/>
    <w:rsid w:val="006D1805"/>
    <w:rsid w:val="006D21A7"/>
    <w:rsid w:val="006D427E"/>
    <w:rsid w:val="006D4E2F"/>
    <w:rsid w:val="006D51C8"/>
    <w:rsid w:val="006D5BE2"/>
    <w:rsid w:val="006D6999"/>
    <w:rsid w:val="006D7616"/>
    <w:rsid w:val="006D77B1"/>
    <w:rsid w:val="006D7E9D"/>
    <w:rsid w:val="006D7F3A"/>
    <w:rsid w:val="006E0B7E"/>
    <w:rsid w:val="006E0D9B"/>
    <w:rsid w:val="006E142D"/>
    <w:rsid w:val="006E1D5F"/>
    <w:rsid w:val="006E2BCD"/>
    <w:rsid w:val="006E3248"/>
    <w:rsid w:val="006E498B"/>
    <w:rsid w:val="006E49D1"/>
    <w:rsid w:val="006E4D13"/>
    <w:rsid w:val="006E5C68"/>
    <w:rsid w:val="006E72DA"/>
    <w:rsid w:val="006E7E34"/>
    <w:rsid w:val="006F1724"/>
    <w:rsid w:val="006F1794"/>
    <w:rsid w:val="006F356C"/>
    <w:rsid w:val="006F667C"/>
    <w:rsid w:val="006F6867"/>
    <w:rsid w:val="006F6FEE"/>
    <w:rsid w:val="006F72EB"/>
    <w:rsid w:val="00700070"/>
    <w:rsid w:val="0070032C"/>
    <w:rsid w:val="007025EC"/>
    <w:rsid w:val="00702D44"/>
    <w:rsid w:val="007032A3"/>
    <w:rsid w:val="00703306"/>
    <w:rsid w:val="007033BC"/>
    <w:rsid w:val="00703558"/>
    <w:rsid w:val="00704D4B"/>
    <w:rsid w:val="00705648"/>
    <w:rsid w:val="0070774E"/>
    <w:rsid w:val="00710762"/>
    <w:rsid w:val="00710F64"/>
    <w:rsid w:val="00711D16"/>
    <w:rsid w:val="00713BF0"/>
    <w:rsid w:val="0071444E"/>
    <w:rsid w:val="0071489E"/>
    <w:rsid w:val="007148F0"/>
    <w:rsid w:val="007148FB"/>
    <w:rsid w:val="007154BB"/>
    <w:rsid w:val="00715F73"/>
    <w:rsid w:val="00716ABE"/>
    <w:rsid w:val="007173A0"/>
    <w:rsid w:val="0072021F"/>
    <w:rsid w:val="0072033D"/>
    <w:rsid w:val="00722031"/>
    <w:rsid w:val="0072301D"/>
    <w:rsid w:val="00723E32"/>
    <w:rsid w:val="0072453A"/>
    <w:rsid w:val="00726069"/>
    <w:rsid w:val="00726989"/>
    <w:rsid w:val="007271A7"/>
    <w:rsid w:val="0073025B"/>
    <w:rsid w:val="00731116"/>
    <w:rsid w:val="00731EC6"/>
    <w:rsid w:val="0073212F"/>
    <w:rsid w:val="00732518"/>
    <w:rsid w:val="00732871"/>
    <w:rsid w:val="00732BF7"/>
    <w:rsid w:val="00732E76"/>
    <w:rsid w:val="00733050"/>
    <w:rsid w:val="007335C0"/>
    <w:rsid w:val="007336AB"/>
    <w:rsid w:val="00733DE4"/>
    <w:rsid w:val="00734653"/>
    <w:rsid w:val="00735994"/>
    <w:rsid w:val="00735DA6"/>
    <w:rsid w:val="00736234"/>
    <w:rsid w:val="00736983"/>
    <w:rsid w:val="007369D1"/>
    <w:rsid w:val="007378AB"/>
    <w:rsid w:val="0074108D"/>
    <w:rsid w:val="00742772"/>
    <w:rsid w:val="007427E9"/>
    <w:rsid w:val="0074354E"/>
    <w:rsid w:val="0074472D"/>
    <w:rsid w:val="00744788"/>
    <w:rsid w:val="0074498F"/>
    <w:rsid w:val="00745687"/>
    <w:rsid w:val="007460BB"/>
    <w:rsid w:val="00747050"/>
    <w:rsid w:val="0074736C"/>
    <w:rsid w:val="00747DA0"/>
    <w:rsid w:val="00752A25"/>
    <w:rsid w:val="00752C06"/>
    <w:rsid w:val="00753426"/>
    <w:rsid w:val="00753722"/>
    <w:rsid w:val="0075436F"/>
    <w:rsid w:val="00755054"/>
    <w:rsid w:val="00755636"/>
    <w:rsid w:val="00755708"/>
    <w:rsid w:val="007557B6"/>
    <w:rsid w:val="0075663A"/>
    <w:rsid w:val="007567D8"/>
    <w:rsid w:val="007568E0"/>
    <w:rsid w:val="00760968"/>
    <w:rsid w:val="00761124"/>
    <w:rsid w:val="0076191C"/>
    <w:rsid w:val="007619AE"/>
    <w:rsid w:val="007636A6"/>
    <w:rsid w:val="007655F4"/>
    <w:rsid w:val="00765A98"/>
    <w:rsid w:val="00765E3A"/>
    <w:rsid w:val="00766B6A"/>
    <w:rsid w:val="00766F25"/>
    <w:rsid w:val="007702D5"/>
    <w:rsid w:val="007704E5"/>
    <w:rsid w:val="007711FC"/>
    <w:rsid w:val="00772175"/>
    <w:rsid w:val="00772660"/>
    <w:rsid w:val="00772EA8"/>
    <w:rsid w:val="007732FF"/>
    <w:rsid w:val="007743EF"/>
    <w:rsid w:val="00774838"/>
    <w:rsid w:val="0077497F"/>
    <w:rsid w:val="00774FF4"/>
    <w:rsid w:val="00775364"/>
    <w:rsid w:val="007754C1"/>
    <w:rsid w:val="007755A2"/>
    <w:rsid w:val="00776DB1"/>
    <w:rsid w:val="00777CCD"/>
    <w:rsid w:val="0078122A"/>
    <w:rsid w:val="007819DE"/>
    <w:rsid w:val="00781A48"/>
    <w:rsid w:val="00781A66"/>
    <w:rsid w:val="00784E11"/>
    <w:rsid w:val="0078518F"/>
    <w:rsid w:val="00785D27"/>
    <w:rsid w:val="00786837"/>
    <w:rsid w:val="007874A7"/>
    <w:rsid w:val="00790D04"/>
    <w:rsid w:val="00791670"/>
    <w:rsid w:val="00793CAB"/>
    <w:rsid w:val="00793DD6"/>
    <w:rsid w:val="00794317"/>
    <w:rsid w:val="0079437A"/>
    <w:rsid w:val="0079470F"/>
    <w:rsid w:val="00794DAB"/>
    <w:rsid w:val="00795AD8"/>
    <w:rsid w:val="00797DCF"/>
    <w:rsid w:val="007A0497"/>
    <w:rsid w:val="007A179C"/>
    <w:rsid w:val="007A2085"/>
    <w:rsid w:val="007A2542"/>
    <w:rsid w:val="007A2E35"/>
    <w:rsid w:val="007A2FBF"/>
    <w:rsid w:val="007A2FE7"/>
    <w:rsid w:val="007A419D"/>
    <w:rsid w:val="007A47DC"/>
    <w:rsid w:val="007A6FE8"/>
    <w:rsid w:val="007B1044"/>
    <w:rsid w:val="007B17D3"/>
    <w:rsid w:val="007B2220"/>
    <w:rsid w:val="007B3C70"/>
    <w:rsid w:val="007B5D85"/>
    <w:rsid w:val="007B63A6"/>
    <w:rsid w:val="007B6E42"/>
    <w:rsid w:val="007B6F61"/>
    <w:rsid w:val="007C00F4"/>
    <w:rsid w:val="007C089C"/>
    <w:rsid w:val="007C0A12"/>
    <w:rsid w:val="007C0D38"/>
    <w:rsid w:val="007C10A5"/>
    <w:rsid w:val="007C1D0C"/>
    <w:rsid w:val="007C2294"/>
    <w:rsid w:val="007C2E01"/>
    <w:rsid w:val="007C4D3B"/>
    <w:rsid w:val="007C52AD"/>
    <w:rsid w:val="007C59E9"/>
    <w:rsid w:val="007C5F57"/>
    <w:rsid w:val="007C66C4"/>
    <w:rsid w:val="007C7AAA"/>
    <w:rsid w:val="007D09BE"/>
    <w:rsid w:val="007D1FC1"/>
    <w:rsid w:val="007D2D25"/>
    <w:rsid w:val="007D2DFA"/>
    <w:rsid w:val="007D56C6"/>
    <w:rsid w:val="007D5BC9"/>
    <w:rsid w:val="007D647A"/>
    <w:rsid w:val="007D67B5"/>
    <w:rsid w:val="007D6A90"/>
    <w:rsid w:val="007E10CC"/>
    <w:rsid w:val="007E25C4"/>
    <w:rsid w:val="007E382D"/>
    <w:rsid w:val="007E4C56"/>
    <w:rsid w:val="007E5E44"/>
    <w:rsid w:val="007E614B"/>
    <w:rsid w:val="007E7F77"/>
    <w:rsid w:val="007F052F"/>
    <w:rsid w:val="007F0859"/>
    <w:rsid w:val="007F0EEB"/>
    <w:rsid w:val="007F1A9C"/>
    <w:rsid w:val="007F2410"/>
    <w:rsid w:val="007F2810"/>
    <w:rsid w:val="007F2D03"/>
    <w:rsid w:val="007F32BF"/>
    <w:rsid w:val="007F3762"/>
    <w:rsid w:val="007F40DD"/>
    <w:rsid w:val="007F4A19"/>
    <w:rsid w:val="007F4B7F"/>
    <w:rsid w:val="007F52AA"/>
    <w:rsid w:val="007F5C15"/>
    <w:rsid w:val="007F6F99"/>
    <w:rsid w:val="007F70FA"/>
    <w:rsid w:val="007F7D8A"/>
    <w:rsid w:val="00800665"/>
    <w:rsid w:val="008009A8"/>
    <w:rsid w:val="00800D67"/>
    <w:rsid w:val="00801566"/>
    <w:rsid w:val="00801DED"/>
    <w:rsid w:val="00802D71"/>
    <w:rsid w:val="00803449"/>
    <w:rsid w:val="00803746"/>
    <w:rsid w:val="008048AE"/>
    <w:rsid w:val="0080534A"/>
    <w:rsid w:val="00805855"/>
    <w:rsid w:val="008060A1"/>
    <w:rsid w:val="00806F00"/>
    <w:rsid w:val="008074A2"/>
    <w:rsid w:val="00807694"/>
    <w:rsid w:val="00807723"/>
    <w:rsid w:val="00807D38"/>
    <w:rsid w:val="00810B10"/>
    <w:rsid w:val="00811AAF"/>
    <w:rsid w:val="008126A5"/>
    <w:rsid w:val="0081289E"/>
    <w:rsid w:val="008131D6"/>
    <w:rsid w:val="00813DA2"/>
    <w:rsid w:val="00814898"/>
    <w:rsid w:val="00815346"/>
    <w:rsid w:val="00816387"/>
    <w:rsid w:val="008164E1"/>
    <w:rsid w:val="00816BB4"/>
    <w:rsid w:val="0081736E"/>
    <w:rsid w:val="00820A2A"/>
    <w:rsid w:val="00820A6E"/>
    <w:rsid w:val="00821170"/>
    <w:rsid w:val="00821766"/>
    <w:rsid w:val="00821FC6"/>
    <w:rsid w:val="00822E83"/>
    <w:rsid w:val="0082384F"/>
    <w:rsid w:val="00823A35"/>
    <w:rsid w:val="00825B29"/>
    <w:rsid w:val="00825F49"/>
    <w:rsid w:val="00826865"/>
    <w:rsid w:val="00827F33"/>
    <w:rsid w:val="008301B0"/>
    <w:rsid w:val="00830330"/>
    <w:rsid w:val="00831B78"/>
    <w:rsid w:val="00832B00"/>
    <w:rsid w:val="00833073"/>
    <w:rsid w:val="00834E21"/>
    <w:rsid w:val="008371BB"/>
    <w:rsid w:val="008372E9"/>
    <w:rsid w:val="00837FA1"/>
    <w:rsid w:val="00840767"/>
    <w:rsid w:val="008432EC"/>
    <w:rsid w:val="00843962"/>
    <w:rsid w:val="008441C4"/>
    <w:rsid w:val="00844594"/>
    <w:rsid w:val="00844C32"/>
    <w:rsid w:val="00845336"/>
    <w:rsid w:val="008453F4"/>
    <w:rsid w:val="00845D6A"/>
    <w:rsid w:val="0084746E"/>
    <w:rsid w:val="00847726"/>
    <w:rsid w:val="00850856"/>
    <w:rsid w:val="00850AFF"/>
    <w:rsid w:val="00851113"/>
    <w:rsid w:val="00851BEA"/>
    <w:rsid w:val="00851E38"/>
    <w:rsid w:val="00853321"/>
    <w:rsid w:val="00853408"/>
    <w:rsid w:val="00854201"/>
    <w:rsid w:val="008542FB"/>
    <w:rsid w:val="008544E7"/>
    <w:rsid w:val="00854ECD"/>
    <w:rsid w:val="00855306"/>
    <w:rsid w:val="00855AF7"/>
    <w:rsid w:val="00856257"/>
    <w:rsid w:val="00856786"/>
    <w:rsid w:val="00856B97"/>
    <w:rsid w:val="00856C0A"/>
    <w:rsid w:val="0085791F"/>
    <w:rsid w:val="00857DF9"/>
    <w:rsid w:val="00857EB8"/>
    <w:rsid w:val="00860336"/>
    <w:rsid w:val="008603C6"/>
    <w:rsid w:val="008605BD"/>
    <w:rsid w:val="00861279"/>
    <w:rsid w:val="00861480"/>
    <w:rsid w:val="00861AEB"/>
    <w:rsid w:val="00862CC4"/>
    <w:rsid w:val="00863132"/>
    <w:rsid w:val="00863526"/>
    <w:rsid w:val="00863E6C"/>
    <w:rsid w:val="00864011"/>
    <w:rsid w:val="00864E6B"/>
    <w:rsid w:val="008651C9"/>
    <w:rsid w:val="008659AF"/>
    <w:rsid w:val="00870B22"/>
    <w:rsid w:val="00870C61"/>
    <w:rsid w:val="00870EF1"/>
    <w:rsid w:val="00871291"/>
    <w:rsid w:val="00871CAD"/>
    <w:rsid w:val="00874F36"/>
    <w:rsid w:val="008766C0"/>
    <w:rsid w:val="008766CE"/>
    <w:rsid w:val="008775E1"/>
    <w:rsid w:val="00877E47"/>
    <w:rsid w:val="008819E1"/>
    <w:rsid w:val="00882316"/>
    <w:rsid w:val="00882C88"/>
    <w:rsid w:val="00883205"/>
    <w:rsid w:val="008836DE"/>
    <w:rsid w:val="00887468"/>
    <w:rsid w:val="00887679"/>
    <w:rsid w:val="00890C05"/>
    <w:rsid w:val="00891D58"/>
    <w:rsid w:val="00893161"/>
    <w:rsid w:val="00893D98"/>
    <w:rsid w:val="008954C4"/>
    <w:rsid w:val="00895C47"/>
    <w:rsid w:val="0089696C"/>
    <w:rsid w:val="008972F0"/>
    <w:rsid w:val="008977D8"/>
    <w:rsid w:val="00897F3C"/>
    <w:rsid w:val="008A02ED"/>
    <w:rsid w:val="008A03A7"/>
    <w:rsid w:val="008A0CAE"/>
    <w:rsid w:val="008A1598"/>
    <w:rsid w:val="008A22ED"/>
    <w:rsid w:val="008A2E2D"/>
    <w:rsid w:val="008A4674"/>
    <w:rsid w:val="008A4810"/>
    <w:rsid w:val="008A519A"/>
    <w:rsid w:val="008A5BC6"/>
    <w:rsid w:val="008A61F7"/>
    <w:rsid w:val="008A704B"/>
    <w:rsid w:val="008B0BAD"/>
    <w:rsid w:val="008B0C77"/>
    <w:rsid w:val="008B11D4"/>
    <w:rsid w:val="008B21D2"/>
    <w:rsid w:val="008B2D31"/>
    <w:rsid w:val="008B3F43"/>
    <w:rsid w:val="008B40A6"/>
    <w:rsid w:val="008B5D2B"/>
    <w:rsid w:val="008B653D"/>
    <w:rsid w:val="008B66D4"/>
    <w:rsid w:val="008B6876"/>
    <w:rsid w:val="008C02A3"/>
    <w:rsid w:val="008C0436"/>
    <w:rsid w:val="008C0D64"/>
    <w:rsid w:val="008C1067"/>
    <w:rsid w:val="008C244F"/>
    <w:rsid w:val="008C2DD3"/>
    <w:rsid w:val="008C30F0"/>
    <w:rsid w:val="008C3510"/>
    <w:rsid w:val="008C3839"/>
    <w:rsid w:val="008C45BC"/>
    <w:rsid w:val="008C46F7"/>
    <w:rsid w:val="008C5F10"/>
    <w:rsid w:val="008C7B98"/>
    <w:rsid w:val="008D03D2"/>
    <w:rsid w:val="008D0C6A"/>
    <w:rsid w:val="008D2308"/>
    <w:rsid w:val="008D2581"/>
    <w:rsid w:val="008D33E2"/>
    <w:rsid w:val="008D3591"/>
    <w:rsid w:val="008D5162"/>
    <w:rsid w:val="008D556D"/>
    <w:rsid w:val="008D572E"/>
    <w:rsid w:val="008D5F32"/>
    <w:rsid w:val="008D6CFE"/>
    <w:rsid w:val="008D7B1A"/>
    <w:rsid w:val="008D7B27"/>
    <w:rsid w:val="008E021A"/>
    <w:rsid w:val="008E0B00"/>
    <w:rsid w:val="008E106F"/>
    <w:rsid w:val="008E1442"/>
    <w:rsid w:val="008E1583"/>
    <w:rsid w:val="008E1853"/>
    <w:rsid w:val="008E18D9"/>
    <w:rsid w:val="008E2922"/>
    <w:rsid w:val="008E2AA3"/>
    <w:rsid w:val="008E2C9E"/>
    <w:rsid w:val="008E36F2"/>
    <w:rsid w:val="008E3BAF"/>
    <w:rsid w:val="008E3C3D"/>
    <w:rsid w:val="008E7642"/>
    <w:rsid w:val="008E7C13"/>
    <w:rsid w:val="008F01D1"/>
    <w:rsid w:val="008F19CD"/>
    <w:rsid w:val="008F22DC"/>
    <w:rsid w:val="008F3C9F"/>
    <w:rsid w:val="008F4A89"/>
    <w:rsid w:val="008F4D5D"/>
    <w:rsid w:val="008F5C00"/>
    <w:rsid w:val="008F5E13"/>
    <w:rsid w:val="008F72B5"/>
    <w:rsid w:val="009015D4"/>
    <w:rsid w:val="009023A9"/>
    <w:rsid w:val="00902B86"/>
    <w:rsid w:val="009040E9"/>
    <w:rsid w:val="0090441C"/>
    <w:rsid w:val="00905793"/>
    <w:rsid w:val="00905846"/>
    <w:rsid w:val="00905890"/>
    <w:rsid w:val="00905D7D"/>
    <w:rsid w:val="00906589"/>
    <w:rsid w:val="00907536"/>
    <w:rsid w:val="009108B7"/>
    <w:rsid w:val="009114C2"/>
    <w:rsid w:val="0091452C"/>
    <w:rsid w:val="00916028"/>
    <w:rsid w:val="00916822"/>
    <w:rsid w:val="00917BD1"/>
    <w:rsid w:val="00920720"/>
    <w:rsid w:val="0092123B"/>
    <w:rsid w:val="00921F75"/>
    <w:rsid w:val="0092234B"/>
    <w:rsid w:val="00922DD3"/>
    <w:rsid w:val="00923A26"/>
    <w:rsid w:val="00923C01"/>
    <w:rsid w:val="00923D25"/>
    <w:rsid w:val="00923D52"/>
    <w:rsid w:val="00923EB6"/>
    <w:rsid w:val="00924B69"/>
    <w:rsid w:val="00925A7F"/>
    <w:rsid w:val="00925B79"/>
    <w:rsid w:val="00926077"/>
    <w:rsid w:val="00926291"/>
    <w:rsid w:val="00926BFF"/>
    <w:rsid w:val="00926D1B"/>
    <w:rsid w:val="00926FF2"/>
    <w:rsid w:val="009300EF"/>
    <w:rsid w:val="009323CC"/>
    <w:rsid w:val="0093264E"/>
    <w:rsid w:val="009327C6"/>
    <w:rsid w:val="009332FC"/>
    <w:rsid w:val="00933B89"/>
    <w:rsid w:val="00933F48"/>
    <w:rsid w:val="0093463A"/>
    <w:rsid w:val="0093528E"/>
    <w:rsid w:val="00937BD7"/>
    <w:rsid w:val="0094033A"/>
    <w:rsid w:val="00940A1A"/>
    <w:rsid w:val="00940CD3"/>
    <w:rsid w:val="00942361"/>
    <w:rsid w:val="0094321B"/>
    <w:rsid w:val="0094348C"/>
    <w:rsid w:val="00943CC7"/>
    <w:rsid w:val="00944CA9"/>
    <w:rsid w:val="009459A9"/>
    <w:rsid w:val="00945C17"/>
    <w:rsid w:val="009460B6"/>
    <w:rsid w:val="009475CB"/>
    <w:rsid w:val="009501A1"/>
    <w:rsid w:val="00951E8C"/>
    <w:rsid w:val="00951F31"/>
    <w:rsid w:val="00952106"/>
    <w:rsid w:val="00953B2A"/>
    <w:rsid w:val="00954122"/>
    <w:rsid w:val="009548B6"/>
    <w:rsid w:val="0095667A"/>
    <w:rsid w:val="009576C3"/>
    <w:rsid w:val="00957DC5"/>
    <w:rsid w:val="00960157"/>
    <w:rsid w:val="00961795"/>
    <w:rsid w:val="0096229A"/>
    <w:rsid w:val="00962F6B"/>
    <w:rsid w:val="00964261"/>
    <w:rsid w:val="009644C4"/>
    <w:rsid w:val="00964995"/>
    <w:rsid w:val="009649AA"/>
    <w:rsid w:val="00965BFE"/>
    <w:rsid w:val="00966EA4"/>
    <w:rsid w:val="00967270"/>
    <w:rsid w:val="00967DE6"/>
    <w:rsid w:val="00970D07"/>
    <w:rsid w:val="0097196E"/>
    <w:rsid w:val="009725AE"/>
    <w:rsid w:val="00972CB5"/>
    <w:rsid w:val="00973271"/>
    <w:rsid w:val="00973EDE"/>
    <w:rsid w:val="00974288"/>
    <w:rsid w:val="009743C3"/>
    <w:rsid w:val="00975446"/>
    <w:rsid w:val="00975A72"/>
    <w:rsid w:val="00975FC6"/>
    <w:rsid w:val="009761A9"/>
    <w:rsid w:val="009768F7"/>
    <w:rsid w:val="00976D65"/>
    <w:rsid w:val="00977E08"/>
    <w:rsid w:val="009809E3"/>
    <w:rsid w:val="00980B6C"/>
    <w:rsid w:val="00980BFB"/>
    <w:rsid w:val="00980F89"/>
    <w:rsid w:val="00981093"/>
    <w:rsid w:val="0098239B"/>
    <w:rsid w:val="00982617"/>
    <w:rsid w:val="00982705"/>
    <w:rsid w:val="00984217"/>
    <w:rsid w:val="009863F5"/>
    <w:rsid w:val="009865B4"/>
    <w:rsid w:val="00986B9E"/>
    <w:rsid w:val="00987248"/>
    <w:rsid w:val="0098797C"/>
    <w:rsid w:val="00987A15"/>
    <w:rsid w:val="00990520"/>
    <w:rsid w:val="00991893"/>
    <w:rsid w:val="009919BF"/>
    <w:rsid w:val="00992D65"/>
    <w:rsid w:val="00994645"/>
    <w:rsid w:val="00994990"/>
    <w:rsid w:val="009958E2"/>
    <w:rsid w:val="00996215"/>
    <w:rsid w:val="00996EF3"/>
    <w:rsid w:val="0099722B"/>
    <w:rsid w:val="00997336"/>
    <w:rsid w:val="00997838"/>
    <w:rsid w:val="009A0A7C"/>
    <w:rsid w:val="009A0F42"/>
    <w:rsid w:val="009A1225"/>
    <w:rsid w:val="009A17E0"/>
    <w:rsid w:val="009A2E5E"/>
    <w:rsid w:val="009A34FA"/>
    <w:rsid w:val="009A3C83"/>
    <w:rsid w:val="009A3DCD"/>
    <w:rsid w:val="009A42B4"/>
    <w:rsid w:val="009A6F95"/>
    <w:rsid w:val="009A74C4"/>
    <w:rsid w:val="009A799F"/>
    <w:rsid w:val="009B22DF"/>
    <w:rsid w:val="009B2619"/>
    <w:rsid w:val="009B2777"/>
    <w:rsid w:val="009B2B63"/>
    <w:rsid w:val="009B2CE4"/>
    <w:rsid w:val="009B3F98"/>
    <w:rsid w:val="009B43BF"/>
    <w:rsid w:val="009B44D4"/>
    <w:rsid w:val="009B475C"/>
    <w:rsid w:val="009B4A7C"/>
    <w:rsid w:val="009B52A0"/>
    <w:rsid w:val="009B5BF3"/>
    <w:rsid w:val="009B6627"/>
    <w:rsid w:val="009B68B8"/>
    <w:rsid w:val="009B6E1E"/>
    <w:rsid w:val="009B7169"/>
    <w:rsid w:val="009B7AFD"/>
    <w:rsid w:val="009C01D2"/>
    <w:rsid w:val="009C0323"/>
    <w:rsid w:val="009C1020"/>
    <w:rsid w:val="009C1F9F"/>
    <w:rsid w:val="009C21CD"/>
    <w:rsid w:val="009C2413"/>
    <w:rsid w:val="009C2BE4"/>
    <w:rsid w:val="009C31BC"/>
    <w:rsid w:val="009C36F0"/>
    <w:rsid w:val="009C5CB9"/>
    <w:rsid w:val="009C5CE2"/>
    <w:rsid w:val="009C61EC"/>
    <w:rsid w:val="009D0589"/>
    <w:rsid w:val="009D1629"/>
    <w:rsid w:val="009D1AAC"/>
    <w:rsid w:val="009D1E36"/>
    <w:rsid w:val="009D269E"/>
    <w:rsid w:val="009D3371"/>
    <w:rsid w:val="009D3862"/>
    <w:rsid w:val="009D40BA"/>
    <w:rsid w:val="009D4BC3"/>
    <w:rsid w:val="009D556B"/>
    <w:rsid w:val="009D57A2"/>
    <w:rsid w:val="009D6E25"/>
    <w:rsid w:val="009D7729"/>
    <w:rsid w:val="009D7E98"/>
    <w:rsid w:val="009E0130"/>
    <w:rsid w:val="009E1901"/>
    <w:rsid w:val="009E1DB7"/>
    <w:rsid w:val="009E27C2"/>
    <w:rsid w:val="009E5F3C"/>
    <w:rsid w:val="009E644C"/>
    <w:rsid w:val="009E6DCE"/>
    <w:rsid w:val="009E735E"/>
    <w:rsid w:val="009E75F6"/>
    <w:rsid w:val="009F1632"/>
    <w:rsid w:val="009F1910"/>
    <w:rsid w:val="009F2AA9"/>
    <w:rsid w:val="009F36E4"/>
    <w:rsid w:val="009F3B74"/>
    <w:rsid w:val="009F3F0F"/>
    <w:rsid w:val="009F46CB"/>
    <w:rsid w:val="009F5CBE"/>
    <w:rsid w:val="009F61B6"/>
    <w:rsid w:val="00A004B6"/>
    <w:rsid w:val="00A01806"/>
    <w:rsid w:val="00A02049"/>
    <w:rsid w:val="00A0245A"/>
    <w:rsid w:val="00A0437C"/>
    <w:rsid w:val="00A044C2"/>
    <w:rsid w:val="00A045A3"/>
    <w:rsid w:val="00A04877"/>
    <w:rsid w:val="00A05B41"/>
    <w:rsid w:val="00A05DD9"/>
    <w:rsid w:val="00A06DBC"/>
    <w:rsid w:val="00A06E6B"/>
    <w:rsid w:val="00A06ED5"/>
    <w:rsid w:val="00A06F61"/>
    <w:rsid w:val="00A07A4B"/>
    <w:rsid w:val="00A11315"/>
    <w:rsid w:val="00A11AE6"/>
    <w:rsid w:val="00A1241F"/>
    <w:rsid w:val="00A13235"/>
    <w:rsid w:val="00A13482"/>
    <w:rsid w:val="00A13EBD"/>
    <w:rsid w:val="00A1457F"/>
    <w:rsid w:val="00A14712"/>
    <w:rsid w:val="00A14977"/>
    <w:rsid w:val="00A15AC9"/>
    <w:rsid w:val="00A17321"/>
    <w:rsid w:val="00A1773F"/>
    <w:rsid w:val="00A178CE"/>
    <w:rsid w:val="00A228FF"/>
    <w:rsid w:val="00A2351D"/>
    <w:rsid w:val="00A23589"/>
    <w:rsid w:val="00A239F4"/>
    <w:rsid w:val="00A24028"/>
    <w:rsid w:val="00A24472"/>
    <w:rsid w:val="00A24522"/>
    <w:rsid w:val="00A2560E"/>
    <w:rsid w:val="00A25C51"/>
    <w:rsid w:val="00A26C02"/>
    <w:rsid w:val="00A300DA"/>
    <w:rsid w:val="00A30F48"/>
    <w:rsid w:val="00A31239"/>
    <w:rsid w:val="00A31896"/>
    <w:rsid w:val="00A31E5A"/>
    <w:rsid w:val="00A348C4"/>
    <w:rsid w:val="00A34BF9"/>
    <w:rsid w:val="00A34C25"/>
    <w:rsid w:val="00A35411"/>
    <w:rsid w:val="00A35AE8"/>
    <w:rsid w:val="00A35CFE"/>
    <w:rsid w:val="00A36148"/>
    <w:rsid w:val="00A36DF3"/>
    <w:rsid w:val="00A36EE3"/>
    <w:rsid w:val="00A36F32"/>
    <w:rsid w:val="00A3747E"/>
    <w:rsid w:val="00A37FBE"/>
    <w:rsid w:val="00A40F2F"/>
    <w:rsid w:val="00A41118"/>
    <w:rsid w:val="00A426E2"/>
    <w:rsid w:val="00A43C9F"/>
    <w:rsid w:val="00A44922"/>
    <w:rsid w:val="00A45B49"/>
    <w:rsid w:val="00A45EDD"/>
    <w:rsid w:val="00A46B55"/>
    <w:rsid w:val="00A46F23"/>
    <w:rsid w:val="00A47ADC"/>
    <w:rsid w:val="00A51B58"/>
    <w:rsid w:val="00A5231B"/>
    <w:rsid w:val="00A53382"/>
    <w:rsid w:val="00A54243"/>
    <w:rsid w:val="00A543E7"/>
    <w:rsid w:val="00A5451D"/>
    <w:rsid w:val="00A551AB"/>
    <w:rsid w:val="00A551E2"/>
    <w:rsid w:val="00A553E1"/>
    <w:rsid w:val="00A60564"/>
    <w:rsid w:val="00A608A9"/>
    <w:rsid w:val="00A608E0"/>
    <w:rsid w:val="00A624F2"/>
    <w:rsid w:val="00A62CDC"/>
    <w:rsid w:val="00A63D79"/>
    <w:rsid w:val="00A64050"/>
    <w:rsid w:val="00A64584"/>
    <w:rsid w:val="00A657E3"/>
    <w:rsid w:val="00A65B5C"/>
    <w:rsid w:val="00A665A9"/>
    <w:rsid w:val="00A671CA"/>
    <w:rsid w:val="00A67D6D"/>
    <w:rsid w:val="00A701A1"/>
    <w:rsid w:val="00A70844"/>
    <w:rsid w:val="00A70CBD"/>
    <w:rsid w:val="00A72D00"/>
    <w:rsid w:val="00A72F21"/>
    <w:rsid w:val="00A73645"/>
    <w:rsid w:val="00A73C0A"/>
    <w:rsid w:val="00A74050"/>
    <w:rsid w:val="00A74379"/>
    <w:rsid w:val="00A745F5"/>
    <w:rsid w:val="00A754BB"/>
    <w:rsid w:val="00A76398"/>
    <w:rsid w:val="00A776D3"/>
    <w:rsid w:val="00A81FE4"/>
    <w:rsid w:val="00A837E8"/>
    <w:rsid w:val="00A84C60"/>
    <w:rsid w:val="00A850A8"/>
    <w:rsid w:val="00A85CB8"/>
    <w:rsid w:val="00A863BE"/>
    <w:rsid w:val="00A87F0D"/>
    <w:rsid w:val="00A902EC"/>
    <w:rsid w:val="00A909FE"/>
    <w:rsid w:val="00A90FCE"/>
    <w:rsid w:val="00A91A5A"/>
    <w:rsid w:val="00A9401C"/>
    <w:rsid w:val="00A94844"/>
    <w:rsid w:val="00A962FE"/>
    <w:rsid w:val="00A96432"/>
    <w:rsid w:val="00A970C9"/>
    <w:rsid w:val="00A9731F"/>
    <w:rsid w:val="00A97D8D"/>
    <w:rsid w:val="00AA3129"/>
    <w:rsid w:val="00AA4507"/>
    <w:rsid w:val="00AA5380"/>
    <w:rsid w:val="00AA557E"/>
    <w:rsid w:val="00AB0797"/>
    <w:rsid w:val="00AB0BD2"/>
    <w:rsid w:val="00AB10B3"/>
    <w:rsid w:val="00AB112D"/>
    <w:rsid w:val="00AB23CC"/>
    <w:rsid w:val="00AB2705"/>
    <w:rsid w:val="00AB2EA9"/>
    <w:rsid w:val="00AB30D7"/>
    <w:rsid w:val="00AB3670"/>
    <w:rsid w:val="00AB3C5E"/>
    <w:rsid w:val="00AB3CE9"/>
    <w:rsid w:val="00AB3DC2"/>
    <w:rsid w:val="00AB46AF"/>
    <w:rsid w:val="00AB4BFC"/>
    <w:rsid w:val="00AB5302"/>
    <w:rsid w:val="00AB5558"/>
    <w:rsid w:val="00AB668B"/>
    <w:rsid w:val="00AB6E7B"/>
    <w:rsid w:val="00AB70F1"/>
    <w:rsid w:val="00AC01C6"/>
    <w:rsid w:val="00AC0772"/>
    <w:rsid w:val="00AC1C50"/>
    <w:rsid w:val="00AC25D4"/>
    <w:rsid w:val="00AC2EE0"/>
    <w:rsid w:val="00AC30B9"/>
    <w:rsid w:val="00AC33E3"/>
    <w:rsid w:val="00AC3AB7"/>
    <w:rsid w:val="00AC4329"/>
    <w:rsid w:val="00AC4477"/>
    <w:rsid w:val="00AC45A6"/>
    <w:rsid w:val="00AC46CC"/>
    <w:rsid w:val="00AC48C2"/>
    <w:rsid w:val="00AC5113"/>
    <w:rsid w:val="00AC5849"/>
    <w:rsid w:val="00AC622F"/>
    <w:rsid w:val="00AC7B87"/>
    <w:rsid w:val="00AC7F6A"/>
    <w:rsid w:val="00AD06F4"/>
    <w:rsid w:val="00AD0906"/>
    <w:rsid w:val="00AD0D78"/>
    <w:rsid w:val="00AD1B0E"/>
    <w:rsid w:val="00AD255D"/>
    <w:rsid w:val="00AD3694"/>
    <w:rsid w:val="00AD36E5"/>
    <w:rsid w:val="00AD3B1D"/>
    <w:rsid w:val="00AD4359"/>
    <w:rsid w:val="00AD44BE"/>
    <w:rsid w:val="00AD5350"/>
    <w:rsid w:val="00AD63B8"/>
    <w:rsid w:val="00AD7B28"/>
    <w:rsid w:val="00AE0788"/>
    <w:rsid w:val="00AE0854"/>
    <w:rsid w:val="00AE0E32"/>
    <w:rsid w:val="00AE170F"/>
    <w:rsid w:val="00AE2B02"/>
    <w:rsid w:val="00AE32AA"/>
    <w:rsid w:val="00AE4290"/>
    <w:rsid w:val="00AE4616"/>
    <w:rsid w:val="00AE7102"/>
    <w:rsid w:val="00AE764E"/>
    <w:rsid w:val="00AE76A2"/>
    <w:rsid w:val="00AE7F47"/>
    <w:rsid w:val="00AF0464"/>
    <w:rsid w:val="00AF0616"/>
    <w:rsid w:val="00AF09F7"/>
    <w:rsid w:val="00AF1D93"/>
    <w:rsid w:val="00AF2BA6"/>
    <w:rsid w:val="00AF2F50"/>
    <w:rsid w:val="00AF3061"/>
    <w:rsid w:val="00AF335C"/>
    <w:rsid w:val="00AF3E6D"/>
    <w:rsid w:val="00AF51D5"/>
    <w:rsid w:val="00AF57DC"/>
    <w:rsid w:val="00AF5E43"/>
    <w:rsid w:val="00AF5E47"/>
    <w:rsid w:val="00AF60AB"/>
    <w:rsid w:val="00AF66CF"/>
    <w:rsid w:val="00AF7116"/>
    <w:rsid w:val="00AF7999"/>
    <w:rsid w:val="00B00901"/>
    <w:rsid w:val="00B00E70"/>
    <w:rsid w:val="00B03F1D"/>
    <w:rsid w:val="00B04290"/>
    <w:rsid w:val="00B04852"/>
    <w:rsid w:val="00B04D3F"/>
    <w:rsid w:val="00B04D45"/>
    <w:rsid w:val="00B10352"/>
    <w:rsid w:val="00B107BB"/>
    <w:rsid w:val="00B10E1D"/>
    <w:rsid w:val="00B1161B"/>
    <w:rsid w:val="00B11AC2"/>
    <w:rsid w:val="00B11D69"/>
    <w:rsid w:val="00B11EF9"/>
    <w:rsid w:val="00B13103"/>
    <w:rsid w:val="00B136CF"/>
    <w:rsid w:val="00B136FA"/>
    <w:rsid w:val="00B15878"/>
    <w:rsid w:val="00B163AF"/>
    <w:rsid w:val="00B16C56"/>
    <w:rsid w:val="00B17065"/>
    <w:rsid w:val="00B202FA"/>
    <w:rsid w:val="00B21FDD"/>
    <w:rsid w:val="00B22A32"/>
    <w:rsid w:val="00B22BAB"/>
    <w:rsid w:val="00B23FF1"/>
    <w:rsid w:val="00B24104"/>
    <w:rsid w:val="00B2573A"/>
    <w:rsid w:val="00B27A6C"/>
    <w:rsid w:val="00B27C37"/>
    <w:rsid w:val="00B31BDA"/>
    <w:rsid w:val="00B31E4F"/>
    <w:rsid w:val="00B33B23"/>
    <w:rsid w:val="00B33E21"/>
    <w:rsid w:val="00B34842"/>
    <w:rsid w:val="00B359D2"/>
    <w:rsid w:val="00B36AEC"/>
    <w:rsid w:val="00B37DF3"/>
    <w:rsid w:val="00B41AA4"/>
    <w:rsid w:val="00B42EE3"/>
    <w:rsid w:val="00B44D8E"/>
    <w:rsid w:val="00B46241"/>
    <w:rsid w:val="00B4690D"/>
    <w:rsid w:val="00B47D70"/>
    <w:rsid w:val="00B50A52"/>
    <w:rsid w:val="00B5101A"/>
    <w:rsid w:val="00B519AE"/>
    <w:rsid w:val="00B51B45"/>
    <w:rsid w:val="00B525DC"/>
    <w:rsid w:val="00B5266B"/>
    <w:rsid w:val="00B52FF0"/>
    <w:rsid w:val="00B53C5A"/>
    <w:rsid w:val="00B54180"/>
    <w:rsid w:val="00B544BA"/>
    <w:rsid w:val="00B54F72"/>
    <w:rsid w:val="00B55010"/>
    <w:rsid w:val="00B55D08"/>
    <w:rsid w:val="00B5673F"/>
    <w:rsid w:val="00B5738A"/>
    <w:rsid w:val="00B575D3"/>
    <w:rsid w:val="00B576C2"/>
    <w:rsid w:val="00B60CE8"/>
    <w:rsid w:val="00B638B3"/>
    <w:rsid w:val="00B64597"/>
    <w:rsid w:val="00B64C37"/>
    <w:rsid w:val="00B66952"/>
    <w:rsid w:val="00B66B37"/>
    <w:rsid w:val="00B6781D"/>
    <w:rsid w:val="00B7052B"/>
    <w:rsid w:val="00B705FC"/>
    <w:rsid w:val="00B72C1F"/>
    <w:rsid w:val="00B72DD2"/>
    <w:rsid w:val="00B73018"/>
    <w:rsid w:val="00B7337B"/>
    <w:rsid w:val="00B7397A"/>
    <w:rsid w:val="00B73C54"/>
    <w:rsid w:val="00B74034"/>
    <w:rsid w:val="00B75238"/>
    <w:rsid w:val="00B75C80"/>
    <w:rsid w:val="00B75EBF"/>
    <w:rsid w:val="00B760E7"/>
    <w:rsid w:val="00B7772A"/>
    <w:rsid w:val="00B77E68"/>
    <w:rsid w:val="00B80031"/>
    <w:rsid w:val="00B80FD2"/>
    <w:rsid w:val="00B810CE"/>
    <w:rsid w:val="00B830C4"/>
    <w:rsid w:val="00B86042"/>
    <w:rsid w:val="00B87142"/>
    <w:rsid w:val="00B87B8D"/>
    <w:rsid w:val="00B87BE8"/>
    <w:rsid w:val="00B90F0A"/>
    <w:rsid w:val="00B9304F"/>
    <w:rsid w:val="00B93336"/>
    <w:rsid w:val="00B934B8"/>
    <w:rsid w:val="00B93809"/>
    <w:rsid w:val="00B93AD5"/>
    <w:rsid w:val="00B95C20"/>
    <w:rsid w:val="00B9677B"/>
    <w:rsid w:val="00B96B21"/>
    <w:rsid w:val="00B96EA8"/>
    <w:rsid w:val="00B97C1D"/>
    <w:rsid w:val="00BA180D"/>
    <w:rsid w:val="00BA4A74"/>
    <w:rsid w:val="00BA573F"/>
    <w:rsid w:val="00BA58B6"/>
    <w:rsid w:val="00BA595D"/>
    <w:rsid w:val="00BA5A9F"/>
    <w:rsid w:val="00BA5AC2"/>
    <w:rsid w:val="00BA5C93"/>
    <w:rsid w:val="00BA5F4F"/>
    <w:rsid w:val="00BA682F"/>
    <w:rsid w:val="00BA6BFA"/>
    <w:rsid w:val="00BA6F88"/>
    <w:rsid w:val="00BA7C39"/>
    <w:rsid w:val="00BB0503"/>
    <w:rsid w:val="00BB0AA1"/>
    <w:rsid w:val="00BB108D"/>
    <w:rsid w:val="00BB2414"/>
    <w:rsid w:val="00BB2F2D"/>
    <w:rsid w:val="00BB331B"/>
    <w:rsid w:val="00BB47DF"/>
    <w:rsid w:val="00BB4B0B"/>
    <w:rsid w:val="00BB57CB"/>
    <w:rsid w:val="00BB60FD"/>
    <w:rsid w:val="00BB627A"/>
    <w:rsid w:val="00BB70CB"/>
    <w:rsid w:val="00BC0646"/>
    <w:rsid w:val="00BC41C3"/>
    <w:rsid w:val="00BC480E"/>
    <w:rsid w:val="00BC4C99"/>
    <w:rsid w:val="00BC50FC"/>
    <w:rsid w:val="00BC6FEA"/>
    <w:rsid w:val="00BC7E37"/>
    <w:rsid w:val="00BD0287"/>
    <w:rsid w:val="00BD05B0"/>
    <w:rsid w:val="00BD070A"/>
    <w:rsid w:val="00BD0736"/>
    <w:rsid w:val="00BD0EE5"/>
    <w:rsid w:val="00BD1109"/>
    <w:rsid w:val="00BD23F2"/>
    <w:rsid w:val="00BD29A8"/>
    <w:rsid w:val="00BD34B8"/>
    <w:rsid w:val="00BD3AED"/>
    <w:rsid w:val="00BD4D6E"/>
    <w:rsid w:val="00BD6B13"/>
    <w:rsid w:val="00BD6E0E"/>
    <w:rsid w:val="00BE049A"/>
    <w:rsid w:val="00BE054C"/>
    <w:rsid w:val="00BE1063"/>
    <w:rsid w:val="00BE14ED"/>
    <w:rsid w:val="00BE2FD5"/>
    <w:rsid w:val="00BE34B7"/>
    <w:rsid w:val="00BE37A3"/>
    <w:rsid w:val="00BE4126"/>
    <w:rsid w:val="00BE539C"/>
    <w:rsid w:val="00BE5DB6"/>
    <w:rsid w:val="00BE65C7"/>
    <w:rsid w:val="00BE6989"/>
    <w:rsid w:val="00BE6B1F"/>
    <w:rsid w:val="00BE6EAA"/>
    <w:rsid w:val="00BE7DCF"/>
    <w:rsid w:val="00BF0A09"/>
    <w:rsid w:val="00BF0E52"/>
    <w:rsid w:val="00BF1CE8"/>
    <w:rsid w:val="00BF281C"/>
    <w:rsid w:val="00BF4B3B"/>
    <w:rsid w:val="00BF4E4C"/>
    <w:rsid w:val="00BF5344"/>
    <w:rsid w:val="00BF5B4F"/>
    <w:rsid w:val="00BF6636"/>
    <w:rsid w:val="00BF6852"/>
    <w:rsid w:val="00BF6DC9"/>
    <w:rsid w:val="00BF7BBE"/>
    <w:rsid w:val="00C00A85"/>
    <w:rsid w:val="00C01AF0"/>
    <w:rsid w:val="00C01EED"/>
    <w:rsid w:val="00C02822"/>
    <w:rsid w:val="00C05173"/>
    <w:rsid w:val="00C05492"/>
    <w:rsid w:val="00C055C3"/>
    <w:rsid w:val="00C05853"/>
    <w:rsid w:val="00C05BF3"/>
    <w:rsid w:val="00C06525"/>
    <w:rsid w:val="00C10DB0"/>
    <w:rsid w:val="00C10F48"/>
    <w:rsid w:val="00C146E2"/>
    <w:rsid w:val="00C15040"/>
    <w:rsid w:val="00C16BF1"/>
    <w:rsid w:val="00C176A5"/>
    <w:rsid w:val="00C17E11"/>
    <w:rsid w:val="00C22128"/>
    <w:rsid w:val="00C225CC"/>
    <w:rsid w:val="00C225E8"/>
    <w:rsid w:val="00C22646"/>
    <w:rsid w:val="00C2345F"/>
    <w:rsid w:val="00C2366D"/>
    <w:rsid w:val="00C23ADF"/>
    <w:rsid w:val="00C23DE6"/>
    <w:rsid w:val="00C24CFA"/>
    <w:rsid w:val="00C2799C"/>
    <w:rsid w:val="00C30534"/>
    <w:rsid w:val="00C3061A"/>
    <w:rsid w:val="00C30925"/>
    <w:rsid w:val="00C322FB"/>
    <w:rsid w:val="00C324CA"/>
    <w:rsid w:val="00C33704"/>
    <w:rsid w:val="00C33B3B"/>
    <w:rsid w:val="00C33D4F"/>
    <w:rsid w:val="00C340E7"/>
    <w:rsid w:val="00C34186"/>
    <w:rsid w:val="00C345A8"/>
    <w:rsid w:val="00C34688"/>
    <w:rsid w:val="00C348E6"/>
    <w:rsid w:val="00C34B13"/>
    <w:rsid w:val="00C34BC0"/>
    <w:rsid w:val="00C34C3F"/>
    <w:rsid w:val="00C34FCB"/>
    <w:rsid w:val="00C359BE"/>
    <w:rsid w:val="00C3613B"/>
    <w:rsid w:val="00C36292"/>
    <w:rsid w:val="00C37E65"/>
    <w:rsid w:val="00C40A25"/>
    <w:rsid w:val="00C40AF8"/>
    <w:rsid w:val="00C40C76"/>
    <w:rsid w:val="00C414C0"/>
    <w:rsid w:val="00C41E5B"/>
    <w:rsid w:val="00C41F8B"/>
    <w:rsid w:val="00C420D6"/>
    <w:rsid w:val="00C4292F"/>
    <w:rsid w:val="00C42AFF"/>
    <w:rsid w:val="00C42D56"/>
    <w:rsid w:val="00C4364A"/>
    <w:rsid w:val="00C441E5"/>
    <w:rsid w:val="00C4491B"/>
    <w:rsid w:val="00C44945"/>
    <w:rsid w:val="00C44C8C"/>
    <w:rsid w:val="00C46B76"/>
    <w:rsid w:val="00C52571"/>
    <w:rsid w:val="00C52D8E"/>
    <w:rsid w:val="00C53732"/>
    <w:rsid w:val="00C54834"/>
    <w:rsid w:val="00C55152"/>
    <w:rsid w:val="00C55951"/>
    <w:rsid w:val="00C57022"/>
    <w:rsid w:val="00C572DC"/>
    <w:rsid w:val="00C57AC4"/>
    <w:rsid w:val="00C60F7B"/>
    <w:rsid w:val="00C61EF2"/>
    <w:rsid w:val="00C6257F"/>
    <w:rsid w:val="00C627D4"/>
    <w:rsid w:val="00C62B4B"/>
    <w:rsid w:val="00C62D63"/>
    <w:rsid w:val="00C63AB7"/>
    <w:rsid w:val="00C63F26"/>
    <w:rsid w:val="00C64D79"/>
    <w:rsid w:val="00C65174"/>
    <w:rsid w:val="00C65B19"/>
    <w:rsid w:val="00C66212"/>
    <w:rsid w:val="00C670B9"/>
    <w:rsid w:val="00C67EDA"/>
    <w:rsid w:val="00C700F5"/>
    <w:rsid w:val="00C70200"/>
    <w:rsid w:val="00C702EA"/>
    <w:rsid w:val="00C7085C"/>
    <w:rsid w:val="00C715CD"/>
    <w:rsid w:val="00C71860"/>
    <w:rsid w:val="00C72722"/>
    <w:rsid w:val="00C73F63"/>
    <w:rsid w:val="00C748E0"/>
    <w:rsid w:val="00C7500D"/>
    <w:rsid w:val="00C75AB0"/>
    <w:rsid w:val="00C7692D"/>
    <w:rsid w:val="00C77DF1"/>
    <w:rsid w:val="00C802C2"/>
    <w:rsid w:val="00C810D5"/>
    <w:rsid w:val="00C81E22"/>
    <w:rsid w:val="00C829D9"/>
    <w:rsid w:val="00C83606"/>
    <w:rsid w:val="00C839B6"/>
    <w:rsid w:val="00C83BC0"/>
    <w:rsid w:val="00C856F1"/>
    <w:rsid w:val="00C90E72"/>
    <w:rsid w:val="00C9136A"/>
    <w:rsid w:val="00C913B9"/>
    <w:rsid w:val="00C91499"/>
    <w:rsid w:val="00C9182B"/>
    <w:rsid w:val="00C9186D"/>
    <w:rsid w:val="00C91C47"/>
    <w:rsid w:val="00C9407B"/>
    <w:rsid w:val="00C94A52"/>
    <w:rsid w:val="00C94B44"/>
    <w:rsid w:val="00C94E96"/>
    <w:rsid w:val="00C956C7"/>
    <w:rsid w:val="00C95C91"/>
    <w:rsid w:val="00C95F52"/>
    <w:rsid w:val="00C96848"/>
    <w:rsid w:val="00C972A8"/>
    <w:rsid w:val="00CA0068"/>
    <w:rsid w:val="00CA0343"/>
    <w:rsid w:val="00CA1C3B"/>
    <w:rsid w:val="00CA2045"/>
    <w:rsid w:val="00CA339E"/>
    <w:rsid w:val="00CA3F59"/>
    <w:rsid w:val="00CA4440"/>
    <w:rsid w:val="00CA4DED"/>
    <w:rsid w:val="00CA555D"/>
    <w:rsid w:val="00CA5DA5"/>
    <w:rsid w:val="00CA5FFC"/>
    <w:rsid w:val="00CB2683"/>
    <w:rsid w:val="00CB2A32"/>
    <w:rsid w:val="00CB2D29"/>
    <w:rsid w:val="00CB41D1"/>
    <w:rsid w:val="00CB4234"/>
    <w:rsid w:val="00CB5019"/>
    <w:rsid w:val="00CB5804"/>
    <w:rsid w:val="00CB5999"/>
    <w:rsid w:val="00CB5ADF"/>
    <w:rsid w:val="00CB6BEF"/>
    <w:rsid w:val="00CB6EAC"/>
    <w:rsid w:val="00CB7684"/>
    <w:rsid w:val="00CB775B"/>
    <w:rsid w:val="00CC0905"/>
    <w:rsid w:val="00CC26B8"/>
    <w:rsid w:val="00CC2A49"/>
    <w:rsid w:val="00CC2E75"/>
    <w:rsid w:val="00CC31AA"/>
    <w:rsid w:val="00CC3A9B"/>
    <w:rsid w:val="00CC4109"/>
    <w:rsid w:val="00CC5427"/>
    <w:rsid w:val="00CC5E5F"/>
    <w:rsid w:val="00CC6AD1"/>
    <w:rsid w:val="00CC71D3"/>
    <w:rsid w:val="00CD0349"/>
    <w:rsid w:val="00CD09AC"/>
    <w:rsid w:val="00CD0E42"/>
    <w:rsid w:val="00CD22E7"/>
    <w:rsid w:val="00CD234A"/>
    <w:rsid w:val="00CD2569"/>
    <w:rsid w:val="00CD268A"/>
    <w:rsid w:val="00CD2DCF"/>
    <w:rsid w:val="00CD3871"/>
    <w:rsid w:val="00CD476E"/>
    <w:rsid w:val="00CD4A34"/>
    <w:rsid w:val="00CD5106"/>
    <w:rsid w:val="00CD6E55"/>
    <w:rsid w:val="00CE0122"/>
    <w:rsid w:val="00CE0C32"/>
    <w:rsid w:val="00CE1018"/>
    <w:rsid w:val="00CE1108"/>
    <w:rsid w:val="00CE1D3B"/>
    <w:rsid w:val="00CE3166"/>
    <w:rsid w:val="00CE3589"/>
    <w:rsid w:val="00CE35DC"/>
    <w:rsid w:val="00CE38FF"/>
    <w:rsid w:val="00CE4784"/>
    <w:rsid w:val="00CE4AF1"/>
    <w:rsid w:val="00CF0708"/>
    <w:rsid w:val="00CF0748"/>
    <w:rsid w:val="00CF193E"/>
    <w:rsid w:val="00CF2C0A"/>
    <w:rsid w:val="00CF36C8"/>
    <w:rsid w:val="00CF3AB1"/>
    <w:rsid w:val="00CF43A6"/>
    <w:rsid w:val="00CF5F58"/>
    <w:rsid w:val="00CF6459"/>
    <w:rsid w:val="00CF6E53"/>
    <w:rsid w:val="00D003E8"/>
    <w:rsid w:val="00D011F4"/>
    <w:rsid w:val="00D02C0A"/>
    <w:rsid w:val="00D02F72"/>
    <w:rsid w:val="00D0551C"/>
    <w:rsid w:val="00D0554A"/>
    <w:rsid w:val="00D0564B"/>
    <w:rsid w:val="00D0636E"/>
    <w:rsid w:val="00D072D3"/>
    <w:rsid w:val="00D07801"/>
    <w:rsid w:val="00D1083C"/>
    <w:rsid w:val="00D1090B"/>
    <w:rsid w:val="00D113B6"/>
    <w:rsid w:val="00D12798"/>
    <w:rsid w:val="00D1346E"/>
    <w:rsid w:val="00D13EDE"/>
    <w:rsid w:val="00D15537"/>
    <w:rsid w:val="00D158F3"/>
    <w:rsid w:val="00D16908"/>
    <w:rsid w:val="00D20A36"/>
    <w:rsid w:val="00D21F83"/>
    <w:rsid w:val="00D224CF"/>
    <w:rsid w:val="00D225C3"/>
    <w:rsid w:val="00D23EA8"/>
    <w:rsid w:val="00D23F2D"/>
    <w:rsid w:val="00D25842"/>
    <w:rsid w:val="00D26BD9"/>
    <w:rsid w:val="00D30182"/>
    <w:rsid w:val="00D30EBF"/>
    <w:rsid w:val="00D313B4"/>
    <w:rsid w:val="00D3157A"/>
    <w:rsid w:val="00D316D3"/>
    <w:rsid w:val="00D31B61"/>
    <w:rsid w:val="00D32179"/>
    <w:rsid w:val="00D329AB"/>
    <w:rsid w:val="00D32E5D"/>
    <w:rsid w:val="00D3351B"/>
    <w:rsid w:val="00D33E0F"/>
    <w:rsid w:val="00D341A2"/>
    <w:rsid w:val="00D352BC"/>
    <w:rsid w:val="00D35608"/>
    <w:rsid w:val="00D3616B"/>
    <w:rsid w:val="00D36C40"/>
    <w:rsid w:val="00D373D9"/>
    <w:rsid w:val="00D37E7B"/>
    <w:rsid w:val="00D4076C"/>
    <w:rsid w:val="00D414BE"/>
    <w:rsid w:val="00D4158D"/>
    <w:rsid w:val="00D43750"/>
    <w:rsid w:val="00D469CF"/>
    <w:rsid w:val="00D4772F"/>
    <w:rsid w:val="00D477E0"/>
    <w:rsid w:val="00D47AE1"/>
    <w:rsid w:val="00D47BBB"/>
    <w:rsid w:val="00D47E11"/>
    <w:rsid w:val="00D47EC9"/>
    <w:rsid w:val="00D51ABF"/>
    <w:rsid w:val="00D53EA2"/>
    <w:rsid w:val="00D54530"/>
    <w:rsid w:val="00D54867"/>
    <w:rsid w:val="00D549AF"/>
    <w:rsid w:val="00D5791F"/>
    <w:rsid w:val="00D6031F"/>
    <w:rsid w:val="00D612E8"/>
    <w:rsid w:val="00D61A68"/>
    <w:rsid w:val="00D627C9"/>
    <w:rsid w:val="00D62B6E"/>
    <w:rsid w:val="00D63979"/>
    <w:rsid w:val="00D65D2D"/>
    <w:rsid w:val="00D66151"/>
    <w:rsid w:val="00D66479"/>
    <w:rsid w:val="00D66607"/>
    <w:rsid w:val="00D669A4"/>
    <w:rsid w:val="00D66A1C"/>
    <w:rsid w:val="00D676F6"/>
    <w:rsid w:val="00D677E7"/>
    <w:rsid w:val="00D70480"/>
    <w:rsid w:val="00D70D15"/>
    <w:rsid w:val="00D719E0"/>
    <w:rsid w:val="00D71D64"/>
    <w:rsid w:val="00D72026"/>
    <w:rsid w:val="00D7247D"/>
    <w:rsid w:val="00D73169"/>
    <w:rsid w:val="00D73357"/>
    <w:rsid w:val="00D738F3"/>
    <w:rsid w:val="00D73E52"/>
    <w:rsid w:val="00D74BAC"/>
    <w:rsid w:val="00D7568F"/>
    <w:rsid w:val="00D756BC"/>
    <w:rsid w:val="00D758EB"/>
    <w:rsid w:val="00D75B70"/>
    <w:rsid w:val="00D75BD7"/>
    <w:rsid w:val="00D76737"/>
    <w:rsid w:val="00D77B34"/>
    <w:rsid w:val="00D77DA8"/>
    <w:rsid w:val="00D80679"/>
    <w:rsid w:val="00D82154"/>
    <w:rsid w:val="00D8226D"/>
    <w:rsid w:val="00D82895"/>
    <w:rsid w:val="00D82B44"/>
    <w:rsid w:val="00D83357"/>
    <w:rsid w:val="00D83371"/>
    <w:rsid w:val="00D834E0"/>
    <w:rsid w:val="00D83C40"/>
    <w:rsid w:val="00D8412D"/>
    <w:rsid w:val="00D842AD"/>
    <w:rsid w:val="00D847FE"/>
    <w:rsid w:val="00D86E36"/>
    <w:rsid w:val="00D87E14"/>
    <w:rsid w:val="00D9010A"/>
    <w:rsid w:val="00D90CFC"/>
    <w:rsid w:val="00D911DA"/>
    <w:rsid w:val="00D9195A"/>
    <w:rsid w:val="00D91CAA"/>
    <w:rsid w:val="00D91EDA"/>
    <w:rsid w:val="00D92A8B"/>
    <w:rsid w:val="00D93201"/>
    <w:rsid w:val="00D94FE2"/>
    <w:rsid w:val="00D967FE"/>
    <w:rsid w:val="00D96CFF"/>
    <w:rsid w:val="00D97A98"/>
    <w:rsid w:val="00DA15A6"/>
    <w:rsid w:val="00DA1976"/>
    <w:rsid w:val="00DA1A1F"/>
    <w:rsid w:val="00DA21D4"/>
    <w:rsid w:val="00DA342E"/>
    <w:rsid w:val="00DA44F6"/>
    <w:rsid w:val="00DA4C7D"/>
    <w:rsid w:val="00DA4E2E"/>
    <w:rsid w:val="00DA4E92"/>
    <w:rsid w:val="00DA6408"/>
    <w:rsid w:val="00DA72E3"/>
    <w:rsid w:val="00DA75CE"/>
    <w:rsid w:val="00DA76CE"/>
    <w:rsid w:val="00DA7CA1"/>
    <w:rsid w:val="00DB139B"/>
    <w:rsid w:val="00DB1518"/>
    <w:rsid w:val="00DB392D"/>
    <w:rsid w:val="00DB3E84"/>
    <w:rsid w:val="00DB4BF6"/>
    <w:rsid w:val="00DB4F49"/>
    <w:rsid w:val="00DB5189"/>
    <w:rsid w:val="00DB51C1"/>
    <w:rsid w:val="00DB527C"/>
    <w:rsid w:val="00DB5347"/>
    <w:rsid w:val="00DB599B"/>
    <w:rsid w:val="00DB62A7"/>
    <w:rsid w:val="00DB6FAA"/>
    <w:rsid w:val="00DB718E"/>
    <w:rsid w:val="00DB7A3A"/>
    <w:rsid w:val="00DC195C"/>
    <w:rsid w:val="00DC1EA1"/>
    <w:rsid w:val="00DC2452"/>
    <w:rsid w:val="00DC25E5"/>
    <w:rsid w:val="00DC2EAC"/>
    <w:rsid w:val="00DC33D6"/>
    <w:rsid w:val="00DC364A"/>
    <w:rsid w:val="00DC4EBD"/>
    <w:rsid w:val="00DC4F4C"/>
    <w:rsid w:val="00DC5AF2"/>
    <w:rsid w:val="00DC6571"/>
    <w:rsid w:val="00DC7272"/>
    <w:rsid w:val="00DD0A17"/>
    <w:rsid w:val="00DD0BE3"/>
    <w:rsid w:val="00DD0C79"/>
    <w:rsid w:val="00DD22F2"/>
    <w:rsid w:val="00DD2D48"/>
    <w:rsid w:val="00DD3851"/>
    <w:rsid w:val="00DD39E6"/>
    <w:rsid w:val="00DD3CB6"/>
    <w:rsid w:val="00DD4195"/>
    <w:rsid w:val="00DD4351"/>
    <w:rsid w:val="00DD691D"/>
    <w:rsid w:val="00DE0170"/>
    <w:rsid w:val="00DE0306"/>
    <w:rsid w:val="00DE116D"/>
    <w:rsid w:val="00DE131F"/>
    <w:rsid w:val="00DE1427"/>
    <w:rsid w:val="00DE20DF"/>
    <w:rsid w:val="00DE2ACB"/>
    <w:rsid w:val="00DE2FB9"/>
    <w:rsid w:val="00DE4AE2"/>
    <w:rsid w:val="00DE579B"/>
    <w:rsid w:val="00DE5DBE"/>
    <w:rsid w:val="00DE6257"/>
    <w:rsid w:val="00DE62C2"/>
    <w:rsid w:val="00DE7086"/>
    <w:rsid w:val="00DE7683"/>
    <w:rsid w:val="00DF142C"/>
    <w:rsid w:val="00DF198E"/>
    <w:rsid w:val="00DF1C04"/>
    <w:rsid w:val="00DF3507"/>
    <w:rsid w:val="00DF389D"/>
    <w:rsid w:val="00DF3E2F"/>
    <w:rsid w:val="00DF42CB"/>
    <w:rsid w:val="00DF42D9"/>
    <w:rsid w:val="00DF65F2"/>
    <w:rsid w:val="00DF7C5A"/>
    <w:rsid w:val="00E00B02"/>
    <w:rsid w:val="00E01424"/>
    <w:rsid w:val="00E014C4"/>
    <w:rsid w:val="00E023DD"/>
    <w:rsid w:val="00E02504"/>
    <w:rsid w:val="00E02D8B"/>
    <w:rsid w:val="00E02E12"/>
    <w:rsid w:val="00E03986"/>
    <w:rsid w:val="00E04210"/>
    <w:rsid w:val="00E04B95"/>
    <w:rsid w:val="00E050C9"/>
    <w:rsid w:val="00E0767F"/>
    <w:rsid w:val="00E11D14"/>
    <w:rsid w:val="00E13306"/>
    <w:rsid w:val="00E14AB2"/>
    <w:rsid w:val="00E14D06"/>
    <w:rsid w:val="00E15A9D"/>
    <w:rsid w:val="00E16704"/>
    <w:rsid w:val="00E173B9"/>
    <w:rsid w:val="00E201F5"/>
    <w:rsid w:val="00E20B0E"/>
    <w:rsid w:val="00E211CB"/>
    <w:rsid w:val="00E21BB8"/>
    <w:rsid w:val="00E22158"/>
    <w:rsid w:val="00E22D6F"/>
    <w:rsid w:val="00E24A6B"/>
    <w:rsid w:val="00E251D7"/>
    <w:rsid w:val="00E25937"/>
    <w:rsid w:val="00E276B6"/>
    <w:rsid w:val="00E306A2"/>
    <w:rsid w:val="00E30AEB"/>
    <w:rsid w:val="00E31590"/>
    <w:rsid w:val="00E31B81"/>
    <w:rsid w:val="00E31CD4"/>
    <w:rsid w:val="00E31D2D"/>
    <w:rsid w:val="00E32759"/>
    <w:rsid w:val="00E34D9E"/>
    <w:rsid w:val="00E34DF0"/>
    <w:rsid w:val="00E35653"/>
    <w:rsid w:val="00E35696"/>
    <w:rsid w:val="00E35F01"/>
    <w:rsid w:val="00E37303"/>
    <w:rsid w:val="00E408E3"/>
    <w:rsid w:val="00E41CCE"/>
    <w:rsid w:val="00E42E8F"/>
    <w:rsid w:val="00E44205"/>
    <w:rsid w:val="00E44240"/>
    <w:rsid w:val="00E4552A"/>
    <w:rsid w:val="00E5087B"/>
    <w:rsid w:val="00E50CBA"/>
    <w:rsid w:val="00E51149"/>
    <w:rsid w:val="00E52575"/>
    <w:rsid w:val="00E53FED"/>
    <w:rsid w:val="00E54E9F"/>
    <w:rsid w:val="00E54F4A"/>
    <w:rsid w:val="00E55301"/>
    <w:rsid w:val="00E55B97"/>
    <w:rsid w:val="00E55EE4"/>
    <w:rsid w:val="00E56E4A"/>
    <w:rsid w:val="00E56F32"/>
    <w:rsid w:val="00E60244"/>
    <w:rsid w:val="00E604D4"/>
    <w:rsid w:val="00E60B1D"/>
    <w:rsid w:val="00E611E6"/>
    <w:rsid w:val="00E61E5E"/>
    <w:rsid w:val="00E624D3"/>
    <w:rsid w:val="00E63B1D"/>
    <w:rsid w:val="00E645F7"/>
    <w:rsid w:val="00E65093"/>
    <w:rsid w:val="00E6567F"/>
    <w:rsid w:val="00E65982"/>
    <w:rsid w:val="00E65C22"/>
    <w:rsid w:val="00E67A7E"/>
    <w:rsid w:val="00E70194"/>
    <w:rsid w:val="00E70A37"/>
    <w:rsid w:val="00E71484"/>
    <w:rsid w:val="00E7154F"/>
    <w:rsid w:val="00E71B0E"/>
    <w:rsid w:val="00E71C10"/>
    <w:rsid w:val="00E72029"/>
    <w:rsid w:val="00E723A8"/>
    <w:rsid w:val="00E72CF5"/>
    <w:rsid w:val="00E72E2D"/>
    <w:rsid w:val="00E762B4"/>
    <w:rsid w:val="00E7712D"/>
    <w:rsid w:val="00E81A42"/>
    <w:rsid w:val="00E82584"/>
    <w:rsid w:val="00E828EA"/>
    <w:rsid w:val="00E836D2"/>
    <w:rsid w:val="00E8468E"/>
    <w:rsid w:val="00E84AE9"/>
    <w:rsid w:val="00E8515A"/>
    <w:rsid w:val="00E8517B"/>
    <w:rsid w:val="00E85405"/>
    <w:rsid w:val="00E85925"/>
    <w:rsid w:val="00E85AB9"/>
    <w:rsid w:val="00E85E4C"/>
    <w:rsid w:val="00E861F1"/>
    <w:rsid w:val="00E865F0"/>
    <w:rsid w:val="00E869C1"/>
    <w:rsid w:val="00E86CB5"/>
    <w:rsid w:val="00E86E32"/>
    <w:rsid w:val="00E8767F"/>
    <w:rsid w:val="00E901EA"/>
    <w:rsid w:val="00E9064D"/>
    <w:rsid w:val="00E90D2A"/>
    <w:rsid w:val="00E9138A"/>
    <w:rsid w:val="00E9143C"/>
    <w:rsid w:val="00E91EA5"/>
    <w:rsid w:val="00E92C99"/>
    <w:rsid w:val="00E934AC"/>
    <w:rsid w:val="00E94C74"/>
    <w:rsid w:val="00E9558A"/>
    <w:rsid w:val="00E96566"/>
    <w:rsid w:val="00E9686B"/>
    <w:rsid w:val="00EA0BE8"/>
    <w:rsid w:val="00EA230C"/>
    <w:rsid w:val="00EA27C8"/>
    <w:rsid w:val="00EA28E8"/>
    <w:rsid w:val="00EA2F76"/>
    <w:rsid w:val="00EA31D0"/>
    <w:rsid w:val="00EA339F"/>
    <w:rsid w:val="00EA33C7"/>
    <w:rsid w:val="00EA3D4D"/>
    <w:rsid w:val="00EA44A4"/>
    <w:rsid w:val="00EA51FB"/>
    <w:rsid w:val="00EA53E6"/>
    <w:rsid w:val="00EA7BD7"/>
    <w:rsid w:val="00EA7FA8"/>
    <w:rsid w:val="00EB095A"/>
    <w:rsid w:val="00EB0E81"/>
    <w:rsid w:val="00EB1099"/>
    <w:rsid w:val="00EB2469"/>
    <w:rsid w:val="00EB299D"/>
    <w:rsid w:val="00EB44E5"/>
    <w:rsid w:val="00EB458E"/>
    <w:rsid w:val="00EB53FD"/>
    <w:rsid w:val="00EB55DE"/>
    <w:rsid w:val="00EB59D2"/>
    <w:rsid w:val="00EB5B6D"/>
    <w:rsid w:val="00EB7892"/>
    <w:rsid w:val="00EB7F2A"/>
    <w:rsid w:val="00EC2677"/>
    <w:rsid w:val="00EC272C"/>
    <w:rsid w:val="00EC2DB4"/>
    <w:rsid w:val="00EC304C"/>
    <w:rsid w:val="00EC368C"/>
    <w:rsid w:val="00EC3F9D"/>
    <w:rsid w:val="00EC45A6"/>
    <w:rsid w:val="00EC4829"/>
    <w:rsid w:val="00EC4F2E"/>
    <w:rsid w:val="00EC5443"/>
    <w:rsid w:val="00EC57F3"/>
    <w:rsid w:val="00EC5F6A"/>
    <w:rsid w:val="00EC6A13"/>
    <w:rsid w:val="00EC77F9"/>
    <w:rsid w:val="00ED0F8A"/>
    <w:rsid w:val="00ED25D5"/>
    <w:rsid w:val="00ED274C"/>
    <w:rsid w:val="00ED3CCF"/>
    <w:rsid w:val="00ED3D33"/>
    <w:rsid w:val="00ED5255"/>
    <w:rsid w:val="00ED530A"/>
    <w:rsid w:val="00ED715B"/>
    <w:rsid w:val="00ED729F"/>
    <w:rsid w:val="00EE0CB7"/>
    <w:rsid w:val="00EE1D07"/>
    <w:rsid w:val="00EE2200"/>
    <w:rsid w:val="00EE3016"/>
    <w:rsid w:val="00EE4502"/>
    <w:rsid w:val="00EE4C23"/>
    <w:rsid w:val="00EE58D0"/>
    <w:rsid w:val="00EE6EDF"/>
    <w:rsid w:val="00EF2C57"/>
    <w:rsid w:val="00EF41DC"/>
    <w:rsid w:val="00EF446B"/>
    <w:rsid w:val="00EF4A88"/>
    <w:rsid w:val="00EF56E4"/>
    <w:rsid w:val="00EF5E0B"/>
    <w:rsid w:val="00EF6056"/>
    <w:rsid w:val="00EF668C"/>
    <w:rsid w:val="00EF6DB5"/>
    <w:rsid w:val="00EF7A67"/>
    <w:rsid w:val="00F011D6"/>
    <w:rsid w:val="00F014F2"/>
    <w:rsid w:val="00F0227C"/>
    <w:rsid w:val="00F0238D"/>
    <w:rsid w:val="00F031BF"/>
    <w:rsid w:val="00F03B66"/>
    <w:rsid w:val="00F043DC"/>
    <w:rsid w:val="00F04BC9"/>
    <w:rsid w:val="00F04D75"/>
    <w:rsid w:val="00F05B28"/>
    <w:rsid w:val="00F06503"/>
    <w:rsid w:val="00F066A3"/>
    <w:rsid w:val="00F067F7"/>
    <w:rsid w:val="00F06884"/>
    <w:rsid w:val="00F06DA1"/>
    <w:rsid w:val="00F0755D"/>
    <w:rsid w:val="00F0784E"/>
    <w:rsid w:val="00F11B1D"/>
    <w:rsid w:val="00F11DF8"/>
    <w:rsid w:val="00F123E9"/>
    <w:rsid w:val="00F1288D"/>
    <w:rsid w:val="00F13291"/>
    <w:rsid w:val="00F133CE"/>
    <w:rsid w:val="00F13D4B"/>
    <w:rsid w:val="00F14AF0"/>
    <w:rsid w:val="00F150B9"/>
    <w:rsid w:val="00F1516A"/>
    <w:rsid w:val="00F15593"/>
    <w:rsid w:val="00F20F0C"/>
    <w:rsid w:val="00F214CD"/>
    <w:rsid w:val="00F2166F"/>
    <w:rsid w:val="00F21AAA"/>
    <w:rsid w:val="00F2262E"/>
    <w:rsid w:val="00F2334D"/>
    <w:rsid w:val="00F23A5F"/>
    <w:rsid w:val="00F23DF4"/>
    <w:rsid w:val="00F2438A"/>
    <w:rsid w:val="00F24FA6"/>
    <w:rsid w:val="00F26AEA"/>
    <w:rsid w:val="00F31CBB"/>
    <w:rsid w:val="00F333CF"/>
    <w:rsid w:val="00F3364E"/>
    <w:rsid w:val="00F33867"/>
    <w:rsid w:val="00F3504E"/>
    <w:rsid w:val="00F35664"/>
    <w:rsid w:val="00F358AB"/>
    <w:rsid w:val="00F35A9B"/>
    <w:rsid w:val="00F35AA9"/>
    <w:rsid w:val="00F35CB6"/>
    <w:rsid w:val="00F364B6"/>
    <w:rsid w:val="00F3677A"/>
    <w:rsid w:val="00F36869"/>
    <w:rsid w:val="00F3773A"/>
    <w:rsid w:val="00F37AF1"/>
    <w:rsid w:val="00F37DED"/>
    <w:rsid w:val="00F41C45"/>
    <w:rsid w:val="00F42375"/>
    <w:rsid w:val="00F42DBB"/>
    <w:rsid w:val="00F44C2B"/>
    <w:rsid w:val="00F454F1"/>
    <w:rsid w:val="00F465C7"/>
    <w:rsid w:val="00F47F34"/>
    <w:rsid w:val="00F507F6"/>
    <w:rsid w:val="00F5107A"/>
    <w:rsid w:val="00F51B4F"/>
    <w:rsid w:val="00F5468B"/>
    <w:rsid w:val="00F549B4"/>
    <w:rsid w:val="00F55291"/>
    <w:rsid w:val="00F55B0E"/>
    <w:rsid w:val="00F55E58"/>
    <w:rsid w:val="00F560A4"/>
    <w:rsid w:val="00F60800"/>
    <w:rsid w:val="00F609AA"/>
    <w:rsid w:val="00F610DE"/>
    <w:rsid w:val="00F61542"/>
    <w:rsid w:val="00F617DC"/>
    <w:rsid w:val="00F61C99"/>
    <w:rsid w:val="00F62068"/>
    <w:rsid w:val="00F62B62"/>
    <w:rsid w:val="00F62D76"/>
    <w:rsid w:val="00F64651"/>
    <w:rsid w:val="00F648B8"/>
    <w:rsid w:val="00F66D86"/>
    <w:rsid w:val="00F678B9"/>
    <w:rsid w:val="00F67D2E"/>
    <w:rsid w:val="00F708E4"/>
    <w:rsid w:val="00F72F37"/>
    <w:rsid w:val="00F73F1E"/>
    <w:rsid w:val="00F74CE4"/>
    <w:rsid w:val="00F75035"/>
    <w:rsid w:val="00F75B86"/>
    <w:rsid w:val="00F7746F"/>
    <w:rsid w:val="00F77994"/>
    <w:rsid w:val="00F77A10"/>
    <w:rsid w:val="00F80AC9"/>
    <w:rsid w:val="00F80ECA"/>
    <w:rsid w:val="00F81984"/>
    <w:rsid w:val="00F829FC"/>
    <w:rsid w:val="00F831AA"/>
    <w:rsid w:val="00F83F66"/>
    <w:rsid w:val="00F83F98"/>
    <w:rsid w:val="00F84378"/>
    <w:rsid w:val="00F84AAD"/>
    <w:rsid w:val="00F857B5"/>
    <w:rsid w:val="00F86986"/>
    <w:rsid w:val="00F87066"/>
    <w:rsid w:val="00F8723A"/>
    <w:rsid w:val="00F87C1A"/>
    <w:rsid w:val="00F9067C"/>
    <w:rsid w:val="00F90955"/>
    <w:rsid w:val="00F909B2"/>
    <w:rsid w:val="00F916DB"/>
    <w:rsid w:val="00F91EFE"/>
    <w:rsid w:val="00F91F12"/>
    <w:rsid w:val="00F92B3D"/>
    <w:rsid w:val="00F92BC3"/>
    <w:rsid w:val="00F94499"/>
    <w:rsid w:val="00F94C27"/>
    <w:rsid w:val="00F956E1"/>
    <w:rsid w:val="00F965C1"/>
    <w:rsid w:val="00F97ABD"/>
    <w:rsid w:val="00F97E92"/>
    <w:rsid w:val="00F97FBF"/>
    <w:rsid w:val="00FA03EB"/>
    <w:rsid w:val="00FA0F5E"/>
    <w:rsid w:val="00FA1609"/>
    <w:rsid w:val="00FA295B"/>
    <w:rsid w:val="00FA3C5E"/>
    <w:rsid w:val="00FA45C6"/>
    <w:rsid w:val="00FA6AC5"/>
    <w:rsid w:val="00FB04E2"/>
    <w:rsid w:val="00FB0831"/>
    <w:rsid w:val="00FB0B7B"/>
    <w:rsid w:val="00FB0D94"/>
    <w:rsid w:val="00FB1830"/>
    <w:rsid w:val="00FB18BB"/>
    <w:rsid w:val="00FB1F84"/>
    <w:rsid w:val="00FB2B9A"/>
    <w:rsid w:val="00FB31AB"/>
    <w:rsid w:val="00FB3F6F"/>
    <w:rsid w:val="00FB49C2"/>
    <w:rsid w:val="00FB6807"/>
    <w:rsid w:val="00FB7121"/>
    <w:rsid w:val="00FB78B9"/>
    <w:rsid w:val="00FB7F24"/>
    <w:rsid w:val="00FC0FA5"/>
    <w:rsid w:val="00FC11A7"/>
    <w:rsid w:val="00FC1241"/>
    <w:rsid w:val="00FC1A6B"/>
    <w:rsid w:val="00FC2378"/>
    <w:rsid w:val="00FC286D"/>
    <w:rsid w:val="00FC4E88"/>
    <w:rsid w:val="00FC514A"/>
    <w:rsid w:val="00FC59AB"/>
    <w:rsid w:val="00FC62E8"/>
    <w:rsid w:val="00FD1609"/>
    <w:rsid w:val="00FD22B7"/>
    <w:rsid w:val="00FD24BB"/>
    <w:rsid w:val="00FD2B6D"/>
    <w:rsid w:val="00FD2BFC"/>
    <w:rsid w:val="00FD2D17"/>
    <w:rsid w:val="00FD32A8"/>
    <w:rsid w:val="00FD415C"/>
    <w:rsid w:val="00FD4890"/>
    <w:rsid w:val="00FD492B"/>
    <w:rsid w:val="00FD5CEB"/>
    <w:rsid w:val="00FD6EBE"/>
    <w:rsid w:val="00FD7876"/>
    <w:rsid w:val="00FE0B7B"/>
    <w:rsid w:val="00FE1641"/>
    <w:rsid w:val="00FE1F2A"/>
    <w:rsid w:val="00FE25EE"/>
    <w:rsid w:val="00FE31F8"/>
    <w:rsid w:val="00FE37A3"/>
    <w:rsid w:val="00FE387D"/>
    <w:rsid w:val="00FE45CB"/>
    <w:rsid w:val="00FE5255"/>
    <w:rsid w:val="00FE58A8"/>
    <w:rsid w:val="00FE5EC1"/>
    <w:rsid w:val="00FE60BB"/>
    <w:rsid w:val="00FE6EF3"/>
    <w:rsid w:val="00FF0A35"/>
    <w:rsid w:val="00FF0FF1"/>
    <w:rsid w:val="00FF1C3C"/>
    <w:rsid w:val="00FF20CC"/>
    <w:rsid w:val="00FF22E8"/>
    <w:rsid w:val="00FF3F50"/>
    <w:rsid w:val="00FF4183"/>
    <w:rsid w:val="00FF4361"/>
    <w:rsid w:val="00FF4D2D"/>
    <w:rsid w:val="00FF63CE"/>
    <w:rsid w:val="00FF6490"/>
    <w:rsid w:val="00FF6558"/>
    <w:rsid w:val="00FF6CC7"/>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5DE7A2"/>
  <w15:docId w15:val="{CD0881A3-6D53-4E7C-9C6C-ACE5D10EC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BBE"/>
    <w:pPr>
      <w:spacing w:line="276" w:lineRule="auto"/>
      <w:jc w:val="both"/>
    </w:pPr>
    <w:rPr>
      <w:sz w:val="22"/>
      <w:szCs w:val="22"/>
      <w:lang w:val="id-ID" w:eastAsia="en-US"/>
    </w:rPr>
  </w:style>
  <w:style w:type="paragraph" w:styleId="Heading1">
    <w:name w:val="heading 1"/>
    <w:basedOn w:val="Normal"/>
    <w:next w:val="Normal"/>
    <w:link w:val="Heading1Char"/>
    <w:uiPriority w:val="9"/>
    <w:qFormat/>
    <w:rsid w:val="009F5CBE"/>
    <w:pPr>
      <w:keepNext/>
      <w:spacing w:line="240" w:lineRule="auto"/>
      <w:jc w:val="center"/>
      <w:outlineLvl w:val="0"/>
    </w:pPr>
    <w:rPr>
      <w:rFonts w:ascii="Arial Narrow" w:eastAsia="Times New Roman" w:hAnsi="Arial Narrow"/>
      <w:b/>
      <w:sz w:val="28"/>
      <w:szCs w:val="24"/>
      <w:lang w:val="sv-SE"/>
    </w:rPr>
  </w:style>
  <w:style w:type="paragraph" w:styleId="Heading2">
    <w:name w:val="heading 2"/>
    <w:basedOn w:val="Normal"/>
    <w:next w:val="Normal"/>
    <w:link w:val="Heading2Char"/>
    <w:uiPriority w:val="9"/>
    <w:unhideWhenUsed/>
    <w:qFormat/>
    <w:rsid w:val="00DB518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nhideWhenUsed/>
    <w:qFormat/>
    <w:rsid w:val="00800D6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B5189"/>
    <w:pPr>
      <w:keepNext/>
      <w:spacing w:before="240" w:after="60"/>
      <w:outlineLvl w:val="3"/>
    </w:pPr>
    <w:rPr>
      <w:rFonts w:eastAsia="Times New Roman"/>
      <w:b/>
      <w:bCs/>
      <w:sz w:val="28"/>
      <w:szCs w:val="28"/>
    </w:rPr>
  </w:style>
  <w:style w:type="paragraph" w:styleId="Heading5">
    <w:name w:val="heading 5"/>
    <w:basedOn w:val="Normal"/>
    <w:next w:val="Normal"/>
    <w:link w:val="Heading5Char"/>
    <w:unhideWhenUsed/>
    <w:qFormat/>
    <w:rsid w:val="00800D67"/>
    <w:pPr>
      <w:keepNext/>
      <w:keepLines/>
      <w:spacing w:before="200"/>
      <w:outlineLvl w:val="4"/>
    </w:pPr>
    <w:rPr>
      <w:rFonts w:ascii="Cambria" w:eastAsia="Times New Roman" w:hAnsi="Cambria"/>
      <w:color w:val="243F60"/>
    </w:rPr>
  </w:style>
  <w:style w:type="paragraph" w:styleId="Heading6">
    <w:name w:val="heading 6"/>
    <w:basedOn w:val="Normal"/>
    <w:next w:val="Normal"/>
    <w:link w:val="Heading6Char"/>
    <w:qFormat/>
    <w:rsid w:val="009F5CBE"/>
    <w:pPr>
      <w:keepNext/>
      <w:spacing w:line="240" w:lineRule="auto"/>
      <w:jc w:val="center"/>
      <w:outlineLvl w:val="5"/>
    </w:pPr>
    <w:rPr>
      <w:rFonts w:ascii="Times New Roman" w:eastAsia="Times New Roman" w:hAnsi="Times New Roman"/>
      <w:b/>
      <w:bCs/>
      <w:sz w:val="24"/>
      <w:szCs w:val="24"/>
    </w:rPr>
  </w:style>
  <w:style w:type="paragraph" w:styleId="Heading7">
    <w:name w:val="heading 7"/>
    <w:basedOn w:val="Normal"/>
    <w:next w:val="Normal"/>
    <w:link w:val="Heading7Char"/>
    <w:qFormat/>
    <w:rsid w:val="009F5CBE"/>
    <w:pPr>
      <w:keepNext/>
      <w:spacing w:line="240" w:lineRule="auto"/>
      <w:jc w:val="left"/>
      <w:outlineLvl w:val="6"/>
    </w:pPr>
    <w:rPr>
      <w:rFonts w:ascii="Arial Narrow" w:eastAsia="Times New Roman" w:hAnsi="Arial Narrow"/>
      <w:b/>
      <w:sz w:val="24"/>
      <w:szCs w:val="24"/>
      <w:lang w:val="sv-SE"/>
    </w:rPr>
  </w:style>
  <w:style w:type="paragraph" w:styleId="Heading8">
    <w:name w:val="heading 8"/>
    <w:basedOn w:val="Normal"/>
    <w:next w:val="Normal"/>
    <w:link w:val="Heading8Char"/>
    <w:qFormat/>
    <w:rsid w:val="009F5CBE"/>
    <w:pPr>
      <w:keepNext/>
      <w:spacing w:line="240" w:lineRule="auto"/>
      <w:ind w:firstLine="360"/>
      <w:outlineLvl w:val="7"/>
    </w:pPr>
    <w:rPr>
      <w:rFonts w:ascii="Arial Narrow" w:eastAsia="Times New Roman" w:hAnsi="Arial Narrow"/>
      <w:b/>
      <w:sz w:val="24"/>
      <w:szCs w:val="24"/>
    </w:rPr>
  </w:style>
  <w:style w:type="paragraph" w:styleId="Heading9">
    <w:name w:val="heading 9"/>
    <w:basedOn w:val="Normal"/>
    <w:next w:val="Normal"/>
    <w:link w:val="Heading9Char"/>
    <w:uiPriority w:val="9"/>
    <w:unhideWhenUsed/>
    <w:qFormat/>
    <w:rsid w:val="00DB5189"/>
    <w:pPr>
      <w:spacing w:before="240"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F5CBE"/>
    <w:rPr>
      <w:rFonts w:ascii="Arial Narrow" w:eastAsia="Times New Roman" w:hAnsi="Arial Narrow"/>
      <w:b/>
      <w:sz w:val="28"/>
      <w:szCs w:val="24"/>
      <w:lang w:val="sv-SE"/>
    </w:rPr>
  </w:style>
  <w:style w:type="character" w:customStyle="1" w:styleId="Heading2Char">
    <w:name w:val="Heading 2 Char"/>
    <w:link w:val="Heading2"/>
    <w:uiPriority w:val="9"/>
    <w:semiHidden/>
    <w:rsid w:val="00DB5189"/>
    <w:rPr>
      <w:rFonts w:ascii="Cambria" w:eastAsia="Times New Roman" w:hAnsi="Cambria" w:cs="Times New Roman"/>
      <w:b/>
      <w:bCs/>
      <w:i/>
      <w:iCs/>
      <w:sz w:val="28"/>
      <w:szCs w:val="28"/>
      <w:lang w:val="id-ID"/>
    </w:rPr>
  </w:style>
  <w:style w:type="character" w:customStyle="1" w:styleId="Heading3Char">
    <w:name w:val="Heading 3 Char"/>
    <w:link w:val="Heading3"/>
    <w:rsid w:val="00800D67"/>
    <w:rPr>
      <w:rFonts w:ascii="Cambria" w:eastAsia="Times New Roman" w:hAnsi="Cambria" w:cs="Times New Roman"/>
      <w:b/>
      <w:bCs/>
      <w:color w:val="4F81BD"/>
      <w:sz w:val="22"/>
      <w:szCs w:val="22"/>
      <w:lang w:val="id-ID"/>
    </w:rPr>
  </w:style>
  <w:style w:type="character" w:customStyle="1" w:styleId="Heading4Char">
    <w:name w:val="Heading 4 Char"/>
    <w:link w:val="Heading4"/>
    <w:uiPriority w:val="9"/>
    <w:semiHidden/>
    <w:rsid w:val="00DB5189"/>
    <w:rPr>
      <w:rFonts w:ascii="Calibri" w:eastAsia="Times New Roman" w:hAnsi="Calibri" w:cs="Times New Roman"/>
      <w:b/>
      <w:bCs/>
      <w:sz w:val="28"/>
      <w:szCs w:val="28"/>
      <w:lang w:val="id-ID"/>
    </w:rPr>
  </w:style>
  <w:style w:type="character" w:customStyle="1" w:styleId="Heading5Char">
    <w:name w:val="Heading 5 Char"/>
    <w:link w:val="Heading5"/>
    <w:rsid w:val="00800D67"/>
    <w:rPr>
      <w:rFonts w:ascii="Cambria" w:eastAsia="Times New Roman" w:hAnsi="Cambria" w:cs="Times New Roman"/>
      <w:color w:val="243F60"/>
      <w:sz w:val="22"/>
      <w:szCs w:val="22"/>
      <w:lang w:val="id-ID"/>
    </w:rPr>
  </w:style>
  <w:style w:type="character" w:customStyle="1" w:styleId="Heading6Char">
    <w:name w:val="Heading 6 Char"/>
    <w:link w:val="Heading6"/>
    <w:rsid w:val="009F5CBE"/>
    <w:rPr>
      <w:rFonts w:ascii="Times New Roman" w:eastAsia="Times New Roman" w:hAnsi="Times New Roman"/>
      <w:b/>
      <w:bCs/>
      <w:sz w:val="24"/>
      <w:szCs w:val="24"/>
    </w:rPr>
  </w:style>
  <w:style w:type="character" w:customStyle="1" w:styleId="Heading7Char">
    <w:name w:val="Heading 7 Char"/>
    <w:link w:val="Heading7"/>
    <w:rsid w:val="009F5CBE"/>
    <w:rPr>
      <w:rFonts w:ascii="Arial Narrow" w:eastAsia="Times New Roman" w:hAnsi="Arial Narrow"/>
      <w:b/>
      <w:sz w:val="24"/>
      <w:szCs w:val="24"/>
      <w:lang w:val="sv-SE"/>
    </w:rPr>
  </w:style>
  <w:style w:type="character" w:customStyle="1" w:styleId="Heading8Char">
    <w:name w:val="Heading 8 Char"/>
    <w:link w:val="Heading8"/>
    <w:rsid w:val="009F5CBE"/>
    <w:rPr>
      <w:rFonts w:ascii="Arial Narrow" w:eastAsia="Times New Roman" w:hAnsi="Arial Narrow"/>
      <w:b/>
      <w:sz w:val="24"/>
      <w:szCs w:val="24"/>
    </w:rPr>
  </w:style>
  <w:style w:type="character" w:customStyle="1" w:styleId="Heading9Char">
    <w:name w:val="Heading 9 Char"/>
    <w:link w:val="Heading9"/>
    <w:uiPriority w:val="9"/>
    <w:semiHidden/>
    <w:rsid w:val="00DB5189"/>
    <w:rPr>
      <w:rFonts w:ascii="Cambria" w:eastAsia="Times New Roman" w:hAnsi="Cambria" w:cs="Times New Roman"/>
      <w:sz w:val="22"/>
      <w:szCs w:val="22"/>
      <w:lang w:val="id-ID"/>
    </w:rPr>
  </w:style>
  <w:style w:type="paragraph" w:styleId="Header">
    <w:name w:val="header"/>
    <w:basedOn w:val="Normal"/>
    <w:link w:val="HeaderChar"/>
    <w:unhideWhenUsed/>
    <w:rsid w:val="00B2573A"/>
    <w:pPr>
      <w:tabs>
        <w:tab w:val="center" w:pos="4513"/>
        <w:tab w:val="right" w:pos="9026"/>
      </w:tabs>
      <w:spacing w:line="240" w:lineRule="auto"/>
    </w:pPr>
  </w:style>
  <w:style w:type="character" w:customStyle="1" w:styleId="HeaderChar">
    <w:name w:val="Header Char"/>
    <w:basedOn w:val="DefaultParagraphFont"/>
    <w:link w:val="Header"/>
    <w:rsid w:val="00B2573A"/>
  </w:style>
  <w:style w:type="paragraph" w:styleId="Footer">
    <w:name w:val="footer"/>
    <w:basedOn w:val="Normal"/>
    <w:link w:val="FooterChar"/>
    <w:uiPriority w:val="99"/>
    <w:unhideWhenUsed/>
    <w:rsid w:val="00B2573A"/>
    <w:pPr>
      <w:tabs>
        <w:tab w:val="center" w:pos="4513"/>
        <w:tab w:val="right" w:pos="9026"/>
      </w:tabs>
      <w:spacing w:line="240" w:lineRule="auto"/>
    </w:pPr>
  </w:style>
  <w:style w:type="character" w:customStyle="1" w:styleId="FooterChar">
    <w:name w:val="Footer Char"/>
    <w:basedOn w:val="DefaultParagraphFont"/>
    <w:link w:val="Footer"/>
    <w:uiPriority w:val="99"/>
    <w:rsid w:val="00B2573A"/>
  </w:style>
  <w:style w:type="table" w:styleId="TableGrid">
    <w:name w:val="Table Grid"/>
    <w:basedOn w:val="TableNormal"/>
    <w:uiPriority w:val="39"/>
    <w:rsid w:val="00B2573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cS List Paragraph,+FISBullet4,List Paragraph1,List Paragraph Char Char,b1,d_bodyb,lp1,Amex_bullet,Figure_name,List Paragraph11,Number_1,SGLText List Paragraph,new,List Paragraph2,Normal Sentence,ListPar1,bullet"/>
    <w:basedOn w:val="Normal"/>
    <w:link w:val="ListParagraphChar"/>
    <w:qFormat/>
    <w:rsid w:val="00B2573A"/>
    <w:pPr>
      <w:ind w:left="720"/>
      <w:contextualSpacing/>
    </w:pPr>
  </w:style>
  <w:style w:type="character" w:customStyle="1" w:styleId="ListParagraphChar">
    <w:name w:val="List Paragraph Char"/>
    <w:aliases w:val="cS List Paragraph Char,+FISBullet4 Char,List Paragraph1 Char,List Paragraph Char Char Char,b1 Char,d_bodyb Char,lp1 Char,Amex_bullet Char,Figure_name Char,List Paragraph11 Char,Number_1 Char,SGLText List Paragraph Char,new Char"/>
    <w:link w:val="ListParagraph"/>
    <w:locked/>
    <w:rsid w:val="008371BB"/>
    <w:rPr>
      <w:sz w:val="22"/>
      <w:szCs w:val="22"/>
      <w:lang w:val="id-ID"/>
    </w:rPr>
  </w:style>
  <w:style w:type="paragraph" w:styleId="BalloonText">
    <w:name w:val="Balloon Text"/>
    <w:basedOn w:val="Normal"/>
    <w:link w:val="BalloonTextChar"/>
    <w:uiPriority w:val="99"/>
    <w:semiHidden/>
    <w:unhideWhenUsed/>
    <w:rsid w:val="005E57DD"/>
    <w:pPr>
      <w:spacing w:line="240" w:lineRule="auto"/>
    </w:pPr>
    <w:rPr>
      <w:rFonts w:ascii="Tahoma" w:hAnsi="Tahoma"/>
      <w:sz w:val="16"/>
      <w:szCs w:val="16"/>
    </w:rPr>
  </w:style>
  <w:style w:type="character" w:customStyle="1" w:styleId="BalloonTextChar">
    <w:name w:val="Balloon Text Char"/>
    <w:link w:val="BalloonText"/>
    <w:uiPriority w:val="99"/>
    <w:semiHidden/>
    <w:rsid w:val="005E57DD"/>
    <w:rPr>
      <w:rFonts w:ascii="Tahoma" w:hAnsi="Tahoma" w:cs="Tahoma"/>
      <w:sz w:val="16"/>
      <w:szCs w:val="16"/>
    </w:rPr>
  </w:style>
  <w:style w:type="paragraph" w:styleId="BodyTextIndent">
    <w:name w:val="Body Text Indent"/>
    <w:basedOn w:val="Normal"/>
    <w:link w:val="BodyTextIndentChar"/>
    <w:rsid w:val="00951E8C"/>
    <w:pPr>
      <w:spacing w:line="240" w:lineRule="auto"/>
      <w:ind w:left="180"/>
    </w:pPr>
    <w:rPr>
      <w:rFonts w:ascii="Times New Roman" w:eastAsia="Times New Roman" w:hAnsi="Times New Roman"/>
      <w:sz w:val="24"/>
      <w:szCs w:val="24"/>
      <w:lang w:val="en-US"/>
    </w:rPr>
  </w:style>
  <w:style w:type="character" w:customStyle="1" w:styleId="BodyTextIndentChar">
    <w:name w:val="Body Text Indent Char"/>
    <w:link w:val="BodyTextIndent"/>
    <w:rsid w:val="00951E8C"/>
    <w:rPr>
      <w:rFonts w:ascii="Times New Roman" w:eastAsia="Times New Roman" w:hAnsi="Times New Roman" w:cs="Times New Roman"/>
      <w:sz w:val="24"/>
      <w:szCs w:val="24"/>
      <w:lang w:val="en-US"/>
    </w:rPr>
  </w:style>
  <w:style w:type="character" w:styleId="Hyperlink">
    <w:name w:val="Hyperlink"/>
    <w:uiPriority w:val="99"/>
    <w:unhideWhenUsed/>
    <w:rsid w:val="00206AAD"/>
    <w:rPr>
      <w:color w:val="0000FF"/>
      <w:u w:val="single"/>
    </w:rPr>
  </w:style>
  <w:style w:type="paragraph" w:styleId="BodyTextIndent2">
    <w:name w:val="Body Text Indent 2"/>
    <w:basedOn w:val="Normal"/>
    <w:link w:val="BodyTextIndent2Char"/>
    <w:unhideWhenUsed/>
    <w:rsid w:val="00B22A32"/>
    <w:pPr>
      <w:spacing w:after="120" w:line="480" w:lineRule="auto"/>
      <w:ind w:left="360"/>
    </w:pPr>
  </w:style>
  <w:style w:type="character" w:customStyle="1" w:styleId="BodyTextIndent2Char">
    <w:name w:val="Body Text Indent 2 Char"/>
    <w:link w:val="BodyTextIndent2"/>
    <w:rsid w:val="00B22A32"/>
    <w:rPr>
      <w:sz w:val="22"/>
      <w:szCs w:val="22"/>
      <w:lang w:val="id-ID"/>
    </w:rPr>
  </w:style>
  <w:style w:type="paragraph" w:styleId="Title">
    <w:name w:val="Title"/>
    <w:basedOn w:val="Normal"/>
    <w:link w:val="TitleChar"/>
    <w:qFormat/>
    <w:rsid w:val="00B22A32"/>
    <w:pPr>
      <w:spacing w:line="240" w:lineRule="auto"/>
      <w:jc w:val="center"/>
    </w:pPr>
    <w:rPr>
      <w:rFonts w:ascii="Arial Narrow" w:eastAsia="Times New Roman" w:hAnsi="Arial Narrow"/>
      <w:b/>
      <w:sz w:val="28"/>
      <w:szCs w:val="20"/>
      <w:u w:val="single"/>
    </w:rPr>
  </w:style>
  <w:style w:type="character" w:customStyle="1" w:styleId="TitleChar">
    <w:name w:val="Title Char"/>
    <w:link w:val="Title"/>
    <w:rsid w:val="00B22A32"/>
    <w:rPr>
      <w:rFonts w:ascii="Arial Narrow" w:eastAsia="Times New Roman" w:hAnsi="Arial Narrow"/>
      <w:b/>
      <w:sz w:val="28"/>
      <w:u w:val="single"/>
      <w:lang w:val="id-ID"/>
    </w:rPr>
  </w:style>
  <w:style w:type="paragraph" w:styleId="BodyText3">
    <w:name w:val="Body Text 3"/>
    <w:basedOn w:val="Normal"/>
    <w:link w:val="BodyText3Char"/>
    <w:uiPriority w:val="99"/>
    <w:unhideWhenUsed/>
    <w:rsid w:val="009F5CBE"/>
    <w:pPr>
      <w:spacing w:after="120"/>
    </w:pPr>
    <w:rPr>
      <w:sz w:val="16"/>
      <w:szCs w:val="16"/>
    </w:rPr>
  </w:style>
  <w:style w:type="character" w:customStyle="1" w:styleId="BodyText3Char">
    <w:name w:val="Body Text 3 Char"/>
    <w:link w:val="BodyText3"/>
    <w:uiPriority w:val="99"/>
    <w:rsid w:val="009F5CBE"/>
    <w:rPr>
      <w:sz w:val="16"/>
      <w:szCs w:val="16"/>
      <w:lang w:val="id-ID"/>
    </w:rPr>
  </w:style>
  <w:style w:type="paragraph" w:styleId="BodyTextIndent3">
    <w:name w:val="Body Text Indent 3"/>
    <w:basedOn w:val="Normal"/>
    <w:link w:val="BodyTextIndent3Char"/>
    <w:uiPriority w:val="99"/>
    <w:semiHidden/>
    <w:unhideWhenUsed/>
    <w:rsid w:val="004A4D1C"/>
    <w:pPr>
      <w:spacing w:after="120"/>
      <w:ind w:left="360"/>
    </w:pPr>
    <w:rPr>
      <w:sz w:val="16"/>
      <w:szCs w:val="16"/>
    </w:rPr>
  </w:style>
  <w:style w:type="character" w:customStyle="1" w:styleId="BodyTextIndent3Char">
    <w:name w:val="Body Text Indent 3 Char"/>
    <w:link w:val="BodyTextIndent3"/>
    <w:uiPriority w:val="99"/>
    <w:semiHidden/>
    <w:rsid w:val="004A4D1C"/>
    <w:rPr>
      <w:sz w:val="16"/>
      <w:szCs w:val="16"/>
      <w:lang w:val="id-ID"/>
    </w:rPr>
  </w:style>
  <w:style w:type="paragraph" w:styleId="BodyText">
    <w:name w:val="Body Text"/>
    <w:aliases w:val="Body Text1,BT"/>
    <w:basedOn w:val="Normal"/>
    <w:link w:val="BodyTextChar"/>
    <w:rsid w:val="0081289E"/>
    <w:pPr>
      <w:spacing w:after="120" w:line="240" w:lineRule="auto"/>
      <w:jc w:val="left"/>
    </w:pPr>
    <w:rPr>
      <w:rFonts w:ascii="Times New Roman" w:eastAsia="Times New Roman" w:hAnsi="Times New Roman"/>
      <w:sz w:val="24"/>
      <w:szCs w:val="24"/>
    </w:rPr>
  </w:style>
  <w:style w:type="character" w:customStyle="1" w:styleId="BodyTextChar">
    <w:name w:val="Body Text Char"/>
    <w:aliases w:val="Body Text1 Char,BT Char"/>
    <w:link w:val="BodyText"/>
    <w:rsid w:val="0081289E"/>
    <w:rPr>
      <w:rFonts w:ascii="Times New Roman" w:eastAsia="Times New Roman" w:hAnsi="Times New Roman"/>
      <w:sz w:val="24"/>
      <w:szCs w:val="24"/>
    </w:rPr>
  </w:style>
  <w:style w:type="character" w:styleId="PlaceholderText">
    <w:name w:val="Placeholder Text"/>
    <w:uiPriority w:val="99"/>
    <w:semiHidden/>
    <w:rsid w:val="007F40DD"/>
    <w:rPr>
      <w:color w:val="808080"/>
    </w:rPr>
  </w:style>
  <w:style w:type="paragraph" w:styleId="Caption">
    <w:name w:val="caption"/>
    <w:basedOn w:val="Normal"/>
    <w:next w:val="Normal"/>
    <w:qFormat/>
    <w:rsid w:val="00D61A68"/>
    <w:pPr>
      <w:tabs>
        <w:tab w:val="num" w:pos="3960"/>
      </w:tabs>
      <w:spacing w:before="60" w:after="60" w:line="240" w:lineRule="auto"/>
      <w:ind w:left="3960" w:hanging="360"/>
    </w:pPr>
    <w:rPr>
      <w:rFonts w:ascii="Arial" w:eastAsia="Times New Roman" w:hAnsi="Arial" w:cs="Arial"/>
      <w:b/>
      <w:szCs w:val="24"/>
      <w:lang w:val="en-US"/>
    </w:rPr>
  </w:style>
  <w:style w:type="paragraph" w:styleId="PlainText">
    <w:name w:val="Plain Text"/>
    <w:basedOn w:val="Normal"/>
    <w:link w:val="PlainTextChar"/>
    <w:unhideWhenUsed/>
    <w:rsid w:val="009F2AA9"/>
    <w:pPr>
      <w:spacing w:line="240" w:lineRule="auto"/>
      <w:jc w:val="left"/>
    </w:pPr>
    <w:rPr>
      <w:rFonts w:ascii="Consolas" w:eastAsia="Times New Roman" w:hAnsi="Consolas"/>
      <w:sz w:val="21"/>
      <w:szCs w:val="21"/>
    </w:rPr>
  </w:style>
  <w:style w:type="character" w:customStyle="1" w:styleId="PlainTextChar">
    <w:name w:val="Plain Text Char"/>
    <w:link w:val="PlainText"/>
    <w:rsid w:val="009F2AA9"/>
    <w:rPr>
      <w:rFonts w:ascii="Consolas" w:eastAsia="Times New Roman" w:hAnsi="Consolas"/>
      <w:sz w:val="21"/>
      <w:szCs w:val="21"/>
    </w:rPr>
  </w:style>
  <w:style w:type="paragraph" w:styleId="BodyText2">
    <w:name w:val="Body Text 2"/>
    <w:basedOn w:val="Normal"/>
    <w:link w:val="BodyText2Char"/>
    <w:uiPriority w:val="99"/>
    <w:rsid w:val="00713BF0"/>
    <w:pPr>
      <w:spacing w:after="120" w:line="480" w:lineRule="auto"/>
      <w:jc w:val="left"/>
    </w:pPr>
    <w:rPr>
      <w:rFonts w:ascii="Times New Roman" w:eastAsia="Times New Roman" w:hAnsi="Times New Roman"/>
      <w:sz w:val="24"/>
      <w:szCs w:val="24"/>
    </w:rPr>
  </w:style>
  <w:style w:type="character" w:customStyle="1" w:styleId="BodyText2Char">
    <w:name w:val="Body Text 2 Char"/>
    <w:link w:val="BodyText2"/>
    <w:uiPriority w:val="99"/>
    <w:rsid w:val="00713BF0"/>
    <w:rPr>
      <w:rFonts w:ascii="Times New Roman" w:eastAsia="Times New Roman" w:hAnsi="Times New Roman"/>
      <w:sz w:val="24"/>
      <w:szCs w:val="24"/>
    </w:rPr>
  </w:style>
  <w:style w:type="paragraph" w:customStyle="1" w:styleId="ColorfulList-Accent11">
    <w:name w:val="Colorful List - Accent 11"/>
    <w:basedOn w:val="Normal"/>
    <w:uiPriority w:val="99"/>
    <w:qFormat/>
    <w:rsid w:val="008371BB"/>
    <w:pPr>
      <w:spacing w:line="240" w:lineRule="auto"/>
      <w:ind w:left="720"/>
      <w:contextualSpacing/>
      <w:jc w:val="left"/>
    </w:pPr>
    <w:rPr>
      <w:rFonts w:ascii="Times New Roman" w:eastAsia="Times New Roman" w:hAnsi="Times New Roman"/>
      <w:sz w:val="24"/>
      <w:szCs w:val="24"/>
      <w:lang w:val="en-US"/>
    </w:rPr>
  </w:style>
  <w:style w:type="paragraph" w:customStyle="1" w:styleId="ColorfulList-Accent12">
    <w:name w:val="Colorful List - Accent 12"/>
    <w:basedOn w:val="Normal"/>
    <w:uiPriority w:val="34"/>
    <w:qFormat/>
    <w:rsid w:val="002D4A6C"/>
    <w:pPr>
      <w:spacing w:line="240" w:lineRule="auto"/>
      <w:ind w:left="720"/>
      <w:contextualSpacing/>
      <w:jc w:val="left"/>
    </w:pPr>
    <w:rPr>
      <w:rFonts w:ascii="Times New Roman" w:eastAsia="Times New Roman" w:hAnsi="Times New Roman"/>
      <w:sz w:val="24"/>
      <w:szCs w:val="24"/>
      <w:lang w:val="en-US"/>
    </w:rPr>
  </w:style>
  <w:style w:type="paragraph" w:styleId="Revision">
    <w:name w:val="Revision"/>
    <w:hidden/>
    <w:uiPriority w:val="99"/>
    <w:semiHidden/>
    <w:rsid w:val="002358AD"/>
    <w:rPr>
      <w:sz w:val="22"/>
      <w:szCs w:val="22"/>
      <w:lang w:val="id-ID" w:eastAsia="en-US"/>
    </w:rPr>
  </w:style>
  <w:style w:type="character" w:customStyle="1" w:styleId="apple-converted-space">
    <w:name w:val="apple-converted-space"/>
    <w:basedOn w:val="DefaultParagraphFont"/>
    <w:rsid w:val="00CA0343"/>
  </w:style>
  <w:style w:type="character" w:customStyle="1" w:styleId="CommentTextChar">
    <w:name w:val="Comment Text Char"/>
    <w:basedOn w:val="DefaultParagraphFont"/>
    <w:uiPriority w:val="99"/>
    <w:rsid w:val="00DB5189"/>
  </w:style>
  <w:style w:type="paragraph" w:styleId="CommentText">
    <w:name w:val="annotation text"/>
    <w:basedOn w:val="Normal"/>
    <w:link w:val="CommentTextChar1"/>
    <w:uiPriority w:val="99"/>
    <w:unhideWhenUsed/>
    <w:rsid w:val="00DB5189"/>
    <w:rPr>
      <w:sz w:val="20"/>
      <w:szCs w:val="20"/>
    </w:rPr>
  </w:style>
  <w:style w:type="character" w:customStyle="1" w:styleId="CommentTextChar1">
    <w:name w:val="Comment Text Char1"/>
    <w:link w:val="CommentText"/>
    <w:uiPriority w:val="99"/>
    <w:semiHidden/>
    <w:rsid w:val="00DB5189"/>
    <w:rPr>
      <w:lang w:val="id-ID"/>
    </w:rPr>
  </w:style>
  <w:style w:type="paragraph" w:styleId="CommentSubject">
    <w:name w:val="annotation subject"/>
    <w:basedOn w:val="CommentText"/>
    <w:next w:val="CommentText"/>
    <w:link w:val="CommentSubjectChar"/>
    <w:semiHidden/>
    <w:unhideWhenUsed/>
    <w:rsid w:val="00DB5189"/>
    <w:pPr>
      <w:spacing w:line="240" w:lineRule="auto"/>
      <w:jc w:val="left"/>
    </w:pPr>
    <w:rPr>
      <w:rFonts w:ascii="Times New Roman" w:eastAsia="Times New Roman" w:hAnsi="Times New Roman"/>
      <w:b/>
      <w:bCs/>
    </w:rPr>
  </w:style>
  <w:style w:type="character" w:customStyle="1" w:styleId="CommentSubjectChar">
    <w:name w:val="Comment Subject Char"/>
    <w:link w:val="CommentSubject"/>
    <w:semiHidden/>
    <w:rsid w:val="00DB5189"/>
    <w:rPr>
      <w:rFonts w:ascii="Times New Roman" w:eastAsia="Times New Roman" w:hAnsi="Times New Roman"/>
      <w:b/>
      <w:bCs/>
      <w:lang w:val="id-ID"/>
    </w:rPr>
  </w:style>
  <w:style w:type="paragraph" w:styleId="Subtitle">
    <w:name w:val="Subtitle"/>
    <w:basedOn w:val="Normal"/>
    <w:link w:val="SubtitleChar"/>
    <w:qFormat/>
    <w:rsid w:val="00DB5189"/>
    <w:pPr>
      <w:spacing w:line="240" w:lineRule="auto"/>
      <w:jc w:val="center"/>
    </w:pPr>
    <w:rPr>
      <w:rFonts w:ascii="Times New Roman" w:eastAsia="Times New Roman" w:hAnsi="Times New Roman"/>
      <w:b/>
      <w:sz w:val="24"/>
      <w:szCs w:val="20"/>
      <w:u w:val="single"/>
    </w:rPr>
  </w:style>
  <w:style w:type="character" w:customStyle="1" w:styleId="SubtitleChar">
    <w:name w:val="Subtitle Char"/>
    <w:link w:val="Subtitle"/>
    <w:rsid w:val="00DB5189"/>
    <w:rPr>
      <w:rFonts w:ascii="Times New Roman" w:eastAsia="Times New Roman" w:hAnsi="Times New Roman"/>
      <w:b/>
      <w:sz w:val="24"/>
      <w:u w:val="single"/>
    </w:rPr>
  </w:style>
  <w:style w:type="character" w:styleId="FollowedHyperlink">
    <w:name w:val="FollowedHyperlink"/>
    <w:semiHidden/>
    <w:rsid w:val="00DB5189"/>
    <w:rPr>
      <w:color w:val="800080"/>
      <w:u w:val="single"/>
    </w:rPr>
  </w:style>
  <w:style w:type="paragraph" w:customStyle="1" w:styleId="xl34">
    <w:name w:val="xl34"/>
    <w:basedOn w:val="Normal"/>
    <w:rsid w:val="00DB5189"/>
    <w:pPr>
      <w:pBdr>
        <w:left w:val="single" w:sz="8" w:space="0" w:color="auto"/>
        <w:right w:val="single" w:sz="4" w:space="0" w:color="auto"/>
      </w:pBdr>
      <w:spacing w:before="100" w:beforeAutospacing="1" w:after="100" w:afterAutospacing="1" w:line="240" w:lineRule="auto"/>
      <w:jc w:val="left"/>
    </w:pPr>
    <w:rPr>
      <w:rFonts w:ascii="Arial Narrow" w:eastAsia="Arial Unicode MS" w:hAnsi="Arial Narrow" w:cs="Arial Unicode MS"/>
      <w:sz w:val="24"/>
      <w:szCs w:val="24"/>
      <w:lang w:val="en-US"/>
    </w:rPr>
  </w:style>
  <w:style w:type="paragraph" w:customStyle="1" w:styleId="font5">
    <w:name w:val="font5"/>
    <w:basedOn w:val="Normal"/>
    <w:rsid w:val="00DB5189"/>
    <w:pPr>
      <w:spacing w:before="100" w:beforeAutospacing="1" w:after="100" w:afterAutospacing="1" w:line="240" w:lineRule="auto"/>
      <w:jc w:val="left"/>
    </w:pPr>
    <w:rPr>
      <w:rFonts w:ascii="Trebuchet MS" w:eastAsia="Arial Unicode MS" w:hAnsi="Trebuchet MS" w:cs="Arial Unicode MS"/>
      <w:b/>
      <w:bCs/>
      <w:i/>
      <w:iCs/>
      <w:color w:val="0000FF"/>
      <w:lang w:val="en-US"/>
    </w:rPr>
  </w:style>
  <w:style w:type="paragraph" w:customStyle="1" w:styleId="xl25">
    <w:name w:val="xl25"/>
    <w:basedOn w:val="Normal"/>
    <w:rsid w:val="00DB5189"/>
    <w:pPr>
      <w:pBdr>
        <w:left w:val="single" w:sz="8" w:space="0" w:color="auto"/>
      </w:pBdr>
      <w:spacing w:before="100" w:beforeAutospacing="1" w:after="100" w:afterAutospacing="1" w:line="240" w:lineRule="auto"/>
      <w:jc w:val="left"/>
    </w:pPr>
    <w:rPr>
      <w:rFonts w:ascii="Trebuchet MS" w:eastAsia="Arial Unicode MS" w:hAnsi="Trebuchet MS" w:cs="Arial Unicode MS"/>
      <w:b/>
      <w:bCs/>
      <w:lang w:val="en-US"/>
    </w:rPr>
  </w:style>
  <w:style w:type="paragraph" w:customStyle="1" w:styleId="xl27">
    <w:name w:val="xl27"/>
    <w:basedOn w:val="Normal"/>
    <w:rsid w:val="00DB5189"/>
    <w:pPr>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28">
    <w:name w:val="xl28"/>
    <w:basedOn w:val="Normal"/>
    <w:rsid w:val="00DB5189"/>
    <w:pPr>
      <w:pBdr>
        <w:right w:val="single" w:sz="8" w:space="0" w:color="auto"/>
      </w:pBdr>
      <w:spacing w:before="100" w:beforeAutospacing="1" w:after="100" w:afterAutospacing="1" w:line="240" w:lineRule="auto"/>
      <w:jc w:val="left"/>
    </w:pPr>
    <w:rPr>
      <w:rFonts w:ascii="Arial Unicode MS" w:eastAsia="Arial Unicode MS" w:hAnsi="Arial Unicode MS" w:cs="Arial Unicode MS"/>
      <w:sz w:val="24"/>
      <w:szCs w:val="24"/>
      <w:lang w:val="en-US"/>
    </w:rPr>
  </w:style>
  <w:style w:type="paragraph" w:customStyle="1" w:styleId="xl29">
    <w:name w:val="xl29"/>
    <w:basedOn w:val="Normal"/>
    <w:rsid w:val="00DB5189"/>
    <w:pPr>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30">
    <w:name w:val="xl30"/>
    <w:basedOn w:val="Normal"/>
    <w:rsid w:val="00DB5189"/>
    <w:pPr>
      <w:pBdr>
        <w:left w:val="single" w:sz="8" w:space="0" w:color="auto"/>
        <w:bottom w:val="single" w:sz="8" w:space="0" w:color="auto"/>
      </w:pBdr>
      <w:spacing w:before="100" w:beforeAutospacing="1" w:after="100" w:afterAutospacing="1" w:line="240" w:lineRule="auto"/>
      <w:jc w:val="left"/>
    </w:pPr>
    <w:rPr>
      <w:rFonts w:ascii="Trebuchet MS" w:eastAsia="Arial Unicode MS" w:hAnsi="Trebuchet MS" w:cs="Arial Unicode MS"/>
      <w:b/>
      <w:bCs/>
      <w:lang w:val="en-US"/>
    </w:rPr>
  </w:style>
  <w:style w:type="paragraph" w:customStyle="1" w:styleId="xl32">
    <w:name w:val="xl32"/>
    <w:basedOn w:val="Normal"/>
    <w:rsid w:val="00DB5189"/>
    <w:pPr>
      <w:pBdr>
        <w:bottom w:val="single" w:sz="8" w:space="0" w:color="auto"/>
      </w:pBdr>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33">
    <w:name w:val="xl33"/>
    <w:basedOn w:val="Normal"/>
    <w:rsid w:val="00DB5189"/>
    <w:pPr>
      <w:pBdr>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35">
    <w:name w:val="xl35"/>
    <w:basedOn w:val="Normal"/>
    <w:rsid w:val="00DB5189"/>
    <w:pPr>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36">
    <w:name w:val="xl36"/>
    <w:basedOn w:val="Normal"/>
    <w:rsid w:val="00DB5189"/>
    <w:pPr>
      <w:shd w:val="clear" w:color="auto" w:fill="CCFFFF"/>
      <w:spacing w:before="100" w:beforeAutospacing="1" w:after="100" w:afterAutospacing="1" w:line="240" w:lineRule="auto"/>
      <w:jc w:val="left"/>
    </w:pPr>
    <w:rPr>
      <w:rFonts w:ascii="Trebuchet MS" w:eastAsia="Arial Unicode MS" w:hAnsi="Trebuchet MS" w:cs="Arial Unicode MS"/>
      <w:b/>
      <w:bCs/>
      <w:color w:val="0000FF"/>
      <w:lang w:val="en-US"/>
    </w:rPr>
  </w:style>
  <w:style w:type="paragraph" w:customStyle="1" w:styleId="xl37">
    <w:name w:val="xl37"/>
    <w:basedOn w:val="Normal"/>
    <w:rsid w:val="00DB5189"/>
    <w:pPr>
      <w:shd w:val="clear" w:color="auto" w:fill="CCFFFF"/>
      <w:spacing w:before="100" w:beforeAutospacing="1" w:after="100" w:afterAutospacing="1" w:line="240" w:lineRule="auto"/>
      <w:jc w:val="left"/>
    </w:pPr>
    <w:rPr>
      <w:rFonts w:ascii="Trebuchet MS" w:eastAsia="Arial Unicode MS" w:hAnsi="Trebuchet MS" w:cs="Arial Unicode MS"/>
      <w:color w:val="0000FF"/>
      <w:lang w:val="en-US"/>
    </w:rPr>
  </w:style>
  <w:style w:type="paragraph" w:customStyle="1" w:styleId="xl38">
    <w:name w:val="xl38"/>
    <w:basedOn w:val="Normal"/>
    <w:rsid w:val="00DB5189"/>
    <w:pPr>
      <w:shd w:val="clear" w:color="auto" w:fill="CCFFFF"/>
      <w:spacing w:before="100" w:beforeAutospacing="1" w:after="100" w:afterAutospacing="1" w:line="240" w:lineRule="auto"/>
      <w:jc w:val="left"/>
    </w:pPr>
    <w:rPr>
      <w:rFonts w:ascii="Trebuchet MS" w:eastAsia="Arial Unicode MS" w:hAnsi="Trebuchet MS" w:cs="Arial Unicode MS"/>
      <w:color w:val="0000FF"/>
      <w:lang w:val="en-US"/>
    </w:rPr>
  </w:style>
  <w:style w:type="paragraph" w:customStyle="1" w:styleId="xl39">
    <w:name w:val="xl39"/>
    <w:basedOn w:val="Normal"/>
    <w:rsid w:val="00DB5189"/>
    <w:pPr>
      <w:shd w:val="clear" w:color="auto" w:fill="CCFFFF"/>
      <w:spacing w:before="100" w:beforeAutospacing="1" w:after="100" w:afterAutospacing="1" w:line="240" w:lineRule="auto"/>
      <w:jc w:val="left"/>
      <w:textAlignment w:val="center"/>
    </w:pPr>
    <w:rPr>
      <w:rFonts w:ascii="Trebuchet MS" w:eastAsia="Arial Unicode MS" w:hAnsi="Trebuchet MS" w:cs="Arial Unicode MS"/>
      <w:color w:val="0000FF"/>
      <w:lang w:val="en-US"/>
    </w:rPr>
  </w:style>
  <w:style w:type="paragraph" w:customStyle="1" w:styleId="xl40">
    <w:name w:val="xl40"/>
    <w:basedOn w:val="Normal"/>
    <w:rsid w:val="00DB5189"/>
    <w:pPr>
      <w:shd w:val="clear" w:color="auto" w:fill="FFCC00"/>
      <w:spacing w:before="100" w:beforeAutospacing="1" w:after="100" w:afterAutospacing="1" w:line="240" w:lineRule="auto"/>
      <w:jc w:val="left"/>
      <w:textAlignment w:val="center"/>
    </w:pPr>
    <w:rPr>
      <w:rFonts w:ascii="Trebuchet MS" w:eastAsia="Arial Unicode MS" w:hAnsi="Trebuchet MS" w:cs="Arial Unicode MS"/>
      <w:b/>
      <w:bCs/>
      <w:lang w:val="en-US"/>
    </w:rPr>
  </w:style>
  <w:style w:type="paragraph" w:customStyle="1" w:styleId="xl41">
    <w:name w:val="xl41"/>
    <w:basedOn w:val="Normal"/>
    <w:rsid w:val="00DB5189"/>
    <w:pPr>
      <w:shd w:val="clear" w:color="auto" w:fill="FFCC00"/>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42">
    <w:name w:val="xl42"/>
    <w:basedOn w:val="Normal"/>
    <w:rsid w:val="00DB5189"/>
    <w:pPr>
      <w:shd w:val="clear" w:color="auto" w:fill="FFCC00"/>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43">
    <w:name w:val="xl43"/>
    <w:basedOn w:val="Normal"/>
    <w:rsid w:val="00DB5189"/>
    <w:pPr>
      <w:shd w:val="clear" w:color="auto" w:fill="FFCC00"/>
      <w:spacing w:before="100" w:beforeAutospacing="1" w:after="100" w:afterAutospacing="1" w:line="240" w:lineRule="auto"/>
      <w:jc w:val="left"/>
    </w:pPr>
    <w:rPr>
      <w:rFonts w:ascii="Arial Unicode MS" w:eastAsia="Arial Unicode MS" w:hAnsi="Arial Unicode MS" w:cs="Arial Unicode MS"/>
      <w:sz w:val="24"/>
      <w:szCs w:val="24"/>
      <w:lang w:val="en-US"/>
    </w:rPr>
  </w:style>
  <w:style w:type="paragraph" w:customStyle="1" w:styleId="xl44">
    <w:name w:val="xl44"/>
    <w:basedOn w:val="Normal"/>
    <w:rsid w:val="00DB5189"/>
    <w:pPr>
      <w:spacing w:before="100" w:beforeAutospacing="1" w:after="100" w:afterAutospacing="1" w:line="240" w:lineRule="auto"/>
      <w:jc w:val="left"/>
      <w:textAlignment w:val="center"/>
    </w:pPr>
    <w:rPr>
      <w:rFonts w:ascii="Trebuchet MS" w:eastAsia="Arial Unicode MS" w:hAnsi="Trebuchet MS" w:cs="Arial Unicode MS"/>
      <w:b/>
      <w:bCs/>
      <w:lang w:val="en-US"/>
    </w:rPr>
  </w:style>
  <w:style w:type="paragraph" w:customStyle="1" w:styleId="xl45">
    <w:name w:val="xl45"/>
    <w:basedOn w:val="Normal"/>
    <w:rsid w:val="00DB5189"/>
    <w:pP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46">
    <w:name w:val="xl46"/>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48">
    <w:name w:val="xl48"/>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49">
    <w:name w:val="xl49"/>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Unicode MS" w:eastAsia="Arial Unicode MS" w:hAnsi="Arial Unicode MS" w:cs="Arial Unicode MS"/>
      <w:sz w:val="24"/>
      <w:szCs w:val="24"/>
      <w:lang w:val="en-US"/>
    </w:rPr>
  </w:style>
  <w:style w:type="paragraph" w:customStyle="1" w:styleId="xl50">
    <w:name w:val="xl50"/>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lang w:val="en-US"/>
    </w:rPr>
  </w:style>
  <w:style w:type="paragraph" w:customStyle="1" w:styleId="xl51">
    <w:name w:val="xl51"/>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rebuchet MS" w:eastAsia="Arial Unicode MS" w:hAnsi="Trebuchet MS" w:cs="Arial Unicode MS"/>
      <w:sz w:val="24"/>
      <w:szCs w:val="24"/>
      <w:lang w:val="en-US"/>
    </w:rPr>
  </w:style>
  <w:style w:type="paragraph" w:customStyle="1" w:styleId="xl52">
    <w:name w:val="xl52"/>
    <w:basedOn w:val="Normal"/>
    <w:rsid w:val="00DB5189"/>
    <w:pPr>
      <w:spacing w:before="100" w:beforeAutospacing="1" w:after="100" w:afterAutospacing="1" w:line="240" w:lineRule="auto"/>
      <w:jc w:val="center"/>
    </w:pPr>
    <w:rPr>
      <w:rFonts w:ascii="Trebuchet MS" w:eastAsia="Arial Unicode MS" w:hAnsi="Trebuchet MS" w:cs="Arial Unicode MS"/>
      <w:sz w:val="24"/>
      <w:szCs w:val="24"/>
      <w:lang w:val="en-US"/>
    </w:rPr>
  </w:style>
  <w:style w:type="paragraph" w:customStyle="1" w:styleId="xl53">
    <w:name w:val="xl53"/>
    <w:basedOn w:val="Normal"/>
    <w:rsid w:val="00DB5189"/>
    <w:pPr>
      <w:pBdr>
        <w:left w:val="single" w:sz="4" w:space="0" w:color="auto"/>
        <w:bottom w:val="single" w:sz="4" w:space="0" w:color="auto"/>
        <w:right w:val="single" w:sz="4" w:space="0" w:color="auto"/>
      </w:pBdr>
      <w:shd w:val="clear" w:color="auto" w:fill="FFCC00"/>
      <w:spacing w:before="100" w:beforeAutospacing="1" w:after="100" w:afterAutospacing="1" w:line="240" w:lineRule="auto"/>
      <w:jc w:val="center"/>
      <w:textAlignment w:val="center"/>
    </w:pPr>
    <w:rPr>
      <w:rFonts w:ascii="Trebuchet MS" w:eastAsia="Arial Unicode MS" w:hAnsi="Trebuchet MS" w:cs="Arial Unicode MS"/>
      <w:b/>
      <w:bCs/>
      <w:lang w:val="en-US"/>
    </w:rPr>
  </w:style>
  <w:style w:type="paragraph" w:customStyle="1" w:styleId="xl54">
    <w:name w:val="xl54"/>
    <w:basedOn w:val="Normal"/>
    <w:rsid w:val="00DB5189"/>
    <w:pPr>
      <w:pBdr>
        <w:top w:val="single" w:sz="4" w:space="0" w:color="auto"/>
      </w:pBdr>
      <w:spacing w:before="100" w:beforeAutospacing="1" w:after="100" w:afterAutospacing="1" w:line="240" w:lineRule="auto"/>
      <w:jc w:val="center"/>
      <w:textAlignment w:val="center"/>
    </w:pPr>
    <w:rPr>
      <w:rFonts w:ascii="Trebuchet MS" w:eastAsia="Arial Unicode MS" w:hAnsi="Trebuchet MS" w:cs="Arial Unicode MS"/>
      <w:sz w:val="24"/>
      <w:szCs w:val="24"/>
      <w:lang w:val="en-US"/>
    </w:rPr>
  </w:style>
  <w:style w:type="paragraph" w:customStyle="1" w:styleId="xl55">
    <w:name w:val="xl55"/>
    <w:basedOn w:val="Normal"/>
    <w:rsid w:val="00DB5189"/>
    <w:pPr>
      <w:pBdr>
        <w:top w:val="single" w:sz="4" w:space="0" w:color="auto"/>
        <w:lef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6">
    <w:name w:val="xl56"/>
    <w:basedOn w:val="Normal"/>
    <w:rsid w:val="00DB5189"/>
    <w:pPr>
      <w:pBdr>
        <w:top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7">
    <w:name w:val="xl57"/>
    <w:basedOn w:val="Normal"/>
    <w:rsid w:val="00DB5189"/>
    <w:pPr>
      <w:pBdr>
        <w:top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8">
    <w:name w:val="xl58"/>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59">
    <w:name w:val="xl59"/>
    <w:basedOn w:val="Normal"/>
    <w:rsid w:val="00DB5189"/>
    <w:pPr>
      <w:pBdr>
        <w:bottom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60">
    <w:name w:val="xl60"/>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24"/>
      <w:szCs w:val="24"/>
      <w:lang w:val="en-US"/>
    </w:rPr>
  </w:style>
  <w:style w:type="paragraph" w:customStyle="1" w:styleId="xl61">
    <w:name w:val="xl61"/>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62">
    <w:name w:val="xl62"/>
    <w:basedOn w:val="Normal"/>
    <w:rsid w:val="00DB5189"/>
    <w:pPr>
      <w:pBdr>
        <w:top w:val="single" w:sz="4" w:space="0" w:color="auto"/>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3">
    <w:name w:val="xl63"/>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64">
    <w:name w:val="xl64"/>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5">
    <w:name w:val="xl65"/>
    <w:basedOn w:val="Normal"/>
    <w:rsid w:val="00DB5189"/>
    <w:pPr>
      <w:pBdr>
        <w:top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6">
    <w:name w:val="xl66"/>
    <w:basedOn w:val="Normal"/>
    <w:rsid w:val="00DB5189"/>
    <w:pPr>
      <w:pBdr>
        <w:top w:val="single" w:sz="4" w:space="0" w:color="auto"/>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7">
    <w:name w:val="xl67"/>
    <w:basedOn w:val="Normal"/>
    <w:rsid w:val="00DB5189"/>
    <w:pPr>
      <w:pBdr>
        <w:top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68">
    <w:name w:val="xl68"/>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69">
    <w:name w:val="xl69"/>
    <w:basedOn w:val="Normal"/>
    <w:rsid w:val="00DB5189"/>
    <w:pPr>
      <w:pBdr>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70">
    <w:name w:val="xl70"/>
    <w:basedOn w:val="Normal"/>
    <w:rsid w:val="00DB5189"/>
    <w:pPr>
      <w:pBdr>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71">
    <w:name w:val="xl71"/>
    <w:basedOn w:val="Normal"/>
    <w:rsid w:val="00DB5189"/>
    <w:pPr>
      <w:pBdr>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72">
    <w:name w:val="xl72"/>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73">
    <w:name w:val="xl73"/>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74">
    <w:name w:val="xl74"/>
    <w:basedOn w:val="Normal"/>
    <w:rsid w:val="00DB5189"/>
    <w:pPr>
      <w:pBdr>
        <w:top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75">
    <w:name w:val="xl75"/>
    <w:basedOn w:val="Normal"/>
    <w:rsid w:val="00DB5189"/>
    <w:pPr>
      <w:pBdr>
        <w:top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76">
    <w:name w:val="xl76"/>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77">
    <w:name w:val="xl77"/>
    <w:basedOn w:val="Normal"/>
    <w:rsid w:val="00DB5189"/>
    <w:pPr>
      <w:pBdr>
        <w:top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78">
    <w:name w:val="xl78"/>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79">
    <w:name w:val="xl79"/>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80">
    <w:name w:val="xl80"/>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81">
    <w:name w:val="xl81"/>
    <w:basedOn w:val="Normal"/>
    <w:rsid w:val="00DB5189"/>
    <w:pPr>
      <w:pBdr>
        <w:bottom w:val="single" w:sz="8"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82">
    <w:name w:val="xl82"/>
    <w:basedOn w:val="Normal"/>
    <w:rsid w:val="00DB5189"/>
    <w:pPr>
      <w:shd w:val="clear" w:color="auto" w:fill="FFCC99"/>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83">
    <w:name w:val="xl83"/>
    <w:basedOn w:val="Normal"/>
    <w:rsid w:val="00DB5189"/>
    <w:pPr>
      <w:spacing w:before="100" w:beforeAutospacing="1" w:after="100" w:afterAutospacing="1" w:line="240" w:lineRule="auto"/>
      <w:jc w:val="center"/>
      <w:textAlignment w:val="center"/>
    </w:pPr>
    <w:rPr>
      <w:rFonts w:ascii="Trebuchet MS" w:eastAsia="Arial Unicode MS" w:hAnsi="Trebuchet MS" w:cs="Arial Unicode MS"/>
      <w:sz w:val="24"/>
      <w:szCs w:val="24"/>
      <w:lang w:val="en-US"/>
    </w:rPr>
  </w:style>
  <w:style w:type="paragraph" w:customStyle="1" w:styleId="xl84">
    <w:name w:val="xl84"/>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18"/>
      <w:szCs w:val="18"/>
      <w:lang w:val="en-US"/>
    </w:rPr>
  </w:style>
  <w:style w:type="paragraph" w:customStyle="1" w:styleId="xl85">
    <w:name w:val="xl85"/>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86">
    <w:name w:val="xl86"/>
    <w:basedOn w:val="Normal"/>
    <w:rsid w:val="00DB5189"/>
    <w:pPr>
      <w:pBdr>
        <w:top w:val="single" w:sz="4" w:space="0" w:color="auto"/>
        <w:left w:val="single" w:sz="4" w:space="0" w:color="auto"/>
        <w:bottom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87">
    <w:name w:val="xl87"/>
    <w:basedOn w:val="Normal"/>
    <w:rsid w:val="00DB5189"/>
    <w:pPr>
      <w:pBdr>
        <w:top w:val="single" w:sz="4" w:space="0" w:color="auto"/>
        <w:bottom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88">
    <w:name w:val="xl88"/>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89">
    <w:name w:val="xl89"/>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90">
    <w:name w:val="xl90"/>
    <w:basedOn w:val="Normal"/>
    <w:rsid w:val="00DB5189"/>
    <w:pP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91">
    <w:name w:val="xl91"/>
    <w:basedOn w:val="Normal"/>
    <w:rsid w:val="00DB5189"/>
    <w:pPr>
      <w:pBdr>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2">
    <w:name w:val="xl92"/>
    <w:basedOn w:val="Normal"/>
    <w:rsid w:val="00DB5189"/>
    <w:pPr>
      <w:pBdr>
        <w:left w:val="single" w:sz="4" w:space="0" w:color="auto"/>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3">
    <w:name w:val="xl93"/>
    <w:basedOn w:val="Normal"/>
    <w:rsid w:val="00DB5189"/>
    <w:pPr>
      <w:pBdr>
        <w:bottom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4">
    <w:name w:val="xl94"/>
    <w:basedOn w:val="Normal"/>
    <w:rsid w:val="00DB5189"/>
    <w:pPr>
      <w:pBdr>
        <w:top w:val="single" w:sz="8" w:space="0" w:color="auto"/>
      </w:pBd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95">
    <w:name w:val="xl95"/>
    <w:basedOn w:val="Normal"/>
    <w:rsid w:val="00DB5189"/>
    <w:pPr>
      <w:pBdr>
        <w:top w:val="single" w:sz="8" w:space="0" w:color="auto"/>
      </w:pBdr>
      <w:spacing w:before="100" w:beforeAutospacing="1" w:after="100" w:afterAutospacing="1" w:line="240" w:lineRule="auto"/>
      <w:jc w:val="left"/>
    </w:pPr>
    <w:rPr>
      <w:rFonts w:ascii="Trebuchet MS" w:eastAsia="Arial Unicode MS" w:hAnsi="Trebuchet MS" w:cs="Arial Unicode MS"/>
      <w:sz w:val="18"/>
      <w:szCs w:val="18"/>
      <w:lang w:val="en-US"/>
    </w:rPr>
  </w:style>
  <w:style w:type="paragraph" w:customStyle="1" w:styleId="xl96">
    <w:name w:val="xl96"/>
    <w:basedOn w:val="Normal"/>
    <w:rsid w:val="00DB5189"/>
    <w:pPr>
      <w:pBdr>
        <w:top w:val="single" w:sz="8"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97">
    <w:name w:val="xl97"/>
    <w:basedOn w:val="Normal"/>
    <w:rsid w:val="00DB5189"/>
    <w:pPr>
      <w:shd w:val="clear" w:color="auto" w:fill="99CCFF"/>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98">
    <w:name w:val="xl98"/>
    <w:basedOn w:val="Normal"/>
    <w:rsid w:val="00DB5189"/>
    <w:pPr>
      <w:shd w:val="clear" w:color="auto" w:fill="99CCFF"/>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99">
    <w:name w:val="xl99"/>
    <w:basedOn w:val="Normal"/>
    <w:rsid w:val="00DB5189"/>
    <w:pPr>
      <w:shd w:val="clear" w:color="auto" w:fill="99CCFF"/>
      <w:spacing w:before="100" w:beforeAutospacing="1" w:after="100" w:afterAutospacing="1" w:line="240" w:lineRule="auto"/>
      <w:jc w:val="left"/>
    </w:pPr>
    <w:rPr>
      <w:rFonts w:ascii="Trebuchet MS" w:eastAsia="Arial Unicode MS" w:hAnsi="Trebuchet MS" w:cs="Arial Unicode MS"/>
      <w:lang w:val="en-US"/>
    </w:rPr>
  </w:style>
  <w:style w:type="paragraph" w:customStyle="1" w:styleId="xl100">
    <w:name w:val="xl100"/>
    <w:basedOn w:val="Normal"/>
    <w:rsid w:val="00DB5189"/>
    <w:pPr>
      <w:shd w:val="clear" w:color="auto" w:fill="99CCFF"/>
      <w:spacing w:before="100" w:beforeAutospacing="1" w:after="100" w:afterAutospacing="1" w:line="240" w:lineRule="auto"/>
      <w:jc w:val="left"/>
      <w:textAlignment w:val="center"/>
    </w:pPr>
    <w:rPr>
      <w:rFonts w:ascii="Trebuchet MS" w:eastAsia="Arial Unicode MS" w:hAnsi="Trebuchet MS" w:cs="Arial Unicode MS"/>
      <w:lang w:val="en-US"/>
    </w:rPr>
  </w:style>
  <w:style w:type="paragraph" w:customStyle="1" w:styleId="xl101">
    <w:name w:val="xl101"/>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102">
    <w:name w:val="xl102"/>
    <w:basedOn w:val="Normal"/>
    <w:rsid w:val="00DB5189"/>
    <w:pPr>
      <w:pBdr>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03">
    <w:name w:val="xl103"/>
    <w:basedOn w:val="Normal"/>
    <w:rsid w:val="00DB5189"/>
    <w:pP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04">
    <w:name w:val="xl104"/>
    <w:basedOn w:val="Normal"/>
    <w:rsid w:val="00DB5189"/>
    <w:pP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05">
    <w:name w:val="xl105"/>
    <w:basedOn w:val="Normal"/>
    <w:rsid w:val="00DB5189"/>
    <w:pPr>
      <w:spacing w:before="100" w:beforeAutospacing="1" w:after="100" w:afterAutospacing="1" w:line="240" w:lineRule="auto"/>
      <w:jc w:val="left"/>
    </w:pPr>
    <w:rPr>
      <w:rFonts w:ascii="Trebuchet MS" w:eastAsia="Arial Unicode MS" w:hAnsi="Trebuchet MS" w:cs="Arial Unicode MS"/>
      <w:sz w:val="18"/>
      <w:szCs w:val="18"/>
      <w:lang w:val="en-US"/>
    </w:rPr>
  </w:style>
  <w:style w:type="paragraph" w:customStyle="1" w:styleId="xl106">
    <w:name w:val="xl106"/>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Unicode MS" w:eastAsia="Arial Unicode MS" w:hAnsi="Arial Unicode MS" w:cs="Arial Unicode MS"/>
      <w:sz w:val="24"/>
      <w:szCs w:val="24"/>
      <w:lang w:val="en-US"/>
    </w:rPr>
  </w:style>
  <w:style w:type="paragraph" w:customStyle="1" w:styleId="xl107">
    <w:name w:val="xl107"/>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108">
    <w:name w:val="xl108"/>
    <w:basedOn w:val="Normal"/>
    <w:rsid w:val="00DB5189"/>
    <w:pPr>
      <w:spacing w:before="100" w:beforeAutospacing="1" w:after="100" w:afterAutospacing="1" w:line="240" w:lineRule="auto"/>
      <w:jc w:val="center"/>
      <w:textAlignment w:val="center"/>
    </w:pPr>
    <w:rPr>
      <w:rFonts w:ascii="Arial Unicode MS" w:eastAsia="Arial Unicode MS" w:hAnsi="Arial Unicode MS" w:cs="Arial Unicode MS"/>
      <w:sz w:val="24"/>
      <w:szCs w:val="24"/>
      <w:lang w:val="en-US"/>
    </w:rPr>
  </w:style>
  <w:style w:type="paragraph" w:customStyle="1" w:styleId="xl109">
    <w:name w:val="xl109"/>
    <w:basedOn w:val="Normal"/>
    <w:rsid w:val="00DB5189"/>
    <w:pPr>
      <w:pBdr>
        <w:right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110">
    <w:name w:val="xl110"/>
    <w:basedOn w:val="Normal"/>
    <w:rsid w:val="00DB5189"/>
    <w:pPr>
      <w:pBdr>
        <w:top w:val="single" w:sz="4" w:space="0" w:color="auto"/>
        <w:left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11">
    <w:name w:val="xl111"/>
    <w:basedOn w:val="Normal"/>
    <w:rsid w:val="00DB5189"/>
    <w:pPr>
      <w:pBdr>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12">
    <w:name w:val="xl112"/>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113">
    <w:name w:val="xl113"/>
    <w:basedOn w:val="Normal"/>
    <w:rsid w:val="00DB5189"/>
    <w:pPr>
      <w:pBdr>
        <w:top w:val="single" w:sz="4" w:space="0" w:color="auto"/>
        <w:bottom w:val="single" w:sz="4" w:space="0" w:color="auto"/>
      </w:pBdr>
      <w:shd w:val="clear" w:color="auto" w:fill="CCFFCC"/>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114">
    <w:name w:val="xl114"/>
    <w:basedOn w:val="Normal"/>
    <w:rsid w:val="00DB5189"/>
    <w:pPr>
      <w:pBdr>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15">
    <w:name w:val="xl115"/>
    <w:basedOn w:val="Normal"/>
    <w:rsid w:val="00DB5189"/>
    <w:pP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116">
    <w:name w:val="xl116"/>
    <w:basedOn w:val="Normal"/>
    <w:rsid w:val="00DB5189"/>
    <w:pPr>
      <w:pBdr>
        <w:bottom w:val="single" w:sz="4" w:space="0" w:color="auto"/>
      </w:pBdr>
      <w:shd w:val="clear" w:color="auto" w:fill="CCFFCC"/>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117">
    <w:name w:val="xl117"/>
    <w:basedOn w:val="Normal"/>
    <w:rsid w:val="00DB5189"/>
    <w:pPr>
      <w:pBdr>
        <w:top w:val="single" w:sz="4" w:space="0" w:color="auto"/>
      </w:pBdr>
      <w:shd w:val="clear" w:color="auto" w:fill="CCFFCC"/>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paragraph" w:customStyle="1" w:styleId="xl118">
    <w:name w:val="xl118"/>
    <w:basedOn w:val="Normal"/>
    <w:rsid w:val="00DB5189"/>
    <w:pPr>
      <w:spacing w:before="100" w:beforeAutospacing="1" w:after="100" w:afterAutospacing="1" w:line="240" w:lineRule="auto"/>
      <w:jc w:val="left"/>
      <w:textAlignment w:val="center"/>
    </w:pPr>
    <w:rPr>
      <w:rFonts w:ascii="Trebuchet MS" w:eastAsia="Arial Unicode MS" w:hAnsi="Trebuchet MS" w:cs="Arial Unicode MS"/>
      <w:sz w:val="18"/>
      <w:szCs w:val="18"/>
      <w:lang w:val="en-US"/>
    </w:rPr>
  </w:style>
  <w:style w:type="paragraph" w:customStyle="1" w:styleId="xl119">
    <w:name w:val="xl119"/>
    <w:basedOn w:val="Normal"/>
    <w:rsid w:val="00DB5189"/>
    <w:pPr>
      <w:shd w:val="clear" w:color="auto" w:fill="FFCC99"/>
      <w:spacing w:before="100" w:beforeAutospacing="1" w:after="100" w:afterAutospacing="1" w:line="240" w:lineRule="auto"/>
      <w:jc w:val="left"/>
      <w:textAlignment w:val="center"/>
    </w:pPr>
    <w:rPr>
      <w:rFonts w:ascii="Trebuchet MS" w:eastAsia="Arial Unicode MS" w:hAnsi="Trebuchet MS" w:cs="Arial Unicode MS"/>
      <w:b/>
      <w:bCs/>
      <w:color w:val="FFCC00"/>
      <w:sz w:val="24"/>
      <w:szCs w:val="24"/>
      <w:lang w:val="en-US"/>
    </w:rPr>
  </w:style>
  <w:style w:type="paragraph" w:customStyle="1" w:styleId="xl120">
    <w:name w:val="xl120"/>
    <w:basedOn w:val="Normal"/>
    <w:rsid w:val="00DB5189"/>
    <w:pPr>
      <w:pBdr>
        <w:bottom w:val="single" w:sz="4" w:space="0" w:color="auto"/>
      </w:pBdr>
      <w:spacing w:before="100" w:beforeAutospacing="1" w:after="100" w:afterAutospacing="1" w:line="240" w:lineRule="auto"/>
      <w:jc w:val="left"/>
    </w:pPr>
    <w:rPr>
      <w:rFonts w:ascii="Trebuchet MS" w:eastAsia="Arial Unicode MS" w:hAnsi="Trebuchet MS" w:cs="Arial Unicode MS"/>
      <w:sz w:val="24"/>
      <w:szCs w:val="24"/>
      <w:lang w:val="en-US"/>
    </w:rPr>
  </w:style>
  <w:style w:type="paragraph" w:customStyle="1" w:styleId="xl121">
    <w:name w:val="xl121"/>
    <w:basedOn w:val="Normal"/>
    <w:rsid w:val="00DB5189"/>
    <w:pPr>
      <w:pBdr>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2">
    <w:name w:val="xl122"/>
    <w:basedOn w:val="Normal"/>
    <w:rsid w:val="00DB5189"/>
    <w:pPr>
      <w:pBdr>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3">
    <w:name w:val="xl123"/>
    <w:basedOn w:val="Normal"/>
    <w:rsid w:val="00DB518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rebuchet MS" w:eastAsia="Arial Unicode MS" w:hAnsi="Trebuchet MS" w:cs="Arial Unicode MS"/>
      <w:sz w:val="24"/>
      <w:szCs w:val="24"/>
      <w:lang w:val="en-US"/>
    </w:rPr>
  </w:style>
  <w:style w:type="paragraph" w:customStyle="1" w:styleId="xl124">
    <w:name w:val="xl124"/>
    <w:basedOn w:val="Normal"/>
    <w:rsid w:val="00DB5189"/>
    <w:pPr>
      <w:pBdr>
        <w:left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5">
    <w:name w:val="xl125"/>
    <w:basedOn w:val="Normal"/>
    <w:rsid w:val="00DB5189"/>
    <w:pPr>
      <w:pBdr>
        <w:lef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6">
    <w:name w:val="xl126"/>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rebuchet MS" w:eastAsia="Arial Unicode MS" w:hAnsi="Trebuchet MS" w:cs="Arial Unicode MS"/>
      <w:b/>
      <w:bCs/>
      <w:sz w:val="24"/>
      <w:szCs w:val="24"/>
      <w:lang w:val="en-US"/>
    </w:rPr>
  </w:style>
  <w:style w:type="paragraph" w:customStyle="1" w:styleId="xl127">
    <w:name w:val="xl127"/>
    <w:basedOn w:val="Normal"/>
    <w:rsid w:val="00DB5189"/>
    <w:pPr>
      <w:pBdr>
        <w:top w:val="single" w:sz="4" w:space="0" w:color="auto"/>
        <w:right w:val="single" w:sz="4" w:space="0" w:color="auto"/>
      </w:pBdr>
      <w:spacing w:before="100" w:beforeAutospacing="1" w:after="100" w:afterAutospacing="1" w:line="240" w:lineRule="auto"/>
      <w:jc w:val="center"/>
      <w:textAlignment w:val="top"/>
    </w:pPr>
    <w:rPr>
      <w:rFonts w:ascii="Arial Unicode MS" w:eastAsia="Arial Unicode MS" w:hAnsi="Arial Unicode MS" w:cs="Arial Unicode MS"/>
      <w:sz w:val="24"/>
      <w:szCs w:val="24"/>
      <w:lang w:val="en-US"/>
    </w:rPr>
  </w:style>
  <w:style w:type="paragraph" w:customStyle="1" w:styleId="xl128">
    <w:name w:val="xl128"/>
    <w:basedOn w:val="Normal"/>
    <w:rsid w:val="00DB5189"/>
    <w:pPr>
      <w:pBdr>
        <w:top w:val="single" w:sz="4" w:space="0" w:color="auto"/>
        <w:left w:val="single" w:sz="4" w:space="0" w:color="auto"/>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29">
    <w:name w:val="xl129"/>
    <w:basedOn w:val="Normal"/>
    <w:rsid w:val="00DB5189"/>
    <w:pPr>
      <w:pBdr>
        <w:bottom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30">
    <w:name w:val="xl130"/>
    <w:basedOn w:val="Normal"/>
    <w:rsid w:val="00DB5189"/>
    <w:pPr>
      <w:pBdr>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rebuchet MS" w:eastAsia="Arial Unicode MS" w:hAnsi="Trebuchet MS" w:cs="Arial Unicode MS"/>
      <w:sz w:val="24"/>
      <w:szCs w:val="24"/>
      <w:lang w:val="en-US"/>
    </w:rPr>
  </w:style>
  <w:style w:type="paragraph" w:customStyle="1" w:styleId="xl131">
    <w:name w:val="xl131"/>
    <w:basedOn w:val="Normal"/>
    <w:rsid w:val="00DB5189"/>
    <w:pPr>
      <w:pBdr>
        <w:left w:val="single" w:sz="4" w:space="0" w:color="auto"/>
      </w:pBdr>
      <w:spacing w:before="100" w:beforeAutospacing="1" w:after="100" w:afterAutospacing="1" w:line="240" w:lineRule="auto"/>
      <w:jc w:val="left"/>
      <w:textAlignment w:val="center"/>
    </w:pPr>
    <w:rPr>
      <w:rFonts w:ascii="Trebuchet MS" w:eastAsia="Arial Unicode MS" w:hAnsi="Trebuchet MS" w:cs="Arial Unicode MS"/>
      <w:b/>
      <w:bCs/>
      <w:sz w:val="24"/>
      <w:szCs w:val="24"/>
      <w:lang w:val="en-US"/>
    </w:rPr>
  </w:style>
  <w:style w:type="character" w:styleId="CommentReference">
    <w:name w:val="annotation reference"/>
    <w:uiPriority w:val="99"/>
    <w:unhideWhenUsed/>
    <w:rsid w:val="00DB5189"/>
    <w:rPr>
      <w:sz w:val="16"/>
      <w:szCs w:val="16"/>
    </w:rPr>
  </w:style>
  <w:style w:type="paragraph" w:customStyle="1" w:styleId="xl2747">
    <w:name w:val="xl2747"/>
    <w:basedOn w:val="Normal"/>
    <w:rsid w:val="00DB5189"/>
    <w:pPr>
      <w:spacing w:before="100" w:beforeAutospacing="1" w:after="100" w:afterAutospacing="1" w:line="240" w:lineRule="auto"/>
      <w:jc w:val="left"/>
    </w:pPr>
    <w:rPr>
      <w:rFonts w:eastAsia="Times New Roman" w:cs="Calibri"/>
      <w:b/>
      <w:bCs/>
      <w:sz w:val="24"/>
      <w:szCs w:val="24"/>
      <w:lang w:val="en-US"/>
    </w:rPr>
  </w:style>
  <w:style w:type="paragraph" w:styleId="TOCHeading">
    <w:name w:val="TOC Heading"/>
    <w:basedOn w:val="Heading1"/>
    <w:next w:val="Normal"/>
    <w:uiPriority w:val="39"/>
    <w:semiHidden/>
    <w:unhideWhenUsed/>
    <w:qFormat/>
    <w:rsid w:val="004A2688"/>
    <w:pPr>
      <w:keepLines/>
      <w:spacing w:before="480" w:line="276" w:lineRule="auto"/>
      <w:jc w:val="left"/>
      <w:outlineLvl w:val="9"/>
    </w:pPr>
    <w:rPr>
      <w:rFonts w:ascii="Cambria" w:hAnsi="Cambria"/>
      <w:bCs/>
      <w:color w:val="365F91"/>
      <w:szCs w:val="28"/>
      <w:lang w:val="en-US"/>
    </w:rPr>
  </w:style>
  <w:style w:type="paragraph" w:styleId="TOC1">
    <w:name w:val="toc 1"/>
    <w:basedOn w:val="Normal"/>
    <w:next w:val="Normal"/>
    <w:autoRedefine/>
    <w:uiPriority w:val="39"/>
    <w:unhideWhenUsed/>
    <w:qFormat/>
    <w:rsid w:val="004A2688"/>
  </w:style>
  <w:style w:type="paragraph" w:styleId="TOC3">
    <w:name w:val="toc 3"/>
    <w:basedOn w:val="Normal"/>
    <w:next w:val="Normal"/>
    <w:autoRedefine/>
    <w:uiPriority w:val="39"/>
    <w:unhideWhenUsed/>
    <w:qFormat/>
    <w:rsid w:val="004A2688"/>
    <w:pPr>
      <w:ind w:left="440"/>
    </w:pPr>
  </w:style>
  <w:style w:type="paragraph" w:styleId="TOC2">
    <w:name w:val="toc 2"/>
    <w:basedOn w:val="Normal"/>
    <w:next w:val="Normal"/>
    <w:autoRedefine/>
    <w:uiPriority w:val="39"/>
    <w:unhideWhenUsed/>
    <w:qFormat/>
    <w:rsid w:val="004A2688"/>
    <w:pPr>
      <w:ind w:left="220"/>
    </w:pPr>
  </w:style>
  <w:style w:type="paragraph" w:styleId="FootnoteText">
    <w:name w:val="footnote text"/>
    <w:basedOn w:val="Normal"/>
    <w:link w:val="FootnoteTextChar"/>
    <w:uiPriority w:val="99"/>
    <w:semiHidden/>
    <w:unhideWhenUsed/>
    <w:rsid w:val="00C40AF8"/>
    <w:rPr>
      <w:sz w:val="20"/>
      <w:szCs w:val="20"/>
    </w:rPr>
  </w:style>
  <w:style w:type="character" w:customStyle="1" w:styleId="FootnoteTextChar">
    <w:name w:val="Footnote Text Char"/>
    <w:link w:val="FootnoteText"/>
    <w:uiPriority w:val="99"/>
    <w:semiHidden/>
    <w:rsid w:val="00C40AF8"/>
    <w:rPr>
      <w:lang w:val="id-ID"/>
    </w:rPr>
  </w:style>
  <w:style w:type="character" w:styleId="FootnoteReference">
    <w:name w:val="footnote reference"/>
    <w:uiPriority w:val="99"/>
    <w:semiHidden/>
    <w:unhideWhenUsed/>
    <w:rsid w:val="00C40AF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907751">
      <w:bodyDiv w:val="1"/>
      <w:marLeft w:val="0"/>
      <w:marRight w:val="0"/>
      <w:marTop w:val="0"/>
      <w:marBottom w:val="0"/>
      <w:divBdr>
        <w:top w:val="none" w:sz="0" w:space="0" w:color="auto"/>
        <w:left w:val="none" w:sz="0" w:space="0" w:color="auto"/>
        <w:bottom w:val="none" w:sz="0" w:space="0" w:color="auto"/>
        <w:right w:val="none" w:sz="0" w:space="0" w:color="auto"/>
      </w:divBdr>
    </w:div>
    <w:div w:id="705180798">
      <w:bodyDiv w:val="1"/>
      <w:marLeft w:val="0"/>
      <w:marRight w:val="0"/>
      <w:marTop w:val="0"/>
      <w:marBottom w:val="0"/>
      <w:divBdr>
        <w:top w:val="none" w:sz="0" w:space="0" w:color="auto"/>
        <w:left w:val="none" w:sz="0" w:space="0" w:color="auto"/>
        <w:bottom w:val="none" w:sz="0" w:space="0" w:color="auto"/>
        <w:right w:val="none" w:sz="0" w:space="0" w:color="auto"/>
      </w:divBdr>
    </w:div>
    <w:div w:id="857691951">
      <w:bodyDiv w:val="1"/>
      <w:marLeft w:val="0"/>
      <w:marRight w:val="0"/>
      <w:marTop w:val="0"/>
      <w:marBottom w:val="0"/>
      <w:divBdr>
        <w:top w:val="none" w:sz="0" w:space="0" w:color="auto"/>
        <w:left w:val="none" w:sz="0" w:space="0" w:color="auto"/>
        <w:bottom w:val="none" w:sz="0" w:space="0" w:color="auto"/>
        <w:right w:val="none" w:sz="0" w:space="0" w:color="auto"/>
      </w:divBdr>
    </w:div>
    <w:div w:id="1491603016">
      <w:bodyDiv w:val="1"/>
      <w:marLeft w:val="0"/>
      <w:marRight w:val="0"/>
      <w:marTop w:val="0"/>
      <w:marBottom w:val="0"/>
      <w:divBdr>
        <w:top w:val="none" w:sz="0" w:space="0" w:color="auto"/>
        <w:left w:val="none" w:sz="0" w:space="0" w:color="auto"/>
        <w:bottom w:val="none" w:sz="0" w:space="0" w:color="auto"/>
        <w:right w:val="none" w:sz="0" w:space="0" w:color="auto"/>
      </w:divBdr>
    </w:div>
    <w:div w:id="165341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4F1D20-70CE-4B26-832A-3193F8FEF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417</TotalTime>
  <Pages>7</Pages>
  <Words>6008</Words>
  <Characters>34250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I</vt:lpstr>
    </vt:vector>
  </TitlesOfParts>
  <Company>Hewlett-Packard Company</Company>
  <LinksUpToDate>false</LinksUpToDate>
  <CharactersWithSpaces>40178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apri.matgiarso</dc:creator>
  <cp:lastModifiedBy>MSI MODERN</cp:lastModifiedBy>
  <cp:revision>3</cp:revision>
  <cp:lastPrinted>2021-04-28T02:48:00Z</cp:lastPrinted>
  <dcterms:created xsi:type="dcterms:W3CDTF">2024-06-19T02:18:00Z</dcterms:created>
  <dcterms:modified xsi:type="dcterms:W3CDTF">2024-06-19T09:19:00Z</dcterms:modified>
</cp:coreProperties>
</file>