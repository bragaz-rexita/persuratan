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C204C" w14:textId="20546B5A" w:rsidR="001828D9" w:rsidRPr="00922713" w:rsidRDefault="001828D9">
      <w:pPr>
        <w:spacing w:line="360" w:lineRule="auto"/>
        <w:jc w:val="center"/>
        <w:rPr>
          <w:rFonts w:ascii="Arial" w:hAnsi="Arial" w:cs="Arial"/>
          <w:b/>
          <w:sz w:val="22"/>
          <w:szCs w:val="22"/>
          <w:lang w:val="fi-FI"/>
          <w:rPrChange w:id="0" w:author="Syahrani Rachmawati Sadino" w:date="2025-01-31T14:35:00Z">
            <w:rPr>
              <w:rFonts w:asciiTheme="minorBidi" w:hAnsiTheme="minorBidi" w:cstheme="minorBidi"/>
              <w:b/>
              <w:sz w:val="22"/>
              <w:szCs w:val="22"/>
              <w:lang w:val="fi-FI"/>
            </w:rPr>
          </w:rPrChange>
        </w:rPr>
        <w:pPrChange w:id="1" w:author="Syahrani Rachmawati Sadino" w:date="2025-01-31T15:00:00Z">
          <w:pPr>
            <w:spacing w:line="276" w:lineRule="auto"/>
            <w:jc w:val="center"/>
          </w:pPr>
        </w:pPrChange>
      </w:pPr>
      <w:r w:rsidRPr="00922713">
        <w:rPr>
          <w:rFonts w:ascii="Arial" w:hAnsi="Arial" w:cs="Arial"/>
          <w:b/>
          <w:sz w:val="22"/>
          <w:szCs w:val="22"/>
          <w:lang w:val="fi-FI"/>
          <w:rPrChange w:id="2" w:author="Syahrani Rachmawati Sadino" w:date="2025-01-31T14:35:00Z">
            <w:rPr>
              <w:rFonts w:asciiTheme="minorBidi" w:hAnsiTheme="minorBidi" w:cstheme="minorBidi"/>
              <w:b/>
              <w:sz w:val="22"/>
              <w:szCs w:val="22"/>
              <w:lang w:val="fi-FI"/>
            </w:rPr>
          </w:rPrChange>
        </w:rPr>
        <w:t>PERJANJIAN KERJA</w:t>
      </w:r>
      <w:r w:rsidR="007234FB" w:rsidRPr="00922713">
        <w:rPr>
          <w:rFonts w:ascii="Arial" w:hAnsi="Arial" w:cs="Arial"/>
          <w:b/>
          <w:sz w:val="22"/>
          <w:szCs w:val="22"/>
          <w:lang w:val="fi-FI"/>
          <w:rPrChange w:id="3" w:author="Syahrani Rachmawati Sadino" w:date="2025-01-31T14:35:00Z">
            <w:rPr>
              <w:rFonts w:asciiTheme="minorBidi" w:hAnsiTheme="minorBidi" w:cstheme="minorBidi"/>
              <w:b/>
              <w:sz w:val="22"/>
              <w:szCs w:val="22"/>
              <w:lang w:val="fi-FI"/>
            </w:rPr>
          </w:rPrChange>
        </w:rPr>
        <w:t xml:space="preserve"> </w:t>
      </w:r>
      <w:r w:rsidRPr="00922713">
        <w:rPr>
          <w:rFonts w:ascii="Arial" w:hAnsi="Arial" w:cs="Arial"/>
          <w:b/>
          <w:sz w:val="22"/>
          <w:szCs w:val="22"/>
          <w:lang w:val="fi-FI"/>
          <w:rPrChange w:id="4" w:author="Syahrani Rachmawati Sadino" w:date="2025-01-31T14:35:00Z">
            <w:rPr>
              <w:rFonts w:asciiTheme="minorBidi" w:hAnsiTheme="minorBidi" w:cstheme="minorBidi"/>
              <w:b/>
              <w:sz w:val="22"/>
              <w:szCs w:val="22"/>
              <w:lang w:val="fi-FI"/>
            </w:rPr>
          </w:rPrChange>
        </w:rPr>
        <w:t>SAMA</w:t>
      </w:r>
    </w:p>
    <w:p w14:paraId="402FBCA1" w14:textId="77777777" w:rsidR="001828D9" w:rsidRPr="00922713" w:rsidRDefault="001828D9">
      <w:pPr>
        <w:tabs>
          <w:tab w:val="left" w:pos="2115"/>
          <w:tab w:val="center" w:pos="4514"/>
        </w:tabs>
        <w:spacing w:line="360" w:lineRule="auto"/>
        <w:jc w:val="center"/>
        <w:rPr>
          <w:rFonts w:ascii="Arial" w:hAnsi="Arial" w:cs="Arial"/>
          <w:b/>
          <w:sz w:val="22"/>
          <w:szCs w:val="22"/>
          <w:lang w:val="fi-FI"/>
          <w:rPrChange w:id="5" w:author="Syahrani Rachmawati Sadino" w:date="2025-01-31T14:35:00Z">
            <w:rPr>
              <w:rFonts w:asciiTheme="minorBidi" w:hAnsiTheme="minorBidi" w:cstheme="minorBidi"/>
              <w:b/>
              <w:sz w:val="22"/>
              <w:szCs w:val="22"/>
              <w:lang w:val="fi-FI"/>
            </w:rPr>
          </w:rPrChange>
        </w:rPr>
        <w:pPrChange w:id="6" w:author="Syahrani Rachmawati Sadino" w:date="2025-01-31T15:00:00Z">
          <w:pPr>
            <w:tabs>
              <w:tab w:val="left" w:pos="2115"/>
              <w:tab w:val="center" w:pos="4514"/>
            </w:tabs>
            <w:spacing w:line="276" w:lineRule="auto"/>
            <w:jc w:val="center"/>
          </w:pPr>
        </w:pPrChange>
      </w:pPr>
      <w:r w:rsidRPr="00922713">
        <w:rPr>
          <w:rFonts w:ascii="Arial" w:hAnsi="Arial" w:cs="Arial"/>
          <w:b/>
          <w:sz w:val="22"/>
          <w:szCs w:val="22"/>
          <w:lang w:val="fi-FI"/>
          <w:rPrChange w:id="7" w:author="Syahrani Rachmawati Sadino" w:date="2025-01-31T14:35:00Z">
            <w:rPr>
              <w:rFonts w:asciiTheme="minorBidi" w:hAnsiTheme="minorBidi" w:cstheme="minorBidi"/>
              <w:b/>
              <w:sz w:val="22"/>
              <w:szCs w:val="22"/>
              <w:lang w:val="fi-FI"/>
            </w:rPr>
          </w:rPrChange>
        </w:rPr>
        <w:t>ANTARA</w:t>
      </w:r>
    </w:p>
    <w:p w14:paraId="02644F19" w14:textId="71F0FD9C" w:rsidR="001828D9" w:rsidRPr="00922713" w:rsidRDefault="001828D9">
      <w:pPr>
        <w:spacing w:line="360" w:lineRule="auto"/>
        <w:jc w:val="center"/>
        <w:rPr>
          <w:rFonts w:ascii="Arial" w:hAnsi="Arial" w:cs="Arial"/>
          <w:b/>
          <w:sz w:val="22"/>
          <w:szCs w:val="22"/>
          <w:lang w:val="fi-FI"/>
          <w:rPrChange w:id="8" w:author="Syahrani Rachmawati Sadino" w:date="2025-01-31T14:35:00Z">
            <w:rPr>
              <w:rFonts w:asciiTheme="minorBidi" w:hAnsiTheme="minorBidi" w:cstheme="minorBidi"/>
              <w:b/>
              <w:sz w:val="22"/>
              <w:szCs w:val="22"/>
              <w:lang w:val="fi-FI"/>
            </w:rPr>
          </w:rPrChange>
        </w:rPr>
        <w:pPrChange w:id="9" w:author="Syahrani Rachmawati Sadino" w:date="2025-01-31T15:00:00Z">
          <w:pPr>
            <w:spacing w:line="276" w:lineRule="auto"/>
            <w:jc w:val="center"/>
          </w:pPr>
        </w:pPrChange>
      </w:pPr>
      <w:r w:rsidRPr="00922713">
        <w:rPr>
          <w:rFonts w:ascii="Arial" w:hAnsi="Arial" w:cs="Arial"/>
          <w:b/>
          <w:sz w:val="22"/>
          <w:szCs w:val="22"/>
          <w:lang w:val="fi-FI"/>
          <w:rPrChange w:id="10" w:author="Syahrani Rachmawati Sadino" w:date="2025-01-31T14:35:00Z">
            <w:rPr>
              <w:rFonts w:asciiTheme="minorBidi" w:hAnsiTheme="minorBidi" w:cstheme="minorBidi"/>
              <w:b/>
              <w:sz w:val="22"/>
              <w:szCs w:val="22"/>
              <w:lang w:val="fi-FI"/>
            </w:rPr>
          </w:rPrChange>
        </w:rPr>
        <w:t xml:space="preserve">PT </w:t>
      </w:r>
      <w:r w:rsidR="00516F4F" w:rsidRPr="00922713">
        <w:rPr>
          <w:rFonts w:ascii="Arial" w:hAnsi="Arial" w:cs="Arial"/>
          <w:b/>
          <w:sz w:val="22"/>
          <w:szCs w:val="22"/>
          <w:lang w:val="fi-FI"/>
          <w:rPrChange w:id="11" w:author="Syahrani Rachmawati Sadino" w:date="2025-01-31T14:35:00Z">
            <w:rPr>
              <w:rFonts w:asciiTheme="minorBidi" w:hAnsiTheme="minorBidi" w:cstheme="minorBidi"/>
              <w:b/>
              <w:sz w:val="22"/>
              <w:szCs w:val="22"/>
              <w:lang w:val="fi-FI"/>
            </w:rPr>
          </w:rPrChange>
        </w:rPr>
        <w:t>ASURANSI</w:t>
      </w:r>
      <w:r w:rsidR="00550A5A" w:rsidRPr="00922713">
        <w:rPr>
          <w:rFonts w:ascii="Arial" w:hAnsi="Arial" w:cs="Arial"/>
          <w:b/>
          <w:sz w:val="22"/>
          <w:szCs w:val="22"/>
          <w:lang w:val="fi-FI"/>
          <w:rPrChange w:id="12" w:author="Syahrani Rachmawati Sadino" w:date="2025-01-31T14:35:00Z">
            <w:rPr>
              <w:rFonts w:asciiTheme="minorBidi" w:hAnsiTheme="minorBidi" w:cstheme="minorBidi"/>
              <w:b/>
              <w:sz w:val="22"/>
              <w:szCs w:val="22"/>
              <w:lang w:val="fi-FI"/>
            </w:rPr>
          </w:rPrChange>
        </w:rPr>
        <w:t xml:space="preserve"> BRI LIFE</w:t>
      </w:r>
    </w:p>
    <w:p w14:paraId="5D3B270E" w14:textId="77777777" w:rsidR="001828D9" w:rsidRPr="00922713" w:rsidRDefault="001828D9">
      <w:pPr>
        <w:spacing w:line="360" w:lineRule="auto"/>
        <w:jc w:val="center"/>
        <w:rPr>
          <w:rFonts w:ascii="Arial" w:hAnsi="Arial" w:cs="Arial"/>
          <w:b/>
          <w:sz w:val="22"/>
          <w:szCs w:val="22"/>
          <w:lang w:val="sv-SE"/>
          <w:rPrChange w:id="13" w:author="Syahrani Rachmawati Sadino" w:date="2025-01-31T14:35:00Z">
            <w:rPr>
              <w:rFonts w:asciiTheme="minorBidi" w:hAnsiTheme="minorBidi" w:cstheme="minorBidi"/>
              <w:b/>
              <w:sz w:val="22"/>
              <w:szCs w:val="22"/>
              <w:lang w:val="sv-SE"/>
            </w:rPr>
          </w:rPrChange>
        </w:rPr>
        <w:pPrChange w:id="14" w:author="Syahrani Rachmawati Sadino" w:date="2025-01-31T15:00:00Z">
          <w:pPr>
            <w:spacing w:line="276" w:lineRule="auto"/>
            <w:jc w:val="center"/>
          </w:pPr>
        </w:pPrChange>
      </w:pPr>
      <w:r w:rsidRPr="00922713">
        <w:rPr>
          <w:rFonts w:ascii="Arial" w:hAnsi="Arial" w:cs="Arial"/>
          <w:b/>
          <w:sz w:val="22"/>
          <w:szCs w:val="22"/>
          <w:lang w:val="sv-SE"/>
          <w:rPrChange w:id="15" w:author="Syahrani Rachmawati Sadino" w:date="2025-01-31T14:35:00Z">
            <w:rPr>
              <w:rFonts w:asciiTheme="minorBidi" w:hAnsiTheme="minorBidi" w:cstheme="minorBidi"/>
              <w:b/>
              <w:sz w:val="22"/>
              <w:szCs w:val="22"/>
              <w:lang w:val="sv-SE"/>
            </w:rPr>
          </w:rPrChange>
        </w:rPr>
        <w:t>DENGAN</w:t>
      </w:r>
    </w:p>
    <w:p w14:paraId="4412CB44" w14:textId="77777777" w:rsidR="00A7651A" w:rsidRPr="00A7651A" w:rsidRDefault="00A7651A" w:rsidP="00A7651A">
      <w:pPr>
        <w:jc w:val="center"/>
        <w:rPr>
          <w:ins w:id="16" w:author="ADMIN" w:date="2025-07-28T15:28:00Z" w16du:dateUtc="2025-07-28T08:28:00Z"/>
          <w:rFonts w:ascii="Arial" w:hAnsi="Arial" w:cs="Arial"/>
          <w:b/>
          <w:sz w:val="22"/>
          <w:szCs w:val="22"/>
          <w:rPrChange w:id="17" w:author="ADMIN" w:date="2025-07-28T15:29:00Z" w16du:dateUtc="2025-07-28T08:29:00Z">
            <w:rPr>
              <w:ins w:id="18" w:author="ADMIN" w:date="2025-07-28T15:28:00Z" w16du:dateUtc="2025-07-28T08:28:00Z"/>
              <w:b/>
            </w:rPr>
          </w:rPrChange>
        </w:rPr>
      </w:pPr>
      <w:ins w:id="19" w:author="ADMIN" w:date="2025-07-28T15:28:00Z" w16du:dateUtc="2025-07-28T08:28:00Z">
        <w:r w:rsidRPr="00A7651A">
          <w:rPr>
            <w:rFonts w:ascii="Arial" w:hAnsi="Arial" w:cs="Arial"/>
            <w:b/>
            <w:sz w:val="22"/>
            <w:szCs w:val="22"/>
            <w:rPrChange w:id="20" w:author="ADMIN" w:date="2025-07-28T15:29:00Z" w16du:dateUtc="2025-07-28T08:29:00Z">
              <w:rPr>
                <w:b/>
              </w:rPr>
            </w:rPrChange>
          </w:rPr>
          <w:t>CV. PUTRA DISA PRIMA</w:t>
        </w:r>
        <w:r w:rsidRPr="00A7651A">
          <w:rPr>
            <w:rFonts w:ascii="Arial" w:hAnsi="Arial" w:cs="Arial"/>
            <w:b/>
            <w:sz w:val="22"/>
            <w:szCs w:val="22"/>
            <w:rPrChange w:id="21" w:author="ADMIN" w:date="2025-07-28T15:29:00Z" w16du:dateUtc="2025-07-28T08:29:00Z">
              <w:rPr>
                <w:b/>
              </w:rPr>
            </w:rPrChange>
          </w:rPr>
          <w:br/>
          <w:t>( Klinik Mutiara Sehat Group )</w:t>
        </w:r>
      </w:ins>
    </w:p>
    <w:p w14:paraId="5C14B05E" w14:textId="7B749F5E" w:rsidR="00550A5A" w:rsidRPr="00A7651A" w:rsidDel="00A7651A" w:rsidRDefault="00A2756B">
      <w:pPr>
        <w:spacing w:line="360" w:lineRule="auto"/>
        <w:jc w:val="center"/>
        <w:rPr>
          <w:del w:id="22" w:author="ADMIN" w:date="2025-07-28T15:28:00Z" w16du:dateUtc="2025-07-28T08:28:00Z"/>
          <w:rFonts w:ascii="Arial" w:hAnsi="Arial" w:cs="Arial"/>
          <w:b/>
          <w:sz w:val="22"/>
          <w:szCs w:val="22"/>
          <w:lang w:val="fi-FI"/>
          <w:rPrChange w:id="23" w:author="ADMIN" w:date="2025-07-28T15:29:00Z" w16du:dateUtc="2025-07-28T08:29:00Z">
            <w:rPr>
              <w:del w:id="24" w:author="ADMIN" w:date="2025-07-28T15:28:00Z" w16du:dateUtc="2025-07-28T08:28:00Z"/>
              <w:rFonts w:asciiTheme="minorBidi" w:hAnsiTheme="minorBidi" w:cstheme="minorBidi"/>
              <w:b/>
              <w:sz w:val="22"/>
              <w:szCs w:val="22"/>
              <w:lang w:val="fi-FI"/>
            </w:rPr>
          </w:rPrChange>
        </w:rPr>
        <w:pPrChange w:id="25" w:author="Syahrani Rachmawati Sadino" w:date="2025-01-31T15:00:00Z">
          <w:pPr>
            <w:spacing w:line="276" w:lineRule="auto"/>
            <w:jc w:val="center"/>
          </w:pPr>
        </w:pPrChange>
      </w:pPr>
      <w:del w:id="26" w:author="ADMIN" w:date="2025-07-28T15:28:00Z" w16du:dateUtc="2025-07-28T08:28:00Z">
        <w:r w:rsidRPr="00A7651A" w:rsidDel="00A7651A">
          <w:rPr>
            <w:rFonts w:ascii="Arial" w:hAnsi="Arial" w:cs="Arial"/>
            <w:b/>
            <w:sz w:val="22"/>
            <w:szCs w:val="22"/>
            <w:lang w:val="id-ID"/>
            <w:rPrChange w:id="27" w:author="ADMIN" w:date="2025-07-28T15:29:00Z" w16du:dateUtc="2025-07-28T08:29:00Z">
              <w:rPr>
                <w:rFonts w:asciiTheme="minorBidi" w:hAnsiTheme="minorBidi" w:cstheme="minorBidi"/>
                <w:b/>
                <w:sz w:val="22"/>
                <w:szCs w:val="22"/>
                <w:lang w:val="id-ID"/>
              </w:rPr>
            </w:rPrChange>
          </w:rPr>
          <w:delText>PT/CV/YAYASAN/KLINIK</w:delText>
        </w:r>
        <w:r w:rsidR="00550A5A" w:rsidRPr="00A7651A" w:rsidDel="00A7651A">
          <w:rPr>
            <w:rFonts w:ascii="Arial" w:hAnsi="Arial" w:cs="Arial"/>
            <w:b/>
            <w:sz w:val="22"/>
            <w:szCs w:val="22"/>
            <w:lang w:val="sv-SE"/>
            <w:rPrChange w:id="28" w:author="ADMIN" w:date="2025-07-28T15:29:00Z" w16du:dateUtc="2025-07-28T08:29:00Z">
              <w:rPr>
                <w:rFonts w:asciiTheme="minorBidi" w:hAnsiTheme="minorBidi" w:cstheme="minorBidi"/>
                <w:b/>
                <w:sz w:val="22"/>
                <w:szCs w:val="22"/>
                <w:lang w:val="sv-SE"/>
              </w:rPr>
            </w:rPrChange>
          </w:rPr>
          <w:delText xml:space="preserve"> </w:delText>
        </w:r>
        <w:commentRangeStart w:id="29"/>
        <w:r w:rsidR="00550A5A" w:rsidRPr="00A7651A" w:rsidDel="00A7651A">
          <w:rPr>
            <w:rFonts w:ascii="Arial" w:hAnsi="Arial" w:cs="Arial"/>
            <w:b/>
            <w:bCs/>
            <w:sz w:val="22"/>
            <w:szCs w:val="22"/>
            <w:lang w:val="sv-SE"/>
            <w:rPrChange w:id="30" w:author="ADMIN" w:date="2025-07-28T15:29:00Z" w16du:dateUtc="2025-07-28T08:29:00Z">
              <w:rPr>
                <w:rFonts w:asciiTheme="minorBidi" w:hAnsiTheme="minorBidi" w:cstheme="minorBidi"/>
                <w:b/>
                <w:bCs/>
                <w:sz w:val="22"/>
                <w:szCs w:val="22"/>
                <w:lang w:val="sv-SE"/>
              </w:rPr>
            </w:rPrChange>
          </w:rPr>
          <w:delText>________</w:delText>
        </w:r>
        <w:commentRangeEnd w:id="29"/>
        <w:r w:rsidR="00550A5A" w:rsidRPr="00A7651A" w:rsidDel="00A7651A">
          <w:rPr>
            <w:rStyle w:val="CommentReference"/>
            <w:rFonts w:ascii="Arial" w:hAnsi="Arial" w:cs="Arial"/>
            <w:sz w:val="22"/>
            <w:szCs w:val="22"/>
            <w:lang w:val="x-none" w:eastAsia="x-none"/>
            <w:rPrChange w:id="31" w:author="ADMIN" w:date="2025-07-28T15:29:00Z" w16du:dateUtc="2025-07-28T08:29:00Z">
              <w:rPr>
                <w:rStyle w:val="CommentReference"/>
                <w:rFonts w:asciiTheme="minorBidi" w:hAnsiTheme="minorBidi" w:cstheme="minorBidi"/>
                <w:sz w:val="22"/>
                <w:szCs w:val="22"/>
                <w:lang w:val="x-none" w:eastAsia="x-none"/>
              </w:rPr>
            </w:rPrChange>
          </w:rPr>
          <w:commentReference w:id="29"/>
        </w:r>
      </w:del>
    </w:p>
    <w:p w14:paraId="2230F9F8" w14:textId="77777777" w:rsidR="001828D9" w:rsidRPr="00A7651A" w:rsidRDefault="001828D9">
      <w:pPr>
        <w:spacing w:line="360" w:lineRule="auto"/>
        <w:jc w:val="center"/>
        <w:rPr>
          <w:rFonts w:ascii="Arial" w:hAnsi="Arial" w:cs="Arial"/>
          <w:b/>
          <w:sz w:val="22"/>
          <w:szCs w:val="22"/>
          <w:lang w:val="sv-SE"/>
          <w:rPrChange w:id="32" w:author="ADMIN" w:date="2025-07-28T15:29:00Z" w16du:dateUtc="2025-07-28T08:29:00Z">
            <w:rPr>
              <w:rFonts w:asciiTheme="minorBidi" w:hAnsiTheme="minorBidi" w:cstheme="minorBidi"/>
              <w:b/>
              <w:sz w:val="22"/>
              <w:szCs w:val="22"/>
              <w:lang w:val="sv-SE"/>
            </w:rPr>
          </w:rPrChange>
        </w:rPr>
        <w:pPrChange w:id="33" w:author="Syahrani Rachmawati Sadino" w:date="2025-01-31T15:00:00Z">
          <w:pPr>
            <w:spacing w:line="276" w:lineRule="auto"/>
            <w:jc w:val="center"/>
          </w:pPr>
        </w:pPrChange>
      </w:pPr>
      <w:r w:rsidRPr="00A7651A">
        <w:rPr>
          <w:rFonts w:ascii="Arial" w:hAnsi="Arial" w:cs="Arial"/>
          <w:b/>
          <w:sz w:val="22"/>
          <w:szCs w:val="22"/>
          <w:lang w:val="sv-SE"/>
          <w:rPrChange w:id="34" w:author="ADMIN" w:date="2025-07-28T15:29:00Z" w16du:dateUtc="2025-07-28T08:29:00Z">
            <w:rPr>
              <w:rFonts w:asciiTheme="minorBidi" w:hAnsiTheme="minorBidi" w:cstheme="minorBidi"/>
              <w:b/>
              <w:sz w:val="22"/>
              <w:szCs w:val="22"/>
              <w:lang w:val="sv-SE"/>
            </w:rPr>
          </w:rPrChange>
        </w:rPr>
        <w:t>TENTANG</w:t>
      </w:r>
    </w:p>
    <w:p w14:paraId="4BF26BBF" w14:textId="77777777" w:rsidR="001828D9" w:rsidRPr="00922713" w:rsidRDefault="00CC4413">
      <w:pPr>
        <w:spacing w:line="360" w:lineRule="auto"/>
        <w:jc w:val="center"/>
        <w:rPr>
          <w:rFonts w:ascii="Arial" w:hAnsi="Arial" w:cs="Arial"/>
          <w:b/>
          <w:sz w:val="22"/>
          <w:szCs w:val="22"/>
          <w:lang w:val="id-ID"/>
          <w:rPrChange w:id="35" w:author="Syahrani Rachmawati Sadino" w:date="2025-01-31T14:35:00Z">
            <w:rPr>
              <w:rFonts w:asciiTheme="minorBidi" w:hAnsiTheme="minorBidi" w:cstheme="minorBidi"/>
              <w:b/>
              <w:sz w:val="22"/>
              <w:szCs w:val="22"/>
              <w:lang w:val="id-ID"/>
            </w:rPr>
          </w:rPrChange>
        </w:rPr>
        <w:pPrChange w:id="36" w:author="Syahrani Rachmawati Sadino" w:date="2025-01-31T15:00:00Z">
          <w:pPr>
            <w:spacing w:line="276" w:lineRule="auto"/>
            <w:jc w:val="center"/>
          </w:pPr>
        </w:pPrChange>
      </w:pPr>
      <w:r w:rsidRPr="00922713">
        <w:rPr>
          <w:rFonts w:ascii="Arial" w:hAnsi="Arial" w:cs="Arial"/>
          <w:b/>
          <w:sz w:val="22"/>
          <w:szCs w:val="22"/>
          <w:lang w:val="sv-SE"/>
          <w:rPrChange w:id="37" w:author="Syahrani Rachmawati Sadino" w:date="2025-01-31T14:35:00Z">
            <w:rPr>
              <w:rFonts w:asciiTheme="minorBidi" w:hAnsiTheme="minorBidi" w:cstheme="minorBidi"/>
              <w:b/>
              <w:sz w:val="22"/>
              <w:szCs w:val="22"/>
              <w:lang w:val="sv-SE"/>
            </w:rPr>
          </w:rPrChange>
        </w:rPr>
        <w:t>PELAYANAN KESEHATAN DAN OBAT</w:t>
      </w:r>
    </w:p>
    <w:p w14:paraId="2E1C5142" w14:textId="00C573B7" w:rsidR="001828D9" w:rsidRPr="00922713" w:rsidRDefault="001828D9">
      <w:pPr>
        <w:pBdr>
          <w:bottom w:val="double" w:sz="6" w:space="1" w:color="auto"/>
        </w:pBdr>
        <w:spacing w:line="360" w:lineRule="auto"/>
        <w:jc w:val="center"/>
        <w:rPr>
          <w:rFonts w:ascii="Arial" w:hAnsi="Arial" w:cs="Arial"/>
          <w:b/>
          <w:sz w:val="22"/>
          <w:szCs w:val="22"/>
          <w:lang w:val="sv-SE"/>
          <w:rPrChange w:id="38" w:author="Syahrani Rachmawati Sadino" w:date="2025-01-31T14:35:00Z">
            <w:rPr>
              <w:rFonts w:asciiTheme="minorBidi" w:hAnsiTheme="minorBidi" w:cstheme="minorBidi"/>
              <w:b/>
              <w:sz w:val="22"/>
              <w:szCs w:val="22"/>
              <w:lang w:val="sv-SE"/>
            </w:rPr>
          </w:rPrChange>
        </w:rPr>
        <w:pPrChange w:id="39" w:author="Syahrani Rachmawati Sadino" w:date="2025-01-31T15:00:00Z">
          <w:pPr>
            <w:spacing w:line="276" w:lineRule="auto"/>
            <w:jc w:val="center"/>
          </w:pPr>
        </w:pPrChange>
      </w:pPr>
      <w:r w:rsidRPr="00922713">
        <w:rPr>
          <w:rFonts w:ascii="Arial" w:hAnsi="Arial" w:cs="Arial"/>
          <w:b/>
          <w:sz w:val="22"/>
          <w:szCs w:val="22"/>
          <w:lang w:val="sv-SE"/>
          <w:rPrChange w:id="40" w:author="Syahrani Rachmawati Sadino" w:date="2025-01-31T14:35:00Z">
            <w:rPr>
              <w:rFonts w:asciiTheme="minorBidi" w:hAnsiTheme="minorBidi" w:cstheme="minorBidi"/>
              <w:b/>
              <w:sz w:val="22"/>
              <w:szCs w:val="22"/>
              <w:lang w:val="sv-SE"/>
            </w:rPr>
          </w:rPrChange>
        </w:rPr>
        <w:t xml:space="preserve">BAGI PESERTA </w:t>
      </w:r>
      <w:r w:rsidR="00245B9B" w:rsidRPr="00922713">
        <w:rPr>
          <w:rFonts w:ascii="Arial" w:hAnsi="Arial" w:cs="Arial"/>
          <w:b/>
          <w:sz w:val="22"/>
          <w:szCs w:val="22"/>
          <w:lang w:val="sv-SE"/>
          <w:rPrChange w:id="41" w:author="Syahrani Rachmawati Sadino" w:date="2025-01-31T14:35:00Z">
            <w:rPr>
              <w:rFonts w:asciiTheme="minorBidi" w:hAnsiTheme="minorBidi" w:cstheme="minorBidi"/>
              <w:b/>
              <w:sz w:val="22"/>
              <w:szCs w:val="22"/>
              <w:lang w:val="sv-SE"/>
            </w:rPr>
          </w:rPrChange>
        </w:rPr>
        <w:t xml:space="preserve">ASURANSI KESEHATAN </w:t>
      </w:r>
      <w:r w:rsidRPr="00922713">
        <w:rPr>
          <w:rFonts w:ascii="Arial" w:hAnsi="Arial" w:cs="Arial"/>
          <w:b/>
          <w:sz w:val="22"/>
          <w:szCs w:val="22"/>
          <w:lang w:val="sv-SE"/>
          <w:rPrChange w:id="42" w:author="Syahrani Rachmawati Sadino" w:date="2025-01-31T14:35:00Z">
            <w:rPr>
              <w:rFonts w:asciiTheme="minorBidi" w:hAnsiTheme="minorBidi" w:cstheme="minorBidi"/>
              <w:b/>
              <w:sz w:val="22"/>
              <w:szCs w:val="22"/>
              <w:lang w:val="sv-SE"/>
            </w:rPr>
          </w:rPrChange>
        </w:rPr>
        <w:t xml:space="preserve">PT </w:t>
      </w:r>
      <w:r w:rsidR="00516F4F" w:rsidRPr="00922713">
        <w:rPr>
          <w:rFonts w:ascii="Arial" w:hAnsi="Arial" w:cs="Arial"/>
          <w:b/>
          <w:sz w:val="22"/>
          <w:szCs w:val="22"/>
          <w:lang w:val="fi-FI"/>
          <w:rPrChange w:id="43" w:author="Syahrani Rachmawati Sadino" w:date="2025-01-31T14:35:00Z">
            <w:rPr>
              <w:rFonts w:asciiTheme="minorBidi" w:hAnsiTheme="minorBidi" w:cstheme="minorBidi"/>
              <w:b/>
              <w:sz w:val="22"/>
              <w:szCs w:val="22"/>
              <w:lang w:val="fi-FI"/>
            </w:rPr>
          </w:rPrChange>
        </w:rPr>
        <w:t>ASURANSI</w:t>
      </w:r>
      <w:r w:rsidR="002E6021" w:rsidRPr="00922713">
        <w:rPr>
          <w:rFonts w:ascii="Arial" w:hAnsi="Arial" w:cs="Arial"/>
          <w:b/>
          <w:sz w:val="22"/>
          <w:szCs w:val="22"/>
          <w:lang w:val="fi-FI"/>
          <w:rPrChange w:id="44" w:author="Syahrani Rachmawati Sadino" w:date="2025-01-31T14:35:00Z">
            <w:rPr>
              <w:rFonts w:asciiTheme="minorBidi" w:hAnsiTheme="minorBidi" w:cstheme="minorBidi"/>
              <w:b/>
              <w:sz w:val="22"/>
              <w:szCs w:val="22"/>
              <w:lang w:val="fi-FI"/>
            </w:rPr>
          </w:rPrChange>
        </w:rPr>
        <w:t xml:space="preserve"> BRI LIFE</w:t>
      </w:r>
    </w:p>
    <w:p w14:paraId="2C32CB1A" w14:textId="531E893F" w:rsidR="00D54203" w:rsidRPr="00922713" w:rsidRDefault="007271BB">
      <w:pPr>
        <w:spacing w:line="276" w:lineRule="auto"/>
        <w:jc w:val="center"/>
        <w:rPr>
          <w:rFonts w:ascii="Arial" w:hAnsi="Arial" w:cs="Arial"/>
          <w:sz w:val="22"/>
          <w:szCs w:val="22"/>
          <w:lang w:val="sv-SE"/>
          <w:rPrChange w:id="45" w:author="Syahrani Rachmawati Sadino" w:date="2025-01-31T14:35:00Z">
            <w:rPr>
              <w:rFonts w:asciiTheme="minorBidi" w:hAnsiTheme="minorBidi" w:cstheme="minorBidi"/>
              <w:sz w:val="22"/>
              <w:szCs w:val="22"/>
              <w:lang w:val="sv-SE"/>
            </w:rPr>
          </w:rPrChange>
        </w:rPr>
      </w:pPr>
      <w:del w:id="46" w:author="Syahrani Rachmawati Sadino" w:date="2025-01-31T15:03:00Z">
        <w:r w:rsidRPr="00922713" w:rsidDel="00D54203">
          <w:rPr>
            <w:rFonts w:ascii="Arial" w:hAnsi="Arial" w:cs="Arial"/>
            <w:sz w:val="22"/>
            <w:szCs w:val="22"/>
            <w:rPrChange w:id="47" w:author="Syahrani Rachmawati Sadino" w:date="2025-01-31T14:35:00Z">
              <w:rPr>
                <w:rFonts w:asciiTheme="minorBidi" w:hAnsiTheme="minorBidi" w:cstheme="minorBidi"/>
                <w:sz w:val="22"/>
                <w:szCs w:val="22"/>
              </w:rPr>
            </w:rPrChange>
          </w:rPr>
          <mc:AlternateContent>
            <mc:Choice Requires="wps">
              <w:drawing>
                <wp:anchor distT="0" distB="0" distL="114300" distR="114300" simplePos="0" relativeHeight="251651584" behindDoc="0" locked="0" layoutInCell="1" allowOverlap="1" wp14:anchorId="7FB80CE7" wp14:editId="205CB060">
                  <wp:simplePos x="0" y="0"/>
                  <wp:positionH relativeFrom="column">
                    <wp:posOffset>-9525</wp:posOffset>
                  </wp:positionH>
                  <wp:positionV relativeFrom="paragraph">
                    <wp:posOffset>83820</wp:posOffset>
                  </wp:positionV>
                  <wp:extent cx="5743575" cy="0"/>
                  <wp:effectExtent l="0" t="19050" r="28575" b="1905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3575"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A5DFB1" id="_x0000_t32" coordsize="21600,21600" o:spt="32" o:oned="t" path="m,l21600,21600e" filled="f">
                  <v:path arrowok="t" fillok="f" o:connecttype="none"/>
                  <o:lock v:ext="edit" shapetype="t"/>
                </v:shapetype>
                <v:shape id="AutoShape 2" o:spid="_x0000_s1026" type="#_x0000_t32" style="position:absolute;margin-left:-.75pt;margin-top:6.6pt;width:452.25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" strokeweight="2.25pt"/>
              </w:pict>
            </mc:Fallback>
          </mc:AlternateContent>
        </w:r>
      </w:del>
    </w:p>
    <w:p w14:paraId="3FE7B989" w14:textId="7C5B22AD" w:rsidR="002E6021" w:rsidRPr="00922713" w:rsidRDefault="002E6021">
      <w:pPr>
        <w:spacing w:line="276" w:lineRule="auto"/>
        <w:ind w:left="2160" w:firstLine="720"/>
        <w:rPr>
          <w:rFonts w:ascii="Arial" w:hAnsi="Arial" w:cs="Arial"/>
          <w:b/>
          <w:sz w:val="22"/>
          <w:szCs w:val="22"/>
          <w:lang w:val="id-ID"/>
          <w:rPrChange w:id="48" w:author="Syahrani Rachmawati Sadino" w:date="2025-01-31T14:35:00Z">
            <w:rPr>
              <w:rFonts w:asciiTheme="minorBidi" w:hAnsiTheme="minorBidi" w:cstheme="minorBidi"/>
              <w:b/>
              <w:sz w:val="22"/>
              <w:szCs w:val="22"/>
              <w:lang w:val="id-ID"/>
            </w:rPr>
          </w:rPrChange>
        </w:rPr>
      </w:pPr>
      <w:commentRangeStart w:id="49"/>
      <w:r w:rsidRPr="00922713">
        <w:rPr>
          <w:rFonts w:ascii="Arial" w:hAnsi="Arial" w:cs="Arial"/>
          <w:b/>
          <w:sz w:val="22"/>
          <w:szCs w:val="22"/>
          <w:lang w:val="en-ID"/>
          <w:rPrChange w:id="50" w:author="Syahrani Rachmawati Sadino" w:date="2025-01-31T14:35:00Z">
            <w:rPr>
              <w:rFonts w:asciiTheme="minorBidi" w:hAnsiTheme="minorBidi" w:cstheme="minorBidi"/>
              <w:b/>
              <w:sz w:val="22"/>
              <w:szCs w:val="22"/>
              <w:lang w:val="en-ID"/>
            </w:rPr>
          </w:rPrChange>
        </w:rPr>
        <w:t xml:space="preserve">Nomor: B. </w:t>
      </w:r>
      <w:ins w:id="51" w:author="Syahrani Rachmawati Sadino" w:date="2025-01-31T15:00:00Z">
        <w:r w:rsidR="00D54203">
          <w:rPr>
            <w:rFonts w:ascii="Arial" w:hAnsi="Arial" w:cs="Arial"/>
            <w:b/>
            <w:sz w:val="22"/>
            <w:szCs w:val="22"/>
            <w:lang w:val="en-ID"/>
          </w:rPr>
          <w:t xml:space="preserve">   </w:t>
        </w:r>
      </w:ins>
      <w:r w:rsidRPr="00922713">
        <w:rPr>
          <w:rFonts w:ascii="Arial" w:hAnsi="Arial" w:cs="Arial"/>
          <w:b/>
          <w:sz w:val="22"/>
          <w:szCs w:val="22"/>
          <w:lang w:val="en-ID"/>
          <w:rPrChange w:id="52" w:author="Syahrani Rachmawati Sadino" w:date="2025-01-31T14:35:00Z">
            <w:rPr>
              <w:rFonts w:asciiTheme="minorBidi" w:hAnsiTheme="minorBidi" w:cstheme="minorBidi"/>
              <w:b/>
              <w:sz w:val="22"/>
              <w:szCs w:val="22"/>
              <w:lang w:val="en-ID"/>
            </w:rPr>
          </w:rPrChange>
        </w:rPr>
        <w:t>/PMO/</w:t>
      </w:r>
      <w:r w:rsidRPr="00922713">
        <w:rPr>
          <w:rFonts w:ascii="Arial" w:hAnsi="Arial" w:cs="Arial"/>
          <w:b/>
          <w:sz w:val="22"/>
          <w:szCs w:val="22"/>
          <w:rPrChange w:id="53" w:author="Syahrani Rachmawati Sadino" w:date="2025-01-31T14:35:00Z">
            <w:rPr>
              <w:rFonts w:asciiTheme="minorBidi" w:hAnsiTheme="minorBidi" w:cstheme="minorBidi"/>
              <w:b/>
              <w:sz w:val="22"/>
              <w:szCs w:val="22"/>
            </w:rPr>
          </w:rPrChange>
        </w:rPr>
        <w:t>PHC/IV/</w:t>
      </w:r>
      <w:r w:rsidRPr="00922713">
        <w:rPr>
          <w:rFonts w:ascii="Arial" w:hAnsi="Arial" w:cs="Arial"/>
          <w:b/>
          <w:sz w:val="22"/>
          <w:szCs w:val="22"/>
          <w:lang w:val="en-ID"/>
          <w:rPrChange w:id="54" w:author="Syahrani Rachmawati Sadino" w:date="2025-01-31T14:35:00Z">
            <w:rPr>
              <w:rFonts w:asciiTheme="minorBidi" w:hAnsiTheme="minorBidi" w:cstheme="minorBidi"/>
              <w:b/>
              <w:sz w:val="22"/>
              <w:szCs w:val="22"/>
              <w:lang w:val="en-ID"/>
            </w:rPr>
          </w:rPrChange>
        </w:rPr>
        <w:t>2024</w:t>
      </w:r>
    </w:p>
    <w:p w14:paraId="1EBD21E1" w14:textId="059E8F1D" w:rsidR="001828D9" w:rsidRPr="00922713" w:rsidRDefault="002E6021">
      <w:pPr>
        <w:spacing w:line="276" w:lineRule="auto"/>
        <w:ind w:left="2160" w:firstLine="720"/>
        <w:rPr>
          <w:rFonts w:ascii="Arial" w:hAnsi="Arial" w:cs="Arial"/>
          <w:b/>
          <w:sz w:val="22"/>
          <w:szCs w:val="22"/>
          <w:lang w:val="id-ID"/>
          <w:rPrChange w:id="55" w:author="Syahrani Rachmawati Sadino" w:date="2025-01-31T14:35:00Z">
            <w:rPr>
              <w:rFonts w:asciiTheme="minorBidi" w:hAnsiTheme="minorBidi" w:cstheme="minorBidi"/>
              <w:b/>
              <w:sz w:val="22"/>
              <w:szCs w:val="22"/>
              <w:lang w:val="id-ID"/>
            </w:rPr>
          </w:rPrChange>
        </w:rPr>
      </w:pPr>
      <w:r w:rsidRPr="00922713">
        <w:rPr>
          <w:rFonts w:ascii="Arial" w:hAnsi="Arial" w:cs="Arial"/>
          <w:b/>
          <w:sz w:val="22"/>
          <w:szCs w:val="22"/>
          <w:lang w:val="id-ID"/>
          <w:rPrChange w:id="56" w:author="Syahrani Rachmawati Sadino" w:date="2025-01-31T14:35:00Z">
            <w:rPr>
              <w:rFonts w:asciiTheme="minorBidi" w:hAnsiTheme="minorBidi" w:cstheme="minorBidi"/>
              <w:b/>
              <w:sz w:val="22"/>
              <w:szCs w:val="22"/>
              <w:lang w:val="id-ID"/>
            </w:rPr>
          </w:rPrChange>
        </w:rPr>
        <w:t>Nomor:</w:t>
      </w:r>
      <w:r w:rsidRPr="00922713">
        <w:rPr>
          <w:rFonts w:ascii="Arial" w:hAnsi="Arial" w:cs="Arial"/>
          <w:sz w:val="22"/>
          <w:szCs w:val="22"/>
          <w:lang w:val="id-ID"/>
          <w:rPrChange w:id="57" w:author="Syahrani Rachmawati Sadino" w:date="2025-01-31T14:35:00Z">
            <w:rPr>
              <w:rFonts w:asciiTheme="minorBidi" w:hAnsiTheme="minorBidi" w:cstheme="minorBidi"/>
              <w:sz w:val="22"/>
              <w:szCs w:val="22"/>
              <w:lang w:val="id-ID"/>
            </w:rPr>
          </w:rPrChange>
        </w:rPr>
        <w:t xml:space="preserve"> </w:t>
      </w:r>
      <w:del w:id="58" w:author="Syahrani Rachmawati Sadino" w:date="2025-01-31T15:01:00Z">
        <w:r w:rsidRPr="00922713" w:rsidDel="00D54203">
          <w:rPr>
            <w:rFonts w:ascii="Arial" w:hAnsi="Arial" w:cs="Arial"/>
            <w:b/>
            <w:bCs/>
            <w:sz w:val="22"/>
            <w:szCs w:val="22"/>
            <w:lang w:val="id-ID"/>
            <w:rPrChange w:id="59" w:author="Syahrani Rachmawati Sadino" w:date="2025-01-31T14:35:00Z">
              <w:rPr>
                <w:rFonts w:asciiTheme="minorBidi" w:hAnsiTheme="minorBidi" w:cstheme="minorBidi"/>
                <w:b/>
                <w:bCs/>
                <w:sz w:val="22"/>
                <w:szCs w:val="22"/>
                <w:lang w:val="id-ID"/>
              </w:rPr>
            </w:rPrChange>
          </w:rPr>
          <w:delText>__________________</w:delText>
        </w:r>
        <w:commentRangeEnd w:id="49"/>
        <w:r w:rsidRPr="00922713" w:rsidDel="00D54203">
          <w:rPr>
            <w:rStyle w:val="CommentReference"/>
            <w:rFonts w:ascii="Arial" w:eastAsia="Calibri" w:hAnsi="Arial" w:cs="Arial"/>
            <w:sz w:val="22"/>
            <w:szCs w:val="22"/>
            <w:lang w:val="id-ID"/>
            <w:rPrChange w:id="60" w:author="Syahrani Rachmawati Sadino" w:date="2025-01-31T14:35:00Z">
              <w:rPr>
                <w:rStyle w:val="CommentReference"/>
                <w:rFonts w:asciiTheme="minorBidi" w:eastAsia="Calibri" w:hAnsiTheme="minorBidi" w:cstheme="minorBidi"/>
                <w:sz w:val="22"/>
                <w:szCs w:val="22"/>
                <w:lang w:val="id-ID"/>
              </w:rPr>
            </w:rPrChange>
          </w:rPr>
          <w:commentReference w:id="49"/>
        </w:r>
      </w:del>
    </w:p>
    <w:p w14:paraId="58C96EBB" w14:textId="77777777" w:rsidR="001828D9" w:rsidRPr="00922713" w:rsidRDefault="001828D9">
      <w:pPr>
        <w:spacing w:line="276" w:lineRule="auto"/>
        <w:jc w:val="both"/>
        <w:rPr>
          <w:rFonts w:ascii="Arial" w:hAnsi="Arial" w:cs="Arial"/>
          <w:b/>
          <w:sz w:val="22"/>
          <w:szCs w:val="22"/>
          <w:lang w:val="id-ID"/>
          <w:rPrChange w:id="61" w:author="Syahrani Rachmawati Sadino" w:date="2025-01-31T14:35:00Z">
            <w:rPr>
              <w:rFonts w:asciiTheme="minorBidi" w:hAnsiTheme="minorBidi" w:cstheme="minorBidi"/>
              <w:b/>
              <w:sz w:val="22"/>
              <w:szCs w:val="22"/>
              <w:lang w:val="id-ID"/>
            </w:rPr>
          </w:rPrChange>
        </w:rPr>
      </w:pPr>
    </w:p>
    <w:p w14:paraId="42A9EC67" w14:textId="123A876B" w:rsidR="001828D9" w:rsidRDefault="005D130D">
      <w:pPr>
        <w:spacing w:line="276" w:lineRule="auto"/>
        <w:jc w:val="both"/>
        <w:rPr>
          <w:ins w:id="62" w:author="Syahrani Rachmawati Sadino" w:date="2025-01-31T15:00:00Z"/>
          <w:rFonts w:ascii="Arial" w:hAnsi="Arial" w:cs="Arial"/>
          <w:sz w:val="22"/>
          <w:szCs w:val="22"/>
          <w:lang w:val="id-ID"/>
        </w:rPr>
      </w:pPr>
      <w:r w:rsidRPr="00922713">
        <w:rPr>
          <w:rFonts w:ascii="Arial" w:hAnsi="Arial" w:cs="Arial"/>
          <w:sz w:val="22"/>
          <w:szCs w:val="22"/>
          <w:lang w:val="id-ID"/>
          <w:rPrChange w:id="63" w:author="Syahrani Rachmawati Sadino" w:date="2025-01-31T14:35:00Z">
            <w:rPr>
              <w:rFonts w:asciiTheme="minorBidi" w:hAnsiTheme="minorBidi" w:cstheme="minorBidi"/>
              <w:sz w:val="22"/>
              <w:szCs w:val="22"/>
              <w:lang w:val="id-ID"/>
            </w:rPr>
          </w:rPrChange>
        </w:rPr>
        <w:t xml:space="preserve">Perjanjian Kerja sama antara PT Asuransi BRI Life dengan </w:t>
      </w:r>
      <w:del w:id="64" w:author="ADMIN" w:date="2025-07-28T15:30:00Z" w16du:dateUtc="2025-07-28T08:30:00Z">
        <w:r w:rsidRPr="00922713" w:rsidDel="00A7651A">
          <w:rPr>
            <w:rFonts w:ascii="Arial" w:hAnsi="Arial" w:cs="Arial"/>
            <w:sz w:val="22"/>
            <w:szCs w:val="22"/>
            <w:lang w:val="id-ID"/>
            <w:rPrChange w:id="65" w:author="Syahrani Rachmawati Sadino" w:date="2025-01-31T14:35:00Z">
              <w:rPr>
                <w:rFonts w:asciiTheme="minorBidi" w:hAnsiTheme="minorBidi" w:cstheme="minorBidi"/>
                <w:sz w:val="22"/>
                <w:szCs w:val="22"/>
                <w:lang w:val="id-ID"/>
              </w:rPr>
            </w:rPrChange>
          </w:rPr>
          <w:delText>PT/YAYASAN/Klinik _____</w:delText>
        </w:r>
      </w:del>
      <w:ins w:id="66" w:author="ADMIN" w:date="2025-07-28T15:30:00Z" w16du:dateUtc="2025-07-28T08:30:00Z">
        <w:r w:rsidR="00A7651A">
          <w:rPr>
            <w:rFonts w:ascii="Arial" w:hAnsi="Arial" w:cs="Arial"/>
            <w:sz w:val="22"/>
            <w:szCs w:val="22"/>
            <w:lang w:val="id-ID"/>
          </w:rPr>
          <w:t>CV. Putra Disa Prima</w:t>
        </w:r>
      </w:ins>
      <w:r w:rsidRPr="00922713">
        <w:rPr>
          <w:rFonts w:ascii="Arial" w:hAnsi="Arial" w:cs="Arial"/>
          <w:sz w:val="22"/>
          <w:szCs w:val="22"/>
          <w:lang w:val="id-ID"/>
          <w:rPrChange w:id="67" w:author="Syahrani Rachmawati Sadino" w:date="2025-01-31T14:35:00Z">
            <w:rPr>
              <w:rFonts w:asciiTheme="minorBidi" w:hAnsiTheme="minorBidi" w:cstheme="minorBidi"/>
              <w:sz w:val="22"/>
              <w:szCs w:val="22"/>
              <w:lang w:val="id-ID"/>
            </w:rPr>
          </w:rPrChange>
        </w:rPr>
        <w:t xml:space="preserve"> tentang Pelayanan Kesehatan dan Obat Bagi Peserta Asuransi Kesehatan </w:t>
      </w:r>
      <w:bookmarkStart w:id="68" w:name="_Hlk184735693"/>
      <w:r w:rsidRPr="00922713">
        <w:rPr>
          <w:rFonts w:ascii="Arial" w:hAnsi="Arial" w:cs="Arial"/>
          <w:sz w:val="22"/>
          <w:szCs w:val="22"/>
          <w:lang w:val="id-ID"/>
          <w:rPrChange w:id="69" w:author="Syahrani Rachmawati Sadino" w:date="2025-01-31T14:35:00Z">
            <w:rPr>
              <w:rFonts w:asciiTheme="minorBidi" w:hAnsiTheme="minorBidi" w:cstheme="minorBidi"/>
              <w:sz w:val="22"/>
              <w:szCs w:val="22"/>
              <w:lang w:val="id-ID"/>
            </w:rPr>
          </w:rPrChange>
        </w:rPr>
        <w:t xml:space="preserve">PT Asuransi BRI Life </w:t>
      </w:r>
      <w:bookmarkEnd w:id="68"/>
      <w:r w:rsidRPr="00922713">
        <w:rPr>
          <w:rFonts w:ascii="Arial" w:hAnsi="Arial" w:cs="Arial"/>
          <w:sz w:val="22"/>
          <w:szCs w:val="22"/>
          <w:lang w:val="id-ID"/>
          <w:rPrChange w:id="70" w:author="Syahrani Rachmawati Sadino" w:date="2025-01-31T14:35:00Z">
            <w:rPr>
              <w:rFonts w:asciiTheme="minorBidi" w:hAnsiTheme="minorBidi" w:cstheme="minorBidi"/>
              <w:sz w:val="22"/>
              <w:szCs w:val="22"/>
              <w:lang w:val="id-ID"/>
            </w:rPr>
          </w:rPrChange>
        </w:rPr>
        <w:t xml:space="preserve">(untuk selanjutnya disebut sebagai </w:t>
      </w:r>
      <w:r w:rsidRPr="00922713">
        <w:rPr>
          <w:rFonts w:ascii="Arial" w:hAnsi="Arial" w:cs="Arial"/>
          <w:b/>
          <w:bCs/>
          <w:sz w:val="22"/>
          <w:szCs w:val="22"/>
          <w:lang w:val="id-ID"/>
          <w:rPrChange w:id="71" w:author="Syahrani Rachmawati Sadino" w:date="2025-01-31T14:35:00Z">
            <w:rPr>
              <w:rFonts w:asciiTheme="minorBidi" w:hAnsiTheme="minorBidi" w:cstheme="minorBidi"/>
              <w:b/>
              <w:bCs/>
              <w:sz w:val="22"/>
              <w:szCs w:val="22"/>
              <w:lang w:val="id-ID"/>
            </w:rPr>
          </w:rPrChange>
        </w:rPr>
        <w:t>“Perjanjian”</w:t>
      </w:r>
      <w:r w:rsidRPr="00922713">
        <w:rPr>
          <w:rFonts w:ascii="Arial" w:hAnsi="Arial" w:cs="Arial"/>
          <w:sz w:val="22"/>
          <w:szCs w:val="22"/>
          <w:lang w:val="id-ID"/>
          <w:rPrChange w:id="72" w:author="Syahrani Rachmawati Sadino" w:date="2025-01-31T14:35:00Z">
            <w:rPr>
              <w:rFonts w:asciiTheme="minorBidi" w:hAnsiTheme="minorBidi" w:cstheme="minorBidi"/>
              <w:sz w:val="22"/>
              <w:szCs w:val="22"/>
              <w:lang w:val="id-ID"/>
            </w:rPr>
          </w:rPrChange>
        </w:rPr>
        <w:t>) dibuat dan ditandatangani d</w:t>
      </w:r>
      <w:commentRangeStart w:id="73"/>
      <w:r w:rsidRPr="00922713">
        <w:rPr>
          <w:rFonts w:ascii="Arial" w:hAnsi="Arial" w:cs="Arial"/>
          <w:sz w:val="22"/>
          <w:szCs w:val="22"/>
          <w:lang w:val="id-ID"/>
          <w:rPrChange w:id="74" w:author="Syahrani Rachmawati Sadino" w:date="2025-01-31T14:35:00Z">
            <w:rPr>
              <w:rFonts w:asciiTheme="minorBidi" w:hAnsiTheme="minorBidi" w:cstheme="minorBidi"/>
              <w:sz w:val="22"/>
              <w:szCs w:val="22"/>
              <w:lang w:val="id-ID"/>
            </w:rPr>
          </w:rPrChange>
        </w:rPr>
        <w:t>i _____ pada hari _____ tanggal _____ bulan _____ tahun _____ (__/__/__) oleh dan antara</w:t>
      </w:r>
      <w:r w:rsidR="00EA17EE" w:rsidRPr="00922713">
        <w:rPr>
          <w:rFonts w:ascii="Arial" w:hAnsi="Arial" w:cs="Arial"/>
          <w:sz w:val="22"/>
          <w:szCs w:val="22"/>
          <w:lang w:val="id-ID"/>
          <w:rPrChange w:id="75" w:author="Syahrani Rachmawati Sadino" w:date="2025-01-31T14:35:00Z">
            <w:rPr>
              <w:rFonts w:asciiTheme="minorBidi" w:hAnsiTheme="minorBidi" w:cstheme="minorBidi"/>
              <w:sz w:val="22"/>
              <w:szCs w:val="22"/>
              <w:lang w:val="id-ID"/>
            </w:rPr>
          </w:rPrChange>
        </w:rPr>
        <w:t>:</w:t>
      </w:r>
      <w:commentRangeEnd w:id="73"/>
      <w:r w:rsidR="007234FB" w:rsidRPr="00922713">
        <w:rPr>
          <w:rStyle w:val="CommentReference"/>
          <w:rFonts w:ascii="Arial" w:hAnsi="Arial" w:cs="Arial"/>
          <w:sz w:val="22"/>
          <w:szCs w:val="22"/>
          <w:lang w:val="x-none" w:eastAsia="x-none"/>
          <w:rPrChange w:id="76" w:author="Syahrani Rachmawati Sadino" w:date="2025-01-31T14:35:00Z">
            <w:rPr>
              <w:rStyle w:val="CommentReference"/>
              <w:lang w:val="x-none" w:eastAsia="x-none"/>
            </w:rPr>
          </w:rPrChange>
        </w:rPr>
        <w:commentReference w:id="73"/>
      </w:r>
    </w:p>
    <w:p w14:paraId="1E226FA7" w14:textId="77777777" w:rsidR="00D54203" w:rsidRPr="00922713" w:rsidRDefault="00D54203">
      <w:pPr>
        <w:spacing w:line="276" w:lineRule="auto"/>
        <w:jc w:val="both"/>
        <w:rPr>
          <w:rFonts w:ascii="Arial" w:hAnsi="Arial" w:cs="Arial"/>
          <w:strike/>
          <w:sz w:val="22"/>
          <w:szCs w:val="22"/>
          <w:lang w:val="id-ID"/>
          <w:rPrChange w:id="77" w:author="Syahrani Rachmawati Sadino" w:date="2025-01-31T14:35:00Z">
            <w:rPr>
              <w:rFonts w:asciiTheme="minorBidi" w:hAnsiTheme="minorBidi" w:cstheme="minorBidi"/>
              <w:strike/>
              <w:sz w:val="22"/>
              <w:szCs w:val="22"/>
              <w:lang w:val="id-ID"/>
            </w:rPr>
          </w:rPrChange>
        </w:rPr>
      </w:pPr>
    </w:p>
    <w:p w14:paraId="03CB7E52" w14:textId="567CAEB1" w:rsidR="001828D9" w:rsidRPr="00922713" w:rsidRDefault="005D130D">
      <w:pPr>
        <w:pStyle w:val="ListParagraph"/>
        <w:numPr>
          <w:ilvl w:val="0"/>
          <w:numId w:val="10"/>
        </w:numPr>
        <w:tabs>
          <w:tab w:val="clear" w:pos="360"/>
        </w:tabs>
        <w:spacing w:line="276" w:lineRule="auto"/>
        <w:ind w:left="426" w:hanging="426"/>
        <w:rPr>
          <w:rFonts w:ascii="Arial" w:hAnsi="Arial" w:cs="Arial"/>
          <w:b/>
          <w:bCs/>
          <w:sz w:val="22"/>
          <w:szCs w:val="22"/>
          <w:lang w:val="id-ID"/>
          <w:rPrChange w:id="78" w:author="Syahrani Rachmawati Sadino" w:date="2025-01-31T14:35:00Z">
            <w:rPr>
              <w:rFonts w:asciiTheme="minorBidi" w:hAnsiTheme="minorBidi" w:cstheme="minorBidi"/>
              <w:b/>
              <w:bCs/>
              <w:sz w:val="22"/>
              <w:szCs w:val="22"/>
              <w:lang w:val="id-ID"/>
            </w:rPr>
          </w:rPrChange>
        </w:rPr>
        <w:pPrChange w:id="79" w:author="Syahrani Rachmawati Sadino" w:date="2025-01-31T15:00:00Z">
          <w:pPr>
            <w:pStyle w:val="ListParagraph"/>
            <w:numPr>
              <w:numId w:val="10"/>
            </w:numPr>
            <w:tabs>
              <w:tab w:val="num" w:pos="360"/>
            </w:tabs>
            <w:spacing w:line="276" w:lineRule="auto"/>
            <w:ind w:left="426" w:hanging="426"/>
          </w:pPr>
        </w:pPrChange>
      </w:pPr>
      <w:r w:rsidRPr="00922713">
        <w:rPr>
          <w:rFonts w:ascii="Arial" w:hAnsi="Arial" w:cs="Arial"/>
          <w:b/>
          <w:bCs/>
          <w:color w:val="000000"/>
          <w:sz w:val="22"/>
          <w:szCs w:val="22"/>
          <w:shd w:val="clear" w:color="auto" w:fill="FFFFFF"/>
          <w:lang w:val="id-ID"/>
          <w:rPrChange w:id="80" w:author="Syahrani Rachmawati Sadino" w:date="2025-01-31T14:35:00Z">
            <w:rPr>
              <w:rFonts w:asciiTheme="minorBidi" w:hAnsiTheme="minorBidi" w:cstheme="minorBidi"/>
              <w:b/>
              <w:bCs/>
              <w:color w:val="000000"/>
              <w:sz w:val="22"/>
              <w:szCs w:val="22"/>
              <w:shd w:val="clear" w:color="auto" w:fill="FFFFFF"/>
              <w:lang w:val="id-ID"/>
            </w:rPr>
          </w:rPrChange>
        </w:rPr>
        <w:t xml:space="preserve">Anna Novy Handayani </w:t>
      </w:r>
      <w:r w:rsidRPr="00922713">
        <w:rPr>
          <w:rFonts w:ascii="Arial" w:hAnsi="Arial" w:cs="Arial"/>
          <w:color w:val="000000"/>
          <w:sz w:val="22"/>
          <w:szCs w:val="22"/>
          <w:shd w:val="clear" w:color="auto" w:fill="FFFFFF"/>
          <w:lang w:val="id-ID"/>
          <w:rPrChange w:id="81" w:author="Syahrani Rachmawati Sadino" w:date="2025-01-31T14:35:00Z">
            <w:rPr>
              <w:rFonts w:asciiTheme="minorBidi" w:hAnsiTheme="minorBidi" w:cstheme="minorBidi"/>
              <w:color w:val="000000"/>
              <w:sz w:val="22"/>
              <w:szCs w:val="22"/>
              <w:shd w:val="clear" w:color="auto" w:fill="FFFFFF"/>
              <w:lang w:val="id-ID"/>
            </w:rPr>
          </w:rPrChange>
        </w:rPr>
        <w:t>jabatan</w:t>
      </w:r>
      <w:r w:rsidRPr="00922713">
        <w:rPr>
          <w:rFonts w:ascii="Arial" w:hAnsi="Arial" w:cs="Arial"/>
          <w:b/>
          <w:bCs/>
          <w:color w:val="000000"/>
          <w:sz w:val="22"/>
          <w:szCs w:val="22"/>
          <w:shd w:val="clear" w:color="auto" w:fill="FFFFFF"/>
          <w:lang w:val="id-ID"/>
          <w:rPrChange w:id="82" w:author="Syahrani Rachmawati Sadino" w:date="2025-01-31T14:35:00Z">
            <w:rPr>
              <w:rFonts w:asciiTheme="minorBidi" w:hAnsiTheme="minorBidi" w:cstheme="minorBidi"/>
              <w:b/>
              <w:bCs/>
              <w:color w:val="000000"/>
              <w:sz w:val="22"/>
              <w:szCs w:val="22"/>
              <w:shd w:val="clear" w:color="auto" w:fill="FFFFFF"/>
              <w:lang w:val="id-ID"/>
            </w:rPr>
          </w:rPrChange>
        </w:rPr>
        <w:t xml:space="preserve"> </w:t>
      </w:r>
      <w:del w:id="83" w:author="Ni Nyoman Ayu Tri Utami" w:date="2025-06-12T11:19:00Z">
        <w:r w:rsidRPr="004527DE" w:rsidDel="004527DE">
          <w:rPr>
            <w:rFonts w:ascii="Arial" w:hAnsi="Arial" w:cs="Arial"/>
            <w:b/>
            <w:bCs/>
            <w:color w:val="000000"/>
            <w:sz w:val="22"/>
            <w:szCs w:val="22"/>
            <w:shd w:val="clear" w:color="auto" w:fill="FFFFFF"/>
            <w:lang w:val="id-ID"/>
            <w:rPrChange w:id="84" w:author="Ni Nyoman Ayu Tri Utami" w:date="2025-06-12T11:19:00Z">
              <w:rPr>
                <w:rFonts w:asciiTheme="minorBidi" w:hAnsiTheme="minorBidi" w:cstheme="minorBidi"/>
                <w:b/>
                <w:bCs/>
                <w:i/>
                <w:color w:val="000000"/>
                <w:sz w:val="22"/>
                <w:szCs w:val="22"/>
                <w:shd w:val="clear" w:color="auto" w:fill="FFFFFF"/>
                <w:lang w:val="id-ID"/>
              </w:rPr>
            </w:rPrChange>
          </w:rPr>
          <w:delText>Project Manager</w:delText>
        </w:r>
      </w:del>
      <w:proofErr w:type="spellStart"/>
      <w:ins w:id="85" w:author="Ni Nyoman Ayu Tri Utami" w:date="2025-06-12T11:19:00Z">
        <w:r w:rsidR="004527DE" w:rsidRPr="004527DE">
          <w:rPr>
            <w:rFonts w:ascii="Arial" w:hAnsi="Arial" w:cs="Arial"/>
            <w:b/>
            <w:bCs/>
            <w:color w:val="000000"/>
            <w:sz w:val="22"/>
            <w:szCs w:val="22"/>
            <w:shd w:val="clear" w:color="auto" w:fill="FFFFFF"/>
            <w:rPrChange w:id="86" w:author="Ni Nyoman Ayu Tri Utami" w:date="2025-06-12T11:19:00Z">
              <w:rPr>
                <w:rFonts w:ascii="Arial" w:hAnsi="Arial" w:cs="Arial"/>
                <w:b/>
                <w:bCs/>
                <w:i/>
                <w:color w:val="000000"/>
                <w:sz w:val="22"/>
                <w:szCs w:val="22"/>
                <w:shd w:val="clear" w:color="auto" w:fill="FFFFFF"/>
              </w:rPr>
            </w:rPrChange>
          </w:rPr>
          <w:t>Kepala</w:t>
        </w:r>
        <w:proofErr w:type="spellEnd"/>
        <w:r w:rsidR="004527DE" w:rsidRPr="004527DE">
          <w:rPr>
            <w:rFonts w:ascii="Arial" w:hAnsi="Arial" w:cs="Arial"/>
            <w:b/>
            <w:bCs/>
            <w:color w:val="000000"/>
            <w:sz w:val="22"/>
            <w:szCs w:val="22"/>
            <w:shd w:val="clear" w:color="auto" w:fill="FFFFFF"/>
            <w:rPrChange w:id="87" w:author="Ni Nyoman Ayu Tri Utami" w:date="2025-06-12T11:19:00Z">
              <w:rPr>
                <w:rFonts w:ascii="Arial" w:hAnsi="Arial" w:cs="Arial"/>
                <w:b/>
                <w:bCs/>
                <w:i/>
                <w:color w:val="000000"/>
                <w:sz w:val="22"/>
                <w:szCs w:val="22"/>
                <w:shd w:val="clear" w:color="auto" w:fill="FFFFFF"/>
              </w:rPr>
            </w:rPrChange>
          </w:rPr>
          <w:t xml:space="preserve"> Divisi</w:t>
        </w:r>
      </w:ins>
      <w:r w:rsidRPr="00922713">
        <w:rPr>
          <w:rFonts w:ascii="Arial" w:hAnsi="Arial" w:cs="Arial"/>
          <w:color w:val="000000"/>
          <w:sz w:val="22"/>
          <w:szCs w:val="22"/>
          <w:shd w:val="clear" w:color="auto" w:fill="FFFFFF"/>
          <w:lang w:val="id-ID"/>
          <w:rPrChange w:id="88" w:author="Syahrani Rachmawati Sadino" w:date="2025-01-31T14:35:00Z">
            <w:rPr>
              <w:rFonts w:asciiTheme="minorBidi" w:hAnsiTheme="minorBidi" w:cstheme="minorBidi"/>
              <w:color w:val="000000"/>
              <w:sz w:val="22"/>
              <w:szCs w:val="22"/>
              <w:shd w:val="clear" w:color="auto" w:fill="FFFFFF"/>
              <w:lang w:val="id-ID"/>
            </w:rPr>
          </w:rPrChange>
        </w:rPr>
        <w:t xml:space="preserve"> </w:t>
      </w:r>
      <w:r w:rsidRPr="00922713">
        <w:rPr>
          <w:rFonts w:ascii="Arial" w:hAnsi="Arial" w:cs="Arial"/>
          <w:b/>
          <w:i/>
          <w:color w:val="000000"/>
          <w:sz w:val="22"/>
          <w:szCs w:val="22"/>
          <w:shd w:val="clear" w:color="auto" w:fill="FFFFFF"/>
          <w:lang w:val="id-ID"/>
          <w:rPrChange w:id="89" w:author="Syahrani Rachmawati Sadino" w:date="2025-01-31T14:35:00Z">
            <w:rPr>
              <w:rFonts w:asciiTheme="minorBidi" w:hAnsiTheme="minorBidi" w:cstheme="minorBidi"/>
              <w:b/>
              <w:i/>
              <w:color w:val="000000"/>
              <w:sz w:val="22"/>
              <w:szCs w:val="22"/>
              <w:shd w:val="clear" w:color="auto" w:fill="FFFFFF"/>
              <w:lang w:val="id-ID"/>
            </w:rPr>
          </w:rPrChange>
        </w:rPr>
        <w:t>Healthcare</w:t>
      </w:r>
      <w:ins w:id="90" w:author="Ni Nyoman Ayu Tri Utami" w:date="2025-06-12T11:19:00Z">
        <w:r w:rsidR="004527DE">
          <w:rPr>
            <w:rFonts w:ascii="Arial" w:hAnsi="Arial" w:cs="Arial"/>
            <w:b/>
            <w:i/>
            <w:color w:val="000000"/>
            <w:sz w:val="22"/>
            <w:szCs w:val="22"/>
            <w:shd w:val="clear" w:color="auto" w:fill="FFFFFF"/>
          </w:rPr>
          <w:t xml:space="preserve"> Ecosystem</w:t>
        </w:r>
      </w:ins>
      <w:r w:rsidRPr="00922713">
        <w:rPr>
          <w:rFonts w:ascii="Arial" w:hAnsi="Arial" w:cs="Arial"/>
          <w:color w:val="000000"/>
          <w:sz w:val="22"/>
          <w:szCs w:val="22"/>
          <w:shd w:val="clear" w:color="auto" w:fill="FFFFFF"/>
          <w:lang w:val="id-ID"/>
          <w:rPrChange w:id="91" w:author="Syahrani Rachmawati Sadino" w:date="2025-01-31T14:35:00Z">
            <w:rPr>
              <w:rFonts w:asciiTheme="minorBidi" w:hAnsiTheme="minorBidi" w:cstheme="minorBidi"/>
              <w:color w:val="000000"/>
              <w:sz w:val="22"/>
              <w:szCs w:val="22"/>
              <w:shd w:val="clear" w:color="auto" w:fill="FFFFFF"/>
              <w:lang w:val="id-ID"/>
            </w:rPr>
          </w:rPrChange>
        </w:rPr>
        <w:t xml:space="preserve">, berdasarkan Akta Pendirian No: 116 tanggal 28 Oktober 1987, Akta Nyonya Poerbaningsih Adi Warsito, S.H., Notaris di Jakarta, disahkan oleh Menteri Kehakiman RI No: C2-6645.HT.01.01-TH.88 tanggal 2 Agustus 1988, dimuat dalam Berita Negara RI No: 71 tanggal 04 September 1990, Anggaran Dasar telah mengalami beberapa kali perubahan, Akta No: 8 tanggal 2 Maret 2021, </w:t>
      </w:r>
      <w:r w:rsidRPr="00922713">
        <w:rPr>
          <w:rFonts w:ascii="Arial" w:hAnsi="Arial" w:cs="Arial"/>
          <w:color w:val="000000"/>
          <w:sz w:val="22"/>
          <w:szCs w:val="22"/>
          <w:shd w:val="clear" w:color="auto" w:fill="FFFFFF"/>
          <w:lang w:val="id-ID"/>
          <w:rPrChange w:id="92" w:author="Syahrani Rachmawati Sadino" w:date="2025-01-31T14:35:00Z">
            <w:rPr>
              <w:rFonts w:asciiTheme="minorBidi" w:hAnsiTheme="minorBidi" w:cstheme="minorBidi"/>
              <w:color w:val="000000"/>
              <w:sz w:val="22"/>
              <w:szCs w:val="22"/>
              <w:highlight w:val="yellow"/>
              <w:shd w:val="clear" w:color="auto" w:fill="FFFFFF"/>
              <w:lang w:val="id-ID"/>
            </w:rPr>
          </w:rPrChange>
        </w:rPr>
        <w:t>yang dibuat oleh Notaris Jose Dima Satria, SH., M.Kn., Notaris di Jakarta Selatan, disahkan Keputusan Menteri Hukum dan HAM RI No: AHU-AH.01.03.0033868 tanggal 2 Maret 2023, Akta No: 1 tanggal 01 Maret 2024 yang dibuat oleh Notaris Jose Dima Satria, SH., M.Kn., Notaris di Jakarta Selatan, disahkan Keputusan Menteri Hukum dan HAM RI No: AHU.AH.01.03-0051691 tanggal 01 Maret 2024, perubahan terakhir Akta No: 21 tanggal 3 Juli 2024 yang dibuat oleh Notaris Jose Dima Satria, S.H., M.Kn., Notaris di Jakarta Selatan, disahkan Keputusan Menteri Hukum dan HAM RI No: AHU-AH.01.09-0222171 tanggal 04 Juli 2024</w:t>
      </w:r>
      <w:r w:rsidRPr="00922713">
        <w:rPr>
          <w:rFonts w:ascii="Arial" w:hAnsi="Arial" w:cs="Arial"/>
          <w:sz w:val="22"/>
          <w:szCs w:val="22"/>
          <w:lang w:val="id-ID"/>
          <w:rPrChange w:id="93" w:author="Syahrani Rachmawati Sadino" w:date="2025-01-31T14:35:00Z">
            <w:rPr>
              <w:rFonts w:asciiTheme="minorBidi" w:hAnsiTheme="minorBidi" w:cstheme="minorBidi"/>
              <w:sz w:val="22"/>
              <w:szCs w:val="22"/>
              <w:lang w:val="id-ID"/>
            </w:rPr>
          </w:rPrChange>
        </w:rPr>
        <w:t>,</w:t>
      </w:r>
      <w:r w:rsidRPr="00922713">
        <w:rPr>
          <w:rFonts w:ascii="Arial" w:hAnsi="Arial" w:cs="Arial"/>
          <w:b/>
          <w:sz w:val="22"/>
          <w:szCs w:val="22"/>
          <w:lang w:val="id-ID"/>
          <w:rPrChange w:id="94" w:author="Syahrani Rachmawati Sadino" w:date="2025-01-31T14:35:00Z">
            <w:rPr>
              <w:rFonts w:asciiTheme="minorBidi" w:hAnsiTheme="minorBidi" w:cstheme="minorBidi"/>
              <w:b/>
              <w:sz w:val="22"/>
              <w:szCs w:val="22"/>
              <w:lang w:val="id-ID"/>
            </w:rPr>
          </w:rPrChange>
        </w:rPr>
        <w:t xml:space="preserve"> dan berdasarkan Surat Kuasa No: B</w:t>
      </w:r>
      <w:r w:rsidRPr="00922713">
        <w:rPr>
          <w:rFonts w:ascii="Arial" w:hAnsi="Arial" w:cs="Arial"/>
          <w:b/>
          <w:bCs/>
          <w:sz w:val="22"/>
          <w:szCs w:val="22"/>
          <w:lang w:val="id-ID"/>
          <w:rPrChange w:id="95" w:author="Syahrani Rachmawati Sadino" w:date="2025-01-31T14:35:00Z">
            <w:rPr>
              <w:rFonts w:asciiTheme="minorBidi" w:hAnsiTheme="minorBidi" w:cstheme="minorBidi"/>
              <w:b/>
              <w:bCs/>
              <w:sz w:val="22"/>
              <w:szCs w:val="22"/>
              <w:lang w:val="id-ID"/>
            </w:rPr>
          </w:rPrChange>
        </w:rPr>
        <w:t>.</w:t>
      </w:r>
      <w:r w:rsidRPr="00922713">
        <w:rPr>
          <w:rFonts w:ascii="Arial" w:hAnsi="Arial" w:cs="Arial"/>
          <w:b/>
          <w:sz w:val="22"/>
          <w:szCs w:val="22"/>
          <w:lang w:val="id-ID"/>
          <w:rPrChange w:id="96" w:author="Syahrani Rachmawati Sadino" w:date="2025-01-31T14:35:00Z">
            <w:rPr>
              <w:rFonts w:asciiTheme="minorBidi" w:hAnsiTheme="minorBidi" w:cstheme="minorBidi"/>
              <w:b/>
              <w:sz w:val="22"/>
              <w:szCs w:val="22"/>
              <w:lang w:val="id-ID"/>
            </w:rPr>
          </w:rPrChange>
        </w:rPr>
        <w:t xml:space="preserve"> 1059/DIR/KPH/XII/2023</w:t>
      </w:r>
      <w:r w:rsidRPr="00922713">
        <w:rPr>
          <w:rFonts w:ascii="Arial" w:hAnsi="Arial" w:cs="Arial"/>
          <w:bCs/>
          <w:sz w:val="22"/>
          <w:szCs w:val="22"/>
          <w:lang w:val="id-ID"/>
          <w:rPrChange w:id="97" w:author="Syahrani Rachmawati Sadino" w:date="2025-01-31T14:35:00Z">
            <w:rPr>
              <w:rFonts w:asciiTheme="minorBidi" w:hAnsiTheme="minorBidi" w:cstheme="minorBidi"/>
              <w:bCs/>
              <w:sz w:val="22"/>
              <w:szCs w:val="22"/>
              <w:lang w:val="id-ID"/>
            </w:rPr>
          </w:rPrChange>
        </w:rPr>
        <w:t>,</w:t>
      </w:r>
      <w:r w:rsidRPr="00922713">
        <w:rPr>
          <w:rFonts w:ascii="Arial" w:hAnsi="Arial" w:cs="Arial"/>
          <w:b/>
          <w:sz w:val="22"/>
          <w:szCs w:val="22"/>
          <w:lang w:val="id-ID"/>
          <w:rPrChange w:id="98" w:author="Syahrani Rachmawati Sadino" w:date="2025-01-31T14:35:00Z">
            <w:rPr>
              <w:rFonts w:asciiTheme="minorBidi" w:hAnsiTheme="minorBidi" w:cstheme="minorBidi"/>
              <w:b/>
              <w:sz w:val="22"/>
              <w:szCs w:val="22"/>
              <w:lang w:val="id-ID"/>
            </w:rPr>
          </w:rPrChange>
        </w:rPr>
        <w:t xml:space="preserve"> </w:t>
      </w:r>
      <w:r w:rsidRPr="00922713">
        <w:rPr>
          <w:rFonts w:ascii="Arial" w:hAnsi="Arial" w:cs="Arial"/>
          <w:color w:val="000000"/>
          <w:sz w:val="22"/>
          <w:szCs w:val="22"/>
          <w:shd w:val="clear" w:color="auto" w:fill="FFFFFF"/>
          <w:lang w:val="id-ID"/>
          <w:rPrChange w:id="99" w:author="Syahrani Rachmawati Sadino" w:date="2025-01-31T14:35:00Z">
            <w:rPr>
              <w:rFonts w:asciiTheme="minorBidi" w:hAnsiTheme="minorBidi" w:cstheme="minorBidi"/>
              <w:color w:val="000000"/>
              <w:sz w:val="22"/>
              <w:szCs w:val="22"/>
              <w:shd w:val="clear" w:color="auto" w:fill="FFFFFF"/>
              <w:lang w:val="id-ID"/>
            </w:rPr>
          </w:rPrChange>
        </w:rPr>
        <w:t xml:space="preserve">oleh karena itu sah menurut hukum bertindak untuk dan atas </w:t>
      </w:r>
      <w:r w:rsidRPr="00922713">
        <w:rPr>
          <w:rFonts w:ascii="Arial" w:hAnsi="Arial" w:cs="Arial"/>
          <w:bCs/>
          <w:color w:val="000000"/>
          <w:sz w:val="22"/>
          <w:szCs w:val="22"/>
          <w:shd w:val="clear" w:color="auto" w:fill="FFFFFF"/>
          <w:lang w:val="id-ID"/>
          <w:rPrChange w:id="100" w:author="Syahrani Rachmawati Sadino" w:date="2025-01-31T14:35:00Z">
            <w:rPr>
              <w:rFonts w:asciiTheme="minorBidi" w:hAnsiTheme="minorBidi" w:cstheme="minorBidi"/>
              <w:bCs/>
              <w:color w:val="000000"/>
              <w:sz w:val="22"/>
              <w:szCs w:val="22"/>
              <w:shd w:val="clear" w:color="auto" w:fill="FFFFFF"/>
              <w:lang w:val="id-ID"/>
            </w:rPr>
          </w:rPrChange>
        </w:rPr>
        <w:t>nama</w:t>
      </w:r>
      <w:r w:rsidRPr="00922713">
        <w:rPr>
          <w:rFonts w:ascii="Arial" w:hAnsi="Arial" w:cs="Arial"/>
          <w:b/>
          <w:color w:val="000000"/>
          <w:sz w:val="22"/>
          <w:szCs w:val="22"/>
          <w:shd w:val="clear" w:color="auto" w:fill="FFFFFF"/>
          <w:lang w:val="id-ID"/>
          <w:rPrChange w:id="101" w:author="Syahrani Rachmawati Sadino" w:date="2025-01-31T14:35:00Z">
            <w:rPr>
              <w:rFonts w:asciiTheme="minorBidi" w:hAnsiTheme="minorBidi" w:cstheme="minorBidi"/>
              <w:b/>
              <w:color w:val="000000"/>
              <w:sz w:val="22"/>
              <w:szCs w:val="22"/>
              <w:shd w:val="clear" w:color="auto" w:fill="FFFFFF"/>
              <w:lang w:val="id-ID"/>
            </w:rPr>
          </w:rPrChange>
        </w:rPr>
        <w:t xml:space="preserve"> PT Asuransi BRI Life</w:t>
      </w:r>
      <w:r w:rsidRPr="00922713">
        <w:rPr>
          <w:rFonts w:ascii="Arial" w:hAnsi="Arial" w:cs="Arial"/>
          <w:color w:val="000000"/>
          <w:sz w:val="22"/>
          <w:szCs w:val="22"/>
          <w:shd w:val="clear" w:color="auto" w:fill="FFFFFF"/>
          <w:lang w:val="id-ID"/>
          <w:rPrChange w:id="102" w:author="Syahrani Rachmawati Sadino" w:date="2025-01-31T14:35:00Z">
            <w:rPr>
              <w:rFonts w:asciiTheme="minorBidi" w:hAnsiTheme="minorBidi" w:cstheme="minorBidi"/>
              <w:color w:val="000000"/>
              <w:sz w:val="22"/>
              <w:szCs w:val="22"/>
              <w:shd w:val="clear" w:color="auto" w:fill="FFFFFF"/>
              <w:lang w:val="id-ID"/>
            </w:rPr>
          </w:rPrChange>
        </w:rPr>
        <w:t>, berkedudukan di Gedung Graha Irama Lantai 5, 7, dan 15, Jl. H.R Rasuna Said Blok X-1 Kav. 1</w:t>
      </w:r>
      <w:ins w:id="103" w:author="Syahrani Rachmawati Sadino" w:date="2025-01-31T15:02:00Z">
        <w:r w:rsidR="00D54203">
          <w:rPr>
            <w:rFonts w:ascii="Arial" w:hAnsi="Arial" w:cs="Arial"/>
            <w:color w:val="000000"/>
            <w:sz w:val="22"/>
            <w:szCs w:val="22"/>
            <w:shd w:val="clear" w:color="auto" w:fill="FFFFFF"/>
          </w:rPr>
          <w:t xml:space="preserve"> </w:t>
        </w:r>
      </w:ins>
      <w:r w:rsidRPr="00922713">
        <w:rPr>
          <w:rFonts w:ascii="Arial" w:hAnsi="Arial" w:cs="Arial"/>
          <w:color w:val="000000"/>
          <w:sz w:val="22"/>
          <w:szCs w:val="22"/>
          <w:shd w:val="clear" w:color="auto" w:fill="FFFFFF"/>
          <w:lang w:val="id-ID"/>
          <w:rPrChange w:id="104" w:author="Syahrani Rachmawati Sadino" w:date="2025-01-31T14:35:00Z">
            <w:rPr>
              <w:rFonts w:asciiTheme="minorBidi" w:hAnsiTheme="minorBidi" w:cstheme="minorBidi"/>
              <w:color w:val="000000"/>
              <w:sz w:val="22"/>
              <w:szCs w:val="22"/>
              <w:shd w:val="clear" w:color="auto" w:fill="FFFFFF"/>
              <w:lang w:val="id-ID"/>
            </w:rPr>
          </w:rPrChange>
        </w:rPr>
        <w:t>&amp;</w:t>
      </w:r>
      <w:ins w:id="105" w:author="Syahrani Rachmawati Sadino" w:date="2025-01-31T15:02:00Z">
        <w:r w:rsidR="00D54203">
          <w:rPr>
            <w:rFonts w:ascii="Arial" w:hAnsi="Arial" w:cs="Arial"/>
            <w:color w:val="000000"/>
            <w:sz w:val="22"/>
            <w:szCs w:val="22"/>
            <w:shd w:val="clear" w:color="auto" w:fill="FFFFFF"/>
          </w:rPr>
          <w:t xml:space="preserve"> </w:t>
        </w:r>
      </w:ins>
      <w:r w:rsidRPr="00922713">
        <w:rPr>
          <w:rFonts w:ascii="Arial" w:hAnsi="Arial" w:cs="Arial"/>
          <w:color w:val="000000"/>
          <w:sz w:val="22"/>
          <w:szCs w:val="22"/>
          <w:shd w:val="clear" w:color="auto" w:fill="FFFFFF"/>
          <w:lang w:val="id-ID"/>
          <w:rPrChange w:id="106" w:author="Syahrani Rachmawati Sadino" w:date="2025-01-31T14:35:00Z">
            <w:rPr>
              <w:rFonts w:asciiTheme="minorBidi" w:hAnsiTheme="minorBidi" w:cstheme="minorBidi"/>
              <w:color w:val="000000"/>
              <w:sz w:val="22"/>
              <w:szCs w:val="22"/>
              <w:shd w:val="clear" w:color="auto" w:fill="FFFFFF"/>
              <w:lang w:val="id-ID"/>
            </w:rPr>
          </w:rPrChange>
        </w:rPr>
        <w:t xml:space="preserve">2, Jakarta Selatan, 12950, untuk selanjutnya disebut sebagai </w:t>
      </w:r>
      <w:r w:rsidRPr="00922713">
        <w:rPr>
          <w:rFonts w:ascii="Arial" w:hAnsi="Arial" w:cs="Arial"/>
          <w:b/>
          <w:bCs/>
          <w:color w:val="000000"/>
          <w:sz w:val="22"/>
          <w:szCs w:val="22"/>
          <w:lang w:val="id-ID"/>
          <w:rPrChange w:id="107" w:author="Syahrani Rachmawati Sadino" w:date="2025-01-31T14:35:00Z">
            <w:rPr>
              <w:rFonts w:asciiTheme="minorBidi" w:hAnsiTheme="minorBidi" w:cstheme="minorBidi"/>
              <w:b/>
              <w:bCs/>
              <w:color w:val="000000"/>
              <w:sz w:val="22"/>
              <w:szCs w:val="22"/>
              <w:lang w:val="id-ID"/>
            </w:rPr>
          </w:rPrChange>
        </w:rPr>
        <w:t>PIHAK PERTAMA</w:t>
      </w:r>
      <w:r w:rsidR="00EA17EE" w:rsidRPr="00922713">
        <w:rPr>
          <w:rFonts w:ascii="Arial" w:hAnsi="Arial" w:cs="Arial"/>
          <w:sz w:val="22"/>
          <w:szCs w:val="22"/>
          <w:lang w:val="id-ID"/>
          <w:rPrChange w:id="108" w:author="Syahrani Rachmawati Sadino" w:date="2025-01-31T14:35:00Z">
            <w:rPr>
              <w:rFonts w:asciiTheme="minorBidi" w:hAnsiTheme="minorBidi" w:cstheme="minorBidi"/>
              <w:sz w:val="22"/>
              <w:szCs w:val="22"/>
              <w:lang w:val="id-ID"/>
            </w:rPr>
          </w:rPrChange>
        </w:rPr>
        <w:t>.</w:t>
      </w:r>
    </w:p>
    <w:p w14:paraId="30B9B5B4" w14:textId="77777777" w:rsidR="001828D9" w:rsidRPr="00922713" w:rsidRDefault="001828D9">
      <w:pPr>
        <w:spacing w:line="276" w:lineRule="auto"/>
        <w:ind w:left="426" w:hanging="426"/>
        <w:jc w:val="both"/>
        <w:rPr>
          <w:rFonts w:ascii="Arial" w:hAnsi="Arial" w:cs="Arial"/>
          <w:sz w:val="22"/>
          <w:szCs w:val="22"/>
          <w:lang w:val="id-ID"/>
          <w:rPrChange w:id="109" w:author="Syahrani Rachmawati Sadino" w:date="2025-01-31T14:35:00Z">
            <w:rPr>
              <w:rFonts w:asciiTheme="minorBidi" w:hAnsiTheme="minorBidi" w:cstheme="minorBidi"/>
              <w:sz w:val="22"/>
              <w:szCs w:val="22"/>
              <w:lang w:val="id-ID"/>
            </w:rPr>
          </w:rPrChange>
        </w:rPr>
      </w:pPr>
    </w:p>
    <w:p w14:paraId="5F7C90C8" w14:textId="3575BF09" w:rsidR="00BF3D01" w:rsidRPr="00A7651A" w:rsidRDefault="005D130D">
      <w:pPr>
        <w:numPr>
          <w:ilvl w:val="0"/>
          <w:numId w:val="10"/>
        </w:numPr>
        <w:tabs>
          <w:tab w:val="clear" w:pos="360"/>
        </w:tabs>
        <w:spacing w:line="276" w:lineRule="auto"/>
        <w:ind w:left="426" w:hanging="426"/>
        <w:jc w:val="both"/>
        <w:rPr>
          <w:rFonts w:ascii="Arial" w:hAnsi="Arial" w:cs="Arial"/>
          <w:sz w:val="22"/>
          <w:szCs w:val="22"/>
          <w:lang w:val="fr-FR"/>
          <w:rPrChange w:id="110" w:author="ADMIN" w:date="2025-07-28T15:36:00Z" w16du:dateUtc="2025-07-28T08:36:00Z">
            <w:rPr>
              <w:rFonts w:asciiTheme="minorBidi" w:hAnsiTheme="minorBidi" w:cstheme="minorBidi"/>
              <w:sz w:val="22"/>
              <w:szCs w:val="22"/>
              <w:lang w:val="fr-FR"/>
            </w:rPr>
          </w:rPrChange>
        </w:rPr>
        <w:pPrChange w:id="111" w:author="Syahrani Rachmawati Sadino" w:date="2025-01-31T15:00:00Z">
          <w:pPr>
            <w:numPr>
              <w:numId w:val="10"/>
            </w:numPr>
            <w:tabs>
              <w:tab w:val="num" w:pos="360"/>
            </w:tabs>
            <w:spacing w:line="276" w:lineRule="auto"/>
            <w:ind w:left="426" w:hanging="426"/>
            <w:jc w:val="both"/>
          </w:pPr>
        </w:pPrChange>
      </w:pPr>
      <w:del w:id="112" w:author="ADMIN" w:date="2025-07-28T15:30:00Z" w16du:dateUtc="2025-07-28T08:30:00Z">
        <w:r w:rsidRPr="00A7651A" w:rsidDel="00A7651A">
          <w:rPr>
            <w:rFonts w:ascii="Arial" w:eastAsia="Calibri" w:hAnsi="Arial" w:cs="Arial"/>
            <w:b/>
            <w:bCs/>
            <w:iCs/>
            <w:sz w:val="22"/>
            <w:szCs w:val="22"/>
            <w:lang w:val="fr-FR"/>
            <w:rPrChange w:id="113" w:author="ADMIN" w:date="2025-07-28T15:31:00Z" w16du:dateUtc="2025-07-28T08:31:00Z">
              <w:rPr>
                <w:rFonts w:asciiTheme="minorBidi" w:eastAsia="Calibri" w:hAnsiTheme="minorBidi" w:cstheme="minorBidi"/>
                <w:b/>
                <w:bCs/>
                <w:iCs/>
                <w:sz w:val="22"/>
                <w:szCs w:val="22"/>
                <w:lang w:val="fr-FR"/>
              </w:rPr>
            </w:rPrChange>
          </w:rPr>
          <w:delText>(</w:delText>
        </w:r>
        <w:commentRangeStart w:id="114"/>
        <w:commentRangeStart w:id="115"/>
        <w:r w:rsidRPr="00A7651A" w:rsidDel="00A7651A">
          <w:rPr>
            <w:rFonts w:ascii="Arial" w:eastAsia="Calibri" w:hAnsi="Arial" w:cs="Arial"/>
            <w:b/>
            <w:bCs/>
            <w:iCs/>
            <w:sz w:val="22"/>
            <w:szCs w:val="22"/>
            <w:lang w:val="fr-FR"/>
            <w:rPrChange w:id="116" w:author="ADMIN" w:date="2025-07-28T15:31:00Z" w16du:dateUtc="2025-07-28T08:31:00Z">
              <w:rPr>
                <w:rFonts w:asciiTheme="minorBidi" w:eastAsia="Calibri" w:hAnsiTheme="minorBidi" w:cstheme="minorBidi"/>
                <w:b/>
                <w:bCs/>
                <w:iCs/>
                <w:sz w:val="22"/>
                <w:szCs w:val="22"/>
                <w:lang w:val="fr-FR"/>
              </w:rPr>
            </w:rPrChange>
          </w:rPr>
          <w:delText>Nama Pejabat Berwenang)</w:delText>
        </w:r>
      </w:del>
      <w:ins w:id="117" w:author="ADMIN" w:date="2025-07-28T15:31:00Z" w16du:dateUtc="2025-07-28T08:31:00Z">
        <w:r w:rsidR="00A7651A" w:rsidRPr="00A7651A">
          <w:rPr>
            <w:rFonts w:ascii="Arial" w:hAnsi="Arial" w:cs="Arial"/>
            <w:b/>
            <w:sz w:val="22"/>
            <w:szCs w:val="22"/>
            <w:rPrChange w:id="118" w:author="ADMIN" w:date="2025-07-28T15:31:00Z" w16du:dateUtc="2025-07-28T08:31:00Z">
              <w:rPr>
                <w:b/>
              </w:rPr>
            </w:rPrChange>
          </w:rPr>
          <w:t>dr. Sefrina Trisadi, Sp</w:t>
        </w:r>
        <w:r w:rsidR="00A7651A" w:rsidRPr="00540355">
          <w:rPr>
            <w:rFonts w:ascii="Arial" w:hAnsi="Arial" w:cs="Arial"/>
            <w:b/>
            <w:sz w:val="22"/>
            <w:szCs w:val="22"/>
            <w:rPrChange w:id="119" w:author="ADMIN" w:date="2025-07-29T13:00:00Z" w16du:dateUtc="2025-07-29T06:00:00Z">
              <w:rPr>
                <w:b/>
              </w:rPr>
            </w:rPrChange>
          </w:rPr>
          <w:t>,DVE</w:t>
        </w:r>
        <w:r w:rsidR="00A7651A" w:rsidRPr="00540355">
          <w:rPr>
            <w:b/>
          </w:rPr>
          <w:t xml:space="preserve"> </w:t>
        </w:r>
      </w:ins>
      <w:del w:id="120" w:author="ADMIN" w:date="2025-07-28T15:31:00Z" w16du:dateUtc="2025-07-28T08:31:00Z">
        <w:r w:rsidRPr="00540355" w:rsidDel="00A7651A">
          <w:rPr>
            <w:rFonts w:ascii="Arial" w:eastAsia="Calibri" w:hAnsi="Arial" w:cs="Arial"/>
            <w:iCs/>
            <w:sz w:val="22"/>
            <w:szCs w:val="22"/>
            <w:lang w:val="fr-FR"/>
            <w:rPrChange w:id="121" w:author="ADMIN" w:date="2025-07-29T13:00:00Z" w16du:dateUtc="2025-07-29T06:00:00Z">
              <w:rPr>
                <w:rFonts w:asciiTheme="minorBidi" w:eastAsia="Calibri" w:hAnsiTheme="minorBidi" w:cstheme="minorBidi"/>
                <w:iCs/>
                <w:sz w:val="22"/>
                <w:szCs w:val="22"/>
                <w:lang w:val="fr-FR"/>
              </w:rPr>
            </w:rPrChange>
          </w:rPr>
          <w:delText xml:space="preserve"> </w:delText>
        </w:r>
      </w:del>
      <w:r w:rsidRPr="00540355">
        <w:rPr>
          <w:rFonts w:ascii="Arial" w:eastAsia="Calibri" w:hAnsi="Arial" w:cs="Arial"/>
          <w:iCs/>
          <w:sz w:val="22"/>
          <w:szCs w:val="22"/>
          <w:lang w:val="fr-FR"/>
          <w:rPrChange w:id="122" w:author="ADMIN" w:date="2025-07-29T13:00:00Z" w16du:dateUtc="2025-07-29T06:00:00Z">
            <w:rPr>
              <w:rFonts w:asciiTheme="minorBidi" w:eastAsia="Calibri" w:hAnsiTheme="minorBidi" w:cstheme="minorBidi"/>
              <w:iCs/>
              <w:sz w:val="22"/>
              <w:szCs w:val="22"/>
              <w:lang w:val="fr-FR"/>
            </w:rPr>
          </w:rPrChange>
        </w:rPr>
        <w:t xml:space="preserve">jabatan </w:t>
      </w:r>
      <w:del w:id="123" w:author="ADMIN" w:date="2025-07-28T15:31:00Z" w16du:dateUtc="2025-07-28T08:31:00Z">
        <w:r w:rsidRPr="00540355" w:rsidDel="00A7651A">
          <w:rPr>
            <w:rFonts w:ascii="Arial" w:eastAsia="Calibri" w:hAnsi="Arial" w:cs="Arial"/>
            <w:b/>
            <w:bCs/>
            <w:iCs/>
            <w:sz w:val="22"/>
            <w:szCs w:val="22"/>
            <w:lang w:val="fr-FR"/>
            <w:rPrChange w:id="124" w:author="ADMIN" w:date="2025-07-29T13:00:00Z" w16du:dateUtc="2025-07-29T06:00:00Z">
              <w:rPr>
                <w:rFonts w:asciiTheme="minorBidi" w:eastAsia="Calibri" w:hAnsiTheme="minorBidi" w:cstheme="minorBidi"/>
                <w:b/>
                <w:bCs/>
                <w:iCs/>
                <w:sz w:val="22"/>
                <w:szCs w:val="22"/>
                <w:lang w:val="fr-FR"/>
              </w:rPr>
            </w:rPrChange>
          </w:rPr>
          <w:delText>(Jabatan</w:delText>
        </w:r>
        <w:commentRangeEnd w:id="114"/>
        <w:r w:rsidRPr="00540355" w:rsidDel="00A7651A">
          <w:rPr>
            <w:rFonts w:ascii="Arial" w:eastAsia="Calibri" w:hAnsi="Arial" w:cs="Arial"/>
            <w:b/>
            <w:bCs/>
            <w:iCs/>
            <w:sz w:val="22"/>
            <w:szCs w:val="22"/>
            <w:lang w:val="fr-FR"/>
            <w:rPrChange w:id="125" w:author="ADMIN" w:date="2025-07-29T13:00:00Z" w16du:dateUtc="2025-07-29T06:00:00Z">
              <w:rPr>
                <w:rFonts w:asciiTheme="minorBidi" w:eastAsia="Calibri" w:hAnsiTheme="minorBidi" w:cstheme="minorBidi"/>
                <w:b/>
                <w:bCs/>
                <w:iCs/>
                <w:sz w:val="22"/>
                <w:szCs w:val="22"/>
                <w:lang w:val="fr-FR"/>
              </w:rPr>
            </w:rPrChange>
          </w:rPr>
          <w:delText>)</w:delText>
        </w:r>
        <w:r w:rsidRPr="00540355" w:rsidDel="00A7651A">
          <w:rPr>
            <w:rFonts w:ascii="Arial" w:eastAsia="Calibri" w:hAnsi="Arial" w:cs="Arial"/>
            <w:sz w:val="22"/>
            <w:szCs w:val="22"/>
            <w:lang w:val="id-ID"/>
            <w:rPrChange w:id="126" w:author="ADMIN" w:date="2025-07-29T13:00:00Z" w16du:dateUtc="2025-07-29T06:00:00Z">
              <w:rPr>
                <w:rFonts w:asciiTheme="minorBidi" w:eastAsia="Calibri" w:hAnsiTheme="minorBidi" w:cstheme="minorBidi"/>
                <w:sz w:val="22"/>
                <w:szCs w:val="22"/>
                <w:lang w:val="id-ID"/>
              </w:rPr>
            </w:rPrChange>
          </w:rPr>
          <w:commentReference w:id="114"/>
        </w:r>
      </w:del>
      <w:ins w:id="127" w:author="ADMIN" w:date="2025-07-28T15:31:00Z" w16du:dateUtc="2025-07-28T08:31:00Z">
        <w:r w:rsidR="00A7651A" w:rsidRPr="00540355">
          <w:rPr>
            <w:rFonts w:ascii="Arial" w:eastAsia="Calibri" w:hAnsi="Arial" w:cs="Arial"/>
            <w:b/>
            <w:bCs/>
            <w:iCs/>
            <w:sz w:val="22"/>
            <w:szCs w:val="22"/>
            <w:lang w:val="fr-FR"/>
          </w:rPr>
          <w:t>Direktur CV. Putra</w:t>
        </w:r>
      </w:ins>
      <w:ins w:id="128" w:author="ADMIN" w:date="2025-07-28T15:32:00Z" w16du:dateUtc="2025-07-28T08:32:00Z">
        <w:r w:rsidR="00A7651A" w:rsidRPr="00540355">
          <w:rPr>
            <w:rFonts w:ascii="Arial" w:eastAsia="Calibri" w:hAnsi="Arial" w:cs="Arial"/>
            <w:b/>
            <w:bCs/>
            <w:iCs/>
            <w:sz w:val="22"/>
            <w:szCs w:val="22"/>
            <w:lang w:val="fr-FR"/>
          </w:rPr>
          <w:t xml:space="preserve"> Disa Prima</w:t>
        </w:r>
      </w:ins>
      <w:r w:rsidRPr="00540355">
        <w:rPr>
          <w:rFonts w:ascii="Arial" w:eastAsia="Calibri" w:hAnsi="Arial" w:cs="Arial"/>
          <w:b/>
          <w:bCs/>
          <w:iCs/>
          <w:sz w:val="22"/>
          <w:szCs w:val="22"/>
          <w:lang w:val="fr-FR"/>
          <w:rPrChange w:id="129" w:author="ADMIN" w:date="2025-07-29T13:00:00Z" w16du:dateUtc="2025-07-29T06:00:00Z">
            <w:rPr>
              <w:rFonts w:asciiTheme="minorBidi" w:eastAsia="Calibri" w:hAnsiTheme="minorBidi" w:cstheme="minorBidi"/>
              <w:b/>
              <w:bCs/>
              <w:iCs/>
              <w:sz w:val="22"/>
              <w:szCs w:val="22"/>
              <w:lang w:val="fr-FR"/>
            </w:rPr>
          </w:rPrChange>
        </w:rPr>
        <w:t xml:space="preserve"> </w:t>
      </w:r>
      <w:r w:rsidRPr="00540355">
        <w:rPr>
          <w:rFonts w:ascii="Arial" w:eastAsia="Calibri" w:hAnsi="Arial" w:cs="Arial"/>
          <w:iCs/>
          <w:sz w:val="22"/>
          <w:szCs w:val="22"/>
          <w:lang w:val="fr-FR"/>
          <w:rPrChange w:id="130" w:author="ADMIN" w:date="2025-07-29T13:00:00Z" w16du:dateUtc="2025-07-29T06:00:00Z">
            <w:rPr>
              <w:rFonts w:asciiTheme="minorBidi" w:eastAsia="Calibri" w:hAnsiTheme="minorBidi" w:cstheme="minorBidi"/>
              <w:iCs/>
              <w:sz w:val="22"/>
              <w:szCs w:val="22"/>
              <w:lang w:val="fr-FR"/>
            </w:rPr>
          </w:rPrChange>
        </w:rPr>
        <w:t xml:space="preserve">berdasarkan </w:t>
      </w:r>
      <w:ins w:id="131" w:author="ADMIN" w:date="2025-07-28T15:33:00Z" w16du:dateUtc="2025-07-28T08:33:00Z">
        <w:r w:rsidR="00A7651A" w:rsidRPr="00540355">
          <w:rPr>
            <w:rFonts w:ascii="Arial" w:hAnsi="Arial" w:cs="Arial"/>
            <w:bCs/>
            <w:sz w:val="22"/>
            <w:szCs w:val="22"/>
            <w:rPrChange w:id="132" w:author="ADMIN" w:date="2025-07-29T13:00:00Z" w16du:dateUtc="2025-07-29T06:00:00Z">
              <w:rPr>
                <w:b/>
                <w:highlight w:val="white"/>
              </w:rPr>
            </w:rPrChange>
          </w:rPr>
          <w:t xml:space="preserve">Akta Pernyataan Keputusan Pemegang Saham Nomor </w:t>
        </w:r>
        <w:r w:rsidR="00A7651A" w:rsidRPr="00540355">
          <w:rPr>
            <w:rFonts w:ascii="Arial" w:hAnsi="Arial" w:cs="Arial"/>
            <w:bCs/>
            <w:sz w:val="22"/>
            <w:szCs w:val="22"/>
            <w:rPrChange w:id="133" w:author="ADMIN" w:date="2025-07-29T13:00:00Z" w16du:dateUtc="2025-07-29T06:00:00Z">
              <w:rPr>
                <w:b/>
                <w:highlight w:val="yellow"/>
              </w:rPr>
            </w:rPrChange>
          </w:rPr>
          <w:t xml:space="preserve">26 </w:t>
        </w:r>
        <w:r w:rsidR="00A7651A" w:rsidRPr="00540355">
          <w:rPr>
            <w:rFonts w:ascii="Arial" w:hAnsi="Arial" w:cs="Arial"/>
            <w:bCs/>
            <w:sz w:val="22"/>
            <w:szCs w:val="22"/>
            <w:rPrChange w:id="134" w:author="ADMIN" w:date="2025-07-29T13:00:00Z" w16du:dateUtc="2025-07-29T06:00:00Z">
              <w:rPr>
                <w:b/>
                <w:highlight w:val="white"/>
              </w:rPr>
            </w:rPrChange>
          </w:rPr>
          <w:t xml:space="preserve">tertanggal </w:t>
        </w:r>
        <w:r w:rsidR="00A7651A" w:rsidRPr="00540355">
          <w:rPr>
            <w:rFonts w:ascii="Arial" w:hAnsi="Arial" w:cs="Arial"/>
            <w:bCs/>
            <w:sz w:val="22"/>
            <w:szCs w:val="22"/>
            <w:rPrChange w:id="135" w:author="ADMIN" w:date="2025-07-29T13:00:00Z" w16du:dateUtc="2025-07-29T06:00:00Z">
              <w:rPr>
                <w:b/>
                <w:highlight w:val="yellow"/>
              </w:rPr>
            </w:rPrChange>
          </w:rPr>
          <w:t>26 Nopember 2009</w:t>
        </w:r>
        <w:r w:rsidR="00A7651A" w:rsidRPr="00540355">
          <w:rPr>
            <w:rFonts w:ascii="Arial" w:hAnsi="Arial" w:cs="Arial"/>
            <w:bCs/>
            <w:sz w:val="22"/>
            <w:szCs w:val="22"/>
            <w:rPrChange w:id="136" w:author="ADMIN" w:date="2025-07-29T13:00:00Z" w16du:dateUtc="2025-07-29T06:00:00Z">
              <w:rPr>
                <w:highlight w:val="white"/>
              </w:rPr>
            </w:rPrChange>
          </w:rPr>
          <w:t xml:space="preserve"> yang telah diterima dan dicatat di dalam database </w:t>
        </w:r>
        <w:r w:rsidR="00A7651A" w:rsidRPr="00540355">
          <w:rPr>
            <w:rFonts w:ascii="Arial" w:hAnsi="Arial" w:cs="Arial"/>
            <w:bCs/>
            <w:sz w:val="22"/>
            <w:szCs w:val="22"/>
            <w:rPrChange w:id="137" w:author="ADMIN" w:date="2025-07-29T13:00:00Z" w16du:dateUtc="2025-07-29T06:00:00Z">
              <w:rPr>
                <w:b/>
                <w:highlight w:val="white"/>
              </w:rPr>
            </w:rPrChange>
          </w:rPr>
          <w:t xml:space="preserve">Sistem Administrasi Badan Hukum Kementerian Hukum dan Hak Asasi Manusia RI Nomor </w:t>
        </w:r>
        <w:r w:rsidR="00A7651A" w:rsidRPr="00540355">
          <w:rPr>
            <w:rFonts w:ascii="Arial" w:hAnsi="Arial" w:cs="Arial"/>
            <w:bCs/>
            <w:sz w:val="22"/>
            <w:szCs w:val="22"/>
            <w:rPrChange w:id="138" w:author="ADMIN" w:date="2025-07-29T13:00:00Z" w16du:dateUtc="2025-07-29T06:00:00Z">
              <w:rPr>
                <w:b/>
                <w:highlight w:val="yellow"/>
              </w:rPr>
            </w:rPrChange>
          </w:rPr>
          <w:t>AHU-0038017-AH.01.15 Tahun 2021</w:t>
        </w:r>
        <w:r w:rsidR="00A7651A" w:rsidRPr="00540355">
          <w:rPr>
            <w:rFonts w:ascii="Arial" w:hAnsi="Arial" w:cs="Arial"/>
            <w:bCs/>
            <w:sz w:val="22"/>
            <w:szCs w:val="22"/>
            <w:rPrChange w:id="139" w:author="ADMIN" w:date="2025-07-29T13:00:00Z" w16du:dateUtc="2025-07-29T06:00:00Z">
              <w:rPr>
                <w:b/>
                <w:highlight w:val="white"/>
              </w:rPr>
            </w:rPrChange>
          </w:rPr>
          <w:t xml:space="preserve"> tertanggal </w:t>
        </w:r>
        <w:r w:rsidR="00A7651A" w:rsidRPr="00540355">
          <w:rPr>
            <w:rFonts w:ascii="Arial" w:hAnsi="Arial" w:cs="Arial"/>
            <w:bCs/>
            <w:sz w:val="22"/>
            <w:szCs w:val="22"/>
            <w:rPrChange w:id="140" w:author="ADMIN" w:date="2025-07-29T13:00:00Z" w16du:dateUtc="2025-07-29T06:00:00Z">
              <w:rPr>
                <w:b/>
                <w:highlight w:val="yellow"/>
              </w:rPr>
            </w:rPrChange>
          </w:rPr>
          <w:t>1 Desember 2021</w:t>
        </w:r>
      </w:ins>
      <w:del w:id="141" w:author="ADMIN" w:date="2025-07-28T15:33:00Z" w16du:dateUtc="2025-07-28T08:33:00Z">
        <w:r w:rsidRPr="00540355" w:rsidDel="00A7651A">
          <w:rPr>
            <w:rFonts w:ascii="Arial" w:eastAsia="Calibri" w:hAnsi="Arial" w:cs="Arial"/>
            <w:iCs/>
            <w:sz w:val="22"/>
            <w:szCs w:val="22"/>
            <w:lang w:val="fr-FR"/>
            <w:rPrChange w:id="142" w:author="ADMIN" w:date="2025-07-29T13:00:00Z" w16du:dateUtc="2025-07-29T06:00:00Z">
              <w:rPr>
                <w:rFonts w:asciiTheme="minorBidi" w:eastAsia="Calibri" w:hAnsiTheme="minorBidi" w:cstheme="minorBidi"/>
                <w:iCs/>
                <w:sz w:val="22"/>
                <w:szCs w:val="22"/>
                <w:lang w:val="fr-FR"/>
              </w:rPr>
            </w:rPrChange>
          </w:rPr>
          <w:delText xml:space="preserve">Pasal </w:delText>
        </w:r>
        <w:r w:rsidRPr="00540355" w:rsidDel="00A7651A">
          <w:rPr>
            <w:rFonts w:ascii="Arial" w:eastAsia="Calibri" w:hAnsi="Arial" w:cs="Arial"/>
            <w:bCs/>
            <w:sz w:val="22"/>
            <w:szCs w:val="22"/>
            <w:lang w:val="sv-SE"/>
            <w:rPrChange w:id="143" w:author="ADMIN" w:date="2025-07-29T13:00:00Z" w16du:dateUtc="2025-07-29T06:00:00Z">
              <w:rPr>
                <w:rFonts w:asciiTheme="minorBidi" w:eastAsia="Calibri" w:hAnsiTheme="minorBidi" w:cstheme="minorBidi"/>
                <w:bCs/>
                <w:sz w:val="22"/>
                <w:szCs w:val="22"/>
                <w:lang w:val="sv-SE"/>
              </w:rPr>
            </w:rPrChange>
          </w:rPr>
          <w:delText>_____,</w:delText>
        </w:r>
        <w:r w:rsidRPr="00540355" w:rsidDel="00A7651A">
          <w:rPr>
            <w:rFonts w:ascii="Arial" w:eastAsia="Calibri" w:hAnsi="Arial" w:cs="Arial"/>
            <w:b/>
            <w:sz w:val="22"/>
            <w:szCs w:val="22"/>
            <w:lang w:val="sv-SE"/>
            <w:rPrChange w:id="144" w:author="ADMIN" w:date="2025-07-29T13:00:00Z" w16du:dateUtc="2025-07-29T06:00:00Z">
              <w:rPr>
                <w:rFonts w:asciiTheme="minorBidi" w:eastAsia="Calibri" w:hAnsiTheme="minorBidi" w:cstheme="minorBidi"/>
                <w:b/>
                <w:sz w:val="22"/>
                <w:szCs w:val="22"/>
                <w:lang w:val="sv-SE"/>
              </w:rPr>
            </w:rPrChange>
          </w:rPr>
          <w:delText xml:space="preserve"> </w:delText>
        </w:r>
        <w:r w:rsidRPr="00540355" w:rsidDel="00A7651A">
          <w:rPr>
            <w:rFonts w:ascii="Arial" w:eastAsia="Calibri" w:hAnsi="Arial" w:cs="Arial"/>
            <w:iCs/>
            <w:sz w:val="22"/>
            <w:szCs w:val="22"/>
            <w:lang w:val="fr-FR"/>
            <w:rPrChange w:id="145" w:author="ADMIN" w:date="2025-07-29T13:00:00Z" w16du:dateUtc="2025-07-29T06:00:00Z">
              <w:rPr>
                <w:rFonts w:asciiTheme="minorBidi" w:eastAsia="Calibri" w:hAnsiTheme="minorBidi" w:cstheme="minorBidi"/>
                <w:iCs/>
                <w:sz w:val="22"/>
                <w:szCs w:val="22"/>
                <w:lang w:val="fr-FR"/>
              </w:rPr>
            </w:rPrChange>
          </w:rPr>
          <w:delText xml:space="preserve">Anggaran Dasar Perseroan tentang tugas dan kewajiban Direksi, berdasarkan putusan Rapat Umum Pemegang Saham (RUPS) Akta No. </w:delText>
        </w:r>
        <w:r w:rsidRPr="00540355" w:rsidDel="00A7651A">
          <w:rPr>
            <w:rFonts w:ascii="Arial" w:eastAsia="Calibri" w:hAnsi="Arial" w:cs="Arial"/>
            <w:bCs/>
            <w:sz w:val="22"/>
            <w:szCs w:val="22"/>
            <w:lang w:val="sv-SE"/>
            <w:rPrChange w:id="146" w:author="ADMIN" w:date="2025-07-29T13:00:00Z" w16du:dateUtc="2025-07-29T06:00:00Z">
              <w:rPr>
                <w:rFonts w:asciiTheme="minorBidi" w:eastAsia="Calibri" w:hAnsiTheme="minorBidi" w:cstheme="minorBidi"/>
                <w:bCs/>
                <w:sz w:val="22"/>
                <w:szCs w:val="22"/>
                <w:lang w:val="sv-SE"/>
              </w:rPr>
            </w:rPrChange>
          </w:rPr>
          <w:delText xml:space="preserve">_____ </w:delText>
        </w:r>
        <w:r w:rsidRPr="00540355" w:rsidDel="00A7651A">
          <w:rPr>
            <w:rFonts w:ascii="Arial" w:eastAsia="Calibri" w:hAnsi="Arial" w:cs="Arial"/>
            <w:iCs/>
            <w:sz w:val="22"/>
            <w:szCs w:val="22"/>
            <w:lang w:val="fr-FR"/>
            <w:rPrChange w:id="147" w:author="ADMIN" w:date="2025-07-29T13:00:00Z" w16du:dateUtc="2025-07-29T06:00:00Z">
              <w:rPr>
                <w:rFonts w:asciiTheme="minorBidi" w:eastAsia="Calibri" w:hAnsiTheme="minorBidi" w:cstheme="minorBidi"/>
                <w:iCs/>
                <w:sz w:val="22"/>
                <w:szCs w:val="22"/>
                <w:lang w:val="fr-FR"/>
              </w:rPr>
            </w:rPrChange>
          </w:rPr>
          <w:delText xml:space="preserve">tanggal </w:delText>
        </w:r>
        <w:r w:rsidRPr="00540355" w:rsidDel="00A7651A">
          <w:rPr>
            <w:rFonts w:ascii="Arial" w:eastAsia="Calibri" w:hAnsi="Arial" w:cs="Arial"/>
            <w:bCs/>
            <w:iCs/>
            <w:sz w:val="22"/>
            <w:szCs w:val="22"/>
            <w:lang w:val="sv-SE"/>
            <w:rPrChange w:id="148" w:author="ADMIN" w:date="2025-07-29T13:00:00Z" w16du:dateUtc="2025-07-29T06:00:00Z">
              <w:rPr>
                <w:rFonts w:asciiTheme="minorBidi" w:eastAsia="Calibri" w:hAnsiTheme="minorBidi" w:cstheme="minorBidi"/>
                <w:bCs/>
                <w:iCs/>
                <w:sz w:val="22"/>
                <w:szCs w:val="22"/>
                <w:lang w:val="sv-SE"/>
              </w:rPr>
            </w:rPrChange>
          </w:rPr>
          <w:delText xml:space="preserve">_____ </w:delText>
        </w:r>
        <w:r w:rsidRPr="00540355" w:rsidDel="00A7651A">
          <w:rPr>
            <w:rFonts w:ascii="Arial" w:eastAsia="Calibri" w:hAnsi="Arial" w:cs="Arial"/>
            <w:iCs/>
            <w:sz w:val="22"/>
            <w:szCs w:val="22"/>
            <w:lang w:val="fr-FR"/>
            <w:rPrChange w:id="149" w:author="ADMIN" w:date="2025-07-29T13:00:00Z" w16du:dateUtc="2025-07-29T06:00:00Z">
              <w:rPr>
                <w:rFonts w:asciiTheme="minorBidi" w:eastAsia="Calibri" w:hAnsiTheme="minorBidi" w:cstheme="minorBidi"/>
                <w:iCs/>
                <w:sz w:val="22"/>
                <w:szCs w:val="22"/>
                <w:lang w:val="fr-FR"/>
              </w:rPr>
            </w:rPrChange>
          </w:rPr>
          <w:delText xml:space="preserve">yang dibuat oleh </w:delText>
        </w:r>
        <w:r w:rsidRPr="00540355" w:rsidDel="00A7651A">
          <w:rPr>
            <w:rFonts w:ascii="Arial" w:eastAsia="Calibri" w:hAnsi="Arial" w:cs="Arial"/>
            <w:bCs/>
            <w:sz w:val="22"/>
            <w:szCs w:val="22"/>
            <w:lang w:val="sv-SE"/>
            <w:rPrChange w:id="150" w:author="ADMIN" w:date="2025-07-29T13:00:00Z" w16du:dateUtc="2025-07-29T06:00:00Z">
              <w:rPr>
                <w:rFonts w:asciiTheme="minorBidi" w:eastAsia="Calibri" w:hAnsiTheme="minorBidi" w:cstheme="minorBidi"/>
                <w:bCs/>
                <w:sz w:val="22"/>
                <w:szCs w:val="22"/>
                <w:lang w:val="sv-SE"/>
              </w:rPr>
            </w:rPrChange>
          </w:rPr>
          <w:delText xml:space="preserve">_____, </w:delText>
        </w:r>
        <w:r w:rsidRPr="00540355" w:rsidDel="00A7651A">
          <w:rPr>
            <w:rFonts w:ascii="Arial" w:eastAsia="Calibri" w:hAnsi="Arial" w:cs="Arial"/>
            <w:iCs/>
            <w:sz w:val="22"/>
            <w:szCs w:val="22"/>
            <w:lang w:val="fr-FR"/>
            <w:rPrChange w:id="151" w:author="ADMIN" w:date="2025-07-29T13:00:00Z" w16du:dateUtc="2025-07-29T06:00:00Z">
              <w:rPr>
                <w:rFonts w:asciiTheme="minorBidi" w:eastAsia="Calibri" w:hAnsiTheme="minorBidi" w:cstheme="minorBidi"/>
                <w:iCs/>
                <w:sz w:val="22"/>
                <w:szCs w:val="22"/>
                <w:lang w:val="fr-FR"/>
              </w:rPr>
            </w:rPrChange>
          </w:rPr>
          <w:delText xml:space="preserve">Notaris di </w:delText>
        </w:r>
        <w:r w:rsidRPr="00540355" w:rsidDel="00A7651A">
          <w:rPr>
            <w:rFonts w:ascii="Arial" w:eastAsia="Calibri" w:hAnsi="Arial" w:cs="Arial"/>
            <w:bCs/>
            <w:sz w:val="22"/>
            <w:szCs w:val="22"/>
            <w:lang w:val="sv-SE"/>
            <w:rPrChange w:id="152" w:author="ADMIN" w:date="2025-07-29T13:00:00Z" w16du:dateUtc="2025-07-29T06:00:00Z">
              <w:rPr>
                <w:rFonts w:asciiTheme="minorBidi" w:eastAsia="Calibri" w:hAnsiTheme="minorBidi" w:cstheme="minorBidi"/>
                <w:bCs/>
                <w:sz w:val="22"/>
                <w:szCs w:val="22"/>
                <w:lang w:val="sv-SE"/>
              </w:rPr>
            </w:rPrChange>
          </w:rPr>
          <w:delText xml:space="preserve">_____, </w:delText>
        </w:r>
        <w:r w:rsidRPr="00540355" w:rsidDel="00A7651A">
          <w:rPr>
            <w:rFonts w:ascii="Arial" w:eastAsia="Calibri" w:hAnsi="Arial" w:cs="Arial"/>
            <w:iCs/>
            <w:sz w:val="22"/>
            <w:szCs w:val="22"/>
            <w:lang w:val="fr-FR"/>
            <w:rPrChange w:id="153" w:author="ADMIN" w:date="2025-07-29T13:00:00Z" w16du:dateUtc="2025-07-29T06:00:00Z">
              <w:rPr>
                <w:rFonts w:asciiTheme="minorBidi" w:eastAsia="Calibri" w:hAnsiTheme="minorBidi" w:cstheme="minorBidi"/>
                <w:iCs/>
                <w:sz w:val="22"/>
                <w:szCs w:val="22"/>
                <w:lang w:val="fr-FR"/>
              </w:rPr>
            </w:rPrChange>
          </w:rPr>
          <w:delText xml:space="preserve">tentang Pengangkatan sebagai Direktur. Perubahan Anggaran Dasar terakhir yang disetujui Menteri Kehakiman dan Hak Azasi Manusia No. </w:delText>
        </w:r>
        <w:r w:rsidRPr="00540355" w:rsidDel="00A7651A">
          <w:rPr>
            <w:rFonts w:ascii="Arial" w:eastAsia="Calibri" w:hAnsi="Arial" w:cs="Arial"/>
            <w:bCs/>
            <w:sz w:val="22"/>
            <w:szCs w:val="22"/>
            <w:lang w:val="sv-SE"/>
            <w:rPrChange w:id="154" w:author="ADMIN" w:date="2025-07-29T13:00:00Z" w16du:dateUtc="2025-07-29T06:00:00Z">
              <w:rPr>
                <w:rFonts w:asciiTheme="minorBidi" w:eastAsia="Calibri" w:hAnsiTheme="minorBidi" w:cstheme="minorBidi"/>
                <w:bCs/>
                <w:sz w:val="22"/>
                <w:szCs w:val="22"/>
              </w:rPr>
            </w:rPrChange>
          </w:rPr>
          <w:delText>_____</w:delText>
        </w:r>
        <w:r w:rsidRPr="00540355" w:rsidDel="00A7651A">
          <w:rPr>
            <w:rFonts w:ascii="Arial" w:eastAsia="Calibri" w:hAnsi="Arial" w:cs="Arial"/>
            <w:iCs/>
            <w:sz w:val="22"/>
            <w:szCs w:val="22"/>
            <w:lang w:val="fr-FR"/>
            <w:rPrChange w:id="155" w:author="ADMIN" w:date="2025-07-29T13:00:00Z" w16du:dateUtc="2025-07-29T06:00:00Z">
              <w:rPr>
                <w:rFonts w:asciiTheme="minorBidi" w:eastAsia="Calibri" w:hAnsiTheme="minorBidi" w:cstheme="minorBidi"/>
                <w:iCs/>
                <w:sz w:val="22"/>
                <w:szCs w:val="22"/>
                <w:lang w:val="fr-FR"/>
              </w:rPr>
            </w:rPrChange>
          </w:rPr>
          <w:delText xml:space="preserve"> tanggal </w:delText>
        </w:r>
        <w:r w:rsidRPr="00540355" w:rsidDel="00A7651A">
          <w:rPr>
            <w:rFonts w:ascii="Arial" w:eastAsia="Calibri" w:hAnsi="Arial" w:cs="Arial"/>
            <w:bCs/>
            <w:sz w:val="22"/>
            <w:szCs w:val="22"/>
            <w:lang w:val="sv-SE"/>
            <w:rPrChange w:id="156" w:author="ADMIN" w:date="2025-07-29T13:00:00Z" w16du:dateUtc="2025-07-29T06:00:00Z">
              <w:rPr>
                <w:rFonts w:asciiTheme="minorBidi" w:eastAsia="Calibri" w:hAnsiTheme="minorBidi" w:cstheme="minorBidi"/>
                <w:bCs/>
                <w:sz w:val="22"/>
                <w:szCs w:val="22"/>
              </w:rPr>
            </w:rPrChange>
          </w:rPr>
          <w:delText xml:space="preserve">_____, </w:delText>
        </w:r>
        <w:r w:rsidRPr="00540355" w:rsidDel="00A7651A">
          <w:rPr>
            <w:rFonts w:ascii="Arial" w:eastAsia="Calibri" w:hAnsi="Arial" w:cs="Arial"/>
            <w:iCs/>
            <w:sz w:val="22"/>
            <w:szCs w:val="22"/>
            <w:lang w:val="fr-FR"/>
            <w:rPrChange w:id="157" w:author="ADMIN" w:date="2025-07-29T13:00:00Z" w16du:dateUtc="2025-07-29T06:00:00Z">
              <w:rPr>
                <w:rFonts w:asciiTheme="minorBidi" w:eastAsia="Calibri" w:hAnsiTheme="minorBidi" w:cstheme="minorBidi"/>
                <w:iCs/>
                <w:sz w:val="22"/>
                <w:szCs w:val="22"/>
                <w:lang w:val="fr-FR"/>
              </w:rPr>
            </w:rPrChange>
          </w:rPr>
          <w:delText xml:space="preserve">NPWP. No. </w:delText>
        </w:r>
        <w:r w:rsidRPr="00540355" w:rsidDel="00A7651A">
          <w:rPr>
            <w:rFonts w:ascii="Arial" w:eastAsia="Calibri" w:hAnsi="Arial" w:cs="Arial"/>
            <w:bCs/>
            <w:sz w:val="22"/>
            <w:szCs w:val="22"/>
            <w:lang w:val="sv-SE"/>
            <w:rPrChange w:id="158" w:author="ADMIN" w:date="2025-07-29T13:00:00Z" w16du:dateUtc="2025-07-29T06:00:00Z">
              <w:rPr>
                <w:rFonts w:asciiTheme="minorBidi" w:eastAsia="Calibri" w:hAnsiTheme="minorBidi" w:cstheme="minorBidi"/>
                <w:bCs/>
                <w:sz w:val="22"/>
                <w:szCs w:val="22"/>
              </w:rPr>
            </w:rPrChange>
          </w:rPr>
          <w:delText xml:space="preserve">_____, </w:delText>
        </w:r>
        <w:r w:rsidRPr="00540355" w:rsidDel="00A7651A">
          <w:rPr>
            <w:rFonts w:ascii="Arial" w:eastAsia="Calibri" w:hAnsi="Arial" w:cs="Arial"/>
            <w:iCs/>
            <w:sz w:val="22"/>
            <w:szCs w:val="22"/>
            <w:lang w:val="fr-FR"/>
            <w:rPrChange w:id="159" w:author="ADMIN" w:date="2025-07-29T13:00:00Z" w16du:dateUtc="2025-07-29T06:00:00Z">
              <w:rPr>
                <w:rFonts w:asciiTheme="minorBidi" w:eastAsia="Calibri" w:hAnsiTheme="minorBidi" w:cstheme="minorBidi"/>
                <w:iCs/>
                <w:sz w:val="22"/>
                <w:szCs w:val="22"/>
                <w:lang w:val="fr-FR"/>
              </w:rPr>
            </w:rPrChange>
          </w:rPr>
          <w:delText xml:space="preserve">Tanda Daftar Perusahaan No. </w:delText>
        </w:r>
        <w:r w:rsidRPr="00540355" w:rsidDel="00A7651A">
          <w:rPr>
            <w:rFonts w:ascii="Arial" w:eastAsia="Calibri" w:hAnsi="Arial" w:cs="Arial"/>
            <w:bCs/>
            <w:sz w:val="22"/>
            <w:szCs w:val="22"/>
            <w:lang w:val="sv-SE"/>
            <w:rPrChange w:id="160" w:author="ADMIN" w:date="2025-07-29T13:00:00Z" w16du:dateUtc="2025-07-29T06:00:00Z">
              <w:rPr>
                <w:rFonts w:asciiTheme="minorBidi" w:eastAsia="Calibri" w:hAnsiTheme="minorBidi" w:cstheme="minorBidi"/>
                <w:bCs/>
                <w:sz w:val="22"/>
                <w:szCs w:val="22"/>
              </w:rPr>
            </w:rPrChange>
          </w:rPr>
          <w:delText>_____,</w:delText>
        </w:r>
        <w:r w:rsidRPr="00540355" w:rsidDel="00A7651A">
          <w:rPr>
            <w:rFonts w:ascii="Arial" w:eastAsia="Calibri" w:hAnsi="Arial" w:cs="Arial"/>
            <w:iCs/>
            <w:sz w:val="22"/>
            <w:szCs w:val="22"/>
            <w:lang w:val="fr-FR"/>
            <w:rPrChange w:id="161" w:author="ADMIN" w:date="2025-07-29T13:00:00Z" w16du:dateUtc="2025-07-29T06:00:00Z">
              <w:rPr>
                <w:rFonts w:asciiTheme="minorBidi" w:eastAsia="Calibri" w:hAnsiTheme="minorBidi" w:cstheme="minorBidi"/>
                <w:iCs/>
                <w:sz w:val="22"/>
                <w:szCs w:val="22"/>
                <w:lang w:val="fr-FR"/>
              </w:rPr>
            </w:rPrChange>
          </w:rPr>
          <w:delText xml:space="preserve"> dimuat dalam Berita Negara RI No. </w:delText>
        </w:r>
        <w:r w:rsidRPr="00540355" w:rsidDel="00A7651A">
          <w:rPr>
            <w:rFonts w:ascii="Arial" w:eastAsia="Calibri" w:hAnsi="Arial" w:cs="Arial"/>
            <w:bCs/>
            <w:sz w:val="22"/>
            <w:szCs w:val="22"/>
            <w:lang w:val="sv-SE"/>
            <w:rPrChange w:id="162" w:author="ADMIN" w:date="2025-07-29T13:00:00Z" w16du:dateUtc="2025-07-29T06:00:00Z">
              <w:rPr>
                <w:rFonts w:asciiTheme="minorBidi" w:eastAsia="Calibri" w:hAnsiTheme="minorBidi" w:cstheme="minorBidi"/>
                <w:bCs/>
                <w:sz w:val="22"/>
                <w:szCs w:val="22"/>
              </w:rPr>
            </w:rPrChange>
          </w:rPr>
          <w:delText xml:space="preserve">_____ </w:delText>
        </w:r>
        <w:r w:rsidRPr="00540355" w:rsidDel="00A7651A">
          <w:rPr>
            <w:rFonts w:ascii="Arial" w:eastAsia="Calibri" w:hAnsi="Arial" w:cs="Arial"/>
            <w:iCs/>
            <w:sz w:val="22"/>
            <w:szCs w:val="22"/>
            <w:lang w:val="fr-FR"/>
            <w:rPrChange w:id="163" w:author="ADMIN" w:date="2025-07-29T13:00:00Z" w16du:dateUtc="2025-07-29T06:00:00Z">
              <w:rPr>
                <w:rFonts w:asciiTheme="minorBidi" w:eastAsia="Calibri" w:hAnsiTheme="minorBidi" w:cstheme="minorBidi"/>
                <w:iCs/>
                <w:sz w:val="22"/>
                <w:szCs w:val="22"/>
                <w:lang w:val="fr-FR"/>
              </w:rPr>
            </w:rPrChange>
          </w:rPr>
          <w:delText xml:space="preserve">tahun </w:delText>
        </w:r>
        <w:r w:rsidRPr="00540355" w:rsidDel="00A7651A">
          <w:rPr>
            <w:rFonts w:ascii="Arial" w:eastAsia="Calibri" w:hAnsi="Arial" w:cs="Arial"/>
            <w:bCs/>
            <w:sz w:val="22"/>
            <w:szCs w:val="22"/>
            <w:lang w:val="sv-SE"/>
            <w:rPrChange w:id="164" w:author="ADMIN" w:date="2025-07-29T13:00:00Z" w16du:dateUtc="2025-07-29T06:00:00Z">
              <w:rPr>
                <w:rFonts w:asciiTheme="minorBidi" w:eastAsia="Calibri" w:hAnsiTheme="minorBidi" w:cstheme="minorBidi"/>
                <w:bCs/>
                <w:sz w:val="22"/>
                <w:szCs w:val="22"/>
              </w:rPr>
            </w:rPrChange>
          </w:rPr>
          <w:delText xml:space="preserve">_____, </w:delText>
        </w:r>
        <w:r w:rsidRPr="00540355" w:rsidDel="00A7651A">
          <w:rPr>
            <w:rFonts w:ascii="Arial" w:eastAsia="Calibri" w:hAnsi="Arial" w:cs="Arial"/>
            <w:iCs/>
            <w:sz w:val="22"/>
            <w:szCs w:val="22"/>
            <w:lang w:val="fr-FR"/>
            <w:rPrChange w:id="165" w:author="ADMIN" w:date="2025-07-29T13:00:00Z" w16du:dateUtc="2025-07-29T06:00:00Z">
              <w:rPr>
                <w:rFonts w:asciiTheme="minorBidi" w:eastAsia="Calibri" w:hAnsiTheme="minorBidi" w:cstheme="minorBidi"/>
                <w:iCs/>
                <w:sz w:val="22"/>
                <w:szCs w:val="22"/>
                <w:lang w:val="fr-FR"/>
              </w:rPr>
            </w:rPrChange>
          </w:rPr>
          <w:delText xml:space="preserve">Tambahan Berita Negara RI No. </w:delText>
        </w:r>
        <w:r w:rsidRPr="00540355" w:rsidDel="00A7651A">
          <w:rPr>
            <w:rFonts w:ascii="Arial" w:eastAsia="Calibri" w:hAnsi="Arial" w:cs="Arial"/>
            <w:bCs/>
            <w:sz w:val="22"/>
            <w:szCs w:val="22"/>
            <w:rPrChange w:id="166" w:author="ADMIN" w:date="2025-07-29T13:00:00Z" w16du:dateUtc="2025-07-29T06:00:00Z">
              <w:rPr>
                <w:rFonts w:asciiTheme="minorBidi" w:eastAsia="Calibri" w:hAnsiTheme="minorBidi" w:cstheme="minorBidi"/>
                <w:bCs/>
                <w:sz w:val="22"/>
                <w:szCs w:val="22"/>
              </w:rPr>
            </w:rPrChange>
          </w:rPr>
          <w:delText xml:space="preserve">_____ </w:delText>
        </w:r>
        <w:r w:rsidRPr="00540355" w:rsidDel="00A7651A">
          <w:rPr>
            <w:rFonts w:ascii="Arial" w:eastAsia="Calibri" w:hAnsi="Arial" w:cs="Arial"/>
            <w:iCs/>
            <w:sz w:val="22"/>
            <w:szCs w:val="22"/>
            <w:lang w:val="fr-FR"/>
            <w:rPrChange w:id="167" w:author="ADMIN" w:date="2025-07-29T13:00:00Z" w16du:dateUtc="2025-07-29T06:00:00Z">
              <w:rPr>
                <w:rFonts w:asciiTheme="minorBidi" w:eastAsia="Calibri" w:hAnsiTheme="minorBidi" w:cstheme="minorBidi"/>
                <w:iCs/>
                <w:sz w:val="22"/>
                <w:szCs w:val="22"/>
                <w:lang w:val="fr-FR"/>
              </w:rPr>
            </w:rPrChange>
          </w:rPr>
          <w:delText xml:space="preserve">tanggal </w:delText>
        </w:r>
        <w:r w:rsidRPr="00540355" w:rsidDel="00A7651A">
          <w:rPr>
            <w:rFonts w:ascii="Arial" w:eastAsia="Calibri" w:hAnsi="Arial" w:cs="Arial"/>
            <w:bCs/>
            <w:sz w:val="22"/>
            <w:szCs w:val="22"/>
            <w:rPrChange w:id="168" w:author="ADMIN" w:date="2025-07-29T13:00:00Z" w16du:dateUtc="2025-07-29T06:00:00Z">
              <w:rPr>
                <w:rFonts w:asciiTheme="minorBidi" w:eastAsia="Calibri" w:hAnsiTheme="minorBidi" w:cstheme="minorBidi"/>
                <w:bCs/>
                <w:sz w:val="22"/>
                <w:szCs w:val="22"/>
              </w:rPr>
            </w:rPrChange>
          </w:rPr>
          <w:delText>_____,</w:delText>
        </w:r>
        <w:r w:rsidRPr="00540355" w:rsidDel="00A7651A">
          <w:rPr>
            <w:rFonts w:ascii="Arial" w:eastAsia="Calibri" w:hAnsi="Arial" w:cs="Arial"/>
            <w:iCs/>
            <w:sz w:val="22"/>
            <w:szCs w:val="22"/>
            <w:lang w:val="fr-FR"/>
            <w:rPrChange w:id="169" w:author="ADMIN" w:date="2025-07-29T13:00:00Z" w16du:dateUtc="2025-07-29T06:00:00Z">
              <w:rPr>
                <w:rFonts w:asciiTheme="minorBidi" w:eastAsia="Calibri" w:hAnsiTheme="minorBidi" w:cstheme="minorBidi"/>
                <w:iCs/>
                <w:sz w:val="22"/>
                <w:szCs w:val="22"/>
                <w:lang w:val="fr-FR"/>
              </w:rPr>
            </w:rPrChange>
          </w:rPr>
          <w:delText xml:space="preserve"> Izin Usaha tanggal </w:delText>
        </w:r>
        <w:r w:rsidRPr="00540355" w:rsidDel="00A7651A">
          <w:rPr>
            <w:rFonts w:ascii="Arial" w:eastAsia="Calibri" w:hAnsi="Arial" w:cs="Arial"/>
            <w:bCs/>
            <w:sz w:val="22"/>
            <w:szCs w:val="22"/>
            <w:rPrChange w:id="170" w:author="ADMIN" w:date="2025-07-29T13:00:00Z" w16du:dateUtc="2025-07-29T06:00:00Z">
              <w:rPr>
                <w:rFonts w:asciiTheme="minorBidi" w:eastAsia="Calibri" w:hAnsiTheme="minorBidi" w:cstheme="minorBidi"/>
                <w:bCs/>
                <w:sz w:val="22"/>
                <w:szCs w:val="22"/>
              </w:rPr>
            </w:rPrChange>
          </w:rPr>
          <w:delText xml:space="preserve">_____, </w:delText>
        </w:r>
        <w:r w:rsidRPr="00540355" w:rsidDel="00A7651A">
          <w:rPr>
            <w:rFonts w:ascii="Arial" w:eastAsia="Calibri" w:hAnsi="Arial" w:cs="Arial"/>
            <w:iCs/>
            <w:sz w:val="22"/>
            <w:szCs w:val="22"/>
            <w:lang w:val="fr-FR"/>
            <w:rPrChange w:id="171" w:author="ADMIN" w:date="2025-07-29T13:00:00Z" w16du:dateUtc="2025-07-29T06:00:00Z">
              <w:rPr>
                <w:rFonts w:asciiTheme="minorBidi" w:eastAsia="Calibri" w:hAnsiTheme="minorBidi" w:cstheme="minorBidi"/>
                <w:iCs/>
                <w:sz w:val="22"/>
                <w:szCs w:val="22"/>
                <w:lang w:val="fr-FR"/>
              </w:rPr>
            </w:rPrChange>
          </w:rPr>
          <w:delText xml:space="preserve">No. Kep. </w:delText>
        </w:r>
        <w:r w:rsidRPr="00540355" w:rsidDel="00A7651A">
          <w:rPr>
            <w:rFonts w:ascii="Arial" w:eastAsia="Calibri" w:hAnsi="Arial" w:cs="Arial"/>
            <w:bCs/>
            <w:sz w:val="22"/>
            <w:szCs w:val="22"/>
            <w:lang w:val="fr-FR"/>
            <w:rPrChange w:id="172" w:author="ADMIN" w:date="2025-07-29T13:00:00Z" w16du:dateUtc="2025-07-29T06:00:00Z">
              <w:rPr>
                <w:rFonts w:asciiTheme="minorBidi" w:eastAsia="Calibri" w:hAnsiTheme="minorBidi" w:cstheme="minorBidi"/>
                <w:bCs/>
                <w:sz w:val="22"/>
                <w:szCs w:val="22"/>
                <w:lang w:val="fr-FR"/>
              </w:rPr>
            </w:rPrChange>
          </w:rPr>
          <w:delText>_____</w:delText>
        </w:r>
      </w:del>
      <w:r w:rsidRPr="00540355">
        <w:rPr>
          <w:rFonts w:ascii="Arial" w:eastAsia="Calibri" w:hAnsi="Arial" w:cs="Arial"/>
          <w:bCs/>
          <w:sz w:val="22"/>
          <w:szCs w:val="22"/>
          <w:lang w:val="fr-FR"/>
          <w:rPrChange w:id="173" w:author="ADMIN" w:date="2025-07-29T13:00:00Z" w16du:dateUtc="2025-07-29T06:00:00Z">
            <w:rPr>
              <w:rFonts w:asciiTheme="minorBidi" w:eastAsia="Calibri" w:hAnsiTheme="minorBidi" w:cstheme="minorBidi"/>
              <w:bCs/>
              <w:sz w:val="22"/>
              <w:szCs w:val="22"/>
              <w:lang w:val="fr-FR"/>
            </w:rPr>
          </w:rPrChange>
        </w:rPr>
        <w:t>, oleh karena itu</w:t>
      </w:r>
      <w:r w:rsidRPr="00540355">
        <w:rPr>
          <w:rFonts w:ascii="Arial" w:eastAsia="Calibri" w:hAnsi="Arial" w:cs="Arial"/>
          <w:iCs/>
          <w:sz w:val="22"/>
          <w:szCs w:val="22"/>
          <w:lang w:val="fr-FR"/>
          <w:rPrChange w:id="174" w:author="ADMIN" w:date="2025-07-29T13:00:00Z" w16du:dateUtc="2025-07-29T06:00:00Z">
            <w:rPr>
              <w:rFonts w:asciiTheme="minorBidi" w:eastAsia="Calibri" w:hAnsiTheme="minorBidi" w:cstheme="minorBidi"/>
              <w:iCs/>
              <w:sz w:val="22"/>
              <w:szCs w:val="22"/>
              <w:lang w:val="fr-FR"/>
            </w:rPr>
          </w:rPrChange>
        </w:rPr>
        <w:t xml:space="preserve"> bertindak untuk dan atas nama mewakili </w:t>
      </w:r>
      <w:del w:id="175" w:author="ADMIN" w:date="2025-07-28T15:34:00Z" w16du:dateUtc="2025-07-28T08:34:00Z">
        <w:r w:rsidRPr="00540355" w:rsidDel="00A7651A">
          <w:rPr>
            <w:rFonts w:ascii="Arial" w:eastAsia="Calibri" w:hAnsi="Arial" w:cs="Arial"/>
            <w:b/>
            <w:sz w:val="22"/>
            <w:szCs w:val="22"/>
            <w:lang w:val="fr-FR"/>
            <w:rPrChange w:id="176" w:author="ADMIN" w:date="2025-07-29T13:00:00Z" w16du:dateUtc="2025-07-29T06:00:00Z">
              <w:rPr>
                <w:rFonts w:asciiTheme="minorBidi" w:eastAsia="Calibri" w:hAnsiTheme="minorBidi" w:cstheme="minorBidi"/>
                <w:b/>
                <w:sz w:val="22"/>
                <w:szCs w:val="22"/>
                <w:lang w:val="fr-FR"/>
              </w:rPr>
            </w:rPrChange>
          </w:rPr>
          <w:delText>_____</w:delText>
        </w:r>
        <w:r w:rsidRPr="00540355" w:rsidDel="00A7651A">
          <w:rPr>
            <w:rFonts w:ascii="Arial" w:eastAsia="Calibri" w:hAnsi="Arial" w:cs="Arial"/>
            <w:bCs/>
            <w:sz w:val="22"/>
            <w:szCs w:val="22"/>
            <w:lang w:val="fr-FR"/>
            <w:rPrChange w:id="177" w:author="ADMIN" w:date="2025-07-29T13:00:00Z" w16du:dateUtc="2025-07-29T06:00:00Z">
              <w:rPr>
                <w:rFonts w:asciiTheme="minorBidi" w:eastAsia="Calibri" w:hAnsiTheme="minorBidi" w:cstheme="minorBidi"/>
                <w:bCs/>
                <w:sz w:val="22"/>
                <w:szCs w:val="22"/>
                <w:lang w:val="fr-FR"/>
              </w:rPr>
            </w:rPrChange>
          </w:rPr>
          <w:delText xml:space="preserve"> </w:delText>
        </w:r>
      </w:del>
      <w:ins w:id="178" w:author="ADMIN" w:date="2025-07-28T15:34:00Z" w16du:dateUtc="2025-07-28T08:34:00Z">
        <w:r w:rsidR="00A7651A" w:rsidRPr="00540355">
          <w:rPr>
            <w:rFonts w:ascii="Arial" w:eastAsia="Calibri" w:hAnsi="Arial" w:cs="Arial"/>
            <w:b/>
            <w:sz w:val="22"/>
            <w:szCs w:val="22"/>
            <w:lang w:val="fr-FR"/>
          </w:rPr>
          <w:t>Klinik Mutiara Sehat Karanglo</w:t>
        </w:r>
      </w:ins>
      <w:ins w:id="179" w:author="ADMIN" w:date="2025-07-28T15:35:00Z" w16du:dateUtc="2025-07-28T08:35:00Z">
        <w:r w:rsidR="00A7651A" w:rsidRPr="00540355">
          <w:rPr>
            <w:rFonts w:ascii="Arial" w:eastAsia="Calibri" w:hAnsi="Arial" w:cs="Arial"/>
            <w:b/>
            <w:sz w:val="22"/>
            <w:szCs w:val="22"/>
            <w:lang w:val="fr-FR"/>
          </w:rPr>
          <w:t xml:space="preserve"> </w:t>
        </w:r>
        <w:r w:rsidR="00A7651A" w:rsidRPr="00540355">
          <w:rPr>
            <w:rFonts w:ascii="Arial" w:hAnsi="Arial" w:cs="Arial"/>
            <w:sz w:val="22"/>
            <w:szCs w:val="22"/>
            <w:rPrChange w:id="180" w:author="ADMIN" w:date="2025-07-29T13:00:00Z" w16du:dateUtc="2025-07-29T06:00:00Z">
              <w:rPr>
                <w:highlight w:val="white"/>
              </w:rPr>
            </w:rPrChange>
          </w:rPr>
          <w:t xml:space="preserve">beralamat di Komp. PTP Perkebunan 23 JL. Raya Karanglo Blok 1 no. 27, Karanglo Banjararum Kec. Singosari Kabupaten Malang,  Mutiara Sehat Lawang beralamat di JL. Dr. cipto no. 1 RT. 003 RW. 010 Desa Bedali </w:t>
        </w:r>
        <w:r w:rsidR="00A7651A" w:rsidRPr="00A7651A">
          <w:rPr>
            <w:rFonts w:ascii="Arial" w:hAnsi="Arial" w:cs="Arial"/>
            <w:sz w:val="22"/>
            <w:szCs w:val="22"/>
            <w:highlight w:val="white"/>
            <w:rPrChange w:id="181" w:author="ADMIN" w:date="2025-07-28T15:36:00Z" w16du:dateUtc="2025-07-28T08:36:00Z">
              <w:rPr>
                <w:highlight w:val="white"/>
              </w:rPr>
            </w:rPrChange>
          </w:rPr>
          <w:t xml:space="preserve">Kec </w:t>
        </w:r>
        <w:r w:rsidR="00A7651A" w:rsidRPr="00A7651A">
          <w:rPr>
            <w:rFonts w:ascii="Arial" w:hAnsi="Arial" w:cs="Arial"/>
            <w:sz w:val="22"/>
            <w:szCs w:val="22"/>
            <w:highlight w:val="white"/>
            <w:rPrChange w:id="182" w:author="ADMIN" w:date="2025-07-28T15:36:00Z" w16du:dateUtc="2025-07-28T08:36:00Z">
              <w:rPr>
                <w:highlight w:val="white"/>
              </w:rPr>
            </w:rPrChange>
          </w:rPr>
          <w:lastRenderedPageBreak/>
          <w:t>Lawang Kab Malang, Mutiara Sehat Karangploso beralamat di JL. Raya Kertanegara RT. 007 RW. 002 Desa Girimoyo Kec Karangploso Kab Malang</w:t>
        </w:r>
      </w:ins>
      <w:del w:id="183" w:author="ADMIN" w:date="2025-07-28T15:35:00Z" w16du:dateUtc="2025-07-28T08:35:00Z">
        <w:r w:rsidRPr="00A7651A" w:rsidDel="00A7651A">
          <w:rPr>
            <w:rFonts w:ascii="Arial" w:eastAsia="Calibri" w:hAnsi="Arial" w:cs="Arial"/>
            <w:iCs/>
            <w:sz w:val="22"/>
            <w:szCs w:val="22"/>
            <w:lang w:val="fr-FR"/>
            <w:rPrChange w:id="184" w:author="ADMIN" w:date="2025-07-28T15:36:00Z" w16du:dateUtc="2025-07-28T08:36:00Z">
              <w:rPr>
                <w:rFonts w:asciiTheme="minorBidi" w:eastAsia="Calibri" w:hAnsiTheme="minorBidi" w:cstheme="minorBidi"/>
                <w:iCs/>
                <w:sz w:val="22"/>
                <w:szCs w:val="22"/>
                <w:lang w:val="fr-FR"/>
              </w:rPr>
            </w:rPrChange>
          </w:rPr>
          <w:delText xml:space="preserve">yang berkedudukan di </w:delText>
        </w:r>
        <w:r w:rsidRPr="00A7651A" w:rsidDel="00A7651A">
          <w:rPr>
            <w:rFonts w:ascii="Arial" w:eastAsia="Calibri" w:hAnsi="Arial" w:cs="Arial"/>
            <w:bCs/>
            <w:sz w:val="22"/>
            <w:szCs w:val="22"/>
            <w:lang w:val="fr-FR"/>
            <w:rPrChange w:id="185" w:author="ADMIN" w:date="2025-07-28T15:36:00Z" w16du:dateUtc="2025-07-28T08:36:00Z">
              <w:rPr>
                <w:rFonts w:asciiTheme="minorBidi" w:eastAsia="Calibri" w:hAnsiTheme="minorBidi" w:cstheme="minorBidi"/>
                <w:bCs/>
                <w:sz w:val="22"/>
                <w:szCs w:val="22"/>
                <w:lang w:val="fr-FR"/>
              </w:rPr>
            </w:rPrChange>
          </w:rPr>
          <w:delText>_____</w:delText>
        </w:r>
      </w:del>
      <w:r w:rsidRPr="00A7651A">
        <w:rPr>
          <w:rFonts w:ascii="Arial" w:eastAsia="Calibri" w:hAnsi="Arial" w:cs="Arial"/>
          <w:bCs/>
          <w:sz w:val="22"/>
          <w:szCs w:val="22"/>
          <w:lang w:val="fr-FR"/>
          <w:rPrChange w:id="186" w:author="ADMIN" w:date="2025-07-28T15:36:00Z" w16du:dateUtc="2025-07-28T08:36:00Z">
            <w:rPr>
              <w:rFonts w:asciiTheme="minorBidi" w:eastAsia="Calibri" w:hAnsiTheme="minorBidi" w:cstheme="minorBidi"/>
              <w:bCs/>
              <w:sz w:val="22"/>
              <w:szCs w:val="22"/>
              <w:lang w:val="fr-FR"/>
            </w:rPr>
          </w:rPrChange>
        </w:rPr>
        <w:t>,</w:t>
      </w:r>
      <w:r w:rsidRPr="00A7651A">
        <w:rPr>
          <w:rFonts w:ascii="Arial" w:eastAsia="Calibri" w:hAnsi="Arial" w:cs="Arial"/>
          <w:iCs/>
          <w:sz w:val="22"/>
          <w:szCs w:val="22"/>
          <w:lang w:val="fr-FR"/>
          <w:rPrChange w:id="187" w:author="ADMIN" w:date="2025-07-28T15:36:00Z" w16du:dateUtc="2025-07-28T08:36:00Z">
            <w:rPr>
              <w:rFonts w:asciiTheme="minorBidi" w:eastAsia="Calibri" w:hAnsiTheme="minorBidi" w:cstheme="minorBidi"/>
              <w:iCs/>
              <w:sz w:val="22"/>
              <w:szCs w:val="22"/>
              <w:lang w:val="fr-FR"/>
            </w:rPr>
          </w:rPrChange>
        </w:rPr>
        <w:t xml:space="preserve"> untuk selanjutnya dalam Perjanjian ini disebut </w:t>
      </w:r>
      <w:r w:rsidRPr="00A7651A">
        <w:rPr>
          <w:rFonts w:ascii="Arial" w:eastAsia="Calibri" w:hAnsi="Arial" w:cs="Arial"/>
          <w:b/>
          <w:iCs/>
          <w:sz w:val="22"/>
          <w:szCs w:val="22"/>
          <w:lang w:val="fr-FR"/>
          <w:rPrChange w:id="188" w:author="ADMIN" w:date="2025-07-28T15:36:00Z" w16du:dateUtc="2025-07-28T08:36:00Z">
            <w:rPr>
              <w:rFonts w:asciiTheme="minorBidi" w:eastAsia="Calibri" w:hAnsiTheme="minorBidi" w:cstheme="minorBidi"/>
              <w:b/>
              <w:iCs/>
              <w:sz w:val="22"/>
              <w:szCs w:val="22"/>
              <w:lang w:val="fr-FR"/>
            </w:rPr>
          </w:rPrChange>
        </w:rPr>
        <w:t>PIHAK KEDUA</w:t>
      </w:r>
      <w:commentRangeEnd w:id="115"/>
      <w:r w:rsidRPr="00A7651A">
        <w:rPr>
          <w:rFonts w:ascii="Arial" w:eastAsia="Calibri" w:hAnsi="Arial" w:cs="Arial"/>
          <w:sz w:val="22"/>
          <w:szCs w:val="22"/>
          <w:lang w:val="id-ID"/>
          <w:rPrChange w:id="189" w:author="ADMIN" w:date="2025-07-28T15:36:00Z" w16du:dateUtc="2025-07-28T08:36:00Z">
            <w:rPr>
              <w:rFonts w:asciiTheme="minorBidi" w:eastAsia="Calibri" w:hAnsiTheme="minorBidi" w:cstheme="minorBidi"/>
              <w:sz w:val="22"/>
              <w:szCs w:val="22"/>
              <w:lang w:val="id-ID"/>
            </w:rPr>
          </w:rPrChange>
        </w:rPr>
        <w:commentReference w:id="115"/>
      </w:r>
      <w:r w:rsidR="00BF3D01" w:rsidRPr="00A7651A">
        <w:rPr>
          <w:rFonts w:ascii="Arial" w:hAnsi="Arial" w:cs="Arial"/>
          <w:sz w:val="22"/>
          <w:szCs w:val="22"/>
          <w:lang w:val="fr-FR"/>
          <w:rPrChange w:id="190" w:author="ADMIN" w:date="2025-07-28T15:36:00Z" w16du:dateUtc="2025-07-28T08:36:00Z">
            <w:rPr>
              <w:rFonts w:asciiTheme="minorBidi" w:hAnsiTheme="minorBidi" w:cstheme="minorBidi"/>
              <w:sz w:val="22"/>
              <w:szCs w:val="22"/>
              <w:lang w:val="fr-FR"/>
            </w:rPr>
          </w:rPrChange>
        </w:rPr>
        <w:t>.</w:t>
      </w:r>
    </w:p>
    <w:p w14:paraId="3FCD534B" w14:textId="11E21555" w:rsidR="005D130D" w:rsidRPr="00A7651A" w:rsidRDefault="005D130D">
      <w:pPr>
        <w:spacing w:line="276" w:lineRule="auto"/>
        <w:jc w:val="both"/>
        <w:rPr>
          <w:rFonts w:ascii="Arial" w:hAnsi="Arial" w:cs="Arial"/>
          <w:sz w:val="22"/>
          <w:szCs w:val="22"/>
          <w:lang w:val="fr-FR"/>
          <w:rPrChange w:id="191" w:author="ADMIN" w:date="2025-07-28T15:36:00Z" w16du:dateUtc="2025-07-28T08:36:00Z">
            <w:rPr>
              <w:rFonts w:asciiTheme="minorBidi" w:hAnsiTheme="minorBidi" w:cstheme="minorBidi"/>
              <w:sz w:val="22"/>
              <w:szCs w:val="22"/>
              <w:lang w:val="fr-FR"/>
            </w:rPr>
          </w:rPrChange>
        </w:rPr>
      </w:pPr>
    </w:p>
    <w:p w14:paraId="3672773A" w14:textId="753B30E9" w:rsidR="00EA17EE" w:rsidRPr="00A7651A" w:rsidRDefault="00EA17EE">
      <w:pPr>
        <w:spacing w:line="276" w:lineRule="auto"/>
        <w:jc w:val="both"/>
        <w:rPr>
          <w:rFonts w:ascii="Arial" w:hAnsi="Arial" w:cs="Arial"/>
          <w:sz w:val="22"/>
          <w:szCs w:val="22"/>
          <w:lang w:val="sv-SE"/>
          <w:rPrChange w:id="192" w:author="ADMIN" w:date="2025-07-28T15:36:00Z" w16du:dateUtc="2025-07-28T08:36:00Z">
            <w:rPr>
              <w:rFonts w:asciiTheme="minorBidi" w:hAnsiTheme="minorBidi" w:cstheme="minorBidi"/>
              <w:sz w:val="22"/>
              <w:szCs w:val="22"/>
              <w:lang w:val="sv-SE"/>
            </w:rPr>
          </w:rPrChange>
        </w:rPr>
      </w:pPr>
      <w:r w:rsidRPr="00A7651A">
        <w:rPr>
          <w:rFonts w:ascii="Arial" w:hAnsi="Arial" w:cs="Arial"/>
          <w:sz w:val="22"/>
          <w:szCs w:val="22"/>
          <w:lang w:val="sv-SE"/>
          <w:rPrChange w:id="193" w:author="ADMIN" w:date="2025-07-28T15:36:00Z" w16du:dateUtc="2025-07-28T08:36:00Z">
            <w:rPr>
              <w:rFonts w:asciiTheme="minorBidi" w:hAnsiTheme="minorBidi" w:cstheme="minorBidi"/>
              <w:sz w:val="22"/>
              <w:szCs w:val="22"/>
              <w:lang w:val="sv-SE"/>
            </w:rPr>
          </w:rPrChange>
        </w:rPr>
        <w:t>Dengan terlebih dahulu menerangkan hal-hal sebagai berikut</w:t>
      </w:r>
      <w:r w:rsidR="005D130D" w:rsidRPr="00A7651A">
        <w:rPr>
          <w:rFonts w:ascii="Arial" w:hAnsi="Arial" w:cs="Arial"/>
          <w:sz w:val="22"/>
          <w:szCs w:val="22"/>
          <w:lang w:val="sv-SE"/>
          <w:rPrChange w:id="194" w:author="ADMIN" w:date="2025-07-28T15:36:00Z" w16du:dateUtc="2025-07-28T08:36:00Z">
            <w:rPr>
              <w:rFonts w:asciiTheme="minorBidi" w:hAnsiTheme="minorBidi" w:cstheme="minorBidi"/>
              <w:sz w:val="22"/>
              <w:szCs w:val="22"/>
              <w:lang w:val="sv-SE"/>
            </w:rPr>
          </w:rPrChange>
        </w:rPr>
        <w:t>:</w:t>
      </w:r>
    </w:p>
    <w:p w14:paraId="6054CF6C" w14:textId="69F495DC" w:rsidR="00EA17EE" w:rsidRPr="00A7651A" w:rsidRDefault="00EA17EE">
      <w:pPr>
        <w:numPr>
          <w:ilvl w:val="0"/>
          <w:numId w:val="28"/>
        </w:numPr>
        <w:spacing w:line="276" w:lineRule="auto"/>
        <w:ind w:left="426" w:hanging="426"/>
        <w:jc w:val="both"/>
        <w:rPr>
          <w:rFonts w:ascii="Arial" w:hAnsi="Arial" w:cs="Arial"/>
          <w:sz w:val="22"/>
          <w:szCs w:val="22"/>
          <w:lang w:val="sv-SE"/>
          <w:rPrChange w:id="195" w:author="ADMIN" w:date="2025-07-28T15:36:00Z" w16du:dateUtc="2025-07-28T08:36:00Z">
            <w:rPr>
              <w:rFonts w:asciiTheme="minorBidi" w:hAnsiTheme="minorBidi" w:cstheme="minorBidi"/>
              <w:sz w:val="22"/>
              <w:szCs w:val="22"/>
              <w:lang w:val="sv-SE"/>
            </w:rPr>
          </w:rPrChange>
        </w:rPr>
      </w:pPr>
      <w:r w:rsidRPr="00A7651A">
        <w:rPr>
          <w:rFonts w:ascii="Arial" w:hAnsi="Arial" w:cs="Arial"/>
          <w:sz w:val="22"/>
          <w:szCs w:val="22"/>
          <w:lang w:val="sv-SE"/>
          <w:rPrChange w:id="196" w:author="ADMIN" w:date="2025-07-28T15:36:00Z" w16du:dateUtc="2025-07-28T08:36:00Z">
            <w:rPr>
              <w:rFonts w:asciiTheme="minorBidi" w:hAnsiTheme="minorBidi" w:cstheme="minorBidi"/>
              <w:sz w:val="22"/>
              <w:szCs w:val="22"/>
              <w:lang w:val="sv-SE"/>
            </w:rPr>
          </w:rPrChange>
        </w:rPr>
        <w:t xml:space="preserve">Bahwa </w:t>
      </w:r>
      <w:r w:rsidRPr="00A7651A">
        <w:rPr>
          <w:rFonts w:ascii="Arial" w:hAnsi="Arial" w:cs="Arial"/>
          <w:b/>
          <w:sz w:val="22"/>
          <w:szCs w:val="22"/>
          <w:lang w:val="sv-SE"/>
          <w:rPrChange w:id="197" w:author="ADMIN" w:date="2025-07-28T15:36:00Z" w16du:dateUtc="2025-07-28T08:36:00Z">
            <w:rPr>
              <w:rFonts w:asciiTheme="minorBidi" w:hAnsiTheme="minorBidi" w:cstheme="minorBidi"/>
              <w:b/>
              <w:sz w:val="22"/>
              <w:szCs w:val="22"/>
              <w:lang w:val="sv-SE"/>
            </w:rPr>
          </w:rPrChange>
        </w:rPr>
        <w:t>PIHAK PERTAMA</w:t>
      </w:r>
      <w:r w:rsidRPr="00A7651A">
        <w:rPr>
          <w:rFonts w:ascii="Arial" w:hAnsi="Arial" w:cs="Arial"/>
          <w:sz w:val="22"/>
          <w:szCs w:val="22"/>
          <w:lang w:val="sv-SE"/>
          <w:rPrChange w:id="198" w:author="ADMIN" w:date="2025-07-28T15:36:00Z" w16du:dateUtc="2025-07-28T08:36:00Z">
            <w:rPr>
              <w:rFonts w:asciiTheme="minorBidi" w:hAnsiTheme="minorBidi" w:cstheme="minorBidi"/>
              <w:sz w:val="22"/>
              <w:szCs w:val="22"/>
              <w:lang w:val="sv-SE"/>
            </w:rPr>
          </w:rPrChange>
        </w:rPr>
        <w:t xml:space="preserve"> adalah suatu perusahaan asuransi jiwa yang telah memperoleh izin dari Kementerian Keuangan </w:t>
      </w:r>
      <w:r w:rsidR="005D130D" w:rsidRPr="00A7651A">
        <w:rPr>
          <w:rFonts w:ascii="Arial" w:hAnsi="Arial" w:cs="Arial"/>
          <w:sz w:val="22"/>
          <w:szCs w:val="22"/>
          <w:lang w:val="sv-SE"/>
          <w:rPrChange w:id="199" w:author="ADMIN" w:date="2025-07-28T15:36:00Z" w16du:dateUtc="2025-07-28T08:36:00Z">
            <w:rPr>
              <w:rFonts w:asciiTheme="minorBidi" w:hAnsiTheme="minorBidi" w:cstheme="minorBidi"/>
              <w:sz w:val="22"/>
              <w:szCs w:val="22"/>
              <w:highlight w:val="yellow"/>
              <w:lang w:val="sv-SE"/>
            </w:rPr>
          </w:rPrChange>
        </w:rPr>
        <w:t>No</w:t>
      </w:r>
      <w:r w:rsidRPr="00A7651A">
        <w:rPr>
          <w:rFonts w:ascii="Arial" w:hAnsi="Arial" w:cs="Arial"/>
          <w:sz w:val="22"/>
          <w:szCs w:val="22"/>
          <w:lang w:val="sv-SE"/>
          <w:rPrChange w:id="200" w:author="ADMIN" w:date="2025-07-28T15:36:00Z" w16du:dateUtc="2025-07-28T08:36:00Z">
            <w:rPr>
              <w:rFonts w:asciiTheme="minorBidi" w:hAnsiTheme="minorBidi" w:cstheme="minorBidi"/>
              <w:sz w:val="22"/>
              <w:szCs w:val="22"/>
              <w:highlight w:val="yellow"/>
              <w:lang w:val="sv-SE"/>
            </w:rPr>
          </w:rPrChange>
        </w:rPr>
        <w:t>: KEP-38/KM.10/2009 Tanggal 20 Maret 2009</w:t>
      </w:r>
      <w:r w:rsidRPr="00A7651A">
        <w:rPr>
          <w:rFonts w:ascii="Arial" w:hAnsi="Arial" w:cs="Arial"/>
          <w:sz w:val="22"/>
          <w:szCs w:val="22"/>
          <w:lang w:val="sv-SE"/>
          <w:rPrChange w:id="201" w:author="ADMIN" w:date="2025-07-28T15:36:00Z" w16du:dateUtc="2025-07-28T08:36:00Z">
            <w:rPr>
              <w:rFonts w:asciiTheme="minorBidi" w:hAnsiTheme="minorBidi" w:cstheme="minorBidi"/>
              <w:sz w:val="22"/>
              <w:szCs w:val="22"/>
              <w:lang w:val="sv-SE"/>
            </w:rPr>
          </w:rPrChange>
        </w:rPr>
        <w:t>, yang terdaftar dan diawasi Otoritas Jasa Keuangan Republik Indonesia (OJK)</w:t>
      </w:r>
      <w:r w:rsidR="005D130D" w:rsidRPr="00A7651A">
        <w:rPr>
          <w:rFonts w:ascii="Arial" w:hAnsi="Arial" w:cs="Arial"/>
          <w:sz w:val="22"/>
          <w:szCs w:val="22"/>
          <w:lang w:val="sv-SE"/>
          <w:rPrChange w:id="202" w:author="ADMIN" w:date="2025-07-28T15:36:00Z" w16du:dateUtc="2025-07-28T08:36:00Z">
            <w:rPr>
              <w:rFonts w:asciiTheme="minorBidi" w:hAnsiTheme="minorBidi" w:cstheme="minorBidi"/>
              <w:sz w:val="22"/>
              <w:szCs w:val="22"/>
              <w:lang w:val="sv-SE"/>
            </w:rPr>
          </w:rPrChange>
        </w:rPr>
        <w:t>.</w:t>
      </w:r>
    </w:p>
    <w:p w14:paraId="5205122F" w14:textId="06472A84" w:rsidR="00386141" w:rsidRPr="00922713" w:rsidRDefault="005D130D">
      <w:pPr>
        <w:numPr>
          <w:ilvl w:val="0"/>
          <w:numId w:val="28"/>
        </w:numPr>
        <w:spacing w:line="276" w:lineRule="auto"/>
        <w:ind w:left="426" w:hanging="426"/>
        <w:jc w:val="both"/>
        <w:rPr>
          <w:rFonts w:ascii="Arial" w:hAnsi="Arial" w:cs="Arial"/>
          <w:sz w:val="22"/>
          <w:szCs w:val="22"/>
          <w:lang w:val="sv-SE"/>
          <w:rPrChange w:id="203"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sv-SE"/>
          <w:rPrChange w:id="204" w:author="Syahrani Rachmawati Sadino" w:date="2025-01-31T14:35:00Z">
            <w:rPr>
              <w:rFonts w:asciiTheme="minorBidi" w:hAnsiTheme="minorBidi" w:cstheme="minorBidi"/>
              <w:sz w:val="22"/>
              <w:szCs w:val="22"/>
              <w:lang w:val="sv-SE"/>
            </w:rPr>
          </w:rPrChange>
        </w:rPr>
        <w:t>Bahwa</w:t>
      </w:r>
      <w:r w:rsidRPr="00922713">
        <w:rPr>
          <w:rFonts w:ascii="Arial" w:hAnsi="Arial" w:cs="Arial"/>
          <w:b/>
          <w:sz w:val="22"/>
          <w:szCs w:val="22"/>
          <w:lang w:val="sv-SE"/>
          <w:rPrChange w:id="205" w:author="Syahrani Rachmawati Sadino" w:date="2025-01-31T14:35:00Z">
            <w:rPr>
              <w:rFonts w:asciiTheme="minorBidi" w:hAnsiTheme="minorBidi" w:cstheme="minorBidi"/>
              <w:b/>
              <w:sz w:val="22"/>
              <w:szCs w:val="22"/>
              <w:lang w:val="sv-SE"/>
            </w:rPr>
          </w:rPrChange>
        </w:rPr>
        <w:t xml:space="preserve"> PIHAK KEDUA</w:t>
      </w:r>
      <w:r w:rsidRPr="00922713">
        <w:rPr>
          <w:rFonts w:ascii="Arial" w:hAnsi="Arial" w:cs="Arial"/>
          <w:sz w:val="22"/>
          <w:szCs w:val="22"/>
          <w:lang w:val="sv-SE"/>
          <w:rPrChange w:id="206" w:author="Syahrani Rachmawati Sadino" w:date="2025-01-31T14:35:00Z">
            <w:rPr>
              <w:rFonts w:asciiTheme="minorBidi" w:hAnsiTheme="minorBidi" w:cstheme="minorBidi"/>
              <w:sz w:val="22"/>
              <w:szCs w:val="22"/>
              <w:lang w:val="sv-SE"/>
            </w:rPr>
          </w:rPrChange>
        </w:rPr>
        <w:t xml:space="preserve"> adalah sarana/fasilitas layanan kesehatan </w:t>
      </w:r>
      <w:del w:id="207" w:author="Yohanita Dewi Chandra Murti" w:date="2025-01-16T09:25:00Z">
        <w:r w:rsidRPr="00922713" w:rsidDel="00FB2086">
          <w:rPr>
            <w:rFonts w:ascii="Arial" w:hAnsi="Arial" w:cs="Arial"/>
            <w:sz w:val="22"/>
            <w:szCs w:val="22"/>
            <w:lang w:val="sv-SE"/>
            <w:rPrChange w:id="208" w:author="Syahrani Rachmawati Sadino" w:date="2025-01-31T14:35:00Z">
              <w:rPr>
                <w:rFonts w:asciiTheme="minorBidi" w:hAnsiTheme="minorBidi" w:cstheme="minorBidi"/>
                <w:sz w:val="22"/>
                <w:szCs w:val="22"/>
                <w:lang w:val="sv-SE"/>
              </w:rPr>
            </w:rPrChange>
          </w:rPr>
          <w:delText xml:space="preserve">dengan </w:delText>
        </w:r>
      </w:del>
      <w:r w:rsidRPr="00922713">
        <w:rPr>
          <w:rFonts w:ascii="Arial" w:hAnsi="Arial" w:cs="Arial"/>
          <w:sz w:val="22"/>
          <w:szCs w:val="22"/>
          <w:lang w:val="sv-SE"/>
          <w:rPrChange w:id="209" w:author="Syahrani Rachmawati Sadino" w:date="2025-01-31T14:35:00Z">
            <w:rPr>
              <w:rFonts w:asciiTheme="minorBidi" w:hAnsiTheme="minorBidi" w:cstheme="minorBidi"/>
              <w:sz w:val="22"/>
              <w:szCs w:val="22"/>
              <w:lang w:val="sv-SE"/>
            </w:rPr>
          </w:rPrChange>
        </w:rPr>
        <w:t>yang telah memperoleh izin sebagai</w:t>
      </w:r>
      <w:ins w:id="210" w:author="ADMIN" w:date="2025-07-28T15:43:00Z" w16du:dateUtc="2025-07-28T08:43:00Z">
        <w:r w:rsidR="0097760E">
          <w:rPr>
            <w:rFonts w:ascii="Arial" w:hAnsi="Arial" w:cs="Arial"/>
            <w:sz w:val="22"/>
            <w:szCs w:val="22"/>
            <w:lang w:val="sv-SE"/>
          </w:rPr>
          <w:t xml:space="preserve"> </w:t>
        </w:r>
      </w:ins>
      <w:del w:id="211" w:author="ADMIN" w:date="2025-07-28T15:43:00Z" w16du:dateUtc="2025-07-28T08:43:00Z">
        <w:r w:rsidRPr="00922713" w:rsidDel="0097760E">
          <w:rPr>
            <w:rFonts w:ascii="Arial" w:hAnsi="Arial" w:cs="Arial"/>
            <w:sz w:val="22"/>
            <w:szCs w:val="22"/>
            <w:lang w:val="sv-SE"/>
            <w:rPrChange w:id="212" w:author="Syahrani Rachmawati Sadino" w:date="2025-01-31T14:35:00Z">
              <w:rPr>
                <w:rFonts w:asciiTheme="minorBidi" w:hAnsiTheme="minorBidi" w:cstheme="minorBidi"/>
                <w:sz w:val="22"/>
                <w:szCs w:val="22"/>
                <w:lang w:val="sv-SE"/>
              </w:rPr>
            </w:rPrChange>
          </w:rPr>
          <w:delText xml:space="preserve"> </w:delText>
        </w:r>
      </w:del>
      <w:r w:rsidR="00386141" w:rsidRPr="00922713">
        <w:rPr>
          <w:rFonts w:ascii="Arial" w:hAnsi="Arial" w:cs="Arial"/>
          <w:sz w:val="22"/>
          <w:szCs w:val="22"/>
          <w:lang w:val="sv-SE"/>
          <w:rPrChange w:id="213" w:author="Syahrani Rachmawati Sadino" w:date="2025-01-31T14:35:00Z">
            <w:rPr>
              <w:rFonts w:asciiTheme="minorBidi" w:hAnsiTheme="minorBidi" w:cstheme="minorBidi"/>
              <w:sz w:val="22"/>
              <w:szCs w:val="22"/>
              <w:lang w:val="sv-SE"/>
            </w:rPr>
          </w:rPrChange>
        </w:rPr>
        <w:t>Klinik</w:t>
      </w:r>
      <w:ins w:id="214" w:author="ADMIN" w:date="2025-07-28T15:42:00Z" w16du:dateUtc="2025-07-28T08:42:00Z">
        <w:r w:rsidR="0097760E">
          <w:rPr>
            <w:rFonts w:ascii="Arial" w:hAnsi="Arial" w:cs="Arial"/>
            <w:sz w:val="22"/>
            <w:szCs w:val="22"/>
            <w:lang w:val="sv-SE"/>
          </w:rPr>
          <w:t xml:space="preserve"> Mutiara Sehat </w:t>
        </w:r>
      </w:ins>
      <w:ins w:id="215" w:author="ADMIN" w:date="2025-07-28T15:43:00Z" w16du:dateUtc="2025-07-28T08:43:00Z">
        <w:r w:rsidR="0097760E">
          <w:rPr>
            <w:rFonts w:ascii="Arial" w:hAnsi="Arial" w:cs="Arial"/>
            <w:sz w:val="22"/>
            <w:szCs w:val="22"/>
            <w:lang w:val="sv-SE"/>
          </w:rPr>
          <w:t>Lawang</w:t>
        </w:r>
      </w:ins>
      <w:r w:rsidRPr="00922713">
        <w:rPr>
          <w:rFonts w:ascii="Arial" w:hAnsi="Arial" w:cs="Arial"/>
          <w:sz w:val="22"/>
          <w:szCs w:val="22"/>
          <w:lang w:val="sv-SE"/>
          <w:rPrChange w:id="216" w:author="Syahrani Rachmawati Sadino" w:date="2025-01-31T14:35:00Z">
            <w:rPr>
              <w:rFonts w:asciiTheme="minorBidi" w:hAnsiTheme="minorBidi" w:cstheme="minorBidi"/>
              <w:sz w:val="22"/>
              <w:szCs w:val="22"/>
              <w:lang w:val="sv-SE"/>
            </w:rPr>
          </w:rPrChange>
        </w:rPr>
        <w:t xml:space="preserve"> dari </w:t>
      </w:r>
      <w:del w:id="217" w:author="ADMIN" w:date="2025-07-28T15:41:00Z" w16du:dateUtc="2025-07-28T08:41:00Z">
        <w:r w:rsidRPr="00922713" w:rsidDel="0097760E">
          <w:rPr>
            <w:rFonts w:ascii="Arial" w:hAnsi="Arial" w:cs="Arial"/>
            <w:sz w:val="22"/>
            <w:szCs w:val="22"/>
            <w:lang w:val="sv-SE"/>
            <w:rPrChange w:id="218" w:author="Syahrani Rachmawati Sadino" w:date="2025-01-31T14:35:00Z">
              <w:rPr>
                <w:rFonts w:asciiTheme="minorBidi" w:hAnsiTheme="minorBidi" w:cstheme="minorBidi"/>
                <w:sz w:val="22"/>
                <w:szCs w:val="22"/>
                <w:lang w:val="sv-SE"/>
              </w:rPr>
            </w:rPrChange>
          </w:rPr>
          <w:softHyphen/>
          <w:delText>_____</w:delText>
        </w:r>
      </w:del>
      <w:ins w:id="219" w:author="ADMIN" w:date="2025-07-28T15:41:00Z" w16du:dateUtc="2025-07-28T08:41:00Z">
        <w:r w:rsidR="0097760E">
          <w:rPr>
            <w:rFonts w:ascii="Arial" w:hAnsi="Arial" w:cs="Arial"/>
            <w:sz w:val="22"/>
            <w:szCs w:val="22"/>
            <w:lang w:val="sv-SE"/>
          </w:rPr>
          <w:t>Pemerintah Republik Indonesia</w:t>
        </w:r>
      </w:ins>
      <w:r w:rsidRPr="00922713">
        <w:rPr>
          <w:rFonts w:ascii="Arial" w:hAnsi="Arial" w:cs="Arial"/>
          <w:sz w:val="22"/>
          <w:szCs w:val="22"/>
          <w:lang w:val="sv-SE"/>
          <w:rPrChange w:id="220" w:author="Syahrani Rachmawati Sadino" w:date="2025-01-31T14:35:00Z">
            <w:rPr>
              <w:rFonts w:asciiTheme="minorBidi" w:hAnsiTheme="minorBidi" w:cstheme="minorBidi"/>
              <w:sz w:val="22"/>
              <w:szCs w:val="22"/>
              <w:lang w:val="sv-SE"/>
            </w:rPr>
          </w:rPrChange>
        </w:rPr>
        <w:t xml:space="preserve"> No: </w:t>
      </w:r>
      <w:del w:id="221" w:author="ADMIN" w:date="2025-07-28T15:42:00Z" w16du:dateUtc="2025-07-28T08:42:00Z">
        <w:r w:rsidRPr="00922713" w:rsidDel="0097760E">
          <w:rPr>
            <w:rFonts w:ascii="Arial" w:hAnsi="Arial" w:cs="Arial"/>
            <w:sz w:val="22"/>
            <w:szCs w:val="22"/>
            <w:lang w:val="sv-SE"/>
            <w:rPrChange w:id="222" w:author="Syahrani Rachmawati Sadino" w:date="2025-01-31T14:35:00Z">
              <w:rPr>
                <w:rFonts w:asciiTheme="minorBidi" w:hAnsiTheme="minorBidi" w:cstheme="minorBidi"/>
                <w:sz w:val="22"/>
                <w:szCs w:val="22"/>
                <w:lang w:val="sv-SE"/>
              </w:rPr>
            </w:rPrChange>
          </w:rPr>
          <w:delText xml:space="preserve">_____ </w:delText>
        </w:r>
      </w:del>
      <w:ins w:id="223" w:author="ADMIN" w:date="2025-07-28T15:42:00Z" w16du:dateUtc="2025-07-28T08:42:00Z">
        <w:r w:rsidR="0097760E">
          <w:rPr>
            <w:rFonts w:ascii="Arial" w:hAnsi="Arial" w:cs="Arial"/>
            <w:sz w:val="22"/>
            <w:szCs w:val="22"/>
            <w:lang w:val="sv-SE"/>
          </w:rPr>
          <w:t>91201068316640005</w:t>
        </w:r>
        <w:r w:rsidR="0097760E" w:rsidRPr="00922713">
          <w:rPr>
            <w:rFonts w:ascii="Arial" w:hAnsi="Arial" w:cs="Arial"/>
            <w:sz w:val="22"/>
            <w:szCs w:val="22"/>
            <w:lang w:val="sv-SE"/>
            <w:rPrChange w:id="224" w:author="Syahrani Rachmawati Sadino" w:date="2025-01-31T14:35:00Z">
              <w:rPr>
                <w:rFonts w:asciiTheme="minorBidi" w:hAnsiTheme="minorBidi" w:cstheme="minorBidi"/>
                <w:sz w:val="22"/>
                <w:szCs w:val="22"/>
                <w:lang w:val="sv-SE"/>
              </w:rPr>
            </w:rPrChange>
          </w:rPr>
          <w:t xml:space="preserve"> </w:t>
        </w:r>
      </w:ins>
      <w:r w:rsidRPr="00922713">
        <w:rPr>
          <w:rFonts w:ascii="Arial" w:hAnsi="Arial" w:cs="Arial"/>
          <w:sz w:val="22"/>
          <w:szCs w:val="22"/>
          <w:lang w:val="sv-SE"/>
          <w:rPrChange w:id="225" w:author="Syahrani Rachmawati Sadino" w:date="2025-01-31T14:35:00Z">
            <w:rPr>
              <w:rFonts w:asciiTheme="minorBidi" w:hAnsiTheme="minorBidi" w:cstheme="minorBidi"/>
              <w:sz w:val="22"/>
              <w:szCs w:val="22"/>
              <w:lang w:val="sv-SE"/>
            </w:rPr>
          </w:rPrChange>
        </w:rPr>
        <w:t xml:space="preserve">tanggal </w:t>
      </w:r>
      <w:del w:id="226" w:author="ADMIN" w:date="2025-07-28T15:42:00Z" w16du:dateUtc="2025-07-28T08:42:00Z">
        <w:r w:rsidRPr="00922713" w:rsidDel="0097760E">
          <w:rPr>
            <w:rFonts w:ascii="Arial" w:hAnsi="Arial" w:cs="Arial"/>
            <w:sz w:val="22"/>
            <w:szCs w:val="22"/>
            <w:lang w:val="sv-SE"/>
            <w:rPrChange w:id="227" w:author="Syahrani Rachmawati Sadino" w:date="2025-01-31T14:35:00Z">
              <w:rPr>
                <w:rFonts w:asciiTheme="minorBidi" w:hAnsiTheme="minorBidi" w:cstheme="minorBidi"/>
                <w:sz w:val="22"/>
                <w:szCs w:val="22"/>
                <w:lang w:val="sv-SE"/>
              </w:rPr>
            </w:rPrChange>
          </w:rPr>
          <w:delText>_____</w:delText>
        </w:r>
        <w:r w:rsidR="00386141" w:rsidRPr="00922713" w:rsidDel="0097760E">
          <w:rPr>
            <w:rFonts w:ascii="Arial" w:hAnsi="Arial" w:cs="Arial"/>
            <w:sz w:val="22"/>
            <w:szCs w:val="22"/>
            <w:lang w:val="sv-SE"/>
            <w:rPrChange w:id="228" w:author="Syahrani Rachmawati Sadino" w:date="2025-01-31T14:35:00Z">
              <w:rPr>
                <w:rFonts w:asciiTheme="minorBidi" w:hAnsiTheme="minorBidi" w:cstheme="minorBidi"/>
                <w:sz w:val="22"/>
                <w:szCs w:val="22"/>
                <w:lang w:val="sv-SE"/>
              </w:rPr>
            </w:rPrChange>
          </w:rPr>
          <w:delText>.</w:delText>
        </w:r>
      </w:del>
      <w:ins w:id="229" w:author="ADMIN" w:date="2025-07-28T15:42:00Z" w16du:dateUtc="2025-07-28T08:42:00Z">
        <w:r w:rsidR="0097760E">
          <w:rPr>
            <w:rFonts w:ascii="Arial" w:hAnsi="Arial" w:cs="Arial"/>
            <w:sz w:val="22"/>
            <w:szCs w:val="22"/>
            <w:lang w:val="sv-SE"/>
          </w:rPr>
          <w:t>11 Oktober 2024</w:t>
        </w:r>
      </w:ins>
      <w:ins w:id="230" w:author="ADMIN" w:date="2025-07-28T15:43:00Z" w16du:dateUtc="2025-07-28T08:43:00Z">
        <w:r w:rsidR="0097760E">
          <w:rPr>
            <w:rFonts w:ascii="Arial" w:hAnsi="Arial" w:cs="Arial"/>
            <w:sz w:val="22"/>
            <w:szCs w:val="22"/>
            <w:lang w:val="sv-SE"/>
          </w:rPr>
          <w:t>, Klinik Mutiara Sehat Karanglo No :        , Klinik Mutiara Se</w:t>
        </w:r>
      </w:ins>
      <w:ins w:id="231" w:author="ADMIN" w:date="2025-07-28T15:44:00Z" w16du:dateUtc="2025-07-28T08:44:00Z">
        <w:r w:rsidR="0097760E">
          <w:rPr>
            <w:rFonts w:ascii="Arial" w:hAnsi="Arial" w:cs="Arial"/>
            <w:sz w:val="22"/>
            <w:szCs w:val="22"/>
            <w:lang w:val="sv-SE"/>
          </w:rPr>
          <w:t>hat Karangploso No :</w:t>
        </w:r>
      </w:ins>
    </w:p>
    <w:p w14:paraId="489E642E" w14:textId="3EFA90D9" w:rsidR="00386141" w:rsidRPr="00922713" w:rsidRDefault="00386141">
      <w:pPr>
        <w:numPr>
          <w:ilvl w:val="0"/>
          <w:numId w:val="28"/>
        </w:numPr>
        <w:spacing w:line="276" w:lineRule="auto"/>
        <w:ind w:left="426" w:hanging="426"/>
        <w:jc w:val="both"/>
        <w:rPr>
          <w:rFonts w:ascii="Arial" w:hAnsi="Arial" w:cs="Arial"/>
          <w:sz w:val="22"/>
          <w:szCs w:val="22"/>
          <w:lang w:val="sv-SE"/>
          <w:rPrChange w:id="232"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sv-SE"/>
          <w:rPrChange w:id="233" w:author="Syahrani Rachmawati Sadino" w:date="2025-01-31T14:35:00Z">
            <w:rPr>
              <w:rFonts w:asciiTheme="minorBidi" w:hAnsiTheme="minorBidi" w:cstheme="minorBidi"/>
              <w:sz w:val="22"/>
              <w:szCs w:val="22"/>
              <w:lang w:val="sv-SE"/>
            </w:rPr>
          </w:rPrChange>
        </w:rPr>
        <w:t xml:space="preserve">Bahwa dalam rangka pemberian layanan kesehatan dan obat bagi Peserta </w:t>
      </w:r>
      <w:r w:rsidRPr="00922713">
        <w:rPr>
          <w:rFonts w:ascii="Arial" w:hAnsi="Arial" w:cs="Arial"/>
          <w:b/>
          <w:sz w:val="22"/>
          <w:szCs w:val="22"/>
          <w:lang w:val="sv-SE"/>
          <w:rPrChange w:id="234" w:author="Syahrani Rachmawati Sadino" w:date="2025-01-31T14:35:00Z">
            <w:rPr>
              <w:rFonts w:asciiTheme="minorBidi" w:hAnsiTheme="minorBidi" w:cstheme="minorBidi"/>
              <w:b/>
              <w:sz w:val="22"/>
              <w:szCs w:val="22"/>
              <w:lang w:val="sv-SE"/>
            </w:rPr>
          </w:rPrChange>
        </w:rPr>
        <w:t>PIHAK PERTAMA</w:t>
      </w:r>
      <w:r w:rsidRPr="00922713">
        <w:rPr>
          <w:rFonts w:ascii="Arial" w:hAnsi="Arial" w:cs="Arial"/>
          <w:sz w:val="22"/>
          <w:szCs w:val="22"/>
          <w:lang w:val="sv-SE"/>
          <w:rPrChange w:id="235" w:author="Syahrani Rachmawati Sadino" w:date="2025-01-31T14:35:00Z">
            <w:rPr>
              <w:rFonts w:asciiTheme="minorBidi" w:hAnsiTheme="minorBidi" w:cstheme="minorBidi"/>
              <w:sz w:val="22"/>
              <w:szCs w:val="22"/>
              <w:lang w:val="sv-SE"/>
            </w:rPr>
          </w:rPrChange>
        </w:rPr>
        <w:t xml:space="preserve">, </w:t>
      </w:r>
      <w:r w:rsidR="00A20015" w:rsidRPr="00922713">
        <w:rPr>
          <w:rFonts w:ascii="Arial" w:hAnsi="Arial" w:cs="Arial"/>
          <w:b/>
          <w:bCs/>
          <w:sz w:val="22"/>
          <w:szCs w:val="22"/>
          <w:lang w:val="sv-SE"/>
          <w:rPrChange w:id="236" w:author="Syahrani Rachmawati Sadino" w:date="2025-01-31T14:35:00Z">
            <w:rPr>
              <w:rFonts w:asciiTheme="minorBidi" w:hAnsiTheme="minorBidi" w:cstheme="minorBidi"/>
              <w:b/>
              <w:bCs/>
              <w:sz w:val="22"/>
              <w:szCs w:val="22"/>
              <w:lang w:val="sv-SE"/>
            </w:rPr>
          </w:rPrChange>
        </w:rPr>
        <w:t>P</w:t>
      </w:r>
      <w:r w:rsidR="00256618" w:rsidRPr="00922713">
        <w:rPr>
          <w:rFonts w:ascii="Arial" w:hAnsi="Arial" w:cs="Arial"/>
          <w:b/>
          <w:bCs/>
          <w:sz w:val="22"/>
          <w:szCs w:val="22"/>
          <w:lang w:val="sv-SE"/>
          <w:rPrChange w:id="237" w:author="Syahrani Rachmawati Sadino" w:date="2025-01-31T14:35:00Z">
            <w:rPr>
              <w:rFonts w:asciiTheme="minorBidi" w:hAnsiTheme="minorBidi" w:cstheme="minorBidi"/>
              <w:b/>
              <w:bCs/>
              <w:sz w:val="22"/>
              <w:szCs w:val="22"/>
              <w:lang w:val="sv-SE"/>
            </w:rPr>
          </w:rPrChange>
        </w:rPr>
        <w:t>ARA</w:t>
      </w:r>
      <w:r w:rsidR="00A20015" w:rsidRPr="00922713">
        <w:rPr>
          <w:rFonts w:ascii="Arial" w:hAnsi="Arial" w:cs="Arial"/>
          <w:b/>
          <w:bCs/>
          <w:sz w:val="22"/>
          <w:szCs w:val="22"/>
          <w:lang w:val="sv-SE"/>
          <w:rPrChange w:id="238" w:author="Syahrani Rachmawati Sadino" w:date="2025-01-31T14:35:00Z">
            <w:rPr>
              <w:rFonts w:asciiTheme="minorBidi" w:hAnsiTheme="minorBidi" w:cstheme="minorBidi"/>
              <w:b/>
              <w:bCs/>
              <w:sz w:val="22"/>
              <w:szCs w:val="22"/>
              <w:lang w:val="sv-SE"/>
            </w:rPr>
          </w:rPrChange>
        </w:rPr>
        <w:t xml:space="preserve"> PIHAK</w:t>
      </w:r>
      <w:r w:rsidRPr="00922713">
        <w:rPr>
          <w:rFonts w:ascii="Arial" w:hAnsi="Arial" w:cs="Arial"/>
          <w:b/>
          <w:sz w:val="22"/>
          <w:szCs w:val="22"/>
          <w:lang w:val="sv-SE"/>
          <w:rPrChange w:id="239" w:author="Syahrani Rachmawati Sadino" w:date="2025-01-31T14:35:00Z">
            <w:rPr>
              <w:rFonts w:asciiTheme="minorBidi" w:hAnsiTheme="minorBidi" w:cstheme="minorBidi"/>
              <w:b/>
              <w:sz w:val="22"/>
              <w:szCs w:val="22"/>
              <w:lang w:val="sv-SE"/>
            </w:rPr>
          </w:rPrChange>
        </w:rPr>
        <w:t xml:space="preserve"> </w:t>
      </w:r>
      <w:r w:rsidRPr="00922713">
        <w:rPr>
          <w:rFonts w:ascii="Arial" w:hAnsi="Arial" w:cs="Arial"/>
          <w:sz w:val="22"/>
          <w:szCs w:val="22"/>
          <w:lang w:val="sv-SE"/>
          <w:rPrChange w:id="240" w:author="Syahrani Rachmawati Sadino" w:date="2025-01-31T14:35:00Z">
            <w:rPr>
              <w:rFonts w:asciiTheme="minorBidi" w:hAnsiTheme="minorBidi" w:cstheme="minorBidi"/>
              <w:sz w:val="22"/>
              <w:szCs w:val="22"/>
              <w:lang w:val="sv-SE"/>
            </w:rPr>
          </w:rPrChange>
        </w:rPr>
        <w:t xml:space="preserve">sepakat untuk bekerja sama dalam penyediaan pelayanan kesehatan dan obat. </w:t>
      </w:r>
    </w:p>
    <w:p w14:paraId="0B194188" w14:textId="1FEA901F" w:rsidR="00386141" w:rsidRPr="00922713" w:rsidDel="00347056" w:rsidRDefault="00386141">
      <w:pPr>
        <w:numPr>
          <w:ilvl w:val="0"/>
          <w:numId w:val="28"/>
        </w:numPr>
        <w:spacing w:line="276" w:lineRule="auto"/>
        <w:ind w:left="426" w:hanging="426"/>
        <w:jc w:val="both"/>
        <w:rPr>
          <w:del w:id="241" w:author="ADMIN" w:date="2025-07-28T15:44:00Z" w16du:dateUtc="2025-07-28T08:44:00Z"/>
          <w:rFonts w:ascii="Arial" w:hAnsi="Arial" w:cs="Arial"/>
          <w:sz w:val="22"/>
          <w:szCs w:val="22"/>
          <w:lang w:val="sv-SE"/>
          <w:rPrChange w:id="242" w:author="Syahrani Rachmawati Sadino" w:date="2025-01-31T14:35:00Z">
            <w:rPr>
              <w:del w:id="243" w:author="ADMIN" w:date="2025-07-28T15:44:00Z" w16du:dateUtc="2025-07-28T08:44:00Z"/>
              <w:rFonts w:asciiTheme="minorBidi" w:hAnsiTheme="minorBidi" w:cstheme="minorBidi"/>
              <w:sz w:val="22"/>
              <w:szCs w:val="22"/>
              <w:lang w:val="sv-SE"/>
            </w:rPr>
          </w:rPrChange>
        </w:rPr>
      </w:pPr>
      <w:del w:id="244" w:author="ADMIN" w:date="2025-07-28T15:44:00Z" w16du:dateUtc="2025-07-28T08:44:00Z">
        <w:r w:rsidRPr="00922713" w:rsidDel="00347056">
          <w:rPr>
            <w:rFonts w:ascii="Arial" w:hAnsi="Arial" w:cs="Arial"/>
            <w:color w:val="000000"/>
            <w:sz w:val="22"/>
            <w:szCs w:val="22"/>
            <w:lang w:val="sv-SE"/>
            <w:rPrChange w:id="245" w:author="Syahrani Rachmawati Sadino" w:date="2025-01-31T14:35:00Z">
              <w:rPr>
                <w:rFonts w:asciiTheme="minorBidi" w:hAnsiTheme="minorBidi" w:cstheme="minorBidi"/>
                <w:color w:val="000000"/>
                <w:sz w:val="22"/>
                <w:szCs w:val="22"/>
                <w:lang w:val="sv-SE"/>
              </w:rPr>
            </w:rPrChange>
          </w:rPr>
          <w:delText xml:space="preserve">Bahwa </w:delText>
        </w:r>
        <w:r w:rsidR="00A20015" w:rsidRPr="00922713" w:rsidDel="00347056">
          <w:rPr>
            <w:rFonts w:ascii="Arial" w:hAnsi="Arial" w:cs="Arial"/>
            <w:b/>
            <w:bCs/>
            <w:sz w:val="22"/>
            <w:szCs w:val="22"/>
            <w:lang w:val="sv-SE"/>
            <w:rPrChange w:id="246" w:author="Syahrani Rachmawati Sadino" w:date="2025-01-31T14:35:00Z">
              <w:rPr>
                <w:rFonts w:asciiTheme="minorBidi" w:hAnsiTheme="minorBidi" w:cstheme="minorBidi"/>
                <w:b/>
                <w:bCs/>
                <w:sz w:val="22"/>
                <w:szCs w:val="22"/>
                <w:lang w:val="sv-SE"/>
              </w:rPr>
            </w:rPrChange>
          </w:rPr>
          <w:delText>P</w:delText>
        </w:r>
        <w:r w:rsidR="00256618" w:rsidRPr="00922713" w:rsidDel="00347056">
          <w:rPr>
            <w:rFonts w:ascii="Arial" w:hAnsi="Arial" w:cs="Arial"/>
            <w:b/>
            <w:bCs/>
            <w:sz w:val="22"/>
            <w:szCs w:val="22"/>
            <w:lang w:val="sv-SE"/>
            <w:rPrChange w:id="247" w:author="Syahrani Rachmawati Sadino" w:date="2025-01-31T14:35:00Z">
              <w:rPr>
                <w:rFonts w:asciiTheme="minorBidi" w:hAnsiTheme="minorBidi" w:cstheme="minorBidi"/>
                <w:b/>
                <w:bCs/>
                <w:sz w:val="22"/>
                <w:szCs w:val="22"/>
                <w:lang w:val="sv-SE"/>
              </w:rPr>
            </w:rPrChange>
          </w:rPr>
          <w:delText>ARA</w:delText>
        </w:r>
        <w:r w:rsidR="00A20015" w:rsidRPr="00922713" w:rsidDel="00347056">
          <w:rPr>
            <w:rFonts w:ascii="Arial" w:hAnsi="Arial" w:cs="Arial"/>
            <w:b/>
            <w:bCs/>
            <w:sz w:val="22"/>
            <w:szCs w:val="22"/>
            <w:lang w:val="sv-SE"/>
            <w:rPrChange w:id="248" w:author="Syahrani Rachmawati Sadino" w:date="2025-01-31T14:35:00Z">
              <w:rPr>
                <w:rFonts w:asciiTheme="minorBidi" w:hAnsiTheme="minorBidi" w:cstheme="minorBidi"/>
                <w:b/>
                <w:bCs/>
                <w:sz w:val="22"/>
                <w:szCs w:val="22"/>
                <w:lang w:val="sv-SE"/>
              </w:rPr>
            </w:rPrChange>
          </w:rPr>
          <w:delText xml:space="preserve"> PIHAK</w:delText>
        </w:r>
        <w:r w:rsidRPr="00922713" w:rsidDel="00347056">
          <w:rPr>
            <w:rFonts w:ascii="Arial" w:hAnsi="Arial" w:cs="Arial"/>
            <w:b/>
            <w:sz w:val="22"/>
            <w:szCs w:val="22"/>
            <w:lang w:val="sv-SE"/>
            <w:rPrChange w:id="249" w:author="Syahrani Rachmawati Sadino" w:date="2025-01-31T14:35:00Z">
              <w:rPr>
                <w:rFonts w:asciiTheme="minorBidi" w:hAnsiTheme="minorBidi" w:cstheme="minorBidi"/>
                <w:b/>
                <w:sz w:val="22"/>
                <w:szCs w:val="22"/>
                <w:lang w:val="sv-SE"/>
              </w:rPr>
            </w:rPrChange>
          </w:rPr>
          <w:delText xml:space="preserve"> </w:delText>
        </w:r>
        <w:r w:rsidRPr="00922713" w:rsidDel="00347056">
          <w:rPr>
            <w:rFonts w:ascii="Arial" w:hAnsi="Arial" w:cs="Arial"/>
            <w:color w:val="000000"/>
            <w:sz w:val="22"/>
            <w:szCs w:val="22"/>
            <w:lang w:val="sv-SE"/>
            <w:rPrChange w:id="250" w:author="Syahrani Rachmawati Sadino" w:date="2025-01-31T14:35:00Z">
              <w:rPr>
                <w:rFonts w:asciiTheme="minorBidi" w:hAnsiTheme="minorBidi" w:cstheme="minorBidi"/>
                <w:color w:val="000000"/>
                <w:sz w:val="22"/>
                <w:szCs w:val="22"/>
                <w:lang w:val="sv-SE"/>
              </w:rPr>
            </w:rPrChange>
          </w:rPr>
          <w:delText xml:space="preserve">telah menyapakati pokok-pokok kerja sama sebagaimana tertuang dalam Berita Acara Kesepakatan </w:delText>
        </w:r>
        <w:r w:rsidRPr="00922713" w:rsidDel="00347056">
          <w:rPr>
            <w:rFonts w:ascii="Arial" w:hAnsi="Arial" w:cs="Arial"/>
            <w:sz w:val="22"/>
            <w:szCs w:val="22"/>
            <w:lang w:val="sv-SE"/>
            <w:rPrChange w:id="251" w:author="Syahrani Rachmawati Sadino" w:date="2025-01-31T14:35:00Z">
              <w:rPr>
                <w:rFonts w:asciiTheme="minorBidi" w:hAnsiTheme="minorBidi" w:cstheme="minorBidi"/>
                <w:sz w:val="22"/>
                <w:szCs w:val="22"/>
                <w:lang w:val="sv-SE"/>
              </w:rPr>
            </w:rPrChange>
          </w:rPr>
          <w:delText xml:space="preserve">[*] </w:delText>
        </w:r>
        <w:r w:rsidRPr="00922713" w:rsidDel="00347056">
          <w:rPr>
            <w:rFonts w:ascii="Arial" w:hAnsi="Arial" w:cs="Arial"/>
            <w:color w:val="000000"/>
            <w:sz w:val="22"/>
            <w:szCs w:val="22"/>
            <w:lang w:val="sv-SE"/>
            <w:rPrChange w:id="252" w:author="Syahrani Rachmawati Sadino" w:date="2025-01-31T14:35:00Z">
              <w:rPr>
                <w:rFonts w:asciiTheme="minorBidi" w:hAnsiTheme="minorBidi" w:cstheme="minorBidi"/>
                <w:color w:val="000000"/>
                <w:sz w:val="22"/>
                <w:szCs w:val="22"/>
                <w:lang w:val="sv-SE"/>
              </w:rPr>
            </w:rPrChange>
          </w:rPr>
          <w:delText xml:space="preserve">Nomor: </w:delText>
        </w:r>
        <w:r w:rsidRPr="00922713" w:rsidDel="00347056">
          <w:rPr>
            <w:rFonts w:ascii="Arial" w:hAnsi="Arial" w:cs="Arial"/>
            <w:sz w:val="22"/>
            <w:szCs w:val="22"/>
            <w:lang w:val="sv-SE"/>
            <w:rPrChange w:id="253" w:author="Syahrani Rachmawati Sadino" w:date="2025-01-31T14:35:00Z">
              <w:rPr>
                <w:rFonts w:asciiTheme="minorBidi" w:hAnsiTheme="minorBidi" w:cstheme="minorBidi"/>
                <w:sz w:val="22"/>
                <w:szCs w:val="22"/>
                <w:lang w:val="sv-SE"/>
              </w:rPr>
            </w:rPrChange>
          </w:rPr>
          <w:delText xml:space="preserve">[*] </w:delText>
        </w:r>
        <w:r w:rsidRPr="00922713" w:rsidDel="00347056">
          <w:rPr>
            <w:rFonts w:ascii="Arial" w:hAnsi="Arial" w:cs="Arial"/>
            <w:color w:val="000000"/>
            <w:sz w:val="22"/>
            <w:szCs w:val="22"/>
            <w:lang w:val="sv-SE"/>
            <w:rPrChange w:id="254" w:author="Syahrani Rachmawati Sadino" w:date="2025-01-31T14:35:00Z">
              <w:rPr>
                <w:rFonts w:asciiTheme="minorBidi" w:hAnsiTheme="minorBidi" w:cstheme="minorBidi"/>
                <w:color w:val="000000"/>
                <w:sz w:val="22"/>
                <w:szCs w:val="22"/>
                <w:lang w:val="sv-SE"/>
              </w:rPr>
            </w:rPrChange>
          </w:rPr>
          <w:delText xml:space="preserve">tanggal </w:delText>
        </w:r>
        <w:r w:rsidRPr="00922713" w:rsidDel="00347056">
          <w:rPr>
            <w:rFonts w:ascii="Arial" w:hAnsi="Arial" w:cs="Arial"/>
            <w:sz w:val="22"/>
            <w:szCs w:val="22"/>
            <w:lang w:val="sv-SE"/>
            <w:rPrChange w:id="255" w:author="Syahrani Rachmawati Sadino" w:date="2025-01-31T14:35:00Z">
              <w:rPr>
                <w:rFonts w:asciiTheme="minorBidi" w:hAnsiTheme="minorBidi" w:cstheme="minorBidi"/>
                <w:sz w:val="22"/>
                <w:szCs w:val="22"/>
                <w:lang w:val="sv-SE"/>
              </w:rPr>
            </w:rPrChange>
          </w:rPr>
          <w:delText xml:space="preserve">[*] </w:delText>
        </w:r>
        <w:r w:rsidRPr="00922713" w:rsidDel="00347056">
          <w:rPr>
            <w:rFonts w:ascii="Arial" w:hAnsi="Arial" w:cs="Arial"/>
            <w:color w:val="000000"/>
            <w:sz w:val="22"/>
            <w:szCs w:val="22"/>
            <w:lang w:val="sv-SE"/>
            <w:rPrChange w:id="256" w:author="Syahrani Rachmawati Sadino" w:date="2025-01-31T14:35:00Z">
              <w:rPr>
                <w:rFonts w:asciiTheme="minorBidi" w:hAnsiTheme="minorBidi" w:cstheme="minorBidi"/>
                <w:color w:val="000000"/>
                <w:sz w:val="22"/>
                <w:szCs w:val="22"/>
                <w:lang w:val="sv-SE"/>
              </w:rPr>
            </w:rPrChange>
          </w:rPr>
          <w:delText xml:space="preserve">bulan </w:delText>
        </w:r>
        <w:r w:rsidRPr="00922713" w:rsidDel="00347056">
          <w:rPr>
            <w:rFonts w:ascii="Arial" w:hAnsi="Arial" w:cs="Arial"/>
            <w:sz w:val="22"/>
            <w:szCs w:val="22"/>
            <w:lang w:val="sv-SE"/>
            <w:rPrChange w:id="257" w:author="Syahrani Rachmawati Sadino" w:date="2025-01-31T14:35:00Z">
              <w:rPr>
                <w:rFonts w:asciiTheme="minorBidi" w:hAnsiTheme="minorBidi" w:cstheme="minorBidi"/>
                <w:sz w:val="22"/>
                <w:szCs w:val="22"/>
                <w:lang w:val="sv-SE"/>
              </w:rPr>
            </w:rPrChange>
          </w:rPr>
          <w:delText xml:space="preserve">[*] </w:delText>
        </w:r>
        <w:r w:rsidRPr="00922713" w:rsidDel="00347056">
          <w:rPr>
            <w:rFonts w:ascii="Arial" w:hAnsi="Arial" w:cs="Arial"/>
            <w:color w:val="000000"/>
            <w:sz w:val="22"/>
            <w:szCs w:val="22"/>
            <w:lang w:val="sv-SE"/>
            <w:rPrChange w:id="258" w:author="Syahrani Rachmawati Sadino" w:date="2025-01-31T14:35:00Z">
              <w:rPr>
                <w:rFonts w:asciiTheme="minorBidi" w:hAnsiTheme="minorBidi" w:cstheme="minorBidi"/>
                <w:color w:val="000000"/>
                <w:sz w:val="22"/>
                <w:szCs w:val="22"/>
                <w:lang w:val="sv-SE"/>
              </w:rPr>
            </w:rPrChange>
          </w:rPr>
          <w:delText xml:space="preserve">tahun </w:delText>
        </w:r>
        <w:r w:rsidRPr="00922713" w:rsidDel="00347056">
          <w:rPr>
            <w:rFonts w:ascii="Arial" w:hAnsi="Arial" w:cs="Arial"/>
            <w:sz w:val="22"/>
            <w:szCs w:val="22"/>
            <w:lang w:val="sv-SE"/>
            <w:rPrChange w:id="259" w:author="Syahrani Rachmawati Sadino" w:date="2025-01-31T14:35:00Z">
              <w:rPr>
                <w:rFonts w:asciiTheme="minorBidi" w:hAnsiTheme="minorBidi" w:cstheme="minorBidi"/>
                <w:sz w:val="22"/>
                <w:szCs w:val="22"/>
                <w:lang w:val="sv-SE"/>
              </w:rPr>
            </w:rPrChange>
          </w:rPr>
          <w:delText xml:space="preserve">[*]. </w:delText>
        </w:r>
        <w:r w:rsidRPr="00922713" w:rsidDel="00347056">
          <w:rPr>
            <w:rFonts w:ascii="Arial" w:hAnsi="Arial" w:cs="Arial"/>
            <w:i/>
            <w:iCs/>
            <w:color w:val="FF0000"/>
            <w:sz w:val="22"/>
            <w:szCs w:val="22"/>
            <w:lang w:val="sv-SE"/>
            <w:rPrChange w:id="260" w:author="Syahrani Rachmawati Sadino" w:date="2025-01-31T14:35:00Z">
              <w:rPr>
                <w:rFonts w:asciiTheme="minorBidi" w:hAnsiTheme="minorBidi" w:cstheme="minorBidi"/>
                <w:i/>
                <w:iCs/>
                <w:color w:val="FF0000"/>
                <w:sz w:val="22"/>
                <w:szCs w:val="22"/>
                <w:lang w:val="sv-SE"/>
              </w:rPr>
            </w:rPrChange>
          </w:rPr>
          <w:delText>(hapus jika tdk ada, namun MOM tetap dilampirkan menjadi satu dengan scan pks yang telah ttd 2 belah pihak)</w:delText>
        </w:r>
      </w:del>
    </w:p>
    <w:p w14:paraId="654A5AB3" w14:textId="04A7C55D" w:rsidR="00EA17EE" w:rsidRPr="00922713" w:rsidDel="00347056" w:rsidRDefault="00EA17EE">
      <w:pPr>
        <w:spacing w:line="276" w:lineRule="auto"/>
        <w:ind w:left="450" w:hanging="450"/>
        <w:jc w:val="both"/>
        <w:rPr>
          <w:del w:id="261" w:author="ADMIN" w:date="2025-07-28T15:44:00Z" w16du:dateUtc="2025-07-28T08:44:00Z"/>
          <w:rFonts w:ascii="Arial" w:hAnsi="Arial" w:cs="Arial"/>
          <w:sz w:val="22"/>
          <w:szCs w:val="22"/>
          <w:lang w:val="sv-SE"/>
          <w:rPrChange w:id="262" w:author="Syahrani Rachmawati Sadino" w:date="2025-01-31T14:35:00Z">
            <w:rPr>
              <w:del w:id="263" w:author="ADMIN" w:date="2025-07-28T15:44:00Z" w16du:dateUtc="2025-07-28T08:44:00Z"/>
              <w:rFonts w:asciiTheme="minorBidi" w:hAnsiTheme="minorBidi" w:cstheme="minorBidi"/>
              <w:sz w:val="22"/>
              <w:szCs w:val="22"/>
              <w:lang w:val="sv-SE"/>
            </w:rPr>
          </w:rPrChange>
        </w:rPr>
      </w:pPr>
    </w:p>
    <w:p w14:paraId="70866981" w14:textId="005EC989" w:rsidR="00830040" w:rsidRPr="00922713" w:rsidRDefault="00EA17EE">
      <w:pPr>
        <w:spacing w:line="276" w:lineRule="auto"/>
        <w:jc w:val="both"/>
        <w:rPr>
          <w:rFonts w:ascii="Arial" w:hAnsi="Arial" w:cs="Arial"/>
          <w:sz w:val="22"/>
          <w:szCs w:val="22"/>
          <w:lang w:val="sv-SE"/>
          <w:rPrChange w:id="264"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sv-SE"/>
          <w:rPrChange w:id="265" w:author="Syahrani Rachmawati Sadino" w:date="2025-01-31T14:35:00Z">
            <w:rPr>
              <w:rFonts w:asciiTheme="minorBidi" w:hAnsiTheme="minorBidi" w:cstheme="minorBidi"/>
              <w:sz w:val="22"/>
              <w:szCs w:val="22"/>
              <w:lang w:val="sv-SE"/>
            </w:rPr>
          </w:rPrChange>
        </w:rPr>
        <w:t>Bahwa berdasarkan hal-hal di atas maka</w:t>
      </w:r>
      <w:r w:rsidR="00B55388" w:rsidRPr="00922713">
        <w:rPr>
          <w:rFonts w:ascii="Arial" w:hAnsi="Arial" w:cs="Arial"/>
          <w:sz w:val="22"/>
          <w:szCs w:val="22"/>
          <w:lang w:val="sv-SE"/>
          <w:rPrChange w:id="266" w:author="Syahrani Rachmawati Sadino" w:date="2025-01-31T14:35:00Z">
            <w:rPr>
              <w:rFonts w:asciiTheme="minorBidi" w:hAnsiTheme="minorBidi" w:cstheme="minorBidi"/>
              <w:sz w:val="22"/>
              <w:szCs w:val="22"/>
              <w:lang w:val="sv-SE"/>
            </w:rPr>
          </w:rPrChange>
        </w:rPr>
        <w:t>,</w:t>
      </w:r>
      <w:r w:rsidRPr="00922713">
        <w:rPr>
          <w:rFonts w:ascii="Arial" w:hAnsi="Arial" w:cs="Arial"/>
          <w:sz w:val="22"/>
          <w:szCs w:val="22"/>
          <w:lang w:val="sv-SE"/>
          <w:rPrChange w:id="267" w:author="Syahrani Rachmawati Sadino" w:date="2025-01-31T14:35:00Z">
            <w:rPr>
              <w:rFonts w:asciiTheme="minorBidi" w:hAnsiTheme="minorBidi" w:cstheme="minorBidi"/>
              <w:sz w:val="22"/>
              <w:szCs w:val="22"/>
              <w:lang w:val="sv-SE"/>
            </w:rPr>
          </w:rPrChange>
        </w:rPr>
        <w:t xml:space="preserve"> </w:t>
      </w:r>
      <w:r w:rsidR="00B55388" w:rsidRPr="00922713">
        <w:rPr>
          <w:rFonts w:ascii="Arial" w:hAnsi="Arial" w:cs="Arial"/>
          <w:b/>
          <w:bCs/>
          <w:sz w:val="22"/>
          <w:szCs w:val="22"/>
          <w:lang w:val="sv-SE"/>
          <w:rPrChange w:id="268" w:author="Syahrani Rachmawati Sadino" w:date="2025-01-31T14:35:00Z">
            <w:rPr>
              <w:rFonts w:asciiTheme="minorBidi" w:hAnsiTheme="minorBidi" w:cstheme="minorBidi"/>
              <w:b/>
              <w:bCs/>
              <w:sz w:val="22"/>
              <w:szCs w:val="22"/>
              <w:lang w:val="sv-SE"/>
            </w:rPr>
          </w:rPrChange>
        </w:rPr>
        <w:t>PARA PIHAK</w:t>
      </w:r>
      <w:r w:rsidRPr="00922713">
        <w:rPr>
          <w:rFonts w:ascii="Arial" w:hAnsi="Arial" w:cs="Arial"/>
          <w:sz w:val="22"/>
          <w:szCs w:val="22"/>
          <w:lang w:val="sv-SE"/>
          <w:rPrChange w:id="269" w:author="Syahrani Rachmawati Sadino" w:date="2025-01-31T14:35:00Z">
            <w:rPr>
              <w:rFonts w:asciiTheme="minorBidi" w:hAnsiTheme="minorBidi" w:cstheme="minorBidi"/>
              <w:sz w:val="22"/>
              <w:szCs w:val="22"/>
              <w:lang w:val="sv-SE"/>
            </w:rPr>
          </w:rPrChange>
        </w:rPr>
        <w:t xml:space="preserve"> sepakat untuk menandatangani Perjanjian Pelayanan</w:t>
      </w:r>
      <w:del w:id="270" w:author="Syahrani Rachmawati Sadino" w:date="2025-01-31T13:08:00Z">
        <w:r w:rsidRPr="00922713" w:rsidDel="00D449A7">
          <w:rPr>
            <w:rFonts w:ascii="Arial" w:hAnsi="Arial" w:cs="Arial"/>
            <w:sz w:val="22"/>
            <w:szCs w:val="22"/>
            <w:lang w:val="sv-SE"/>
            <w:rPrChange w:id="271" w:author="Syahrani Rachmawati Sadino" w:date="2025-01-31T14:35:00Z">
              <w:rPr>
                <w:rFonts w:asciiTheme="minorBidi" w:hAnsiTheme="minorBidi" w:cstheme="minorBidi"/>
                <w:sz w:val="22"/>
                <w:szCs w:val="22"/>
                <w:lang w:val="sv-SE"/>
              </w:rPr>
            </w:rPrChange>
          </w:rPr>
          <w:delText xml:space="preserve"> </w:delText>
        </w:r>
        <w:r w:rsidR="00062E4A" w:rsidRPr="00922713" w:rsidDel="00D449A7">
          <w:rPr>
            <w:rFonts w:ascii="Arial" w:hAnsi="Arial" w:cs="Arial"/>
            <w:sz w:val="22"/>
            <w:szCs w:val="22"/>
            <w:lang w:val="sv-SE"/>
            <w:rPrChange w:id="272" w:author="Syahrani Rachmawati Sadino" w:date="2025-01-31T14:35:00Z">
              <w:rPr>
                <w:rFonts w:asciiTheme="minorBidi" w:hAnsiTheme="minorBidi" w:cstheme="minorBidi"/>
                <w:sz w:val="22"/>
                <w:szCs w:val="22"/>
                <w:lang w:val="sv-SE"/>
              </w:rPr>
            </w:rPrChange>
          </w:rPr>
          <w:delText xml:space="preserve">Rawat </w:delText>
        </w:r>
      </w:del>
      <w:del w:id="273" w:author="Yohanita Dewi Chandra Murti" w:date="2025-01-16T09:31:00Z">
        <w:r w:rsidR="00062E4A" w:rsidRPr="00922713" w:rsidDel="00FB2086">
          <w:rPr>
            <w:rFonts w:ascii="Arial" w:hAnsi="Arial" w:cs="Arial"/>
            <w:sz w:val="22"/>
            <w:szCs w:val="22"/>
            <w:lang w:val="sv-SE"/>
            <w:rPrChange w:id="274" w:author="Syahrani Rachmawati Sadino" w:date="2025-01-31T14:35:00Z">
              <w:rPr>
                <w:rFonts w:asciiTheme="minorBidi" w:hAnsiTheme="minorBidi" w:cstheme="minorBidi"/>
                <w:sz w:val="22"/>
                <w:szCs w:val="22"/>
                <w:lang w:val="sv-SE"/>
              </w:rPr>
            </w:rPrChange>
          </w:rPr>
          <w:delText>Jalan Pertama</w:delText>
        </w:r>
      </w:del>
      <w:ins w:id="275" w:author="Yohanita Dewi Chandra Murti" w:date="2025-01-16T09:31:00Z">
        <w:r w:rsidR="00FB2086" w:rsidRPr="00922713">
          <w:rPr>
            <w:rFonts w:ascii="Arial" w:hAnsi="Arial" w:cs="Arial"/>
            <w:sz w:val="22"/>
            <w:szCs w:val="22"/>
            <w:lang w:val="sv-SE"/>
            <w:rPrChange w:id="276" w:author="Syahrani Rachmawati Sadino" w:date="2025-01-31T14:35:00Z">
              <w:rPr>
                <w:rFonts w:asciiTheme="minorBidi" w:hAnsiTheme="minorBidi" w:cstheme="minorBidi"/>
                <w:sz w:val="22"/>
                <w:szCs w:val="22"/>
                <w:lang w:val="sv-SE"/>
              </w:rPr>
            </w:rPrChange>
          </w:rPr>
          <w:t>Kesehatan dan Obat</w:t>
        </w:r>
      </w:ins>
      <w:r w:rsidRPr="00922713">
        <w:rPr>
          <w:rFonts w:ascii="Arial" w:hAnsi="Arial" w:cs="Arial"/>
          <w:sz w:val="22"/>
          <w:szCs w:val="22"/>
          <w:lang w:val="sv-SE"/>
          <w:rPrChange w:id="277" w:author="Syahrani Rachmawati Sadino" w:date="2025-01-31T14:35:00Z">
            <w:rPr>
              <w:rFonts w:asciiTheme="minorBidi" w:hAnsiTheme="minorBidi" w:cstheme="minorBidi"/>
              <w:sz w:val="22"/>
              <w:szCs w:val="22"/>
              <w:lang w:val="sv-SE"/>
            </w:rPr>
          </w:rPrChange>
        </w:rPr>
        <w:t xml:space="preserve"> Bagi Peserta Asuransi </w:t>
      </w:r>
      <w:r w:rsidR="00386141" w:rsidRPr="00922713">
        <w:rPr>
          <w:rFonts w:ascii="Arial" w:hAnsi="Arial" w:cs="Arial"/>
          <w:sz w:val="22"/>
          <w:szCs w:val="22"/>
          <w:lang w:val="sv-SE"/>
          <w:rPrChange w:id="278" w:author="Syahrani Rachmawati Sadino" w:date="2025-01-31T14:35:00Z">
            <w:rPr>
              <w:rFonts w:asciiTheme="minorBidi" w:hAnsiTheme="minorBidi" w:cstheme="minorBidi"/>
              <w:sz w:val="22"/>
              <w:szCs w:val="22"/>
              <w:lang w:val="sv-SE"/>
            </w:rPr>
          </w:rPrChange>
        </w:rPr>
        <w:t>PT Asuransi BRI Life</w:t>
      </w:r>
      <w:r w:rsidRPr="00922713">
        <w:rPr>
          <w:rFonts w:ascii="Arial" w:hAnsi="Arial" w:cs="Arial"/>
          <w:sz w:val="22"/>
          <w:szCs w:val="22"/>
          <w:lang w:val="sv-SE"/>
          <w:rPrChange w:id="279" w:author="Syahrani Rachmawati Sadino" w:date="2025-01-31T14:35:00Z">
            <w:rPr>
              <w:rFonts w:asciiTheme="minorBidi" w:hAnsiTheme="minorBidi" w:cstheme="minorBidi"/>
              <w:sz w:val="22"/>
              <w:szCs w:val="22"/>
              <w:lang w:val="sv-SE"/>
            </w:rPr>
          </w:rPrChange>
        </w:rPr>
        <w:t xml:space="preserve"> (Perjanjian) dengan syarat dan ketentuan sebagai berikut:</w:t>
      </w:r>
    </w:p>
    <w:p w14:paraId="2C0FABA7" w14:textId="77777777" w:rsidR="00EA17EE" w:rsidRPr="00922713" w:rsidRDefault="00EA17EE">
      <w:pPr>
        <w:spacing w:line="276" w:lineRule="auto"/>
        <w:jc w:val="both"/>
        <w:rPr>
          <w:rFonts w:ascii="Arial" w:hAnsi="Arial" w:cs="Arial"/>
          <w:sz w:val="22"/>
          <w:szCs w:val="22"/>
          <w:lang w:val="sv-SE"/>
          <w:rPrChange w:id="280" w:author="Syahrani Rachmawati Sadino" w:date="2025-01-31T14:35:00Z">
            <w:rPr>
              <w:rFonts w:asciiTheme="minorBidi" w:hAnsiTheme="minorBidi" w:cstheme="minorBidi"/>
              <w:sz w:val="22"/>
              <w:szCs w:val="22"/>
              <w:lang w:val="sv-SE"/>
            </w:rPr>
          </w:rPrChange>
        </w:rPr>
      </w:pPr>
    </w:p>
    <w:p w14:paraId="703902CD" w14:textId="77777777" w:rsidR="001828D9" w:rsidRPr="00922713" w:rsidRDefault="001828D9">
      <w:pPr>
        <w:spacing w:line="276" w:lineRule="auto"/>
        <w:jc w:val="center"/>
        <w:rPr>
          <w:rFonts w:ascii="Arial" w:hAnsi="Arial" w:cs="Arial"/>
          <w:b/>
          <w:sz w:val="22"/>
          <w:szCs w:val="22"/>
          <w:rPrChange w:id="281" w:author="Syahrani Rachmawati Sadino" w:date="2025-01-31T14:35:00Z">
            <w:rPr>
              <w:rFonts w:asciiTheme="minorBidi" w:hAnsiTheme="minorBidi" w:cstheme="minorBidi"/>
              <w:b/>
              <w:sz w:val="22"/>
              <w:szCs w:val="22"/>
            </w:rPr>
          </w:rPrChange>
        </w:rPr>
      </w:pPr>
      <w:r w:rsidRPr="00922713">
        <w:rPr>
          <w:rFonts w:ascii="Arial" w:hAnsi="Arial" w:cs="Arial"/>
          <w:b/>
          <w:sz w:val="22"/>
          <w:szCs w:val="22"/>
          <w:rPrChange w:id="282" w:author="Syahrani Rachmawati Sadino" w:date="2025-01-31T14:35:00Z">
            <w:rPr>
              <w:rFonts w:asciiTheme="minorBidi" w:hAnsiTheme="minorBidi" w:cstheme="minorBidi"/>
              <w:b/>
              <w:sz w:val="22"/>
              <w:szCs w:val="22"/>
            </w:rPr>
          </w:rPrChange>
        </w:rPr>
        <w:t>PASAL 1</w:t>
      </w:r>
    </w:p>
    <w:p w14:paraId="562D6A35" w14:textId="77777777" w:rsidR="001828D9" w:rsidRPr="00922713" w:rsidRDefault="001828D9">
      <w:pPr>
        <w:spacing w:line="276" w:lineRule="auto"/>
        <w:jc w:val="center"/>
        <w:rPr>
          <w:rFonts w:ascii="Arial" w:hAnsi="Arial" w:cs="Arial"/>
          <w:b/>
          <w:sz w:val="22"/>
          <w:szCs w:val="22"/>
          <w:rPrChange w:id="283" w:author="Syahrani Rachmawati Sadino" w:date="2025-01-31T14:35:00Z">
            <w:rPr>
              <w:rFonts w:asciiTheme="minorBidi" w:hAnsiTheme="minorBidi" w:cstheme="minorBidi"/>
              <w:b/>
              <w:sz w:val="22"/>
              <w:szCs w:val="22"/>
            </w:rPr>
          </w:rPrChange>
        </w:rPr>
      </w:pPr>
      <w:r w:rsidRPr="00922713">
        <w:rPr>
          <w:rFonts w:ascii="Arial" w:hAnsi="Arial" w:cs="Arial"/>
          <w:b/>
          <w:sz w:val="22"/>
          <w:szCs w:val="22"/>
          <w:rPrChange w:id="284" w:author="Syahrani Rachmawati Sadino" w:date="2025-01-31T14:35:00Z">
            <w:rPr>
              <w:rFonts w:asciiTheme="minorBidi" w:hAnsiTheme="minorBidi" w:cstheme="minorBidi"/>
              <w:b/>
              <w:sz w:val="22"/>
              <w:szCs w:val="22"/>
            </w:rPr>
          </w:rPrChange>
        </w:rPr>
        <w:t>DEFINISI DAN PENGERTIAN</w:t>
      </w:r>
    </w:p>
    <w:p w14:paraId="27505749" w14:textId="77777777" w:rsidR="001828D9" w:rsidRPr="00922713" w:rsidRDefault="001828D9">
      <w:pPr>
        <w:spacing w:line="276" w:lineRule="auto"/>
        <w:jc w:val="both"/>
        <w:rPr>
          <w:rFonts w:ascii="Arial" w:hAnsi="Arial" w:cs="Arial"/>
          <w:sz w:val="22"/>
          <w:szCs w:val="22"/>
          <w:rPrChange w:id="285" w:author="Syahrani Rachmawati Sadino" w:date="2025-01-31T14:35:00Z">
            <w:rPr>
              <w:rFonts w:asciiTheme="minorBidi" w:hAnsiTheme="minorBidi" w:cstheme="minorBidi"/>
              <w:sz w:val="22"/>
              <w:szCs w:val="22"/>
            </w:rPr>
          </w:rPrChange>
        </w:rPr>
      </w:pPr>
    </w:p>
    <w:p w14:paraId="503151CD" w14:textId="22C89403" w:rsidR="001828D9" w:rsidRPr="00922713" w:rsidRDefault="001828D9">
      <w:pPr>
        <w:pStyle w:val="ListParagraph"/>
        <w:numPr>
          <w:ilvl w:val="0"/>
          <w:numId w:val="64"/>
        </w:numPr>
        <w:spacing w:line="276" w:lineRule="auto"/>
        <w:ind w:left="426" w:hanging="426"/>
        <w:rPr>
          <w:rFonts w:ascii="Arial" w:hAnsi="Arial" w:cs="Arial"/>
          <w:sz w:val="22"/>
          <w:szCs w:val="22"/>
          <w:lang w:val="id-ID"/>
          <w:rPrChange w:id="286" w:author="Syahrani Rachmawati Sadino" w:date="2025-01-31T14:35:00Z">
            <w:rPr>
              <w:rFonts w:asciiTheme="minorBidi" w:hAnsiTheme="minorBidi" w:cstheme="minorBidi"/>
              <w:sz w:val="22"/>
              <w:szCs w:val="22"/>
              <w:lang w:val="id-ID"/>
            </w:rPr>
          </w:rPrChange>
        </w:rPr>
        <w:pPrChange w:id="287" w:author="Syahrani Rachmawati Sadino" w:date="2025-01-31T15:00:00Z">
          <w:pPr>
            <w:pStyle w:val="ListParagraph"/>
            <w:numPr>
              <w:numId w:val="64"/>
            </w:numPr>
            <w:spacing w:line="240" w:lineRule="auto"/>
            <w:ind w:left="426" w:hanging="426"/>
          </w:pPr>
        </w:pPrChange>
      </w:pPr>
      <w:r w:rsidRPr="00922713">
        <w:rPr>
          <w:rFonts w:ascii="Arial" w:hAnsi="Arial" w:cs="Arial"/>
          <w:sz w:val="22"/>
          <w:szCs w:val="22"/>
          <w:lang w:val="sv-SE"/>
          <w:rPrChange w:id="288" w:author="Syahrani Rachmawati Sadino" w:date="2025-01-31T14:35:00Z">
            <w:rPr>
              <w:rFonts w:asciiTheme="minorBidi" w:hAnsiTheme="minorBidi" w:cstheme="minorBidi"/>
              <w:sz w:val="22"/>
              <w:szCs w:val="22"/>
              <w:lang w:val="sv-SE"/>
            </w:rPr>
          </w:rPrChange>
        </w:rPr>
        <w:t>Definisi dan Pengertian sebagaimana dimaksud dalam Perjanjian ini</w:t>
      </w:r>
      <w:r w:rsidRPr="00922713">
        <w:rPr>
          <w:rFonts w:ascii="Arial" w:hAnsi="Arial" w:cs="Arial"/>
          <w:sz w:val="22"/>
          <w:szCs w:val="22"/>
          <w:lang w:val="id-ID"/>
          <w:rPrChange w:id="289" w:author="Syahrani Rachmawati Sadino" w:date="2025-01-31T14:35:00Z">
            <w:rPr>
              <w:rFonts w:asciiTheme="minorBidi" w:hAnsiTheme="minorBidi" w:cstheme="minorBidi"/>
              <w:sz w:val="22"/>
              <w:szCs w:val="22"/>
              <w:lang w:val="id-ID"/>
            </w:rPr>
          </w:rPrChange>
        </w:rPr>
        <w:t xml:space="preserve"> ditentukan sebagai berikut: </w:t>
      </w:r>
    </w:p>
    <w:p w14:paraId="424C18A5" w14:textId="3EF31A38" w:rsidR="00EA17EE" w:rsidRPr="00922713" w:rsidRDefault="00EA17EE">
      <w:pPr>
        <w:numPr>
          <w:ilvl w:val="1"/>
          <w:numId w:val="30"/>
        </w:numPr>
        <w:spacing w:line="276" w:lineRule="auto"/>
        <w:ind w:left="851" w:hanging="426"/>
        <w:jc w:val="both"/>
        <w:rPr>
          <w:rFonts w:ascii="Arial" w:hAnsi="Arial" w:cs="Arial"/>
          <w:sz w:val="22"/>
          <w:szCs w:val="22"/>
          <w:lang w:val="fi-FI"/>
          <w:rPrChange w:id="290" w:author="Syahrani Rachmawati Sadino" w:date="2025-01-31T14:35:00Z">
            <w:rPr>
              <w:rFonts w:asciiTheme="minorBidi" w:hAnsiTheme="minorBidi" w:cstheme="minorBidi"/>
              <w:sz w:val="22"/>
              <w:szCs w:val="22"/>
              <w:lang w:val="fi-FI"/>
            </w:rPr>
          </w:rPrChange>
        </w:rPr>
        <w:pPrChange w:id="291" w:author="Syahrani Rachmawati Sadino" w:date="2025-01-31T15:00:00Z">
          <w:pPr>
            <w:numPr>
              <w:ilvl w:val="1"/>
              <w:numId w:val="30"/>
            </w:numPr>
            <w:ind w:left="851" w:hanging="426"/>
            <w:jc w:val="both"/>
          </w:pPr>
        </w:pPrChange>
      </w:pPr>
      <w:r w:rsidRPr="00922713">
        <w:rPr>
          <w:rFonts w:ascii="Arial" w:hAnsi="Arial" w:cs="Arial"/>
          <w:b/>
          <w:sz w:val="22"/>
          <w:szCs w:val="22"/>
          <w:lang w:val="id-ID"/>
          <w:rPrChange w:id="292" w:author="Syahrani Rachmawati Sadino" w:date="2025-01-31T14:35:00Z">
            <w:rPr>
              <w:rFonts w:asciiTheme="minorBidi" w:hAnsiTheme="minorBidi" w:cstheme="minorBidi"/>
              <w:b/>
              <w:sz w:val="22"/>
              <w:szCs w:val="22"/>
              <w:lang w:val="id-ID"/>
            </w:rPr>
          </w:rPrChange>
        </w:rPr>
        <w:t>Alat kesehatan</w:t>
      </w:r>
      <w:r w:rsidRPr="00922713">
        <w:rPr>
          <w:rFonts w:ascii="Arial" w:hAnsi="Arial" w:cs="Arial"/>
          <w:sz w:val="22"/>
          <w:szCs w:val="22"/>
          <w:lang w:val="id-ID"/>
          <w:rPrChange w:id="293" w:author="Syahrani Rachmawati Sadino" w:date="2025-01-31T14:35:00Z">
            <w:rPr>
              <w:rFonts w:asciiTheme="minorBidi" w:hAnsiTheme="minorBidi" w:cstheme="minorBidi"/>
              <w:sz w:val="22"/>
              <w:szCs w:val="22"/>
              <w:lang w:val="id-ID"/>
            </w:rPr>
          </w:rPrChange>
        </w:rPr>
        <w:t xml:space="preserve"> adalah instrumen, aparatus, mesin dan/atau implan yang tidak mengandung obat yang digunakan untuk mencegah, mendiagnosis, menyembuhkan dan meringankan penyakit, merawat orang sakit, memulihkan kesehatan pada manusia, dan/atau membentuk struktur dan memperbaiki fungsi tubuh</w:t>
      </w:r>
      <w:r w:rsidR="005D130D" w:rsidRPr="00922713">
        <w:rPr>
          <w:rFonts w:ascii="Arial" w:hAnsi="Arial" w:cs="Arial"/>
          <w:sz w:val="22"/>
          <w:szCs w:val="22"/>
          <w:lang w:val="id-ID"/>
          <w:rPrChange w:id="294" w:author="Syahrani Rachmawati Sadino" w:date="2025-01-31T14:35:00Z">
            <w:rPr>
              <w:rFonts w:asciiTheme="minorBidi" w:hAnsiTheme="minorBidi" w:cstheme="minorBidi"/>
              <w:sz w:val="22"/>
              <w:szCs w:val="22"/>
              <w:lang w:val="id-ID"/>
            </w:rPr>
          </w:rPrChange>
        </w:rPr>
        <w:t>.</w:t>
      </w:r>
    </w:p>
    <w:p w14:paraId="51CC24BF" w14:textId="57CB497F" w:rsidR="00F07F38" w:rsidRPr="00922713" w:rsidRDefault="00F07F38">
      <w:pPr>
        <w:spacing w:line="276" w:lineRule="auto"/>
        <w:jc w:val="both"/>
        <w:rPr>
          <w:rFonts w:ascii="Arial" w:hAnsi="Arial" w:cs="Arial"/>
          <w:sz w:val="22"/>
          <w:szCs w:val="22"/>
          <w:lang w:val="fi-FI"/>
          <w:rPrChange w:id="295" w:author="Syahrani Rachmawati Sadino" w:date="2025-01-31T14:35:00Z">
            <w:rPr>
              <w:rFonts w:asciiTheme="minorBidi" w:hAnsiTheme="minorBidi" w:cstheme="minorBidi"/>
              <w:sz w:val="22"/>
              <w:szCs w:val="22"/>
              <w:lang w:val="fi-FI"/>
            </w:rPr>
          </w:rPrChange>
        </w:rPr>
        <w:pPrChange w:id="296" w:author="Syahrani Rachmawati Sadino" w:date="2025-01-31T15:00:00Z">
          <w:pPr>
            <w:jc w:val="both"/>
          </w:pPr>
        </w:pPrChange>
      </w:pPr>
    </w:p>
    <w:p w14:paraId="1FAA85A9" w14:textId="374A223A" w:rsidR="00F07F38" w:rsidRPr="00922713" w:rsidRDefault="009A5D89">
      <w:pPr>
        <w:numPr>
          <w:ilvl w:val="1"/>
          <w:numId w:val="30"/>
        </w:numPr>
        <w:spacing w:line="276" w:lineRule="auto"/>
        <w:ind w:left="851" w:hanging="426"/>
        <w:jc w:val="both"/>
        <w:rPr>
          <w:rFonts w:ascii="Arial" w:hAnsi="Arial" w:cs="Arial"/>
          <w:sz w:val="22"/>
          <w:szCs w:val="22"/>
          <w:lang w:val="fi-FI"/>
          <w:rPrChange w:id="297" w:author="Syahrani Rachmawati Sadino" w:date="2025-01-31T14:35:00Z">
            <w:rPr>
              <w:rFonts w:asciiTheme="minorBidi" w:hAnsiTheme="minorBidi" w:cstheme="minorBidi"/>
              <w:sz w:val="22"/>
              <w:szCs w:val="22"/>
              <w:lang w:val="fi-FI"/>
            </w:rPr>
          </w:rPrChange>
        </w:rPr>
        <w:pPrChange w:id="298" w:author="Syahrani Rachmawati Sadino" w:date="2025-01-31T15:00:00Z">
          <w:pPr>
            <w:numPr>
              <w:ilvl w:val="1"/>
              <w:numId w:val="30"/>
            </w:numPr>
            <w:ind w:left="851" w:hanging="426"/>
            <w:jc w:val="both"/>
          </w:pPr>
        </w:pPrChange>
      </w:pPr>
      <w:bookmarkStart w:id="299" w:name="_Hlk185318869"/>
      <w:r w:rsidRPr="00922713">
        <w:rPr>
          <w:rFonts w:ascii="Arial" w:hAnsi="Arial" w:cs="Arial"/>
          <w:b/>
          <w:sz w:val="22"/>
          <w:szCs w:val="22"/>
          <w:lang w:val="fi-FI"/>
          <w:rPrChange w:id="300" w:author="Syahrani Rachmawati Sadino" w:date="2025-01-31T14:35:00Z">
            <w:rPr>
              <w:rFonts w:asciiTheme="minorBidi" w:hAnsiTheme="minorBidi" w:cstheme="minorBidi"/>
              <w:b/>
              <w:sz w:val="22"/>
              <w:szCs w:val="22"/>
              <w:highlight w:val="yellow"/>
              <w:lang w:val="fi-FI"/>
            </w:rPr>
          </w:rPrChange>
        </w:rPr>
        <w:t>Aplikasi BRILIFE-Care</w:t>
      </w:r>
      <w:r w:rsidRPr="00922713">
        <w:rPr>
          <w:rFonts w:ascii="Arial" w:hAnsi="Arial" w:cs="Arial"/>
          <w:sz w:val="22"/>
          <w:szCs w:val="22"/>
          <w:lang w:val="fi-FI"/>
          <w:rPrChange w:id="301" w:author="Syahrani Rachmawati Sadino" w:date="2025-01-31T14:35:00Z">
            <w:rPr>
              <w:rFonts w:asciiTheme="minorBidi" w:hAnsiTheme="minorBidi" w:cstheme="minorBidi"/>
              <w:sz w:val="22"/>
              <w:szCs w:val="22"/>
              <w:lang w:val="fi-FI"/>
            </w:rPr>
          </w:rPrChange>
        </w:rPr>
        <w:t xml:space="preserve"> </w:t>
      </w:r>
      <w:bookmarkEnd w:id="299"/>
      <w:r w:rsidRPr="00922713">
        <w:rPr>
          <w:rFonts w:ascii="Arial" w:hAnsi="Arial" w:cs="Arial"/>
          <w:sz w:val="22"/>
          <w:szCs w:val="22"/>
          <w:lang w:val="fi-FI"/>
          <w:rPrChange w:id="302" w:author="Syahrani Rachmawati Sadino" w:date="2025-01-31T14:35:00Z">
            <w:rPr>
              <w:rFonts w:asciiTheme="minorBidi" w:hAnsiTheme="minorBidi" w:cstheme="minorBidi"/>
              <w:sz w:val="22"/>
              <w:szCs w:val="22"/>
              <w:lang w:val="fi-FI"/>
            </w:rPr>
          </w:rPrChange>
        </w:rPr>
        <w:t xml:space="preserve">adalah sistem informasi milik </w:t>
      </w:r>
      <w:r w:rsidRPr="00922713">
        <w:rPr>
          <w:rFonts w:ascii="Arial" w:hAnsi="Arial" w:cs="Arial"/>
          <w:b/>
          <w:sz w:val="22"/>
          <w:szCs w:val="22"/>
          <w:lang w:val="fi-FI"/>
          <w:rPrChange w:id="303" w:author="Syahrani Rachmawati Sadino" w:date="2025-01-31T14:35:00Z">
            <w:rPr>
              <w:rFonts w:asciiTheme="minorBidi" w:hAnsiTheme="minorBidi" w:cstheme="minorBidi"/>
              <w:b/>
              <w:sz w:val="22"/>
              <w:szCs w:val="22"/>
              <w:lang w:val="fi-FI"/>
            </w:rPr>
          </w:rPrChange>
        </w:rPr>
        <w:t>PIHAK PERTAMA</w:t>
      </w:r>
      <w:r w:rsidRPr="00922713">
        <w:rPr>
          <w:rFonts w:ascii="Arial" w:hAnsi="Arial" w:cs="Arial"/>
          <w:sz w:val="22"/>
          <w:szCs w:val="22"/>
          <w:lang w:val="fi-FI"/>
          <w:rPrChange w:id="304" w:author="Syahrani Rachmawati Sadino" w:date="2025-01-31T14:35:00Z">
            <w:rPr>
              <w:rFonts w:asciiTheme="minorBidi" w:hAnsiTheme="minorBidi" w:cstheme="minorBidi"/>
              <w:sz w:val="22"/>
              <w:szCs w:val="22"/>
              <w:lang w:val="fi-FI"/>
            </w:rPr>
          </w:rPrChange>
        </w:rPr>
        <w:t xml:space="preserve"> yang diakses dan digunakan oleh </w:t>
      </w:r>
      <w:r w:rsidRPr="00922713">
        <w:rPr>
          <w:rFonts w:ascii="Arial" w:hAnsi="Arial" w:cs="Arial"/>
          <w:b/>
          <w:sz w:val="22"/>
          <w:szCs w:val="22"/>
          <w:lang w:val="fi-FI"/>
          <w:rPrChange w:id="305" w:author="Syahrani Rachmawati Sadino" w:date="2025-01-31T14:35:00Z">
            <w:rPr>
              <w:rFonts w:asciiTheme="minorBidi" w:hAnsiTheme="minorBidi" w:cstheme="minorBidi"/>
              <w:b/>
              <w:sz w:val="22"/>
              <w:szCs w:val="22"/>
              <w:lang w:val="fi-FI"/>
            </w:rPr>
          </w:rPrChange>
        </w:rPr>
        <w:t>PIHAK KEDUA</w:t>
      </w:r>
      <w:r w:rsidRPr="00922713">
        <w:rPr>
          <w:rFonts w:ascii="Arial" w:hAnsi="Arial" w:cs="Arial"/>
          <w:sz w:val="22"/>
          <w:szCs w:val="22"/>
          <w:lang w:val="fi-FI"/>
          <w:rPrChange w:id="306" w:author="Syahrani Rachmawati Sadino" w:date="2025-01-31T14:35:00Z">
            <w:rPr>
              <w:rFonts w:asciiTheme="minorBidi" w:hAnsiTheme="minorBidi" w:cstheme="minorBidi"/>
              <w:sz w:val="22"/>
              <w:szCs w:val="22"/>
              <w:lang w:val="fi-FI"/>
            </w:rPr>
          </w:rPrChange>
        </w:rPr>
        <w:t xml:space="preserve"> untuk pelayanan kesehatan di </w:t>
      </w:r>
      <w:r w:rsidRPr="00922713">
        <w:rPr>
          <w:rFonts w:ascii="Arial" w:hAnsi="Arial" w:cs="Arial"/>
          <w:b/>
          <w:sz w:val="22"/>
          <w:szCs w:val="22"/>
          <w:lang w:val="fi-FI"/>
          <w:rPrChange w:id="307" w:author="Syahrani Rachmawati Sadino" w:date="2025-01-31T14:35:00Z">
            <w:rPr>
              <w:rFonts w:asciiTheme="minorBidi" w:hAnsiTheme="minorBidi" w:cstheme="minorBidi"/>
              <w:b/>
              <w:sz w:val="22"/>
              <w:szCs w:val="22"/>
              <w:lang w:val="fi-FI"/>
            </w:rPr>
          </w:rPrChange>
        </w:rPr>
        <w:t>PIHAK KEDUA</w:t>
      </w:r>
      <w:r w:rsidRPr="00922713">
        <w:rPr>
          <w:rFonts w:ascii="Arial" w:hAnsi="Arial" w:cs="Arial"/>
          <w:bCs/>
          <w:sz w:val="22"/>
          <w:szCs w:val="22"/>
          <w:lang w:val="fi-FI"/>
          <w:rPrChange w:id="308" w:author="Syahrani Rachmawati Sadino" w:date="2025-01-31T14:35:00Z">
            <w:rPr>
              <w:rFonts w:asciiTheme="minorBidi" w:hAnsiTheme="minorBidi" w:cstheme="minorBidi"/>
              <w:bCs/>
              <w:sz w:val="22"/>
              <w:szCs w:val="22"/>
              <w:lang w:val="fi-FI"/>
            </w:rPr>
          </w:rPrChange>
        </w:rPr>
        <w:t>,</w:t>
      </w:r>
      <w:r w:rsidRPr="00922713">
        <w:rPr>
          <w:rFonts w:ascii="Arial" w:hAnsi="Arial" w:cs="Arial"/>
          <w:b/>
          <w:sz w:val="22"/>
          <w:szCs w:val="22"/>
          <w:lang w:val="fi-FI"/>
          <w:rPrChange w:id="309" w:author="Syahrani Rachmawati Sadino" w:date="2025-01-31T14:35:00Z">
            <w:rPr>
              <w:rFonts w:asciiTheme="minorBidi" w:hAnsiTheme="minorBidi" w:cstheme="minorBidi"/>
              <w:b/>
              <w:sz w:val="22"/>
              <w:szCs w:val="22"/>
              <w:lang w:val="fi-FI"/>
            </w:rPr>
          </w:rPrChange>
        </w:rPr>
        <w:t xml:space="preserve"> </w:t>
      </w:r>
      <w:r w:rsidRPr="00922713">
        <w:rPr>
          <w:rFonts w:ascii="Arial" w:hAnsi="Arial" w:cs="Arial"/>
          <w:sz w:val="22"/>
          <w:szCs w:val="22"/>
          <w:lang w:val="fi-FI"/>
          <w:rPrChange w:id="310" w:author="Syahrani Rachmawati Sadino" w:date="2025-01-31T14:35:00Z">
            <w:rPr>
              <w:rFonts w:asciiTheme="minorBidi" w:hAnsiTheme="minorBidi" w:cstheme="minorBidi"/>
              <w:sz w:val="22"/>
              <w:szCs w:val="22"/>
              <w:lang w:val="fi-FI"/>
            </w:rPr>
          </w:rPrChange>
        </w:rPr>
        <w:t>mulai dari tahap awal pelayanan hingga tahap penagihan Klaim</w:t>
      </w:r>
      <w:r w:rsidR="005D130D" w:rsidRPr="00922713">
        <w:rPr>
          <w:rFonts w:ascii="Arial" w:hAnsi="Arial" w:cs="Arial"/>
          <w:sz w:val="22"/>
          <w:szCs w:val="22"/>
          <w:lang w:val="fi-FI"/>
          <w:rPrChange w:id="311" w:author="Syahrani Rachmawati Sadino" w:date="2025-01-31T14:35:00Z">
            <w:rPr>
              <w:rFonts w:asciiTheme="minorBidi" w:hAnsiTheme="minorBidi" w:cstheme="minorBidi"/>
              <w:sz w:val="22"/>
              <w:szCs w:val="22"/>
              <w:lang w:val="fi-FI"/>
            </w:rPr>
          </w:rPrChange>
        </w:rPr>
        <w:t>.</w:t>
      </w:r>
    </w:p>
    <w:p w14:paraId="6BD668CD" w14:textId="77777777" w:rsidR="00EA17EE" w:rsidRPr="00922713" w:rsidRDefault="00EA17EE">
      <w:pPr>
        <w:spacing w:line="276" w:lineRule="auto"/>
        <w:ind w:left="851" w:hanging="426"/>
        <w:jc w:val="both"/>
        <w:rPr>
          <w:rFonts w:ascii="Arial" w:hAnsi="Arial" w:cs="Arial"/>
          <w:sz w:val="22"/>
          <w:szCs w:val="22"/>
          <w:lang w:val="fi-FI"/>
          <w:rPrChange w:id="312" w:author="Syahrani Rachmawati Sadino" w:date="2025-01-31T14:35:00Z">
            <w:rPr>
              <w:rFonts w:asciiTheme="minorBidi" w:hAnsiTheme="minorBidi" w:cstheme="minorBidi"/>
              <w:sz w:val="22"/>
              <w:szCs w:val="22"/>
              <w:lang w:val="fi-FI"/>
            </w:rPr>
          </w:rPrChange>
        </w:rPr>
        <w:pPrChange w:id="313" w:author="Syahrani Rachmawati Sadino" w:date="2025-01-31T15:00:00Z">
          <w:pPr>
            <w:ind w:left="851" w:hanging="426"/>
            <w:jc w:val="both"/>
          </w:pPr>
        </w:pPrChange>
      </w:pPr>
    </w:p>
    <w:p w14:paraId="1B7F7A75" w14:textId="1CF1306B" w:rsidR="009C7F80" w:rsidRPr="00922713" w:rsidRDefault="009C7F80">
      <w:pPr>
        <w:numPr>
          <w:ilvl w:val="1"/>
          <w:numId w:val="30"/>
        </w:numPr>
        <w:spacing w:line="276" w:lineRule="auto"/>
        <w:ind w:left="851" w:hanging="426"/>
        <w:jc w:val="both"/>
        <w:rPr>
          <w:rFonts w:ascii="Arial" w:hAnsi="Arial" w:cs="Arial"/>
          <w:sz w:val="22"/>
          <w:szCs w:val="22"/>
          <w:lang w:val="fi-FI"/>
          <w:rPrChange w:id="314" w:author="Syahrani Rachmawati Sadino" w:date="2025-01-31T14:35:00Z">
            <w:rPr>
              <w:rFonts w:asciiTheme="minorBidi" w:hAnsiTheme="minorBidi" w:cstheme="minorBidi"/>
              <w:sz w:val="22"/>
              <w:szCs w:val="22"/>
              <w:lang w:val="fi-FI"/>
            </w:rPr>
          </w:rPrChange>
        </w:rPr>
        <w:pPrChange w:id="315" w:author="Syahrani Rachmawati Sadino" w:date="2025-01-31T15:00:00Z">
          <w:pPr>
            <w:numPr>
              <w:ilvl w:val="1"/>
              <w:numId w:val="30"/>
            </w:numPr>
            <w:ind w:left="851" w:hanging="426"/>
            <w:jc w:val="both"/>
          </w:pPr>
        </w:pPrChange>
      </w:pPr>
      <w:r w:rsidRPr="00922713">
        <w:rPr>
          <w:rFonts w:ascii="Arial" w:hAnsi="Arial" w:cs="Arial"/>
          <w:b/>
          <w:bCs/>
          <w:sz w:val="22"/>
          <w:szCs w:val="22"/>
          <w:lang w:val="fi-FI"/>
          <w:rPrChange w:id="316" w:author="Syahrani Rachmawati Sadino" w:date="2025-01-31T14:35:00Z">
            <w:rPr>
              <w:rFonts w:asciiTheme="minorBidi" w:hAnsiTheme="minorBidi" w:cstheme="minorBidi"/>
              <w:b/>
              <w:bCs/>
              <w:sz w:val="22"/>
              <w:szCs w:val="22"/>
              <w:lang w:val="fi-FI"/>
            </w:rPr>
          </w:rPrChange>
        </w:rPr>
        <w:t>Bahan dan Alat Kesehatan Habis Pakai (BAHP</w:t>
      </w:r>
      <w:r w:rsidRPr="00922713">
        <w:rPr>
          <w:rFonts w:ascii="Arial" w:hAnsi="Arial" w:cs="Arial"/>
          <w:bCs/>
          <w:sz w:val="22"/>
          <w:szCs w:val="22"/>
          <w:lang w:val="fi-FI"/>
          <w:rPrChange w:id="317" w:author="Syahrani Rachmawati Sadino" w:date="2025-01-31T14:35:00Z">
            <w:rPr>
              <w:rFonts w:asciiTheme="minorBidi" w:hAnsiTheme="minorBidi" w:cstheme="minorBidi"/>
              <w:bCs/>
              <w:sz w:val="22"/>
              <w:szCs w:val="22"/>
              <w:lang w:val="fi-FI"/>
            </w:rPr>
          </w:rPrChange>
        </w:rPr>
        <w:t xml:space="preserve">) adalah bahan dan alat kesehatan yang digunakan oleh </w:t>
      </w:r>
      <w:r w:rsidR="00EA17EE" w:rsidRPr="00922713">
        <w:rPr>
          <w:rFonts w:ascii="Arial" w:hAnsi="Arial" w:cs="Arial"/>
          <w:bCs/>
          <w:sz w:val="22"/>
          <w:szCs w:val="22"/>
          <w:lang w:val="fi-FI"/>
          <w:rPrChange w:id="318" w:author="Syahrani Rachmawati Sadino" w:date="2025-01-31T14:35:00Z">
            <w:rPr>
              <w:rFonts w:asciiTheme="minorBidi" w:hAnsiTheme="minorBidi" w:cstheme="minorBidi"/>
              <w:bCs/>
              <w:sz w:val="22"/>
              <w:szCs w:val="22"/>
              <w:lang w:val="fi-FI"/>
            </w:rPr>
          </w:rPrChange>
        </w:rPr>
        <w:t>provider</w:t>
      </w:r>
      <w:r w:rsidRPr="00922713">
        <w:rPr>
          <w:rFonts w:ascii="Arial" w:hAnsi="Arial" w:cs="Arial"/>
          <w:bCs/>
          <w:sz w:val="22"/>
          <w:szCs w:val="22"/>
          <w:lang w:val="fi-FI"/>
          <w:rPrChange w:id="319" w:author="Syahrani Rachmawati Sadino" w:date="2025-01-31T14:35:00Z">
            <w:rPr>
              <w:rFonts w:asciiTheme="minorBidi" w:hAnsiTheme="minorBidi" w:cstheme="minorBidi"/>
              <w:bCs/>
              <w:sz w:val="22"/>
              <w:szCs w:val="22"/>
              <w:lang w:val="fi-FI"/>
            </w:rPr>
          </w:rPrChange>
        </w:rPr>
        <w:t xml:space="preserve"> dalam rangka menegakkan diagnosa, pengobatan, dan perawatan yang disediakan oleh</w:t>
      </w:r>
      <w:r w:rsidRPr="00922713">
        <w:rPr>
          <w:rFonts w:ascii="Arial" w:hAnsi="Arial" w:cs="Arial"/>
          <w:b/>
          <w:bCs/>
          <w:sz w:val="22"/>
          <w:szCs w:val="22"/>
          <w:lang w:val="fi-FI"/>
          <w:rPrChange w:id="320" w:author="Syahrani Rachmawati Sadino" w:date="2025-01-31T14:35:00Z">
            <w:rPr>
              <w:rFonts w:asciiTheme="minorBidi" w:hAnsiTheme="minorBidi" w:cstheme="minorBidi"/>
              <w:b/>
              <w:bCs/>
              <w:sz w:val="22"/>
              <w:szCs w:val="22"/>
              <w:lang w:val="fi-FI"/>
            </w:rPr>
          </w:rPrChange>
        </w:rPr>
        <w:t xml:space="preserve"> PIHAK KEDUA</w:t>
      </w:r>
      <w:r w:rsidR="005D130D" w:rsidRPr="00922713">
        <w:rPr>
          <w:rFonts w:ascii="Arial" w:hAnsi="Arial" w:cs="Arial"/>
          <w:bCs/>
          <w:sz w:val="22"/>
          <w:szCs w:val="22"/>
          <w:lang w:val="fi-FI"/>
          <w:rPrChange w:id="321" w:author="Syahrani Rachmawati Sadino" w:date="2025-01-31T14:35:00Z">
            <w:rPr>
              <w:rFonts w:asciiTheme="minorBidi" w:hAnsiTheme="minorBidi" w:cstheme="minorBidi"/>
              <w:bCs/>
              <w:sz w:val="22"/>
              <w:szCs w:val="22"/>
              <w:lang w:val="fi-FI"/>
            </w:rPr>
          </w:rPrChange>
        </w:rPr>
        <w:t>.</w:t>
      </w:r>
    </w:p>
    <w:p w14:paraId="0489A942" w14:textId="77777777" w:rsidR="00EA17EE" w:rsidRPr="00922713" w:rsidRDefault="00EA17EE">
      <w:pPr>
        <w:spacing w:line="276" w:lineRule="auto"/>
        <w:ind w:left="851" w:hanging="426"/>
        <w:jc w:val="both"/>
        <w:rPr>
          <w:rFonts w:ascii="Arial" w:hAnsi="Arial" w:cs="Arial"/>
          <w:sz w:val="22"/>
          <w:szCs w:val="22"/>
          <w:lang w:val="fi-FI"/>
          <w:rPrChange w:id="322" w:author="Syahrani Rachmawati Sadino" w:date="2025-01-31T14:35:00Z">
            <w:rPr>
              <w:rFonts w:asciiTheme="minorBidi" w:hAnsiTheme="minorBidi" w:cstheme="minorBidi"/>
              <w:sz w:val="22"/>
              <w:szCs w:val="22"/>
              <w:lang w:val="fi-FI"/>
            </w:rPr>
          </w:rPrChange>
        </w:rPr>
        <w:pPrChange w:id="323" w:author="Syahrani Rachmawati Sadino" w:date="2025-01-31T15:00:00Z">
          <w:pPr>
            <w:ind w:left="851" w:hanging="426"/>
            <w:jc w:val="both"/>
          </w:pPr>
        </w:pPrChange>
      </w:pPr>
    </w:p>
    <w:p w14:paraId="302EF8C8" w14:textId="20E07BEC" w:rsidR="0076637C" w:rsidRPr="00922713" w:rsidRDefault="00EA17EE">
      <w:pPr>
        <w:numPr>
          <w:ilvl w:val="1"/>
          <w:numId w:val="30"/>
        </w:numPr>
        <w:spacing w:line="276" w:lineRule="auto"/>
        <w:ind w:left="851" w:hanging="426"/>
        <w:jc w:val="both"/>
        <w:rPr>
          <w:rFonts w:ascii="Arial" w:hAnsi="Arial" w:cs="Arial"/>
          <w:sz w:val="22"/>
          <w:szCs w:val="22"/>
          <w:lang w:val="fi-FI"/>
          <w:rPrChange w:id="324" w:author="Syahrani Rachmawati Sadino" w:date="2025-01-31T14:35:00Z">
            <w:rPr>
              <w:rFonts w:asciiTheme="minorBidi" w:hAnsiTheme="minorBidi" w:cstheme="minorBidi"/>
              <w:sz w:val="22"/>
              <w:szCs w:val="22"/>
              <w:lang w:val="fi-FI"/>
            </w:rPr>
          </w:rPrChange>
        </w:rPr>
        <w:pPrChange w:id="325" w:author="Syahrani Rachmawati Sadino" w:date="2025-01-31T15:00:00Z">
          <w:pPr>
            <w:numPr>
              <w:ilvl w:val="1"/>
              <w:numId w:val="30"/>
            </w:numPr>
            <w:ind w:left="851" w:hanging="426"/>
            <w:jc w:val="both"/>
          </w:pPr>
        </w:pPrChange>
      </w:pPr>
      <w:r w:rsidRPr="00922713">
        <w:rPr>
          <w:rFonts w:ascii="Arial" w:hAnsi="Arial" w:cs="Arial"/>
          <w:b/>
          <w:bCs/>
          <w:sz w:val="22"/>
          <w:szCs w:val="22"/>
          <w:lang w:val="fi-FI"/>
          <w:rPrChange w:id="326" w:author="Syahrani Rachmawati Sadino" w:date="2025-01-31T14:35:00Z">
            <w:rPr>
              <w:rFonts w:asciiTheme="minorBidi" w:hAnsiTheme="minorBidi" w:cstheme="minorBidi"/>
              <w:b/>
              <w:bCs/>
              <w:sz w:val="22"/>
              <w:szCs w:val="22"/>
              <w:lang w:val="fi-FI"/>
            </w:rPr>
          </w:rPrChange>
        </w:rPr>
        <w:t>Berkas Elektronik</w:t>
      </w:r>
      <w:r w:rsidRPr="00922713">
        <w:rPr>
          <w:rFonts w:ascii="Arial" w:hAnsi="Arial" w:cs="Arial"/>
          <w:sz w:val="22"/>
          <w:szCs w:val="22"/>
          <w:lang w:val="fi-FI"/>
          <w:rPrChange w:id="327" w:author="Syahrani Rachmawati Sadino" w:date="2025-01-31T14:35:00Z">
            <w:rPr>
              <w:rFonts w:asciiTheme="minorBidi" w:hAnsiTheme="minorBidi" w:cstheme="minorBidi"/>
              <w:sz w:val="22"/>
              <w:szCs w:val="22"/>
              <w:lang w:val="fi-FI"/>
            </w:rPr>
          </w:rPrChange>
        </w:rPr>
        <w:t xml:space="preserve"> adalah berkas/dokumen pengajuan Klaim berupa hardcopy/berkas fisik yang dialihmediakan kedalam bentuk elektronik (softcopy) yang diajukan oleh </w:t>
      </w:r>
      <w:r w:rsidRPr="00922713">
        <w:rPr>
          <w:rFonts w:ascii="Arial" w:hAnsi="Arial" w:cs="Arial"/>
          <w:b/>
          <w:bCs/>
          <w:sz w:val="22"/>
          <w:szCs w:val="22"/>
          <w:lang w:val="fi-FI"/>
          <w:rPrChange w:id="328" w:author="Syahrani Rachmawati Sadino" w:date="2025-01-31T14:35:00Z">
            <w:rPr>
              <w:rFonts w:asciiTheme="minorBidi" w:hAnsiTheme="minorBidi" w:cstheme="minorBidi"/>
              <w:b/>
              <w:bCs/>
              <w:sz w:val="22"/>
              <w:szCs w:val="22"/>
              <w:lang w:val="fi-FI"/>
            </w:rPr>
          </w:rPrChange>
        </w:rPr>
        <w:t>PIHAK KEDUA</w:t>
      </w:r>
      <w:r w:rsidRPr="00922713">
        <w:rPr>
          <w:rFonts w:ascii="Arial" w:hAnsi="Arial" w:cs="Arial"/>
          <w:sz w:val="22"/>
          <w:szCs w:val="22"/>
          <w:lang w:val="fi-FI"/>
          <w:rPrChange w:id="329" w:author="Syahrani Rachmawati Sadino" w:date="2025-01-31T14:35:00Z">
            <w:rPr>
              <w:rFonts w:asciiTheme="minorBidi" w:hAnsiTheme="minorBidi" w:cstheme="minorBidi"/>
              <w:sz w:val="22"/>
              <w:szCs w:val="22"/>
              <w:lang w:val="fi-FI"/>
            </w:rPr>
          </w:rPrChange>
        </w:rPr>
        <w:t xml:space="preserve"> melalui Aplikasi </w:t>
      </w:r>
      <w:r w:rsidR="00E50CDC" w:rsidRPr="00922713">
        <w:rPr>
          <w:rFonts w:ascii="Arial" w:hAnsi="Arial" w:cs="Arial"/>
          <w:sz w:val="22"/>
          <w:szCs w:val="22"/>
          <w:lang w:val="fi-FI"/>
          <w:rPrChange w:id="330" w:author="Syahrani Rachmawati Sadino" w:date="2025-01-31T14:35:00Z">
            <w:rPr>
              <w:rFonts w:asciiTheme="minorBidi" w:hAnsiTheme="minorBidi" w:cstheme="minorBidi"/>
              <w:sz w:val="22"/>
              <w:szCs w:val="22"/>
              <w:lang w:val="fi-FI"/>
            </w:rPr>
          </w:rPrChange>
        </w:rPr>
        <w:t>BRILIFE-Care</w:t>
      </w:r>
      <w:r w:rsidRPr="00922713">
        <w:rPr>
          <w:rFonts w:ascii="Arial" w:hAnsi="Arial" w:cs="Arial"/>
          <w:sz w:val="22"/>
          <w:szCs w:val="22"/>
          <w:lang w:val="fi-FI"/>
          <w:rPrChange w:id="331" w:author="Syahrani Rachmawati Sadino" w:date="2025-01-31T14:35:00Z">
            <w:rPr>
              <w:rFonts w:asciiTheme="minorBidi" w:hAnsiTheme="minorBidi" w:cstheme="minorBidi"/>
              <w:sz w:val="22"/>
              <w:szCs w:val="22"/>
              <w:lang w:val="fi-FI"/>
            </w:rPr>
          </w:rPrChange>
        </w:rPr>
        <w:t>.</w:t>
      </w:r>
    </w:p>
    <w:p w14:paraId="150AE627" w14:textId="77777777" w:rsidR="00EA17EE" w:rsidRPr="00922713" w:rsidRDefault="00EA17EE">
      <w:pPr>
        <w:spacing w:line="276" w:lineRule="auto"/>
        <w:ind w:left="851" w:hanging="426"/>
        <w:jc w:val="both"/>
        <w:rPr>
          <w:rFonts w:ascii="Arial" w:hAnsi="Arial" w:cs="Arial"/>
          <w:sz w:val="22"/>
          <w:szCs w:val="22"/>
          <w:lang w:val="fi-FI"/>
          <w:rPrChange w:id="332" w:author="Syahrani Rachmawati Sadino" w:date="2025-01-31T14:35:00Z">
            <w:rPr>
              <w:rFonts w:asciiTheme="minorBidi" w:hAnsiTheme="minorBidi" w:cstheme="minorBidi"/>
              <w:sz w:val="22"/>
              <w:szCs w:val="22"/>
              <w:lang w:val="fi-FI"/>
            </w:rPr>
          </w:rPrChange>
        </w:rPr>
        <w:pPrChange w:id="333" w:author="Syahrani Rachmawati Sadino" w:date="2025-01-31T15:00:00Z">
          <w:pPr>
            <w:ind w:left="851" w:hanging="426"/>
            <w:jc w:val="both"/>
          </w:pPr>
        </w:pPrChange>
      </w:pPr>
    </w:p>
    <w:p w14:paraId="5E2C234F" w14:textId="554C20F5" w:rsidR="001828D9" w:rsidRPr="00922713" w:rsidRDefault="0076637C">
      <w:pPr>
        <w:numPr>
          <w:ilvl w:val="1"/>
          <w:numId w:val="30"/>
        </w:numPr>
        <w:spacing w:line="276" w:lineRule="auto"/>
        <w:ind w:left="851" w:hanging="426"/>
        <w:jc w:val="both"/>
        <w:rPr>
          <w:rFonts w:ascii="Arial" w:hAnsi="Arial" w:cs="Arial"/>
          <w:sz w:val="22"/>
          <w:szCs w:val="22"/>
          <w:lang w:val="fi-FI"/>
          <w:rPrChange w:id="334" w:author="Syahrani Rachmawati Sadino" w:date="2025-01-31T14:35:00Z">
            <w:rPr>
              <w:rFonts w:asciiTheme="minorBidi" w:hAnsiTheme="minorBidi" w:cstheme="minorBidi"/>
              <w:sz w:val="22"/>
              <w:szCs w:val="22"/>
              <w:lang w:val="fi-FI"/>
            </w:rPr>
          </w:rPrChange>
        </w:rPr>
        <w:pPrChange w:id="335" w:author="Syahrani Rachmawati Sadino" w:date="2025-01-31T15:00:00Z">
          <w:pPr>
            <w:numPr>
              <w:ilvl w:val="1"/>
              <w:numId w:val="30"/>
            </w:numPr>
            <w:ind w:left="851" w:hanging="426"/>
            <w:jc w:val="both"/>
          </w:pPr>
        </w:pPrChange>
      </w:pPr>
      <w:r w:rsidRPr="00922713">
        <w:rPr>
          <w:rFonts w:ascii="Arial" w:hAnsi="Arial" w:cs="Arial"/>
          <w:b/>
          <w:bCs/>
          <w:sz w:val="22"/>
          <w:szCs w:val="22"/>
          <w:lang w:val="fi-FI"/>
          <w:rPrChange w:id="336" w:author="Syahrani Rachmawati Sadino" w:date="2025-01-31T14:35:00Z">
            <w:rPr>
              <w:rFonts w:asciiTheme="minorBidi" w:hAnsiTheme="minorBidi" w:cstheme="minorBidi"/>
              <w:b/>
              <w:bCs/>
              <w:sz w:val="22"/>
              <w:szCs w:val="22"/>
              <w:lang w:val="fi-FI"/>
            </w:rPr>
          </w:rPrChange>
        </w:rPr>
        <w:t>Bulan Pelayanan</w:t>
      </w:r>
      <w:r w:rsidRPr="00922713">
        <w:rPr>
          <w:rFonts w:ascii="Arial" w:hAnsi="Arial" w:cs="Arial"/>
          <w:sz w:val="22"/>
          <w:szCs w:val="22"/>
          <w:lang w:val="fi-FI"/>
          <w:rPrChange w:id="337" w:author="Syahrani Rachmawati Sadino" w:date="2025-01-31T14:35:00Z">
            <w:rPr>
              <w:rFonts w:asciiTheme="minorBidi" w:hAnsiTheme="minorBidi" w:cstheme="minorBidi"/>
              <w:sz w:val="22"/>
              <w:szCs w:val="22"/>
              <w:lang w:val="fi-FI"/>
            </w:rPr>
          </w:rPrChange>
        </w:rPr>
        <w:t xml:space="preserve"> </w:t>
      </w:r>
      <w:r w:rsidRPr="00922713">
        <w:rPr>
          <w:rFonts w:ascii="Arial" w:hAnsi="Arial" w:cs="Arial"/>
          <w:sz w:val="22"/>
          <w:szCs w:val="22"/>
          <w:lang w:val="id-ID"/>
          <w:rPrChange w:id="338" w:author="Syahrani Rachmawati Sadino" w:date="2025-01-31T14:35:00Z">
            <w:rPr>
              <w:rFonts w:asciiTheme="minorBidi" w:hAnsiTheme="minorBidi" w:cstheme="minorBidi"/>
              <w:sz w:val="22"/>
              <w:szCs w:val="22"/>
              <w:lang w:val="id-ID"/>
            </w:rPr>
          </w:rPrChange>
        </w:rPr>
        <w:t>adalah bulan sesuai tanggalan gregorius (berdasarkan kalender masehi)</w:t>
      </w:r>
      <w:r w:rsidRPr="00922713">
        <w:rPr>
          <w:rFonts w:ascii="Arial" w:hAnsi="Arial" w:cs="Arial"/>
          <w:sz w:val="22"/>
          <w:szCs w:val="22"/>
          <w:lang w:val="sv-SE"/>
          <w:rPrChange w:id="339" w:author="Syahrani Rachmawati Sadino" w:date="2025-01-31T14:35:00Z">
            <w:rPr>
              <w:rFonts w:asciiTheme="minorBidi" w:hAnsiTheme="minorBidi" w:cstheme="minorBidi"/>
              <w:sz w:val="22"/>
              <w:szCs w:val="22"/>
              <w:lang w:val="sv-SE"/>
            </w:rPr>
          </w:rPrChange>
        </w:rPr>
        <w:t xml:space="preserve"> </w:t>
      </w:r>
      <w:r w:rsidRPr="00922713">
        <w:rPr>
          <w:rFonts w:ascii="Arial" w:hAnsi="Arial" w:cs="Arial"/>
          <w:sz w:val="22"/>
          <w:szCs w:val="22"/>
          <w:lang w:val="id-ID"/>
          <w:rPrChange w:id="340" w:author="Syahrani Rachmawati Sadino" w:date="2025-01-31T14:35:00Z">
            <w:rPr>
              <w:rFonts w:asciiTheme="minorBidi" w:hAnsiTheme="minorBidi" w:cstheme="minorBidi"/>
              <w:sz w:val="22"/>
              <w:szCs w:val="22"/>
              <w:lang w:val="id-ID"/>
            </w:rPr>
          </w:rPrChange>
        </w:rPr>
        <w:t xml:space="preserve">dimana </w:t>
      </w:r>
      <w:r w:rsidRPr="00922713">
        <w:rPr>
          <w:rFonts w:ascii="Arial" w:hAnsi="Arial" w:cs="Arial"/>
          <w:b/>
          <w:bCs/>
          <w:sz w:val="22"/>
          <w:szCs w:val="22"/>
          <w:lang w:val="id-ID"/>
          <w:rPrChange w:id="341" w:author="Syahrani Rachmawati Sadino" w:date="2025-01-31T14:35:00Z">
            <w:rPr>
              <w:rFonts w:asciiTheme="minorBidi" w:hAnsiTheme="minorBidi" w:cstheme="minorBidi"/>
              <w:b/>
              <w:bCs/>
              <w:sz w:val="22"/>
              <w:szCs w:val="22"/>
              <w:lang w:val="id-ID"/>
            </w:rPr>
          </w:rPrChange>
        </w:rPr>
        <w:t>PIHAK KEDUA</w:t>
      </w:r>
      <w:r w:rsidRPr="00922713">
        <w:rPr>
          <w:rFonts w:ascii="Arial" w:hAnsi="Arial" w:cs="Arial"/>
          <w:sz w:val="22"/>
          <w:szCs w:val="22"/>
          <w:lang w:val="id-ID"/>
          <w:rPrChange w:id="342" w:author="Syahrani Rachmawati Sadino" w:date="2025-01-31T14:35:00Z">
            <w:rPr>
              <w:rFonts w:asciiTheme="minorBidi" w:hAnsiTheme="minorBidi" w:cstheme="minorBidi"/>
              <w:sz w:val="22"/>
              <w:szCs w:val="22"/>
              <w:lang w:val="id-ID"/>
            </w:rPr>
          </w:rPrChange>
        </w:rPr>
        <w:t xml:space="preserve"> memberikan pelayanan kesehatan kepada Pesert</w:t>
      </w:r>
      <w:r w:rsidRPr="00922713">
        <w:rPr>
          <w:rFonts w:ascii="Arial" w:hAnsi="Arial" w:cs="Arial"/>
          <w:sz w:val="22"/>
          <w:szCs w:val="22"/>
          <w:lang w:val="sv-SE"/>
          <w:rPrChange w:id="343" w:author="Syahrani Rachmawati Sadino" w:date="2025-01-31T14:35:00Z">
            <w:rPr>
              <w:rFonts w:asciiTheme="minorBidi" w:hAnsiTheme="minorBidi" w:cstheme="minorBidi"/>
              <w:sz w:val="22"/>
              <w:szCs w:val="22"/>
              <w:lang w:val="sv-SE"/>
            </w:rPr>
          </w:rPrChange>
        </w:rPr>
        <w:t>a</w:t>
      </w:r>
      <w:r w:rsidR="005D130D" w:rsidRPr="00922713">
        <w:rPr>
          <w:rFonts w:ascii="Arial" w:hAnsi="Arial" w:cs="Arial"/>
          <w:sz w:val="22"/>
          <w:szCs w:val="22"/>
          <w:lang w:val="id-ID"/>
          <w:rPrChange w:id="344" w:author="Syahrani Rachmawati Sadino" w:date="2025-01-31T14:35:00Z">
            <w:rPr>
              <w:rFonts w:asciiTheme="minorBidi" w:hAnsiTheme="minorBidi" w:cstheme="minorBidi"/>
              <w:sz w:val="22"/>
              <w:szCs w:val="22"/>
              <w:lang w:val="id-ID"/>
            </w:rPr>
          </w:rPrChange>
        </w:rPr>
        <w:t>.</w:t>
      </w:r>
    </w:p>
    <w:p w14:paraId="5E536FEE" w14:textId="77777777" w:rsidR="00EA17EE" w:rsidRPr="00922713" w:rsidRDefault="00EA17EE">
      <w:pPr>
        <w:spacing w:line="276" w:lineRule="auto"/>
        <w:ind w:left="851" w:hanging="426"/>
        <w:jc w:val="both"/>
        <w:rPr>
          <w:rFonts w:ascii="Arial" w:hAnsi="Arial" w:cs="Arial"/>
          <w:sz w:val="22"/>
          <w:szCs w:val="22"/>
          <w:lang w:val="fi-FI"/>
          <w:rPrChange w:id="345" w:author="Syahrani Rachmawati Sadino" w:date="2025-01-31T14:35:00Z">
            <w:rPr>
              <w:rFonts w:asciiTheme="minorBidi" w:hAnsiTheme="minorBidi" w:cstheme="minorBidi"/>
              <w:sz w:val="22"/>
              <w:szCs w:val="22"/>
              <w:lang w:val="fi-FI"/>
            </w:rPr>
          </w:rPrChange>
        </w:rPr>
        <w:pPrChange w:id="346" w:author="Syahrani Rachmawati Sadino" w:date="2025-01-31T15:00:00Z">
          <w:pPr>
            <w:ind w:left="851" w:hanging="426"/>
            <w:jc w:val="both"/>
          </w:pPr>
        </w:pPrChange>
      </w:pPr>
    </w:p>
    <w:p w14:paraId="41F9DC52" w14:textId="63416828" w:rsidR="008A206C" w:rsidRPr="00922713" w:rsidRDefault="00775147">
      <w:pPr>
        <w:pStyle w:val="BodyText"/>
        <w:numPr>
          <w:ilvl w:val="1"/>
          <w:numId w:val="30"/>
        </w:numPr>
        <w:spacing w:after="0" w:line="276" w:lineRule="auto"/>
        <w:ind w:left="851" w:hanging="426"/>
        <w:rPr>
          <w:rFonts w:ascii="Arial" w:hAnsi="Arial" w:cs="Arial"/>
          <w:sz w:val="22"/>
          <w:szCs w:val="22"/>
          <w:lang w:val="fi-FI"/>
          <w:rPrChange w:id="347" w:author="Syahrani Rachmawati Sadino" w:date="2025-01-31T14:35:00Z">
            <w:rPr>
              <w:rFonts w:asciiTheme="minorBidi" w:hAnsiTheme="minorBidi" w:cstheme="minorBidi"/>
              <w:sz w:val="22"/>
              <w:szCs w:val="22"/>
              <w:lang w:val="fi-FI"/>
            </w:rPr>
          </w:rPrChange>
        </w:rPr>
        <w:pPrChange w:id="348" w:author="Syahrani Rachmawati Sadino" w:date="2025-01-31T15:00:00Z">
          <w:pPr>
            <w:pStyle w:val="BodyText"/>
            <w:numPr>
              <w:ilvl w:val="1"/>
              <w:numId w:val="30"/>
            </w:numPr>
            <w:tabs>
              <w:tab w:val="clear" w:pos="4560"/>
            </w:tabs>
            <w:spacing w:after="0"/>
            <w:ind w:left="851" w:hanging="426"/>
          </w:pPr>
        </w:pPrChange>
      </w:pPr>
      <w:r w:rsidRPr="00922713">
        <w:rPr>
          <w:rFonts w:ascii="Arial" w:hAnsi="Arial" w:cs="Arial"/>
          <w:b/>
          <w:i/>
          <w:sz w:val="22"/>
          <w:szCs w:val="22"/>
          <w:lang w:val="fi-FI"/>
          <w:rPrChange w:id="349" w:author="Syahrani Rachmawati Sadino" w:date="2025-01-31T14:35:00Z">
            <w:rPr>
              <w:rFonts w:asciiTheme="minorBidi" w:hAnsiTheme="minorBidi" w:cstheme="minorBidi"/>
              <w:b/>
              <w:i/>
              <w:sz w:val="22"/>
              <w:szCs w:val="22"/>
              <w:lang w:val="fi-FI"/>
            </w:rPr>
          </w:rPrChange>
        </w:rPr>
        <w:t>Fee For Service</w:t>
      </w:r>
      <w:r w:rsidRPr="00922713">
        <w:rPr>
          <w:rFonts w:ascii="Arial" w:hAnsi="Arial" w:cs="Arial"/>
          <w:sz w:val="22"/>
          <w:szCs w:val="22"/>
          <w:lang w:val="fi-FI"/>
          <w:rPrChange w:id="350" w:author="Syahrani Rachmawati Sadino" w:date="2025-01-31T14:35:00Z">
            <w:rPr>
              <w:rFonts w:asciiTheme="minorBidi" w:hAnsiTheme="minorBidi" w:cstheme="minorBidi"/>
              <w:sz w:val="22"/>
              <w:szCs w:val="22"/>
              <w:lang w:val="fi-FI"/>
            </w:rPr>
          </w:rPrChange>
        </w:rPr>
        <w:t xml:space="preserve"> adalah sistem pembiayaan Pelayanan Kesehatan berdasarkan pada jumlah kunjungan</w:t>
      </w:r>
      <w:r w:rsidR="005D130D" w:rsidRPr="00922713">
        <w:rPr>
          <w:rFonts w:ascii="Arial" w:hAnsi="Arial" w:cs="Arial"/>
          <w:sz w:val="22"/>
          <w:szCs w:val="22"/>
          <w:lang w:val="fi-FI"/>
          <w:rPrChange w:id="351" w:author="Syahrani Rachmawati Sadino" w:date="2025-01-31T14:35:00Z">
            <w:rPr>
              <w:rFonts w:asciiTheme="minorBidi" w:hAnsiTheme="minorBidi" w:cstheme="minorBidi"/>
              <w:sz w:val="22"/>
              <w:szCs w:val="22"/>
              <w:lang w:val="fi-FI"/>
            </w:rPr>
          </w:rPrChange>
        </w:rPr>
        <w:t>.</w:t>
      </w:r>
    </w:p>
    <w:p w14:paraId="29860DFB" w14:textId="77777777" w:rsidR="00C728D5" w:rsidRPr="00922713" w:rsidRDefault="00C728D5">
      <w:pPr>
        <w:pStyle w:val="BodyText"/>
        <w:numPr>
          <w:ilvl w:val="0"/>
          <w:numId w:val="0"/>
        </w:numPr>
        <w:spacing w:after="0" w:line="276" w:lineRule="auto"/>
        <w:ind w:left="851" w:hanging="426"/>
        <w:rPr>
          <w:rFonts w:ascii="Arial" w:hAnsi="Arial" w:cs="Arial"/>
          <w:sz w:val="22"/>
          <w:szCs w:val="22"/>
          <w:lang w:val="fi-FI"/>
          <w:rPrChange w:id="352" w:author="Syahrani Rachmawati Sadino" w:date="2025-01-31T14:35:00Z">
            <w:rPr>
              <w:rFonts w:asciiTheme="minorBidi" w:hAnsiTheme="minorBidi" w:cstheme="minorBidi"/>
              <w:sz w:val="22"/>
              <w:szCs w:val="22"/>
              <w:lang w:val="fi-FI"/>
            </w:rPr>
          </w:rPrChange>
        </w:rPr>
        <w:pPrChange w:id="353" w:author="Syahrani Rachmawati Sadino" w:date="2025-01-31T15:00:00Z">
          <w:pPr>
            <w:pStyle w:val="BodyText"/>
            <w:numPr>
              <w:ilvl w:val="0"/>
              <w:numId w:val="0"/>
            </w:numPr>
            <w:tabs>
              <w:tab w:val="clear" w:pos="4560"/>
            </w:tabs>
            <w:spacing w:after="0"/>
            <w:ind w:left="851" w:hanging="426"/>
          </w:pPr>
        </w:pPrChange>
      </w:pPr>
    </w:p>
    <w:p w14:paraId="16D32802" w14:textId="10E08340" w:rsidR="00CC4413" w:rsidRPr="00922713" w:rsidRDefault="00CC4413">
      <w:pPr>
        <w:pStyle w:val="BodyText"/>
        <w:numPr>
          <w:ilvl w:val="1"/>
          <w:numId w:val="30"/>
        </w:numPr>
        <w:spacing w:after="0" w:line="276" w:lineRule="auto"/>
        <w:ind w:left="851" w:hanging="426"/>
        <w:rPr>
          <w:rFonts w:ascii="Arial" w:hAnsi="Arial" w:cs="Arial"/>
          <w:sz w:val="22"/>
          <w:szCs w:val="22"/>
          <w:lang w:val="fi-FI"/>
          <w:rPrChange w:id="354" w:author="Syahrani Rachmawati Sadino" w:date="2025-01-31T14:35:00Z">
            <w:rPr>
              <w:rFonts w:asciiTheme="minorBidi" w:hAnsiTheme="minorBidi" w:cstheme="minorBidi"/>
              <w:sz w:val="22"/>
              <w:szCs w:val="22"/>
              <w:lang w:val="fi-FI"/>
            </w:rPr>
          </w:rPrChange>
        </w:rPr>
        <w:pPrChange w:id="355" w:author="Syahrani Rachmawati Sadino" w:date="2025-01-31T15:00:00Z">
          <w:pPr>
            <w:pStyle w:val="BodyText"/>
            <w:numPr>
              <w:ilvl w:val="1"/>
              <w:numId w:val="30"/>
            </w:numPr>
            <w:tabs>
              <w:tab w:val="clear" w:pos="4560"/>
            </w:tabs>
            <w:spacing w:after="0"/>
            <w:ind w:left="851" w:hanging="426"/>
          </w:pPr>
        </w:pPrChange>
      </w:pPr>
      <w:r w:rsidRPr="00922713">
        <w:rPr>
          <w:rFonts w:ascii="Arial" w:hAnsi="Arial" w:cs="Arial"/>
          <w:b/>
          <w:bCs/>
          <w:sz w:val="22"/>
          <w:szCs w:val="22"/>
          <w:lang w:val="fi-FI"/>
          <w:rPrChange w:id="356" w:author="Syahrani Rachmawati Sadino" w:date="2025-01-31T14:35:00Z">
            <w:rPr>
              <w:rFonts w:asciiTheme="minorBidi" w:hAnsiTheme="minorBidi" w:cstheme="minorBidi"/>
              <w:b/>
              <w:bCs/>
              <w:sz w:val="22"/>
              <w:szCs w:val="22"/>
              <w:lang w:val="fi-FI"/>
            </w:rPr>
          </w:rPrChange>
        </w:rPr>
        <w:t>Formulir Pengajuan Klaim (FPK)</w:t>
      </w:r>
      <w:r w:rsidRPr="00922713">
        <w:rPr>
          <w:rFonts w:ascii="Arial" w:hAnsi="Arial" w:cs="Arial"/>
          <w:sz w:val="22"/>
          <w:szCs w:val="22"/>
          <w:lang w:val="fi-FI"/>
          <w:rPrChange w:id="357" w:author="Syahrani Rachmawati Sadino" w:date="2025-01-31T14:35:00Z">
            <w:rPr>
              <w:rFonts w:asciiTheme="minorBidi" w:hAnsiTheme="minorBidi" w:cstheme="minorBidi"/>
              <w:sz w:val="22"/>
              <w:szCs w:val="22"/>
              <w:lang w:val="fi-FI"/>
            </w:rPr>
          </w:rPrChange>
        </w:rPr>
        <w:t xml:space="preserve"> adalah formulir standar yang dikeluarkan oleh </w:t>
      </w:r>
      <w:r w:rsidRPr="00922713">
        <w:rPr>
          <w:rFonts w:ascii="Arial" w:hAnsi="Arial" w:cs="Arial"/>
          <w:b/>
          <w:sz w:val="22"/>
          <w:szCs w:val="22"/>
          <w:lang w:val="fi-FI"/>
          <w:rPrChange w:id="358" w:author="Syahrani Rachmawati Sadino" w:date="2025-01-31T14:35:00Z">
            <w:rPr>
              <w:rFonts w:asciiTheme="minorBidi" w:hAnsiTheme="minorBidi" w:cstheme="minorBidi"/>
              <w:b/>
              <w:sz w:val="22"/>
              <w:szCs w:val="22"/>
              <w:lang w:val="fi-FI"/>
            </w:rPr>
          </w:rPrChange>
        </w:rPr>
        <w:t>PIHAK PERTAMA</w:t>
      </w:r>
      <w:r w:rsidRPr="00922713">
        <w:rPr>
          <w:rFonts w:ascii="Arial" w:hAnsi="Arial" w:cs="Arial"/>
          <w:sz w:val="22"/>
          <w:szCs w:val="22"/>
          <w:lang w:val="fi-FI"/>
          <w:rPrChange w:id="359" w:author="Syahrani Rachmawati Sadino" w:date="2025-01-31T14:35:00Z">
            <w:rPr>
              <w:rFonts w:asciiTheme="minorBidi" w:hAnsiTheme="minorBidi" w:cstheme="minorBidi"/>
              <w:sz w:val="22"/>
              <w:szCs w:val="22"/>
              <w:lang w:val="fi-FI"/>
            </w:rPr>
          </w:rPrChange>
        </w:rPr>
        <w:t xml:space="preserve">, yang wajib diisi oleh </w:t>
      </w:r>
      <w:r w:rsidRPr="00922713">
        <w:rPr>
          <w:rFonts w:ascii="Arial" w:hAnsi="Arial" w:cs="Arial"/>
          <w:b/>
          <w:sz w:val="22"/>
          <w:szCs w:val="22"/>
          <w:lang w:val="fi-FI"/>
          <w:rPrChange w:id="360" w:author="Syahrani Rachmawati Sadino" w:date="2025-01-31T14:35:00Z">
            <w:rPr>
              <w:rFonts w:asciiTheme="minorBidi" w:hAnsiTheme="minorBidi" w:cstheme="minorBidi"/>
              <w:b/>
              <w:sz w:val="22"/>
              <w:szCs w:val="22"/>
              <w:lang w:val="fi-FI"/>
            </w:rPr>
          </w:rPrChange>
        </w:rPr>
        <w:t>PIHAK KEDUA</w:t>
      </w:r>
      <w:r w:rsidRPr="00922713">
        <w:rPr>
          <w:rFonts w:ascii="Arial" w:hAnsi="Arial" w:cs="Arial"/>
          <w:sz w:val="22"/>
          <w:szCs w:val="22"/>
          <w:lang w:val="fi-FI"/>
          <w:rPrChange w:id="361" w:author="Syahrani Rachmawati Sadino" w:date="2025-01-31T14:35:00Z">
            <w:rPr>
              <w:rFonts w:asciiTheme="minorBidi" w:hAnsiTheme="minorBidi" w:cstheme="minorBidi"/>
              <w:sz w:val="22"/>
              <w:szCs w:val="22"/>
              <w:lang w:val="fi-FI"/>
            </w:rPr>
          </w:rPrChange>
        </w:rPr>
        <w:t xml:space="preserve"> dan disertakan sebagai salah satu syarat dalam pengajuan klaim/tagihan atas biaya pelayanan kesehatan</w:t>
      </w:r>
      <w:r w:rsidR="005D130D" w:rsidRPr="00922713">
        <w:rPr>
          <w:rFonts w:ascii="Arial" w:hAnsi="Arial" w:cs="Arial"/>
          <w:sz w:val="22"/>
          <w:szCs w:val="22"/>
          <w:lang w:val="fi-FI"/>
          <w:rPrChange w:id="362" w:author="Syahrani Rachmawati Sadino" w:date="2025-01-31T14:35:00Z">
            <w:rPr>
              <w:rFonts w:asciiTheme="minorBidi" w:hAnsiTheme="minorBidi" w:cstheme="minorBidi"/>
              <w:sz w:val="22"/>
              <w:szCs w:val="22"/>
              <w:lang w:val="fi-FI"/>
            </w:rPr>
          </w:rPrChange>
        </w:rPr>
        <w:t>.</w:t>
      </w:r>
    </w:p>
    <w:p w14:paraId="3DB295B1" w14:textId="77777777" w:rsidR="00CC4413" w:rsidRPr="00922713" w:rsidRDefault="00CC4413">
      <w:pPr>
        <w:pStyle w:val="ListParagraph"/>
        <w:spacing w:line="276" w:lineRule="auto"/>
        <w:ind w:left="851" w:hanging="426"/>
        <w:rPr>
          <w:rFonts w:ascii="Arial" w:hAnsi="Arial" w:cs="Arial"/>
          <w:b/>
          <w:color w:val="000000"/>
          <w:sz w:val="22"/>
          <w:szCs w:val="22"/>
          <w:lang w:val="fi-FI"/>
          <w:rPrChange w:id="363" w:author="Syahrani Rachmawati Sadino" w:date="2025-01-31T14:35:00Z">
            <w:rPr>
              <w:rFonts w:asciiTheme="minorBidi" w:hAnsiTheme="minorBidi" w:cstheme="minorBidi"/>
              <w:b/>
              <w:color w:val="000000"/>
              <w:sz w:val="22"/>
              <w:szCs w:val="22"/>
              <w:lang w:val="fi-FI"/>
            </w:rPr>
          </w:rPrChange>
        </w:rPr>
        <w:pPrChange w:id="364" w:author="Syahrani Rachmawati Sadino" w:date="2025-01-31T15:00:00Z">
          <w:pPr>
            <w:pStyle w:val="ListParagraph"/>
            <w:spacing w:line="240" w:lineRule="auto"/>
            <w:ind w:left="851" w:hanging="426"/>
          </w:pPr>
        </w:pPrChange>
      </w:pPr>
    </w:p>
    <w:p w14:paraId="07256D4A" w14:textId="4028D96E" w:rsidR="00C728D5" w:rsidRPr="00922713" w:rsidRDefault="006B502B">
      <w:pPr>
        <w:pStyle w:val="BodyText"/>
        <w:numPr>
          <w:ilvl w:val="1"/>
          <w:numId w:val="30"/>
        </w:numPr>
        <w:spacing w:after="0" w:line="276" w:lineRule="auto"/>
        <w:ind w:left="851" w:hanging="426"/>
        <w:rPr>
          <w:rFonts w:ascii="Arial" w:hAnsi="Arial" w:cs="Arial"/>
          <w:sz w:val="22"/>
          <w:szCs w:val="22"/>
          <w:lang w:val="fi-FI"/>
          <w:rPrChange w:id="365" w:author="Syahrani Rachmawati Sadino" w:date="2025-01-31T14:35:00Z">
            <w:rPr>
              <w:rFonts w:asciiTheme="minorBidi" w:hAnsiTheme="minorBidi" w:cstheme="minorBidi"/>
              <w:sz w:val="22"/>
              <w:szCs w:val="22"/>
              <w:lang w:val="fi-FI"/>
            </w:rPr>
          </w:rPrChange>
        </w:rPr>
        <w:pPrChange w:id="366" w:author="Syahrani Rachmawati Sadino" w:date="2025-01-31T15:00:00Z">
          <w:pPr>
            <w:pStyle w:val="BodyText"/>
            <w:numPr>
              <w:ilvl w:val="1"/>
              <w:numId w:val="30"/>
            </w:numPr>
            <w:tabs>
              <w:tab w:val="clear" w:pos="4560"/>
            </w:tabs>
            <w:spacing w:after="0"/>
            <w:ind w:left="851" w:hanging="426"/>
          </w:pPr>
        </w:pPrChange>
      </w:pPr>
      <w:bookmarkStart w:id="367" w:name="_Hlk185318291"/>
      <w:r w:rsidRPr="00922713">
        <w:rPr>
          <w:rFonts w:ascii="Arial" w:hAnsi="Arial" w:cs="Arial"/>
          <w:b/>
          <w:sz w:val="22"/>
          <w:szCs w:val="22"/>
          <w:lang w:val="fi-FI"/>
          <w:rPrChange w:id="368" w:author="Syahrani Rachmawati Sadino" w:date="2025-01-31T14:35:00Z">
            <w:rPr>
              <w:rFonts w:asciiTheme="minorBidi" w:hAnsiTheme="minorBidi" w:cstheme="minorBidi"/>
              <w:b/>
              <w:sz w:val="22"/>
              <w:szCs w:val="22"/>
              <w:lang w:val="fi-FI"/>
            </w:rPr>
          </w:rPrChange>
        </w:rPr>
        <w:t>Formularium Nasional (Fornas)</w:t>
      </w:r>
      <w:bookmarkEnd w:id="367"/>
      <w:r w:rsidRPr="00922713">
        <w:rPr>
          <w:rFonts w:ascii="Arial" w:hAnsi="Arial" w:cs="Arial"/>
          <w:sz w:val="22"/>
          <w:szCs w:val="22"/>
          <w:lang w:val="fi-FI"/>
          <w:rPrChange w:id="369" w:author="Syahrani Rachmawati Sadino" w:date="2025-01-31T14:35:00Z">
            <w:rPr>
              <w:rFonts w:asciiTheme="minorBidi" w:hAnsiTheme="minorBidi" w:cstheme="minorBidi"/>
              <w:sz w:val="22"/>
              <w:szCs w:val="22"/>
              <w:lang w:val="fi-FI"/>
            </w:rPr>
          </w:rPrChange>
        </w:rPr>
        <w:t xml:space="preserve"> adalah daftar obat yang wajib tersedia di fasilitas pelayanan kesehatan sebagai acuan dalam pelaksanaan Jaminan Kesehatan Nasional. Fornas disusun oleh Komite Nasional Penyusunan Formularium Nasional</w:t>
      </w:r>
      <w:r w:rsidR="005D130D" w:rsidRPr="00922713">
        <w:rPr>
          <w:rFonts w:ascii="Arial" w:hAnsi="Arial" w:cs="Arial"/>
          <w:sz w:val="22"/>
          <w:szCs w:val="22"/>
          <w:lang w:val="id-ID"/>
          <w:rPrChange w:id="370" w:author="Syahrani Rachmawati Sadino" w:date="2025-01-31T14:35:00Z">
            <w:rPr>
              <w:rFonts w:asciiTheme="minorBidi" w:hAnsiTheme="minorBidi" w:cstheme="minorBidi"/>
              <w:sz w:val="22"/>
              <w:szCs w:val="22"/>
              <w:lang w:val="id-ID"/>
            </w:rPr>
          </w:rPrChange>
        </w:rPr>
        <w:t>.</w:t>
      </w:r>
    </w:p>
    <w:p w14:paraId="3C1B0A47" w14:textId="77777777" w:rsidR="00D64C38" w:rsidRPr="00922713" w:rsidRDefault="00D64C38">
      <w:pPr>
        <w:pStyle w:val="ListParagraph"/>
        <w:spacing w:line="276" w:lineRule="auto"/>
        <w:rPr>
          <w:rFonts w:ascii="Arial" w:hAnsi="Arial" w:cs="Arial"/>
          <w:sz w:val="22"/>
          <w:szCs w:val="22"/>
          <w:lang w:val="fi-FI"/>
          <w:rPrChange w:id="371" w:author="Syahrani Rachmawati Sadino" w:date="2025-01-31T14:35:00Z">
            <w:rPr>
              <w:rFonts w:asciiTheme="minorBidi" w:hAnsiTheme="minorBidi" w:cstheme="minorBidi"/>
              <w:sz w:val="22"/>
              <w:szCs w:val="22"/>
              <w:lang w:val="fi-FI"/>
            </w:rPr>
          </w:rPrChange>
        </w:rPr>
        <w:pPrChange w:id="372" w:author="Syahrani Rachmawati Sadino" w:date="2025-01-31T15:00:00Z">
          <w:pPr>
            <w:pStyle w:val="ListParagraph"/>
            <w:spacing w:line="240" w:lineRule="auto"/>
          </w:pPr>
        </w:pPrChange>
      </w:pPr>
    </w:p>
    <w:p w14:paraId="7A2A1957" w14:textId="7145E846" w:rsidR="00D64C38" w:rsidRPr="00922713" w:rsidRDefault="00D64C38">
      <w:pPr>
        <w:pStyle w:val="BodyText"/>
        <w:numPr>
          <w:ilvl w:val="1"/>
          <w:numId w:val="30"/>
        </w:numPr>
        <w:spacing w:after="0" w:line="276" w:lineRule="auto"/>
        <w:ind w:left="851" w:hanging="426"/>
        <w:rPr>
          <w:rFonts w:ascii="Arial" w:hAnsi="Arial" w:cs="Arial"/>
          <w:sz w:val="22"/>
          <w:szCs w:val="22"/>
          <w:lang w:val="fi-FI"/>
          <w:rPrChange w:id="373" w:author="Syahrani Rachmawati Sadino" w:date="2025-01-31T14:35:00Z">
            <w:rPr>
              <w:rFonts w:asciiTheme="minorBidi" w:hAnsiTheme="minorBidi" w:cstheme="minorBidi"/>
              <w:sz w:val="22"/>
              <w:szCs w:val="22"/>
              <w:highlight w:val="yellow"/>
              <w:lang w:val="fi-FI"/>
            </w:rPr>
          </w:rPrChange>
        </w:rPr>
        <w:pPrChange w:id="374" w:author="Syahrani Rachmawati Sadino" w:date="2025-01-31T15:00:00Z">
          <w:pPr>
            <w:pStyle w:val="BodyText"/>
            <w:numPr>
              <w:ilvl w:val="1"/>
              <w:numId w:val="30"/>
            </w:numPr>
            <w:tabs>
              <w:tab w:val="clear" w:pos="4560"/>
            </w:tabs>
            <w:spacing w:after="0"/>
            <w:ind w:left="851" w:hanging="426"/>
          </w:pPr>
        </w:pPrChange>
      </w:pPr>
      <w:bookmarkStart w:id="375" w:name="_Hlk184812759"/>
      <w:commentRangeStart w:id="376"/>
      <w:commentRangeStart w:id="377"/>
      <w:commentRangeStart w:id="378"/>
      <w:commentRangeStart w:id="379"/>
      <w:r w:rsidRPr="00922713">
        <w:rPr>
          <w:rFonts w:ascii="Arial" w:hAnsi="Arial" w:cs="Arial"/>
          <w:b/>
          <w:sz w:val="22"/>
          <w:szCs w:val="22"/>
          <w:lang w:val="fi-FI"/>
          <w:rPrChange w:id="380" w:author="Syahrani Rachmawati Sadino" w:date="2025-01-31T14:35:00Z">
            <w:rPr>
              <w:rFonts w:asciiTheme="minorBidi" w:hAnsiTheme="minorBidi" w:cstheme="minorBidi"/>
              <w:b/>
              <w:sz w:val="22"/>
              <w:szCs w:val="22"/>
              <w:highlight w:val="yellow"/>
              <w:lang w:val="fi-FI"/>
            </w:rPr>
          </w:rPrChange>
        </w:rPr>
        <w:t>Formularium Klinik</w:t>
      </w:r>
      <w:r w:rsidRPr="00922713">
        <w:rPr>
          <w:rFonts w:ascii="Arial" w:hAnsi="Arial" w:cs="Arial"/>
          <w:sz w:val="22"/>
          <w:szCs w:val="22"/>
          <w:lang w:val="fi-FI"/>
          <w:rPrChange w:id="381" w:author="Syahrani Rachmawati Sadino" w:date="2025-01-31T14:35:00Z">
            <w:rPr>
              <w:rFonts w:asciiTheme="minorBidi" w:hAnsiTheme="minorBidi" w:cstheme="minorBidi"/>
              <w:sz w:val="22"/>
              <w:szCs w:val="22"/>
              <w:highlight w:val="yellow"/>
              <w:lang w:val="fi-FI"/>
            </w:rPr>
          </w:rPrChange>
        </w:rPr>
        <w:t xml:space="preserve"> </w:t>
      </w:r>
      <w:bookmarkEnd w:id="375"/>
      <w:commentRangeEnd w:id="376"/>
      <w:r w:rsidRPr="00922713">
        <w:rPr>
          <w:rStyle w:val="CommentReference"/>
          <w:rFonts w:ascii="Arial" w:eastAsia="Times New Roman" w:hAnsi="Arial" w:cs="Arial"/>
          <w:noProof/>
          <w:sz w:val="22"/>
          <w:szCs w:val="22"/>
          <w:lang w:val="x-none" w:eastAsia="x-none"/>
          <w:rPrChange w:id="382" w:author="Syahrani Rachmawati Sadino" w:date="2025-01-31T14:35:00Z">
            <w:rPr>
              <w:rStyle w:val="CommentReference"/>
              <w:rFonts w:asciiTheme="minorBidi" w:eastAsia="Times New Roman" w:hAnsiTheme="minorBidi" w:cstheme="minorBidi"/>
              <w:noProof/>
              <w:sz w:val="22"/>
              <w:szCs w:val="22"/>
              <w:lang w:val="x-none" w:eastAsia="x-none"/>
            </w:rPr>
          </w:rPrChange>
        </w:rPr>
        <w:commentReference w:id="376"/>
      </w:r>
      <w:commentRangeEnd w:id="377"/>
      <w:r w:rsidR="00F625C2" w:rsidRPr="00922713">
        <w:rPr>
          <w:rStyle w:val="CommentReference"/>
          <w:rFonts w:ascii="Arial" w:eastAsia="Times New Roman" w:hAnsi="Arial" w:cs="Arial"/>
          <w:noProof/>
          <w:sz w:val="22"/>
          <w:szCs w:val="22"/>
          <w:lang w:val="x-none" w:eastAsia="x-none"/>
          <w:rPrChange w:id="383" w:author="Syahrani Rachmawati Sadino" w:date="2025-01-31T14:35:00Z">
            <w:rPr>
              <w:rStyle w:val="CommentReference"/>
              <w:rFonts w:ascii="Times New Roman" w:eastAsia="Times New Roman" w:hAnsi="Times New Roman"/>
              <w:noProof/>
              <w:lang w:val="x-none" w:eastAsia="x-none"/>
            </w:rPr>
          </w:rPrChange>
        </w:rPr>
        <w:commentReference w:id="377"/>
      </w:r>
      <w:commentRangeEnd w:id="378"/>
      <w:r w:rsidR="00F520E7" w:rsidRPr="00922713">
        <w:rPr>
          <w:rStyle w:val="CommentReference"/>
          <w:rFonts w:ascii="Arial" w:eastAsia="Times New Roman" w:hAnsi="Arial" w:cs="Arial"/>
          <w:noProof/>
          <w:sz w:val="22"/>
          <w:szCs w:val="22"/>
          <w:lang w:val="x-none" w:eastAsia="x-none"/>
          <w:rPrChange w:id="384" w:author="Syahrani Rachmawati Sadino" w:date="2025-01-31T14:35:00Z">
            <w:rPr>
              <w:rStyle w:val="CommentReference"/>
              <w:rFonts w:ascii="Times New Roman" w:eastAsia="Times New Roman" w:hAnsi="Times New Roman"/>
              <w:noProof/>
              <w:lang w:val="x-none" w:eastAsia="x-none"/>
            </w:rPr>
          </w:rPrChange>
        </w:rPr>
        <w:commentReference w:id="378"/>
      </w:r>
      <w:commentRangeEnd w:id="379"/>
      <w:r w:rsidR="004E4771" w:rsidRPr="00922713">
        <w:rPr>
          <w:rStyle w:val="CommentReference"/>
          <w:rFonts w:ascii="Arial" w:eastAsia="Times New Roman" w:hAnsi="Arial" w:cs="Arial"/>
          <w:noProof/>
          <w:sz w:val="22"/>
          <w:szCs w:val="22"/>
          <w:lang w:val="x-none" w:eastAsia="x-none"/>
          <w:rPrChange w:id="385" w:author="Syahrani Rachmawati Sadino" w:date="2025-01-31T14:35:00Z">
            <w:rPr>
              <w:rStyle w:val="CommentReference"/>
              <w:rFonts w:ascii="Times New Roman" w:eastAsia="Times New Roman" w:hAnsi="Times New Roman"/>
              <w:noProof/>
              <w:lang w:val="x-none" w:eastAsia="x-none"/>
            </w:rPr>
          </w:rPrChange>
        </w:rPr>
        <w:commentReference w:id="379"/>
      </w:r>
      <w:r w:rsidRPr="00922713">
        <w:rPr>
          <w:rFonts w:ascii="Arial" w:hAnsi="Arial" w:cs="Arial"/>
          <w:sz w:val="22"/>
          <w:szCs w:val="22"/>
          <w:lang w:val="fi-FI"/>
          <w:rPrChange w:id="386" w:author="Syahrani Rachmawati Sadino" w:date="2025-01-31T14:35:00Z">
            <w:rPr>
              <w:rFonts w:asciiTheme="minorBidi" w:hAnsiTheme="minorBidi" w:cstheme="minorBidi"/>
              <w:sz w:val="22"/>
              <w:szCs w:val="22"/>
              <w:highlight w:val="yellow"/>
              <w:lang w:val="fi-FI"/>
            </w:rPr>
          </w:rPrChange>
        </w:rPr>
        <w:t xml:space="preserve">adalah obat yang pengadaannya dilakukan oleh </w:t>
      </w:r>
      <w:r w:rsidRPr="00922713">
        <w:rPr>
          <w:rFonts w:ascii="Arial" w:hAnsi="Arial" w:cs="Arial"/>
          <w:b/>
          <w:sz w:val="22"/>
          <w:szCs w:val="22"/>
          <w:lang w:val="fi-FI"/>
          <w:rPrChange w:id="387" w:author="Syahrani Rachmawati Sadino" w:date="2025-01-31T14:35:00Z">
            <w:rPr>
              <w:rFonts w:asciiTheme="minorBidi" w:hAnsiTheme="minorBidi" w:cstheme="minorBidi"/>
              <w:b/>
              <w:sz w:val="22"/>
              <w:szCs w:val="22"/>
              <w:highlight w:val="yellow"/>
              <w:lang w:val="fi-FI"/>
            </w:rPr>
          </w:rPrChange>
        </w:rPr>
        <w:t xml:space="preserve">PIHAK KEDUA </w:t>
      </w:r>
      <w:r w:rsidRPr="00922713">
        <w:rPr>
          <w:rFonts w:ascii="Arial" w:hAnsi="Arial" w:cs="Arial"/>
          <w:sz w:val="22"/>
          <w:szCs w:val="22"/>
          <w:lang w:val="fi-FI"/>
          <w:rPrChange w:id="388" w:author="Syahrani Rachmawati Sadino" w:date="2025-01-31T14:35:00Z">
            <w:rPr>
              <w:rFonts w:asciiTheme="minorBidi" w:hAnsiTheme="minorBidi" w:cstheme="minorBidi"/>
              <w:sz w:val="22"/>
              <w:szCs w:val="22"/>
              <w:highlight w:val="yellow"/>
              <w:lang w:val="fi-FI"/>
            </w:rPr>
          </w:rPrChange>
        </w:rPr>
        <w:t xml:space="preserve">dan diresepkan oleh dokter </w:t>
      </w:r>
      <w:r w:rsidRPr="00922713">
        <w:rPr>
          <w:rFonts w:ascii="Arial" w:hAnsi="Arial" w:cs="Arial"/>
          <w:b/>
          <w:sz w:val="22"/>
          <w:szCs w:val="22"/>
          <w:lang w:val="fi-FI"/>
          <w:rPrChange w:id="389" w:author="Syahrani Rachmawati Sadino" w:date="2025-01-31T14:35:00Z">
            <w:rPr>
              <w:rFonts w:asciiTheme="minorBidi" w:hAnsiTheme="minorBidi" w:cstheme="minorBidi"/>
              <w:b/>
              <w:sz w:val="22"/>
              <w:szCs w:val="22"/>
              <w:highlight w:val="yellow"/>
              <w:lang w:val="fi-FI"/>
            </w:rPr>
          </w:rPrChange>
        </w:rPr>
        <w:t xml:space="preserve">PIHAK KEDUA </w:t>
      </w:r>
      <w:r w:rsidRPr="00922713">
        <w:rPr>
          <w:rFonts w:ascii="Arial" w:hAnsi="Arial" w:cs="Arial"/>
          <w:sz w:val="22"/>
          <w:szCs w:val="22"/>
          <w:lang w:val="fi-FI"/>
          <w:rPrChange w:id="390" w:author="Syahrani Rachmawati Sadino" w:date="2025-01-31T14:35:00Z">
            <w:rPr>
              <w:rFonts w:asciiTheme="minorBidi" w:hAnsiTheme="minorBidi" w:cstheme="minorBidi"/>
              <w:sz w:val="22"/>
              <w:szCs w:val="22"/>
              <w:highlight w:val="yellow"/>
              <w:lang w:val="fi-FI"/>
            </w:rPr>
          </w:rPrChange>
        </w:rPr>
        <w:t>kepada Peserta.</w:t>
      </w:r>
    </w:p>
    <w:p w14:paraId="41DE5606" w14:textId="77777777" w:rsidR="00C728D5" w:rsidRPr="00922713" w:rsidRDefault="00C728D5">
      <w:pPr>
        <w:pStyle w:val="BodyText"/>
        <w:numPr>
          <w:ilvl w:val="0"/>
          <w:numId w:val="0"/>
        </w:numPr>
        <w:spacing w:after="0" w:line="276" w:lineRule="auto"/>
        <w:ind w:left="851" w:hanging="426"/>
        <w:rPr>
          <w:rFonts w:ascii="Arial" w:hAnsi="Arial" w:cs="Arial"/>
          <w:sz w:val="22"/>
          <w:szCs w:val="22"/>
          <w:lang w:val="fi-FI"/>
          <w:rPrChange w:id="391" w:author="Syahrani Rachmawati Sadino" w:date="2025-01-31T14:35:00Z">
            <w:rPr>
              <w:rFonts w:asciiTheme="minorBidi" w:hAnsiTheme="minorBidi" w:cstheme="minorBidi"/>
              <w:sz w:val="22"/>
              <w:szCs w:val="22"/>
              <w:lang w:val="fi-FI"/>
            </w:rPr>
          </w:rPrChange>
        </w:rPr>
        <w:pPrChange w:id="392" w:author="Syahrani Rachmawati Sadino" w:date="2025-01-31T15:00:00Z">
          <w:pPr>
            <w:pStyle w:val="BodyText"/>
            <w:numPr>
              <w:ilvl w:val="0"/>
              <w:numId w:val="0"/>
            </w:numPr>
            <w:tabs>
              <w:tab w:val="clear" w:pos="4560"/>
            </w:tabs>
            <w:spacing w:after="0"/>
            <w:ind w:left="851" w:hanging="426"/>
          </w:pPr>
        </w:pPrChange>
      </w:pPr>
    </w:p>
    <w:p w14:paraId="0996E91E" w14:textId="36C7F5E5" w:rsidR="001828D9" w:rsidRPr="00922713" w:rsidRDefault="00C728D5">
      <w:pPr>
        <w:pStyle w:val="BodyText"/>
        <w:numPr>
          <w:ilvl w:val="1"/>
          <w:numId w:val="30"/>
        </w:numPr>
        <w:spacing w:after="0" w:line="276" w:lineRule="auto"/>
        <w:ind w:left="851" w:hanging="426"/>
        <w:rPr>
          <w:rFonts w:ascii="Arial" w:hAnsi="Arial" w:cs="Arial"/>
          <w:sz w:val="22"/>
          <w:szCs w:val="22"/>
          <w:lang w:val="fi-FI"/>
          <w:rPrChange w:id="393" w:author="Syahrani Rachmawati Sadino" w:date="2025-01-31T14:35:00Z">
            <w:rPr>
              <w:rFonts w:asciiTheme="minorBidi" w:hAnsiTheme="minorBidi" w:cstheme="minorBidi"/>
              <w:sz w:val="22"/>
              <w:szCs w:val="22"/>
              <w:lang w:val="fi-FI"/>
            </w:rPr>
          </w:rPrChange>
        </w:rPr>
        <w:pPrChange w:id="394" w:author="Syahrani Rachmawati Sadino" w:date="2025-01-31T15:00:00Z">
          <w:pPr>
            <w:pStyle w:val="BodyText"/>
            <w:numPr>
              <w:ilvl w:val="1"/>
              <w:numId w:val="30"/>
            </w:numPr>
            <w:tabs>
              <w:tab w:val="clear" w:pos="4560"/>
            </w:tabs>
            <w:spacing w:after="0"/>
            <w:ind w:left="851" w:hanging="426"/>
          </w:pPr>
        </w:pPrChange>
      </w:pPr>
      <w:r w:rsidRPr="00922713">
        <w:rPr>
          <w:rFonts w:ascii="Arial" w:hAnsi="Arial" w:cs="Arial"/>
          <w:b/>
          <w:sz w:val="22"/>
          <w:szCs w:val="22"/>
          <w:lang w:val="id-ID"/>
          <w:rPrChange w:id="395" w:author="Syahrani Rachmawati Sadino" w:date="2025-01-31T14:35:00Z">
            <w:rPr>
              <w:rFonts w:asciiTheme="minorBidi" w:hAnsiTheme="minorBidi" w:cstheme="minorBidi"/>
              <w:b/>
              <w:sz w:val="22"/>
              <w:szCs w:val="22"/>
              <w:lang w:val="id-ID"/>
            </w:rPr>
          </w:rPrChange>
        </w:rPr>
        <w:t>Hari Kalender</w:t>
      </w:r>
      <w:r w:rsidRPr="00922713">
        <w:rPr>
          <w:rFonts w:ascii="Arial" w:hAnsi="Arial" w:cs="Arial"/>
          <w:sz w:val="22"/>
          <w:szCs w:val="22"/>
          <w:lang w:val="id-ID"/>
          <w:rPrChange w:id="396" w:author="Syahrani Rachmawati Sadino" w:date="2025-01-31T14:35:00Z">
            <w:rPr>
              <w:rFonts w:asciiTheme="minorBidi" w:hAnsiTheme="minorBidi" w:cstheme="minorBidi"/>
              <w:sz w:val="22"/>
              <w:szCs w:val="22"/>
              <w:lang w:val="id-ID"/>
            </w:rPr>
          </w:rPrChange>
        </w:rPr>
        <w:t xml:space="preserve"> adalah setiap hari dalam 1 (satu) tahun sesuai dengan kalender gregorius</w:t>
      </w:r>
      <w:r w:rsidRPr="00922713">
        <w:rPr>
          <w:rFonts w:ascii="Arial" w:hAnsi="Arial" w:cs="Arial"/>
          <w:sz w:val="22"/>
          <w:szCs w:val="22"/>
          <w:lang w:val="sv-SE"/>
          <w:rPrChange w:id="397" w:author="Syahrani Rachmawati Sadino" w:date="2025-01-31T14:35:00Z">
            <w:rPr>
              <w:rFonts w:asciiTheme="minorBidi" w:hAnsiTheme="minorBidi" w:cstheme="minorBidi"/>
              <w:sz w:val="22"/>
              <w:szCs w:val="22"/>
              <w:lang w:val="sv-SE"/>
            </w:rPr>
          </w:rPrChange>
        </w:rPr>
        <w:t xml:space="preserve"> (berdasarkan kalender masehi)</w:t>
      </w:r>
      <w:r w:rsidR="005D130D" w:rsidRPr="00922713">
        <w:rPr>
          <w:rFonts w:ascii="Arial" w:hAnsi="Arial" w:cs="Arial"/>
          <w:sz w:val="22"/>
          <w:szCs w:val="22"/>
          <w:lang w:val="sv-SE"/>
          <w:rPrChange w:id="398" w:author="Syahrani Rachmawati Sadino" w:date="2025-01-31T14:35:00Z">
            <w:rPr>
              <w:rFonts w:asciiTheme="minorBidi" w:hAnsiTheme="minorBidi" w:cstheme="minorBidi"/>
              <w:sz w:val="22"/>
              <w:szCs w:val="22"/>
              <w:lang w:val="sv-SE"/>
            </w:rPr>
          </w:rPrChange>
        </w:rPr>
        <w:t>.</w:t>
      </w:r>
    </w:p>
    <w:p w14:paraId="7D79DB91" w14:textId="77777777" w:rsidR="00C728D5" w:rsidRPr="00922713" w:rsidRDefault="00C728D5">
      <w:pPr>
        <w:pStyle w:val="BodyText"/>
        <w:numPr>
          <w:ilvl w:val="0"/>
          <w:numId w:val="0"/>
        </w:numPr>
        <w:spacing w:after="0" w:line="276" w:lineRule="auto"/>
        <w:ind w:left="851" w:hanging="426"/>
        <w:rPr>
          <w:rFonts w:ascii="Arial" w:hAnsi="Arial" w:cs="Arial"/>
          <w:sz w:val="22"/>
          <w:szCs w:val="22"/>
          <w:lang w:val="fi-FI"/>
          <w:rPrChange w:id="399" w:author="Syahrani Rachmawati Sadino" w:date="2025-01-31T14:35:00Z">
            <w:rPr>
              <w:rFonts w:asciiTheme="minorBidi" w:hAnsiTheme="minorBidi" w:cstheme="minorBidi"/>
              <w:sz w:val="22"/>
              <w:szCs w:val="22"/>
              <w:lang w:val="fi-FI"/>
            </w:rPr>
          </w:rPrChange>
        </w:rPr>
        <w:pPrChange w:id="400" w:author="Syahrani Rachmawati Sadino" w:date="2025-01-31T15:00:00Z">
          <w:pPr>
            <w:pStyle w:val="BodyText"/>
            <w:numPr>
              <w:ilvl w:val="0"/>
              <w:numId w:val="0"/>
            </w:numPr>
            <w:tabs>
              <w:tab w:val="clear" w:pos="4560"/>
            </w:tabs>
            <w:spacing w:after="0"/>
            <w:ind w:left="851" w:hanging="426"/>
          </w:pPr>
        </w:pPrChange>
      </w:pPr>
    </w:p>
    <w:p w14:paraId="46E9484E" w14:textId="52B786A9" w:rsidR="007D5DBF" w:rsidRPr="00922713" w:rsidRDefault="00C728D5">
      <w:pPr>
        <w:pStyle w:val="BodyText"/>
        <w:numPr>
          <w:ilvl w:val="1"/>
          <w:numId w:val="30"/>
        </w:numPr>
        <w:spacing w:after="0" w:line="276" w:lineRule="auto"/>
        <w:ind w:left="851" w:hanging="426"/>
        <w:rPr>
          <w:rFonts w:ascii="Arial" w:hAnsi="Arial" w:cs="Arial"/>
          <w:sz w:val="22"/>
          <w:szCs w:val="22"/>
          <w:lang w:val="fi-FI"/>
          <w:rPrChange w:id="401" w:author="Syahrani Rachmawati Sadino" w:date="2025-01-31T14:35:00Z">
            <w:rPr>
              <w:rFonts w:asciiTheme="minorBidi" w:hAnsiTheme="minorBidi" w:cstheme="minorBidi"/>
              <w:sz w:val="22"/>
              <w:szCs w:val="22"/>
              <w:lang w:val="fi-FI"/>
            </w:rPr>
          </w:rPrChange>
        </w:rPr>
        <w:pPrChange w:id="402" w:author="Syahrani Rachmawati Sadino" w:date="2025-01-31T15:00:00Z">
          <w:pPr>
            <w:pStyle w:val="BodyText"/>
            <w:numPr>
              <w:ilvl w:val="1"/>
              <w:numId w:val="30"/>
            </w:numPr>
            <w:tabs>
              <w:tab w:val="clear" w:pos="4560"/>
            </w:tabs>
            <w:spacing w:after="0"/>
            <w:ind w:left="851" w:hanging="426"/>
          </w:pPr>
        </w:pPrChange>
      </w:pPr>
      <w:r w:rsidRPr="00922713">
        <w:rPr>
          <w:rFonts w:ascii="Arial" w:hAnsi="Arial" w:cs="Arial"/>
          <w:b/>
          <w:sz w:val="22"/>
          <w:szCs w:val="22"/>
          <w:lang w:val="id-ID"/>
          <w:rPrChange w:id="403" w:author="Syahrani Rachmawati Sadino" w:date="2025-01-31T14:35:00Z">
            <w:rPr>
              <w:rFonts w:asciiTheme="minorBidi" w:hAnsiTheme="minorBidi" w:cstheme="minorBidi"/>
              <w:b/>
              <w:sz w:val="22"/>
              <w:szCs w:val="22"/>
              <w:lang w:val="id-ID"/>
            </w:rPr>
          </w:rPrChange>
        </w:rPr>
        <w:t>Hari Kerja</w:t>
      </w:r>
      <w:r w:rsidRPr="00922713">
        <w:rPr>
          <w:rFonts w:ascii="Arial" w:hAnsi="Arial" w:cs="Arial"/>
          <w:sz w:val="22"/>
          <w:szCs w:val="22"/>
          <w:lang w:val="sv-SE"/>
          <w:rPrChange w:id="404" w:author="Syahrani Rachmawati Sadino" w:date="2025-01-31T14:35:00Z">
            <w:rPr>
              <w:rFonts w:asciiTheme="minorBidi" w:hAnsiTheme="minorBidi" w:cstheme="minorBidi"/>
              <w:sz w:val="22"/>
              <w:szCs w:val="22"/>
              <w:lang w:val="sv-SE"/>
            </w:rPr>
          </w:rPrChange>
        </w:rPr>
        <w:t xml:space="preserve"> </w:t>
      </w:r>
      <w:r w:rsidRPr="00922713">
        <w:rPr>
          <w:rFonts w:ascii="Arial" w:hAnsi="Arial" w:cs="Arial"/>
          <w:sz w:val="22"/>
          <w:szCs w:val="22"/>
          <w:lang w:val="id-ID"/>
          <w:rPrChange w:id="405" w:author="Syahrani Rachmawati Sadino" w:date="2025-01-31T14:35:00Z">
            <w:rPr>
              <w:rFonts w:asciiTheme="minorBidi" w:hAnsiTheme="minorBidi" w:cstheme="minorBidi"/>
              <w:sz w:val="22"/>
              <w:szCs w:val="22"/>
              <w:lang w:val="id-ID"/>
            </w:rPr>
          </w:rPrChange>
        </w:rPr>
        <w:t xml:space="preserve">adalah hari </w:t>
      </w:r>
      <w:r w:rsidRPr="00922713">
        <w:rPr>
          <w:rFonts w:ascii="Arial" w:hAnsi="Arial" w:cs="Arial"/>
          <w:sz w:val="22"/>
          <w:szCs w:val="22"/>
          <w:lang w:val="sv-SE"/>
          <w:rPrChange w:id="406" w:author="Syahrani Rachmawati Sadino" w:date="2025-01-31T14:35:00Z">
            <w:rPr>
              <w:rFonts w:asciiTheme="minorBidi" w:hAnsiTheme="minorBidi" w:cstheme="minorBidi"/>
              <w:sz w:val="22"/>
              <w:szCs w:val="22"/>
              <w:lang w:val="sv-SE"/>
            </w:rPr>
          </w:rPrChange>
        </w:rPr>
        <w:t>selain hari Sabtu, Minggu</w:t>
      </w:r>
      <w:r w:rsidR="00D64C38" w:rsidRPr="00922713">
        <w:rPr>
          <w:rFonts w:ascii="Arial" w:hAnsi="Arial" w:cs="Arial"/>
          <w:sz w:val="22"/>
          <w:szCs w:val="22"/>
          <w:lang w:val="sv-SE"/>
          <w:rPrChange w:id="407" w:author="Syahrani Rachmawati Sadino" w:date="2025-01-31T14:35:00Z">
            <w:rPr>
              <w:rFonts w:asciiTheme="minorBidi" w:hAnsiTheme="minorBidi" w:cstheme="minorBidi"/>
              <w:sz w:val="22"/>
              <w:szCs w:val="22"/>
              <w:lang w:val="sv-SE"/>
            </w:rPr>
          </w:rPrChange>
        </w:rPr>
        <w:t>,</w:t>
      </w:r>
      <w:r w:rsidRPr="00922713">
        <w:rPr>
          <w:rFonts w:ascii="Arial" w:hAnsi="Arial" w:cs="Arial"/>
          <w:sz w:val="22"/>
          <w:szCs w:val="22"/>
          <w:lang w:val="sv-SE"/>
          <w:rPrChange w:id="408" w:author="Syahrani Rachmawati Sadino" w:date="2025-01-31T14:35:00Z">
            <w:rPr>
              <w:rFonts w:asciiTheme="minorBidi" w:hAnsiTheme="minorBidi" w:cstheme="minorBidi"/>
              <w:sz w:val="22"/>
              <w:szCs w:val="22"/>
              <w:lang w:val="sv-SE"/>
            </w:rPr>
          </w:rPrChange>
        </w:rPr>
        <w:t xml:space="preserve"> dan hari libur nasional </w:t>
      </w:r>
      <w:r w:rsidRPr="00922713">
        <w:rPr>
          <w:rFonts w:ascii="Arial" w:hAnsi="Arial" w:cs="Arial"/>
          <w:sz w:val="22"/>
          <w:szCs w:val="22"/>
          <w:lang w:val="id-ID"/>
          <w:rPrChange w:id="409" w:author="Syahrani Rachmawati Sadino" w:date="2025-01-31T14:35:00Z">
            <w:rPr>
              <w:rFonts w:asciiTheme="minorBidi" w:hAnsiTheme="minorBidi" w:cstheme="minorBidi"/>
              <w:sz w:val="22"/>
              <w:szCs w:val="22"/>
              <w:lang w:val="id-ID"/>
            </w:rPr>
          </w:rPrChange>
        </w:rPr>
        <w:t xml:space="preserve">di mana </w:t>
      </w:r>
      <w:r w:rsidRPr="00922713">
        <w:rPr>
          <w:rFonts w:ascii="Arial" w:hAnsi="Arial" w:cs="Arial"/>
          <w:b/>
          <w:sz w:val="22"/>
          <w:szCs w:val="22"/>
          <w:lang w:val="id-ID"/>
          <w:rPrChange w:id="410" w:author="Syahrani Rachmawati Sadino" w:date="2025-01-31T14:35:00Z">
            <w:rPr>
              <w:rFonts w:asciiTheme="minorBidi" w:hAnsiTheme="minorBidi" w:cstheme="minorBidi"/>
              <w:b/>
              <w:sz w:val="22"/>
              <w:szCs w:val="22"/>
              <w:lang w:val="id-ID"/>
            </w:rPr>
          </w:rPrChange>
        </w:rPr>
        <w:t>PIHAK PERTAMA</w:t>
      </w:r>
      <w:r w:rsidRPr="00922713">
        <w:rPr>
          <w:rFonts w:ascii="Arial" w:hAnsi="Arial" w:cs="Arial"/>
          <w:sz w:val="22"/>
          <w:szCs w:val="22"/>
          <w:lang w:val="id-ID"/>
          <w:rPrChange w:id="411" w:author="Syahrani Rachmawati Sadino" w:date="2025-01-31T14:35:00Z">
            <w:rPr>
              <w:rFonts w:asciiTheme="minorBidi" w:hAnsiTheme="minorBidi" w:cstheme="minorBidi"/>
              <w:sz w:val="22"/>
              <w:szCs w:val="22"/>
              <w:lang w:val="id-ID"/>
            </w:rPr>
          </w:rPrChange>
        </w:rPr>
        <w:t xml:space="preserve"> beroperasi pada jam 08.00</w:t>
      </w:r>
      <w:r w:rsidR="00D64C38" w:rsidRPr="00922713">
        <w:rPr>
          <w:rFonts w:ascii="Arial" w:hAnsi="Arial" w:cs="Arial"/>
          <w:sz w:val="22"/>
          <w:szCs w:val="22"/>
          <w:lang w:val="sv-SE"/>
          <w:rPrChange w:id="412" w:author="Syahrani Rachmawati Sadino" w:date="2025-01-31T14:35:00Z">
            <w:rPr>
              <w:rFonts w:asciiTheme="minorBidi" w:hAnsiTheme="minorBidi" w:cstheme="minorBidi"/>
              <w:sz w:val="22"/>
              <w:szCs w:val="22"/>
              <w:lang w:val="sv-SE"/>
            </w:rPr>
          </w:rPrChange>
        </w:rPr>
        <w:t xml:space="preserve"> </w:t>
      </w:r>
      <w:r w:rsidRPr="00922713">
        <w:rPr>
          <w:rFonts w:ascii="Arial" w:hAnsi="Arial" w:cs="Arial"/>
          <w:sz w:val="22"/>
          <w:szCs w:val="22"/>
          <w:lang w:val="id-ID"/>
          <w:rPrChange w:id="413" w:author="Syahrani Rachmawati Sadino" w:date="2025-01-31T14:35:00Z">
            <w:rPr>
              <w:rFonts w:asciiTheme="minorBidi" w:hAnsiTheme="minorBidi" w:cstheme="minorBidi"/>
              <w:sz w:val="22"/>
              <w:szCs w:val="22"/>
              <w:lang w:val="id-ID"/>
            </w:rPr>
          </w:rPrChange>
        </w:rPr>
        <w:t>– 17.00</w:t>
      </w:r>
      <w:r w:rsidRPr="00922713">
        <w:rPr>
          <w:rFonts w:ascii="Arial" w:hAnsi="Arial" w:cs="Arial"/>
          <w:sz w:val="22"/>
          <w:szCs w:val="22"/>
          <w:lang w:val="sv-SE"/>
          <w:rPrChange w:id="414" w:author="Syahrani Rachmawati Sadino" w:date="2025-01-31T14:35:00Z">
            <w:rPr>
              <w:rFonts w:asciiTheme="minorBidi" w:hAnsiTheme="minorBidi" w:cstheme="minorBidi"/>
              <w:sz w:val="22"/>
              <w:szCs w:val="22"/>
              <w:lang w:val="sv-SE"/>
            </w:rPr>
          </w:rPrChange>
        </w:rPr>
        <w:t xml:space="preserve"> waktu setempat</w:t>
      </w:r>
      <w:r w:rsidR="005D130D" w:rsidRPr="00922713">
        <w:rPr>
          <w:rFonts w:ascii="Arial" w:hAnsi="Arial" w:cs="Arial"/>
          <w:sz w:val="22"/>
          <w:szCs w:val="22"/>
          <w:lang w:val="sv-SE"/>
          <w:rPrChange w:id="415" w:author="Syahrani Rachmawati Sadino" w:date="2025-01-31T14:35:00Z">
            <w:rPr>
              <w:rFonts w:asciiTheme="minorBidi" w:hAnsiTheme="minorBidi" w:cstheme="minorBidi"/>
              <w:sz w:val="22"/>
              <w:szCs w:val="22"/>
              <w:lang w:val="sv-SE"/>
            </w:rPr>
          </w:rPrChange>
        </w:rPr>
        <w:t>.</w:t>
      </w:r>
    </w:p>
    <w:p w14:paraId="7E87B146" w14:textId="77777777" w:rsidR="004C5F38" w:rsidRPr="00922713" w:rsidRDefault="004C5F38">
      <w:pPr>
        <w:pStyle w:val="BodyText"/>
        <w:numPr>
          <w:ilvl w:val="0"/>
          <w:numId w:val="0"/>
        </w:numPr>
        <w:spacing w:after="0" w:line="276" w:lineRule="auto"/>
        <w:ind w:left="851" w:hanging="426"/>
        <w:rPr>
          <w:rFonts w:ascii="Arial" w:hAnsi="Arial" w:cs="Arial"/>
          <w:sz w:val="22"/>
          <w:szCs w:val="22"/>
          <w:lang w:val="fi-FI"/>
          <w:rPrChange w:id="416" w:author="Syahrani Rachmawati Sadino" w:date="2025-01-31T14:35:00Z">
            <w:rPr>
              <w:rFonts w:asciiTheme="minorBidi" w:hAnsiTheme="minorBidi" w:cstheme="minorBidi"/>
              <w:sz w:val="22"/>
              <w:szCs w:val="22"/>
              <w:lang w:val="fi-FI"/>
            </w:rPr>
          </w:rPrChange>
        </w:rPr>
        <w:pPrChange w:id="417" w:author="Syahrani Rachmawati Sadino" w:date="2025-01-31T15:00:00Z">
          <w:pPr>
            <w:pStyle w:val="BodyText"/>
            <w:numPr>
              <w:ilvl w:val="0"/>
              <w:numId w:val="0"/>
            </w:numPr>
            <w:tabs>
              <w:tab w:val="clear" w:pos="4560"/>
            </w:tabs>
            <w:spacing w:after="0"/>
            <w:ind w:left="851" w:hanging="426"/>
          </w:pPr>
        </w:pPrChange>
      </w:pPr>
    </w:p>
    <w:p w14:paraId="36A8BB93" w14:textId="4F1D84F8" w:rsidR="00F07F38" w:rsidRPr="00922713" w:rsidRDefault="00F07F38">
      <w:pPr>
        <w:numPr>
          <w:ilvl w:val="1"/>
          <w:numId w:val="30"/>
        </w:numPr>
        <w:spacing w:line="276" w:lineRule="auto"/>
        <w:ind w:left="851" w:hanging="426"/>
        <w:jc w:val="both"/>
        <w:rPr>
          <w:rFonts w:ascii="Arial" w:eastAsia="MS Gothic" w:hAnsi="Arial" w:cs="Arial"/>
          <w:noProof w:val="0"/>
          <w:sz w:val="22"/>
          <w:szCs w:val="22"/>
          <w:lang w:val="fi-FI"/>
          <w:rPrChange w:id="418" w:author="Syahrani Rachmawati Sadino" w:date="2025-01-31T14:35:00Z">
            <w:rPr>
              <w:rFonts w:asciiTheme="minorBidi" w:eastAsia="MS Gothic" w:hAnsiTheme="minorBidi" w:cstheme="minorBidi"/>
              <w:noProof w:val="0"/>
              <w:sz w:val="22"/>
              <w:szCs w:val="22"/>
              <w:lang w:val="fi-FI"/>
            </w:rPr>
          </w:rPrChange>
        </w:rPr>
        <w:pPrChange w:id="419" w:author="Syahrani Rachmawati Sadino" w:date="2025-01-31T15:00:00Z">
          <w:pPr>
            <w:numPr>
              <w:ilvl w:val="1"/>
              <w:numId w:val="30"/>
            </w:numPr>
            <w:ind w:left="851" w:hanging="426"/>
            <w:jc w:val="both"/>
          </w:pPr>
        </w:pPrChange>
      </w:pPr>
      <w:r w:rsidRPr="00922713">
        <w:rPr>
          <w:rFonts w:ascii="Arial" w:hAnsi="Arial" w:cs="Arial"/>
          <w:b/>
          <w:bCs/>
          <w:i/>
          <w:sz w:val="22"/>
          <w:szCs w:val="22"/>
          <w:lang w:val="id-ID"/>
          <w:rPrChange w:id="420" w:author="Syahrani Rachmawati Sadino" w:date="2025-01-31T14:35:00Z">
            <w:rPr>
              <w:rFonts w:asciiTheme="minorBidi" w:hAnsiTheme="minorBidi" w:cstheme="minorBidi"/>
              <w:b/>
              <w:bCs/>
              <w:i/>
              <w:sz w:val="22"/>
              <w:szCs w:val="22"/>
              <w:lang w:val="id-ID"/>
            </w:rPr>
          </w:rPrChange>
        </w:rPr>
        <w:t>Hospital Liaison Officer</w:t>
      </w:r>
      <w:r w:rsidRPr="00922713">
        <w:rPr>
          <w:rFonts w:ascii="Arial" w:hAnsi="Arial" w:cs="Arial"/>
          <w:b/>
          <w:bCs/>
          <w:sz w:val="22"/>
          <w:szCs w:val="22"/>
          <w:lang w:val="id-ID"/>
          <w:rPrChange w:id="421" w:author="Syahrani Rachmawati Sadino" w:date="2025-01-31T14:35:00Z">
            <w:rPr>
              <w:rFonts w:asciiTheme="minorBidi" w:hAnsiTheme="minorBidi" w:cstheme="minorBidi"/>
              <w:b/>
              <w:bCs/>
              <w:sz w:val="22"/>
              <w:szCs w:val="22"/>
              <w:lang w:val="id-ID"/>
            </w:rPr>
          </w:rPrChange>
        </w:rPr>
        <w:t xml:space="preserve"> (HLO) </w:t>
      </w:r>
      <w:r w:rsidRPr="00922713">
        <w:rPr>
          <w:rFonts w:ascii="Arial" w:hAnsi="Arial" w:cs="Arial"/>
          <w:sz w:val="22"/>
          <w:szCs w:val="22"/>
          <w:lang w:val="id-ID"/>
          <w:rPrChange w:id="422" w:author="Syahrani Rachmawati Sadino" w:date="2025-01-31T14:35:00Z">
            <w:rPr>
              <w:rFonts w:asciiTheme="minorBidi" w:hAnsiTheme="minorBidi" w:cstheme="minorBidi"/>
              <w:sz w:val="22"/>
              <w:szCs w:val="22"/>
              <w:lang w:val="id-ID"/>
            </w:rPr>
          </w:rPrChange>
        </w:rPr>
        <w:t xml:space="preserve">adalah pegawai </w:t>
      </w:r>
      <w:r w:rsidRPr="00922713">
        <w:rPr>
          <w:rFonts w:ascii="Arial" w:hAnsi="Arial" w:cs="Arial"/>
          <w:b/>
          <w:sz w:val="22"/>
          <w:szCs w:val="22"/>
          <w:lang w:val="fi-FI"/>
          <w:rPrChange w:id="423" w:author="Syahrani Rachmawati Sadino" w:date="2025-01-31T14:35:00Z">
            <w:rPr>
              <w:rFonts w:asciiTheme="minorBidi" w:hAnsiTheme="minorBidi" w:cstheme="minorBidi"/>
              <w:b/>
              <w:sz w:val="22"/>
              <w:szCs w:val="22"/>
              <w:lang w:val="fi-FI"/>
            </w:rPr>
          </w:rPrChange>
        </w:rPr>
        <w:t>PIHAK KEDUA</w:t>
      </w:r>
      <w:r w:rsidRPr="00922713">
        <w:rPr>
          <w:rFonts w:ascii="Arial" w:hAnsi="Arial" w:cs="Arial"/>
          <w:sz w:val="22"/>
          <w:szCs w:val="22"/>
          <w:lang w:val="fi-FI"/>
          <w:rPrChange w:id="424" w:author="Syahrani Rachmawati Sadino" w:date="2025-01-31T14:35:00Z">
            <w:rPr>
              <w:rFonts w:asciiTheme="minorBidi" w:hAnsiTheme="minorBidi" w:cstheme="minorBidi"/>
              <w:sz w:val="22"/>
              <w:szCs w:val="22"/>
              <w:lang w:val="fi-FI"/>
            </w:rPr>
          </w:rPrChange>
        </w:rPr>
        <w:t xml:space="preserve"> </w:t>
      </w:r>
      <w:r w:rsidRPr="00922713">
        <w:rPr>
          <w:rFonts w:ascii="Arial" w:hAnsi="Arial" w:cs="Arial"/>
          <w:sz w:val="22"/>
          <w:szCs w:val="22"/>
          <w:lang w:val="id-ID"/>
          <w:rPrChange w:id="425" w:author="Syahrani Rachmawati Sadino" w:date="2025-01-31T14:35:00Z">
            <w:rPr>
              <w:rFonts w:asciiTheme="minorBidi" w:hAnsiTheme="minorBidi" w:cstheme="minorBidi"/>
              <w:sz w:val="22"/>
              <w:szCs w:val="22"/>
              <w:lang w:val="id-ID"/>
            </w:rPr>
          </w:rPrChange>
        </w:rPr>
        <w:t xml:space="preserve">yang ditunjuk sebagai penghubung antara </w:t>
      </w:r>
      <w:r w:rsidRPr="00922713">
        <w:rPr>
          <w:rFonts w:ascii="Arial" w:hAnsi="Arial" w:cs="Arial"/>
          <w:b/>
          <w:sz w:val="22"/>
          <w:szCs w:val="22"/>
          <w:lang w:val="id-ID"/>
          <w:rPrChange w:id="426" w:author="Syahrani Rachmawati Sadino" w:date="2025-01-31T14:35:00Z">
            <w:rPr>
              <w:rFonts w:asciiTheme="minorBidi" w:hAnsiTheme="minorBidi" w:cstheme="minorBidi"/>
              <w:b/>
              <w:sz w:val="22"/>
              <w:szCs w:val="22"/>
              <w:lang w:val="id-ID"/>
            </w:rPr>
          </w:rPrChange>
        </w:rPr>
        <w:t>PIHAK KEDUA</w:t>
      </w:r>
      <w:r w:rsidRPr="00922713">
        <w:rPr>
          <w:rFonts w:ascii="Arial" w:hAnsi="Arial" w:cs="Arial"/>
          <w:sz w:val="22"/>
          <w:szCs w:val="22"/>
          <w:lang w:val="id-ID"/>
          <w:rPrChange w:id="427" w:author="Syahrani Rachmawati Sadino" w:date="2025-01-31T14:35:00Z">
            <w:rPr>
              <w:rFonts w:asciiTheme="minorBidi" w:hAnsiTheme="minorBidi" w:cstheme="minorBidi"/>
              <w:sz w:val="22"/>
              <w:szCs w:val="22"/>
              <w:lang w:val="id-ID"/>
            </w:rPr>
          </w:rPrChange>
        </w:rPr>
        <w:t xml:space="preserve"> dengan </w:t>
      </w:r>
      <w:r w:rsidRPr="00922713">
        <w:rPr>
          <w:rFonts w:ascii="Arial" w:hAnsi="Arial" w:cs="Arial"/>
          <w:b/>
          <w:sz w:val="22"/>
          <w:szCs w:val="22"/>
          <w:lang w:val="id-ID"/>
          <w:rPrChange w:id="428" w:author="Syahrani Rachmawati Sadino" w:date="2025-01-31T14:35:00Z">
            <w:rPr>
              <w:rFonts w:asciiTheme="minorBidi" w:hAnsiTheme="minorBidi" w:cstheme="minorBidi"/>
              <w:b/>
              <w:sz w:val="22"/>
              <w:szCs w:val="22"/>
              <w:lang w:val="id-ID"/>
            </w:rPr>
          </w:rPrChange>
        </w:rPr>
        <w:t>PIHAK PERTAMA</w:t>
      </w:r>
      <w:r w:rsidRPr="00922713">
        <w:rPr>
          <w:rFonts w:ascii="Arial" w:hAnsi="Arial" w:cs="Arial"/>
          <w:sz w:val="22"/>
          <w:szCs w:val="22"/>
          <w:lang w:val="id-ID"/>
          <w:rPrChange w:id="429" w:author="Syahrani Rachmawati Sadino" w:date="2025-01-31T14:35:00Z">
            <w:rPr>
              <w:rFonts w:asciiTheme="minorBidi" w:hAnsiTheme="minorBidi" w:cstheme="minorBidi"/>
              <w:sz w:val="22"/>
              <w:szCs w:val="22"/>
              <w:lang w:val="id-ID"/>
            </w:rPr>
          </w:rPrChange>
        </w:rPr>
        <w:t xml:space="preserve"> dan memiliki tugas termasuk tetapi tidak terbatas pada pemberian informasi </w:t>
      </w:r>
      <w:r w:rsidRPr="00922713">
        <w:rPr>
          <w:rFonts w:ascii="Arial" w:hAnsi="Arial" w:cs="Arial"/>
          <w:sz w:val="22"/>
          <w:szCs w:val="22"/>
          <w:lang w:val="fi-FI"/>
          <w:rPrChange w:id="430" w:author="Syahrani Rachmawati Sadino" w:date="2025-01-31T14:35:00Z">
            <w:rPr>
              <w:rFonts w:asciiTheme="minorBidi" w:hAnsiTheme="minorBidi" w:cstheme="minorBidi"/>
              <w:sz w:val="22"/>
              <w:szCs w:val="22"/>
              <w:lang w:val="fi-FI"/>
            </w:rPr>
          </w:rPrChange>
        </w:rPr>
        <w:t xml:space="preserve">tentang </w:t>
      </w:r>
      <w:r w:rsidRPr="00922713">
        <w:rPr>
          <w:rFonts w:ascii="Arial" w:hAnsi="Arial" w:cs="Arial"/>
          <w:sz w:val="22"/>
          <w:szCs w:val="22"/>
          <w:lang w:val="id-ID"/>
          <w:rPrChange w:id="431" w:author="Syahrani Rachmawati Sadino" w:date="2025-01-31T14:35:00Z">
            <w:rPr>
              <w:rFonts w:asciiTheme="minorBidi" w:hAnsiTheme="minorBidi" w:cstheme="minorBidi"/>
              <w:sz w:val="22"/>
              <w:szCs w:val="22"/>
              <w:lang w:val="id-ID"/>
            </w:rPr>
          </w:rPrChange>
        </w:rPr>
        <w:t xml:space="preserve">jadwal praktik, hak dan kewajiban </w:t>
      </w:r>
      <w:r w:rsidRPr="00922713">
        <w:rPr>
          <w:rFonts w:ascii="Arial" w:hAnsi="Arial" w:cs="Arial"/>
          <w:sz w:val="22"/>
          <w:szCs w:val="22"/>
          <w:lang w:val="fi-FI"/>
          <w:rPrChange w:id="432" w:author="Syahrani Rachmawati Sadino" w:date="2025-01-31T14:35:00Z">
            <w:rPr>
              <w:rFonts w:asciiTheme="minorBidi" w:hAnsiTheme="minorBidi" w:cstheme="minorBidi"/>
              <w:sz w:val="22"/>
              <w:szCs w:val="22"/>
              <w:lang w:val="fi-FI"/>
            </w:rPr>
          </w:rPrChange>
        </w:rPr>
        <w:t>Peserta</w:t>
      </w:r>
      <w:r w:rsidRPr="00922713">
        <w:rPr>
          <w:rFonts w:ascii="Arial" w:hAnsi="Arial" w:cs="Arial"/>
          <w:sz w:val="22"/>
          <w:szCs w:val="22"/>
          <w:lang w:val="id-ID"/>
          <w:rPrChange w:id="433" w:author="Syahrani Rachmawati Sadino" w:date="2025-01-31T14:35:00Z">
            <w:rPr>
              <w:rFonts w:asciiTheme="minorBidi" w:hAnsiTheme="minorBidi" w:cstheme="minorBidi"/>
              <w:sz w:val="22"/>
              <w:szCs w:val="22"/>
              <w:lang w:val="id-ID"/>
            </w:rPr>
          </w:rPrChange>
        </w:rPr>
        <w:t xml:space="preserve"> serta menangani keluhan Peserta</w:t>
      </w:r>
      <w:r w:rsidR="005D130D" w:rsidRPr="00922713">
        <w:rPr>
          <w:rFonts w:ascii="Arial" w:hAnsi="Arial" w:cs="Arial"/>
          <w:sz w:val="22"/>
          <w:szCs w:val="22"/>
          <w:lang w:val="fi-FI"/>
          <w:rPrChange w:id="434" w:author="Syahrani Rachmawati Sadino" w:date="2025-01-31T14:35:00Z">
            <w:rPr>
              <w:rFonts w:asciiTheme="minorBidi" w:hAnsiTheme="minorBidi" w:cstheme="minorBidi"/>
              <w:sz w:val="22"/>
              <w:szCs w:val="22"/>
              <w:lang w:val="fi-FI"/>
            </w:rPr>
          </w:rPrChange>
        </w:rPr>
        <w:t>.</w:t>
      </w:r>
    </w:p>
    <w:p w14:paraId="0230B4AC" w14:textId="77777777" w:rsidR="00F07F38" w:rsidRPr="00922713" w:rsidRDefault="00F07F38">
      <w:pPr>
        <w:pStyle w:val="ListParagraph"/>
        <w:spacing w:line="276" w:lineRule="auto"/>
        <w:ind w:left="851" w:hanging="426"/>
        <w:rPr>
          <w:rFonts w:ascii="Arial" w:eastAsia="MS Gothic" w:hAnsi="Arial" w:cs="Arial"/>
          <w:b/>
          <w:sz w:val="22"/>
          <w:szCs w:val="22"/>
          <w:lang w:val="fi-FI"/>
          <w:rPrChange w:id="435" w:author="Syahrani Rachmawati Sadino" w:date="2025-01-31T14:35:00Z">
            <w:rPr>
              <w:rFonts w:asciiTheme="minorBidi" w:eastAsia="MS Gothic" w:hAnsiTheme="minorBidi" w:cstheme="minorBidi"/>
              <w:b/>
              <w:sz w:val="22"/>
              <w:szCs w:val="22"/>
              <w:lang w:val="fi-FI"/>
            </w:rPr>
          </w:rPrChange>
        </w:rPr>
        <w:pPrChange w:id="436" w:author="Syahrani Rachmawati Sadino" w:date="2025-01-31T15:00:00Z">
          <w:pPr>
            <w:pStyle w:val="ListParagraph"/>
            <w:spacing w:line="240" w:lineRule="auto"/>
            <w:ind w:left="851" w:hanging="426"/>
          </w:pPr>
        </w:pPrChange>
      </w:pPr>
    </w:p>
    <w:p w14:paraId="218FDBCA" w14:textId="4D741D3D" w:rsidR="00C728D5" w:rsidRPr="00922713" w:rsidRDefault="00C728D5">
      <w:pPr>
        <w:numPr>
          <w:ilvl w:val="1"/>
          <w:numId w:val="30"/>
        </w:numPr>
        <w:spacing w:line="276" w:lineRule="auto"/>
        <w:ind w:left="851" w:hanging="426"/>
        <w:jc w:val="both"/>
        <w:rPr>
          <w:rFonts w:ascii="Arial" w:eastAsia="MS Gothic" w:hAnsi="Arial" w:cs="Arial"/>
          <w:noProof w:val="0"/>
          <w:sz w:val="22"/>
          <w:szCs w:val="22"/>
          <w:lang w:val="fi-FI"/>
          <w:rPrChange w:id="437" w:author="Syahrani Rachmawati Sadino" w:date="2025-01-31T14:35:00Z">
            <w:rPr>
              <w:rFonts w:asciiTheme="minorBidi" w:eastAsia="MS Gothic" w:hAnsiTheme="minorBidi" w:cstheme="minorBidi"/>
              <w:noProof w:val="0"/>
              <w:sz w:val="22"/>
              <w:szCs w:val="22"/>
              <w:lang w:val="fi-FI"/>
            </w:rPr>
          </w:rPrChange>
        </w:rPr>
        <w:pPrChange w:id="438" w:author="Syahrani Rachmawati Sadino" w:date="2025-01-31T15:00:00Z">
          <w:pPr>
            <w:numPr>
              <w:ilvl w:val="1"/>
              <w:numId w:val="30"/>
            </w:numPr>
            <w:ind w:left="851" w:hanging="426"/>
            <w:jc w:val="both"/>
          </w:pPr>
        </w:pPrChange>
      </w:pPr>
      <w:r w:rsidRPr="00922713">
        <w:rPr>
          <w:rFonts w:ascii="Arial" w:eastAsia="MS Gothic" w:hAnsi="Arial" w:cs="Arial"/>
          <w:b/>
          <w:noProof w:val="0"/>
          <w:sz w:val="22"/>
          <w:szCs w:val="22"/>
          <w:lang w:val="fi-FI"/>
          <w:rPrChange w:id="439" w:author="Syahrani Rachmawati Sadino" w:date="2025-01-31T14:35:00Z">
            <w:rPr>
              <w:rFonts w:asciiTheme="minorBidi" w:eastAsia="MS Gothic" w:hAnsiTheme="minorBidi" w:cstheme="minorBidi"/>
              <w:b/>
              <w:noProof w:val="0"/>
              <w:sz w:val="22"/>
              <w:szCs w:val="22"/>
              <w:lang w:val="fi-FI"/>
            </w:rPr>
          </w:rPrChange>
        </w:rPr>
        <w:t>Instalasi Farmasi (IF Klinik)</w:t>
      </w:r>
      <w:r w:rsidRPr="00922713">
        <w:rPr>
          <w:rFonts w:ascii="Arial" w:eastAsia="MS Gothic" w:hAnsi="Arial" w:cs="Arial"/>
          <w:noProof w:val="0"/>
          <w:sz w:val="22"/>
          <w:szCs w:val="22"/>
          <w:lang w:val="fi-FI"/>
          <w:rPrChange w:id="440" w:author="Syahrani Rachmawati Sadino" w:date="2025-01-31T14:35:00Z">
            <w:rPr>
              <w:rFonts w:asciiTheme="minorBidi" w:eastAsia="MS Gothic" w:hAnsiTheme="minorBidi" w:cstheme="minorBidi"/>
              <w:noProof w:val="0"/>
              <w:sz w:val="22"/>
              <w:szCs w:val="22"/>
              <w:lang w:val="fi-FI"/>
            </w:rPr>
          </w:rPrChange>
        </w:rPr>
        <w:t xml:space="preserve"> </w:t>
      </w:r>
      <w:r w:rsidRPr="00922713">
        <w:rPr>
          <w:rFonts w:ascii="Arial" w:hAnsi="Arial" w:cs="Arial"/>
          <w:sz w:val="22"/>
          <w:szCs w:val="22"/>
          <w:lang w:val="sv-SE"/>
          <w:rPrChange w:id="441" w:author="Syahrani Rachmawati Sadino" w:date="2025-01-31T14:35:00Z">
            <w:rPr>
              <w:rFonts w:asciiTheme="minorBidi" w:hAnsiTheme="minorBidi" w:cstheme="minorBidi"/>
              <w:sz w:val="22"/>
              <w:szCs w:val="22"/>
              <w:lang w:val="sv-SE"/>
            </w:rPr>
          </w:rPrChange>
        </w:rPr>
        <w:t xml:space="preserve">adalah penyedia jasa farmasi </w:t>
      </w:r>
      <w:r w:rsidRPr="00922713">
        <w:rPr>
          <w:rFonts w:ascii="Arial" w:hAnsi="Arial" w:cs="Arial"/>
          <w:b/>
          <w:sz w:val="22"/>
          <w:szCs w:val="22"/>
          <w:lang w:val="sv-SE"/>
          <w:rPrChange w:id="442" w:author="Syahrani Rachmawati Sadino" w:date="2025-01-31T14:35:00Z">
            <w:rPr>
              <w:rFonts w:asciiTheme="minorBidi" w:hAnsiTheme="minorBidi" w:cstheme="minorBidi"/>
              <w:b/>
              <w:sz w:val="22"/>
              <w:szCs w:val="22"/>
              <w:lang w:val="sv-SE"/>
            </w:rPr>
          </w:rPrChange>
        </w:rPr>
        <w:t>PIHAK KEDUA</w:t>
      </w:r>
      <w:r w:rsidR="005D130D" w:rsidRPr="00922713">
        <w:rPr>
          <w:rFonts w:ascii="Arial" w:eastAsia="MS Gothic" w:hAnsi="Arial" w:cs="Arial"/>
          <w:noProof w:val="0"/>
          <w:sz w:val="22"/>
          <w:szCs w:val="22"/>
          <w:lang w:val="fi-FI"/>
          <w:rPrChange w:id="443" w:author="Syahrani Rachmawati Sadino" w:date="2025-01-31T14:35:00Z">
            <w:rPr>
              <w:rFonts w:asciiTheme="minorBidi" w:eastAsia="MS Gothic" w:hAnsiTheme="minorBidi" w:cstheme="minorBidi"/>
              <w:noProof w:val="0"/>
              <w:sz w:val="22"/>
              <w:szCs w:val="22"/>
              <w:lang w:val="fi-FI"/>
            </w:rPr>
          </w:rPrChange>
        </w:rPr>
        <w:t>.</w:t>
      </w:r>
    </w:p>
    <w:p w14:paraId="26EF9BCB" w14:textId="77777777" w:rsidR="00C728D5" w:rsidRPr="00922713" w:rsidRDefault="00C728D5">
      <w:pPr>
        <w:pStyle w:val="ListParagraph"/>
        <w:spacing w:line="276" w:lineRule="auto"/>
        <w:ind w:left="851" w:hanging="426"/>
        <w:rPr>
          <w:rFonts w:ascii="Arial" w:hAnsi="Arial" w:cs="Arial"/>
          <w:b/>
          <w:sz w:val="22"/>
          <w:szCs w:val="22"/>
          <w:lang w:val="sv-SE"/>
          <w:rPrChange w:id="444" w:author="Syahrani Rachmawati Sadino" w:date="2025-01-31T14:35:00Z">
            <w:rPr>
              <w:rFonts w:asciiTheme="minorBidi" w:hAnsiTheme="minorBidi" w:cstheme="minorBidi"/>
              <w:b/>
              <w:sz w:val="22"/>
              <w:szCs w:val="22"/>
              <w:lang w:val="sv-SE"/>
            </w:rPr>
          </w:rPrChange>
        </w:rPr>
        <w:pPrChange w:id="445" w:author="Syahrani Rachmawati Sadino" w:date="2025-01-31T15:00:00Z">
          <w:pPr>
            <w:pStyle w:val="ListParagraph"/>
            <w:spacing w:line="240" w:lineRule="auto"/>
            <w:ind w:left="851" w:hanging="426"/>
          </w:pPr>
        </w:pPrChange>
      </w:pPr>
    </w:p>
    <w:p w14:paraId="51388932" w14:textId="3DEAAA3A" w:rsidR="009C7F80" w:rsidRPr="00922713" w:rsidRDefault="00C728D5">
      <w:pPr>
        <w:numPr>
          <w:ilvl w:val="1"/>
          <w:numId w:val="30"/>
        </w:numPr>
        <w:spacing w:line="276" w:lineRule="auto"/>
        <w:ind w:left="851" w:hanging="426"/>
        <w:jc w:val="both"/>
        <w:rPr>
          <w:rFonts w:ascii="Arial" w:eastAsia="MS Gothic" w:hAnsi="Arial" w:cs="Arial"/>
          <w:noProof w:val="0"/>
          <w:sz w:val="22"/>
          <w:szCs w:val="22"/>
          <w:lang w:val="fi-FI"/>
          <w:rPrChange w:id="446" w:author="Syahrani Rachmawati Sadino" w:date="2025-01-31T14:35:00Z">
            <w:rPr>
              <w:rFonts w:asciiTheme="minorBidi" w:eastAsia="MS Gothic" w:hAnsiTheme="minorBidi" w:cstheme="minorBidi"/>
              <w:noProof w:val="0"/>
              <w:sz w:val="22"/>
              <w:szCs w:val="22"/>
              <w:lang w:val="fi-FI"/>
            </w:rPr>
          </w:rPrChange>
        </w:rPr>
        <w:pPrChange w:id="447" w:author="Syahrani Rachmawati Sadino" w:date="2025-01-31T15:00:00Z">
          <w:pPr>
            <w:numPr>
              <w:ilvl w:val="1"/>
              <w:numId w:val="30"/>
            </w:numPr>
            <w:ind w:left="851" w:hanging="426"/>
            <w:jc w:val="both"/>
          </w:pPr>
        </w:pPrChange>
      </w:pPr>
      <w:commentRangeStart w:id="448"/>
      <w:r w:rsidRPr="00922713">
        <w:rPr>
          <w:rFonts w:ascii="Arial" w:hAnsi="Arial" w:cs="Arial"/>
          <w:b/>
          <w:sz w:val="22"/>
          <w:szCs w:val="22"/>
          <w:lang w:val="sv-SE"/>
          <w:rPrChange w:id="449" w:author="Syahrani Rachmawati Sadino" w:date="2025-01-31T14:35:00Z">
            <w:rPr>
              <w:rFonts w:asciiTheme="minorBidi" w:hAnsiTheme="minorBidi" w:cstheme="minorBidi"/>
              <w:b/>
              <w:sz w:val="22"/>
              <w:szCs w:val="22"/>
              <w:lang w:val="sv-SE"/>
            </w:rPr>
          </w:rPrChange>
        </w:rPr>
        <w:t>Jenis Pelayanan (Jenpel)</w:t>
      </w:r>
      <w:r w:rsidRPr="00922713">
        <w:rPr>
          <w:rFonts w:ascii="Arial" w:hAnsi="Arial" w:cs="Arial"/>
          <w:sz w:val="22"/>
          <w:szCs w:val="22"/>
          <w:lang w:val="sv-SE"/>
          <w:rPrChange w:id="450" w:author="Syahrani Rachmawati Sadino" w:date="2025-01-31T14:35:00Z">
            <w:rPr>
              <w:rFonts w:asciiTheme="minorBidi" w:hAnsiTheme="minorBidi" w:cstheme="minorBidi"/>
              <w:sz w:val="22"/>
              <w:szCs w:val="22"/>
              <w:lang w:val="sv-SE"/>
            </w:rPr>
          </w:rPrChange>
        </w:rPr>
        <w:t xml:space="preserve"> adalah daftar pelayanan kesehatan dan tarif kesepakatan yang disepakati </w:t>
      </w:r>
      <w:r w:rsidR="00A20015" w:rsidRPr="00922713">
        <w:rPr>
          <w:rFonts w:ascii="Arial" w:hAnsi="Arial" w:cs="Arial"/>
          <w:b/>
          <w:bCs/>
          <w:sz w:val="22"/>
          <w:szCs w:val="22"/>
          <w:lang w:val="sv-SE"/>
          <w:rPrChange w:id="451" w:author="Syahrani Rachmawati Sadino" w:date="2025-01-31T14:35:00Z">
            <w:rPr>
              <w:rFonts w:asciiTheme="minorBidi" w:hAnsiTheme="minorBidi" w:cstheme="minorBidi"/>
              <w:b/>
              <w:bCs/>
              <w:sz w:val="22"/>
              <w:szCs w:val="22"/>
              <w:lang w:val="sv-SE"/>
            </w:rPr>
          </w:rPrChange>
        </w:rPr>
        <w:t>PARA</w:t>
      </w:r>
      <w:del w:id="452" w:author="Yohanita Dewi Chandra Murti" w:date="2025-01-16T09:42:00Z">
        <w:r w:rsidR="00A20015" w:rsidRPr="00922713" w:rsidDel="0022016A">
          <w:rPr>
            <w:rFonts w:ascii="Arial" w:hAnsi="Arial" w:cs="Arial"/>
            <w:b/>
            <w:bCs/>
            <w:sz w:val="22"/>
            <w:szCs w:val="22"/>
            <w:lang w:val="sv-SE"/>
            <w:rPrChange w:id="453" w:author="Syahrani Rachmawati Sadino" w:date="2025-01-31T14:35:00Z">
              <w:rPr>
                <w:rFonts w:asciiTheme="minorBidi" w:hAnsiTheme="minorBidi" w:cstheme="minorBidi"/>
                <w:b/>
                <w:bCs/>
                <w:sz w:val="22"/>
                <w:szCs w:val="22"/>
                <w:lang w:val="sv-SE"/>
              </w:rPr>
            </w:rPrChange>
          </w:rPr>
          <w:delText>H</w:delText>
        </w:r>
      </w:del>
      <w:r w:rsidR="00A20015" w:rsidRPr="00922713">
        <w:rPr>
          <w:rFonts w:ascii="Arial" w:hAnsi="Arial" w:cs="Arial"/>
          <w:b/>
          <w:bCs/>
          <w:sz w:val="22"/>
          <w:szCs w:val="22"/>
          <w:lang w:val="sv-SE"/>
          <w:rPrChange w:id="454" w:author="Syahrani Rachmawati Sadino" w:date="2025-01-31T14:35:00Z">
            <w:rPr>
              <w:rFonts w:asciiTheme="minorBidi" w:hAnsiTheme="minorBidi" w:cstheme="minorBidi"/>
              <w:b/>
              <w:bCs/>
              <w:sz w:val="22"/>
              <w:szCs w:val="22"/>
              <w:lang w:val="sv-SE"/>
            </w:rPr>
          </w:rPrChange>
        </w:rPr>
        <w:t xml:space="preserve"> PIHAK</w:t>
      </w:r>
      <w:r w:rsidRPr="00922713">
        <w:rPr>
          <w:rFonts w:ascii="Arial" w:hAnsi="Arial" w:cs="Arial"/>
          <w:b/>
          <w:sz w:val="22"/>
          <w:szCs w:val="22"/>
          <w:lang w:val="sv-SE"/>
          <w:rPrChange w:id="455" w:author="Syahrani Rachmawati Sadino" w:date="2025-01-31T14:35:00Z">
            <w:rPr>
              <w:rFonts w:asciiTheme="minorBidi" w:hAnsiTheme="minorBidi" w:cstheme="minorBidi"/>
              <w:b/>
              <w:sz w:val="22"/>
              <w:szCs w:val="22"/>
              <w:lang w:val="sv-SE"/>
            </w:rPr>
          </w:rPrChange>
        </w:rPr>
        <w:t xml:space="preserve"> </w:t>
      </w:r>
      <w:r w:rsidRPr="00922713">
        <w:rPr>
          <w:rFonts w:ascii="Arial" w:hAnsi="Arial" w:cs="Arial"/>
          <w:sz w:val="22"/>
          <w:szCs w:val="22"/>
          <w:lang w:val="sv-SE"/>
          <w:rPrChange w:id="456" w:author="Syahrani Rachmawati Sadino" w:date="2025-01-31T14:35:00Z">
            <w:rPr>
              <w:rFonts w:asciiTheme="minorBidi" w:hAnsiTheme="minorBidi" w:cstheme="minorBidi"/>
              <w:sz w:val="22"/>
              <w:szCs w:val="22"/>
              <w:lang w:val="sv-SE"/>
            </w:rPr>
          </w:rPrChange>
        </w:rPr>
        <w:t xml:space="preserve">yang diatur dalam </w:t>
      </w:r>
      <w:r w:rsidRPr="00922713">
        <w:rPr>
          <w:rFonts w:ascii="Arial" w:hAnsi="Arial" w:cs="Arial"/>
          <w:bCs/>
          <w:sz w:val="22"/>
          <w:szCs w:val="22"/>
          <w:lang w:val="sv-SE"/>
          <w:rPrChange w:id="457" w:author="Syahrani Rachmawati Sadino" w:date="2025-01-31T14:35:00Z">
            <w:rPr>
              <w:rFonts w:asciiTheme="minorBidi" w:hAnsiTheme="minorBidi" w:cstheme="minorBidi"/>
              <w:bCs/>
              <w:sz w:val="22"/>
              <w:szCs w:val="22"/>
              <w:lang w:val="sv-SE"/>
            </w:rPr>
          </w:rPrChange>
        </w:rPr>
        <w:t>Lampiran</w:t>
      </w:r>
      <w:r w:rsidR="005D130D" w:rsidRPr="00922713">
        <w:rPr>
          <w:rFonts w:ascii="Arial" w:hAnsi="Arial" w:cs="Arial"/>
          <w:sz w:val="22"/>
          <w:szCs w:val="22"/>
          <w:lang w:val="sv-SE"/>
          <w:rPrChange w:id="458" w:author="Syahrani Rachmawati Sadino" w:date="2025-01-31T14:35:00Z">
            <w:rPr>
              <w:rFonts w:asciiTheme="minorBidi" w:hAnsiTheme="minorBidi" w:cstheme="minorBidi"/>
              <w:sz w:val="22"/>
              <w:szCs w:val="22"/>
              <w:lang w:val="sv-SE"/>
            </w:rPr>
          </w:rPrChange>
        </w:rPr>
        <w:t xml:space="preserve"> </w:t>
      </w:r>
      <w:r w:rsidRPr="00922713">
        <w:rPr>
          <w:rFonts w:ascii="Arial" w:hAnsi="Arial" w:cs="Arial"/>
          <w:sz w:val="22"/>
          <w:szCs w:val="22"/>
          <w:lang w:val="sv-SE"/>
          <w:rPrChange w:id="459" w:author="Syahrani Rachmawati Sadino" w:date="2025-01-31T14:35:00Z">
            <w:rPr>
              <w:rFonts w:asciiTheme="minorBidi" w:hAnsiTheme="minorBidi" w:cstheme="minorBidi"/>
              <w:sz w:val="22"/>
              <w:szCs w:val="22"/>
              <w:lang w:val="sv-SE"/>
            </w:rPr>
          </w:rPrChange>
        </w:rPr>
        <w:t>Perjanjian ini</w:t>
      </w:r>
      <w:commentRangeEnd w:id="448"/>
      <w:r w:rsidR="00D64C38" w:rsidRPr="00922713">
        <w:rPr>
          <w:rStyle w:val="CommentReference"/>
          <w:rFonts w:ascii="Arial" w:hAnsi="Arial" w:cs="Arial"/>
          <w:sz w:val="22"/>
          <w:szCs w:val="22"/>
          <w:lang w:val="x-none" w:eastAsia="x-none"/>
          <w:rPrChange w:id="460" w:author="Syahrani Rachmawati Sadino" w:date="2025-01-31T14:35:00Z">
            <w:rPr>
              <w:rStyle w:val="CommentReference"/>
              <w:rFonts w:asciiTheme="minorBidi" w:hAnsiTheme="minorBidi" w:cstheme="minorBidi"/>
              <w:sz w:val="22"/>
              <w:szCs w:val="22"/>
              <w:lang w:val="x-none" w:eastAsia="x-none"/>
            </w:rPr>
          </w:rPrChange>
        </w:rPr>
        <w:commentReference w:id="448"/>
      </w:r>
      <w:r w:rsidR="005D130D" w:rsidRPr="00922713">
        <w:rPr>
          <w:rFonts w:ascii="Arial" w:hAnsi="Arial" w:cs="Arial"/>
          <w:sz w:val="22"/>
          <w:szCs w:val="22"/>
          <w:lang w:val="sv-SE"/>
          <w:rPrChange w:id="461" w:author="Syahrani Rachmawati Sadino" w:date="2025-01-31T14:35:00Z">
            <w:rPr>
              <w:rFonts w:asciiTheme="minorBidi" w:hAnsiTheme="minorBidi" w:cstheme="minorBidi"/>
              <w:sz w:val="22"/>
              <w:szCs w:val="22"/>
              <w:lang w:val="sv-SE"/>
            </w:rPr>
          </w:rPrChange>
        </w:rPr>
        <w:t>.</w:t>
      </w:r>
    </w:p>
    <w:p w14:paraId="2AAFB3B6" w14:textId="353D0C2F" w:rsidR="00C728D5" w:rsidRPr="00922713" w:rsidRDefault="00C728D5">
      <w:pPr>
        <w:pStyle w:val="BodyText"/>
        <w:numPr>
          <w:ilvl w:val="0"/>
          <w:numId w:val="0"/>
        </w:numPr>
        <w:spacing w:after="0" w:line="276" w:lineRule="auto"/>
        <w:rPr>
          <w:rFonts w:ascii="Arial" w:hAnsi="Arial" w:cs="Arial"/>
          <w:sz w:val="22"/>
          <w:szCs w:val="22"/>
          <w:lang w:val="fi-FI"/>
          <w:rPrChange w:id="462" w:author="Syahrani Rachmawati Sadino" w:date="2025-01-31T14:35:00Z">
            <w:rPr>
              <w:rFonts w:asciiTheme="minorBidi" w:hAnsiTheme="minorBidi" w:cstheme="minorBidi"/>
              <w:sz w:val="22"/>
              <w:szCs w:val="22"/>
              <w:lang w:val="fi-FI"/>
            </w:rPr>
          </w:rPrChange>
        </w:rPr>
        <w:pPrChange w:id="463" w:author="Syahrani Rachmawati Sadino" w:date="2025-01-31T15:00:00Z">
          <w:pPr>
            <w:pStyle w:val="BodyText"/>
            <w:numPr>
              <w:ilvl w:val="0"/>
              <w:numId w:val="0"/>
            </w:numPr>
            <w:tabs>
              <w:tab w:val="clear" w:pos="4560"/>
            </w:tabs>
            <w:spacing w:after="0"/>
            <w:ind w:left="0" w:firstLine="0"/>
          </w:pPr>
        </w:pPrChange>
      </w:pPr>
    </w:p>
    <w:p w14:paraId="318E2293" w14:textId="496D3EE5" w:rsidR="00C728D5" w:rsidRPr="00922713" w:rsidRDefault="00D64C38">
      <w:pPr>
        <w:numPr>
          <w:ilvl w:val="1"/>
          <w:numId w:val="30"/>
        </w:numPr>
        <w:spacing w:line="276" w:lineRule="auto"/>
        <w:ind w:left="851" w:hanging="426"/>
        <w:jc w:val="both"/>
        <w:rPr>
          <w:rFonts w:ascii="Arial" w:eastAsia="MS Gothic" w:hAnsi="Arial" w:cs="Arial"/>
          <w:noProof w:val="0"/>
          <w:sz w:val="22"/>
          <w:szCs w:val="22"/>
          <w:lang w:val="fi-FI"/>
          <w:rPrChange w:id="464" w:author="Syahrani Rachmawati Sadino" w:date="2025-01-31T14:35:00Z">
            <w:rPr>
              <w:rFonts w:asciiTheme="minorBidi" w:eastAsia="MS Gothic" w:hAnsiTheme="minorBidi" w:cstheme="minorBidi"/>
              <w:noProof w:val="0"/>
              <w:sz w:val="22"/>
              <w:szCs w:val="22"/>
              <w:lang w:val="fi-FI"/>
            </w:rPr>
          </w:rPrChange>
        </w:rPr>
        <w:pPrChange w:id="465" w:author="Syahrani Rachmawati Sadino" w:date="2025-01-31T15:00:00Z">
          <w:pPr>
            <w:numPr>
              <w:ilvl w:val="1"/>
              <w:numId w:val="30"/>
            </w:numPr>
            <w:ind w:left="851" w:hanging="426"/>
            <w:jc w:val="both"/>
          </w:pPr>
        </w:pPrChange>
      </w:pPr>
      <w:r w:rsidRPr="00922713">
        <w:rPr>
          <w:rFonts w:ascii="Arial" w:eastAsia="Calibri" w:hAnsi="Arial" w:cs="Arial"/>
          <w:b/>
          <w:sz w:val="22"/>
          <w:szCs w:val="22"/>
          <w:lang w:val="fi-FI"/>
          <w:rPrChange w:id="466" w:author="Syahrani Rachmawati Sadino" w:date="2025-01-31T14:35:00Z">
            <w:rPr>
              <w:rFonts w:asciiTheme="minorBidi" w:eastAsia="Calibri" w:hAnsiTheme="minorBidi" w:cstheme="minorBidi"/>
              <w:b/>
              <w:sz w:val="22"/>
              <w:szCs w:val="22"/>
              <w:lang w:val="fi-FI"/>
            </w:rPr>
          </w:rPrChange>
        </w:rPr>
        <w:t xml:space="preserve">Kartu </w:t>
      </w:r>
      <w:r w:rsidRPr="00922713">
        <w:rPr>
          <w:rFonts w:ascii="Arial" w:eastAsia="Calibri" w:hAnsi="Arial" w:cs="Arial"/>
          <w:b/>
          <w:sz w:val="22"/>
          <w:szCs w:val="22"/>
          <w:lang w:val="fi-FI"/>
          <w:rPrChange w:id="467" w:author="Syahrani Rachmawati Sadino" w:date="2025-01-31T14:35:00Z">
            <w:rPr>
              <w:rFonts w:asciiTheme="minorBidi" w:eastAsia="Calibri" w:hAnsiTheme="minorBidi" w:cstheme="minorBidi"/>
              <w:b/>
              <w:sz w:val="22"/>
              <w:szCs w:val="22"/>
              <w:highlight w:val="yellow"/>
              <w:lang w:val="fi-FI"/>
            </w:rPr>
          </w:rPrChange>
        </w:rPr>
        <w:t>BRILIFE</w:t>
      </w:r>
      <w:r w:rsidRPr="00922713">
        <w:rPr>
          <w:rFonts w:ascii="Arial" w:eastAsia="Calibri" w:hAnsi="Arial" w:cs="Arial"/>
          <w:sz w:val="22"/>
          <w:szCs w:val="22"/>
          <w:lang w:val="fi-FI"/>
          <w:rPrChange w:id="468" w:author="Syahrani Rachmawati Sadino" w:date="2025-01-31T14:35:00Z">
            <w:rPr>
              <w:rFonts w:asciiTheme="minorBidi" w:eastAsia="Calibri" w:hAnsiTheme="minorBidi" w:cstheme="minorBidi"/>
              <w:sz w:val="22"/>
              <w:szCs w:val="22"/>
              <w:lang w:val="fi-FI"/>
            </w:rPr>
          </w:rPrChange>
        </w:rPr>
        <w:t xml:space="preserve"> adalah bukti keikutsertaan pertanggungan asuransi Peserta di </w:t>
      </w:r>
      <w:r w:rsidRPr="00922713">
        <w:rPr>
          <w:rFonts w:ascii="Arial" w:eastAsia="Calibri" w:hAnsi="Arial" w:cs="Arial"/>
          <w:b/>
          <w:sz w:val="22"/>
          <w:szCs w:val="22"/>
          <w:lang w:val="fi-FI"/>
          <w:rPrChange w:id="469" w:author="Syahrani Rachmawati Sadino" w:date="2025-01-31T14:35:00Z">
            <w:rPr>
              <w:rFonts w:asciiTheme="minorBidi" w:eastAsia="Calibri" w:hAnsiTheme="minorBidi" w:cstheme="minorBidi"/>
              <w:b/>
              <w:sz w:val="22"/>
              <w:szCs w:val="22"/>
              <w:lang w:val="fi-FI"/>
            </w:rPr>
          </w:rPrChange>
        </w:rPr>
        <w:t>PIHAK PERTAMA</w:t>
      </w:r>
      <w:r w:rsidRPr="00922713">
        <w:rPr>
          <w:rFonts w:ascii="Arial" w:eastAsia="Calibri" w:hAnsi="Arial" w:cs="Arial"/>
          <w:sz w:val="22"/>
          <w:szCs w:val="22"/>
          <w:lang w:val="fi-FI"/>
          <w:rPrChange w:id="470" w:author="Syahrani Rachmawati Sadino" w:date="2025-01-31T14:35:00Z">
            <w:rPr>
              <w:rFonts w:asciiTheme="minorBidi" w:eastAsia="Calibri" w:hAnsiTheme="minorBidi" w:cstheme="minorBidi"/>
              <w:sz w:val="22"/>
              <w:szCs w:val="22"/>
              <w:lang w:val="fi-FI"/>
            </w:rPr>
          </w:rPrChange>
        </w:rPr>
        <w:t xml:space="preserve"> dengan logo </w:t>
      </w:r>
      <w:r w:rsidRPr="00922713">
        <w:rPr>
          <w:rFonts w:ascii="Arial" w:eastAsia="Calibri" w:hAnsi="Arial" w:cs="Arial"/>
          <w:sz w:val="22"/>
          <w:szCs w:val="22"/>
          <w:lang w:val="fi-FI"/>
          <w:rPrChange w:id="471" w:author="Syahrani Rachmawati Sadino" w:date="2025-01-31T14:35:00Z">
            <w:rPr>
              <w:rFonts w:asciiTheme="minorBidi" w:eastAsia="Calibri" w:hAnsiTheme="minorBidi" w:cstheme="minorBidi"/>
              <w:sz w:val="22"/>
              <w:szCs w:val="22"/>
              <w:highlight w:val="yellow"/>
              <w:lang w:val="fi-FI"/>
            </w:rPr>
          </w:rPrChange>
        </w:rPr>
        <w:t>BRILIFE</w:t>
      </w:r>
      <w:r w:rsidRPr="00922713">
        <w:rPr>
          <w:rFonts w:ascii="Arial" w:eastAsia="Calibri" w:hAnsi="Arial" w:cs="Arial"/>
          <w:sz w:val="22"/>
          <w:szCs w:val="22"/>
          <w:lang w:val="fi-FI"/>
          <w:rPrChange w:id="472" w:author="Syahrani Rachmawati Sadino" w:date="2025-01-31T14:35:00Z">
            <w:rPr>
              <w:rFonts w:asciiTheme="minorBidi" w:eastAsia="Calibri" w:hAnsiTheme="minorBidi" w:cstheme="minorBidi"/>
              <w:sz w:val="22"/>
              <w:szCs w:val="22"/>
              <w:lang w:val="fi-FI"/>
            </w:rPr>
          </w:rPrChange>
        </w:rPr>
        <w:t xml:space="preserve"> dan/ atau dengan </w:t>
      </w:r>
      <w:r w:rsidRPr="00922713">
        <w:rPr>
          <w:rFonts w:ascii="Arial" w:eastAsia="Calibri" w:hAnsi="Arial" w:cs="Arial"/>
          <w:sz w:val="22"/>
          <w:szCs w:val="22"/>
          <w:lang w:val="fi-FI"/>
          <w:rPrChange w:id="473" w:author="Syahrani Rachmawati Sadino" w:date="2025-01-31T14:35:00Z">
            <w:rPr>
              <w:rFonts w:asciiTheme="minorBidi" w:eastAsia="Calibri" w:hAnsiTheme="minorBidi" w:cstheme="minorBidi"/>
              <w:sz w:val="22"/>
              <w:szCs w:val="22"/>
              <w:highlight w:val="yellow"/>
              <w:lang w:val="fi-FI"/>
            </w:rPr>
          </w:rPrChange>
        </w:rPr>
        <w:t xml:space="preserve">logo </w:t>
      </w:r>
      <w:r w:rsidRPr="00922713">
        <w:rPr>
          <w:rFonts w:ascii="Arial" w:eastAsia="Calibri" w:hAnsi="Arial" w:cs="Arial"/>
          <w:i/>
          <w:sz w:val="22"/>
          <w:szCs w:val="22"/>
          <w:lang w:val="fi-FI"/>
          <w:rPrChange w:id="474" w:author="Syahrani Rachmawati Sadino" w:date="2025-01-31T14:35:00Z">
            <w:rPr>
              <w:rFonts w:asciiTheme="minorBidi" w:eastAsia="Calibri" w:hAnsiTheme="minorBidi" w:cstheme="minorBidi"/>
              <w:i/>
              <w:sz w:val="22"/>
              <w:szCs w:val="22"/>
              <w:highlight w:val="yellow"/>
              <w:lang w:val="fi-FI"/>
            </w:rPr>
          </w:rPrChange>
        </w:rPr>
        <w:t>Co-Branding</w:t>
      </w:r>
      <w:r w:rsidRPr="00922713">
        <w:rPr>
          <w:rFonts w:ascii="Arial" w:eastAsia="Calibri" w:hAnsi="Arial" w:cs="Arial"/>
          <w:sz w:val="22"/>
          <w:szCs w:val="22"/>
          <w:lang w:val="fi-FI"/>
          <w:rPrChange w:id="475" w:author="Syahrani Rachmawati Sadino" w:date="2025-01-31T14:35:00Z">
            <w:rPr>
              <w:rFonts w:asciiTheme="minorBidi" w:eastAsia="Calibri" w:hAnsiTheme="minorBidi" w:cstheme="minorBidi"/>
              <w:sz w:val="22"/>
              <w:szCs w:val="22"/>
              <w:highlight w:val="yellow"/>
              <w:lang w:val="fi-FI"/>
            </w:rPr>
          </w:rPrChange>
        </w:rPr>
        <w:t xml:space="preserve"> BRILIFE</w:t>
      </w:r>
      <w:r w:rsidRPr="00922713">
        <w:rPr>
          <w:rFonts w:ascii="Arial" w:eastAsia="Calibri" w:hAnsi="Arial" w:cs="Arial"/>
          <w:sz w:val="22"/>
          <w:szCs w:val="22"/>
          <w:lang w:val="fi-FI"/>
          <w:rPrChange w:id="476" w:author="Syahrani Rachmawati Sadino" w:date="2025-01-31T14:35:00Z">
            <w:rPr>
              <w:rFonts w:asciiTheme="minorBidi" w:eastAsia="Calibri" w:hAnsiTheme="minorBidi" w:cstheme="minorBidi"/>
              <w:sz w:val="22"/>
              <w:szCs w:val="22"/>
              <w:lang w:val="fi-FI"/>
            </w:rPr>
          </w:rPrChange>
        </w:rPr>
        <w:t xml:space="preserve"> dengan pihak ketiga baik berbentuk fisik maupun dalam bentuk </w:t>
      </w:r>
      <w:r w:rsidRPr="00922713">
        <w:rPr>
          <w:rFonts w:ascii="Arial" w:eastAsia="Calibri" w:hAnsi="Arial" w:cs="Arial"/>
          <w:iCs/>
          <w:sz w:val="22"/>
          <w:szCs w:val="22"/>
          <w:lang w:val="fi-FI"/>
          <w:rPrChange w:id="477" w:author="Syahrani Rachmawati Sadino" w:date="2025-01-31T14:35:00Z">
            <w:rPr>
              <w:rFonts w:asciiTheme="minorBidi" w:eastAsia="Calibri" w:hAnsiTheme="minorBidi" w:cstheme="minorBidi"/>
              <w:iCs/>
              <w:sz w:val="22"/>
              <w:szCs w:val="22"/>
              <w:lang w:val="fi-FI"/>
            </w:rPr>
          </w:rPrChange>
        </w:rPr>
        <w:t>virtual</w:t>
      </w:r>
      <w:r w:rsidR="005D130D" w:rsidRPr="00922713">
        <w:rPr>
          <w:rFonts w:ascii="Arial" w:hAnsi="Arial" w:cs="Arial"/>
          <w:sz w:val="22"/>
          <w:szCs w:val="22"/>
          <w:lang w:val="fi-FI"/>
          <w:rPrChange w:id="478" w:author="Syahrani Rachmawati Sadino" w:date="2025-01-31T14:35:00Z">
            <w:rPr>
              <w:rFonts w:asciiTheme="minorBidi" w:hAnsiTheme="minorBidi" w:cstheme="minorBidi"/>
              <w:sz w:val="22"/>
              <w:szCs w:val="22"/>
              <w:lang w:val="fi-FI"/>
            </w:rPr>
          </w:rPrChange>
        </w:rPr>
        <w:t>.</w:t>
      </w:r>
    </w:p>
    <w:p w14:paraId="34D12E3E" w14:textId="77777777" w:rsidR="00C728D5" w:rsidRPr="00922713" w:rsidRDefault="00C728D5">
      <w:pPr>
        <w:pStyle w:val="BodyText"/>
        <w:numPr>
          <w:ilvl w:val="0"/>
          <w:numId w:val="0"/>
        </w:numPr>
        <w:spacing w:after="0" w:line="276" w:lineRule="auto"/>
        <w:ind w:left="851" w:hanging="426"/>
        <w:rPr>
          <w:rFonts w:ascii="Arial" w:hAnsi="Arial" w:cs="Arial"/>
          <w:sz w:val="22"/>
          <w:szCs w:val="22"/>
          <w:lang w:val="fi-FI"/>
          <w:rPrChange w:id="479" w:author="Syahrani Rachmawati Sadino" w:date="2025-01-31T14:35:00Z">
            <w:rPr>
              <w:rFonts w:asciiTheme="minorBidi" w:hAnsiTheme="minorBidi" w:cstheme="minorBidi"/>
              <w:sz w:val="22"/>
              <w:szCs w:val="22"/>
              <w:lang w:val="fi-FI"/>
            </w:rPr>
          </w:rPrChange>
        </w:rPr>
        <w:pPrChange w:id="480" w:author="Syahrani Rachmawati Sadino" w:date="2025-01-31T15:00:00Z">
          <w:pPr>
            <w:pStyle w:val="BodyText"/>
            <w:numPr>
              <w:ilvl w:val="0"/>
              <w:numId w:val="0"/>
            </w:numPr>
            <w:tabs>
              <w:tab w:val="clear" w:pos="4560"/>
            </w:tabs>
            <w:spacing w:after="0"/>
            <w:ind w:left="851" w:hanging="426"/>
          </w:pPr>
        </w:pPrChange>
      </w:pPr>
    </w:p>
    <w:p w14:paraId="57E7D1A2" w14:textId="29EA2C59" w:rsidR="00C728D5" w:rsidRPr="00922713" w:rsidRDefault="00C728D5">
      <w:pPr>
        <w:pStyle w:val="BodyText"/>
        <w:numPr>
          <w:ilvl w:val="1"/>
          <w:numId w:val="30"/>
        </w:numPr>
        <w:spacing w:after="0" w:line="276" w:lineRule="auto"/>
        <w:ind w:left="851" w:hanging="426"/>
        <w:rPr>
          <w:ins w:id="481" w:author="Syahrani Rachmawati Sadino" w:date="2025-01-31T13:12:00Z"/>
          <w:rFonts w:ascii="Arial" w:hAnsi="Arial" w:cs="Arial"/>
          <w:sz w:val="22"/>
          <w:szCs w:val="22"/>
          <w:lang w:val="fi-FI"/>
          <w:rPrChange w:id="482" w:author="Syahrani Rachmawati Sadino" w:date="2025-01-31T14:35:00Z">
            <w:rPr>
              <w:ins w:id="483" w:author="Syahrani Rachmawati Sadino" w:date="2025-01-31T13:12:00Z"/>
              <w:rFonts w:asciiTheme="minorBidi" w:hAnsiTheme="minorBidi" w:cstheme="minorBidi"/>
              <w:b/>
              <w:bCs/>
              <w:sz w:val="22"/>
              <w:szCs w:val="22"/>
              <w:lang w:val="id-ID"/>
            </w:rPr>
          </w:rPrChange>
        </w:rPr>
        <w:pPrChange w:id="484" w:author="Syahrani Rachmawati Sadino" w:date="2025-01-31T15:00:00Z">
          <w:pPr>
            <w:pStyle w:val="BodyText"/>
            <w:numPr>
              <w:ilvl w:val="1"/>
              <w:numId w:val="30"/>
            </w:numPr>
            <w:tabs>
              <w:tab w:val="clear" w:pos="4560"/>
            </w:tabs>
            <w:spacing w:after="0"/>
            <w:ind w:left="851" w:hanging="426"/>
          </w:pPr>
        </w:pPrChange>
      </w:pPr>
      <w:bookmarkStart w:id="485" w:name="_Hlk57478085"/>
      <w:r w:rsidRPr="00922713">
        <w:rPr>
          <w:rFonts w:ascii="Arial" w:hAnsi="Arial" w:cs="Arial"/>
          <w:b/>
          <w:bCs/>
          <w:sz w:val="22"/>
          <w:szCs w:val="22"/>
          <w:lang w:val="id-ID"/>
          <w:rPrChange w:id="486" w:author="Syahrani Rachmawati Sadino" w:date="2025-01-31T14:35:00Z">
            <w:rPr>
              <w:rFonts w:asciiTheme="minorBidi" w:hAnsiTheme="minorBidi" w:cstheme="minorBidi"/>
              <w:b/>
              <w:bCs/>
              <w:sz w:val="22"/>
              <w:szCs w:val="22"/>
              <w:lang w:val="id-ID"/>
            </w:rPr>
          </w:rPrChange>
        </w:rPr>
        <w:t xml:space="preserve">Klaim </w:t>
      </w:r>
      <w:r w:rsidRPr="00922713">
        <w:rPr>
          <w:rFonts w:ascii="Arial" w:hAnsi="Arial" w:cs="Arial"/>
          <w:bCs/>
          <w:sz w:val="22"/>
          <w:szCs w:val="22"/>
          <w:lang w:val="fi-FI"/>
          <w:rPrChange w:id="487" w:author="Syahrani Rachmawati Sadino" w:date="2025-01-31T14:35:00Z">
            <w:rPr>
              <w:rFonts w:asciiTheme="minorBidi" w:hAnsiTheme="minorBidi" w:cstheme="minorBidi"/>
              <w:bCs/>
              <w:sz w:val="22"/>
              <w:szCs w:val="22"/>
              <w:lang w:val="fi-FI"/>
            </w:rPr>
          </w:rPrChange>
        </w:rPr>
        <w:t xml:space="preserve">adalah uang penggantian yang dibayar oleh </w:t>
      </w:r>
      <w:r w:rsidRPr="00922713">
        <w:rPr>
          <w:rFonts w:ascii="Arial" w:hAnsi="Arial" w:cs="Arial"/>
          <w:b/>
          <w:bCs/>
          <w:sz w:val="22"/>
          <w:szCs w:val="22"/>
          <w:lang w:val="fi-FI"/>
          <w:rPrChange w:id="488" w:author="Syahrani Rachmawati Sadino" w:date="2025-01-31T14:35:00Z">
            <w:rPr>
              <w:rFonts w:asciiTheme="minorBidi" w:hAnsiTheme="minorBidi" w:cstheme="minorBidi"/>
              <w:b/>
              <w:bCs/>
              <w:sz w:val="22"/>
              <w:szCs w:val="22"/>
              <w:lang w:val="fi-FI"/>
            </w:rPr>
          </w:rPrChange>
        </w:rPr>
        <w:t>PIHAK PERTAMA</w:t>
      </w:r>
      <w:r w:rsidRPr="00922713">
        <w:rPr>
          <w:rFonts w:ascii="Arial" w:hAnsi="Arial" w:cs="Arial"/>
          <w:bCs/>
          <w:sz w:val="22"/>
          <w:szCs w:val="22"/>
          <w:lang w:val="fi-FI"/>
          <w:rPrChange w:id="489" w:author="Syahrani Rachmawati Sadino" w:date="2025-01-31T14:35:00Z">
            <w:rPr>
              <w:rFonts w:asciiTheme="minorBidi" w:hAnsiTheme="minorBidi" w:cstheme="minorBidi"/>
              <w:bCs/>
              <w:sz w:val="22"/>
              <w:szCs w:val="22"/>
              <w:lang w:val="fi-FI"/>
            </w:rPr>
          </w:rPrChange>
        </w:rPr>
        <w:t xml:space="preserve"> kepada </w:t>
      </w:r>
      <w:r w:rsidRPr="00922713">
        <w:rPr>
          <w:rFonts w:ascii="Arial" w:hAnsi="Arial" w:cs="Arial"/>
          <w:b/>
          <w:bCs/>
          <w:sz w:val="22"/>
          <w:szCs w:val="22"/>
          <w:lang w:val="fi-FI"/>
          <w:rPrChange w:id="490" w:author="Syahrani Rachmawati Sadino" w:date="2025-01-31T14:35:00Z">
            <w:rPr>
              <w:rFonts w:asciiTheme="minorBidi" w:hAnsiTheme="minorBidi" w:cstheme="minorBidi"/>
              <w:b/>
              <w:bCs/>
              <w:sz w:val="22"/>
              <w:szCs w:val="22"/>
              <w:lang w:val="fi-FI"/>
            </w:rPr>
          </w:rPrChange>
        </w:rPr>
        <w:t>PIHAK KEDUA</w:t>
      </w:r>
      <w:r w:rsidRPr="00922713">
        <w:rPr>
          <w:rFonts w:ascii="Arial" w:hAnsi="Arial" w:cs="Arial"/>
          <w:bCs/>
          <w:sz w:val="22"/>
          <w:szCs w:val="22"/>
          <w:lang w:val="fi-FI"/>
          <w:rPrChange w:id="491" w:author="Syahrani Rachmawati Sadino" w:date="2025-01-31T14:35:00Z">
            <w:rPr>
              <w:rFonts w:asciiTheme="minorBidi" w:hAnsiTheme="minorBidi" w:cstheme="minorBidi"/>
              <w:bCs/>
              <w:sz w:val="22"/>
              <w:szCs w:val="22"/>
              <w:lang w:val="fi-FI"/>
            </w:rPr>
          </w:rPrChange>
        </w:rPr>
        <w:t xml:space="preserve"> atas pelayanan kesehatan dan/atau obat yang diberikan kepada Peserta</w:t>
      </w:r>
      <w:r w:rsidR="005D130D" w:rsidRPr="00922713">
        <w:rPr>
          <w:rFonts w:ascii="Arial" w:hAnsi="Arial" w:cs="Arial"/>
          <w:b/>
          <w:bCs/>
          <w:sz w:val="22"/>
          <w:szCs w:val="22"/>
          <w:lang w:val="id-ID"/>
          <w:rPrChange w:id="492" w:author="Syahrani Rachmawati Sadino" w:date="2025-01-31T14:35:00Z">
            <w:rPr>
              <w:rFonts w:asciiTheme="minorBidi" w:hAnsiTheme="minorBidi" w:cstheme="minorBidi"/>
              <w:b/>
              <w:bCs/>
              <w:sz w:val="22"/>
              <w:szCs w:val="22"/>
              <w:lang w:val="id-ID"/>
            </w:rPr>
          </w:rPrChange>
        </w:rPr>
        <w:t>.</w:t>
      </w:r>
      <w:bookmarkEnd w:id="485"/>
    </w:p>
    <w:p w14:paraId="17B40C7B" w14:textId="77777777" w:rsidR="00E46E6E" w:rsidRPr="00922713" w:rsidRDefault="00E46E6E">
      <w:pPr>
        <w:pStyle w:val="BodyText"/>
        <w:numPr>
          <w:ilvl w:val="0"/>
          <w:numId w:val="0"/>
        </w:numPr>
        <w:spacing w:after="0" w:line="276" w:lineRule="auto"/>
        <w:ind w:left="851"/>
        <w:rPr>
          <w:rFonts w:ascii="Arial" w:hAnsi="Arial" w:cs="Arial"/>
          <w:sz w:val="22"/>
          <w:szCs w:val="22"/>
          <w:lang w:val="fi-FI"/>
          <w:rPrChange w:id="493" w:author="Syahrani Rachmawati Sadino" w:date="2025-01-31T14:35:00Z">
            <w:rPr>
              <w:rFonts w:asciiTheme="minorBidi" w:hAnsiTheme="minorBidi" w:cstheme="minorBidi"/>
              <w:sz w:val="22"/>
              <w:szCs w:val="22"/>
              <w:lang w:val="fi-FI"/>
            </w:rPr>
          </w:rPrChange>
        </w:rPr>
        <w:pPrChange w:id="494" w:author="Syahrani Rachmawati Sadino" w:date="2025-01-31T15:00:00Z">
          <w:pPr>
            <w:pStyle w:val="BodyText"/>
            <w:numPr>
              <w:ilvl w:val="1"/>
              <w:numId w:val="30"/>
            </w:numPr>
            <w:tabs>
              <w:tab w:val="clear" w:pos="4560"/>
            </w:tabs>
            <w:spacing w:after="0"/>
            <w:ind w:left="851" w:hanging="426"/>
          </w:pPr>
        </w:pPrChange>
      </w:pPr>
    </w:p>
    <w:p w14:paraId="146D7899" w14:textId="7525A58E" w:rsidR="00C728D5" w:rsidRPr="00922713" w:rsidRDefault="00C728D5">
      <w:pPr>
        <w:pStyle w:val="BodyText"/>
        <w:numPr>
          <w:ilvl w:val="1"/>
          <w:numId w:val="30"/>
        </w:numPr>
        <w:spacing w:after="0" w:line="276" w:lineRule="auto"/>
        <w:ind w:left="851" w:hanging="426"/>
        <w:rPr>
          <w:rFonts w:ascii="Arial" w:hAnsi="Arial" w:cs="Arial"/>
          <w:sz w:val="22"/>
          <w:szCs w:val="22"/>
          <w:lang w:val="fi-FI"/>
          <w:rPrChange w:id="495" w:author="Syahrani Rachmawati Sadino" w:date="2025-01-31T14:35:00Z">
            <w:rPr>
              <w:rFonts w:asciiTheme="minorBidi" w:hAnsiTheme="minorBidi" w:cstheme="minorBidi"/>
              <w:sz w:val="22"/>
              <w:szCs w:val="22"/>
              <w:highlight w:val="yellow"/>
              <w:lang w:val="fi-FI"/>
            </w:rPr>
          </w:rPrChange>
        </w:rPr>
        <w:pPrChange w:id="496" w:author="Syahrani Rachmawati Sadino" w:date="2025-01-31T15:00:00Z">
          <w:pPr>
            <w:pStyle w:val="BodyText"/>
            <w:numPr>
              <w:ilvl w:val="1"/>
              <w:numId w:val="30"/>
            </w:numPr>
            <w:tabs>
              <w:tab w:val="clear" w:pos="4560"/>
            </w:tabs>
            <w:spacing w:after="0"/>
            <w:ind w:left="851" w:hanging="426"/>
          </w:pPr>
        </w:pPrChange>
      </w:pPr>
      <w:r w:rsidRPr="00922713">
        <w:rPr>
          <w:rFonts w:ascii="Arial" w:hAnsi="Arial" w:cs="Arial"/>
          <w:b/>
          <w:bCs/>
          <w:sz w:val="22"/>
          <w:szCs w:val="22"/>
          <w:lang w:val="id-ID"/>
          <w:rPrChange w:id="497" w:author="Syahrani Rachmawati Sadino" w:date="2025-01-31T14:35:00Z">
            <w:rPr>
              <w:rFonts w:asciiTheme="minorBidi" w:hAnsiTheme="minorBidi" w:cstheme="minorBidi"/>
              <w:b/>
              <w:bCs/>
              <w:sz w:val="22"/>
              <w:szCs w:val="22"/>
              <w:highlight w:val="yellow"/>
              <w:lang w:val="id-ID"/>
            </w:rPr>
          </w:rPrChange>
        </w:rPr>
        <w:t xml:space="preserve">Klinik </w:t>
      </w:r>
      <w:r w:rsidR="00457E9E" w:rsidRPr="00922713">
        <w:rPr>
          <w:rFonts w:ascii="Arial" w:hAnsi="Arial" w:cs="Arial"/>
          <w:b/>
          <w:bCs/>
          <w:sz w:val="22"/>
          <w:szCs w:val="22"/>
          <w:lang w:val="fi-FI"/>
          <w:rPrChange w:id="498" w:author="Syahrani Rachmawati Sadino" w:date="2025-01-31T14:35:00Z">
            <w:rPr>
              <w:rFonts w:asciiTheme="minorBidi" w:hAnsiTheme="minorBidi" w:cstheme="minorBidi"/>
              <w:b/>
              <w:bCs/>
              <w:sz w:val="22"/>
              <w:szCs w:val="22"/>
              <w:highlight w:val="yellow"/>
              <w:lang w:val="fi-FI"/>
            </w:rPr>
          </w:rPrChange>
        </w:rPr>
        <w:t>BRI Life</w:t>
      </w:r>
      <w:r w:rsidRPr="00922713">
        <w:rPr>
          <w:rFonts w:ascii="Arial" w:hAnsi="Arial" w:cs="Arial"/>
          <w:sz w:val="22"/>
          <w:szCs w:val="22"/>
          <w:lang w:val="id-ID"/>
          <w:rPrChange w:id="499" w:author="Syahrani Rachmawati Sadino" w:date="2025-01-31T14:35:00Z">
            <w:rPr>
              <w:rFonts w:asciiTheme="minorBidi" w:hAnsiTheme="minorBidi" w:cstheme="minorBidi"/>
              <w:sz w:val="22"/>
              <w:szCs w:val="22"/>
              <w:highlight w:val="yellow"/>
              <w:lang w:val="id-ID"/>
            </w:rPr>
          </w:rPrChange>
        </w:rPr>
        <w:t xml:space="preserve"> </w:t>
      </w:r>
      <w:r w:rsidRPr="00922713">
        <w:rPr>
          <w:rFonts w:ascii="Arial" w:hAnsi="Arial" w:cs="Arial"/>
          <w:sz w:val="22"/>
          <w:szCs w:val="22"/>
          <w:lang w:val="fi-FI"/>
          <w:rPrChange w:id="500" w:author="Syahrani Rachmawati Sadino" w:date="2025-01-31T14:35:00Z">
            <w:rPr>
              <w:rFonts w:asciiTheme="minorBidi" w:hAnsiTheme="minorBidi" w:cstheme="minorBidi"/>
              <w:sz w:val="22"/>
              <w:szCs w:val="22"/>
              <w:highlight w:val="yellow"/>
              <w:lang w:val="fi-FI"/>
            </w:rPr>
          </w:rPrChange>
        </w:rPr>
        <w:t xml:space="preserve">adalah </w:t>
      </w:r>
      <w:r w:rsidRPr="00922713">
        <w:rPr>
          <w:rFonts w:ascii="Arial" w:hAnsi="Arial" w:cs="Arial"/>
          <w:sz w:val="22"/>
          <w:szCs w:val="22"/>
          <w:lang w:val="id-ID"/>
          <w:rPrChange w:id="501" w:author="Syahrani Rachmawati Sadino" w:date="2025-01-31T14:35:00Z">
            <w:rPr>
              <w:rFonts w:asciiTheme="minorBidi" w:hAnsiTheme="minorBidi" w:cstheme="minorBidi"/>
              <w:sz w:val="22"/>
              <w:szCs w:val="22"/>
              <w:highlight w:val="yellow"/>
              <w:lang w:val="id-ID"/>
            </w:rPr>
          </w:rPrChange>
        </w:rPr>
        <w:t xml:space="preserve">Klinik yang telah terseleksi dan telah bekerjasama dengan </w:t>
      </w:r>
      <w:r w:rsidR="00386141" w:rsidRPr="00922713">
        <w:rPr>
          <w:rFonts w:ascii="Arial" w:hAnsi="Arial" w:cs="Arial"/>
          <w:sz w:val="22"/>
          <w:szCs w:val="22"/>
          <w:lang w:val="id-ID"/>
          <w:rPrChange w:id="502" w:author="Syahrani Rachmawati Sadino" w:date="2025-01-31T14:35:00Z">
            <w:rPr>
              <w:rFonts w:asciiTheme="minorBidi" w:hAnsiTheme="minorBidi" w:cstheme="minorBidi"/>
              <w:sz w:val="22"/>
              <w:szCs w:val="22"/>
              <w:highlight w:val="yellow"/>
              <w:lang w:val="id-ID"/>
            </w:rPr>
          </w:rPrChange>
        </w:rPr>
        <w:t>PT Asuransi BRI Life</w:t>
      </w:r>
      <w:r w:rsidRPr="00922713">
        <w:rPr>
          <w:rFonts w:ascii="Arial" w:hAnsi="Arial" w:cs="Arial"/>
          <w:sz w:val="22"/>
          <w:szCs w:val="22"/>
          <w:lang w:val="id-ID"/>
          <w:rPrChange w:id="503" w:author="Syahrani Rachmawati Sadino" w:date="2025-01-31T14:35:00Z">
            <w:rPr>
              <w:rFonts w:asciiTheme="minorBidi" w:hAnsiTheme="minorBidi" w:cstheme="minorBidi"/>
              <w:sz w:val="22"/>
              <w:szCs w:val="22"/>
              <w:highlight w:val="yellow"/>
              <w:lang w:val="id-ID"/>
            </w:rPr>
          </w:rPrChange>
        </w:rPr>
        <w:t xml:space="preserve"> berdasarkan kontrak Perjanjian Kerjasama yang ditandatangani oleh </w:t>
      </w:r>
      <w:ins w:id="504" w:author="Syahrani Rachmawati Sadino" w:date="2025-01-31T13:11:00Z">
        <w:r w:rsidR="00E46E6E" w:rsidRPr="0075588B">
          <w:rPr>
            <w:rFonts w:ascii="Arial" w:hAnsi="Arial" w:cs="Arial"/>
            <w:b/>
            <w:sz w:val="22"/>
            <w:szCs w:val="22"/>
            <w:rPrChange w:id="505" w:author="Syahrani Rachmawati Sadino" w:date="2025-01-31T14:47:00Z">
              <w:rPr>
                <w:rFonts w:asciiTheme="minorBidi" w:hAnsiTheme="minorBidi" w:cstheme="minorBidi"/>
                <w:sz w:val="22"/>
                <w:szCs w:val="22"/>
                <w:highlight w:val="yellow"/>
              </w:rPr>
            </w:rPrChange>
          </w:rPr>
          <w:t>PARA PIHAK</w:t>
        </w:r>
      </w:ins>
      <w:del w:id="506" w:author="Syahrani Rachmawati Sadino" w:date="2025-01-31T13:11:00Z">
        <w:r w:rsidRPr="00922713" w:rsidDel="00E46E6E">
          <w:rPr>
            <w:rFonts w:ascii="Arial" w:hAnsi="Arial" w:cs="Arial"/>
            <w:sz w:val="22"/>
            <w:szCs w:val="22"/>
            <w:lang w:val="id-ID"/>
            <w:rPrChange w:id="507" w:author="Syahrani Rachmawati Sadino" w:date="2025-01-31T14:35:00Z">
              <w:rPr>
                <w:rFonts w:asciiTheme="minorBidi" w:hAnsiTheme="minorBidi" w:cstheme="minorBidi"/>
                <w:sz w:val="22"/>
                <w:szCs w:val="22"/>
                <w:highlight w:val="yellow"/>
                <w:lang w:val="id-ID"/>
              </w:rPr>
            </w:rPrChange>
          </w:rPr>
          <w:delText xml:space="preserve">pihak Klinik dan </w:delText>
        </w:r>
        <w:r w:rsidRPr="00922713" w:rsidDel="00E46E6E">
          <w:rPr>
            <w:rFonts w:ascii="Arial" w:hAnsi="Arial" w:cs="Arial"/>
            <w:b/>
            <w:sz w:val="22"/>
            <w:szCs w:val="22"/>
            <w:lang w:val="fi-FI"/>
            <w:rPrChange w:id="508" w:author="Syahrani Rachmawati Sadino" w:date="2025-01-31T14:35:00Z">
              <w:rPr>
                <w:rFonts w:asciiTheme="minorBidi" w:hAnsiTheme="minorBidi" w:cstheme="minorBidi"/>
                <w:b/>
                <w:sz w:val="22"/>
                <w:szCs w:val="22"/>
                <w:highlight w:val="yellow"/>
                <w:lang w:val="fi-FI"/>
              </w:rPr>
            </w:rPrChange>
          </w:rPr>
          <w:delText>PIHAK PERTAMA</w:delText>
        </w:r>
      </w:del>
      <w:r w:rsidR="005D130D" w:rsidRPr="00922713">
        <w:rPr>
          <w:rFonts w:ascii="Arial" w:hAnsi="Arial" w:cs="Arial"/>
          <w:sz w:val="22"/>
          <w:szCs w:val="22"/>
          <w:lang w:val="fi-FI"/>
          <w:rPrChange w:id="509" w:author="Syahrani Rachmawati Sadino" w:date="2025-01-31T14:35:00Z">
            <w:rPr>
              <w:rFonts w:asciiTheme="minorBidi" w:hAnsiTheme="minorBidi" w:cstheme="minorBidi"/>
              <w:sz w:val="22"/>
              <w:szCs w:val="22"/>
              <w:highlight w:val="yellow"/>
              <w:lang w:val="fi-FI"/>
            </w:rPr>
          </w:rPrChange>
        </w:rPr>
        <w:t>.</w:t>
      </w:r>
    </w:p>
    <w:p w14:paraId="46B837DC" w14:textId="77777777" w:rsidR="00C728D5" w:rsidRPr="00922713" w:rsidRDefault="00C728D5">
      <w:pPr>
        <w:pStyle w:val="BodyText"/>
        <w:numPr>
          <w:ilvl w:val="0"/>
          <w:numId w:val="0"/>
        </w:numPr>
        <w:spacing w:after="0" w:line="276" w:lineRule="auto"/>
        <w:ind w:left="851" w:hanging="426"/>
        <w:rPr>
          <w:rFonts w:ascii="Arial" w:hAnsi="Arial" w:cs="Arial"/>
          <w:sz w:val="22"/>
          <w:szCs w:val="22"/>
          <w:lang w:val="fi-FI"/>
          <w:rPrChange w:id="510" w:author="Syahrani Rachmawati Sadino" w:date="2025-01-31T14:35:00Z">
            <w:rPr>
              <w:rFonts w:asciiTheme="minorBidi" w:hAnsiTheme="minorBidi" w:cstheme="minorBidi"/>
              <w:sz w:val="22"/>
              <w:szCs w:val="22"/>
              <w:lang w:val="fi-FI"/>
            </w:rPr>
          </w:rPrChange>
        </w:rPr>
        <w:pPrChange w:id="511" w:author="Syahrani Rachmawati Sadino" w:date="2025-01-31T15:00:00Z">
          <w:pPr>
            <w:pStyle w:val="BodyText"/>
            <w:numPr>
              <w:ilvl w:val="0"/>
              <w:numId w:val="0"/>
            </w:numPr>
            <w:tabs>
              <w:tab w:val="clear" w:pos="4560"/>
            </w:tabs>
            <w:spacing w:after="0"/>
            <w:ind w:left="851" w:hanging="426"/>
          </w:pPr>
        </w:pPrChange>
      </w:pPr>
    </w:p>
    <w:p w14:paraId="2443C831" w14:textId="6781FE9C" w:rsidR="00775147" w:rsidRPr="00922713" w:rsidRDefault="00C728D5">
      <w:pPr>
        <w:pStyle w:val="BodyText"/>
        <w:numPr>
          <w:ilvl w:val="1"/>
          <w:numId w:val="30"/>
        </w:numPr>
        <w:spacing w:after="0" w:line="276" w:lineRule="auto"/>
        <w:ind w:left="851" w:hanging="426"/>
        <w:rPr>
          <w:rFonts w:ascii="Arial" w:hAnsi="Arial" w:cs="Arial"/>
          <w:sz w:val="22"/>
          <w:szCs w:val="22"/>
          <w:lang w:val="fi-FI"/>
          <w:rPrChange w:id="512" w:author="Syahrani Rachmawati Sadino" w:date="2025-01-31T14:35:00Z">
            <w:rPr>
              <w:rFonts w:asciiTheme="minorBidi" w:hAnsiTheme="minorBidi" w:cstheme="minorBidi"/>
              <w:sz w:val="22"/>
              <w:szCs w:val="22"/>
              <w:lang w:val="fi-FI"/>
            </w:rPr>
          </w:rPrChange>
        </w:rPr>
        <w:pPrChange w:id="513" w:author="Syahrani Rachmawati Sadino" w:date="2025-01-31T15:00:00Z">
          <w:pPr>
            <w:pStyle w:val="BodyText"/>
            <w:numPr>
              <w:ilvl w:val="1"/>
              <w:numId w:val="30"/>
            </w:numPr>
            <w:tabs>
              <w:tab w:val="clear" w:pos="4560"/>
            </w:tabs>
            <w:spacing w:after="0"/>
            <w:ind w:left="851" w:hanging="426"/>
          </w:pPr>
        </w:pPrChange>
      </w:pPr>
      <w:r w:rsidRPr="00922713">
        <w:rPr>
          <w:rFonts w:ascii="Arial" w:hAnsi="Arial" w:cs="Arial"/>
          <w:b/>
          <w:sz w:val="22"/>
          <w:szCs w:val="22"/>
          <w:lang w:val="fi-FI"/>
          <w:rPrChange w:id="514" w:author="Syahrani Rachmawati Sadino" w:date="2025-01-31T14:35:00Z">
            <w:rPr>
              <w:rFonts w:asciiTheme="minorBidi" w:hAnsiTheme="minorBidi" w:cstheme="minorBidi"/>
              <w:b/>
              <w:sz w:val="22"/>
              <w:szCs w:val="22"/>
              <w:lang w:val="fi-FI"/>
            </w:rPr>
          </w:rPrChange>
        </w:rPr>
        <w:t xml:space="preserve">Manfaat Pelayanan </w:t>
      </w:r>
      <w:r w:rsidRPr="00922713">
        <w:rPr>
          <w:rFonts w:ascii="Arial" w:hAnsi="Arial" w:cs="Arial"/>
          <w:sz w:val="22"/>
          <w:szCs w:val="22"/>
          <w:lang w:val="fi-FI"/>
          <w:rPrChange w:id="515" w:author="Syahrani Rachmawati Sadino" w:date="2025-01-31T14:35:00Z">
            <w:rPr>
              <w:rFonts w:asciiTheme="minorBidi" w:hAnsiTheme="minorBidi" w:cstheme="minorBidi"/>
              <w:sz w:val="22"/>
              <w:szCs w:val="22"/>
              <w:lang w:val="fi-FI"/>
            </w:rPr>
          </w:rPrChange>
        </w:rPr>
        <w:t xml:space="preserve">adalah pelayanan kesehatan yang diperjanjikan dalam Perjanjian ini atau ketentuan lain yang berlaku pada </w:t>
      </w:r>
      <w:r w:rsidRPr="00922713">
        <w:rPr>
          <w:rFonts w:ascii="Arial" w:hAnsi="Arial" w:cs="Arial"/>
          <w:b/>
          <w:sz w:val="22"/>
          <w:szCs w:val="22"/>
          <w:lang w:val="fi-FI"/>
          <w:rPrChange w:id="516" w:author="Syahrani Rachmawati Sadino" w:date="2025-01-31T14:35:00Z">
            <w:rPr>
              <w:rFonts w:asciiTheme="minorBidi" w:hAnsiTheme="minorBidi" w:cstheme="minorBidi"/>
              <w:b/>
              <w:sz w:val="22"/>
              <w:szCs w:val="22"/>
              <w:lang w:val="fi-FI"/>
            </w:rPr>
          </w:rPrChange>
        </w:rPr>
        <w:t xml:space="preserve">PIHAK PERTAMA </w:t>
      </w:r>
      <w:r w:rsidRPr="00922713">
        <w:rPr>
          <w:rFonts w:ascii="Arial" w:hAnsi="Arial" w:cs="Arial"/>
          <w:sz w:val="22"/>
          <w:szCs w:val="22"/>
          <w:lang w:val="fi-FI"/>
          <w:rPrChange w:id="517" w:author="Syahrani Rachmawati Sadino" w:date="2025-01-31T14:35:00Z">
            <w:rPr>
              <w:rFonts w:asciiTheme="minorBidi" w:hAnsiTheme="minorBidi" w:cstheme="minorBidi"/>
              <w:sz w:val="22"/>
              <w:szCs w:val="22"/>
              <w:lang w:val="fi-FI"/>
            </w:rPr>
          </w:rPrChange>
        </w:rPr>
        <w:t>dengan pemegang polis</w:t>
      </w:r>
      <w:r w:rsidR="005D130D" w:rsidRPr="00922713">
        <w:rPr>
          <w:rFonts w:ascii="Arial" w:hAnsi="Arial" w:cs="Arial"/>
          <w:sz w:val="22"/>
          <w:szCs w:val="22"/>
          <w:lang w:val="fi-FI"/>
          <w:rPrChange w:id="518" w:author="Syahrani Rachmawati Sadino" w:date="2025-01-31T14:35:00Z">
            <w:rPr>
              <w:rFonts w:asciiTheme="minorBidi" w:hAnsiTheme="minorBidi" w:cstheme="minorBidi"/>
              <w:sz w:val="22"/>
              <w:szCs w:val="22"/>
              <w:lang w:val="fi-FI"/>
            </w:rPr>
          </w:rPrChange>
        </w:rPr>
        <w:t>.</w:t>
      </w:r>
    </w:p>
    <w:p w14:paraId="5763CE66" w14:textId="77777777" w:rsidR="00C728D5" w:rsidRPr="00922713" w:rsidRDefault="00C728D5">
      <w:pPr>
        <w:pStyle w:val="BodyText"/>
        <w:numPr>
          <w:ilvl w:val="0"/>
          <w:numId w:val="0"/>
        </w:numPr>
        <w:spacing w:after="0" w:line="276" w:lineRule="auto"/>
        <w:ind w:left="851" w:hanging="426"/>
        <w:rPr>
          <w:rFonts w:ascii="Arial" w:hAnsi="Arial" w:cs="Arial"/>
          <w:sz w:val="22"/>
          <w:szCs w:val="22"/>
          <w:lang w:val="fi-FI"/>
          <w:rPrChange w:id="519" w:author="Syahrani Rachmawati Sadino" w:date="2025-01-31T14:35:00Z">
            <w:rPr>
              <w:rFonts w:asciiTheme="minorBidi" w:hAnsiTheme="minorBidi" w:cstheme="minorBidi"/>
              <w:sz w:val="22"/>
              <w:szCs w:val="22"/>
              <w:lang w:val="fi-FI"/>
            </w:rPr>
          </w:rPrChange>
        </w:rPr>
        <w:pPrChange w:id="520" w:author="Syahrani Rachmawati Sadino" w:date="2025-01-31T15:00:00Z">
          <w:pPr>
            <w:pStyle w:val="BodyText"/>
            <w:numPr>
              <w:ilvl w:val="0"/>
              <w:numId w:val="0"/>
            </w:numPr>
            <w:tabs>
              <w:tab w:val="clear" w:pos="4560"/>
            </w:tabs>
            <w:spacing w:after="0"/>
            <w:ind w:left="851" w:hanging="426"/>
          </w:pPr>
        </w:pPrChange>
      </w:pPr>
    </w:p>
    <w:p w14:paraId="2AF20DA7" w14:textId="19EBB733" w:rsidR="004C5F38" w:rsidRPr="00922713" w:rsidRDefault="004C5F38">
      <w:pPr>
        <w:pStyle w:val="BodyText"/>
        <w:numPr>
          <w:ilvl w:val="1"/>
          <w:numId w:val="30"/>
        </w:numPr>
        <w:spacing w:after="0" w:line="276" w:lineRule="auto"/>
        <w:ind w:left="851" w:hanging="426"/>
        <w:rPr>
          <w:rFonts w:ascii="Arial" w:hAnsi="Arial" w:cs="Arial"/>
          <w:sz w:val="22"/>
          <w:szCs w:val="22"/>
          <w:lang w:val="fi-FI"/>
          <w:rPrChange w:id="521" w:author="Syahrani Rachmawati Sadino" w:date="2025-01-31T14:35:00Z">
            <w:rPr>
              <w:rFonts w:asciiTheme="minorBidi" w:hAnsiTheme="minorBidi" w:cstheme="minorBidi"/>
              <w:sz w:val="22"/>
              <w:szCs w:val="22"/>
              <w:lang w:val="fi-FI"/>
            </w:rPr>
          </w:rPrChange>
        </w:rPr>
        <w:pPrChange w:id="522" w:author="Syahrani Rachmawati Sadino" w:date="2025-01-31T15:00:00Z">
          <w:pPr>
            <w:pStyle w:val="BodyText"/>
            <w:numPr>
              <w:ilvl w:val="1"/>
              <w:numId w:val="30"/>
            </w:numPr>
            <w:tabs>
              <w:tab w:val="clear" w:pos="4560"/>
            </w:tabs>
            <w:spacing w:after="0"/>
            <w:ind w:left="851" w:hanging="426"/>
          </w:pPr>
        </w:pPrChange>
      </w:pPr>
      <w:r w:rsidRPr="00922713">
        <w:rPr>
          <w:rFonts w:ascii="Arial" w:hAnsi="Arial" w:cs="Arial"/>
          <w:b/>
          <w:color w:val="000000"/>
          <w:sz w:val="22"/>
          <w:szCs w:val="22"/>
          <w:lang w:val="id-ID"/>
          <w:rPrChange w:id="523" w:author="Syahrani Rachmawati Sadino" w:date="2025-01-31T14:35:00Z">
            <w:rPr>
              <w:rFonts w:asciiTheme="minorBidi" w:hAnsiTheme="minorBidi" w:cstheme="minorBidi"/>
              <w:b/>
              <w:color w:val="000000"/>
              <w:sz w:val="22"/>
              <w:szCs w:val="22"/>
              <w:lang w:val="id-ID"/>
            </w:rPr>
          </w:rPrChange>
        </w:rPr>
        <w:t>P</w:t>
      </w:r>
      <w:r w:rsidRPr="00922713">
        <w:rPr>
          <w:rFonts w:ascii="Arial" w:hAnsi="Arial" w:cs="Arial"/>
          <w:b/>
          <w:color w:val="000000"/>
          <w:sz w:val="22"/>
          <w:szCs w:val="22"/>
          <w:lang w:val="fi-FI"/>
          <w:rPrChange w:id="524" w:author="Syahrani Rachmawati Sadino" w:date="2025-01-31T14:35:00Z">
            <w:rPr>
              <w:rFonts w:asciiTheme="minorBidi" w:hAnsiTheme="minorBidi" w:cstheme="minorBidi"/>
              <w:b/>
              <w:color w:val="000000"/>
              <w:sz w:val="22"/>
              <w:szCs w:val="22"/>
              <w:lang w:val="fi-FI"/>
            </w:rPr>
          </w:rPrChange>
        </w:rPr>
        <w:t>R</w:t>
      </w:r>
      <w:r w:rsidRPr="00922713">
        <w:rPr>
          <w:rFonts w:ascii="Arial" w:hAnsi="Arial" w:cs="Arial"/>
          <w:b/>
          <w:color w:val="000000"/>
          <w:sz w:val="22"/>
          <w:szCs w:val="22"/>
          <w:lang w:val="id-ID"/>
          <w:rPrChange w:id="525" w:author="Syahrani Rachmawati Sadino" w:date="2025-01-31T14:35:00Z">
            <w:rPr>
              <w:rFonts w:asciiTheme="minorBidi" w:hAnsiTheme="minorBidi" w:cstheme="minorBidi"/>
              <w:b/>
              <w:color w:val="000000"/>
              <w:sz w:val="22"/>
              <w:szCs w:val="22"/>
              <w:lang w:val="id-ID"/>
            </w:rPr>
          </w:rPrChange>
        </w:rPr>
        <w:t>O</w:t>
      </w:r>
      <w:r w:rsidRPr="00922713">
        <w:rPr>
          <w:rFonts w:ascii="Arial" w:hAnsi="Arial" w:cs="Arial"/>
          <w:b/>
          <w:color w:val="000000"/>
          <w:sz w:val="22"/>
          <w:szCs w:val="22"/>
          <w:lang w:val="fi-FI"/>
          <w:rPrChange w:id="526" w:author="Syahrani Rachmawati Sadino" w:date="2025-01-31T14:35:00Z">
            <w:rPr>
              <w:rFonts w:asciiTheme="minorBidi" w:hAnsiTheme="minorBidi" w:cstheme="minorBidi"/>
              <w:b/>
              <w:color w:val="000000"/>
              <w:sz w:val="22"/>
              <w:szCs w:val="22"/>
              <w:lang w:val="fi-FI"/>
            </w:rPr>
          </w:rPrChange>
        </w:rPr>
        <w:t xml:space="preserve"> (Provider</w:t>
      </w:r>
      <w:r w:rsidRPr="00922713">
        <w:rPr>
          <w:rFonts w:ascii="Arial" w:hAnsi="Arial" w:cs="Arial"/>
          <w:b/>
          <w:i/>
          <w:color w:val="000000"/>
          <w:sz w:val="22"/>
          <w:szCs w:val="22"/>
          <w:lang w:val="fi-FI"/>
          <w:rPrChange w:id="527" w:author="Syahrani Rachmawati Sadino" w:date="2025-01-31T14:35:00Z">
            <w:rPr>
              <w:rFonts w:asciiTheme="minorBidi" w:hAnsiTheme="minorBidi" w:cstheme="minorBidi"/>
              <w:b/>
              <w:i/>
              <w:color w:val="000000"/>
              <w:sz w:val="22"/>
              <w:szCs w:val="22"/>
              <w:lang w:val="fi-FI"/>
            </w:rPr>
          </w:rPrChange>
        </w:rPr>
        <w:t xml:space="preserve"> Relation Officer</w:t>
      </w:r>
      <w:r w:rsidRPr="00922713">
        <w:rPr>
          <w:rFonts w:ascii="Arial" w:hAnsi="Arial" w:cs="Arial"/>
          <w:b/>
          <w:color w:val="000000"/>
          <w:sz w:val="22"/>
          <w:szCs w:val="22"/>
          <w:lang w:val="fi-FI"/>
          <w:rPrChange w:id="528" w:author="Syahrani Rachmawati Sadino" w:date="2025-01-31T14:35:00Z">
            <w:rPr>
              <w:rFonts w:asciiTheme="minorBidi" w:hAnsiTheme="minorBidi" w:cstheme="minorBidi"/>
              <w:b/>
              <w:color w:val="000000"/>
              <w:sz w:val="22"/>
              <w:szCs w:val="22"/>
              <w:lang w:val="fi-FI"/>
            </w:rPr>
          </w:rPrChange>
        </w:rPr>
        <w:t>)</w:t>
      </w:r>
      <w:r w:rsidRPr="00922713">
        <w:rPr>
          <w:rFonts w:ascii="Arial" w:hAnsi="Arial" w:cs="Arial"/>
          <w:color w:val="000000"/>
          <w:sz w:val="22"/>
          <w:szCs w:val="22"/>
          <w:lang w:val="id-ID"/>
          <w:rPrChange w:id="529" w:author="Syahrani Rachmawati Sadino" w:date="2025-01-31T14:35:00Z">
            <w:rPr>
              <w:rFonts w:asciiTheme="minorBidi" w:hAnsiTheme="minorBidi" w:cstheme="minorBidi"/>
              <w:color w:val="000000"/>
              <w:sz w:val="22"/>
              <w:szCs w:val="22"/>
              <w:lang w:val="id-ID"/>
            </w:rPr>
          </w:rPrChange>
        </w:rPr>
        <w:t xml:space="preserve"> adalah </w:t>
      </w:r>
      <w:r w:rsidRPr="00922713">
        <w:rPr>
          <w:rFonts w:ascii="Arial" w:hAnsi="Arial" w:cs="Arial"/>
          <w:color w:val="000000"/>
          <w:sz w:val="22"/>
          <w:szCs w:val="22"/>
          <w:lang w:val="fi-FI"/>
          <w:rPrChange w:id="530" w:author="Syahrani Rachmawati Sadino" w:date="2025-01-31T14:35:00Z">
            <w:rPr>
              <w:rFonts w:asciiTheme="minorBidi" w:hAnsiTheme="minorBidi" w:cstheme="minorBidi"/>
              <w:color w:val="000000"/>
              <w:sz w:val="22"/>
              <w:szCs w:val="22"/>
              <w:lang w:val="fi-FI"/>
            </w:rPr>
          </w:rPrChange>
        </w:rPr>
        <w:t xml:space="preserve">pegawai </w:t>
      </w:r>
      <w:r w:rsidRPr="00922713">
        <w:rPr>
          <w:rFonts w:ascii="Arial" w:hAnsi="Arial" w:cs="Arial"/>
          <w:b/>
          <w:color w:val="000000"/>
          <w:sz w:val="22"/>
          <w:szCs w:val="22"/>
          <w:lang w:val="fi-FI"/>
          <w:rPrChange w:id="531" w:author="Syahrani Rachmawati Sadino" w:date="2025-01-31T14:35:00Z">
            <w:rPr>
              <w:rFonts w:asciiTheme="minorBidi" w:hAnsiTheme="minorBidi" w:cstheme="minorBidi"/>
              <w:b/>
              <w:color w:val="000000"/>
              <w:sz w:val="22"/>
              <w:szCs w:val="22"/>
              <w:lang w:val="fi-FI"/>
            </w:rPr>
          </w:rPrChange>
        </w:rPr>
        <w:t>PIHAK PERTAMA</w:t>
      </w:r>
      <w:r w:rsidRPr="00922713">
        <w:rPr>
          <w:rFonts w:ascii="Arial" w:hAnsi="Arial" w:cs="Arial"/>
          <w:color w:val="000000"/>
          <w:sz w:val="22"/>
          <w:szCs w:val="22"/>
          <w:lang w:val="fi-FI"/>
          <w:rPrChange w:id="532" w:author="Syahrani Rachmawati Sadino" w:date="2025-01-31T14:35:00Z">
            <w:rPr>
              <w:rFonts w:asciiTheme="minorBidi" w:hAnsiTheme="minorBidi" w:cstheme="minorBidi"/>
              <w:color w:val="000000"/>
              <w:sz w:val="22"/>
              <w:szCs w:val="22"/>
              <w:lang w:val="fi-FI"/>
            </w:rPr>
          </w:rPrChange>
        </w:rPr>
        <w:t xml:space="preserve"> yang ditunjuk berhubungan dengan </w:t>
      </w:r>
      <w:r w:rsidRPr="00922713">
        <w:rPr>
          <w:rFonts w:ascii="Arial" w:hAnsi="Arial" w:cs="Arial"/>
          <w:b/>
          <w:color w:val="000000"/>
          <w:sz w:val="22"/>
          <w:szCs w:val="22"/>
          <w:lang w:val="fi-FI"/>
          <w:rPrChange w:id="533" w:author="Syahrani Rachmawati Sadino" w:date="2025-01-31T14:35:00Z">
            <w:rPr>
              <w:rFonts w:asciiTheme="minorBidi" w:hAnsiTheme="minorBidi" w:cstheme="minorBidi"/>
              <w:b/>
              <w:color w:val="000000"/>
              <w:sz w:val="22"/>
              <w:szCs w:val="22"/>
              <w:lang w:val="fi-FI"/>
            </w:rPr>
          </w:rPrChange>
        </w:rPr>
        <w:t>PIHAK KEDUA</w:t>
      </w:r>
      <w:r w:rsidRPr="00922713">
        <w:rPr>
          <w:rFonts w:ascii="Arial" w:hAnsi="Arial" w:cs="Arial"/>
          <w:color w:val="000000"/>
          <w:sz w:val="22"/>
          <w:szCs w:val="22"/>
          <w:lang w:val="fi-FI"/>
          <w:rPrChange w:id="534" w:author="Syahrani Rachmawati Sadino" w:date="2025-01-31T14:35:00Z">
            <w:rPr>
              <w:rFonts w:asciiTheme="minorBidi" w:hAnsiTheme="minorBidi" w:cstheme="minorBidi"/>
              <w:color w:val="000000"/>
              <w:sz w:val="22"/>
              <w:szCs w:val="22"/>
              <w:lang w:val="fi-FI"/>
            </w:rPr>
          </w:rPrChange>
        </w:rPr>
        <w:t xml:space="preserve">, dengan tugas antara lain untuk </w:t>
      </w:r>
      <w:r w:rsidRPr="00922713">
        <w:rPr>
          <w:rFonts w:ascii="Arial" w:hAnsi="Arial" w:cs="Arial"/>
          <w:color w:val="000000"/>
          <w:sz w:val="22"/>
          <w:szCs w:val="22"/>
          <w:lang w:val="fi-FI"/>
          <w:rPrChange w:id="535" w:author="Syahrani Rachmawati Sadino" w:date="2025-01-31T14:35:00Z">
            <w:rPr>
              <w:rFonts w:asciiTheme="minorBidi" w:hAnsiTheme="minorBidi" w:cstheme="minorBidi"/>
              <w:color w:val="000000"/>
              <w:sz w:val="22"/>
              <w:szCs w:val="22"/>
              <w:lang w:val="fi-FI"/>
            </w:rPr>
          </w:rPrChange>
        </w:rPr>
        <w:lastRenderedPageBreak/>
        <w:t xml:space="preserve">mengendalikan kualitas dan mutu pelayanan </w:t>
      </w:r>
      <w:r w:rsidRPr="00922713">
        <w:rPr>
          <w:rFonts w:ascii="Arial" w:hAnsi="Arial" w:cs="Arial"/>
          <w:b/>
          <w:color w:val="000000"/>
          <w:sz w:val="22"/>
          <w:szCs w:val="22"/>
          <w:lang w:val="fi-FI"/>
          <w:rPrChange w:id="536" w:author="Syahrani Rachmawati Sadino" w:date="2025-01-31T14:35:00Z">
            <w:rPr>
              <w:rFonts w:asciiTheme="minorBidi" w:hAnsiTheme="minorBidi" w:cstheme="minorBidi"/>
              <w:b/>
              <w:color w:val="000000"/>
              <w:sz w:val="22"/>
              <w:szCs w:val="22"/>
              <w:lang w:val="fi-FI"/>
            </w:rPr>
          </w:rPrChange>
        </w:rPr>
        <w:t>PIHAK KEDUA</w:t>
      </w:r>
      <w:r w:rsidRPr="00922713">
        <w:rPr>
          <w:rFonts w:ascii="Arial" w:hAnsi="Arial" w:cs="Arial"/>
          <w:color w:val="000000"/>
          <w:sz w:val="22"/>
          <w:szCs w:val="22"/>
          <w:lang w:val="fi-FI"/>
          <w:rPrChange w:id="537" w:author="Syahrani Rachmawati Sadino" w:date="2025-01-31T14:35:00Z">
            <w:rPr>
              <w:rFonts w:asciiTheme="minorBidi" w:hAnsiTheme="minorBidi" w:cstheme="minorBidi"/>
              <w:color w:val="000000"/>
              <w:sz w:val="22"/>
              <w:szCs w:val="22"/>
              <w:lang w:val="fi-FI"/>
            </w:rPr>
          </w:rPrChange>
        </w:rPr>
        <w:t xml:space="preserve"> sesuai dengan ruang lingkup Perjanjian ini</w:t>
      </w:r>
      <w:r w:rsidR="005D130D" w:rsidRPr="00922713">
        <w:rPr>
          <w:rFonts w:ascii="Arial" w:hAnsi="Arial" w:cs="Arial"/>
          <w:color w:val="000000"/>
          <w:sz w:val="22"/>
          <w:szCs w:val="22"/>
          <w:lang w:val="fi-FI"/>
          <w:rPrChange w:id="538" w:author="Syahrani Rachmawati Sadino" w:date="2025-01-31T14:35:00Z">
            <w:rPr>
              <w:rFonts w:asciiTheme="minorBidi" w:hAnsiTheme="minorBidi" w:cstheme="minorBidi"/>
              <w:color w:val="000000"/>
              <w:sz w:val="22"/>
              <w:szCs w:val="22"/>
              <w:lang w:val="fi-FI"/>
            </w:rPr>
          </w:rPrChange>
        </w:rPr>
        <w:t>.</w:t>
      </w:r>
    </w:p>
    <w:p w14:paraId="2302770B" w14:textId="77777777" w:rsidR="004C5F38" w:rsidRPr="00922713" w:rsidRDefault="004C5F38">
      <w:pPr>
        <w:pStyle w:val="BodyText"/>
        <w:numPr>
          <w:ilvl w:val="0"/>
          <w:numId w:val="0"/>
        </w:numPr>
        <w:spacing w:after="0" w:line="276" w:lineRule="auto"/>
        <w:ind w:left="851" w:hanging="426"/>
        <w:rPr>
          <w:rFonts w:ascii="Arial" w:hAnsi="Arial" w:cs="Arial"/>
          <w:sz w:val="22"/>
          <w:szCs w:val="22"/>
          <w:lang w:val="fi-FI"/>
          <w:rPrChange w:id="539" w:author="Syahrani Rachmawati Sadino" w:date="2025-01-31T14:35:00Z">
            <w:rPr>
              <w:rFonts w:asciiTheme="minorBidi" w:hAnsiTheme="minorBidi" w:cstheme="minorBidi"/>
              <w:sz w:val="22"/>
              <w:szCs w:val="22"/>
              <w:lang w:val="fi-FI"/>
            </w:rPr>
          </w:rPrChange>
        </w:rPr>
        <w:pPrChange w:id="540" w:author="Syahrani Rachmawati Sadino" w:date="2025-01-31T15:00:00Z">
          <w:pPr>
            <w:pStyle w:val="BodyText"/>
            <w:numPr>
              <w:ilvl w:val="0"/>
              <w:numId w:val="0"/>
            </w:numPr>
            <w:tabs>
              <w:tab w:val="clear" w:pos="4560"/>
            </w:tabs>
            <w:spacing w:after="0"/>
            <w:ind w:left="851" w:hanging="426"/>
          </w:pPr>
        </w:pPrChange>
      </w:pPr>
    </w:p>
    <w:p w14:paraId="309D9D64" w14:textId="63941DA9" w:rsidR="004C5F38" w:rsidRPr="00922713" w:rsidRDefault="004C5F38">
      <w:pPr>
        <w:pStyle w:val="BodyText"/>
        <w:numPr>
          <w:ilvl w:val="1"/>
          <w:numId w:val="30"/>
        </w:numPr>
        <w:spacing w:after="0" w:line="276" w:lineRule="auto"/>
        <w:ind w:left="851" w:hanging="426"/>
        <w:rPr>
          <w:rFonts w:ascii="Arial" w:hAnsi="Arial" w:cs="Arial"/>
          <w:sz w:val="22"/>
          <w:szCs w:val="22"/>
          <w:lang w:val="fi-FI"/>
          <w:rPrChange w:id="541" w:author="Syahrani Rachmawati Sadino" w:date="2025-01-31T14:35:00Z">
            <w:rPr>
              <w:rFonts w:asciiTheme="minorBidi" w:hAnsiTheme="minorBidi" w:cstheme="minorBidi"/>
              <w:sz w:val="22"/>
              <w:szCs w:val="22"/>
              <w:lang w:val="fi-FI"/>
            </w:rPr>
          </w:rPrChange>
        </w:rPr>
        <w:pPrChange w:id="542" w:author="Syahrani Rachmawati Sadino" w:date="2025-01-31T15:00:00Z">
          <w:pPr>
            <w:pStyle w:val="BodyText"/>
            <w:numPr>
              <w:ilvl w:val="1"/>
              <w:numId w:val="30"/>
            </w:numPr>
            <w:tabs>
              <w:tab w:val="clear" w:pos="4560"/>
            </w:tabs>
            <w:spacing w:after="0"/>
            <w:ind w:left="851" w:hanging="426"/>
          </w:pPr>
        </w:pPrChange>
      </w:pPr>
      <w:r w:rsidRPr="00922713">
        <w:rPr>
          <w:rFonts w:ascii="Arial" w:hAnsi="Arial" w:cs="Arial"/>
          <w:b/>
          <w:bCs/>
          <w:sz w:val="22"/>
          <w:szCs w:val="22"/>
          <w:lang w:val="id-ID"/>
          <w:rPrChange w:id="543" w:author="Syahrani Rachmawati Sadino" w:date="2025-01-31T14:35:00Z">
            <w:rPr>
              <w:rFonts w:asciiTheme="minorBidi" w:hAnsiTheme="minorBidi" w:cstheme="minorBidi"/>
              <w:b/>
              <w:bCs/>
              <w:sz w:val="22"/>
              <w:szCs w:val="22"/>
              <w:lang w:val="id-ID"/>
            </w:rPr>
          </w:rPrChange>
        </w:rPr>
        <w:t>Pelayanan Gawat Darurat</w:t>
      </w:r>
      <w:r w:rsidRPr="00922713">
        <w:rPr>
          <w:rFonts w:ascii="Arial" w:hAnsi="Arial" w:cs="Arial"/>
          <w:sz w:val="22"/>
          <w:szCs w:val="22"/>
          <w:lang w:val="id-ID"/>
          <w:rPrChange w:id="544" w:author="Syahrani Rachmawati Sadino" w:date="2025-01-31T14:35:00Z">
            <w:rPr>
              <w:rFonts w:asciiTheme="minorBidi" w:hAnsiTheme="minorBidi" w:cstheme="minorBidi"/>
              <w:sz w:val="22"/>
              <w:szCs w:val="22"/>
              <w:lang w:val="id-ID"/>
            </w:rPr>
          </w:rPrChange>
        </w:rPr>
        <w:t xml:space="preserve"> </w:t>
      </w:r>
      <w:r w:rsidRPr="00922713">
        <w:rPr>
          <w:rFonts w:ascii="Arial" w:hAnsi="Arial" w:cs="Arial"/>
          <w:b/>
          <w:bCs/>
          <w:sz w:val="22"/>
          <w:szCs w:val="22"/>
          <w:lang w:val="id-ID"/>
          <w:rPrChange w:id="545" w:author="Syahrani Rachmawati Sadino" w:date="2025-01-31T14:35:00Z">
            <w:rPr>
              <w:rFonts w:asciiTheme="minorBidi" w:hAnsiTheme="minorBidi" w:cstheme="minorBidi"/>
              <w:b/>
              <w:bCs/>
              <w:sz w:val="22"/>
              <w:szCs w:val="22"/>
              <w:lang w:val="id-ID"/>
            </w:rPr>
          </w:rPrChange>
        </w:rPr>
        <w:t>(</w:t>
      </w:r>
      <w:r w:rsidRPr="00922713">
        <w:rPr>
          <w:rFonts w:ascii="Arial" w:hAnsi="Arial" w:cs="Arial"/>
          <w:b/>
          <w:bCs/>
          <w:i/>
          <w:sz w:val="22"/>
          <w:szCs w:val="22"/>
          <w:lang w:val="id-ID"/>
          <w:rPrChange w:id="546" w:author="Syahrani Rachmawati Sadino" w:date="2025-01-31T14:35:00Z">
            <w:rPr>
              <w:rFonts w:asciiTheme="minorBidi" w:hAnsiTheme="minorBidi" w:cstheme="minorBidi"/>
              <w:b/>
              <w:bCs/>
              <w:i/>
              <w:sz w:val="22"/>
              <w:szCs w:val="22"/>
              <w:lang w:val="id-ID"/>
            </w:rPr>
          </w:rPrChange>
        </w:rPr>
        <w:t>emergency</w:t>
      </w:r>
      <w:r w:rsidRPr="00922713">
        <w:rPr>
          <w:rFonts w:ascii="Arial" w:hAnsi="Arial" w:cs="Arial"/>
          <w:b/>
          <w:bCs/>
          <w:sz w:val="22"/>
          <w:szCs w:val="22"/>
          <w:lang w:val="id-ID"/>
          <w:rPrChange w:id="547" w:author="Syahrani Rachmawati Sadino" w:date="2025-01-31T14:35:00Z">
            <w:rPr>
              <w:rFonts w:asciiTheme="minorBidi" w:hAnsiTheme="minorBidi" w:cstheme="minorBidi"/>
              <w:b/>
              <w:bCs/>
              <w:sz w:val="22"/>
              <w:szCs w:val="22"/>
              <w:lang w:val="id-ID"/>
            </w:rPr>
          </w:rPrChange>
        </w:rPr>
        <w:t>)</w:t>
      </w:r>
      <w:r w:rsidRPr="00922713">
        <w:rPr>
          <w:rFonts w:ascii="Arial" w:hAnsi="Arial" w:cs="Arial"/>
          <w:sz w:val="22"/>
          <w:szCs w:val="22"/>
          <w:lang w:val="id-ID"/>
          <w:rPrChange w:id="548" w:author="Syahrani Rachmawati Sadino" w:date="2025-01-31T14:35:00Z">
            <w:rPr>
              <w:rFonts w:asciiTheme="minorBidi" w:hAnsiTheme="minorBidi" w:cstheme="minorBidi"/>
              <w:sz w:val="22"/>
              <w:szCs w:val="22"/>
              <w:lang w:val="id-ID"/>
            </w:rPr>
          </w:rPrChange>
        </w:rPr>
        <w:t xml:space="preserve"> adalah pelayanan kesehatan tingkat lanjutan yang harus diberikan secepatnya pada kasus-kasus gawat darurat untuk mengurangi resiko kematian atau cacat</w:t>
      </w:r>
      <w:r w:rsidR="005D130D" w:rsidRPr="00922713">
        <w:rPr>
          <w:rFonts w:ascii="Arial" w:hAnsi="Arial" w:cs="Arial"/>
          <w:sz w:val="22"/>
          <w:szCs w:val="22"/>
          <w:lang w:val="id-ID"/>
          <w:rPrChange w:id="549" w:author="Syahrani Rachmawati Sadino" w:date="2025-01-31T14:35:00Z">
            <w:rPr>
              <w:rFonts w:asciiTheme="minorBidi" w:hAnsiTheme="minorBidi" w:cstheme="minorBidi"/>
              <w:sz w:val="22"/>
              <w:szCs w:val="22"/>
              <w:lang w:val="id-ID"/>
            </w:rPr>
          </w:rPrChange>
        </w:rPr>
        <w:t>.</w:t>
      </w:r>
    </w:p>
    <w:p w14:paraId="29ABC83E" w14:textId="77777777" w:rsidR="004C5F38" w:rsidRPr="00922713" w:rsidRDefault="004C5F38">
      <w:pPr>
        <w:pStyle w:val="BodyText"/>
        <w:numPr>
          <w:ilvl w:val="0"/>
          <w:numId w:val="0"/>
        </w:numPr>
        <w:spacing w:after="0" w:line="276" w:lineRule="auto"/>
        <w:ind w:left="851" w:hanging="426"/>
        <w:rPr>
          <w:rFonts w:ascii="Arial" w:hAnsi="Arial" w:cs="Arial"/>
          <w:sz w:val="22"/>
          <w:szCs w:val="22"/>
          <w:lang w:val="fi-FI"/>
          <w:rPrChange w:id="550" w:author="Syahrani Rachmawati Sadino" w:date="2025-01-31T14:35:00Z">
            <w:rPr>
              <w:rFonts w:asciiTheme="minorBidi" w:hAnsiTheme="minorBidi" w:cstheme="minorBidi"/>
              <w:sz w:val="22"/>
              <w:szCs w:val="22"/>
              <w:lang w:val="fi-FI"/>
            </w:rPr>
          </w:rPrChange>
        </w:rPr>
        <w:pPrChange w:id="551" w:author="Syahrani Rachmawati Sadino" w:date="2025-01-31T15:00:00Z">
          <w:pPr>
            <w:pStyle w:val="BodyText"/>
            <w:numPr>
              <w:ilvl w:val="0"/>
              <w:numId w:val="0"/>
            </w:numPr>
            <w:tabs>
              <w:tab w:val="clear" w:pos="4560"/>
            </w:tabs>
            <w:spacing w:after="0"/>
            <w:ind w:left="851" w:hanging="426"/>
          </w:pPr>
        </w:pPrChange>
      </w:pPr>
    </w:p>
    <w:p w14:paraId="3E2DADDE" w14:textId="4EE16E29" w:rsidR="00670945" w:rsidRPr="00922713" w:rsidRDefault="00670945">
      <w:pPr>
        <w:numPr>
          <w:ilvl w:val="0"/>
          <w:numId w:val="57"/>
        </w:numPr>
        <w:spacing w:line="276" w:lineRule="auto"/>
        <w:ind w:left="851" w:hanging="426"/>
        <w:jc w:val="both"/>
        <w:rPr>
          <w:rFonts w:ascii="Arial" w:hAnsi="Arial" w:cs="Arial"/>
          <w:sz w:val="22"/>
          <w:szCs w:val="22"/>
          <w:lang w:val="fi-FI"/>
          <w:rPrChange w:id="552" w:author="Syahrani Rachmawati Sadino" w:date="2025-01-31T14:35:00Z">
            <w:rPr>
              <w:rFonts w:asciiTheme="minorBidi" w:hAnsiTheme="minorBidi" w:cstheme="minorBidi"/>
              <w:sz w:val="22"/>
              <w:szCs w:val="22"/>
              <w:lang w:val="fi-FI"/>
            </w:rPr>
          </w:rPrChange>
        </w:rPr>
        <w:pPrChange w:id="553" w:author="Syahrani Rachmawati Sadino" w:date="2025-01-31T15:00:00Z">
          <w:pPr>
            <w:numPr>
              <w:numId w:val="57"/>
            </w:numPr>
            <w:ind w:left="851" w:hanging="426"/>
            <w:jc w:val="both"/>
          </w:pPr>
        </w:pPrChange>
      </w:pPr>
      <w:r w:rsidRPr="00922713">
        <w:rPr>
          <w:rFonts w:ascii="Arial" w:hAnsi="Arial" w:cs="Arial"/>
          <w:b/>
          <w:sz w:val="22"/>
          <w:szCs w:val="22"/>
          <w:lang w:val="id-ID"/>
          <w:rPrChange w:id="554" w:author="Syahrani Rachmawati Sadino" w:date="2025-01-31T14:35:00Z">
            <w:rPr>
              <w:rFonts w:asciiTheme="minorBidi" w:hAnsiTheme="minorBidi" w:cstheme="minorBidi"/>
              <w:b/>
              <w:sz w:val="22"/>
              <w:szCs w:val="22"/>
              <w:lang w:val="id-ID"/>
            </w:rPr>
          </w:rPrChange>
        </w:rPr>
        <w:t>Pemegang Polis</w:t>
      </w:r>
      <w:r w:rsidRPr="00922713">
        <w:rPr>
          <w:rFonts w:ascii="Arial" w:hAnsi="Arial" w:cs="Arial"/>
          <w:sz w:val="22"/>
          <w:szCs w:val="22"/>
          <w:lang w:val="id-ID"/>
          <w:rPrChange w:id="555" w:author="Syahrani Rachmawati Sadino" w:date="2025-01-31T14:35:00Z">
            <w:rPr>
              <w:rFonts w:asciiTheme="minorBidi" w:hAnsiTheme="minorBidi" w:cstheme="minorBidi"/>
              <w:sz w:val="22"/>
              <w:szCs w:val="22"/>
              <w:lang w:val="id-ID"/>
            </w:rPr>
          </w:rPrChange>
        </w:rPr>
        <w:t xml:space="preserve"> adalah institusi atau badan usaha yang</w:t>
      </w:r>
      <w:r w:rsidR="005D130D" w:rsidRPr="00922713">
        <w:rPr>
          <w:rFonts w:ascii="Arial" w:hAnsi="Arial" w:cs="Arial"/>
          <w:sz w:val="22"/>
          <w:szCs w:val="22"/>
          <w:lang w:val="id-ID"/>
          <w:rPrChange w:id="556" w:author="Syahrani Rachmawati Sadino" w:date="2025-01-31T14:35:00Z">
            <w:rPr>
              <w:rFonts w:asciiTheme="minorBidi" w:hAnsiTheme="minorBidi" w:cstheme="minorBidi"/>
              <w:sz w:val="22"/>
              <w:szCs w:val="22"/>
              <w:lang w:val="id-ID"/>
            </w:rPr>
          </w:rPrChange>
        </w:rPr>
        <w:t xml:space="preserve"> </w:t>
      </w:r>
      <w:r w:rsidRPr="00922713">
        <w:rPr>
          <w:rFonts w:ascii="Arial" w:hAnsi="Arial" w:cs="Arial"/>
          <w:sz w:val="22"/>
          <w:szCs w:val="22"/>
          <w:lang w:val="fi-FI"/>
          <w:rPrChange w:id="557" w:author="Syahrani Rachmawati Sadino" w:date="2025-01-31T14:35:00Z">
            <w:rPr>
              <w:rFonts w:asciiTheme="minorBidi" w:hAnsiTheme="minorBidi" w:cstheme="minorBidi"/>
              <w:sz w:val="22"/>
              <w:szCs w:val="22"/>
              <w:lang w:val="fi-FI"/>
            </w:rPr>
          </w:rPrChange>
        </w:rPr>
        <w:t xml:space="preserve">berbentuk </w:t>
      </w:r>
      <w:r w:rsidRPr="00922713">
        <w:rPr>
          <w:rFonts w:ascii="Arial" w:hAnsi="Arial" w:cs="Arial"/>
          <w:sz w:val="22"/>
          <w:szCs w:val="22"/>
          <w:lang w:val="id-ID"/>
          <w:rPrChange w:id="558" w:author="Syahrani Rachmawati Sadino" w:date="2025-01-31T14:35:00Z">
            <w:rPr>
              <w:rFonts w:asciiTheme="minorBidi" w:hAnsiTheme="minorBidi" w:cstheme="minorBidi"/>
              <w:sz w:val="22"/>
              <w:szCs w:val="22"/>
              <w:lang w:val="id-ID"/>
            </w:rPr>
          </w:rPrChange>
        </w:rPr>
        <w:t xml:space="preserve">badan hukum atau yang bukan </w:t>
      </w:r>
      <w:r w:rsidRPr="00922713">
        <w:rPr>
          <w:rFonts w:ascii="Arial" w:hAnsi="Arial" w:cs="Arial"/>
          <w:sz w:val="22"/>
          <w:szCs w:val="22"/>
          <w:lang w:val="fi-FI"/>
          <w:rPrChange w:id="559" w:author="Syahrani Rachmawati Sadino" w:date="2025-01-31T14:35:00Z">
            <w:rPr>
              <w:rFonts w:asciiTheme="minorBidi" w:hAnsiTheme="minorBidi" w:cstheme="minorBidi"/>
              <w:sz w:val="22"/>
              <w:szCs w:val="22"/>
              <w:lang w:val="fi-FI"/>
            </w:rPr>
          </w:rPrChange>
        </w:rPr>
        <w:t xml:space="preserve">berbentuk </w:t>
      </w:r>
      <w:r w:rsidRPr="00922713">
        <w:rPr>
          <w:rFonts w:ascii="Arial" w:hAnsi="Arial" w:cs="Arial"/>
          <w:sz w:val="22"/>
          <w:szCs w:val="22"/>
          <w:lang w:val="id-ID"/>
          <w:rPrChange w:id="560" w:author="Syahrani Rachmawati Sadino" w:date="2025-01-31T14:35:00Z">
            <w:rPr>
              <w:rFonts w:asciiTheme="minorBidi" w:hAnsiTheme="minorBidi" w:cstheme="minorBidi"/>
              <w:sz w:val="22"/>
              <w:szCs w:val="22"/>
              <w:lang w:val="id-ID"/>
            </w:rPr>
          </w:rPrChange>
        </w:rPr>
        <w:t xml:space="preserve">badan hukum yang mengikatkan diri dengan </w:t>
      </w:r>
      <w:r w:rsidRPr="00922713">
        <w:rPr>
          <w:rFonts w:ascii="Arial" w:hAnsi="Arial" w:cs="Arial"/>
          <w:b/>
          <w:sz w:val="22"/>
          <w:szCs w:val="22"/>
          <w:lang w:val="id-ID"/>
          <w:rPrChange w:id="561" w:author="Syahrani Rachmawati Sadino" w:date="2025-01-31T14:35:00Z">
            <w:rPr>
              <w:rFonts w:asciiTheme="minorBidi" w:hAnsiTheme="minorBidi" w:cstheme="minorBidi"/>
              <w:b/>
              <w:sz w:val="22"/>
              <w:szCs w:val="22"/>
              <w:lang w:val="id-ID"/>
            </w:rPr>
          </w:rPrChange>
        </w:rPr>
        <w:t>PIHAK PERTAMA</w:t>
      </w:r>
      <w:r w:rsidRPr="00922713">
        <w:rPr>
          <w:rFonts w:ascii="Arial" w:hAnsi="Arial" w:cs="Arial"/>
          <w:sz w:val="22"/>
          <w:szCs w:val="22"/>
          <w:lang w:val="id-ID"/>
          <w:rPrChange w:id="562" w:author="Syahrani Rachmawati Sadino" w:date="2025-01-31T14:35:00Z">
            <w:rPr>
              <w:rFonts w:asciiTheme="minorBidi" w:hAnsiTheme="minorBidi" w:cstheme="minorBidi"/>
              <w:sz w:val="22"/>
              <w:szCs w:val="22"/>
              <w:lang w:val="id-ID"/>
            </w:rPr>
          </w:rPrChange>
        </w:rPr>
        <w:t xml:space="preserve"> untuk mendapatkan perlindungan asuransi kesehatan</w:t>
      </w:r>
      <w:r w:rsidR="005D130D" w:rsidRPr="00922713">
        <w:rPr>
          <w:rFonts w:ascii="Arial" w:hAnsi="Arial" w:cs="Arial"/>
          <w:sz w:val="22"/>
          <w:szCs w:val="22"/>
          <w:lang w:val="id-ID"/>
          <w:rPrChange w:id="563" w:author="Syahrani Rachmawati Sadino" w:date="2025-01-31T14:35:00Z">
            <w:rPr>
              <w:rFonts w:asciiTheme="minorBidi" w:hAnsiTheme="minorBidi" w:cstheme="minorBidi"/>
              <w:sz w:val="22"/>
              <w:szCs w:val="22"/>
              <w:lang w:val="id-ID"/>
            </w:rPr>
          </w:rPrChange>
        </w:rPr>
        <w:t>.</w:t>
      </w:r>
    </w:p>
    <w:p w14:paraId="7973F217" w14:textId="77777777" w:rsidR="00670945" w:rsidRPr="00922713" w:rsidRDefault="00670945">
      <w:pPr>
        <w:spacing w:line="276" w:lineRule="auto"/>
        <w:ind w:left="851" w:hanging="426"/>
        <w:jc w:val="both"/>
        <w:rPr>
          <w:rFonts w:ascii="Arial" w:hAnsi="Arial" w:cs="Arial"/>
          <w:sz w:val="22"/>
          <w:szCs w:val="22"/>
          <w:lang w:val="fi-FI"/>
          <w:rPrChange w:id="564" w:author="Syahrani Rachmawati Sadino" w:date="2025-01-31T14:35:00Z">
            <w:rPr>
              <w:rFonts w:asciiTheme="minorBidi" w:hAnsiTheme="minorBidi" w:cstheme="minorBidi"/>
              <w:sz w:val="22"/>
              <w:szCs w:val="22"/>
              <w:lang w:val="fi-FI"/>
            </w:rPr>
          </w:rPrChange>
        </w:rPr>
        <w:pPrChange w:id="565" w:author="Syahrani Rachmawati Sadino" w:date="2025-01-31T15:00:00Z">
          <w:pPr>
            <w:ind w:left="851" w:hanging="426"/>
            <w:jc w:val="both"/>
          </w:pPr>
        </w:pPrChange>
      </w:pPr>
    </w:p>
    <w:p w14:paraId="701B5164" w14:textId="6288C915" w:rsidR="004C5F38" w:rsidRPr="00922713" w:rsidRDefault="004C5F38">
      <w:pPr>
        <w:numPr>
          <w:ilvl w:val="0"/>
          <w:numId w:val="57"/>
        </w:numPr>
        <w:spacing w:line="276" w:lineRule="auto"/>
        <w:ind w:left="851" w:hanging="426"/>
        <w:jc w:val="both"/>
        <w:rPr>
          <w:rFonts w:ascii="Arial" w:hAnsi="Arial" w:cs="Arial"/>
          <w:sz w:val="22"/>
          <w:szCs w:val="22"/>
          <w:lang w:val="fi-FI"/>
          <w:rPrChange w:id="566" w:author="Syahrani Rachmawati Sadino" w:date="2025-01-31T14:35:00Z">
            <w:rPr>
              <w:rFonts w:asciiTheme="minorBidi" w:hAnsiTheme="minorBidi" w:cstheme="minorBidi"/>
              <w:sz w:val="22"/>
              <w:szCs w:val="22"/>
              <w:lang w:val="fi-FI"/>
            </w:rPr>
          </w:rPrChange>
        </w:rPr>
        <w:pPrChange w:id="567" w:author="Syahrani Rachmawati Sadino" w:date="2025-01-31T15:00:00Z">
          <w:pPr>
            <w:numPr>
              <w:numId w:val="57"/>
            </w:numPr>
            <w:ind w:left="851" w:hanging="426"/>
            <w:jc w:val="both"/>
          </w:pPr>
        </w:pPrChange>
      </w:pPr>
      <w:r w:rsidRPr="00922713">
        <w:rPr>
          <w:rFonts w:ascii="Arial" w:hAnsi="Arial" w:cs="Arial"/>
          <w:b/>
          <w:sz w:val="22"/>
          <w:szCs w:val="22"/>
          <w:lang w:val="id-ID"/>
          <w:rPrChange w:id="568" w:author="Syahrani Rachmawati Sadino" w:date="2025-01-31T14:35:00Z">
            <w:rPr>
              <w:rFonts w:asciiTheme="minorBidi" w:hAnsiTheme="minorBidi" w:cstheme="minorBidi"/>
              <w:b/>
              <w:sz w:val="22"/>
              <w:szCs w:val="22"/>
              <w:lang w:val="id-ID"/>
            </w:rPr>
          </w:rPrChange>
        </w:rPr>
        <w:t xml:space="preserve">Pemeriksaan </w:t>
      </w:r>
      <w:r w:rsidR="007234FB" w:rsidRPr="00922713">
        <w:rPr>
          <w:rFonts w:ascii="Arial" w:hAnsi="Arial" w:cs="Arial"/>
          <w:b/>
          <w:sz w:val="22"/>
          <w:szCs w:val="22"/>
          <w:lang w:val="id-ID"/>
          <w:rPrChange w:id="569" w:author="Syahrani Rachmawati Sadino" w:date="2025-01-31T14:35:00Z">
            <w:rPr>
              <w:rFonts w:asciiTheme="minorBidi" w:hAnsiTheme="minorBidi" w:cstheme="minorBidi"/>
              <w:b/>
              <w:sz w:val="22"/>
              <w:szCs w:val="22"/>
              <w:lang w:val="id-ID"/>
            </w:rPr>
          </w:rPrChange>
        </w:rPr>
        <w:t>Penunjang Diagnostik</w:t>
      </w:r>
      <w:r w:rsidR="007234FB" w:rsidRPr="00922713">
        <w:rPr>
          <w:rFonts w:ascii="Arial" w:hAnsi="Arial" w:cs="Arial"/>
          <w:sz w:val="22"/>
          <w:szCs w:val="22"/>
          <w:lang w:val="id-ID"/>
          <w:rPrChange w:id="570" w:author="Syahrani Rachmawati Sadino" w:date="2025-01-31T14:35:00Z">
            <w:rPr>
              <w:rFonts w:asciiTheme="minorBidi" w:hAnsiTheme="minorBidi" w:cstheme="minorBidi"/>
              <w:sz w:val="22"/>
              <w:szCs w:val="22"/>
              <w:lang w:val="id-ID"/>
            </w:rPr>
          </w:rPrChange>
        </w:rPr>
        <w:t xml:space="preserve"> </w:t>
      </w:r>
      <w:r w:rsidRPr="00922713">
        <w:rPr>
          <w:rFonts w:ascii="Arial" w:hAnsi="Arial" w:cs="Arial"/>
          <w:sz w:val="22"/>
          <w:szCs w:val="22"/>
          <w:lang w:val="id-ID"/>
          <w:rPrChange w:id="571" w:author="Syahrani Rachmawati Sadino" w:date="2025-01-31T14:35:00Z">
            <w:rPr>
              <w:rFonts w:asciiTheme="minorBidi" w:hAnsiTheme="minorBidi" w:cstheme="minorBidi"/>
              <w:sz w:val="22"/>
              <w:szCs w:val="22"/>
              <w:lang w:val="id-ID"/>
            </w:rPr>
          </w:rPrChange>
        </w:rPr>
        <w:t>adalah kegiatan pemeriksaan yang dilakukan untuk membantu menegakkan diagnosa</w:t>
      </w:r>
      <w:r w:rsidRPr="00922713">
        <w:rPr>
          <w:rFonts w:ascii="Arial" w:hAnsi="Arial" w:cs="Arial"/>
          <w:sz w:val="22"/>
          <w:szCs w:val="22"/>
          <w:lang w:val="fi-FI"/>
          <w:rPrChange w:id="572" w:author="Syahrani Rachmawati Sadino" w:date="2025-01-31T14:35:00Z">
            <w:rPr>
              <w:rFonts w:asciiTheme="minorBidi" w:hAnsiTheme="minorBidi" w:cstheme="minorBidi"/>
              <w:sz w:val="22"/>
              <w:szCs w:val="22"/>
              <w:lang w:val="fi-FI"/>
            </w:rPr>
          </w:rPrChange>
        </w:rPr>
        <w:t xml:space="preserve"> sesuai indikasi medis</w:t>
      </w:r>
      <w:r w:rsidR="005D130D" w:rsidRPr="00922713">
        <w:rPr>
          <w:rFonts w:ascii="Arial" w:hAnsi="Arial" w:cs="Arial"/>
          <w:sz w:val="22"/>
          <w:szCs w:val="22"/>
          <w:lang w:val="id-ID"/>
          <w:rPrChange w:id="573" w:author="Syahrani Rachmawati Sadino" w:date="2025-01-31T14:35:00Z">
            <w:rPr>
              <w:rFonts w:asciiTheme="minorBidi" w:hAnsiTheme="minorBidi" w:cstheme="minorBidi"/>
              <w:sz w:val="22"/>
              <w:szCs w:val="22"/>
              <w:lang w:val="id-ID"/>
            </w:rPr>
          </w:rPrChange>
        </w:rPr>
        <w:t>.</w:t>
      </w:r>
    </w:p>
    <w:p w14:paraId="630E5F0A" w14:textId="77777777" w:rsidR="00CB50F1" w:rsidRPr="00922713" w:rsidRDefault="00CB50F1">
      <w:pPr>
        <w:pStyle w:val="ListParagraph"/>
        <w:spacing w:line="276" w:lineRule="auto"/>
        <w:ind w:left="851" w:hanging="426"/>
        <w:rPr>
          <w:rFonts w:ascii="Arial" w:hAnsi="Arial" w:cs="Arial"/>
          <w:sz w:val="22"/>
          <w:szCs w:val="22"/>
          <w:lang w:val="fi-FI"/>
          <w:rPrChange w:id="574" w:author="Syahrani Rachmawati Sadino" w:date="2025-01-31T14:35:00Z">
            <w:rPr>
              <w:rFonts w:asciiTheme="minorBidi" w:hAnsiTheme="minorBidi" w:cstheme="minorBidi"/>
              <w:sz w:val="22"/>
              <w:szCs w:val="22"/>
              <w:lang w:val="fi-FI"/>
            </w:rPr>
          </w:rPrChange>
        </w:rPr>
        <w:pPrChange w:id="575" w:author="Syahrani Rachmawati Sadino" w:date="2025-01-31T15:00:00Z">
          <w:pPr>
            <w:pStyle w:val="ListParagraph"/>
            <w:spacing w:line="240" w:lineRule="auto"/>
            <w:ind w:left="851" w:hanging="426"/>
          </w:pPr>
        </w:pPrChange>
      </w:pPr>
    </w:p>
    <w:p w14:paraId="3960EA42" w14:textId="4CAC421C" w:rsidR="00CB50F1" w:rsidRPr="00922713" w:rsidRDefault="00CB50F1">
      <w:pPr>
        <w:numPr>
          <w:ilvl w:val="0"/>
          <w:numId w:val="57"/>
        </w:numPr>
        <w:spacing w:line="276" w:lineRule="auto"/>
        <w:ind w:left="851" w:hanging="426"/>
        <w:jc w:val="both"/>
        <w:rPr>
          <w:rFonts w:ascii="Arial" w:hAnsi="Arial" w:cs="Arial"/>
          <w:sz w:val="22"/>
          <w:szCs w:val="22"/>
          <w:lang w:val="fi-FI"/>
          <w:rPrChange w:id="576" w:author="Syahrani Rachmawati Sadino" w:date="2025-01-31T14:35:00Z">
            <w:rPr>
              <w:rFonts w:asciiTheme="minorBidi" w:hAnsiTheme="minorBidi" w:cstheme="minorBidi"/>
              <w:sz w:val="22"/>
              <w:szCs w:val="22"/>
              <w:lang w:val="fi-FI"/>
            </w:rPr>
          </w:rPrChange>
        </w:rPr>
        <w:pPrChange w:id="577" w:author="Syahrani Rachmawati Sadino" w:date="2025-01-31T15:00:00Z">
          <w:pPr>
            <w:numPr>
              <w:numId w:val="57"/>
            </w:numPr>
            <w:ind w:left="851" w:hanging="426"/>
            <w:jc w:val="both"/>
          </w:pPr>
        </w:pPrChange>
      </w:pPr>
      <w:r w:rsidRPr="00922713">
        <w:rPr>
          <w:rFonts w:ascii="Arial" w:hAnsi="Arial" w:cs="Arial"/>
          <w:b/>
          <w:bCs/>
          <w:sz w:val="22"/>
          <w:szCs w:val="22"/>
          <w:lang w:val="id-ID"/>
          <w:rPrChange w:id="578" w:author="Syahrani Rachmawati Sadino" w:date="2025-01-31T14:35:00Z">
            <w:rPr>
              <w:rFonts w:asciiTheme="minorBidi" w:hAnsiTheme="minorBidi" w:cstheme="minorBidi"/>
              <w:b/>
              <w:bCs/>
              <w:sz w:val="22"/>
              <w:szCs w:val="22"/>
              <w:lang w:val="id-ID"/>
            </w:rPr>
          </w:rPrChange>
        </w:rPr>
        <w:t>Persalinan</w:t>
      </w:r>
      <w:r w:rsidRPr="00922713">
        <w:rPr>
          <w:rFonts w:ascii="Arial" w:hAnsi="Arial" w:cs="Arial"/>
          <w:sz w:val="22"/>
          <w:szCs w:val="22"/>
          <w:lang w:val="id-ID"/>
          <w:rPrChange w:id="579" w:author="Syahrani Rachmawati Sadino" w:date="2025-01-31T14:35:00Z">
            <w:rPr>
              <w:rFonts w:asciiTheme="minorBidi" w:hAnsiTheme="minorBidi" w:cstheme="minorBidi"/>
              <w:sz w:val="22"/>
              <w:szCs w:val="22"/>
              <w:lang w:val="id-ID"/>
            </w:rPr>
          </w:rPrChange>
        </w:rPr>
        <w:t xml:space="preserve"> adalah proses lahirnya bayi cukup bulan atau hampir cukup bulan baik secara spontan maupun lahir dengan memerlukan tindakan medis baik operatif dan non operatif</w:t>
      </w:r>
      <w:r w:rsidR="005D130D" w:rsidRPr="00922713">
        <w:rPr>
          <w:rFonts w:ascii="Arial" w:hAnsi="Arial" w:cs="Arial"/>
          <w:sz w:val="22"/>
          <w:szCs w:val="22"/>
          <w:lang w:val="fi-FI"/>
          <w:rPrChange w:id="580" w:author="Syahrani Rachmawati Sadino" w:date="2025-01-31T14:35:00Z">
            <w:rPr>
              <w:rFonts w:asciiTheme="minorBidi" w:hAnsiTheme="minorBidi" w:cstheme="minorBidi"/>
              <w:sz w:val="22"/>
              <w:szCs w:val="22"/>
              <w:lang w:val="fi-FI"/>
            </w:rPr>
          </w:rPrChange>
        </w:rPr>
        <w:t>.</w:t>
      </w:r>
    </w:p>
    <w:p w14:paraId="5607C7D5" w14:textId="77777777" w:rsidR="004C5F38" w:rsidRPr="00922713" w:rsidRDefault="004C5F38">
      <w:pPr>
        <w:spacing w:line="276" w:lineRule="auto"/>
        <w:ind w:left="851" w:hanging="426"/>
        <w:jc w:val="both"/>
        <w:rPr>
          <w:rFonts w:ascii="Arial" w:hAnsi="Arial" w:cs="Arial"/>
          <w:sz w:val="22"/>
          <w:szCs w:val="22"/>
          <w:lang w:val="fi-FI"/>
          <w:rPrChange w:id="581" w:author="Syahrani Rachmawati Sadino" w:date="2025-01-31T14:35:00Z">
            <w:rPr>
              <w:rFonts w:asciiTheme="minorBidi" w:hAnsiTheme="minorBidi" w:cstheme="minorBidi"/>
              <w:sz w:val="22"/>
              <w:szCs w:val="22"/>
              <w:lang w:val="fi-FI"/>
            </w:rPr>
          </w:rPrChange>
        </w:rPr>
        <w:pPrChange w:id="582" w:author="Syahrani Rachmawati Sadino" w:date="2025-01-31T15:00:00Z">
          <w:pPr>
            <w:ind w:left="851" w:hanging="426"/>
            <w:jc w:val="both"/>
          </w:pPr>
        </w:pPrChange>
      </w:pPr>
    </w:p>
    <w:p w14:paraId="038A18C4" w14:textId="1875F671" w:rsidR="004C5F38" w:rsidRPr="00922713" w:rsidRDefault="004C5F38">
      <w:pPr>
        <w:numPr>
          <w:ilvl w:val="0"/>
          <w:numId w:val="57"/>
        </w:numPr>
        <w:spacing w:line="276" w:lineRule="auto"/>
        <w:ind w:left="851" w:hanging="426"/>
        <w:jc w:val="both"/>
        <w:rPr>
          <w:rFonts w:ascii="Arial" w:hAnsi="Arial" w:cs="Arial"/>
          <w:sz w:val="22"/>
          <w:szCs w:val="22"/>
          <w:lang w:val="fi-FI"/>
          <w:rPrChange w:id="583" w:author="Syahrani Rachmawati Sadino" w:date="2025-01-31T14:35:00Z">
            <w:rPr>
              <w:rFonts w:asciiTheme="minorBidi" w:hAnsiTheme="minorBidi" w:cstheme="minorBidi"/>
              <w:sz w:val="22"/>
              <w:szCs w:val="22"/>
              <w:lang w:val="fi-FI"/>
            </w:rPr>
          </w:rPrChange>
        </w:rPr>
        <w:pPrChange w:id="584" w:author="Syahrani Rachmawati Sadino" w:date="2025-01-31T15:00:00Z">
          <w:pPr>
            <w:numPr>
              <w:numId w:val="57"/>
            </w:numPr>
            <w:ind w:left="851" w:hanging="426"/>
            <w:jc w:val="both"/>
          </w:pPr>
        </w:pPrChange>
      </w:pPr>
      <w:r w:rsidRPr="00922713">
        <w:rPr>
          <w:rFonts w:ascii="Arial" w:hAnsi="Arial" w:cs="Arial"/>
          <w:b/>
          <w:bCs/>
          <w:sz w:val="22"/>
          <w:szCs w:val="22"/>
          <w:rPrChange w:id="585" w:author="Syahrani Rachmawati Sadino" w:date="2025-01-31T14:35:00Z">
            <w:rPr>
              <w:rFonts w:asciiTheme="minorBidi" w:hAnsiTheme="minorBidi" w:cstheme="minorBidi"/>
              <w:b/>
              <w:bCs/>
              <w:sz w:val="22"/>
              <w:szCs w:val="22"/>
            </w:rPr>
          </w:rPrChange>
        </w:rPr>
        <w:t xml:space="preserve">Peserta </w:t>
      </w:r>
      <w:r w:rsidRPr="00922713">
        <w:rPr>
          <w:rFonts w:ascii="Arial" w:hAnsi="Arial" w:cs="Arial"/>
          <w:color w:val="000000"/>
          <w:sz w:val="22"/>
          <w:szCs w:val="22"/>
          <w:rPrChange w:id="586" w:author="Syahrani Rachmawati Sadino" w:date="2025-01-31T14:35:00Z">
            <w:rPr>
              <w:rFonts w:asciiTheme="minorBidi" w:hAnsiTheme="minorBidi" w:cstheme="minorBidi"/>
              <w:color w:val="000000"/>
              <w:sz w:val="22"/>
              <w:szCs w:val="22"/>
            </w:rPr>
          </w:rPrChange>
        </w:rPr>
        <w:t xml:space="preserve">adalah orang-perorangan yang terdaftar sebagai Peserta asuransi kesehatan </w:t>
      </w:r>
      <w:r w:rsidRPr="00922713">
        <w:rPr>
          <w:rFonts w:ascii="Arial" w:hAnsi="Arial" w:cs="Arial"/>
          <w:b/>
          <w:color w:val="000000"/>
          <w:sz w:val="22"/>
          <w:szCs w:val="22"/>
          <w:rPrChange w:id="587" w:author="Syahrani Rachmawati Sadino" w:date="2025-01-31T14:35:00Z">
            <w:rPr>
              <w:rFonts w:asciiTheme="minorBidi" w:hAnsiTheme="minorBidi" w:cstheme="minorBidi"/>
              <w:b/>
              <w:color w:val="000000"/>
              <w:sz w:val="22"/>
              <w:szCs w:val="22"/>
            </w:rPr>
          </w:rPrChange>
        </w:rPr>
        <w:t>PIHAK PERTAMA</w:t>
      </w:r>
      <w:r w:rsidR="005D130D" w:rsidRPr="00922713">
        <w:rPr>
          <w:rFonts w:ascii="Arial" w:hAnsi="Arial" w:cs="Arial"/>
          <w:color w:val="000000"/>
          <w:sz w:val="22"/>
          <w:szCs w:val="22"/>
          <w:rPrChange w:id="588" w:author="Syahrani Rachmawati Sadino" w:date="2025-01-31T14:35:00Z">
            <w:rPr>
              <w:rFonts w:asciiTheme="minorBidi" w:hAnsiTheme="minorBidi" w:cstheme="minorBidi"/>
              <w:color w:val="000000"/>
              <w:sz w:val="22"/>
              <w:szCs w:val="22"/>
            </w:rPr>
          </w:rPrChange>
        </w:rPr>
        <w:t>.</w:t>
      </w:r>
    </w:p>
    <w:p w14:paraId="63E4B745" w14:textId="77777777" w:rsidR="004C5F38" w:rsidRPr="00922713" w:rsidRDefault="004C5F38">
      <w:pPr>
        <w:pStyle w:val="ListParagraph"/>
        <w:spacing w:line="276" w:lineRule="auto"/>
        <w:ind w:left="851" w:hanging="426"/>
        <w:rPr>
          <w:rFonts w:ascii="Arial" w:hAnsi="Arial" w:cs="Arial"/>
          <w:b/>
          <w:bCs/>
          <w:sz w:val="22"/>
          <w:szCs w:val="22"/>
          <w:rPrChange w:id="589" w:author="Syahrani Rachmawati Sadino" w:date="2025-01-31T14:35:00Z">
            <w:rPr>
              <w:rFonts w:asciiTheme="minorBidi" w:hAnsiTheme="minorBidi" w:cstheme="minorBidi"/>
              <w:b/>
              <w:bCs/>
              <w:sz w:val="22"/>
              <w:szCs w:val="22"/>
            </w:rPr>
          </w:rPrChange>
        </w:rPr>
        <w:pPrChange w:id="590" w:author="Syahrani Rachmawati Sadino" w:date="2025-01-31T15:00:00Z">
          <w:pPr>
            <w:pStyle w:val="ListParagraph"/>
            <w:spacing w:line="240" w:lineRule="auto"/>
            <w:ind w:left="851" w:hanging="426"/>
          </w:pPr>
        </w:pPrChange>
      </w:pPr>
    </w:p>
    <w:p w14:paraId="5857C861" w14:textId="1575DCA7" w:rsidR="0076637C" w:rsidRPr="00922713" w:rsidRDefault="004C5F38">
      <w:pPr>
        <w:numPr>
          <w:ilvl w:val="0"/>
          <w:numId w:val="57"/>
        </w:numPr>
        <w:spacing w:line="276" w:lineRule="auto"/>
        <w:ind w:left="851" w:hanging="426"/>
        <w:jc w:val="both"/>
        <w:rPr>
          <w:rFonts w:ascii="Arial" w:hAnsi="Arial" w:cs="Arial"/>
          <w:sz w:val="22"/>
          <w:szCs w:val="22"/>
          <w:lang w:val="fi-FI"/>
          <w:rPrChange w:id="591" w:author="Syahrani Rachmawati Sadino" w:date="2025-01-31T14:35:00Z">
            <w:rPr>
              <w:rFonts w:asciiTheme="minorBidi" w:hAnsiTheme="minorBidi" w:cstheme="minorBidi"/>
              <w:sz w:val="22"/>
              <w:szCs w:val="22"/>
              <w:lang w:val="fi-FI"/>
            </w:rPr>
          </w:rPrChange>
        </w:rPr>
        <w:pPrChange w:id="592" w:author="Syahrani Rachmawati Sadino" w:date="2025-01-31T15:00:00Z">
          <w:pPr>
            <w:numPr>
              <w:numId w:val="57"/>
            </w:numPr>
            <w:ind w:left="851" w:hanging="426"/>
            <w:jc w:val="both"/>
          </w:pPr>
        </w:pPrChange>
      </w:pPr>
      <w:r w:rsidRPr="00922713">
        <w:rPr>
          <w:rFonts w:ascii="Arial" w:hAnsi="Arial" w:cs="Arial"/>
          <w:b/>
          <w:bCs/>
          <w:sz w:val="22"/>
          <w:szCs w:val="22"/>
          <w:rPrChange w:id="593" w:author="Syahrani Rachmawati Sadino" w:date="2025-01-31T14:35:00Z">
            <w:rPr>
              <w:rFonts w:asciiTheme="minorBidi" w:hAnsiTheme="minorBidi" w:cstheme="minorBidi"/>
              <w:b/>
              <w:bCs/>
              <w:sz w:val="22"/>
              <w:szCs w:val="22"/>
            </w:rPr>
          </w:rPrChange>
        </w:rPr>
        <w:t>Produk</w:t>
      </w:r>
      <w:r w:rsidRPr="00922713">
        <w:rPr>
          <w:rFonts w:ascii="Arial" w:hAnsi="Arial" w:cs="Arial"/>
          <w:sz w:val="22"/>
          <w:szCs w:val="22"/>
          <w:rPrChange w:id="594" w:author="Syahrani Rachmawati Sadino" w:date="2025-01-31T14:35:00Z">
            <w:rPr>
              <w:rFonts w:asciiTheme="minorBidi" w:hAnsiTheme="minorBidi" w:cstheme="minorBidi"/>
              <w:sz w:val="22"/>
              <w:szCs w:val="22"/>
            </w:rPr>
          </w:rPrChange>
        </w:rPr>
        <w:t xml:space="preserve"> </w:t>
      </w:r>
      <w:r w:rsidR="00457E9E" w:rsidRPr="00922713">
        <w:rPr>
          <w:rFonts w:ascii="Arial" w:hAnsi="Arial" w:cs="Arial"/>
          <w:b/>
          <w:sz w:val="22"/>
          <w:szCs w:val="22"/>
          <w:rPrChange w:id="595" w:author="Syahrani Rachmawati Sadino" w:date="2025-01-31T14:35:00Z">
            <w:rPr>
              <w:rFonts w:asciiTheme="minorBidi" w:hAnsiTheme="minorBidi" w:cstheme="minorBidi"/>
              <w:b/>
              <w:sz w:val="22"/>
              <w:szCs w:val="22"/>
            </w:rPr>
          </w:rPrChange>
        </w:rPr>
        <w:t>BRI Life</w:t>
      </w:r>
      <w:r w:rsidRPr="00922713">
        <w:rPr>
          <w:rFonts w:ascii="Arial" w:hAnsi="Arial" w:cs="Arial"/>
          <w:sz w:val="22"/>
          <w:szCs w:val="22"/>
          <w:rPrChange w:id="596" w:author="Syahrani Rachmawati Sadino" w:date="2025-01-31T14:35:00Z">
            <w:rPr>
              <w:rFonts w:asciiTheme="minorBidi" w:hAnsiTheme="minorBidi" w:cstheme="minorBidi"/>
              <w:sz w:val="22"/>
              <w:szCs w:val="22"/>
            </w:rPr>
          </w:rPrChange>
        </w:rPr>
        <w:t xml:space="preserve"> adalah </w:t>
      </w:r>
      <w:r w:rsidRPr="00922713">
        <w:rPr>
          <w:rFonts w:ascii="Arial" w:hAnsi="Arial" w:cs="Arial"/>
          <w:bCs/>
          <w:sz w:val="22"/>
          <w:szCs w:val="22"/>
          <w:rPrChange w:id="597" w:author="Syahrani Rachmawati Sadino" w:date="2025-01-31T14:35:00Z">
            <w:rPr>
              <w:rFonts w:asciiTheme="minorBidi" w:hAnsiTheme="minorBidi" w:cstheme="minorBidi"/>
              <w:bCs/>
              <w:sz w:val="22"/>
              <w:szCs w:val="22"/>
            </w:rPr>
          </w:rPrChange>
        </w:rPr>
        <w:t xml:space="preserve">produk </w:t>
      </w:r>
      <w:r w:rsidRPr="00922713">
        <w:rPr>
          <w:rFonts w:ascii="Arial" w:hAnsi="Arial" w:cs="Arial"/>
          <w:bCs/>
          <w:sz w:val="22"/>
          <w:szCs w:val="22"/>
          <w:lang w:val="en-ID"/>
          <w:rPrChange w:id="598" w:author="Syahrani Rachmawati Sadino" w:date="2025-01-31T14:35:00Z">
            <w:rPr>
              <w:rFonts w:asciiTheme="minorBidi" w:hAnsiTheme="minorBidi" w:cstheme="minorBidi"/>
              <w:bCs/>
              <w:sz w:val="22"/>
              <w:szCs w:val="22"/>
              <w:lang w:val="en-ID"/>
            </w:rPr>
          </w:rPrChange>
        </w:rPr>
        <w:t xml:space="preserve">asuransi kesehatan yang dimiliki </w:t>
      </w:r>
      <w:r w:rsidRPr="00922713">
        <w:rPr>
          <w:rFonts w:ascii="Arial" w:hAnsi="Arial" w:cs="Arial"/>
          <w:b/>
          <w:bCs/>
          <w:sz w:val="22"/>
          <w:szCs w:val="22"/>
          <w:lang w:val="en-ID"/>
          <w:rPrChange w:id="599" w:author="Syahrani Rachmawati Sadino" w:date="2025-01-31T14:35:00Z">
            <w:rPr>
              <w:rFonts w:asciiTheme="minorBidi" w:hAnsiTheme="minorBidi" w:cstheme="minorBidi"/>
              <w:b/>
              <w:bCs/>
              <w:sz w:val="22"/>
              <w:szCs w:val="22"/>
              <w:lang w:val="en-ID"/>
            </w:rPr>
          </w:rPrChange>
        </w:rPr>
        <w:t>PIHAK PERTAMA</w:t>
      </w:r>
      <w:r w:rsidRPr="00922713">
        <w:rPr>
          <w:rFonts w:ascii="Arial" w:hAnsi="Arial" w:cs="Arial"/>
          <w:sz w:val="22"/>
          <w:szCs w:val="22"/>
          <w:rPrChange w:id="600" w:author="Syahrani Rachmawati Sadino" w:date="2025-01-31T14:35:00Z">
            <w:rPr>
              <w:rFonts w:asciiTheme="minorBidi" w:hAnsiTheme="minorBidi" w:cstheme="minorBidi"/>
              <w:sz w:val="22"/>
              <w:szCs w:val="22"/>
            </w:rPr>
          </w:rPrChange>
        </w:rPr>
        <w:t>, yang</w:t>
      </w:r>
      <w:r w:rsidRPr="00922713">
        <w:rPr>
          <w:rFonts w:ascii="Arial" w:hAnsi="Arial" w:cs="Arial"/>
          <w:bCs/>
          <w:sz w:val="22"/>
          <w:szCs w:val="22"/>
          <w:lang w:val="en-ID"/>
          <w:rPrChange w:id="601" w:author="Syahrani Rachmawati Sadino" w:date="2025-01-31T14:35:00Z">
            <w:rPr>
              <w:rFonts w:asciiTheme="minorBidi" w:hAnsiTheme="minorBidi" w:cstheme="minorBidi"/>
              <w:bCs/>
              <w:sz w:val="22"/>
              <w:szCs w:val="22"/>
              <w:lang w:val="en-ID"/>
            </w:rPr>
          </w:rPrChange>
        </w:rPr>
        <w:t xml:space="preserve"> terdiri </w:t>
      </w:r>
      <w:r w:rsidRPr="00922713">
        <w:rPr>
          <w:rFonts w:ascii="Arial" w:hAnsi="Arial" w:cs="Arial"/>
          <w:bCs/>
          <w:sz w:val="22"/>
          <w:szCs w:val="22"/>
          <w:rPrChange w:id="602" w:author="Syahrani Rachmawati Sadino" w:date="2025-01-31T14:35:00Z">
            <w:rPr>
              <w:rFonts w:asciiTheme="minorBidi" w:hAnsiTheme="minorBidi" w:cstheme="minorBidi"/>
              <w:bCs/>
              <w:sz w:val="22"/>
              <w:szCs w:val="22"/>
            </w:rPr>
          </w:rPrChange>
        </w:rPr>
        <w:t xml:space="preserve">dari produk </w:t>
      </w:r>
      <w:r w:rsidR="00F625C2" w:rsidRPr="00922713">
        <w:rPr>
          <w:rFonts w:ascii="Arial" w:hAnsi="Arial" w:cs="Arial"/>
          <w:bCs/>
          <w:sz w:val="22"/>
          <w:szCs w:val="22"/>
          <w:rPrChange w:id="603" w:author="Syahrani Rachmawati Sadino" w:date="2025-01-31T14:35:00Z">
            <w:rPr>
              <w:rFonts w:asciiTheme="minorBidi" w:hAnsiTheme="minorBidi" w:cstheme="minorBidi"/>
              <w:bCs/>
              <w:sz w:val="22"/>
              <w:szCs w:val="22"/>
            </w:rPr>
          </w:rPrChange>
        </w:rPr>
        <w:t>New Managed Care</w:t>
      </w:r>
      <w:r w:rsidRPr="00922713">
        <w:rPr>
          <w:rFonts w:ascii="Arial" w:hAnsi="Arial" w:cs="Arial"/>
          <w:bCs/>
          <w:sz w:val="22"/>
          <w:szCs w:val="22"/>
          <w:rPrChange w:id="604" w:author="Syahrani Rachmawati Sadino" w:date="2025-01-31T14:35:00Z">
            <w:rPr>
              <w:rFonts w:asciiTheme="minorBidi" w:hAnsiTheme="minorBidi" w:cstheme="minorBidi"/>
              <w:bCs/>
              <w:sz w:val="22"/>
              <w:szCs w:val="22"/>
            </w:rPr>
          </w:rPrChange>
        </w:rPr>
        <w:t xml:space="preserve"> yang dibedakan menurut </w:t>
      </w:r>
      <w:r w:rsidRPr="00922713">
        <w:rPr>
          <w:rFonts w:ascii="Arial" w:hAnsi="Arial" w:cs="Arial"/>
          <w:bCs/>
          <w:sz w:val="22"/>
          <w:szCs w:val="22"/>
          <w:lang w:val="id-ID"/>
          <w:rPrChange w:id="605" w:author="Syahrani Rachmawati Sadino" w:date="2025-01-31T14:35:00Z">
            <w:rPr>
              <w:rFonts w:asciiTheme="minorBidi" w:hAnsiTheme="minorBidi" w:cstheme="minorBidi"/>
              <w:bCs/>
              <w:sz w:val="22"/>
              <w:szCs w:val="22"/>
              <w:lang w:val="id-ID"/>
            </w:rPr>
          </w:rPrChange>
        </w:rPr>
        <w:t xml:space="preserve">plan </w:t>
      </w:r>
      <w:r w:rsidRPr="00922713">
        <w:rPr>
          <w:rFonts w:ascii="Arial" w:hAnsi="Arial" w:cs="Arial"/>
          <w:bCs/>
          <w:sz w:val="22"/>
          <w:szCs w:val="22"/>
          <w:rPrChange w:id="606" w:author="Syahrani Rachmawati Sadino" w:date="2025-01-31T14:35:00Z">
            <w:rPr>
              <w:rFonts w:asciiTheme="minorBidi" w:hAnsiTheme="minorBidi" w:cstheme="minorBidi"/>
              <w:bCs/>
              <w:sz w:val="22"/>
              <w:szCs w:val="22"/>
            </w:rPr>
          </w:rPrChange>
        </w:rPr>
        <w:t xml:space="preserve">yang terdiri dari: </w:t>
      </w:r>
      <w:r w:rsidR="00457E9E" w:rsidRPr="00922713">
        <w:rPr>
          <w:rFonts w:ascii="Arial" w:hAnsi="Arial" w:cs="Arial"/>
          <w:bCs/>
          <w:sz w:val="22"/>
          <w:szCs w:val="22"/>
          <w:rPrChange w:id="607" w:author="Syahrani Rachmawati Sadino" w:date="2025-01-31T14:35:00Z">
            <w:rPr>
              <w:rFonts w:asciiTheme="minorBidi" w:hAnsiTheme="minorBidi" w:cstheme="minorBidi"/>
              <w:bCs/>
              <w:sz w:val="22"/>
              <w:szCs w:val="22"/>
            </w:rPr>
          </w:rPrChange>
        </w:rPr>
        <w:t xml:space="preserve">Diamond, Ruby, Safir, dan Emerald </w:t>
      </w:r>
      <w:r w:rsidRPr="00922713">
        <w:rPr>
          <w:rFonts w:ascii="Arial" w:hAnsi="Arial" w:cs="Arial"/>
          <w:color w:val="000000"/>
          <w:sz w:val="22"/>
          <w:szCs w:val="22"/>
          <w:rPrChange w:id="608" w:author="Syahrani Rachmawati Sadino" w:date="2025-01-31T14:35:00Z">
            <w:rPr>
              <w:rFonts w:asciiTheme="minorBidi" w:hAnsiTheme="minorBidi" w:cstheme="minorBidi"/>
              <w:color w:val="000000"/>
              <w:sz w:val="22"/>
              <w:szCs w:val="22"/>
            </w:rPr>
          </w:rPrChange>
        </w:rPr>
        <w:t xml:space="preserve">sebagaimana tertera di </w:t>
      </w:r>
      <w:r w:rsidR="00457E9E" w:rsidRPr="00922713">
        <w:rPr>
          <w:rFonts w:ascii="Arial" w:hAnsi="Arial" w:cs="Arial"/>
          <w:color w:val="000000"/>
          <w:sz w:val="22"/>
          <w:szCs w:val="22"/>
          <w:rPrChange w:id="609" w:author="Syahrani Rachmawati Sadino" w:date="2025-01-31T14:35:00Z">
            <w:rPr>
              <w:rFonts w:asciiTheme="minorBidi" w:hAnsiTheme="minorBidi" w:cstheme="minorBidi"/>
              <w:color w:val="000000"/>
              <w:sz w:val="22"/>
              <w:szCs w:val="22"/>
            </w:rPr>
          </w:rPrChange>
        </w:rPr>
        <w:t>Kartu BRILIFE</w:t>
      </w:r>
      <w:r w:rsidR="005D130D" w:rsidRPr="00922713">
        <w:rPr>
          <w:rFonts w:ascii="Arial" w:hAnsi="Arial" w:cs="Arial"/>
          <w:color w:val="000000"/>
          <w:sz w:val="22"/>
          <w:szCs w:val="22"/>
          <w:rPrChange w:id="610" w:author="Syahrani Rachmawati Sadino" w:date="2025-01-31T14:35:00Z">
            <w:rPr>
              <w:rFonts w:asciiTheme="minorBidi" w:hAnsiTheme="minorBidi" w:cstheme="minorBidi"/>
              <w:color w:val="000000"/>
              <w:sz w:val="22"/>
              <w:szCs w:val="22"/>
            </w:rPr>
          </w:rPrChange>
        </w:rPr>
        <w:t>.</w:t>
      </w:r>
    </w:p>
    <w:p w14:paraId="3AAF03CF" w14:textId="77777777" w:rsidR="004C5F38" w:rsidRPr="00922713" w:rsidRDefault="004C5F38">
      <w:pPr>
        <w:spacing w:line="276" w:lineRule="auto"/>
        <w:ind w:left="851" w:hanging="426"/>
        <w:jc w:val="both"/>
        <w:rPr>
          <w:rFonts w:ascii="Arial" w:hAnsi="Arial" w:cs="Arial"/>
          <w:sz w:val="22"/>
          <w:szCs w:val="22"/>
          <w:lang w:val="fi-FI"/>
          <w:rPrChange w:id="611" w:author="Syahrani Rachmawati Sadino" w:date="2025-01-31T14:35:00Z">
            <w:rPr>
              <w:rFonts w:asciiTheme="minorBidi" w:hAnsiTheme="minorBidi" w:cstheme="minorBidi"/>
              <w:sz w:val="22"/>
              <w:szCs w:val="22"/>
              <w:lang w:val="fi-FI"/>
            </w:rPr>
          </w:rPrChange>
        </w:rPr>
        <w:pPrChange w:id="612" w:author="Syahrani Rachmawati Sadino" w:date="2025-01-31T15:00:00Z">
          <w:pPr>
            <w:ind w:left="851" w:hanging="426"/>
            <w:jc w:val="both"/>
          </w:pPr>
        </w:pPrChange>
      </w:pPr>
    </w:p>
    <w:p w14:paraId="6731FC7B" w14:textId="77777777" w:rsidR="00445A84" w:rsidRPr="00922713" w:rsidRDefault="00445A84">
      <w:pPr>
        <w:pStyle w:val="ListParagraph"/>
        <w:numPr>
          <w:ilvl w:val="0"/>
          <w:numId w:val="57"/>
        </w:numPr>
        <w:spacing w:line="276" w:lineRule="auto"/>
        <w:ind w:left="851" w:hanging="426"/>
        <w:rPr>
          <w:rFonts w:ascii="Arial" w:hAnsi="Arial" w:cs="Arial"/>
          <w:noProof/>
          <w:sz w:val="22"/>
          <w:szCs w:val="22"/>
          <w:rPrChange w:id="613" w:author="Syahrani Rachmawati Sadino" w:date="2025-01-31T14:35:00Z">
            <w:rPr>
              <w:rFonts w:asciiTheme="minorBidi" w:hAnsiTheme="minorBidi" w:cstheme="minorBidi"/>
              <w:noProof/>
              <w:sz w:val="22"/>
              <w:szCs w:val="22"/>
            </w:rPr>
          </w:rPrChange>
        </w:rPr>
        <w:pPrChange w:id="614" w:author="Syahrani Rachmawati Sadino" w:date="2025-01-31T15:00:00Z">
          <w:pPr>
            <w:pStyle w:val="ListParagraph"/>
            <w:numPr>
              <w:numId w:val="57"/>
            </w:numPr>
            <w:spacing w:line="240" w:lineRule="auto"/>
            <w:ind w:left="851" w:hanging="426"/>
          </w:pPr>
        </w:pPrChange>
      </w:pPr>
      <w:r w:rsidRPr="00922713">
        <w:rPr>
          <w:rFonts w:ascii="Arial" w:hAnsi="Arial" w:cs="Arial"/>
          <w:b/>
          <w:sz w:val="22"/>
          <w:szCs w:val="22"/>
          <w:lang w:val="sv-SE"/>
          <w:rPrChange w:id="615" w:author="Syahrani Rachmawati Sadino" w:date="2025-01-31T14:35:00Z">
            <w:rPr>
              <w:rFonts w:asciiTheme="minorBidi" w:hAnsiTheme="minorBidi" w:cstheme="minorBidi"/>
              <w:b/>
              <w:sz w:val="22"/>
              <w:szCs w:val="22"/>
              <w:lang w:val="sv-SE"/>
            </w:rPr>
          </w:rPrChange>
        </w:rPr>
        <w:t>Provider</w:t>
      </w:r>
      <w:r w:rsidRPr="00922713">
        <w:rPr>
          <w:rFonts w:ascii="Arial" w:hAnsi="Arial" w:cs="Arial"/>
          <w:sz w:val="22"/>
          <w:szCs w:val="22"/>
          <w:lang w:val="sv-SE"/>
          <w:rPrChange w:id="616" w:author="Syahrani Rachmawati Sadino" w:date="2025-01-31T14:35:00Z">
            <w:rPr>
              <w:rFonts w:asciiTheme="minorBidi" w:hAnsiTheme="minorBidi" w:cstheme="minorBidi"/>
              <w:sz w:val="22"/>
              <w:szCs w:val="22"/>
              <w:lang w:val="sv-SE"/>
            </w:rPr>
          </w:rPrChange>
        </w:rPr>
        <w:t xml:space="preserve"> adalah sarana/fasilitas pelayanan kesehatan yang bekerja sama dengan </w:t>
      </w:r>
      <w:r w:rsidRPr="00922713">
        <w:rPr>
          <w:rFonts w:ascii="Arial" w:hAnsi="Arial" w:cs="Arial"/>
          <w:b/>
          <w:sz w:val="22"/>
          <w:szCs w:val="22"/>
          <w:lang w:val="sv-SE"/>
          <w:rPrChange w:id="617" w:author="Syahrani Rachmawati Sadino" w:date="2025-01-31T14:35:00Z">
            <w:rPr>
              <w:rFonts w:asciiTheme="minorBidi" w:hAnsiTheme="minorBidi" w:cstheme="minorBidi"/>
              <w:b/>
              <w:sz w:val="22"/>
              <w:szCs w:val="22"/>
              <w:lang w:val="sv-SE"/>
            </w:rPr>
          </w:rPrChange>
        </w:rPr>
        <w:t>PIHAK PERTAMA</w:t>
      </w:r>
      <w:r w:rsidRPr="00922713">
        <w:rPr>
          <w:rFonts w:ascii="Arial" w:hAnsi="Arial" w:cs="Arial"/>
          <w:sz w:val="22"/>
          <w:szCs w:val="22"/>
          <w:lang w:val="sv-SE"/>
          <w:rPrChange w:id="618" w:author="Syahrani Rachmawati Sadino" w:date="2025-01-31T14:35:00Z">
            <w:rPr>
              <w:rFonts w:asciiTheme="minorBidi" w:hAnsiTheme="minorBidi" w:cstheme="minorBidi"/>
              <w:sz w:val="22"/>
              <w:szCs w:val="22"/>
              <w:lang w:val="sv-SE"/>
            </w:rPr>
          </w:rPrChange>
        </w:rPr>
        <w:t xml:space="preserve"> untuk memberikan pelayanan kesehatan bagi Peserta berdasarkan tingkat pelayanan yang diberikan. </w:t>
      </w:r>
      <w:r w:rsidRPr="00922713">
        <w:rPr>
          <w:rFonts w:ascii="Arial" w:hAnsi="Arial" w:cs="Arial"/>
          <w:sz w:val="22"/>
          <w:szCs w:val="22"/>
          <w:rPrChange w:id="619" w:author="Syahrani Rachmawati Sadino" w:date="2025-01-31T14:35:00Z">
            <w:rPr>
              <w:rFonts w:asciiTheme="minorBidi" w:hAnsiTheme="minorBidi" w:cstheme="minorBidi"/>
              <w:sz w:val="22"/>
              <w:szCs w:val="22"/>
            </w:rPr>
          </w:rPrChange>
        </w:rPr>
        <w:t xml:space="preserve">Provider </w:t>
      </w:r>
      <w:proofErr w:type="spellStart"/>
      <w:r w:rsidRPr="00922713">
        <w:rPr>
          <w:rFonts w:ascii="Arial" w:hAnsi="Arial" w:cs="Arial"/>
          <w:sz w:val="22"/>
          <w:szCs w:val="22"/>
          <w:rPrChange w:id="620" w:author="Syahrani Rachmawati Sadino" w:date="2025-01-31T14:35:00Z">
            <w:rPr>
              <w:rFonts w:asciiTheme="minorBidi" w:hAnsiTheme="minorBidi" w:cstheme="minorBidi"/>
              <w:sz w:val="22"/>
              <w:szCs w:val="22"/>
            </w:rPr>
          </w:rPrChange>
        </w:rPr>
        <w:t>terbagi</w:t>
      </w:r>
      <w:proofErr w:type="spellEnd"/>
      <w:r w:rsidRPr="00922713">
        <w:rPr>
          <w:rFonts w:ascii="Arial" w:hAnsi="Arial" w:cs="Arial"/>
          <w:sz w:val="22"/>
          <w:szCs w:val="22"/>
          <w:rPrChange w:id="62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22" w:author="Syahrani Rachmawati Sadino" w:date="2025-01-31T14:35:00Z">
            <w:rPr>
              <w:rFonts w:asciiTheme="minorBidi" w:hAnsiTheme="minorBidi" w:cstheme="minorBidi"/>
              <w:sz w:val="22"/>
              <w:szCs w:val="22"/>
            </w:rPr>
          </w:rPrChange>
        </w:rPr>
        <w:t>atas</w:t>
      </w:r>
      <w:proofErr w:type="spellEnd"/>
      <w:r w:rsidRPr="00922713">
        <w:rPr>
          <w:rFonts w:ascii="Arial" w:hAnsi="Arial" w:cs="Arial"/>
          <w:sz w:val="22"/>
          <w:szCs w:val="22"/>
          <w:rPrChange w:id="623" w:author="Syahrani Rachmawati Sadino" w:date="2025-01-31T14:35:00Z">
            <w:rPr>
              <w:rFonts w:asciiTheme="minorBidi" w:hAnsiTheme="minorBidi" w:cstheme="minorBidi"/>
              <w:sz w:val="22"/>
              <w:szCs w:val="22"/>
            </w:rPr>
          </w:rPrChange>
        </w:rPr>
        <w:t>:</w:t>
      </w:r>
    </w:p>
    <w:p w14:paraId="03AFE430" w14:textId="77777777" w:rsidR="00445A84" w:rsidRPr="00922713" w:rsidRDefault="00445A84">
      <w:pPr>
        <w:pStyle w:val="BodyTextIndent3"/>
        <w:numPr>
          <w:ilvl w:val="0"/>
          <w:numId w:val="56"/>
        </w:numPr>
        <w:spacing w:after="0" w:line="276" w:lineRule="auto"/>
        <w:ind w:left="1418" w:hanging="567"/>
        <w:rPr>
          <w:rFonts w:ascii="Arial" w:hAnsi="Arial" w:cs="Arial"/>
          <w:sz w:val="22"/>
          <w:szCs w:val="22"/>
          <w:rPrChange w:id="624" w:author="Syahrani Rachmawati Sadino" w:date="2025-01-31T14:35:00Z">
            <w:rPr>
              <w:rFonts w:asciiTheme="minorBidi" w:hAnsiTheme="minorBidi" w:cstheme="minorBidi"/>
              <w:sz w:val="22"/>
              <w:szCs w:val="22"/>
            </w:rPr>
          </w:rPrChange>
        </w:rPr>
        <w:pPrChange w:id="625" w:author="Syahrani Rachmawati Sadino" w:date="2025-01-31T15:00:00Z">
          <w:pPr>
            <w:pStyle w:val="BodyTextIndent3"/>
            <w:numPr>
              <w:numId w:val="56"/>
            </w:numPr>
            <w:tabs>
              <w:tab w:val="clear" w:pos="1800"/>
            </w:tabs>
            <w:spacing w:after="0"/>
            <w:ind w:left="1418" w:hanging="567"/>
          </w:pPr>
        </w:pPrChange>
      </w:pPr>
      <w:r w:rsidRPr="00922713">
        <w:rPr>
          <w:rFonts w:ascii="Arial" w:hAnsi="Arial" w:cs="Arial"/>
          <w:sz w:val="22"/>
          <w:szCs w:val="22"/>
          <w:rPrChange w:id="626" w:author="Syahrani Rachmawati Sadino" w:date="2025-01-31T14:35:00Z">
            <w:rPr>
              <w:rFonts w:asciiTheme="minorBidi" w:hAnsiTheme="minorBidi" w:cstheme="minorBidi"/>
              <w:sz w:val="22"/>
              <w:szCs w:val="22"/>
            </w:rPr>
          </w:rPrChange>
        </w:rPr>
        <w:t xml:space="preserve">Provider Tingkat </w:t>
      </w:r>
      <w:proofErr w:type="spellStart"/>
      <w:r w:rsidRPr="00922713">
        <w:rPr>
          <w:rFonts w:ascii="Arial" w:hAnsi="Arial" w:cs="Arial"/>
          <w:sz w:val="22"/>
          <w:szCs w:val="22"/>
          <w:rPrChange w:id="627" w:author="Syahrani Rachmawati Sadino" w:date="2025-01-31T14:35:00Z">
            <w:rPr>
              <w:rFonts w:asciiTheme="minorBidi" w:hAnsiTheme="minorBidi" w:cstheme="minorBidi"/>
              <w:sz w:val="22"/>
              <w:szCs w:val="22"/>
            </w:rPr>
          </w:rPrChange>
        </w:rPr>
        <w:t>Pertama</w:t>
      </w:r>
      <w:proofErr w:type="spellEnd"/>
      <w:r w:rsidRPr="00922713">
        <w:rPr>
          <w:rFonts w:ascii="Arial" w:hAnsi="Arial" w:cs="Arial"/>
          <w:sz w:val="22"/>
          <w:szCs w:val="22"/>
          <w:rPrChange w:id="62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29" w:author="Syahrani Rachmawati Sadino" w:date="2025-01-31T14:35:00Z">
            <w:rPr>
              <w:rFonts w:asciiTheme="minorBidi" w:hAnsiTheme="minorBidi" w:cstheme="minorBidi"/>
              <w:sz w:val="22"/>
              <w:szCs w:val="22"/>
            </w:rPr>
          </w:rPrChange>
        </w:rPr>
        <w:t>sarana</w:t>
      </w:r>
      <w:proofErr w:type="spellEnd"/>
      <w:r w:rsidRPr="00922713">
        <w:rPr>
          <w:rFonts w:ascii="Arial" w:hAnsi="Arial" w:cs="Arial"/>
          <w:sz w:val="22"/>
          <w:szCs w:val="22"/>
          <w:rPrChange w:id="63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31" w:author="Syahrani Rachmawati Sadino" w:date="2025-01-31T14:35:00Z">
            <w:rPr>
              <w:rFonts w:asciiTheme="minorBidi" w:hAnsiTheme="minorBidi" w:cstheme="minorBidi"/>
              <w:sz w:val="22"/>
              <w:szCs w:val="22"/>
            </w:rPr>
          </w:rPrChange>
        </w:rPr>
        <w:t>pelayanan</w:t>
      </w:r>
      <w:proofErr w:type="spellEnd"/>
      <w:r w:rsidRPr="00922713">
        <w:rPr>
          <w:rFonts w:ascii="Arial" w:hAnsi="Arial" w:cs="Arial"/>
          <w:sz w:val="22"/>
          <w:szCs w:val="22"/>
          <w:rPrChange w:id="63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33" w:author="Syahrani Rachmawati Sadino" w:date="2025-01-31T14:35:00Z">
            <w:rPr>
              <w:rFonts w:asciiTheme="minorBidi" w:hAnsiTheme="minorBidi" w:cstheme="minorBidi"/>
              <w:sz w:val="22"/>
              <w:szCs w:val="22"/>
            </w:rPr>
          </w:rPrChange>
        </w:rPr>
        <w:t>kesehatan</w:t>
      </w:r>
      <w:proofErr w:type="spellEnd"/>
      <w:r w:rsidRPr="00922713">
        <w:rPr>
          <w:rFonts w:ascii="Arial" w:hAnsi="Arial" w:cs="Arial"/>
          <w:sz w:val="22"/>
          <w:szCs w:val="22"/>
          <w:rPrChange w:id="634" w:author="Syahrani Rachmawati Sadino" w:date="2025-01-31T14:35:00Z">
            <w:rPr>
              <w:rFonts w:asciiTheme="minorBidi" w:hAnsiTheme="minorBidi" w:cstheme="minorBidi"/>
              <w:sz w:val="22"/>
              <w:szCs w:val="22"/>
            </w:rPr>
          </w:rPrChange>
        </w:rPr>
        <w:t xml:space="preserve"> yang </w:t>
      </w:r>
      <w:proofErr w:type="spellStart"/>
      <w:r w:rsidRPr="00922713">
        <w:rPr>
          <w:rFonts w:ascii="Arial" w:hAnsi="Arial" w:cs="Arial"/>
          <w:sz w:val="22"/>
          <w:szCs w:val="22"/>
          <w:rPrChange w:id="635" w:author="Syahrani Rachmawati Sadino" w:date="2025-01-31T14:35:00Z">
            <w:rPr>
              <w:rFonts w:asciiTheme="minorBidi" w:hAnsiTheme="minorBidi" w:cstheme="minorBidi"/>
              <w:sz w:val="22"/>
              <w:szCs w:val="22"/>
            </w:rPr>
          </w:rPrChange>
        </w:rPr>
        <w:t>memberikan</w:t>
      </w:r>
      <w:proofErr w:type="spellEnd"/>
      <w:r w:rsidRPr="00922713">
        <w:rPr>
          <w:rFonts w:ascii="Arial" w:hAnsi="Arial" w:cs="Arial"/>
          <w:sz w:val="22"/>
          <w:szCs w:val="22"/>
          <w:rPrChange w:id="63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37" w:author="Syahrani Rachmawati Sadino" w:date="2025-01-31T14:35:00Z">
            <w:rPr>
              <w:rFonts w:asciiTheme="minorBidi" w:hAnsiTheme="minorBidi" w:cstheme="minorBidi"/>
              <w:sz w:val="22"/>
              <w:szCs w:val="22"/>
            </w:rPr>
          </w:rPrChange>
        </w:rPr>
        <w:t>pelayanan</w:t>
      </w:r>
      <w:proofErr w:type="spellEnd"/>
      <w:r w:rsidRPr="00922713">
        <w:rPr>
          <w:rFonts w:ascii="Arial" w:hAnsi="Arial" w:cs="Arial"/>
          <w:sz w:val="22"/>
          <w:szCs w:val="22"/>
          <w:rPrChange w:id="63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39" w:author="Syahrani Rachmawati Sadino" w:date="2025-01-31T14:35:00Z">
            <w:rPr>
              <w:rFonts w:asciiTheme="minorBidi" w:hAnsiTheme="minorBidi" w:cstheme="minorBidi"/>
              <w:sz w:val="22"/>
              <w:szCs w:val="22"/>
            </w:rPr>
          </w:rPrChange>
        </w:rPr>
        <w:t>kesehatan</w:t>
      </w:r>
      <w:proofErr w:type="spellEnd"/>
      <w:r w:rsidRPr="00922713">
        <w:rPr>
          <w:rFonts w:ascii="Arial" w:hAnsi="Arial" w:cs="Arial"/>
          <w:sz w:val="22"/>
          <w:szCs w:val="22"/>
          <w:rPrChange w:id="64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41" w:author="Syahrani Rachmawati Sadino" w:date="2025-01-31T14:35:00Z">
            <w:rPr>
              <w:rFonts w:asciiTheme="minorBidi" w:hAnsiTheme="minorBidi" w:cstheme="minorBidi"/>
              <w:sz w:val="22"/>
              <w:szCs w:val="22"/>
            </w:rPr>
          </w:rPrChange>
        </w:rPr>
        <w:t>dasar</w:t>
      </w:r>
      <w:proofErr w:type="spellEnd"/>
      <w:r w:rsidRPr="00922713">
        <w:rPr>
          <w:rFonts w:ascii="Arial" w:hAnsi="Arial" w:cs="Arial"/>
          <w:sz w:val="22"/>
          <w:szCs w:val="22"/>
          <w:rPrChange w:id="642" w:author="Syahrani Rachmawati Sadino" w:date="2025-01-31T14:35:00Z">
            <w:rPr>
              <w:rFonts w:asciiTheme="minorBidi" w:hAnsiTheme="minorBidi" w:cstheme="minorBidi"/>
              <w:sz w:val="22"/>
              <w:szCs w:val="22"/>
            </w:rPr>
          </w:rPrChange>
        </w:rPr>
        <w:t>/</w:t>
      </w:r>
      <w:proofErr w:type="spellStart"/>
      <w:r w:rsidRPr="00922713">
        <w:rPr>
          <w:rFonts w:ascii="Arial" w:hAnsi="Arial" w:cs="Arial"/>
          <w:sz w:val="22"/>
          <w:szCs w:val="22"/>
          <w:rPrChange w:id="643" w:author="Syahrani Rachmawati Sadino" w:date="2025-01-31T14:35:00Z">
            <w:rPr>
              <w:rFonts w:asciiTheme="minorBidi" w:hAnsiTheme="minorBidi" w:cstheme="minorBidi"/>
              <w:sz w:val="22"/>
              <w:szCs w:val="22"/>
            </w:rPr>
          </w:rPrChange>
        </w:rPr>
        <w:t>umum</w:t>
      </w:r>
      <w:proofErr w:type="spellEnd"/>
      <w:r w:rsidRPr="00922713">
        <w:rPr>
          <w:rFonts w:ascii="Arial" w:hAnsi="Arial" w:cs="Arial"/>
          <w:sz w:val="22"/>
          <w:szCs w:val="22"/>
          <w:rPrChange w:id="644" w:author="Syahrani Rachmawati Sadino" w:date="2025-01-31T14:35:00Z">
            <w:rPr>
              <w:rFonts w:asciiTheme="minorBidi" w:hAnsiTheme="minorBidi" w:cstheme="minorBidi"/>
              <w:sz w:val="22"/>
              <w:szCs w:val="22"/>
            </w:rPr>
          </w:rPrChange>
        </w:rPr>
        <w:t xml:space="preserve"> yang </w:t>
      </w:r>
      <w:proofErr w:type="spellStart"/>
      <w:r w:rsidRPr="00922713">
        <w:rPr>
          <w:rFonts w:ascii="Arial" w:hAnsi="Arial" w:cs="Arial"/>
          <w:sz w:val="22"/>
          <w:szCs w:val="22"/>
          <w:rPrChange w:id="645" w:author="Syahrani Rachmawati Sadino" w:date="2025-01-31T14:35:00Z">
            <w:rPr>
              <w:rFonts w:asciiTheme="minorBidi" w:hAnsiTheme="minorBidi" w:cstheme="minorBidi"/>
              <w:sz w:val="22"/>
              <w:szCs w:val="22"/>
            </w:rPr>
          </w:rPrChange>
        </w:rPr>
        <w:t>menyeluru</w:t>
      </w:r>
      <w:r w:rsidRPr="00922713">
        <w:rPr>
          <w:rFonts w:ascii="Arial" w:hAnsi="Arial" w:cs="Arial"/>
          <w:sz w:val="22"/>
          <w:szCs w:val="22"/>
          <w:lang w:val="en-US"/>
          <w:rPrChange w:id="646" w:author="Syahrani Rachmawati Sadino" w:date="2025-01-31T14:35:00Z">
            <w:rPr>
              <w:rFonts w:asciiTheme="minorBidi" w:hAnsiTheme="minorBidi" w:cstheme="minorBidi"/>
              <w:sz w:val="22"/>
              <w:szCs w:val="22"/>
              <w:lang w:val="en-US"/>
            </w:rPr>
          </w:rPrChange>
        </w:rPr>
        <w:t>h</w:t>
      </w:r>
      <w:proofErr w:type="spellEnd"/>
      <w:r w:rsidRPr="00922713">
        <w:rPr>
          <w:rFonts w:ascii="Arial" w:hAnsi="Arial" w:cs="Arial"/>
          <w:sz w:val="22"/>
          <w:szCs w:val="22"/>
          <w:rPrChange w:id="647" w:author="Syahrani Rachmawati Sadino" w:date="2025-01-31T14:35:00Z">
            <w:rPr>
              <w:rFonts w:asciiTheme="minorBidi" w:hAnsiTheme="minorBidi" w:cstheme="minorBidi"/>
              <w:sz w:val="22"/>
              <w:szCs w:val="22"/>
            </w:rPr>
          </w:rPrChange>
        </w:rPr>
        <w:t xml:space="preserve">, dan </w:t>
      </w:r>
      <w:proofErr w:type="spellStart"/>
      <w:r w:rsidRPr="00922713">
        <w:rPr>
          <w:rFonts w:ascii="Arial" w:hAnsi="Arial" w:cs="Arial"/>
          <w:sz w:val="22"/>
          <w:szCs w:val="22"/>
          <w:rPrChange w:id="648" w:author="Syahrani Rachmawati Sadino" w:date="2025-01-31T14:35:00Z">
            <w:rPr>
              <w:rFonts w:asciiTheme="minorBidi" w:hAnsiTheme="minorBidi" w:cstheme="minorBidi"/>
              <w:sz w:val="22"/>
              <w:szCs w:val="22"/>
            </w:rPr>
          </w:rPrChange>
        </w:rPr>
        <w:t>mengutamakan</w:t>
      </w:r>
      <w:proofErr w:type="spellEnd"/>
      <w:r w:rsidRPr="00922713">
        <w:rPr>
          <w:rFonts w:ascii="Arial" w:hAnsi="Arial" w:cs="Arial"/>
          <w:sz w:val="22"/>
          <w:szCs w:val="22"/>
          <w:rPrChange w:id="64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50" w:author="Syahrani Rachmawati Sadino" w:date="2025-01-31T14:35:00Z">
            <w:rPr>
              <w:rFonts w:asciiTheme="minorBidi" w:hAnsiTheme="minorBidi" w:cstheme="minorBidi"/>
              <w:sz w:val="22"/>
              <w:szCs w:val="22"/>
            </w:rPr>
          </w:rPrChange>
        </w:rPr>
        <w:t>pelayanan</w:t>
      </w:r>
      <w:proofErr w:type="spellEnd"/>
      <w:r w:rsidRPr="00922713">
        <w:rPr>
          <w:rFonts w:ascii="Arial" w:hAnsi="Arial" w:cs="Arial"/>
          <w:sz w:val="22"/>
          <w:szCs w:val="22"/>
          <w:rPrChange w:id="65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52" w:author="Syahrani Rachmawati Sadino" w:date="2025-01-31T14:35:00Z">
            <w:rPr>
              <w:rFonts w:asciiTheme="minorBidi" w:hAnsiTheme="minorBidi" w:cstheme="minorBidi"/>
              <w:sz w:val="22"/>
              <w:szCs w:val="22"/>
            </w:rPr>
          </w:rPrChange>
        </w:rPr>
        <w:t>promotif</w:t>
      </w:r>
      <w:proofErr w:type="spellEnd"/>
      <w:r w:rsidRPr="00922713">
        <w:rPr>
          <w:rFonts w:ascii="Arial" w:hAnsi="Arial" w:cs="Arial"/>
          <w:sz w:val="22"/>
          <w:szCs w:val="22"/>
          <w:rPrChange w:id="653" w:author="Syahrani Rachmawati Sadino" w:date="2025-01-31T14:35:00Z">
            <w:rPr>
              <w:rFonts w:asciiTheme="minorBidi" w:hAnsiTheme="minorBidi" w:cstheme="minorBidi"/>
              <w:sz w:val="22"/>
              <w:szCs w:val="22"/>
            </w:rPr>
          </w:rPrChange>
        </w:rPr>
        <w:t xml:space="preserve"> dan </w:t>
      </w:r>
      <w:proofErr w:type="spellStart"/>
      <w:r w:rsidRPr="00922713">
        <w:rPr>
          <w:rFonts w:ascii="Arial" w:hAnsi="Arial" w:cs="Arial"/>
          <w:sz w:val="22"/>
          <w:szCs w:val="22"/>
          <w:rPrChange w:id="654" w:author="Syahrani Rachmawati Sadino" w:date="2025-01-31T14:35:00Z">
            <w:rPr>
              <w:rFonts w:asciiTheme="minorBidi" w:hAnsiTheme="minorBidi" w:cstheme="minorBidi"/>
              <w:sz w:val="22"/>
              <w:szCs w:val="22"/>
            </w:rPr>
          </w:rPrChange>
        </w:rPr>
        <w:t>preventif</w:t>
      </w:r>
      <w:proofErr w:type="spellEnd"/>
      <w:r w:rsidRPr="00922713">
        <w:rPr>
          <w:rFonts w:ascii="Arial" w:hAnsi="Arial" w:cs="Arial"/>
          <w:sz w:val="22"/>
          <w:szCs w:val="22"/>
          <w:rPrChange w:id="655" w:author="Syahrani Rachmawati Sadino" w:date="2025-01-31T14:35:00Z">
            <w:rPr>
              <w:rFonts w:asciiTheme="minorBidi" w:hAnsiTheme="minorBidi" w:cstheme="minorBidi"/>
              <w:sz w:val="22"/>
              <w:szCs w:val="22"/>
            </w:rPr>
          </w:rPrChange>
        </w:rPr>
        <w:t xml:space="preserve"> yang </w:t>
      </w:r>
      <w:proofErr w:type="spellStart"/>
      <w:r w:rsidRPr="00922713">
        <w:rPr>
          <w:rFonts w:ascii="Arial" w:hAnsi="Arial" w:cs="Arial"/>
          <w:sz w:val="22"/>
          <w:szCs w:val="22"/>
          <w:rPrChange w:id="656" w:author="Syahrani Rachmawati Sadino" w:date="2025-01-31T14:35:00Z">
            <w:rPr>
              <w:rFonts w:asciiTheme="minorBidi" w:hAnsiTheme="minorBidi" w:cstheme="minorBidi"/>
              <w:sz w:val="22"/>
              <w:szCs w:val="22"/>
            </w:rPr>
          </w:rPrChange>
        </w:rPr>
        <w:t>meliputi</w:t>
      </w:r>
      <w:proofErr w:type="spellEnd"/>
      <w:r w:rsidRPr="00922713">
        <w:rPr>
          <w:rFonts w:ascii="Arial" w:hAnsi="Arial" w:cs="Arial"/>
          <w:sz w:val="22"/>
          <w:szCs w:val="22"/>
          <w:rPrChange w:id="65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58" w:author="Syahrani Rachmawati Sadino" w:date="2025-01-31T14:35:00Z">
            <w:rPr>
              <w:rFonts w:asciiTheme="minorBidi" w:hAnsiTheme="minorBidi" w:cstheme="minorBidi"/>
              <w:sz w:val="22"/>
              <w:szCs w:val="22"/>
            </w:rPr>
          </w:rPrChange>
        </w:rPr>
        <w:t>balai</w:t>
      </w:r>
      <w:proofErr w:type="spellEnd"/>
      <w:r w:rsidRPr="00922713">
        <w:rPr>
          <w:rFonts w:ascii="Arial" w:hAnsi="Arial" w:cs="Arial"/>
          <w:sz w:val="22"/>
          <w:szCs w:val="22"/>
          <w:rPrChange w:id="65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60" w:author="Syahrani Rachmawati Sadino" w:date="2025-01-31T14:35:00Z">
            <w:rPr>
              <w:rFonts w:asciiTheme="minorBidi" w:hAnsiTheme="minorBidi" w:cstheme="minorBidi"/>
              <w:sz w:val="22"/>
              <w:szCs w:val="22"/>
            </w:rPr>
          </w:rPrChange>
        </w:rPr>
        <w:t>pengobatan</w:t>
      </w:r>
      <w:proofErr w:type="spellEnd"/>
      <w:r w:rsidRPr="00922713">
        <w:rPr>
          <w:rFonts w:ascii="Arial" w:hAnsi="Arial" w:cs="Arial"/>
          <w:sz w:val="22"/>
          <w:szCs w:val="22"/>
          <w:rPrChange w:id="66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62" w:author="Syahrani Rachmawati Sadino" w:date="2025-01-31T14:35:00Z">
            <w:rPr>
              <w:rFonts w:asciiTheme="minorBidi" w:hAnsiTheme="minorBidi" w:cstheme="minorBidi"/>
              <w:sz w:val="22"/>
              <w:szCs w:val="22"/>
            </w:rPr>
          </w:rPrChange>
        </w:rPr>
        <w:t>dokter</w:t>
      </w:r>
      <w:proofErr w:type="spellEnd"/>
      <w:r w:rsidRPr="00922713">
        <w:rPr>
          <w:rFonts w:ascii="Arial" w:hAnsi="Arial" w:cs="Arial"/>
          <w:sz w:val="22"/>
          <w:szCs w:val="22"/>
          <w:rPrChange w:id="66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64" w:author="Syahrani Rachmawati Sadino" w:date="2025-01-31T14:35:00Z">
            <w:rPr>
              <w:rFonts w:asciiTheme="minorBidi" w:hAnsiTheme="minorBidi" w:cstheme="minorBidi"/>
              <w:sz w:val="22"/>
              <w:szCs w:val="22"/>
            </w:rPr>
          </w:rPrChange>
        </w:rPr>
        <w:t>keluarga</w:t>
      </w:r>
      <w:proofErr w:type="spellEnd"/>
      <w:r w:rsidRPr="00922713">
        <w:rPr>
          <w:rFonts w:ascii="Arial" w:hAnsi="Arial" w:cs="Arial"/>
          <w:sz w:val="22"/>
          <w:szCs w:val="22"/>
          <w:rPrChange w:id="66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66" w:author="Syahrani Rachmawati Sadino" w:date="2025-01-31T14:35:00Z">
            <w:rPr>
              <w:rFonts w:asciiTheme="minorBidi" w:hAnsiTheme="minorBidi" w:cstheme="minorBidi"/>
              <w:sz w:val="22"/>
              <w:szCs w:val="22"/>
            </w:rPr>
          </w:rPrChange>
        </w:rPr>
        <w:t>klinik</w:t>
      </w:r>
      <w:proofErr w:type="spellEnd"/>
      <w:r w:rsidRPr="00922713">
        <w:rPr>
          <w:rFonts w:ascii="Arial" w:hAnsi="Arial" w:cs="Arial"/>
          <w:sz w:val="22"/>
          <w:szCs w:val="22"/>
          <w:rPrChange w:id="667" w:author="Syahrani Rachmawati Sadino" w:date="2025-01-31T14:35:00Z">
            <w:rPr>
              <w:rFonts w:asciiTheme="minorBidi" w:hAnsiTheme="minorBidi" w:cstheme="minorBidi"/>
              <w:sz w:val="22"/>
              <w:szCs w:val="22"/>
            </w:rPr>
          </w:rPrChange>
        </w:rPr>
        <w:t xml:space="preserve"> dan </w:t>
      </w:r>
      <w:proofErr w:type="spellStart"/>
      <w:r w:rsidRPr="00922713">
        <w:rPr>
          <w:rFonts w:ascii="Arial" w:hAnsi="Arial" w:cs="Arial"/>
          <w:sz w:val="22"/>
          <w:szCs w:val="22"/>
          <w:rPrChange w:id="668" w:author="Syahrani Rachmawati Sadino" w:date="2025-01-31T14:35:00Z">
            <w:rPr>
              <w:rFonts w:asciiTheme="minorBidi" w:hAnsiTheme="minorBidi" w:cstheme="minorBidi"/>
              <w:sz w:val="22"/>
              <w:szCs w:val="22"/>
            </w:rPr>
          </w:rPrChange>
        </w:rPr>
        <w:t>puskesmas</w:t>
      </w:r>
      <w:proofErr w:type="spellEnd"/>
      <w:r w:rsidRPr="00922713">
        <w:rPr>
          <w:rFonts w:ascii="Arial" w:hAnsi="Arial" w:cs="Arial"/>
          <w:sz w:val="22"/>
          <w:szCs w:val="22"/>
          <w:rPrChange w:id="669" w:author="Syahrani Rachmawati Sadino" w:date="2025-01-31T14:35:00Z">
            <w:rPr>
              <w:rFonts w:asciiTheme="minorBidi" w:hAnsiTheme="minorBidi" w:cstheme="minorBidi"/>
              <w:sz w:val="22"/>
              <w:szCs w:val="22"/>
            </w:rPr>
          </w:rPrChange>
        </w:rPr>
        <w:t xml:space="preserve"> yang</w:t>
      </w:r>
      <w:r w:rsidRPr="00922713">
        <w:rPr>
          <w:rFonts w:ascii="Arial" w:hAnsi="Arial" w:cs="Arial"/>
          <w:sz w:val="22"/>
          <w:szCs w:val="22"/>
          <w:lang w:val="en-US"/>
          <w:rPrChange w:id="670" w:author="Syahrani Rachmawati Sadino" w:date="2025-01-31T14:35:00Z">
            <w:rPr>
              <w:rFonts w:asciiTheme="minorBidi" w:hAnsiTheme="minorBidi" w:cstheme="minorBidi"/>
              <w:sz w:val="22"/>
              <w:szCs w:val="22"/>
              <w:lang w:val="en-US"/>
            </w:rPr>
          </w:rPrChange>
        </w:rPr>
        <w:t xml:space="preserve"> </w:t>
      </w:r>
      <w:proofErr w:type="spellStart"/>
      <w:r w:rsidRPr="00922713">
        <w:rPr>
          <w:rFonts w:ascii="Arial" w:hAnsi="Arial" w:cs="Arial"/>
          <w:sz w:val="22"/>
          <w:szCs w:val="22"/>
          <w:rPrChange w:id="671" w:author="Syahrani Rachmawati Sadino" w:date="2025-01-31T14:35:00Z">
            <w:rPr>
              <w:rFonts w:asciiTheme="minorBidi" w:hAnsiTheme="minorBidi" w:cstheme="minorBidi"/>
              <w:sz w:val="22"/>
              <w:szCs w:val="22"/>
            </w:rPr>
          </w:rPrChange>
        </w:rPr>
        <w:t>hanya</w:t>
      </w:r>
      <w:proofErr w:type="spellEnd"/>
      <w:r w:rsidRPr="00922713">
        <w:rPr>
          <w:rFonts w:ascii="Arial" w:hAnsi="Arial" w:cs="Arial"/>
          <w:sz w:val="22"/>
          <w:szCs w:val="22"/>
          <w:rPrChange w:id="67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73" w:author="Syahrani Rachmawati Sadino" w:date="2025-01-31T14:35:00Z">
            <w:rPr>
              <w:rFonts w:asciiTheme="minorBidi" w:hAnsiTheme="minorBidi" w:cstheme="minorBidi"/>
              <w:sz w:val="22"/>
              <w:szCs w:val="22"/>
            </w:rPr>
          </w:rPrChange>
        </w:rPr>
        <w:t>bekerjasama</w:t>
      </w:r>
      <w:proofErr w:type="spellEnd"/>
      <w:r w:rsidRPr="00922713">
        <w:rPr>
          <w:rFonts w:ascii="Arial" w:hAnsi="Arial" w:cs="Arial"/>
          <w:sz w:val="22"/>
          <w:szCs w:val="22"/>
          <w:rPrChange w:id="67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75" w:author="Syahrani Rachmawati Sadino" w:date="2025-01-31T14:35:00Z">
            <w:rPr>
              <w:rFonts w:asciiTheme="minorBidi" w:hAnsiTheme="minorBidi" w:cstheme="minorBidi"/>
              <w:sz w:val="22"/>
              <w:szCs w:val="22"/>
            </w:rPr>
          </w:rPrChange>
        </w:rPr>
        <w:t>dengan</w:t>
      </w:r>
      <w:proofErr w:type="spellEnd"/>
      <w:r w:rsidRPr="00922713">
        <w:rPr>
          <w:rFonts w:ascii="Arial" w:hAnsi="Arial" w:cs="Arial"/>
          <w:sz w:val="22"/>
          <w:szCs w:val="22"/>
          <w:rPrChange w:id="676" w:author="Syahrani Rachmawati Sadino" w:date="2025-01-31T14:35:00Z">
            <w:rPr>
              <w:rFonts w:asciiTheme="minorBidi" w:hAnsiTheme="minorBidi" w:cstheme="minorBidi"/>
              <w:sz w:val="22"/>
              <w:szCs w:val="22"/>
            </w:rPr>
          </w:rPrChange>
        </w:rPr>
        <w:t xml:space="preserve"> </w:t>
      </w:r>
      <w:r w:rsidRPr="00922713">
        <w:rPr>
          <w:rFonts w:ascii="Arial" w:hAnsi="Arial" w:cs="Arial"/>
          <w:b/>
          <w:sz w:val="22"/>
          <w:szCs w:val="22"/>
          <w:rPrChange w:id="677" w:author="Syahrani Rachmawati Sadino" w:date="2025-01-31T14:35:00Z">
            <w:rPr>
              <w:rFonts w:asciiTheme="minorBidi" w:hAnsiTheme="minorBidi" w:cstheme="minorBidi"/>
              <w:b/>
              <w:sz w:val="22"/>
              <w:szCs w:val="22"/>
            </w:rPr>
          </w:rPrChange>
        </w:rPr>
        <w:t>PIHAK PERTAMA</w:t>
      </w:r>
      <w:r w:rsidRPr="00922713">
        <w:rPr>
          <w:rFonts w:ascii="Arial" w:hAnsi="Arial" w:cs="Arial"/>
          <w:sz w:val="22"/>
          <w:szCs w:val="22"/>
          <w:rPrChange w:id="678" w:author="Syahrani Rachmawati Sadino" w:date="2025-01-31T14:35:00Z">
            <w:rPr>
              <w:rFonts w:asciiTheme="minorBidi" w:hAnsiTheme="minorBidi" w:cstheme="minorBidi"/>
              <w:sz w:val="22"/>
              <w:szCs w:val="22"/>
            </w:rPr>
          </w:rPrChange>
        </w:rPr>
        <w:t>, dan</w:t>
      </w:r>
    </w:p>
    <w:p w14:paraId="0DD1AF53" w14:textId="7786D499" w:rsidR="00445A84" w:rsidRPr="00922713" w:rsidRDefault="00445A84">
      <w:pPr>
        <w:pStyle w:val="BodyTextIndent3"/>
        <w:numPr>
          <w:ilvl w:val="0"/>
          <w:numId w:val="56"/>
        </w:numPr>
        <w:spacing w:after="0" w:line="276" w:lineRule="auto"/>
        <w:ind w:left="1418" w:hanging="567"/>
        <w:rPr>
          <w:rFonts w:ascii="Arial" w:hAnsi="Arial" w:cs="Arial"/>
          <w:sz w:val="22"/>
          <w:szCs w:val="22"/>
          <w:rPrChange w:id="679" w:author="Syahrani Rachmawati Sadino" w:date="2025-01-31T14:35:00Z">
            <w:rPr>
              <w:rFonts w:asciiTheme="minorBidi" w:hAnsiTheme="minorBidi" w:cstheme="minorBidi"/>
              <w:sz w:val="22"/>
              <w:szCs w:val="22"/>
            </w:rPr>
          </w:rPrChange>
        </w:rPr>
        <w:pPrChange w:id="680" w:author="Syahrani Rachmawati Sadino" w:date="2025-01-31T15:00:00Z">
          <w:pPr>
            <w:pStyle w:val="BodyTextIndent3"/>
            <w:numPr>
              <w:numId w:val="56"/>
            </w:numPr>
            <w:tabs>
              <w:tab w:val="clear" w:pos="1800"/>
            </w:tabs>
            <w:spacing w:after="0"/>
            <w:ind w:left="1418" w:hanging="567"/>
          </w:pPr>
        </w:pPrChange>
      </w:pPr>
      <w:r w:rsidRPr="00922713">
        <w:rPr>
          <w:rFonts w:ascii="Arial" w:hAnsi="Arial" w:cs="Arial"/>
          <w:sz w:val="22"/>
          <w:szCs w:val="22"/>
          <w:rPrChange w:id="681" w:author="Syahrani Rachmawati Sadino" w:date="2025-01-31T14:35:00Z">
            <w:rPr>
              <w:rFonts w:asciiTheme="minorBidi" w:hAnsiTheme="minorBidi" w:cstheme="minorBidi"/>
              <w:sz w:val="22"/>
              <w:szCs w:val="22"/>
            </w:rPr>
          </w:rPrChange>
        </w:rPr>
        <w:t xml:space="preserve">Provider Tingkat </w:t>
      </w:r>
      <w:proofErr w:type="spellStart"/>
      <w:r w:rsidRPr="00922713">
        <w:rPr>
          <w:rFonts w:ascii="Arial" w:hAnsi="Arial" w:cs="Arial"/>
          <w:sz w:val="22"/>
          <w:szCs w:val="22"/>
          <w:rPrChange w:id="682" w:author="Syahrani Rachmawati Sadino" w:date="2025-01-31T14:35:00Z">
            <w:rPr>
              <w:rFonts w:asciiTheme="minorBidi" w:hAnsiTheme="minorBidi" w:cstheme="minorBidi"/>
              <w:sz w:val="22"/>
              <w:szCs w:val="22"/>
            </w:rPr>
          </w:rPrChange>
        </w:rPr>
        <w:t>Lanjutan</w:t>
      </w:r>
      <w:proofErr w:type="spellEnd"/>
      <w:r w:rsidR="005D130D" w:rsidRPr="00922713">
        <w:rPr>
          <w:rFonts w:ascii="Arial" w:hAnsi="Arial" w:cs="Arial"/>
          <w:sz w:val="22"/>
          <w:szCs w:val="22"/>
          <w:lang w:val="en-US"/>
          <w:rPrChange w:id="683" w:author="Syahrani Rachmawati Sadino" w:date="2025-01-31T14:35:00Z">
            <w:rPr>
              <w:rFonts w:asciiTheme="minorBidi" w:hAnsiTheme="minorBidi" w:cstheme="minorBidi"/>
              <w:sz w:val="22"/>
              <w:szCs w:val="22"/>
              <w:lang w:val="en-US"/>
            </w:rPr>
          </w:rPrChange>
        </w:rPr>
        <w:t>:</w:t>
      </w:r>
      <w:r w:rsidRPr="00922713">
        <w:rPr>
          <w:rFonts w:ascii="Arial" w:hAnsi="Arial" w:cs="Arial"/>
          <w:sz w:val="22"/>
          <w:szCs w:val="22"/>
          <w:rPrChange w:id="68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85" w:author="Syahrani Rachmawati Sadino" w:date="2025-01-31T14:35:00Z">
            <w:rPr>
              <w:rFonts w:asciiTheme="minorBidi" w:hAnsiTheme="minorBidi" w:cstheme="minorBidi"/>
              <w:sz w:val="22"/>
              <w:szCs w:val="22"/>
            </w:rPr>
          </w:rPrChange>
        </w:rPr>
        <w:t>sarana</w:t>
      </w:r>
      <w:proofErr w:type="spellEnd"/>
      <w:r w:rsidRPr="00922713">
        <w:rPr>
          <w:rFonts w:ascii="Arial" w:hAnsi="Arial" w:cs="Arial"/>
          <w:sz w:val="22"/>
          <w:szCs w:val="22"/>
          <w:rPrChange w:id="68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87" w:author="Syahrani Rachmawati Sadino" w:date="2025-01-31T14:35:00Z">
            <w:rPr>
              <w:rFonts w:asciiTheme="minorBidi" w:hAnsiTheme="minorBidi" w:cstheme="minorBidi"/>
              <w:sz w:val="22"/>
              <w:szCs w:val="22"/>
            </w:rPr>
          </w:rPrChange>
        </w:rPr>
        <w:t>pelayanan</w:t>
      </w:r>
      <w:proofErr w:type="spellEnd"/>
      <w:r w:rsidRPr="00922713">
        <w:rPr>
          <w:rFonts w:ascii="Arial" w:hAnsi="Arial" w:cs="Arial"/>
          <w:sz w:val="22"/>
          <w:szCs w:val="22"/>
          <w:rPrChange w:id="68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89" w:author="Syahrani Rachmawati Sadino" w:date="2025-01-31T14:35:00Z">
            <w:rPr>
              <w:rFonts w:asciiTheme="minorBidi" w:hAnsiTheme="minorBidi" w:cstheme="minorBidi"/>
              <w:sz w:val="22"/>
              <w:szCs w:val="22"/>
            </w:rPr>
          </w:rPrChange>
        </w:rPr>
        <w:t>kesehatan</w:t>
      </w:r>
      <w:proofErr w:type="spellEnd"/>
      <w:r w:rsidRPr="00922713">
        <w:rPr>
          <w:rFonts w:ascii="Arial" w:hAnsi="Arial" w:cs="Arial"/>
          <w:sz w:val="22"/>
          <w:szCs w:val="22"/>
          <w:rPrChange w:id="690" w:author="Syahrani Rachmawati Sadino" w:date="2025-01-31T14:35:00Z">
            <w:rPr>
              <w:rFonts w:asciiTheme="minorBidi" w:hAnsiTheme="minorBidi" w:cstheme="minorBidi"/>
              <w:sz w:val="22"/>
              <w:szCs w:val="22"/>
            </w:rPr>
          </w:rPrChange>
        </w:rPr>
        <w:t xml:space="preserve"> yang </w:t>
      </w:r>
      <w:proofErr w:type="spellStart"/>
      <w:r w:rsidRPr="00922713">
        <w:rPr>
          <w:rFonts w:ascii="Arial" w:hAnsi="Arial" w:cs="Arial"/>
          <w:sz w:val="22"/>
          <w:szCs w:val="22"/>
          <w:rPrChange w:id="691" w:author="Syahrani Rachmawati Sadino" w:date="2025-01-31T14:35:00Z">
            <w:rPr>
              <w:rFonts w:asciiTheme="minorBidi" w:hAnsiTheme="minorBidi" w:cstheme="minorBidi"/>
              <w:sz w:val="22"/>
              <w:szCs w:val="22"/>
            </w:rPr>
          </w:rPrChange>
        </w:rPr>
        <w:t>memberikan</w:t>
      </w:r>
      <w:proofErr w:type="spellEnd"/>
      <w:r w:rsidRPr="00922713">
        <w:rPr>
          <w:rFonts w:ascii="Arial" w:hAnsi="Arial" w:cs="Arial"/>
          <w:sz w:val="22"/>
          <w:szCs w:val="22"/>
          <w:rPrChange w:id="69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93" w:author="Syahrani Rachmawati Sadino" w:date="2025-01-31T14:35:00Z">
            <w:rPr>
              <w:rFonts w:asciiTheme="minorBidi" w:hAnsiTheme="minorBidi" w:cstheme="minorBidi"/>
              <w:sz w:val="22"/>
              <w:szCs w:val="22"/>
            </w:rPr>
          </w:rPrChange>
        </w:rPr>
        <w:t>pelayanan</w:t>
      </w:r>
      <w:proofErr w:type="spellEnd"/>
      <w:r w:rsidRPr="00922713">
        <w:rPr>
          <w:rFonts w:ascii="Arial" w:hAnsi="Arial" w:cs="Arial"/>
          <w:sz w:val="22"/>
          <w:szCs w:val="22"/>
          <w:rPrChange w:id="69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95" w:author="Syahrani Rachmawati Sadino" w:date="2025-01-31T14:35:00Z">
            <w:rPr>
              <w:rFonts w:asciiTheme="minorBidi" w:hAnsiTheme="minorBidi" w:cstheme="minorBidi"/>
              <w:sz w:val="22"/>
              <w:szCs w:val="22"/>
            </w:rPr>
          </w:rPrChange>
        </w:rPr>
        <w:t>kesehatan</w:t>
      </w:r>
      <w:proofErr w:type="spellEnd"/>
      <w:r w:rsidRPr="00922713">
        <w:rPr>
          <w:rFonts w:ascii="Arial" w:hAnsi="Arial" w:cs="Arial"/>
          <w:sz w:val="22"/>
          <w:szCs w:val="22"/>
          <w:rPrChange w:id="69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97" w:author="Syahrani Rachmawati Sadino" w:date="2025-01-31T14:35:00Z">
            <w:rPr>
              <w:rFonts w:asciiTheme="minorBidi" w:hAnsiTheme="minorBidi" w:cstheme="minorBidi"/>
              <w:sz w:val="22"/>
              <w:szCs w:val="22"/>
            </w:rPr>
          </w:rPrChange>
        </w:rPr>
        <w:t>spesialis</w:t>
      </w:r>
      <w:proofErr w:type="spellEnd"/>
      <w:r w:rsidRPr="00922713">
        <w:rPr>
          <w:rFonts w:ascii="Arial" w:hAnsi="Arial" w:cs="Arial"/>
          <w:sz w:val="22"/>
          <w:szCs w:val="22"/>
          <w:rPrChange w:id="698" w:author="Syahrani Rachmawati Sadino" w:date="2025-01-31T14:35:00Z">
            <w:rPr>
              <w:rFonts w:asciiTheme="minorBidi" w:hAnsiTheme="minorBidi" w:cstheme="minorBidi"/>
              <w:sz w:val="22"/>
              <w:szCs w:val="22"/>
            </w:rPr>
          </w:rPrChange>
        </w:rPr>
        <w:t xml:space="preserve"> dan </w:t>
      </w:r>
      <w:proofErr w:type="spellStart"/>
      <w:r w:rsidRPr="00922713">
        <w:rPr>
          <w:rFonts w:ascii="Arial" w:hAnsi="Arial" w:cs="Arial"/>
          <w:sz w:val="22"/>
          <w:szCs w:val="22"/>
          <w:rPrChange w:id="699" w:author="Syahrani Rachmawati Sadino" w:date="2025-01-31T14:35:00Z">
            <w:rPr>
              <w:rFonts w:asciiTheme="minorBidi" w:hAnsiTheme="minorBidi" w:cstheme="minorBidi"/>
              <w:sz w:val="22"/>
              <w:szCs w:val="22"/>
            </w:rPr>
          </w:rPrChange>
        </w:rPr>
        <w:t>subspesialis</w:t>
      </w:r>
      <w:proofErr w:type="spellEnd"/>
      <w:r w:rsidRPr="00922713">
        <w:rPr>
          <w:rFonts w:ascii="Arial" w:hAnsi="Arial" w:cs="Arial"/>
          <w:sz w:val="22"/>
          <w:szCs w:val="22"/>
          <w:rPrChange w:id="70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701" w:author="Syahrani Rachmawati Sadino" w:date="2025-01-31T14:35:00Z">
            <w:rPr>
              <w:rFonts w:asciiTheme="minorBidi" w:hAnsiTheme="minorBidi" w:cstheme="minorBidi"/>
              <w:sz w:val="22"/>
              <w:szCs w:val="22"/>
            </w:rPr>
          </w:rPrChange>
        </w:rPr>
        <w:t>untuk</w:t>
      </w:r>
      <w:proofErr w:type="spellEnd"/>
      <w:r w:rsidRPr="00922713">
        <w:rPr>
          <w:rFonts w:ascii="Arial" w:hAnsi="Arial" w:cs="Arial"/>
          <w:sz w:val="22"/>
          <w:szCs w:val="22"/>
          <w:rPrChange w:id="70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703" w:author="Syahrani Rachmawati Sadino" w:date="2025-01-31T14:35:00Z">
            <w:rPr>
              <w:rFonts w:asciiTheme="minorBidi" w:hAnsiTheme="minorBidi" w:cstheme="minorBidi"/>
              <w:sz w:val="22"/>
              <w:szCs w:val="22"/>
            </w:rPr>
          </w:rPrChange>
        </w:rPr>
        <w:t>keperluan</w:t>
      </w:r>
      <w:proofErr w:type="spellEnd"/>
      <w:r w:rsidRPr="00922713">
        <w:rPr>
          <w:rFonts w:ascii="Arial" w:hAnsi="Arial" w:cs="Arial"/>
          <w:sz w:val="22"/>
          <w:szCs w:val="22"/>
          <w:rPrChange w:id="70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705" w:author="Syahrani Rachmawati Sadino" w:date="2025-01-31T14:35:00Z">
            <w:rPr>
              <w:rFonts w:asciiTheme="minorBidi" w:hAnsiTheme="minorBidi" w:cstheme="minorBidi"/>
              <w:sz w:val="22"/>
              <w:szCs w:val="22"/>
            </w:rPr>
          </w:rPrChange>
        </w:rPr>
        <w:t>observasi</w:t>
      </w:r>
      <w:proofErr w:type="spellEnd"/>
      <w:r w:rsidRPr="00922713">
        <w:rPr>
          <w:rFonts w:ascii="Arial" w:hAnsi="Arial" w:cs="Arial"/>
          <w:sz w:val="22"/>
          <w:szCs w:val="22"/>
          <w:rPrChange w:id="706" w:author="Syahrani Rachmawati Sadino" w:date="2025-01-31T14:35:00Z">
            <w:rPr>
              <w:rFonts w:asciiTheme="minorBidi" w:hAnsiTheme="minorBidi" w:cstheme="minorBidi"/>
              <w:sz w:val="22"/>
              <w:szCs w:val="22"/>
            </w:rPr>
          </w:rPrChange>
        </w:rPr>
        <w:t xml:space="preserve">, diagnosis, </w:t>
      </w:r>
      <w:proofErr w:type="spellStart"/>
      <w:r w:rsidRPr="00922713">
        <w:rPr>
          <w:rFonts w:ascii="Arial" w:hAnsi="Arial" w:cs="Arial"/>
          <w:sz w:val="22"/>
          <w:szCs w:val="22"/>
          <w:rPrChange w:id="707" w:author="Syahrani Rachmawati Sadino" w:date="2025-01-31T14:35:00Z">
            <w:rPr>
              <w:rFonts w:asciiTheme="minorBidi" w:hAnsiTheme="minorBidi" w:cstheme="minorBidi"/>
              <w:sz w:val="22"/>
              <w:szCs w:val="22"/>
            </w:rPr>
          </w:rPrChange>
        </w:rPr>
        <w:t>pengobatan</w:t>
      </w:r>
      <w:proofErr w:type="spellEnd"/>
      <w:r w:rsidRPr="00922713">
        <w:rPr>
          <w:rFonts w:ascii="Arial" w:hAnsi="Arial" w:cs="Arial"/>
          <w:sz w:val="22"/>
          <w:szCs w:val="22"/>
          <w:rPrChange w:id="70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709" w:author="Syahrani Rachmawati Sadino" w:date="2025-01-31T14:35:00Z">
            <w:rPr>
              <w:rFonts w:asciiTheme="minorBidi" w:hAnsiTheme="minorBidi" w:cstheme="minorBidi"/>
              <w:sz w:val="22"/>
              <w:szCs w:val="22"/>
            </w:rPr>
          </w:rPrChange>
        </w:rPr>
        <w:t>Rehabilitasi</w:t>
      </w:r>
      <w:proofErr w:type="spellEnd"/>
      <w:r w:rsidRPr="00922713">
        <w:rPr>
          <w:rFonts w:ascii="Arial" w:hAnsi="Arial" w:cs="Arial"/>
          <w:sz w:val="22"/>
          <w:szCs w:val="22"/>
          <w:rPrChange w:id="71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711" w:author="Syahrani Rachmawati Sadino" w:date="2025-01-31T14:35:00Z">
            <w:rPr>
              <w:rFonts w:asciiTheme="minorBidi" w:hAnsiTheme="minorBidi" w:cstheme="minorBidi"/>
              <w:sz w:val="22"/>
              <w:szCs w:val="22"/>
            </w:rPr>
          </w:rPrChange>
        </w:rPr>
        <w:t>Medis</w:t>
      </w:r>
      <w:proofErr w:type="spellEnd"/>
      <w:r w:rsidRPr="00922713">
        <w:rPr>
          <w:rFonts w:ascii="Arial" w:hAnsi="Arial" w:cs="Arial"/>
          <w:sz w:val="22"/>
          <w:szCs w:val="22"/>
          <w:rPrChange w:id="712" w:author="Syahrani Rachmawati Sadino" w:date="2025-01-31T14:35:00Z">
            <w:rPr>
              <w:rFonts w:asciiTheme="minorBidi" w:hAnsiTheme="minorBidi" w:cstheme="minorBidi"/>
              <w:sz w:val="22"/>
              <w:szCs w:val="22"/>
            </w:rPr>
          </w:rPrChange>
        </w:rPr>
        <w:t>, dan/</w:t>
      </w:r>
      <w:proofErr w:type="spellStart"/>
      <w:r w:rsidRPr="00922713">
        <w:rPr>
          <w:rFonts w:ascii="Arial" w:hAnsi="Arial" w:cs="Arial"/>
          <w:sz w:val="22"/>
          <w:szCs w:val="22"/>
          <w:rPrChange w:id="713" w:author="Syahrani Rachmawati Sadino" w:date="2025-01-31T14:35:00Z">
            <w:rPr>
              <w:rFonts w:asciiTheme="minorBidi" w:hAnsiTheme="minorBidi" w:cstheme="minorBidi"/>
              <w:sz w:val="22"/>
              <w:szCs w:val="22"/>
            </w:rPr>
          </w:rPrChange>
        </w:rPr>
        <w:t>atau</w:t>
      </w:r>
      <w:proofErr w:type="spellEnd"/>
      <w:r w:rsidRPr="00922713">
        <w:rPr>
          <w:rFonts w:ascii="Arial" w:hAnsi="Arial" w:cs="Arial"/>
          <w:sz w:val="22"/>
          <w:szCs w:val="22"/>
          <w:rPrChange w:id="71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715" w:author="Syahrani Rachmawati Sadino" w:date="2025-01-31T14:35:00Z">
            <w:rPr>
              <w:rFonts w:asciiTheme="minorBidi" w:hAnsiTheme="minorBidi" w:cstheme="minorBidi"/>
              <w:sz w:val="22"/>
              <w:szCs w:val="22"/>
            </w:rPr>
          </w:rPrChange>
        </w:rPr>
        <w:t>pelayanan</w:t>
      </w:r>
      <w:proofErr w:type="spellEnd"/>
      <w:r w:rsidRPr="00922713">
        <w:rPr>
          <w:rFonts w:ascii="Arial" w:hAnsi="Arial" w:cs="Arial"/>
          <w:sz w:val="22"/>
          <w:szCs w:val="22"/>
          <w:rPrChange w:id="71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717" w:author="Syahrani Rachmawati Sadino" w:date="2025-01-31T14:35:00Z">
            <w:rPr>
              <w:rFonts w:asciiTheme="minorBidi" w:hAnsiTheme="minorBidi" w:cstheme="minorBidi"/>
              <w:sz w:val="22"/>
              <w:szCs w:val="22"/>
            </w:rPr>
          </w:rPrChange>
        </w:rPr>
        <w:t>medis</w:t>
      </w:r>
      <w:proofErr w:type="spellEnd"/>
      <w:r w:rsidRPr="00922713">
        <w:rPr>
          <w:rFonts w:ascii="Arial" w:hAnsi="Arial" w:cs="Arial"/>
          <w:sz w:val="22"/>
          <w:szCs w:val="22"/>
          <w:rPrChange w:id="71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719" w:author="Syahrani Rachmawati Sadino" w:date="2025-01-31T14:35:00Z">
            <w:rPr>
              <w:rFonts w:asciiTheme="minorBidi" w:hAnsiTheme="minorBidi" w:cstheme="minorBidi"/>
              <w:sz w:val="22"/>
              <w:szCs w:val="22"/>
            </w:rPr>
          </w:rPrChange>
        </w:rPr>
        <w:t>lainnya</w:t>
      </w:r>
      <w:proofErr w:type="spellEnd"/>
      <w:r w:rsidRPr="00922713">
        <w:rPr>
          <w:rFonts w:ascii="Arial" w:hAnsi="Arial" w:cs="Arial"/>
          <w:sz w:val="22"/>
          <w:szCs w:val="22"/>
          <w:rPrChange w:id="72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721" w:author="Syahrani Rachmawati Sadino" w:date="2025-01-31T14:35:00Z">
            <w:rPr>
              <w:rFonts w:asciiTheme="minorBidi" w:hAnsiTheme="minorBidi" w:cstheme="minorBidi"/>
              <w:sz w:val="22"/>
              <w:szCs w:val="22"/>
            </w:rPr>
          </w:rPrChange>
        </w:rPr>
        <w:t>baik</w:t>
      </w:r>
      <w:proofErr w:type="spellEnd"/>
      <w:r w:rsidRPr="00922713">
        <w:rPr>
          <w:rFonts w:ascii="Arial" w:hAnsi="Arial" w:cs="Arial"/>
          <w:sz w:val="22"/>
          <w:szCs w:val="22"/>
          <w:rPrChange w:id="72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723" w:author="Syahrani Rachmawati Sadino" w:date="2025-01-31T14:35:00Z">
            <w:rPr>
              <w:rFonts w:asciiTheme="minorBidi" w:hAnsiTheme="minorBidi" w:cstheme="minorBidi"/>
              <w:sz w:val="22"/>
              <w:szCs w:val="22"/>
            </w:rPr>
          </w:rPrChange>
        </w:rPr>
        <w:t>pelayanan</w:t>
      </w:r>
      <w:proofErr w:type="spellEnd"/>
      <w:r w:rsidRPr="00922713">
        <w:rPr>
          <w:rFonts w:ascii="Arial" w:hAnsi="Arial" w:cs="Arial"/>
          <w:sz w:val="22"/>
          <w:szCs w:val="22"/>
          <w:rPrChange w:id="72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725" w:author="Syahrani Rachmawati Sadino" w:date="2025-01-31T14:35:00Z">
            <w:rPr>
              <w:rFonts w:asciiTheme="minorBidi" w:hAnsiTheme="minorBidi" w:cstheme="minorBidi"/>
              <w:sz w:val="22"/>
              <w:szCs w:val="22"/>
            </w:rPr>
          </w:rPrChange>
        </w:rPr>
        <w:t>rawat</w:t>
      </w:r>
      <w:proofErr w:type="spellEnd"/>
      <w:r w:rsidRPr="00922713">
        <w:rPr>
          <w:rFonts w:ascii="Arial" w:hAnsi="Arial" w:cs="Arial"/>
          <w:sz w:val="22"/>
          <w:szCs w:val="22"/>
          <w:rPrChange w:id="72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727" w:author="Syahrani Rachmawati Sadino" w:date="2025-01-31T14:35:00Z">
            <w:rPr>
              <w:rFonts w:asciiTheme="minorBidi" w:hAnsiTheme="minorBidi" w:cstheme="minorBidi"/>
              <w:sz w:val="22"/>
              <w:szCs w:val="22"/>
            </w:rPr>
          </w:rPrChange>
        </w:rPr>
        <w:t>jalan</w:t>
      </w:r>
      <w:proofErr w:type="spellEnd"/>
      <w:r w:rsidRPr="00922713">
        <w:rPr>
          <w:rFonts w:ascii="Arial" w:hAnsi="Arial" w:cs="Arial"/>
          <w:sz w:val="22"/>
          <w:szCs w:val="22"/>
          <w:rPrChange w:id="72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729" w:author="Syahrani Rachmawati Sadino" w:date="2025-01-31T14:35:00Z">
            <w:rPr>
              <w:rFonts w:asciiTheme="minorBidi" w:hAnsiTheme="minorBidi" w:cstheme="minorBidi"/>
              <w:sz w:val="22"/>
              <w:szCs w:val="22"/>
            </w:rPr>
          </w:rPrChange>
        </w:rPr>
        <w:t>maupun</w:t>
      </w:r>
      <w:proofErr w:type="spellEnd"/>
      <w:r w:rsidRPr="00922713">
        <w:rPr>
          <w:rFonts w:ascii="Arial" w:hAnsi="Arial" w:cs="Arial"/>
          <w:sz w:val="22"/>
          <w:szCs w:val="22"/>
          <w:rPrChange w:id="73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731" w:author="Syahrani Rachmawati Sadino" w:date="2025-01-31T14:35:00Z">
            <w:rPr>
              <w:rFonts w:asciiTheme="minorBidi" w:hAnsiTheme="minorBidi" w:cstheme="minorBidi"/>
              <w:sz w:val="22"/>
              <w:szCs w:val="22"/>
            </w:rPr>
          </w:rPrChange>
        </w:rPr>
        <w:t>rawat</w:t>
      </w:r>
      <w:proofErr w:type="spellEnd"/>
      <w:r w:rsidRPr="00922713">
        <w:rPr>
          <w:rFonts w:ascii="Arial" w:hAnsi="Arial" w:cs="Arial"/>
          <w:sz w:val="22"/>
          <w:szCs w:val="22"/>
          <w:rPrChange w:id="73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733" w:author="Syahrani Rachmawati Sadino" w:date="2025-01-31T14:35:00Z">
            <w:rPr>
              <w:rFonts w:asciiTheme="minorBidi" w:hAnsiTheme="minorBidi" w:cstheme="minorBidi"/>
              <w:sz w:val="22"/>
              <w:szCs w:val="22"/>
            </w:rPr>
          </w:rPrChange>
        </w:rPr>
        <w:t>inap</w:t>
      </w:r>
      <w:proofErr w:type="spellEnd"/>
      <w:r w:rsidRPr="00922713">
        <w:rPr>
          <w:rFonts w:ascii="Arial" w:hAnsi="Arial" w:cs="Arial"/>
          <w:sz w:val="22"/>
          <w:szCs w:val="22"/>
          <w:rPrChange w:id="734" w:author="Syahrani Rachmawati Sadino" w:date="2025-01-31T14:35:00Z">
            <w:rPr>
              <w:rFonts w:asciiTheme="minorBidi" w:hAnsiTheme="minorBidi" w:cstheme="minorBidi"/>
              <w:sz w:val="22"/>
              <w:szCs w:val="22"/>
            </w:rPr>
          </w:rPrChange>
        </w:rPr>
        <w:t xml:space="preserve"> yang </w:t>
      </w:r>
      <w:proofErr w:type="spellStart"/>
      <w:r w:rsidRPr="00922713">
        <w:rPr>
          <w:rFonts w:ascii="Arial" w:hAnsi="Arial" w:cs="Arial"/>
          <w:sz w:val="22"/>
          <w:szCs w:val="22"/>
          <w:rPrChange w:id="735" w:author="Syahrani Rachmawati Sadino" w:date="2025-01-31T14:35:00Z">
            <w:rPr>
              <w:rFonts w:asciiTheme="minorBidi" w:hAnsiTheme="minorBidi" w:cstheme="minorBidi"/>
              <w:sz w:val="22"/>
              <w:szCs w:val="22"/>
            </w:rPr>
          </w:rPrChange>
        </w:rPr>
        <w:t>meliputi</w:t>
      </w:r>
      <w:proofErr w:type="spellEnd"/>
      <w:r w:rsidRPr="00922713">
        <w:rPr>
          <w:rFonts w:ascii="Arial" w:hAnsi="Arial" w:cs="Arial"/>
          <w:sz w:val="22"/>
          <w:szCs w:val="22"/>
          <w:rPrChange w:id="73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737" w:author="Syahrani Rachmawati Sadino" w:date="2025-01-31T14:35:00Z">
            <w:rPr>
              <w:rFonts w:asciiTheme="minorBidi" w:hAnsiTheme="minorBidi" w:cstheme="minorBidi"/>
              <w:sz w:val="22"/>
              <w:szCs w:val="22"/>
            </w:rPr>
          </w:rPrChange>
        </w:rPr>
        <w:t>praktik</w:t>
      </w:r>
      <w:proofErr w:type="spellEnd"/>
      <w:r w:rsidRPr="00922713">
        <w:rPr>
          <w:rFonts w:ascii="Arial" w:hAnsi="Arial" w:cs="Arial"/>
          <w:sz w:val="22"/>
          <w:szCs w:val="22"/>
          <w:rPrChange w:id="73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739" w:author="Syahrani Rachmawati Sadino" w:date="2025-01-31T14:35:00Z">
            <w:rPr>
              <w:rFonts w:asciiTheme="minorBidi" w:hAnsiTheme="minorBidi" w:cstheme="minorBidi"/>
              <w:sz w:val="22"/>
              <w:szCs w:val="22"/>
            </w:rPr>
          </w:rPrChange>
        </w:rPr>
        <w:t>dokter</w:t>
      </w:r>
      <w:proofErr w:type="spellEnd"/>
      <w:r w:rsidRPr="00922713">
        <w:rPr>
          <w:rFonts w:ascii="Arial" w:hAnsi="Arial" w:cs="Arial"/>
          <w:sz w:val="22"/>
          <w:szCs w:val="22"/>
          <w:rPrChange w:id="74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741" w:author="Syahrani Rachmawati Sadino" w:date="2025-01-31T14:35:00Z">
            <w:rPr>
              <w:rFonts w:asciiTheme="minorBidi" w:hAnsiTheme="minorBidi" w:cstheme="minorBidi"/>
              <w:sz w:val="22"/>
              <w:szCs w:val="22"/>
            </w:rPr>
          </w:rPrChange>
        </w:rPr>
        <w:t>spesialis</w:t>
      </w:r>
      <w:proofErr w:type="spellEnd"/>
      <w:r w:rsidRPr="00922713">
        <w:rPr>
          <w:rFonts w:ascii="Arial" w:hAnsi="Arial" w:cs="Arial"/>
          <w:sz w:val="22"/>
          <w:szCs w:val="22"/>
          <w:rPrChange w:id="74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743" w:author="Syahrani Rachmawati Sadino" w:date="2025-01-31T14:35:00Z">
            <w:rPr>
              <w:rFonts w:asciiTheme="minorBidi" w:hAnsiTheme="minorBidi" w:cstheme="minorBidi"/>
              <w:sz w:val="22"/>
              <w:szCs w:val="22"/>
            </w:rPr>
          </w:rPrChange>
        </w:rPr>
        <w:t>klinik</w:t>
      </w:r>
      <w:proofErr w:type="spellEnd"/>
      <w:r w:rsidRPr="00922713">
        <w:rPr>
          <w:rFonts w:ascii="Arial" w:hAnsi="Arial" w:cs="Arial"/>
          <w:sz w:val="22"/>
          <w:szCs w:val="22"/>
          <w:rPrChange w:id="74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745" w:author="Syahrani Rachmawati Sadino" w:date="2025-01-31T14:35:00Z">
            <w:rPr>
              <w:rFonts w:asciiTheme="minorBidi" w:hAnsiTheme="minorBidi" w:cstheme="minorBidi"/>
              <w:sz w:val="22"/>
              <w:szCs w:val="22"/>
            </w:rPr>
          </w:rPrChange>
        </w:rPr>
        <w:t>spesialis</w:t>
      </w:r>
      <w:proofErr w:type="spellEnd"/>
      <w:r w:rsidRPr="00922713">
        <w:rPr>
          <w:rFonts w:ascii="Arial" w:hAnsi="Arial" w:cs="Arial"/>
          <w:sz w:val="22"/>
          <w:szCs w:val="22"/>
          <w:rPrChange w:id="746" w:author="Syahrani Rachmawati Sadino" w:date="2025-01-31T14:35:00Z">
            <w:rPr>
              <w:rFonts w:asciiTheme="minorBidi" w:hAnsiTheme="minorBidi" w:cstheme="minorBidi"/>
              <w:sz w:val="22"/>
              <w:szCs w:val="22"/>
            </w:rPr>
          </w:rPrChange>
        </w:rPr>
        <w:t xml:space="preserve">, dan Rumah Sakit yang </w:t>
      </w:r>
      <w:proofErr w:type="spellStart"/>
      <w:r w:rsidRPr="00922713">
        <w:rPr>
          <w:rFonts w:ascii="Arial" w:hAnsi="Arial" w:cs="Arial"/>
          <w:sz w:val="22"/>
          <w:szCs w:val="22"/>
          <w:rPrChange w:id="747" w:author="Syahrani Rachmawati Sadino" w:date="2025-01-31T14:35:00Z">
            <w:rPr>
              <w:rFonts w:asciiTheme="minorBidi" w:hAnsiTheme="minorBidi" w:cstheme="minorBidi"/>
              <w:sz w:val="22"/>
              <w:szCs w:val="22"/>
            </w:rPr>
          </w:rPrChange>
        </w:rPr>
        <w:t>hanya</w:t>
      </w:r>
      <w:proofErr w:type="spellEnd"/>
      <w:r w:rsidRPr="00922713">
        <w:rPr>
          <w:rFonts w:ascii="Arial" w:hAnsi="Arial" w:cs="Arial"/>
          <w:sz w:val="22"/>
          <w:szCs w:val="22"/>
          <w:rPrChange w:id="74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749" w:author="Syahrani Rachmawati Sadino" w:date="2025-01-31T14:35:00Z">
            <w:rPr>
              <w:rFonts w:asciiTheme="minorBidi" w:hAnsiTheme="minorBidi" w:cstheme="minorBidi"/>
              <w:sz w:val="22"/>
              <w:szCs w:val="22"/>
            </w:rPr>
          </w:rPrChange>
        </w:rPr>
        <w:t>bekerjasama</w:t>
      </w:r>
      <w:proofErr w:type="spellEnd"/>
      <w:r w:rsidRPr="00922713">
        <w:rPr>
          <w:rFonts w:ascii="Arial" w:hAnsi="Arial" w:cs="Arial"/>
          <w:sz w:val="22"/>
          <w:szCs w:val="22"/>
          <w:rPrChange w:id="75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751" w:author="Syahrani Rachmawati Sadino" w:date="2025-01-31T14:35:00Z">
            <w:rPr>
              <w:rFonts w:asciiTheme="minorBidi" w:hAnsiTheme="minorBidi" w:cstheme="minorBidi"/>
              <w:sz w:val="22"/>
              <w:szCs w:val="22"/>
            </w:rPr>
          </w:rPrChange>
        </w:rPr>
        <w:t>dengan</w:t>
      </w:r>
      <w:proofErr w:type="spellEnd"/>
      <w:r w:rsidRPr="00922713">
        <w:rPr>
          <w:rFonts w:ascii="Arial" w:hAnsi="Arial" w:cs="Arial"/>
          <w:sz w:val="22"/>
          <w:szCs w:val="22"/>
          <w:rPrChange w:id="752" w:author="Syahrani Rachmawati Sadino" w:date="2025-01-31T14:35:00Z">
            <w:rPr>
              <w:rFonts w:asciiTheme="minorBidi" w:hAnsiTheme="minorBidi" w:cstheme="minorBidi"/>
              <w:sz w:val="22"/>
              <w:szCs w:val="22"/>
            </w:rPr>
          </w:rPrChange>
        </w:rPr>
        <w:t xml:space="preserve"> </w:t>
      </w:r>
      <w:r w:rsidRPr="00922713">
        <w:rPr>
          <w:rFonts w:ascii="Arial" w:hAnsi="Arial" w:cs="Arial"/>
          <w:b/>
          <w:sz w:val="22"/>
          <w:szCs w:val="22"/>
          <w:rPrChange w:id="753" w:author="Syahrani Rachmawati Sadino" w:date="2025-01-31T14:35:00Z">
            <w:rPr>
              <w:rFonts w:asciiTheme="minorBidi" w:hAnsiTheme="minorBidi" w:cstheme="minorBidi"/>
              <w:b/>
              <w:sz w:val="22"/>
              <w:szCs w:val="22"/>
            </w:rPr>
          </w:rPrChange>
        </w:rPr>
        <w:t>PIHAK PERTAMA</w:t>
      </w:r>
      <w:r w:rsidR="00457E9E" w:rsidRPr="00922713">
        <w:rPr>
          <w:rFonts w:ascii="Arial" w:hAnsi="Arial" w:cs="Arial"/>
          <w:bCs/>
          <w:sz w:val="22"/>
          <w:szCs w:val="22"/>
          <w:lang w:val="en-US"/>
          <w:rPrChange w:id="754" w:author="Syahrani Rachmawati Sadino" w:date="2025-01-31T14:35:00Z">
            <w:rPr>
              <w:rFonts w:asciiTheme="minorBidi" w:hAnsiTheme="minorBidi" w:cstheme="minorBidi"/>
              <w:bCs/>
              <w:sz w:val="22"/>
              <w:szCs w:val="22"/>
              <w:lang w:val="en-US"/>
            </w:rPr>
          </w:rPrChange>
        </w:rPr>
        <w:t>.</w:t>
      </w:r>
    </w:p>
    <w:p w14:paraId="403FCB3C" w14:textId="77777777" w:rsidR="00445A84" w:rsidRPr="00922713" w:rsidDel="00271339" w:rsidRDefault="00445A84">
      <w:pPr>
        <w:pStyle w:val="BodyTextIndent3"/>
        <w:tabs>
          <w:tab w:val="clear" w:pos="1800"/>
          <w:tab w:val="left" w:pos="720"/>
        </w:tabs>
        <w:spacing w:after="0" w:line="276" w:lineRule="auto"/>
        <w:ind w:left="426" w:hanging="426"/>
        <w:rPr>
          <w:del w:id="755" w:author="Syahrani Rachmawati Sadino" w:date="2025-01-31T14:47:00Z"/>
          <w:rFonts w:ascii="Arial" w:hAnsi="Arial" w:cs="Arial"/>
          <w:sz w:val="22"/>
          <w:szCs w:val="22"/>
          <w:rPrChange w:id="756" w:author="Syahrani Rachmawati Sadino" w:date="2025-01-31T14:35:00Z">
            <w:rPr>
              <w:del w:id="757" w:author="Syahrani Rachmawati Sadino" w:date="2025-01-31T14:47:00Z"/>
              <w:rFonts w:asciiTheme="minorBidi" w:hAnsiTheme="minorBidi" w:cstheme="minorBidi"/>
              <w:sz w:val="22"/>
              <w:szCs w:val="22"/>
            </w:rPr>
          </w:rPrChange>
        </w:rPr>
        <w:pPrChange w:id="758" w:author="Syahrani Rachmawati Sadino" w:date="2025-01-31T15:00:00Z">
          <w:pPr>
            <w:pStyle w:val="BodyTextIndent3"/>
            <w:tabs>
              <w:tab w:val="clear" w:pos="1800"/>
              <w:tab w:val="left" w:pos="720"/>
            </w:tabs>
            <w:spacing w:after="0"/>
            <w:ind w:left="426" w:hanging="426"/>
          </w:pPr>
        </w:pPrChange>
      </w:pPr>
    </w:p>
    <w:p w14:paraId="6A648C98" w14:textId="4DFDC48D" w:rsidR="00445A84" w:rsidRPr="00271339" w:rsidDel="00CA1BA8" w:rsidRDefault="00445A84">
      <w:pPr>
        <w:spacing w:line="276" w:lineRule="auto"/>
        <w:rPr>
          <w:del w:id="759" w:author="Syahrani Rachmawati Sadino" w:date="2025-01-31T14:39:00Z"/>
          <w:rFonts w:ascii="Arial" w:hAnsi="Arial" w:cs="Arial"/>
          <w:sz w:val="22"/>
          <w:szCs w:val="22"/>
          <w:rPrChange w:id="760" w:author="Syahrani Rachmawati Sadino" w:date="2025-01-31T14:46:00Z">
            <w:rPr>
              <w:del w:id="761" w:author="Syahrani Rachmawati Sadino" w:date="2025-01-31T14:39:00Z"/>
            </w:rPr>
          </w:rPrChange>
        </w:rPr>
        <w:pPrChange w:id="762" w:author="Syahrani Rachmawati Sadino" w:date="2025-01-31T15:00:00Z">
          <w:pPr>
            <w:pStyle w:val="ListParagraph"/>
            <w:numPr>
              <w:numId w:val="57"/>
            </w:numPr>
            <w:spacing w:line="240" w:lineRule="auto"/>
            <w:ind w:left="851" w:hanging="426"/>
          </w:pPr>
        </w:pPrChange>
      </w:pPr>
      <w:bookmarkStart w:id="763" w:name="_Hlk68459479"/>
      <w:del w:id="764" w:author="Syahrani Rachmawati Sadino" w:date="2025-01-31T14:44:00Z">
        <w:r w:rsidRPr="00271339" w:rsidDel="00CA1BA8">
          <w:rPr>
            <w:rFonts w:ascii="Arial" w:hAnsi="Arial" w:cs="Arial"/>
            <w:b/>
            <w:bCs/>
            <w:sz w:val="22"/>
            <w:szCs w:val="22"/>
            <w:lang w:val="fi-FI"/>
            <w:rPrChange w:id="765" w:author="Syahrani Rachmawati Sadino" w:date="2025-01-31T14:46:00Z">
              <w:rPr>
                <w:rFonts w:asciiTheme="minorBidi" w:hAnsiTheme="minorBidi" w:cstheme="minorBidi"/>
                <w:b/>
                <w:bCs/>
                <w:sz w:val="22"/>
                <w:szCs w:val="22"/>
                <w:lang w:val="fi-FI"/>
              </w:rPr>
            </w:rPrChange>
          </w:rPr>
          <w:delText xml:space="preserve">Rawat Jalan </w:delText>
        </w:r>
        <w:r w:rsidR="00245B9B" w:rsidRPr="00271339" w:rsidDel="00CA1BA8">
          <w:rPr>
            <w:rFonts w:ascii="Arial" w:hAnsi="Arial" w:cs="Arial"/>
            <w:b/>
            <w:bCs/>
            <w:sz w:val="22"/>
            <w:szCs w:val="22"/>
            <w:lang w:val="fi-FI"/>
            <w:rPrChange w:id="766" w:author="Syahrani Rachmawati Sadino" w:date="2025-01-31T14:46:00Z">
              <w:rPr>
                <w:rFonts w:asciiTheme="minorBidi" w:hAnsiTheme="minorBidi" w:cstheme="minorBidi"/>
                <w:b/>
                <w:bCs/>
                <w:sz w:val="22"/>
                <w:szCs w:val="22"/>
                <w:lang w:val="fi-FI"/>
              </w:rPr>
            </w:rPrChange>
          </w:rPr>
          <w:delText>Tingkat Pertama (RJTP)</w:delText>
        </w:r>
        <w:r w:rsidR="00245B9B" w:rsidRPr="00271339" w:rsidDel="00CA1BA8">
          <w:rPr>
            <w:rFonts w:ascii="Arial" w:hAnsi="Arial" w:cs="Arial"/>
            <w:sz w:val="22"/>
            <w:szCs w:val="22"/>
            <w:lang w:val="fi-FI"/>
            <w:rPrChange w:id="767" w:author="Syahrani Rachmawati Sadino" w:date="2025-01-31T14:46:00Z">
              <w:rPr>
                <w:rFonts w:asciiTheme="minorBidi" w:hAnsiTheme="minorBidi" w:cstheme="minorBidi"/>
                <w:sz w:val="22"/>
                <w:szCs w:val="22"/>
                <w:lang w:val="fi-FI"/>
              </w:rPr>
            </w:rPrChange>
          </w:rPr>
          <w:delText xml:space="preserve"> adalah </w:delText>
        </w:r>
        <w:r w:rsidR="00245B9B" w:rsidRPr="00271339" w:rsidDel="00CA1BA8">
          <w:rPr>
            <w:rFonts w:ascii="Arial" w:hAnsi="Arial" w:cs="Arial"/>
            <w:sz w:val="22"/>
            <w:szCs w:val="22"/>
            <w:rPrChange w:id="768" w:author="Syahrani Rachmawati Sadino" w:date="2025-01-31T14:46:00Z">
              <w:rPr>
                <w:rFonts w:asciiTheme="minorBidi" w:hAnsiTheme="minorBidi" w:cstheme="minorBidi"/>
                <w:sz w:val="22"/>
                <w:szCs w:val="22"/>
              </w:rPr>
            </w:rPrChange>
          </w:rPr>
          <w:delText xml:space="preserve">pelayanan kesehatan perorangan yang bersifat umum yang dilaksanakan pada Provider tingkat pertama untuk keperluan observasi, diagnosis, pengobatan </w:delText>
        </w:r>
        <w:r w:rsidR="00245B9B" w:rsidRPr="00271339" w:rsidDel="00CA1BA8">
          <w:rPr>
            <w:rFonts w:ascii="Arial" w:hAnsi="Arial" w:cs="Arial"/>
            <w:sz w:val="22"/>
            <w:szCs w:val="22"/>
            <w:rPrChange w:id="769" w:author="Syahrani Rachmawati Sadino" w:date="2025-01-31T14:46:00Z">
              <w:rPr>
                <w:rFonts w:asciiTheme="minorBidi" w:hAnsiTheme="minorBidi" w:cstheme="minorBidi"/>
                <w:sz w:val="22"/>
                <w:szCs w:val="22"/>
                <w:highlight w:val="yellow"/>
              </w:rPr>
            </w:rPrChange>
          </w:rPr>
          <w:delText>dan</w:delText>
        </w:r>
        <w:r w:rsidR="00516F4F" w:rsidRPr="00271339" w:rsidDel="00CA1BA8">
          <w:rPr>
            <w:rFonts w:ascii="Arial" w:hAnsi="Arial" w:cs="Arial"/>
            <w:sz w:val="22"/>
            <w:szCs w:val="22"/>
            <w:rPrChange w:id="770" w:author="Syahrani Rachmawati Sadino" w:date="2025-01-31T14:46:00Z">
              <w:rPr>
                <w:rFonts w:asciiTheme="minorBidi" w:hAnsiTheme="minorBidi" w:cstheme="minorBidi"/>
                <w:sz w:val="22"/>
                <w:szCs w:val="22"/>
                <w:highlight w:val="yellow"/>
              </w:rPr>
            </w:rPrChange>
          </w:rPr>
          <w:delText>/</w:delText>
        </w:r>
      </w:del>
      <w:del w:id="771" w:author="Syahrani Rachmawati Sadino" w:date="2025-01-31T13:12:00Z">
        <w:r w:rsidR="00245B9B" w:rsidRPr="00271339" w:rsidDel="00E46E6E">
          <w:rPr>
            <w:rFonts w:ascii="Arial" w:hAnsi="Arial" w:cs="Arial"/>
            <w:sz w:val="22"/>
            <w:szCs w:val="22"/>
            <w:rPrChange w:id="772" w:author="Syahrani Rachmawati Sadino" w:date="2025-01-31T14:46:00Z">
              <w:rPr>
                <w:rFonts w:asciiTheme="minorBidi" w:hAnsiTheme="minorBidi" w:cstheme="minorBidi"/>
                <w:sz w:val="22"/>
                <w:szCs w:val="22"/>
                <w:highlight w:val="yellow"/>
              </w:rPr>
            </w:rPrChange>
          </w:rPr>
          <w:delText xml:space="preserve"> </w:delText>
        </w:r>
      </w:del>
      <w:del w:id="773" w:author="Syahrani Rachmawati Sadino" w:date="2025-01-31T14:44:00Z">
        <w:r w:rsidR="00245B9B" w:rsidRPr="00271339" w:rsidDel="00CA1BA8">
          <w:rPr>
            <w:rFonts w:ascii="Arial" w:hAnsi="Arial" w:cs="Arial"/>
            <w:sz w:val="22"/>
            <w:szCs w:val="22"/>
            <w:rPrChange w:id="774" w:author="Syahrani Rachmawati Sadino" w:date="2025-01-31T14:46:00Z">
              <w:rPr>
                <w:rFonts w:asciiTheme="minorBidi" w:hAnsiTheme="minorBidi" w:cstheme="minorBidi"/>
                <w:sz w:val="22"/>
                <w:szCs w:val="22"/>
                <w:highlight w:val="yellow"/>
              </w:rPr>
            </w:rPrChange>
          </w:rPr>
          <w:delText>atau</w:delText>
        </w:r>
        <w:r w:rsidR="00245B9B" w:rsidRPr="00271339" w:rsidDel="00CA1BA8">
          <w:rPr>
            <w:rFonts w:ascii="Arial" w:hAnsi="Arial" w:cs="Arial"/>
            <w:sz w:val="22"/>
            <w:szCs w:val="22"/>
            <w:rPrChange w:id="775" w:author="Syahrani Rachmawati Sadino" w:date="2025-01-31T14:46:00Z">
              <w:rPr>
                <w:rFonts w:asciiTheme="minorBidi" w:hAnsiTheme="minorBidi" w:cstheme="minorBidi"/>
                <w:sz w:val="22"/>
                <w:szCs w:val="22"/>
              </w:rPr>
            </w:rPrChange>
          </w:rPr>
          <w:delText xml:space="preserve"> pelayanan kesehatan lainnya</w:delText>
        </w:r>
        <w:r w:rsidR="005D130D" w:rsidRPr="00271339" w:rsidDel="00CA1BA8">
          <w:rPr>
            <w:rFonts w:ascii="Arial" w:hAnsi="Arial" w:cs="Arial"/>
            <w:sz w:val="22"/>
            <w:szCs w:val="22"/>
            <w:rPrChange w:id="776" w:author="Syahrani Rachmawati Sadino" w:date="2025-01-31T14:46:00Z">
              <w:rPr>
                <w:rFonts w:asciiTheme="minorBidi" w:hAnsiTheme="minorBidi" w:cstheme="minorBidi"/>
                <w:sz w:val="22"/>
                <w:szCs w:val="22"/>
              </w:rPr>
            </w:rPrChange>
          </w:rPr>
          <w:delText>.</w:delText>
        </w:r>
        <w:bookmarkEnd w:id="763"/>
        <w:r w:rsidRPr="00271339" w:rsidDel="00CA1BA8">
          <w:rPr>
            <w:rFonts w:ascii="Arial" w:hAnsi="Arial" w:cs="Arial"/>
            <w:sz w:val="22"/>
            <w:szCs w:val="22"/>
            <w:rPrChange w:id="777" w:author="Syahrani Rachmawati Sadino" w:date="2025-01-31T14:46:00Z">
              <w:rPr>
                <w:rFonts w:asciiTheme="minorBidi" w:hAnsiTheme="minorBidi" w:cstheme="minorBidi"/>
                <w:sz w:val="22"/>
                <w:szCs w:val="22"/>
              </w:rPr>
            </w:rPrChange>
          </w:rPr>
          <w:delText xml:space="preserve"> </w:delText>
        </w:r>
      </w:del>
    </w:p>
    <w:p w14:paraId="2E728E38" w14:textId="3C96DB58" w:rsidR="00445A84" w:rsidDel="00CA1BA8" w:rsidRDefault="00445A84">
      <w:pPr>
        <w:spacing w:line="276" w:lineRule="auto"/>
        <w:rPr>
          <w:del w:id="778" w:author="Syahrani Rachmawati Sadino" w:date="2025-01-31T14:39:00Z"/>
        </w:rPr>
        <w:pPrChange w:id="779" w:author="Syahrani Rachmawati Sadino" w:date="2025-01-31T15:00:00Z">
          <w:pPr>
            <w:pStyle w:val="ListParagraph"/>
            <w:numPr>
              <w:numId w:val="57"/>
            </w:numPr>
            <w:spacing w:line="240" w:lineRule="auto"/>
            <w:ind w:left="851" w:hanging="426"/>
          </w:pPr>
        </w:pPrChange>
      </w:pPr>
    </w:p>
    <w:p w14:paraId="7BC6BC81" w14:textId="484B8607" w:rsidR="00445A84" w:rsidRPr="00CA1BA8" w:rsidDel="00922713" w:rsidRDefault="00445A84">
      <w:pPr>
        <w:spacing w:line="276" w:lineRule="auto"/>
        <w:rPr>
          <w:del w:id="780" w:author="Syahrani Rachmawati Sadino" w:date="2025-01-31T14:39:00Z"/>
          <w:lang w:val="sv-SE"/>
          <w:rPrChange w:id="781" w:author="Syahrani Rachmawati Sadino" w:date="2025-01-31T14:43:00Z">
            <w:rPr>
              <w:del w:id="782" w:author="Syahrani Rachmawati Sadino" w:date="2025-01-31T14:39:00Z"/>
              <w:rFonts w:asciiTheme="minorBidi" w:hAnsiTheme="minorBidi" w:cstheme="minorBidi"/>
              <w:noProof/>
              <w:sz w:val="22"/>
              <w:szCs w:val="22"/>
              <w:lang w:val="sv-SE"/>
            </w:rPr>
          </w:rPrChange>
        </w:rPr>
        <w:pPrChange w:id="783" w:author="Syahrani Rachmawati Sadino" w:date="2025-01-31T15:00:00Z">
          <w:pPr>
            <w:pStyle w:val="ListParagraph"/>
            <w:numPr>
              <w:numId w:val="57"/>
            </w:numPr>
            <w:spacing w:line="240" w:lineRule="auto"/>
            <w:ind w:left="851" w:hanging="426"/>
          </w:pPr>
        </w:pPrChange>
      </w:pPr>
      <w:del w:id="784" w:author="Syahrani Rachmawati Sadino" w:date="2025-01-31T14:44:00Z">
        <w:r w:rsidRPr="00CA1BA8" w:rsidDel="00CA1BA8">
          <w:rPr>
            <w:lang w:val="id-ID"/>
            <w:rPrChange w:id="785" w:author="Syahrani Rachmawati Sadino" w:date="2025-01-31T14:43:00Z">
              <w:rPr>
                <w:rFonts w:asciiTheme="minorBidi" w:hAnsiTheme="minorBidi" w:cstheme="minorBidi"/>
                <w:b/>
                <w:sz w:val="22"/>
                <w:szCs w:val="22"/>
                <w:lang w:val="id-ID"/>
              </w:rPr>
            </w:rPrChange>
          </w:rPr>
          <w:delText>Rekam Medis</w:delText>
        </w:r>
        <w:r w:rsidRPr="00CA1BA8" w:rsidDel="00CA1BA8">
          <w:rPr>
            <w:lang w:val="id-ID"/>
            <w:rPrChange w:id="786" w:author="Syahrani Rachmawati Sadino" w:date="2025-01-31T14:43:00Z">
              <w:rPr>
                <w:rFonts w:asciiTheme="minorBidi" w:hAnsiTheme="minorBidi" w:cstheme="minorBidi"/>
                <w:sz w:val="22"/>
                <w:szCs w:val="22"/>
                <w:lang w:val="id-ID"/>
              </w:rPr>
            </w:rPrChange>
          </w:rPr>
          <w:delText xml:space="preserve"> adalah berkas yang berisikan catatan dan dokumen tentang identitas pasien, pemeriksaan, pengobatan, tindakkan dan pelayanan lain yang telah diberikan kepada pasien</w:delText>
        </w:r>
        <w:r w:rsidR="005D130D" w:rsidRPr="00CA1BA8" w:rsidDel="00CA1BA8">
          <w:rPr>
            <w:lang w:val="id-ID"/>
            <w:rPrChange w:id="787" w:author="Syahrani Rachmawati Sadino" w:date="2025-01-31T14:43:00Z">
              <w:rPr>
                <w:rFonts w:asciiTheme="minorBidi" w:hAnsiTheme="minorBidi" w:cstheme="minorBidi"/>
                <w:sz w:val="22"/>
                <w:szCs w:val="22"/>
                <w:lang w:val="id-ID"/>
              </w:rPr>
            </w:rPrChange>
          </w:rPr>
          <w:delText>.</w:delText>
        </w:r>
      </w:del>
    </w:p>
    <w:p w14:paraId="123A899E" w14:textId="77777777" w:rsidR="00445A84" w:rsidRPr="00922713" w:rsidDel="00922713" w:rsidRDefault="00445A84">
      <w:pPr>
        <w:spacing w:line="276" w:lineRule="auto"/>
        <w:rPr>
          <w:del w:id="788" w:author="Syahrani Rachmawati Sadino" w:date="2025-01-31T14:39:00Z"/>
          <w:lang w:val="sv-SE"/>
          <w:rPrChange w:id="789" w:author="Syahrani Rachmawati Sadino" w:date="2025-01-31T14:39:00Z">
            <w:rPr>
              <w:del w:id="790" w:author="Syahrani Rachmawati Sadino" w:date="2025-01-31T14:39:00Z"/>
              <w:rFonts w:asciiTheme="minorBidi" w:hAnsiTheme="minorBidi" w:cstheme="minorBidi"/>
              <w:noProof/>
              <w:sz w:val="22"/>
              <w:szCs w:val="22"/>
              <w:lang w:val="sv-SE"/>
            </w:rPr>
          </w:rPrChange>
        </w:rPr>
        <w:pPrChange w:id="791" w:author="Syahrani Rachmawati Sadino" w:date="2025-01-31T15:00:00Z">
          <w:pPr>
            <w:pStyle w:val="ListParagraph"/>
            <w:spacing w:line="240" w:lineRule="auto"/>
            <w:ind w:left="851" w:hanging="426"/>
          </w:pPr>
        </w:pPrChange>
      </w:pPr>
    </w:p>
    <w:p w14:paraId="6ABE2379" w14:textId="140D9465" w:rsidR="00445A84" w:rsidRPr="00922713" w:rsidDel="00CA1BA8" w:rsidRDefault="00445A84">
      <w:pPr>
        <w:spacing w:line="276" w:lineRule="auto"/>
        <w:rPr>
          <w:del w:id="792" w:author="Syahrani Rachmawati Sadino" w:date="2025-01-31T14:44:00Z"/>
          <w:lang w:val="sv-SE"/>
          <w:rPrChange w:id="793" w:author="Syahrani Rachmawati Sadino" w:date="2025-01-31T14:39:00Z">
            <w:rPr>
              <w:del w:id="794" w:author="Syahrani Rachmawati Sadino" w:date="2025-01-31T14:44:00Z"/>
              <w:rFonts w:asciiTheme="minorBidi" w:hAnsiTheme="minorBidi" w:cstheme="minorBidi"/>
              <w:noProof/>
              <w:sz w:val="22"/>
              <w:szCs w:val="22"/>
              <w:lang w:val="sv-SE"/>
            </w:rPr>
          </w:rPrChange>
        </w:rPr>
        <w:pPrChange w:id="795" w:author="Syahrani Rachmawati Sadino" w:date="2025-01-31T15:00:00Z">
          <w:pPr>
            <w:pStyle w:val="ListParagraph"/>
            <w:numPr>
              <w:numId w:val="57"/>
            </w:numPr>
            <w:spacing w:line="240" w:lineRule="auto"/>
            <w:ind w:left="851" w:hanging="426"/>
          </w:pPr>
        </w:pPrChange>
      </w:pPr>
      <w:del w:id="796" w:author="Syahrani Rachmawati Sadino" w:date="2025-01-31T14:44:00Z">
        <w:r w:rsidRPr="00922713" w:rsidDel="00CA1BA8">
          <w:rPr>
            <w:lang w:val="sv-SE"/>
            <w:rPrChange w:id="797" w:author="Syahrani Rachmawati Sadino" w:date="2025-01-31T14:39:00Z">
              <w:rPr>
                <w:rFonts w:asciiTheme="minorBidi" w:hAnsiTheme="minorBidi" w:cstheme="minorBidi"/>
                <w:b/>
                <w:bCs/>
                <w:sz w:val="22"/>
                <w:szCs w:val="22"/>
                <w:lang w:val="sv-SE"/>
              </w:rPr>
            </w:rPrChange>
          </w:rPr>
          <w:delText xml:space="preserve">Rujukan </w:delText>
        </w:r>
        <w:r w:rsidRPr="00922713" w:rsidDel="00CA1BA8">
          <w:rPr>
            <w:lang w:val="sv-SE"/>
            <w:rPrChange w:id="798" w:author="Syahrani Rachmawati Sadino" w:date="2025-01-31T14:39:00Z">
              <w:rPr>
                <w:rFonts w:asciiTheme="minorBidi" w:hAnsiTheme="minorBidi" w:cstheme="minorBidi"/>
                <w:bCs/>
                <w:sz w:val="22"/>
                <w:szCs w:val="22"/>
                <w:lang w:val="sv-SE"/>
              </w:rPr>
            </w:rPrChange>
          </w:rPr>
          <w:delText>adalah sistem aturan pelimpahan tugas dan tanggung jawab pelayanan kesehatan secara timbal balik antar Provider Tingkat Pertama dengan Provider Tingkat Lanjutan</w:delText>
        </w:r>
        <w:r w:rsidR="005D130D" w:rsidRPr="00922713" w:rsidDel="00CA1BA8">
          <w:rPr>
            <w:lang w:val="sv-SE"/>
            <w:rPrChange w:id="799" w:author="Syahrani Rachmawati Sadino" w:date="2025-01-31T14:39:00Z">
              <w:rPr>
                <w:rFonts w:asciiTheme="minorBidi" w:hAnsiTheme="minorBidi" w:cstheme="minorBidi"/>
                <w:bCs/>
                <w:sz w:val="22"/>
                <w:szCs w:val="22"/>
                <w:lang w:val="sv-SE"/>
              </w:rPr>
            </w:rPrChange>
          </w:rPr>
          <w:delText>.</w:delText>
        </w:r>
      </w:del>
    </w:p>
    <w:p w14:paraId="1B63D830" w14:textId="77777777" w:rsidR="00445A84" w:rsidRPr="00922713" w:rsidRDefault="00445A84">
      <w:pPr>
        <w:spacing w:line="276" w:lineRule="auto"/>
        <w:rPr>
          <w:lang w:val="sv-SE"/>
          <w:rPrChange w:id="800" w:author="Syahrani Rachmawati Sadino" w:date="2025-01-31T14:35:00Z">
            <w:rPr>
              <w:rFonts w:asciiTheme="minorBidi" w:hAnsiTheme="minorBidi" w:cstheme="minorBidi"/>
              <w:noProof/>
              <w:sz w:val="22"/>
              <w:szCs w:val="22"/>
              <w:lang w:val="sv-SE"/>
            </w:rPr>
          </w:rPrChange>
        </w:rPr>
        <w:pPrChange w:id="801" w:author="Syahrani Rachmawati Sadino" w:date="2025-01-31T15:00:00Z">
          <w:pPr>
            <w:pStyle w:val="ListParagraph"/>
            <w:spacing w:line="240" w:lineRule="auto"/>
            <w:ind w:left="851" w:hanging="426"/>
          </w:pPr>
        </w:pPrChange>
      </w:pPr>
    </w:p>
    <w:p w14:paraId="0DE417EC" w14:textId="6850B825" w:rsidR="00CA1BA8" w:rsidRDefault="00CA1BA8">
      <w:pPr>
        <w:pStyle w:val="ListParagraph"/>
        <w:numPr>
          <w:ilvl w:val="0"/>
          <w:numId w:val="57"/>
        </w:numPr>
        <w:spacing w:line="276" w:lineRule="auto"/>
        <w:ind w:left="851" w:hanging="425"/>
        <w:rPr>
          <w:ins w:id="802" w:author="Syahrani Rachmawati Sadino" w:date="2025-01-31T14:47:00Z"/>
          <w:rFonts w:ascii="Arial" w:hAnsi="Arial" w:cs="Arial"/>
          <w:sz w:val="22"/>
          <w:szCs w:val="22"/>
          <w:lang w:val="id-ID"/>
        </w:rPr>
        <w:pPrChange w:id="803" w:author="Syahrani Rachmawati Sadino" w:date="2025-01-31T15:00:00Z">
          <w:pPr>
            <w:pStyle w:val="ListParagraph"/>
            <w:numPr>
              <w:numId w:val="57"/>
            </w:numPr>
            <w:ind w:left="851" w:hanging="425"/>
          </w:pPr>
        </w:pPrChange>
      </w:pPr>
      <w:ins w:id="804" w:author="Syahrani Rachmawati Sadino" w:date="2025-01-31T14:44:00Z">
        <w:r w:rsidRPr="00CA1BA8">
          <w:rPr>
            <w:rFonts w:ascii="Arial" w:hAnsi="Arial" w:cs="Arial"/>
            <w:sz w:val="22"/>
            <w:szCs w:val="22"/>
            <w:lang w:val="id-ID"/>
          </w:rPr>
          <w:t xml:space="preserve">Rawat Jalan Tingkat Pertama (RJTP) adalah pelayanan kesehatan perorangan yang bersifat umum yang dilaksanakan pada Provider tingkat pertama untuk keperluan observasi, diagnosis, pengobatan dan/atau pelayanan kesehatan lainnya. </w:t>
        </w:r>
      </w:ins>
    </w:p>
    <w:p w14:paraId="7BB54598" w14:textId="77777777" w:rsidR="00271339" w:rsidRPr="00CA1BA8" w:rsidRDefault="00271339">
      <w:pPr>
        <w:pStyle w:val="ListParagraph"/>
        <w:spacing w:line="276" w:lineRule="auto"/>
        <w:ind w:left="851"/>
        <w:rPr>
          <w:ins w:id="805" w:author="Syahrani Rachmawati Sadino" w:date="2025-01-31T14:44:00Z"/>
          <w:rFonts w:ascii="Arial" w:hAnsi="Arial" w:cs="Arial"/>
          <w:sz w:val="22"/>
          <w:szCs w:val="22"/>
          <w:lang w:val="id-ID"/>
        </w:rPr>
        <w:pPrChange w:id="806" w:author="Syahrani Rachmawati Sadino" w:date="2025-01-31T15:00:00Z">
          <w:pPr>
            <w:pStyle w:val="ListParagraph"/>
            <w:numPr>
              <w:numId w:val="57"/>
            </w:numPr>
            <w:ind w:hanging="360"/>
          </w:pPr>
        </w:pPrChange>
      </w:pPr>
    </w:p>
    <w:p w14:paraId="7629E6AA" w14:textId="59CCB1A3" w:rsidR="00CA1BA8" w:rsidRDefault="00CA1BA8">
      <w:pPr>
        <w:pStyle w:val="ListParagraph"/>
        <w:numPr>
          <w:ilvl w:val="0"/>
          <w:numId w:val="57"/>
        </w:numPr>
        <w:spacing w:line="276" w:lineRule="auto"/>
        <w:ind w:left="851" w:hanging="425"/>
        <w:rPr>
          <w:ins w:id="807" w:author="Syahrani Rachmawati Sadino" w:date="2025-01-31T14:47:00Z"/>
          <w:rFonts w:ascii="Arial" w:hAnsi="Arial" w:cs="Arial"/>
          <w:sz w:val="22"/>
          <w:szCs w:val="22"/>
          <w:lang w:val="id-ID"/>
        </w:rPr>
        <w:pPrChange w:id="808" w:author="Syahrani Rachmawati Sadino" w:date="2025-01-31T15:00:00Z">
          <w:pPr>
            <w:pStyle w:val="ListParagraph"/>
            <w:numPr>
              <w:numId w:val="57"/>
            </w:numPr>
            <w:spacing w:line="240" w:lineRule="auto"/>
            <w:ind w:left="851" w:hanging="425"/>
          </w:pPr>
        </w:pPrChange>
      </w:pPr>
      <w:ins w:id="809" w:author="Syahrani Rachmawati Sadino" w:date="2025-01-31T14:44:00Z">
        <w:r w:rsidRPr="00CA1BA8">
          <w:rPr>
            <w:rFonts w:ascii="Arial" w:hAnsi="Arial" w:cs="Arial"/>
            <w:sz w:val="22"/>
            <w:szCs w:val="22"/>
            <w:lang w:val="id-ID"/>
          </w:rPr>
          <w:lastRenderedPageBreak/>
          <w:t>Rekam Medis adalah berkas yang berisikan catatan dan dokumen tentang identitas pasien, pemeriksaan, pengobatan, tindakkan dan pelayanan lain yang telah diberikan kepada pasien.Rujukan adalah sistem aturan pelimpahan tugas dan tanggung jawab pelayanan kesehatan secara timbal balik antar Provider Tingkat Pertama dengan Provider Tingkat Lanjutan.</w:t>
        </w:r>
      </w:ins>
    </w:p>
    <w:p w14:paraId="1CC78E23" w14:textId="77777777" w:rsidR="00271339" w:rsidRPr="00CA1BA8" w:rsidRDefault="00271339">
      <w:pPr>
        <w:pStyle w:val="ListParagraph"/>
        <w:spacing w:line="276" w:lineRule="auto"/>
        <w:ind w:left="851"/>
        <w:rPr>
          <w:ins w:id="810" w:author="Syahrani Rachmawati Sadino" w:date="2025-01-31T14:44:00Z"/>
          <w:rFonts w:ascii="Arial" w:hAnsi="Arial" w:cs="Arial"/>
          <w:sz w:val="22"/>
          <w:szCs w:val="22"/>
          <w:lang w:val="id-ID"/>
          <w:rPrChange w:id="811" w:author="Syahrani Rachmawati Sadino" w:date="2025-01-31T14:44:00Z">
            <w:rPr>
              <w:ins w:id="812" w:author="Syahrani Rachmawati Sadino" w:date="2025-01-31T14:44:00Z"/>
              <w:rFonts w:ascii="Arial" w:hAnsi="Arial" w:cs="Arial"/>
              <w:b/>
              <w:sz w:val="22"/>
              <w:szCs w:val="22"/>
            </w:rPr>
          </w:rPrChange>
        </w:rPr>
        <w:pPrChange w:id="813" w:author="Syahrani Rachmawati Sadino" w:date="2025-01-31T15:00:00Z">
          <w:pPr>
            <w:pStyle w:val="ListParagraph"/>
            <w:numPr>
              <w:numId w:val="57"/>
            </w:numPr>
            <w:spacing w:line="240" w:lineRule="auto"/>
            <w:ind w:hanging="360"/>
          </w:pPr>
        </w:pPrChange>
      </w:pPr>
    </w:p>
    <w:p w14:paraId="60696D3F" w14:textId="7D5D0F89" w:rsidR="00F44EF9" w:rsidRPr="00922713" w:rsidRDefault="00445A84">
      <w:pPr>
        <w:pStyle w:val="ListParagraph"/>
        <w:numPr>
          <w:ilvl w:val="0"/>
          <w:numId w:val="57"/>
        </w:numPr>
        <w:spacing w:line="276" w:lineRule="auto"/>
        <w:ind w:left="851" w:hanging="426"/>
        <w:rPr>
          <w:rFonts w:ascii="Arial" w:hAnsi="Arial" w:cs="Arial"/>
          <w:sz w:val="22"/>
          <w:szCs w:val="22"/>
          <w:lang w:val="id-ID"/>
          <w:rPrChange w:id="814" w:author="Syahrani Rachmawati Sadino" w:date="2025-01-31T14:35:00Z">
            <w:rPr>
              <w:rFonts w:asciiTheme="minorBidi" w:hAnsiTheme="minorBidi" w:cstheme="minorBidi"/>
              <w:sz w:val="22"/>
              <w:szCs w:val="22"/>
              <w:lang w:val="id-ID"/>
            </w:rPr>
          </w:rPrChange>
        </w:rPr>
        <w:pPrChange w:id="815" w:author="Syahrani Rachmawati Sadino" w:date="2025-01-31T15:00:00Z">
          <w:pPr>
            <w:pStyle w:val="ListParagraph"/>
            <w:numPr>
              <w:numId w:val="57"/>
            </w:numPr>
            <w:spacing w:line="240" w:lineRule="auto"/>
            <w:ind w:left="851" w:hanging="426"/>
          </w:pPr>
        </w:pPrChange>
      </w:pPr>
      <w:r w:rsidRPr="00922713">
        <w:rPr>
          <w:rFonts w:ascii="Arial" w:hAnsi="Arial" w:cs="Arial"/>
          <w:b/>
          <w:sz w:val="22"/>
          <w:szCs w:val="22"/>
          <w:lang w:val="id-ID"/>
          <w:rPrChange w:id="816" w:author="Syahrani Rachmawati Sadino" w:date="2025-01-31T14:35:00Z">
            <w:rPr>
              <w:rFonts w:asciiTheme="minorBidi" w:hAnsiTheme="minorBidi" w:cstheme="minorBidi"/>
              <w:b/>
              <w:sz w:val="22"/>
              <w:szCs w:val="22"/>
              <w:lang w:val="id-ID"/>
            </w:rPr>
          </w:rPrChange>
        </w:rPr>
        <w:t xml:space="preserve">Surat Jaminan </w:t>
      </w:r>
      <w:r w:rsidRPr="00922713">
        <w:rPr>
          <w:rFonts w:ascii="Arial" w:hAnsi="Arial" w:cs="Arial"/>
          <w:sz w:val="22"/>
          <w:szCs w:val="22"/>
          <w:lang w:val="id-ID"/>
          <w:rPrChange w:id="817" w:author="Syahrani Rachmawati Sadino" w:date="2025-01-31T14:35:00Z">
            <w:rPr>
              <w:rFonts w:asciiTheme="minorBidi" w:hAnsiTheme="minorBidi" w:cstheme="minorBidi"/>
              <w:sz w:val="22"/>
              <w:szCs w:val="22"/>
              <w:lang w:val="id-ID"/>
            </w:rPr>
          </w:rPrChange>
        </w:rPr>
        <w:t xml:space="preserve">adalah </w:t>
      </w:r>
      <w:r w:rsidRPr="00922713">
        <w:rPr>
          <w:rFonts w:ascii="Arial" w:hAnsi="Arial" w:cs="Arial"/>
          <w:sz w:val="22"/>
          <w:szCs w:val="22"/>
          <w:lang w:val="sv-SE"/>
          <w:rPrChange w:id="818" w:author="Syahrani Rachmawati Sadino" w:date="2025-01-31T14:35:00Z">
            <w:rPr>
              <w:rFonts w:asciiTheme="minorBidi" w:hAnsiTheme="minorBidi" w:cstheme="minorBidi"/>
              <w:sz w:val="22"/>
              <w:szCs w:val="22"/>
              <w:lang w:val="sv-SE"/>
            </w:rPr>
          </w:rPrChange>
        </w:rPr>
        <w:t>dokumen keabsahan Peserta</w:t>
      </w:r>
      <w:r w:rsidRPr="00922713">
        <w:rPr>
          <w:rFonts w:ascii="Arial" w:hAnsi="Arial" w:cs="Arial"/>
          <w:b/>
          <w:sz w:val="22"/>
          <w:szCs w:val="22"/>
          <w:lang w:val="sv-SE"/>
          <w:rPrChange w:id="819" w:author="Syahrani Rachmawati Sadino" w:date="2025-01-31T14:35:00Z">
            <w:rPr>
              <w:rFonts w:asciiTheme="minorBidi" w:hAnsiTheme="minorBidi" w:cstheme="minorBidi"/>
              <w:b/>
              <w:sz w:val="22"/>
              <w:szCs w:val="22"/>
              <w:lang w:val="sv-SE"/>
            </w:rPr>
          </w:rPrChange>
        </w:rPr>
        <w:t xml:space="preserve"> </w:t>
      </w:r>
      <w:r w:rsidRPr="00922713">
        <w:rPr>
          <w:rFonts w:ascii="Arial" w:hAnsi="Arial" w:cs="Arial"/>
          <w:sz w:val="22"/>
          <w:szCs w:val="22"/>
          <w:lang w:val="id-ID"/>
          <w:rPrChange w:id="820" w:author="Syahrani Rachmawati Sadino" w:date="2025-01-31T14:35:00Z">
            <w:rPr>
              <w:rFonts w:asciiTheme="minorBidi" w:hAnsiTheme="minorBidi" w:cstheme="minorBidi"/>
              <w:sz w:val="22"/>
              <w:szCs w:val="22"/>
              <w:lang w:val="id-ID"/>
            </w:rPr>
          </w:rPrChange>
        </w:rPr>
        <w:t xml:space="preserve">yang diterbitkan oleh </w:t>
      </w:r>
      <w:r w:rsidRPr="00922713">
        <w:rPr>
          <w:rFonts w:ascii="Arial" w:hAnsi="Arial" w:cs="Arial"/>
          <w:b/>
          <w:sz w:val="22"/>
          <w:szCs w:val="22"/>
          <w:lang w:val="sv-SE"/>
          <w:rPrChange w:id="821" w:author="Syahrani Rachmawati Sadino" w:date="2025-01-31T14:35:00Z">
            <w:rPr>
              <w:rFonts w:asciiTheme="minorBidi" w:hAnsiTheme="minorBidi" w:cstheme="minorBidi"/>
              <w:b/>
              <w:sz w:val="22"/>
              <w:szCs w:val="22"/>
              <w:lang w:val="sv-SE"/>
            </w:rPr>
          </w:rPrChange>
        </w:rPr>
        <w:t>PIHAK KEDUA</w:t>
      </w:r>
      <w:r w:rsidRPr="00922713">
        <w:rPr>
          <w:rFonts w:ascii="Arial" w:hAnsi="Arial" w:cs="Arial"/>
          <w:sz w:val="22"/>
          <w:szCs w:val="22"/>
          <w:lang w:val="id-ID"/>
          <w:rPrChange w:id="822" w:author="Syahrani Rachmawati Sadino" w:date="2025-01-31T14:35:00Z">
            <w:rPr>
              <w:rFonts w:asciiTheme="minorBidi" w:hAnsiTheme="minorBidi" w:cstheme="minorBidi"/>
              <w:sz w:val="22"/>
              <w:szCs w:val="22"/>
              <w:lang w:val="id-ID"/>
            </w:rPr>
          </w:rPrChange>
        </w:rPr>
        <w:t xml:space="preserve"> </w:t>
      </w:r>
      <w:r w:rsidRPr="00922713">
        <w:rPr>
          <w:rFonts w:ascii="Arial" w:hAnsi="Arial" w:cs="Arial"/>
          <w:sz w:val="22"/>
          <w:szCs w:val="22"/>
          <w:lang w:val="sv-SE"/>
          <w:rPrChange w:id="823" w:author="Syahrani Rachmawati Sadino" w:date="2025-01-31T14:35:00Z">
            <w:rPr>
              <w:rFonts w:asciiTheme="minorBidi" w:hAnsiTheme="minorBidi" w:cstheme="minorBidi"/>
              <w:sz w:val="22"/>
              <w:szCs w:val="22"/>
              <w:lang w:val="sv-SE"/>
            </w:rPr>
          </w:rPrChange>
        </w:rPr>
        <w:t>sebagai syarat</w:t>
      </w:r>
      <w:r w:rsidR="005D130D" w:rsidRPr="00922713">
        <w:rPr>
          <w:rFonts w:ascii="Arial" w:hAnsi="Arial" w:cs="Arial"/>
          <w:sz w:val="22"/>
          <w:szCs w:val="22"/>
          <w:lang w:val="id-ID"/>
          <w:rPrChange w:id="824" w:author="Syahrani Rachmawati Sadino" w:date="2025-01-31T14:35:00Z">
            <w:rPr>
              <w:rFonts w:asciiTheme="minorBidi" w:hAnsiTheme="minorBidi" w:cstheme="minorBidi"/>
              <w:sz w:val="22"/>
              <w:szCs w:val="22"/>
              <w:lang w:val="id-ID"/>
            </w:rPr>
          </w:rPrChange>
        </w:rPr>
        <w:t xml:space="preserve"> </w:t>
      </w:r>
      <w:r w:rsidRPr="00922713">
        <w:rPr>
          <w:rFonts w:ascii="Arial" w:hAnsi="Arial" w:cs="Arial"/>
          <w:sz w:val="22"/>
          <w:szCs w:val="22"/>
          <w:lang w:val="id-ID"/>
          <w:rPrChange w:id="825" w:author="Syahrani Rachmawati Sadino" w:date="2025-01-31T14:35:00Z">
            <w:rPr>
              <w:rFonts w:asciiTheme="minorBidi" w:hAnsiTheme="minorBidi" w:cstheme="minorBidi"/>
              <w:sz w:val="22"/>
              <w:szCs w:val="22"/>
              <w:lang w:val="id-ID"/>
            </w:rPr>
          </w:rPrChange>
        </w:rPr>
        <w:t>untuk memperoleh pelayanan kesehatan di</w:t>
      </w:r>
      <w:r w:rsidRPr="00922713">
        <w:rPr>
          <w:rFonts w:ascii="Arial" w:hAnsi="Arial" w:cs="Arial"/>
          <w:sz w:val="22"/>
          <w:szCs w:val="22"/>
          <w:lang w:val="sv-SE"/>
          <w:rPrChange w:id="826" w:author="Syahrani Rachmawati Sadino" w:date="2025-01-31T14:35:00Z">
            <w:rPr>
              <w:rFonts w:asciiTheme="minorBidi" w:hAnsiTheme="minorBidi" w:cstheme="minorBidi"/>
              <w:sz w:val="22"/>
              <w:szCs w:val="22"/>
              <w:lang w:val="sv-SE"/>
            </w:rPr>
          </w:rPrChange>
        </w:rPr>
        <w:t xml:space="preserve"> </w:t>
      </w:r>
      <w:r w:rsidRPr="00922713">
        <w:rPr>
          <w:rFonts w:ascii="Arial" w:hAnsi="Arial" w:cs="Arial"/>
          <w:b/>
          <w:sz w:val="22"/>
          <w:szCs w:val="22"/>
          <w:lang w:val="sv-SE"/>
          <w:rPrChange w:id="827" w:author="Syahrani Rachmawati Sadino" w:date="2025-01-31T14:35:00Z">
            <w:rPr>
              <w:rFonts w:asciiTheme="minorBidi" w:hAnsiTheme="minorBidi" w:cstheme="minorBidi"/>
              <w:b/>
              <w:sz w:val="22"/>
              <w:szCs w:val="22"/>
              <w:lang w:val="sv-SE"/>
            </w:rPr>
          </w:rPrChange>
        </w:rPr>
        <w:t>PIHAK KEDUA</w:t>
      </w:r>
      <w:r w:rsidRPr="00922713">
        <w:rPr>
          <w:rFonts w:ascii="Arial" w:hAnsi="Arial" w:cs="Arial"/>
          <w:sz w:val="22"/>
          <w:szCs w:val="22"/>
          <w:lang w:val="sv-SE"/>
          <w:rPrChange w:id="828" w:author="Syahrani Rachmawati Sadino" w:date="2025-01-31T14:35:00Z">
            <w:rPr>
              <w:rFonts w:asciiTheme="minorBidi" w:hAnsiTheme="minorBidi" w:cstheme="minorBidi"/>
              <w:sz w:val="22"/>
              <w:szCs w:val="22"/>
              <w:lang w:val="sv-SE"/>
            </w:rPr>
          </w:rPrChange>
        </w:rPr>
        <w:t xml:space="preserve"> </w:t>
      </w:r>
      <w:r w:rsidRPr="00922713">
        <w:rPr>
          <w:rFonts w:ascii="Arial" w:hAnsi="Arial" w:cs="Arial"/>
          <w:color w:val="000000"/>
          <w:sz w:val="22"/>
          <w:szCs w:val="22"/>
          <w:lang w:val="sv-SE"/>
          <w:rPrChange w:id="829" w:author="Syahrani Rachmawati Sadino" w:date="2025-01-31T14:35:00Z">
            <w:rPr>
              <w:rFonts w:asciiTheme="minorBidi" w:hAnsiTheme="minorBidi" w:cstheme="minorBidi"/>
              <w:color w:val="000000"/>
              <w:sz w:val="22"/>
              <w:szCs w:val="22"/>
              <w:lang w:val="sv-SE"/>
            </w:rPr>
          </w:rPrChange>
        </w:rPr>
        <w:t xml:space="preserve">berupa </w:t>
      </w:r>
      <w:r w:rsidRPr="00922713">
        <w:rPr>
          <w:rFonts w:ascii="Arial" w:hAnsi="Arial" w:cs="Arial"/>
          <w:color w:val="000000"/>
          <w:sz w:val="22"/>
          <w:szCs w:val="22"/>
          <w:lang w:val="id-ID"/>
          <w:rPrChange w:id="830" w:author="Syahrani Rachmawati Sadino" w:date="2025-01-31T14:35:00Z">
            <w:rPr>
              <w:rFonts w:asciiTheme="minorBidi" w:hAnsiTheme="minorBidi" w:cstheme="minorBidi"/>
              <w:color w:val="000000"/>
              <w:sz w:val="22"/>
              <w:szCs w:val="22"/>
              <w:lang w:val="id-ID"/>
            </w:rPr>
          </w:rPrChange>
        </w:rPr>
        <w:t>Surat Jaminan Pelayanan (SJP)</w:t>
      </w:r>
      <w:r w:rsidRPr="00922713">
        <w:rPr>
          <w:rFonts w:ascii="Arial" w:hAnsi="Arial" w:cs="Arial"/>
          <w:color w:val="000000"/>
          <w:sz w:val="22"/>
          <w:szCs w:val="22"/>
          <w:lang w:val="sv-SE"/>
          <w:rPrChange w:id="831" w:author="Syahrani Rachmawati Sadino" w:date="2025-01-31T14:35:00Z">
            <w:rPr>
              <w:rFonts w:asciiTheme="minorBidi" w:hAnsiTheme="minorBidi" w:cstheme="minorBidi"/>
              <w:color w:val="000000"/>
              <w:sz w:val="22"/>
              <w:szCs w:val="22"/>
              <w:lang w:val="sv-SE"/>
            </w:rPr>
          </w:rPrChange>
        </w:rPr>
        <w:t xml:space="preserve"> adalah dokumen yang diterbitkan oleh </w:t>
      </w:r>
      <w:r w:rsidRPr="00922713">
        <w:rPr>
          <w:rFonts w:ascii="Arial" w:hAnsi="Arial" w:cs="Arial"/>
          <w:b/>
          <w:color w:val="000000"/>
          <w:sz w:val="22"/>
          <w:szCs w:val="22"/>
          <w:lang w:val="sv-SE"/>
          <w:rPrChange w:id="832" w:author="Syahrani Rachmawati Sadino" w:date="2025-01-31T14:35:00Z">
            <w:rPr>
              <w:rFonts w:asciiTheme="minorBidi" w:hAnsiTheme="minorBidi" w:cstheme="minorBidi"/>
              <w:b/>
              <w:color w:val="000000"/>
              <w:sz w:val="22"/>
              <w:szCs w:val="22"/>
              <w:lang w:val="sv-SE"/>
            </w:rPr>
          </w:rPrChange>
        </w:rPr>
        <w:t xml:space="preserve">PIHAK KEDUA </w:t>
      </w:r>
      <w:r w:rsidRPr="00922713">
        <w:rPr>
          <w:rFonts w:ascii="Arial" w:hAnsi="Arial" w:cs="Arial"/>
          <w:color w:val="000000"/>
          <w:sz w:val="22"/>
          <w:szCs w:val="22"/>
          <w:lang w:val="sv-SE"/>
          <w:rPrChange w:id="833" w:author="Syahrani Rachmawati Sadino" w:date="2025-01-31T14:35:00Z">
            <w:rPr>
              <w:rFonts w:asciiTheme="minorBidi" w:hAnsiTheme="minorBidi" w:cstheme="minorBidi"/>
              <w:color w:val="000000"/>
              <w:sz w:val="22"/>
              <w:szCs w:val="22"/>
              <w:lang w:val="sv-SE"/>
            </w:rPr>
          </w:rPrChange>
        </w:rPr>
        <w:t xml:space="preserve">pada Aplikasi </w:t>
      </w:r>
      <w:r w:rsidR="00457E9E" w:rsidRPr="00922713">
        <w:rPr>
          <w:rFonts w:ascii="Arial" w:hAnsi="Arial" w:cs="Arial"/>
          <w:color w:val="000000"/>
          <w:sz w:val="22"/>
          <w:szCs w:val="22"/>
          <w:lang w:val="sv-SE"/>
          <w:rPrChange w:id="834" w:author="Syahrani Rachmawati Sadino" w:date="2025-01-31T14:35:00Z">
            <w:rPr>
              <w:rFonts w:asciiTheme="minorBidi" w:hAnsiTheme="minorBidi" w:cstheme="minorBidi"/>
              <w:color w:val="000000"/>
              <w:sz w:val="22"/>
              <w:szCs w:val="22"/>
              <w:lang w:val="sv-SE"/>
            </w:rPr>
          </w:rPrChange>
        </w:rPr>
        <w:t>BRILIFE-Care</w:t>
      </w:r>
      <w:r w:rsidRPr="00922713">
        <w:rPr>
          <w:rFonts w:ascii="Arial" w:hAnsi="Arial" w:cs="Arial"/>
          <w:color w:val="000000"/>
          <w:sz w:val="22"/>
          <w:szCs w:val="22"/>
          <w:lang w:val="sv-SE"/>
          <w:rPrChange w:id="835" w:author="Syahrani Rachmawati Sadino" w:date="2025-01-31T14:35:00Z">
            <w:rPr>
              <w:rFonts w:asciiTheme="minorBidi" w:hAnsiTheme="minorBidi" w:cstheme="minorBidi"/>
              <w:color w:val="000000"/>
              <w:sz w:val="22"/>
              <w:szCs w:val="22"/>
              <w:lang w:val="sv-SE"/>
            </w:rPr>
          </w:rPrChange>
        </w:rPr>
        <w:t xml:space="preserve"> untuk eligibilitas Peserta Produk </w:t>
      </w:r>
      <w:r w:rsidR="00457E9E" w:rsidRPr="00922713">
        <w:rPr>
          <w:rFonts w:ascii="Arial" w:hAnsi="Arial" w:cs="Arial"/>
          <w:color w:val="000000"/>
          <w:sz w:val="22"/>
          <w:szCs w:val="22"/>
          <w:lang w:val="sv-SE"/>
          <w:rPrChange w:id="836" w:author="Syahrani Rachmawati Sadino" w:date="2025-01-31T14:35:00Z">
            <w:rPr>
              <w:rFonts w:asciiTheme="minorBidi" w:hAnsiTheme="minorBidi" w:cstheme="minorBidi"/>
              <w:color w:val="000000"/>
              <w:sz w:val="22"/>
              <w:szCs w:val="22"/>
              <w:lang w:val="sv-SE"/>
            </w:rPr>
          </w:rPrChange>
        </w:rPr>
        <w:t>BRILIFE</w:t>
      </w:r>
      <w:r w:rsidRPr="00922713">
        <w:rPr>
          <w:rFonts w:ascii="Arial" w:hAnsi="Arial" w:cs="Arial"/>
          <w:color w:val="000000"/>
          <w:sz w:val="22"/>
          <w:szCs w:val="22"/>
          <w:lang w:val="sv-SE"/>
          <w:rPrChange w:id="837" w:author="Syahrani Rachmawati Sadino" w:date="2025-01-31T14:35:00Z">
            <w:rPr>
              <w:rFonts w:asciiTheme="minorBidi" w:hAnsiTheme="minorBidi" w:cstheme="minorBidi"/>
              <w:color w:val="000000"/>
              <w:sz w:val="22"/>
              <w:szCs w:val="22"/>
              <w:lang w:val="sv-SE"/>
            </w:rPr>
          </w:rPrChange>
        </w:rPr>
        <w:t xml:space="preserve"> Managed Care</w:t>
      </w:r>
      <w:r w:rsidR="005D130D" w:rsidRPr="00922713">
        <w:rPr>
          <w:rFonts w:ascii="Arial" w:hAnsi="Arial" w:cs="Arial"/>
          <w:color w:val="000000"/>
          <w:sz w:val="22"/>
          <w:szCs w:val="22"/>
          <w:lang w:val="sv-SE"/>
          <w:rPrChange w:id="838" w:author="Syahrani Rachmawati Sadino" w:date="2025-01-31T14:35:00Z">
            <w:rPr>
              <w:rFonts w:asciiTheme="minorBidi" w:hAnsiTheme="minorBidi" w:cstheme="minorBidi"/>
              <w:color w:val="000000"/>
              <w:sz w:val="22"/>
              <w:szCs w:val="22"/>
              <w:lang w:val="sv-SE"/>
            </w:rPr>
          </w:rPrChange>
        </w:rPr>
        <w:t>.</w:t>
      </w:r>
    </w:p>
    <w:p w14:paraId="4790F27D" w14:textId="77777777" w:rsidR="00F44EF9" w:rsidRPr="00922713" w:rsidRDefault="00F44EF9">
      <w:pPr>
        <w:pStyle w:val="ListParagraph"/>
        <w:spacing w:line="276" w:lineRule="auto"/>
        <w:ind w:left="851" w:hanging="426"/>
        <w:rPr>
          <w:rFonts w:ascii="Arial" w:hAnsi="Arial" w:cs="Arial"/>
          <w:sz w:val="22"/>
          <w:szCs w:val="22"/>
          <w:lang w:val="id-ID"/>
          <w:rPrChange w:id="839" w:author="Syahrani Rachmawati Sadino" w:date="2025-01-31T14:35:00Z">
            <w:rPr>
              <w:rFonts w:asciiTheme="minorBidi" w:hAnsiTheme="minorBidi" w:cstheme="minorBidi"/>
              <w:sz w:val="22"/>
              <w:szCs w:val="22"/>
              <w:lang w:val="id-ID"/>
            </w:rPr>
          </w:rPrChange>
        </w:rPr>
        <w:pPrChange w:id="840" w:author="Syahrani Rachmawati Sadino" w:date="2025-01-31T15:00:00Z">
          <w:pPr>
            <w:pStyle w:val="ListParagraph"/>
            <w:spacing w:line="240" w:lineRule="auto"/>
            <w:ind w:left="851" w:hanging="426"/>
          </w:pPr>
        </w:pPrChange>
      </w:pPr>
    </w:p>
    <w:p w14:paraId="1EB36EC4" w14:textId="77777777" w:rsidR="00F44EF9" w:rsidRPr="00922713" w:rsidRDefault="00F44EF9">
      <w:pPr>
        <w:pStyle w:val="ListParagraph"/>
        <w:numPr>
          <w:ilvl w:val="0"/>
          <w:numId w:val="57"/>
        </w:numPr>
        <w:spacing w:line="276" w:lineRule="auto"/>
        <w:ind w:left="851" w:hanging="426"/>
        <w:rPr>
          <w:rFonts w:ascii="Arial" w:hAnsi="Arial" w:cs="Arial"/>
          <w:sz w:val="22"/>
          <w:szCs w:val="22"/>
          <w:lang w:val="id-ID"/>
          <w:rPrChange w:id="841" w:author="Syahrani Rachmawati Sadino" w:date="2025-01-31T14:35:00Z">
            <w:rPr>
              <w:rFonts w:asciiTheme="minorBidi" w:hAnsiTheme="minorBidi" w:cstheme="minorBidi"/>
              <w:sz w:val="22"/>
              <w:szCs w:val="22"/>
              <w:lang w:val="id-ID"/>
            </w:rPr>
          </w:rPrChange>
        </w:rPr>
        <w:pPrChange w:id="842" w:author="Syahrani Rachmawati Sadino" w:date="2025-01-31T15:00:00Z">
          <w:pPr>
            <w:pStyle w:val="ListParagraph"/>
            <w:numPr>
              <w:numId w:val="57"/>
            </w:numPr>
            <w:spacing w:line="240" w:lineRule="auto"/>
            <w:ind w:left="851" w:hanging="426"/>
          </w:pPr>
        </w:pPrChange>
      </w:pPr>
      <w:r w:rsidRPr="00922713">
        <w:rPr>
          <w:rFonts w:ascii="Arial" w:hAnsi="Arial" w:cs="Arial"/>
          <w:b/>
          <w:i/>
          <w:sz w:val="22"/>
          <w:szCs w:val="22"/>
          <w:lang w:val="sv-SE"/>
          <w:rPrChange w:id="843" w:author="Syahrani Rachmawati Sadino" w:date="2025-01-31T14:35:00Z">
            <w:rPr>
              <w:rFonts w:asciiTheme="minorBidi" w:hAnsiTheme="minorBidi" w:cstheme="minorBidi"/>
              <w:b/>
              <w:i/>
              <w:sz w:val="22"/>
              <w:szCs w:val="22"/>
              <w:lang w:val="sv-SE"/>
            </w:rPr>
          </w:rPrChange>
        </w:rPr>
        <w:t xml:space="preserve">Telemedicine </w:t>
      </w:r>
      <w:r w:rsidRPr="00922713">
        <w:rPr>
          <w:rFonts w:ascii="Arial" w:hAnsi="Arial" w:cs="Arial"/>
          <w:sz w:val="22"/>
          <w:szCs w:val="22"/>
          <w:lang w:val="sv-SE"/>
          <w:rPrChange w:id="844" w:author="Syahrani Rachmawati Sadino" w:date="2025-01-31T14:35:00Z">
            <w:rPr>
              <w:rFonts w:asciiTheme="minorBidi" w:hAnsiTheme="minorBidi" w:cstheme="minorBidi"/>
              <w:sz w:val="22"/>
              <w:szCs w:val="22"/>
              <w:lang w:val="sv-SE"/>
            </w:rPr>
          </w:rPrChange>
        </w:rPr>
        <w:t xml:space="preserve">adalah sebagaimana dijelaskan pada Peraturan Menteri Kesehatan Nomor: 20 Tahun 2019 tentang Penyelenggaraan Pelayanan </w:t>
      </w:r>
      <w:r w:rsidRPr="00922713">
        <w:rPr>
          <w:rFonts w:ascii="Arial" w:hAnsi="Arial" w:cs="Arial"/>
          <w:i/>
          <w:sz w:val="22"/>
          <w:szCs w:val="22"/>
          <w:lang w:val="sv-SE"/>
          <w:rPrChange w:id="845" w:author="Syahrani Rachmawati Sadino" w:date="2025-01-31T14:35:00Z">
            <w:rPr>
              <w:rFonts w:asciiTheme="minorBidi" w:hAnsiTheme="minorBidi" w:cstheme="minorBidi"/>
              <w:i/>
              <w:sz w:val="22"/>
              <w:szCs w:val="22"/>
              <w:lang w:val="sv-SE"/>
            </w:rPr>
          </w:rPrChange>
        </w:rPr>
        <w:t>Telemedicine</w:t>
      </w:r>
      <w:r w:rsidRPr="00922713">
        <w:rPr>
          <w:rFonts w:ascii="Arial" w:hAnsi="Arial" w:cs="Arial"/>
          <w:sz w:val="22"/>
          <w:szCs w:val="22"/>
          <w:lang w:val="sv-SE"/>
          <w:rPrChange w:id="846" w:author="Syahrani Rachmawati Sadino" w:date="2025-01-31T14:35:00Z">
            <w:rPr>
              <w:rFonts w:asciiTheme="minorBidi" w:hAnsiTheme="minorBidi" w:cstheme="minorBidi"/>
              <w:sz w:val="22"/>
              <w:szCs w:val="22"/>
              <w:lang w:val="sv-SE"/>
            </w:rPr>
          </w:rPrChange>
        </w:rPr>
        <w:t xml:space="preserve"> Antar Fasilitas Pelayanan Kesehatan atau perubahannya dari waktu ke waktu.</w:t>
      </w:r>
    </w:p>
    <w:p w14:paraId="64AD285F" w14:textId="77777777" w:rsidR="00F44EF9" w:rsidRPr="00922713" w:rsidRDefault="00F44EF9">
      <w:pPr>
        <w:pStyle w:val="ListParagraph"/>
        <w:spacing w:line="276" w:lineRule="auto"/>
        <w:ind w:left="851" w:hanging="426"/>
        <w:rPr>
          <w:rFonts w:ascii="Arial" w:hAnsi="Arial" w:cs="Arial"/>
          <w:sz w:val="22"/>
          <w:szCs w:val="22"/>
          <w:lang w:val="id-ID"/>
          <w:rPrChange w:id="847" w:author="Syahrani Rachmawati Sadino" w:date="2025-01-31T14:35:00Z">
            <w:rPr>
              <w:rFonts w:asciiTheme="minorBidi" w:hAnsiTheme="minorBidi" w:cstheme="minorBidi"/>
              <w:sz w:val="22"/>
              <w:szCs w:val="22"/>
              <w:lang w:val="id-ID"/>
            </w:rPr>
          </w:rPrChange>
        </w:rPr>
        <w:pPrChange w:id="848" w:author="Syahrani Rachmawati Sadino" w:date="2025-01-31T15:00:00Z">
          <w:pPr>
            <w:pStyle w:val="ListParagraph"/>
            <w:spacing w:line="240" w:lineRule="auto"/>
            <w:ind w:left="851" w:hanging="426"/>
          </w:pPr>
        </w:pPrChange>
      </w:pPr>
    </w:p>
    <w:p w14:paraId="61F2B62D" w14:textId="74A8742B" w:rsidR="00F44EF9" w:rsidRPr="00922713" w:rsidRDefault="00F44EF9">
      <w:pPr>
        <w:pStyle w:val="ListParagraph"/>
        <w:numPr>
          <w:ilvl w:val="0"/>
          <w:numId w:val="57"/>
        </w:numPr>
        <w:spacing w:line="276" w:lineRule="auto"/>
        <w:ind w:left="851" w:hanging="426"/>
        <w:rPr>
          <w:rFonts w:ascii="Arial" w:hAnsi="Arial" w:cs="Arial"/>
          <w:sz w:val="22"/>
          <w:szCs w:val="22"/>
          <w:lang w:val="id-ID"/>
          <w:rPrChange w:id="849" w:author="Syahrani Rachmawati Sadino" w:date="2025-01-31T14:35:00Z">
            <w:rPr>
              <w:rFonts w:asciiTheme="minorBidi" w:hAnsiTheme="minorBidi" w:cstheme="minorBidi"/>
              <w:sz w:val="22"/>
              <w:szCs w:val="22"/>
              <w:lang w:val="id-ID"/>
            </w:rPr>
          </w:rPrChange>
        </w:rPr>
        <w:pPrChange w:id="850" w:author="Syahrani Rachmawati Sadino" w:date="2025-01-31T15:00:00Z">
          <w:pPr>
            <w:pStyle w:val="ListParagraph"/>
            <w:numPr>
              <w:numId w:val="57"/>
            </w:numPr>
            <w:spacing w:line="240" w:lineRule="auto"/>
            <w:ind w:left="851" w:hanging="426"/>
          </w:pPr>
        </w:pPrChange>
      </w:pPr>
      <w:r w:rsidRPr="00922713">
        <w:rPr>
          <w:rFonts w:ascii="Arial" w:hAnsi="Arial" w:cs="Arial"/>
          <w:b/>
          <w:sz w:val="22"/>
          <w:szCs w:val="22"/>
          <w:lang w:val="id-ID"/>
          <w:rPrChange w:id="851" w:author="Syahrani Rachmawati Sadino" w:date="2025-01-31T14:35:00Z">
            <w:rPr>
              <w:rFonts w:asciiTheme="minorBidi" w:hAnsiTheme="minorBidi" w:cstheme="minorBidi"/>
              <w:b/>
              <w:sz w:val="22"/>
              <w:szCs w:val="22"/>
              <w:lang w:val="id-ID"/>
            </w:rPr>
          </w:rPrChange>
        </w:rPr>
        <w:t>Tindakan medis</w:t>
      </w:r>
      <w:r w:rsidRPr="00922713">
        <w:rPr>
          <w:rFonts w:ascii="Arial" w:hAnsi="Arial" w:cs="Arial"/>
          <w:sz w:val="22"/>
          <w:szCs w:val="22"/>
          <w:lang w:val="id-ID"/>
          <w:rPrChange w:id="852" w:author="Syahrani Rachmawati Sadino" w:date="2025-01-31T14:35:00Z">
            <w:rPr>
              <w:rFonts w:asciiTheme="minorBidi" w:hAnsiTheme="minorBidi" w:cstheme="minorBidi"/>
              <w:sz w:val="22"/>
              <w:szCs w:val="22"/>
              <w:lang w:val="id-ID"/>
            </w:rPr>
          </w:rPrChange>
        </w:rPr>
        <w:t xml:space="preserve"> adalah tindakan yang bersifat operatif dan non operatif yang</w:t>
      </w:r>
      <w:r w:rsidR="005D130D" w:rsidRPr="00922713">
        <w:rPr>
          <w:rFonts w:ascii="Arial" w:hAnsi="Arial" w:cs="Arial"/>
          <w:sz w:val="22"/>
          <w:szCs w:val="22"/>
          <w:lang w:val="id-ID"/>
          <w:rPrChange w:id="853" w:author="Syahrani Rachmawati Sadino" w:date="2025-01-31T14:35:00Z">
            <w:rPr>
              <w:rFonts w:asciiTheme="minorBidi" w:hAnsiTheme="minorBidi" w:cstheme="minorBidi"/>
              <w:sz w:val="22"/>
              <w:szCs w:val="22"/>
              <w:lang w:val="id-ID"/>
            </w:rPr>
          </w:rPrChange>
        </w:rPr>
        <w:t xml:space="preserve"> </w:t>
      </w:r>
      <w:r w:rsidRPr="00922713">
        <w:rPr>
          <w:rFonts w:ascii="Arial" w:hAnsi="Arial" w:cs="Arial"/>
          <w:sz w:val="22"/>
          <w:szCs w:val="22"/>
          <w:lang w:val="id-ID"/>
          <w:rPrChange w:id="854" w:author="Syahrani Rachmawati Sadino" w:date="2025-01-31T14:35:00Z">
            <w:rPr>
              <w:rFonts w:asciiTheme="minorBidi" w:hAnsiTheme="minorBidi" w:cstheme="minorBidi"/>
              <w:sz w:val="22"/>
              <w:szCs w:val="22"/>
              <w:lang w:val="id-ID"/>
            </w:rPr>
          </w:rPrChange>
        </w:rPr>
        <w:t>dilaksanakan baik untuk tujuan diagnostik maupun pengobatan</w:t>
      </w:r>
      <w:r w:rsidR="005D130D" w:rsidRPr="00922713">
        <w:rPr>
          <w:rFonts w:ascii="Arial" w:hAnsi="Arial" w:cs="Arial"/>
          <w:sz w:val="22"/>
          <w:szCs w:val="22"/>
          <w:lang w:val="id-ID"/>
          <w:rPrChange w:id="855" w:author="Syahrani Rachmawati Sadino" w:date="2025-01-31T14:35:00Z">
            <w:rPr>
              <w:rFonts w:asciiTheme="minorBidi" w:hAnsiTheme="minorBidi" w:cstheme="minorBidi"/>
              <w:sz w:val="22"/>
              <w:szCs w:val="22"/>
              <w:lang w:val="id-ID"/>
            </w:rPr>
          </w:rPrChange>
        </w:rPr>
        <w:t>.</w:t>
      </w:r>
    </w:p>
    <w:p w14:paraId="3743CB3E" w14:textId="77777777" w:rsidR="00F44EF9" w:rsidRPr="00922713" w:rsidRDefault="00F44EF9">
      <w:pPr>
        <w:pStyle w:val="ListParagraph"/>
        <w:spacing w:line="276" w:lineRule="auto"/>
        <w:ind w:left="851" w:hanging="426"/>
        <w:rPr>
          <w:rFonts w:ascii="Arial" w:hAnsi="Arial" w:cs="Arial"/>
          <w:sz w:val="22"/>
          <w:szCs w:val="22"/>
          <w:lang w:val="id-ID"/>
          <w:rPrChange w:id="856" w:author="Syahrani Rachmawati Sadino" w:date="2025-01-31T14:35:00Z">
            <w:rPr>
              <w:rFonts w:asciiTheme="minorBidi" w:hAnsiTheme="minorBidi" w:cstheme="minorBidi"/>
              <w:sz w:val="22"/>
              <w:szCs w:val="22"/>
              <w:lang w:val="id-ID"/>
            </w:rPr>
          </w:rPrChange>
        </w:rPr>
        <w:pPrChange w:id="857" w:author="Syahrani Rachmawati Sadino" w:date="2025-01-31T15:00:00Z">
          <w:pPr>
            <w:pStyle w:val="ListParagraph"/>
            <w:spacing w:line="240" w:lineRule="auto"/>
            <w:ind w:left="851" w:hanging="426"/>
          </w:pPr>
        </w:pPrChange>
      </w:pPr>
    </w:p>
    <w:p w14:paraId="3ED8DCC5" w14:textId="21D055A6" w:rsidR="00F44EF9" w:rsidDel="00922713" w:rsidRDefault="00F44EF9">
      <w:pPr>
        <w:pStyle w:val="ListParagraph"/>
        <w:numPr>
          <w:ilvl w:val="0"/>
          <w:numId w:val="57"/>
        </w:numPr>
        <w:spacing w:line="276" w:lineRule="auto"/>
        <w:ind w:left="851" w:hanging="426"/>
        <w:rPr>
          <w:del w:id="858" w:author="Syahrani Rachmawati Sadino" w:date="2025-01-31T14:36:00Z"/>
          <w:rFonts w:ascii="Arial" w:hAnsi="Arial" w:cs="Arial"/>
          <w:sz w:val="22"/>
          <w:szCs w:val="22"/>
          <w:lang w:val="id-ID"/>
        </w:rPr>
        <w:pPrChange w:id="859" w:author="Syahrani Rachmawati Sadino" w:date="2025-01-31T15:00:00Z">
          <w:pPr>
            <w:pStyle w:val="ListParagraph"/>
            <w:numPr>
              <w:numId w:val="57"/>
            </w:numPr>
            <w:spacing w:line="240" w:lineRule="auto"/>
            <w:ind w:left="851" w:hanging="426"/>
          </w:pPr>
        </w:pPrChange>
      </w:pPr>
      <w:r w:rsidRPr="00922713">
        <w:rPr>
          <w:rFonts w:ascii="Arial" w:hAnsi="Arial" w:cs="Arial"/>
          <w:b/>
          <w:sz w:val="22"/>
          <w:szCs w:val="22"/>
          <w:lang w:val="id-ID"/>
          <w:rPrChange w:id="860" w:author="Syahrani Rachmawati Sadino" w:date="2025-01-31T14:35:00Z">
            <w:rPr>
              <w:rFonts w:asciiTheme="minorBidi" w:hAnsiTheme="minorBidi" w:cstheme="minorBidi"/>
              <w:b/>
              <w:sz w:val="22"/>
              <w:szCs w:val="22"/>
              <w:lang w:val="id-ID"/>
            </w:rPr>
          </w:rPrChange>
        </w:rPr>
        <w:t>Verifikasi Klaim</w:t>
      </w:r>
      <w:r w:rsidRPr="00922713">
        <w:rPr>
          <w:rFonts w:ascii="Arial" w:hAnsi="Arial" w:cs="Arial"/>
          <w:sz w:val="22"/>
          <w:szCs w:val="22"/>
          <w:lang w:val="id-ID"/>
          <w:rPrChange w:id="861" w:author="Syahrani Rachmawati Sadino" w:date="2025-01-31T14:35:00Z">
            <w:rPr>
              <w:rFonts w:asciiTheme="minorBidi" w:hAnsiTheme="minorBidi" w:cstheme="minorBidi"/>
              <w:sz w:val="22"/>
              <w:szCs w:val="22"/>
              <w:lang w:val="id-ID"/>
            </w:rPr>
          </w:rPrChange>
        </w:rPr>
        <w:t xml:space="preserve"> adalah upaya pemeriksaan kelengkapan/kebenaran berkas</w:t>
      </w:r>
      <w:r w:rsidR="005D130D" w:rsidRPr="00922713">
        <w:rPr>
          <w:rFonts w:ascii="Arial" w:hAnsi="Arial" w:cs="Arial"/>
          <w:sz w:val="22"/>
          <w:szCs w:val="22"/>
          <w:lang w:val="id-ID"/>
          <w:rPrChange w:id="862" w:author="Syahrani Rachmawati Sadino" w:date="2025-01-31T14:35:00Z">
            <w:rPr>
              <w:rFonts w:asciiTheme="minorBidi" w:hAnsiTheme="minorBidi" w:cstheme="minorBidi"/>
              <w:sz w:val="22"/>
              <w:szCs w:val="22"/>
              <w:lang w:val="id-ID"/>
            </w:rPr>
          </w:rPrChange>
        </w:rPr>
        <w:t xml:space="preserve"> </w:t>
      </w:r>
      <w:r w:rsidRPr="00922713">
        <w:rPr>
          <w:rFonts w:ascii="Arial" w:hAnsi="Arial" w:cs="Arial"/>
          <w:sz w:val="22"/>
          <w:szCs w:val="22"/>
          <w:lang w:val="id-ID"/>
          <w:rPrChange w:id="863" w:author="Syahrani Rachmawati Sadino" w:date="2025-01-31T14:35:00Z">
            <w:rPr>
              <w:rFonts w:asciiTheme="minorBidi" w:hAnsiTheme="minorBidi" w:cstheme="minorBidi"/>
              <w:sz w:val="22"/>
              <w:szCs w:val="22"/>
              <w:lang w:val="id-ID"/>
            </w:rPr>
          </w:rPrChange>
        </w:rPr>
        <w:t xml:space="preserve">kelayakan Klaim yang diajukan kepada </w:t>
      </w:r>
      <w:r w:rsidRPr="00922713">
        <w:rPr>
          <w:rFonts w:ascii="Arial" w:hAnsi="Arial" w:cs="Arial"/>
          <w:b/>
          <w:sz w:val="22"/>
          <w:szCs w:val="22"/>
          <w:lang w:val="id-ID"/>
          <w:rPrChange w:id="864" w:author="Syahrani Rachmawati Sadino" w:date="2025-01-31T14:35:00Z">
            <w:rPr>
              <w:rFonts w:asciiTheme="minorBidi" w:hAnsiTheme="minorBidi" w:cstheme="minorBidi"/>
              <w:b/>
              <w:sz w:val="22"/>
              <w:szCs w:val="22"/>
              <w:lang w:val="id-ID"/>
            </w:rPr>
          </w:rPrChange>
        </w:rPr>
        <w:t>PIHAK PERTAMA</w:t>
      </w:r>
      <w:r w:rsidRPr="00922713">
        <w:rPr>
          <w:rFonts w:ascii="Arial" w:hAnsi="Arial" w:cs="Arial"/>
          <w:sz w:val="22"/>
          <w:szCs w:val="22"/>
          <w:lang w:val="id-ID"/>
          <w:rPrChange w:id="865" w:author="Syahrani Rachmawati Sadino" w:date="2025-01-31T14:35:00Z">
            <w:rPr>
              <w:rFonts w:asciiTheme="minorBidi" w:hAnsiTheme="minorBidi" w:cstheme="minorBidi"/>
              <w:sz w:val="22"/>
              <w:szCs w:val="22"/>
              <w:lang w:val="id-ID"/>
            </w:rPr>
          </w:rPrChange>
        </w:rPr>
        <w:t xml:space="preserve"> oleh </w:t>
      </w:r>
      <w:r w:rsidRPr="00922713">
        <w:rPr>
          <w:rFonts w:ascii="Arial" w:hAnsi="Arial" w:cs="Arial"/>
          <w:b/>
          <w:sz w:val="22"/>
          <w:szCs w:val="22"/>
          <w:lang w:val="id-ID"/>
          <w:rPrChange w:id="866" w:author="Syahrani Rachmawati Sadino" w:date="2025-01-31T14:35:00Z">
            <w:rPr>
              <w:rFonts w:asciiTheme="minorBidi" w:hAnsiTheme="minorBidi" w:cstheme="minorBidi"/>
              <w:b/>
              <w:sz w:val="22"/>
              <w:szCs w:val="22"/>
              <w:lang w:val="id-ID"/>
            </w:rPr>
          </w:rPrChange>
        </w:rPr>
        <w:t>PIHAK KEDUA</w:t>
      </w:r>
      <w:r w:rsidRPr="00922713">
        <w:rPr>
          <w:rFonts w:ascii="Arial" w:hAnsi="Arial" w:cs="Arial"/>
          <w:sz w:val="22"/>
          <w:szCs w:val="22"/>
          <w:lang w:val="id-ID"/>
          <w:rPrChange w:id="867" w:author="Syahrani Rachmawati Sadino" w:date="2025-01-31T14:35:00Z">
            <w:rPr>
              <w:rFonts w:asciiTheme="minorBidi" w:hAnsiTheme="minorBidi" w:cstheme="minorBidi"/>
              <w:sz w:val="22"/>
              <w:szCs w:val="22"/>
              <w:lang w:val="id-ID"/>
            </w:rPr>
          </w:rPrChange>
        </w:rPr>
        <w:t>/Peserta</w:t>
      </w:r>
      <w:r w:rsidR="005D130D" w:rsidRPr="00922713">
        <w:rPr>
          <w:rFonts w:ascii="Arial" w:hAnsi="Arial" w:cs="Arial"/>
          <w:sz w:val="22"/>
          <w:szCs w:val="22"/>
          <w:lang w:val="id-ID"/>
          <w:rPrChange w:id="868" w:author="Syahrani Rachmawati Sadino" w:date="2025-01-31T14:35:00Z">
            <w:rPr>
              <w:rFonts w:asciiTheme="minorBidi" w:hAnsiTheme="minorBidi" w:cstheme="minorBidi"/>
              <w:sz w:val="22"/>
              <w:szCs w:val="22"/>
              <w:lang w:val="id-ID"/>
            </w:rPr>
          </w:rPrChange>
        </w:rPr>
        <w:t>.</w:t>
      </w:r>
    </w:p>
    <w:p w14:paraId="5072795A" w14:textId="77777777" w:rsidR="00922713" w:rsidRDefault="00922713">
      <w:pPr>
        <w:pStyle w:val="ListParagraph"/>
        <w:numPr>
          <w:ilvl w:val="0"/>
          <w:numId w:val="57"/>
        </w:numPr>
        <w:spacing w:line="276" w:lineRule="auto"/>
        <w:ind w:left="851" w:hanging="426"/>
        <w:rPr>
          <w:ins w:id="869" w:author="Syahrani Rachmawati Sadino" w:date="2025-01-31T14:37:00Z"/>
          <w:rFonts w:ascii="Arial" w:hAnsi="Arial"/>
          <w:sz w:val="22"/>
          <w:szCs w:val="22"/>
          <w:lang w:val="id-ID"/>
        </w:rPr>
        <w:pPrChange w:id="870" w:author="Syahrani Rachmawati Sadino" w:date="2025-01-31T15:00:00Z">
          <w:pPr>
            <w:pStyle w:val="ListParagraph1"/>
            <w:numPr>
              <w:numId w:val="57"/>
            </w:numPr>
            <w:spacing w:after="0" w:line="240" w:lineRule="auto"/>
            <w:ind w:hanging="360"/>
            <w:jc w:val="both"/>
          </w:pPr>
        </w:pPrChange>
      </w:pPr>
    </w:p>
    <w:p w14:paraId="377C0807" w14:textId="77777777" w:rsidR="00922713" w:rsidRPr="00922713" w:rsidRDefault="00922713">
      <w:pPr>
        <w:pStyle w:val="ListParagraph"/>
        <w:spacing w:line="276" w:lineRule="auto"/>
        <w:ind w:left="851"/>
        <w:rPr>
          <w:ins w:id="871" w:author="Syahrani Rachmawati Sadino" w:date="2025-01-31T14:36:00Z"/>
          <w:rFonts w:ascii="Arial" w:hAnsi="Arial" w:cs="Arial"/>
          <w:sz w:val="22"/>
          <w:szCs w:val="22"/>
          <w:lang w:val="id-ID"/>
          <w:rPrChange w:id="872" w:author="Syahrani Rachmawati Sadino" w:date="2025-01-31T14:35:00Z">
            <w:rPr>
              <w:ins w:id="873" w:author="Syahrani Rachmawati Sadino" w:date="2025-01-31T14:36:00Z"/>
              <w:rFonts w:asciiTheme="minorBidi" w:hAnsiTheme="minorBidi" w:cstheme="minorBidi"/>
              <w:sz w:val="22"/>
              <w:szCs w:val="22"/>
              <w:lang w:val="id-ID"/>
            </w:rPr>
          </w:rPrChange>
        </w:rPr>
        <w:pPrChange w:id="874" w:author="Syahrani Rachmawati Sadino" w:date="2025-01-31T15:00:00Z">
          <w:pPr>
            <w:pStyle w:val="ListParagraph"/>
            <w:numPr>
              <w:numId w:val="57"/>
            </w:numPr>
            <w:spacing w:line="240" w:lineRule="auto"/>
            <w:ind w:left="851" w:hanging="426"/>
          </w:pPr>
        </w:pPrChange>
      </w:pPr>
    </w:p>
    <w:p w14:paraId="67366D64" w14:textId="33E94F02" w:rsidR="00315009" w:rsidDel="00922713" w:rsidRDefault="00315009">
      <w:pPr>
        <w:pStyle w:val="ListParagraph"/>
        <w:numPr>
          <w:ilvl w:val="0"/>
          <w:numId w:val="57"/>
        </w:numPr>
        <w:spacing w:line="276" w:lineRule="auto"/>
        <w:ind w:left="851" w:hanging="426"/>
        <w:rPr>
          <w:del w:id="875" w:author="Syahrani Rachmawati Sadino" w:date="2025-01-31T14:37:00Z"/>
          <w:rFonts w:ascii="Arial" w:hAnsi="Arial"/>
          <w:sz w:val="22"/>
          <w:szCs w:val="22"/>
          <w:lang w:val="id-ID"/>
        </w:rPr>
        <w:pPrChange w:id="876" w:author="Syahrani Rachmawati Sadino" w:date="2025-01-31T15:00:00Z">
          <w:pPr>
            <w:pStyle w:val="ListParagraph1"/>
            <w:numPr>
              <w:numId w:val="57"/>
            </w:numPr>
            <w:spacing w:after="0" w:line="240" w:lineRule="auto"/>
            <w:ind w:hanging="360"/>
            <w:jc w:val="both"/>
          </w:pPr>
        </w:pPrChange>
      </w:pPr>
      <w:r w:rsidRPr="00922713">
        <w:rPr>
          <w:rFonts w:ascii="Arial" w:hAnsi="Arial" w:cs="Arial"/>
          <w:b/>
          <w:sz w:val="22"/>
          <w:szCs w:val="22"/>
          <w:lang w:val="id-ID"/>
          <w:rPrChange w:id="877" w:author="Syahrani Rachmawati Sadino" w:date="2025-01-31T14:36:00Z">
            <w:rPr>
              <w:rFonts w:ascii="Arial" w:hAnsi="Arial"/>
              <w:b/>
              <w:sz w:val="22"/>
              <w:szCs w:val="22"/>
              <w:highlight w:val="yellow"/>
              <w:lang w:val="id-ID"/>
            </w:rPr>
          </w:rPrChange>
        </w:rPr>
        <w:t>Data Pribadi</w:t>
      </w:r>
      <w:r w:rsidRPr="00922713">
        <w:rPr>
          <w:rFonts w:ascii="Arial" w:hAnsi="Arial" w:cs="Arial"/>
          <w:sz w:val="22"/>
          <w:szCs w:val="22"/>
          <w:lang w:val="id-ID"/>
          <w:rPrChange w:id="878" w:author="Syahrani Rachmawati Sadino" w:date="2025-01-31T14:36:00Z">
            <w:rPr>
              <w:rFonts w:ascii="Arial" w:hAnsi="Arial"/>
              <w:sz w:val="22"/>
              <w:szCs w:val="22"/>
              <w:highlight w:val="yellow"/>
              <w:lang w:val="id-ID"/>
            </w:rPr>
          </w:rPrChange>
        </w:rPr>
        <w:t xml:space="preserve"> adalah data tentang orang perseorangan yang teridentifikasi atau dapat diidentifikasi secara tersendiri atau dikombinasi dengan informasi lainnya baik secara langsung maupun tidak langsung melalui system elektronik atau non</w:t>
      </w:r>
      <w:ins w:id="879" w:author="Syahrani Rachmawati Sadino" w:date="2025-01-31T13:12:00Z">
        <w:r w:rsidR="00E46E6E" w:rsidRPr="00922713">
          <w:rPr>
            <w:rFonts w:ascii="Arial" w:hAnsi="Arial" w:cs="Arial"/>
            <w:sz w:val="22"/>
            <w:szCs w:val="22"/>
            <w:rPrChange w:id="880" w:author="Syahrani Rachmawati Sadino" w:date="2025-01-31T14:36:00Z">
              <w:rPr>
                <w:rFonts w:ascii="Arial" w:hAnsi="Arial"/>
                <w:sz w:val="22"/>
                <w:szCs w:val="22"/>
                <w:highlight w:val="yellow"/>
              </w:rPr>
            </w:rPrChange>
          </w:rPr>
          <w:t>-</w:t>
        </w:r>
      </w:ins>
      <w:r w:rsidRPr="00922713">
        <w:rPr>
          <w:rFonts w:ascii="Arial" w:hAnsi="Arial" w:cs="Arial"/>
          <w:sz w:val="22"/>
          <w:szCs w:val="22"/>
          <w:lang w:val="id-ID"/>
          <w:rPrChange w:id="881" w:author="Syahrani Rachmawati Sadino" w:date="2025-01-31T14:36:00Z">
            <w:rPr>
              <w:rFonts w:ascii="Arial" w:hAnsi="Arial"/>
              <w:sz w:val="22"/>
              <w:szCs w:val="22"/>
              <w:highlight w:val="yellow"/>
              <w:lang w:val="id-ID"/>
            </w:rPr>
          </w:rPrChange>
        </w:rPr>
        <w:t>elektronik.</w:t>
      </w:r>
    </w:p>
    <w:p w14:paraId="1888D9DE" w14:textId="77777777" w:rsidR="00922713" w:rsidRPr="00922713" w:rsidRDefault="00922713">
      <w:pPr>
        <w:pStyle w:val="ListParagraph"/>
        <w:numPr>
          <w:ilvl w:val="0"/>
          <w:numId w:val="57"/>
        </w:numPr>
        <w:spacing w:line="276" w:lineRule="auto"/>
        <w:ind w:left="851" w:hanging="426"/>
        <w:rPr>
          <w:ins w:id="882" w:author="Syahrani Rachmawati Sadino" w:date="2025-01-31T14:37:00Z"/>
          <w:rFonts w:ascii="Arial" w:hAnsi="Arial"/>
          <w:sz w:val="22"/>
          <w:szCs w:val="22"/>
          <w:lang w:val="id-ID"/>
          <w:rPrChange w:id="883" w:author="Syahrani Rachmawati Sadino" w:date="2025-01-31T14:36:00Z">
            <w:rPr>
              <w:ins w:id="884" w:author="Syahrani Rachmawati Sadino" w:date="2025-01-31T14:37:00Z"/>
              <w:rFonts w:ascii="Arial" w:hAnsi="Arial"/>
              <w:color w:val="auto"/>
              <w:sz w:val="22"/>
              <w:szCs w:val="22"/>
              <w:highlight w:val="yellow"/>
              <w:lang w:val="id-ID"/>
            </w:rPr>
          </w:rPrChange>
        </w:rPr>
        <w:pPrChange w:id="885" w:author="Syahrani Rachmawati Sadino" w:date="2025-01-31T15:00:00Z">
          <w:pPr>
            <w:pStyle w:val="ListParagraph1"/>
            <w:numPr>
              <w:numId w:val="57"/>
            </w:numPr>
            <w:spacing w:after="0" w:line="240" w:lineRule="auto"/>
            <w:ind w:hanging="360"/>
            <w:jc w:val="both"/>
          </w:pPr>
        </w:pPrChange>
      </w:pPr>
    </w:p>
    <w:p w14:paraId="4D9295FD" w14:textId="77777777" w:rsidR="00922713" w:rsidRPr="00922713" w:rsidRDefault="00922713">
      <w:pPr>
        <w:pStyle w:val="ListParagraph"/>
        <w:spacing w:line="276" w:lineRule="auto"/>
        <w:ind w:left="851"/>
        <w:rPr>
          <w:ins w:id="886" w:author="Syahrani Rachmawati Sadino" w:date="2025-01-31T14:37:00Z"/>
          <w:rFonts w:ascii="Arial" w:hAnsi="Arial"/>
          <w:sz w:val="22"/>
          <w:szCs w:val="22"/>
          <w:lang w:val="id-ID"/>
          <w:rPrChange w:id="887" w:author="Syahrani Rachmawati Sadino" w:date="2025-01-31T14:37:00Z">
            <w:rPr>
              <w:ins w:id="888" w:author="Syahrani Rachmawati Sadino" w:date="2025-01-31T14:37:00Z"/>
              <w:rFonts w:ascii="Arial" w:hAnsi="Arial"/>
              <w:b/>
              <w:sz w:val="22"/>
              <w:szCs w:val="22"/>
              <w:lang w:val="id-ID"/>
            </w:rPr>
          </w:rPrChange>
        </w:rPr>
        <w:pPrChange w:id="889" w:author="Syahrani Rachmawati Sadino" w:date="2025-01-31T15:00:00Z">
          <w:pPr>
            <w:pStyle w:val="ListParagraph1"/>
            <w:numPr>
              <w:numId w:val="57"/>
            </w:numPr>
            <w:spacing w:after="0" w:line="240" w:lineRule="auto"/>
            <w:ind w:hanging="360"/>
            <w:jc w:val="both"/>
          </w:pPr>
        </w:pPrChange>
      </w:pPr>
    </w:p>
    <w:p w14:paraId="2E0F705E" w14:textId="5DB6EC42" w:rsidR="00315009" w:rsidRPr="00922713" w:rsidRDefault="00315009">
      <w:pPr>
        <w:pStyle w:val="ListParagraph"/>
        <w:numPr>
          <w:ilvl w:val="0"/>
          <w:numId w:val="57"/>
        </w:numPr>
        <w:spacing w:line="276" w:lineRule="auto"/>
        <w:ind w:left="851" w:hanging="426"/>
        <w:rPr>
          <w:rFonts w:ascii="Arial" w:hAnsi="Arial"/>
          <w:sz w:val="22"/>
          <w:szCs w:val="22"/>
          <w:lang w:val="id-ID"/>
        </w:rPr>
        <w:pPrChange w:id="890" w:author="Syahrani Rachmawati Sadino" w:date="2025-01-31T15:00:00Z">
          <w:pPr>
            <w:pStyle w:val="ListParagraph1"/>
            <w:numPr>
              <w:numId w:val="57"/>
            </w:numPr>
            <w:spacing w:after="0" w:line="240" w:lineRule="auto"/>
            <w:ind w:hanging="360"/>
            <w:jc w:val="both"/>
          </w:pPr>
        </w:pPrChange>
      </w:pPr>
      <w:r w:rsidRPr="00922713">
        <w:rPr>
          <w:rFonts w:ascii="Arial" w:hAnsi="Arial" w:cs="Arial"/>
          <w:b/>
          <w:sz w:val="22"/>
          <w:szCs w:val="22"/>
          <w:lang w:val="id-ID"/>
          <w:rPrChange w:id="891" w:author="Syahrani Rachmawati Sadino" w:date="2025-01-31T14:37:00Z">
            <w:rPr>
              <w:rFonts w:ascii="Arial" w:hAnsi="Arial"/>
              <w:b/>
              <w:sz w:val="22"/>
              <w:szCs w:val="22"/>
              <w:highlight w:val="yellow"/>
              <w:lang w:val="id-ID"/>
            </w:rPr>
          </w:rPrChange>
        </w:rPr>
        <w:t>Pemrosesan Data Pribadi</w:t>
      </w:r>
      <w:r w:rsidRPr="00922713">
        <w:rPr>
          <w:rFonts w:ascii="Arial" w:hAnsi="Arial" w:cs="Arial"/>
          <w:sz w:val="22"/>
          <w:szCs w:val="22"/>
          <w:lang w:val="id-ID"/>
          <w:rPrChange w:id="892" w:author="Syahrani Rachmawati Sadino" w:date="2025-01-31T14:37:00Z">
            <w:rPr>
              <w:rFonts w:ascii="Arial" w:hAnsi="Arial"/>
              <w:sz w:val="22"/>
              <w:szCs w:val="22"/>
              <w:highlight w:val="yellow"/>
              <w:lang w:val="id-ID"/>
            </w:rPr>
          </w:rPrChange>
        </w:rPr>
        <w:t xml:space="preserve"> berarti setiap operasi atau serangkaian operasi yang dilakukan pada Data Pribadi atau kumpulan Data Pribadi, baik dengan cara otomatis maupun tid</w:t>
      </w:r>
      <w:r w:rsidRPr="00922713">
        <w:rPr>
          <w:rFonts w:ascii="Arial" w:hAnsi="Arial" w:cs="Arial"/>
          <w:sz w:val="22"/>
          <w:szCs w:val="22"/>
          <w:lang w:val="id-ID"/>
        </w:rPr>
        <w:t>ak.</w:t>
      </w:r>
    </w:p>
    <w:p w14:paraId="7DEC72A4" w14:textId="77777777" w:rsidR="00315009" w:rsidRPr="00922713" w:rsidDel="00E46E6E" w:rsidRDefault="00315009">
      <w:pPr>
        <w:pStyle w:val="ListParagraph"/>
        <w:spacing w:line="276" w:lineRule="auto"/>
        <w:ind w:left="851"/>
        <w:rPr>
          <w:del w:id="893" w:author="Syahrani Rachmawati Sadino" w:date="2025-01-31T13:13:00Z"/>
          <w:rFonts w:ascii="Arial" w:hAnsi="Arial" w:cs="Arial"/>
          <w:sz w:val="22"/>
          <w:szCs w:val="22"/>
          <w:lang w:val="id-ID"/>
          <w:rPrChange w:id="894" w:author="Syahrani Rachmawati Sadino" w:date="2025-01-31T14:35:00Z">
            <w:rPr>
              <w:del w:id="895" w:author="Syahrani Rachmawati Sadino" w:date="2025-01-31T13:13:00Z"/>
              <w:rFonts w:asciiTheme="minorBidi" w:hAnsiTheme="minorBidi" w:cstheme="minorBidi"/>
              <w:sz w:val="22"/>
              <w:szCs w:val="22"/>
              <w:lang w:val="id-ID"/>
            </w:rPr>
          </w:rPrChange>
        </w:rPr>
      </w:pPr>
    </w:p>
    <w:p w14:paraId="209A43D7" w14:textId="77777777" w:rsidR="00245B9B" w:rsidRPr="00922713" w:rsidRDefault="00245B9B">
      <w:pPr>
        <w:tabs>
          <w:tab w:val="left" w:pos="1080"/>
        </w:tabs>
        <w:spacing w:line="276" w:lineRule="auto"/>
        <w:jc w:val="both"/>
        <w:rPr>
          <w:rFonts w:ascii="Arial" w:hAnsi="Arial" w:cs="Arial"/>
          <w:sz w:val="22"/>
          <w:szCs w:val="22"/>
          <w:lang w:val="fi-FI"/>
          <w:rPrChange w:id="896" w:author="Syahrani Rachmawati Sadino" w:date="2025-01-31T14:35:00Z">
            <w:rPr>
              <w:rFonts w:asciiTheme="minorBidi" w:hAnsiTheme="minorBidi" w:cstheme="minorBidi"/>
              <w:sz w:val="22"/>
              <w:szCs w:val="22"/>
              <w:lang w:val="fi-FI"/>
            </w:rPr>
          </w:rPrChange>
        </w:rPr>
        <w:pPrChange w:id="897" w:author="Syahrani Rachmawati Sadino" w:date="2025-01-31T15:00:00Z">
          <w:pPr>
            <w:tabs>
              <w:tab w:val="left" w:pos="1080"/>
            </w:tabs>
            <w:spacing w:line="276" w:lineRule="auto"/>
            <w:ind w:left="426" w:hanging="426"/>
            <w:jc w:val="both"/>
          </w:pPr>
        </w:pPrChange>
      </w:pPr>
    </w:p>
    <w:p w14:paraId="59295384" w14:textId="7ACBB7C5" w:rsidR="00F44EF9" w:rsidRPr="00922713" w:rsidRDefault="00A20015">
      <w:pPr>
        <w:pStyle w:val="ListParagraph"/>
        <w:numPr>
          <w:ilvl w:val="0"/>
          <w:numId w:val="31"/>
        </w:numPr>
        <w:spacing w:line="276" w:lineRule="auto"/>
        <w:ind w:left="426" w:hanging="426"/>
        <w:rPr>
          <w:rFonts w:ascii="Arial" w:hAnsi="Arial" w:cs="Arial"/>
          <w:sz w:val="22"/>
          <w:szCs w:val="22"/>
          <w:lang w:val="sv-SE"/>
          <w:rPrChange w:id="898" w:author="Syahrani Rachmawati Sadino" w:date="2025-01-31T14:35:00Z">
            <w:rPr>
              <w:rFonts w:asciiTheme="minorBidi" w:hAnsiTheme="minorBidi" w:cstheme="minorBidi"/>
              <w:sz w:val="22"/>
              <w:szCs w:val="22"/>
              <w:lang w:val="sv-SE"/>
            </w:rPr>
          </w:rPrChange>
        </w:rPr>
      </w:pPr>
      <w:r w:rsidRPr="00922713">
        <w:rPr>
          <w:rFonts w:ascii="Arial" w:hAnsi="Arial" w:cs="Arial"/>
          <w:b/>
          <w:bCs/>
          <w:sz w:val="22"/>
          <w:szCs w:val="22"/>
          <w:lang w:val="fi-FI"/>
          <w:rPrChange w:id="899" w:author="Syahrani Rachmawati Sadino" w:date="2025-01-31T14:35:00Z">
            <w:rPr>
              <w:rFonts w:asciiTheme="minorBidi" w:hAnsiTheme="minorBidi" w:cstheme="minorBidi"/>
              <w:b/>
              <w:bCs/>
              <w:sz w:val="22"/>
              <w:szCs w:val="22"/>
              <w:lang w:val="fi-FI"/>
            </w:rPr>
          </w:rPrChange>
        </w:rPr>
        <w:t>P</w:t>
      </w:r>
      <w:r w:rsidR="00070054" w:rsidRPr="00922713">
        <w:rPr>
          <w:rFonts w:ascii="Arial" w:hAnsi="Arial" w:cs="Arial"/>
          <w:b/>
          <w:bCs/>
          <w:sz w:val="22"/>
          <w:szCs w:val="22"/>
          <w:lang w:val="fi-FI"/>
          <w:rPrChange w:id="900" w:author="Syahrani Rachmawati Sadino" w:date="2025-01-31T14:35:00Z">
            <w:rPr>
              <w:rFonts w:asciiTheme="minorBidi" w:hAnsiTheme="minorBidi" w:cstheme="minorBidi"/>
              <w:b/>
              <w:bCs/>
              <w:sz w:val="22"/>
              <w:szCs w:val="22"/>
              <w:lang w:val="fi-FI"/>
            </w:rPr>
          </w:rPrChange>
        </w:rPr>
        <w:t>ARA</w:t>
      </w:r>
      <w:r w:rsidRPr="00922713">
        <w:rPr>
          <w:rFonts w:ascii="Arial" w:hAnsi="Arial" w:cs="Arial"/>
          <w:b/>
          <w:bCs/>
          <w:sz w:val="22"/>
          <w:szCs w:val="22"/>
          <w:lang w:val="fi-FI"/>
          <w:rPrChange w:id="901" w:author="Syahrani Rachmawati Sadino" w:date="2025-01-31T14:35:00Z">
            <w:rPr>
              <w:rFonts w:asciiTheme="minorBidi" w:hAnsiTheme="minorBidi" w:cstheme="minorBidi"/>
              <w:b/>
              <w:bCs/>
              <w:sz w:val="22"/>
              <w:szCs w:val="22"/>
              <w:lang w:val="fi-FI"/>
            </w:rPr>
          </w:rPrChange>
        </w:rPr>
        <w:t xml:space="preserve"> PIHAK</w:t>
      </w:r>
      <w:r w:rsidR="00F44EF9" w:rsidRPr="00922713">
        <w:rPr>
          <w:rFonts w:ascii="Arial" w:hAnsi="Arial" w:cs="Arial"/>
          <w:sz w:val="22"/>
          <w:szCs w:val="22"/>
          <w:lang w:val="fi-FI"/>
          <w:rPrChange w:id="902" w:author="Syahrani Rachmawati Sadino" w:date="2025-01-31T14:35:00Z">
            <w:rPr>
              <w:rFonts w:asciiTheme="minorBidi" w:hAnsiTheme="minorBidi" w:cstheme="minorBidi"/>
              <w:sz w:val="22"/>
              <w:szCs w:val="22"/>
              <w:lang w:val="fi-FI"/>
            </w:rPr>
          </w:rPrChange>
        </w:rPr>
        <w:t xml:space="preserve"> sepakat bahwa dalam Perjanjian ini:</w:t>
      </w:r>
    </w:p>
    <w:p w14:paraId="2175C293" w14:textId="77DAF941" w:rsidR="00F44EF9" w:rsidRPr="00922713" w:rsidRDefault="00F44EF9">
      <w:pPr>
        <w:numPr>
          <w:ilvl w:val="0"/>
          <w:numId w:val="14"/>
        </w:numPr>
        <w:tabs>
          <w:tab w:val="clear" w:pos="720"/>
        </w:tabs>
        <w:spacing w:line="276" w:lineRule="auto"/>
        <w:ind w:left="851" w:hanging="425"/>
        <w:jc w:val="both"/>
        <w:rPr>
          <w:rFonts w:ascii="Arial" w:hAnsi="Arial" w:cs="Arial"/>
          <w:sz w:val="22"/>
          <w:szCs w:val="22"/>
          <w:lang w:val="fi-FI"/>
          <w:rPrChange w:id="903" w:author="Syahrani Rachmawati Sadino" w:date="2025-01-31T14:35:00Z">
            <w:rPr>
              <w:rFonts w:asciiTheme="minorBidi" w:hAnsiTheme="minorBidi" w:cstheme="minorBidi"/>
              <w:sz w:val="22"/>
              <w:szCs w:val="22"/>
              <w:lang w:val="fi-FI"/>
            </w:rPr>
          </w:rPrChange>
        </w:rPr>
        <w:pPrChange w:id="904" w:author="Syahrani Rachmawati Sadino" w:date="2025-01-31T15:00:00Z">
          <w:pPr>
            <w:numPr>
              <w:numId w:val="14"/>
            </w:numPr>
            <w:tabs>
              <w:tab w:val="num" w:pos="720"/>
            </w:tabs>
            <w:spacing w:line="276" w:lineRule="auto"/>
            <w:ind w:left="851" w:hanging="425"/>
            <w:jc w:val="both"/>
          </w:pPr>
        </w:pPrChange>
      </w:pPr>
      <w:r w:rsidRPr="00922713">
        <w:rPr>
          <w:rFonts w:ascii="Arial" w:hAnsi="Arial" w:cs="Arial"/>
          <w:sz w:val="22"/>
          <w:szCs w:val="22"/>
          <w:lang w:val="fi-FI"/>
          <w:rPrChange w:id="905" w:author="Syahrani Rachmawati Sadino" w:date="2025-01-31T14:35:00Z">
            <w:rPr>
              <w:rFonts w:asciiTheme="minorBidi" w:hAnsiTheme="minorBidi" w:cstheme="minorBidi"/>
              <w:sz w:val="22"/>
              <w:szCs w:val="22"/>
              <w:lang w:val="fi-FI"/>
            </w:rPr>
          </w:rPrChange>
        </w:rPr>
        <w:t>Judul suatu Pasal atau ayat semata-mata hanya untuk kemudahan saja dan tidak dapat dianggap mempunyai arti dalam menafsirkan syarat-syarat dan ketentuan-ketentuan</w:t>
      </w:r>
      <w:r w:rsidR="005D130D" w:rsidRPr="00922713">
        <w:rPr>
          <w:rFonts w:ascii="Arial" w:hAnsi="Arial" w:cs="Arial"/>
          <w:sz w:val="22"/>
          <w:szCs w:val="22"/>
          <w:lang w:val="fi-FI"/>
          <w:rPrChange w:id="906" w:author="Syahrani Rachmawati Sadino" w:date="2025-01-31T14:35:00Z">
            <w:rPr>
              <w:rFonts w:asciiTheme="minorBidi" w:hAnsiTheme="minorBidi" w:cstheme="minorBidi"/>
              <w:sz w:val="22"/>
              <w:szCs w:val="22"/>
              <w:lang w:val="fi-FI"/>
            </w:rPr>
          </w:rPrChange>
        </w:rPr>
        <w:t xml:space="preserve"> </w:t>
      </w:r>
      <w:r w:rsidRPr="00922713">
        <w:rPr>
          <w:rFonts w:ascii="Arial" w:hAnsi="Arial" w:cs="Arial"/>
          <w:sz w:val="22"/>
          <w:szCs w:val="22"/>
          <w:lang w:val="fi-FI"/>
          <w:rPrChange w:id="907" w:author="Syahrani Rachmawati Sadino" w:date="2025-01-31T14:35:00Z">
            <w:rPr>
              <w:rFonts w:asciiTheme="minorBidi" w:hAnsiTheme="minorBidi" w:cstheme="minorBidi"/>
              <w:sz w:val="22"/>
              <w:szCs w:val="22"/>
              <w:lang w:val="fi-FI"/>
            </w:rPr>
          </w:rPrChange>
        </w:rPr>
        <w:t>dalam Perjanjian</w:t>
      </w:r>
      <w:r w:rsidR="005D130D" w:rsidRPr="00922713">
        <w:rPr>
          <w:rFonts w:ascii="Arial" w:hAnsi="Arial" w:cs="Arial"/>
          <w:sz w:val="22"/>
          <w:szCs w:val="22"/>
          <w:lang w:val="fi-FI"/>
          <w:rPrChange w:id="908" w:author="Syahrani Rachmawati Sadino" w:date="2025-01-31T14:35:00Z">
            <w:rPr>
              <w:rFonts w:asciiTheme="minorBidi" w:hAnsiTheme="minorBidi" w:cstheme="minorBidi"/>
              <w:sz w:val="22"/>
              <w:szCs w:val="22"/>
              <w:lang w:val="fi-FI"/>
            </w:rPr>
          </w:rPrChange>
        </w:rPr>
        <w:t xml:space="preserve"> </w:t>
      </w:r>
      <w:r w:rsidRPr="00922713">
        <w:rPr>
          <w:rFonts w:ascii="Arial" w:hAnsi="Arial" w:cs="Arial"/>
          <w:sz w:val="22"/>
          <w:szCs w:val="22"/>
          <w:lang w:val="fi-FI"/>
          <w:rPrChange w:id="909" w:author="Syahrani Rachmawati Sadino" w:date="2025-01-31T14:35:00Z">
            <w:rPr>
              <w:rFonts w:asciiTheme="minorBidi" w:hAnsiTheme="minorBidi" w:cstheme="minorBidi"/>
              <w:sz w:val="22"/>
              <w:szCs w:val="22"/>
              <w:lang w:val="fi-FI"/>
            </w:rPr>
          </w:rPrChange>
        </w:rPr>
        <w:t>ini</w:t>
      </w:r>
      <w:r w:rsidR="005D130D" w:rsidRPr="00922713">
        <w:rPr>
          <w:rFonts w:ascii="Arial" w:hAnsi="Arial" w:cs="Arial"/>
          <w:sz w:val="22"/>
          <w:szCs w:val="22"/>
          <w:lang w:val="fi-FI"/>
          <w:rPrChange w:id="910" w:author="Syahrani Rachmawati Sadino" w:date="2025-01-31T14:35:00Z">
            <w:rPr>
              <w:rFonts w:asciiTheme="minorBidi" w:hAnsiTheme="minorBidi" w:cstheme="minorBidi"/>
              <w:sz w:val="22"/>
              <w:szCs w:val="22"/>
              <w:lang w:val="fi-FI"/>
            </w:rPr>
          </w:rPrChange>
        </w:rPr>
        <w:t>.</w:t>
      </w:r>
    </w:p>
    <w:p w14:paraId="3DB65027" w14:textId="5EC387B9" w:rsidR="00F44EF9" w:rsidRPr="00922713" w:rsidRDefault="00F44EF9">
      <w:pPr>
        <w:numPr>
          <w:ilvl w:val="0"/>
          <w:numId w:val="14"/>
        </w:numPr>
        <w:tabs>
          <w:tab w:val="clear" w:pos="720"/>
        </w:tabs>
        <w:spacing w:line="276" w:lineRule="auto"/>
        <w:ind w:left="851" w:hanging="425"/>
        <w:jc w:val="both"/>
        <w:rPr>
          <w:rFonts w:ascii="Arial" w:hAnsi="Arial" w:cs="Arial"/>
          <w:sz w:val="22"/>
          <w:szCs w:val="22"/>
          <w:lang w:val="fi-FI"/>
          <w:rPrChange w:id="911" w:author="Syahrani Rachmawati Sadino" w:date="2025-01-31T14:35:00Z">
            <w:rPr>
              <w:rFonts w:asciiTheme="minorBidi" w:hAnsiTheme="minorBidi" w:cstheme="minorBidi"/>
              <w:sz w:val="22"/>
              <w:szCs w:val="22"/>
              <w:lang w:val="fi-FI"/>
            </w:rPr>
          </w:rPrChange>
        </w:rPr>
        <w:pPrChange w:id="912" w:author="Syahrani Rachmawati Sadino" w:date="2025-01-31T15:00:00Z">
          <w:pPr>
            <w:numPr>
              <w:numId w:val="14"/>
            </w:numPr>
            <w:tabs>
              <w:tab w:val="num" w:pos="720"/>
            </w:tabs>
            <w:spacing w:line="276" w:lineRule="auto"/>
            <w:ind w:left="851" w:hanging="425"/>
            <w:jc w:val="both"/>
          </w:pPr>
        </w:pPrChange>
      </w:pPr>
      <w:r w:rsidRPr="00922713">
        <w:rPr>
          <w:rFonts w:ascii="Arial" w:hAnsi="Arial" w:cs="Arial"/>
          <w:sz w:val="22"/>
          <w:szCs w:val="22"/>
          <w:lang w:val="fi-FI"/>
          <w:rPrChange w:id="913" w:author="Syahrani Rachmawati Sadino" w:date="2025-01-31T14:35:00Z">
            <w:rPr>
              <w:rFonts w:asciiTheme="minorBidi" w:hAnsiTheme="minorBidi" w:cstheme="minorBidi"/>
              <w:sz w:val="22"/>
              <w:szCs w:val="22"/>
              <w:lang w:val="fi-FI"/>
            </w:rPr>
          </w:rPrChange>
        </w:rPr>
        <w:t>Kata-kata dalam bentuk tunggal dapat mencakup bentuk jamak dan sebaliknya</w:t>
      </w:r>
      <w:r w:rsidR="005D130D" w:rsidRPr="00922713">
        <w:rPr>
          <w:rFonts w:ascii="Arial" w:hAnsi="Arial" w:cs="Arial"/>
          <w:sz w:val="22"/>
          <w:szCs w:val="22"/>
          <w:lang w:val="fi-FI"/>
          <w:rPrChange w:id="914" w:author="Syahrani Rachmawati Sadino" w:date="2025-01-31T14:35:00Z">
            <w:rPr>
              <w:rFonts w:asciiTheme="minorBidi" w:hAnsiTheme="minorBidi" w:cstheme="minorBidi"/>
              <w:sz w:val="22"/>
              <w:szCs w:val="22"/>
              <w:lang w:val="fi-FI"/>
            </w:rPr>
          </w:rPrChange>
        </w:rPr>
        <w:t>.</w:t>
      </w:r>
    </w:p>
    <w:p w14:paraId="162DBE57" w14:textId="7B1E54E6" w:rsidR="00F44EF9" w:rsidRPr="00922713" w:rsidRDefault="00F44EF9">
      <w:pPr>
        <w:numPr>
          <w:ilvl w:val="0"/>
          <w:numId w:val="14"/>
        </w:numPr>
        <w:tabs>
          <w:tab w:val="clear" w:pos="720"/>
        </w:tabs>
        <w:spacing w:line="276" w:lineRule="auto"/>
        <w:ind w:left="851" w:hanging="425"/>
        <w:jc w:val="both"/>
        <w:rPr>
          <w:rFonts w:ascii="Arial" w:hAnsi="Arial" w:cs="Arial"/>
          <w:sz w:val="22"/>
          <w:szCs w:val="22"/>
          <w:lang w:val="fi-FI"/>
          <w:rPrChange w:id="915" w:author="Syahrani Rachmawati Sadino" w:date="2025-01-31T14:35:00Z">
            <w:rPr>
              <w:rFonts w:asciiTheme="minorBidi" w:hAnsiTheme="minorBidi" w:cstheme="minorBidi"/>
              <w:sz w:val="22"/>
              <w:szCs w:val="22"/>
              <w:lang w:val="fi-FI"/>
            </w:rPr>
          </w:rPrChange>
        </w:rPr>
        <w:pPrChange w:id="916" w:author="Syahrani Rachmawati Sadino" w:date="2025-01-31T15:00:00Z">
          <w:pPr>
            <w:numPr>
              <w:numId w:val="14"/>
            </w:numPr>
            <w:tabs>
              <w:tab w:val="num" w:pos="720"/>
            </w:tabs>
            <w:spacing w:line="276" w:lineRule="auto"/>
            <w:ind w:left="851" w:hanging="425"/>
            <w:jc w:val="both"/>
          </w:pPr>
        </w:pPrChange>
      </w:pPr>
      <w:r w:rsidRPr="00922713">
        <w:rPr>
          <w:rFonts w:ascii="Arial" w:hAnsi="Arial" w:cs="Arial"/>
          <w:sz w:val="22"/>
          <w:szCs w:val="22"/>
          <w:lang w:val="fi-FI"/>
          <w:rPrChange w:id="917" w:author="Syahrani Rachmawati Sadino" w:date="2025-01-31T14:35:00Z">
            <w:rPr>
              <w:rFonts w:asciiTheme="minorBidi" w:hAnsiTheme="minorBidi" w:cstheme="minorBidi"/>
              <w:sz w:val="22"/>
              <w:szCs w:val="22"/>
              <w:lang w:val="fi-FI"/>
            </w:rPr>
          </w:rPrChange>
        </w:rPr>
        <w:t>Kata yang menyatakan kata ganti orang dapat mencakup kata ganti benda, termasuk perseorangan, perusahaan, kemitraan, asosiasi, bentuk kerjasama lainnya, pemerintahan dan badan-badan pemerintah</w:t>
      </w:r>
      <w:r w:rsidR="005D130D" w:rsidRPr="00922713">
        <w:rPr>
          <w:rFonts w:ascii="Arial" w:hAnsi="Arial" w:cs="Arial"/>
          <w:sz w:val="22"/>
          <w:szCs w:val="22"/>
          <w:lang w:val="fi-FI"/>
          <w:rPrChange w:id="918" w:author="Syahrani Rachmawati Sadino" w:date="2025-01-31T14:35:00Z">
            <w:rPr>
              <w:rFonts w:asciiTheme="minorBidi" w:hAnsiTheme="minorBidi" w:cstheme="minorBidi"/>
              <w:sz w:val="22"/>
              <w:szCs w:val="22"/>
              <w:lang w:val="fi-FI"/>
            </w:rPr>
          </w:rPrChange>
        </w:rPr>
        <w:t>.</w:t>
      </w:r>
    </w:p>
    <w:p w14:paraId="73EBBEBC" w14:textId="77777777" w:rsidR="001828D9" w:rsidRPr="00922713" w:rsidRDefault="00F44EF9">
      <w:pPr>
        <w:numPr>
          <w:ilvl w:val="0"/>
          <w:numId w:val="14"/>
        </w:numPr>
        <w:tabs>
          <w:tab w:val="clear" w:pos="720"/>
        </w:tabs>
        <w:spacing w:line="276" w:lineRule="auto"/>
        <w:ind w:left="851" w:hanging="425"/>
        <w:jc w:val="both"/>
        <w:rPr>
          <w:rFonts w:ascii="Arial" w:hAnsi="Arial" w:cs="Arial"/>
          <w:sz w:val="22"/>
          <w:szCs w:val="22"/>
          <w:lang w:val="fi-FI"/>
          <w:rPrChange w:id="919" w:author="Syahrani Rachmawati Sadino" w:date="2025-01-31T14:35:00Z">
            <w:rPr>
              <w:rFonts w:asciiTheme="minorBidi" w:hAnsiTheme="minorBidi" w:cstheme="minorBidi"/>
              <w:sz w:val="22"/>
              <w:szCs w:val="22"/>
              <w:lang w:val="fi-FI"/>
            </w:rPr>
          </w:rPrChange>
        </w:rPr>
        <w:pPrChange w:id="920" w:author="Syahrani Rachmawati Sadino" w:date="2025-01-31T15:00:00Z">
          <w:pPr>
            <w:numPr>
              <w:numId w:val="14"/>
            </w:numPr>
            <w:tabs>
              <w:tab w:val="num" w:pos="720"/>
            </w:tabs>
            <w:spacing w:line="276" w:lineRule="auto"/>
            <w:ind w:left="851" w:hanging="425"/>
            <w:jc w:val="both"/>
          </w:pPr>
        </w:pPrChange>
      </w:pPr>
      <w:r w:rsidRPr="00922713">
        <w:rPr>
          <w:rFonts w:ascii="Arial" w:hAnsi="Arial" w:cs="Arial"/>
          <w:sz w:val="22"/>
          <w:szCs w:val="22"/>
          <w:lang w:val="fi-FI"/>
          <w:rPrChange w:id="921" w:author="Syahrani Rachmawati Sadino" w:date="2025-01-31T14:35:00Z">
            <w:rPr>
              <w:rFonts w:asciiTheme="minorBidi" w:hAnsiTheme="minorBidi" w:cstheme="minorBidi"/>
              <w:sz w:val="22"/>
              <w:szCs w:val="22"/>
              <w:lang w:val="fi-FI"/>
            </w:rPr>
          </w:rPrChange>
        </w:rPr>
        <w:t>Setiap dan semua lampiran yang disebut dan dilampirkan pada Perjanjian ini, merupakan satu kesatuan dan bagian yang tidak terpisahkan dari Perjanjian ini</w:t>
      </w:r>
      <w:r w:rsidRPr="00922713">
        <w:rPr>
          <w:rFonts w:ascii="Arial" w:hAnsi="Arial" w:cs="Arial"/>
          <w:sz w:val="22"/>
          <w:szCs w:val="22"/>
          <w:lang w:val="id-ID"/>
          <w:rPrChange w:id="922" w:author="Syahrani Rachmawati Sadino" w:date="2025-01-31T14:35:00Z">
            <w:rPr>
              <w:rFonts w:asciiTheme="minorBidi" w:hAnsiTheme="minorBidi" w:cstheme="minorBidi"/>
              <w:sz w:val="22"/>
              <w:szCs w:val="22"/>
              <w:lang w:val="id-ID"/>
            </w:rPr>
          </w:rPrChange>
        </w:rPr>
        <w:t>.</w:t>
      </w:r>
      <w:r w:rsidR="001828D9" w:rsidRPr="00922713">
        <w:rPr>
          <w:rFonts w:ascii="Arial" w:hAnsi="Arial" w:cs="Arial"/>
          <w:sz w:val="22"/>
          <w:szCs w:val="22"/>
          <w:lang w:val="fi-FI"/>
          <w:rPrChange w:id="923" w:author="Syahrani Rachmawati Sadino" w:date="2025-01-31T14:35:00Z">
            <w:rPr>
              <w:rFonts w:asciiTheme="minorBidi" w:hAnsiTheme="minorBidi" w:cstheme="minorBidi"/>
              <w:sz w:val="22"/>
              <w:szCs w:val="22"/>
              <w:lang w:val="fi-FI"/>
            </w:rPr>
          </w:rPrChange>
        </w:rPr>
        <w:t xml:space="preserve"> </w:t>
      </w:r>
    </w:p>
    <w:p w14:paraId="360115CD" w14:textId="77777777" w:rsidR="001828D9" w:rsidRPr="00922713" w:rsidRDefault="001828D9">
      <w:pPr>
        <w:spacing w:line="276" w:lineRule="auto"/>
        <w:jc w:val="center"/>
        <w:rPr>
          <w:rFonts w:ascii="Arial" w:hAnsi="Arial" w:cs="Arial"/>
          <w:b/>
          <w:bCs/>
          <w:sz w:val="22"/>
          <w:szCs w:val="22"/>
          <w:lang w:val="sv-SE"/>
          <w:rPrChange w:id="924" w:author="Syahrani Rachmawati Sadino" w:date="2025-01-31T14:35:00Z">
            <w:rPr>
              <w:rFonts w:asciiTheme="minorBidi" w:hAnsiTheme="minorBidi" w:cstheme="minorBidi"/>
              <w:b/>
              <w:bCs/>
              <w:sz w:val="22"/>
              <w:szCs w:val="22"/>
              <w:lang w:val="sv-SE"/>
            </w:rPr>
          </w:rPrChange>
        </w:rPr>
      </w:pPr>
    </w:p>
    <w:p w14:paraId="35D99F06" w14:textId="77777777" w:rsidR="00125728" w:rsidRDefault="00125728">
      <w:pPr>
        <w:rPr>
          <w:ins w:id="925" w:author="Syahrani Rachmawati Sadino" w:date="2025-01-31T16:28:00Z"/>
          <w:rFonts w:ascii="Arial" w:hAnsi="Arial" w:cs="Arial"/>
          <w:b/>
          <w:bCs/>
          <w:sz w:val="22"/>
          <w:szCs w:val="22"/>
          <w:lang w:val="fi-FI"/>
        </w:rPr>
      </w:pPr>
      <w:ins w:id="926" w:author="Syahrani Rachmawati Sadino" w:date="2025-01-31T16:28:00Z">
        <w:r>
          <w:rPr>
            <w:rFonts w:ascii="Arial" w:hAnsi="Arial" w:cs="Arial"/>
            <w:b/>
            <w:bCs/>
            <w:sz w:val="22"/>
            <w:szCs w:val="22"/>
            <w:lang w:val="fi-FI"/>
          </w:rPr>
          <w:br w:type="page"/>
        </w:r>
      </w:ins>
    </w:p>
    <w:p w14:paraId="51354740" w14:textId="760EEE51" w:rsidR="001828D9" w:rsidRPr="00922713" w:rsidRDefault="001828D9">
      <w:pPr>
        <w:spacing w:line="276" w:lineRule="auto"/>
        <w:jc w:val="center"/>
        <w:rPr>
          <w:rFonts w:ascii="Arial" w:hAnsi="Arial" w:cs="Arial"/>
          <w:b/>
          <w:bCs/>
          <w:sz w:val="22"/>
          <w:szCs w:val="22"/>
          <w:lang w:val="fi-FI"/>
          <w:rPrChange w:id="927" w:author="Syahrani Rachmawati Sadino" w:date="2025-01-31T14:35:00Z">
            <w:rPr>
              <w:rFonts w:asciiTheme="minorBidi" w:hAnsiTheme="minorBidi" w:cstheme="minorBidi"/>
              <w:b/>
              <w:bCs/>
              <w:sz w:val="22"/>
              <w:szCs w:val="22"/>
              <w:lang w:val="fi-FI"/>
            </w:rPr>
          </w:rPrChange>
        </w:rPr>
      </w:pPr>
      <w:r w:rsidRPr="00922713">
        <w:rPr>
          <w:rFonts w:ascii="Arial" w:hAnsi="Arial" w:cs="Arial"/>
          <w:b/>
          <w:bCs/>
          <w:sz w:val="22"/>
          <w:szCs w:val="22"/>
          <w:lang w:val="fi-FI"/>
          <w:rPrChange w:id="928" w:author="Syahrani Rachmawati Sadino" w:date="2025-01-31T14:35:00Z">
            <w:rPr>
              <w:rFonts w:asciiTheme="minorBidi" w:hAnsiTheme="minorBidi" w:cstheme="minorBidi"/>
              <w:b/>
              <w:bCs/>
              <w:sz w:val="22"/>
              <w:szCs w:val="22"/>
              <w:lang w:val="fi-FI"/>
            </w:rPr>
          </w:rPrChange>
        </w:rPr>
        <w:lastRenderedPageBreak/>
        <w:t>PASAL 2</w:t>
      </w:r>
    </w:p>
    <w:p w14:paraId="03FB3A72" w14:textId="77777777" w:rsidR="001828D9" w:rsidRPr="00922713" w:rsidRDefault="001828D9">
      <w:pPr>
        <w:spacing w:line="276" w:lineRule="auto"/>
        <w:jc w:val="center"/>
        <w:rPr>
          <w:rFonts w:ascii="Arial" w:hAnsi="Arial" w:cs="Arial"/>
          <w:b/>
          <w:bCs/>
          <w:sz w:val="22"/>
          <w:szCs w:val="22"/>
          <w:lang w:val="fi-FI"/>
          <w:rPrChange w:id="929" w:author="Syahrani Rachmawati Sadino" w:date="2025-01-31T14:35:00Z">
            <w:rPr>
              <w:rFonts w:asciiTheme="minorBidi" w:hAnsiTheme="minorBidi" w:cstheme="minorBidi"/>
              <w:b/>
              <w:bCs/>
              <w:sz w:val="22"/>
              <w:szCs w:val="22"/>
              <w:lang w:val="fi-FI"/>
            </w:rPr>
          </w:rPrChange>
        </w:rPr>
      </w:pPr>
      <w:r w:rsidRPr="00922713">
        <w:rPr>
          <w:rFonts w:ascii="Arial" w:hAnsi="Arial" w:cs="Arial"/>
          <w:b/>
          <w:bCs/>
          <w:sz w:val="22"/>
          <w:szCs w:val="22"/>
          <w:lang w:val="fi-FI"/>
          <w:rPrChange w:id="930" w:author="Syahrani Rachmawati Sadino" w:date="2025-01-31T14:35:00Z">
            <w:rPr>
              <w:rFonts w:asciiTheme="minorBidi" w:hAnsiTheme="minorBidi" w:cstheme="minorBidi"/>
              <w:b/>
              <w:bCs/>
              <w:sz w:val="22"/>
              <w:szCs w:val="22"/>
              <w:lang w:val="fi-FI"/>
            </w:rPr>
          </w:rPrChange>
        </w:rPr>
        <w:t>MAKSUD DAN TUJUAN</w:t>
      </w:r>
    </w:p>
    <w:p w14:paraId="57FDD2DF" w14:textId="77777777" w:rsidR="001828D9" w:rsidRPr="00922713" w:rsidRDefault="001828D9">
      <w:pPr>
        <w:spacing w:line="276" w:lineRule="auto"/>
        <w:jc w:val="both"/>
        <w:rPr>
          <w:rFonts w:ascii="Arial" w:hAnsi="Arial" w:cs="Arial"/>
          <w:bCs/>
          <w:sz w:val="22"/>
          <w:szCs w:val="22"/>
          <w:lang w:val="fi-FI"/>
          <w:rPrChange w:id="931" w:author="Syahrani Rachmawati Sadino" w:date="2025-01-31T14:35:00Z">
            <w:rPr>
              <w:rFonts w:asciiTheme="minorBidi" w:hAnsiTheme="minorBidi" w:cstheme="minorBidi"/>
              <w:bCs/>
              <w:sz w:val="22"/>
              <w:szCs w:val="22"/>
              <w:lang w:val="fi-FI"/>
            </w:rPr>
          </w:rPrChange>
        </w:rPr>
      </w:pPr>
    </w:p>
    <w:p w14:paraId="5AA50E97" w14:textId="34643AEB" w:rsidR="004762BC" w:rsidRPr="00922713" w:rsidRDefault="00A20015">
      <w:pPr>
        <w:pStyle w:val="ListParagraph"/>
        <w:numPr>
          <w:ilvl w:val="0"/>
          <w:numId w:val="32"/>
        </w:numPr>
        <w:spacing w:line="276" w:lineRule="auto"/>
        <w:ind w:left="426" w:hanging="426"/>
        <w:rPr>
          <w:rFonts w:ascii="Arial" w:hAnsi="Arial" w:cs="Arial"/>
          <w:bCs/>
          <w:sz w:val="22"/>
          <w:szCs w:val="22"/>
          <w:lang w:val="fi-FI"/>
          <w:rPrChange w:id="932" w:author="Syahrani Rachmawati Sadino" w:date="2025-01-31T14:35:00Z">
            <w:rPr>
              <w:rFonts w:asciiTheme="minorBidi" w:hAnsiTheme="minorBidi" w:cstheme="minorBidi"/>
              <w:bCs/>
              <w:sz w:val="22"/>
              <w:szCs w:val="22"/>
              <w:lang w:val="fi-FI"/>
            </w:rPr>
          </w:rPrChange>
        </w:rPr>
      </w:pPr>
      <w:r w:rsidRPr="00922713">
        <w:rPr>
          <w:rFonts w:ascii="Arial" w:hAnsi="Arial" w:cs="Arial"/>
          <w:b/>
          <w:bCs/>
          <w:sz w:val="22"/>
          <w:szCs w:val="22"/>
          <w:lang w:val="fi-FI"/>
          <w:rPrChange w:id="933" w:author="Syahrani Rachmawati Sadino" w:date="2025-01-31T14:35:00Z">
            <w:rPr>
              <w:rFonts w:asciiTheme="minorBidi" w:hAnsiTheme="minorBidi" w:cstheme="minorBidi"/>
              <w:b/>
              <w:bCs/>
              <w:sz w:val="22"/>
              <w:szCs w:val="22"/>
              <w:lang w:val="fi-FI"/>
            </w:rPr>
          </w:rPrChange>
        </w:rPr>
        <w:t>PARA</w:t>
      </w:r>
      <w:r w:rsidR="00256618" w:rsidRPr="00922713">
        <w:rPr>
          <w:rFonts w:ascii="Arial" w:hAnsi="Arial" w:cs="Arial"/>
          <w:b/>
          <w:bCs/>
          <w:sz w:val="22"/>
          <w:szCs w:val="22"/>
          <w:lang w:val="fi-FI"/>
          <w:rPrChange w:id="934" w:author="Syahrani Rachmawati Sadino" w:date="2025-01-31T14:35:00Z">
            <w:rPr>
              <w:rFonts w:asciiTheme="minorBidi" w:hAnsiTheme="minorBidi" w:cstheme="minorBidi"/>
              <w:b/>
              <w:bCs/>
              <w:sz w:val="22"/>
              <w:szCs w:val="22"/>
              <w:lang w:val="fi-FI"/>
            </w:rPr>
          </w:rPrChange>
        </w:rPr>
        <w:t xml:space="preserve"> PIHAK</w:t>
      </w:r>
      <w:r w:rsidR="001828D9" w:rsidRPr="00922713">
        <w:rPr>
          <w:rFonts w:ascii="Arial" w:hAnsi="Arial" w:cs="Arial"/>
          <w:bCs/>
          <w:sz w:val="22"/>
          <w:szCs w:val="22"/>
          <w:lang w:val="fi-FI"/>
          <w:rPrChange w:id="935" w:author="Syahrani Rachmawati Sadino" w:date="2025-01-31T14:35:00Z">
            <w:rPr>
              <w:rFonts w:asciiTheme="minorBidi" w:hAnsiTheme="minorBidi" w:cstheme="minorBidi"/>
              <w:bCs/>
              <w:sz w:val="22"/>
              <w:szCs w:val="22"/>
              <w:lang w:val="fi-FI"/>
            </w:rPr>
          </w:rPrChange>
        </w:rPr>
        <w:t xml:space="preserve"> sepakat untuk saling bekerja sama dalam penyediaan pelayanan kesehatan kepada </w:t>
      </w:r>
      <w:r w:rsidR="00F64A61" w:rsidRPr="00922713">
        <w:rPr>
          <w:rFonts w:ascii="Arial" w:hAnsi="Arial" w:cs="Arial"/>
          <w:bCs/>
          <w:sz w:val="22"/>
          <w:szCs w:val="22"/>
          <w:lang w:val="fi-FI"/>
          <w:rPrChange w:id="936" w:author="Syahrani Rachmawati Sadino" w:date="2025-01-31T14:35:00Z">
            <w:rPr>
              <w:rFonts w:asciiTheme="minorBidi" w:hAnsiTheme="minorBidi" w:cstheme="minorBidi"/>
              <w:bCs/>
              <w:sz w:val="22"/>
              <w:szCs w:val="22"/>
              <w:lang w:val="fi-FI"/>
            </w:rPr>
          </w:rPrChange>
        </w:rPr>
        <w:t xml:space="preserve">Pemegang Polis dan </w:t>
      </w:r>
      <w:r w:rsidR="001828D9" w:rsidRPr="00922713">
        <w:rPr>
          <w:rFonts w:ascii="Arial" w:hAnsi="Arial" w:cs="Arial"/>
          <w:bCs/>
          <w:sz w:val="22"/>
          <w:szCs w:val="22"/>
          <w:lang w:val="fi-FI"/>
          <w:rPrChange w:id="937" w:author="Syahrani Rachmawati Sadino" w:date="2025-01-31T14:35:00Z">
            <w:rPr>
              <w:rFonts w:asciiTheme="minorBidi" w:hAnsiTheme="minorBidi" w:cstheme="minorBidi"/>
              <w:bCs/>
              <w:sz w:val="22"/>
              <w:szCs w:val="22"/>
              <w:lang w:val="fi-FI"/>
            </w:rPr>
          </w:rPrChange>
        </w:rPr>
        <w:t>Peserta dengan syarat dan ketentuan yang diatur dalam Perjanjian ini.</w:t>
      </w:r>
    </w:p>
    <w:p w14:paraId="1A2B1C5C" w14:textId="682C92E7" w:rsidR="001828D9" w:rsidRPr="00922713" w:rsidRDefault="00A20015">
      <w:pPr>
        <w:pStyle w:val="ListParagraph"/>
        <w:numPr>
          <w:ilvl w:val="0"/>
          <w:numId w:val="32"/>
        </w:numPr>
        <w:spacing w:line="276" w:lineRule="auto"/>
        <w:ind w:left="426" w:hanging="426"/>
        <w:rPr>
          <w:rFonts w:ascii="Arial" w:hAnsi="Arial" w:cs="Arial"/>
          <w:bCs/>
          <w:sz w:val="22"/>
          <w:szCs w:val="22"/>
          <w:lang w:val="fi-FI"/>
          <w:rPrChange w:id="938" w:author="Syahrani Rachmawati Sadino" w:date="2025-01-31T14:35:00Z">
            <w:rPr>
              <w:rFonts w:asciiTheme="minorBidi" w:hAnsiTheme="minorBidi" w:cstheme="minorBidi"/>
              <w:bCs/>
              <w:sz w:val="22"/>
              <w:szCs w:val="22"/>
              <w:lang w:val="fi-FI"/>
            </w:rPr>
          </w:rPrChange>
        </w:rPr>
      </w:pPr>
      <w:r w:rsidRPr="00922713">
        <w:rPr>
          <w:rFonts w:ascii="Arial" w:hAnsi="Arial" w:cs="Arial"/>
          <w:b/>
          <w:bCs/>
          <w:sz w:val="22"/>
          <w:szCs w:val="22"/>
          <w:lang w:val="fi-FI"/>
          <w:rPrChange w:id="939" w:author="Syahrani Rachmawati Sadino" w:date="2025-01-31T14:35:00Z">
            <w:rPr>
              <w:rFonts w:asciiTheme="minorBidi" w:hAnsiTheme="minorBidi" w:cstheme="minorBidi"/>
              <w:b/>
              <w:bCs/>
              <w:sz w:val="22"/>
              <w:szCs w:val="22"/>
              <w:lang w:val="fi-FI"/>
            </w:rPr>
          </w:rPrChange>
        </w:rPr>
        <w:t>P</w:t>
      </w:r>
      <w:r w:rsidR="00256618" w:rsidRPr="00922713">
        <w:rPr>
          <w:rFonts w:ascii="Arial" w:hAnsi="Arial" w:cs="Arial"/>
          <w:b/>
          <w:bCs/>
          <w:sz w:val="22"/>
          <w:szCs w:val="22"/>
          <w:lang w:val="fi-FI"/>
          <w:rPrChange w:id="940" w:author="Syahrani Rachmawati Sadino" w:date="2025-01-31T14:35:00Z">
            <w:rPr>
              <w:rFonts w:asciiTheme="minorBidi" w:hAnsiTheme="minorBidi" w:cstheme="minorBidi"/>
              <w:b/>
              <w:bCs/>
              <w:sz w:val="22"/>
              <w:szCs w:val="22"/>
              <w:lang w:val="fi-FI"/>
            </w:rPr>
          </w:rPrChange>
        </w:rPr>
        <w:t>ARA</w:t>
      </w:r>
      <w:r w:rsidRPr="00922713">
        <w:rPr>
          <w:rFonts w:ascii="Arial" w:hAnsi="Arial" w:cs="Arial"/>
          <w:b/>
          <w:bCs/>
          <w:sz w:val="22"/>
          <w:szCs w:val="22"/>
          <w:lang w:val="fi-FI"/>
          <w:rPrChange w:id="941" w:author="Syahrani Rachmawati Sadino" w:date="2025-01-31T14:35:00Z">
            <w:rPr>
              <w:rFonts w:asciiTheme="minorBidi" w:hAnsiTheme="minorBidi" w:cstheme="minorBidi"/>
              <w:b/>
              <w:bCs/>
              <w:sz w:val="22"/>
              <w:szCs w:val="22"/>
              <w:lang w:val="fi-FI"/>
            </w:rPr>
          </w:rPrChange>
        </w:rPr>
        <w:t xml:space="preserve"> PIHAK</w:t>
      </w:r>
      <w:r w:rsidR="001828D9" w:rsidRPr="00922713">
        <w:rPr>
          <w:rFonts w:ascii="Arial" w:hAnsi="Arial" w:cs="Arial"/>
          <w:bCs/>
          <w:sz w:val="22"/>
          <w:szCs w:val="22"/>
          <w:lang w:val="fi-FI"/>
          <w:rPrChange w:id="942" w:author="Syahrani Rachmawati Sadino" w:date="2025-01-31T14:35:00Z">
            <w:rPr>
              <w:rFonts w:asciiTheme="minorBidi" w:hAnsiTheme="minorBidi" w:cstheme="minorBidi"/>
              <w:bCs/>
              <w:sz w:val="22"/>
              <w:szCs w:val="22"/>
              <w:lang w:val="fi-FI"/>
            </w:rPr>
          </w:rPrChange>
        </w:rPr>
        <w:t xml:space="preserve"> sepakat bahwa Perjanjian ini menjadi dasar dan acuan dalam pelaksanaan pelayanan kesehatan yang diberikan oleh </w:t>
      </w:r>
      <w:r w:rsidR="001828D9" w:rsidRPr="00922713">
        <w:rPr>
          <w:rFonts w:ascii="Arial" w:hAnsi="Arial" w:cs="Arial"/>
          <w:b/>
          <w:bCs/>
          <w:sz w:val="22"/>
          <w:szCs w:val="22"/>
          <w:lang w:val="fi-FI"/>
          <w:rPrChange w:id="943" w:author="Syahrani Rachmawati Sadino" w:date="2025-01-31T14:35:00Z">
            <w:rPr>
              <w:rFonts w:asciiTheme="minorBidi" w:hAnsiTheme="minorBidi" w:cstheme="minorBidi"/>
              <w:b/>
              <w:bCs/>
              <w:sz w:val="22"/>
              <w:szCs w:val="22"/>
              <w:lang w:val="fi-FI"/>
            </w:rPr>
          </w:rPrChange>
        </w:rPr>
        <w:t>PIHAK KEDUA</w:t>
      </w:r>
      <w:r w:rsidR="001828D9" w:rsidRPr="00922713">
        <w:rPr>
          <w:rFonts w:ascii="Arial" w:hAnsi="Arial" w:cs="Arial"/>
          <w:bCs/>
          <w:sz w:val="22"/>
          <w:szCs w:val="22"/>
          <w:lang w:val="fi-FI"/>
          <w:rPrChange w:id="944" w:author="Syahrani Rachmawati Sadino" w:date="2025-01-31T14:35:00Z">
            <w:rPr>
              <w:rFonts w:asciiTheme="minorBidi" w:hAnsiTheme="minorBidi" w:cstheme="minorBidi"/>
              <w:bCs/>
              <w:sz w:val="22"/>
              <w:szCs w:val="22"/>
              <w:lang w:val="fi-FI"/>
            </w:rPr>
          </w:rPrChange>
        </w:rPr>
        <w:t xml:space="preserve"> kepada Peserta</w:t>
      </w:r>
      <w:r w:rsidR="003F2D47" w:rsidRPr="00922713">
        <w:rPr>
          <w:rFonts w:ascii="Arial" w:hAnsi="Arial" w:cs="Arial"/>
          <w:bCs/>
          <w:sz w:val="22"/>
          <w:szCs w:val="22"/>
          <w:lang w:val="fi-FI"/>
          <w:rPrChange w:id="945" w:author="Syahrani Rachmawati Sadino" w:date="2025-01-31T14:35:00Z">
            <w:rPr>
              <w:rFonts w:asciiTheme="minorBidi" w:hAnsiTheme="minorBidi" w:cstheme="minorBidi"/>
              <w:bCs/>
              <w:sz w:val="22"/>
              <w:szCs w:val="22"/>
              <w:lang w:val="fi-FI"/>
            </w:rPr>
          </w:rPrChange>
        </w:rPr>
        <w:t>.</w:t>
      </w:r>
    </w:p>
    <w:p w14:paraId="28591318" w14:textId="77777777" w:rsidR="00FB4D60" w:rsidRPr="00922713" w:rsidRDefault="00FB4D60">
      <w:pPr>
        <w:spacing w:line="276" w:lineRule="auto"/>
        <w:rPr>
          <w:rFonts w:ascii="Arial" w:hAnsi="Arial" w:cs="Arial"/>
          <w:b/>
          <w:sz w:val="22"/>
          <w:szCs w:val="22"/>
          <w:lang w:val="fi-FI"/>
          <w:rPrChange w:id="946" w:author="Syahrani Rachmawati Sadino" w:date="2025-01-31T14:35:00Z">
            <w:rPr>
              <w:rFonts w:asciiTheme="minorBidi" w:hAnsiTheme="minorBidi" w:cstheme="minorBidi"/>
              <w:b/>
              <w:sz w:val="22"/>
              <w:szCs w:val="22"/>
              <w:lang w:val="fi-FI"/>
            </w:rPr>
          </w:rPrChange>
        </w:rPr>
      </w:pPr>
    </w:p>
    <w:p w14:paraId="7C3E57FC" w14:textId="77777777" w:rsidR="001828D9" w:rsidRPr="00922713" w:rsidRDefault="001828D9">
      <w:pPr>
        <w:spacing w:line="276" w:lineRule="auto"/>
        <w:jc w:val="center"/>
        <w:rPr>
          <w:rFonts w:ascii="Arial" w:hAnsi="Arial" w:cs="Arial"/>
          <w:b/>
          <w:sz w:val="22"/>
          <w:szCs w:val="22"/>
          <w:rPrChange w:id="947" w:author="Syahrani Rachmawati Sadino" w:date="2025-01-31T14:35:00Z">
            <w:rPr>
              <w:rFonts w:asciiTheme="minorBidi" w:hAnsiTheme="minorBidi" w:cstheme="minorBidi"/>
              <w:b/>
              <w:sz w:val="22"/>
              <w:szCs w:val="22"/>
            </w:rPr>
          </w:rPrChange>
        </w:rPr>
      </w:pPr>
      <w:r w:rsidRPr="00922713">
        <w:rPr>
          <w:rFonts w:ascii="Arial" w:hAnsi="Arial" w:cs="Arial"/>
          <w:b/>
          <w:sz w:val="22"/>
          <w:szCs w:val="22"/>
          <w:rPrChange w:id="948" w:author="Syahrani Rachmawati Sadino" w:date="2025-01-31T14:35:00Z">
            <w:rPr>
              <w:rFonts w:asciiTheme="minorBidi" w:hAnsiTheme="minorBidi" w:cstheme="minorBidi"/>
              <w:b/>
              <w:sz w:val="22"/>
              <w:szCs w:val="22"/>
            </w:rPr>
          </w:rPrChange>
        </w:rPr>
        <w:t>PASAL 3</w:t>
      </w:r>
    </w:p>
    <w:p w14:paraId="7EC24E56" w14:textId="77777777" w:rsidR="001828D9" w:rsidRPr="00922713" w:rsidRDefault="001828D9">
      <w:pPr>
        <w:spacing w:line="276" w:lineRule="auto"/>
        <w:jc w:val="center"/>
        <w:rPr>
          <w:rFonts w:ascii="Arial" w:hAnsi="Arial" w:cs="Arial"/>
          <w:b/>
          <w:sz w:val="22"/>
          <w:szCs w:val="22"/>
          <w:rPrChange w:id="949" w:author="Syahrani Rachmawati Sadino" w:date="2025-01-31T14:35:00Z">
            <w:rPr>
              <w:rFonts w:asciiTheme="minorBidi" w:hAnsiTheme="minorBidi" w:cstheme="minorBidi"/>
              <w:b/>
              <w:sz w:val="22"/>
              <w:szCs w:val="22"/>
            </w:rPr>
          </w:rPrChange>
        </w:rPr>
      </w:pPr>
      <w:r w:rsidRPr="00922713">
        <w:rPr>
          <w:rFonts w:ascii="Arial" w:hAnsi="Arial" w:cs="Arial"/>
          <w:b/>
          <w:sz w:val="22"/>
          <w:szCs w:val="22"/>
          <w:rPrChange w:id="950" w:author="Syahrani Rachmawati Sadino" w:date="2025-01-31T14:35:00Z">
            <w:rPr>
              <w:rFonts w:asciiTheme="minorBidi" w:hAnsiTheme="minorBidi" w:cstheme="minorBidi"/>
              <w:b/>
              <w:sz w:val="22"/>
              <w:szCs w:val="22"/>
            </w:rPr>
          </w:rPrChange>
        </w:rPr>
        <w:t>RUANG LINGKUP DAN PROSEDUR PELAYANAN</w:t>
      </w:r>
    </w:p>
    <w:p w14:paraId="7F4439BE" w14:textId="77777777" w:rsidR="001828D9" w:rsidRPr="00922713" w:rsidRDefault="001828D9">
      <w:pPr>
        <w:spacing w:line="276" w:lineRule="auto"/>
        <w:jc w:val="center"/>
        <w:rPr>
          <w:rFonts w:ascii="Arial" w:hAnsi="Arial" w:cs="Arial"/>
          <w:b/>
          <w:sz w:val="22"/>
          <w:szCs w:val="22"/>
          <w:rPrChange w:id="951" w:author="Syahrani Rachmawati Sadino" w:date="2025-01-31T14:35:00Z">
            <w:rPr>
              <w:rFonts w:asciiTheme="minorBidi" w:hAnsiTheme="minorBidi" w:cstheme="minorBidi"/>
              <w:b/>
              <w:sz w:val="22"/>
              <w:szCs w:val="22"/>
            </w:rPr>
          </w:rPrChange>
        </w:rPr>
      </w:pPr>
    </w:p>
    <w:p w14:paraId="77681BA4" w14:textId="71622FDF" w:rsidR="001828D9" w:rsidRPr="00922713" w:rsidDel="00922713" w:rsidRDefault="001828D9">
      <w:pPr>
        <w:pStyle w:val="BodyText"/>
        <w:numPr>
          <w:ilvl w:val="0"/>
          <w:numId w:val="0"/>
        </w:numPr>
        <w:spacing w:after="0" w:line="276" w:lineRule="auto"/>
        <w:rPr>
          <w:del w:id="952" w:author="Syahrani Rachmawati Sadino" w:date="2025-01-31T14:35:00Z"/>
          <w:rFonts w:ascii="Arial" w:hAnsi="Arial" w:cs="Arial"/>
          <w:sz w:val="22"/>
          <w:szCs w:val="22"/>
          <w:lang w:val="sv-SE"/>
          <w:rPrChange w:id="953" w:author="Syahrani Rachmawati Sadino" w:date="2025-01-31T14:35:00Z">
            <w:rPr>
              <w:del w:id="954" w:author="Syahrani Rachmawati Sadino" w:date="2025-01-31T14:35:00Z"/>
              <w:rFonts w:asciiTheme="minorBidi" w:hAnsiTheme="minorBidi" w:cstheme="minorBidi"/>
              <w:sz w:val="22"/>
              <w:szCs w:val="22"/>
              <w:lang w:val="sv-SE"/>
            </w:rPr>
          </w:rPrChange>
        </w:rPr>
      </w:pPr>
      <w:r w:rsidRPr="00922713">
        <w:rPr>
          <w:rFonts w:ascii="Arial" w:hAnsi="Arial" w:cs="Arial"/>
          <w:sz w:val="22"/>
          <w:szCs w:val="22"/>
          <w:lang w:val="sv-SE"/>
          <w:rPrChange w:id="955" w:author="Syahrani Rachmawati Sadino" w:date="2025-01-31T14:35:00Z">
            <w:rPr>
              <w:rFonts w:asciiTheme="minorBidi" w:hAnsiTheme="minorBidi" w:cstheme="minorBidi"/>
              <w:sz w:val="22"/>
              <w:szCs w:val="22"/>
              <w:lang w:val="sv-SE"/>
            </w:rPr>
          </w:rPrChange>
        </w:rPr>
        <w:t xml:space="preserve">Ruang lingkup dan Prosedur Pelayanan kepada Peserta </w:t>
      </w:r>
      <w:r w:rsidR="00457E9E" w:rsidRPr="00922713">
        <w:rPr>
          <w:rFonts w:ascii="Arial" w:hAnsi="Arial" w:cs="Arial"/>
          <w:sz w:val="22"/>
          <w:szCs w:val="22"/>
          <w:lang w:val="sv-SE"/>
          <w:rPrChange w:id="956" w:author="Syahrani Rachmawati Sadino" w:date="2025-01-31T14:35:00Z">
            <w:rPr>
              <w:rFonts w:asciiTheme="minorBidi" w:hAnsiTheme="minorBidi" w:cstheme="minorBidi"/>
              <w:sz w:val="22"/>
              <w:szCs w:val="22"/>
              <w:lang w:val="sv-SE"/>
            </w:rPr>
          </w:rPrChange>
        </w:rPr>
        <w:t>BRI Life</w:t>
      </w:r>
      <w:r w:rsidRPr="00922713">
        <w:rPr>
          <w:rFonts w:ascii="Arial" w:hAnsi="Arial" w:cs="Arial"/>
          <w:sz w:val="22"/>
          <w:szCs w:val="22"/>
          <w:lang w:val="sv-SE"/>
          <w:rPrChange w:id="957" w:author="Syahrani Rachmawati Sadino" w:date="2025-01-31T14:35:00Z">
            <w:rPr>
              <w:rFonts w:asciiTheme="minorBidi" w:hAnsiTheme="minorBidi" w:cstheme="minorBidi"/>
              <w:sz w:val="22"/>
              <w:szCs w:val="22"/>
              <w:lang w:val="sv-SE"/>
            </w:rPr>
          </w:rPrChange>
        </w:rPr>
        <w:t xml:space="preserve"> diuraikan dalam </w:t>
      </w:r>
      <w:r w:rsidRPr="00922713">
        <w:rPr>
          <w:rFonts w:ascii="Arial" w:hAnsi="Arial" w:cs="Arial"/>
          <w:b/>
          <w:sz w:val="22"/>
          <w:szCs w:val="22"/>
          <w:lang w:val="sv-SE"/>
          <w:rPrChange w:id="958" w:author="Syahrani Rachmawati Sadino" w:date="2025-01-31T14:35:00Z">
            <w:rPr>
              <w:rFonts w:asciiTheme="minorBidi" w:hAnsiTheme="minorBidi" w:cstheme="minorBidi"/>
              <w:b/>
              <w:sz w:val="22"/>
              <w:szCs w:val="22"/>
              <w:lang w:val="sv-SE"/>
            </w:rPr>
          </w:rPrChange>
        </w:rPr>
        <w:t>Lampiran</w:t>
      </w:r>
      <w:r w:rsidR="00070054" w:rsidRPr="00922713">
        <w:rPr>
          <w:rFonts w:ascii="Arial" w:hAnsi="Arial" w:cs="Arial"/>
          <w:b/>
          <w:sz w:val="22"/>
          <w:szCs w:val="22"/>
          <w:lang w:val="sv-SE"/>
          <w:rPrChange w:id="959" w:author="Syahrani Rachmawati Sadino" w:date="2025-01-31T14:35:00Z">
            <w:rPr>
              <w:rFonts w:asciiTheme="minorBidi" w:hAnsiTheme="minorBidi" w:cstheme="minorBidi"/>
              <w:b/>
              <w:sz w:val="22"/>
              <w:szCs w:val="22"/>
              <w:lang w:val="sv-SE"/>
            </w:rPr>
          </w:rPrChange>
        </w:rPr>
        <w:t xml:space="preserve"> 1</w:t>
      </w:r>
      <w:r w:rsidRPr="00922713">
        <w:rPr>
          <w:rFonts w:ascii="Arial" w:hAnsi="Arial" w:cs="Arial"/>
          <w:b/>
          <w:sz w:val="22"/>
          <w:szCs w:val="22"/>
          <w:lang w:val="sv-SE"/>
          <w:rPrChange w:id="960" w:author="Syahrani Rachmawati Sadino" w:date="2025-01-31T14:35:00Z">
            <w:rPr>
              <w:rFonts w:asciiTheme="minorBidi" w:hAnsiTheme="minorBidi" w:cstheme="minorBidi"/>
              <w:b/>
              <w:sz w:val="22"/>
              <w:szCs w:val="22"/>
              <w:lang w:val="sv-SE"/>
            </w:rPr>
          </w:rPrChange>
        </w:rPr>
        <w:t xml:space="preserve"> </w:t>
      </w:r>
      <w:r w:rsidRPr="00922713">
        <w:rPr>
          <w:rFonts w:ascii="Arial" w:hAnsi="Arial" w:cs="Arial"/>
          <w:sz w:val="22"/>
          <w:szCs w:val="22"/>
          <w:lang w:val="sv-SE"/>
          <w:rPrChange w:id="961" w:author="Syahrani Rachmawati Sadino" w:date="2025-01-31T14:35:00Z">
            <w:rPr>
              <w:rFonts w:asciiTheme="minorBidi" w:hAnsiTheme="minorBidi" w:cstheme="minorBidi"/>
              <w:sz w:val="22"/>
              <w:szCs w:val="22"/>
              <w:lang w:val="sv-SE"/>
            </w:rPr>
          </w:rPrChange>
        </w:rPr>
        <w:t xml:space="preserve">Perjanjian ini. </w:t>
      </w:r>
    </w:p>
    <w:p w14:paraId="4BD3F579" w14:textId="77777777" w:rsidR="0091058F" w:rsidRPr="00922713" w:rsidRDefault="0091058F">
      <w:pPr>
        <w:pStyle w:val="BodyText"/>
        <w:numPr>
          <w:ilvl w:val="0"/>
          <w:numId w:val="0"/>
        </w:numPr>
        <w:spacing w:after="0" w:line="276" w:lineRule="auto"/>
        <w:rPr>
          <w:lang w:val="fi-FI"/>
          <w:rPrChange w:id="962" w:author="Syahrani Rachmawati Sadino" w:date="2025-01-31T14:35:00Z">
            <w:rPr>
              <w:rFonts w:asciiTheme="minorBidi" w:hAnsiTheme="minorBidi" w:cstheme="minorBidi"/>
              <w:b/>
              <w:sz w:val="22"/>
              <w:szCs w:val="22"/>
              <w:lang w:val="fi-FI"/>
            </w:rPr>
          </w:rPrChange>
        </w:rPr>
        <w:pPrChange w:id="963" w:author="Syahrani Rachmawati Sadino" w:date="2025-01-31T15:00:00Z">
          <w:pPr>
            <w:spacing w:line="276" w:lineRule="auto"/>
          </w:pPr>
        </w:pPrChange>
      </w:pPr>
    </w:p>
    <w:p w14:paraId="1D7D0A49" w14:textId="77777777" w:rsidR="001828D9" w:rsidRPr="00922713" w:rsidRDefault="001828D9">
      <w:pPr>
        <w:spacing w:line="276" w:lineRule="auto"/>
        <w:jc w:val="center"/>
        <w:rPr>
          <w:rFonts w:ascii="Arial" w:hAnsi="Arial" w:cs="Arial"/>
          <w:b/>
          <w:sz w:val="22"/>
          <w:szCs w:val="22"/>
          <w:lang w:val="fi-FI"/>
          <w:rPrChange w:id="964" w:author="Syahrani Rachmawati Sadino" w:date="2025-01-31T14:35:00Z">
            <w:rPr>
              <w:rFonts w:asciiTheme="minorBidi" w:hAnsiTheme="minorBidi" w:cstheme="minorBidi"/>
              <w:b/>
              <w:sz w:val="22"/>
              <w:szCs w:val="22"/>
              <w:lang w:val="fi-FI"/>
            </w:rPr>
          </w:rPrChange>
        </w:rPr>
      </w:pPr>
      <w:r w:rsidRPr="00922713">
        <w:rPr>
          <w:rFonts w:ascii="Arial" w:hAnsi="Arial" w:cs="Arial"/>
          <w:b/>
          <w:sz w:val="22"/>
          <w:szCs w:val="22"/>
          <w:lang w:val="fi-FI"/>
          <w:rPrChange w:id="965" w:author="Syahrani Rachmawati Sadino" w:date="2025-01-31T14:35:00Z">
            <w:rPr>
              <w:rFonts w:asciiTheme="minorBidi" w:hAnsiTheme="minorBidi" w:cstheme="minorBidi"/>
              <w:b/>
              <w:sz w:val="22"/>
              <w:szCs w:val="22"/>
              <w:lang w:val="fi-FI"/>
            </w:rPr>
          </w:rPrChange>
        </w:rPr>
        <w:t>PASAL 4</w:t>
      </w:r>
    </w:p>
    <w:p w14:paraId="61005880" w14:textId="77777777" w:rsidR="001828D9" w:rsidRPr="00922713" w:rsidRDefault="001828D9">
      <w:pPr>
        <w:spacing w:line="276" w:lineRule="auto"/>
        <w:jc w:val="center"/>
        <w:rPr>
          <w:rFonts w:ascii="Arial" w:hAnsi="Arial" w:cs="Arial"/>
          <w:b/>
          <w:sz w:val="22"/>
          <w:szCs w:val="22"/>
          <w:lang w:val="fi-FI"/>
          <w:rPrChange w:id="966" w:author="Syahrani Rachmawati Sadino" w:date="2025-01-31T14:35:00Z">
            <w:rPr>
              <w:rFonts w:asciiTheme="minorBidi" w:hAnsiTheme="minorBidi" w:cstheme="minorBidi"/>
              <w:b/>
              <w:sz w:val="22"/>
              <w:szCs w:val="22"/>
              <w:lang w:val="fi-FI"/>
            </w:rPr>
          </w:rPrChange>
        </w:rPr>
      </w:pPr>
      <w:r w:rsidRPr="00922713">
        <w:rPr>
          <w:rFonts w:ascii="Arial" w:hAnsi="Arial" w:cs="Arial"/>
          <w:b/>
          <w:sz w:val="22"/>
          <w:szCs w:val="22"/>
          <w:lang w:val="fi-FI"/>
          <w:rPrChange w:id="967" w:author="Syahrani Rachmawati Sadino" w:date="2025-01-31T14:35:00Z">
            <w:rPr>
              <w:rFonts w:asciiTheme="minorBidi" w:hAnsiTheme="minorBidi" w:cstheme="minorBidi"/>
              <w:b/>
              <w:sz w:val="22"/>
              <w:szCs w:val="22"/>
              <w:lang w:val="fi-FI"/>
            </w:rPr>
          </w:rPrChange>
        </w:rPr>
        <w:t>HAK DAN KEWAJIBAN PIHAK PERTAMA</w:t>
      </w:r>
    </w:p>
    <w:p w14:paraId="6550195D" w14:textId="77777777" w:rsidR="001828D9" w:rsidRPr="00922713" w:rsidRDefault="001828D9">
      <w:pPr>
        <w:spacing w:line="276" w:lineRule="auto"/>
        <w:jc w:val="both"/>
        <w:rPr>
          <w:rFonts w:ascii="Arial" w:hAnsi="Arial" w:cs="Arial"/>
          <w:sz w:val="22"/>
          <w:szCs w:val="22"/>
          <w:lang w:val="fi-FI"/>
          <w:rPrChange w:id="968" w:author="Syahrani Rachmawati Sadino" w:date="2025-01-31T14:35:00Z">
            <w:rPr>
              <w:rFonts w:asciiTheme="minorBidi" w:hAnsiTheme="minorBidi" w:cstheme="minorBidi"/>
              <w:sz w:val="22"/>
              <w:szCs w:val="22"/>
              <w:lang w:val="fi-FI"/>
            </w:rPr>
          </w:rPrChange>
        </w:rPr>
      </w:pPr>
    </w:p>
    <w:p w14:paraId="4CE9F015" w14:textId="77777777" w:rsidR="001828D9" w:rsidRPr="00922713" w:rsidRDefault="001828D9">
      <w:pPr>
        <w:pStyle w:val="BodyText"/>
        <w:numPr>
          <w:ilvl w:val="0"/>
          <w:numId w:val="15"/>
        </w:numPr>
        <w:tabs>
          <w:tab w:val="clear" w:pos="567"/>
        </w:tabs>
        <w:spacing w:after="0" w:line="276" w:lineRule="auto"/>
        <w:ind w:left="426" w:hanging="426"/>
        <w:rPr>
          <w:rFonts w:ascii="Arial" w:hAnsi="Arial" w:cs="Arial"/>
          <w:sz w:val="22"/>
          <w:szCs w:val="22"/>
          <w:lang w:val="fi-FI"/>
          <w:rPrChange w:id="969" w:author="Syahrani Rachmawati Sadino" w:date="2025-01-31T14:35:00Z">
            <w:rPr>
              <w:rFonts w:asciiTheme="minorBidi" w:hAnsiTheme="minorBidi" w:cstheme="minorBidi"/>
              <w:sz w:val="22"/>
              <w:szCs w:val="22"/>
              <w:lang w:val="fi-FI"/>
            </w:rPr>
          </w:rPrChange>
        </w:rPr>
        <w:pPrChange w:id="970" w:author="Syahrani Rachmawati Sadino" w:date="2025-01-31T15:00:00Z">
          <w:pPr>
            <w:pStyle w:val="BodyText"/>
            <w:numPr>
              <w:ilvl w:val="0"/>
              <w:numId w:val="15"/>
            </w:numPr>
            <w:tabs>
              <w:tab w:val="clear" w:pos="4560"/>
              <w:tab w:val="num" w:pos="567"/>
            </w:tabs>
            <w:spacing w:after="0" w:line="276" w:lineRule="auto"/>
            <w:ind w:left="426" w:hanging="426"/>
          </w:pPr>
        </w:pPrChange>
      </w:pPr>
      <w:r w:rsidRPr="00922713">
        <w:rPr>
          <w:rFonts w:ascii="Arial" w:hAnsi="Arial" w:cs="Arial"/>
          <w:sz w:val="22"/>
          <w:szCs w:val="22"/>
          <w:lang w:val="sv-SE"/>
          <w:rPrChange w:id="971" w:author="Syahrani Rachmawati Sadino" w:date="2025-01-31T14:35:00Z">
            <w:rPr>
              <w:rFonts w:asciiTheme="minorBidi" w:hAnsiTheme="minorBidi" w:cstheme="minorBidi"/>
              <w:sz w:val="22"/>
              <w:szCs w:val="22"/>
              <w:lang w:val="sv-SE"/>
            </w:rPr>
          </w:rPrChange>
        </w:rPr>
        <w:t>Tanpa mengesampingkan</w:t>
      </w:r>
      <w:r w:rsidRPr="00922713">
        <w:rPr>
          <w:rFonts w:ascii="Arial" w:hAnsi="Arial" w:cs="Arial"/>
          <w:sz w:val="22"/>
          <w:szCs w:val="22"/>
          <w:lang w:val="fi-FI"/>
          <w:rPrChange w:id="972" w:author="Syahrani Rachmawati Sadino" w:date="2025-01-31T14:35:00Z">
            <w:rPr>
              <w:rFonts w:asciiTheme="minorBidi" w:hAnsiTheme="minorBidi" w:cstheme="minorBidi"/>
              <w:sz w:val="22"/>
              <w:szCs w:val="22"/>
              <w:lang w:val="fi-FI"/>
            </w:rPr>
          </w:rPrChange>
        </w:rPr>
        <w:t xml:space="preserve"> hak </w:t>
      </w:r>
      <w:r w:rsidRPr="00922713">
        <w:rPr>
          <w:rFonts w:ascii="Arial" w:hAnsi="Arial" w:cs="Arial"/>
          <w:b/>
          <w:sz w:val="22"/>
          <w:szCs w:val="22"/>
          <w:lang w:val="fi-FI"/>
          <w:rPrChange w:id="973" w:author="Syahrani Rachmawati Sadino" w:date="2025-01-31T14:35:00Z">
            <w:rPr>
              <w:rFonts w:asciiTheme="minorBidi" w:hAnsiTheme="minorBidi" w:cstheme="minorBidi"/>
              <w:b/>
              <w:sz w:val="22"/>
              <w:szCs w:val="22"/>
              <w:lang w:val="fi-FI"/>
            </w:rPr>
          </w:rPrChange>
        </w:rPr>
        <w:t>PIHAK PERTAMA</w:t>
      </w:r>
      <w:r w:rsidRPr="00922713">
        <w:rPr>
          <w:rFonts w:ascii="Arial" w:hAnsi="Arial" w:cs="Arial"/>
          <w:sz w:val="22"/>
          <w:szCs w:val="22"/>
          <w:lang w:val="fi-FI"/>
          <w:rPrChange w:id="974" w:author="Syahrani Rachmawati Sadino" w:date="2025-01-31T14:35:00Z">
            <w:rPr>
              <w:rFonts w:asciiTheme="minorBidi" w:hAnsiTheme="minorBidi" w:cstheme="minorBidi"/>
              <w:sz w:val="22"/>
              <w:szCs w:val="22"/>
              <w:lang w:val="fi-FI"/>
            </w:rPr>
          </w:rPrChange>
        </w:rPr>
        <w:t xml:space="preserve"> sebagaimana diatur dalam Pasal-pasal lain dalam Perjanjian ini, maka </w:t>
      </w:r>
      <w:r w:rsidRPr="00922713">
        <w:rPr>
          <w:rFonts w:ascii="Arial" w:hAnsi="Arial" w:cs="Arial"/>
          <w:b/>
          <w:sz w:val="22"/>
          <w:szCs w:val="22"/>
          <w:lang w:val="fi-FI"/>
          <w:rPrChange w:id="975" w:author="Syahrani Rachmawati Sadino" w:date="2025-01-31T14:35:00Z">
            <w:rPr>
              <w:rFonts w:asciiTheme="minorBidi" w:hAnsiTheme="minorBidi" w:cstheme="minorBidi"/>
              <w:b/>
              <w:sz w:val="22"/>
              <w:szCs w:val="22"/>
              <w:lang w:val="fi-FI"/>
            </w:rPr>
          </w:rPrChange>
        </w:rPr>
        <w:t>PIHAK PERTAMA</w:t>
      </w:r>
      <w:r w:rsidRPr="00922713">
        <w:rPr>
          <w:rFonts w:ascii="Arial" w:hAnsi="Arial" w:cs="Arial"/>
          <w:sz w:val="22"/>
          <w:szCs w:val="22"/>
          <w:lang w:val="fi-FI"/>
          <w:rPrChange w:id="976" w:author="Syahrani Rachmawati Sadino" w:date="2025-01-31T14:35:00Z">
            <w:rPr>
              <w:rFonts w:asciiTheme="minorBidi" w:hAnsiTheme="minorBidi" w:cstheme="minorBidi"/>
              <w:sz w:val="22"/>
              <w:szCs w:val="22"/>
              <w:lang w:val="fi-FI"/>
            </w:rPr>
          </w:rPrChange>
        </w:rPr>
        <w:t xml:space="preserve"> berhak untuk:</w:t>
      </w:r>
    </w:p>
    <w:p w14:paraId="7A46D905" w14:textId="279A34B3" w:rsidR="008B14A0" w:rsidRPr="00922713" w:rsidRDefault="008B14A0">
      <w:pPr>
        <w:numPr>
          <w:ilvl w:val="0"/>
          <w:numId w:val="2"/>
        </w:numPr>
        <w:tabs>
          <w:tab w:val="clear" w:pos="720"/>
        </w:tabs>
        <w:spacing w:line="276" w:lineRule="auto"/>
        <w:ind w:left="851" w:hanging="425"/>
        <w:jc w:val="both"/>
        <w:rPr>
          <w:rFonts w:ascii="Arial" w:hAnsi="Arial" w:cs="Arial"/>
          <w:sz w:val="22"/>
          <w:szCs w:val="22"/>
          <w:lang w:val="fi-FI"/>
          <w:rPrChange w:id="977" w:author="Syahrani Rachmawati Sadino" w:date="2025-01-31T14:35:00Z">
            <w:rPr>
              <w:rFonts w:asciiTheme="minorBidi" w:hAnsiTheme="minorBidi" w:cstheme="minorBidi"/>
              <w:sz w:val="22"/>
              <w:szCs w:val="22"/>
              <w:lang w:val="fi-FI"/>
            </w:rPr>
          </w:rPrChange>
        </w:rPr>
        <w:pPrChange w:id="978" w:author="Syahrani Rachmawati Sadino" w:date="2025-01-31T15:00:00Z">
          <w:pPr>
            <w:numPr>
              <w:numId w:val="2"/>
            </w:numPr>
            <w:tabs>
              <w:tab w:val="num" w:pos="720"/>
            </w:tabs>
            <w:spacing w:line="276" w:lineRule="auto"/>
            <w:ind w:left="851" w:hanging="425"/>
            <w:jc w:val="both"/>
          </w:pPr>
        </w:pPrChange>
      </w:pPr>
      <w:r w:rsidRPr="00922713">
        <w:rPr>
          <w:rFonts w:ascii="Arial" w:hAnsi="Arial" w:cs="Arial"/>
          <w:sz w:val="22"/>
          <w:szCs w:val="22"/>
          <w:lang w:val="fi-FI"/>
          <w:rPrChange w:id="979" w:author="Syahrani Rachmawati Sadino" w:date="2025-01-31T14:35:00Z">
            <w:rPr>
              <w:rFonts w:asciiTheme="minorBidi" w:hAnsiTheme="minorBidi" w:cstheme="minorBidi"/>
              <w:sz w:val="22"/>
              <w:szCs w:val="22"/>
              <w:lang w:val="fi-FI"/>
            </w:rPr>
          </w:rPrChange>
        </w:rPr>
        <w:t xml:space="preserve">Melihat dan mengakses Status dan/atau resume Rekam Medis dan berkas fisik atas pelayanan Peserta yang dikirimkan kepada </w:t>
      </w:r>
      <w:r w:rsidRPr="00922713">
        <w:rPr>
          <w:rFonts w:ascii="Arial" w:hAnsi="Arial" w:cs="Arial"/>
          <w:b/>
          <w:sz w:val="22"/>
          <w:szCs w:val="22"/>
          <w:lang w:val="fi-FI"/>
          <w:rPrChange w:id="980" w:author="Syahrani Rachmawati Sadino" w:date="2025-01-31T14:35:00Z">
            <w:rPr>
              <w:rFonts w:asciiTheme="minorBidi" w:hAnsiTheme="minorBidi" w:cstheme="minorBidi"/>
              <w:b/>
              <w:sz w:val="22"/>
              <w:szCs w:val="22"/>
              <w:lang w:val="fi-FI"/>
            </w:rPr>
          </w:rPrChange>
        </w:rPr>
        <w:t>PIHAK PERTAMA</w:t>
      </w:r>
      <w:r w:rsidRPr="00922713">
        <w:rPr>
          <w:rFonts w:ascii="Arial" w:hAnsi="Arial" w:cs="Arial"/>
          <w:sz w:val="22"/>
          <w:szCs w:val="22"/>
          <w:lang w:val="fi-FI"/>
          <w:rPrChange w:id="981" w:author="Syahrani Rachmawati Sadino" w:date="2025-01-31T14:35:00Z">
            <w:rPr>
              <w:rFonts w:asciiTheme="minorBidi" w:hAnsiTheme="minorBidi" w:cstheme="minorBidi"/>
              <w:sz w:val="22"/>
              <w:szCs w:val="22"/>
              <w:lang w:val="fi-FI"/>
            </w:rPr>
          </w:rPrChange>
        </w:rPr>
        <w:t xml:space="preserve"> melalui pertukaran data elektronik, </w:t>
      </w:r>
      <w:r w:rsidRPr="00922713">
        <w:rPr>
          <w:rFonts w:ascii="Arial" w:hAnsi="Arial" w:cs="Arial"/>
          <w:i/>
          <w:sz w:val="22"/>
          <w:szCs w:val="22"/>
          <w:lang w:val="fi-FI"/>
          <w:rPrChange w:id="982" w:author="Syahrani Rachmawati Sadino" w:date="2025-01-31T14:35:00Z">
            <w:rPr>
              <w:rFonts w:asciiTheme="minorBidi" w:hAnsiTheme="minorBidi" w:cstheme="minorBidi"/>
              <w:i/>
              <w:sz w:val="22"/>
              <w:szCs w:val="22"/>
              <w:lang w:val="fi-FI"/>
            </w:rPr>
          </w:rPrChange>
        </w:rPr>
        <w:t>softcopy</w:t>
      </w:r>
      <w:r w:rsidRPr="00922713">
        <w:rPr>
          <w:rFonts w:ascii="Arial" w:hAnsi="Arial" w:cs="Arial"/>
          <w:sz w:val="22"/>
          <w:szCs w:val="22"/>
          <w:lang w:val="fi-FI"/>
          <w:rPrChange w:id="983" w:author="Syahrani Rachmawati Sadino" w:date="2025-01-31T14:35:00Z">
            <w:rPr>
              <w:rFonts w:asciiTheme="minorBidi" w:hAnsiTheme="minorBidi" w:cstheme="minorBidi"/>
              <w:sz w:val="22"/>
              <w:szCs w:val="22"/>
              <w:lang w:val="fi-FI"/>
            </w:rPr>
          </w:rPrChange>
        </w:rPr>
        <w:t xml:space="preserve"> atau </w:t>
      </w:r>
      <w:r w:rsidRPr="00922713">
        <w:rPr>
          <w:rFonts w:ascii="Arial" w:hAnsi="Arial" w:cs="Arial"/>
          <w:i/>
          <w:sz w:val="22"/>
          <w:szCs w:val="22"/>
          <w:lang w:val="fi-FI"/>
          <w:rPrChange w:id="984" w:author="Syahrani Rachmawati Sadino" w:date="2025-01-31T14:35:00Z">
            <w:rPr>
              <w:rFonts w:asciiTheme="minorBidi" w:hAnsiTheme="minorBidi" w:cstheme="minorBidi"/>
              <w:i/>
              <w:sz w:val="22"/>
              <w:szCs w:val="22"/>
              <w:lang w:val="fi-FI"/>
            </w:rPr>
          </w:rPrChange>
        </w:rPr>
        <w:t>hardcopy</w:t>
      </w:r>
      <w:r w:rsidRPr="00922713">
        <w:rPr>
          <w:rFonts w:ascii="Arial" w:hAnsi="Arial" w:cs="Arial"/>
          <w:sz w:val="22"/>
          <w:szCs w:val="22"/>
          <w:lang w:val="fi-FI"/>
          <w:rPrChange w:id="985" w:author="Syahrani Rachmawati Sadino" w:date="2025-01-31T14:35:00Z">
            <w:rPr>
              <w:rFonts w:asciiTheme="minorBidi" w:hAnsiTheme="minorBidi" w:cstheme="minorBidi"/>
              <w:sz w:val="22"/>
              <w:szCs w:val="22"/>
              <w:lang w:val="fi-FI"/>
            </w:rPr>
          </w:rPrChange>
        </w:rPr>
        <w:t xml:space="preserve"> dalam hal diperlukan oleh </w:t>
      </w:r>
      <w:r w:rsidRPr="00922713">
        <w:rPr>
          <w:rFonts w:ascii="Arial" w:hAnsi="Arial" w:cs="Arial"/>
          <w:b/>
          <w:sz w:val="22"/>
          <w:szCs w:val="22"/>
          <w:lang w:val="fi-FI"/>
          <w:rPrChange w:id="986" w:author="Syahrani Rachmawati Sadino" w:date="2025-01-31T14:35:00Z">
            <w:rPr>
              <w:rFonts w:asciiTheme="minorBidi" w:hAnsiTheme="minorBidi" w:cstheme="minorBidi"/>
              <w:b/>
              <w:sz w:val="22"/>
              <w:szCs w:val="22"/>
              <w:lang w:val="fi-FI"/>
            </w:rPr>
          </w:rPrChange>
        </w:rPr>
        <w:t>PIHAK PERTAMA</w:t>
      </w:r>
      <w:r w:rsidR="005D130D" w:rsidRPr="00922713">
        <w:rPr>
          <w:rFonts w:ascii="Arial" w:hAnsi="Arial" w:cs="Arial"/>
          <w:sz w:val="22"/>
          <w:szCs w:val="22"/>
          <w:lang w:val="fi-FI"/>
          <w:rPrChange w:id="987" w:author="Syahrani Rachmawati Sadino" w:date="2025-01-31T14:35:00Z">
            <w:rPr>
              <w:rFonts w:asciiTheme="minorBidi" w:hAnsiTheme="minorBidi" w:cstheme="minorBidi"/>
              <w:sz w:val="22"/>
              <w:szCs w:val="22"/>
              <w:lang w:val="fi-FI"/>
            </w:rPr>
          </w:rPrChange>
        </w:rPr>
        <w:t>.</w:t>
      </w:r>
    </w:p>
    <w:p w14:paraId="0B0093F9" w14:textId="67C37273" w:rsidR="008B14A0" w:rsidRPr="00922713" w:rsidRDefault="008B14A0">
      <w:pPr>
        <w:numPr>
          <w:ilvl w:val="0"/>
          <w:numId w:val="2"/>
        </w:numPr>
        <w:tabs>
          <w:tab w:val="clear" w:pos="720"/>
        </w:tabs>
        <w:spacing w:line="276" w:lineRule="auto"/>
        <w:ind w:left="851" w:hanging="425"/>
        <w:jc w:val="both"/>
        <w:rPr>
          <w:rFonts w:ascii="Arial" w:hAnsi="Arial" w:cs="Arial"/>
          <w:sz w:val="22"/>
          <w:szCs w:val="22"/>
          <w:lang w:val="fi-FI"/>
          <w:rPrChange w:id="988" w:author="Syahrani Rachmawati Sadino" w:date="2025-01-31T14:35:00Z">
            <w:rPr>
              <w:rFonts w:asciiTheme="minorBidi" w:hAnsiTheme="minorBidi" w:cstheme="minorBidi"/>
              <w:sz w:val="22"/>
              <w:szCs w:val="22"/>
              <w:lang w:val="fi-FI"/>
            </w:rPr>
          </w:rPrChange>
        </w:rPr>
        <w:pPrChange w:id="989" w:author="Syahrani Rachmawati Sadino" w:date="2025-01-31T15:00:00Z">
          <w:pPr>
            <w:numPr>
              <w:numId w:val="2"/>
            </w:numPr>
            <w:tabs>
              <w:tab w:val="num" w:pos="720"/>
            </w:tabs>
            <w:spacing w:line="276" w:lineRule="auto"/>
            <w:ind w:left="851" w:hanging="425"/>
            <w:jc w:val="both"/>
          </w:pPr>
        </w:pPrChange>
      </w:pPr>
      <w:r w:rsidRPr="00922713">
        <w:rPr>
          <w:rFonts w:ascii="Arial" w:hAnsi="Arial" w:cs="Arial"/>
          <w:sz w:val="22"/>
          <w:szCs w:val="22"/>
          <w:lang w:val="fi-FI"/>
          <w:rPrChange w:id="990" w:author="Syahrani Rachmawati Sadino" w:date="2025-01-31T14:35:00Z">
            <w:rPr>
              <w:rFonts w:asciiTheme="minorBidi" w:hAnsiTheme="minorBidi" w:cstheme="minorBidi"/>
              <w:sz w:val="22"/>
              <w:szCs w:val="22"/>
              <w:lang w:val="fi-FI"/>
            </w:rPr>
          </w:rPrChange>
        </w:rPr>
        <w:t xml:space="preserve">Melakukan peninjauan atas </w:t>
      </w:r>
      <w:r w:rsidR="00070054" w:rsidRPr="00922713">
        <w:rPr>
          <w:rFonts w:ascii="Arial" w:hAnsi="Arial" w:cs="Arial"/>
          <w:sz w:val="22"/>
          <w:szCs w:val="22"/>
          <w:lang w:val="fi-FI"/>
          <w:rPrChange w:id="991" w:author="Syahrani Rachmawati Sadino" w:date="2025-01-31T14:35:00Z">
            <w:rPr>
              <w:rFonts w:asciiTheme="minorBidi" w:hAnsiTheme="minorBidi" w:cstheme="minorBidi"/>
              <w:sz w:val="22"/>
              <w:szCs w:val="22"/>
              <w:lang w:val="fi-FI"/>
            </w:rPr>
          </w:rPrChange>
        </w:rPr>
        <w:t>Manfaat Pelayanan</w:t>
      </w:r>
      <w:r w:rsidRPr="00922713">
        <w:rPr>
          <w:rFonts w:ascii="Arial" w:hAnsi="Arial" w:cs="Arial"/>
          <w:sz w:val="22"/>
          <w:szCs w:val="22"/>
          <w:lang w:val="fi-FI"/>
          <w:rPrChange w:id="992" w:author="Syahrani Rachmawati Sadino" w:date="2025-01-31T14:35:00Z">
            <w:rPr>
              <w:rFonts w:asciiTheme="minorBidi" w:hAnsiTheme="minorBidi" w:cstheme="minorBidi"/>
              <w:sz w:val="22"/>
              <w:szCs w:val="22"/>
              <w:lang w:val="fi-FI"/>
            </w:rPr>
          </w:rPrChange>
        </w:rPr>
        <w:t xml:space="preserve"> yang diberikan </w:t>
      </w:r>
      <w:r w:rsidRPr="00922713">
        <w:rPr>
          <w:rFonts w:ascii="Arial" w:hAnsi="Arial" w:cs="Arial"/>
          <w:b/>
          <w:sz w:val="22"/>
          <w:szCs w:val="22"/>
          <w:lang w:val="fi-FI"/>
          <w:rPrChange w:id="993" w:author="Syahrani Rachmawati Sadino" w:date="2025-01-31T14:35:00Z">
            <w:rPr>
              <w:rFonts w:asciiTheme="minorBidi" w:hAnsiTheme="minorBidi" w:cstheme="minorBidi"/>
              <w:b/>
              <w:sz w:val="22"/>
              <w:szCs w:val="22"/>
              <w:lang w:val="fi-FI"/>
            </w:rPr>
          </w:rPrChange>
        </w:rPr>
        <w:t>PIHAK KEDUA</w:t>
      </w:r>
      <w:r w:rsidRPr="00922713">
        <w:rPr>
          <w:rFonts w:ascii="Arial" w:hAnsi="Arial" w:cs="Arial"/>
          <w:sz w:val="22"/>
          <w:szCs w:val="22"/>
          <w:lang w:val="fi-FI"/>
          <w:rPrChange w:id="994" w:author="Syahrani Rachmawati Sadino" w:date="2025-01-31T14:35:00Z">
            <w:rPr>
              <w:rFonts w:asciiTheme="minorBidi" w:hAnsiTheme="minorBidi" w:cstheme="minorBidi"/>
              <w:sz w:val="22"/>
              <w:szCs w:val="22"/>
              <w:lang w:val="fi-FI"/>
            </w:rPr>
          </w:rPrChange>
        </w:rPr>
        <w:t xml:space="preserve"> kepada Peserta dengan cara, termasuk tetapi tidak terbatas pada, mendapatkan data dan informasi tentang fasilitas </w:t>
      </w:r>
      <w:r w:rsidRPr="00922713">
        <w:rPr>
          <w:rFonts w:ascii="Arial" w:hAnsi="Arial" w:cs="Arial"/>
          <w:b/>
          <w:sz w:val="22"/>
          <w:szCs w:val="22"/>
          <w:lang w:val="fi-FI"/>
          <w:rPrChange w:id="995" w:author="Syahrani Rachmawati Sadino" w:date="2025-01-31T14:35:00Z">
            <w:rPr>
              <w:rFonts w:asciiTheme="minorBidi" w:hAnsiTheme="minorBidi" w:cstheme="minorBidi"/>
              <w:b/>
              <w:sz w:val="22"/>
              <w:szCs w:val="22"/>
              <w:lang w:val="fi-FI"/>
            </w:rPr>
          </w:rPrChange>
        </w:rPr>
        <w:t>PIHAK KEDUA</w:t>
      </w:r>
      <w:r w:rsidRPr="00922713">
        <w:rPr>
          <w:rFonts w:ascii="Arial" w:hAnsi="Arial" w:cs="Arial"/>
          <w:sz w:val="22"/>
          <w:szCs w:val="22"/>
          <w:lang w:val="fi-FI"/>
          <w:rPrChange w:id="996" w:author="Syahrani Rachmawati Sadino" w:date="2025-01-31T14:35:00Z">
            <w:rPr>
              <w:rFonts w:asciiTheme="minorBidi" w:hAnsiTheme="minorBidi" w:cstheme="minorBidi"/>
              <w:sz w:val="22"/>
              <w:szCs w:val="22"/>
              <w:lang w:val="fi-FI"/>
            </w:rPr>
          </w:rPrChange>
        </w:rPr>
        <w:t xml:space="preserve"> dan kunjungan Peserta</w:t>
      </w:r>
      <w:r w:rsidR="005D130D" w:rsidRPr="00922713">
        <w:rPr>
          <w:rFonts w:ascii="Arial" w:hAnsi="Arial" w:cs="Arial"/>
          <w:sz w:val="22"/>
          <w:szCs w:val="22"/>
          <w:lang w:val="fi-FI"/>
          <w:rPrChange w:id="997" w:author="Syahrani Rachmawati Sadino" w:date="2025-01-31T14:35:00Z">
            <w:rPr>
              <w:rFonts w:asciiTheme="minorBidi" w:hAnsiTheme="minorBidi" w:cstheme="minorBidi"/>
              <w:sz w:val="22"/>
              <w:szCs w:val="22"/>
              <w:lang w:val="fi-FI"/>
            </w:rPr>
          </w:rPrChange>
        </w:rPr>
        <w:t>.</w:t>
      </w:r>
    </w:p>
    <w:p w14:paraId="30397460" w14:textId="68F08F21" w:rsidR="008B14A0" w:rsidRPr="00922713" w:rsidRDefault="008B14A0">
      <w:pPr>
        <w:numPr>
          <w:ilvl w:val="0"/>
          <w:numId w:val="2"/>
        </w:numPr>
        <w:tabs>
          <w:tab w:val="clear" w:pos="720"/>
        </w:tabs>
        <w:spacing w:line="276" w:lineRule="auto"/>
        <w:ind w:left="851" w:hanging="425"/>
        <w:jc w:val="both"/>
        <w:rPr>
          <w:rFonts w:ascii="Arial" w:hAnsi="Arial" w:cs="Arial"/>
          <w:sz w:val="22"/>
          <w:szCs w:val="22"/>
          <w:lang w:val="fi-FI"/>
          <w:rPrChange w:id="998" w:author="Syahrani Rachmawati Sadino" w:date="2025-01-31T14:35:00Z">
            <w:rPr>
              <w:rFonts w:asciiTheme="minorBidi" w:hAnsiTheme="minorBidi" w:cstheme="minorBidi"/>
              <w:sz w:val="22"/>
              <w:szCs w:val="22"/>
              <w:lang w:val="fi-FI"/>
            </w:rPr>
          </w:rPrChange>
        </w:rPr>
        <w:pPrChange w:id="999" w:author="Syahrani Rachmawati Sadino" w:date="2025-01-31T15:00:00Z">
          <w:pPr>
            <w:numPr>
              <w:numId w:val="2"/>
            </w:numPr>
            <w:tabs>
              <w:tab w:val="num" w:pos="720"/>
            </w:tabs>
            <w:spacing w:line="276" w:lineRule="auto"/>
            <w:ind w:left="851" w:hanging="425"/>
            <w:jc w:val="both"/>
          </w:pPr>
        </w:pPrChange>
      </w:pPr>
      <w:r w:rsidRPr="00922713">
        <w:rPr>
          <w:rFonts w:ascii="Arial" w:hAnsi="Arial" w:cs="Arial"/>
          <w:sz w:val="22"/>
          <w:szCs w:val="22"/>
          <w:lang w:val="fi-FI"/>
          <w:rPrChange w:id="1000" w:author="Syahrani Rachmawati Sadino" w:date="2025-01-31T14:35:00Z">
            <w:rPr>
              <w:rFonts w:asciiTheme="minorBidi" w:hAnsiTheme="minorBidi" w:cstheme="minorBidi"/>
              <w:sz w:val="22"/>
              <w:szCs w:val="22"/>
              <w:lang w:val="fi-FI"/>
            </w:rPr>
          </w:rPrChange>
        </w:rPr>
        <w:t xml:space="preserve">Melakukan pemantauan atas ketersediaan </w:t>
      </w:r>
      <w:r w:rsidRPr="00922713">
        <w:rPr>
          <w:rFonts w:ascii="Arial" w:hAnsi="Arial" w:cs="Arial"/>
          <w:sz w:val="22"/>
          <w:szCs w:val="22"/>
          <w:lang w:val="id-ID"/>
          <w:rPrChange w:id="1001" w:author="Syahrani Rachmawati Sadino" w:date="2025-01-31T14:35:00Z">
            <w:rPr>
              <w:rFonts w:asciiTheme="minorBidi" w:hAnsiTheme="minorBidi" w:cstheme="minorBidi"/>
              <w:sz w:val="22"/>
              <w:szCs w:val="22"/>
              <w:lang w:val="id-ID"/>
            </w:rPr>
          </w:rPrChange>
        </w:rPr>
        <w:t>dan mekanisme pemesanan obat</w:t>
      </w:r>
      <w:r w:rsidRPr="00922713">
        <w:rPr>
          <w:rFonts w:ascii="Arial" w:hAnsi="Arial" w:cs="Arial"/>
          <w:sz w:val="22"/>
          <w:szCs w:val="22"/>
          <w:lang w:val="sv-SE"/>
          <w:rPrChange w:id="1002" w:author="Syahrani Rachmawati Sadino" w:date="2025-01-31T14:35:00Z">
            <w:rPr>
              <w:rFonts w:asciiTheme="minorBidi" w:hAnsiTheme="minorBidi" w:cstheme="minorBidi"/>
              <w:sz w:val="22"/>
              <w:szCs w:val="22"/>
              <w:lang w:val="sv-SE"/>
            </w:rPr>
          </w:rPrChange>
        </w:rPr>
        <w:t xml:space="preserve"> </w:t>
      </w:r>
      <w:r w:rsidR="006B315F" w:rsidRPr="00922713">
        <w:rPr>
          <w:rFonts w:ascii="Arial" w:hAnsi="Arial" w:cs="Arial"/>
          <w:sz w:val="22"/>
          <w:szCs w:val="22"/>
          <w:lang w:val="fi-FI"/>
          <w:rPrChange w:id="1003" w:author="Syahrani Rachmawati Sadino" w:date="2025-01-31T14:35:00Z">
            <w:rPr>
              <w:rFonts w:asciiTheme="minorBidi" w:hAnsiTheme="minorBidi" w:cstheme="minorBidi"/>
              <w:sz w:val="22"/>
              <w:szCs w:val="22"/>
              <w:lang w:val="fi-FI"/>
            </w:rPr>
          </w:rPrChange>
        </w:rPr>
        <w:t xml:space="preserve">yang </w:t>
      </w:r>
      <w:r w:rsidR="006B315F" w:rsidRPr="00922713">
        <w:rPr>
          <w:rFonts w:ascii="Arial" w:hAnsi="Arial" w:cs="Arial"/>
          <w:sz w:val="22"/>
          <w:szCs w:val="22"/>
          <w:lang w:val="id-ID"/>
          <w:rPrChange w:id="1004" w:author="Syahrani Rachmawati Sadino" w:date="2025-01-31T14:35:00Z">
            <w:rPr>
              <w:rFonts w:asciiTheme="minorBidi" w:hAnsiTheme="minorBidi" w:cstheme="minorBidi"/>
              <w:sz w:val="22"/>
              <w:szCs w:val="22"/>
              <w:lang w:val="id-ID"/>
            </w:rPr>
          </w:rPrChange>
        </w:rPr>
        <w:t>berlaku</w:t>
      </w:r>
      <w:r w:rsidR="006B315F" w:rsidRPr="00922713">
        <w:rPr>
          <w:rFonts w:ascii="Arial" w:hAnsi="Arial" w:cs="Arial"/>
          <w:sz w:val="22"/>
          <w:szCs w:val="22"/>
          <w:lang w:val="fi-FI"/>
          <w:rPrChange w:id="1005" w:author="Syahrani Rachmawati Sadino" w:date="2025-01-31T14:35:00Z">
            <w:rPr>
              <w:rFonts w:asciiTheme="minorBidi" w:hAnsiTheme="minorBidi" w:cstheme="minorBidi"/>
              <w:sz w:val="22"/>
              <w:szCs w:val="22"/>
              <w:lang w:val="fi-FI"/>
            </w:rPr>
          </w:rPrChange>
        </w:rPr>
        <w:t xml:space="preserve"> pada </w:t>
      </w:r>
      <w:r w:rsidR="006B315F" w:rsidRPr="00922713">
        <w:rPr>
          <w:rFonts w:ascii="Arial" w:hAnsi="Arial" w:cs="Arial"/>
          <w:b/>
          <w:sz w:val="22"/>
          <w:szCs w:val="22"/>
          <w:lang w:val="fi-FI"/>
          <w:rPrChange w:id="1006" w:author="Syahrani Rachmawati Sadino" w:date="2025-01-31T14:35:00Z">
            <w:rPr>
              <w:rFonts w:asciiTheme="minorBidi" w:hAnsiTheme="minorBidi" w:cstheme="minorBidi"/>
              <w:b/>
              <w:sz w:val="22"/>
              <w:szCs w:val="22"/>
              <w:lang w:val="fi-FI"/>
            </w:rPr>
          </w:rPrChange>
        </w:rPr>
        <w:t>PIHAK KEDUA</w:t>
      </w:r>
      <w:r w:rsidR="005D130D" w:rsidRPr="00922713">
        <w:rPr>
          <w:rFonts w:ascii="Arial" w:hAnsi="Arial" w:cs="Arial"/>
          <w:sz w:val="22"/>
          <w:szCs w:val="22"/>
          <w:lang w:val="fi-FI"/>
          <w:rPrChange w:id="1007" w:author="Syahrani Rachmawati Sadino" w:date="2025-01-31T14:35:00Z">
            <w:rPr>
              <w:rFonts w:asciiTheme="minorBidi" w:hAnsiTheme="minorBidi" w:cstheme="minorBidi"/>
              <w:sz w:val="22"/>
              <w:szCs w:val="22"/>
              <w:lang w:val="fi-FI"/>
            </w:rPr>
          </w:rPrChange>
        </w:rPr>
        <w:t>.</w:t>
      </w:r>
    </w:p>
    <w:p w14:paraId="27325434" w14:textId="496FD094" w:rsidR="008B14A0" w:rsidRPr="00922713" w:rsidRDefault="008B14A0">
      <w:pPr>
        <w:numPr>
          <w:ilvl w:val="0"/>
          <w:numId w:val="2"/>
        </w:numPr>
        <w:tabs>
          <w:tab w:val="clear" w:pos="720"/>
        </w:tabs>
        <w:spacing w:line="276" w:lineRule="auto"/>
        <w:ind w:left="851" w:hanging="425"/>
        <w:jc w:val="both"/>
        <w:rPr>
          <w:rFonts w:ascii="Arial" w:hAnsi="Arial" w:cs="Arial"/>
          <w:sz w:val="22"/>
          <w:szCs w:val="22"/>
          <w:lang w:val="fi-FI"/>
          <w:rPrChange w:id="1008" w:author="Syahrani Rachmawati Sadino" w:date="2025-01-31T14:35:00Z">
            <w:rPr>
              <w:rFonts w:asciiTheme="minorBidi" w:hAnsiTheme="minorBidi" w:cstheme="minorBidi"/>
              <w:sz w:val="22"/>
              <w:szCs w:val="22"/>
              <w:lang w:val="fi-FI"/>
            </w:rPr>
          </w:rPrChange>
        </w:rPr>
        <w:pPrChange w:id="1009" w:author="Syahrani Rachmawati Sadino" w:date="2025-01-31T15:00:00Z">
          <w:pPr>
            <w:numPr>
              <w:numId w:val="2"/>
            </w:numPr>
            <w:tabs>
              <w:tab w:val="num" w:pos="720"/>
            </w:tabs>
            <w:spacing w:line="276" w:lineRule="auto"/>
            <w:ind w:left="851" w:hanging="425"/>
            <w:jc w:val="both"/>
          </w:pPr>
        </w:pPrChange>
      </w:pPr>
      <w:r w:rsidRPr="00922713">
        <w:rPr>
          <w:rFonts w:ascii="Arial" w:hAnsi="Arial" w:cs="Arial"/>
          <w:sz w:val="22"/>
          <w:szCs w:val="22"/>
          <w:lang w:val="fi-FI"/>
          <w:rPrChange w:id="1010" w:author="Syahrani Rachmawati Sadino" w:date="2025-01-31T14:35:00Z">
            <w:rPr>
              <w:rFonts w:asciiTheme="minorBidi" w:hAnsiTheme="minorBidi" w:cstheme="minorBidi"/>
              <w:sz w:val="22"/>
              <w:szCs w:val="22"/>
              <w:lang w:val="fi-FI"/>
            </w:rPr>
          </w:rPrChange>
        </w:rPr>
        <w:t xml:space="preserve">Melakukan audit atau pemeriksaan terhadap </w:t>
      </w:r>
      <w:r w:rsidRPr="00922713">
        <w:rPr>
          <w:rFonts w:ascii="Arial" w:hAnsi="Arial" w:cs="Arial"/>
          <w:b/>
          <w:sz w:val="22"/>
          <w:szCs w:val="22"/>
          <w:lang w:val="fi-FI"/>
          <w:rPrChange w:id="1011" w:author="Syahrani Rachmawati Sadino" w:date="2025-01-31T14:35:00Z">
            <w:rPr>
              <w:rFonts w:asciiTheme="minorBidi" w:hAnsiTheme="minorBidi" w:cstheme="minorBidi"/>
              <w:b/>
              <w:sz w:val="22"/>
              <w:szCs w:val="22"/>
              <w:lang w:val="fi-FI"/>
            </w:rPr>
          </w:rPrChange>
        </w:rPr>
        <w:t>PIHAK KEDUA</w:t>
      </w:r>
      <w:r w:rsidRPr="00922713">
        <w:rPr>
          <w:rFonts w:ascii="Arial" w:hAnsi="Arial" w:cs="Arial"/>
          <w:sz w:val="22"/>
          <w:szCs w:val="22"/>
          <w:lang w:val="fi-FI"/>
          <w:rPrChange w:id="1012" w:author="Syahrani Rachmawati Sadino" w:date="2025-01-31T14:35:00Z">
            <w:rPr>
              <w:rFonts w:asciiTheme="minorBidi" w:hAnsiTheme="minorBidi" w:cstheme="minorBidi"/>
              <w:sz w:val="22"/>
              <w:szCs w:val="22"/>
              <w:lang w:val="fi-FI"/>
            </w:rPr>
          </w:rPrChange>
        </w:rPr>
        <w:t xml:space="preserve"> apabila terdapat dugaan</w:t>
      </w:r>
      <w:r w:rsidRPr="00922713">
        <w:rPr>
          <w:rFonts w:ascii="Arial" w:hAnsi="Arial" w:cs="Arial"/>
          <w:sz w:val="22"/>
          <w:szCs w:val="22"/>
          <w:lang w:val="id-ID"/>
          <w:rPrChange w:id="1013" w:author="Syahrani Rachmawati Sadino" w:date="2025-01-31T14:35:00Z">
            <w:rPr>
              <w:rFonts w:asciiTheme="minorBidi" w:hAnsiTheme="minorBidi" w:cstheme="minorBidi"/>
              <w:sz w:val="22"/>
              <w:szCs w:val="22"/>
              <w:lang w:val="id-ID"/>
            </w:rPr>
          </w:rPrChange>
        </w:rPr>
        <w:t xml:space="preserve"> penyalahgunaan </w:t>
      </w:r>
      <w:r w:rsidRPr="00922713">
        <w:rPr>
          <w:rFonts w:ascii="Arial" w:hAnsi="Arial" w:cs="Arial"/>
          <w:sz w:val="22"/>
          <w:szCs w:val="22"/>
          <w:lang w:val="fi-FI"/>
          <w:rPrChange w:id="1014" w:author="Syahrani Rachmawati Sadino" w:date="2025-01-31T14:35:00Z">
            <w:rPr>
              <w:rFonts w:asciiTheme="minorBidi" w:hAnsiTheme="minorBidi" w:cstheme="minorBidi"/>
              <w:sz w:val="22"/>
              <w:szCs w:val="22"/>
              <w:lang w:val="fi-FI"/>
            </w:rPr>
          </w:rPrChange>
        </w:rPr>
        <w:t xml:space="preserve">pelayanan kesehatan dan/atau </w:t>
      </w:r>
      <w:r w:rsidRPr="00922713">
        <w:rPr>
          <w:rFonts w:ascii="Arial" w:hAnsi="Arial" w:cs="Arial"/>
          <w:sz w:val="22"/>
          <w:szCs w:val="22"/>
          <w:lang w:val="id-ID"/>
          <w:rPrChange w:id="1015" w:author="Syahrani Rachmawati Sadino" w:date="2025-01-31T14:35:00Z">
            <w:rPr>
              <w:rFonts w:asciiTheme="minorBidi" w:hAnsiTheme="minorBidi" w:cstheme="minorBidi"/>
              <w:sz w:val="22"/>
              <w:szCs w:val="22"/>
              <w:lang w:val="id-ID"/>
            </w:rPr>
          </w:rPrChange>
        </w:rPr>
        <w:t>surat pesanan obat</w:t>
      </w:r>
      <w:r w:rsidRPr="00922713">
        <w:rPr>
          <w:rFonts w:ascii="Arial" w:hAnsi="Arial" w:cs="Arial"/>
          <w:sz w:val="22"/>
          <w:szCs w:val="22"/>
          <w:lang w:val="fi-FI"/>
          <w:rPrChange w:id="1016" w:author="Syahrani Rachmawati Sadino" w:date="2025-01-31T14:35:00Z">
            <w:rPr>
              <w:rFonts w:asciiTheme="minorBidi" w:hAnsiTheme="minorBidi" w:cstheme="minorBidi"/>
              <w:sz w:val="22"/>
              <w:szCs w:val="22"/>
              <w:lang w:val="fi-FI"/>
            </w:rPr>
          </w:rPrChange>
        </w:rPr>
        <w:t>/resep</w:t>
      </w:r>
      <w:r w:rsidRPr="00922713">
        <w:rPr>
          <w:rFonts w:ascii="Arial" w:hAnsi="Arial" w:cs="Arial"/>
          <w:sz w:val="22"/>
          <w:szCs w:val="22"/>
          <w:lang w:val="id-ID"/>
          <w:rPrChange w:id="1017" w:author="Syahrani Rachmawati Sadino" w:date="2025-01-31T14:35:00Z">
            <w:rPr>
              <w:rFonts w:asciiTheme="minorBidi" w:hAnsiTheme="minorBidi" w:cstheme="minorBidi"/>
              <w:sz w:val="22"/>
              <w:szCs w:val="22"/>
              <w:lang w:val="id-ID"/>
            </w:rPr>
          </w:rPrChange>
        </w:rPr>
        <w:t xml:space="preserve"> </w:t>
      </w:r>
      <w:r w:rsidRPr="00922713">
        <w:rPr>
          <w:rFonts w:ascii="Arial" w:hAnsi="Arial" w:cs="Arial"/>
          <w:sz w:val="22"/>
          <w:szCs w:val="22"/>
          <w:lang w:val="fi-FI"/>
          <w:rPrChange w:id="1018" w:author="Syahrani Rachmawati Sadino" w:date="2025-01-31T14:35:00Z">
            <w:rPr>
              <w:rFonts w:asciiTheme="minorBidi" w:hAnsiTheme="minorBidi" w:cstheme="minorBidi"/>
              <w:sz w:val="22"/>
              <w:szCs w:val="22"/>
              <w:lang w:val="fi-FI"/>
            </w:rPr>
          </w:rPrChange>
        </w:rPr>
        <w:t>kepada Peserta atau non Peserta</w:t>
      </w:r>
      <w:r w:rsidR="005D130D" w:rsidRPr="00922713">
        <w:rPr>
          <w:rFonts w:ascii="Arial" w:hAnsi="Arial" w:cs="Arial"/>
          <w:sz w:val="22"/>
          <w:szCs w:val="22"/>
          <w:lang w:val="fi-FI"/>
          <w:rPrChange w:id="1019" w:author="Syahrani Rachmawati Sadino" w:date="2025-01-31T14:35:00Z">
            <w:rPr>
              <w:rFonts w:asciiTheme="minorBidi" w:hAnsiTheme="minorBidi" w:cstheme="minorBidi"/>
              <w:sz w:val="22"/>
              <w:szCs w:val="22"/>
              <w:lang w:val="fi-FI"/>
            </w:rPr>
          </w:rPrChange>
        </w:rPr>
        <w:t>.</w:t>
      </w:r>
    </w:p>
    <w:p w14:paraId="50D513C0" w14:textId="0F41E6FC" w:rsidR="008B14A0" w:rsidRPr="00922713" w:rsidRDefault="008B14A0">
      <w:pPr>
        <w:numPr>
          <w:ilvl w:val="0"/>
          <w:numId w:val="2"/>
        </w:numPr>
        <w:tabs>
          <w:tab w:val="clear" w:pos="720"/>
        </w:tabs>
        <w:spacing w:line="276" w:lineRule="auto"/>
        <w:ind w:left="851" w:hanging="425"/>
        <w:jc w:val="both"/>
        <w:rPr>
          <w:rFonts w:ascii="Arial" w:hAnsi="Arial" w:cs="Arial"/>
          <w:sz w:val="22"/>
          <w:szCs w:val="22"/>
          <w:lang w:val="fi-FI"/>
          <w:rPrChange w:id="1020" w:author="Syahrani Rachmawati Sadino" w:date="2025-01-31T14:35:00Z">
            <w:rPr>
              <w:rFonts w:asciiTheme="minorBidi" w:hAnsiTheme="minorBidi" w:cstheme="minorBidi"/>
              <w:sz w:val="22"/>
              <w:szCs w:val="22"/>
              <w:lang w:val="fi-FI"/>
            </w:rPr>
          </w:rPrChange>
        </w:rPr>
        <w:pPrChange w:id="1021" w:author="Syahrani Rachmawati Sadino" w:date="2025-01-31T15:00:00Z">
          <w:pPr>
            <w:numPr>
              <w:numId w:val="2"/>
            </w:numPr>
            <w:tabs>
              <w:tab w:val="num" w:pos="720"/>
            </w:tabs>
            <w:spacing w:line="276" w:lineRule="auto"/>
            <w:ind w:left="851" w:hanging="425"/>
            <w:jc w:val="both"/>
          </w:pPr>
        </w:pPrChange>
      </w:pPr>
      <w:r w:rsidRPr="00922713">
        <w:rPr>
          <w:rFonts w:ascii="Arial" w:hAnsi="Arial" w:cs="Arial"/>
          <w:sz w:val="22"/>
          <w:szCs w:val="22"/>
          <w:lang w:val="fi-FI"/>
          <w:rPrChange w:id="1022" w:author="Syahrani Rachmawati Sadino" w:date="2025-01-31T14:35:00Z">
            <w:rPr>
              <w:rFonts w:asciiTheme="minorBidi" w:hAnsiTheme="minorBidi" w:cstheme="minorBidi"/>
              <w:sz w:val="22"/>
              <w:szCs w:val="22"/>
              <w:lang w:val="fi-FI"/>
            </w:rPr>
          </w:rPrChange>
        </w:rPr>
        <w:t>Memberikan teguran atau</w:t>
      </w:r>
      <w:r w:rsidRPr="00922713">
        <w:rPr>
          <w:rFonts w:ascii="Arial" w:hAnsi="Arial" w:cs="Arial"/>
          <w:sz w:val="22"/>
          <w:szCs w:val="22"/>
          <w:lang w:val="id-ID"/>
          <w:rPrChange w:id="1023" w:author="Syahrani Rachmawati Sadino" w:date="2025-01-31T14:35:00Z">
            <w:rPr>
              <w:rFonts w:asciiTheme="minorBidi" w:hAnsiTheme="minorBidi" w:cstheme="minorBidi"/>
              <w:sz w:val="22"/>
              <w:szCs w:val="22"/>
              <w:lang w:val="id-ID"/>
            </w:rPr>
          </w:rPrChange>
        </w:rPr>
        <w:t xml:space="preserve"> </w:t>
      </w:r>
      <w:r w:rsidRPr="00922713">
        <w:rPr>
          <w:rFonts w:ascii="Arial" w:hAnsi="Arial" w:cs="Arial"/>
          <w:sz w:val="22"/>
          <w:szCs w:val="22"/>
          <w:lang w:val="fi-FI"/>
          <w:rPrChange w:id="1024" w:author="Syahrani Rachmawati Sadino" w:date="2025-01-31T14:35:00Z">
            <w:rPr>
              <w:rFonts w:asciiTheme="minorBidi" w:hAnsiTheme="minorBidi" w:cstheme="minorBidi"/>
              <w:sz w:val="22"/>
              <w:szCs w:val="22"/>
              <w:lang w:val="fi-FI"/>
            </w:rPr>
          </w:rPrChange>
        </w:rPr>
        <w:t xml:space="preserve">peringatan </w:t>
      </w:r>
      <w:r w:rsidRPr="00922713">
        <w:rPr>
          <w:rFonts w:ascii="Arial" w:hAnsi="Arial" w:cs="Arial"/>
          <w:sz w:val="22"/>
          <w:szCs w:val="22"/>
          <w:lang w:val="id-ID"/>
          <w:rPrChange w:id="1025" w:author="Syahrani Rachmawati Sadino" w:date="2025-01-31T14:35:00Z">
            <w:rPr>
              <w:rFonts w:asciiTheme="minorBidi" w:hAnsiTheme="minorBidi" w:cstheme="minorBidi"/>
              <w:sz w:val="22"/>
              <w:szCs w:val="22"/>
              <w:lang w:val="id-ID"/>
            </w:rPr>
          </w:rPrChange>
        </w:rPr>
        <w:t xml:space="preserve">lisan </w:t>
      </w:r>
      <w:r w:rsidRPr="00922713">
        <w:rPr>
          <w:rFonts w:ascii="Arial" w:hAnsi="Arial" w:cs="Arial"/>
          <w:sz w:val="22"/>
          <w:szCs w:val="22"/>
          <w:lang w:val="fi-FI"/>
          <w:rPrChange w:id="1026" w:author="Syahrani Rachmawati Sadino" w:date="2025-01-31T14:35:00Z">
            <w:rPr>
              <w:rFonts w:asciiTheme="minorBidi" w:hAnsiTheme="minorBidi" w:cstheme="minorBidi"/>
              <w:sz w:val="22"/>
              <w:szCs w:val="22"/>
              <w:lang w:val="fi-FI"/>
            </w:rPr>
          </w:rPrChange>
        </w:rPr>
        <w:t>dan/atau tertulis kepada</w:t>
      </w:r>
      <w:r w:rsidR="005D130D" w:rsidRPr="00922713">
        <w:rPr>
          <w:rFonts w:ascii="Arial" w:hAnsi="Arial" w:cs="Arial"/>
          <w:sz w:val="22"/>
          <w:szCs w:val="22"/>
          <w:lang w:val="fi-FI"/>
          <w:rPrChange w:id="1027" w:author="Syahrani Rachmawati Sadino" w:date="2025-01-31T14:35:00Z">
            <w:rPr>
              <w:rFonts w:asciiTheme="minorBidi" w:hAnsiTheme="minorBidi" w:cstheme="minorBidi"/>
              <w:sz w:val="22"/>
              <w:szCs w:val="22"/>
              <w:lang w:val="fi-FI"/>
            </w:rPr>
          </w:rPrChange>
        </w:rPr>
        <w:t xml:space="preserve"> </w:t>
      </w:r>
      <w:r w:rsidRPr="00922713">
        <w:rPr>
          <w:rFonts w:ascii="Arial" w:hAnsi="Arial" w:cs="Arial"/>
          <w:b/>
          <w:bCs/>
          <w:sz w:val="22"/>
          <w:szCs w:val="22"/>
          <w:lang w:val="fi-FI"/>
          <w:rPrChange w:id="1028" w:author="Syahrani Rachmawati Sadino" w:date="2025-01-31T14:35:00Z">
            <w:rPr>
              <w:rFonts w:asciiTheme="minorBidi" w:hAnsiTheme="minorBidi" w:cstheme="minorBidi"/>
              <w:b/>
              <w:bCs/>
              <w:sz w:val="22"/>
              <w:szCs w:val="22"/>
              <w:lang w:val="fi-FI"/>
            </w:rPr>
          </w:rPrChange>
        </w:rPr>
        <w:t>PIHAK KEDUA</w:t>
      </w:r>
      <w:r w:rsidRPr="00922713">
        <w:rPr>
          <w:rFonts w:ascii="Arial" w:hAnsi="Arial" w:cs="Arial"/>
          <w:bCs/>
          <w:sz w:val="22"/>
          <w:szCs w:val="22"/>
          <w:lang w:val="fi-FI"/>
          <w:rPrChange w:id="1029" w:author="Syahrani Rachmawati Sadino" w:date="2025-01-31T14:35:00Z">
            <w:rPr>
              <w:rFonts w:asciiTheme="minorBidi" w:hAnsiTheme="minorBidi" w:cstheme="minorBidi"/>
              <w:bCs/>
              <w:sz w:val="22"/>
              <w:szCs w:val="22"/>
              <w:lang w:val="fi-FI"/>
            </w:rPr>
          </w:rPrChange>
        </w:rPr>
        <w:t xml:space="preserve"> dalam hal </w:t>
      </w:r>
      <w:r w:rsidRPr="00922713">
        <w:rPr>
          <w:rFonts w:ascii="Arial" w:hAnsi="Arial" w:cs="Arial"/>
          <w:b/>
          <w:bCs/>
          <w:sz w:val="22"/>
          <w:szCs w:val="22"/>
          <w:lang w:val="fi-FI"/>
          <w:rPrChange w:id="1030" w:author="Syahrani Rachmawati Sadino" w:date="2025-01-31T14:35:00Z">
            <w:rPr>
              <w:rFonts w:asciiTheme="minorBidi" w:hAnsiTheme="minorBidi" w:cstheme="minorBidi"/>
              <w:b/>
              <w:bCs/>
              <w:sz w:val="22"/>
              <w:szCs w:val="22"/>
              <w:lang w:val="fi-FI"/>
            </w:rPr>
          </w:rPrChange>
        </w:rPr>
        <w:t>PIHAK PERTAMA</w:t>
      </w:r>
      <w:r w:rsidRPr="00922713">
        <w:rPr>
          <w:rFonts w:ascii="Arial" w:hAnsi="Arial" w:cs="Arial"/>
          <w:bCs/>
          <w:sz w:val="22"/>
          <w:szCs w:val="22"/>
          <w:lang w:val="fi-FI"/>
          <w:rPrChange w:id="1031" w:author="Syahrani Rachmawati Sadino" w:date="2025-01-31T14:35:00Z">
            <w:rPr>
              <w:rFonts w:asciiTheme="minorBidi" w:hAnsiTheme="minorBidi" w:cstheme="minorBidi"/>
              <w:bCs/>
              <w:sz w:val="22"/>
              <w:szCs w:val="22"/>
              <w:lang w:val="fi-FI"/>
            </w:rPr>
          </w:rPrChange>
        </w:rPr>
        <w:t xml:space="preserve"> menemukan terjadinya penyimpangan terhadap pelaksanaan </w:t>
      </w:r>
      <w:r w:rsidR="006B315F" w:rsidRPr="00922713">
        <w:rPr>
          <w:rFonts w:ascii="Arial" w:hAnsi="Arial" w:cs="Arial"/>
          <w:bCs/>
          <w:sz w:val="22"/>
          <w:szCs w:val="22"/>
          <w:lang w:val="fi-FI"/>
          <w:rPrChange w:id="1032" w:author="Syahrani Rachmawati Sadino" w:date="2025-01-31T14:35:00Z">
            <w:rPr>
              <w:rFonts w:asciiTheme="minorBidi" w:hAnsiTheme="minorBidi" w:cstheme="minorBidi"/>
              <w:bCs/>
              <w:sz w:val="22"/>
              <w:szCs w:val="22"/>
              <w:lang w:val="fi-FI"/>
            </w:rPr>
          </w:rPrChange>
        </w:rPr>
        <w:t xml:space="preserve">berdasarkan Perjanjian ini oleh </w:t>
      </w:r>
      <w:r w:rsidR="006B315F" w:rsidRPr="00922713">
        <w:rPr>
          <w:rFonts w:ascii="Arial" w:hAnsi="Arial" w:cs="Arial"/>
          <w:b/>
          <w:bCs/>
          <w:sz w:val="22"/>
          <w:szCs w:val="22"/>
          <w:lang w:val="fi-FI"/>
          <w:rPrChange w:id="1033" w:author="Syahrani Rachmawati Sadino" w:date="2025-01-31T14:35:00Z">
            <w:rPr>
              <w:rFonts w:asciiTheme="minorBidi" w:hAnsiTheme="minorBidi" w:cstheme="minorBidi"/>
              <w:b/>
              <w:bCs/>
              <w:sz w:val="22"/>
              <w:szCs w:val="22"/>
              <w:lang w:val="fi-FI"/>
            </w:rPr>
          </w:rPrChange>
        </w:rPr>
        <w:t>PIHAK KEDUA</w:t>
      </w:r>
      <w:r w:rsidR="005D130D" w:rsidRPr="00922713">
        <w:rPr>
          <w:rFonts w:ascii="Arial" w:hAnsi="Arial" w:cs="Arial"/>
          <w:bCs/>
          <w:sz w:val="22"/>
          <w:szCs w:val="22"/>
          <w:lang w:val="fi-FI"/>
          <w:rPrChange w:id="1034" w:author="Syahrani Rachmawati Sadino" w:date="2025-01-31T14:35:00Z">
            <w:rPr>
              <w:rFonts w:asciiTheme="minorBidi" w:hAnsiTheme="minorBidi" w:cstheme="minorBidi"/>
              <w:bCs/>
              <w:sz w:val="22"/>
              <w:szCs w:val="22"/>
              <w:lang w:val="fi-FI"/>
            </w:rPr>
          </w:rPrChange>
        </w:rPr>
        <w:t>.</w:t>
      </w:r>
    </w:p>
    <w:p w14:paraId="196383D2" w14:textId="77777777" w:rsidR="006B315F" w:rsidRPr="00922713" w:rsidRDefault="006B315F">
      <w:pPr>
        <w:numPr>
          <w:ilvl w:val="0"/>
          <w:numId w:val="2"/>
        </w:numPr>
        <w:tabs>
          <w:tab w:val="clear" w:pos="720"/>
        </w:tabs>
        <w:spacing w:line="276" w:lineRule="auto"/>
        <w:ind w:left="851" w:hanging="425"/>
        <w:jc w:val="both"/>
        <w:rPr>
          <w:rFonts w:ascii="Arial" w:hAnsi="Arial" w:cs="Arial"/>
          <w:sz w:val="22"/>
          <w:szCs w:val="22"/>
          <w:lang w:val="fi-FI"/>
          <w:rPrChange w:id="1035" w:author="Syahrani Rachmawati Sadino" w:date="2025-01-31T14:35:00Z">
            <w:rPr>
              <w:rFonts w:asciiTheme="minorBidi" w:hAnsiTheme="minorBidi" w:cstheme="minorBidi"/>
              <w:sz w:val="22"/>
              <w:szCs w:val="22"/>
              <w:lang w:val="fi-FI"/>
            </w:rPr>
          </w:rPrChange>
        </w:rPr>
        <w:pPrChange w:id="1036" w:author="Syahrani Rachmawati Sadino" w:date="2025-01-31T15:00:00Z">
          <w:pPr>
            <w:numPr>
              <w:numId w:val="2"/>
            </w:numPr>
            <w:tabs>
              <w:tab w:val="num" w:pos="720"/>
            </w:tabs>
            <w:spacing w:line="276" w:lineRule="auto"/>
            <w:ind w:left="851" w:hanging="425"/>
            <w:jc w:val="both"/>
          </w:pPr>
        </w:pPrChange>
      </w:pPr>
      <w:r w:rsidRPr="00922713">
        <w:rPr>
          <w:rFonts w:ascii="Arial" w:hAnsi="Arial" w:cs="Arial"/>
          <w:sz w:val="22"/>
          <w:szCs w:val="22"/>
          <w:lang w:val="id-ID"/>
          <w:rPrChange w:id="1037" w:author="Syahrani Rachmawati Sadino" w:date="2025-01-31T14:35:00Z">
            <w:rPr>
              <w:rFonts w:asciiTheme="minorBidi" w:hAnsiTheme="minorBidi" w:cstheme="minorBidi"/>
              <w:sz w:val="22"/>
              <w:szCs w:val="22"/>
              <w:lang w:val="id-ID"/>
            </w:rPr>
          </w:rPrChange>
        </w:rPr>
        <w:t>Memberikan teguran</w:t>
      </w:r>
      <w:r w:rsidRPr="00922713">
        <w:rPr>
          <w:rFonts w:ascii="Arial" w:hAnsi="Arial" w:cs="Arial"/>
          <w:sz w:val="22"/>
          <w:szCs w:val="22"/>
          <w:lang w:val="fi-FI"/>
          <w:rPrChange w:id="1038" w:author="Syahrani Rachmawati Sadino" w:date="2025-01-31T14:35:00Z">
            <w:rPr>
              <w:rFonts w:asciiTheme="minorBidi" w:hAnsiTheme="minorBidi" w:cstheme="minorBidi"/>
              <w:sz w:val="22"/>
              <w:szCs w:val="22"/>
              <w:lang w:val="fi-FI"/>
            </w:rPr>
          </w:rPrChange>
        </w:rPr>
        <w:t xml:space="preserve"> lisan dan/atau tertulis</w:t>
      </w:r>
      <w:r w:rsidRPr="00922713">
        <w:rPr>
          <w:rFonts w:ascii="Arial" w:hAnsi="Arial" w:cs="Arial"/>
          <w:sz w:val="22"/>
          <w:szCs w:val="22"/>
          <w:lang w:val="id-ID"/>
          <w:rPrChange w:id="1039" w:author="Syahrani Rachmawati Sadino" w:date="2025-01-31T14:35:00Z">
            <w:rPr>
              <w:rFonts w:asciiTheme="minorBidi" w:hAnsiTheme="minorBidi" w:cstheme="minorBidi"/>
              <w:sz w:val="22"/>
              <w:szCs w:val="22"/>
              <w:lang w:val="id-ID"/>
            </w:rPr>
          </w:rPrChange>
        </w:rPr>
        <w:t xml:space="preserve"> kepada </w:t>
      </w:r>
      <w:r w:rsidRPr="00922713">
        <w:rPr>
          <w:rFonts w:ascii="Arial" w:hAnsi="Arial" w:cs="Arial"/>
          <w:b/>
          <w:sz w:val="22"/>
          <w:szCs w:val="22"/>
          <w:lang w:val="id-ID"/>
          <w:rPrChange w:id="1040" w:author="Syahrani Rachmawati Sadino" w:date="2025-01-31T14:35:00Z">
            <w:rPr>
              <w:rFonts w:asciiTheme="minorBidi" w:hAnsiTheme="minorBidi" w:cstheme="minorBidi"/>
              <w:b/>
              <w:sz w:val="22"/>
              <w:szCs w:val="22"/>
              <w:lang w:val="id-ID"/>
            </w:rPr>
          </w:rPrChange>
        </w:rPr>
        <w:t>PIHAK KEDUA</w:t>
      </w:r>
      <w:r w:rsidRPr="00922713">
        <w:rPr>
          <w:rFonts w:ascii="Arial" w:hAnsi="Arial" w:cs="Arial"/>
          <w:sz w:val="22"/>
          <w:szCs w:val="22"/>
          <w:lang w:val="id-ID"/>
          <w:rPrChange w:id="1041" w:author="Syahrani Rachmawati Sadino" w:date="2025-01-31T14:35:00Z">
            <w:rPr>
              <w:rFonts w:asciiTheme="minorBidi" w:hAnsiTheme="minorBidi" w:cstheme="minorBidi"/>
              <w:sz w:val="22"/>
              <w:szCs w:val="22"/>
              <w:lang w:val="id-ID"/>
            </w:rPr>
          </w:rPrChange>
        </w:rPr>
        <w:t xml:space="preserve">, jika </w:t>
      </w:r>
      <w:r w:rsidRPr="00922713">
        <w:rPr>
          <w:rFonts w:ascii="Arial" w:hAnsi="Arial" w:cs="Arial"/>
          <w:b/>
          <w:sz w:val="22"/>
          <w:szCs w:val="22"/>
          <w:lang w:val="id-ID"/>
          <w:rPrChange w:id="1042" w:author="Syahrani Rachmawati Sadino" w:date="2025-01-31T14:35:00Z">
            <w:rPr>
              <w:rFonts w:asciiTheme="minorBidi" w:hAnsiTheme="minorBidi" w:cstheme="minorBidi"/>
              <w:b/>
              <w:sz w:val="22"/>
              <w:szCs w:val="22"/>
              <w:lang w:val="id-ID"/>
            </w:rPr>
          </w:rPrChange>
        </w:rPr>
        <w:t>PIHAK KEDUA</w:t>
      </w:r>
      <w:r w:rsidRPr="00922713">
        <w:rPr>
          <w:rFonts w:ascii="Arial" w:hAnsi="Arial" w:cs="Arial"/>
          <w:sz w:val="22"/>
          <w:szCs w:val="22"/>
          <w:lang w:val="fi-FI"/>
          <w:rPrChange w:id="1043" w:author="Syahrani Rachmawati Sadino" w:date="2025-01-31T14:35:00Z">
            <w:rPr>
              <w:rFonts w:asciiTheme="minorBidi" w:hAnsiTheme="minorBidi" w:cstheme="minorBidi"/>
              <w:sz w:val="22"/>
              <w:szCs w:val="22"/>
              <w:lang w:val="fi-FI"/>
            </w:rPr>
          </w:rPrChange>
        </w:rPr>
        <w:t xml:space="preserve"> tidak memantau ketersediaan obat untuk peserta </w:t>
      </w:r>
      <w:r w:rsidRPr="00922713">
        <w:rPr>
          <w:rFonts w:ascii="Arial" w:hAnsi="Arial" w:cs="Arial"/>
          <w:b/>
          <w:bCs/>
          <w:sz w:val="22"/>
          <w:szCs w:val="22"/>
          <w:lang w:val="fi-FI"/>
          <w:rPrChange w:id="1044" w:author="Syahrani Rachmawati Sadino" w:date="2025-01-31T14:35:00Z">
            <w:rPr>
              <w:rFonts w:asciiTheme="minorBidi" w:hAnsiTheme="minorBidi" w:cstheme="minorBidi"/>
              <w:b/>
              <w:bCs/>
              <w:sz w:val="22"/>
              <w:szCs w:val="22"/>
              <w:lang w:val="fi-FI"/>
            </w:rPr>
          </w:rPrChange>
        </w:rPr>
        <w:t>PIHAK PERTAMA</w:t>
      </w:r>
      <w:r w:rsidRPr="00922713">
        <w:rPr>
          <w:rFonts w:ascii="Arial" w:hAnsi="Arial" w:cs="Arial"/>
          <w:sz w:val="22"/>
          <w:szCs w:val="22"/>
          <w:lang w:val="fi-FI"/>
          <w:rPrChange w:id="1045" w:author="Syahrani Rachmawati Sadino" w:date="2025-01-31T14:35:00Z">
            <w:rPr>
              <w:rFonts w:asciiTheme="minorBidi" w:hAnsiTheme="minorBidi" w:cstheme="minorBidi"/>
              <w:sz w:val="22"/>
              <w:szCs w:val="22"/>
              <w:lang w:val="fi-FI"/>
            </w:rPr>
          </w:rPrChange>
        </w:rPr>
        <w:t xml:space="preserve"> yang mengakibatkan terjadinya keluhan pelayanan</w:t>
      </w:r>
    </w:p>
    <w:p w14:paraId="19C4C551" w14:textId="358749A1" w:rsidR="008B14A0" w:rsidRPr="00922713" w:rsidRDefault="008B14A0">
      <w:pPr>
        <w:numPr>
          <w:ilvl w:val="0"/>
          <w:numId w:val="2"/>
        </w:numPr>
        <w:tabs>
          <w:tab w:val="clear" w:pos="720"/>
        </w:tabs>
        <w:spacing w:line="276" w:lineRule="auto"/>
        <w:ind w:left="851" w:hanging="425"/>
        <w:jc w:val="both"/>
        <w:rPr>
          <w:rFonts w:ascii="Arial" w:hAnsi="Arial" w:cs="Arial"/>
          <w:sz w:val="22"/>
          <w:szCs w:val="22"/>
          <w:lang w:val="fi-FI"/>
          <w:rPrChange w:id="1046" w:author="Syahrani Rachmawati Sadino" w:date="2025-01-31T14:35:00Z">
            <w:rPr>
              <w:rFonts w:asciiTheme="minorBidi" w:hAnsiTheme="minorBidi" w:cstheme="minorBidi"/>
              <w:sz w:val="22"/>
              <w:szCs w:val="22"/>
              <w:lang w:val="fi-FI"/>
            </w:rPr>
          </w:rPrChange>
        </w:rPr>
        <w:pPrChange w:id="1047" w:author="Syahrani Rachmawati Sadino" w:date="2025-01-31T15:00:00Z">
          <w:pPr>
            <w:numPr>
              <w:numId w:val="2"/>
            </w:numPr>
            <w:tabs>
              <w:tab w:val="num" w:pos="720"/>
            </w:tabs>
            <w:spacing w:line="276" w:lineRule="auto"/>
            <w:ind w:left="851" w:hanging="425"/>
            <w:jc w:val="both"/>
          </w:pPr>
        </w:pPrChange>
      </w:pPr>
      <w:r w:rsidRPr="00922713">
        <w:rPr>
          <w:rFonts w:ascii="Arial" w:hAnsi="Arial" w:cs="Arial"/>
          <w:sz w:val="22"/>
          <w:szCs w:val="22"/>
          <w:lang w:val="fi-FI"/>
          <w:rPrChange w:id="1048" w:author="Syahrani Rachmawati Sadino" w:date="2025-01-31T14:35:00Z">
            <w:rPr>
              <w:rFonts w:asciiTheme="minorBidi" w:hAnsiTheme="minorBidi" w:cstheme="minorBidi"/>
              <w:sz w:val="22"/>
              <w:szCs w:val="22"/>
              <w:lang w:val="fi-FI"/>
            </w:rPr>
          </w:rPrChange>
        </w:rPr>
        <w:t xml:space="preserve">Memberikan sanksi kepada </w:t>
      </w:r>
      <w:r w:rsidRPr="00922713">
        <w:rPr>
          <w:rFonts w:ascii="Arial" w:hAnsi="Arial" w:cs="Arial"/>
          <w:b/>
          <w:bCs/>
          <w:sz w:val="22"/>
          <w:szCs w:val="22"/>
          <w:lang w:val="fi-FI"/>
          <w:rPrChange w:id="1049" w:author="Syahrani Rachmawati Sadino" w:date="2025-01-31T14:35:00Z">
            <w:rPr>
              <w:rFonts w:asciiTheme="minorBidi" w:hAnsiTheme="minorBidi" w:cstheme="minorBidi"/>
              <w:b/>
              <w:bCs/>
              <w:sz w:val="22"/>
              <w:szCs w:val="22"/>
              <w:lang w:val="fi-FI"/>
            </w:rPr>
          </w:rPrChange>
        </w:rPr>
        <w:t>PIHAK KEDUA</w:t>
      </w:r>
      <w:r w:rsidRPr="00922713">
        <w:rPr>
          <w:rFonts w:ascii="Arial" w:hAnsi="Arial" w:cs="Arial"/>
          <w:bCs/>
          <w:sz w:val="22"/>
          <w:szCs w:val="22"/>
          <w:lang w:val="fi-FI"/>
          <w:rPrChange w:id="1050" w:author="Syahrani Rachmawati Sadino" w:date="2025-01-31T14:35:00Z">
            <w:rPr>
              <w:rFonts w:asciiTheme="minorBidi" w:hAnsiTheme="minorBidi" w:cstheme="minorBidi"/>
              <w:bCs/>
              <w:sz w:val="22"/>
              <w:szCs w:val="22"/>
              <w:lang w:val="fi-FI"/>
            </w:rPr>
          </w:rPrChange>
        </w:rPr>
        <w:t xml:space="preserve"> dalam hal </w:t>
      </w:r>
      <w:r w:rsidRPr="00922713">
        <w:rPr>
          <w:rFonts w:ascii="Arial" w:hAnsi="Arial" w:cs="Arial"/>
          <w:b/>
          <w:bCs/>
          <w:sz w:val="22"/>
          <w:szCs w:val="22"/>
          <w:lang w:val="fi-FI"/>
          <w:rPrChange w:id="1051" w:author="Syahrani Rachmawati Sadino" w:date="2025-01-31T14:35:00Z">
            <w:rPr>
              <w:rFonts w:asciiTheme="minorBidi" w:hAnsiTheme="minorBidi" w:cstheme="minorBidi"/>
              <w:b/>
              <w:bCs/>
              <w:sz w:val="22"/>
              <w:szCs w:val="22"/>
              <w:lang w:val="fi-FI"/>
            </w:rPr>
          </w:rPrChange>
        </w:rPr>
        <w:t>PIHAK PERTAMA</w:t>
      </w:r>
      <w:r w:rsidRPr="00922713">
        <w:rPr>
          <w:rFonts w:ascii="Arial" w:hAnsi="Arial" w:cs="Arial"/>
          <w:bCs/>
          <w:sz w:val="22"/>
          <w:szCs w:val="22"/>
          <w:lang w:val="fi-FI"/>
          <w:rPrChange w:id="1052" w:author="Syahrani Rachmawati Sadino" w:date="2025-01-31T14:35:00Z">
            <w:rPr>
              <w:rFonts w:asciiTheme="minorBidi" w:hAnsiTheme="minorBidi" w:cstheme="minorBidi"/>
              <w:bCs/>
              <w:sz w:val="22"/>
              <w:szCs w:val="22"/>
              <w:lang w:val="fi-FI"/>
            </w:rPr>
          </w:rPrChange>
        </w:rPr>
        <w:t xml:space="preserve"> menemukan terjadinya penyimpangan terhadap pelaksanaan kewajiban </w:t>
      </w:r>
      <w:r w:rsidRPr="00922713">
        <w:rPr>
          <w:rFonts w:ascii="Arial" w:hAnsi="Arial" w:cs="Arial"/>
          <w:b/>
          <w:bCs/>
          <w:sz w:val="22"/>
          <w:szCs w:val="22"/>
          <w:lang w:val="fi-FI"/>
          <w:rPrChange w:id="1053" w:author="Syahrani Rachmawati Sadino" w:date="2025-01-31T14:35:00Z">
            <w:rPr>
              <w:rFonts w:asciiTheme="minorBidi" w:hAnsiTheme="minorBidi" w:cstheme="minorBidi"/>
              <w:b/>
              <w:bCs/>
              <w:sz w:val="22"/>
              <w:szCs w:val="22"/>
              <w:lang w:val="fi-FI"/>
            </w:rPr>
          </w:rPrChange>
        </w:rPr>
        <w:t>PIHAK KEDUA</w:t>
      </w:r>
      <w:r w:rsidRPr="00922713">
        <w:rPr>
          <w:rFonts w:ascii="Arial" w:hAnsi="Arial" w:cs="Arial"/>
          <w:bCs/>
          <w:sz w:val="22"/>
          <w:szCs w:val="22"/>
          <w:lang w:val="fi-FI"/>
          <w:rPrChange w:id="1054" w:author="Syahrani Rachmawati Sadino" w:date="2025-01-31T14:35:00Z">
            <w:rPr>
              <w:rFonts w:asciiTheme="minorBidi" w:hAnsiTheme="minorBidi" w:cstheme="minorBidi"/>
              <w:bCs/>
              <w:sz w:val="22"/>
              <w:szCs w:val="22"/>
              <w:lang w:val="fi-FI"/>
            </w:rPr>
          </w:rPrChange>
        </w:rPr>
        <w:t xml:space="preserve"> berdasarkan </w:t>
      </w:r>
      <w:r w:rsidRPr="00922713">
        <w:rPr>
          <w:rFonts w:ascii="Arial" w:hAnsi="Arial" w:cs="Arial"/>
          <w:bCs/>
          <w:sz w:val="22"/>
          <w:szCs w:val="22"/>
          <w:lang w:val="id-ID"/>
          <w:rPrChange w:id="1055" w:author="Syahrani Rachmawati Sadino" w:date="2025-01-31T14:35:00Z">
            <w:rPr>
              <w:rFonts w:asciiTheme="minorBidi" w:hAnsiTheme="minorBidi" w:cstheme="minorBidi"/>
              <w:bCs/>
              <w:sz w:val="22"/>
              <w:szCs w:val="22"/>
              <w:lang w:val="id-ID"/>
            </w:rPr>
          </w:rPrChange>
        </w:rPr>
        <w:t xml:space="preserve">Pasal </w:t>
      </w:r>
      <w:r w:rsidRPr="00922713">
        <w:rPr>
          <w:rFonts w:ascii="Arial" w:hAnsi="Arial" w:cs="Arial"/>
          <w:bCs/>
          <w:sz w:val="22"/>
          <w:szCs w:val="22"/>
          <w:lang w:val="fi-FI"/>
          <w:rPrChange w:id="1056" w:author="Syahrani Rachmawati Sadino" w:date="2025-01-31T14:35:00Z">
            <w:rPr>
              <w:rFonts w:asciiTheme="minorBidi" w:hAnsiTheme="minorBidi" w:cstheme="minorBidi"/>
              <w:bCs/>
              <w:sz w:val="22"/>
              <w:szCs w:val="22"/>
              <w:lang w:val="fi-FI"/>
            </w:rPr>
          </w:rPrChange>
        </w:rPr>
        <w:t>1</w:t>
      </w:r>
      <w:r w:rsidR="001E317A" w:rsidRPr="00922713">
        <w:rPr>
          <w:rFonts w:ascii="Arial" w:hAnsi="Arial" w:cs="Arial"/>
          <w:bCs/>
          <w:sz w:val="22"/>
          <w:szCs w:val="22"/>
          <w:lang w:val="fi-FI"/>
          <w:rPrChange w:id="1057" w:author="Syahrani Rachmawati Sadino" w:date="2025-01-31T14:35:00Z">
            <w:rPr>
              <w:rFonts w:asciiTheme="minorBidi" w:hAnsiTheme="minorBidi" w:cstheme="minorBidi"/>
              <w:bCs/>
              <w:sz w:val="22"/>
              <w:szCs w:val="22"/>
              <w:lang w:val="fi-FI"/>
            </w:rPr>
          </w:rPrChange>
        </w:rPr>
        <w:t>1</w:t>
      </w:r>
      <w:r w:rsidRPr="00922713">
        <w:rPr>
          <w:rFonts w:ascii="Arial" w:hAnsi="Arial" w:cs="Arial"/>
          <w:bCs/>
          <w:sz w:val="22"/>
          <w:szCs w:val="22"/>
          <w:lang w:val="fi-FI"/>
          <w:rPrChange w:id="1058" w:author="Syahrani Rachmawati Sadino" w:date="2025-01-31T14:35:00Z">
            <w:rPr>
              <w:rFonts w:asciiTheme="minorBidi" w:hAnsiTheme="minorBidi" w:cstheme="minorBidi"/>
              <w:bCs/>
              <w:sz w:val="22"/>
              <w:szCs w:val="22"/>
              <w:lang w:val="fi-FI"/>
            </w:rPr>
          </w:rPrChange>
        </w:rPr>
        <w:t xml:space="preserve"> </w:t>
      </w:r>
      <w:r w:rsidRPr="00922713">
        <w:rPr>
          <w:rFonts w:ascii="Arial" w:hAnsi="Arial" w:cs="Arial"/>
          <w:bCs/>
          <w:sz w:val="22"/>
          <w:szCs w:val="22"/>
          <w:lang w:val="id-ID"/>
          <w:rPrChange w:id="1059" w:author="Syahrani Rachmawati Sadino" w:date="2025-01-31T14:35:00Z">
            <w:rPr>
              <w:rFonts w:asciiTheme="minorBidi" w:hAnsiTheme="minorBidi" w:cstheme="minorBidi"/>
              <w:bCs/>
              <w:sz w:val="22"/>
              <w:szCs w:val="22"/>
              <w:lang w:val="id-ID"/>
            </w:rPr>
          </w:rPrChange>
        </w:rPr>
        <w:t xml:space="preserve">dalam </w:t>
      </w:r>
      <w:r w:rsidRPr="00922713">
        <w:rPr>
          <w:rFonts w:ascii="Arial" w:hAnsi="Arial" w:cs="Arial"/>
          <w:bCs/>
          <w:sz w:val="22"/>
          <w:szCs w:val="22"/>
          <w:lang w:val="fi-FI"/>
          <w:rPrChange w:id="1060" w:author="Syahrani Rachmawati Sadino" w:date="2025-01-31T14:35:00Z">
            <w:rPr>
              <w:rFonts w:asciiTheme="minorBidi" w:hAnsiTheme="minorBidi" w:cstheme="minorBidi"/>
              <w:bCs/>
              <w:sz w:val="22"/>
              <w:szCs w:val="22"/>
              <w:lang w:val="fi-FI"/>
            </w:rPr>
          </w:rPrChange>
        </w:rPr>
        <w:t>Perjanjian ini</w:t>
      </w:r>
      <w:r w:rsidR="005D130D" w:rsidRPr="00922713">
        <w:rPr>
          <w:rFonts w:ascii="Arial" w:hAnsi="Arial" w:cs="Arial"/>
          <w:bCs/>
          <w:sz w:val="22"/>
          <w:szCs w:val="22"/>
          <w:lang w:val="fi-FI"/>
          <w:rPrChange w:id="1061" w:author="Syahrani Rachmawati Sadino" w:date="2025-01-31T14:35:00Z">
            <w:rPr>
              <w:rFonts w:asciiTheme="minorBidi" w:hAnsiTheme="minorBidi" w:cstheme="minorBidi"/>
              <w:bCs/>
              <w:sz w:val="22"/>
              <w:szCs w:val="22"/>
              <w:lang w:val="fi-FI"/>
            </w:rPr>
          </w:rPrChange>
        </w:rPr>
        <w:t>.</w:t>
      </w:r>
    </w:p>
    <w:p w14:paraId="5B46367C" w14:textId="77777777" w:rsidR="005E6191" w:rsidRPr="00922713" w:rsidRDefault="004C5274">
      <w:pPr>
        <w:numPr>
          <w:ilvl w:val="0"/>
          <w:numId w:val="2"/>
        </w:numPr>
        <w:tabs>
          <w:tab w:val="clear" w:pos="720"/>
        </w:tabs>
        <w:spacing w:line="276" w:lineRule="auto"/>
        <w:ind w:left="851" w:hanging="425"/>
        <w:jc w:val="both"/>
        <w:rPr>
          <w:rFonts w:ascii="Arial" w:hAnsi="Arial" w:cs="Arial"/>
          <w:sz w:val="22"/>
          <w:szCs w:val="22"/>
          <w:lang w:val="fi-FI"/>
          <w:rPrChange w:id="1062" w:author="Syahrani Rachmawati Sadino" w:date="2025-01-31T14:35:00Z">
            <w:rPr>
              <w:rFonts w:asciiTheme="minorBidi" w:hAnsiTheme="minorBidi" w:cstheme="minorBidi"/>
              <w:sz w:val="22"/>
              <w:szCs w:val="22"/>
              <w:lang w:val="fi-FI"/>
            </w:rPr>
          </w:rPrChange>
        </w:rPr>
        <w:pPrChange w:id="1063" w:author="Syahrani Rachmawati Sadino" w:date="2025-01-31T15:00:00Z">
          <w:pPr>
            <w:numPr>
              <w:numId w:val="2"/>
            </w:numPr>
            <w:tabs>
              <w:tab w:val="num" w:pos="720"/>
            </w:tabs>
            <w:spacing w:line="276" w:lineRule="auto"/>
            <w:ind w:left="851" w:hanging="425"/>
            <w:jc w:val="both"/>
          </w:pPr>
        </w:pPrChange>
      </w:pPr>
      <w:bookmarkStart w:id="1064" w:name="_Hlk57479823"/>
      <w:r w:rsidRPr="00922713">
        <w:rPr>
          <w:rFonts w:ascii="Arial" w:hAnsi="Arial" w:cs="Arial"/>
          <w:sz w:val="22"/>
          <w:szCs w:val="22"/>
          <w:lang w:val="fi-FI"/>
          <w:rPrChange w:id="1065" w:author="Syahrani Rachmawati Sadino" w:date="2025-01-31T14:35:00Z">
            <w:rPr>
              <w:rFonts w:asciiTheme="minorBidi" w:hAnsiTheme="minorBidi" w:cstheme="minorBidi"/>
              <w:sz w:val="22"/>
              <w:szCs w:val="22"/>
              <w:lang w:val="fi-FI"/>
            </w:rPr>
          </w:rPrChange>
        </w:rPr>
        <w:t xml:space="preserve">Menerima data dan informasi termasuk namun tidak terbatas pada dokumen uji tuntas </w:t>
      </w:r>
      <w:r w:rsidRPr="00922713">
        <w:rPr>
          <w:rFonts w:ascii="Arial" w:hAnsi="Arial" w:cs="Arial"/>
          <w:b/>
          <w:sz w:val="22"/>
          <w:szCs w:val="22"/>
          <w:lang w:val="fi-FI"/>
          <w:rPrChange w:id="1066" w:author="Syahrani Rachmawati Sadino" w:date="2025-01-31T14:35:00Z">
            <w:rPr>
              <w:rFonts w:asciiTheme="minorBidi" w:hAnsiTheme="minorBidi" w:cstheme="minorBidi"/>
              <w:b/>
              <w:sz w:val="22"/>
              <w:szCs w:val="22"/>
              <w:lang w:val="fi-FI"/>
            </w:rPr>
          </w:rPrChange>
        </w:rPr>
        <w:t>PIHAK KEDUA</w:t>
      </w:r>
      <w:r w:rsidRPr="00922713">
        <w:rPr>
          <w:rFonts w:ascii="Arial" w:hAnsi="Arial" w:cs="Arial"/>
          <w:sz w:val="22"/>
          <w:szCs w:val="22"/>
          <w:lang w:val="fi-FI"/>
          <w:rPrChange w:id="1067" w:author="Syahrani Rachmawati Sadino" w:date="2025-01-31T14:35:00Z">
            <w:rPr>
              <w:rFonts w:asciiTheme="minorBidi" w:hAnsiTheme="minorBidi" w:cstheme="minorBidi"/>
              <w:sz w:val="22"/>
              <w:szCs w:val="22"/>
              <w:lang w:val="fi-FI"/>
            </w:rPr>
          </w:rPrChange>
        </w:rPr>
        <w:t xml:space="preserve">/Provider </w:t>
      </w:r>
      <w:r w:rsidRPr="00922713">
        <w:rPr>
          <w:rFonts w:ascii="Arial" w:hAnsi="Arial" w:cs="Arial"/>
          <w:i/>
          <w:sz w:val="22"/>
          <w:szCs w:val="22"/>
          <w:lang w:val="fi-FI"/>
          <w:rPrChange w:id="1068" w:author="Syahrani Rachmawati Sadino" w:date="2025-01-31T14:35:00Z">
            <w:rPr>
              <w:rFonts w:asciiTheme="minorBidi" w:hAnsiTheme="minorBidi" w:cstheme="minorBidi"/>
              <w:i/>
              <w:sz w:val="22"/>
              <w:szCs w:val="22"/>
              <w:lang w:val="fi-FI"/>
            </w:rPr>
          </w:rPrChange>
        </w:rPr>
        <w:t xml:space="preserve">due diligence </w:t>
      </w:r>
      <w:r w:rsidRPr="00922713">
        <w:rPr>
          <w:rFonts w:ascii="Arial" w:hAnsi="Arial" w:cs="Arial"/>
          <w:sz w:val="22"/>
          <w:szCs w:val="22"/>
          <w:lang w:val="fi-FI"/>
          <w:rPrChange w:id="1069" w:author="Syahrani Rachmawati Sadino" w:date="2025-01-31T14:35:00Z">
            <w:rPr>
              <w:rFonts w:asciiTheme="minorBidi" w:hAnsiTheme="minorBidi" w:cstheme="minorBidi"/>
              <w:sz w:val="22"/>
              <w:szCs w:val="22"/>
              <w:lang w:val="fi-FI"/>
            </w:rPr>
          </w:rPrChange>
        </w:rPr>
        <w:t xml:space="preserve">dalam rangka pemenuhan peraturan perundangan, Berkas Elektronik dan/atau dokumen, data lainnya yang dibutuhkan </w:t>
      </w:r>
      <w:r w:rsidRPr="00922713">
        <w:rPr>
          <w:rFonts w:ascii="Arial" w:hAnsi="Arial" w:cs="Arial"/>
          <w:b/>
          <w:sz w:val="22"/>
          <w:szCs w:val="22"/>
          <w:lang w:val="fi-FI"/>
          <w:rPrChange w:id="1070" w:author="Syahrani Rachmawati Sadino" w:date="2025-01-31T14:35:00Z">
            <w:rPr>
              <w:rFonts w:asciiTheme="minorBidi" w:hAnsiTheme="minorBidi" w:cstheme="minorBidi"/>
              <w:b/>
              <w:sz w:val="22"/>
              <w:szCs w:val="22"/>
              <w:lang w:val="fi-FI"/>
            </w:rPr>
          </w:rPrChange>
        </w:rPr>
        <w:t>PIHAK PERTAMA</w:t>
      </w:r>
      <w:r w:rsidRPr="00922713">
        <w:rPr>
          <w:rFonts w:ascii="Arial" w:hAnsi="Arial" w:cs="Arial"/>
          <w:sz w:val="22"/>
          <w:szCs w:val="22"/>
          <w:lang w:val="fi-FI"/>
          <w:rPrChange w:id="1071" w:author="Syahrani Rachmawati Sadino" w:date="2025-01-31T14:35:00Z">
            <w:rPr>
              <w:rFonts w:asciiTheme="minorBidi" w:hAnsiTheme="minorBidi" w:cstheme="minorBidi"/>
              <w:sz w:val="22"/>
              <w:szCs w:val="22"/>
              <w:lang w:val="fi-FI"/>
            </w:rPr>
          </w:rPrChange>
        </w:rPr>
        <w:t xml:space="preserve"> secara benar, sah dan akurat baik melalui pertukaran data elektronik dan/atau dokumen fisik, apabila diperlukan oleh </w:t>
      </w:r>
      <w:r w:rsidRPr="00922713">
        <w:rPr>
          <w:rFonts w:ascii="Arial" w:hAnsi="Arial" w:cs="Arial"/>
          <w:b/>
          <w:sz w:val="22"/>
          <w:szCs w:val="22"/>
          <w:lang w:val="fi-FI"/>
          <w:rPrChange w:id="1072" w:author="Syahrani Rachmawati Sadino" w:date="2025-01-31T14:35:00Z">
            <w:rPr>
              <w:rFonts w:asciiTheme="minorBidi" w:hAnsiTheme="minorBidi" w:cstheme="minorBidi"/>
              <w:b/>
              <w:sz w:val="22"/>
              <w:szCs w:val="22"/>
              <w:lang w:val="fi-FI"/>
            </w:rPr>
          </w:rPrChange>
        </w:rPr>
        <w:t>PIHAK PERTAMA</w:t>
      </w:r>
      <w:r w:rsidR="005D130D" w:rsidRPr="00922713">
        <w:rPr>
          <w:rFonts w:ascii="Arial" w:hAnsi="Arial" w:cs="Arial"/>
          <w:sz w:val="22"/>
          <w:szCs w:val="22"/>
          <w:lang w:val="fi-FI"/>
          <w:rPrChange w:id="1073" w:author="Syahrani Rachmawati Sadino" w:date="2025-01-31T14:35:00Z">
            <w:rPr>
              <w:rFonts w:asciiTheme="minorBidi" w:hAnsiTheme="minorBidi" w:cstheme="minorBidi"/>
              <w:sz w:val="22"/>
              <w:szCs w:val="22"/>
              <w:lang w:val="fi-FI"/>
            </w:rPr>
          </w:rPrChange>
        </w:rPr>
        <w:t>.</w:t>
      </w:r>
      <w:r w:rsidR="005E6191" w:rsidRPr="00922713">
        <w:rPr>
          <w:rFonts w:ascii="Arial" w:hAnsi="Arial" w:cs="Arial"/>
          <w:sz w:val="22"/>
          <w:szCs w:val="22"/>
          <w:lang w:val="fi-FI"/>
          <w:rPrChange w:id="1074" w:author="Syahrani Rachmawati Sadino" w:date="2025-01-31T14:35:00Z">
            <w:rPr>
              <w:rFonts w:asciiTheme="minorBidi" w:hAnsiTheme="minorBidi" w:cstheme="minorBidi"/>
              <w:sz w:val="22"/>
              <w:szCs w:val="22"/>
              <w:lang w:val="fi-FI"/>
            </w:rPr>
          </w:rPrChange>
        </w:rPr>
        <w:t xml:space="preserve"> </w:t>
      </w:r>
    </w:p>
    <w:p w14:paraId="7E67D7E4" w14:textId="00ADB6AE" w:rsidR="005E6191" w:rsidRPr="00922713" w:rsidRDefault="005E6191">
      <w:pPr>
        <w:numPr>
          <w:ilvl w:val="0"/>
          <w:numId w:val="2"/>
        </w:numPr>
        <w:tabs>
          <w:tab w:val="clear" w:pos="720"/>
        </w:tabs>
        <w:spacing w:line="276" w:lineRule="auto"/>
        <w:ind w:left="851" w:hanging="425"/>
        <w:jc w:val="both"/>
        <w:rPr>
          <w:rFonts w:ascii="Arial" w:hAnsi="Arial" w:cs="Arial"/>
          <w:sz w:val="22"/>
          <w:szCs w:val="22"/>
          <w:lang w:val="fi-FI"/>
          <w:rPrChange w:id="1075" w:author="Syahrani Rachmawati Sadino" w:date="2025-01-31T14:35:00Z">
            <w:rPr>
              <w:rFonts w:asciiTheme="minorBidi" w:hAnsiTheme="minorBidi" w:cstheme="minorBidi"/>
              <w:sz w:val="22"/>
              <w:szCs w:val="22"/>
              <w:lang w:val="fi-FI"/>
            </w:rPr>
          </w:rPrChange>
        </w:rPr>
        <w:pPrChange w:id="1076" w:author="Syahrani Rachmawati Sadino" w:date="2025-01-31T15:00:00Z">
          <w:pPr>
            <w:numPr>
              <w:numId w:val="2"/>
            </w:numPr>
            <w:tabs>
              <w:tab w:val="num" w:pos="720"/>
            </w:tabs>
            <w:spacing w:line="276" w:lineRule="auto"/>
            <w:ind w:left="851" w:hanging="425"/>
            <w:jc w:val="both"/>
          </w:pPr>
        </w:pPrChange>
      </w:pPr>
      <w:r w:rsidRPr="00922713">
        <w:rPr>
          <w:rFonts w:ascii="Arial" w:hAnsi="Arial" w:cs="Arial"/>
          <w:sz w:val="22"/>
          <w:szCs w:val="22"/>
          <w:lang w:val="fi-FI"/>
          <w:rPrChange w:id="1077" w:author="Syahrani Rachmawati Sadino" w:date="2025-01-31T14:35:00Z">
            <w:rPr>
              <w:rFonts w:asciiTheme="minorBidi" w:hAnsiTheme="minorBidi" w:cstheme="minorBidi"/>
              <w:sz w:val="22"/>
              <w:szCs w:val="22"/>
              <w:lang w:val="fi-FI"/>
            </w:rPr>
          </w:rPrChange>
        </w:rPr>
        <w:lastRenderedPageBreak/>
        <w:t xml:space="preserve">Menerima tagihan elektronik yang dihasilkan dari </w:t>
      </w:r>
      <w:r w:rsidR="00E47668" w:rsidRPr="00922713">
        <w:rPr>
          <w:rFonts w:ascii="Arial" w:hAnsi="Arial" w:cs="Arial"/>
          <w:sz w:val="22"/>
          <w:szCs w:val="22"/>
          <w:lang w:val="fi-FI"/>
          <w:rPrChange w:id="1078" w:author="Syahrani Rachmawati Sadino" w:date="2025-01-31T14:35:00Z">
            <w:rPr>
              <w:rFonts w:asciiTheme="minorBidi" w:hAnsiTheme="minorBidi" w:cstheme="minorBidi"/>
              <w:sz w:val="22"/>
              <w:szCs w:val="22"/>
              <w:lang w:val="fi-FI"/>
            </w:rPr>
          </w:rPrChange>
        </w:rPr>
        <w:t>BRILIFE-Care</w:t>
      </w:r>
      <w:r w:rsidRPr="00922713">
        <w:rPr>
          <w:rFonts w:ascii="Arial" w:hAnsi="Arial" w:cs="Arial"/>
          <w:sz w:val="22"/>
          <w:szCs w:val="22"/>
          <w:lang w:val="fi-FI"/>
          <w:rPrChange w:id="1079" w:author="Syahrani Rachmawati Sadino" w:date="2025-01-31T14:35:00Z">
            <w:rPr>
              <w:rFonts w:asciiTheme="minorBidi" w:hAnsiTheme="minorBidi" w:cstheme="minorBidi"/>
              <w:sz w:val="22"/>
              <w:szCs w:val="22"/>
              <w:lang w:val="fi-FI"/>
            </w:rPr>
          </w:rPrChange>
        </w:rPr>
        <w:t xml:space="preserve"> yang ditetapkan </w:t>
      </w:r>
      <w:r w:rsidRPr="00922713">
        <w:rPr>
          <w:rFonts w:ascii="Arial" w:hAnsi="Arial" w:cs="Arial"/>
          <w:b/>
          <w:sz w:val="22"/>
          <w:szCs w:val="22"/>
          <w:lang w:val="fi-FI"/>
          <w:rPrChange w:id="1080" w:author="Syahrani Rachmawati Sadino" w:date="2025-01-31T14:35:00Z">
            <w:rPr>
              <w:rFonts w:asciiTheme="minorBidi" w:hAnsiTheme="minorBidi" w:cstheme="minorBidi"/>
              <w:b/>
              <w:sz w:val="22"/>
              <w:szCs w:val="22"/>
              <w:lang w:val="fi-FI"/>
            </w:rPr>
          </w:rPrChange>
        </w:rPr>
        <w:t>PIHAK PERTAMA</w:t>
      </w:r>
      <w:r w:rsidRPr="00922713">
        <w:rPr>
          <w:rFonts w:ascii="Arial" w:hAnsi="Arial" w:cs="Arial"/>
          <w:sz w:val="22"/>
          <w:szCs w:val="22"/>
          <w:lang w:val="fi-FI"/>
          <w:rPrChange w:id="1081" w:author="Syahrani Rachmawati Sadino" w:date="2025-01-31T14:35:00Z">
            <w:rPr>
              <w:rFonts w:asciiTheme="minorBidi" w:hAnsiTheme="minorBidi" w:cstheme="minorBidi"/>
              <w:sz w:val="22"/>
              <w:szCs w:val="22"/>
              <w:lang w:val="fi-FI"/>
            </w:rPr>
          </w:rPrChange>
        </w:rPr>
        <w:t xml:space="preserve"> atas biaya pelayanan kesehatan dan obat bagi Peserta secara teratur setiap bulan kepada </w:t>
      </w:r>
      <w:r w:rsidRPr="00922713">
        <w:rPr>
          <w:rFonts w:ascii="Arial" w:hAnsi="Arial" w:cs="Arial"/>
          <w:b/>
          <w:sz w:val="22"/>
          <w:szCs w:val="22"/>
          <w:lang w:val="fi-FI"/>
          <w:rPrChange w:id="1082" w:author="Syahrani Rachmawati Sadino" w:date="2025-01-31T14:35:00Z">
            <w:rPr>
              <w:rFonts w:asciiTheme="minorBidi" w:hAnsiTheme="minorBidi" w:cstheme="minorBidi"/>
              <w:b/>
              <w:sz w:val="22"/>
              <w:szCs w:val="22"/>
              <w:lang w:val="fi-FI"/>
            </w:rPr>
          </w:rPrChange>
        </w:rPr>
        <w:t>PIHAK PERTAMA</w:t>
      </w:r>
      <w:r w:rsidRPr="00922713">
        <w:rPr>
          <w:rFonts w:ascii="Arial" w:hAnsi="Arial" w:cs="Arial"/>
          <w:bCs/>
          <w:sz w:val="22"/>
          <w:szCs w:val="22"/>
          <w:lang w:val="fi-FI"/>
          <w:rPrChange w:id="1083" w:author="Syahrani Rachmawati Sadino" w:date="2025-01-31T14:35:00Z">
            <w:rPr>
              <w:rFonts w:asciiTheme="minorBidi" w:hAnsiTheme="minorBidi" w:cstheme="minorBidi"/>
              <w:bCs/>
              <w:sz w:val="22"/>
              <w:szCs w:val="22"/>
              <w:lang w:val="fi-FI"/>
            </w:rPr>
          </w:rPrChange>
        </w:rPr>
        <w:t>.</w:t>
      </w:r>
    </w:p>
    <w:p w14:paraId="2CD2667B" w14:textId="6FBD5AC9" w:rsidR="008B14A0" w:rsidRPr="00922713" w:rsidRDefault="005E6191">
      <w:pPr>
        <w:numPr>
          <w:ilvl w:val="0"/>
          <w:numId w:val="2"/>
        </w:numPr>
        <w:tabs>
          <w:tab w:val="clear" w:pos="720"/>
        </w:tabs>
        <w:spacing w:line="276" w:lineRule="auto"/>
        <w:ind w:left="851" w:hanging="425"/>
        <w:jc w:val="both"/>
        <w:rPr>
          <w:rFonts w:ascii="Arial" w:hAnsi="Arial" w:cs="Arial"/>
          <w:sz w:val="22"/>
          <w:szCs w:val="22"/>
          <w:lang w:val="fi-FI"/>
          <w:rPrChange w:id="1084" w:author="Syahrani Rachmawati Sadino" w:date="2025-01-31T14:35:00Z">
            <w:rPr>
              <w:rFonts w:asciiTheme="minorBidi" w:hAnsiTheme="minorBidi" w:cstheme="minorBidi"/>
              <w:sz w:val="22"/>
              <w:szCs w:val="22"/>
              <w:lang w:val="fi-FI"/>
            </w:rPr>
          </w:rPrChange>
        </w:rPr>
        <w:pPrChange w:id="1085" w:author="Syahrani Rachmawati Sadino" w:date="2025-01-31T15:00:00Z">
          <w:pPr>
            <w:numPr>
              <w:numId w:val="2"/>
            </w:numPr>
            <w:tabs>
              <w:tab w:val="num" w:pos="720"/>
            </w:tabs>
            <w:spacing w:line="276" w:lineRule="auto"/>
            <w:ind w:left="851" w:hanging="425"/>
            <w:jc w:val="both"/>
          </w:pPr>
        </w:pPrChange>
      </w:pPr>
      <w:r w:rsidRPr="00922713">
        <w:rPr>
          <w:rFonts w:ascii="Arial" w:hAnsi="Arial" w:cs="Arial"/>
          <w:sz w:val="22"/>
          <w:szCs w:val="22"/>
          <w:lang w:val="sv-SE"/>
          <w:rPrChange w:id="1086" w:author="Syahrani Rachmawati Sadino" w:date="2025-01-31T14:35:00Z">
            <w:rPr>
              <w:rFonts w:asciiTheme="minorBidi" w:hAnsiTheme="minorBidi" w:cstheme="minorBidi"/>
              <w:sz w:val="22"/>
              <w:szCs w:val="22"/>
              <w:lang w:val="sv-SE"/>
            </w:rPr>
          </w:rPrChange>
        </w:rPr>
        <w:t xml:space="preserve">Menerima dokumen untuk pengajuan Klaim sesuai ketentuan </w:t>
      </w:r>
      <w:r w:rsidRPr="00922713">
        <w:rPr>
          <w:rFonts w:ascii="Arial" w:hAnsi="Arial" w:cs="Arial"/>
          <w:b/>
          <w:sz w:val="22"/>
          <w:szCs w:val="22"/>
          <w:lang w:val="sv-SE"/>
          <w:rPrChange w:id="1087" w:author="Syahrani Rachmawati Sadino" w:date="2025-01-31T14:35:00Z">
            <w:rPr>
              <w:rFonts w:asciiTheme="minorBidi" w:hAnsiTheme="minorBidi" w:cstheme="minorBidi"/>
              <w:b/>
              <w:sz w:val="22"/>
              <w:szCs w:val="22"/>
              <w:lang w:val="sv-SE"/>
            </w:rPr>
          </w:rPrChange>
        </w:rPr>
        <w:t>PIHAK PERTAMA</w:t>
      </w:r>
      <w:r w:rsidRPr="00922713">
        <w:rPr>
          <w:rFonts w:ascii="Arial" w:hAnsi="Arial" w:cs="Arial"/>
          <w:sz w:val="22"/>
          <w:szCs w:val="22"/>
          <w:lang w:val="sv-SE"/>
          <w:rPrChange w:id="1088" w:author="Syahrani Rachmawati Sadino" w:date="2025-01-31T14:35:00Z">
            <w:rPr>
              <w:rFonts w:asciiTheme="minorBidi" w:hAnsiTheme="minorBidi" w:cstheme="minorBidi"/>
              <w:sz w:val="22"/>
              <w:szCs w:val="22"/>
              <w:lang w:val="sv-SE"/>
            </w:rPr>
          </w:rPrChange>
        </w:rPr>
        <w:t xml:space="preserve"> yang diatur pada Perjanjian ini secara lengkap, benar dan sah.</w:t>
      </w:r>
    </w:p>
    <w:p w14:paraId="2D6DC796" w14:textId="77777777" w:rsidR="005E6191" w:rsidRPr="00922713" w:rsidRDefault="005E6191">
      <w:pPr>
        <w:numPr>
          <w:ilvl w:val="0"/>
          <w:numId w:val="2"/>
        </w:numPr>
        <w:tabs>
          <w:tab w:val="clear" w:pos="720"/>
        </w:tabs>
        <w:spacing w:line="276" w:lineRule="auto"/>
        <w:ind w:left="851" w:hanging="425"/>
        <w:jc w:val="both"/>
        <w:rPr>
          <w:rFonts w:ascii="Arial" w:hAnsi="Arial" w:cs="Arial"/>
          <w:sz w:val="22"/>
          <w:szCs w:val="22"/>
          <w:lang w:val="fi-FI"/>
          <w:rPrChange w:id="1089" w:author="Syahrani Rachmawati Sadino" w:date="2025-01-31T14:35:00Z">
            <w:rPr>
              <w:rFonts w:asciiTheme="minorBidi" w:hAnsiTheme="minorBidi" w:cstheme="minorBidi"/>
              <w:sz w:val="22"/>
              <w:szCs w:val="22"/>
              <w:lang w:val="fi-FI"/>
            </w:rPr>
          </w:rPrChange>
        </w:rPr>
        <w:pPrChange w:id="1090" w:author="Syahrani Rachmawati Sadino" w:date="2025-01-31T15:00:00Z">
          <w:pPr>
            <w:numPr>
              <w:numId w:val="2"/>
            </w:numPr>
            <w:tabs>
              <w:tab w:val="num" w:pos="720"/>
            </w:tabs>
            <w:spacing w:line="276" w:lineRule="auto"/>
            <w:ind w:left="851" w:hanging="425"/>
            <w:jc w:val="both"/>
          </w:pPr>
        </w:pPrChange>
      </w:pPr>
      <w:r w:rsidRPr="00922713">
        <w:rPr>
          <w:rFonts w:ascii="Arial" w:hAnsi="Arial" w:cs="Arial"/>
          <w:sz w:val="22"/>
          <w:szCs w:val="22"/>
          <w:lang w:val="fi-FI"/>
          <w:rPrChange w:id="1091" w:author="Syahrani Rachmawati Sadino" w:date="2025-01-31T14:35:00Z">
            <w:rPr>
              <w:rFonts w:asciiTheme="minorBidi" w:hAnsiTheme="minorBidi" w:cstheme="minorBidi"/>
              <w:sz w:val="22"/>
              <w:szCs w:val="22"/>
              <w:lang w:val="fi-FI"/>
            </w:rPr>
          </w:rPrChange>
        </w:rPr>
        <w:t xml:space="preserve">Mendapatkan kepastian bahwa pelayanan kesehatan yang diberikan </w:t>
      </w:r>
      <w:r w:rsidRPr="00922713">
        <w:rPr>
          <w:rFonts w:ascii="Arial" w:hAnsi="Arial" w:cs="Arial"/>
          <w:b/>
          <w:sz w:val="22"/>
          <w:szCs w:val="22"/>
          <w:lang w:val="fi-FI"/>
          <w:rPrChange w:id="1092" w:author="Syahrani Rachmawati Sadino" w:date="2025-01-31T14:35:00Z">
            <w:rPr>
              <w:rFonts w:asciiTheme="minorBidi" w:hAnsiTheme="minorBidi" w:cstheme="minorBidi"/>
              <w:b/>
              <w:sz w:val="22"/>
              <w:szCs w:val="22"/>
              <w:lang w:val="fi-FI"/>
            </w:rPr>
          </w:rPrChange>
        </w:rPr>
        <w:t>PIHAK KEDUA</w:t>
      </w:r>
      <w:r w:rsidRPr="00922713">
        <w:rPr>
          <w:rFonts w:ascii="Arial" w:hAnsi="Arial" w:cs="Arial"/>
          <w:sz w:val="22"/>
          <w:szCs w:val="22"/>
          <w:lang w:val="fi-FI"/>
          <w:rPrChange w:id="1093" w:author="Syahrani Rachmawati Sadino" w:date="2025-01-31T14:35:00Z">
            <w:rPr>
              <w:rFonts w:asciiTheme="minorBidi" w:hAnsiTheme="minorBidi" w:cstheme="minorBidi"/>
              <w:sz w:val="22"/>
              <w:szCs w:val="22"/>
              <w:lang w:val="fi-FI"/>
            </w:rPr>
          </w:rPrChange>
        </w:rPr>
        <w:t xml:space="preserve"> kepada Peserta sesuai indikasi medis dan standar serta prosedur pelayanan kesehatan yang berlaku atau dengan mengutamakan prinsip kendali mutu dan kendali biaya serta pertanggungjawaban </w:t>
      </w:r>
      <w:r w:rsidRPr="00922713">
        <w:rPr>
          <w:rFonts w:ascii="Arial" w:hAnsi="Arial" w:cs="Arial"/>
          <w:b/>
          <w:sz w:val="22"/>
          <w:szCs w:val="22"/>
          <w:lang w:val="fi-FI"/>
          <w:rPrChange w:id="1094" w:author="Syahrani Rachmawati Sadino" w:date="2025-01-31T14:35:00Z">
            <w:rPr>
              <w:rFonts w:asciiTheme="minorBidi" w:hAnsiTheme="minorBidi" w:cstheme="minorBidi"/>
              <w:b/>
              <w:sz w:val="22"/>
              <w:szCs w:val="22"/>
              <w:lang w:val="fi-FI"/>
            </w:rPr>
          </w:rPrChange>
        </w:rPr>
        <w:t xml:space="preserve">PIHAK KEDUA </w:t>
      </w:r>
      <w:r w:rsidRPr="00922713">
        <w:rPr>
          <w:rFonts w:ascii="Arial" w:hAnsi="Arial" w:cs="Arial"/>
          <w:sz w:val="22"/>
          <w:szCs w:val="22"/>
          <w:lang w:val="fi-FI"/>
          <w:rPrChange w:id="1095" w:author="Syahrani Rachmawati Sadino" w:date="2025-01-31T14:35:00Z">
            <w:rPr>
              <w:rFonts w:asciiTheme="minorBidi" w:hAnsiTheme="minorBidi" w:cstheme="minorBidi"/>
              <w:sz w:val="22"/>
              <w:szCs w:val="22"/>
              <w:lang w:val="fi-FI"/>
            </w:rPr>
          </w:rPrChange>
        </w:rPr>
        <w:t>atas pelayanan kesehatan yang diberikan</w:t>
      </w:r>
      <w:r w:rsidRPr="00922713">
        <w:rPr>
          <w:rFonts w:ascii="Arial" w:hAnsi="Arial" w:cs="Arial"/>
          <w:b/>
          <w:sz w:val="22"/>
          <w:szCs w:val="22"/>
          <w:lang w:val="fi-FI"/>
          <w:rPrChange w:id="1096" w:author="Syahrani Rachmawati Sadino" w:date="2025-01-31T14:35:00Z">
            <w:rPr>
              <w:rFonts w:asciiTheme="minorBidi" w:hAnsiTheme="minorBidi" w:cstheme="minorBidi"/>
              <w:b/>
              <w:sz w:val="22"/>
              <w:szCs w:val="22"/>
              <w:lang w:val="fi-FI"/>
            </w:rPr>
          </w:rPrChange>
        </w:rPr>
        <w:t xml:space="preserve"> </w:t>
      </w:r>
      <w:r w:rsidRPr="00922713">
        <w:rPr>
          <w:rFonts w:ascii="Arial" w:hAnsi="Arial" w:cs="Arial"/>
          <w:sz w:val="22"/>
          <w:szCs w:val="22"/>
          <w:lang w:val="fi-FI"/>
          <w:rPrChange w:id="1097" w:author="Syahrani Rachmawati Sadino" w:date="2025-01-31T14:35:00Z">
            <w:rPr>
              <w:rFonts w:asciiTheme="minorBidi" w:hAnsiTheme="minorBidi" w:cstheme="minorBidi"/>
              <w:sz w:val="22"/>
              <w:szCs w:val="22"/>
              <w:lang w:val="fi-FI"/>
            </w:rPr>
          </w:rPrChange>
        </w:rPr>
        <w:t xml:space="preserve">kepada Peserta dalam melaksanakan kewajibannya dalam Perjanjian ini. </w:t>
      </w:r>
    </w:p>
    <w:p w14:paraId="67091766" w14:textId="77777777" w:rsidR="005E6191" w:rsidRPr="00922713" w:rsidRDefault="005E6191">
      <w:pPr>
        <w:numPr>
          <w:ilvl w:val="0"/>
          <w:numId w:val="2"/>
        </w:numPr>
        <w:tabs>
          <w:tab w:val="clear" w:pos="720"/>
        </w:tabs>
        <w:spacing w:line="276" w:lineRule="auto"/>
        <w:ind w:left="851" w:hanging="425"/>
        <w:jc w:val="both"/>
        <w:rPr>
          <w:rFonts w:ascii="Arial" w:hAnsi="Arial" w:cs="Arial"/>
          <w:sz w:val="22"/>
          <w:szCs w:val="22"/>
          <w:lang w:val="fi-FI"/>
          <w:rPrChange w:id="1098" w:author="Syahrani Rachmawati Sadino" w:date="2025-01-31T14:35:00Z">
            <w:rPr>
              <w:rFonts w:asciiTheme="minorBidi" w:hAnsiTheme="minorBidi" w:cstheme="minorBidi"/>
              <w:sz w:val="22"/>
              <w:szCs w:val="22"/>
              <w:lang w:val="fi-FI"/>
            </w:rPr>
          </w:rPrChange>
        </w:rPr>
        <w:pPrChange w:id="1099" w:author="Syahrani Rachmawati Sadino" w:date="2025-01-31T15:00:00Z">
          <w:pPr>
            <w:numPr>
              <w:numId w:val="2"/>
            </w:numPr>
            <w:tabs>
              <w:tab w:val="num" w:pos="720"/>
            </w:tabs>
            <w:spacing w:line="276" w:lineRule="auto"/>
            <w:ind w:left="851" w:hanging="425"/>
            <w:jc w:val="both"/>
          </w:pPr>
        </w:pPrChange>
      </w:pPr>
      <w:r w:rsidRPr="00922713">
        <w:rPr>
          <w:rFonts w:ascii="Arial" w:hAnsi="Arial" w:cs="Arial"/>
          <w:sz w:val="22"/>
          <w:szCs w:val="22"/>
          <w:lang w:val="fi-FI"/>
          <w:rPrChange w:id="1100" w:author="Syahrani Rachmawati Sadino" w:date="2025-01-31T14:35:00Z">
            <w:rPr>
              <w:rFonts w:asciiTheme="minorBidi" w:hAnsiTheme="minorBidi" w:cstheme="minorBidi"/>
              <w:sz w:val="22"/>
              <w:szCs w:val="22"/>
              <w:lang w:val="fi-FI"/>
            </w:rPr>
          </w:rPrChange>
        </w:rPr>
        <w:t xml:space="preserve">Menerima informasi dari </w:t>
      </w:r>
      <w:r w:rsidRPr="00922713">
        <w:rPr>
          <w:rFonts w:ascii="Arial" w:hAnsi="Arial" w:cs="Arial"/>
          <w:b/>
          <w:sz w:val="22"/>
          <w:szCs w:val="22"/>
          <w:lang w:val="fi-FI"/>
          <w:rPrChange w:id="1101" w:author="Syahrani Rachmawati Sadino" w:date="2025-01-31T14:35:00Z">
            <w:rPr>
              <w:rFonts w:asciiTheme="minorBidi" w:hAnsiTheme="minorBidi" w:cstheme="minorBidi"/>
              <w:b/>
              <w:sz w:val="22"/>
              <w:szCs w:val="22"/>
              <w:lang w:val="fi-FI"/>
            </w:rPr>
          </w:rPrChange>
        </w:rPr>
        <w:t>PIHAK KEDUA</w:t>
      </w:r>
      <w:r w:rsidRPr="00922713">
        <w:rPr>
          <w:rFonts w:ascii="Arial" w:hAnsi="Arial" w:cs="Arial"/>
          <w:sz w:val="22"/>
          <w:szCs w:val="22"/>
          <w:lang w:val="fi-FI"/>
          <w:rPrChange w:id="1102" w:author="Syahrani Rachmawati Sadino" w:date="2025-01-31T14:35:00Z">
            <w:rPr>
              <w:rFonts w:asciiTheme="minorBidi" w:hAnsiTheme="minorBidi" w:cstheme="minorBidi"/>
              <w:sz w:val="22"/>
              <w:szCs w:val="22"/>
              <w:lang w:val="fi-FI"/>
            </w:rPr>
          </w:rPrChange>
        </w:rPr>
        <w:t xml:space="preserve"> atas karyawan/pegawai </w:t>
      </w:r>
      <w:r w:rsidRPr="00922713">
        <w:rPr>
          <w:rFonts w:ascii="Arial" w:hAnsi="Arial" w:cs="Arial"/>
          <w:b/>
          <w:sz w:val="22"/>
          <w:szCs w:val="22"/>
          <w:lang w:val="fi-FI"/>
          <w:rPrChange w:id="1103" w:author="Syahrani Rachmawati Sadino" w:date="2025-01-31T14:35:00Z">
            <w:rPr>
              <w:rFonts w:asciiTheme="minorBidi" w:hAnsiTheme="minorBidi" w:cstheme="minorBidi"/>
              <w:b/>
              <w:sz w:val="22"/>
              <w:szCs w:val="22"/>
              <w:lang w:val="fi-FI"/>
            </w:rPr>
          </w:rPrChange>
        </w:rPr>
        <w:t>PIHAK KEDUA</w:t>
      </w:r>
      <w:r w:rsidRPr="00922713">
        <w:rPr>
          <w:rFonts w:ascii="Arial" w:hAnsi="Arial" w:cs="Arial"/>
          <w:sz w:val="22"/>
          <w:szCs w:val="22"/>
          <w:lang w:val="fi-FI"/>
          <w:rPrChange w:id="1104" w:author="Syahrani Rachmawati Sadino" w:date="2025-01-31T14:35:00Z">
            <w:rPr>
              <w:rFonts w:asciiTheme="minorBidi" w:hAnsiTheme="minorBidi" w:cstheme="minorBidi"/>
              <w:sz w:val="22"/>
              <w:szCs w:val="22"/>
              <w:lang w:val="fi-FI"/>
            </w:rPr>
          </w:rPrChange>
        </w:rPr>
        <w:t xml:space="preserve"> yang bertanggung jawab atas Klaim kepada </w:t>
      </w:r>
      <w:r w:rsidRPr="00922713">
        <w:rPr>
          <w:rFonts w:ascii="Arial" w:hAnsi="Arial" w:cs="Arial"/>
          <w:b/>
          <w:sz w:val="22"/>
          <w:szCs w:val="22"/>
          <w:lang w:val="fi-FI"/>
          <w:rPrChange w:id="1105" w:author="Syahrani Rachmawati Sadino" w:date="2025-01-31T14:35:00Z">
            <w:rPr>
              <w:rFonts w:asciiTheme="minorBidi" w:hAnsiTheme="minorBidi" w:cstheme="minorBidi"/>
              <w:b/>
              <w:sz w:val="22"/>
              <w:szCs w:val="22"/>
              <w:lang w:val="fi-FI"/>
            </w:rPr>
          </w:rPrChange>
        </w:rPr>
        <w:t>PIHAK PERTAMA</w:t>
      </w:r>
      <w:r w:rsidRPr="00922713">
        <w:rPr>
          <w:rFonts w:ascii="Arial" w:hAnsi="Arial" w:cs="Arial"/>
          <w:sz w:val="22"/>
          <w:szCs w:val="22"/>
          <w:lang w:val="fi-FI"/>
          <w:rPrChange w:id="1106" w:author="Syahrani Rachmawati Sadino" w:date="2025-01-31T14:35:00Z">
            <w:rPr>
              <w:rFonts w:asciiTheme="minorBidi" w:hAnsiTheme="minorBidi" w:cstheme="minorBidi"/>
              <w:sz w:val="22"/>
              <w:szCs w:val="22"/>
              <w:lang w:val="fi-FI"/>
            </w:rPr>
          </w:rPrChange>
        </w:rPr>
        <w:t xml:space="preserve"> sesuai dengan mekanisme yang diatur dalam </w:t>
      </w:r>
      <w:bookmarkStart w:id="1107" w:name="_Hlk66206613"/>
      <w:r w:rsidRPr="00922713">
        <w:rPr>
          <w:rFonts w:ascii="Arial" w:hAnsi="Arial" w:cs="Arial"/>
          <w:b/>
          <w:sz w:val="22"/>
          <w:szCs w:val="22"/>
          <w:lang w:val="fi-FI"/>
          <w:rPrChange w:id="1108" w:author="Syahrani Rachmawati Sadino" w:date="2025-01-31T14:35:00Z">
            <w:rPr>
              <w:rFonts w:asciiTheme="minorBidi" w:hAnsiTheme="minorBidi" w:cstheme="minorBidi"/>
              <w:b/>
              <w:sz w:val="22"/>
              <w:szCs w:val="22"/>
              <w:lang w:val="fi-FI"/>
            </w:rPr>
          </w:rPrChange>
        </w:rPr>
        <w:t>Lampiran</w:t>
      </w:r>
      <w:r w:rsidRPr="00922713">
        <w:rPr>
          <w:rFonts w:ascii="Arial" w:hAnsi="Arial" w:cs="Arial"/>
          <w:sz w:val="22"/>
          <w:szCs w:val="22"/>
          <w:lang w:val="fi-FI"/>
          <w:rPrChange w:id="1109" w:author="Syahrani Rachmawati Sadino" w:date="2025-01-31T14:35:00Z">
            <w:rPr>
              <w:rFonts w:asciiTheme="minorBidi" w:hAnsiTheme="minorBidi" w:cstheme="minorBidi"/>
              <w:sz w:val="22"/>
              <w:szCs w:val="22"/>
              <w:lang w:val="fi-FI"/>
            </w:rPr>
          </w:rPrChange>
        </w:rPr>
        <w:t xml:space="preserve"> </w:t>
      </w:r>
      <w:bookmarkEnd w:id="1107"/>
      <w:r w:rsidRPr="00922713">
        <w:rPr>
          <w:rFonts w:ascii="Arial" w:hAnsi="Arial" w:cs="Arial"/>
          <w:sz w:val="22"/>
          <w:szCs w:val="22"/>
          <w:lang w:val="fi-FI"/>
          <w:rPrChange w:id="1110" w:author="Syahrani Rachmawati Sadino" w:date="2025-01-31T14:35:00Z">
            <w:rPr>
              <w:rFonts w:asciiTheme="minorBidi" w:hAnsiTheme="minorBidi" w:cstheme="minorBidi"/>
              <w:sz w:val="22"/>
              <w:szCs w:val="22"/>
              <w:lang w:val="fi-FI"/>
            </w:rPr>
          </w:rPrChange>
        </w:rPr>
        <w:t>Perjanjian ini, termasuk pergantiannya dari waktu ke waktu.</w:t>
      </w:r>
    </w:p>
    <w:p w14:paraId="4E50C6E2" w14:textId="1FD8BA59" w:rsidR="005E6191" w:rsidRPr="00922713" w:rsidRDefault="005E6191">
      <w:pPr>
        <w:numPr>
          <w:ilvl w:val="0"/>
          <w:numId w:val="2"/>
        </w:numPr>
        <w:tabs>
          <w:tab w:val="clear" w:pos="720"/>
        </w:tabs>
        <w:spacing w:line="276" w:lineRule="auto"/>
        <w:ind w:left="851" w:hanging="425"/>
        <w:jc w:val="both"/>
        <w:rPr>
          <w:rFonts w:ascii="Arial" w:hAnsi="Arial" w:cs="Arial"/>
          <w:sz w:val="22"/>
          <w:szCs w:val="22"/>
          <w:lang w:val="fi-FI"/>
          <w:rPrChange w:id="1111" w:author="Syahrani Rachmawati Sadino" w:date="2025-01-31T14:35:00Z">
            <w:rPr>
              <w:rFonts w:asciiTheme="minorBidi" w:hAnsiTheme="minorBidi" w:cstheme="minorBidi"/>
              <w:sz w:val="22"/>
              <w:szCs w:val="22"/>
              <w:lang w:val="fi-FI"/>
            </w:rPr>
          </w:rPrChange>
        </w:rPr>
        <w:pPrChange w:id="1112" w:author="Syahrani Rachmawati Sadino" w:date="2025-01-31T15:00:00Z">
          <w:pPr>
            <w:numPr>
              <w:numId w:val="2"/>
            </w:numPr>
            <w:tabs>
              <w:tab w:val="num" w:pos="720"/>
            </w:tabs>
            <w:spacing w:line="276" w:lineRule="auto"/>
            <w:ind w:left="851" w:hanging="425"/>
            <w:jc w:val="both"/>
          </w:pPr>
        </w:pPrChange>
      </w:pPr>
      <w:r w:rsidRPr="00922713">
        <w:rPr>
          <w:rFonts w:ascii="Arial" w:hAnsi="Arial" w:cs="Arial"/>
          <w:sz w:val="22"/>
          <w:szCs w:val="22"/>
          <w:lang w:val="fi-FI"/>
          <w:rPrChange w:id="1113" w:author="Syahrani Rachmawati Sadino" w:date="2025-01-31T14:35:00Z">
            <w:rPr>
              <w:rFonts w:asciiTheme="minorBidi" w:hAnsiTheme="minorBidi" w:cstheme="minorBidi"/>
              <w:sz w:val="22"/>
              <w:szCs w:val="22"/>
              <w:lang w:val="fi-FI"/>
            </w:rPr>
          </w:rPrChange>
        </w:rPr>
        <w:t xml:space="preserve">Menerima dokumen-dokumen termasuk namun tidak terbatas pada tagihan klaim yang ditandatangani oleh perwakilan sah </w:t>
      </w:r>
      <w:r w:rsidRPr="00922713">
        <w:rPr>
          <w:rFonts w:ascii="Arial" w:hAnsi="Arial" w:cs="Arial"/>
          <w:b/>
          <w:sz w:val="22"/>
          <w:szCs w:val="22"/>
          <w:lang w:val="fi-FI"/>
          <w:rPrChange w:id="1114" w:author="Syahrani Rachmawati Sadino" w:date="2025-01-31T14:35:00Z">
            <w:rPr>
              <w:rFonts w:asciiTheme="minorBidi" w:hAnsiTheme="minorBidi" w:cstheme="minorBidi"/>
              <w:b/>
              <w:sz w:val="22"/>
              <w:szCs w:val="22"/>
              <w:lang w:val="fi-FI"/>
            </w:rPr>
          </w:rPrChange>
        </w:rPr>
        <w:t>PIHAK KEDUA</w:t>
      </w:r>
      <w:r w:rsidRPr="00922713">
        <w:rPr>
          <w:rFonts w:ascii="Arial" w:hAnsi="Arial" w:cs="Arial"/>
          <w:sz w:val="22"/>
          <w:szCs w:val="22"/>
          <w:lang w:val="fi-FI"/>
          <w:rPrChange w:id="1115" w:author="Syahrani Rachmawati Sadino" w:date="2025-01-31T14:35:00Z">
            <w:rPr>
              <w:rFonts w:asciiTheme="minorBidi" w:hAnsiTheme="minorBidi" w:cstheme="minorBidi"/>
              <w:sz w:val="22"/>
              <w:szCs w:val="22"/>
              <w:lang w:val="fi-FI"/>
            </w:rPr>
          </w:rPrChange>
        </w:rPr>
        <w:t xml:space="preserve"> serta memiliki kapasitas, kewenangan serta cakap untuk melakukan hal tersebut.</w:t>
      </w:r>
    </w:p>
    <w:p w14:paraId="5871A852" w14:textId="574C4268" w:rsidR="005E6191" w:rsidRPr="00922713" w:rsidRDefault="005E6191">
      <w:pPr>
        <w:numPr>
          <w:ilvl w:val="0"/>
          <w:numId w:val="2"/>
        </w:numPr>
        <w:tabs>
          <w:tab w:val="clear" w:pos="720"/>
        </w:tabs>
        <w:spacing w:line="276" w:lineRule="auto"/>
        <w:ind w:left="851" w:hanging="425"/>
        <w:jc w:val="both"/>
        <w:rPr>
          <w:rFonts w:ascii="Arial" w:hAnsi="Arial" w:cs="Arial"/>
          <w:sz w:val="22"/>
          <w:szCs w:val="22"/>
          <w:lang w:val="fi-FI"/>
          <w:rPrChange w:id="1116" w:author="Syahrani Rachmawati Sadino" w:date="2025-01-31T14:35:00Z">
            <w:rPr>
              <w:rFonts w:asciiTheme="minorBidi" w:hAnsiTheme="minorBidi" w:cstheme="minorBidi"/>
              <w:sz w:val="22"/>
              <w:szCs w:val="22"/>
              <w:lang w:val="fi-FI"/>
            </w:rPr>
          </w:rPrChange>
        </w:rPr>
        <w:pPrChange w:id="1117" w:author="Syahrani Rachmawati Sadino" w:date="2025-01-31T15:00:00Z">
          <w:pPr>
            <w:numPr>
              <w:numId w:val="2"/>
            </w:numPr>
            <w:tabs>
              <w:tab w:val="num" w:pos="720"/>
            </w:tabs>
            <w:spacing w:line="276" w:lineRule="auto"/>
            <w:ind w:left="851" w:hanging="425"/>
            <w:jc w:val="both"/>
          </w:pPr>
        </w:pPrChange>
      </w:pPr>
      <w:r w:rsidRPr="00922713">
        <w:rPr>
          <w:rFonts w:ascii="Arial" w:hAnsi="Arial" w:cs="Arial"/>
          <w:sz w:val="22"/>
          <w:szCs w:val="22"/>
          <w:lang w:val="fi-FI"/>
          <w:rPrChange w:id="1118" w:author="Syahrani Rachmawati Sadino" w:date="2025-01-31T14:35:00Z">
            <w:rPr>
              <w:rFonts w:asciiTheme="minorBidi" w:hAnsiTheme="minorBidi" w:cstheme="minorBidi"/>
              <w:sz w:val="22"/>
              <w:szCs w:val="22"/>
              <w:lang w:val="fi-FI"/>
            </w:rPr>
          </w:rPrChange>
        </w:rPr>
        <w:t xml:space="preserve">Mendapatkan akses untuk menggunakan seluruh dokumen elektronik terkait dengan </w:t>
      </w:r>
      <w:del w:id="1119" w:author="Yohanita Dewi Chandra Murti" w:date="2025-01-16T10:08:00Z">
        <w:r w:rsidRPr="00922713" w:rsidDel="00DB72FF">
          <w:rPr>
            <w:rFonts w:ascii="Arial" w:hAnsi="Arial" w:cs="Arial"/>
            <w:sz w:val="22"/>
            <w:szCs w:val="22"/>
            <w:lang w:val="fi-FI"/>
            <w:rPrChange w:id="1120" w:author="Syahrani Rachmawati Sadino" w:date="2025-01-31T14:35:00Z">
              <w:rPr>
                <w:rFonts w:asciiTheme="minorBidi" w:hAnsiTheme="minorBidi" w:cstheme="minorBidi"/>
                <w:sz w:val="22"/>
                <w:szCs w:val="22"/>
                <w:lang w:val="fi-FI"/>
              </w:rPr>
            </w:rPrChange>
          </w:rPr>
          <w:delText xml:space="preserve">klaim </w:delText>
        </w:r>
      </w:del>
      <w:ins w:id="1121" w:author="Yohanita Dewi Chandra Murti" w:date="2025-01-16T10:08:00Z">
        <w:r w:rsidR="00DB72FF" w:rsidRPr="00922713">
          <w:rPr>
            <w:rFonts w:ascii="Arial" w:hAnsi="Arial" w:cs="Arial"/>
            <w:sz w:val="22"/>
            <w:szCs w:val="22"/>
            <w:lang w:val="fi-FI"/>
            <w:rPrChange w:id="1122" w:author="Syahrani Rachmawati Sadino" w:date="2025-01-31T14:35:00Z">
              <w:rPr>
                <w:rFonts w:asciiTheme="minorBidi" w:hAnsiTheme="minorBidi" w:cstheme="minorBidi"/>
                <w:sz w:val="22"/>
                <w:szCs w:val="22"/>
                <w:lang w:val="fi-FI"/>
              </w:rPr>
            </w:rPrChange>
          </w:rPr>
          <w:t xml:space="preserve">Klaim </w:t>
        </w:r>
      </w:ins>
      <w:r w:rsidRPr="00922713">
        <w:rPr>
          <w:rFonts w:ascii="Arial" w:hAnsi="Arial" w:cs="Arial"/>
          <w:sz w:val="22"/>
          <w:szCs w:val="22"/>
          <w:lang w:val="fi-FI"/>
          <w:rPrChange w:id="1123" w:author="Syahrani Rachmawati Sadino" w:date="2025-01-31T14:35:00Z">
            <w:rPr>
              <w:rFonts w:asciiTheme="minorBidi" w:hAnsiTheme="minorBidi" w:cstheme="minorBidi"/>
              <w:sz w:val="22"/>
              <w:szCs w:val="22"/>
              <w:lang w:val="fi-FI"/>
            </w:rPr>
          </w:rPrChange>
        </w:rPr>
        <w:t>untuk kepentingan Audit Internal/Eksternal.</w:t>
      </w:r>
    </w:p>
    <w:bookmarkEnd w:id="1064"/>
    <w:p w14:paraId="559C06B0" w14:textId="77777777" w:rsidR="001828D9" w:rsidRPr="00922713" w:rsidRDefault="001828D9">
      <w:pPr>
        <w:spacing w:line="276" w:lineRule="auto"/>
        <w:jc w:val="both"/>
        <w:rPr>
          <w:rFonts w:ascii="Arial" w:hAnsi="Arial" w:cs="Arial"/>
          <w:sz w:val="22"/>
          <w:szCs w:val="22"/>
          <w:lang w:val="fi-FI"/>
          <w:rPrChange w:id="1124" w:author="Syahrani Rachmawati Sadino" w:date="2025-01-31T14:35:00Z">
            <w:rPr>
              <w:rFonts w:asciiTheme="minorBidi" w:hAnsiTheme="minorBidi" w:cstheme="minorBidi"/>
              <w:sz w:val="22"/>
              <w:szCs w:val="22"/>
              <w:lang w:val="fi-FI"/>
            </w:rPr>
          </w:rPrChange>
        </w:rPr>
      </w:pPr>
    </w:p>
    <w:p w14:paraId="5DB96095" w14:textId="77777777" w:rsidR="001828D9" w:rsidRPr="00922713" w:rsidRDefault="001828D9">
      <w:pPr>
        <w:numPr>
          <w:ilvl w:val="0"/>
          <w:numId w:val="15"/>
        </w:numPr>
        <w:tabs>
          <w:tab w:val="clear" w:pos="567"/>
        </w:tabs>
        <w:spacing w:line="276" w:lineRule="auto"/>
        <w:ind w:left="426" w:hanging="426"/>
        <w:jc w:val="both"/>
        <w:rPr>
          <w:rFonts w:ascii="Arial" w:hAnsi="Arial" w:cs="Arial"/>
          <w:sz w:val="22"/>
          <w:szCs w:val="22"/>
          <w:lang w:val="fi-FI"/>
          <w:rPrChange w:id="1125" w:author="Syahrani Rachmawati Sadino" w:date="2025-01-31T14:35:00Z">
            <w:rPr>
              <w:rFonts w:asciiTheme="minorBidi" w:hAnsiTheme="minorBidi" w:cstheme="minorBidi"/>
              <w:sz w:val="22"/>
              <w:szCs w:val="22"/>
              <w:lang w:val="fi-FI"/>
            </w:rPr>
          </w:rPrChange>
        </w:rPr>
        <w:pPrChange w:id="1126" w:author="Syahrani Rachmawati Sadino" w:date="2025-01-31T15:00:00Z">
          <w:pPr>
            <w:numPr>
              <w:numId w:val="15"/>
            </w:numPr>
            <w:tabs>
              <w:tab w:val="num" w:pos="567"/>
            </w:tabs>
            <w:spacing w:line="276" w:lineRule="auto"/>
            <w:ind w:left="426" w:hanging="426"/>
            <w:jc w:val="both"/>
          </w:pPr>
        </w:pPrChange>
      </w:pPr>
      <w:r w:rsidRPr="00922713">
        <w:rPr>
          <w:rFonts w:ascii="Arial" w:hAnsi="Arial" w:cs="Arial"/>
          <w:sz w:val="22"/>
          <w:szCs w:val="22"/>
          <w:lang w:val="fi-FI"/>
          <w:rPrChange w:id="1127" w:author="Syahrani Rachmawati Sadino" w:date="2025-01-31T14:35:00Z">
            <w:rPr>
              <w:rFonts w:asciiTheme="minorBidi" w:hAnsiTheme="minorBidi" w:cstheme="minorBidi"/>
              <w:sz w:val="22"/>
              <w:szCs w:val="22"/>
              <w:lang w:val="fi-FI"/>
            </w:rPr>
          </w:rPrChange>
        </w:rPr>
        <w:t xml:space="preserve">Tanpa mengesampingkan kewajiban </w:t>
      </w:r>
      <w:r w:rsidRPr="00922713">
        <w:rPr>
          <w:rFonts w:ascii="Arial" w:hAnsi="Arial" w:cs="Arial"/>
          <w:b/>
          <w:sz w:val="22"/>
          <w:szCs w:val="22"/>
          <w:lang w:val="fi-FI"/>
          <w:rPrChange w:id="1128" w:author="Syahrani Rachmawati Sadino" w:date="2025-01-31T14:35:00Z">
            <w:rPr>
              <w:rFonts w:asciiTheme="minorBidi" w:hAnsiTheme="minorBidi" w:cstheme="minorBidi"/>
              <w:b/>
              <w:sz w:val="22"/>
              <w:szCs w:val="22"/>
              <w:lang w:val="fi-FI"/>
            </w:rPr>
          </w:rPrChange>
        </w:rPr>
        <w:t>PIHAK PERTAMA</w:t>
      </w:r>
      <w:r w:rsidRPr="00922713">
        <w:rPr>
          <w:rFonts w:ascii="Arial" w:hAnsi="Arial" w:cs="Arial"/>
          <w:sz w:val="22"/>
          <w:szCs w:val="22"/>
          <w:lang w:val="fi-FI"/>
          <w:rPrChange w:id="1129" w:author="Syahrani Rachmawati Sadino" w:date="2025-01-31T14:35:00Z">
            <w:rPr>
              <w:rFonts w:asciiTheme="minorBidi" w:hAnsiTheme="minorBidi" w:cstheme="minorBidi"/>
              <w:sz w:val="22"/>
              <w:szCs w:val="22"/>
              <w:lang w:val="fi-FI"/>
            </w:rPr>
          </w:rPrChange>
        </w:rPr>
        <w:t xml:space="preserve"> sebagaimana diatur dalam </w:t>
      </w:r>
      <w:r w:rsidR="002B000C" w:rsidRPr="00922713">
        <w:rPr>
          <w:rFonts w:ascii="Arial" w:hAnsi="Arial" w:cs="Arial"/>
          <w:sz w:val="22"/>
          <w:szCs w:val="22"/>
          <w:lang w:val="fi-FI"/>
          <w:rPrChange w:id="1130" w:author="Syahrani Rachmawati Sadino" w:date="2025-01-31T14:35:00Z">
            <w:rPr>
              <w:rFonts w:asciiTheme="minorBidi" w:hAnsiTheme="minorBidi" w:cstheme="minorBidi"/>
              <w:sz w:val="22"/>
              <w:szCs w:val="22"/>
              <w:lang w:val="fi-FI"/>
            </w:rPr>
          </w:rPrChange>
        </w:rPr>
        <w:t>P</w:t>
      </w:r>
      <w:r w:rsidRPr="00922713">
        <w:rPr>
          <w:rFonts w:ascii="Arial" w:hAnsi="Arial" w:cs="Arial"/>
          <w:sz w:val="22"/>
          <w:szCs w:val="22"/>
          <w:lang w:val="fi-FI"/>
          <w:rPrChange w:id="1131" w:author="Syahrani Rachmawati Sadino" w:date="2025-01-31T14:35:00Z">
            <w:rPr>
              <w:rFonts w:asciiTheme="minorBidi" w:hAnsiTheme="minorBidi" w:cstheme="minorBidi"/>
              <w:sz w:val="22"/>
              <w:szCs w:val="22"/>
              <w:lang w:val="fi-FI"/>
            </w:rPr>
          </w:rPrChange>
        </w:rPr>
        <w:t xml:space="preserve">asal-pasal lain dari Perjanjian ini, maka </w:t>
      </w:r>
      <w:r w:rsidRPr="00922713">
        <w:rPr>
          <w:rFonts w:ascii="Arial" w:hAnsi="Arial" w:cs="Arial"/>
          <w:b/>
          <w:sz w:val="22"/>
          <w:szCs w:val="22"/>
          <w:lang w:val="fi-FI"/>
          <w:rPrChange w:id="1132" w:author="Syahrani Rachmawati Sadino" w:date="2025-01-31T14:35:00Z">
            <w:rPr>
              <w:rFonts w:asciiTheme="minorBidi" w:hAnsiTheme="minorBidi" w:cstheme="minorBidi"/>
              <w:b/>
              <w:sz w:val="22"/>
              <w:szCs w:val="22"/>
              <w:lang w:val="fi-FI"/>
            </w:rPr>
          </w:rPrChange>
        </w:rPr>
        <w:t>PIHAK PERTAMA</w:t>
      </w:r>
      <w:r w:rsidRPr="00922713">
        <w:rPr>
          <w:rFonts w:ascii="Arial" w:hAnsi="Arial" w:cs="Arial"/>
          <w:sz w:val="22"/>
          <w:szCs w:val="22"/>
          <w:lang w:val="fi-FI"/>
          <w:rPrChange w:id="1133" w:author="Syahrani Rachmawati Sadino" w:date="2025-01-31T14:35:00Z">
            <w:rPr>
              <w:rFonts w:asciiTheme="minorBidi" w:hAnsiTheme="minorBidi" w:cstheme="minorBidi"/>
              <w:sz w:val="22"/>
              <w:szCs w:val="22"/>
              <w:lang w:val="fi-FI"/>
            </w:rPr>
          </w:rPrChange>
        </w:rPr>
        <w:t xml:space="preserve"> berkewajiban untuk:</w:t>
      </w:r>
    </w:p>
    <w:p w14:paraId="44163D9E" w14:textId="33695C60" w:rsidR="008B14A0" w:rsidRPr="00922713" w:rsidRDefault="008B14A0">
      <w:pPr>
        <w:numPr>
          <w:ilvl w:val="0"/>
          <w:numId w:val="3"/>
        </w:numPr>
        <w:tabs>
          <w:tab w:val="clear" w:pos="720"/>
        </w:tabs>
        <w:spacing w:line="276" w:lineRule="auto"/>
        <w:ind w:left="851" w:hanging="425"/>
        <w:jc w:val="both"/>
        <w:rPr>
          <w:rFonts w:ascii="Arial" w:hAnsi="Arial" w:cs="Arial"/>
          <w:sz w:val="22"/>
          <w:szCs w:val="22"/>
          <w:lang w:val="fi-FI"/>
          <w:rPrChange w:id="1134" w:author="Syahrani Rachmawati Sadino" w:date="2025-01-31T14:35:00Z">
            <w:rPr>
              <w:rFonts w:asciiTheme="minorBidi" w:hAnsiTheme="minorBidi" w:cstheme="minorBidi"/>
              <w:sz w:val="22"/>
              <w:szCs w:val="22"/>
              <w:lang w:val="fi-FI"/>
            </w:rPr>
          </w:rPrChange>
        </w:rPr>
        <w:pPrChange w:id="1135" w:author="Syahrani Rachmawati Sadino" w:date="2025-01-31T15:00:00Z">
          <w:pPr>
            <w:numPr>
              <w:numId w:val="3"/>
            </w:numPr>
            <w:tabs>
              <w:tab w:val="num" w:pos="720"/>
            </w:tabs>
            <w:spacing w:line="276" w:lineRule="auto"/>
            <w:ind w:left="851" w:hanging="425"/>
            <w:jc w:val="both"/>
          </w:pPr>
        </w:pPrChange>
      </w:pPr>
      <w:r w:rsidRPr="00922713">
        <w:rPr>
          <w:rFonts w:ascii="Arial" w:hAnsi="Arial" w:cs="Arial"/>
          <w:sz w:val="22"/>
          <w:szCs w:val="22"/>
          <w:lang w:val="fi-FI"/>
          <w:rPrChange w:id="1136" w:author="Syahrani Rachmawati Sadino" w:date="2025-01-31T14:35:00Z">
            <w:rPr>
              <w:rFonts w:asciiTheme="minorBidi" w:hAnsiTheme="minorBidi" w:cstheme="minorBidi"/>
              <w:sz w:val="22"/>
              <w:szCs w:val="22"/>
              <w:lang w:val="fi-FI"/>
            </w:rPr>
          </w:rPrChange>
        </w:rPr>
        <w:t xml:space="preserve">Membayar Klaim sepanjang memenuhi ketentuan dan prosedur yang telah disepakati </w:t>
      </w:r>
      <w:r w:rsidR="00A20015" w:rsidRPr="00922713">
        <w:rPr>
          <w:rFonts w:ascii="Arial" w:hAnsi="Arial" w:cs="Arial"/>
          <w:b/>
          <w:bCs/>
          <w:sz w:val="22"/>
          <w:szCs w:val="22"/>
          <w:lang w:val="fi-FI"/>
          <w:rPrChange w:id="1137" w:author="Syahrani Rachmawati Sadino" w:date="2025-01-31T14:35:00Z">
            <w:rPr>
              <w:rFonts w:asciiTheme="minorBidi" w:hAnsiTheme="minorBidi" w:cstheme="minorBidi"/>
              <w:b/>
              <w:bCs/>
              <w:sz w:val="22"/>
              <w:szCs w:val="22"/>
              <w:lang w:val="fi-FI"/>
            </w:rPr>
          </w:rPrChange>
        </w:rPr>
        <w:t>PARA</w:t>
      </w:r>
      <w:del w:id="1138" w:author="Yohanita Dewi Chandra Murti" w:date="2025-01-16T10:08:00Z">
        <w:r w:rsidR="00A20015" w:rsidRPr="00922713" w:rsidDel="00DB72FF">
          <w:rPr>
            <w:rFonts w:ascii="Arial" w:hAnsi="Arial" w:cs="Arial"/>
            <w:b/>
            <w:bCs/>
            <w:sz w:val="22"/>
            <w:szCs w:val="22"/>
            <w:lang w:val="fi-FI"/>
            <w:rPrChange w:id="1139" w:author="Syahrani Rachmawati Sadino" w:date="2025-01-31T14:35:00Z">
              <w:rPr>
                <w:rFonts w:asciiTheme="minorBidi" w:hAnsiTheme="minorBidi" w:cstheme="minorBidi"/>
                <w:b/>
                <w:bCs/>
                <w:sz w:val="22"/>
                <w:szCs w:val="22"/>
                <w:lang w:val="fi-FI"/>
              </w:rPr>
            </w:rPrChange>
          </w:rPr>
          <w:delText>H</w:delText>
        </w:r>
      </w:del>
      <w:r w:rsidR="00A20015" w:rsidRPr="00922713">
        <w:rPr>
          <w:rFonts w:ascii="Arial" w:hAnsi="Arial" w:cs="Arial"/>
          <w:b/>
          <w:bCs/>
          <w:sz w:val="22"/>
          <w:szCs w:val="22"/>
          <w:lang w:val="fi-FI"/>
          <w:rPrChange w:id="1140" w:author="Syahrani Rachmawati Sadino" w:date="2025-01-31T14:35:00Z">
            <w:rPr>
              <w:rFonts w:asciiTheme="minorBidi" w:hAnsiTheme="minorBidi" w:cstheme="minorBidi"/>
              <w:b/>
              <w:bCs/>
              <w:sz w:val="22"/>
              <w:szCs w:val="22"/>
              <w:lang w:val="fi-FI"/>
            </w:rPr>
          </w:rPrChange>
        </w:rPr>
        <w:t xml:space="preserve"> PIHAK</w:t>
      </w:r>
      <w:r w:rsidRPr="00922713">
        <w:rPr>
          <w:rFonts w:ascii="Arial" w:hAnsi="Arial" w:cs="Arial"/>
          <w:sz w:val="22"/>
          <w:szCs w:val="22"/>
          <w:lang w:val="fi-FI"/>
          <w:rPrChange w:id="1141" w:author="Syahrani Rachmawati Sadino" w:date="2025-01-31T14:35:00Z">
            <w:rPr>
              <w:rFonts w:asciiTheme="minorBidi" w:hAnsiTheme="minorBidi" w:cstheme="minorBidi"/>
              <w:sz w:val="22"/>
              <w:szCs w:val="22"/>
              <w:lang w:val="fi-FI"/>
            </w:rPr>
          </w:rPrChange>
        </w:rPr>
        <w:t xml:space="preserve"> sebagaimana diatur dalam Perjanjian ini</w:t>
      </w:r>
      <w:r w:rsidR="005D130D" w:rsidRPr="00922713">
        <w:rPr>
          <w:rFonts w:ascii="Arial" w:hAnsi="Arial" w:cs="Arial"/>
          <w:sz w:val="22"/>
          <w:szCs w:val="22"/>
          <w:lang w:val="fi-FI"/>
          <w:rPrChange w:id="1142" w:author="Syahrani Rachmawati Sadino" w:date="2025-01-31T14:35:00Z">
            <w:rPr>
              <w:rFonts w:asciiTheme="minorBidi" w:hAnsiTheme="minorBidi" w:cstheme="minorBidi"/>
              <w:sz w:val="22"/>
              <w:szCs w:val="22"/>
              <w:lang w:val="fi-FI"/>
            </w:rPr>
          </w:rPrChange>
        </w:rPr>
        <w:t>.</w:t>
      </w:r>
    </w:p>
    <w:p w14:paraId="2446A706" w14:textId="21691D58" w:rsidR="008B14A0" w:rsidRPr="00922713" w:rsidRDefault="008B14A0">
      <w:pPr>
        <w:numPr>
          <w:ilvl w:val="0"/>
          <w:numId w:val="3"/>
        </w:numPr>
        <w:tabs>
          <w:tab w:val="clear" w:pos="720"/>
        </w:tabs>
        <w:spacing w:line="276" w:lineRule="auto"/>
        <w:ind w:left="851" w:hanging="425"/>
        <w:jc w:val="both"/>
        <w:rPr>
          <w:rFonts w:ascii="Arial" w:hAnsi="Arial" w:cs="Arial"/>
          <w:sz w:val="22"/>
          <w:szCs w:val="22"/>
          <w:lang w:val="fi-FI"/>
          <w:rPrChange w:id="1143" w:author="Syahrani Rachmawati Sadino" w:date="2025-01-31T14:35:00Z">
            <w:rPr>
              <w:rFonts w:asciiTheme="minorBidi" w:hAnsiTheme="minorBidi" w:cstheme="minorBidi"/>
              <w:sz w:val="22"/>
              <w:szCs w:val="22"/>
              <w:lang w:val="fi-FI"/>
            </w:rPr>
          </w:rPrChange>
        </w:rPr>
        <w:pPrChange w:id="1144" w:author="Syahrani Rachmawati Sadino" w:date="2025-01-31T15:00:00Z">
          <w:pPr>
            <w:numPr>
              <w:numId w:val="3"/>
            </w:numPr>
            <w:tabs>
              <w:tab w:val="num" w:pos="720"/>
            </w:tabs>
            <w:spacing w:line="276" w:lineRule="auto"/>
            <w:ind w:left="851" w:hanging="425"/>
            <w:jc w:val="both"/>
          </w:pPr>
        </w:pPrChange>
      </w:pPr>
      <w:r w:rsidRPr="00922713">
        <w:rPr>
          <w:rFonts w:ascii="Arial" w:hAnsi="Arial" w:cs="Arial"/>
          <w:sz w:val="22"/>
          <w:szCs w:val="22"/>
          <w:lang w:val="fi-FI"/>
          <w:rPrChange w:id="1145" w:author="Syahrani Rachmawati Sadino" w:date="2025-01-31T14:35:00Z">
            <w:rPr>
              <w:rFonts w:asciiTheme="minorBidi" w:hAnsiTheme="minorBidi" w:cstheme="minorBidi"/>
              <w:sz w:val="22"/>
              <w:szCs w:val="22"/>
              <w:lang w:val="fi-FI"/>
            </w:rPr>
          </w:rPrChange>
        </w:rPr>
        <w:t xml:space="preserve">Menyediakan dan memberikan kepada </w:t>
      </w:r>
      <w:r w:rsidRPr="00922713">
        <w:rPr>
          <w:rFonts w:ascii="Arial" w:hAnsi="Arial" w:cs="Arial"/>
          <w:b/>
          <w:sz w:val="22"/>
          <w:szCs w:val="22"/>
          <w:lang w:val="fi-FI"/>
          <w:rPrChange w:id="1146" w:author="Syahrani Rachmawati Sadino" w:date="2025-01-31T14:35:00Z">
            <w:rPr>
              <w:rFonts w:asciiTheme="minorBidi" w:hAnsiTheme="minorBidi" w:cstheme="minorBidi"/>
              <w:b/>
              <w:sz w:val="22"/>
              <w:szCs w:val="22"/>
              <w:lang w:val="fi-FI"/>
            </w:rPr>
          </w:rPrChange>
        </w:rPr>
        <w:t>PIHAK KEDUA</w:t>
      </w:r>
      <w:r w:rsidRPr="00922713">
        <w:rPr>
          <w:rFonts w:ascii="Arial" w:hAnsi="Arial" w:cs="Arial"/>
          <w:sz w:val="22"/>
          <w:szCs w:val="22"/>
          <w:lang w:val="fi-FI"/>
          <w:rPrChange w:id="1147" w:author="Syahrani Rachmawati Sadino" w:date="2025-01-31T14:35:00Z">
            <w:rPr>
              <w:rFonts w:asciiTheme="minorBidi" w:hAnsiTheme="minorBidi" w:cstheme="minorBidi"/>
              <w:sz w:val="22"/>
              <w:szCs w:val="22"/>
              <w:lang w:val="fi-FI"/>
            </w:rPr>
          </w:rPrChange>
        </w:rPr>
        <w:t xml:space="preserve">, daftar </w:t>
      </w:r>
      <w:bookmarkStart w:id="1148" w:name="_Hlk185318393"/>
      <w:r w:rsidR="00927B37" w:rsidRPr="00922713">
        <w:rPr>
          <w:rFonts w:ascii="Arial" w:hAnsi="Arial" w:cs="Arial"/>
          <w:bCs/>
          <w:sz w:val="22"/>
          <w:szCs w:val="22"/>
          <w:lang w:val="fi-FI"/>
          <w:rPrChange w:id="1149" w:author="Syahrani Rachmawati Sadino" w:date="2025-01-31T14:35:00Z">
            <w:rPr>
              <w:rFonts w:asciiTheme="minorBidi" w:hAnsiTheme="minorBidi" w:cstheme="minorBidi"/>
              <w:bCs/>
              <w:sz w:val="22"/>
              <w:szCs w:val="22"/>
              <w:lang w:val="fi-FI"/>
            </w:rPr>
          </w:rPrChange>
        </w:rPr>
        <w:t>Formularium Nasional (Fornas)</w:t>
      </w:r>
      <w:bookmarkEnd w:id="1148"/>
      <w:r w:rsidRPr="00922713">
        <w:rPr>
          <w:rFonts w:ascii="Arial" w:hAnsi="Arial" w:cs="Arial"/>
          <w:sz w:val="22"/>
          <w:szCs w:val="22"/>
          <w:lang w:val="fi-FI"/>
          <w:rPrChange w:id="1150" w:author="Syahrani Rachmawati Sadino" w:date="2025-01-31T14:35:00Z">
            <w:rPr>
              <w:rFonts w:asciiTheme="minorBidi" w:hAnsiTheme="minorBidi" w:cstheme="minorBidi"/>
              <w:sz w:val="22"/>
              <w:szCs w:val="22"/>
              <w:lang w:val="fi-FI"/>
            </w:rPr>
          </w:rPrChange>
        </w:rPr>
        <w:t xml:space="preserve"> serta e-Book panduan/leaflet/petunjuk tata cara bagi Peserta </w:t>
      </w:r>
      <w:r w:rsidR="004C5274" w:rsidRPr="00922713">
        <w:rPr>
          <w:rFonts w:ascii="Arial" w:hAnsi="Arial" w:cs="Arial"/>
          <w:sz w:val="22"/>
          <w:szCs w:val="22"/>
          <w:lang w:val="fi-FI"/>
          <w:rPrChange w:id="1151" w:author="Syahrani Rachmawati Sadino" w:date="2025-01-31T14:35:00Z">
            <w:rPr>
              <w:rFonts w:asciiTheme="minorBidi" w:hAnsiTheme="minorBidi" w:cstheme="minorBidi"/>
              <w:sz w:val="22"/>
              <w:szCs w:val="22"/>
              <w:lang w:val="fi-FI"/>
            </w:rPr>
          </w:rPrChange>
        </w:rPr>
        <w:t xml:space="preserve">yang terdapat dalam </w:t>
      </w:r>
      <w:bookmarkStart w:id="1152" w:name="_Hlk185319438"/>
      <w:r w:rsidR="00B55388" w:rsidRPr="00922713">
        <w:rPr>
          <w:rFonts w:ascii="Arial" w:hAnsi="Arial" w:cs="Arial"/>
          <w:sz w:val="22"/>
          <w:szCs w:val="22"/>
          <w:lang w:val="fi-FI"/>
          <w:rPrChange w:id="1153" w:author="Syahrani Rachmawati Sadino" w:date="2025-01-31T14:35:00Z">
            <w:rPr>
              <w:rFonts w:asciiTheme="minorBidi" w:hAnsiTheme="minorBidi" w:cstheme="minorBidi"/>
              <w:sz w:val="22"/>
              <w:szCs w:val="22"/>
              <w:lang w:val="fi-FI"/>
            </w:rPr>
          </w:rPrChange>
        </w:rPr>
        <w:t xml:space="preserve">Aplikasi BRILIFE-Care </w:t>
      </w:r>
      <w:bookmarkEnd w:id="1152"/>
      <w:r w:rsidR="004C5274" w:rsidRPr="00922713">
        <w:rPr>
          <w:rFonts w:ascii="Arial" w:hAnsi="Arial" w:cs="Arial"/>
          <w:sz w:val="22"/>
          <w:szCs w:val="22"/>
          <w:lang w:val="fi-FI"/>
          <w:rPrChange w:id="1154" w:author="Syahrani Rachmawati Sadino" w:date="2025-01-31T14:35:00Z">
            <w:rPr>
              <w:rFonts w:asciiTheme="minorBidi" w:hAnsiTheme="minorBidi" w:cstheme="minorBidi"/>
              <w:sz w:val="22"/>
              <w:szCs w:val="22"/>
              <w:lang w:val="fi-FI"/>
            </w:rPr>
          </w:rPrChange>
        </w:rPr>
        <w:t xml:space="preserve">untuk memperoleh hak atas pelayanan kesehatan dari Provider </w:t>
      </w:r>
      <w:r w:rsidR="004C5274" w:rsidRPr="00922713">
        <w:rPr>
          <w:rFonts w:ascii="Arial" w:hAnsi="Arial" w:cs="Arial"/>
          <w:b/>
          <w:sz w:val="22"/>
          <w:szCs w:val="22"/>
          <w:lang w:val="fi-FI"/>
          <w:rPrChange w:id="1155" w:author="Syahrani Rachmawati Sadino" w:date="2025-01-31T14:35:00Z">
            <w:rPr>
              <w:rFonts w:asciiTheme="minorBidi" w:hAnsiTheme="minorBidi" w:cstheme="minorBidi"/>
              <w:b/>
              <w:sz w:val="22"/>
              <w:szCs w:val="22"/>
              <w:lang w:val="fi-FI"/>
            </w:rPr>
          </w:rPrChange>
        </w:rPr>
        <w:t>PIHAK PERTAMA</w:t>
      </w:r>
      <w:r w:rsidR="004C5274" w:rsidRPr="00922713">
        <w:rPr>
          <w:rFonts w:ascii="Arial" w:hAnsi="Arial" w:cs="Arial"/>
          <w:sz w:val="22"/>
          <w:szCs w:val="22"/>
          <w:lang w:val="fi-FI"/>
          <w:rPrChange w:id="1156" w:author="Syahrani Rachmawati Sadino" w:date="2025-01-31T14:35:00Z">
            <w:rPr>
              <w:rFonts w:asciiTheme="minorBidi" w:hAnsiTheme="minorBidi" w:cstheme="minorBidi"/>
              <w:sz w:val="22"/>
              <w:szCs w:val="22"/>
              <w:lang w:val="fi-FI"/>
            </w:rPr>
          </w:rPrChange>
        </w:rPr>
        <w:t>, format sistem pencatatan pelaporan</w:t>
      </w:r>
      <w:r w:rsidR="005D130D" w:rsidRPr="00922713">
        <w:rPr>
          <w:rFonts w:ascii="Arial" w:hAnsi="Arial" w:cs="Arial"/>
          <w:sz w:val="22"/>
          <w:szCs w:val="22"/>
          <w:lang w:val="fi-FI"/>
          <w:rPrChange w:id="1157" w:author="Syahrani Rachmawati Sadino" w:date="2025-01-31T14:35:00Z">
            <w:rPr>
              <w:rFonts w:asciiTheme="minorBidi" w:hAnsiTheme="minorBidi" w:cstheme="minorBidi"/>
              <w:sz w:val="22"/>
              <w:szCs w:val="22"/>
              <w:lang w:val="fi-FI"/>
            </w:rPr>
          </w:rPrChange>
        </w:rPr>
        <w:t>.</w:t>
      </w:r>
      <w:r w:rsidRPr="00922713">
        <w:rPr>
          <w:rFonts w:ascii="Arial" w:hAnsi="Arial" w:cs="Arial"/>
          <w:sz w:val="22"/>
          <w:szCs w:val="22"/>
          <w:lang w:val="fi-FI"/>
          <w:rPrChange w:id="1158" w:author="Syahrani Rachmawati Sadino" w:date="2025-01-31T14:35:00Z">
            <w:rPr>
              <w:rFonts w:asciiTheme="minorBidi" w:hAnsiTheme="minorBidi" w:cstheme="minorBidi"/>
              <w:sz w:val="22"/>
              <w:szCs w:val="22"/>
              <w:lang w:val="fi-FI"/>
            </w:rPr>
          </w:rPrChange>
        </w:rPr>
        <w:t xml:space="preserve"> </w:t>
      </w:r>
    </w:p>
    <w:p w14:paraId="458255BD" w14:textId="33F69F44" w:rsidR="008B14A0" w:rsidRPr="00922713" w:rsidDel="00922713" w:rsidRDefault="008B14A0">
      <w:pPr>
        <w:numPr>
          <w:ilvl w:val="0"/>
          <w:numId w:val="3"/>
        </w:numPr>
        <w:tabs>
          <w:tab w:val="clear" w:pos="720"/>
        </w:tabs>
        <w:spacing w:line="276" w:lineRule="auto"/>
        <w:ind w:left="851" w:hanging="425"/>
        <w:jc w:val="both"/>
        <w:rPr>
          <w:del w:id="1159" w:author="Syahrani Rachmawati Sadino" w:date="2025-01-31T14:34:00Z"/>
          <w:rFonts w:ascii="Arial" w:hAnsi="Arial" w:cs="Arial"/>
          <w:sz w:val="22"/>
          <w:szCs w:val="22"/>
          <w:lang w:val="sv-SE"/>
        </w:rPr>
        <w:pPrChange w:id="1160" w:author="Syahrani Rachmawati Sadino" w:date="2025-01-31T15:00:00Z">
          <w:pPr>
            <w:numPr>
              <w:numId w:val="3"/>
            </w:numPr>
            <w:tabs>
              <w:tab w:val="num" w:pos="720"/>
            </w:tabs>
            <w:spacing w:line="276" w:lineRule="auto"/>
            <w:ind w:left="851" w:hanging="425"/>
            <w:jc w:val="both"/>
          </w:pPr>
        </w:pPrChange>
      </w:pPr>
      <w:r w:rsidRPr="00922713">
        <w:rPr>
          <w:rFonts w:ascii="Arial" w:hAnsi="Arial" w:cs="Arial"/>
          <w:sz w:val="22"/>
          <w:szCs w:val="22"/>
          <w:lang w:val="id-ID"/>
          <w:rPrChange w:id="1161" w:author="Syahrani Rachmawati Sadino" w:date="2025-01-31T14:35:00Z">
            <w:rPr>
              <w:rFonts w:asciiTheme="minorBidi" w:hAnsiTheme="minorBidi" w:cstheme="minorBidi"/>
              <w:sz w:val="22"/>
              <w:szCs w:val="22"/>
              <w:highlight w:val="yellow"/>
              <w:lang w:val="id-ID"/>
            </w:rPr>
          </w:rPrChange>
        </w:rPr>
        <w:t xml:space="preserve">Memberikan akses </w:t>
      </w:r>
      <w:r w:rsidR="00E47668" w:rsidRPr="00922713">
        <w:rPr>
          <w:rFonts w:ascii="Arial" w:hAnsi="Arial" w:cs="Arial"/>
          <w:sz w:val="22"/>
          <w:szCs w:val="22"/>
          <w:rPrChange w:id="1162" w:author="Syahrani Rachmawati Sadino" w:date="2025-01-31T14:35:00Z">
            <w:rPr>
              <w:rFonts w:asciiTheme="minorBidi" w:hAnsiTheme="minorBidi" w:cstheme="minorBidi"/>
              <w:sz w:val="22"/>
              <w:szCs w:val="22"/>
              <w:highlight w:val="yellow"/>
            </w:rPr>
          </w:rPrChange>
        </w:rPr>
        <w:t>BRILIFE-Care</w:t>
      </w:r>
      <w:r w:rsidRPr="00922713">
        <w:rPr>
          <w:rFonts w:ascii="Arial" w:hAnsi="Arial" w:cs="Arial"/>
          <w:sz w:val="22"/>
          <w:szCs w:val="22"/>
          <w:lang w:val="id-ID"/>
          <w:rPrChange w:id="1163" w:author="Syahrani Rachmawati Sadino" w:date="2025-01-31T14:35:00Z">
            <w:rPr>
              <w:rFonts w:asciiTheme="minorBidi" w:hAnsiTheme="minorBidi" w:cstheme="minorBidi"/>
              <w:sz w:val="22"/>
              <w:szCs w:val="22"/>
              <w:highlight w:val="yellow"/>
              <w:lang w:val="id-ID"/>
            </w:rPr>
          </w:rPrChange>
        </w:rPr>
        <w:t xml:space="preserve"> kepada </w:t>
      </w:r>
      <w:r w:rsidRPr="00922713">
        <w:rPr>
          <w:rFonts w:ascii="Arial" w:hAnsi="Arial" w:cs="Arial"/>
          <w:b/>
          <w:sz w:val="22"/>
          <w:szCs w:val="22"/>
          <w:lang w:val="id-ID"/>
          <w:rPrChange w:id="1164" w:author="Syahrani Rachmawati Sadino" w:date="2025-01-31T14:35:00Z">
            <w:rPr>
              <w:rFonts w:asciiTheme="minorBidi" w:hAnsiTheme="minorBidi" w:cstheme="minorBidi"/>
              <w:b/>
              <w:sz w:val="22"/>
              <w:szCs w:val="22"/>
              <w:highlight w:val="yellow"/>
              <w:lang w:val="id-ID"/>
            </w:rPr>
          </w:rPrChange>
        </w:rPr>
        <w:t>PIHAK KEDUA</w:t>
      </w:r>
      <w:r w:rsidRPr="00922713">
        <w:rPr>
          <w:rFonts w:ascii="Arial" w:hAnsi="Arial" w:cs="Arial"/>
          <w:sz w:val="22"/>
          <w:szCs w:val="22"/>
          <w:lang w:val="id-ID"/>
          <w:rPrChange w:id="1165" w:author="Syahrani Rachmawati Sadino" w:date="2025-01-31T14:35:00Z">
            <w:rPr>
              <w:rFonts w:asciiTheme="minorBidi" w:hAnsiTheme="minorBidi" w:cstheme="minorBidi"/>
              <w:sz w:val="22"/>
              <w:szCs w:val="22"/>
              <w:highlight w:val="yellow"/>
              <w:lang w:val="id-ID"/>
            </w:rPr>
          </w:rPrChange>
        </w:rPr>
        <w:t xml:space="preserve"> untuk kepentingan pelayanan kesehatan Peserta </w:t>
      </w:r>
      <w:r w:rsidR="00457E9E" w:rsidRPr="00922713">
        <w:rPr>
          <w:rFonts w:ascii="Arial" w:hAnsi="Arial" w:cs="Arial"/>
          <w:sz w:val="22"/>
          <w:szCs w:val="22"/>
          <w:lang w:val="id-ID"/>
          <w:rPrChange w:id="1166" w:author="Syahrani Rachmawati Sadino" w:date="2025-01-31T14:35:00Z">
            <w:rPr>
              <w:rFonts w:asciiTheme="minorBidi" w:hAnsiTheme="minorBidi" w:cstheme="minorBidi"/>
              <w:sz w:val="22"/>
              <w:szCs w:val="22"/>
              <w:highlight w:val="yellow"/>
              <w:lang w:val="id-ID"/>
            </w:rPr>
          </w:rPrChange>
        </w:rPr>
        <w:t>BRI</w:t>
      </w:r>
      <w:del w:id="1167" w:author="Syahrani Rachmawati Sadino" w:date="2025-01-31T14:35:00Z">
        <w:r w:rsidR="00457E9E" w:rsidRPr="00922713" w:rsidDel="00922713">
          <w:rPr>
            <w:rFonts w:ascii="Arial" w:hAnsi="Arial" w:cs="Arial"/>
            <w:sz w:val="22"/>
            <w:szCs w:val="22"/>
            <w:lang w:val="id-ID"/>
            <w:rPrChange w:id="1168" w:author="Syahrani Rachmawati Sadino" w:date="2025-01-31T14:35:00Z">
              <w:rPr>
                <w:rFonts w:asciiTheme="minorBidi" w:hAnsiTheme="minorBidi" w:cstheme="minorBidi"/>
                <w:sz w:val="22"/>
                <w:szCs w:val="22"/>
                <w:highlight w:val="yellow"/>
                <w:lang w:val="id-ID"/>
              </w:rPr>
            </w:rPrChange>
          </w:rPr>
          <w:delText xml:space="preserve"> </w:delText>
        </w:r>
      </w:del>
      <w:r w:rsidR="00457E9E" w:rsidRPr="00922713">
        <w:rPr>
          <w:rFonts w:ascii="Arial" w:hAnsi="Arial" w:cs="Arial"/>
          <w:sz w:val="22"/>
          <w:szCs w:val="22"/>
          <w:lang w:val="id-ID"/>
          <w:rPrChange w:id="1169" w:author="Syahrani Rachmawati Sadino" w:date="2025-01-31T14:35:00Z">
            <w:rPr>
              <w:rFonts w:asciiTheme="minorBidi" w:hAnsiTheme="minorBidi" w:cstheme="minorBidi"/>
              <w:sz w:val="22"/>
              <w:szCs w:val="22"/>
              <w:highlight w:val="yellow"/>
              <w:lang w:val="id-ID"/>
            </w:rPr>
          </w:rPrChange>
        </w:rPr>
        <w:t>Life</w:t>
      </w:r>
      <w:r w:rsidRPr="00922713">
        <w:rPr>
          <w:rFonts w:ascii="Arial" w:hAnsi="Arial" w:cs="Arial"/>
          <w:sz w:val="22"/>
          <w:szCs w:val="22"/>
          <w:lang w:val="id-ID"/>
          <w:rPrChange w:id="1170" w:author="Syahrani Rachmawati Sadino" w:date="2025-01-31T14:35:00Z">
            <w:rPr>
              <w:rFonts w:asciiTheme="minorBidi" w:hAnsiTheme="minorBidi" w:cstheme="minorBidi"/>
              <w:sz w:val="22"/>
              <w:szCs w:val="22"/>
              <w:highlight w:val="yellow"/>
              <w:lang w:val="id-ID"/>
            </w:rPr>
          </w:rPrChange>
        </w:rPr>
        <w:t>.</w:t>
      </w:r>
    </w:p>
    <w:p w14:paraId="1748BBDD" w14:textId="77777777" w:rsidR="00922713" w:rsidRPr="00922713" w:rsidRDefault="00922713">
      <w:pPr>
        <w:numPr>
          <w:ilvl w:val="0"/>
          <w:numId w:val="3"/>
        </w:numPr>
        <w:tabs>
          <w:tab w:val="clear" w:pos="720"/>
        </w:tabs>
        <w:spacing w:line="276" w:lineRule="auto"/>
        <w:ind w:left="851" w:hanging="425"/>
        <w:jc w:val="both"/>
        <w:rPr>
          <w:ins w:id="1171" w:author="Syahrani Rachmawati Sadino" w:date="2025-01-31T14:34:00Z"/>
          <w:rFonts w:ascii="Arial" w:hAnsi="Arial" w:cs="Arial"/>
          <w:sz w:val="22"/>
          <w:szCs w:val="22"/>
          <w:lang w:val="sv-SE"/>
          <w:rPrChange w:id="1172" w:author="Syahrani Rachmawati Sadino" w:date="2025-01-31T14:35:00Z">
            <w:rPr>
              <w:ins w:id="1173" w:author="Syahrani Rachmawati Sadino" w:date="2025-01-31T14:34:00Z"/>
              <w:rFonts w:asciiTheme="minorBidi" w:hAnsiTheme="minorBidi" w:cstheme="minorBidi"/>
              <w:sz w:val="22"/>
              <w:szCs w:val="22"/>
              <w:highlight w:val="yellow"/>
              <w:lang w:val="sv-SE"/>
            </w:rPr>
          </w:rPrChange>
        </w:rPr>
        <w:pPrChange w:id="1174" w:author="Syahrani Rachmawati Sadino" w:date="2025-01-31T15:00:00Z">
          <w:pPr>
            <w:numPr>
              <w:numId w:val="3"/>
            </w:numPr>
            <w:tabs>
              <w:tab w:val="num" w:pos="720"/>
            </w:tabs>
            <w:spacing w:line="276" w:lineRule="auto"/>
            <w:ind w:left="851" w:hanging="425"/>
            <w:jc w:val="both"/>
          </w:pPr>
        </w:pPrChange>
      </w:pPr>
    </w:p>
    <w:p w14:paraId="34201538" w14:textId="21B3AB4B" w:rsidR="004C5274" w:rsidRPr="00922713" w:rsidDel="00922713" w:rsidRDefault="004C5274">
      <w:pPr>
        <w:numPr>
          <w:ilvl w:val="0"/>
          <w:numId w:val="3"/>
        </w:numPr>
        <w:tabs>
          <w:tab w:val="clear" w:pos="720"/>
        </w:tabs>
        <w:spacing w:line="276" w:lineRule="auto"/>
        <w:ind w:left="851" w:hanging="425"/>
        <w:jc w:val="both"/>
        <w:rPr>
          <w:del w:id="1175" w:author="Syahrani Rachmawati Sadino" w:date="2025-01-31T14:34:00Z"/>
          <w:rFonts w:ascii="Arial" w:hAnsi="Arial" w:cs="Arial"/>
          <w:sz w:val="22"/>
          <w:szCs w:val="22"/>
          <w:lang w:val="sv-SE"/>
        </w:rPr>
        <w:pPrChange w:id="1176" w:author="Syahrani Rachmawati Sadino" w:date="2025-01-31T15:00:00Z">
          <w:pPr>
            <w:spacing w:line="276" w:lineRule="auto"/>
            <w:jc w:val="center"/>
          </w:pPr>
        </w:pPrChange>
      </w:pPr>
      <w:r w:rsidRPr="00922713">
        <w:rPr>
          <w:rFonts w:ascii="Arial" w:hAnsi="Arial" w:cs="Arial"/>
          <w:sz w:val="22"/>
          <w:szCs w:val="22"/>
          <w:lang w:val="sv-SE"/>
          <w:rPrChange w:id="1177" w:author="Syahrani Rachmawati Sadino" w:date="2025-01-31T14:35:00Z">
            <w:rPr>
              <w:rFonts w:asciiTheme="minorBidi" w:hAnsiTheme="minorBidi" w:cstheme="minorBidi"/>
              <w:sz w:val="22"/>
              <w:szCs w:val="22"/>
              <w:lang w:val="sv-SE"/>
            </w:rPr>
          </w:rPrChange>
        </w:rPr>
        <w:t xml:space="preserve">Menerima informasi dari </w:t>
      </w:r>
      <w:r w:rsidRPr="00922713">
        <w:rPr>
          <w:rFonts w:ascii="Arial" w:hAnsi="Arial" w:cs="Arial"/>
          <w:b/>
          <w:sz w:val="22"/>
          <w:szCs w:val="22"/>
          <w:lang w:val="sv-SE"/>
          <w:rPrChange w:id="1178" w:author="Syahrani Rachmawati Sadino" w:date="2025-01-31T14:35:00Z">
            <w:rPr>
              <w:rFonts w:asciiTheme="minorBidi" w:hAnsiTheme="minorBidi" w:cstheme="minorBidi"/>
              <w:b/>
              <w:sz w:val="22"/>
              <w:szCs w:val="22"/>
              <w:lang w:val="sv-SE"/>
            </w:rPr>
          </w:rPrChange>
        </w:rPr>
        <w:t>PIHAK KEDUA</w:t>
      </w:r>
      <w:r w:rsidRPr="00922713">
        <w:rPr>
          <w:rFonts w:ascii="Arial" w:hAnsi="Arial" w:cs="Arial"/>
          <w:sz w:val="22"/>
          <w:szCs w:val="22"/>
          <w:lang w:val="sv-SE"/>
          <w:rPrChange w:id="1179" w:author="Syahrani Rachmawati Sadino" w:date="2025-01-31T14:35:00Z">
            <w:rPr>
              <w:rFonts w:asciiTheme="minorBidi" w:hAnsiTheme="minorBidi" w:cstheme="minorBidi"/>
              <w:sz w:val="22"/>
              <w:szCs w:val="22"/>
              <w:lang w:val="sv-SE"/>
            </w:rPr>
          </w:rPrChange>
        </w:rPr>
        <w:t xml:space="preserve"> atas karyawan/pegawai yang bertanggung jawab untuk menerima seluruh dokumen-dokumen termasuk namun tidak terbatas pada tagihan pelayanan kesehatan Peserta sesuai dengan mekanisme yang diatur dalam </w:t>
      </w:r>
      <w:r w:rsidRPr="00922713">
        <w:rPr>
          <w:rFonts w:ascii="Arial" w:hAnsi="Arial" w:cs="Arial"/>
          <w:b/>
          <w:sz w:val="22"/>
          <w:szCs w:val="22"/>
          <w:lang w:val="fi-FI"/>
          <w:rPrChange w:id="1180" w:author="Syahrani Rachmawati Sadino" w:date="2025-01-31T14:35:00Z">
            <w:rPr>
              <w:rFonts w:asciiTheme="minorBidi" w:hAnsiTheme="minorBidi" w:cstheme="minorBidi"/>
              <w:b/>
              <w:sz w:val="22"/>
              <w:szCs w:val="22"/>
              <w:lang w:val="fi-FI"/>
            </w:rPr>
          </w:rPrChange>
        </w:rPr>
        <w:t>Lampiran</w:t>
      </w:r>
      <w:r w:rsidRPr="00922713">
        <w:rPr>
          <w:rFonts w:ascii="Arial" w:hAnsi="Arial" w:cs="Arial"/>
          <w:sz w:val="22"/>
          <w:szCs w:val="22"/>
          <w:lang w:val="fi-FI"/>
          <w:rPrChange w:id="1181" w:author="Syahrani Rachmawati Sadino" w:date="2025-01-31T14:35:00Z">
            <w:rPr>
              <w:rFonts w:asciiTheme="minorBidi" w:hAnsiTheme="minorBidi" w:cstheme="minorBidi"/>
              <w:sz w:val="22"/>
              <w:szCs w:val="22"/>
              <w:lang w:val="fi-FI"/>
            </w:rPr>
          </w:rPrChange>
        </w:rPr>
        <w:t xml:space="preserve"> </w:t>
      </w:r>
      <w:r w:rsidR="00070054" w:rsidRPr="00922713">
        <w:rPr>
          <w:rFonts w:ascii="Arial" w:hAnsi="Arial" w:cs="Arial"/>
          <w:b/>
          <w:sz w:val="22"/>
          <w:szCs w:val="22"/>
          <w:lang w:val="fi-FI"/>
          <w:rPrChange w:id="1182" w:author="Syahrani Rachmawati Sadino" w:date="2025-01-31T14:35:00Z">
            <w:rPr>
              <w:rFonts w:asciiTheme="minorBidi" w:hAnsiTheme="minorBidi" w:cstheme="minorBidi"/>
              <w:b/>
              <w:sz w:val="22"/>
              <w:szCs w:val="22"/>
              <w:lang w:val="fi-FI"/>
            </w:rPr>
          </w:rPrChange>
        </w:rPr>
        <w:t xml:space="preserve">1 </w:t>
      </w:r>
      <w:r w:rsidRPr="00922713">
        <w:rPr>
          <w:rFonts w:ascii="Arial" w:hAnsi="Arial" w:cs="Arial"/>
          <w:sz w:val="22"/>
          <w:szCs w:val="22"/>
          <w:lang w:val="sv-SE"/>
          <w:rPrChange w:id="1183" w:author="Syahrani Rachmawati Sadino" w:date="2025-01-31T14:35:00Z">
            <w:rPr>
              <w:rFonts w:asciiTheme="minorBidi" w:hAnsiTheme="minorBidi" w:cstheme="minorBidi"/>
              <w:sz w:val="22"/>
              <w:szCs w:val="22"/>
              <w:lang w:val="sv-SE"/>
            </w:rPr>
          </w:rPrChange>
        </w:rPr>
        <w:t>Perjanjian ini, termasuk pergantiannya dari waktu ke waktu.</w:t>
      </w:r>
    </w:p>
    <w:p w14:paraId="04BF13D9" w14:textId="77777777" w:rsidR="00922713" w:rsidRPr="00922713" w:rsidRDefault="00922713">
      <w:pPr>
        <w:numPr>
          <w:ilvl w:val="0"/>
          <w:numId w:val="3"/>
        </w:numPr>
        <w:tabs>
          <w:tab w:val="clear" w:pos="720"/>
        </w:tabs>
        <w:spacing w:line="276" w:lineRule="auto"/>
        <w:ind w:left="851" w:hanging="425"/>
        <w:jc w:val="both"/>
        <w:rPr>
          <w:ins w:id="1184" w:author="Syahrani Rachmawati Sadino" w:date="2025-01-31T14:34:00Z"/>
          <w:rFonts w:ascii="Arial" w:hAnsi="Arial" w:cs="Arial"/>
          <w:sz w:val="22"/>
          <w:szCs w:val="22"/>
          <w:lang w:val="sv-SE"/>
          <w:rPrChange w:id="1185" w:author="Syahrani Rachmawati Sadino" w:date="2025-01-31T14:35:00Z">
            <w:rPr>
              <w:ins w:id="1186" w:author="Syahrani Rachmawati Sadino" w:date="2025-01-31T14:34:00Z"/>
              <w:rFonts w:asciiTheme="minorBidi" w:hAnsiTheme="minorBidi" w:cstheme="minorBidi"/>
              <w:sz w:val="22"/>
              <w:szCs w:val="22"/>
              <w:lang w:val="sv-SE"/>
            </w:rPr>
          </w:rPrChange>
        </w:rPr>
        <w:pPrChange w:id="1187" w:author="Syahrani Rachmawati Sadino" w:date="2025-01-31T15:00:00Z">
          <w:pPr>
            <w:numPr>
              <w:numId w:val="3"/>
            </w:numPr>
            <w:tabs>
              <w:tab w:val="num" w:pos="720"/>
            </w:tabs>
            <w:spacing w:line="276" w:lineRule="auto"/>
            <w:ind w:left="851" w:hanging="425"/>
            <w:jc w:val="both"/>
          </w:pPr>
        </w:pPrChange>
      </w:pPr>
    </w:p>
    <w:p w14:paraId="1B02BBCA" w14:textId="6E190D29" w:rsidR="005E6191" w:rsidRPr="00922713" w:rsidDel="00922713" w:rsidRDefault="005E6191">
      <w:pPr>
        <w:spacing w:line="276" w:lineRule="auto"/>
        <w:ind w:left="851"/>
        <w:jc w:val="center"/>
        <w:rPr>
          <w:del w:id="1188" w:author="Syahrani Rachmawati Sadino" w:date="2025-01-31T14:34:00Z"/>
          <w:rFonts w:ascii="Arial" w:hAnsi="Arial" w:cs="Arial"/>
          <w:sz w:val="22"/>
          <w:szCs w:val="22"/>
          <w:lang w:val="id-ID"/>
        </w:rPr>
        <w:pPrChange w:id="1189" w:author="Syahrani Rachmawati Sadino" w:date="2025-01-31T15:00:00Z">
          <w:pPr>
            <w:spacing w:line="276" w:lineRule="auto"/>
            <w:jc w:val="center"/>
          </w:pPr>
        </w:pPrChange>
      </w:pPr>
    </w:p>
    <w:p w14:paraId="521AD721" w14:textId="77777777" w:rsidR="00922713" w:rsidRPr="00922713" w:rsidRDefault="00922713">
      <w:pPr>
        <w:spacing w:line="276" w:lineRule="auto"/>
        <w:ind w:left="851"/>
        <w:jc w:val="center"/>
        <w:rPr>
          <w:ins w:id="1190" w:author="Syahrani Rachmawati Sadino" w:date="2025-01-31T14:34:00Z"/>
          <w:rFonts w:ascii="Arial" w:hAnsi="Arial" w:cs="Arial"/>
          <w:sz w:val="22"/>
          <w:szCs w:val="22"/>
          <w:lang w:val="id-ID"/>
          <w:rPrChange w:id="1191" w:author="Syahrani Rachmawati Sadino" w:date="2025-01-31T14:35:00Z">
            <w:rPr>
              <w:ins w:id="1192" w:author="Syahrani Rachmawati Sadino" w:date="2025-01-31T14:34:00Z"/>
              <w:rFonts w:asciiTheme="minorBidi" w:hAnsiTheme="minorBidi" w:cstheme="minorBidi"/>
              <w:sz w:val="22"/>
              <w:szCs w:val="22"/>
              <w:lang w:val="id-ID"/>
            </w:rPr>
          </w:rPrChange>
        </w:rPr>
        <w:pPrChange w:id="1193" w:author="Syahrani Rachmawati Sadino" w:date="2025-01-31T15:00:00Z">
          <w:pPr>
            <w:spacing w:line="276" w:lineRule="auto"/>
            <w:jc w:val="both"/>
          </w:pPr>
        </w:pPrChange>
      </w:pPr>
    </w:p>
    <w:p w14:paraId="6DE3999A" w14:textId="77777777" w:rsidR="004762BC" w:rsidRPr="00922713" w:rsidDel="00922713" w:rsidRDefault="004762BC">
      <w:pPr>
        <w:spacing w:line="276" w:lineRule="auto"/>
        <w:jc w:val="center"/>
        <w:rPr>
          <w:del w:id="1194" w:author="Syahrani Rachmawati Sadino" w:date="2025-01-31T14:34:00Z"/>
          <w:rFonts w:ascii="Arial" w:hAnsi="Arial" w:cs="Arial"/>
          <w:b/>
          <w:sz w:val="22"/>
          <w:szCs w:val="22"/>
          <w:lang w:val="sv-SE"/>
          <w:rPrChange w:id="1195" w:author="Syahrani Rachmawati Sadino" w:date="2025-01-31T14:35:00Z">
            <w:rPr>
              <w:del w:id="1196" w:author="Syahrani Rachmawati Sadino" w:date="2025-01-31T14:34:00Z"/>
              <w:rFonts w:asciiTheme="minorBidi" w:hAnsiTheme="minorBidi" w:cstheme="minorBidi"/>
              <w:b/>
              <w:sz w:val="22"/>
              <w:szCs w:val="22"/>
              <w:lang w:val="sv-SE"/>
            </w:rPr>
          </w:rPrChange>
        </w:rPr>
      </w:pPr>
      <w:del w:id="1197" w:author="Syahrani Rachmawati Sadino" w:date="2025-01-31T14:34:00Z">
        <w:r w:rsidRPr="00922713" w:rsidDel="00922713">
          <w:rPr>
            <w:rFonts w:ascii="Arial" w:hAnsi="Arial" w:cs="Arial"/>
            <w:b/>
            <w:sz w:val="22"/>
            <w:szCs w:val="22"/>
            <w:lang w:val="sv-SE"/>
            <w:rPrChange w:id="1198" w:author="Syahrani Rachmawati Sadino" w:date="2025-01-31T14:35:00Z">
              <w:rPr>
                <w:rFonts w:asciiTheme="minorBidi" w:hAnsiTheme="minorBidi" w:cstheme="minorBidi"/>
                <w:b/>
                <w:sz w:val="22"/>
                <w:szCs w:val="22"/>
                <w:lang w:val="sv-SE"/>
              </w:rPr>
            </w:rPrChange>
          </w:rPr>
          <w:br w:type="page"/>
        </w:r>
      </w:del>
    </w:p>
    <w:p w14:paraId="598DC3FC" w14:textId="34990863" w:rsidR="001828D9" w:rsidRPr="00922713" w:rsidRDefault="001828D9">
      <w:pPr>
        <w:spacing w:line="276" w:lineRule="auto"/>
        <w:jc w:val="center"/>
        <w:rPr>
          <w:rFonts w:ascii="Arial" w:hAnsi="Arial" w:cs="Arial"/>
          <w:b/>
          <w:sz w:val="22"/>
          <w:szCs w:val="22"/>
          <w:lang w:val="en-ID"/>
          <w:rPrChange w:id="1199" w:author="Syahrani Rachmawati Sadino" w:date="2025-01-31T14:35:00Z">
            <w:rPr>
              <w:rFonts w:asciiTheme="minorBidi" w:hAnsiTheme="minorBidi" w:cstheme="minorBidi"/>
              <w:b/>
              <w:sz w:val="22"/>
              <w:szCs w:val="22"/>
              <w:lang w:val="en-ID"/>
            </w:rPr>
          </w:rPrChange>
        </w:rPr>
      </w:pPr>
      <w:r w:rsidRPr="00922713">
        <w:rPr>
          <w:rFonts w:ascii="Arial" w:hAnsi="Arial" w:cs="Arial"/>
          <w:b/>
          <w:sz w:val="22"/>
          <w:szCs w:val="22"/>
          <w:lang w:val="en-ID"/>
          <w:rPrChange w:id="1200" w:author="Syahrani Rachmawati Sadino" w:date="2025-01-31T14:35:00Z">
            <w:rPr>
              <w:rFonts w:asciiTheme="minorBidi" w:hAnsiTheme="minorBidi" w:cstheme="minorBidi"/>
              <w:b/>
              <w:sz w:val="22"/>
              <w:szCs w:val="22"/>
              <w:lang w:val="en-ID"/>
            </w:rPr>
          </w:rPrChange>
        </w:rPr>
        <w:t>PASAL 5</w:t>
      </w:r>
    </w:p>
    <w:p w14:paraId="2EA47B35" w14:textId="77777777" w:rsidR="001828D9" w:rsidRPr="00922713" w:rsidRDefault="001828D9">
      <w:pPr>
        <w:spacing w:line="276" w:lineRule="auto"/>
        <w:jc w:val="center"/>
        <w:rPr>
          <w:rFonts w:ascii="Arial" w:hAnsi="Arial" w:cs="Arial"/>
          <w:b/>
          <w:sz w:val="22"/>
          <w:szCs w:val="22"/>
          <w:lang w:val="en-ID"/>
          <w:rPrChange w:id="1201" w:author="Syahrani Rachmawati Sadino" w:date="2025-01-31T14:35:00Z">
            <w:rPr>
              <w:rFonts w:asciiTheme="minorBidi" w:hAnsiTheme="minorBidi" w:cstheme="minorBidi"/>
              <w:b/>
              <w:sz w:val="22"/>
              <w:szCs w:val="22"/>
              <w:lang w:val="en-ID"/>
            </w:rPr>
          </w:rPrChange>
        </w:rPr>
      </w:pPr>
      <w:r w:rsidRPr="00922713">
        <w:rPr>
          <w:rFonts w:ascii="Arial" w:hAnsi="Arial" w:cs="Arial"/>
          <w:b/>
          <w:sz w:val="22"/>
          <w:szCs w:val="22"/>
          <w:lang w:val="en-ID"/>
          <w:rPrChange w:id="1202" w:author="Syahrani Rachmawati Sadino" w:date="2025-01-31T14:35:00Z">
            <w:rPr>
              <w:rFonts w:asciiTheme="minorBidi" w:hAnsiTheme="minorBidi" w:cstheme="minorBidi"/>
              <w:b/>
              <w:sz w:val="22"/>
              <w:szCs w:val="22"/>
              <w:lang w:val="en-ID"/>
            </w:rPr>
          </w:rPrChange>
        </w:rPr>
        <w:t>HAK DAN KEWAJIBAN PIHAK KEDUA</w:t>
      </w:r>
    </w:p>
    <w:p w14:paraId="77175FDD" w14:textId="77777777" w:rsidR="001828D9" w:rsidRPr="00922713" w:rsidRDefault="001828D9">
      <w:pPr>
        <w:spacing w:line="276" w:lineRule="auto"/>
        <w:jc w:val="both"/>
        <w:rPr>
          <w:rFonts w:ascii="Arial" w:hAnsi="Arial" w:cs="Arial"/>
          <w:sz w:val="22"/>
          <w:szCs w:val="22"/>
          <w:lang w:val="en-ID"/>
          <w:rPrChange w:id="1203" w:author="Syahrani Rachmawati Sadino" w:date="2025-01-31T14:35:00Z">
            <w:rPr>
              <w:rFonts w:asciiTheme="minorBidi" w:hAnsiTheme="minorBidi" w:cstheme="minorBidi"/>
              <w:sz w:val="22"/>
              <w:szCs w:val="22"/>
              <w:lang w:val="en-ID"/>
            </w:rPr>
          </w:rPrChange>
        </w:rPr>
      </w:pPr>
    </w:p>
    <w:p w14:paraId="56C5A9A7" w14:textId="77777777" w:rsidR="008B14A0" w:rsidRPr="00922713" w:rsidRDefault="008B14A0">
      <w:pPr>
        <w:pStyle w:val="BodyText"/>
        <w:numPr>
          <w:ilvl w:val="0"/>
          <w:numId w:val="16"/>
        </w:numPr>
        <w:spacing w:after="0" w:line="276" w:lineRule="auto"/>
        <w:ind w:left="426" w:hanging="426"/>
        <w:rPr>
          <w:rFonts w:ascii="Arial" w:hAnsi="Arial" w:cs="Arial"/>
          <w:sz w:val="22"/>
          <w:szCs w:val="22"/>
          <w:lang w:val="en-ID"/>
          <w:rPrChange w:id="1204" w:author="Syahrani Rachmawati Sadino" w:date="2025-01-31T14:35:00Z">
            <w:rPr>
              <w:rFonts w:asciiTheme="minorBidi" w:hAnsiTheme="minorBidi" w:cstheme="minorBidi"/>
              <w:sz w:val="22"/>
              <w:szCs w:val="22"/>
              <w:lang w:val="en-ID"/>
            </w:rPr>
          </w:rPrChange>
        </w:rPr>
      </w:pPr>
      <w:proofErr w:type="spellStart"/>
      <w:r w:rsidRPr="00922713">
        <w:rPr>
          <w:rFonts w:ascii="Arial" w:hAnsi="Arial" w:cs="Arial"/>
          <w:sz w:val="22"/>
          <w:szCs w:val="22"/>
          <w:rPrChange w:id="1205" w:author="Syahrani Rachmawati Sadino" w:date="2025-01-31T14:35:00Z">
            <w:rPr>
              <w:rFonts w:asciiTheme="minorBidi" w:hAnsiTheme="minorBidi" w:cstheme="minorBidi"/>
              <w:sz w:val="22"/>
              <w:szCs w:val="22"/>
            </w:rPr>
          </w:rPrChange>
        </w:rPr>
        <w:t>Tanpa</w:t>
      </w:r>
      <w:proofErr w:type="spellEnd"/>
      <w:r w:rsidRPr="00922713">
        <w:rPr>
          <w:rFonts w:ascii="Arial" w:hAnsi="Arial" w:cs="Arial"/>
          <w:sz w:val="22"/>
          <w:szCs w:val="22"/>
          <w:rPrChange w:id="120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207" w:author="Syahrani Rachmawati Sadino" w:date="2025-01-31T14:35:00Z">
            <w:rPr>
              <w:rFonts w:asciiTheme="minorBidi" w:hAnsiTheme="minorBidi" w:cstheme="minorBidi"/>
              <w:sz w:val="22"/>
              <w:szCs w:val="22"/>
            </w:rPr>
          </w:rPrChange>
        </w:rPr>
        <w:t>mengesampingkan</w:t>
      </w:r>
      <w:proofErr w:type="spellEnd"/>
      <w:r w:rsidRPr="00922713">
        <w:rPr>
          <w:rFonts w:ascii="Arial" w:hAnsi="Arial" w:cs="Arial"/>
          <w:sz w:val="22"/>
          <w:szCs w:val="22"/>
          <w:lang w:val="en-ID"/>
          <w:rPrChange w:id="1208" w:author="Syahrani Rachmawati Sadino" w:date="2025-01-31T14:35:00Z">
            <w:rPr>
              <w:rFonts w:asciiTheme="minorBidi" w:hAnsiTheme="minorBidi" w:cstheme="minorBidi"/>
              <w:sz w:val="22"/>
              <w:szCs w:val="22"/>
              <w:lang w:val="en-ID"/>
            </w:rPr>
          </w:rPrChange>
        </w:rPr>
        <w:t xml:space="preserve"> </w:t>
      </w:r>
      <w:proofErr w:type="spellStart"/>
      <w:r w:rsidRPr="00922713">
        <w:rPr>
          <w:rFonts w:ascii="Arial" w:hAnsi="Arial" w:cs="Arial"/>
          <w:sz w:val="22"/>
          <w:szCs w:val="22"/>
          <w:lang w:val="en-ID"/>
          <w:rPrChange w:id="1209" w:author="Syahrani Rachmawati Sadino" w:date="2025-01-31T14:35:00Z">
            <w:rPr>
              <w:rFonts w:asciiTheme="minorBidi" w:hAnsiTheme="minorBidi" w:cstheme="minorBidi"/>
              <w:sz w:val="22"/>
              <w:szCs w:val="22"/>
              <w:lang w:val="en-ID"/>
            </w:rPr>
          </w:rPrChange>
        </w:rPr>
        <w:t>hak</w:t>
      </w:r>
      <w:proofErr w:type="spellEnd"/>
      <w:r w:rsidRPr="00922713">
        <w:rPr>
          <w:rFonts w:ascii="Arial" w:hAnsi="Arial" w:cs="Arial"/>
          <w:sz w:val="22"/>
          <w:szCs w:val="22"/>
          <w:lang w:val="en-ID"/>
          <w:rPrChange w:id="1210" w:author="Syahrani Rachmawati Sadino" w:date="2025-01-31T14:35:00Z">
            <w:rPr>
              <w:rFonts w:asciiTheme="minorBidi" w:hAnsiTheme="minorBidi" w:cstheme="minorBidi"/>
              <w:sz w:val="22"/>
              <w:szCs w:val="22"/>
              <w:lang w:val="en-ID"/>
            </w:rPr>
          </w:rPrChange>
        </w:rPr>
        <w:t xml:space="preserve"> </w:t>
      </w:r>
      <w:r w:rsidRPr="00922713">
        <w:rPr>
          <w:rFonts w:ascii="Arial" w:hAnsi="Arial" w:cs="Arial"/>
          <w:b/>
          <w:sz w:val="22"/>
          <w:szCs w:val="22"/>
          <w:lang w:val="en-ID"/>
          <w:rPrChange w:id="1211" w:author="Syahrani Rachmawati Sadino" w:date="2025-01-31T14:35:00Z">
            <w:rPr>
              <w:rFonts w:asciiTheme="minorBidi" w:hAnsiTheme="minorBidi" w:cstheme="minorBidi"/>
              <w:b/>
              <w:sz w:val="22"/>
              <w:szCs w:val="22"/>
              <w:lang w:val="en-ID"/>
            </w:rPr>
          </w:rPrChange>
        </w:rPr>
        <w:t>PIHAK KEDUA</w:t>
      </w:r>
      <w:r w:rsidRPr="00922713">
        <w:rPr>
          <w:rFonts w:ascii="Arial" w:hAnsi="Arial" w:cs="Arial"/>
          <w:sz w:val="22"/>
          <w:szCs w:val="22"/>
          <w:lang w:val="en-ID"/>
          <w:rPrChange w:id="1212" w:author="Syahrani Rachmawati Sadino" w:date="2025-01-31T14:35:00Z">
            <w:rPr>
              <w:rFonts w:asciiTheme="minorBidi" w:hAnsiTheme="minorBidi" w:cstheme="minorBidi"/>
              <w:sz w:val="22"/>
              <w:szCs w:val="22"/>
              <w:lang w:val="en-ID"/>
            </w:rPr>
          </w:rPrChange>
        </w:rPr>
        <w:t xml:space="preserve"> </w:t>
      </w:r>
      <w:proofErr w:type="spellStart"/>
      <w:r w:rsidRPr="00922713">
        <w:rPr>
          <w:rFonts w:ascii="Arial" w:hAnsi="Arial" w:cs="Arial"/>
          <w:sz w:val="22"/>
          <w:szCs w:val="22"/>
          <w:lang w:val="en-ID"/>
          <w:rPrChange w:id="1213" w:author="Syahrani Rachmawati Sadino" w:date="2025-01-31T14:35:00Z">
            <w:rPr>
              <w:rFonts w:asciiTheme="minorBidi" w:hAnsiTheme="minorBidi" w:cstheme="minorBidi"/>
              <w:sz w:val="22"/>
              <w:szCs w:val="22"/>
              <w:lang w:val="en-ID"/>
            </w:rPr>
          </w:rPrChange>
        </w:rPr>
        <w:t>sebagaimana</w:t>
      </w:r>
      <w:proofErr w:type="spellEnd"/>
      <w:r w:rsidRPr="00922713">
        <w:rPr>
          <w:rFonts w:ascii="Arial" w:hAnsi="Arial" w:cs="Arial"/>
          <w:sz w:val="22"/>
          <w:szCs w:val="22"/>
          <w:lang w:val="en-ID"/>
          <w:rPrChange w:id="1214" w:author="Syahrani Rachmawati Sadino" w:date="2025-01-31T14:35:00Z">
            <w:rPr>
              <w:rFonts w:asciiTheme="minorBidi" w:hAnsiTheme="minorBidi" w:cstheme="minorBidi"/>
              <w:sz w:val="22"/>
              <w:szCs w:val="22"/>
              <w:lang w:val="en-ID"/>
            </w:rPr>
          </w:rPrChange>
        </w:rPr>
        <w:t xml:space="preserve"> </w:t>
      </w:r>
      <w:proofErr w:type="spellStart"/>
      <w:r w:rsidRPr="00922713">
        <w:rPr>
          <w:rFonts w:ascii="Arial" w:hAnsi="Arial" w:cs="Arial"/>
          <w:sz w:val="22"/>
          <w:szCs w:val="22"/>
          <w:lang w:val="en-ID"/>
          <w:rPrChange w:id="1215" w:author="Syahrani Rachmawati Sadino" w:date="2025-01-31T14:35:00Z">
            <w:rPr>
              <w:rFonts w:asciiTheme="minorBidi" w:hAnsiTheme="minorBidi" w:cstheme="minorBidi"/>
              <w:sz w:val="22"/>
              <w:szCs w:val="22"/>
              <w:lang w:val="en-ID"/>
            </w:rPr>
          </w:rPrChange>
        </w:rPr>
        <w:t>diatur</w:t>
      </w:r>
      <w:proofErr w:type="spellEnd"/>
      <w:r w:rsidRPr="00922713">
        <w:rPr>
          <w:rFonts w:ascii="Arial" w:hAnsi="Arial" w:cs="Arial"/>
          <w:sz w:val="22"/>
          <w:szCs w:val="22"/>
          <w:lang w:val="en-ID"/>
          <w:rPrChange w:id="1216" w:author="Syahrani Rachmawati Sadino" w:date="2025-01-31T14:35:00Z">
            <w:rPr>
              <w:rFonts w:asciiTheme="minorBidi" w:hAnsiTheme="minorBidi" w:cstheme="minorBidi"/>
              <w:sz w:val="22"/>
              <w:szCs w:val="22"/>
              <w:lang w:val="en-ID"/>
            </w:rPr>
          </w:rPrChange>
        </w:rPr>
        <w:t xml:space="preserve"> </w:t>
      </w:r>
      <w:proofErr w:type="spellStart"/>
      <w:r w:rsidRPr="00922713">
        <w:rPr>
          <w:rFonts w:ascii="Arial" w:hAnsi="Arial" w:cs="Arial"/>
          <w:sz w:val="22"/>
          <w:szCs w:val="22"/>
          <w:lang w:val="en-ID"/>
          <w:rPrChange w:id="1217" w:author="Syahrani Rachmawati Sadino" w:date="2025-01-31T14:35:00Z">
            <w:rPr>
              <w:rFonts w:asciiTheme="minorBidi" w:hAnsiTheme="minorBidi" w:cstheme="minorBidi"/>
              <w:sz w:val="22"/>
              <w:szCs w:val="22"/>
              <w:lang w:val="en-ID"/>
            </w:rPr>
          </w:rPrChange>
        </w:rPr>
        <w:t>dalam</w:t>
      </w:r>
      <w:proofErr w:type="spellEnd"/>
      <w:r w:rsidRPr="00922713">
        <w:rPr>
          <w:rFonts w:ascii="Arial" w:hAnsi="Arial" w:cs="Arial"/>
          <w:sz w:val="22"/>
          <w:szCs w:val="22"/>
          <w:lang w:val="en-ID"/>
          <w:rPrChange w:id="1218" w:author="Syahrani Rachmawati Sadino" w:date="2025-01-31T14:35:00Z">
            <w:rPr>
              <w:rFonts w:asciiTheme="minorBidi" w:hAnsiTheme="minorBidi" w:cstheme="minorBidi"/>
              <w:sz w:val="22"/>
              <w:szCs w:val="22"/>
              <w:lang w:val="en-ID"/>
            </w:rPr>
          </w:rPrChange>
        </w:rPr>
        <w:t xml:space="preserve"> Pasal-</w:t>
      </w:r>
      <w:proofErr w:type="spellStart"/>
      <w:r w:rsidRPr="00922713">
        <w:rPr>
          <w:rFonts w:ascii="Arial" w:hAnsi="Arial" w:cs="Arial"/>
          <w:sz w:val="22"/>
          <w:szCs w:val="22"/>
          <w:lang w:val="en-ID"/>
          <w:rPrChange w:id="1219" w:author="Syahrani Rachmawati Sadino" w:date="2025-01-31T14:35:00Z">
            <w:rPr>
              <w:rFonts w:asciiTheme="minorBidi" w:hAnsiTheme="minorBidi" w:cstheme="minorBidi"/>
              <w:sz w:val="22"/>
              <w:szCs w:val="22"/>
              <w:lang w:val="en-ID"/>
            </w:rPr>
          </w:rPrChange>
        </w:rPr>
        <w:t>pasal</w:t>
      </w:r>
      <w:proofErr w:type="spellEnd"/>
      <w:r w:rsidRPr="00922713">
        <w:rPr>
          <w:rFonts w:ascii="Arial" w:hAnsi="Arial" w:cs="Arial"/>
          <w:sz w:val="22"/>
          <w:szCs w:val="22"/>
          <w:lang w:val="en-ID"/>
          <w:rPrChange w:id="1220" w:author="Syahrani Rachmawati Sadino" w:date="2025-01-31T14:35:00Z">
            <w:rPr>
              <w:rFonts w:asciiTheme="minorBidi" w:hAnsiTheme="minorBidi" w:cstheme="minorBidi"/>
              <w:sz w:val="22"/>
              <w:szCs w:val="22"/>
              <w:lang w:val="en-ID"/>
            </w:rPr>
          </w:rPrChange>
        </w:rPr>
        <w:t xml:space="preserve"> lain </w:t>
      </w:r>
      <w:proofErr w:type="spellStart"/>
      <w:r w:rsidRPr="00922713">
        <w:rPr>
          <w:rFonts w:ascii="Arial" w:hAnsi="Arial" w:cs="Arial"/>
          <w:sz w:val="22"/>
          <w:szCs w:val="22"/>
          <w:lang w:val="en-ID"/>
          <w:rPrChange w:id="1221" w:author="Syahrani Rachmawati Sadino" w:date="2025-01-31T14:35:00Z">
            <w:rPr>
              <w:rFonts w:asciiTheme="minorBidi" w:hAnsiTheme="minorBidi" w:cstheme="minorBidi"/>
              <w:sz w:val="22"/>
              <w:szCs w:val="22"/>
              <w:lang w:val="en-ID"/>
            </w:rPr>
          </w:rPrChange>
        </w:rPr>
        <w:t>dari</w:t>
      </w:r>
      <w:proofErr w:type="spellEnd"/>
      <w:r w:rsidRPr="00922713">
        <w:rPr>
          <w:rFonts w:ascii="Arial" w:hAnsi="Arial" w:cs="Arial"/>
          <w:sz w:val="22"/>
          <w:szCs w:val="22"/>
          <w:lang w:val="en-ID"/>
          <w:rPrChange w:id="1222" w:author="Syahrani Rachmawati Sadino" w:date="2025-01-31T14:35:00Z">
            <w:rPr>
              <w:rFonts w:asciiTheme="minorBidi" w:hAnsiTheme="minorBidi" w:cstheme="minorBidi"/>
              <w:sz w:val="22"/>
              <w:szCs w:val="22"/>
              <w:lang w:val="en-ID"/>
            </w:rPr>
          </w:rPrChange>
        </w:rPr>
        <w:t xml:space="preserve"> </w:t>
      </w:r>
      <w:proofErr w:type="spellStart"/>
      <w:r w:rsidRPr="00922713">
        <w:rPr>
          <w:rFonts w:ascii="Arial" w:hAnsi="Arial" w:cs="Arial"/>
          <w:sz w:val="22"/>
          <w:szCs w:val="22"/>
          <w:lang w:val="en-ID"/>
          <w:rPrChange w:id="1223" w:author="Syahrani Rachmawati Sadino" w:date="2025-01-31T14:35:00Z">
            <w:rPr>
              <w:rFonts w:asciiTheme="minorBidi" w:hAnsiTheme="minorBidi" w:cstheme="minorBidi"/>
              <w:sz w:val="22"/>
              <w:szCs w:val="22"/>
              <w:lang w:val="en-ID"/>
            </w:rPr>
          </w:rPrChange>
        </w:rPr>
        <w:t>Perjanjian</w:t>
      </w:r>
      <w:proofErr w:type="spellEnd"/>
      <w:r w:rsidRPr="00922713">
        <w:rPr>
          <w:rFonts w:ascii="Arial" w:hAnsi="Arial" w:cs="Arial"/>
          <w:sz w:val="22"/>
          <w:szCs w:val="22"/>
          <w:lang w:val="en-ID"/>
          <w:rPrChange w:id="1224" w:author="Syahrani Rachmawati Sadino" w:date="2025-01-31T14:35:00Z">
            <w:rPr>
              <w:rFonts w:asciiTheme="minorBidi" w:hAnsiTheme="minorBidi" w:cstheme="minorBidi"/>
              <w:sz w:val="22"/>
              <w:szCs w:val="22"/>
              <w:lang w:val="en-ID"/>
            </w:rPr>
          </w:rPrChange>
        </w:rPr>
        <w:t xml:space="preserve"> </w:t>
      </w:r>
      <w:proofErr w:type="spellStart"/>
      <w:r w:rsidRPr="00922713">
        <w:rPr>
          <w:rFonts w:ascii="Arial" w:hAnsi="Arial" w:cs="Arial"/>
          <w:sz w:val="22"/>
          <w:szCs w:val="22"/>
          <w:lang w:val="en-ID"/>
          <w:rPrChange w:id="1225" w:author="Syahrani Rachmawati Sadino" w:date="2025-01-31T14:35:00Z">
            <w:rPr>
              <w:rFonts w:asciiTheme="minorBidi" w:hAnsiTheme="minorBidi" w:cstheme="minorBidi"/>
              <w:sz w:val="22"/>
              <w:szCs w:val="22"/>
              <w:lang w:val="en-ID"/>
            </w:rPr>
          </w:rPrChange>
        </w:rPr>
        <w:t>ini</w:t>
      </w:r>
      <w:proofErr w:type="spellEnd"/>
      <w:r w:rsidRPr="00922713">
        <w:rPr>
          <w:rFonts w:ascii="Arial" w:hAnsi="Arial" w:cs="Arial"/>
          <w:sz w:val="22"/>
          <w:szCs w:val="22"/>
          <w:lang w:val="en-ID"/>
          <w:rPrChange w:id="1226" w:author="Syahrani Rachmawati Sadino" w:date="2025-01-31T14:35:00Z">
            <w:rPr>
              <w:rFonts w:asciiTheme="minorBidi" w:hAnsiTheme="minorBidi" w:cstheme="minorBidi"/>
              <w:sz w:val="22"/>
              <w:szCs w:val="22"/>
              <w:lang w:val="en-ID"/>
            </w:rPr>
          </w:rPrChange>
        </w:rPr>
        <w:t xml:space="preserve">, </w:t>
      </w:r>
      <w:proofErr w:type="spellStart"/>
      <w:r w:rsidRPr="00922713">
        <w:rPr>
          <w:rFonts w:ascii="Arial" w:hAnsi="Arial" w:cs="Arial"/>
          <w:sz w:val="22"/>
          <w:szCs w:val="22"/>
          <w:lang w:val="en-ID"/>
          <w:rPrChange w:id="1227" w:author="Syahrani Rachmawati Sadino" w:date="2025-01-31T14:35:00Z">
            <w:rPr>
              <w:rFonts w:asciiTheme="minorBidi" w:hAnsiTheme="minorBidi" w:cstheme="minorBidi"/>
              <w:sz w:val="22"/>
              <w:szCs w:val="22"/>
              <w:lang w:val="en-ID"/>
            </w:rPr>
          </w:rPrChange>
        </w:rPr>
        <w:t>maka</w:t>
      </w:r>
      <w:proofErr w:type="spellEnd"/>
      <w:r w:rsidRPr="00922713">
        <w:rPr>
          <w:rFonts w:ascii="Arial" w:hAnsi="Arial" w:cs="Arial"/>
          <w:sz w:val="22"/>
          <w:szCs w:val="22"/>
          <w:lang w:val="en-ID"/>
          <w:rPrChange w:id="1228" w:author="Syahrani Rachmawati Sadino" w:date="2025-01-31T14:35:00Z">
            <w:rPr>
              <w:rFonts w:asciiTheme="minorBidi" w:hAnsiTheme="minorBidi" w:cstheme="minorBidi"/>
              <w:sz w:val="22"/>
              <w:szCs w:val="22"/>
              <w:lang w:val="en-ID"/>
            </w:rPr>
          </w:rPrChange>
        </w:rPr>
        <w:t xml:space="preserve"> </w:t>
      </w:r>
      <w:r w:rsidRPr="00922713">
        <w:rPr>
          <w:rFonts w:ascii="Arial" w:hAnsi="Arial" w:cs="Arial"/>
          <w:b/>
          <w:sz w:val="22"/>
          <w:szCs w:val="22"/>
          <w:lang w:val="en-ID"/>
          <w:rPrChange w:id="1229" w:author="Syahrani Rachmawati Sadino" w:date="2025-01-31T14:35:00Z">
            <w:rPr>
              <w:rFonts w:asciiTheme="minorBidi" w:hAnsiTheme="minorBidi" w:cstheme="minorBidi"/>
              <w:b/>
              <w:sz w:val="22"/>
              <w:szCs w:val="22"/>
              <w:lang w:val="en-ID"/>
            </w:rPr>
          </w:rPrChange>
        </w:rPr>
        <w:t>PIHAK KEDUA</w:t>
      </w:r>
      <w:r w:rsidRPr="00922713">
        <w:rPr>
          <w:rFonts w:ascii="Arial" w:hAnsi="Arial" w:cs="Arial"/>
          <w:sz w:val="22"/>
          <w:szCs w:val="22"/>
          <w:lang w:val="en-ID"/>
          <w:rPrChange w:id="1230" w:author="Syahrani Rachmawati Sadino" w:date="2025-01-31T14:35:00Z">
            <w:rPr>
              <w:rFonts w:asciiTheme="minorBidi" w:hAnsiTheme="minorBidi" w:cstheme="minorBidi"/>
              <w:sz w:val="22"/>
              <w:szCs w:val="22"/>
              <w:lang w:val="en-ID"/>
            </w:rPr>
          </w:rPrChange>
        </w:rPr>
        <w:t xml:space="preserve"> </w:t>
      </w:r>
      <w:proofErr w:type="spellStart"/>
      <w:r w:rsidRPr="00922713">
        <w:rPr>
          <w:rFonts w:ascii="Arial" w:hAnsi="Arial" w:cs="Arial"/>
          <w:sz w:val="22"/>
          <w:szCs w:val="22"/>
          <w:lang w:val="en-ID"/>
          <w:rPrChange w:id="1231" w:author="Syahrani Rachmawati Sadino" w:date="2025-01-31T14:35:00Z">
            <w:rPr>
              <w:rFonts w:asciiTheme="minorBidi" w:hAnsiTheme="minorBidi" w:cstheme="minorBidi"/>
              <w:sz w:val="22"/>
              <w:szCs w:val="22"/>
              <w:lang w:val="en-ID"/>
            </w:rPr>
          </w:rPrChange>
        </w:rPr>
        <w:t>berhak</w:t>
      </w:r>
      <w:proofErr w:type="spellEnd"/>
      <w:r w:rsidRPr="00922713">
        <w:rPr>
          <w:rFonts w:ascii="Arial" w:hAnsi="Arial" w:cs="Arial"/>
          <w:sz w:val="22"/>
          <w:szCs w:val="22"/>
          <w:lang w:val="en-ID"/>
          <w:rPrChange w:id="1232" w:author="Syahrani Rachmawati Sadino" w:date="2025-01-31T14:35:00Z">
            <w:rPr>
              <w:rFonts w:asciiTheme="minorBidi" w:hAnsiTheme="minorBidi" w:cstheme="minorBidi"/>
              <w:sz w:val="22"/>
              <w:szCs w:val="22"/>
              <w:lang w:val="en-ID"/>
            </w:rPr>
          </w:rPrChange>
        </w:rPr>
        <w:t xml:space="preserve"> </w:t>
      </w:r>
      <w:proofErr w:type="spellStart"/>
      <w:r w:rsidRPr="00922713">
        <w:rPr>
          <w:rFonts w:ascii="Arial" w:hAnsi="Arial" w:cs="Arial"/>
          <w:sz w:val="22"/>
          <w:szCs w:val="22"/>
          <w:lang w:val="en-ID"/>
          <w:rPrChange w:id="1233" w:author="Syahrani Rachmawati Sadino" w:date="2025-01-31T14:35:00Z">
            <w:rPr>
              <w:rFonts w:asciiTheme="minorBidi" w:hAnsiTheme="minorBidi" w:cstheme="minorBidi"/>
              <w:sz w:val="22"/>
              <w:szCs w:val="22"/>
              <w:lang w:val="en-ID"/>
            </w:rPr>
          </w:rPrChange>
        </w:rPr>
        <w:t>untuk</w:t>
      </w:r>
      <w:proofErr w:type="spellEnd"/>
      <w:r w:rsidRPr="00922713">
        <w:rPr>
          <w:rFonts w:ascii="Arial" w:hAnsi="Arial" w:cs="Arial"/>
          <w:sz w:val="22"/>
          <w:szCs w:val="22"/>
          <w:lang w:val="en-ID"/>
          <w:rPrChange w:id="1234" w:author="Syahrani Rachmawati Sadino" w:date="2025-01-31T14:35:00Z">
            <w:rPr>
              <w:rFonts w:asciiTheme="minorBidi" w:hAnsiTheme="minorBidi" w:cstheme="minorBidi"/>
              <w:sz w:val="22"/>
              <w:szCs w:val="22"/>
              <w:lang w:val="en-ID"/>
            </w:rPr>
          </w:rPrChange>
        </w:rPr>
        <w:t>:</w:t>
      </w:r>
    </w:p>
    <w:p w14:paraId="4077B71A" w14:textId="699071A1" w:rsidR="008B14A0" w:rsidRPr="00922713" w:rsidRDefault="008B14A0">
      <w:pPr>
        <w:pStyle w:val="BodyText"/>
        <w:numPr>
          <w:ilvl w:val="1"/>
          <w:numId w:val="13"/>
        </w:numPr>
        <w:spacing w:after="0" w:line="276" w:lineRule="auto"/>
        <w:ind w:left="851" w:hanging="425"/>
        <w:rPr>
          <w:rFonts w:ascii="Arial" w:hAnsi="Arial" w:cs="Arial"/>
          <w:sz w:val="22"/>
          <w:szCs w:val="22"/>
          <w:lang w:val="sv-SE"/>
          <w:rPrChange w:id="1235"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sv-SE"/>
          <w:rPrChange w:id="1236" w:author="Syahrani Rachmawati Sadino" w:date="2025-01-31T14:35:00Z">
            <w:rPr>
              <w:rFonts w:asciiTheme="minorBidi" w:hAnsiTheme="minorBidi" w:cstheme="minorBidi"/>
              <w:sz w:val="22"/>
              <w:szCs w:val="22"/>
              <w:lang w:val="sv-SE"/>
            </w:rPr>
          </w:rPrChange>
        </w:rPr>
        <w:t>Menerima informasi tentang ruang lingkup dan prosedur Pelayanan Kesehatan yang disediakan bagi Peserta</w:t>
      </w:r>
      <w:r w:rsidR="004C5274" w:rsidRPr="00922713">
        <w:rPr>
          <w:rFonts w:ascii="Arial" w:hAnsi="Arial" w:cs="Arial"/>
          <w:sz w:val="22"/>
          <w:szCs w:val="22"/>
          <w:lang w:val="id-ID"/>
          <w:rPrChange w:id="1237" w:author="Syahrani Rachmawati Sadino" w:date="2025-01-31T14:35:00Z">
            <w:rPr>
              <w:rFonts w:asciiTheme="minorBidi" w:hAnsiTheme="minorBidi" w:cstheme="minorBidi"/>
              <w:sz w:val="22"/>
              <w:szCs w:val="22"/>
              <w:lang w:val="id-ID"/>
            </w:rPr>
          </w:rPrChange>
        </w:rPr>
        <w:t xml:space="preserve"> </w:t>
      </w:r>
      <w:r w:rsidR="00457E9E" w:rsidRPr="00922713">
        <w:rPr>
          <w:rFonts w:ascii="Arial" w:hAnsi="Arial" w:cs="Arial"/>
          <w:sz w:val="22"/>
          <w:szCs w:val="22"/>
          <w:lang w:val="id-ID"/>
          <w:rPrChange w:id="1238" w:author="Syahrani Rachmawati Sadino" w:date="2025-01-31T14:35:00Z">
            <w:rPr>
              <w:rFonts w:asciiTheme="minorBidi" w:hAnsiTheme="minorBidi" w:cstheme="minorBidi"/>
              <w:sz w:val="22"/>
              <w:szCs w:val="22"/>
              <w:lang w:val="id-ID"/>
            </w:rPr>
          </w:rPrChange>
        </w:rPr>
        <w:t>BRI Life</w:t>
      </w:r>
      <w:r w:rsidR="005D130D" w:rsidRPr="00922713">
        <w:rPr>
          <w:rFonts w:ascii="Arial" w:hAnsi="Arial" w:cs="Arial"/>
          <w:sz w:val="22"/>
          <w:szCs w:val="22"/>
          <w:lang w:val="sv-SE"/>
          <w:rPrChange w:id="1239" w:author="Syahrani Rachmawati Sadino" w:date="2025-01-31T14:35:00Z">
            <w:rPr>
              <w:rFonts w:asciiTheme="minorBidi" w:hAnsiTheme="minorBidi" w:cstheme="minorBidi"/>
              <w:sz w:val="22"/>
              <w:szCs w:val="22"/>
              <w:lang w:val="sv-SE"/>
            </w:rPr>
          </w:rPrChange>
        </w:rPr>
        <w:t>.</w:t>
      </w:r>
    </w:p>
    <w:p w14:paraId="4BB8314B" w14:textId="2C74A7A5" w:rsidR="008B14A0" w:rsidRPr="00922713" w:rsidRDefault="008B14A0">
      <w:pPr>
        <w:pStyle w:val="BodyText"/>
        <w:numPr>
          <w:ilvl w:val="1"/>
          <w:numId w:val="13"/>
        </w:numPr>
        <w:tabs>
          <w:tab w:val="left" w:pos="567"/>
        </w:tabs>
        <w:spacing w:after="0" w:line="276" w:lineRule="auto"/>
        <w:ind w:left="851" w:hanging="425"/>
        <w:rPr>
          <w:rFonts w:ascii="Arial" w:hAnsi="Arial" w:cs="Arial"/>
          <w:sz w:val="22"/>
          <w:szCs w:val="22"/>
          <w:lang w:val="sv-SE"/>
          <w:rPrChange w:id="1240"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sv-SE"/>
          <w:rPrChange w:id="1241" w:author="Syahrani Rachmawati Sadino" w:date="2025-01-31T14:35:00Z">
            <w:rPr>
              <w:rFonts w:asciiTheme="minorBidi" w:hAnsiTheme="minorBidi" w:cstheme="minorBidi"/>
              <w:sz w:val="22"/>
              <w:szCs w:val="22"/>
              <w:lang w:val="sv-SE"/>
            </w:rPr>
          </w:rPrChange>
        </w:rPr>
        <w:t xml:space="preserve">Memperoleh pembayaran biaya Pelayanan Kesehatan </w:t>
      </w:r>
      <w:r w:rsidRPr="00922713">
        <w:rPr>
          <w:rFonts w:ascii="Arial" w:hAnsi="Arial" w:cs="Arial"/>
          <w:sz w:val="22"/>
          <w:szCs w:val="22"/>
          <w:lang w:val="fi-FI"/>
          <w:rPrChange w:id="1242" w:author="Syahrani Rachmawati Sadino" w:date="2025-01-31T14:35:00Z">
            <w:rPr>
              <w:rFonts w:asciiTheme="minorBidi" w:hAnsiTheme="minorBidi" w:cstheme="minorBidi"/>
              <w:sz w:val="22"/>
              <w:szCs w:val="22"/>
              <w:lang w:val="fi-FI"/>
            </w:rPr>
          </w:rPrChange>
        </w:rPr>
        <w:t xml:space="preserve">dari </w:t>
      </w:r>
      <w:r w:rsidRPr="00922713">
        <w:rPr>
          <w:rFonts w:ascii="Arial" w:hAnsi="Arial" w:cs="Arial"/>
          <w:b/>
          <w:sz w:val="22"/>
          <w:szCs w:val="22"/>
          <w:lang w:val="fi-FI"/>
          <w:rPrChange w:id="1243" w:author="Syahrani Rachmawati Sadino" w:date="2025-01-31T14:35:00Z">
            <w:rPr>
              <w:rFonts w:asciiTheme="minorBidi" w:hAnsiTheme="minorBidi" w:cstheme="minorBidi"/>
              <w:b/>
              <w:sz w:val="22"/>
              <w:szCs w:val="22"/>
              <w:lang w:val="fi-FI"/>
            </w:rPr>
          </w:rPrChange>
        </w:rPr>
        <w:t>PIHAK PERTAMA</w:t>
      </w:r>
      <w:r w:rsidRPr="00922713">
        <w:rPr>
          <w:rFonts w:ascii="Arial" w:hAnsi="Arial" w:cs="Arial"/>
          <w:sz w:val="22"/>
          <w:szCs w:val="22"/>
          <w:lang w:val="fi-FI"/>
          <w:rPrChange w:id="1244" w:author="Syahrani Rachmawati Sadino" w:date="2025-01-31T14:35:00Z">
            <w:rPr>
              <w:rFonts w:asciiTheme="minorBidi" w:hAnsiTheme="minorBidi" w:cstheme="minorBidi"/>
              <w:sz w:val="22"/>
              <w:szCs w:val="22"/>
              <w:lang w:val="fi-FI"/>
            </w:rPr>
          </w:rPrChange>
        </w:rPr>
        <w:t xml:space="preserve"> </w:t>
      </w:r>
      <w:r w:rsidRPr="00922713">
        <w:rPr>
          <w:rFonts w:ascii="Arial" w:hAnsi="Arial" w:cs="Arial"/>
          <w:sz w:val="22"/>
          <w:szCs w:val="22"/>
          <w:lang w:val="sv-SE"/>
          <w:rPrChange w:id="1245" w:author="Syahrani Rachmawati Sadino" w:date="2025-01-31T14:35:00Z">
            <w:rPr>
              <w:rFonts w:asciiTheme="minorBidi" w:hAnsiTheme="minorBidi" w:cstheme="minorBidi"/>
              <w:sz w:val="22"/>
              <w:szCs w:val="22"/>
              <w:lang w:val="sv-SE"/>
            </w:rPr>
          </w:rPrChange>
        </w:rPr>
        <w:t xml:space="preserve">atas Pelayanan Kesehatan yang telah diberikan oleh </w:t>
      </w:r>
      <w:r w:rsidRPr="00922713">
        <w:rPr>
          <w:rFonts w:ascii="Arial" w:hAnsi="Arial" w:cs="Arial"/>
          <w:b/>
          <w:sz w:val="22"/>
          <w:szCs w:val="22"/>
          <w:lang w:val="sv-SE"/>
          <w:rPrChange w:id="1246" w:author="Syahrani Rachmawati Sadino" w:date="2025-01-31T14:35:00Z">
            <w:rPr>
              <w:rFonts w:asciiTheme="minorBidi" w:hAnsiTheme="minorBidi" w:cstheme="minorBidi"/>
              <w:b/>
              <w:sz w:val="22"/>
              <w:szCs w:val="22"/>
              <w:lang w:val="sv-SE"/>
            </w:rPr>
          </w:rPrChange>
        </w:rPr>
        <w:t>PIHAK KEDUA</w:t>
      </w:r>
      <w:r w:rsidRPr="00922713">
        <w:rPr>
          <w:rFonts w:ascii="Arial" w:hAnsi="Arial" w:cs="Arial"/>
          <w:sz w:val="22"/>
          <w:szCs w:val="22"/>
          <w:lang w:val="sv-SE"/>
          <w:rPrChange w:id="1247" w:author="Syahrani Rachmawati Sadino" w:date="2025-01-31T14:35:00Z">
            <w:rPr>
              <w:rFonts w:asciiTheme="minorBidi" w:hAnsiTheme="minorBidi" w:cstheme="minorBidi"/>
              <w:sz w:val="22"/>
              <w:szCs w:val="22"/>
              <w:lang w:val="sv-SE"/>
            </w:rPr>
          </w:rPrChange>
        </w:rPr>
        <w:t xml:space="preserve">, sesuai dengan </w:t>
      </w:r>
      <w:r w:rsidRPr="00922713">
        <w:rPr>
          <w:rFonts w:ascii="Arial" w:hAnsi="Arial" w:cs="Arial"/>
          <w:sz w:val="22"/>
          <w:szCs w:val="22"/>
          <w:lang w:val="sv-SE"/>
          <w:rPrChange w:id="1248" w:author="Syahrani Rachmawati Sadino" w:date="2025-01-31T14:35:00Z">
            <w:rPr>
              <w:rFonts w:asciiTheme="minorBidi" w:hAnsiTheme="minorBidi" w:cstheme="minorBidi"/>
              <w:sz w:val="22"/>
              <w:szCs w:val="22"/>
              <w:lang w:val="sv-SE"/>
            </w:rPr>
          </w:rPrChange>
        </w:rPr>
        <w:lastRenderedPageBreak/>
        <w:t xml:space="preserve">ketentuan dan prosedur yang telah disepakati </w:t>
      </w:r>
      <w:r w:rsidR="00A20015" w:rsidRPr="00922713">
        <w:rPr>
          <w:rFonts w:ascii="Arial" w:hAnsi="Arial" w:cs="Arial"/>
          <w:b/>
          <w:bCs/>
          <w:sz w:val="22"/>
          <w:szCs w:val="22"/>
          <w:lang w:val="sv-SE"/>
          <w:rPrChange w:id="1249" w:author="Syahrani Rachmawati Sadino" w:date="2025-01-31T14:35:00Z">
            <w:rPr>
              <w:rFonts w:asciiTheme="minorBidi" w:hAnsiTheme="minorBidi" w:cstheme="minorBidi"/>
              <w:b/>
              <w:bCs/>
              <w:sz w:val="22"/>
              <w:szCs w:val="22"/>
              <w:lang w:val="sv-SE"/>
            </w:rPr>
          </w:rPrChange>
        </w:rPr>
        <w:t>PARAH PIHAK</w:t>
      </w:r>
      <w:r w:rsidRPr="00922713">
        <w:rPr>
          <w:rFonts w:ascii="Arial" w:hAnsi="Arial" w:cs="Arial"/>
          <w:sz w:val="22"/>
          <w:szCs w:val="22"/>
          <w:lang w:val="sv-SE"/>
          <w:rPrChange w:id="1250" w:author="Syahrani Rachmawati Sadino" w:date="2025-01-31T14:35:00Z">
            <w:rPr>
              <w:rFonts w:asciiTheme="minorBidi" w:hAnsiTheme="minorBidi" w:cstheme="minorBidi"/>
              <w:sz w:val="22"/>
              <w:szCs w:val="22"/>
              <w:lang w:val="sv-SE"/>
            </w:rPr>
          </w:rPrChange>
        </w:rPr>
        <w:t xml:space="preserve"> sebagaimana diatur dalam </w:t>
      </w:r>
      <w:r w:rsidR="00413631" w:rsidRPr="00922713">
        <w:rPr>
          <w:rFonts w:ascii="Arial" w:hAnsi="Arial" w:cs="Arial"/>
          <w:sz w:val="22"/>
          <w:szCs w:val="22"/>
          <w:lang w:val="sv-SE"/>
          <w:rPrChange w:id="1251" w:author="Syahrani Rachmawati Sadino" w:date="2025-01-31T14:35:00Z">
            <w:rPr>
              <w:rFonts w:asciiTheme="minorBidi" w:hAnsiTheme="minorBidi" w:cstheme="minorBidi"/>
              <w:sz w:val="22"/>
              <w:szCs w:val="22"/>
              <w:lang w:val="sv-SE"/>
            </w:rPr>
          </w:rPrChange>
        </w:rPr>
        <w:t>Pasal 7</w:t>
      </w:r>
      <w:r w:rsidRPr="00922713">
        <w:rPr>
          <w:rFonts w:ascii="Arial" w:hAnsi="Arial" w:cs="Arial"/>
          <w:sz w:val="22"/>
          <w:szCs w:val="22"/>
          <w:lang w:val="sv-SE"/>
          <w:rPrChange w:id="1252" w:author="Syahrani Rachmawati Sadino" w:date="2025-01-31T14:35:00Z">
            <w:rPr>
              <w:rFonts w:asciiTheme="minorBidi" w:hAnsiTheme="minorBidi" w:cstheme="minorBidi"/>
              <w:sz w:val="22"/>
              <w:szCs w:val="22"/>
              <w:lang w:val="sv-SE"/>
            </w:rPr>
          </w:rPrChange>
        </w:rPr>
        <w:t xml:space="preserve"> Perjanjian ini</w:t>
      </w:r>
      <w:r w:rsidR="005D130D" w:rsidRPr="00922713">
        <w:rPr>
          <w:rFonts w:ascii="Arial" w:hAnsi="Arial" w:cs="Arial"/>
          <w:sz w:val="22"/>
          <w:szCs w:val="22"/>
          <w:lang w:val="sv-SE"/>
          <w:rPrChange w:id="1253" w:author="Syahrani Rachmawati Sadino" w:date="2025-01-31T14:35:00Z">
            <w:rPr>
              <w:rFonts w:asciiTheme="minorBidi" w:hAnsiTheme="minorBidi" w:cstheme="minorBidi"/>
              <w:sz w:val="22"/>
              <w:szCs w:val="22"/>
              <w:lang w:val="sv-SE"/>
            </w:rPr>
          </w:rPrChange>
        </w:rPr>
        <w:t>.</w:t>
      </w:r>
    </w:p>
    <w:p w14:paraId="7447E3B5" w14:textId="5B5AA245" w:rsidR="008B14A0" w:rsidRPr="00922713" w:rsidRDefault="008B14A0">
      <w:pPr>
        <w:pStyle w:val="BodyText"/>
        <w:numPr>
          <w:ilvl w:val="1"/>
          <w:numId w:val="13"/>
        </w:numPr>
        <w:spacing w:after="0" w:line="276" w:lineRule="auto"/>
        <w:ind w:left="851" w:hanging="425"/>
        <w:rPr>
          <w:rFonts w:ascii="Arial" w:hAnsi="Arial" w:cs="Arial"/>
          <w:sz w:val="22"/>
          <w:szCs w:val="22"/>
          <w:lang w:val="sv-SE"/>
          <w:rPrChange w:id="1254"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sv-SE"/>
          <w:rPrChange w:id="1255" w:author="Syahrani Rachmawati Sadino" w:date="2025-01-31T14:35:00Z">
            <w:rPr>
              <w:rFonts w:asciiTheme="minorBidi" w:hAnsiTheme="minorBidi" w:cstheme="minorBidi"/>
              <w:sz w:val="22"/>
              <w:szCs w:val="22"/>
              <w:lang w:val="sv-SE"/>
            </w:rPr>
          </w:rPrChange>
        </w:rPr>
        <w:t xml:space="preserve">Memperoleh </w:t>
      </w:r>
      <w:r w:rsidR="00927B37" w:rsidRPr="00922713">
        <w:rPr>
          <w:rFonts w:ascii="Arial" w:hAnsi="Arial" w:cs="Arial"/>
          <w:bCs/>
          <w:sz w:val="22"/>
          <w:szCs w:val="22"/>
          <w:lang w:val="fi-FI"/>
          <w:rPrChange w:id="1256" w:author="Syahrani Rachmawati Sadino" w:date="2025-01-31T14:35:00Z">
            <w:rPr>
              <w:rFonts w:asciiTheme="minorBidi" w:hAnsiTheme="minorBidi" w:cstheme="minorBidi"/>
              <w:bCs/>
              <w:sz w:val="22"/>
              <w:szCs w:val="22"/>
              <w:lang w:val="fi-FI"/>
            </w:rPr>
          </w:rPrChange>
        </w:rPr>
        <w:t>Formularium Nasional (Fornas)</w:t>
      </w:r>
      <w:r w:rsidRPr="00922713">
        <w:rPr>
          <w:rFonts w:ascii="Arial" w:hAnsi="Arial" w:cs="Arial"/>
          <w:sz w:val="22"/>
          <w:szCs w:val="22"/>
          <w:lang w:val="sv-SE"/>
          <w:rPrChange w:id="1257" w:author="Syahrani Rachmawati Sadino" w:date="2025-01-31T14:35:00Z">
            <w:rPr>
              <w:rFonts w:asciiTheme="minorBidi" w:hAnsiTheme="minorBidi" w:cstheme="minorBidi"/>
              <w:sz w:val="22"/>
              <w:szCs w:val="22"/>
              <w:lang w:val="sv-SE"/>
            </w:rPr>
          </w:rPrChange>
        </w:rPr>
        <w:t xml:space="preserve"> </w:t>
      </w:r>
      <w:r w:rsidRPr="00922713">
        <w:rPr>
          <w:rFonts w:ascii="Arial" w:hAnsi="Arial" w:cs="Arial"/>
          <w:i/>
          <w:sz w:val="22"/>
          <w:szCs w:val="22"/>
          <w:lang w:val="sv-SE"/>
          <w:rPrChange w:id="1258" w:author="Syahrani Rachmawati Sadino" w:date="2025-01-31T14:35:00Z">
            <w:rPr>
              <w:rFonts w:asciiTheme="minorBidi" w:hAnsiTheme="minorBidi" w:cstheme="minorBidi"/>
              <w:i/>
              <w:sz w:val="22"/>
              <w:szCs w:val="22"/>
              <w:lang w:val="sv-SE"/>
            </w:rPr>
          </w:rPrChange>
        </w:rPr>
        <w:t>e-Book</w:t>
      </w:r>
      <w:r w:rsidRPr="00922713">
        <w:rPr>
          <w:rFonts w:ascii="Arial" w:hAnsi="Arial" w:cs="Arial"/>
          <w:sz w:val="22"/>
          <w:szCs w:val="22"/>
          <w:lang w:val="sv-SE"/>
          <w:rPrChange w:id="1259" w:author="Syahrani Rachmawati Sadino" w:date="2025-01-31T14:35:00Z">
            <w:rPr>
              <w:rFonts w:asciiTheme="minorBidi" w:hAnsiTheme="minorBidi" w:cstheme="minorBidi"/>
              <w:sz w:val="22"/>
              <w:szCs w:val="22"/>
              <w:lang w:val="sv-SE"/>
            </w:rPr>
          </w:rPrChange>
        </w:rPr>
        <w:t xml:space="preserve"> </w:t>
      </w:r>
      <w:r w:rsidR="00370FDD" w:rsidRPr="00922713">
        <w:rPr>
          <w:rFonts w:ascii="Arial" w:hAnsi="Arial" w:cs="Arial"/>
          <w:sz w:val="22"/>
          <w:szCs w:val="22"/>
          <w:lang w:val="sv-SE"/>
          <w:rPrChange w:id="1260" w:author="Syahrani Rachmawati Sadino" w:date="2025-01-31T14:35:00Z">
            <w:rPr>
              <w:rFonts w:asciiTheme="minorBidi" w:hAnsiTheme="minorBidi" w:cstheme="minorBidi"/>
              <w:sz w:val="22"/>
              <w:szCs w:val="22"/>
              <w:lang w:val="sv-SE"/>
            </w:rPr>
          </w:rPrChange>
        </w:rPr>
        <w:t xml:space="preserve">panduan/leaflet/petunjuk tata cara Peserta yang terdapat dalam </w:t>
      </w:r>
      <w:r w:rsidR="001E3313" w:rsidRPr="00922713">
        <w:rPr>
          <w:rFonts w:ascii="Arial" w:hAnsi="Arial" w:cs="Arial"/>
          <w:sz w:val="22"/>
          <w:szCs w:val="22"/>
          <w:lang w:val="sv-SE"/>
          <w:rPrChange w:id="1261" w:author="Syahrani Rachmawati Sadino" w:date="2025-01-31T14:35:00Z">
            <w:rPr>
              <w:rFonts w:asciiTheme="minorBidi" w:hAnsiTheme="minorBidi" w:cstheme="minorBidi"/>
              <w:sz w:val="22"/>
              <w:szCs w:val="22"/>
              <w:lang w:val="sv-SE"/>
            </w:rPr>
          </w:rPrChange>
        </w:rPr>
        <w:t xml:space="preserve">Aplikasi BRILIFE-Care </w:t>
      </w:r>
      <w:r w:rsidR="00370FDD" w:rsidRPr="00922713">
        <w:rPr>
          <w:rFonts w:ascii="Arial" w:hAnsi="Arial" w:cs="Arial"/>
          <w:sz w:val="22"/>
          <w:szCs w:val="22"/>
          <w:lang w:val="sv-SE"/>
          <w:rPrChange w:id="1262" w:author="Syahrani Rachmawati Sadino" w:date="2025-01-31T14:35:00Z">
            <w:rPr>
              <w:rFonts w:asciiTheme="minorBidi" w:hAnsiTheme="minorBidi" w:cstheme="minorBidi"/>
              <w:sz w:val="22"/>
              <w:szCs w:val="22"/>
              <w:lang w:val="sv-SE"/>
            </w:rPr>
          </w:rPrChange>
        </w:rPr>
        <w:t xml:space="preserve">untuk memperoleh hak atas pelayanan kesehatan dari Provider </w:t>
      </w:r>
      <w:r w:rsidR="00370FDD" w:rsidRPr="00922713">
        <w:rPr>
          <w:rFonts w:ascii="Arial" w:hAnsi="Arial" w:cs="Arial"/>
          <w:b/>
          <w:sz w:val="22"/>
          <w:szCs w:val="22"/>
          <w:lang w:val="sv-SE"/>
          <w:rPrChange w:id="1263" w:author="Syahrani Rachmawati Sadino" w:date="2025-01-31T14:35:00Z">
            <w:rPr>
              <w:rFonts w:asciiTheme="minorBidi" w:hAnsiTheme="minorBidi" w:cstheme="minorBidi"/>
              <w:b/>
              <w:sz w:val="22"/>
              <w:szCs w:val="22"/>
              <w:lang w:val="sv-SE"/>
            </w:rPr>
          </w:rPrChange>
        </w:rPr>
        <w:t>PIHAK PERTAMA</w:t>
      </w:r>
      <w:r w:rsidR="00370FDD" w:rsidRPr="00922713">
        <w:rPr>
          <w:rFonts w:ascii="Arial" w:hAnsi="Arial" w:cs="Arial"/>
          <w:sz w:val="22"/>
          <w:szCs w:val="22"/>
          <w:lang w:val="sv-SE"/>
          <w:rPrChange w:id="1264" w:author="Syahrani Rachmawati Sadino" w:date="2025-01-31T14:35:00Z">
            <w:rPr>
              <w:rFonts w:asciiTheme="minorBidi" w:hAnsiTheme="minorBidi" w:cstheme="minorBidi"/>
              <w:sz w:val="22"/>
              <w:szCs w:val="22"/>
              <w:lang w:val="sv-SE"/>
            </w:rPr>
          </w:rPrChange>
        </w:rPr>
        <w:t xml:space="preserve">, </w:t>
      </w:r>
      <w:commentRangeStart w:id="1265"/>
      <w:r w:rsidR="00370FDD" w:rsidRPr="00922713">
        <w:rPr>
          <w:rFonts w:ascii="Arial" w:hAnsi="Arial" w:cs="Arial"/>
          <w:sz w:val="22"/>
          <w:szCs w:val="22"/>
          <w:lang w:val="sv-SE"/>
          <w:rPrChange w:id="1266" w:author="Syahrani Rachmawati Sadino" w:date="2025-01-31T14:35:00Z">
            <w:rPr>
              <w:rFonts w:asciiTheme="minorBidi" w:hAnsiTheme="minorBidi" w:cstheme="minorBidi"/>
              <w:sz w:val="22"/>
              <w:szCs w:val="22"/>
              <w:lang w:val="sv-SE"/>
            </w:rPr>
          </w:rPrChange>
        </w:rPr>
        <w:t>format sistem pencatatan dan pelaporan</w:t>
      </w:r>
      <w:r w:rsidR="005D130D" w:rsidRPr="00922713">
        <w:rPr>
          <w:rFonts w:ascii="Arial" w:hAnsi="Arial" w:cs="Arial"/>
          <w:sz w:val="22"/>
          <w:szCs w:val="22"/>
          <w:lang w:val="sv-SE"/>
          <w:rPrChange w:id="1267" w:author="Syahrani Rachmawati Sadino" w:date="2025-01-31T14:35:00Z">
            <w:rPr>
              <w:rFonts w:asciiTheme="minorBidi" w:hAnsiTheme="minorBidi" w:cstheme="minorBidi"/>
              <w:sz w:val="22"/>
              <w:szCs w:val="22"/>
              <w:lang w:val="sv-SE"/>
            </w:rPr>
          </w:rPrChange>
        </w:rPr>
        <w:t>.</w:t>
      </w:r>
      <w:commentRangeEnd w:id="1265"/>
      <w:r w:rsidR="00515B01" w:rsidRPr="00922713">
        <w:rPr>
          <w:rStyle w:val="CommentReference"/>
          <w:rFonts w:ascii="Arial" w:eastAsia="Times New Roman" w:hAnsi="Arial" w:cs="Arial"/>
          <w:noProof/>
          <w:sz w:val="22"/>
          <w:szCs w:val="22"/>
          <w:lang w:val="x-none" w:eastAsia="x-none"/>
          <w:rPrChange w:id="1268" w:author="Syahrani Rachmawati Sadino" w:date="2025-01-31T14:35:00Z">
            <w:rPr>
              <w:rStyle w:val="CommentReference"/>
              <w:rFonts w:ascii="Times New Roman" w:eastAsia="Times New Roman" w:hAnsi="Times New Roman"/>
              <w:noProof/>
              <w:lang w:val="x-none" w:eastAsia="x-none"/>
            </w:rPr>
          </w:rPrChange>
        </w:rPr>
        <w:commentReference w:id="1265"/>
      </w:r>
    </w:p>
    <w:p w14:paraId="04F79251" w14:textId="134B0827" w:rsidR="001828D8" w:rsidRPr="00922713" w:rsidRDefault="008B14A0">
      <w:pPr>
        <w:pStyle w:val="BodyText"/>
        <w:numPr>
          <w:ilvl w:val="1"/>
          <w:numId w:val="13"/>
        </w:numPr>
        <w:spacing w:after="0" w:line="276" w:lineRule="auto"/>
        <w:ind w:left="851" w:hanging="425"/>
        <w:rPr>
          <w:rFonts w:ascii="Arial" w:hAnsi="Arial" w:cs="Arial"/>
          <w:sz w:val="22"/>
          <w:szCs w:val="22"/>
          <w:lang w:val="sv-SE"/>
          <w:rPrChange w:id="1269" w:author="Syahrani Rachmawati Sadino" w:date="2025-01-31T14:35:00Z">
            <w:rPr>
              <w:rFonts w:asciiTheme="minorBidi" w:hAnsiTheme="minorBidi" w:cstheme="minorBidi"/>
              <w:sz w:val="22"/>
              <w:szCs w:val="22"/>
              <w:highlight w:val="yellow"/>
              <w:lang w:val="sv-SE"/>
            </w:rPr>
          </w:rPrChange>
        </w:rPr>
      </w:pPr>
      <w:r w:rsidRPr="00922713">
        <w:rPr>
          <w:rFonts w:ascii="Arial" w:hAnsi="Arial" w:cs="Arial"/>
          <w:sz w:val="22"/>
          <w:szCs w:val="22"/>
          <w:lang w:val="id-ID"/>
          <w:rPrChange w:id="1270" w:author="Syahrani Rachmawati Sadino" w:date="2025-01-31T14:35:00Z">
            <w:rPr>
              <w:rFonts w:asciiTheme="minorBidi" w:hAnsiTheme="minorBidi" w:cstheme="minorBidi"/>
              <w:sz w:val="22"/>
              <w:szCs w:val="22"/>
              <w:highlight w:val="yellow"/>
              <w:lang w:val="id-ID"/>
            </w:rPr>
          </w:rPrChange>
        </w:rPr>
        <w:t xml:space="preserve">Mengakses </w:t>
      </w:r>
      <w:r w:rsidR="00E47668" w:rsidRPr="00922713">
        <w:rPr>
          <w:rFonts w:ascii="Arial" w:hAnsi="Arial" w:cs="Arial"/>
          <w:sz w:val="22"/>
          <w:szCs w:val="22"/>
          <w:rPrChange w:id="1271" w:author="Syahrani Rachmawati Sadino" w:date="2025-01-31T14:35:00Z">
            <w:rPr>
              <w:rFonts w:asciiTheme="minorBidi" w:hAnsiTheme="minorBidi" w:cstheme="minorBidi"/>
              <w:sz w:val="22"/>
              <w:szCs w:val="22"/>
              <w:highlight w:val="yellow"/>
            </w:rPr>
          </w:rPrChange>
        </w:rPr>
        <w:t>BRILIFE-Care</w:t>
      </w:r>
      <w:r w:rsidR="00E47668" w:rsidRPr="00922713">
        <w:rPr>
          <w:rFonts w:ascii="Arial" w:hAnsi="Arial" w:cs="Arial"/>
          <w:b/>
          <w:sz w:val="22"/>
          <w:szCs w:val="22"/>
          <w:rPrChange w:id="1272" w:author="Syahrani Rachmawati Sadino" w:date="2025-01-31T14:35:00Z">
            <w:rPr>
              <w:rFonts w:asciiTheme="minorBidi" w:hAnsiTheme="minorBidi" w:cstheme="minorBidi"/>
              <w:b/>
              <w:sz w:val="22"/>
              <w:szCs w:val="22"/>
              <w:highlight w:val="yellow"/>
            </w:rPr>
          </w:rPrChange>
        </w:rPr>
        <w:t xml:space="preserve"> </w:t>
      </w:r>
      <w:r w:rsidRPr="00922713">
        <w:rPr>
          <w:rFonts w:ascii="Arial" w:hAnsi="Arial" w:cs="Arial"/>
          <w:b/>
          <w:sz w:val="22"/>
          <w:szCs w:val="22"/>
          <w:lang w:val="id-ID"/>
          <w:rPrChange w:id="1273" w:author="Syahrani Rachmawati Sadino" w:date="2025-01-31T14:35:00Z">
            <w:rPr>
              <w:rFonts w:asciiTheme="minorBidi" w:hAnsiTheme="minorBidi" w:cstheme="minorBidi"/>
              <w:b/>
              <w:sz w:val="22"/>
              <w:szCs w:val="22"/>
              <w:highlight w:val="yellow"/>
              <w:lang w:val="id-ID"/>
            </w:rPr>
          </w:rPrChange>
        </w:rPr>
        <w:t xml:space="preserve">PIHAK PERTAMA </w:t>
      </w:r>
      <w:r w:rsidRPr="00922713">
        <w:rPr>
          <w:rFonts w:ascii="Arial" w:hAnsi="Arial" w:cs="Arial"/>
          <w:sz w:val="22"/>
          <w:szCs w:val="22"/>
          <w:lang w:val="id-ID"/>
          <w:rPrChange w:id="1274" w:author="Syahrani Rachmawati Sadino" w:date="2025-01-31T14:35:00Z">
            <w:rPr>
              <w:rFonts w:asciiTheme="minorBidi" w:hAnsiTheme="minorBidi" w:cstheme="minorBidi"/>
              <w:sz w:val="22"/>
              <w:szCs w:val="22"/>
              <w:highlight w:val="yellow"/>
              <w:lang w:val="id-ID"/>
            </w:rPr>
          </w:rPrChange>
        </w:rPr>
        <w:t>untuk kepentingan pelayanan kesehatan peserta.</w:t>
      </w:r>
    </w:p>
    <w:p w14:paraId="28B4CEC5" w14:textId="77777777" w:rsidR="001828D8" w:rsidRPr="00922713" w:rsidRDefault="001828D8">
      <w:pPr>
        <w:pStyle w:val="BodyText"/>
        <w:numPr>
          <w:ilvl w:val="0"/>
          <w:numId w:val="0"/>
        </w:numPr>
        <w:spacing w:after="0" w:line="276" w:lineRule="auto"/>
        <w:ind w:left="709"/>
        <w:rPr>
          <w:rFonts w:ascii="Arial" w:hAnsi="Arial" w:cs="Arial"/>
          <w:sz w:val="22"/>
          <w:szCs w:val="22"/>
          <w:lang w:val="sv-SE"/>
          <w:rPrChange w:id="1275" w:author="Syahrani Rachmawati Sadino" w:date="2025-01-31T14:35:00Z">
            <w:rPr>
              <w:rFonts w:asciiTheme="minorBidi" w:hAnsiTheme="minorBidi" w:cstheme="minorBidi"/>
              <w:sz w:val="22"/>
              <w:szCs w:val="22"/>
              <w:lang w:val="sv-SE"/>
            </w:rPr>
          </w:rPrChange>
        </w:rPr>
      </w:pPr>
    </w:p>
    <w:p w14:paraId="3B6D2EE3" w14:textId="77777777" w:rsidR="008B14A0" w:rsidRPr="00922713" w:rsidRDefault="008B14A0">
      <w:pPr>
        <w:pStyle w:val="BodyText"/>
        <w:numPr>
          <w:ilvl w:val="0"/>
          <w:numId w:val="16"/>
        </w:numPr>
        <w:spacing w:after="0" w:line="276" w:lineRule="auto"/>
        <w:ind w:left="426" w:hanging="426"/>
        <w:rPr>
          <w:rFonts w:ascii="Arial" w:hAnsi="Arial" w:cs="Arial"/>
          <w:sz w:val="22"/>
          <w:szCs w:val="22"/>
          <w:lang w:val="sv-SE"/>
          <w:rPrChange w:id="1276"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sv-SE"/>
          <w:rPrChange w:id="1277" w:author="Syahrani Rachmawati Sadino" w:date="2025-01-31T14:35:00Z">
            <w:rPr>
              <w:rFonts w:asciiTheme="minorBidi" w:hAnsiTheme="minorBidi" w:cstheme="minorBidi"/>
              <w:sz w:val="22"/>
              <w:szCs w:val="22"/>
              <w:lang w:val="sv-SE"/>
            </w:rPr>
          </w:rPrChange>
        </w:rPr>
        <w:t xml:space="preserve">Tanpa mengesampingkan kewajiban </w:t>
      </w:r>
      <w:r w:rsidRPr="00922713">
        <w:rPr>
          <w:rFonts w:ascii="Arial" w:hAnsi="Arial" w:cs="Arial"/>
          <w:b/>
          <w:sz w:val="22"/>
          <w:szCs w:val="22"/>
          <w:lang w:val="sv-SE"/>
          <w:rPrChange w:id="1278" w:author="Syahrani Rachmawati Sadino" w:date="2025-01-31T14:35:00Z">
            <w:rPr>
              <w:rFonts w:asciiTheme="minorBidi" w:hAnsiTheme="minorBidi" w:cstheme="minorBidi"/>
              <w:b/>
              <w:sz w:val="22"/>
              <w:szCs w:val="22"/>
              <w:lang w:val="sv-SE"/>
            </w:rPr>
          </w:rPrChange>
        </w:rPr>
        <w:t>PIHAK KEDUA</w:t>
      </w:r>
      <w:r w:rsidRPr="00922713">
        <w:rPr>
          <w:rFonts w:ascii="Arial" w:hAnsi="Arial" w:cs="Arial"/>
          <w:sz w:val="22"/>
          <w:szCs w:val="22"/>
          <w:lang w:val="sv-SE"/>
          <w:rPrChange w:id="1279" w:author="Syahrani Rachmawati Sadino" w:date="2025-01-31T14:35:00Z">
            <w:rPr>
              <w:rFonts w:asciiTheme="minorBidi" w:hAnsiTheme="minorBidi" w:cstheme="minorBidi"/>
              <w:sz w:val="22"/>
              <w:szCs w:val="22"/>
              <w:lang w:val="sv-SE"/>
            </w:rPr>
          </w:rPrChange>
        </w:rPr>
        <w:t xml:space="preserve"> sebagaimana diatur dalam Pasal-pasal lain dari Perjanjian ini, maka </w:t>
      </w:r>
      <w:r w:rsidRPr="00922713">
        <w:rPr>
          <w:rFonts w:ascii="Arial" w:hAnsi="Arial" w:cs="Arial"/>
          <w:b/>
          <w:sz w:val="22"/>
          <w:szCs w:val="22"/>
          <w:lang w:val="sv-SE"/>
          <w:rPrChange w:id="1280" w:author="Syahrani Rachmawati Sadino" w:date="2025-01-31T14:35:00Z">
            <w:rPr>
              <w:rFonts w:asciiTheme="minorBidi" w:hAnsiTheme="minorBidi" w:cstheme="minorBidi"/>
              <w:b/>
              <w:sz w:val="22"/>
              <w:szCs w:val="22"/>
              <w:lang w:val="sv-SE"/>
            </w:rPr>
          </w:rPrChange>
        </w:rPr>
        <w:t>PIHAK KEDUA</w:t>
      </w:r>
      <w:r w:rsidRPr="00922713">
        <w:rPr>
          <w:rFonts w:ascii="Arial" w:hAnsi="Arial" w:cs="Arial"/>
          <w:sz w:val="22"/>
          <w:szCs w:val="22"/>
          <w:lang w:val="sv-SE"/>
          <w:rPrChange w:id="1281" w:author="Syahrani Rachmawati Sadino" w:date="2025-01-31T14:35:00Z">
            <w:rPr>
              <w:rFonts w:asciiTheme="minorBidi" w:hAnsiTheme="minorBidi" w:cstheme="minorBidi"/>
              <w:sz w:val="22"/>
              <w:szCs w:val="22"/>
              <w:lang w:val="sv-SE"/>
            </w:rPr>
          </w:rPrChange>
        </w:rPr>
        <w:t xml:space="preserve"> berkewajiban untuk:</w:t>
      </w:r>
    </w:p>
    <w:p w14:paraId="05AB470C" w14:textId="4ED8C609" w:rsidR="008B14A0" w:rsidRPr="00922713" w:rsidRDefault="008B14A0">
      <w:pPr>
        <w:pStyle w:val="BodyText"/>
        <w:numPr>
          <w:ilvl w:val="0"/>
          <w:numId w:val="17"/>
        </w:numPr>
        <w:tabs>
          <w:tab w:val="clear" w:pos="964"/>
        </w:tabs>
        <w:spacing w:after="0" w:line="276" w:lineRule="auto"/>
        <w:ind w:left="851" w:hanging="425"/>
        <w:rPr>
          <w:rFonts w:ascii="Arial" w:hAnsi="Arial" w:cs="Arial"/>
          <w:sz w:val="22"/>
          <w:szCs w:val="22"/>
          <w:lang w:val="sv-SE"/>
          <w:rPrChange w:id="1282" w:author="Syahrani Rachmawati Sadino" w:date="2025-01-31T14:35:00Z">
            <w:rPr>
              <w:rFonts w:asciiTheme="minorBidi" w:hAnsiTheme="minorBidi" w:cstheme="minorBidi"/>
              <w:sz w:val="22"/>
              <w:szCs w:val="22"/>
              <w:lang w:val="sv-SE"/>
            </w:rPr>
          </w:rPrChange>
        </w:rPr>
        <w:pPrChange w:id="1283" w:author="Syahrani Rachmawati Sadino" w:date="2025-01-31T15:00:00Z">
          <w:pPr>
            <w:pStyle w:val="BodyText"/>
            <w:numPr>
              <w:ilvl w:val="0"/>
              <w:numId w:val="17"/>
            </w:numPr>
            <w:tabs>
              <w:tab w:val="clear" w:pos="4560"/>
              <w:tab w:val="num" w:pos="964"/>
            </w:tabs>
            <w:spacing w:after="0" w:line="276" w:lineRule="auto"/>
            <w:ind w:left="851" w:hanging="425"/>
          </w:pPr>
        </w:pPrChange>
      </w:pPr>
      <w:r w:rsidRPr="00922713">
        <w:rPr>
          <w:rFonts w:ascii="Arial" w:hAnsi="Arial" w:cs="Arial"/>
          <w:sz w:val="22"/>
          <w:szCs w:val="22"/>
          <w:lang w:val="fi-FI"/>
          <w:rPrChange w:id="1284" w:author="Syahrani Rachmawati Sadino" w:date="2025-01-31T14:35:00Z">
            <w:rPr>
              <w:rFonts w:asciiTheme="minorBidi" w:hAnsiTheme="minorBidi" w:cstheme="minorBidi"/>
              <w:sz w:val="22"/>
              <w:szCs w:val="22"/>
              <w:lang w:val="fi-FI"/>
            </w:rPr>
          </w:rPrChange>
        </w:rPr>
        <w:t xml:space="preserve">Memberikan </w:t>
      </w:r>
      <w:r w:rsidRPr="00922713">
        <w:rPr>
          <w:rFonts w:ascii="Arial" w:hAnsi="Arial" w:cs="Arial"/>
          <w:b/>
          <w:sz w:val="22"/>
          <w:szCs w:val="22"/>
          <w:lang w:val="fi-FI"/>
          <w:rPrChange w:id="1285" w:author="Syahrani Rachmawati Sadino" w:date="2025-01-31T14:35:00Z">
            <w:rPr>
              <w:rFonts w:asciiTheme="minorBidi" w:hAnsiTheme="minorBidi" w:cstheme="minorBidi"/>
              <w:b/>
              <w:sz w:val="22"/>
              <w:szCs w:val="22"/>
              <w:lang w:val="fi-FI"/>
            </w:rPr>
          </w:rPrChange>
        </w:rPr>
        <w:t>PIHAK PERTAMA</w:t>
      </w:r>
      <w:r w:rsidRPr="00922713">
        <w:rPr>
          <w:rFonts w:ascii="Arial" w:hAnsi="Arial" w:cs="Arial"/>
          <w:sz w:val="22"/>
          <w:szCs w:val="22"/>
          <w:lang w:val="fi-FI"/>
          <w:rPrChange w:id="1286" w:author="Syahrani Rachmawati Sadino" w:date="2025-01-31T14:35:00Z">
            <w:rPr>
              <w:rFonts w:asciiTheme="minorBidi" w:hAnsiTheme="minorBidi" w:cstheme="minorBidi"/>
              <w:sz w:val="22"/>
              <w:szCs w:val="22"/>
              <w:lang w:val="fi-FI"/>
            </w:rPr>
          </w:rPrChange>
        </w:rPr>
        <w:t xml:space="preserve"> hak untuk mengakses dan/atau melihat kartu status dan/atau Rekam Medis dan bukti pelayanan Peserta baik secara pertukaran data elektronik, </w:t>
      </w:r>
      <w:r w:rsidRPr="00922713">
        <w:rPr>
          <w:rFonts w:ascii="Arial" w:hAnsi="Arial" w:cs="Arial"/>
          <w:i/>
          <w:sz w:val="22"/>
          <w:szCs w:val="22"/>
          <w:lang w:val="fi-FI"/>
          <w:rPrChange w:id="1287" w:author="Syahrani Rachmawati Sadino" w:date="2025-01-31T14:35:00Z">
            <w:rPr>
              <w:rFonts w:asciiTheme="minorBidi" w:hAnsiTheme="minorBidi" w:cstheme="minorBidi"/>
              <w:i/>
              <w:sz w:val="22"/>
              <w:szCs w:val="22"/>
              <w:lang w:val="fi-FI"/>
            </w:rPr>
          </w:rPrChange>
        </w:rPr>
        <w:t>softcopy</w:t>
      </w:r>
      <w:r w:rsidRPr="00922713">
        <w:rPr>
          <w:rFonts w:ascii="Arial" w:hAnsi="Arial" w:cs="Arial"/>
          <w:sz w:val="22"/>
          <w:szCs w:val="22"/>
          <w:lang w:val="fi-FI"/>
          <w:rPrChange w:id="1288" w:author="Syahrani Rachmawati Sadino" w:date="2025-01-31T14:35:00Z">
            <w:rPr>
              <w:rFonts w:asciiTheme="minorBidi" w:hAnsiTheme="minorBidi" w:cstheme="minorBidi"/>
              <w:sz w:val="22"/>
              <w:szCs w:val="22"/>
              <w:lang w:val="fi-FI"/>
            </w:rPr>
          </w:rPrChange>
        </w:rPr>
        <w:t xml:space="preserve"> atau </w:t>
      </w:r>
      <w:r w:rsidRPr="00922713">
        <w:rPr>
          <w:rFonts w:ascii="Arial" w:hAnsi="Arial" w:cs="Arial"/>
          <w:i/>
          <w:sz w:val="22"/>
          <w:szCs w:val="22"/>
          <w:lang w:val="fi-FI"/>
          <w:rPrChange w:id="1289" w:author="Syahrani Rachmawati Sadino" w:date="2025-01-31T14:35:00Z">
            <w:rPr>
              <w:rFonts w:asciiTheme="minorBidi" w:hAnsiTheme="minorBidi" w:cstheme="minorBidi"/>
              <w:i/>
              <w:sz w:val="22"/>
              <w:szCs w:val="22"/>
              <w:lang w:val="fi-FI"/>
            </w:rPr>
          </w:rPrChange>
        </w:rPr>
        <w:t>hardcopy</w:t>
      </w:r>
      <w:r w:rsidRPr="00922713">
        <w:rPr>
          <w:rFonts w:ascii="Arial" w:hAnsi="Arial" w:cs="Arial"/>
          <w:sz w:val="22"/>
          <w:szCs w:val="22"/>
          <w:lang w:val="fi-FI"/>
          <w:rPrChange w:id="1290" w:author="Syahrani Rachmawati Sadino" w:date="2025-01-31T14:35:00Z">
            <w:rPr>
              <w:rFonts w:asciiTheme="minorBidi" w:hAnsiTheme="minorBidi" w:cstheme="minorBidi"/>
              <w:sz w:val="22"/>
              <w:szCs w:val="22"/>
              <w:lang w:val="fi-FI"/>
            </w:rPr>
          </w:rPrChange>
        </w:rPr>
        <w:t xml:space="preserve"> apabila diperlukan</w:t>
      </w:r>
      <w:r w:rsidR="005D130D" w:rsidRPr="00922713">
        <w:rPr>
          <w:rFonts w:ascii="Arial" w:hAnsi="Arial" w:cs="Arial"/>
          <w:sz w:val="22"/>
          <w:szCs w:val="22"/>
          <w:lang w:val="fi-FI"/>
          <w:rPrChange w:id="1291" w:author="Syahrani Rachmawati Sadino" w:date="2025-01-31T14:35:00Z">
            <w:rPr>
              <w:rFonts w:asciiTheme="minorBidi" w:hAnsiTheme="minorBidi" w:cstheme="minorBidi"/>
              <w:sz w:val="22"/>
              <w:szCs w:val="22"/>
              <w:lang w:val="fi-FI"/>
            </w:rPr>
          </w:rPrChange>
        </w:rPr>
        <w:t>.</w:t>
      </w:r>
    </w:p>
    <w:p w14:paraId="16D144FE" w14:textId="3DE3157E" w:rsidR="008B14A0" w:rsidRPr="00922713" w:rsidRDefault="008B14A0">
      <w:pPr>
        <w:pStyle w:val="BodyText"/>
        <w:numPr>
          <w:ilvl w:val="0"/>
          <w:numId w:val="17"/>
        </w:numPr>
        <w:tabs>
          <w:tab w:val="clear" w:pos="964"/>
        </w:tabs>
        <w:spacing w:after="0" w:line="276" w:lineRule="auto"/>
        <w:ind w:left="851" w:hanging="425"/>
        <w:rPr>
          <w:rFonts w:ascii="Arial" w:hAnsi="Arial" w:cs="Arial"/>
          <w:sz w:val="22"/>
          <w:szCs w:val="22"/>
          <w:lang w:val="sv-SE"/>
          <w:rPrChange w:id="1292" w:author="Syahrani Rachmawati Sadino" w:date="2025-01-31T14:35:00Z">
            <w:rPr>
              <w:rFonts w:asciiTheme="minorBidi" w:hAnsiTheme="minorBidi" w:cstheme="minorBidi"/>
              <w:sz w:val="22"/>
              <w:szCs w:val="22"/>
              <w:lang w:val="sv-SE"/>
            </w:rPr>
          </w:rPrChange>
        </w:rPr>
        <w:pPrChange w:id="1293" w:author="Syahrani Rachmawati Sadino" w:date="2025-01-31T15:00:00Z">
          <w:pPr>
            <w:pStyle w:val="BodyText"/>
            <w:numPr>
              <w:ilvl w:val="0"/>
              <w:numId w:val="17"/>
            </w:numPr>
            <w:tabs>
              <w:tab w:val="clear" w:pos="4560"/>
              <w:tab w:val="num" w:pos="964"/>
            </w:tabs>
            <w:spacing w:after="0" w:line="276" w:lineRule="auto"/>
            <w:ind w:left="851" w:hanging="425"/>
          </w:pPr>
        </w:pPrChange>
      </w:pPr>
      <w:r w:rsidRPr="00922713">
        <w:rPr>
          <w:rFonts w:ascii="Arial" w:hAnsi="Arial" w:cs="Arial"/>
          <w:sz w:val="22"/>
          <w:szCs w:val="22"/>
          <w:lang w:val="fi-FI"/>
          <w:rPrChange w:id="1294" w:author="Syahrani Rachmawati Sadino" w:date="2025-01-31T14:35:00Z">
            <w:rPr>
              <w:rFonts w:asciiTheme="minorBidi" w:hAnsiTheme="minorBidi" w:cstheme="minorBidi"/>
              <w:sz w:val="22"/>
              <w:szCs w:val="22"/>
              <w:lang w:val="fi-FI"/>
            </w:rPr>
          </w:rPrChange>
        </w:rPr>
        <w:t xml:space="preserve">Menerbitkan Surat </w:t>
      </w:r>
      <w:r w:rsidR="00070054" w:rsidRPr="00922713">
        <w:rPr>
          <w:rFonts w:ascii="Arial" w:hAnsi="Arial" w:cs="Arial"/>
          <w:sz w:val="22"/>
          <w:szCs w:val="22"/>
          <w:lang w:val="fi-FI"/>
          <w:rPrChange w:id="1295" w:author="Syahrani Rachmawati Sadino" w:date="2025-01-31T14:35:00Z">
            <w:rPr>
              <w:rFonts w:asciiTheme="minorBidi" w:hAnsiTheme="minorBidi" w:cstheme="minorBidi"/>
              <w:sz w:val="22"/>
              <w:szCs w:val="22"/>
              <w:lang w:val="fi-FI"/>
            </w:rPr>
          </w:rPrChange>
        </w:rPr>
        <w:t>Jaminan</w:t>
      </w:r>
      <w:r w:rsidRPr="00922713">
        <w:rPr>
          <w:rFonts w:ascii="Arial" w:hAnsi="Arial" w:cs="Arial"/>
          <w:sz w:val="22"/>
          <w:szCs w:val="22"/>
          <w:lang w:val="fi-FI"/>
          <w:rPrChange w:id="1296" w:author="Syahrani Rachmawati Sadino" w:date="2025-01-31T14:35:00Z">
            <w:rPr>
              <w:rFonts w:asciiTheme="minorBidi" w:hAnsiTheme="minorBidi" w:cstheme="minorBidi"/>
              <w:sz w:val="22"/>
              <w:szCs w:val="22"/>
              <w:lang w:val="fi-FI"/>
            </w:rPr>
          </w:rPrChange>
        </w:rPr>
        <w:t xml:space="preserve"> sebagai syarat memperoleh pelayanan</w:t>
      </w:r>
      <w:r w:rsidR="005D130D" w:rsidRPr="00922713">
        <w:rPr>
          <w:rFonts w:ascii="Arial" w:hAnsi="Arial" w:cs="Arial"/>
          <w:sz w:val="22"/>
          <w:szCs w:val="22"/>
          <w:lang w:val="fi-FI"/>
          <w:rPrChange w:id="1297" w:author="Syahrani Rachmawati Sadino" w:date="2025-01-31T14:35:00Z">
            <w:rPr>
              <w:rFonts w:asciiTheme="minorBidi" w:hAnsiTheme="minorBidi" w:cstheme="minorBidi"/>
              <w:sz w:val="22"/>
              <w:szCs w:val="22"/>
              <w:lang w:val="fi-FI"/>
            </w:rPr>
          </w:rPrChange>
        </w:rPr>
        <w:t>.</w:t>
      </w:r>
      <w:r w:rsidRPr="00922713">
        <w:rPr>
          <w:rFonts w:ascii="Arial" w:hAnsi="Arial" w:cs="Arial"/>
          <w:sz w:val="22"/>
          <w:szCs w:val="22"/>
          <w:lang w:val="sv-SE"/>
          <w:rPrChange w:id="1298" w:author="Syahrani Rachmawati Sadino" w:date="2025-01-31T14:35:00Z">
            <w:rPr>
              <w:rFonts w:asciiTheme="minorBidi" w:hAnsiTheme="minorBidi" w:cstheme="minorBidi"/>
              <w:sz w:val="22"/>
              <w:szCs w:val="22"/>
              <w:lang w:val="sv-SE"/>
            </w:rPr>
          </w:rPrChange>
        </w:rPr>
        <w:t xml:space="preserve"> </w:t>
      </w:r>
    </w:p>
    <w:p w14:paraId="75508F80" w14:textId="72971352" w:rsidR="008B14A0" w:rsidRPr="00922713" w:rsidRDefault="008B14A0">
      <w:pPr>
        <w:pStyle w:val="BodyText"/>
        <w:numPr>
          <w:ilvl w:val="0"/>
          <w:numId w:val="17"/>
        </w:numPr>
        <w:tabs>
          <w:tab w:val="clear" w:pos="964"/>
        </w:tabs>
        <w:spacing w:after="0" w:line="276" w:lineRule="auto"/>
        <w:ind w:left="851" w:hanging="425"/>
        <w:rPr>
          <w:rFonts w:ascii="Arial" w:hAnsi="Arial" w:cs="Arial"/>
          <w:sz w:val="22"/>
          <w:szCs w:val="22"/>
          <w:lang w:val="fi-FI"/>
          <w:rPrChange w:id="1299" w:author="Syahrani Rachmawati Sadino" w:date="2025-01-31T14:35:00Z">
            <w:rPr>
              <w:rFonts w:asciiTheme="minorBidi" w:hAnsiTheme="minorBidi" w:cstheme="minorBidi"/>
              <w:sz w:val="22"/>
              <w:szCs w:val="22"/>
              <w:lang w:val="fi-FI"/>
            </w:rPr>
          </w:rPrChange>
        </w:rPr>
        <w:pPrChange w:id="1300" w:author="Syahrani Rachmawati Sadino" w:date="2025-01-31T15:00:00Z">
          <w:pPr>
            <w:pStyle w:val="BodyText"/>
            <w:numPr>
              <w:ilvl w:val="0"/>
              <w:numId w:val="17"/>
            </w:numPr>
            <w:tabs>
              <w:tab w:val="clear" w:pos="4560"/>
              <w:tab w:val="num" w:pos="964"/>
            </w:tabs>
            <w:spacing w:after="0" w:line="276" w:lineRule="auto"/>
            <w:ind w:left="851" w:hanging="425"/>
          </w:pPr>
        </w:pPrChange>
      </w:pPr>
      <w:r w:rsidRPr="00922713">
        <w:rPr>
          <w:rFonts w:ascii="Arial" w:hAnsi="Arial" w:cs="Arial"/>
          <w:sz w:val="22"/>
          <w:szCs w:val="22"/>
          <w:lang w:val="fi-FI"/>
          <w:rPrChange w:id="1301" w:author="Syahrani Rachmawati Sadino" w:date="2025-01-31T14:35:00Z">
            <w:rPr>
              <w:rFonts w:asciiTheme="minorBidi" w:hAnsiTheme="minorBidi" w:cstheme="minorBidi"/>
              <w:sz w:val="22"/>
              <w:szCs w:val="22"/>
              <w:lang w:val="fi-FI"/>
            </w:rPr>
          </w:rPrChange>
        </w:rPr>
        <w:t>Memberikan Manfaat Pelayanan dengan baik dan benar sesuai yang diatur dalam Perjanjian ini</w:t>
      </w:r>
      <w:r w:rsidR="005D130D" w:rsidRPr="00922713">
        <w:rPr>
          <w:rFonts w:ascii="Arial" w:hAnsi="Arial" w:cs="Arial"/>
          <w:sz w:val="22"/>
          <w:szCs w:val="22"/>
          <w:lang w:val="fi-FI"/>
          <w:rPrChange w:id="1302" w:author="Syahrani Rachmawati Sadino" w:date="2025-01-31T14:35:00Z">
            <w:rPr>
              <w:rFonts w:asciiTheme="minorBidi" w:hAnsiTheme="minorBidi" w:cstheme="minorBidi"/>
              <w:sz w:val="22"/>
              <w:szCs w:val="22"/>
              <w:lang w:val="fi-FI"/>
            </w:rPr>
          </w:rPrChange>
        </w:rPr>
        <w:t>.</w:t>
      </w:r>
      <w:r w:rsidRPr="00922713">
        <w:rPr>
          <w:rFonts w:ascii="Arial" w:hAnsi="Arial" w:cs="Arial"/>
          <w:sz w:val="22"/>
          <w:szCs w:val="22"/>
          <w:lang w:val="fi-FI"/>
          <w:rPrChange w:id="1303" w:author="Syahrani Rachmawati Sadino" w:date="2025-01-31T14:35:00Z">
            <w:rPr>
              <w:rFonts w:asciiTheme="minorBidi" w:hAnsiTheme="minorBidi" w:cstheme="minorBidi"/>
              <w:sz w:val="22"/>
              <w:szCs w:val="22"/>
              <w:lang w:val="fi-FI"/>
            </w:rPr>
          </w:rPrChange>
        </w:rPr>
        <w:t xml:space="preserve"> </w:t>
      </w:r>
    </w:p>
    <w:p w14:paraId="2E9E096D" w14:textId="6008F29C" w:rsidR="008B14A0" w:rsidRPr="00922713" w:rsidRDefault="00370FDD">
      <w:pPr>
        <w:pStyle w:val="BodyText"/>
        <w:numPr>
          <w:ilvl w:val="0"/>
          <w:numId w:val="17"/>
        </w:numPr>
        <w:tabs>
          <w:tab w:val="clear" w:pos="964"/>
        </w:tabs>
        <w:spacing w:after="0" w:line="276" w:lineRule="auto"/>
        <w:ind w:left="851" w:hanging="425"/>
        <w:rPr>
          <w:rFonts w:ascii="Arial" w:hAnsi="Arial" w:cs="Arial"/>
          <w:sz w:val="22"/>
          <w:szCs w:val="22"/>
          <w:lang w:val="fi-FI"/>
          <w:rPrChange w:id="1304" w:author="Syahrani Rachmawati Sadino" w:date="2025-01-31T14:35:00Z">
            <w:rPr>
              <w:rFonts w:asciiTheme="minorBidi" w:hAnsiTheme="minorBidi" w:cstheme="minorBidi"/>
              <w:sz w:val="22"/>
              <w:szCs w:val="22"/>
              <w:lang w:val="fi-FI"/>
            </w:rPr>
          </w:rPrChange>
        </w:rPr>
        <w:pPrChange w:id="1305" w:author="Syahrani Rachmawati Sadino" w:date="2025-01-31T15:00:00Z">
          <w:pPr>
            <w:pStyle w:val="BodyText"/>
            <w:numPr>
              <w:ilvl w:val="0"/>
              <w:numId w:val="17"/>
            </w:numPr>
            <w:tabs>
              <w:tab w:val="clear" w:pos="4560"/>
              <w:tab w:val="num" w:pos="964"/>
            </w:tabs>
            <w:spacing w:after="0" w:line="276" w:lineRule="auto"/>
            <w:ind w:left="851" w:hanging="425"/>
          </w:pPr>
        </w:pPrChange>
      </w:pPr>
      <w:r w:rsidRPr="00922713">
        <w:rPr>
          <w:rFonts w:ascii="Arial" w:hAnsi="Arial" w:cs="Arial"/>
          <w:sz w:val="22"/>
          <w:szCs w:val="22"/>
          <w:lang w:val="fi-FI"/>
          <w:rPrChange w:id="1306" w:author="Syahrani Rachmawati Sadino" w:date="2025-01-31T14:35:00Z">
            <w:rPr>
              <w:rFonts w:asciiTheme="minorBidi" w:hAnsiTheme="minorBidi" w:cstheme="minorBidi"/>
              <w:sz w:val="22"/>
              <w:szCs w:val="22"/>
              <w:lang w:val="fi-FI"/>
            </w:rPr>
          </w:rPrChange>
        </w:rPr>
        <w:t>Melayani Peserta dengan baik sesuai indikasi medis dan standar serta prosedur pelayanan kesehatan yang berlaku atau dengan mengutamakan prinsip kendali mutu dan kendali biaya, dan oleh karenanya bertanggungjawab penuh dalam kapasitasnya selaku pemberi pelayanan kesehatan kepada Peserta dalam melaksanakan kewajibannya berdasarkan Perjanjian ini</w:t>
      </w:r>
      <w:r w:rsidR="005D130D" w:rsidRPr="00922713">
        <w:rPr>
          <w:rFonts w:ascii="Arial" w:hAnsi="Arial" w:cs="Arial"/>
          <w:sz w:val="22"/>
          <w:szCs w:val="22"/>
          <w:lang w:val="fi-FI"/>
          <w:rPrChange w:id="1307" w:author="Syahrani Rachmawati Sadino" w:date="2025-01-31T14:35:00Z">
            <w:rPr>
              <w:rFonts w:asciiTheme="minorBidi" w:hAnsiTheme="minorBidi" w:cstheme="minorBidi"/>
              <w:sz w:val="22"/>
              <w:szCs w:val="22"/>
              <w:lang w:val="fi-FI"/>
            </w:rPr>
          </w:rPrChange>
        </w:rPr>
        <w:t>.</w:t>
      </w:r>
    </w:p>
    <w:p w14:paraId="7FDC7209" w14:textId="653483E7" w:rsidR="008B14A0" w:rsidRPr="00922713" w:rsidRDefault="008B14A0">
      <w:pPr>
        <w:pStyle w:val="BodyText"/>
        <w:numPr>
          <w:ilvl w:val="0"/>
          <w:numId w:val="17"/>
        </w:numPr>
        <w:tabs>
          <w:tab w:val="clear" w:pos="964"/>
        </w:tabs>
        <w:spacing w:after="0" w:line="276" w:lineRule="auto"/>
        <w:ind w:left="851" w:hanging="425"/>
        <w:rPr>
          <w:rFonts w:ascii="Arial" w:hAnsi="Arial" w:cs="Arial"/>
          <w:sz w:val="22"/>
          <w:szCs w:val="22"/>
          <w:lang w:val="fi-FI"/>
          <w:rPrChange w:id="1308" w:author="Syahrani Rachmawati Sadino" w:date="2025-01-31T14:35:00Z">
            <w:rPr>
              <w:rFonts w:asciiTheme="minorBidi" w:hAnsiTheme="minorBidi" w:cstheme="minorBidi"/>
              <w:sz w:val="22"/>
              <w:szCs w:val="22"/>
              <w:lang w:val="fi-FI"/>
            </w:rPr>
          </w:rPrChange>
        </w:rPr>
        <w:pPrChange w:id="1309" w:author="Syahrani Rachmawati Sadino" w:date="2025-01-31T15:00:00Z">
          <w:pPr>
            <w:pStyle w:val="BodyText"/>
            <w:numPr>
              <w:ilvl w:val="0"/>
              <w:numId w:val="17"/>
            </w:numPr>
            <w:tabs>
              <w:tab w:val="clear" w:pos="4560"/>
              <w:tab w:val="num" w:pos="964"/>
            </w:tabs>
            <w:spacing w:after="0" w:line="276" w:lineRule="auto"/>
            <w:ind w:left="851" w:hanging="425"/>
          </w:pPr>
        </w:pPrChange>
      </w:pPr>
      <w:r w:rsidRPr="00922713">
        <w:rPr>
          <w:rFonts w:ascii="Arial" w:hAnsi="Arial" w:cs="Arial"/>
          <w:sz w:val="22"/>
          <w:szCs w:val="22"/>
          <w:lang w:val="fi-FI"/>
          <w:rPrChange w:id="1310" w:author="Syahrani Rachmawati Sadino" w:date="2025-01-31T14:35:00Z">
            <w:rPr>
              <w:rFonts w:asciiTheme="minorBidi" w:hAnsiTheme="minorBidi" w:cstheme="minorBidi"/>
              <w:sz w:val="22"/>
              <w:szCs w:val="22"/>
              <w:lang w:val="fi-FI"/>
            </w:rPr>
          </w:rPrChange>
        </w:rPr>
        <w:t xml:space="preserve">Menjamin </w:t>
      </w:r>
      <w:r w:rsidRPr="00922713">
        <w:rPr>
          <w:rFonts w:ascii="Arial" w:hAnsi="Arial" w:cs="Arial"/>
          <w:sz w:val="22"/>
          <w:szCs w:val="22"/>
          <w:lang w:val="id-ID"/>
          <w:rPrChange w:id="1311" w:author="Syahrani Rachmawati Sadino" w:date="2025-01-31T14:35:00Z">
            <w:rPr>
              <w:rFonts w:asciiTheme="minorBidi" w:hAnsiTheme="minorBidi" w:cstheme="minorBidi"/>
              <w:sz w:val="22"/>
              <w:szCs w:val="22"/>
              <w:lang w:val="id-ID"/>
            </w:rPr>
          </w:rPrChange>
        </w:rPr>
        <w:t>dan mengutamakan</w:t>
      </w:r>
      <w:r w:rsidRPr="00922713">
        <w:rPr>
          <w:rFonts w:ascii="Arial" w:hAnsi="Arial" w:cs="Arial"/>
          <w:sz w:val="22"/>
          <w:szCs w:val="22"/>
          <w:lang w:val="fi-FI"/>
          <w:rPrChange w:id="1312" w:author="Syahrani Rachmawati Sadino" w:date="2025-01-31T14:35:00Z">
            <w:rPr>
              <w:rFonts w:asciiTheme="minorBidi" w:hAnsiTheme="minorBidi" w:cstheme="minorBidi"/>
              <w:sz w:val="22"/>
              <w:szCs w:val="22"/>
              <w:lang w:val="fi-FI"/>
            </w:rPr>
          </w:rPrChange>
        </w:rPr>
        <w:t xml:space="preserve"> penulisan resep obat bagi Peserta yang berpedoman pada Formularium Obat </w:t>
      </w:r>
      <w:r w:rsidR="00E50CDC" w:rsidRPr="00922713">
        <w:rPr>
          <w:rFonts w:ascii="Arial" w:hAnsi="Arial" w:cs="Arial"/>
          <w:sz w:val="22"/>
          <w:szCs w:val="22"/>
          <w:lang w:val="fi-FI"/>
          <w:rPrChange w:id="1313" w:author="Syahrani Rachmawati Sadino" w:date="2025-01-31T14:35:00Z">
            <w:rPr>
              <w:rFonts w:asciiTheme="minorBidi" w:hAnsiTheme="minorBidi" w:cstheme="minorBidi"/>
              <w:sz w:val="22"/>
              <w:szCs w:val="22"/>
              <w:lang w:val="fi-FI"/>
            </w:rPr>
          </w:rPrChange>
        </w:rPr>
        <w:t>Nasional</w:t>
      </w:r>
      <w:r w:rsidRPr="00922713">
        <w:rPr>
          <w:rFonts w:ascii="Arial" w:hAnsi="Arial" w:cs="Arial"/>
          <w:sz w:val="22"/>
          <w:szCs w:val="22"/>
          <w:lang w:val="fi-FI"/>
          <w:rPrChange w:id="1314" w:author="Syahrani Rachmawati Sadino" w:date="2025-01-31T14:35:00Z">
            <w:rPr>
              <w:rFonts w:asciiTheme="minorBidi" w:hAnsiTheme="minorBidi" w:cstheme="minorBidi"/>
              <w:sz w:val="22"/>
              <w:szCs w:val="22"/>
              <w:lang w:val="fi-FI"/>
            </w:rPr>
          </w:rPrChange>
        </w:rPr>
        <w:t xml:space="preserve"> yang berlaku</w:t>
      </w:r>
      <w:r w:rsidR="005D130D" w:rsidRPr="00922713">
        <w:rPr>
          <w:rFonts w:ascii="Arial" w:hAnsi="Arial" w:cs="Arial"/>
          <w:sz w:val="22"/>
          <w:szCs w:val="22"/>
          <w:lang w:val="fi-FI"/>
          <w:rPrChange w:id="1315" w:author="Syahrani Rachmawati Sadino" w:date="2025-01-31T14:35:00Z">
            <w:rPr>
              <w:rFonts w:asciiTheme="minorBidi" w:hAnsiTheme="minorBidi" w:cstheme="minorBidi"/>
              <w:sz w:val="22"/>
              <w:szCs w:val="22"/>
              <w:lang w:val="fi-FI"/>
            </w:rPr>
          </w:rPrChange>
        </w:rPr>
        <w:t>.</w:t>
      </w:r>
      <w:r w:rsidRPr="00922713">
        <w:rPr>
          <w:rFonts w:ascii="Arial" w:hAnsi="Arial" w:cs="Arial"/>
          <w:sz w:val="22"/>
          <w:szCs w:val="22"/>
          <w:lang w:val="pt-BR"/>
          <w:rPrChange w:id="1316" w:author="Syahrani Rachmawati Sadino" w:date="2025-01-31T14:35:00Z">
            <w:rPr>
              <w:rFonts w:asciiTheme="minorBidi" w:hAnsiTheme="minorBidi" w:cstheme="minorBidi"/>
              <w:sz w:val="22"/>
              <w:szCs w:val="22"/>
              <w:lang w:val="pt-BR"/>
            </w:rPr>
          </w:rPrChange>
        </w:rPr>
        <w:t xml:space="preserve"> </w:t>
      </w:r>
    </w:p>
    <w:p w14:paraId="470FC27F" w14:textId="7B0414C8" w:rsidR="008B14A0" w:rsidRPr="00922713" w:rsidRDefault="008B14A0">
      <w:pPr>
        <w:pStyle w:val="BodyText"/>
        <w:numPr>
          <w:ilvl w:val="0"/>
          <w:numId w:val="17"/>
        </w:numPr>
        <w:tabs>
          <w:tab w:val="clear" w:pos="964"/>
        </w:tabs>
        <w:spacing w:after="0" w:line="276" w:lineRule="auto"/>
        <w:ind w:left="851" w:hanging="425"/>
        <w:rPr>
          <w:rFonts w:ascii="Arial" w:hAnsi="Arial" w:cs="Arial"/>
          <w:sz w:val="22"/>
          <w:szCs w:val="22"/>
          <w:lang w:val="fi-FI"/>
          <w:rPrChange w:id="1317" w:author="Syahrani Rachmawati Sadino" w:date="2025-01-31T14:35:00Z">
            <w:rPr>
              <w:rFonts w:asciiTheme="minorBidi" w:hAnsiTheme="minorBidi" w:cstheme="minorBidi"/>
              <w:sz w:val="22"/>
              <w:szCs w:val="22"/>
              <w:lang w:val="fi-FI"/>
            </w:rPr>
          </w:rPrChange>
        </w:rPr>
        <w:pPrChange w:id="1318" w:author="Syahrani Rachmawati Sadino" w:date="2025-01-31T15:00:00Z">
          <w:pPr>
            <w:pStyle w:val="BodyText"/>
            <w:numPr>
              <w:ilvl w:val="0"/>
              <w:numId w:val="17"/>
            </w:numPr>
            <w:tabs>
              <w:tab w:val="clear" w:pos="4560"/>
              <w:tab w:val="num" w:pos="964"/>
            </w:tabs>
            <w:spacing w:after="0" w:line="276" w:lineRule="auto"/>
            <w:ind w:left="851" w:hanging="425"/>
          </w:pPr>
        </w:pPrChange>
      </w:pPr>
      <w:r w:rsidRPr="00922713">
        <w:rPr>
          <w:rFonts w:ascii="Arial" w:hAnsi="Arial" w:cs="Arial"/>
          <w:sz w:val="22"/>
          <w:szCs w:val="22"/>
          <w:lang w:val="fi-FI"/>
          <w:rPrChange w:id="1319" w:author="Syahrani Rachmawati Sadino" w:date="2025-01-31T14:35:00Z">
            <w:rPr>
              <w:rFonts w:asciiTheme="minorBidi" w:hAnsiTheme="minorBidi" w:cstheme="minorBidi"/>
              <w:sz w:val="22"/>
              <w:szCs w:val="22"/>
              <w:lang w:val="fi-FI"/>
            </w:rPr>
          </w:rPrChange>
        </w:rPr>
        <w:t>Menjamin</w:t>
      </w:r>
      <w:r w:rsidRPr="00922713">
        <w:rPr>
          <w:rFonts w:ascii="Arial" w:hAnsi="Arial" w:cs="Arial"/>
          <w:sz w:val="22"/>
          <w:szCs w:val="22"/>
          <w:lang w:val="pt-BR"/>
          <w:rPrChange w:id="1320" w:author="Syahrani Rachmawati Sadino" w:date="2025-01-31T14:35:00Z">
            <w:rPr>
              <w:rFonts w:asciiTheme="minorBidi" w:hAnsiTheme="minorBidi" w:cstheme="minorBidi"/>
              <w:sz w:val="22"/>
              <w:szCs w:val="22"/>
              <w:lang w:val="pt-BR"/>
            </w:rPr>
          </w:rPrChange>
        </w:rPr>
        <w:t xml:space="preserve"> ketersediaan dan kecukupan obat</w:t>
      </w:r>
      <w:r w:rsidRPr="00922713">
        <w:rPr>
          <w:rFonts w:ascii="Arial" w:hAnsi="Arial" w:cs="Arial"/>
          <w:sz w:val="22"/>
          <w:szCs w:val="22"/>
          <w:lang w:val="fi-FI"/>
          <w:rPrChange w:id="1321" w:author="Syahrani Rachmawati Sadino" w:date="2025-01-31T14:35:00Z">
            <w:rPr>
              <w:rFonts w:asciiTheme="minorBidi" w:hAnsiTheme="minorBidi" w:cstheme="minorBidi"/>
              <w:sz w:val="22"/>
              <w:szCs w:val="22"/>
              <w:lang w:val="fi-FI"/>
            </w:rPr>
          </w:rPrChange>
        </w:rPr>
        <w:t xml:space="preserve">-obatan yang tercakup dalam </w:t>
      </w:r>
      <w:r w:rsidR="00927B37" w:rsidRPr="00922713">
        <w:rPr>
          <w:rFonts w:ascii="Arial" w:hAnsi="Arial" w:cs="Arial"/>
          <w:bCs/>
          <w:sz w:val="22"/>
          <w:szCs w:val="22"/>
          <w:lang w:val="fi-FI"/>
          <w:rPrChange w:id="1322" w:author="Syahrani Rachmawati Sadino" w:date="2025-01-31T14:35:00Z">
            <w:rPr>
              <w:rFonts w:asciiTheme="minorBidi" w:hAnsiTheme="minorBidi" w:cstheme="minorBidi"/>
              <w:bCs/>
              <w:sz w:val="22"/>
              <w:szCs w:val="22"/>
              <w:lang w:val="fi-FI"/>
            </w:rPr>
          </w:rPrChange>
        </w:rPr>
        <w:t>Formularium Nasional (Fornas)</w:t>
      </w:r>
      <w:r w:rsidRPr="00922713">
        <w:rPr>
          <w:rFonts w:ascii="Arial" w:hAnsi="Arial" w:cs="Arial"/>
          <w:sz w:val="22"/>
          <w:szCs w:val="22"/>
          <w:lang w:val="pt-BR"/>
          <w:rPrChange w:id="1323" w:author="Syahrani Rachmawati Sadino" w:date="2025-01-31T14:35:00Z">
            <w:rPr>
              <w:rFonts w:asciiTheme="minorBidi" w:hAnsiTheme="minorBidi" w:cstheme="minorBidi"/>
              <w:sz w:val="22"/>
              <w:szCs w:val="22"/>
              <w:lang w:val="pt-BR"/>
            </w:rPr>
          </w:rPrChange>
        </w:rPr>
        <w:t>, kecuali dalam keadaan kosong yang dinyatakan secara tertulis oleh Pedagang Besar Farmasi/Distributor Obat</w:t>
      </w:r>
      <w:r w:rsidRPr="00922713">
        <w:rPr>
          <w:rFonts w:ascii="Arial" w:hAnsi="Arial" w:cs="Arial"/>
          <w:sz w:val="22"/>
          <w:szCs w:val="22"/>
          <w:lang w:val="id-ID"/>
          <w:rPrChange w:id="1324" w:author="Syahrani Rachmawati Sadino" w:date="2025-01-31T14:35:00Z">
            <w:rPr>
              <w:rFonts w:asciiTheme="minorBidi" w:hAnsiTheme="minorBidi" w:cstheme="minorBidi"/>
              <w:sz w:val="22"/>
              <w:szCs w:val="22"/>
              <w:lang w:val="id-ID"/>
            </w:rPr>
          </w:rPrChange>
        </w:rPr>
        <w:t>/</w:t>
      </w:r>
      <w:r w:rsidRPr="00922713">
        <w:rPr>
          <w:rFonts w:ascii="Arial" w:hAnsi="Arial" w:cs="Arial"/>
          <w:sz w:val="22"/>
          <w:szCs w:val="22"/>
          <w:lang w:val="fi-FI"/>
          <w:rPrChange w:id="1325" w:author="Syahrani Rachmawati Sadino" w:date="2025-01-31T14:35:00Z">
            <w:rPr>
              <w:rFonts w:asciiTheme="minorBidi" w:hAnsiTheme="minorBidi" w:cstheme="minorBidi"/>
              <w:sz w:val="22"/>
              <w:szCs w:val="22"/>
              <w:lang w:val="fi-FI"/>
            </w:rPr>
          </w:rPrChange>
        </w:rPr>
        <w:t>Perusahaan</w:t>
      </w:r>
      <w:r w:rsidRPr="00922713">
        <w:rPr>
          <w:rFonts w:ascii="Arial" w:hAnsi="Arial" w:cs="Arial"/>
          <w:sz w:val="22"/>
          <w:szCs w:val="22"/>
          <w:lang w:val="id-ID"/>
          <w:rPrChange w:id="1326" w:author="Syahrani Rachmawati Sadino" w:date="2025-01-31T14:35:00Z">
            <w:rPr>
              <w:rFonts w:asciiTheme="minorBidi" w:hAnsiTheme="minorBidi" w:cstheme="minorBidi"/>
              <w:sz w:val="22"/>
              <w:szCs w:val="22"/>
              <w:lang w:val="id-ID"/>
            </w:rPr>
          </w:rPrChange>
        </w:rPr>
        <w:t xml:space="preserve"> Farmasi</w:t>
      </w:r>
      <w:r w:rsidRPr="00922713">
        <w:rPr>
          <w:rFonts w:ascii="Arial" w:hAnsi="Arial" w:cs="Arial"/>
          <w:sz w:val="22"/>
          <w:szCs w:val="22"/>
          <w:lang w:val="fi-FI"/>
          <w:rPrChange w:id="1327" w:author="Syahrani Rachmawati Sadino" w:date="2025-01-31T14:35:00Z">
            <w:rPr>
              <w:rFonts w:asciiTheme="minorBidi" w:hAnsiTheme="minorBidi" w:cstheme="minorBidi"/>
              <w:sz w:val="22"/>
              <w:szCs w:val="22"/>
              <w:lang w:val="fi-FI"/>
            </w:rPr>
          </w:rPrChange>
        </w:rPr>
        <w:t xml:space="preserve"> setempat</w:t>
      </w:r>
      <w:r w:rsidR="005D130D" w:rsidRPr="00922713">
        <w:rPr>
          <w:rFonts w:ascii="Arial" w:hAnsi="Arial" w:cs="Arial"/>
          <w:sz w:val="22"/>
          <w:szCs w:val="22"/>
          <w:lang w:val="fi-FI"/>
          <w:rPrChange w:id="1328" w:author="Syahrani Rachmawati Sadino" w:date="2025-01-31T14:35:00Z">
            <w:rPr>
              <w:rFonts w:asciiTheme="minorBidi" w:hAnsiTheme="minorBidi" w:cstheme="minorBidi"/>
              <w:sz w:val="22"/>
              <w:szCs w:val="22"/>
              <w:lang w:val="fi-FI"/>
            </w:rPr>
          </w:rPrChange>
        </w:rPr>
        <w:t>.</w:t>
      </w:r>
    </w:p>
    <w:p w14:paraId="42A56C76" w14:textId="498A1BC6" w:rsidR="008B14A0" w:rsidRPr="00922713" w:rsidRDefault="008B14A0">
      <w:pPr>
        <w:pStyle w:val="BodyText"/>
        <w:numPr>
          <w:ilvl w:val="0"/>
          <w:numId w:val="17"/>
        </w:numPr>
        <w:tabs>
          <w:tab w:val="clear" w:pos="964"/>
        </w:tabs>
        <w:spacing w:after="0" w:line="276" w:lineRule="auto"/>
        <w:ind w:left="851" w:hanging="425"/>
        <w:rPr>
          <w:rFonts w:ascii="Arial" w:hAnsi="Arial" w:cs="Arial"/>
          <w:sz w:val="22"/>
          <w:szCs w:val="22"/>
          <w:lang w:val="fi-FI"/>
          <w:rPrChange w:id="1329" w:author="Syahrani Rachmawati Sadino" w:date="2025-01-31T14:35:00Z">
            <w:rPr>
              <w:rFonts w:asciiTheme="minorBidi" w:hAnsiTheme="minorBidi" w:cstheme="minorBidi"/>
              <w:sz w:val="22"/>
              <w:szCs w:val="22"/>
              <w:lang w:val="fi-FI"/>
            </w:rPr>
          </w:rPrChange>
        </w:rPr>
        <w:pPrChange w:id="1330" w:author="Syahrani Rachmawati Sadino" w:date="2025-01-31T15:00:00Z">
          <w:pPr>
            <w:pStyle w:val="BodyText"/>
            <w:numPr>
              <w:ilvl w:val="0"/>
              <w:numId w:val="17"/>
            </w:numPr>
            <w:tabs>
              <w:tab w:val="clear" w:pos="4560"/>
              <w:tab w:val="num" w:pos="964"/>
            </w:tabs>
            <w:spacing w:after="0" w:line="276" w:lineRule="auto"/>
            <w:ind w:left="851" w:hanging="425"/>
          </w:pPr>
        </w:pPrChange>
      </w:pPr>
      <w:r w:rsidRPr="00922713">
        <w:rPr>
          <w:rFonts w:ascii="Arial" w:hAnsi="Arial" w:cs="Arial"/>
          <w:sz w:val="22"/>
          <w:szCs w:val="22"/>
          <w:lang w:val="fi-FI"/>
          <w:rPrChange w:id="1331" w:author="Syahrani Rachmawati Sadino" w:date="2025-01-31T14:35:00Z">
            <w:rPr>
              <w:rFonts w:asciiTheme="minorBidi" w:hAnsiTheme="minorBidi" w:cstheme="minorBidi"/>
              <w:sz w:val="22"/>
              <w:szCs w:val="22"/>
              <w:lang w:val="fi-FI"/>
            </w:rPr>
          </w:rPrChange>
        </w:rPr>
        <w:t xml:space="preserve">Menyediakan dokter untuk kebutuhan Peserta sesuai dengan jam kerja dokter pada </w:t>
      </w:r>
      <w:r w:rsidRPr="00922713">
        <w:rPr>
          <w:rFonts w:ascii="Arial" w:hAnsi="Arial" w:cs="Arial"/>
          <w:b/>
          <w:sz w:val="22"/>
          <w:szCs w:val="22"/>
          <w:lang w:val="fi-FI"/>
          <w:rPrChange w:id="1332" w:author="Syahrani Rachmawati Sadino" w:date="2025-01-31T14:35:00Z">
            <w:rPr>
              <w:rFonts w:asciiTheme="minorBidi" w:hAnsiTheme="minorBidi" w:cstheme="minorBidi"/>
              <w:b/>
              <w:sz w:val="22"/>
              <w:szCs w:val="22"/>
              <w:lang w:val="fi-FI"/>
            </w:rPr>
          </w:rPrChange>
        </w:rPr>
        <w:t>PIHAK KEDUA</w:t>
      </w:r>
      <w:r w:rsidRPr="00922713">
        <w:rPr>
          <w:rFonts w:ascii="Arial" w:hAnsi="Arial" w:cs="Arial"/>
          <w:sz w:val="22"/>
          <w:szCs w:val="22"/>
          <w:lang w:val="fi-FI"/>
          <w:rPrChange w:id="1333" w:author="Syahrani Rachmawati Sadino" w:date="2025-01-31T14:35:00Z">
            <w:rPr>
              <w:rFonts w:asciiTheme="minorBidi" w:hAnsiTheme="minorBidi" w:cstheme="minorBidi"/>
              <w:sz w:val="22"/>
              <w:szCs w:val="22"/>
              <w:lang w:val="fi-FI"/>
            </w:rPr>
          </w:rPrChange>
        </w:rPr>
        <w:t xml:space="preserve">, dan </w:t>
      </w:r>
      <w:r w:rsidRPr="00922713">
        <w:rPr>
          <w:rFonts w:ascii="Arial" w:hAnsi="Arial" w:cs="Arial"/>
          <w:b/>
          <w:sz w:val="22"/>
          <w:szCs w:val="22"/>
          <w:lang w:val="fi-FI"/>
          <w:rPrChange w:id="1334" w:author="Syahrani Rachmawati Sadino" w:date="2025-01-31T14:35:00Z">
            <w:rPr>
              <w:rFonts w:asciiTheme="minorBidi" w:hAnsiTheme="minorBidi" w:cstheme="minorBidi"/>
              <w:b/>
              <w:sz w:val="22"/>
              <w:szCs w:val="22"/>
              <w:lang w:val="fi-FI"/>
            </w:rPr>
          </w:rPrChange>
        </w:rPr>
        <w:t>PIHAK KEDUA</w:t>
      </w:r>
      <w:r w:rsidRPr="00922713">
        <w:rPr>
          <w:rFonts w:ascii="Arial" w:hAnsi="Arial" w:cs="Arial"/>
          <w:sz w:val="22"/>
          <w:szCs w:val="22"/>
          <w:lang w:val="fi-FI"/>
          <w:rPrChange w:id="1335" w:author="Syahrani Rachmawati Sadino" w:date="2025-01-31T14:35:00Z">
            <w:rPr>
              <w:rFonts w:asciiTheme="minorBidi" w:hAnsiTheme="minorBidi" w:cstheme="minorBidi"/>
              <w:sz w:val="22"/>
              <w:szCs w:val="22"/>
              <w:lang w:val="fi-FI"/>
            </w:rPr>
          </w:rPrChange>
        </w:rPr>
        <w:t xml:space="preserve"> wajib menyediakan penggantinya dalam hal dokter yang disediakan berhalangan dan/atau tidak lagi bekerja atau berpraktik di </w:t>
      </w:r>
      <w:r w:rsidRPr="00922713">
        <w:rPr>
          <w:rFonts w:ascii="Arial" w:hAnsi="Arial" w:cs="Arial"/>
          <w:b/>
          <w:sz w:val="22"/>
          <w:szCs w:val="22"/>
          <w:lang w:val="fi-FI"/>
          <w:rPrChange w:id="1336" w:author="Syahrani Rachmawati Sadino" w:date="2025-01-31T14:35:00Z">
            <w:rPr>
              <w:rFonts w:asciiTheme="minorBidi" w:hAnsiTheme="minorBidi" w:cstheme="minorBidi"/>
              <w:b/>
              <w:sz w:val="22"/>
              <w:szCs w:val="22"/>
              <w:lang w:val="fi-FI"/>
            </w:rPr>
          </w:rPrChange>
        </w:rPr>
        <w:t>PIHAK KEDUA</w:t>
      </w:r>
      <w:r w:rsidR="005D130D" w:rsidRPr="00922713">
        <w:rPr>
          <w:rFonts w:ascii="Arial" w:hAnsi="Arial" w:cs="Arial"/>
          <w:b/>
          <w:sz w:val="22"/>
          <w:szCs w:val="22"/>
          <w:lang w:val="fi-FI"/>
          <w:rPrChange w:id="1337" w:author="Syahrani Rachmawati Sadino" w:date="2025-01-31T14:35:00Z">
            <w:rPr>
              <w:rFonts w:asciiTheme="minorBidi" w:hAnsiTheme="minorBidi" w:cstheme="minorBidi"/>
              <w:b/>
              <w:sz w:val="22"/>
              <w:szCs w:val="22"/>
              <w:lang w:val="fi-FI"/>
            </w:rPr>
          </w:rPrChange>
        </w:rPr>
        <w:t>.</w:t>
      </w:r>
    </w:p>
    <w:p w14:paraId="5F3EBB0A" w14:textId="22CFAEB2" w:rsidR="008B14A0" w:rsidRPr="00922713" w:rsidRDefault="008B14A0">
      <w:pPr>
        <w:pStyle w:val="BodyText"/>
        <w:numPr>
          <w:ilvl w:val="0"/>
          <w:numId w:val="17"/>
        </w:numPr>
        <w:tabs>
          <w:tab w:val="clear" w:pos="964"/>
        </w:tabs>
        <w:spacing w:after="0" w:line="276" w:lineRule="auto"/>
        <w:ind w:left="851" w:hanging="425"/>
        <w:rPr>
          <w:rFonts w:ascii="Arial" w:hAnsi="Arial" w:cs="Arial"/>
          <w:sz w:val="22"/>
          <w:szCs w:val="22"/>
          <w:lang w:val="fi-FI"/>
          <w:rPrChange w:id="1338" w:author="Syahrani Rachmawati Sadino" w:date="2025-01-31T14:35:00Z">
            <w:rPr>
              <w:rFonts w:asciiTheme="minorBidi" w:hAnsiTheme="minorBidi" w:cstheme="minorBidi"/>
              <w:sz w:val="22"/>
              <w:szCs w:val="22"/>
              <w:lang w:val="fi-FI"/>
            </w:rPr>
          </w:rPrChange>
        </w:rPr>
        <w:pPrChange w:id="1339" w:author="Syahrani Rachmawati Sadino" w:date="2025-01-31T15:00:00Z">
          <w:pPr>
            <w:pStyle w:val="BodyText"/>
            <w:numPr>
              <w:ilvl w:val="0"/>
              <w:numId w:val="17"/>
            </w:numPr>
            <w:tabs>
              <w:tab w:val="clear" w:pos="4560"/>
              <w:tab w:val="num" w:pos="964"/>
            </w:tabs>
            <w:spacing w:after="0" w:line="276" w:lineRule="auto"/>
            <w:ind w:left="851" w:hanging="425"/>
          </w:pPr>
        </w:pPrChange>
      </w:pPr>
      <w:r w:rsidRPr="00922713">
        <w:rPr>
          <w:rFonts w:ascii="Arial" w:hAnsi="Arial" w:cs="Arial"/>
          <w:sz w:val="22"/>
          <w:szCs w:val="22"/>
          <w:lang w:val="fi-FI"/>
          <w:rPrChange w:id="1340" w:author="Syahrani Rachmawati Sadino" w:date="2025-01-31T14:35:00Z">
            <w:rPr>
              <w:rFonts w:asciiTheme="minorBidi" w:hAnsiTheme="minorBidi" w:cstheme="minorBidi"/>
              <w:sz w:val="22"/>
              <w:szCs w:val="22"/>
              <w:lang w:val="fi-FI"/>
            </w:rPr>
          </w:rPrChange>
        </w:rPr>
        <w:t xml:space="preserve">Memastikan bahwa dokter yang bekerja atau berpraktik di </w:t>
      </w:r>
      <w:r w:rsidRPr="00922713">
        <w:rPr>
          <w:rFonts w:ascii="Arial" w:hAnsi="Arial" w:cs="Arial"/>
          <w:b/>
          <w:sz w:val="22"/>
          <w:szCs w:val="22"/>
          <w:lang w:val="fi-FI"/>
          <w:rPrChange w:id="1341" w:author="Syahrani Rachmawati Sadino" w:date="2025-01-31T14:35:00Z">
            <w:rPr>
              <w:rFonts w:asciiTheme="minorBidi" w:hAnsiTheme="minorBidi" w:cstheme="minorBidi"/>
              <w:b/>
              <w:sz w:val="22"/>
              <w:szCs w:val="22"/>
              <w:lang w:val="fi-FI"/>
            </w:rPr>
          </w:rPrChange>
        </w:rPr>
        <w:t>PIHAK KEDUA</w:t>
      </w:r>
      <w:r w:rsidRPr="00922713">
        <w:rPr>
          <w:rFonts w:ascii="Arial" w:hAnsi="Arial" w:cs="Arial"/>
          <w:sz w:val="22"/>
          <w:szCs w:val="22"/>
          <w:lang w:val="fi-FI"/>
          <w:rPrChange w:id="1342" w:author="Syahrani Rachmawati Sadino" w:date="2025-01-31T14:35:00Z">
            <w:rPr>
              <w:rFonts w:asciiTheme="minorBidi" w:hAnsiTheme="minorBidi" w:cstheme="minorBidi"/>
              <w:sz w:val="22"/>
              <w:szCs w:val="22"/>
              <w:lang w:val="fi-FI"/>
            </w:rPr>
          </w:rPrChange>
        </w:rPr>
        <w:t xml:space="preserve"> memenuhi syarat perundang-undangan yang berlaku sebagai dokter dan mematuhi ruang lingkup dan prosedur pelayanan yang ditetapkan dalam Perjanjian</w:t>
      </w:r>
      <w:r w:rsidRPr="00922713">
        <w:rPr>
          <w:rFonts w:ascii="Arial" w:hAnsi="Arial" w:cs="Arial"/>
          <w:sz w:val="22"/>
          <w:szCs w:val="22"/>
          <w:lang w:val="id-ID"/>
          <w:rPrChange w:id="1343" w:author="Syahrani Rachmawati Sadino" w:date="2025-01-31T14:35:00Z">
            <w:rPr>
              <w:rFonts w:asciiTheme="minorBidi" w:hAnsiTheme="minorBidi" w:cstheme="minorBidi"/>
              <w:sz w:val="22"/>
              <w:szCs w:val="22"/>
              <w:lang w:val="id-ID"/>
            </w:rPr>
          </w:rPrChange>
        </w:rPr>
        <w:t xml:space="preserve"> ini</w:t>
      </w:r>
      <w:r w:rsidR="005D130D" w:rsidRPr="00922713">
        <w:rPr>
          <w:rFonts w:ascii="Arial" w:hAnsi="Arial" w:cs="Arial"/>
          <w:sz w:val="22"/>
          <w:szCs w:val="22"/>
          <w:lang w:val="fi-FI"/>
          <w:rPrChange w:id="1344" w:author="Syahrani Rachmawati Sadino" w:date="2025-01-31T14:35:00Z">
            <w:rPr>
              <w:rFonts w:asciiTheme="minorBidi" w:hAnsiTheme="minorBidi" w:cstheme="minorBidi"/>
              <w:sz w:val="22"/>
              <w:szCs w:val="22"/>
              <w:lang w:val="fi-FI"/>
            </w:rPr>
          </w:rPrChange>
        </w:rPr>
        <w:t>.</w:t>
      </w:r>
    </w:p>
    <w:p w14:paraId="049A561D" w14:textId="4E6A2F1E" w:rsidR="008B14A0" w:rsidRPr="00922713" w:rsidRDefault="008B14A0">
      <w:pPr>
        <w:pStyle w:val="BodyText"/>
        <w:numPr>
          <w:ilvl w:val="0"/>
          <w:numId w:val="17"/>
        </w:numPr>
        <w:tabs>
          <w:tab w:val="clear" w:pos="964"/>
        </w:tabs>
        <w:spacing w:after="0" w:line="276" w:lineRule="auto"/>
        <w:ind w:left="851" w:hanging="425"/>
        <w:rPr>
          <w:rFonts w:ascii="Arial" w:hAnsi="Arial" w:cs="Arial"/>
          <w:sz w:val="22"/>
          <w:szCs w:val="22"/>
          <w:lang w:val="fi-FI"/>
          <w:rPrChange w:id="1345" w:author="Syahrani Rachmawati Sadino" w:date="2025-01-31T14:35:00Z">
            <w:rPr>
              <w:rFonts w:asciiTheme="minorBidi" w:hAnsiTheme="minorBidi" w:cstheme="minorBidi"/>
              <w:sz w:val="22"/>
              <w:szCs w:val="22"/>
              <w:lang w:val="fi-FI"/>
            </w:rPr>
          </w:rPrChange>
        </w:rPr>
        <w:pPrChange w:id="1346" w:author="Syahrani Rachmawati Sadino" w:date="2025-01-31T15:00:00Z">
          <w:pPr>
            <w:pStyle w:val="BodyText"/>
            <w:numPr>
              <w:ilvl w:val="0"/>
              <w:numId w:val="17"/>
            </w:numPr>
            <w:tabs>
              <w:tab w:val="clear" w:pos="4560"/>
              <w:tab w:val="num" w:pos="964"/>
            </w:tabs>
            <w:spacing w:after="0" w:line="276" w:lineRule="auto"/>
            <w:ind w:left="851" w:hanging="425"/>
          </w:pPr>
        </w:pPrChange>
      </w:pPr>
      <w:r w:rsidRPr="00922713">
        <w:rPr>
          <w:rFonts w:ascii="Arial" w:hAnsi="Arial" w:cs="Arial"/>
          <w:sz w:val="22"/>
          <w:szCs w:val="22"/>
          <w:lang w:val="fi-FI"/>
          <w:rPrChange w:id="1347" w:author="Syahrani Rachmawati Sadino" w:date="2025-01-31T14:35:00Z">
            <w:rPr>
              <w:rFonts w:asciiTheme="minorBidi" w:hAnsiTheme="minorBidi" w:cstheme="minorBidi"/>
              <w:sz w:val="22"/>
              <w:szCs w:val="22"/>
              <w:lang w:val="fi-FI"/>
            </w:rPr>
          </w:rPrChange>
        </w:rPr>
        <w:t xml:space="preserve">Mengajukan tagihan elektronik luaran aplikasi online yang ditetapkan </w:t>
      </w:r>
      <w:r w:rsidRPr="00922713">
        <w:rPr>
          <w:rFonts w:ascii="Arial" w:hAnsi="Arial" w:cs="Arial"/>
          <w:b/>
          <w:sz w:val="22"/>
          <w:szCs w:val="22"/>
          <w:lang w:val="fi-FI"/>
          <w:rPrChange w:id="1348" w:author="Syahrani Rachmawati Sadino" w:date="2025-01-31T14:35:00Z">
            <w:rPr>
              <w:rFonts w:asciiTheme="minorBidi" w:hAnsiTheme="minorBidi" w:cstheme="minorBidi"/>
              <w:b/>
              <w:sz w:val="22"/>
              <w:szCs w:val="22"/>
              <w:lang w:val="fi-FI"/>
            </w:rPr>
          </w:rPrChange>
        </w:rPr>
        <w:t>PIHAK PERTAMA</w:t>
      </w:r>
      <w:r w:rsidRPr="00922713">
        <w:rPr>
          <w:rFonts w:ascii="Arial" w:hAnsi="Arial" w:cs="Arial"/>
          <w:sz w:val="22"/>
          <w:szCs w:val="22"/>
          <w:lang w:val="fi-FI"/>
          <w:rPrChange w:id="1349" w:author="Syahrani Rachmawati Sadino" w:date="2025-01-31T14:35:00Z">
            <w:rPr>
              <w:rFonts w:asciiTheme="minorBidi" w:hAnsiTheme="minorBidi" w:cstheme="minorBidi"/>
              <w:sz w:val="22"/>
              <w:szCs w:val="22"/>
              <w:lang w:val="fi-FI"/>
            </w:rPr>
          </w:rPrChange>
        </w:rPr>
        <w:t xml:space="preserve"> atas biaya pelayanan kesehatan dan obat bagi Peserta secara teratur setiap bulan kepada </w:t>
      </w:r>
      <w:r w:rsidRPr="00922713">
        <w:rPr>
          <w:rFonts w:ascii="Arial" w:hAnsi="Arial" w:cs="Arial"/>
          <w:b/>
          <w:sz w:val="22"/>
          <w:szCs w:val="22"/>
          <w:lang w:val="fi-FI"/>
          <w:rPrChange w:id="1350" w:author="Syahrani Rachmawati Sadino" w:date="2025-01-31T14:35:00Z">
            <w:rPr>
              <w:rFonts w:asciiTheme="minorBidi" w:hAnsiTheme="minorBidi" w:cstheme="minorBidi"/>
              <w:b/>
              <w:sz w:val="22"/>
              <w:szCs w:val="22"/>
              <w:lang w:val="fi-FI"/>
            </w:rPr>
          </w:rPrChange>
        </w:rPr>
        <w:t>PIHAK PERTAMA</w:t>
      </w:r>
      <w:r w:rsidR="005D130D" w:rsidRPr="00922713">
        <w:rPr>
          <w:rFonts w:ascii="Arial" w:hAnsi="Arial" w:cs="Arial"/>
          <w:sz w:val="22"/>
          <w:szCs w:val="22"/>
          <w:lang w:val="fi-FI"/>
          <w:rPrChange w:id="1351" w:author="Syahrani Rachmawati Sadino" w:date="2025-01-31T14:35:00Z">
            <w:rPr>
              <w:rFonts w:asciiTheme="minorBidi" w:hAnsiTheme="minorBidi" w:cstheme="minorBidi"/>
              <w:sz w:val="22"/>
              <w:szCs w:val="22"/>
              <w:lang w:val="fi-FI"/>
            </w:rPr>
          </w:rPrChange>
        </w:rPr>
        <w:t>.</w:t>
      </w:r>
      <w:r w:rsidRPr="00922713">
        <w:rPr>
          <w:rFonts w:ascii="Arial" w:hAnsi="Arial" w:cs="Arial"/>
          <w:sz w:val="22"/>
          <w:szCs w:val="22"/>
          <w:lang w:val="fi-FI"/>
          <w:rPrChange w:id="1352" w:author="Syahrani Rachmawati Sadino" w:date="2025-01-31T14:35:00Z">
            <w:rPr>
              <w:rFonts w:asciiTheme="minorBidi" w:hAnsiTheme="minorBidi" w:cstheme="minorBidi"/>
              <w:sz w:val="22"/>
              <w:szCs w:val="22"/>
              <w:lang w:val="fi-FI"/>
            </w:rPr>
          </w:rPrChange>
        </w:rPr>
        <w:t xml:space="preserve"> </w:t>
      </w:r>
    </w:p>
    <w:p w14:paraId="2FE64418" w14:textId="09087550" w:rsidR="008B14A0" w:rsidRPr="00922713" w:rsidRDefault="008B14A0">
      <w:pPr>
        <w:pStyle w:val="BodyText"/>
        <w:numPr>
          <w:ilvl w:val="0"/>
          <w:numId w:val="17"/>
        </w:numPr>
        <w:tabs>
          <w:tab w:val="clear" w:pos="964"/>
        </w:tabs>
        <w:spacing w:after="0" w:line="276" w:lineRule="auto"/>
        <w:ind w:left="851" w:hanging="425"/>
        <w:rPr>
          <w:rFonts w:ascii="Arial" w:hAnsi="Arial" w:cs="Arial"/>
          <w:sz w:val="22"/>
          <w:szCs w:val="22"/>
          <w:lang w:val="fi-FI"/>
          <w:rPrChange w:id="1353" w:author="Syahrani Rachmawati Sadino" w:date="2025-01-31T14:35:00Z">
            <w:rPr>
              <w:rFonts w:asciiTheme="minorBidi" w:hAnsiTheme="minorBidi" w:cstheme="minorBidi"/>
              <w:sz w:val="22"/>
              <w:szCs w:val="22"/>
              <w:lang w:val="fi-FI"/>
            </w:rPr>
          </w:rPrChange>
        </w:rPr>
        <w:pPrChange w:id="1354" w:author="Syahrani Rachmawati Sadino" w:date="2025-01-31T15:00:00Z">
          <w:pPr>
            <w:pStyle w:val="BodyText"/>
            <w:numPr>
              <w:ilvl w:val="0"/>
              <w:numId w:val="17"/>
            </w:numPr>
            <w:tabs>
              <w:tab w:val="clear" w:pos="4560"/>
              <w:tab w:val="num" w:pos="964"/>
            </w:tabs>
            <w:spacing w:after="0" w:line="276" w:lineRule="auto"/>
            <w:ind w:left="851" w:hanging="425"/>
          </w:pPr>
        </w:pPrChange>
      </w:pPr>
      <w:r w:rsidRPr="00922713">
        <w:rPr>
          <w:rFonts w:ascii="Arial" w:hAnsi="Arial" w:cs="Arial"/>
          <w:sz w:val="22"/>
          <w:szCs w:val="22"/>
          <w:lang w:val="fi-FI"/>
          <w:rPrChange w:id="1355" w:author="Syahrani Rachmawati Sadino" w:date="2025-01-31T14:35:00Z">
            <w:rPr>
              <w:rFonts w:asciiTheme="minorBidi" w:hAnsiTheme="minorBidi" w:cstheme="minorBidi"/>
              <w:sz w:val="22"/>
              <w:szCs w:val="22"/>
              <w:lang w:val="fi-FI"/>
            </w:rPr>
          </w:rPrChange>
        </w:rPr>
        <w:t xml:space="preserve">Menyediakan dokumen penagihan sesuai ketentuan </w:t>
      </w:r>
      <w:r w:rsidRPr="00922713">
        <w:rPr>
          <w:rFonts w:ascii="Arial" w:hAnsi="Arial" w:cs="Arial"/>
          <w:b/>
          <w:sz w:val="22"/>
          <w:szCs w:val="22"/>
          <w:lang w:val="fi-FI"/>
          <w:rPrChange w:id="1356" w:author="Syahrani Rachmawati Sadino" w:date="2025-01-31T14:35:00Z">
            <w:rPr>
              <w:rFonts w:asciiTheme="minorBidi" w:hAnsiTheme="minorBidi" w:cstheme="minorBidi"/>
              <w:b/>
              <w:sz w:val="22"/>
              <w:szCs w:val="22"/>
              <w:lang w:val="fi-FI"/>
            </w:rPr>
          </w:rPrChange>
        </w:rPr>
        <w:t xml:space="preserve">PIHAK PERTAMA </w:t>
      </w:r>
      <w:r w:rsidRPr="00922713">
        <w:rPr>
          <w:rFonts w:ascii="Arial" w:hAnsi="Arial" w:cs="Arial"/>
          <w:sz w:val="22"/>
          <w:szCs w:val="22"/>
          <w:lang w:val="fi-FI"/>
          <w:rPrChange w:id="1357" w:author="Syahrani Rachmawati Sadino" w:date="2025-01-31T14:35:00Z">
            <w:rPr>
              <w:rFonts w:asciiTheme="minorBidi" w:hAnsiTheme="minorBidi" w:cstheme="minorBidi"/>
              <w:sz w:val="22"/>
              <w:szCs w:val="22"/>
              <w:lang w:val="fi-FI"/>
            </w:rPr>
          </w:rPrChange>
        </w:rPr>
        <w:t>yang diatur pada lampiran Perjanjian ini</w:t>
      </w:r>
      <w:r w:rsidRPr="00922713">
        <w:rPr>
          <w:rFonts w:ascii="Arial" w:hAnsi="Arial" w:cs="Arial"/>
          <w:b/>
          <w:sz w:val="22"/>
          <w:szCs w:val="22"/>
          <w:lang w:val="fi-FI"/>
          <w:rPrChange w:id="1358" w:author="Syahrani Rachmawati Sadino" w:date="2025-01-31T14:35:00Z">
            <w:rPr>
              <w:rFonts w:asciiTheme="minorBidi" w:hAnsiTheme="minorBidi" w:cstheme="minorBidi"/>
              <w:b/>
              <w:sz w:val="22"/>
              <w:szCs w:val="22"/>
              <w:lang w:val="fi-FI"/>
            </w:rPr>
          </w:rPrChange>
        </w:rPr>
        <w:t xml:space="preserve"> </w:t>
      </w:r>
      <w:r w:rsidRPr="00922713">
        <w:rPr>
          <w:rFonts w:ascii="Arial" w:hAnsi="Arial" w:cs="Arial"/>
          <w:sz w:val="22"/>
          <w:szCs w:val="22"/>
          <w:lang w:val="fi-FI"/>
          <w:rPrChange w:id="1359" w:author="Syahrani Rachmawati Sadino" w:date="2025-01-31T14:35:00Z">
            <w:rPr>
              <w:rFonts w:asciiTheme="minorBidi" w:hAnsiTheme="minorBidi" w:cstheme="minorBidi"/>
              <w:sz w:val="22"/>
              <w:szCs w:val="22"/>
              <w:lang w:val="fi-FI"/>
            </w:rPr>
          </w:rPrChange>
        </w:rPr>
        <w:t>secara lengkap, benar dan sah</w:t>
      </w:r>
      <w:r w:rsidR="005D130D" w:rsidRPr="00922713">
        <w:rPr>
          <w:rFonts w:ascii="Arial" w:hAnsi="Arial" w:cs="Arial"/>
          <w:sz w:val="22"/>
          <w:szCs w:val="22"/>
          <w:lang w:val="fi-FI"/>
          <w:rPrChange w:id="1360" w:author="Syahrani Rachmawati Sadino" w:date="2025-01-31T14:35:00Z">
            <w:rPr>
              <w:rFonts w:asciiTheme="minorBidi" w:hAnsiTheme="minorBidi" w:cstheme="minorBidi"/>
              <w:sz w:val="22"/>
              <w:szCs w:val="22"/>
              <w:lang w:val="fi-FI"/>
            </w:rPr>
          </w:rPrChange>
        </w:rPr>
        <w:t>.</w:t>
      </w:r>
    </w:p>
    <w:p w14:paraId="2FCF10FB" w14:textId="3DC8721C" w:rsidR="008B14A0" w:rsidRPr="00922713" w:rsidRDefault="008B14A0">
      <w:pPr>
        <w:pStyle w:val="BodyText"/>
        <w:numPr>
          <w:ilvl w:val="0"/>
          <w:numId w:val="17"/>
        </w:numPr>
        <w:tabs>
          <w:tab w:val="clear" w:pos="964"/>
        </w:tabs>
        <w:spacing w:after="0" w:line="276" w:lineRule="auto"/>
        <w:ind w:left="851" w:hanging="425"/>
        <w:rPr>
          <w:rFonts w:ascii="Arial" w:hAnsi="Arial" w:cs="Arial"/>
          <w:sz w:val="22"/>
          <w:szCs w:val="22"/>
          <w:lang w:val="fi-FI"/>
          <w:rPrChange w:id="1361" w:author="Syahrani Rachmawati Sadino" w:date="2025-01-31T14:35:00Z">
            <w:rPr>
              <w:rFonts w:asciiTheme="minorBidi" w:hAnsiTheme="minorBidi" w:cstheme="minorBidi"/>
              <w:sz w:val="22"/>
              <w:szCs w:val="22"/>
              <w:lang w:val="fi-FI"/>
            </w:rPr>
          </w:rPrChange>
        </w:rPr>
        <w:pPrChange w:id="1362" w:author="Syahrani Rachmawati Sadino" w:date="2025-01-31T15:00:00Z">
          <w:pPr>
            <w:pStyle w:val="BodyText"/>
            <w:numPr>
              <w:ilvl w:val="0"/>
              <w:numId w:val="17"/>
            </w:numPr>
            <w:tabs>
              <w:tab w:val="clear" w:pos="4560"/>
              <w:tab w:val="num" w:pos="964"/>
            </w:tabs>
            <w:spacing w:after="0" w:line="276" w:lineRule="auto"/>
            <w:ind w:left="851" w:hanging="425"/>
          </w:pPr>
        </w:pPrChange>
      </w:pPr>
      <w:r w:rsidRPr="00922713">
        <w:rPr>
          <w:rFonts w:ascii="Arial" w:hAnsi="Arial" w:cs="Arial"/>
          <w:sz w:val="22"/>
          <w:szCs w:val="22"/>
          <w:lang w:val="fi-FI"/>
          <w:rPrChange w:id="1363" w:author="Syahrani Rachmawati Sadino" w:date="2025-01-31T14:35:00Z">
            <w:rPr>
              <w:rFonts w:asciiTheme="minorBidi" w:hAnsiTheme="minorBidi" w:cstheme="minorBidi"/>
              <w:sz w:val="22"/>
              <w:szCs w:val="22"/>
              <w:lang w:val="fi-FI"/>
            </w:rPr>
          </w:rPrChange>
        </w:rPr>
        <w:t xml:space="preserve">Sewaktu-waktu menyediakan data dan informasi termasuk namun tidak terbatas pada dokumen uji tuntas </w:t>
      </w:r>
      <w:r w:rsidRPr="00922713">
        <w:rPr>
          <w:rFonts w:ascii="Arial" w:hAnsi="Arial" w:cs="Arial"/>
          <w:b/>
          <w:sz w:val="22"/>
          <w:szCs w:val="22"/>
          <w:lang w:val="fi-FI"/>
          <w:rPrChange w:id="1364" w:author="Syahrani Rachmawati Sadino" w:date="2025-01-31T14:35:00Z">
            <w:rPr>
              <w:rFonts w:asciiTheme="minorBidi" w:hAnsiTheme="minorBidi" w:cstheme="minorBidi"/>
              <w:b/>
              <w:sz w:val="22"/>
              <w:szCs w:val="22"/>
              <w:lang w:val="fi-FI"/>
            </w:rPr>
          </w:rPrChange>
        </w:rPr>
        <w:t>PIHAK KEDUA</w:t>
      </w:r>
      <w:r w:rsidRPr="00922713">
        <w:rPr>
          <w:rFonts w:ascii="Arial" w:hAnsi="Arial" w:cs="Arial"/>
          <w:sz w:val="22"/>
          <w:szCs w:val="22"/>
          <w:lang w:val="fi-FI"/>
          <w:rPrChange w:id="1365" w:author="Syahrani Rachmawati Sadino" w:date="2025-01-31T14:35:00Z">
            <w:rPr>
              <w:rFonts w:asciiTheme="minorBidi" w:hAnsiTheme="minorBidi" w:cstheme="minorBidi"/>
              <w:sz w:val="22"/>
              <w:szCs w:val="22"/>
              <w:lang w:val="fi-FI"/>
            </w:rPr>
          </w:rPrChange>
        </w:rPr>
        <w:t xml:space="preserve">/Provider </w:t>
      </w:r>
      <w:r w:rsidRPr="00922713">
        <w:rPr>
          <w:rFonts w:ascii="Arial" w:hAnsi="Arial" w:cs="Arial"/>
          <w:i/>
          <w:sz w:val="22"/>
          <w:szCs w:val="22"/>
          <w:lang w:val="fi-FI"/>
          <w:rPrChange w:id="1366" w:author="Syahrani Rachmawati Sadino" w:date="2025-01-31T14:35:00Z">
            <w:rPr>
              <w:rFonts w:asciiTheme="minorBidi" w:hAnsiTheme="minorBidi" w:cstheme="minorBidi"/>
              <w:i/>
              <w:sz w:val="22"/>
              <w:szCs w:val="22"/>
              <w:lang w:val="fi-FI"/>
            </w:rPr>
          </w:rPrChange>
        </w:rPr>
        <w:t>due diligence</w:t>
      </w:r>
      <w:r w:rsidRPr="00922713">
        <w:rPr>
          <w:rFonts w:ascii="Arial" w:hAnsi="Arial" w:cs="Arial"/>
          <w:sz w:val="22"/>
          <w:szCs w:val="22"/>
          <w:lang w:val="fi-FI"/>
          <w:rPrChange w:id="1367" w:author="Syahrani Rachmawati Sadino" w:date="2025-01-31T14:35:00Z">
            <w:rPr>
              <w:rFonts w:asciiTheme="minorBidi" w:hAnsiTheme="minorBidi" w:cstheme="minorBidi"/>
              <w:sz w:val="22"/>
              <w:szCs w:val="22"/>
              <w:lang w:val="fi-FI"/>
            </w:rPr>
          </w:rPrChange>
        </w:rPr>
        <w:t xml:space="preserve">, Berkas Elektronik dan/atau dokumen, data lainnya yang dibutuhkan </w:t>
      </w:r>
      <w:r w:rsidRPr="00922713">
        <w:rPr>
          <w:rFonts w:ascii="Arial" w:hAnsi="Arial" w:cs="Arial"/>
          <w:b/>
          <w:sz w:val="22"/>
          <w:szCs w:val="22"/>
          <w:lang w:val="fi-FI"/>
          <w:rPrChange w:id="1368" w:author="Syahrani Rachmawati Sadino" w:date="2025-01-31T14:35:00Z">
            <w:rPr>
              <w:rFonts w:asciiTheme="minorBidi" w:hAnsiTheme="minorBidi" w:cstheme="minorBidi"/>
              <w:b/>
              <w:sz w:val="22"/>
              <w:szCs w:val="22"/>
              <w:lang w:val="fi-FI"/>
            </w:rPr>
          </w:rPrChange>
        </w:rPr>
        <w:t>PIHAK PERTAMA</w:t>
      </w:r>
      <w:r w:rsidRPr="00922713">
        <w:rPr>
          <w:rFonts w:ascii="Arial" w:hAnsi="Arial" w:cs="Arial"/>
          <w:sz w:val="22"/>
          <w:szCs w:val="22"/>
          <w:lang w:val="fi-FI"/>
          <w:rPrChange w:id="1369" w:author="Syahrani Rachmawati Sadino" w:date="2025-01-31T14:35:00Z">
            <w:rPr>
              <w:rFonts w:asciiTheme="minorBidi" w:hAnsiTheme="minorBidi" w:cstheme="minorBidi"/>
              <w:sz w:val="22"/>
              <w:szCs w:val="22"/>
              <w:lang w:val="fi-FI"/>
            </w:rPr>
          </w:rPrChange>
        </w:rPr>
        <w:t xml:space="preserve"> secara benar, sah dan akurat baik melalui pertukaran data elektronik dan/atau dokumen fisik, apabila diperlukan oleh </w:t>
      </w:r>
      <w:r w:rsidRPr="00922713">
        <w:rPr>
          <w:rFonts w:ascii="Arial" w:hAnsi="Arial" w:cs="Arial"/>
          <w:b/>
          <w:sz w:val="22"/>
          <w:szCs w:val="22"/>
          <w:lang w:val="fi-FI"/>
          <w:rPrChange w:id="1370" w:author="Syahrani Rachmawati Sadino" w:date="2025-01-31T14:35:00Z">
            <w:rPr>
              <w:rFonts w:asciiTheme="minorBidi" w:hAnsiTheme="minorBidi" w:cstheme="minorBidi"/>
              <w:b/>
              <w:sz w:val="22"/>
              <w:szCs w:val="22"/>
              <w:lang w:val="fi-FI"/>
            </w:rPr>
          </w:rPrChange>
        </w:rPr>
        <w:t>PIHAK PERTAMA</w:t>
      </w:r>
      <w:r w:rsidR="005D130D" w:rsidRPr="00922713">
        <w:rPr>
          <w:rFonts w:ascii="Arial" w:hAnsi="Arial" w:cs="Arial"/>
          <w:sz w:val="22"/>
          <w:szCs w:val="22"/>
          <w:lang w:val="fi-FI"/>
          <w:rPrChange w:id="1371" w:author="Syahrani Rachmawati Sadino" w:date="2025-01-31T14:35:00Z">
            <w:rPr>
              <w:rFonts w:asciiTheme="minorBidi" w:hAnsiTheme="minorBidi" w:cstheme="minorBidi"/>
              <w:sz w:val="22"/>
              <w:szCs w:val="22"/>
              <w:lang w:val="fi-FI"/>
            </w:rPr>
          </w:rPrChange>
        </w:rPr>
        <w:t>.</w:t>
      </w:r>
    </w:p>
    <w:p w14:paraId="35CB32DE" w14:textId="01142AFC" w:rsidR="008B14A0" w:rsidRPr="00922713" w:rsidRDefault="008B14A0">
      <w:pPr>
        <w:pStyle w:val="BodyText"/>
        <w:numPr>
          <w:ilvl w:val="0"/>
          <w:numId w:val="17"/>
        </w:numPr>
        <w:tabs>
          <w:tab w:val="clear" w:pos="964"/>
        </w:tabs>
        <w:spacing w:after="0" w:line="276" w:lineRule="auto"/>
        <w:ind w:left="851" w:hanging="425"/>
        <w:rPr>
          <w:rFonts w:ascii="Arial" w:hAnsi="Arial" w:cs="Arial"/>
          <w:sz w:val="22"/>
          <w:szCs w:val="22"/>
          <w:lang w:val="fi-FI"/>
          <w:rPrChange w:id="1372" w:author="Syahrani Rachmawati Sadino" w:date="2025-01-31T14:35:00Z">
            <w:rPr>
              <w:rFonts w:asciiTheme="minorBidi" w:hAnsiTheme="minorBidi" w:cstheme="minorBidi"/>
              <w:sz w:val="22"/>
              <w:szCs w:val="22"/>
              <w:lang w:val="fi-FI"/>
            </w:rPr>
          </w:rPrChange>
        </w:rPr>
        <w:pPrChange w:id="1373" w:author="Syahrani Rachmawati Sadino" w:date="2025-01-31T15:00:00Z">
          <w:pPr>
            <w:pStyle w:val="BodyText"/>
            <w:numPr>
              <w:ilvl w:val="0"/>
              <w:numId w:val="17"/>
            </w:numPr>
            <w:tabs>
              <w:tab w:val="clear" w:pos="4560"/>
              <w:tab w:val="num" w:pos="964"/>
            </w:tabs>
            <w:spacing w:after="0" w:line="276" w:lineRule="auto"/>
            <w:ind w:left="851" w:hanging="425"/>
          </w:pPr>
        </w:pPrChange>
      </w:pPr>
      <w:r w:rsidRPr="00922713">
        <w:rPr>
          <w:rFonts w:ascii="Arial" w:hAnsi="Arial" w:cs="Arial"/>
          <w:sz w:val="22"/>
          <w:szCs w:val="22"/>
          <w:lang w:val="fi-FI"/>
          <w:rPrChange w:id="1374" w:author="Syahrani Rachmawati Sadino" w:date="2025-01-31T14:35:00Z">
            <w:rPr>
              <w:rFonts w:asciiTheme="minorBidi" w:hAnsiTheme="minorBidi" w:cstheme="minorBidi"/>
              <w:sz w:val="22"/>
              <w:szCs w:val="22"/>
              <w:lang w:val="fi-FI"/>
            </w:rPr>
          </w:rPrChange>
        </w:rPr>
        <w:lastRenderedPageBreak/>
        <w:t xml:space="preserve">Melakukan penyimpanan berkas dokumen fisik serta Berkas Elektronik dan/atau dokumen yang telah dikirimkan kepada </w:t>
      </w:r>
      <w:r w:rsidRPr="00922713">
        <w:rPr>
          <w:rFonts w:ascii="Arial" w:hAnsi="Arial" w:cs="Arial"/>
          <w:b/>
          <w:sz w:val="22"/>
          <w:szCs w:val="22"/>
          <w:lang w:val="fi-FI"/>
          <w:rPrChange w:id="1375" w:author="Syahrani Rachmawati Sadino" w:date="2025-01-31T14:35:00Z">
            <w:rPr>
              <w:rFonts w:asciiTheme="minorBidi" w:hAnsiTheme="minorBidi" w:cstheme="minorBidi"/>
              <w:b/>
              <w:sz w:val="22"/>
              <w:szCs w:val="22"/>
              <w:lang w:val="fi-FI"/>
            </w:rPr>
          </w:rPrChange>
        </w:rPr>
        <w:t xml:space="preserve">PIHAK PERTAMA </w:t>
      </w:r>
      <w:r w:rsidRPr="00922713">
        <w:rPr>
          <w:rFonts w:ascii="Arial" w:hAnsi="Arial" w:cs="Arial"/>
          <w:sz w:val="22"/>
          <w:szCs w:val="22"/>
          <w:lang w:val="fi-FI"/>
          <w:rPrChange w:id="1376" w:author="Syahrani Rachmawati Sadino" w:date="2025-01-31T14:35:00Z">
            <w:rPr>
              <w:rFonts w:asciiTheme="minorBidi" w:hAnsiTheme="minorBidi" w:cstheme="minorBidi"/>
              <w:sz w:val="22"/>
              <w:szCs w:val="22"/>
              <w:lang w:val="fi-FI"/>
            </w:rPr>
          </w:rPrChange>
        </w:rPr>
        <w:t>selama 5 (lima) tahun</w:t>
      </w:r>
      <w:r w:rsidRPr="00922713">
        <w:rPr>
          <w:rFonts w:ascii="Arial" w:hAnsi="Arial" w:cs="Arial"/>
          <w:b/>
          <w:sz w:val="22"/>
          <w:szCs w:val="22"/>
          <w:lang w:val="fi-FI"/>
          <w:rPrChange w:id="1377" w:author="Syahrani Rachmawati Sadino" w:date="2025-01-31T14:35:00Z">
            <w:rPr>
              <w:rFonts w:asciiTheme="minorBidi" w:hAnsiTheme="minorBidi" w:cstheme="minorBidi"/>
              <w:b/>
              <w:sz w:val="22"/>
              <w:szCs w:val="22"/>
              <w:lang w:val="fi-FI"/>
            </w:rPr>
          </w:rPrChange>
        </w:rPr>
        <w:t xml:space="preserve"> </w:t>
      </w:r>
      <w:r w:rsidRPr="00922713">
        <w:rPr>
          <w:rFonts w:ascii="Arial" w:hAnsi="Arial" w:cs="Arial"/>
          <w:sz w:val="22"/>
          <w:szCs w:val="22"/>
          <w:lang w:val="fi-FI"/>
          <w:rPrChange w:id="1378" w:author="Syahrani Rachmawati Sadino" w:date="2025-01-31T14:35:00Z">
            <w:rPr>
              <w:rFonts w:asciiTheme="minorBidi" w:hAnsiTheme="minorBidi" w:cstheme="minorBidi"/>
              <w:sz w:val="22"/>
              <w:szCs w:val="22"/>
              <w:lang w:val="fi-FI"/>
            </w:rPr>
          </w:rPrChange>
        </w:rPr>
        <w:t>sejak Bulan Pelayanan</w:t>
      </w:r>
      <w:r w:rsidR="005D130D" w:rsidRPr="00922713">
        <w:rPr>
          <w:rFonts w:ascii="Arial" w:hAnsi="Arial" w:cs="Arial"/>
          <w:sz w:val="22"/>
          <w:szCs w:val="22"/>
          <w:lang w:val="fi-FI"/>
          <w:rPrChange w:id="1379" w:author="Syahrani Rachmawati Sadino" w:date="2025-01-31T14:35:00Z">
            <w:rPr>
              <w:rFonts w:asciiTheme="minorBidi" w:hAnsiTheme="minorBidi" w:cstheme="minorBidi"/>
              <w:sz w:val="22"/>
              <w:szCs w:val="22"/>
              <w:lang w:val="fi-FI"/>
            </w:rPr>
          </w:rPrChange>
        </w:rPr>
        <w:t>.</w:t>
      </w:r>
      <w:r w:rsidRPr="00922713">
        <w:rPr>
          <w:rFonts w:ascii="Arial" w:hAnsi="Arial" w:cs="Arial"/>
          <w:sz w:val="22"/>
          <w:szCs w:val="22"/>
          <w:lang w:val="fi-FI"/>
          <w:rPrChange w:id="1380" w:author="Syahrani Rachmawati Sadino" w:date="2025-01-31T14:35:00Z">
            <w:rPr>
              <w:rFonts w:asciiTheme="minorBidi" w:hAnsiTheme="minorBidi" w:cstheme="minorBidi"/>
              <w:sz w:val="22"/>
              <w:szCs w:val="22"/>
              <w:lang w:val="fi-FI"/>
            </w:rPr>
          </w:rPrChange>
        </w:rPr>
        <w:t xml:space="preserve"> </w:t>
      </w:r>
    </w:p>
    <w:p w14:paraId="4F6B45A4" w14:textId="421CA8F6" w:rsidR="008B14A0" w:rsidRPr="00922713" w:rsidRDefault="00FB1681">
      <w:pPr>
        <w:pStyle w:val="BodyText"/>
        <w:numPr>
          <w:ilvl w:val="0"/>
          <w:numId w:val="17"/>
        </w:numPr>
        <w:tabs>
          <w:tab w:val="clear" w:pos="964"/>
        </w:tabs>
        <w:spacing w:after="0" w:line="276" w:lineRule="auto"/>
        <w:ind w:left="851" w:hanging="425"/>
        <w:rPr>
          <w:rFonts w:ascii="Arial" w:hAnsi="Arial" w:cs="Arial"/>
          <w:sz w:val="22"/>
          <w:szCs w:val="22"/>
          <w:lang w:val="fi-FI"/>
          <w:rPrChange w:id="1381" w:author="Syahrani Rachmawati Sadino" w:date="2025-01-31T14:35:00Z">
            <w:rPr>
              <w:rFonts w:asciiTheme="minorBidi" w:hAnsiTheme="minorBidi" w:cstheme="minorBidi"/>
              <w:sz w:val="22"/>
              <w:szCs w:val="22"/>
              <w:lang w:val="fi-FI"/>
            </w:rPr>
          </w:rPrChange>
        </w:rPr>
        <w:pPrChange w:id="1382" w:author="Syahrani Rachmawati Sadino" w:date="2025-01-31T15:00:00Z">
          <w:pPr>
            <w:pStyle w:val="BodyText"/>
            <w:numPr>
              <w:ilvl w:val="0"/>
              <w:numId w:val="17"/>
            </w:numPr>
            <w:tabs>
              <w:tab w:val="clear" w:pos="4560"/>
              <w:tab w:val="num" w:pos="964"/>
            </w:tabs>
            <w:spacing w:after="0" w:line="276" w:lineRule="auto"/>
            <w:ind w:left="851" w:hanging="425"/>
          </w:pPr>
        </w:pPrChange>
      </w:pPr>
      <w:r w:rsidRPr="00922713">
        <w:rPr>
          <w:rFonts w:ascii="Arial" w:hAnsi="Arial" w:cs="Arial"/>
          <w:sz w:val="22"/>
          <w:szCs w:val="22"/>
          <w:lang w:val="fi-FI"/>
          <w:rPrChange w:id="1383" w:author="Syahrani Rachmawati Sadino" w:date="2025-01-31T14:35:00Z">
            <w:rPr>
              <w:rFonts w:asciiTheme="minorBidi" w:hAnsiTheme="minorBidi" w:cstheme="minorBidi"/>
              <w:sz w:val="22"/>
              <w:szCs w:val="22"/>
              <w:lang w:val="fi-FI"/>
            </w:rPr>
          </w:rPrChange>
        </w:rPr>
        <w:t xml:space="preserve">Membuat dan menyampaikan kepada </w:t>
      </w:r>
      <w:r w:rsidRPr="00922713">
        <w:rPr>
          <w:rFonts w:ascii="Arial" w:hAnsi="Arial" w:cs="Arial"/>
          <w:b/>
          <w:sz w:val="22"/>
          <w:szCs w:val="22"/>
          <w:lang w:val="fi-FI"/>
          <w:rPrChange w:id="1384" w:author="Syahrani Rachmawati Sadino" w:date="2025-01-31T14:35:00Z">
            <w:rPr>
              <w:rFonts w:asciiTheme="minorBidi" w:hAnsiTheme="minorBidi" w:cstheme="minorBidi"/>
              <w:b/>
              <w:sz w:val="22"/>
              <w:szCs w:val="22"/>
              <w:lang w:val="fi-FI"/>
            </w:rPr>
          </w:rPrChange>
        </w:rPr>
        <w:t>PIHAK PERTAMA</w:t>
      </w:r>
      <w:r w:rsidRPr="00922713">
        <w:rPr>
          <w:rFonts w:ascii="Arial" w:hAnsi="Arial" w:cs="Arial"/>
          <w:sz w:val="22"/>
          <w:szCs w:val="22"/>
          <w:lang w:val="fi-FI"/>
          <w:rPrChange w:id="1385" w:author="Syahrani Rachmawati Sadino" w:date="2025-01-31T14:35:00Z">
            <w:rPr>
              <w:rFonts w:asciiTheme="minorBidi" w:hAnsiTheme="minorBidi" w:cstheme="minorBidi"/>
              <w:sz w:val="22"/>
              <w:szCs w:val="22"/>
              <w:lang w:val="fi-FI"/>
            </w:rPr>
          </w:rPrChange>
        </w:rPr>
        <w:t xml:space="preserve"> laporan bulanan yang mencakup pencatatan atas fasilitas </w:t>
      </w:r>
      <w:r w:rsidRPr="00922713">
        <w:rPr>
          <w:rFonts w:ascii="Arial" w:hAnsi="Arial" w:cs="Arial"/>
          <w:b/>
          <w:sz w:val="22"/>
          <w:szCs w:val="22"/>
          <w:lang w:val="fi-FI"/>
          <w:rPrChange w:id="1386" w:author="Syahrani Rachmawati Sadino" w:date="2025-01-31T14:35:00Z">
            <w:rPr>
              <w:rFonts w:asciiTheme="minorBidi" w:hAnsiTheme="minorBidi" w:cstheme="minorBidi"/>
              <w:b/>
              <w:sz w:val="22"/>
              <w:szCs w:val="22"/>
              <w:lang w:val="fi-FI"/>
            </w:rPr>
          </w:rPrChange>
        </w:rPr>
        <w:t>PIHAK KEDUA</w:t>
      </w:r>
      <w:r w:rsidRPr="00922713">
        <w:rPr>
          <w:rFonts w:ascii="Arial" w:hAnsi="Arial" w:cs="Arial"/>
          <w:sz w:val="22"/>
          <w:szCs w:val="22"/>
          <w:lang w:val="fi-FI"/>
          <w:rPrChange w:id="1387" w:author="Syahrani Rachmawati Sadino" w:date="2025-01-31T14:35:00Z">
            <w:rPr>
              <w:rFonts w:asciiTheme="minorBidi" w:hAnsiTheme="minorBidi" w:cstheme="minorBidi"/>
              <w:sz w:val="22"/>
              <w:szCs w:val="22"/>
              <w:lang w:val="fi-FI"/>
            </w:rPr>
          </w:rPrChange>
        </w:rPr>
        <w:t>, jumlah kunjungan Peserta</w:t>
      </w:r>
      <w:r w:rsidRPr="00922713">
        <w:rPr>
          <w:rFonts w:ascii="Arial" w:hAnsi="Arial" w:cs="Arial"/>
          <w:sz w:val="22"/>
          <w:szCs w:val="22"/>
          <w:lang w:val="id-ID"/>
          <w:rPrChange w:id="1388" w:author="Syahrani Rachmawati Sadino" w:date="2025-01-31T14:35:00Z">
            <w:rPr>
              <w:rFonts w:asciiTheme="minorBidi" w:hAnsiTheme="minorBidi" w:cstheme="minorBidi"/>
              <w:sz w:val="22"/>
              <w:szCs w:val="22"/>
              <w:lang w:val="id-ID"/>
            </w:rPr>
          </w:rPrChange>
        </w:rPr>
        <w:t xml:space="preserve"> </w:t>
      </w:r>
      <w:r w:rsidR="00457E9E" w:rsidRPr="00922713">
        <w:rPr>
          <w:rFonts w:ascii="Arial" w:hAnsi="Arial" w:cs="Arial"/>
          <w:sz w:val="22"/>
          <w:szCs w:val="22"/>
          <w:lang w:val="id-ID"/>
          <w:rPrChange w:id="1389" w:author="Syahrani Rachmawati Sadino" w:date="2025-01-31T14:35:00Z">
            <w:rPr>
              <w:rFonts w:asciiTheme="minorBidi" w:hAnsiTheme="minorBidi" w:cstheme="minorBidi"/>
              <w:sz w:val="22"/>
              <w:szCs w:val="22"/>
              <w:lang w:val="id-ID"/>
            </w:rPr>
          </w:rPrChange>
        </w:rPr>
        <w:t>BRI Life</w:t>
      </w:r>
      <w:r w:rsidRPr="00922713">
        <w:rPr>
          <w:rFonts w:ascii="Arial" w:hAnsi="Arial" w:cs="Arial"/>
          <w:sz w:val="22"/>
          <w:szCs w:val="22"/>
          <w:lang w:val="fi-FI"/>
          <w:rPrChange w:id="1390" w:author="Syahrani Rachmawati Sadino" w:date="2025-01-31T14:35:00Z">
            <w:rPr>
              <w:rFonts w:asciiTheme="minorBidi" w:hAnsiTheme="minorBidi" w:cstheme="minorBidi"/>
              <w:sz w:val="22"/>
              <w:szCs w:val="22"/>
              <w:lang w:val="fi-FI"/>
            </w:rPr>
          </w:rPrChange>
        </w:rPr>
        <w:t>, tingkat kepuasan Peserta, termasuk Resume Rekam Medis dan rujukan yang diberikan kepada Peserta serta bukti pelayanan Peserta</w:t>
      </w:r>
      <w:r w:rsidRPr="00922713">
        <w:rPr>
          <w:rFonts w:ascii="Arial" w:hAnsi="Arial" w:cs="Arial"/>
          <w:bCs/>
          <w:sz w:val="22"/>
          <w:szCs w:val="22"/>
          <w:lang w:val="fi-FI"/>
          <w:rPrChange w:id="1391" w:author="Syahrani Rachmawati Sadino" w:date="2025-01-31T14:35:00Z">
            <w:rPr>
              <w:rFonts w:asciiTheme="minorBidi" w:hAnsiTheme="minorBidi" w:cstheme="minorBidi"/>
              <w:bCs/>
              <w:sz w:val="22"/>
              <w:szCs w:val="22"/>
              <w:lang w:val="fi-FI"/>
            </w:rPr>
          </w:rPrChange>
        </w:rPr>
        <w:t xml:space="preserve"> </w:t>
      </w:r>
      <w:r w:rsidR="00457E9E" w:rsidRPr="00922713">
        <w:rPr>
          <w:rFonts w:ascii="Arial" w:hAnsi="Arial" w:cs="Arial"/>
          <w:bCs/>
          <w:sz w:val="22"/>
          <w:szCs w:val="22"/>
          <w:lang w:val="fi-FI"/>
          <w:rPrChange w:id="1392" w:author="Syahrani Rachmawati Sadino" w:date="2025-01-31T14:35:00Z">
            <w:rPr>
              <w:rFonts w:asciiTheme="minorBidi" w:hAnsiTheme="minorBidi" w:cstheme="minorBidi"/>
              <w:bCs/>
              <w:sz w:val="22"/>
              <w:szCs w:val="22"/>
              <w:lang w:val="fi-FI"/>
            </w:rPr>
          </w:rPrChange>
        </w:rPr>
        <w:t>BRI Life</w:t>
      </w:r>
      <w:r w:rsidRPr="00922713">
        <w:rPr>
          <w:rFonts w:ascii="Arial" w:hAnsi="Arial" w:cs="Arial"/>
          <w:sz w:val="22"/>
          <w:szCs w:val="22"/>
          <w:lang w:val="fi-FI"/>
          <w:rPrChange w:id="1393" w:author="Syahrani Rachmawati Sadino" w:date="2025-01-31T14:35:00Z">
            <w:rPr>
              <w:rFonts w:asciiTheme="minorBidi" w:hAnsiTheme="minorBidi" w:cstheme="minorBidi"/>
              <w:sz w:val="22"/>
              <w:szCs w:val="22"/>
              <w:lang w:val="fi-FI"/>
            </w:rPr>
          </w:rPrChange>
        </w:rPr>
        <w:t xml:space="preserve">, dengan tata cara pelaporan sebagaimana diatur dalam </w:t>
      </w:r>
      <w:r w:rsidRPr="00922713">
        <w:rPr>
          <w:rFonts w:ascii="Arial" w:hAnsi="Arial" w:cs="Arial"/>
          <w:b/>
          <w:sz w:val="22"/>
          <w:szCs w:val="22"/>
          <w:lang w:val="fi-FI"/>
          <w:rPrChange w:id="1394" w:author="Syahrani Rachmawati Sadino" w:date="2025-01-31T14:35:00Z">
            <w:rPr>
              <w:rFonts w:asciiTheme="minorBidi" w:hAnsiTheme="minorBidi" w:cstheme="minorBidi"/>
              <w:b/>
              <w:sz w:val="22"/>
              <w:szCs w:val="22"/>
              <w:lang w:val="fi-FI"/>
            </w:rPr>
          </w:rPrChange>
        </w:rPr>
        <w:t>Lampiran</w:t>
      </w:r>
      <w:r w:rsidR="00070054" w:rsidRPr="00922713">
        <w:rPr>
          <w:rFonts w:ascii="Arial" w:hAnsi="Arial" w:cs="Arial"/>
          <w:b/>
          <w:sz w:val="22"/>
          <w:szCs w:val="22"/>
          <w:lang w:val="fi-FI"/>
          <w:rPrChange w:id="1395" w:author="Syahrani Rachmawati Sadino" w:date="2025-01-31T14:35:00Z">
            <w:rPr>
              <w:rFonts w:asciiTheme="minorBidi" w:hAnsiTheme="minorBidi" w:cstheme="minorBidi"/>
              <w:b/>
              <w:sz w:val="22"/>
              <w:szCs w:val="22"/>
              <w:lang w:val="fi-FI"/>
            </w:rPr>
          </w:rPrChange>
        </w:rPr>
        <w:t xml:space="preserve"> 1</w:t>
      </w:r>
      <w:r w:rsidRPr="00922713">
        <w:rPr>
          <w:rFonts w:ascii="Arial" w:hAnsi="Arial" w:cs="Arial"/>
          <w:b/>
          <w:sz w:val="22"/>
          <w:szCs w:val="22"/>
          <w:lang w:val="fi-FI"/>
          <w:rPrChange w:id="1396" w:author="Syahrani Rachmawati Sadino" w:date="2025-01-31T14:35:00Z">
            <w:rPr>
              <w:rFonts w:asciiTheme="minorBidi" w:hAnsiTheme="minorBidi" w:cstheme="minorBidi"/>
              <w:b/>
              <w:sz w:val="22"/>
              <w:szCs w:val="22"/>
              <w:lang w:val="fi-FI"/>
            </w:rPr>
          </w:rPrChange>
        </w:rPr>
        <w:t xml:space="preserve"> </w:t>
      </w:r>
      <w:r w:rsidRPr="00922713">
        <w:rPr>
          <w:rFonts w:ascii="Arial" w:hAnsi="Arial" w:cs="Arial"/>
          <w:sz w:val="22"/>
          <w:szCs w:val="22"/>
          <w:lang w:val="fi-FI"/>
          <w:rPrChange w:id="1397" w:author="Syahrani Rachmawati Sadino" w:date="2025-01-31T14:35:00Z">
            <w:rPr>
              <w:rFonts w:asciiTheme="minorBidi" w:hAnsiTheme="minorBidi" w:cstheme="minorBidi"/>
              <w:sz w:val="22"/>
              <w:szCs w:val="22"/>
              <w:lang w:val="fi-FI"/>
            </w:rPr>
          </w:rPrChange>
        </w:rPr>
        <w:t xml:space="preserve">Perjanjian ini, apabila diperlukan oleh </w:t>
      </w:r>
      <w:r w:rsidRPr="00922713">
        <w:rPr>
          <w:rFonts w:ascii="Arial" w:hAnsi="Arial" w:cs="Arial"/>
          <w:b/>
          <w:sz w:val="22"/>
          <w:szCs w:val="22"/>
          <w:lang w:val="fi-FI"/>
          <w:rPrChange w:id="1398" w:author="Syahrani Rachmawati Sadino" w:date="2025-01-31T14:35:00Z">
            <w:rPr>
              <w:rFonts w:asciiTheme="minorBidi" w:hAnsiTheme="minorBidi" w:cstheme="minorBidi"/>
              <w:b/>
              <w:sz w:val="22"/>
              <w:szCs w:val="22"/>
              <w:lang w:val="fi-FI"/>
            </w:rPr>
          </w:rPrChange>
        </w:rPr>
        <w:t>PIHAK PERTAMA</w:t>
      </w:r>
      <w:r w:rsidR="005D130D" w:rsidRPr="00922713">
        <w:rPr>
          <w:rFonts w:ascii="Arial" w:hAnsi="Arial" w:cs="Arial"/>
          <w:sz w:val="22"/>
          <w:szCs w:val="22"/>
          <w:lang w:val="fi-FI"/>
          <w:rPrChange w:id="1399" w:author="Syahrani Rachmawati Sadino" w:date="2025-01-31T14:35:00Z">
            <w:rPr>
              <w:rFonts w:asciiTheme="minorBidi" w:hAnsiTheme="minorBidi" w:cstheme="minorBidi"/>
              <w:sz w:val="22"/>
              <w:szCs w:val="22"/>
              <w:lang w:val="fi-FI"/>
            </w:rPr>
          </w:rPrChange>
        </w:rPr>
        <w:t>.</w:t>
      </w:r>
    </w:p>
    <w:p w14:paraId="615B79FF" w14:textId="18171FEC" w:rsidR="008B14A0" w:rsidRPr="00922713" w:rsidRDefault="008B14A0">
      <w:pPr>
        <w:pStyle w:val="BodyText"/>
        <w:numPr>
          <w:ilvl w:val="0"/>
          <w:numId w:val="17"/>
        </w:numPr>
        <w:tabs>
          <w:tab w:val="clear" w:pos="964"/>
        </w:tabs>
        <w:spacing w:after="0" w:line="276" w:lineRule="auto"/>
        <w:ind w:left="851" w:hanging="425"/>
        <w:rPr>
          <w:rFonts w:ascii="Arial" w:hAnsi="Arial" w:cs="Arial"/>
          <w:b/>
          <w:sz w:val="22"/>
          <w:szCs w:val="22"/>
          <w:lang w:val="fi-FI"/>
          <w:rPrChange w:id="1400" w:author="Syahrani Rachmawati Sadino" w:date="2025-01-31T14:35:00Z">
            <w:rPr>
              <w:rFonts w:asciiTheme="minorBidi" w:hAnsiTheme="minorBidi" w:cstheme="minorBidi"/>
              <w:b/>
              <w:sz w:val="22"/>
              <w:szCs w:val="22"/>
              <w:highlight w:val="yellow"/>
              <w:lang w:val="fi-FI"/>
            </w:rPr>
          </w:rPrChange>
        </w:rPr>
        <w:pPrChange w:id="1401" w:author="Syahrani Rachmawati Sadino" w:date="2025-01-31T15:00:00Z">
          <w:pPr>
            <w:pStyle w:val="BodyText"/>
            <w:numPr>
              <w:ilvl w:val="0"/>
              <w:numId w:val="17"/>
            </w:numPr>
            <w:tabs>
              <w:tab w:val="clear" w:pos="4560"/>
              <w:tab w:val="num" w:pos="964"/>
            </w:tabs>
            <w:spacing w:after="0" w:line="276" w:lineRule="auto"/>
            <w:ind w:left="851" w:hanging="425"/>
          </w:pPr>
        </w:pPrChange>
      </w:pPr>
      <w:r w:rsidRPr="00922713">
        <w:rPr>
          <w:rFonts w:ascii="Arial" w:hAnsi="Arial" w:cs="Arial"/>
          <w:sz w:val="22"/>
          <w:szCs w:val="22"/>
          <w:lang w:val="fi-FI"/>
          <w:rPrChange w:id="1402" w:author="Syahrani Rachmawati Sadino" w:date="2025-01-31T14:35:00Z">
            <w:rPr>
              <w:rFonts w:asciiTheme="minorBidi" w:hAnsiTheme="minorBidi" w:cstheme="minorBidi"/>
              <w:sz w:val="22"/>
              <w:szCs w:val="22"/>
              <w:highlight w:val="yellow"/>
              <w:lang w:val="fi-FI"/>
            </w:rPr>
          </w:rPrChange>
        </w:rPr>
        <w:t>Mengakses</w:t>
      </w:r>
      <w:r w:rsidRPr="00922713">
        <w:rPr>
          <w:rFonts w:ascii="Arial" w:hAnsi="Arial" w:cs="Arial"/>
          <w:sz w:val="22"/>
          <w:szCs w:val="22"/>
          <w:lang w:val="id-ID"/>
          <w:rPrChange w:id="1403" w:author="Syahrani Rachmawati Sadino" w:date="2025-01-31T14:35:00Z">
            <w:rPr>
              <w:rFonts w:asciiTheme="minorBidi" w:hAnsiTheme="minorBidi" w:cstheme="minorBidi"/>
              <w:sz w:val="22"/>
              <w:szCs w:val="22"/>
              <w:highlight w:val="yellow"/>
              <w:lang w:val="id-ID"/>
            </w:rPr>
          </w:rPrChange>
        </w:rPr>
        <w:t xml:space="preserve"> dan menggunakan aplikasi </w:t>
      </w:r>
      <w:r w:rsidRPr="00922713">
        <w:rPr>
          <w:rFonts w:ascii="Arial" w:hAnsi="Arial" w:cs="Arial"/>
          <w:b/>
          <w:sz w:val="22"/>
          <w:szCs w:val="22"/>
          <w:lang w:val="id-ID"/>
          <w:rPrChange w:id="1404" w:author="Syahrani Rachmawati Sadino" w:date="2025-01-31T14:35:00Z">
            <w:rPr>
              <w:rFonts w:asciiTheme="minorBidi" w:hAnsiTheme="minorBidi" w:cstheme="minorBidi"/>
              <w:b/>
              <w:sz w:val="22"/>
              <w:szCs w:val="22"/>
              <w:highlight w:val="yellow"/>
              <w:lang w:val="id-ID"/>
            </w:rPr>
          </w:rPrChange>
        </w:rPr>
        <w:t>PIHAK PERTAMA</w:t>
      </w:r>
      <w:r w:rsidRPr="00922713">
        <w:rPr>
          <w:rFonts w:ascii="Arial" w:hAnsi="Arial" w:cs="Arial"/>
          <w:sz w:val="22"/>
          <w:szCs w:val="22"/>
          <w:lang w:val="id-ID"/>
          <w:rPrChange w:id="1405" w:author="Syahrani Rachmawati Sadino" w:date="2025-01-31T14:35:00Z">
            <w:rPr>
              <w:rFonts w:asciiTheme="minorBidi" w:hAnsiTheme="minorBidi" w:cstheme="minorBidi"/>
              <w:sz w:val="22"/>
              <w:szCs w:val="22"/>
              <w:highlight w:val="yellow"/>
              <w:lang w:val="id-ID"/>
            </w:rPr>
          </w:rPrChange>
        </w:rPr>
        <w:t xml:space="preserve"> untuk kepentingan pelayanan kesehatan Peserta </w:t>
      </w:r>
      <w:r w:rsidR="00457E9E" w:rsidRPr="00922713">
        <w:rPr>
          <w:rFonts w:ascii="Arial" w:hAnsi="Arial" w:cs="Arial"/>
          <w:sz w:val="22"/>
          <w:szCs w:val="22"/>
          <w:lang w:val="id-ID"/>
          <w:rPrChange w:id="1406" w:author="Syahrani Rachmawati Sadino" w:date="2025-01-31T14:35:00Z">
            <w:rPr>
              <w:rFonts w:asciiTheme="minorBidi" w:hAnsiTheme="minorBidi" w:cstheme="minorBidi"/>
              <w:sz w:val="22"/>
              <w:szCs w:val="22"/>
              <w:highlight w:val="yellow"/>
              <w:lang w:val="id-ID"/>
            </w:rPr>
          </w:rPrChange>
        </w:rPr>
        <w:t>BRI Life</w:t>
      </w:r>
      <w:r w:rsidRPr="00922713">
        <w:rPr>
          <w:rFonts w:ascii="Arial" w:hAnsi="Arial" w:cs="Arial"/>
          <w:sz w:val="22"/>
          <w:szCs w:val="22"/>
          <w:lang w:val="id-ID"/>
          <w:rPrChange w:id="1407" w:author="Syahrani Rachmawati Sadino" w:date="2025-01-31T14:35:00Z">
            <w:rPr>
              <w:rFonts w:asciiTheme="minorBidi" w:hAnsiTheme="minorBidi" w:cstheme="minorBidi"/>
              <w:sz w:val="22"/>
              <w:szCs w:val="22"/>
              <w:highlight w:val="yellow"/>
              <w:lang w:val="id-ID"/>
            </w:rPr>
          </w:rPrChange>
        </w:rPr>
        <w:t xml:space="preserve"> yang terdiri dari </w:t>
      </w:r>
      <w:r w:rsidR="00E47668" w:rsidRPr="00922713">
        <w:rPr>
          <w:rFonts w:ascii="Arial" w:hAnsi="Arial" w:cs="Arial"/>
          <w:sz w:val="22"/>
          <w:szCs w:val="22"/>
          <w:lang w:val="fi-FI"/>
          <w:rPrChange w:id="1408" w:author="Syahrani Rachmawati Sadino" w:date="2025-01-31T14:35:00Z">
            <w:rPr>
              <w:rFonts w:asciiTheme="minorBidi" w:hAnsiTheme="minorBidi" w:cstheme="minorBidi"/>
              <w:sz w:val="22"/>
              <w:szCs w:val="22"/>
              <w:highlight w:val="yellow"/>
              <w:lang w:val="fi-FI"/>
            </w:rPr>
          </w:rPrChange>
        </w:rPr>
        <w:t>BRILIFE-Care</w:t>
      </w:r>
      <w:r w:rsidR="005D130D" w:rsidRPr="00922713">
        <w:rPr>
          <w:rFonts w:ascii="Arial" w:hAnsi="Arial" w:cs="Arial"/>
          <w:sz w:val="22"/>
          <w:szCs w:val="22"/>
          <w:lang w:val="fi-FI"/>
          <w:rPrChange w:id="1409" w:author="Syahrani Rachmawati Sadino" w:date="2025-01-31T14:35:00Z">
            <w:rPr>
              <w:rFonts w:asciiTheme="minorBidi" w:hAnsiTheme="minorBidi" w:cstheme="minorBidi"/>
              <w:sz w:val="22"/>
              <w:szCs w:val="22"/>
              <w:highlight w:val="yellow"/>
              <w:lang w:val="fi-FI"/>
            </w:rPr>
          </w:rPrChange>
        </w:rPr>
        <w:t>.</w:t>
      </w:r>
    </w:p>
    <w:p w14:paraId="0D64082D" w14:textId="37293212" w:rsidR="00531404" w:rsidRPr="00922713" w:rsidRDefault="00FB1681">
      <w:pPr>
        <w:pStyle w:val="BodyText"/>
        <w:numPr>
          <w:ilvl w:val="0"/>
          <w:numId w:val="17"/>
        </w:numPr>
        <w:tabs>
          <w:tab w:val="clear" w:pos="964"/>
        </w:tabs>
        <w:spacing w:after="0" w:line="276" w:lineRule="auto"/>
        <w:ind w:left="851" w:hanging="425"/>
        <w:rPr>
          <w:rFonts w:ascii="Arial" w:hAnsi="Arial" w:cs="Arial"/>
          <w:b/>
          <w:sz w:val="22"/>
          <w:szCs w:val="22"/>
          <w:lang w:val="fi-FI"/>
          <w:rPrChange w:id="1410" w:author="Syahrani Rachmawati Sadino" w:date="2025-01-31T14:35:00Z">
            <w:rPr>
              <w:rFonts w:asciiTheme="minorBidi" w:hAnsiTheme="minorBidi" w:cstheme="minorBidi"/>
              <w:b/>
              <w:sz w:val="22"/>
              <w:szCs w:val="22"/>
              <w:lang w:val="fi-FI"/>
            </w:rPr>
          </w:rPrChange>
        </w:rPr>
        <w:pPrChange w:id="1411" w:author="Syahrani Rachmawati Sadino" w:date="2025-01-31T15:00:00Z">
          <w:pPr>
            <w:pStyle w:val="BodyText"/>
            <w:numPr>
              <w:ilvl w:val="0"/>
              <w:numId w:val="17"/>
            </w:numPr>
            <w:tabs>
              <w:tab w:val="clear" w:pos="4560"/>
              <w:tab w:val="num" w:pos="964"/>
            </w:tabs>
            <w:spacing w:after="0" w:line="276" w:lineRule="auto"/>
            <w:ind w:left="851" w:hanging="425"/>
          </w:pPr>
        </w:pPrChange>
      </w:pPr>
      <w:r w:rsidRPr="00922713">
        <w:rPr>
          <w:rFonts w:ascii="Arial" w:hAnsi="Arial" w:cs="Arial"/>
          <w:sz w:val="22"/>
          <w:szCs w:val="22"/>
          <w:lang w:val="fi-FI"/>
          <w:rPrChange w:id="1412" w:author="Syahrani Rachmawati Sadino" w:date="2025-01-31T14:35:00Z">
            <w:rPr>
              <w:rFonts w:asciiTheme="minorBidi" w:hAnsiTheme="minorBidi" w:cstheme="minorBidi"/>
              <w:sz w:val="22"/>
              <w:szCs w:val="22"/>
              <w:lang w:val="fi-FI"/>
            </w:rPr>
          </w:rPrChange>
        </w:rPr>
        <w:t xml:space="preserve">Menyediakan data dan informasi secara benar dan akurat tentang fasilitas, pelayanan kesehatan dan pelayanan obat yang diberikan </w:t>
      </w:r>
      <w:r w:rsidRPr="00922713">
        <w:rPr>
          <w:rFonts w:ascii="Arial" w:hAnsi="Arial" w:cs="Arial"/>
          <w:b/>
          <w:sz w:val="22"/>
          <w:szCs w:val="22"/>
          <w:lang w:val="fi-FI"/>
          <w:rPrChange w:id="1413" w:author="Syahrani Rachmawati Sadino" w:date="2025-01-31T14:35:00Z">
            <w:rPr>
              <w:rFonts w:asciiTheme="minorBidi" w:hAnsiTheme="minorBidi" w:cstheme="minorBidi"/>
              <w:b/>
              <w:sz w:val="22"/>
              <w:szCs w:val="22"/>
              <w:lang w:val="fi-FI"/>
            </w:rPr>
          </w:rPrChange>
        </w:rPr>
        <w:t>PIHAK KEDUA</w:t>
      </w:r>
      <w:r w:rsidRPr="00922713">
        <w:rPr>
          <w:rFonts w:ascii="Arial" w:hAnsi="Arial" w:cs="Arial"/>
          <w:sz w:val="22"/>
          <w:szCs w:val="22"/>
          <w:lang w:val="fi-FI"/>
          <w:rPrChange w:id="1414" w:author="Syahrani Rachmawati Sadino" w:date="2025-01-31T14:35:00Z">
            <w:rPr>
              <w:rFonts w:asciiTheme="minorBidi" w:hAnsiTheme="minorBidi" w:cstheme="minorBidi"/>
              <w:sz w:val="22"/>
              <w:szCs w:val="22"/>
              <w:lang w:val="fi-FI"/>
            </w:rPr>
          </w:rPrChange>
        </w:rPr>
        <w:t xml:space="preserve"> kepada Peserta </w:t>
      </w:r>
      <w:r w:rsidR="00457E9E" w:rsidRPr="00922713">
        <w:rPr>
          <w:rFonts w:ascii="Arial" w:hAnsi="Arial" w:cs="Arial"/>
          <w:sz w:val="22"/>
          <w:szCs w:val="22"/>
          <w:lang w:val="fi-FI"/>
          <w:rPrChange w:id="1415" w:author="Syahrani Rachmawati Sadino" w:date="2025-01-31T14:35:00Z">
            <w:rPr>
              <w:rFonts w:asciiTheme="minorBidi" w:hAnsiTheme="minorBidi" w:cstheme="minorBidi"/>
              <w:sz w:val="22"/>
              <w:szCs w:val="22"/>
              <w:lang w:val="fi-FI"/>
            </w:rPr>
          </w:rPrChange>
        </w:rPr>
        <w:t>BRI Life</w:t>
      </w:r>
      <w:r w:rsidRPr="00922713">
        <w:rPr>
          <w:rFonts w:ascii="Arial" w:hAnsi="Arial" w:cs="Arial"/>
          <w:sz w:val="22"/>
          <w:szCs w:val="22"/>
          <w:lang w:val="fi-FI"/>
          <w:rPrChange w:id="1416" w:author="Syahrani Rachmawati Sadino" w:date="2025-01-31T14:35:00Z">
            <w:rPr>
              <w:rFonts w:asciiTheme="minorBidi" w:hAnsiTheme="minorBidi" w:cstheme="minorBidi"/>
              <w:sz w:val="22"/>
              <w:szCs w:val="22"/>
              <w:lang w:val="fi-FI"/>
            </w:rPr>
          </w:rPrChange>
        </w:rPr>
        <w:t xml:space="preserve"> terkait peninjauan yang dilakukan oleh </w:t>
      </w:r>
      <w:r w:rsidRPr="00922713">
        <w:rPr>
          <w:rFonts w:ascii="Arial" w:hAnsi="Arial" w:cs="Arial"/>
          <w:b/>
          <w:sz w:val="22"/>
          <w:szCs w:val="22"/>
          <w:lang w:val="fi-FI"/>
          <w:rPrChange w:id="1417" w:author="Syahrani Rachmawati Sadino" w:date="2025-01-31T14:35:00Z">
            <w:rPr>
              <w:rFonts w:asciiTheme="minorBidi" w:hAnsiTheme="minorBidi" w:cstheme="minorBidi"/>
              <w:b/>
              <w:sz w:val="22"/>
              <w:szCs w:val="22"/>
              <w:lang w:val="fi-FI"/>
            </w:rPr>
          </w:rPrChange>
        </w:rPr>
        <w:t>PIHAK PERTAMA</w:t>
      </w:r>
      <w:r w:rsidR="005D130D" w:rsidRPr="00922713">
        <w:rPr>
          <w:rFonts w:ascii="Arial" w:hAnsi="Arial" w:cs="Arial"/>
          <w:sz w:val="22"/>
          <w:szCs w:val="22"/>
          <w:lang w:val="id-ID"/>
          <w:rPrChange w:id="1418" w:author="Syahrani Rachmawati Sadino" w:date="2025-01-31T14:35:00Z">
            <w:rPr>
              <w:rFonts w:asciiTheme="minorBidi" w:hAnsiTheme="minorBidi" w:cstheme="minorBidi"/>
              <w:sz w:val="22"/>
              <w:szCs w:val="22"/>
              <w:lang w:val="id-ID"/>
            </w:rPr>
          </w:rPrChange>
        </w:rPr>
        <w:t>.</w:t>
      </w:r>
    </w:p>
    <w:p w14:paraId="519A6656" w14:textId="4745D6C9" w:rsidR="008B14A0" w:rsidRPr="00922713" w:rsidRDefault="008B14A0">
      <w:pPr>
        <w:pStyle w:val="BodyText"/>
        <w:numPr>
          <w:ilvl w:val="0"/>
          <w:numId w:val="17"/>
        </w:numPr>
        <w:tabs>
          <w:tab w:val="clear" w:pos="964"/>
        </w:tabs>
        <w:spacing w:after="0" w:line="276" w:lineRule="auto"/>
        <w:ind w:left="851" w:hanging="425"/>
        <w:rPr>
          <w:rFonts w:ascii="Arial" w:hAnsi="Arial" w:cs="Arial"/>
          <w:sz w:val="22"/>
          <w:szCs w:val="22"/>
          <w:lang w:val="fi-FI"/>
          <w:rPrChange w:id="1419" w:author="Syahrani Rachmawati Sadino" w:date="2025-01-31T14:35:00Z">
            <w:rPr>
              <w:rFonts w:asciiTheme="minorBidi" w:hAnsiTheme="minorBidi" w:cstheme="minorBidi"/>
              <w:sz w:val="22"/>
              <w:szCs w:val="22"/>
              <w:lang w:val="fi-FI"/>
            </w:rPr>
          </w:rPrChange>
        </w:rPr>
        <w:pPrChange w:id="1420" w:author="Syahrani Rachmawati Sadino" w:date="2025-01-31T15:00:00Z">
          <w:pPr>
            <w:pStyle w:val="BodyText"/>
            <w:numPr>
              <w:ilvl w:val="0"/>
              <w:numId w:val="17"/>
            </w:numPr>
            <w:tabs>
              <w:tab w:val="clear" w:pos="4560"/>
              <w:tab w:val="num" w:pos="964"/>
            </w:tabs>
            <w:spacing w:after="0" w:line="276" w:lineRule="auto"/>
            <w:ind w:left="851" w:hanging="425"/>
          </w:pPr>
        </w:pPrChange>
      </w:pPr>
      <w:r w:rsidRPr="00922713">
        <w:rPr>
          <w:rFonts w:ascii="Arial" w:hAnsi="Arial" w:cs="Arial"/>
          <w:sz w:val="22"/>
          <w:szCs w:val="22"/>
          <w:lang w:val="fi-FI"/>
          <w:rPrChange w:id="1421" w:author="Syahrani Rachmawati Sadino" w:date="2025-01-31T14:35:00Z">
            <w:rPr>
              <w:rFonts w:asciiTheme="minorBidi" w:hAnsiTheme="minorBidi" w:cstheme="minorBidi"/>
              <w:sz w:val="22"/>
              <w:szCs w:val="22"/>
              <w:lang w:val="fi-FI"/>
            </w:rPr>
          </w:rPrChange>
        </w:rPr>
        <w:t>Bersama</w:t>
      </w:r>
      <w:r w:rsidRPr="00922713">
        <w:rPr>
          <w:rFonts w:ascii="Arial" w:hAnsi="Arial" w:cs="Arial"/>
          <w:color w:val="000000"/>
          <w:sz w:val="22"/>
          <w:szCs w:val="22"/>
          <w:lang w:val="pt-BR"/>
          <w:rPrChange w:id="1422" w:author="Syahrani Rachmawati Sadino" w:date="2025-01-31T14:35:00Z">
            <w:rPr>
              <w:rFonts w:asciiTheme="minorBidi" w:hAnsiTheme="minorBidi" w:cstheme="minorBidi"/>
              <w:color w:val="000000"/>
              <w:sz w:val="22"/>
              <w:szCs w:val="22"/>
              <w:lang w:val="pt-BR"/>
            </w:rPr>
          </w:rPrChange>
        </w:rPr>
        <w:t xml:space="preserve">-sama </w:t>
      </w:r>
      <w:r w:rsidRPr="00922713">
        <w:rPr>
          <w:rFonts w:ascii="Arial" w:hAnsi="Arial" w:cs="Arial"/>
          <w:b/>
          <w:color w:val="000000"/>
          <w:sz w:val="22"/>
          <w:szCs w:val="22"/>
          <w:lang w:val="pt-BR"/>
          <w:rPrChange w:id="1423" w:author="Syahrani Rachmawati Sadino" w:date="2025-01-31T14:35:00Z">
            <w:rPr>
              <w:rFonts w:asciiTheme="minorBidi" w:hAnsiTheme="minorBidi" w:cstheme="minorBidi"/>
              <w:b/>
              <w:color w:val="000000"/>
              <w:sz w:val="22"/>
              <w:szCs w:val="22"/>
              <w:lang w:val="pt-BR"/>
            </w:rPr>
          </w:rPrChange>
        </w:rPr>
        <w:t>PIHAK PERTAMA</w:t>
      </w:r>
      <w:r w:rsidRPr="00922713">
        <w:rPr>
          <w:rFonts w:ascii="Arial" w:hAnsi="Arial" w:cs="Arial"/>
          <w:color w:val="000000"/>
          <w:sz w:val="22"/>
          <w:szCs w:val="22"/>
          <w:lang w:val="pt-BR"/>
          <w:rPrChange w:id="1424" w:author="Syahrani Rachmawati Sadino" w:date="2025-01-31T14:35:00Z">
            <w:rPr>
              <w:rFonts w:asciiTheme="minorBidi" w:hAnsiTheme="minorBidi" w:cstheme="minorBidi"/>
              <w:color w:val="000000"/>
              <w:sz w:val="22"/>
              <w:szCs w:val="22"/>
              <w:lang w:val="pt-BR"/>
            </w:rPr>
          </w:rPrChange>
        </w:rPr>
        <w:t xml:space="preserve"> atau secara sendiri melaksanakan program promotif dan preventif kepada Peserta</w:t>
      </w:r>
      <w:r w:rsidR="005D130D" w:rsidRPr="00922713">
        <w:rPr>
          <w:rFonts w:ascii="Arial" w:hAnsi="Arial" w:cs="Arial"/>
          <w:b/>
          <w:color w:val="000000"/>
          <w:sz w:val="22"/>
          <w:szCs w:val="22"/>
          <w:lang w:val="pt-BR"/>
          <w:rPrChange w:id="1425" w:author="Syahrani Rachmawati Sadino" w:date="2025-01-31T14:35:00Z">
            <w:rPr>
              <w:rFonts w:asciiTheme="minorBidi" w:hAnsiTheme="minorBidi" w:cstheme="minorBidi"/>
              <w:b/>
              <w:color w:val="000000"/>
              <w:sz w:val="22"/>
              <w:szCs w:val="22"/>
              <w:lang w:val="pt-BR"/>
            </w:rPr>
          </w:rPrChange>
        </w:rPr>
        <w:t>.</w:t>
      </w:r>
      <w:bookmarkStart w:id="1426" w:name="_Hlk57479980"/>
    </w:p>
    <w:bookmarkEnd w:id="1426"/>
    <w:p w14:paraId="2B54CFBA" w14:textId="69C8AAD8" w:rsidR="008B14A0" w:rsidRPr="00922713" w:rsidRDefault="00FB1681">
      <w:pPr>
        <w:pStyle w:val="BodyText"/>
        <w:numPr>
          <w:ilvl w:val="0"/>
          <w:numId w:val="17"/>
        </w:numPr>
        <w:tabs>
          <w:tab w:val="clear" w:pos="964"/>
        </w:tabs>
        <w:spacing w:after="0" w:line="276" w:lineRule="auto"/>
        <w:ind w:left="851" w:hanging="425"/>
        <w:rPr>
          <w:rFonts w:ascii="Arial" w:hAnsi="Arial" w:cs="Arial"/>
          <w:b/>
          <w:sz w:val="22"/>
          <w:szCs w:val="22"/>
          <w:lang w:val="id-ID"/>
          <w:rPrChange w:id="1427" w:author="Syahrani Rachmawati Sadino" w:date="2025-01-31T14:35:00Z">
            <w:rPr>
              <w:rFonts w:asciiTheme="minorBidi" w:hAnsiTheme="minorBidi" w:cstheme="minorBidi"/>
              <w:b/>
              <w:sz w:val="22"/>
              <w:szCs w:val="22"/>
              <w:lang w:val="id-ID"/>
            </w:rPr>
          </w:rPrChange>
        </w:rPr>
        <w:pPrChange w:id="1428" w:author="Syahrani Rachmawati Sadino" w:date="2025-01-31T15:00:00Z">
          <w:pPr>
            <w:pStyle w:val="BodyText"/>
            <w:numPr>
              <w:ilvl w:val="0"/>
              <w:numId w:val="17"/>
            </w:numPr>
            <w:tabs>
              <w:tab w:val="clear" w:pos="4560"/>
              <w:tab w:val="num" w:pos="964"/>
            </w:tabs>
            <w:spacing w:after="0" w:line="276" w:lineRule="auto"/>
            <w:ind w:left="851" w:hanging="425"/>
          </w:pPr>
        </w:pPrChange>
      </w:pPr>
      <w:r w:rsidRPr="00922713">
        <w:rPr>
          <w:rFonts w:ascii="Arial" w:hAnsi="Arial" w:cs="Arial"/>
          <w:b/>
          <w:color w:val="000000"/>
          <w:sz w:val="22"/>
          <w:szCs w:val="22"/>
          <w:lang w:val="pt-BR"/>
          <w:rPrChange w:id="1429" w:author="Syahrani Rachmawati Sadino" w:date="2025-01-31T14:35:00Z">
            <w:rPr>
              <w:rFonts w:asciiTheme="minorBidi" w:hAnsiTheme="minorBidi" w:cstheme="minorBidi"/>
              <w:b/>
              <w:color w:val="000000"/>
              <w:sz w:val="22"/>
              <w:szCs w:val="22"/>
              <w:lang w:val="pt-BR"/>
            </w:rPr>
          </w:rPrChange>
        </w:rPr>
        <w:t>PIHAK KEDUA</w:t>
      </w:r>
      <w:r w:rsidRPr="00922713">
        <w:rPr>
          <w:rFonts w:ascii="Arial" w:hAnsi="Arial" w:cs="Arial"/>
          <w:color w:val="000000"/>
          <w:sz w:val="22"/>
          <w:szCs w:val="22"/>
          <w:lang w:val="pt-BR"/>
          <w:rPrChange w:id="1430" w:author="Syahrani Rachmawati Sadino" w:date="2025-01-31T14:35:00Z">
            <w:rPr>
              <w:rFonts w:asciiTheme="minorBidi" w:hAnsiTheme="minorBidi" w:cstheme="minorBidi"/>
              <w:color w:val="000000"/>
              <w:sz w:val="22"/>
              <w:szCs w:val="22"/>
              <w:lang w:val="pt-BR"/>
            </w:rPr>
          </w:rPrChange>
        </w:rPr>
        <w:t xml:space="preserve"> dengan usaha terbaiknya wajib menjaga kredibilitas dan reputasi </w:t>
      </w:r>
      <w:r w:rsidRPr="00922713">
        <w:rPr>
          <w:rFonts w:ascii="Arial" w:hAnsi="Arial" w:cs="Arial"/>
          <w:b/>
          <w:color w:val="000000"/>
          <w:sz w:val="22"/>
          <w:szCs w:val="22"/>
          <w:lang w:val="pt-BR"/>
          <w:rPrChange w:id="1431" w:author="Syahrani Rachmawati Sadino" w:date="2025-01-31T14:35:00Z">
            <w:rPr>
              <w:rFonts w:asciiTheme="minorBidi" w:hAnsiTheme="minorBidi" w:cstheme="minorBidi"/>
              <w:b/>
              <w:color w:val="000000"/>
              <w:sz w:val="22"/>
              <w:szCs w:val="22"/>
              <w:lang w:val="pt-BR"/>
            </w:rPr>
          </w:rPrChange>
        </w:rPr>
        <w:t>PIHAK PERTAMA</w:t>
      </w:r>
      <w:r w:rsidRPr="00922713">
        <w:rPr>
          <w:rFonts w:ascii="Arial" w:hAnsi="Arial" w:cs="Arial"/>
          <w:color w:val="000000"/>
          <w:sz w:val="22"/>
          <w:szCs w:val="22"/>
          <w:lang w:val="pt-BR"/>
          <w:rPrChange w:id="1432" w:author="Syahrani Rachmawati Sadino" w:date="2025-01-31T14:35:00Z">
            <w:rPr>
              <w:rFonts w:asciiTheme="minorBidi" w:hAnsiTheme="minorBidi" w:cstheme="minorBidi"/>
              <w:color w:val="000000"/>
              <w:sz w:val="22"/>
              <w:szCs w:val="22"/>
              <w:lang w:val="pt-BR"/>
            </w:rPr>
          </w:rPrChange>
        </w:rPr>
        <w:t xml:space="preserve"> sebagai rekanan </w:t>
      </w:r>
      <w:r w:rsidRPr="00922713">
        <w:rPr>
          <w:rFonts w:ascii="Arial" w:hAnsi="Arial" w:cs="Arial"/>
          <w:b/>
          <w:color w:val="000000"/>
          <w:sz w:val="22"/>
          <w:szCs w:val="22"/>
          <w:lang w:val="pt-BR"/>
          <w:rPrChange w:id="1433" w:author="Syahrani Rachmawati Sadino" w:date="2025-01-31T14:35:00Z">
            <w:rPr>
              <w:rFonts w:asciiTheme="minorBidi" w:hAnsiTheme="minorBidi" w:cstheme="minorBidi"/>
              <w:b/>
              <w:color w:val="000000"/>
              <w:sz w:val="22"/>
              <w:szCs w:val="22"/>
              <w:lang w:val="pt-BR"/>
            </w:rPr>
          </w:rPrChange>
        </w:rPr>
        <w:t>PIHAK KEDUA</w:t>
      </w:r>
      <w:r w:rsidRPr="00922713">
        <w:rPr>
          <w:rFonts w:ascii="Arial" w:hAnsi="Arial" w:cs="Arial"/>
          <w:color w:val="000000"/>
          <w:sz w:val="22"/>
          <w:szCs w:val="22"/>
          <w:lang w:val="pt-BR"/>
          <w:rPrChange w:id="1434" w:author="Syahrani Rachmawati Sadino" w:date="2025-01-31T14:35:00Z">
            <w:rPr>
              <w:rFonts w:asciiTheme="minorBidi" w:hAnsiTheme="minorBidi" w:cstheme="minorBidi"/>
              <w:color w:val="000000"/>
              <w:sz w:val="22"/>
              <w:szCs w:val="22"/>
              <w:lang w:val="pt-BR"/>
            </w:rPr>
          </w:rPrChange>
        </w:rPr>
        <w:t xml:space="preserve"> sehubungan dengan Perjanjian ini, termasuk namun tidak terbatas pada pencegahan atas seluruh pernyataan yang cenderung memberikan dampak buruk pada kredibilitas dan reputasi </w:t>
      </w:r>
      <w:r w:rsidRPr="00922713">
        <w:rPr>
          <w:rFonts w:ascii="Arial" w:hAnsi="Arial" w:cs="Arial"/>
          <w:b/>
          <w:color w:val="000000"/>
          <w:sz w:val="22"/>
          <w:szCs w:val="22"/>
          <w:lang w:val="pt-BR"/>
          <w:rPrChange w:id="1435" w:author="Syahrani Rachmawati Sadino" w:date="2025-01-31T14:35:00Z">
            <w:rPr>
              <w:rFonts w:asciiTheme="minorBidi" w:hAnsiTheme="minorBidi" w:cstheme="minorBidi"/>
              <w:b/>
              <w:color w:val="000000"/>
              <w:sz w:val="22"/>
              <w:szCs w:val="22"/>
              <w:lang w:val="pt-BR"/>
            </w:rPr>
          </w:rPrChange>
        </w:rPr>
        <w:t>PIHAK PERTAMA</w:t>
      </w:r>
      <w:r w:rsidRPr="00922713">
        <w:rPr>
          <w:rFonts w:ascii="Arial" w:hAnsi="Arial" w:cs="Arial"/>
          <w:color w:val="000000"/>
          <w:sz w:val="22"/>
          <w:szCs w:val="22"/>
          <w:lang w:val="pt-BR"/>
          <w:rPrChange w:id="1436" w:author="Syahrani Rachmawati Sadino" w:date="2025-01-31T14:35:00Z">
            <w:rPr>
              <w:rFonts w:asciiTheme="minorBidi" w:hAnsiTheme="minorBidi" w:cstheme="minorBidi"/>
              <w:color w:val="000000"/>
              <w:sz w:val="22"/>
              <w:szCs w:val="22"/>
              <w:lang w:val="pt-BR"/>
            </w:rPr>
          </w:rPrChange>
        </w:rPr>
        <w:t xml:space="preserve"> yang dinyatakan oleh </w:t>
      </w:r>
      <w:r w:rsidRPr="00922713">
        <w:rPr>
          <w:rFonts w:ascii="Arial" w:hAnsi="Arial" w:cs="Arial"/>
          <w:b/>
          <w:color w:val="000000"/>
          <w:sz w:val="22"/>
          <w:szCs w:val="22"/>
          <w:lang w:val="pt-BR"/>
          <w:rPrChange w:id="1437" w:author="Syahrani Rachmawati Sadino" w:date="2025-01-31T14:35:00Z">
            <w:rPr>
              <w:rFonts w:asciiTheme="minorBidi" w:hAnsiTheme="minorBidi" w:cstheme="minorBidi"/>
              <w:b/>
              <w:color w:val="000000"/>
              <w:sz w:val="22"/>
              <w:szCs w:val="22"/>
              <w:lang w:val="pt-BR"/>
            </w:rPr>
          </w:rPrChange>
        </w:rPr>
        <w:t>PIHAK KEDUA/</w:t>
      </w:r>
      <w:r w:rsidRPr="00922713">
        <w:rPr>
          <w:rFonts w:ascii="Arial" w:hAnsi="Arial" w:cs="Arial"/>
          <w:color w:val="000000"/>
          <w:sz w:val="22"/>
          <w:szCs w:val="22"/>
          <w:lang w:val="pt-BR"/>
          <w:rPrChange w:id="1438" w:author="Syahrani Rachmawati Sadino" w:date="2025-01-31T14:35:00Z">
            <w:rPr>
              <w:rFonts w:asciiTheme="minorBidi" w:hAnsiTheme="minorBidi" w:cstheme="minorBidi"/>
              <w:color w:val="000000"/>
              <w:sz w:val="22"/>
              <w:szCs w:val="22"/>
              <w:lang w:val="pt-BR"/>
            </w:rPr>
          </w:rPrChange>
        </w:rPr>
        <w:t>setiap afiliasi/setiap pegawai dan setiap dokter sehubungan dengan ruang lingkup kerja</w:t>
      </w:r>
      <w:r w:rsidR="00CD08EB" w:rsidRPr="00922713">
        <w:rPr>
          <w:rFonts w:ascii="Arial" w:hAnsi="Arial" w:cs="Arial"/>
          <w:color w:val="000000"/>
          <w:sz w:val="22"/>
          <w:szCs w:val="22"/>
          <w:lang w:val="pt-BR"/>
          <w:rPrChange w:id="1439" w:author="Syahrani Rachmawati Sadino" w:date="2025-01-31T14:35:00Z">
            <w:rPr>
              <w:rFonts w:asciiTheme="minorBidi" w:hAnsiTheme="minorBidi" w:cstheme="minorBidi"/>
              <w:color w:val="000000"/>
              <w:sz w:val="22"/>
              <w:szCs w:val="22"/>
              <w:lang w:val="pt-BR"/>
            </w:rPr>
          </w:rPrChange>
        </w:rPr>
        <w:t xml:space="preserve"> </w:t>
      </w:r>
      <w:r w:rsidRPr="00922713">
        <w:rPr>
          <w:rFonts w:ascii="Arial" w:hAnsi="Arial" w:cs="Arial"/>
          <w:color w:val="000000"/>
          <w:sz w:val="22"/>
          <w:szCs w:val="22"/>
          <w:lang w:val="pt-BR"/>
          <w:rPrChange w:id="1440" w:author="Syahrani Rachmawati Sadino" w:date="2025-01-31T14:35:00Z">
            <w:rPr>
              <w:rFonts w:asciiTheme="minorBidi" w:hAnsiTheme="minorBidi" w:cstheme="minorBidi"/>
              <w:color w:val="000000"/>
              <w:sz w:val="22"/>
              <w:szCs w:val="22"/>
              <w:lang w:val="pt-BR"/>
            </w:rPr>
          </w:rPrChange>
        </w:rPr>
        <w:t>sama dalam Perjanjian ini</w:t>
      </w:r>
      <w:r w:rsidR="005D130D" w:rsidRPr="00922713">
        <w:rPr>
          <w:rFonts w:ascii="Arial" w:hAnsi="Arial" w:cs="Arial"/>
          <w:color w:val="000000"/>
          <w:sz w:val="22"/>
          <w:szCs w:val="22"/>
          <w:lang w:val="id-ID"/>
          <w:rPrChange w:id="1441" w:author="Syahrani Rachmawati Sadino" w:date="2025-01-31T14:35:00Z">
            <w:rPr>
              <w:rFonts w:asciiTheme="minorBidi" w:hAnsiTheme="minorBidi" w:cstheme="minorBidi"/>
              <w:color w:val="000000"/>
              <w:sz w:val="22"/>
              <w:szCs w:val="22"/>
              <w:lang w:val="id-ID"/>
            </w:rPr>
          </w:rPrChange>
        </w:rPr>
        <w:t>.</w:t>
      </w:r>
    </w:p>
    <w:p w14:paraId="6FB1EE48" w14:textId="77777777" w:rsidR="00713052" w:rsidRPr="00922713" w:rsidRDefault="008B14A0">
      <w:pPr>
        <w:pStyle w:val="BodyText"/>
        <w:numPr>
          <w:ilvl w:val="0"/>
          <w:numId w:val="17"/>
        </w:numPr>
        <w:tabs>
          <w:tab w:val="clear" w:pos="964"/>
        </w:tabs>
        <w:spacing w:after="0" w:line="276" w:lineRule="auto"/>
        <w:ind w:left="851" w:hanging="425"/>
        <w:rPr>
          <w:rFonts w:ascii="Arial" w:hAnsi="Arial" w:cs="Arial"/>
          <w:b/>
          <w:sz w:val="22"/>
          <w:szCs w:val="22"/>
          <w:lang w:val="fi-FI"/>
          <w:rPrChange w:id="1442" w:author="Syahrani Rachmawati Sadino" w:date="2025-01-31T14:35:00Z">
            <w:rPr>
              <w:rFonts w:asciiTheme="minorBidi" w:hAnsiTheme="minorBidi" w:cstheme="minorBidi"/>
              <w:b/>
              <w:sz w:val="22"/>
              <w:szCs w:val="22"/>
              <w:lang w:val="fi-FI"/>
            </w:rPr>
          </w:rPrChange>
        </w:rPr>
        <w:pPrChange w:id="1443" w:author="Syahrani Rachmawati Sadino" w:date="2025-01-31T15:00:00Z">
          <w:pPr>
            <w:pStyle w:val="BodyText"/>
            <w:numPr>
              <w:ilvl w:val="0"/>
              <w:numId w:val="17"/>
            </w:numPr>
            <w:tabs>
              <w:tab w:val="clear" w:pos="4560"/>
              <w:tab w:val="num" w:pos="964"/>
            </w:tabs>
            <w:spacing w:after="0" w:line="276" w:lineRule="auto"/>
            <w:ind w:left="851" w:hanging="425"/>
          </w:pPr>
        </w:pPrChange>
      </w:pPr>
      <w:bookmarkStart w:id="1444" w:name="_Hlk57480022"/>
      <w:r w:rsidRPr="00922713">
        <w:rPr>
          <w:rFonts w:ascii="Arial" w:hAnsi="Arial" w:cs="Arial"/>
          <w:sz w:val="22"/>
          <w:szCs w:val="22"/>
          <w:lang w:val="fi-FI"/>
          <w:rPrChange w:id="1445" w:author="Syahrani Rachmawati Sadino" w:date="2025-01-31T14:35:00Z">
            <w:rPr>
              <w:rFonts w:asciiTheme="minorBidi" w:hAnsiTheme="minorBidi" w:cstheme="minorBidi"/>
              <w:sz w:val="22"/>
              <w:szCs w:val="22"/>
              <w:lang w:val="fi-FI"/>
            </w:rPr>
          </w:rPrChange>
        </w:rPr>
        <w:t xml:space="preserve">Memberikan hak akses bagi </w:t>
      </w:r>
      <w:r w:rsidRPr="00922713">
        <w:rPr>
          <w:rFonts w:ascii="Arial" w:hAnsi="Arial" w:cs="Arial"/>
          <w:b/>
          <w:sz w:val="22"/>
          <w:szCs w:val="22"/>
          <w:lang w:val="fi-FI"/>
          <w:rPrChange w:id="1446" w:author="Syahrani Rachmawati Sadino" w:date="2025-01-31T14:35:00Z">
            <w:rPr>
              <w:rFonts w:asciiTheme="minorBidi" w:hAnsiTheme="minorBidi" w:cstheme="minorBidi"/>
              <w:b/>
              <w:sz w:val="22"/>
              <w:szCs w:val="22"/>
              <w:lang w:val="fi-FI"/>
            </w:rPr>
          </w:rPrChange>
        </w:rPr>
        <w:t>PIHAK PERTAMA</w:t>
      </w:r>
      <w:r w:rsidRPr="00922713">
        <w:rPr>
          <w:rFonts w:ascii="Arial" w:hAnsi="Arial" w:cs="Arial"/>
          <w:sz w:val="22"/>
          <w:szCs w:val="22"/>
          <w:lang w:val="fi-FI"/>
          <w:rPrChange w:id="1447" w:author="Syahrani Rachmawati Sadino" w:date="2025-01-31T14:35:00Z">
            <w:rPr>
              <w:rFonts w:asciiTheme="minorBidi" w:hAnsiTheme="minorBidi" w:cstheme="minorBidi"/>
              <w:sz w:val="22"/>
              <w:szCs w:val="22"/>
              <w:lang w:val="fi-FI"/>
            </w:rPr>
          </w:rPrChange>
        </w:rPr>
        <w:t xml:space="preserve"> untuk menggunakan seluruh dokumen elektronik terkait klaim untuk kepentingan Audit Internal/Eksternal.</w:t>
      </w:r>
      <w:bookmarkEnd w:id="1444"/>
    </w:p>
    <w:p w14:paraId="180F2696" w14:textId="77777777" w:rsidR="00274457" w:rsidRPr="00922713" w:rsidRDefault="00274457">
      <w:pPr>
        <w:pStyle w:val="BodyText"/>
        <w:numPr>
          <w:ilvl w:val="0"/>
          <w:numId w:val="0"/>
        </w:numPr>
        <w:spacing w:after="0" w:line="276" w:lineRule="auto"/>
        <w:ind w:left="709"/>
        <w:rPr>
          <w:rFonts w:ascii="Arial" w:hAnsi="Arial" w:cs="Arial"/>
          <w:b/>
          <w:sz w:val="22"/>
          <w:szCs w:val="22"/>
          <w:lang w:val="id-ID"/>
          <w:rPrChange w:id="1448" w:author="Syahrani Rachmawati Sadino" w:date="2025-01-31T14:35:00Z">
            <w:rPr>
              <w:rFonts w:asciiTheme="minorBidi" w:hAnsiTheme="minorBidi" w:cstheme="minorBidi"/>
              <w:b/>
              <w:sz w:val="22"/>
              <w:szCs w:val="22"/>
              <w:lang w:val="id-ID"/>
            </w:rPr>
          </w:rPrChange>
        </w:rPr>
      </w:pPr>
      <w:r w:rsidRPr="00922713">
        <w:rPr>
          <w:rFonts w:ascii="Arial" w:hAnsi="Arial" w:cs="Arial"/>
          <w:b/>
          <w:sz w:val="22"/>
          <w:szCs w:val="22"/>
          <w:lang w:val="id-ID"/>
          <w:rPrChange w:id="1449" w:author="Syahrani Rachmawati Sadino" w:date="2025-01-31T14:35:00Z">
            <w:rPr>
              <w:rFonts w:asciiTheme="minorBidi" w:hAnsiTheme="minorBidi" w:cstheme="minorBidi"/>
              <w:b/>
              <w:sz w:val="22"/>
              <w:szCs w:val="22"/>
              <w:lang w:val="id-ID"/>
            </w:rPr>
          </w:rPrChange>
        </w:rPr>
        <w:tab/>
      </w:r>
    </w:p>
    <w:p w14:paraId="1E5A9698" w14:textId="77777777" w:rsidR="00FB1681" w:rsidRPr="00922713" w:rsidRDefault="00FB1681">
      <w:pPr>
        <w:pStyle w:val="BodyText"/>
        <w:numPr>
          <w:ilvl w:val="0"/>
          <w:numId w:val="0"/>
        </w:numPr>
        <w:spacing w:after="0" w:line="276" w:lineRule="auto"/>
        <w:jc w:val="center"/>
        <w:rPr>
          <w:rFonts w:ascii="Arial" w:hAnsi="Arial" w:cs="Arial"/>
          <w:b/>
          <w:sz w:val="22"/>
          <w:szCs w:val="22"/>
          <w:lang w:val="id-ID"/>
          <w:rPrChange w:id="1450" w:author="Syahrani Rachmawati Sadino" w:date="2025-01-31T14:35:00Z">
            <w:rPr>
              <w:rFonts w:asciiTheme="minorBidi" w:hAnsiTheme="minorBidi" w:cstheme="minorBidi"/>
              <w:b/>
              <w:sz w:val="22"/>
              <w:szCs w:val="22"/>
              <w:lang w:val="id-ID"/>
            </w:rPr>
          </w:rPrChange>
        </w:rPr>
      </w:pPr>
      <w:r w:rsidRPr="00922713">
        <w:rPr>
          <w:rFonts w:ascii="Arial" w:hAnsi="Arial" w:cs="Arial"/>
          <w:b/>
          <w:sz w:val="22"/>
          <w:szCs w:val="22"/>
          <w:lang w:val="id-ID"/>
          <w:rPrChange w:id="1451" w:author="Syahrani Rachmawati Sadino" w:date="2025-01-31T14:35:00Z">
            <w:rPr>
              <w:rFonts w:asciiTheme="minorBidi" w:hAnsiTheme="minorBidi" w:cstheme="minorBidi"/>
              <w:b/>
              <w:sz w:val="22"/>
              <w:szCs w:val="22"/>
              <w:lang w:val="id-ID"/>
            </w:rPr>
          </w:rPrChange>
        </w:rPr>
        <w:t>PASAL 6</w:t>
      </w:r>
    </w:p>
    <w:p w14:paraId="1450018A" w14:textId="77777777" w:rsidR="00FB1681" w:rsidRPr="00922713" w:rsidRDefault="00FB1681">
      <w:pPr>
        <w:spacing w:line="276" w:lineRule="auto"/>
        <w:jc w:val="center"/>
        <w:rPr>
          <w:rFonts w:ascii="Arial" w:hAnsi="Arial" w:cs="Arial"/>
          <w:b/>
          <w:sz w:val="22"/>
          <w:szCs w:val="22"/>
          <w:lang w:val="id-ID"/>
          <w:rPrChange w:id="1452" w:author="Syahrani Rachmawati Sadino" w:date="2025-01-31T14:35:00Z">
            <w:rPr>
              <w:rFonts w:asciiTheme="minorBidi" w:hAnsiTheme="minorBidi" w:cstheme="minorBidi"/>
              <w:b/>
              <w:sz w:val="22"/>
              <w:szCs w:val="22"/>
              <w:lang w:val="id-ID"/>
            </w:rPr>
          </w:rPrChange>
        </w:rPr>
      </w:pPr>
      <w:r w:rsidRPr="00922713">
        <w:rPr>
          <w:rFonts w:ascii="Arial" w:hAnsi="Arial" w:cs="Arial"/>
          <w:b/>
          <w:sz w:val="22"/>
          <w:szCs w:val="22"/>
          <w:lang w:val="id-ID"/>
          <w:rPrChange w:id="1453" w:author="Syahrani Rachmawati Sadino" w:date="2025-01-31T14:35:00Z">
            <w:rPr>
              <w:rFonts w:asciiTheme="minorBidi" w:hAnsiTheme="minorBidi" w:cstheme="minorBidi"/>
              <w:b/>
              <w:sz w:val="22"/>
              <w:szCs w:val="22"/>
              <w:lang w:val="id-ID"/>
            </w:rPr>
          </w:rPrChange>
        </w:rPr>
        <w:t>PAJAK</w:t>
      </w:r>
    </w:p>
    <w:p w14:paraId="5C57C713" w14:textId="77777777" w:rsidR="00FB1681" w:rsidRPr="00922713" w:rsidRDefault="00FB1681">
      <w:pPr>
        <w:spacing w:line="276" w:lineRule="auto"/>
        <w:jc w:val="center"/>
        <w:rPr>
          <w:rFonts w:ascii="Arial" w:hAnsi="Arial" w:cs="Arial"/>
          <w:b/>
          <w:sz w:val="22"/>
          <w:szCs w:val="22"/>
          <w:lang w:val="id-ID"/>
          <w:rPrChange w:id="1454" w:author="Syahrani Rachmawati Sadino" w:date="2025-01-31T14:35:00Z">
            <w:rPr>
              <w:rFonts w:asciiTheme="minorBidi" w:hAnsiTheme="minorBidi" w:cstheme="minorBidi"/>
              <w:b/>
              <w:sz w:val="22"/>
              <w:szCs w:val="22"/>
              <w:lang w:val="id-ID"/>
            </w:rPr>
          </w:rPrChange>
        </w:rPr>
      </w:pPr>
    </w:p>
    <w:p w14:paraId="2E7D09BB" w14:textId="77777777" w:rsidR="00FB1681" w:rsidRPr="00922713" w:rsidRDefault="00FB1681">
      <w:pPr>
        <w:pStyle w:val="BodyText"/>
        <w:numPr>
          <w:ilvl w:val="0"/>
          <w:numId w:val="0"/>
        </w:numPr>
        <w:spacing w:after="0" w:line="276" w:lineRule="auto"/>
        <w:rPr>
          <w:rFonts w:ascii="Arial" w:hAnsi="Arial" w:cs="Arial"/>
          <w:b/>
          <w:sz w:val="22"/>
          <w:szCs w:val="22"/>
          <w:lang w:val="id-ID"/>
          <w:rPrChange w:id="1455" w:author="Syahrani Rachmawati Sadino" w:date="2025-01-31T14:35:00Z">
            <w:rPr>
              <w:rFonts w:asciiTheme="minorBidi" w:hAnsiTheme="minorBidi" w:cstheme="minorBidi"/>
              <w:b/>
              <w:sz w:val="22"/>
              <w:szCs w:val="22"/>
              <w:lang w:val="id-ID"/>
            </w:rPr>
          </w:rPrChange>
        </w:rPr>
      </w:pPr>
      <w:r w:rsidRPr="00922713">
        <w:rPr>
          <w:rFonts w:ascii="Arial" w:hAnsi="Arial" w:cs="Arial"/>
          <w:sz w:val="22"/>
          <w:szCs w:val="22"/>
          <w:lang w:val="id-ID"/>
          <w:rPrChange w:id="1456" w:author="Syahrani Rachmawati Sadino" w:date="2025-01-31T14:35:00Z">
            <w:rPr>
              <w:rFonts w:asciiTheme="minorBidi" w:hAnsiTheme="minorBidi" w:cstheme="minorBidi"/>
              <w:sz w:val="22"/>
              <w:szCs w:val="22"/>
              <w:lang w:val="id-ID"/>
            </w:rPr>
          </w:rPrChange>
        </w:rPr>
        <w:t xml:space="preserve">Pajak-pajak yang timbul akibat dari Perjanjian ini dibebankan kepada </w:t>
      </w:r>
      <w:r w:rsidRPr="00922713">
        <w:rPr>
          <w:rFonts w:ascii="Arial" w:hAnsi="Arial" w:cs="Arial"/>
          <w:b/>
          <w:sz w:val="22"/>
          <w:szCs w:val="22"/>
          <w:lang w:val="id-ID"/>
          <w:rPrChange w:id="1457" w:author="Syahrani Rachmawati Sadino" w:date="2025-01-31T14:35:00Z">
            <w:rPr>
              <w:rFonts w:asciiTheme="minorBidi" w:hAnsiTheme="minorBidi" w:cstheme="minorBidi"/>
              <w:b/>
              <w:sz w:val="22"/>
              <w:szCs w:val="22"/>
              <w:lang w:val="id-ID"/>
            </w:rPr>
          </w:rPrChange>
        </w:rPr>
        <w:t>PIHAK KEDUA</w:t>
      </w:r>
      <w:r w:rsidRPr="00922713">
        <w:rPr>
          <w:rFonts w:ascii="Arial" w:hAnsi="Arial" w:cs="Arial"/>
          <w:sz w:val="22"/>
          <w:szCs w:val="22"/>
          <w:lang w:val="id-ID"/>
          <w:rPrChange w:id="1458" w:author="Syahrani Rachmawati Sadino" w:date="2025-01-31T14:35:00Z">
            <w:rPr>
              <w:rFonts w:asciiTheme="minorBidi" w:hAnsiTheme="minorBidi" w:cstheme="minorBidi"/>
              <w:sz w:val="22"/>
              <w:szCs w:val="22"/>
              <w:lang w:val="id-ID"/>
            </w:rPr>
          </w:rPrChange>
        </w:rPr>
        <w:t xml:space="preserve"> sesuai dengan ketentuan perundang-undangan yang berlaku.</w:t>
      </w:r>
    </w:p>
    <w:p w14:paraId="10113B90" w14:textId="77777777" w:rsidR="00FB1681" w:rsidRPr="00922713" w:rsidDel="00125728" w:rsidRDefault="00FB1681">
      <w:pPr>
        <w:pStyle w:val="ListParagraph"/>
        <w:spacing w:line="276" w:lineRule="auto"/>
        <w:rPr>
          <w:del w:id="1459" w:author="Syahrani Rachmawati Sadino" w:date="2025-01-31T16:27:00Z"/>
          <w:rFonts w:ascii="Arial" w:hAnsi="Arial" w:cs="Arial"/>
          <w:sz w:val="22"/>
          <w:szCs w:val="22"/>
          <w:lang w:val="id-ID"/>
          <w:rPrChange w:id="1460" w:author="Syahrani Rachmawati Sadino" w:date="2025-01-31T14:35:00Z">
            <w:rPr>
              <w:del w:id="1461" w:author="Syahrani Rachmawati Sadino" w:date="2025-01-31T16:27:00Z"/>
              <w:rFonts w:asciiTheme="minorBidi" w:hAnsiTheme="minorBidi" w:cstheme="minorBidi"/>
              <w:sz w:val="22"/>
              <w:szCs w:val="22"/>
              <w:lang w:val="id-ID"/>
            </w:rPr>
          </w:rPrChange>
        </w:rPr>
      </w:pPr>
    </w:p>
    <w:p w14:paraId="518654BE" w14:textId="77777777" w:rsidR="00125728" w:rsidRDefault="00125728">
      <w:pPr>
        <w:spacing w:line="276" w:lineRule="auto"/>
        <w:rPr>
          <w:ins w:id="1462" w:author="Syahrani Rachmawati Sadino" w:date="2025-01-31T16:27:00Z"/>
          <w:rFonts w:ascii="Arial" w:hAnsi="Arial" w:cs="Arial"/>
          <w:b/>
          <w:sz w:val="22"/>
          <w:szCs w:val="22"/>
          <w:lang w:val="id-ID"/>
        </w:rPr>
        <w:pPrChange w:id="1463" w:author="Syahrani Rachmawati Sadino" w:date="2025-01-31T16:27:00Z">
          <w:pPr>
            <w:spacing w:line="276" w:lineRule="auto"/>
            <w:jc w:val="center"/>
          </w:pPr>
        </w:pPrChange>
      </w:pPr>
    </w:p>
    <w:p w14:paraId="602F673B" w14:textId="54E0DCE0" w:rsidR="004762BC" w:rsidRPr="00922713" w:rsidDel="00125728" w:rsidRDefault="004762BC">
      <w:pPr>
        <w:spacing w:line="276" w:lineRule="auto"/>
        <w:jc w:val="center"/>
        <w:rPr>
          <w:del w:id="1464" w:author="Syahrani Rachmawati Sadino" w:date="2025-01-31T16:27:00Z"/>
          <w:rFonts w:ascii="Arial" w:hAnsi="Arial" w:cs="Arial"/>
          <w:b/>
          <w:sz w:val="22"/>
          <w:szCs w:val="22"/>
          <w:lang w:val="id-ID"/>
          <w:rPrChange w:id="1465" w:author="Syahrani Rachmawati Sadino" w:date="2025-01-31T14:35:00Z">
            <w:rPr>
              <w:del w:id="1466" w:author="Syahrani Rachmawati Sadino" w:date="2025-01-31T16:27:00Z"/>
              <w:rFonts w:asciiTheme="minorBidi" w:hAnsiTheme="minorBidi" w:cstheme="minorBidi"/>
              <w:b/>
              <w:sz w:val="22"/>
              <w:szCs w:val="22"/>
              <w:lang w:val="id-ID"/>
            </w:rPr>
          </w:rPrChange>
        </w:rPr>
      </w:pPr>
      <w:del w:id="1467" w:author="Syahrani Rachmawati Sadino" w:date="2025-01-31T16:27:00Z">
        <w:r w:rsidRPr="00922713" w:rsidDel="00125728">
          <w:rPr>
            <w:rFonts w:ascii="Arial" w:hAnsi="Arial" w:cs="Arial"/>
            <w:b/>
            <w:sz w:val="22"/>
            <w:szCs w:val="22"/>
            <w:lang w:val="id-ID"/>
            <w:rPrChange w:id="1468" w:author="Syahrani Rachmawati Sadino" w:date="2025-01-31T14:35:00Z">
              <w:rPr>
                <w:rFonts w:asciiTheme="minorBidi" w:hAnsiTheme="minorBidi" w:cstheme="minorBidi"/>
                <w:b/>
                <w:sz w:val="22"/>
                <w:szCs w:val="22"/>
                <w:lang w:val="id-ID"/>
              </w:rPr>
            </w:rPrChange>
          </w:rPr>
          <w:br w:type="page"/>
        </w:r>
      </w:del>
    </w:p>
    <w:p w14:paraId="0026C0C2" w14:textId="43E5C124" w:rsidR="00FB1681" w:rsidRPr="00922713" w:rsidRDefault="00FB1681">
      <w:pPr>
        <w:spacing w:line="276" w:lineRule="auto"/>
        <w:jc w:val="center"/>
        <w:rPr>
          <w:rFonts w:ascii="Arial" w:hAnsi="Arial" w:cs="Arial"/>
          <w:b/>
          <w:sz w:val="22"/>
          <w:szCs w:val="22"/>
          <w:rPrChange w:id="1469" w:author="Syahrani Rachmawati Sadino" w:date="2025-01-31T14:35:00Z">
            <w:rPr>
              <w:rFonts w:asciiTheme="minorBidi" w:hAnsiTheme="minorBidi" w:cstheme="minorBidi"/>
              <w:b/>
              <w:sz w:val="22"/>
              <w:szCs w:val="22"/>
            </w:rPr>
          </w:rPrChange>
        </w:rPr>
      </w:pPr>
      <w:r w:rsidRPr="00922713">
        <w:rPr>
          <w:rFonts w:ascii="Arial" w:hAnsi="Arial" w:cs="Arial"/>
          <w:b/>
          <w:sz w:val="22"/>
          <w:szCs w:val="22"/>
          <w:lang w:val="id-ID"/>
          <w:rPrChange w:id="1470" w:author="Syahrani Rachmawati Sadino" w:date="2025-01-31T14:35:00Z">
            <w:rPr>
              <w:rFonts w:asciiTheme="minorBidi" w:hAnsiTheme="minorBidi" w:cstheme="minorBidi"/>
              <w:b/>
              <w:sz w:val="22"/>
              <w:szCs w:val="22"/>
              <w:lang w:val="id-ID"/>
            </w:rPr>
          </w:rPrChange>
        </w:rPr>
        <w:t xml:space="preserve">PASAL </w:t>
      </w:r>
      <w:r w:rsidRPr="00922713">
        <w:rPr>
          <w:rFonts w:ascii="Arial" w:hAnsi="Arial" w:cs="Arial"/>
          <w:b/>
          <w:sz w:val="22"/>
          <w:szCs w:val="22"/>
          <w:rPrChange w:id="1471" w:author="Syahrani Rachmawati Sadino" w:date="2025-01-31T14:35:00Z">
            <w:rPr>
              <w:rFonts w:asciiTheme="minorBidi" w:hAnsiTheme="minorBidi" w:cstheme="minorBidi"/>
              <w:b/>
              <w:sz w:val="22"/>
              <w:szCs w:val="22"/>
            </w:rPr>
          </w:rPrChange>
        </w:rPr>
        <w:t>7</w:t>
      </w:r>
    </w:p>
    <w:p w14:paraId="69BD83DA" w14:textId="77777777" w:rsidR="00FB1681" w:rsidRPr="00922713" w:rsidRDefault="00FB1681">
      <w:pPr>
        <w:spacing w:line="276" w:lineRule="auto"/>
        <w:jc w:val="center"/>
        <w:rPr>
          <w:rFonts w:ascii="Arial" w:hAnsi="Arial" w:cs="Arial"/>
          <w:b/>
          <w:sz w:val="22"/>
          <w:szCs w:val="22"/>
          <w:rPrChange w:id="1472" w:author="Syahrani Rachmawati Sadino" w:date="2025-01-31T14:35:00Z">
            <w:rPr>
              <w:rFonts w:asciiTheme="minorBidi" w:hAnsiTheme="minorBidi" w:cstheme="minorBidi"/>
              <w:b/>
              <w:sz w:val="22"/>
              <w:szCs w:val="22"/>
            </w:rPr>
          </w:rPrChange>
        </w:rPr>
      </w:pPr>
      <w:r w:rsidRPr="00922713">
        <w:rPr>
          <w:rFonts w:ascii="Arial" w:hAnsi="Arial" w:cs="Arial"/>
          <w:b/>
          <w:sz w:val="22"/>
          <w:szCs w:val="22"/>
          <w:rPrChange w:id="1473" w:author="Syahrani Rachmawati Sadino" w:date="2025-01-31T14:35:00Z">
            <w:rPr>
              <w:rFonts w:asciiTheme="minorBidi" w:hAnsiTheme="minorBidi" w:cstheme="minorBidi"/>
              <w:b/>
              <w:sz w:val="22"/>
              <w:szCs w:val="22"/>
            </w:rPr>
          </w:rPrChange>
        </w:rPr>
        <w:t>TARIF PELAYANAN KESEHATAN</w:t>
      </w:r>
    </w:p>
    <w:p w14:paraId="267836F0" w14:textId="77777777" w:rsidR="00FB1681" w:rsidRPr="00922713" w:rsidRDefault="00FB1681">
      <w:pPr>
        <w:spacing w:line="276" w:lineRule="auto"/>
        <w:jc w:val="center"/>
        <w:rPr>
          <w:rFonts w:ascii="Arial" w:hAnsi="Arial" w:cs="Arial"/>
          <w:b/>
          <w:sz w:val="22"/>
          <w:szCs w:val="22"/>
          <w:rPrChange w:id="1474" w:author="Syahrani Rachmawati Sadino" w:date="2025-01-31T14:35:00Z">
            <w:rPr>
              <w:rFonts w:asciiTheme="minorBidi" w:hAnsiTheme="minorBidi" w:cstheme="minorBidi"/>
              <w:b/>
              <w:sz w:val="22"/>
              <w:szCs w:val="22"/>
            </w:rPr>
          </w:rPrChange>
        </w:rPr>
      </w:pPr>
    </w:p>
    <w:p w14:paraId="6CE056E6" w14:textId="610DF6EB" w:rsidR="00FB1681" w:rsidRPr="00922713" w:rsidRDefault="00FB1681">
      <w:pPr>
        <w:numPr>
          <w:ilvl w:val="0"/>
          <w:numId w:val="4"/>
        </w:numPr>
        <w:tabs>
          <w:tab w:val="clear" w:pos="360"/>
        </w:tabs>
        <w:spacing w:line="276" w:lineRule="auto"/>
        <w:ind w:left="426" w:hanging="426"/>
        <w:jc w:val="both"/>
        <w:rPr>
          <w:rFonts w:ascii="Arial" w:hAnsi="Arial" w:cs="Arial"/>
          <w:sz w:val="22"/>
          <w:szCs w:val="22"/>
          <w:rPrChange w:id="1475" w:author="Syahrani Rachmawati Sadino" w:date="2025-01-31T14:35:00Z">
            <w:rPr>
              <w:rFonts w:asciiTheme="minorBidi" w:hAnsiTheme="minorBidi" w:cstheme="minorBidi"/>
              <w:sz w:val="22"/>
              <w:szCs w:val="22"/>
            </w:rPr>
          </w:rPrChange>
        </w:rPr>
        <w:pPrChange w:id="1476" w:author="Syahrani Rachmawati Sadino" w:date="2025-01-31T15:00:00Z">
          <w:pPr>
            <w:numPr>
              <w:numId w:val="4"/>
            </w:numPr>
            <w:tabs>
              <w:tab w:val="num" w:pos="360"/>
            </w:tabs>
            <w:spacing w:line="276" w:lineRule="auto"/>
            <w:ind w:left="426" w:hanging="426"/>
            <w:jc w:val="both"/>
          </w:pPr>
        </w:pPrChange>
      </w:pPr>
      <w:r w:rsidRPr="00922713">
        <w:rPr>
          <w:rFonts w:ascii="Arial" w:hAnsi="Arial" w:cs="Arial"/>
          <w:sz w:val="22"/>
          <w:szCs w:val="22"/>
          <w:rPrChange w:id="1477" w:author="Syahrani Rachmawati Sadino" w:date="2025-01-31T14:35:00Z">
            <w:rPr>
              <w:rFonts w:asciiTheme="minorBidi" w:hAnsiTheme="minorBidi" w:cstheme="minorBidi"/>
              <w:sz w:val="22"/>
              <w:szCs w:val="22"/>
            </w:rPr>
          </w:rPrChange>
        </w:rPr>
        <w:t xml:space="preserve">Tarif pelayanan kesehatan bagi Peserta adalah tarif yang disepakati oleh </w:t>
      </w:r>
      <w:r w:rsidR="00A20015" w:rsidRPr="00922713">
        <w:rPr>
          <w:rFonts w:ascii="Arial" w:hAnsi="Arial" w:cs="Arial"/>
          <w:b/>
          <w:bCs/>
          <w:sz w:val="22"/>
          <w:szCs w:val="22"/>
          <w:rPrChange w:id="1478" w:author="Syahrani Rachmawati Sadino" w:date="2025-01-31T14:35:00Z">
            <w:rPr>
              <w:rFonts w:asciiTheme="minorBidi" w:hAnsiTheme="minorBidi" w:cstheme="minorBidi"/>
              <w:b/>
              <w:bCs/>
              <w:sz w:val="22"/>
              <w:szCs w:val="22"/>
            </w:rPr>
          </w:rPrChange>
        </w:rPr>
        <w:t>PARA</w:t>
      </w:r>
      <w:del w:id="1479" w:author="ADMIN" w:date="2025-07-29T09:43:00Z" w16du:dateUtc="2025-07-29T02:43:00Z">
        <w:r w:rsidR="00A20015" w:rsidRPr="00922713" w:rsidDel="004E6E6E">
          <w:rPr>
            <w:rFonts w:ascii="Arial" w:hAnsi="Arial" w:cs="Arial"/>
            <w:b/>
            <w:bCs/>
            <w:sz w:val="22"/>
            <w:szCs w:val="22"/>
            <w:rPrChange w:id="1480" w:author="Syahrani Rachmawati Sadino" w:date="2025-01-31T14:35:00Z">
              <w:rPr>
                <w:rFonts w:asciiTheme="minorBidi" w:hAnsiTheme="minorBidi" w:cstheme="minorBidi"/>
                <w:b/>
                <w:bCs/>
                <w:sz w:val="22"/>
                <w:szCs w:val="22"/>
              </w:rPr>
            </w:rPrChange>
          </w:rPr>
          <w:delText>H</w:delText>
        </w:r>
      </w:del>
      <w:r w:rsidR="00A20015" w:rsidRPr="00922713">
        <w:rPr>
          <w:rFonts w:ascii="Arial" w:hAnsi="Arial" w:cs="Arial"/>
          <w:b/>
          <w:bCs/>
          <w:sz w:val="22"/>
          <w:szCs w:val="22"/>
          <w:rPrChange w:id="1481" w:author="Syahrani Rachmawati Sadino" w:date="2025-01-31T14:35:00Z">
            <w:rPr>
              <w:rFonts w:asciiTheme="minorBidi" w:hAnsiTheme="minorBidi" w:cstheme="minorBidi"/>
              <w:b/>
              <w:bCs/>
              <w:sz w:val="22"/>
              <w:szCs w:val="22"/>
            </w:rPr>
          </w:rPrChange>
        </w:rPr>
        <w:t xml:space="preserve"> PIHAK</w:t>
      </w:r>
      <w:r w:rsidRPr="00922713">
        <w:rPr>
          <w:rFonts w:ascii="Arial" w:hAnsi="Arial" w:cs="Arial"/>
          <w:sz w:val="22"/>
          <w:szCs w:val="22"/>
          <w:rPrChange w:id="1482" w:author="Syahrani Rachmawati Sadino" w:date="2025-01-31T14:35:00Z">
            <w:rPr>
              <w:rFonts w:asciiTheme="minorBidi" w:hAnsiTheme="minorBidi" w:cstheme="minorBidi"/>
              <w:sz w:val="22"/>
              <w:szCs w:val="22"/>
            </w:rPr>
          </w:rPrChange>
        </w:rPr>
        <w:t xml:space="preserve"> sebagaimana tersebut dalam Lampiran</w:t>
      </w:r>
      <w:r w:rsidRPr="00922713">
        <w:rPr>
          <w:rFonts w:ascii="Arial" w:hAnsi="Arial" w:cs="Arial"/>
          <w:b/>
          <w:sz w:val="22"/>
          <w:szCs w:val="22"/>
          <w:rPrChange w:id="1483" w:author="Syahrani Rachmawati Sadino" w:date="2025-01-31T14:35:00Z">
            <w:rPr>
              <w:rFonts w:asciiTheme="minorBidi" w:hAnsiTheme="minorBidi" w:cstheme="minorBidi"/>
              <w:b/>
              <w:sz w:val="22"/>
              <w:szCs w:val="22"/>
            </w:rPr>
          </w:rPrChange>
        </w:rPr>
        <w:t xml:space="preserve"> </w:t>
      </w:r>
      <w:r w:rsidRPr="00922713">
        <w:rPr>
          <w:rFonts w:ascii="Arial" w:hAnsi="Arial" w:cs="Arial"/>
          <w:sz w:val="22"/>
          <w:szCs w:val="22"/>
          <w:rPrChange w:id="1484" w:author="Syahrani Rachmawati Sadino" w:date="2025-01-31T14:35:00Z">
            <w:rPr>
              <w:rFonts w:asciiTheme="minorBidi" w:hAnsiTheme="minorBidi" w:cstheme="minorBidi"/>
              <w:sz w:val="22"/>
              <w:szCs w:val="22"/>
            </w:rPr>
          </w:rPrChange>
        </w:rPr>
        <w:t>Perjanjian ini.</w:t>
      </w:r>
    </w:p>
    <w:p w14:paraId="75729ADB" w14:textId="77777777" w:rsidR="00FB1681" w:rsidRPr="00922713" w:rsidRDefault="00FB1681">
      <w:pPr>
        <w:spacing w:line="276" w:lineRule="auto"/>
        <w:ind w:left="426" w:hanging="426"/>
        <w:jc w:val="both"/>
        <w:rPr>
          <w:rFonts w:ascii="Arial" w:hAnsi="Arial" w:cs="Arial"/>
          <w:sz w:val="22"/>
          <w:szCs w:val="22"/>
          <w:rPrChange w:id="1485" w:author="Syahrani Rachmawati Sadino" w:date="2025-01-31T14:35:00Z">
            <w:rPr>
              <w:rFonts w:asciiTheme="minorBidi" w:hAnsiTheme="minorBidi" w:cstheme="minorBidi"/>
              <w:sz w:val="22"/>
              <w:szCs w:val="22"/>
            </w:rPr>
          </w:rPrChange>
        </w:rPr>
      </w:pPr>
    </w:p>
    <w:p w14:paraId="48ABB394" w14:textId="23A0CCFD" w:rsidR="00FB1681" w:rsidRPr="00922713" w:rsidRDefault="00FB1681">
      <w:pPr>
        <w:numPr>
          <w:ilvl w:val="0"/>
          <w:numId w:val="4"/>
        </w:numPr>
        <w:tabs>
          <w:tab w:val="clear" w:pos="360"/>
        </w:tabs>
        <w:spacing w:line="276" w:lineRule="auto"/>
        <w:ind w:left="426" w:hanging="426"/>
        <w:jc w:val="both"/>
        <w:rPr>
          <w:rFonts w:ascii="Arial" w:hAnsi="Arial" w:cs="Arial"/>
          <w:b/>
          <w:bCs/>
          <w:sz w:val="22"/>
          <w:szCs w:val="22"/>
          <w:lang w:val="sv-SE"/>
          <w:rPrChange w:id="1486" w:author="Syahrani Rachmawati Sadino" w:date="2025-01-31T14:35:00Z">
            <w:rPr>
              <w:rFonts w:asciiTheme="minorBidi" w:hAnsiTheme="minorBidi" w:cstheme="minorBidi"/>
              <w:b/>
              <w:bCs/>
              <w:sz w:val="22"/>
              <w:szCs w:val="22"/>
              <w:lang w:val="sv-SE"/>
            </w:rPr>
          </w:rPrChange>
        </w:rPr>
        <w:pPrChange w:id="1487" w:author="Syahrani Rachmawati Sadino" w:date="2025-01-31T15:00:00Z">
          <w:pPr>
            <w:numPr>
              <w:numId w:val="4"/>
            </w:numPr>
            <w:tabs>
              <w:tab w:val="num" w:pos="360"/>
            </w:tabs>
            <w:spacing w:line="276" w:lineRule="auto"/>
            <w:ind w:left="426" w:hanging="426"/>
            <w:jc w:val="both"/>
          </w:pPr>
        </w:pPrChange>
      </w:pPr>
      <w:r w:rsidRPr="00922713">
        <w:rPr>
          <w:rFonts w:ascii="Arial" w:hAnsi="Arial" w:cs="Arial"/>
          <w:bCs/>
          <w:sz w:val="22"/>
          <w:szCs w:val="22"/>
          <w:lang w:val="sv-SE"/>
          <w:rPrChange w:id="1488" w:author="Syahrani Rachmawati Sadino" w:date="2025-01-31T14:35:00Z">
            <w:rPr>
              <w:rFonts w:asciiTheme="minorBidi" w:hAnsiTheme="minorBidi" w:cstheme="minorBidi"/>
              <w:bCs/>
              <w:sz w:val="22"/>
              <w:szCs w:val="22"/>
              <w:lang w:val="sv-SE"/>
            </w:rPr>
          </w:rPrChange>
        </w:rPr>
        <w:t xml:space="preserve">Pengaturan mengenai </w:t>
      </w:r>
      <w:r w:rsidRPr="00922713">
        <w:rPr>
          <w:rFonts w:ascii="Arial" w:hAnsi="Arial" w:cs="Arial"/>
          <w:bCs/>
          <w:i/>
          <w:sz w:val="22"/>
          <w:szCs w:val="22"/>
          <w:lang w:val="sv-SE"/>
          <w:rPrChange w:id="1489" w:author="Syahrani Rachmawati Sadino" w:date="2025-01-31T14:35:00Z">
            <w:rPr>
              <w:rFonts w:asciiTheme="minorBidi" w:hAnsiTheme="minorBidi" w:cstheme="minorBidi"/>
              <w:bCs/>
              <w:i/>
              <w:sz w:val="22"/>
              <w:szCs w:val="22"/>
              <w:lang w:val="sv-SE"/>
            </w:rPr>
          </w:rPrChange>
        </w:rPr>
        <w:t>Fee For Service</w:t>
      </w:r>
      <w:r w:rsidRPr="00922713">
        <w:rPr>
          <w:rFonts w:ascii="Arial" w:hAnsi="Arial" w:cs="Arial"/>
          <w:bCs/>
          <w:sz w:val="22"/>
          <w:szCs w:val="22"/>
          <w:lang w:val="sv-SE"/>
          <w:rPrChange w:id="1490" w:author="Syahrani Rachmawati Sadino" w:date="2025-01-31T14:35:00Z">
            <w:rPr>
              <w:rFonts w:asciiTheme="minorBidi" w:hAnsiTheme="minorBidi" w:cstheme="minorBidi"/>
              <w:bCs/>
              <w:sz w:val="22"/>
              <w:szCs w:val="22"/>
              <w:lang w:val="sv-SE"/>
            </w:rPr>
          </w:rPrChange>
        </w:rPr>
        <w:t xml:space="preserve"> diuraikan dalam </w:t>
      </w:r>
      <w:r w:rsidRPr="00922713">
        <w:rPr>
          <w:rFonts w:ascii="Arial" w:hAnsi="Arial" w:cs="Arial"/>
          <w:b/>
          <w:bCs/>
          <w:sz w:val="22"/>
          <w:szCs w:val="22"/>
          <w:lang w:val="sv-SE"/>
          <w:rPrChange w:id="1491" w:author="Syahrani Rachmawati Sadino" w:date="2025-01-31T14:35:00Z">
            <w:rPr>
              <w:rFonts w:asciiTheme="minorBidi" w:hAnsiTheme="minorBidi" w:cstheme="minorBidi"/>
              <w:b/>
              <w:bCs/>
              <w:sz w:val="22"/>
              <w:szCs w:val="22"/>
              <w:lang w:val="sv-SE"/>
            </w:rPr>
          </w:rPrChange>
        </w:rPr>
        <w:t>Lampiran</w:t>
      </w:r>
      <w:r w:rsidR="00070054" w:rsidRPr="00922713">
        <w:rPr>
          <w:rFonts w:ascii="Arial" w:hAnsi="Arial" w:cs="Arial"/>
          <w:b/>
          <w:bCs/>
          <w:sz w:val="22"/>
          <w:szCs w:val="22"/>
          <w:lang w:val="sv-SE"/>
          <w:rPrChange w:id="1492" w:author="Syahrani Rachmawati Sadino" w:date="2025-01-31T14:35:00Z">
            <w:rPr>
              <w:rFonts w:asciiTheme="minorBidi" w:hAnsiTheme="minorBidi" w:cstheme="minorBidi"/>
              <w:b/>
              <w:bCs/>
              <w:sz w:val="22"/>
              <w:szCs w:val="22"/>
              <w:lang w:val="sv-SE"/>
            </w:rPr>
          </w:rPrChange>
        </w:rPr>
        <w:t xml:space="preserve"> 1</w:t>
      </w:r>
      <w:r w:rsidRPr="00922713">
        <w:rPr>
          <w:rFonts w:ascii="Arial" w:hAnsi="Arial" w:cs="Arial"/>
          <w:b/>
          <w:bCs/>
          <w:sz w:val="22"/>
          <w:szCs w:val="22"/>
          <w:lang w:val="sv-SE"/>
          <w:rPrChange w:id="1493" w:author="Syahrani Rachmawati Sadino" w:date="2025-01-31T14:35:00Z">
            <w:rPr>
              <w:rFonts w:asciiTheme="minorBidi" w:hAnsiTheme="minorBidi" w:cstheme="minorBidi"/>
              <w:b/>
              <w:bCs/>
              <w:sz w:val="22"/>
              <w:szCs w:val="22"/>
              <w:lang w:val="sv-SE"/>
            </w:rPr>
          </w:rPrChange>
        </w:rPr>
        <w:t xml:space="preserve"> </w:t>
      </w:r>
      <w:r w:rsidRPr="00922713">
        <w:rPr>
          <w:rFonts w:ascii="Arial" w:hAnsi="Arial" w:cs="Arial"/>
          <w:bCs/>
          <w:sz w:val="22"/>
          <w:szCs w:val="22"/>
          <w:lang w:val="sv-SE"/>
          <w:rPrChange w:id="1494" w:author="Syahrani Rachmawati Sadino" w:date="2025-01-31T14:35:00Z">
            <w:rPr>
              <w:rFonts w:asciiTheme="minorBidi" w:hAnsiTheme="minorBidi" w:cstheme="minorBidi"/>
              <w:bCs/>
              <w:sz w:val="22"/>
              <w:szCs w:val="22"/>
              <w:lang w:val="sv-SE"/>
            </w:rPr>
          </w:rPrChange>
        </w:rPr>
        <w:t xml:space="preserve">Perjanjian ini. </w:t>
      </w:r>
    </w:p>
    <w:p w14:paraId="7E14FD84" w14:textId="77777777" w:rsidR="00FB1681" w:rsidRPr="00922713" w:rsidRDefault="00FB1681">
      <w:pPr>
        <w:spacing w:line="276" w:lineRule="auto"/>
        <w:jc w:val="both"/>
        <w:rPr>
          <w:rFonts w:ascii="Arial" w:hAnsi="Arial" w:cs="Arial"/>
          <w:b/>
          <w:bCs/>
          <w:sz w:val="22"/>
          <w:szCs w:val="22"/>
          <w:lang w:val="sv-SE"/>
          <w:rPrChange w:id="1495" w:author="Syahrani Rachmawati Sadino" w:date="2025-01-31T14:35:00Z">
            <w:rPr>
              <w:rFonts w:asciiTheme="minorBidi" w:hAnsiTheme="minorBidi" w:cstheme="minorBidi"/>
              <w:b/>
              <w:bCs/>
              <w:sz w:val="22"/>
              <w:szCs w:val="22"/>
              <w:lang w:val="sv-SE"/>
            </w:rPr>
          </w:rPrChange>
        </w:rPr>
      </w:pPr>
    </w:p>
    <w:p w14:paraId="064EBF78" w14:textId="77777777" w:rsidR="00FB1681" w:rsidRPr="00922713" w:rsidRDefault="00FB1681">
      <w:pPr>
        <w:numPr>
          <w:ilvl w:val="0"/>
          <w:numId w:val="4"/>
        </w:numPr>
        <w:tabs>
          <w:tab w:val="clear" w:pos="360"/>
        </w:tabs>
        <w:spacing w:line="276" w:lineRule="auto"/>
        <w:ind w:left="426" w:hanging="426"/>
        <w:jc w:val="both"/>
        <w:rPr>
          <w:rFonts w:ascii="Arial" w:hAnsi="Arial" w:cs="Arial"/>
          <w:b/>
          <w:bCs/>
          <w:sz w:val="22"/>
          <w:szCs w:val="22"/>
          <w:lang w:val="sv-SE"/>
          <w:rPrChange w:id="1496" w:author="Syahrani Rachmawati Sadino" w:date="2025-01-31T14:35:00Z">
            <w:rPr>
              <w:rFonts w:asciiTheme="minorBidi" w:hAnsiTheme="minorBidi" w:cstheme="minorBidi"/>
              <w:b/>
              <w:bCs/>
              <w:sz w:val="22"/>
              <w:szCs w:val="22"/>
              <w:lang w:val="sv-SE"/>
            </w:rPr>
          </w:rPrChange>
        </w:rPr>
        <w:pPrChange w:id="1497" w:author="Syahrani Rachmawati Sadino" w:date="2025-01-31T15:00:00Z">
          <w:pPr>
            <w:numPr>
              <w:numId w:val="4"/>
            </w:numPr>
            <w:tabs>
              <w:tab w:val="num" w:pos="360"/>
            </w:tabs>
            <w:spacing w:line="276" w:lineRule="auto"/>
            <w:ind w:left="426" w:hanging="426"/>
            <w:jc w:val="both"/>
          </w:pPr>
        </w:pPrChange>
      </w:pPr>
      <w:r w:rsidRPr="00922713">
        <w:rPr>
          <w:rFonts w:ascii="Arial" w:hAnsi="Arial" w:cs="Arial"/>
          <w:sz w:val="22"/>
          <w:szCs w:val="22"/>
          <w:lang w:val="sv-SE"/>
          <w:rPrChange w:id="1498" w:author="Syahrani Rachmawati Sadino" w:date="2025-01-31T14:35:00Z">
            <w:rPr>
              <w:rFonts w:asciiTheme="minorBidi" w:hAnsiTheme="minorBidi" w:cstheme="minorBidi"/>
              <w:sz w:val="22"/>
              <w:szCs w:val="22"/>
              <w:lang w:val="sv-SE"/>
            </w:rPr>
          </w:rPrChange>
        </w:rPr>
        <w:t>Besarnya tarif pelayanan kesehatan sebagaimana dimaksud dalam ayat 1 Pasal ini berlaku untuk jangka waktu minimal 1 (satu) tahun terhitung sejak tanggal berlakunya Perjanjian ini.</w:t>
      </w:r>
    </w:p>
    <w:p w14:paraId="161424A8" w14:textId="77777777" w:rsidR="00FB1681" w:rsidRPr="00922713" w:rsidRDefault="00FB1681">
      <w:pPr>
        <w:pStyle w:val="ListParagraph"/>
        <w:spacing w:line="276" w:lineRule="auto"/>
        <w:rPr>
          <w:rFonts w:ascii="Arial" w:hAnsi="Arial" w:cs="Arial"/>
          <w:color w:val="FF0000"/>
          <w:sz w:val="22"/>
          <w:szCs w:val="22"/>
          <w:lang w:val="sv-SE"/>
          <w:rPrChange w:id="1499" w:author="Syahrani Rachmawati Sadino" w:date="2025-01-31T14:35:00Z">
            <w:rPr>
              <w:rFonts w:asciiTheme="minorBidi" w:hAnsiTheme="minorBidi" w:cstheme="minorBidi"/>
              <w:color w:val="FF0000"/>
              <w:sz w:val="22"/>
              <w:szCs w:val="22"/>
              <w:lang w:val="sv-SE"/>
            </w:rPr>
          </w:rPrChange>
        </w:rPr>
      </w:pPr>
    </w:p>
    <w:p w14:paraId="1DCEEE24" w14:textId="337B3234" w:rsidR="00FB1681" w:rsidRPr="00922713" w:rsidRDefault="00FB1681">
      <w:pPr>
        <w:numPr>
          <w:ilvl w:val="0"/>
          <w:numId w:val="4"/>
        </w:numPr>
        <w:tabs>
          <w:tab w:val="clear" w:pos="360"/>
        </w:tabs>
        <w:spacing w:line="276" w:lineRule="auto"/>
        <w:ind w:left="426" w:hanging="426"/>
        <w:jc w:val="both"/>
        <w:rPr>
          <w:rFonts w:ascii="Arial" w:hAnsi="Arial" w:cs="Arial"/>
          <w:sz w:val="22"/>
          <w:szCs w:val="22"/>
          <w:lang w:val="sv-SE"/>
          <w:rPrChange w:id="1500" w:author="Syahrani Rachmawati Sadino" w:date="2025-01-31T14:35:00Z">
            <w:rPr>
              <w:rFonts w:asciiTheme="minorBidi" w:hAnsiTheme="minorBidi" w:cstheme="minorBidi"/>
              <w:sz w:val="22"/>
              <w:szCs w:val="22"/>
              <w:lang w:val="sv-SE"/>
            </w:rPr>
          </w:rPrChange>
        </w:rPr>
        <w:pPrChange w:id="1501" w:author="Syahrani Rachmawati Sadino" w:date="2025-01-31T15:00:00Z">
          <w:pPr>
            <w:numPr>
              <w:numId w:val="4"/>
            </w:numPr>
            <w:tabs>
              <w:tab w:val="num" w:pos="360"/>
            </w:tabs>
            <w:spacing w:line="276" w:lineRule="auto"/>
            <w:ind w:left="426" w:hanging="426"/>
            <w:jc w:val="both"/>
          </w:pPr>
        </w:pPrChange>
      </w:pPr>
      <w:r w:rsidRPr="00922713">
        <w:rPr>
          <w:rFonts w:ascii="Arial" w:hAnsi="Arial" w:cs="Arial"/>
          <w:sz w:val="22"/>
          <w:szCs w:val="22"/>
          <w:lang w:val="sv-SE"/>
          <w:rPrChange w:id="1502" w:author="Syahrani Rachmawati Sadino" w:date="2025-01-31T14:35:00Z">
            <w:rPr>
              <w:rFonts w:asciiTheme="minorBidi" w:hAnsiTheme="minorBidi" w:cstheme="minorBidi"/>
              <w:sz w:val="22"/>
              <w:szCs w:val="22"/>
              <w:lang w:val="sv-SE"/>
            </w:rPr>
          </w:rPrChange>
        </w:rPr>
        <w:t xml:space="preserve">Tarif pelayanan kesehatan sebagaimana dimaksud dalam ayat 1 Pasal ini, hanya dapat diubah berdasarkan kesepakatan tertulis </w:t>
      </w:r>
      <w:r w:rsidR="00A20015" w:rsidRPr="00922713">
        <w:rPr>
          <w:rFonts w:ascii="Arial" w:hAnsi="Arial" w:cs="Arial"/>
          <w:b/>
          <w:bCs/>
          <w:sz w:val="22"/>
          <w:szCs w:val="22"/>
          <w:lang w:val="sv-SE"/>
          <w:rPrChange w:id="1503" w:author="Syahrani Rachmawati Sadino" w:date="2025-01-31T14:35:00Z">
            <w:rPr>
              <w:rFonts w:asciiTheme="minorBidi" w:hAnsiTheme="minorBidi" w:cstheme="minorBidi"/>
              <w:b/>
              <w:bCs/>
              <w:sz w:val="22"/>
              <w:szCs w:val="22"/>
              <w:lang w:val="sv-SE"/>
            </w:rPr>
          </w:rPrChange>
        </w:rPr>
        <w:t>P</w:t>
      </w:r>
      <w:r w:rsidR="00070054" w:rsidRPr="00922713">
        <w:rPr>
          <w:rFonts w:ascii="Arial" w:hAnsi="Arial" w:cs="Arial"/>
          <w:b/>
          <w:bCs/>
          <w:sz w:val="22"/>
          <w:szCs w:val="22"/>
          <w:lang w:val="sv-SE"/>
          <w:rPrChange w:id="1504" w:author="Syahrani Rachmawati Sadino" w:date="2025-01-31T14:35:00Z">
            <w:rPr>
              <w:rFonts w:asciiTheme="minorBidi" w:hAnsiTheme="minorBidi" w:cstheme="minorBidi"/>
              <w:b/>
              <w:bCs/>
              <w:sz w:val="22"/>
              <w:szCs w:val="22"/>
              <w:lang w:val="sv-SE"/>
            </w:rPr>
          </w:rPrChange>
        </w:rPr>
        <w:t>ARA</w:t>
      </w:r>
      <w:r w:rsidR="00A20015" w:rsidRPr="00922713">
        <w:rPr>
          <w:rFonts w:ascii="Arial" w:hAnsi="Arial" w:cs="Arial"/>
          <w:b/>
          <w:bCs/>
          <w:sz w:val="22"/>
          <w:szCs w:val="22"/>
          <w:lang w:val="sv-SE"/>
          <w:rPrChange w:id="1505" w:author="Syahrani Rachmawati Sadino" w:date="2025-01-31T14:35:00Z">
            <w:rPr>
              <w:rFonts w:asciiTheme="minorBidi" w:hAnsiTheme="minorBidi" w:cstheme="minorBidi"/>
              <w:b/>
              <w:bCs/>
              <w:sz w:val="22"/>
              <w:szCs w:val="22"/>
              <w:lang w:val="sv-SE"/>
            </w:rPr>
          </w:rPrChange>
        </w:rPr>
        <w:t xml:space="preserve"> PIHAK</w:t>
      </w:r>
      <w:r w:rsidRPr="00922713">
        <w:rPr>
          <w:rFonts w:ascii="Arial" w:hAnsi="Arial" w:cs="Arial"/>
          <w:sz w:val="22"/>
          <w:szCs w:val="22"/>
          <w:lang w:val="sv-SE"/>
          <w:rPrChange w:id="1506" w:author="Syahrani Rachmawati Sadino" w:date="2025-01-31T14:35:00Z">
            <w:rPr>
              <w:rFonts w:asciiTheme="minorBidi" w:hAnsiTheme="minorBidi" w:cstheme="minorBidi"/>
              <w:sz w:val="22"/>
              <w:szCs w:val="22"/>
              <w:lang w:val="sv-SE"/>
            </w:rPr>
          </w:rPrChange>
        </w:rPr>
        <w:t>.</w:t>
      </w:r>
    </w:p>
    <w:p w14:paraId="26929BE5" w14:textId="77777777" w:rsidR="00FB1681" w:rsidRPr="00922713" w:rsidRDefault="00FB1681">
      <w:pPr>
        <w:pStyle w:val="ListParagraph"/>
        <w:spacing w:line="276" w:lineRule="auto"/>
        <w:rPr>
          <w:rFonts w:ascii="Arial" w:hAnsi="Arial" w:cs="Arial"/>
          <w:b/>
          <w:sz w:val="22"/>
          <w:szCs w:val="22"/>
          <w:lang w:val="sv-SE"/>
          <w:rPrChange w:id="1507" w:author="Syahrani Rachmawati Sadino" w:date="2025-01-31T14:35:00Z">
            <w:rPr>
              <w:rFonts w:asciiTheme="minorBidi" w:hAnsiTheme="minorBidi" w:cstheme="minorBidi"/>
              <w:b/>
              <w:sz w:val="22"/>
              <w:szCs w:val="22"/>
              <w:lang w:val="sv-SE"/>
            </w:rPr>
          </w:rPrChange>
        </w:rPr>
      </w:pPr>
    </w:p>
    <w:p w14:paraId="6173583C" w14:textId="77777777" w:rsidR="001828D9" w:rsidRPr="00922713" w:rsidRDefault="00FB1681">
      <w:pPr>
        <w:numPr>
          <w:ilvl w:val="0"/>
          <w:numId w:val="4"/>
        </w:numPr>
        <w:tabs>
          <w:tab w:val="clear" w:pos="360"/>
        </w:tabs>
        <w:spacing w:line="276" w:lineRule="auto"/>
        <w:ind w:left="426" w:hanging="426"/>
        <w:jc w:val="both"/>
        <w:rPr>
          <w:rFonts w:ascii="Arial" w:hAnsi="Arial" w:cs="Arial"/>
          <w:sz w:val="22"/>
          <w:szCs w:val="22"/>
          <w:lang w:val="sv-SE"/>
          <w:rPrChange w:id="1508" w:author="Syahrani Rachmawati Sadino" w:date="2025-01-31T14:35:00Z">
            <w:rPr>
              <w:rFonts w:asciiTheme="minorBidi" w:hAnsiTheme="minorBidi" w:cstheme="minorBidi"/>
              <w:sz w:val="22"/>
              <w:szCs w:val="22"/>
              <w:lang w:val="sv-SE"/>
            </w:rPr>
          </w:rPrChange>
        </w:rPr>
        <w:pPrChange w:id="1509" w:author="Syahrani Rachmawati Sadino" w:date="2025-01-31T15:00:00Z">
          <w:pPr>
            <w:numPr>
              <w:numId w:val="4"/>
            </w:numPr>
            <w:tabs>
              <w:tab w:val="num" w:pos="360"/>
            </w:tabs>
            <w:spacing w:line="276" w:lineRule="auto"/>
            <w:ind w:left="426" w:hanging="426"/>
            <w:jc w:val="both"/>
          </w:pPr>
        </w:pPrChange>
      </w:pPr>
      <w:r w:rsidRPr="00922713">
        <w:rPr>
          <w:rFonts w:ascii="Arial" w:hAnsi="Arial" w:cs="Arial"/>
          <w:b/>
          <w:sz w:val="22"/>
          <w:szCs w:val="22"/>
          <w:lang w:val="sv-SE"/>
          <w:rPrChange w:id="1510" w:author="Syahrani Rachmawati Sadino" w:date="2025-01-31T14:35:00Z">
            <w:rPr>
              <w:rFonts w:asciiTheme="minorBidi" w:hAnsiTheme="minorBidi" w:cstheme="minorBidi"/>
              <w:b/>
              <w:sz w:val="22"/>
              <w:szCs w:val="22"/>
              <w:lang w:val="sv-SE"/>
            </w:rPr>
          </w:rPrChange>
        </w:rPr>
        <w:lastRenderedPageBreak/>
        <w:t>PIHAK KEDUA</w:t>
      </w:r>
      <w:r w:rsidRPr="00922713">
        <w:rPr>
          <w:rFonts w:ascii="Arial" w:hAnsi="Arial" w:cs="Arial"/>
          <w:sz w:val="22"/>
          <w:szCs w:val="22"/>
          <w:lang w:val="sv-SE"/>
          <w:rPrChange w:id="1511" w:author="Syahrani Rachmawati Sadino" w:date="2025-01-31T14:35:00Z">
            <w:rPr>
              <w:rFonts w:asciiTheme="minorBidi" w:hAnsiTheme="minorBidi" w:cstheme="minorBidi"/>
              <w:sz w:val="22"/>
              <w:szCs w:val="22"/>
              <w:lang w:val="sv-SE"/>
            </w:rPr>
          </w:rPrChange>
        </w:rPr>
        <w:t xml:space="preserve"> tidak diperkenankan menarik biaya apapun terhadap Peserta sepanjang Pelayanan Kesehatan yang diberikan masih tercakup dalam ruang lingkup serta memenuhi prosedur pelayanan kesehatan sebagaimana diatur dalam Perjanjian ini.</w:t>
      </w:r>
    </w:p>
    <w:p w14:paraId="0882B878" w14:textId="77777777" w:rsidR="001828D9" w:rsidRPr="00922713" w:rsidRDefault="001828D9">
      <w:pPr>
        <w:spacing w:line="276" w:lineRule="auto"/>
        <w:jc w:val="both"/>
        <w:rPr>
          <w:rFonts w:ascii="Arial" w:hAnsi="Arial" w:cs="Arial"/>
          <w:b/>
          <w:bCs/>
          <w:sz w:val="22"/>
          <w:szCs w:val="22"/>
          <w:lang w:val="sv-SE"/>
          <w:rPrChange w:id="1512" w:author="Syahrani Rachmawati Sadino" w:date="2025-01-31T14:35:00Z">
            <w:rPr>
              <w:rFonts w:asciiTheme="minorBidi" w:hAnsiTheme="minorBidi" w:cstheme="minorBidi"/>
              <w:b/>
              <w:bCs/>
              <w:sz w:val="22"/>
              <w:szCs w:val="22"/>
              <w:lang w:val="sv-SE"/>
            </w:rPr>
          </w:rPrChange>
        </w:rPr>
      </w:pPr>
    </w:p>
    <w:p w14:paraId="6DBDDE2C" w14:textId="77777777" w:rsidR="00125728" w:rsidRDefault="00125728">
      <w:pPr>
        <w:spacing w:line="276" w:lineRule="auto"/>
        <w:jc w:val="center"/>
        <w:rPr>
          <w:ins w:id="1513" w:author="Syahrani Rachmawati Sadino" w:date="2025-01-31T16:27:00Z"/>
          <w:rFonts w:ascii="Arial" w:hAnsi="Arial" w:cs="Arial"/>
          <w:b/>
          <w:bCs/>
          <w:sz w:val="22"/>
          <w:szCs w:val="22"/>
        </w:rPr>
      </w:pPr>
    </w:p>
    <w:p w14:paraId="19EB9250" w14:textId="44904542" w:rsidR="001828D9" w:rsidRPr="00922713" w:rsidRDefault="00B471F2">
      <w:pPr>
        <w:spacing w:line="276" w:lineRule="auto"/>
        <w:jc w:val="center"/>
        <w:rPr>
          <w:rFonts w:ascii="Arial" w:hAnsi="Arial" w:cs="Arial"/>
          <w:b/>
          <w:bCs/>
          <w:sz w:val="22"/>
          <w:szCs w:val="22"/>
          <w:rPrChange w:id="1514" w:author="Syahrani Rachmawati Sadino" w:date="2025-01-31T14:35:00Z">
            <w:rPr>
              <w:rFonts w:asciiTheme="minorBidi" w:hAnsiTheme="minorBidi" w:cstheme="minorBidi"/>
              <w:b/>
              <w:bCs/>
              <w:sz w:val="22"/>
              <w:szCs w:val="22"/>
            </w:rPr>
          </w:rPrChange>
        </w:rPr>
      </w:pPr>
      <w:r w:rsidRPr="00922713">
        <w:rPr>
          <w:rFonts w:ascii="Arial" w:hAnsi="Arial" w:cs="Arial"/>
          <w:b/>
          <w:bCs/>
          <w:sz w:val="22"/>
          <w:szCs w:val="22"/>
          <w:rPrChange w:id="1515" w:author="Syahrani Rachmawati Sadino" w:date="2025-01-31T14:35:00Z">
            <w:rPr>
              <w:rFonts w:asciiTheme="minorBidi" w:hAnsiTheme="minorBidi" w:cstheme="minorBidi"/>
              <w:b/>
              <w:bCs/>
              <w:sz w:val="22"/>
              <w:szCs w:val="22"/>
            </w:rPr>
          </w:rPrChange>
        </w:rPr>
        <w:t>PASAL 8</w:t>
      </w:r>
    </w:p>
    <w:p w14:paraId="7D58BBCF" w14:textId="77777777" w:rsidR="001828D9" w:rsidRPr="00922713" w:rsidRDefault="001828D9">
      <w:pPr>
        <w:spacing w:line="276" w:lineRule="auto"/>
        <w:jc w:val="center"/>
        <w:rPr>
          <w:rFonts w:ascii="Arial" w:hAnsi="Arial" w:cs="Arial"/>
          <w:b/>
          <w:bCs/>
          <w:sz w:val="22"/>
          <w:szCs w:val="22"/>
          <w:rPrChange w:id="1516" w:author="Syahrani Rachmawati Sadino" w:date="2025-01-31T14:35:00Z">
            <w:rPr>
              <w:rFonts w:asciiTheme="minorBidi" w:hAnsiTheme="minorBidi" w:cstheme="minorBidi"/>
              <w:b/>
              <w:bCs/>
              <w:sz w:val="22"/>
              <w:szCs w:val="22"/>
            </w:rPr>
          </w:rPrChange>
        </w:rPr>
      </w:pPr>
      <w:r w:rsidRPr="00922713">
        <w:rPr>
          <w:rFonts w:ascii="Arial" w:hAnsi="Arial" w:cs="Arial"/>
          <w:b/>
          <w:bCs/>
          <w:sz w:val="22"/>
          <w:szCs w:val="22"/>
          <w:rPrChange w:id="1517" w:author="Syahrani Rachmawati Sadino" w:date="2025-01-31T14:35:00Z">
            <w:rPr>
              <w:rFonts w:asciiTheme="minorBidi" w:hAnsiTheme="minorBidi" w:cstheme="minorBidi"/>
              <w:b/>
              <w:bCs/>
              <w:sz w:val="22"/>
              <w:szCs w:val="22"/>
            </w:rPr>
          </w:rPrChange>
        </w:rPr>
        <w:t xml:space="preserve">TATA CARA PELAPORAN DAN PEMBAYARAN </w:t>
      </w:r>
    </w:p>
    <w:p w14:paraId="5029EF9B" w14:textId="77777777" w:rsidR="001828D9" w:rsidRPr="00922713" w:rsidRDefault="001828D9">
      <w:pPr>
        <w:spacing w:line="276" w:lineRule="auto"/>
        <w:jc w:val="both"/>
        <w:rPr>
          <w:rFonts w:ascii="Arial" w:hAnsi="Arial" w:cs="Arial"/>
          <w:sz w:val="22"/>
          <w:szCs w:val="22"/>
          <w:rPrChange w:id="1518" w:author="Syahrani Rachmawati Sadino" w:date="2025-01-31T14:35:00Z">
            <w:rPr>
              <w:rFonts w:asciiTheme="minorBidi" w:hAnsiTheme="minorBidi" w:cstheme="minorBidi"/>
              <w:sz w:val="22"/>
              <w:szCs w:val="22"/>
            </w:rPr>
          </w:rPrChange>
        </w:rPr>
      </w:pPr>
    </w:p>
    <w:p w14:paraId="73D9ED70" w14:textId="0A757004" w:rsidR="00FB1681" w:rsidRPr="00922713" w:rsidRDefault="00FB1681">
      <w:pPr>
        <w:pStyle w:val="ListParagraph"/>
        <w:numPr>
          <w:ilvl w:val="0"/>
          <w:numId w:val="61"/>
        </w:numPr>
        <w:spacing w:line="276" w:lineRule="auto"/>
        <w:ind w:left="426" w:hanging="426"/>
        <w:rPr>
          <w:rFonts w:ascii="Arial" w:hAnsi="Arial" w:cs="Arial"/>
          <w:sz w:val="22"/>
          <w:szCs w:val="22"/>
          <w:rPrChange w:id="1519" w:author="Syahrani Rachmawati Sadino" w:date="2025-01-31T14:35:00Z">
            <w:rPr>
              <w:rFonts w:asciiTheme="minorBidi" w:hAnsiTheme="minorBidi" w:cstheme="minorBidi"/>
              <w:sz w:val="22"/>
              <w:szCs w:val="22"/>
            </w:rPr>
          </w:rPrChange>
        </w:rPr>
      </w:pPr>
      <w:bookmarkStart w:id="1520" w:name="_Hlk66213958"/>
      <w:r w:rsidRPr="00922713">
        <w:rPr>
          <w:rFonts w:ascii="Arial" w:hAnsi="Arial" w:cs="Arial"/>
          <w:sz w:val="22"/>
          <w:szCs w:val="22"/>
          <w:rPrChange w:id="1521" w:author="Syahrani Rachmawati Sadino" w:date="2025-01-31T14:35:00Z">
            <w:rPr>
              <w:rFonts w:asciiTheme="minorBidi" w:hAnsiTheme="minorBidi" w:cstheme="minorBidi"/>
              <w:sz w:val="22"/>
              <w:szCs w:val="22"/>
            </w:rPr>
          </w:rPrChange>
        </w:rPr>
        <w:t xml:space="preserve">Tata </w:t>
      </w:r>
      <w:proofErr w:type="spellStart"/>
      <w:r w:rsidRPr="00922713">
        <w:rPr>
          <w:rFonts w:ascii="Arial" w:hAnsi="Arial" w:cs="Arial"/>
          <w:sz w:val="22"/>
          <w:szCs w:val="22"/>
          <w:rPrChange w:id="1522" w:author="Syahrani Rachmawati Sadino" w:date="2025-01-31T14:35:00Z">
            <w:rPr>
              <w:rFonts w:asciiTheme="minorBidi" w:hAnsiTheme="minorBidi" w:cstheme="minorBidi"/>
              <w:sz w:val="22"/>
              <w:szCs w:val="22"/>
            </w:rPr>
          </w:rPrChange>
        </w:rPr>
        <w:t>cara</w:t>
      </w:r>
      <w:proofErr w:type="spellEnd"/>
      <w:r w:rsidRPr="00922713">
        <w:rPr>
          <w:rFonts w:ascii="Arial" w:hAnsi="Arial" w:cs="Arial"/>
          <w:sz w:val="22"/>
          <w:szCs w:val="22"/>
          <w:rPrChange w:id="152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524" w:author="Syahrani Rachmawati Sadino" w:date="2025-01-31T14:35:00Z">
            <w:rPr>
              <w:rFonts w:asciiTheme="minorBidi" w:hAnsiTheme="minorBidi" w:cstheme="minorBidi"/>
              <w:sz w:val="22"/>
              <w:szCs w:val="22"/>
            </w:rPr>
          </w:rPrChange>
        </w:rPr>
        <w:t>pelaporan</w:t>
      </w:r>
      <w:proofErr w:type="spellEnd"/>
      <w:r w:rsidRPr="00922713">
        <w:rPr>
          <w:rFonts w:ascii="Arial" w:hAnsi="Arial" w:cs="Arial"/>
          <w:sz w:val="22"/>
          <w:szCs w:val="22"/>
          <w:rPrChange w:id="1525" w:author="Syahrani Rachmawati Sadino" w:date="2025-01-31T14:35:00Z">
            <w:rPr>
              <w:rFonts w:asciiTheme="minorBidi" w:hAnsiTheme="minorBidi" w:cstheme="minorBidi"/>
              <w:sz w:val="22"/>
              <w:szCs w:val="22"/>
            </w:rPr>
          </w:rPrChange>
        </w:rPr>
        <w:t xml:space="preserve"> dan </w:t>
      </w:r>
      <w:proofErr w:type="spellStart"/>
      <w:r w:rsidRPr="00922713">
        <w:rPr>
          <w:rFonts w:ascii="Arial" w:hAnsi="Arial" w:cs="Arial"/>
          <w:sz w:val="22"/>
          <w:szCs w:val="22"/>
          <w:rPrChange w:id="1526" w:author="Syahrani Rachmawati Sadino" w:date="2025-01-31T14:35:00Z">
            <w:rPr>
              <w:rFonts w:asciiTheme="minorBidi" w:hAnsiTheme="minorBidi" w:cstheme="minorBidi"/>
              <w:sz w:val="22"/>
              <w:szCs w:val="22"/>
            </w:rPr>
          </w:rPrChange>
        </w:rPr>
        <w:t>pembayaran</w:t>
      </w:r>
      <w:proofErr w:type="spellEnd"/>
      <w:r w:rsidRPr="00922713">
        <w:rPr>
          <w:rFonts w:ascii="Arial" w:hAnsi="Arial" w:cs="Arial"/>
          <w:sz w:val="22"/>
          <w:szCs w:val="22"/>
          <w:rPrChange w:id="152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528" w:author="Syahrani Rachmawati Sadino" w:date="2025-01-31T14:35:00Z">
            <w:rPr>
              <w:rFonts w:asciiTheme="minorBidi" w:hAnsiTheme="minorBidi" w:cstheme="minorBidi"/>
              <w:sz w:val="22"/>
              <w:szCs w:val="22"/>
            </w:rPr>
          </w:rPrChange>
        </w:rPr>
        <w:t>sebagaimana</w:t>
      </w:r>
      <w:proofErr w:type="spellEnd"/>
      <w:r w:rsidRPr="00922713">
        <w:rPr>
          <w:rFonts w:ascii="Arial" w:hAnsi="Arial" w:cs="Arial"/>
          <w:sz w:val="22"/>
          <w:szCs w:val="22"/>
          <w:rPrChange w:id="152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530" w:author="Syahrani Rachmawati Sadino" w:date="2025-01-31T14:35:00Z">
            <w:rPr>
              <w:rFonts w:asciiTheme="minorBidi" w:hAnsiTheme="minorBidi" w:cstheme="minorBidi"/>
              <w:sz w:val="22"/>
              <w:szCs w:val="22"/>
            </w:rPr>
          </w:rPrChange>
        </w:rPr>
        <w:t>dimaksud</w:t>
      </w:r>
      <w:proofErr w:type="spellEnd"/>
      <w:r w:rsidRPr="00922713">
        <w:rPr>
          <w:rFonts w:ascii="Arial" w:hAnsi="Arial" w:cs="Arial"/>
          <w:sz w:val="22"/>
          <w:szCs w:val="22"/>
          <w:rPrChange w:id="153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532" w:author="Syahrani Rachmawati Sadino" w:date="2025-01-31T14:35:00Z">
            <w:rPr>
              <w:rFonts w:asciiTheme="minorBidi" w:hAnsiTheme="minorBidi" w:cstheme="minorBidi"/>
              <w:sz w:val="22"/>
              <w:szCs w:val="22"/>
            </w:rPr>
          </w:rPrChange>
        </w:rPr>
        <w:t>dalam</w:t>
      </w:r>
      <w:proofErr w:type="spellEnd"/>
      <w:r w:rsidRPr="00922713">
        <w:rPr>
          <w:rFonts w:ascii="Arial" w:hAnsi="Arial" w:cs="Arial"/>
          <w:sz w:val="22"/>
          <w:szCs w:val="22"/>
          <w:rPrChange w:id="153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534" w:author="Syahrani Rachmawati Sadino" w:date="2025-01-31T14:35:00Z">
            <w:rPr>
              <w:rFonts w:asciiTheme="minorBidi" w:hAnsiTheme="minorBidi" w:cstheme="minorBidi"/>
              <w:sz w:val="22"/>
              <w:szCs w:val="22"/>
            </w:rPr>
          </w:rPrChange>
        </w:rPr>
        <w:t>Perjanjian</w:t>
      </w:r>
      <w:proofErr w:type="spellEnd"/>
      <w:r w:rsidRPr="00922713">
        <w:rPr>
          <w:rFonts w:ascii="Arial" w:hAnsi="Arial" w:cs="Arial"/>
          <w:sz w:val="22"/>
          <w:szCs w:val="22"/>
          <w:rPrChange w:id="153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536" w:author="Syahrani Rachmawati Sadino" w:date="2025-01-31T14:35:00Z">
            <w:rPr>
              <w:rFonts w:asciiTheme="minorBidi" w:hAnsiTheme="minorBidi" w:cstheme="minorBidi"/>
              <w:sz w:val="22"/>
              <w:szCs w:val="22"/>
            </w:rPr>
          </w:rPrChange>
        </w:rPr>
        <w:t>ini</w:t>
      </w:r>
      <w:proofErr w:type="spellEnd"/>
      <w:r w:rsidRPr="00922713">
        <w:rPr>
          <w:rFonts w:ascii="Arial" w:hAnsi="Arial" w:cs="Arial"/>
          <w:sz w:val="22"/>
          <w:szCs w:val="22"/>
          <w:rPrChange w:id="153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538" w:author="Syahrani Rachmawati Sadino" w:date="2025-01-31T14:35:00Z">
            <w:rPr>
              <w:rFonts w:asciiTheme="minorBidi" w:hAnsiTheme="minorBidi" w:cstheme="minorBidi"/>
              <w:sz w:val="22"/>
              <w:szCs w:val="22"/>
            </w:rPr>
          </w:rPrChange>
        </w:rPr>
        <w:t>diatur</w:t>
      </w:r>
      <w:proofErr w:type="spellEnd"/>
      <w:r w:rsidRPr="00922713">
        <w:rPr>
          <w:rFonts w:ascii="Arial" w:hAnsi="Arial" w:cs="Arial"/>
          <w:sz w:val="22"/>
          <w:szCs w:val="22"/>
          <w:rPrChange w:id="153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540" w:author="Syahrani Rachmawati Sadino" w:date="2025-01-31T14:35:00Z">
            <w:rPr>
              <w:rFonts w:asciiTheme="minorBidi" w:hAnsiTheme="minorBidi" w:cstheme="minorBidi"/>
              <w:sz w:val="22"/>
              <w:szCs w:val="22"/>
            </w:rPr>
          </w:rPrChange>
        </w:rPr>
        <w:t>dalam</w:t>
      </w:r>
      <w:proofErr w:type="spellEnd"/>
      <w:r w:rsidRPr="00922713">
        <w:rPr>
          <w:rFonts w:ascii="Arial" w:hAnsi="Arial" w:cs="Arial"/>
          <w:sz w:val="22"/>
          <w:szCs w:val="22"/>
          <w:rPrChange w:id="1541" w:author="Syahrani Rachmawati Sadino" w:date="2025-01-31T14:35:00Z">
            <w:rPr>
              <w:rFonts w:asciiTheme="minorBidi" w:hAnsiTheme="minorBidi" w:cstheme="minorBidi"/>
              <w:sz w:val="22"/>
              <w:szCs w:val="22"/>
            </w:rPr>
          </w:rPrChange>
        </w:rPr>
        <w:t xml:space="preserve"> </w:t>
      </w:r>
      <w:r w:rsidRPr="00922713">
        <w:rPr>
          <w:rFonts w:ascii="Arial" w:hAnsi="Arial" w:cs="Arial"/>
          <w:b/>
          <w:sz w:val="22"/>
          <w:szCs w:val="22"/>
          <w:rPrChange w:id="1542" w:author="Syahrani Rachmawati Sadino" w:date="2025-01-31T14:35:00Z">
            <w:rPr>
              <w:rFonts w:asciiTheme="minorBidi" w:hAnsiTheme="minorBidi" w:cstheme="minorBidi"/>
              <w:b/>
              <w:sz w:val="22"/>
              <w:szCs w:val="22"/>
            </w:rPr>
          </w:rPrChange>
        </w:rPr>
        <w:t>Lampiran</w:t>
      </w:r>
      <w:r w:rsidR="00070054" w:rsidRPr="00922713">
        <w:rPr>
          <w:rFonts w:ascii="Arial" w:hAnsi="Arial" w:cs="Arial"/>
          <w:b/>
          <w:sz w:val="22"/>
          <w:szCs w:val="22"/>
          <w:rPrChange w:id="1543" w:author="Syahrani Rachmawati Sadino" w:date="2025-01-31T14:35:00Z">
            <w:rPr>
              <w:rFonts w:asciiTheme="minorBidi" w:hAnsiTheme="minorBidi" w:cstheme="minorBidi"/>
              <w:b/>
              <w:sz w:val="22"/>
              <w:szCs w:val="22"/>
            </w:rPr>
          </w:rPrChange>
        </w:rPr>
        <w:t xml:space="preserve"> 1</w:t>
      </w:r>
      <w:r w:rsidRPr="00922713">
        <w:rPr>
          <w:rFonts w:ascii="Arial" w:hAnsi="Arial" w:cs="Arial"/>
          <w:b/>
          <w:sz w:val="22"/>
          <w:szCs w:val="22"/>
          <w:rPrChange w:id="1544" w:author="Syahrani Rachmawati Sadino" w:date="2025-01-31T14:35:00Z">
            <w:rPr>
              <w:rFonts w:asciiTheme="minorBidi" w:hAnsiTheme="minorBidi" w:cstheme="minorBidi"/>
              <w:b/>
              <w:sz w:val="22"/>
              <w:szCs w:val="22"/>
            </w:rPr>
          </w:rPrChange>
        </w:rPr>
        <w:t xml:space="preserve"> </w:t>
      </w:r>
      <w:proofErr w:type="spellStart"/>
      <w:r w:rsidRPr="00922713">
        <w:rPr>
          <w:rFonts w:ascii="Arial" w:hAnsi="Arial" w:cs="Arial"/>
          <w:sz w:val="22"/>
          <w:szCs w:val="22"/>
          <w:rPrChange w:id="1545" w:author="Syahrani Rachmawati Sadino" w:date="2025-01-31T14:35:00Z">
            <w:rPr>
              <w:rFonts w:asciiTheme="minorBidi" w:hAnsiTheme="minorBidi" w:cstheme="minorBidi"/>
              <w:sz w:val="22"/>
              <w:szCs w:val="22"/>
            </w:rPr>
          </w:rPrChange>
        </w:rPr>
        <w:t>Perjanjian</w:t>
      </w:r>
      <w:proofErr w:type="spellEnd"/>
      <w:r w:rsidRPr="00922713">
        <w:rPr>
          <w:rFonts w:ascii="Arial" w:hAnsi="Arial" w:cs="Arial"/>
          <w:sz w:val="22"/>
          <w:szCs w:val="22"/>
          <w:rPrChange w:id="154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547" w:author="Syahrani Rachmawati Sadino" w:date="2025-01-31T14:35:00Z">
            <w:rPr>
              <w:rFonts w:asciiTheme="minorBidi" w:hAnsiTheme="minorBidi" w:cstheme="minorBidi"/>
              <w:sz w:val="22"/>
              <w:szCs w:val="22"/>
            </w:rPr>
          </w:rPrChange>
        </w:rPr>
        <w:t>ini</w:t>
      </w:r>
      <w:proofErr w:type="spellEnd"/>
      <w:r w:rsidRPr="00922713">
        <w:rPr>
          <w:rFonts w:ascii="Arial" w:hAnsi="Arial" w:cs="Arial"/>
          <w:sz w:val="22"/>
          <w:szCs w:val="22"/>
          <w:rPrChange w:id="154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549" w:author="Syahrani Rachmawati Sadino" w:date="2025-01-31T14:35:00Z">
            <w:rPr>
              <w:rFonts w:asciiTheme="minorBidi" w:hAnsiTheme="minorBidi" w:cstheme="minorBidi"/>
              <w:sz w:val="22"/>
              <w:szCs w:val="22"/>
            </w:rPr>
          </w:rPrChange>
        </w:rPr>
        <w:t>yaitu</w:t>
      </w:r>
      <w:proofErr w:type="spellEnd"/>
      <w:r w:rsidRPr="00922713">
        <w:rPr>
          <w:rFonts w:ascii="Arial" w:hAnsi="Arial" w:cs="Arial"/>
          <w:sz w:val="22"/>
          <w:szCs w:val="22"/>
          <w:rPrChange w:id="155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551" w:author="Syahrani Rachmawati Sadino" w:date="2025-01-31T14:35:00Z">
            <w:rPr>
              <w:rFonts w:asciiTheme="minorBidi" w:hAnsiTheme="minorBidi" w:cstheme="minorBidi"/>
              <w:sz w:val="22"/>
              <w:szCs w:val="22"/>
            </w:rPr>
          </w:rPrChange>
        </w:rPr>
        <w:t>Laporan</w:t>
      </w:r>
      <w:proofErr w:type="spellEnd"/>
      <w:r w:rsidRPr="00922713">
        <w:rPr>
          <w:rFonts w:ascii="Arial" w:hAnsi="Arial" w:cs="Arial"/>
          <w:sz w:val="22"/>
          <w:szCs w:val="22"/>
          <w:rPrChange w:id="155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553" w:author="Syahrani Rachmawati Sadino" w:date="2025-01-31T14:35:00Z">
            <w:rPr>
              <w:rFonts w:asciiTheme="minorBidi" w:hAnsiTheme="minorBidi" w:cstheme="minorBidi"/>
              <w:sz w:val="22"/>
              <w:szCs w:val="22"/>
            </w:rPr>
          </w:rPrChange>
        </w:rPr>
        <w:t>Pelayanan</w:t>
      </w:r>
      <w:proofErr w:type="spellEnd"/>
      <w:r w:rsidRPr="00922713">
        <w:rPr>
          <w:rFonts w:ascii="Arial" w:hAnsi="Arial" w:cs="Arial"/>
          <w:sz w:val="22"/>
          <w:szCs w:val="22"/>
          <w:rPrChange w:id="1554" w:author="Syahrani Rachmawati Sadino" w:date="2025-01-31T14:35:00Z">
            <w:rPr>
              <w:rFonts w:asciiTheme="minorBidi" w:hAnsiTheme="minorBidi" w:cstheme="minorBidi"/>
              <w:sz w:val="22"/>
              <w:szCs w:val="22"/>
            </w:rPr>
          </w:rPrChange>
        </w:rPr>
        <w:t xml:space="preserve"> Rawat Jalan </w:t>
      </w:r>
      <w:proofErr w:type="spellStart"/>
      <w:r w:rsidRPr="00922713">
        <w:rPr>
          <w:rFonts w:ascii="Arial" w:hAnsi="Arial" w:cs="Arial"/>
          <w:sz w:val="22"/>
          <w:szCs w:val="22"/>
          <w:rPrChange w:id="1555" w:author="Syahrani Rachmawati Sadino" w:date="2025-01-31T14:35:00Z">
            <w:rPr>
              <w:rFonts w:asciiTheme="minorBidi" w:hAnsiTheme="minorBidi" w:cstheme="minorBidi"/>
              <w:sz w:val="22"/>
              <w:szCs w:val="22"/>
            </w:rPr>
          </w:rPrChange>
        </w:rPr>
        <w:t>Pertama</w:t>
      </w:r>
      <w:proofErr w:type="spellEnd"/>
      <w:r w:rsidRPr="00922713">
        <w:rPr>
          <w:rFonts w:ascii="Arial" w:hAnsi="Arial" w:cs="Arial"/>
          <w:sz w:val="22"/>
          <w:szCs w:val="22"/>
          <w:rPrChange w:id="1556" w:author="Syahrani Rachmawati Sadino" w:date="2025-01-31T14:35:00Z">
            <w:rPr>
              <w:rFonts w:asciiTheme="minorBidi" w:hAnsiTheme="minorBidi" w:cstheme="minorBidi"/>
              <w:sz w:val="22"/>
              <w:szCs w:val="22"/>
            </w:rPr>
          </w:rPrChange>
        </w:rPr>
        <w:t xml:space="preserve"> dan </w:t>
      </w:r>
      <w:r w:rsidRPr="00922713">
        <w:rPr>
          <w:rFonts w:ascii="Arial" w:hAnsi="Arial" w:cs="Arial"/>
          <w:sz w:val="22"/>
          <w:szCs w:val="22"/>
          <w:lang w:val="id-ID"/>
          <w:rPrChange w:id="1557" w:author="Syahrani Rachmawati Sadino" w:date="2025-01-31T14:35:00Z">
            <w:rPr>
              <w:rFonts w:asciiTheme="minorBidi" w:hAnsiTheme="minorBidi" w:cstheme="minorBidi"/>
              <w:sz w:val="22"/>
              <w:szCs w:val="22"/>
              <w:lang w:val="id-ID"/>
            </w:rPr>
          </w:rPrChange>
        </w:rPr>
        <w:t>T</w:t>
      </w:r>
      <w:proofErr w:type="spellStart"/>
      <w:r w:rsidRPr="00922713">
        <w:rPr>
          <w:rFonts w:ascii="Arial" w:hAnsi="Arial" w:cs="Arial"/>
          <w:sz w:val="22"/>
          <w:szCs w:val="22"/>
          <w:rPrChange w:id="1558" w:author="Syahrani Rachmawati Sadino" w:date="2025-01-31T14:35:00Z">
            <w:rPr>
              <w:rFonts w:asciiTheme="minorBidi" w:hAnsiTheme="minorBidi" w:cstheme="minorBidi"/>
              <w:sz w:val="22"/>
              <w:szCs w:val="22"/>
            </w:rPr>
          </w:rPrChange>
        </w:rPr>
        <w:t>ata</w:t>
      </w:r>
      <w:proofErr w:type="spellEnd"/>
      <w:r w:rsidRPr="00922713">
        <w:rPr>
          <w:rFonts w:ascii="Arial" w:hAnsi="Arial" w:cs="Arial"/>
          <w:sz w:val="22"/>
          <w:szCs w:val="22"/>
          <w:rPrChange w:id="155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560" w:author="Syahrani Rachmawati Sadino" w:date="2025-01-31T14:35:00Z">
            <w:rPr>
              <w:rFonts w:asciiTheme="minorBidi" w:hAnsiTheme="minorBidi" w:cstheme="minorBidi"/>
              <w:sz w:val="22"/>
              <w:szCs w:val="22"/>
            </w:rPr>
          </w:rPrChange>
        </w:rPr>
        <w:t>cara</w:t>
      </w:r>
      <w:proofErr w:type="spellEnd"/>
      <w:r w:rsidRPr="00922713">
        <w:rPr>
          <w:rFonts w:ascii="Arial" w:hAnsi="Arial" w:cs="Arial"/>
          <w:sz w:val="22"/>
          <w:szCs w:val="22"/>
          <w:rPrChange w:id="156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562" w:author="Syahrani Rachmawati Sadino" w:date="2025-01-31T14:35:00Z">
            <w:rPr>
              <w:rFonts w:asciiTheme="minorBidi" w:hAnsiTheme="minorBidi" w:cstheme="minorBidi"/>
              <w:sz w:val="22"/>
              <w:szCs w:val="22"/>
            </w:rPr>
          </w:rPrChange>
        </w:rPr>
        <w:t>Pembayaran</w:t>
      </w:r>
      <w:proofErr w:type="spellEnd"/>
      <w:r w:rsidRPr="00922713">
        <w:rPr>
          <w:rFonts w:ascii="Arial" w:hAnsi="Arial" w:cs="Arial"/>
          <w:sz w:val="22"/>
          <w:szCs w:val="22"/>
          <w:rPrChange w:id="1563" w:author="Syahrani Rachmawati Sadino" w:date="2025-01-31T14:35:00Z">
            <w:rPr>
              <w:rFonts w:asciiTheme="minorBidi" w:hAnsiTheme="minorBidi" w:cstheme="minorBidi"/>
              <w:sz w:val="22"/>
              <w:szCs w:val="22"/>
            </w:rPr>
          </w:rPrChange>
        </w:rPr>
        <w:t xml:space="preserve"> oleh</w:t>
      </w:r>
      <w:r w:rsidRPr="00922713">
        <w:rPr>
          <w:rFonts w:ascii="Arial" w:hAnsi="Arial" w:cs="Arial"/>
          <w:b/>
          <w:sz w:val="22"/>
          <w:szCs w:val="22"/>
          <w:rPrChange w:id="1564" w:author="Syahrani Rachmawati Sadino" w:date="2025-01-31T14:35:00Z">
            <w:rPr>
              <w:rFonts w:asciiTheme="minorBidi" w:hAnsiTheme="minorBidi" w:cstheme="minorBidi"/>
              <w:b/>
              <w:sz w:val="22"/>
              <w:szCs w:val="22"/>
            </w:rPr>
          </w:rPrChange>
        </w:rPr>
        <w:t xml:space="preserve"> PIHAK PERTAMA </w:t>
      </w:r>
      <w:r w:rsidRPr="00922713">
        <w:rPr>
          <w:rFonts w:ascii="Arial" w:hAnsi="Arial" w:cs="Arial"/>
          <w:sz w:val="22"/>
          <w:szCs w:val="22"/>
          <w:rPrChange w:id="1565" w:author="Syahrani Rachmawati Sadino" w:date="2025-01-31T14:35:00Z">
            <w:rPr>
              <w:rFonts w:asciiTheme="minorBidi" w:hAnsiTheme="minorBidi" w:cstheme="minorBidi"/>
              <w:sz w:val="22"/>
              <w:szCs w:val="22"/>
            </w:rPr>
          </w:rPrChange>
        </w:rPr>
        <w:t xml:space="preserve">dan </w:t>
      </w:r>
      <w:proofErr w:type="spellStart"/>
      <w:r w:rsidRPr="00922713">
        <w:rPr>
          <w:rFonts w:ascii="Arial" w:hAnsi="Arial" w:cs="Arial"/>
          <w:sz w:val="22"/>
          <w:szCs w:val="22"/>
          <w:rPrChange w:id="1566" w:author="Syahrani Rachmawati Sadino" w:date="2025-01-31T14:35:00Z">
            <w:rPr>
              <w:rFonts w:asciiTheme="minorBidi" w:hAnsiTheme="minorBidi" w:cstheme="minorBidi"/>
              <w:sz w:val="22"/>
              <w:szCs w:val="22"/>
            </w:rPr>
          </w:rPrChange>
        </w:rPr>
        <w:t>merupakan</w:t>
      </w:r>
      <w:proofErr w:type="spellEnd"/>
      <w:r w:rsidRPr="00922713">
        <w:rPr>
          <w:rFonts w:ascii="Arial" w:hAnsi="Arial" w:cs="Arial"/>
          <w:sz w:val="22"/>
          <w:szCs w:val="22"/>
          <w:rPrChange w:id="156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568" w:author="Syahrani Rachmawati Sadino" w:date="2025-01-31T14:35:00Z">
            <w:rPr>
              <w:rFonts w:asciiTheme="minorBidi" w:hAnsiTheme="minorBidi" w:cstheme="minorBidi"/>
              <w:sz w:val="22"/>
              <w:szCs w:val="22"/>
            </w:rPr>
          </w:rPrChange>
        </w:rPr>
        <w:t>bagian</w:t>
      </w:r>
      <w:proofErr w:type="spellEnd"/>
      <w:r w:rsidRPr="00922713">
        <w:rPr>
          <w:rFonts w:ascii="Arial" w:hAnsi="Arial" w:cs="Arial"/>
          <w:sz w:val="22"/>
          <w:szCs w:val="22"/>
          <w:rPrChange w:id="156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570" w:author="Syahrani Rachmawati Sadino" w:date="2025-01-31T14:35:00Z">
            <w:rPr>
              <w:rFonts w:asciiTheme="minorBidi" w:hAnsiTheme="minorBidi" w:cstheme="minorBidi"/>
              <w:sz w:val="22"/>
              <w:szCs w:val="22"/>
            </w:rPr>
          </w:rPrChange>
        </w:rPr>
        <w:t>tidak</w:t>
      </w:r>
      <w:proofErr w:type="spellEnd"/>
      <w:r w:rsidRPr="00922713">
        <w:rPr>
          <w:rFonts w:ascii="Arial" w:hAnsi="Arial" w:cs="Arial"/>
          <w:sz w:val="22"/>
          <w:szCs w:val="22"/>
          <w:rPrChange w:id="157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572" w:author="Syahrani Rachmawati Sadino" w:date="2025-01-31T14:35:00Z">
            <w:rPr>
              <w:rFonts w:asciiTheme="minorBidi" w:hAnsiTheme="minorBidi" w:cstheme="minorBidi"/>
              <w:sz w:val="22"/>
              <w:szCs w:val="22"/>
            </w:rPr>
          </w:rPrChange>
        </w:rPr>
        <w:t>terpisahkan</w:t>
      </w:r>
      <w:proofErr w:type="spellEnd"/>
      <w:r w:rsidRPr="00922713">
        <w:rPr>
          <w:rFonts w:ascii="Arial" w:hAnsi="Arial" w:cs="Arial"/>
          <w:sz w:val="22"/>
          <w:szCs w:val="22"/>
          <w:rPrChange w:id="157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574" w:author="Syahrani Rachmawati Sadino" w:date="2025-01-31T14:35:00Z">
            <w:rPr>
              <w:rFonts w:asciiTheme="minorBidi" w:hAnsiTheme="minorBidi" w:cstheme="minorBidi"/>
              <w:sz w:val="22"/>
              <w:szCs w:val="22"/>
            </w:rPr>
          </w:rPrChange>
        </w:rPr>
        <w:t>dari</w:t>
      </w:r>
      <w:proofErr w:type="spellEnd"/>
      <w:r w:rsidRPr="00922713">
        <w:rPr>
          <w:rFonts w:ascii="Arial" w:hAnsi="Arial" w:cs="Arial"/>
          <w:sz w:val="22"/>
          <w:szCs w:val="22"/>
          <w:rPrChange w:id="157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576" w:author="Syahrani Rachmawati Sadino" w:date="2025-01-31T14:35:00Z">
            <w:rPr>
              <w:rFonts w:asciiTheme="minorBidi" w:hAnsiTheme="minorBidi" w:cstheme="minorBidi"/>
              <w:sz w:val="22"/>
              <w:szCs w:val="22"/>
            </w:rPr>
          </w:rPrChange>
        </w:rPr>
        <w:t>Perjanjian</w:t>
      </w:r>
      <w:proofErr w:type="spellEnd"/>
      <w:r w:rsidRPr="00922713">
        <w:rPr>
          <w:rFonts w:ascii="Arial" w:hAnsi="Arial" w:cs="Arial"/>
          <w:sz w:val="22"/>
          <w:szCs w:val="22"/>
          <w:rPrChange w:id="157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578" w:author="Syahrani Rachmawati Sadino" w:date="2025-01-31T14:35:00Z">
            <w:rPr>
              <w:rFonts w:asciiTheme="minorBidi" w:hAnsiTheme="minorBidi" w:cstheme="minorBidi"/>
              <w:sz w:val="22"/>
              <w:szCs w:val="22"/>
            </w:rPr>
          </w:rPrChange>
        </w:rPr>
        <w:t>ini</w:t>
      </w:r>
      <w:proofErr w:type="spellEnd"/>
      <w:r w:rsidRPr="00922713">
        <w:rPr>
          <w:rFonts w:ascii="Arial" w:hAnsi="Arial" w:cs="Arial"/>
          <w:sz w:val="22"/>
          <w:szCs w:val="22"/>
          <w:rPrChange w:id="1579" w:author="Syahrani Rachmawati Sadino" w:date="2025-01-31T14:35:00Z">
            <w:rPr>
              <w:rFonts w:asciiTheme="minorBidi" w:hAnsiTheme="minorBidi" w:cstheme="minorBidi"/>
              <w:sz w:val="22"/>
              <w:szCs w:val="22"/>
            </w:rPr>
          </w:rPrChange>
        </w:rPr>
        <w:t>.</w:t>
      </w:r>
      <w:bookmarkEnd w:id="1520"/>
    </w:p>
    <w:p w14:paraId="0A76E39E" w14:textId="77777777" w:rsidR="00FB1681" w:rsidRPr="00922713" w:rsidRDefault="00FB1681">
      <w:pPr>
        <w:pStyle w:val="ListParagraph"/>
        <w:spacing w:line="276" w:lineRule="auto"/>
        <w:ind w:left="426"/>
        <w:rPr>
          <w:rFonts w:ascii="Arial" w:hAnsi="Arial" w:cs="Arial"/>
          <w:sz w:val="22"/>
          <w:szCs w:val="22"/>
          <w:rPrChange w:id="1580" w:author="Syahrani Rachmawati Sadino" w:date="2025-01-31T14:35:00Z">
            <w:rPr>
              <w:rFonts w:asciiTheme="minorBidi" w:hAnsiTheme="minorBidi" w:cstheme="minorBidi"/>
              <w:sz w:val="22"/>
              <w:szCs w:val="22"/>
            </w:rPr>
          </w:rPrChange>
        </w:rPr>
      </w:pPr>
    </w:p>
    <w:p w14:paraId="0E06D6AE" w14:textId="77777777" w:rsidR="00FB1681" w:rsidRPr="00922713" w:rsidRDefault="00FB1681">
      <w:pPr>
        <w:numPr>
          <w:ilvl w:val="0"/>
          <w:numId w:val="61"/>
        </w:numPr>
        <w:spacing w:line="276" w:lineRule="auto"/>
        <w:ind w:left="426" w:hanging="426"/>
        <w:jc w:val="both"/>
        <w:rPr>
          <w:rFonts w:ascii="Arial" w:hAnsi="Arial" w:cs="Arial"/>
          <w:sz w:val="22"/>
          <w:szCs w:val="22"/>
          <w:rPrChange w:id="1581" w:author="Syahrani Rachmawati Sadino" w:date="2025-01-31T14:35:00Z">
            <w:rPr>
              <w:rFonts w:asciiTheme="minorBidi" w:hAnsiTheme="minorBidi" w:cstheme="minorBidi"/>
              <w:sz w:val="22"/>
              <w:szCs w:val="22"/>
            </w:rPr>
          </w:rPrChange>
        </w:rPr>
      </w:pPr>
      <w:r w:rsidRPr="00922713">
        <w:rPr>
          <w:rFonts w:ascii="Arial" w:hAnsi="Arial" w:cs="Arial"/>
          <w:sz w:val="22"/>
          <w:szCs w:val="22"/>
          <w:rPrChange w:id="1582" w:author="Syahrani Rachmawati Sadino" w:date="2025-01-31T14:35:00Z">
            <w:rPr>
              <w:rFonts w:asciiTheme="minorBidi" w:hAnsiTheme="minorBidi" w:cstheme="minorBidi"/>
              <w:sz w:val="22"/>
              <w:szCs w:val="22"/>
            </w:rPr>
          </w:rPrChange>
        </w:rPr>
        <w:t xml:space="preserve">Pembayaran biaya pelayanan kesehatan oleh </w:t>
      </w:r>
      <w:r w:rsidRPr="00922713">
        <w:rPr>
          <w:rFonts w:ascii="Arial" w:hAnsi="Arial" w:cs="Arial"/>
          <w:b/>
          <w:sz w:val="22"/>
          <w:szCs w:val="22"/>
          <w:rPrChange w:id="1583" w:author="Syahrani Rachmawati Sadino" w:date="2025-01-31T14:35:00Z">
            <w:rPr>
              <w:rFonts w:asciiTheme="minorBidi" w:hAnsiTheme="minorBidi" w:cstheme="minorBidi"/>
              <w:b/>
              <w:sz w:val="22"/>
              <w:szCs w:val="22"/>
            </w:rPr>
          </w:rPrChange>
        </w:rPr>
        <w:t>PIHAK PERTAMA</w:t>
      </w:r>
      <w:r w:rsidRPr="00922713">
        <w:rPr>
          <w:rFonts w:ascii="Arial" w:hAnsi="Arial" w:cs="Arial"/>
          <w:sz w:val="22"/>
          <w:szCs w:val="22"/>
          <w:rPrChange w:id="1584" w:author="Syahrani Rachmawati Sadino" w:date="2025-01-31T14:35:00Z">
            <w:rPr>
              <w:rFonts w:asciiTheme="minorBidi" w:hAnsiTheme="minorBidi" w:cstheme="minorBidi"/>
              <w:sz w:val="22"/>
              <w:szCs w:val="22"/>
            </w:rPr>
          </w:rPrChange>
        </w:rPr>
        <w:t xml:space="preserve"> kepada </w:t>
      </w:r>
      <w:r w:rsidRPr="00922713">
        <w:rPr>
          <w:rFonts w:ascii="Arial" w:hAnsi="Arial" w:cs="Arial"/>
          <w:b/>
          <w:sz w:val="22"/>
          <w:szCs w:val="22"/>
          <w:rPrChange w:id="1585" w:author="Syahrani Rachmawati Sadino" w:date="2025-01-31T14:35:00Z">
            <w:rPr>
              <w:rFonts w:asciiTheme="minorBidi" w:hAnsiTheme="minorBidi" w:cstheme="minorBidi"/>
              <w:b/>
              <w:sz w:val="22"/>
              <w:szCs w:val="22"/>
            </w:rPr>
          </w:rPrChange>
        </w:rPr>
        <w:t>PIHAK KEDUA</w:t>
      </w:r>
      <w:r w:rsidRPr="00922713">
        <w:rPr>
          <w:rFonts w:ascii="Arial" w:hAnsi="Arial" w:cs="Arial"/>
          <w:sz w:val="22"/>
          <w:szCs w:val="22"/>
          <w:rPrChange w:id="1586" w:author="Syahrani Rachmawati Sadino" w:date="2025-01-31T14:35:00Z">
            <w:rPr>
              <w:rFonts w:asciiTheme="minorBidi" w:hAnsiTheme="minorBidi" w:cstheme="minorBidi"/>
              <w:sz w:val="22"/>
              <w:szCs w:val="22"/>
            </w:rPr>
          </w:rPrChange>
        </w:rPr>
        <w:t xml:space="preserve"> dilakukan melalui transfer ke rekening:</w:t>
      </w:r>
    </w:p>
    <w:p w14:paraId="3766801E" w14:textId="579015FC" w:rsidR="00FB1681" w:rsidRPr="00922713" w:rsidRDefault="00FB1681">
      <w:pPr>
        <w:pStyle w:val="BodyTextIndent2"/>
        <w:tabs>
          <w:tab w:val="clear" w:pos="1080"/>
        </w:tabs>
        <w:spacing w:after="0" w:line="276" w:lineRule="auto"/>
        <w:ind w:left="426" w:firstLine="0"/>
        <w:rPr>
          <w:rFonts w:ascii="Arial" w:hAnsi="Arial" w:cs="Arial"/>
          <w:b/>
          <w:bCs/>
          <w:sz w:val="22"/>
          <w:szCs w:val="22"/>
          <w:lang w:val="sv-SE"/>
          <w:rPrChange w:id="1587" w:author="Syahrani Rachmawati Sadino" w:date="2025-01-31T14:35:00Z">
            <w:rPr>
              <w:rFonts w:asciiTheme="minorBidi" w:hAnsiTheme="minorBidi" w:cstheme="minorBidi"/>
              <w:b/>
              <w:bCs/>
              <w:sz w:val="22"/>
              <w:szCs w:val="22"/>
              <w:lang w:val="sv-SE"/>
            </w:rPr>
          </w:rPrChange>
        </w:rPr>
      </w:pPr>
      <w:commentRangeStart w:id="1588"/>
      <w:r w:rsidRPr="00922713">
        <w:rPr>
          <w:rFonts w:ascii="Arial" w:hAnsi="Arial" w:cs="Arial"/>
          <w:b/>
          <w:bCs/>
          <w:sz w:val="22"/>
          <w:szCs w:val="22"/>
          <w:lang w:val="sv-SE"/>
          <w:rPrChange w:id="1589" w:author="Syahrani Rachmawati Sadino" w:date="2025-01-31T14:35:00Z">
            <w:rPr>
              <w:rFonts w:asciiTheme="minorBidi" w:hAnsiTheme="minorBidi" w:cstheme="minorBidi"/>
              <w:b/>
              <w:bCs/>
              <w:sz w:val="22"/>
              <w:szCs w:val="22"/>
              <w:lang w:val="sv-SE"/>
            </w:rPr>
          </w:rPrChange>
        </w:rPr>
        <w:t>Nama Bank</w:t>
      </w:r>
      <w:r w:rsidRPr="00922713">
        <w:rPr>
          <w:rFonts w:ascii="Arial" w:hAnsi="Arial" w:cs="Arial"/>
          <w:b/>
          <w:bCs/>
          <w:sz w:val="22"/>
          <w:szCs w:val="22"/>
          <w:lang w:val="sv-SE"/>
          <w:rPrChange w:id="1590" w:author="Syahrani Rachmawati Sadino" w:date="2025-01-31T14:35:00Z">
            <w:rPr>
              <w:rFonts w:asciiTheme="minorBidi" w:hAnsiTheme="minorBidi" w:cstheme="minorBidi"/>
              <w:b/>
              <w:bCs/>
              <w:sz w:val="22"/>
              <w:szCs w:val="22"/>
              <w:lang w:val="sv-SE"/>
            </w:rPr>
          </w:rPrChange>
        </w:rPr>
        <w:tab/>
      </w:r>
      <w:r w:rsidRPr="00922713">
        <w:rPr>
          <w:rFonts w:ascii="Arial" w:hAnsi="Arial" w:cs="Arial"/>
          <w:b/>
          <w:bCs/>
          <w:sz w:val="22"/>
          <w:szCs w:val="22"/>
          <w:lang w:val="id-ID"/>
          <w:rPrChange w:id="1591" w:author="Syahrani Rachmawati Sadino" w:date="2025-01-31T14:35:00Z">
            <w:rPr>
              <w:rFonts w:asciiTheme="minorBidi" w:hAnsiTheme="minorBidi" w:cstheme="minorBidi"/>
              <w:b/>
              <w:bCs/>
              <w:sz w:val="22"/>
              <w:szCs w:val="22"/>
              <w:lang w:val="id-ID"/>
            </w:rPr>
          </w:rPrChange>
        </w:rPr>
        <w:t xml:space="preserve"> </w:t>
      </w:r>
      <w:r w:rsidRPr="00922713">
        <w:rPr>
          <w:rFonts w:ascii="Arial" w:hAnsi="Arial" w:cs="Arial"/>
          <w:b/>
          <w:bCs/>
          <w:sz w:val="22"/>
          <w:szCs w:val="22"/>
          <w:lang w:val="id-ID"/>
          <w:rPrChange w:id="1592" w:author="Syahrani Rachmawati Sadino" w:date="2025-01-31T14:35:00Z">
            <w:rPr>
              <w:rFonts w:asciiTheme="minorBidi" w:hAnsiTheme="minorBidi" w:cstheme="minorBidi"/>
              <w:b/>
              <w:bCs/>
              <w:sz w:val="22"/>
              <w:szCs w:val="22"/>
              <w:lang w:val="id-ID"/>
            </w:rPr>
          </w:rPrChange>
        </w:rPr>
        <w:tab/>
      </w:r>
      <w:r w:rsidRPr="00922713">
        <w:rPr>
          <w:rFonts w:ascii="Arial" w:hAnsi="Arial" w:cs="Arial"/>
          <w:b/>
          <w:bCs/>
          <w:sz w:val="22"/>
          <w:szCs w:val="22"/>
          <w:lang w:val="sv-SE"/>
          <w:rPrChange w:id="1593" w:author="Syahrani Rachmawati Sadino" w:date="2025-01-31T14:35:00Z">
            <w:rPr>
              <w:rFonts w:asciiTheme="minorBidi" w:hAnsiTheme="minorBidi" w:cstheme="minorBidi"/>
              <w:b/>
              <w:bCs/>
              <w:sz w:val="22"/>
              <w:szCs w:val="22"/>
              <w:lang w:val="sv-SE"/>
            </w:rPr>
          </w:rPrChange>
        </w:rPr>
        <w:t xml:space="preserve">: </w:t>
      </w:r>
      <w:ins w:id="1594" w:author="ADMIN" w:date="2025-07-29T09:43:00Z" w16du:dateUtc="2025-07-29T02:43:00Z">
        <w:r w:rsidR="004E6E6E" w:rsidRPr="004E6E6E">
          <w:rPr>
            <w:rFonts w:ascii="Arial" w:hAnsi="Arial" w:cs="Arial"/>
            <w:sz w:val="22"/>
            <w:szCs w:val="22"/>
            <w:lang w:val="sv-SE"/>
            <w:rPrChange w:id="1595" w:author="ADMIN" w:date="2025-07-29T09:44:00Z" w16du:dateUtc="2025-07-29T02:44:00Z">
              <w:rPr>
                <w:rFonts w:ascii="Arial" w:hAnsi="Arial" w:cs="Arial"/>
                <w:b/>
                <w:bCs/>
                <w:sz w:val="22"/>
                <w:szCs w:val="22"/>
                <w:lang w:val="sv-SE"/>
              </w:rPr>
            </w:rPrChange>
          </w:rPr>
          <w:t>BCA</w:t>
        </w:r>
      </w:ins>
      <w:del w:id="1596" w:author="ADMIN" w:date="2025-07-29T09:43:00Z" w16du:dateUtc="2025-07-29T02:43:00Z">
        <w:r w:rsidR="004762BC" w:rsidRPr="00922713" w:rsidDel="004E6E6E">
          <w:rPr>
            <w:rFonts w:ascii="Arial" w:hAnsi="Arial" w:cs="Arial"/>
            <w:b/>
            <w:bCs/>
            <w:sz w:val="22"/>
            <w:szCs w:val="22"/>
            <w:lang w:val="sv-SE"/>
            <w:rPrChange w:id="1597" w:author="Syahrani Rachmawati Sadino" w:date="2025-01-31T14:35:00Z">
              <w:rPr>
                <w:rFonts w:asciiTheme="minorBidi" w:hAnsiTheme="minorBidi" w:cstheme="minorBidi"/>
                <w:b/>
                <w:bCs/>
                <w:sz w:val="22"/>
                <w:szCs w:val="22"/>
                <w:lang w:val="sv-SE"/>
              </w:rPr>
            </w:rPrChange>
          </w:rPr>
          <w:delText>___</w:delText>
        </w:r>
      </w:del>
    </w:p>
    <w:p w14:paraId="724DCD7F" w14:textId="03708D4F" w:rsidR="00FB1681" w:rsidRPr="00922713" w:rsidRDefault="00FB1681">
      <w:pPr>
        <w:pStyle w:val="BodyTextIndent2"/>
        <w:tabs>
          <w:tab w:val="clear" w:pos="1080"/>
        </w:tabs>
        <w:spacing w:after="0" w:line="276" w:lineRule="auto"/>
        <w:ind w:left="426" w:firstLine="0"/>
        <w:rPr>
          <w:rFonts w:ascii="Arial" w:hAnsi="Arial" w:cs="Arial"/>
          <w:b/>
          <w:bCs/>
          <w:sz w:val="22"/>
          <w:szCs w:val="22"/>
          <w:lang w:val="sv-SE"/>
          <w:rPrChange w:id="1598" w:author="Syahrani Rachmawati Sadino" w:date="2025-01-31T14:35:00Z">
            <w:rPr>
              <w:rFonts w:asciiTheme="minorBidi" w:hAnsiTheme="minorBidi" w:cstheme="minorBidi"/>
              <w:b/>
              <w:bCs/>
              <w:sz w:val="22"/>
              <w:szCs w:val="22"/>
              <w:lang w:val="sv-SE"/>
            </w:rPr>
          </w:rPrChange>
        </w:rPr>
      </w:pPr>
      <w:r w:rsidRPr="00922713">
        <w:rPr>
          <w:rFonts w:ascii="Arial" w:hAnsi="Arial" w:cs="Arial"/>
          <w:b/>
          <w:bCs/>
          <w:sz w:val="22"/>
          <w:szCs w:val="22"/>
          <w:lang w:val="sv-SE"/>
          <w:rPrChange w:id="1599" w:author="Syahrani Rachmawati Sadino" w:date="2025-01-31T14:35:00Z">
            <w:rPr>
              <w:rFonts w:asciiTheme="minorBidi" w:hAnsiTheme="minorBidi" w:cstheme="minorBidi"/>
              <w:b/>
              <w:bCs/>
              <w:sz w:val="22"/>
              <w:szCs w:val="22"/>
              <w:lang w:val="sv-SE"/>
            </w:rPr>
          </w:rPrChange>
        </w:rPr>
        <w:t>Atas Nama</w:t>
      </w:r>
      <w:r w:rsidRPr="00922713">
        <w:rPr>
          <w:rFonts w:ascii="Arial" w:hAnsi="Arial" w:cs="Arial"/>
          <w:b/>
          <w:bCs/>
          <w:sz w:val="22"/>
          <w:szCs w:val="22"/>
          <w:lang w:val="sv-SE"/>
          <w:rPrChange w:id="1600" w:author="Syahrani Rachmawati Sadino" w:date="2025-01-31T14:35:00Z">
            <w:rPr>
              <w:rFonts w:asciiTheme="minorBidi" w:hAnsiTheme="minorBidi" w:cstheme="minorBidi"/>
              <w:b/>
              <w:bCs/>
              <w:sz w:val="22"/>
              <w:szCs w:val="22"/>
              <w:lang w:val="sv-SE"/>
            </w:rPr>
          </w:rPrChange>
        </w:rPr>
        <w:tab/>
      </w:r>
      <w:r w:rsidRPr="00922713">
        <w:rPr>
          <w:rFonts w:ascii="Arial" w:hAnsi="Arial" w:cs="Arial"/>
          <w:b/>
          <w:bCs/>
          <w:sz w:val="22"/>
          <w:szCs w:val="22"/>
          <w:lang w:val="sv-SE"/>
          <w:rPrChange w:id="1601" w:author="Syahrani Rachmawati Sadino" w:date="2025-01-31T14:35:00Z">
            <w:rPr>
              <w:rFonts w:asciiTheme="minorBidi" w:hAnsiTheme="minorBidi" w:cstheme="minorBidi"/>
              <w:b/>
              <w:bCs/>
              <w:sz w:val="22"/>
              <w:szCs w:val="22"/>
              <w:lang w:val="sv-SE"/>
            </w:rPr>
          </w:rPrChange>
        </w:rPr>
        <w:tab/>
        <w:t xml:space="preserve">: </w:t>
      </w:r>
      <w:ins w:id="1602" w:author="ADMIN" w:date="2025-07-29T09:43:00Z" w16du:dateUtc="2025-07-29T02:43:00Z">
        <w:r w:rsidR="004E6E6E" w:rsidRPr="004E6E6E">
          <w:rPr>
            <w:rFonts w:ascii="Arial" w:hAnsi="Arial" w:cs="Arial"/>
            <w:sz w:val="22"/>
            <w:szCs w:val="22"/>
            <w:lang w:val="sv-SE"/>
            <w:rPrChange w:id="1603" w:author="ADMIN" w:date="2025-07-29T09:44:00Z" w16du:dateUtc="2025-07-29T02:44:00Z">
              <w:rPr>
                <w:rFonts w:ascii="Arial" w:hAnsi="Arial" w:cs="Arial"/>
                <w:b/>
                <w:bCs/>
                <w:sz w:val="22"/>
                <w:szCs w:val="22"/>
                <w:lang w:val="sv-SE"/>
              </w:rPr>
            </w:rPrChange>
          </w:rPr>
          <w:t>C</w:t>
        </w:r>
      </w:ins>
      <w:ins w:id="1604" w:author="ADMIN" w:date="2025-07-29T09:44:00Z" w16du:dateUtc="2025-07-29T02:44:00Z">
        <w:r w:rsidR="004E6E6E" w:rsidRPr="004E6E6E">
          <w:rPr>
            <w:rFonts w:ascii="Arial" w:hAnsi="Arial" w:cs="Arial"/>
            <w:sz w:val="22"/>
            <w:szCs w:val="22"/>
            <w:lang w:val="sv-SE"/>
            <w:rPrChange w:id="1605" w:author="ADMIN" w:date="2025-07-29T09:44:00Z" w16du:dateUtc="2025-07-29T02:44:00Z">
              <w:rPr>
                <w:rFonts w:ascii="Arial" w:hAnsi="Arial" w:cs="Arial"/>
                <w:b/>
                <w:bCs/>
                <w:sz w:val="22"/>
                <w:szCs w:val="22"/>
                <w:lang w:val="sv-SE"/>
              </w:rPr>
            </w:rPrChange>
          </w:rPr>
          <w:t>V. Putra Disa Prima</w:t>
        </w:r>
      </w:ins>
      <w:del w:id="1606" w:author="ADMIN" w:date="2025-07-29T09:43:00Z" w16du:dateUtc="2025-07-29T02:43:00Z">
        <w:r w:rsidR="004762BC" w:rsidRPr="00922713" w:rsidDel="004E6E6E">
          <w:rPr>
            <w:rFonts w:ascii="Arial" w:hAnsi="Arial" w:cs="Arial"/>
            <w:b/>
            <w:bCs/>
            <w:sz w:val="22"/>
            <w:szCs w:val="22"/>
            <w:lang w:val="sv-SE"/>
            <w:rPrChange w:id="1607" w:author="Syahrani Rachmawati Sadino" w:date="2025-01-31T14:35:00Z">
              <w:rPr>
                <w:rFonts w:asciiTheme="minorBidi" w:hAnsiTheme="minorBidi" w:cstheme="minorBidi"/>
                <w:b/>
                <w:bCs/>
                <w:sz w:val="22"/>
                <w:szCs w:val="22"/>
                <w:lang w:val="sv-SE"/>
              </w:rPr>
            </w:rPrChange>
          </w:rPr>
          <w:delText>___</w:delText>
        </w:r>
      </w:del>
    </w:p>
    <w:p w14:paraId="2DD16FBB" w14:textId="62E41C99" w:rsidR="00FB1681" w:rsidRPr="00922713" w:rsidRDefault="00FB1681">
      <w:pPr>
        <w:pStyle w:val="BodyTextIndent2"/>
        <w:tabs>
          <w:tab w:val="clear" w:pos="1080"/>
        </w:tabs>
        <w:spacing w:after="0" w:line="276" w:lineRule="auto"/>
        <w:ind w:left="426" w:firstLine="0"/>
        <w:rPr>
          <w:rFonts w:ascii="Arial" w:hAnsi="Arial" w:cs="Arial"/>
          <w:b/>
          <w:bCs/>
          <w:sz w:val="22"/>
          <w:szCs w:val="22"/>
          <w:lang w:val="sv-SE"/>
          <w:rPrChange w:id="1608" w:author="Syahrani Rachmawati Sadino" w:date="2025-01-31T14:35:00Z">
            <w:rPr>
              <w:rFonts w:asciiTheme="minorBidi" w:hAnsiTheme="minorBidi" w:cstheme="minorBidi"/>
              <w:b/>
              <w:bCs/>
              <w:sz w:val="22"/>
              <w:szCs w:val="22"/>
              <w:lang w:val="sv-SE"/>
            </w:rPr>
          </w:rPrChange>
        </w:rPr>
      </w:pPr>
      <w:r w:rsidRPr="00922713">
        <w:rPr>
          <w:rFonts w:ascii="Arial" w:hAnsi="Arial" w:cs="Arial"/>
          <w:b/>
          <w:bCs/>
          <w:sz w:val="22"/>
          <w:szCs w:val="22"/>
          <w:lang w:val="sv-SE"/>
          <w:rPrChange w:id="1609" w:author="Syahrani Rachmawati Sadino" w:date="2025-01-31T14:35:00Z">
            <w:rPr>
              <w:rFonts w:asciiTheme="minorBidi" w:hAnsiTheme="minorBidi" w:cstheme="minorBidi"/>
              <w:b/>
              <w:bCs/>
              <w:sz w:val="22"/>
              <w:szCs w:val="22"/>
              <w:lang w:val="sv-SE"/>
            </w:rPr>
          </w:rPrChange>
        </w:rPr>
        <w:t>No Rekening</w:t>
      </w:r>
      <w:r w:rsidRPr="00922713">
        <w:rPr>
          <w:rFonts w:ascii="Arial" w:hAnsi="Arial" w:cs="Arial"/>
          <w:b/>
          <w:bCs/>
          <w:sz w:val="22"/>
          <w:szCs w:val="22"/>
          <w:lang w:val="sv-SE"/>
          <w:rPrChange w:id="1610" w:author="Syahrani Rachmawati Sadino" w:date="2025-01-31T14:35:00Z">
            <w:rPr>
              <w:rFonts w:asciiTheme="minorBidi" w:hAnsiTheme="minorBidi" w:cstheme="minorBidi"/>
              <w:b/>
              <w:bCs/>
              <w:sz w:val="22"/>
              <w:szCs w:val="22"/>
              <w:lang w:val="sv-SE"/>
            </w:rPr>
          </w:rPrChange>
        </w:rPr>
        <w:tab/>
      </w:r>
      <w:r w:rsidRPr="00922713">
        <w:rPr>
          <w:rFonts w:ascii="Arial" w:hAnsi="Arial" w:cs="Arial"/>
          <w:b/>
          <w:bCs/>
          <w:sz w:val="22"/>
          <w:szCs w:val="22"/>
          <w:lang w:val="id-ID"/>
          <w:rPrChange w:id="1611" w:author="Syahrani Rachmawati Sadino" w:date="2025-01-31T14:35:00Z">
            <w:rPr>
              <w:rFonts w:asciiTheme="minorBidi" w:hAnsiTheme="minorBidi" w:cstheme="minorBidi"/>
              <w:b/>
              <w:bCs/>
              <w:sz w:val="22"/>
              <w:szCs w:val="22"/>
              <w:lang w:val="id-ID"/>
            </w:rPr>
          </w:rPrChange>
        </w:rPr>
        <w:t xml:space="preserve"> </w:t>
      </w:r>
      <w:r w:rsidRPr="00922713">
        <w:rPr>
          <w:rFonts w:ascii="Arial" w:hAnsi="Arial" w:cs="Arial"/>
          <w:b/>
          <w:bCs/>
          <w:sz w:val="22"/>
          <w:szCs w:val="22"/>
          <w:lang w:val="id-ID"/>
          <w:rPrChange w:id="1612" w:author="Syahrani Rachmawati Sadino" w:date="2025-01-31T14:35:00Z">
            <w:rPr>
              <w:rFonts w:asciiTheme="minorBidi" w:hAnsiTheme="minorBidi" w:cstheme="minorBidi"/>
              <w:b/>
              <w:bCs/>
              <w:sz w:val="22"/>
              <w:szCs w:val="22"/>
              <w:lang w:val="id-ID"/>
            </w:rPr>
          </w:rPrChange>
        </w:rPr>
        <w:tab/>
      </w:r>
      <w:r w:rsidRPr="00922713">
        <w:rPr>
          <w:rFonts w:ascii="Arial" w:hAnsi="Arial" w:cs="Arial"/>
          <w:b/>
          <w:bCs/>
          <w:sz w:val="22"/>
          <w:szCs w:val="22"/>
          <w:lang w:val="sv-SE"/>
          <w:rPrChange w:id="1613" w:author="Syahrani Rachmawati Sadino" w:date="2025-01-31T14:35:00Z">
            <w:rPr>
              <w:rFonts w:asciiTheme="minorBidi" w:hAnsiTheme="minorBidi" w:cstheme="minorBidi"/>
              <w:b/>
              <w:bCs/>
              <w:sz w:val="22"/>
              <w:szCs w:val="22"/>
              <w:lang w:val="sv-SE"/>
            </w:rPr>
          </w:rPrChange>
        </w:rPr>
        <w:t xml:space="preserve">: </w:t>
      </w:r>
      <w:ins w:id="1614" w:author="ADMIN" w:date="2025-07-29T09:44:00Z" w16du:dateUtc="2025-07-29T02:44:00Z">
        <w:r w:rsidR="004E6E6E" w:rsidRPr="004E6E6E">
          <w:rPr>
            <w:rFonts w:ascii="Arial" w:hAnsi="Arial" w:cs="Arial"/>
            <w:sz w:val="22"/>
            <w:szCs w:val="22"/>
            <w:lang w:val="zh-CN"/>
            <w:rPrChange w:id="1615" w:author="ADMIN" w:date="2025-07-29T09:44:00Z" w16du:dateUtc="2025-07-29T02:44:00Z">
              <w:rPr>
                <w:rFonts w:ascii="Times New Roman" w:hAnsi="Times New Roman"/>
                <w:lang w:val="zh-CN"/>
              </w:rPr>
            </w:rPrChange>
          </w:rPr>
          <w:t>368-6662.016</w:t>
        </w:r>
      </w:ins>
      <w:del w:id="1616" w:author="ADMIN" w:date="2025-07-29T09:44:00Z" w16du:dateUtc="2025-07-29T02:44:00Z">
        <w:r w:rsidR="004762BC" w:rsidRPr="00922713" w:rsidDel="004E6E6E">
          <w:rPr>
            <w:rFonts w:ascii="Arial" w:hAnsi="Arial" w:cs="Arial"/>
            <w:b/>
            <w:bCs/>
            <w:sz w:val="22"/>
            <w:szCs w:val="22"/>
            <w:lang w:val="sv-SE"/>
            <w:rPrChange w:id="1617" w:author="Syahrani Rachmawati Sadino" w:date="2025-01-31T14:35:00Z">
              <w:rPr>
                <w:rFonts w:asciiTheme="minorBidi" w:hAnsiTheme="minorBidi" w:cstheme="minorBidi"/>
                <w:b/>
                <w:bCs/>
                <w:sz w:val="22"/>
                <w:szCs w:val="22"/>
                <w:lang w:val="sv-SE"/>
              </w:rPr>
            </w:rPrChange>
          </w:rPr>
          <w:delText>___</w:delText>
        </w:r>
      </w:del>
    </w:p>
    <w:p w14:paraId="56B836AB" w14:textId="5097622C" w:rsidR="00FB1681" w:rsidRPr="00922713" w:rsidRDefault="00FB1681">
      <w:pPr>
        <w:pStyle w:val="BodyTextIndent2"/>
        <w:tabs>
          <w:tab w:val="clear" w:pos="1080"/>
        </w:tabs>
        <w:spacing w:after="0" w:line="276" w:lineRule="auto"/>
        <w:ind w:left="426" w:firstLine="0"/>
        <w:rPr>
          <w:rFonts w:ascii="Arial" w:hAnsi="Arial" w:cs="Arial"/>
          <w:b/>
          <w:bCs/>
          <w:sz w:val="22"/>
          <w:szCs w:val="22"/>
          <w:lang w:val="sv-SE"/>
          <w:rPrChange w:id="1618" w:author="Syahrani Rachmawati Sadino" w:date="2025-01-31T14:35:00Z">
            <w:rPr>
              <w:rFonts w:asciiTheme="minorBidi" w:hAnsiTheme="minorBidi" w:cstheme="minorBidi"/>
              <w:b/>
              <w:bCs/>
              <w:sz w:val="22"/>
              <w:szCs w:val="22"/>
              <w:lang w:val="sv-SE"/>
            </w:rPr>
          </w:rPrChange>
        </w:rPr>
      </w:pPr>
      <w:r w:rsidRPr="00922713">
        <w:rPr>
          <w:rFonts w:ascii="Arial" w:hAnsi="Arial" w:cs="Arial"/>
          <w:b/>
          <w:bCs/>
          <w:sz w:val="22"/>
          <w:szCs w:val="22"/>
          <w:lang w:val="sv-SE"/>
          <w:rPrChange w:id="1619" w:author="Syahrani Rachmawati Sadino" w:date="2025-01-31T14:35:00Z">
            <w:rPr>
              <w:rFonts w:asciiTheme="minorBidi" w:hAnsiTheme="minorBidi" w:cstheme="minorBidi"/>
              <w:b/>
              <w:bCs/>
              <w:sz w:val="22"/>
              <w:szCs w:val="22"/>
              <w:lang w:val="sv-SE"/>
            </w:rPr>
          </w:rPrChange>
        </w:rPr>
        <w:t>No NPWP</w:t>
      </w:r>
      <w:r w:rsidRPr="00922713">
        <w:rPr>
          <w:rFonts w:ascii="Arial" w:hAnsi="Arial" w:cs="Arial"/>
          <w:b/>
          <w:bCs/>
          <w:sz w:val="22"/>
          <w:szCs w:val="22"/>
          <w:lang w:val="sv-SE"/>
          <w:rPrChange w:id="1620" w:author="Syahrani Rachmawati Sadino" w:date="2025-01-31T14:35:00Z">
            <w:rPr>
              <w:rFonts w:asciiTheme="minorBidi" w:hAnsiTheme="minorBidi" w:cstheme="minorBidi"/>
              <w:b/>
              <w:bCs/>
              <w:sz w:val="22"/>
              <w:szCs w:val="22"/>
              <w:lang w:val="sv-SE"/>
            </w:rPr>
          </w:rPrChange>
        </w:rPr>
        <w:tab/>
      </w:r>
      <w:r w:rsidRPr="00922713">
        <w:rPr>
          <w:rFonts w:ascii="Arial" w:hAnsi="Arial" w:cs="Arial"/>
          <w:b/>
          <w:bCs/>
          <w:sz w:val="22"/>
          <w:szCs w:val="22"/>
          <w:lang w:val="sv-SE"/>
          <w:rPrChange w:id="1621" w:author="Syahrani Rachmawati Sadino" w:date="2025-01-31T14:35:00Z">
            <w:rPr>
              <w:rFonts w:asciiTheme="minorBidi" w:hAnsiTheme="minorBidi" w:cstheme="minorBidi"/>
              <w:b/>
              <w:bCs/>
              <w:sz w:val="22"/>
              <w:szCs w:val="22"/>
              <w:lang w:val="sv-SE"/>
            </w:rPr>
          </w:rPrChange>
        </w:rPr>
        <w:tab/>
        <w:t xml:space="preserve">: </w:t>
      </w:r>
      <w:ins w:id="1622" w:author="ADMIN" w:date="2025-07-29T09:46:00Z" w16du:dateUtc="2025-07-29T02:46:00Z">
        <w:r w:rsidR="004E6E6E" w:rsidRPr="004E6E6E">
          <w:rPr>
            <w:rFonts w:ascii="Arial" w:hAnsi="Arial" w:cs="Arial"/>
            <w:sz w:val="22"/>
            <w:szCs w:val="22"/>
            <w:lang w:val="sv-SE"/>
            <w:rPrChange w:id="1623" w:author="ADMIN" w:date="2025-07-29T09:46:00Z" w16du:dateUtc="2025-07-29T02:46:00Z">
              <w:rPr>
                <w:rFonts w:ascii="Arial" w:hAnsi="Arial" w:cs="Arial"/>
                <w:b/>
                <w:bCs/>
                <w:sz w:val="22"/>
                <w:szCs w:val="22"/>
                <w:lang w:val="sv-SE"/>
              </w:rPr>
            </w:rPrChange>
          </w:rPr>
          <w:t>80.385.661.6-657.000</w:t>
        </w:r>
      </w:ins>
      <w:del w:id="1624" w:author="ADMIN" w:date="2025-07-29T09:46:00Z" w16du:dateUtc="2025-07-29T02:46:00Z">
        <w:r w:rsidR="004762BC" w:rsidRPr="00922713" w:rsidDel="004E6E6E">
          <w:rPr>
            <w:rFonts w:ascii="Arial" w:hAnsi="Arial" w:cs="Arial"/>
            <w:b/>
            <w:bCs/>
            <w:sz w:val="22"/>
            <w:szCs w:val="22"/>
            <w:lang w:val="sv-SE"/>
            <w:rPrChange w:id="1625" w:author="Syahrani Rachmawati Sadino" w:date="2025-01-31T14:35:00Z">
              <w:rPr>
                <w:rFonts w:asciiTheme="minorBidi" w:hAnsiTheme="minorBidi" w:cstheme="minorBidi"/>
                <w:b/>
                <w:bCs/>
                <w:sz w:val="22"/>
                <w:szCs w:val="22"/>
                <w:lang w:val="sv-SE"/>
              </w:rPr>
            </w:rPrChange>
          </w:rPr>
          <w:delText>_</w:delText>
        </w:r>
      </w:del>
      <w:del w:id="1626" w:author="ADMIN" w:date="2025-07-29T09:45:00Z" w16du:dateUtc="2025-07-29T02:45:00Z">
        <w:r w:rsidR="004762BC" w:rsidRPr="00922713" w:rsidDel="004E6E6E">
          <w:rPr>
            <w:rFonts w:ascii="Arial" w:hAnsi="Arial" w:cs="Arial"/>
            <w:b/>
            <w:bCs/>
            <w:sz w:val="22"/>
            <w:szCs w:val="22"/>
            <w:lang w:val="sv-SE"/>
            <w:rPrChange w:id="1627" w:author="Syahrani Rachmawati Sadino" w:date="2025-01-31T14:35:00Z">
              <w:rPr>
                <w:rFonts w:asciiTheme="minorBidi" w:hAnsiTheme="minorBidi" w:cstheme="minorBidi"/>
                <w:b/>
                <w:bCs/>
                <w:sz w:val="22"/>
                <w:szCs w:val="22"/>
                <w:lang w:val="sv-SE"/>
              </w:rPr>
            </w:rPrChange>
          </w:rPr>
          <w:delText>__</w:delText>
        </w:r>
      </w:del>
    </w:p>
    <w:p w14:paraId="741620E0" w14:textId="266DC377" w:rsidR="00FB1681" w:rsidRPr="004E6E6E" w:rsidRDefault="00FB1681">
      <w:pPr>
        <w:spacing w:line="276" w:lineRule="auto"/>
        <w:ind w:left="426"/>
        <w:rPr>
          <w:rFonts w:ascii="Arial" w:hAnsi="Arial" w:cs="Arial"/>
          <w:sz w:val="22"/>
          <w:szCs w:val="22"/>
          <w:lang w:val="sv-SE"/>
          <w:rPrChange w:id="1628" w:author="ADMIN" w:date="2025-07-29T09:46:00Z" w16du:dateUtc="2025-07-29T02:46:00Z">
            <w:rPr>
              <w:rFonts w:asciiTheme="minorBidi" w:hAnsiTheme="minorBidi" w:cstheme="minorBidi"/>
              <w:b/>
              <w:bCs/>
              <w:sz w:val="22"/>
              <w:szCs w:val="22"/>
              <w:lang w:val="sv-SE"/>
            </w:rPr>
          </w:rPrChange>
        </w:rPr>
      </w:pPr>
      <w:r w:rsidRPr="00922713">
        <w:rPr>
          <w:rFonts w:ascii="Arial" w:hAnsi="Arial" w:cs="Arial"/>
          <w:b/>
          <w:bCs/>
          <w:sz w:val="22"/>
          <w:szCs w:val="22"/>
          <w:lang w:val="sv-SE"/>
          <w:rPrChange w:id="1629" w:author="Syahrani Rachmawati Sadino" w:date="2025-01-31T14:35:00Z">
            <w:rPr>
              <w:rFonts w:asciiTheme="minorBidi" w:hAnsiTheme="minorBidi" w:cstheme="minorBidi"/>
              <w:b/>
              <w:bCs/>
              <w:sz w:val="22"/>
              <w:szCs w:val="22"/>
              <w:lang w:val="sv-SE"/>
            </w:rPr>
          </w:rPrChange>
        </w:rPr>
        <w:t>Nama atas NPWP</w:t>
      </w:r>
      <w:r w:rsidRPr="00922713">
        <w:rPr>
          <w:rFonts w:ascii="Arial" w:hAnsi="Arial" w:cs="Arial"/>
          <w:b/>
          <w:bCs/>
          <w:sz w:val="22"/>
          <w:szCs w:val="22"/>
          <w:lang w:val="sv-SE"/>
          <w:rPrChange w:id="1630" w:author="Syahrani Rachmawati Sadino" w:date="2025-01-31T14:35:00Z">
            <w:rPr>
              <w:rFonts w:asciiTheme="minorBidi" w:hAnsiTheme="minorBidi" w:cstheme="minorBidi"/>
              <w:b/>
              <w:bCs/>
              <w:sz w:val="22"/>
              <w:szCs w:val="22"/>
              <w:lang w:val="sv-SE"/>
            </w:rPr>
          </w:rPrChange>
        </w:rPr>
        <w:tab/>
        <w:t xml:space="preserve">: </w:t>
      </w:r>
      <w:ins w:id="1631" w:author="ADMIN" w:date="2025-07-29T09:44:00Z" w16du:dateUtc="2025-07-29T02:44:00Z">
        <w:r w:rsidR="004E6E6E" w:rsidRPr="004E6E6E">
          <w:rPr>
            <w:rFonts w:ascii="Arial" w:hAnsi="Arial" w:cs="Arial"/>
            <w:sz w:val="22"/>
            <w:szCs w:val="22"/>
            <w:lang w:val="sv-SE"/>
            <w:rPrChange w:id="1632" w:author="ADMIN" w:date="2025-07-29T09:46:00Z" w16du:dateUtc="2025-07-29T02:46:00Z">
              <w:rPr>
                <w:rFonts w:ascii="Arial" w:hAnsi="Arial" w:cs="Arial"/>
                <w:b/>
                <w:bCs/>
                <w:sz w:val="22"/>
                <w:szCs w:val="22"/>
                <w:lang w:val="sv-SE"/>
              </w:rPr>
            </w:rPrChange>
          </w:rPr>
          <w:t>CV. Putra Disa Prima</w:t>
        </w:r>
      </w:ins>
      <w:del w:id="1633" w:author="ADMIN" w:date="2025-07-29T09:44:00Z" w16du:dateUtc="2025-07-29T02:44:00Z">
        <w:r w:rsidR="004762BC" w:rsidRPr="00922713" w:rsidDel="004E6E6E">
          <w:rPr>
            <w:rFonts w:ascii="Arial" w:hAnsi="Arial" w:cs="Arial"/>
            <w:b/>
            <w:bCs/>
            <w:sz w:val="22"/>
            <w:szCs w:val="22"/>
            <w:lang w:val="sv-SE"/>
            <w:rPrChange w:id="1634" w:author="Syahrani Rachmawati Sadino" w:date="2025-01-31T14:35:00Z">
              <w:rPr>
                <w:rFonts w:asciiTheme="minorBidi" w:hAnsiTheme="minorBidi" w:cstheme="minorBidi"/>
                <w:b/>
                <w:bCs/>
                <w:sz w:val="22"/>
                <w:szCs w:val="22"/>
                <w:lang w:val="sv-SE"/>
              </w:rPr>
            </w:rPrChange>
          </w:rPr>
          <w:delText>___</w:delText>
        </w:r>
        <w:commentRangeEnd w:id="1588"/>
        <w:r w:rsidR="00CD08EB" w:rsidRPr="00922713" w:rsidDel="004E6E6E">
          <w:rPr>
            <w:rStyle w:val="CommentReference"/>
            <w:rFonts w:ascii="Arial" w:hAnsi="Arial" w:cs="Arial"/>
            <w:sz w:val="22"/>
            <w:szCs w:val="22"/>
            <w:lang w:val="x-none" w:eastAsia="x-none"/>
            <w:rPrChange w:id="1635" w:author="Syahrani Rachmawati Sadino" w:date="2025-01-31T14:35:00Z">
              <w:rPr>
                <w:rStyle w:val="CommentReference"/>
                <w:lang w:val="x-none" w:eastAsia="x-none"/>
              </w:rPr>
            </w:rPrChange>
          </w:rPr>
          <w:commentReference w:id="1588"/>
        </w:r>
      </w:del>
    </w:p>
    <w:p w14:paraId="3C233416" w14:textId="77777777" w:rsidR="00721B64" w:rsidRPr="004E6E6E" w:rsidRDefault="00721B64">
      <w:pPr>
        <w:spacing w:line="276" w:lineRule="auto"/>
        <w:jc w:val="both"/>
        <w:rPr>
          <w:rFonts w:ascii="Arial" w:hAnsi="Arial" w:cs="Arial"/>
          <w:sz w:val="22"/>
          <w:szCs w:val="22"/>
          <w:lang w:val="id-ID"/>
          <w:rPrChange w:id="1636" w:author="ADMIN" w:date="2025-07-29T09:46:00Z" w16du:dateUtc="2025-07-29T02:46:00Z">
            <w:rPr>
              <w:rFonts w:asciiTheme="minorBidi" w:hAnsiTheme="minorBidi" w:cstheme="minorBidi"/>
              <w:bCs/>
              <w:sz w:val="22"/>
              <w:szCs w:val="22"/>
              <w:lang w:val="id-ID"/>
            </w:rPr>
          </w:rPrChange>
        </w:rPr>
      </w:pPr>
    </w:p>
    <w:p w14:paraId="2D920B68" w14:textId="77777777" w:rsidR="001828D9" w:rsidRPr="00922713" w:rsidRDefault="00B471F2">
      <w:pPr>
        <w:pStyle w:val="BodyText"/>
        <w:numPr>
          <w:ilvl w:val="0"/>
          <w:numId w:val="0"/>
        </w:numPr>
        <w:spacing w:after="0" w:line="276" w:lineRule="auto"/>
        <w:jc w:val="center"/>
        <w:rPr>
          <w:rFonts w:ascii="Arial" w:hAnsi="Arial" w:cs="Arial"/>
          <w:b/>
          <w:sz w:val="22"/>
          <w:szCs w:val="22"/>
          <w:lang w:val="fi-FI"/>
          <w:rPrChange w:id="1637" w:author="Syahrani Rachmawati Sadino" w:date="2025-01-31T14:35:00Z">
            <w:rPr>
              <w:rFonts w:asciiTheme="minorBidi" w:hAnsiTheme="minorBidi" w:cstheme="minorBidi"/>
              <w:b/>
              <w:sz w:val="22"/>
              <w:szCs w:val="22"/>
              <w:lang w:val="fi-FI"/>
            </w:rPr>
          </w:rPrChange>
        </w:rPr>
      </w:pPr>
      <w:r w:rsidRPr="00922713">
        <w:rPr>
          <w:rFonts w:ascii="Arial" w:hAnsi="Arial" w:cs="Arial"/>
          <w:b/>
          <w:sz w:val="22"/>
          <w:szCs w:val="22"/>
          <w:lang w:val="fi-FI"/>
          <w:rPrChange w:id="1638" w:author="Syahrani Rachmawati Sadino" w:date="2025-01-31T14:35:00Z">
            <w:rPr>
              <w:rFonts w:asciiTheme="minorBidi" w:hAnsiTheme="minorBidi" w:cstheme="minorBidi"/>
              <w:b/>
              <w:sz w:val="22"/>
              <w:szCs w:val="22"/>
              <w:lang w:val="fi-FI"/>
            </w:rPr>
          </w:rPrChange>
        </w:rPr>
        <w:t>PASAL 9</w:t>
      </w:r>
    </w:p>
    <w:p w14:paraId="56CC5F55" w14:textId="77777777" w:rsidR="001828D9" w:rsidRPr="00922713" w:rsidRDefault="001828D9">
      <w:pPr>
        <w:pStyle w:val="BodyText"/>
        <w:numPr>
          <w:ilvl w:val="0"/>
          <w:numId w:val="0"/>
        </w:numPr>
        <w:spacing w:after="0" w:line="276" w:lineRule="auto"/>
        <w:jc w:val="center"/>
        <w:rPr>
          <w:rFonts w:ascii="Arial" w:hAnsi="Arial" w:cs="Arial"/>
          <w:b/>
          <w:strike/>
          <w:sz w:val="22"/>
          <w:szCs w:val="22"/>
          <w:lang w:val="id-ID"/>
          <w:rPrChange w:id="1639" w:author="Syahrani Rachmawati Sadino" w:date="2025-01-31T14:35:00Z">
            <w:rPr>
              <w:rFonts w:asciiTheme="minorBidi" w:hAnsiTheme="minorBidi" w:cstheme="minorBidi"/>
              <w:b/>
              <w:strike/>
              <w:sz w:val="22"/>
              <w:szCs w:val="22"/>
              <w:lang w:val="id-ID"/>
            </w:rPr>
          </w:rPrChange>
        </w:rPr>
      </w:pPr>
      <w:r w:rsidRPr="00922713">
        <w:rPr>
          <w:rFonts w:ascii="Arial" w:hAnsi="Arial" w:cs="Arial"/>
          <w:b/>
          <w:sz w:val="22"/>
          <w:szCs w:val="22"/>
          <w:lang w:val="fi-FI"/>
          <w:rPrChange w:id="1640" w:author="Syahrani Rachmawati Sadino" w:date="2025-01-31T14:35:00Z">
            <w:rPr>
              <w:rFonts w:asciiTheme="minorBidi" w:hAnsiTheme="minorBidi" w:cstheme="minorBidi"/>
              <w:b/>
              <w:sz w:val="22"/>
              <w:szCs w:val="22"/>
              <w:lang w:val="fi-FI"/>
            </w:rPr>
          </w:rPrChange>
        </w:rPr>
        <w:t>TAHAP PENINJAUAN TERHADAP PELAYANAN KESEHATAN</w:t>
      </w:r>
    </w:p>
    <w:p w14:paraId="797235D0" w14:textId="77777777" w:rsidR="001828D9" w:rsidRPr="00922713" w:rsidRDefault="001828D9">
      <w:pPr>
        <w:spacing w:line="276" w:lineRule="auto"/>
        <w:rPr>
          <w:rFonts w:ascii="Arial" w:hAnsi="Arial" w:cs="Arial"/>
          <w:color w:val="FF0000"/>
          <w:sz w:val="22"/>
          <w:szCs w:val="22"/>
          <w:lang w:val="fi-FI"/>
          <w:rPrChange w:id="1641" w:author="Syahrani Rachmawati Sadino" w:date="2025-01-31T14:35:00Z">
            <w:rPr>
              <w:rFonts w:asciiTheme="minorBidi" w:hAnsiTheme="minorBidi" w:cstheme="minorBidi"/>
              <w:color w:val="FF0000"/>
              <w:sz w:val="22"/>
              <w:szCs w:val="22"/>
              <w:lang w:val="fi-FI"/>
            </w:rPr>
          </w:rPrChange>
        </w:rPr>
      </w:pPr>
    </w:p>
    <w:p w14:paraId="2D876905" w14:textId="77777777" w:rsidR="001828D9" w:rsidRPr="00922713" w:rsidRDefault="001828D9">
      <w:pPr>
        <w:numPr>
          <w:ilvl w:val="0"/>
          <w:numId w:val="18"/>
        </w:numPr>
        <w:tabs>
          <w:tab w:val="clear" w:pos="747"/>
        </w:tabs>
        <w:spacing w:line="276" w:lineRule="auto"/>
        <w:ind w:left="426" w:hanging="426"/>
        <w:jc w:val="both"/>
        <w:rPr>
          <w:rFonts w:ascii="Arial" w:hAnsi="Arial" w:cs="Arial"/>
          <w:sz w:val="22"/>
          <w:szCs w:val="22"/>
          <w:lang w:val="fi-FI"/>
          <w:rPrChange w:id="1642" w:author="Syahrani Rachmawati Sadino" w:date="2025-01-31T14:35:00Z">
            <w:rPr>
              <w:rFonts w:asciiTheme="minorBidi" w:hAnsiTheme="minorBidi" w:cstheme="minorBidi"/>
              <w:sz w:val="22"/>
              <w:szCs w:val="22"/>
              <w:lang w:val="fi-FI"/>
            </w:rPr>
          </w:rPrChange>
        </w:rPr>
        <w:pPrChange w:id="1643" w:author="Syahrani Rachmawati Sadino" w:date="2025-01-31T15:00:00Z">
          <w:pPr>
            <w:numPr>
              <w:numId w:val="18"/>
            </w:numPr>
            <w:tabs>
              <w:tab w:val="num" w:pos="747"/>
            </w:tabs>
            <w:spacing w:line="276" w:lineRule="auto"/>
            <w:ind w:left="426" w:hanging="426"/>
            <w:jc w:val="both"/>
          </w:pPr>
        </w:pPrChange>
      </w:pPr>
      <w:r w:rsidRPr="00922713">
        <w:rPr>
          <w:rFonts w:ascii="Arial" w:hAnsi="Arial" w:cs="Arial"/>
          <w:b/>
          <w:sz w:val="22"/>
          <w:szCs w:val="22"/>
          <w:lang w:val="fi-FI"/>
          <w:rPrChange w:id="1644" w:author="Syahrani Rachmawati Sadino" w:date="2025-01-31T14:35:00Z">
            <w:rPr>
              <w:rFonts w:asciiTheme="minorBidi" w:hAnsiTheme="minorBidi" w:cstheme="minorBidi"/>
              <w:b/>
              <w:sz w:val="22"/>
              <w:szCs w:val="22"/>
              <w:lang w:val="fi-FI"/>
            </w:rPr>
          </w:rPrChange>
        </w:rPr>
        <w:t xml:space="preserve">PIHAK KEDUA </w:t>
      </w:r>
      <w:r w:rsidRPr="00922713">
        <w:rPr>
          <w:rFonts w:ascii="Arial" w:hAnsi="Arial" w:cs="Arial"/>
          <w:sz w:val="22"/>
          <w:szCs w:val="22"/>
          <w:lang w:val="fi-FI"/>
          <w:rPrChange w:id="1645" w:author="Syahrani Rachmawati Sadino" w:date="2025-01-31T14:35:00Z">
            <w:rPr>
              <w:rFonts w:asciiTheme="minorBidi" w:hAnsiTheme="minorBidi" w:cstheme="minorBidi"/>
              <w:sz w:val="22"/>
              <w:szCs w:val="22"/>
              <w:lang w:val="fi-FI"/>
            </w:rPr>
          </w:rPrChange>
        </w:rPr>
        <w:t xml:space="preserve">wajib mengikuti tahap Peninjauan dan penilaian kesiapan sebagai </w:t>
      </w:r>
      <w:r w:rsidRPr="00922713">
        <w:rPr>
          <w:rFonts w:ascii="Arial" w:hAnsi="Arial" w:cs="Arial"/>
          <w:i/>
          <w:sz w:val="22"/>
          <w:szCs w:val="22"/>
          <w:lang w:val="id-ID"/>
          <w:rPrChange w:id="1646" w:author="Syahrani Rachmawati Sadino" w:date="2025-01-31T14:35:00Z">
            <w:rPr>
              <w:rFonts w:asciiTheme="minorBidi" w:hAnsiTheme="minorBidi" w:cstheme="minorBidi"/>
              <w:i/>
              <w:sz w:val="22"/>
              <w:szCs w:val="22"/>
              <w:lang w:val="id-ID"/>
            </w:rPr>
          </w:rPrChange>
        </w:rPr>
        <w:t>Provider</w:t>
      </w:r>
      <w:r w:rsidRPr="00922713">
        <w:rPr>
          <w:rFonts w:ascii="Arial" w:hAnsi="Arial" w:cs="Arial"/>
          <w:sz w:val="22"/>
          <w:szCs w:val="22"/>
          <w:lang w:val="id-ID"/>
          <w:rPrChange w:id="1647" w:author="Syahrani Rachmawati Sadino" w:date="2025-01-31T14:35:00Z">
            <w:rPr>
              <w:rFonts w:asciiTheme="minorBidi" w:hAnsiTheme="minorBidi" w:cstheme="minorBidi"/>
              <w:sz w:val="22"/>
              <w:szCs w:val="22"/>
              <w:lang w:val="id-ID"/>
            </w:rPr>
          </w:rPrChange>
        </w:rPr>
        <w:t xml:space="preserve"> </w:t>
      </w:r>
      <w:r w:rsidRPr="00922713">
        <w:rPr>
          <w:rFonts w:ascii="Arial" w:hAnsi="Arial" w:cs="Arial"/>
          <w:sz w:val="22"/>
          <w:szCs w:val="22"/>
          <w:lang w:val="fi-FI"/>
          <w:rPrChange w:id="1648" w:author="Syahrani Rachmawati Sadino" w:date="2025-01-31T14:35:00Z">
            <w:rPr>
              <w:rFonts w:asciiTheme="minorBidi" w:hAnsiTheme="minorBidi" w:cstheme="minorBidi"/>
              <w:sz w:val="22"/>
              <w:szCs w:val="22"/>
              <w:lang w:val="fi-FI"/>
            </w:rPr>
          </w:rPrChange>
        </w:rPr>
        <w:t xml:space="preserve">yang dilakukan oleh </w:t>
      </w:r>
      <w:r w:rsidRPr="00922713">
        <w:rPr>
          <w:rFonts w:ascii="Arial" w:hAnsi="Arial" w:cs="Arial"/>
          <w:b/>
          <w:sz w:val="22"/>
          <w:szCs w:val="22"/>
          <w:lang w:val="fi-FI"/>
          <w:rPrChange w:id="1649" w:author="Syahrani Rachmawati Sadino" w:date="2025-01-31T14:35:00Z">
            <w:rPr>
              <w:rFonts w:asciiTheme="minorBidi" w:hAnsiTheme="minorBidi" w:cstheme="minorBidi"/>
              <w:b/>
              <w:sz w:val="22"/>
              <w:szCs w:val="22"/>
              <w:lang w:val="fi-FI"/>
            </w:rPr>
          </w:rPrChange>
        </w:rPr>
        <w:t>PIHAK PERTAMA.</w:t>
      </w:r>
      <w:r w:rsidRPr="00922713">
        <w:rPr>
          <w:rFonts w:ascii="Arial" w:hAnsi="Arial" w:cs="Arial"/>
          <w:sz w:val="22"/>
          <w:szCs w:val="22"/>
          <w:lang w:val="fi-FI"/>
          <w:rPrChange w:id="1650" w:author="Syahrani Rachmawati Sadino" w:date="2025-01-31T14:35:00Z">
            <w:rPr>
              <w:rFonts w:asciiTheme="minorBidi" w:hAnsiTheme="minorBidi" w:cstheme="minorBidi"/>
              <w:sz w:val="22"/>
              <w:szCs w:val="22"/>
              <w:lang w:val="fi-FI"/>
            </w:rPr>
          </w:rPrChange>
        </w:rPr>
        <w:t xml:space="preserve"> </w:t>
      </w:r>
    </w:p>
    <w:p w14:paraId="3ED4B36B" w14:textId="77777777" w:rsidR="001828D9" w:rsidRPr="00922713" w:rsidRDefault="001828D9">
      <w:pPr>
        <w:spacing w:line="276" w:lineRule="auto"/>
        <w:ind w:left="426" w:hanging="426"/>
        <w:jc w:val="both"/>
        <w:rPr>
          <w:rFonts w:ascii="Arial" w:hAnsi="Arial" w:cs="Arial"/>
          <w:sz w:val="22"/>
          <w:szCs w:val="22"/>
          <w:lang w:val="fi-FI"/>
          <w:rPrChange w:id="1651" w:author="Syahrani Rachmawati Sadino" w:date="2025-01-31T14:35:00Z">
            <w:rPr>
              <w:rFonts w:asciiTheme="minorBidi" w:hAnsiTheme="minorBidi" w:cstheme="minorBidi"/>
              <w:sz w:val="22"/>
              <w:szCs w:val="22"/>
              <w:lang w:val="fi-FI"/>
            </w:rPr>
          </w:rPrChange>
        </w:rPr>
      </w:pPr>
    </w:p>
    <w:p w14:paraId="00F3D81B" w14:textId="620B02A4" w:rsidR="001828D9" w:rsidRPr="00922713" w:rsidRDefault="001828D9">
      <w:pPr>
        <w:numPr>
          <w:ilvl w:val="0"/>
          <w:numId w:val="18"/>
        </w:numPr>
        <w:tabs>
          <w:tab w:val="clear" w:pos="747"/>
        </w:tabs>
        <w:spacing w:line="276" w:lineRule="auto"/>
        <w:ind w:left="426" w:hanging="426"/>
        <w:jc w:val="both"/>
        <w:rPr>
          <w:rFonts w:ascii="Arial" w:hAnsi="Arial" w:cs="Arial"/>
          <w:sz w:val="22"/>
          <w:szCs w:val="22"/>
          <w:lang w:val="fi-FI"/>
          <w:rPrChange w:id="1652" w:author="Syahrani Rachmawati Sadino" w:date="2025-01-31T14:35:00Z">
            <w:rPr>
              <w:rFonts w:asciiTheme="minorBidi" w:hAnsiTheme="minorBidi" w:cstheme="minorBidi"/>
              <w:sz w:val="22"/>
              <w:szCs w:val="22"/>
              <w:lang w:val="fi-FI"/>
            </w:rPr>
          </w:rPrChange>
        </w:rPr>
        <w:pPrChange w:id="1653" w:author="Syahrani Rachmawati Sadino" w:date="2025-01-31T15:00:00Z">
          <w:pPr>
            <w:numPr>
              <w:numId w:val="18"/>
            </w:numPr>
            <w:tabs>
              <w:tab w:val="num" w:pos="747"/>
            </w:tabs>
            <w:spacing w:line="276" w:lineRule="auto"/>
            <w:ind w:left="426" w:hanging="426"/>
            <w:jc w:val="both"/>
          </w:pPr>
        </w:pPrChange>
      </w:pPr>
      <w:r w:rsidRPr="00922713">
        <w:rPr>
          <w:rFonts w:ascii="Arial" w:hAnsi="Arial" w:cs="Arial"/>
          <w:b/>
          <w:sz w:val="22"/>
          <w:szCs w:val="22"/>
          <w:lang w:val="fi-FI"/>
          <w:rPrChange w:id="1654" w:author="Syahrani Rachmawati Sadino" w:date="2025-01-31T14:35:00Z">
            <w:rPr>
              <w:rFonts w:asciiTheme="minorBidi" w:hAnsiTheme="minorBidi" w:cstheme="minorBidi"/>
              <w:b/>
              <w:sz w:val="22"/>
              <w:szCs w:val="22"/>
              <w:lang w:val="fi-FI"/>
            </w:rPr>
          </w:rPrChange>
        </w:rPr>
        <w:t>PIHAK PERTAMA</w:t>
      </w:r>
      <w:r w:rsidRPr="00922713">
        <w:rPr>
          <w:rFonts w:ascii="Arial" w:hAnsi="Arial" w:cs="Arial"/>
          <w:sz w:val="22"/>
          <w:szCs w:val="22"/>
          <w:lang w:val="fi-FI"/>
          <w:rPrChange w:id="1655" w:author="Syahrani Rachmawati Sadino" w:date="2025-01-31T14:35:00Z">
            <w:rPr>
              <w:rFonts w:asciiTheme="minorBidi" w:hAnsiTheme="minorBidi" w:cstheme="minorBidi"/>
              <w:sz w:val="22"/>
              <w:szCs w:val="22"/>
              <w:lang w:val="fi-FI"/>
            </w:rPr>
          </w:rPrChange>
        </w:rPr>
        <w:t xml:space="preserve"> akan mengirimkan pemberitahuan tertulis hasil Peninjauan dan </w:t>
      </w:r>
      <w:r w:rsidRPr="00922713">
        <w:rPr>
          <w:rFonts w:ascii="Arial" w:hAnsi="Arial" w:cs="Arial"/>
          <w:sz w:val="22"/>
          <w:szCs w:val="22"/>
          <w:lang w:val="id-ID"/>
          <w:rPrChange w:id="1656" w:author="Syahrani Rachmawati Sadino" w:date="2025-01-31T14:35:00Z">
            <w:rPr>
              <w:rFonts w:asciiTheme="minorBidi" w:hAnsiTheme="minorBidi" w:cstheme="minorBidi"/>
              <w:sz w:val="22"/>
              <w:szCs w:val="22"/>
              <w:lang w:val="id-ID"/>
            </w:rPr>
          </w:rPrChange>
        </w:rPr>
        <w:t>P</w:t>
      </w:r>
      <w:r w:rsidRPr="00922713">
        <w:rPr>
          <w:rFonts w:ascii="Arial" w:hAnsi="Arial" w:cs="Arial"/>
          <w:sz w:val="22"/>
          <w:szCs w:val="22"/>
          <w:lang w:val="fi-FI"/>
          <w:rPrChange w:id="1657" w:author="Syahrani Rachmawati Sadino" w:date="2025-01-31T14:35:00Z">
            <w:rPr>
              <w:rFonts w:asciiTheme="minorBidi" w:hAnsiTheme="minorBidi" w:cstheme="minorBidi"/>
              <w:sz w:val="22"/>
              <w:szCs w:val="22"/>
              <w:lang w:val="fi-FI"/>
            </w:rPr>
          </w:rPrChange>
        </w:rPr>
        <w:t xml:space="preserve">enilaian yang dilakukan beserta rekomendasi yang diperlukan kepada </w:t>
      </w:r>
      <w:r w:rsidRPr="00922713">
        <w:rPr>
          <w:rFonts w:ascii="Arial" w:hAnsi="Arial" w:cs="Arial"/>
          <w:b/>
          <w:sz w:val="22"/>
          <w:szCs w:val="22"/>
          <w:lang w:val="fi-FI"/>
          <w:rPrChange w:id="1658" w:author="Syahrani Rachmawati Sadino" w:date="2025-01-31T14:35:00Z">
            <w:rPr>
              <w:rFonts w:asciiTheme="minorBidi" w:hAnsiTheme="minorBidi" w:cstheme="minorBidi"/>
              <w:b/>
              <w:sz w:val="22"/>
              <w:szCs w:val="22"/>
              <w:lang w:val="fi-FI"/>
            </w:rPr>
          </w:rPrChange>
        </w:rPr>
        <w:t>PIHAK KEDUA</w:t>
      </w:r>
      <w:r w:rsidR="005D130D" w:rsidRPr="00922713">
        <w:rPr>
          <w:rFonts w:ascii="Arial" w:hAnsi="Arial" w:cs="Arial"/>
          <w:sz w:val="22"/>
          <w:szCs w:val="22"/>
          <w:lang w:val="fi-FI"/>
          <w:rPrChange w:id="1659" w:author="Syahrani Rachmawati Sadino" w:date="2025-01-31T14:35:00Z">
            <w:rPr>
              <w:rFonts w:asciiTheme="minorBidi" w:hAnsiTheme="minorBidi" w:cstheme="minorBidi"/>
              <w:sz w:val="22"/>
              <w:szCs w:val="22"/>
              <w:lang w:val="fi-FI"/>
            </w:rPr>
          </w:rPrChange>
        </w:rPr>
        <w:t>.</w:t>
      </w:r>
    </w:p>
    <w:p w14:paraId="25B63B2F" w14:textId="77777777" w:rsidR="001828D9" w:rsidRPr="00922713" w:rsidRDefault="001828D9">
      <w:pPr>
        <w:spacing w:line="276" w:lineRule="auto"/>
        <w:ind w:left="426" w:hanging="426"/>
        <w:jc w:val="both"/>
        <w:rPr>
          <w:rFonts w:ascii="Arial" w:hAnsi="Arial" w:cs="Arial"/>
          <w:sz w:val="22"/>
          <w:szCs w:val="22"/>
          <w:lang w:val="fi-FI"/>
          <w:rPrChange w:id="1660" w:author="Syahrani Rachmawati Sadino" w:date="2025-01-31T14:35:00Z">
            <w:rPr>
              <w:rFonts w:asciiTheme="minorBidi" w:hAnsiTheme="minorBidi" w:cstheme="minorBidi"/>
              <w:sz w:val="22"/>
              <w:szCs w:val="22"/>
              <w:lang w:val="fi-FI"/>
            </w:rPr>
          </w:rPrChange>
        </w:rPr>
      </w:pPr>
    </w:p>
    <w:p w14:paraId="5B093677" w14:textId="06C78419" w:rsidR="001828D9" w:rsidRPr="00922713" w:rsidRDefault="001828D9">
      <w:pPr>
        <w:numPr>
          <w:ilvl w:val="0"/>
          <w:numId w:val="18"/>
        </w:numPr>
        <w:tabs>
          <w:tab w:val="clear" w:pos="747"/>
        </w:tabs>
        <w:spacing w:line="276" w:lineRule="auto"/>
        <w:ind w:left="426" w:hanging="426"/>
        <w:jc w:val="both"/>
        <w:rPr>
          <w:rFonts w:ascii="Arial" w:hAnsi="Arial" w:cs="Arial"/>
          <w:sz w:val="22"/>
          <w:szCs w:val="22"/>
          <w:lang w:val="fi-FI"/>
          <w:rPrChange w:id="1661" w:author="Syahrani Rachmawati Sadino" w:date="2025-01-31T14:35:00Z">
            <w:rPr>
              <w:rFonts w:asciiTheme="minorBidi" w:hAnsiTheme="minorBidi" w:cstheme="minorBidi"/>
              <w:sz w:val="22"/>
              <w:szCs w:val="22"/>
              <w:lang w:val="fi-FI"/>
            </w:rPr>
          </w:rPrChange>
        </w:rPr>
        <w:pPrChange w:id="1662" w:author="Syahrani Rachmawati Sadino" w:date="2025-01-31T15:00:00Z">
          <w:pPr>
            <w:numPr>
              <w:numId w:val="18"/>
            </w:numPr>
            <w:tabs>
              <w:tab w:val="num" w:pos="747"/>
            </w:tabs>
            <w:spacing w:line="276" w:lineRule="auto"/>
            <w:ind w:left="426" w:hanging="426"/>
            <w:jc w:val="both"/>
          </w:pPr>
        </w:pPrChange>
      </w:pPr>
      <w:r w:rsidRPr="00922713">
        <w:rPr>
          <w:rFonts w:ascii="Arial" w:hAnsi="Arial" w:cs="Arial"/>
          <w:sz w:val="22"/>
          <w:szCs w:val="22"/>
          <w:lang w:val="fi-FI"/>
          <w:rPrChange w:id="1663" w:author="Syahrani Rachmawati Sadino" w:date="2025-01-31T14:35:00Z">
            <w:rPr>
              <w:rFonts w:asciiTheme="minorBidi" w:hAnsiTheme="minorBidi" w:cstheme="minorBidi"/>
              <w:sz w:val="22"/>
              <w:szCs w:val="22"/>
              <w:lang w:val="fi-FI"/>
            </w:rPr>
          </w:rPrChange>
        </w:rPr>
        <w:t xml:space="preserve">Apabila </w:t>
      </w:r>
      <w:r w:rsidRPr="00922713">
        <w:rPr>
          <w:rFonts w:ascii="Arial" w:hAnsi="Arial" w:cs="Arial"/>
          <w:b/>
          <w:sz w:val="22"/>
          <w:szCs w:val="22"/>
          <w:lang w:val="fi-FI"/>
          <w:rPrChange w:id="1664" w:author="Syahrani Rachmawati Sadino" w:date="2025-01-31T14:35:00Z">
            <w:rPr>
              <w:rFonts w:asciiTheme="minorBidi" w:hAnsiTheme="minorBidi" w:cstheme="minorBidi"/>
              <w:b/>
              <w:sz w:val="22"/>
              <w:szCs w:val="22"/>
              <w:lang w:val="fi-FI"/>
            </w:rPr>
          </w:rPrChange>
        </w:rPr>
        <w:t>PIHAK KEDUA</w:t>
      </w:r>
      <w:r w:rsidRPr="00922713">
        <w:rPr>
          <w:rFonts w:ascii="Arial" w:hAnsi="Arial" w:cs="Arial"/>
          <w:sz w:val="22"/>
          <w:szCs w:val="22"/>
          <w:lang w:val="fi-FI"/>
          <w:rPrChange w:id="1665" w:author="Syahrani Rachmawati Sadino" w:date="2025-01-31T14:35:00Z">
            <w:rPr>
              <w:rFonts w:asciiTheme="minorBidi" w:hAnsiTheme="minorBidi" w:cstheme="minorBidi"/>
              <w:sz w:val="22"/>
              <w:szCs w:val="22"/>
              <w:lang w:val="fi-FI"/>
            </w:rPr>
          </w:rPrChange>
        </w:rPr>
        <w:t xml:space="preserve"> dinyatakan tidak lulus tahap Peninjauan dan </w:t>
      </w:r>
      <w:r w:rsidRPr="00922713">
        <w:rPr>
          <w:rFonts w:ascii="Arial" w:hAnsi="Arial" w:cs="Arial"/>
          <w:sz w:val="22"/>
          <w:szCs w:val="22"/>
          <w:lang w:val="id-ID"/>
          <w:rPrChange w:id="1666" w:author="Syahrani Rachmawati Sadino" w:date="2025-01-31T14:35:00Z">
            <w:rPr>
              <w:rFonts w:asciiTheme="minorBidi" w:hAnsiTheme="minorBidi" w:cstheme="minorBidi"/>
              <w:sz w:val="22"/>
              <w:szCs w:val="22"/>
              <w:lang w:val="id-ID"/>
            </w:rPr>
          </w:rPrChange>
        </w:rPr>
        <w:t>p</w:t>
      </w:r>
      <w:r w:rsidRPr="00922713">
        <w:rPr>
          <w:rFonts w:ascii="Arial" w:hAnsi="Arial" w:cs="Arial"/>
          <w:sz w:val="22"/>
          <w:szCs w:val="22"/>
          <w:lang w:val="fi-FI"/>
          <w:rPrChange w:id="1667" w:author="Syahrani Rachmawati Sadino" w:date="2025-01-31T14:35:00Z">
            <w:rPr>
              <w:rFonts w:asciiTheme="minorBidi" w:hAnsiTheme="minorBidi" w:cstheme="minorBidi"/>
              <w:sz w:val="22"/>
              <w:szCs w:val="22"/>
              <w:lang w:val="fi-FI"/>
            </w:rPr>
          </w:rPrChange>
        </w:rPr>
        <w:t xml:space="preserve">enilaian sebagaimana dimaksud ayat </w:t>
      </w:r>
      <w:r w:rsidR="00CD08EB" w:rsidRPr="00922713">
        <w:rPr>
          <w:rFonts w:ascii="Arial" w:hAnsi="Arial" w:cs="Arial"/>
          <w:sz w:val="22"/>
          <w:szCs w:val="22"/>
          <w:lang w:val="fi-FI"/>
          <w:rPrChange w:id="1668" w:author="Syahrani Rachmawati Sadino" w:date="2025-01-31T14:35:00Z">
            <w:rPr>
              <w:rFonts w:asciiTheme="minorBidi" w:hAnsiTheme="minorBidi" w:cstheme="minorBidi"/>
              <w:sz w:val="22"/>
              <w:szCs w:val="22"/>
              <w:lang w:val="fi-FI"/>
            </w:rPr>
          </w:rPrChange>
        </w:rPr>
        <w:t>(</w:t>
      </w:r>
      <w:r w:rsidRPr="00922713">
        <w:rPr>
          <w:rFonts w:ascii="Arial" w:hAnsi="Arial" w:cs="Arial"/>
          <w:sz w:val="22"/>
          <w:szCs w:val="22"/>
          <w:lang w:val="fi-FI"/>
          <w:rPrChange w:id="1669" w:author="Syahrani Rachmawati Sadino" w:date="2025-01-31T14:35:00Z">
            <w:rPr>
              <w:rFonts w:asciiTheme="minorBidi" w:hAnsiTheme="minorBidi" w:cstheme="minorBidi"/>
              <w:sz w:val="22"/>
              <w:szCs w:val="22"/>
              <w:lang w:val="fi-FI"/>
            </w:rPr>
          </w:rPrChange>
        </w:rPr>
        <w:t>1</w:t>
      </w:r>
      <w:r w:rsidR="00CD08EB" w:rsidRPr="00922713">
        <w:rPr>
          <w:rFonts w:ascii="Arial" w:hAnsi="Arial" w:cs="Arial"/>
          <w:sz w:val="22"/>
          <w:szCs w:val="22"/>
          <w:lang w:val="fi-FI"/>
          <w:rPrChange w:id="1670" w:author="Syahrani Rachmawati Sadino" w:date="2025-01-31T14:35:00Z">
            <w:rPr>
              <w:rFonts w:asciiTheme="minorBidi" w:hAnsiTheme="minorBidi" w:cstheme="minorBidi"/>
              <w:sz w:val="22"/>
              <w:szCs w:val="22"/>
              <w:lang w:val="fi-FI"/>
            </w:rPr>
          </w:rPrChange>
        </w:rPr>
        <w:t>)</w:t>
      </w:r>
      <w:r w:rsidRPr="00922713">
        <w:rPr>
          <w:rFonts w:ascii="Arial" w:hAnsi="Arial" w:cs="Arial"/>
          <w:sz w:val="22"/>
          <w:szCs w:val="22"/>
          <w:lang w:val="fi-FI"/>
          <w:rPrChange w:id="1671" w:author="Syahrani Rachmawati Sadino" w:date="2025-01-31T14:35:00Z">
            <w:rPr>
              <w:rFonts w:asciiTheme="minorBidi" w:hAnsiTheme="minorBidi" w:cstheme="minorBidi"/>
              <w:sz w:val="22"/>
              <w:szCs w:val="22"/>
              <w:lang w:val="fi-FI"/>
            </w:rPr>
          </w:rPrChange>
        </w:rPr>
        <w:t xml:space="preserve"> Pasal ini, </w:t>
      </w:r>
      <w:r w:rsidRPr="00922713">
        <w:rPr>
          <w:rFonts w:ascii="Arial" w:hAnsi="Arial" w:cs="Arial"/>
          <w:b/>
          <w:sz w:val="22"/>
          <w:szCs w:val="22"/>
          <w:lang w:val="fi-FI"/>
          <w:rPrChange w:id="1672" w:author="Syahrani Rachmawati Sadino" w:date="2025-01-31T14:35:00Z">
            <w:rPr>
              <w:rFonts w:asciiTheme="minorBidi" w:hAnsiTheme="minorBidi" w:cstheme="minorBidi"/>
              <w:b/>
              <w:sz w:val="22"/>
              <w:szCs w:val="22"/>
              <w:lang w:val="fi-FI"/>
            </w:rPr>
          </w:rPrChange>
        </w:rPr>
        <w:t>PIHAK PERTAMA</w:t>
      </w:r>
      <w:r w:rsidRPr="00922713">
        <w:rPr>
          <w:rFonts w:ascii="Arial" w:hAnsi="Arial" w:cs="Arial"/>
          <w:sz w:val="22"/>
          <w:szCs w:val="22"/>
          <w:lang w:val="fi-FI"/>
          <w:rPrChange w:id="1673" w:author="Syahrani Rachmawati Sadino" w:date="2025-01-31T14:35:00Z">
            <w:rPr>
              <w:rFonts w:asciiTheme="minorBidi" w:hAnsiTheme="minorBidi" w:cstheme="minorBidi"/>
              <w:sz w:val="22"/>
              <w:szCs w:val="22"/>
              <w:lang w:val="fi-FI"/>
            </w:rPr>
          </w:rPrChange>
        </w:rPr>
        <w:t xml:space="preserve"> berhak untuk melakukan peninjauan ulang atas Perjanjian ini dan memutuskan untuk mengakhiri atau melanjutkan dengan melakukan perubahan terhadap syarat dan ketentuan yang berlaku dalam Perjanjian ini.</w:t>
      </w:r>
    </w:p>
    <w:p w14:paraId="0B7B6802" w14:textId="77777777" w:rsidR="001828D9" w:rsidRPr="00922713" w:rsidRDefault="001828D9">
      <w:pPr>
        <w:spacing w:line="276" w:lineRule="auto"/>
        <w:jc w:val="center"/>
        <w:rPr>
          <w:rFonts w:ascii="Arial" w:hAnsi="Arial" w:cs="Arial"/>
          <w:b/>
          <w:bCs/>
          <w:sz w:val="22"/>
          <w:szCs w:val="22"/>
          <w:lang w:val="fi-FI"/>
          <w:rPrChange w:id="1674" w:author="Syahrani Rachmawati Sadino" w:date="2025-01-31T14:35:00Z">
            <w:rPr>
              <w:rFonts w:asciiTheme="minorBidi" w:hAnsiTheme="minorBidi" w:cstheme="minorBidi"/>
              <w:b/>
              <w:bCs/>
              <w:sz w:val="22"/>
              <w:szCs w:val="22"/>
              <w:lang w:val="fi-FI"/>
            </w:rPr>
          </w:rPrChange>
        </w:rPr>
      </w:pPr>
    </w:p>
    <w:p w14:paraId="17DB7DA3" w14:textId="77777777" w:rsidR="001828D9" w:rsidRPr="00922713" w:rsidRDefault="00B471F2">
      <w:pPr>
        <w:spacing w:line="276" w:lineRule="auto"/>
        <w:jc w:val="center"/>
        <w:rPr>
          <w:rFonts w:ascii="Arial" w:hAnsi="Arial" w:cs="Arial"/>
          <w:b/>
          <w:bCs/>
          <w:sz w:val="22"/>
          <w:szCs w:val="22"/>
          <w:rPrChange w:id="1675" w:author="Syahrani Rachmawati Sadino" w:date="2025-01-31T14:35:00Z">
            <w:rPr>
              <w:rFonts w:asciiTheme="minorBidi" w:hAnsiTheme="minorBidi" w:cstheme="minorBidi"/>
              <w:b/>
              <w:bCs/>
              <w:sz w:val="22"/>
              <w:szCs w:val="22"/>
            </w:rPr>
          </w:rPrChange>
        </w:rPr>
      </w:pPr>
      <w:r w:rsidRPr="00922713">
        <w:rPr>
          <w:rFonts w:ascii="Arial" w:hAnsi="Arial" w:cs="Arial"/>
          <w:b/>
          <w:bCs/>
          <w:sz w:val="22"/>
          <w:szCs w:val="22"/>
          <w:rPrChange w:id="1676" w:author="Syahrani Rachmawati Sadino" w:date="2025-01-31T14:35:00Z">
            <w:rPr>
              <w:rFonts w:asciiTheme="minorBidi" w:hAnsiTheme="minorBidi" w:cstheme="minorBidi"/>
              <w:b/>
              <w:bCs/>
              <w:sz w:val="22"/>
              <w:szCs w:val="22"/>
            </w:rPr>
          </w:rPrChange>
        </w:rPr>
        <w:t>PASAL 10</w:t>
      </w:r>
    </w:p>
    <w:p w14:paraId="5A6FA2CA" w14:textId="77777777" w:rsidR="001828D9" w:rsidRPr="00922713" w:rsidRDefault="001828D9">
      <w:pPr>
        <w:spacing w:line="276" w:lineRule="auto"/>
        <w:jc w:val="center"/>
        <w:rPr>
          <w:rFonts w:ascii="Arial" w:hAnsi="Arial" w:cs="Arial"/>
          <w:b/>
          <w:bCs/>
          <w:sz w:val="22"/>
          <w:szCs w:val="22"/>
          <w:rPrChange w:id="1677" w:author="Syahrani Rachmawati Sadino" w:date="2025-01-31T14:35:00Z">
            <w:rPr>
              <w:rFonts w:asciiTheme="minorBidi" w:hAnsiTheme="minorBidi" w:cstheme="minorBidi"/>
              <w:b/>
              <w:bCs/>
              <w:sz w:val="22"/>
              <w:szCs w:val="22"/>
            </w:rPr>
          </w:rPrChange>
        </w:rPr>
      </w:pPr>
      <w:r w:rsidRPr="00922713">
        <w:rPr>
          <w:rFonts w:ascii="Arial" w:hAnsi="Arial" w:cs="Arial"/>
          <w:b/>
          <w:bCs/>
          <w:sz w:val="22"/>
          <w:szCs w:val="22"/>
          <w:rPrChange w:id="1678" w:author="Syahrani Rachmawati Sadino" w:date="2025-01-31T14:35:00Z">
            <w:rPr>
              <w:rFonts w:asciiTheme="minorBidi" w:hAnsiTheme="minorBidi" w:cstheme="minorBidi"/>
              <w:b/>
              <w:bCs/>
              <w:sz w:val="22"/>
              <w:szCs w:val="22"/>
            </w:rPr>
          </w:rPrChange>
        </w:rPr>
        <w:t>JANGKA WAKTU PERJANJIAN</w:t>
      </w:r>
    </w:p>
    <w:p w14:paraId="07C511A7" w14:textId="77777777" w:rsidR="001828D9" w:rsidRPr="00922713" w:rsidRDefault="001828D9">
      <w:pPr>
        <w:spacing w:line="276" w:lineRule="auto"/>
        <w:jc w:val="both"/>
        <w:rPr>
          <w:rFonts w:ascii="Arial" w:hAnsi="Arial" w:cs="Arial"/>
          <w:sz w:val="22"/>
          <w:szCs w:val="22"/>
          <w:rPrChange w:id="1679" w:author="Syahrani Rachmawati Sadino" w:date="2025-01-31T14:35:00Z">
            <w:rPr>
              <w:rFonts w:asciiTheme="minorBidi" w:hAnsiTheme="minorBidi" w:cstheme="minorBidi"/>
              <w:sz w:val="22"/>
              <w:szCs w:val="22"/>
            </w:rPr>
          </w:rPrChange>
        </w:rPr>
      </w:pPr>
    </w:p>
    <w:p w14:paraId="61D1686C" w14:textId="442C39F6" w:rsidR="00487647" w:rsidRPr="00922713" w:rsidRDefault="00487647">
      <w:pPr>
        <w:pStyle w:val="ListParagraph"/>
        <w:numPr>
          <w:ilvl w:val="0"/>
          <w:numId w:val="72"/>
        </w:numPr>
        <w:spacing w:line="276" w:lineRule="auto"/>
        <w:ind w:left="450"/>
        <w:rPr>
          <w:rFonts w:ascii="Arial" w:hAnsi="Arial" w:cs="Arial"/>
          <w:sz w:val="22"/>
          <w:szCs w:val="22"/>
          <w:rPrChange w:id="1680" w:author="Syahrani Rachmawati Sadino" w:date="2025-01-31T14:35:00Z">
            <w:rPr>
              <w:rFonts w:asciiTheme="minorBidi" w:hAnsiTheme="minorBidi" w:cstheme="minorBidi"/>
              <w:sz w:val="22"/>
              <w:szCs w:val="22"/>
            </w:rPr>
          </w:rPrChange>
        </w:rPr>
      </w:pPr>
      <w:proofErr w:type="spellStart"/>
      <w:r w:rsidRPr="00922713">
        <w:rPr>
          <w:rFonts w:ascii="Arial" w:hAnsi="Arial" w:cs="Arial"/>
          <w:sz w:val="22"/>
          <w:szCs w:val="22"/>
          <w:rPrChange w:id="1681" w:author="Syahrani Rachmawati Sadino" w:date="2025-01-31T14:35:00Z">
            <w:rPr>
              <w:rFonts w:asciiTheme="minorBidi" w:hAnsiTheme="minorBidi" w:cstheme="minorBidi"/>
              <w:sz w:val="22"/>
              <w:szCs w:val="22"/>
            </w:rPr>
          </w:rPrChange>
        </w:rPr>
        <w:t>Perjanjian</w:t>
      </w:r>
      <w:proofErr w:type="spellEnd"/>
      <w:r w:rsidRPr="00922713">
        <w:rPr>
          <w:rFonts w:ascii="Arial" w:hAnsi="Arial" w:cs="Arial"/>
          <w:sz w:val="22"/>
          <w:szCs w:val="22"/>
          <w:rPrChange w:id="168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683" w:author="Syahrani Rachmawati Sadino" w:date="2025-01-31T14:35:00Z">
            <w:rPr>
              <w:rFonts w:asciiTheme="minorBidi" w:hAnsiTheme="minorBidi" w:cstheme="minorBidi"/>
              <w:sz w:val="22"/>
              <w:szCs w:val="22"/>
            </w:rPr>
          </w:rPrChange>
        </w:rPr>
        <w:t>ini</w:t>
      </w:r>
      <w:proofErr w:type="spellEnd"/>
      <w:r w:rsidRPr="00922713">
        <w:rPr>
          <w:rFonts w:ascii="Arial" w:hAnsi="Arial" w:cs="Arial"/>
          <w:sz w:val="22"/>
          <w:szCs w:val="22"/>
          <w:rPrChange w:id="1684" w:author="Syahrani Rachmawati Sadino" w:date="2025-01-31T14:35:00Z">
            <w:rPr>
              <w:rFonts w:asciiTheme="minorBidi" w:hAnsiTheme="minorBidi" w:cstheme="minorBidi"/>
              <w:sz w:val="22"/>
              <w:szCs w:val="22"/>
            </w:rPr>
          </w:rPrChange>
        </w:rPr>
        <w:t xml:space="preserve"> </w:t>
      </w:r>
      <w:commentRangeStart w:id="1685"/>
      <w:proofErr w:type="spellStart"/>
      <w:r w:rsidRPr="00922713">
        <w:rPr>
          <w:rFonts w:ascii="Arial" w:hAnsi="Arial" w:cs="Arial"/>
          <w:sz w:val="22"/>
          <w:szCs w:val="22"/>
          <w:rPrChange w:id="1686" w:author="Syahrani Rachmawati Sadino" w:date="2025-01-31T14:35:00Z">
            <w:rPr>
              <w:rFonts w:asciiTheme="minorBidi" w:hAnsiTheme="minorBidi" w:cstheme="minorBidi"/>
              <w:sz w:val="22"/>
              <w:szCs w:val="22"/>
            </w:rPr>
          </w:rPrChange>
        </w:rPr>
        <w:t>berlaku</w:t>
      </w:r>
      <w:proofErr w:type="spellEnd"/>
      <w:r w:rsidRPr="00922713">
        <w:rPr>
          <w:rFonts w:ascii="Arial" w:hAnsi="Arial" w:cs="Arial"/>
          <w:sz w:val="22"/>
          <w:szCs w:val="22"/>
          <w:rPrChange w:id="168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688" w:author="Syahrani Rachmawati Sadino" w:date="2025-01-31T14:35:00Z">
            <w:rPr>
              <w:rFonts w:asciiTheme="minorBidi" w:hAnsiTheme="minorBidi" w:cstheme="minorBidi"/>
              <w:sz w:val="22"/>
              <w:szCs w:val="22"/>
            </w:rPr>
          </w:rPrChange>
        </w:rPr>
        <w:t>untuk</w:t>
      </w:r>
      <w:proofErr w:type="spellEnd"/>
      <w:r w:rsidRPr="00922713">
        <w:rPr>
          <w:rFonts w:ascii="Arial" w:hAnsi="Arial" w:cs="Arial"/>
          <w:sz w:val="22"/>
          <w:szCs w:val="22"/>
          <w:rPrChange w:id="168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690" w:author="Syahrani Rachmawati Sadino" w:date="2025-01-31T14:35:00Z">
            <w:rPr>
              <w:rFonts w:asciiTheme="minorBidi" w:hAnsiTheme="minorBidi" w:cstheme="minorBidi"/>
              <w:sz w:val="22"/>
              <w:szCs w:val="22"/>
            </w:rPr>
          </w:rPrChange>
        </w:rPr>
        <w:t>jangka</w:t>
      </w:r>
      <w:proofErr w:type="spellEnd"/>
      <w:r w:rsidRPr="00922713">
        <w:rPr>
          <w:rFonts w:ascii="Arial" w:hAnsi="Arial" w:cs="Arial"/>
          <w:sz w:val="22"/>
          <w:szCs w:val="22"/>
          <w:rPrChange w:id="169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692" w:author="Syahrani Rachmawati Sadino" w:date="2025-01-31T14:35:00Z">
            <w:rPr>
              <w:rFonts w:asciiTheme="minorBidi" w:hAnsiTheme="minorBidi" w:cstheme="minorBidi"/>
              <w:sz w:val="22"/>
              <w:szCs w:val="22"/>
            </w:rPr>
          </w:rPrChange>
        </w:rPr>
        <w:t>waktu</w:t>
      </w:r>
      <w:proofErr w:type="spellEnd"/>
      <w:r w:rsidRPr="00922713">
        <w:rPr>
          <w:rFonts w:ascii="Arial" w:hAnsi="Arial" w:cs="Arial"/>
          <w:sz w:val="22"/>
          <w:szCs w:val="22"/>
          <w:rPrChange w:id="1693" w:author="Syahrani Rachmawati Sadino" w:date="2025-01-31T14:35:00Z">
            <w:rPr>
              <w:rFonts w:asciiTheme="minorBidi" w:hAnsiTheme="minorBidi" w:cstheme="minorBidi"/>
              <w:sz w:val="22"/>
              <w:szCs w:val="22"/>
            </w:rPr>
          </w:rPrChange>
        </w:rPr>
        <w:t xml:space="preserve"> 5 (Lima) </w:t>
      </w:r>
      <w:proofErr w:type="spellStart"/>
      <w:r w:rsidRPr="00922713">
        <w:rPr>
          <w:rFonts w:ascii="Arial" w:hAnsi="Arial" w:cs="Arial"/>
          <w:sz w:val="22"/>
          <w:szCs w:val="22"/>
          <w:rPrChange w:id="1694" w:author="Syahrani Rachmawati Sadino" w:date="2025-01-31T14:35:00Z">
            <w:rPr>
              <w:rFonts w:asciiTheme="minorBidi" w:hAnsiTheme="minorBidi" w:cstheme="minorBidi"/>
              <w:sz w:val="22"/>
              <w:szCs w:val="22"/>
            </w:rPr>
          </w:rPrChange>
        </w:rPr>
        <w:t>tahun</w:t>
      </w:r>
      <w:proofErr w:type="spellEnd"/>
      <w:r w:rsidRPr="00922713">
        <w:rPr>
          <w:rFonts w:ascii="Arial" w:hAnsi="Arial" w:cs="Arial"/>
          <w:sz w:val="22"/>
          <w:szCs w:val="22"/>
          <w:rPrChange w:id="169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696" w:author="Syahrani Rachmawati Sadino" w:date="2025-01-31T14:35:00Z">
            <w:rPr>
              <w:rFonts w:asciiTheme="minorBidi" w:hAnsiTheme="minorBidi" w:cstheme="minorBidi"/>
              <w:sz w:val="22"/>
              <w:szCs w:val="22"/>
            </w:rPr>
          </w:rPrChange>
        </w:rPr>
        <w:t>terhitung</w:t>
      </w:r>
      <w:proofErr w:type="spellEnd"/>
      <w:r w:rsidRPr="00922713">
        <w:rPr>
          <w:rFonts w:ascii="Arial" w:hAnsi="Arial" w:cs="Arial"/>
          <w:sz w:val="22"/>
          <w:szCs w:val="22"/>
          <w:rPrChange w:id="169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698" w:author="Syahrani Rachmawati Sadino" w:date="2025-01-31T14:35:00Z">
            <w:rPr>
              <w:rFonts w:asciiTheme="minorBidi" w:hAnsiTheme="minorBidi" w:cstheme="minorBidi"/>
              <w:sz w:val="22"/>
              <w:szCs w:val="22"/>
            </w:rPr>
          </w:rPrChange>
        </w:rPr>
        <w:t>mulai</w:t>
      </w:r>
      <w:proofErr w:type="spellEnd"/>
      <w:r w:rsidRPr="00922713">
        <w:rPr>
          <w:rFonts w:ascii="Arial" w:hAnsi="Arial" w:cs="Arial"/>
          <w:sz w:val="22"/>
          <w:szCs w:val="22"/>
          <w:rPrChange w:id="169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700" w:author="Syahrani Rachmawati Sadino" w:date="2025-01-31T14:35:00Z">
            <w:rPr>
              <w:rFonts w:asciiTheme="minorBidi" w:hAnsiTheme="minorBidi" w:cstheme="minorBidi"/>
              <w:sz w:val="22"/>
              <w:szCs w:val="22"/>
            </w:rPr>
          </w:rPrChange>
        </w:rPr>
        <w:t>tanggal</w:t>
      </w:r>
      <w:proofErr w:type="spellEnd"/>
      <w:r w:rsidRPr="00922713">
        <w:rPr>
          <w:rFonts w:ascii="Arial" w:hAnsi="Arial" w:cs="Arial"/>
          <w:sz w:val="22"/>
          <w:szCs w:val="22"/>
          <w:rPrChange w:id="1701" w:author="Syahrani Rachmawati Sadino" w:date="2025-01-31T14:35:00Z">
            <w:rPr>
              <w:rFonts w:asciiTheme="minorBidi" w:hAnsiTheme="minorBidi" w:cstheme="minorBidi"/>
              <w:sz w:val="22"/>
              <w:szCs w:val="22"/>
            </w:rPr>
          </w:rPrChange>
        </w:rPr>
        <w:t xml:space="preserve"> _____________s/d ______________ dan </w:t>
      </w:r>
      <w:proofErr w:type="spellStart"/>
      <w:r w:rsidRPr="00922713">
        <w:rPr>
          <w:rFonts w:ascii="Arial" w:hAnsi="Arial" w:cs="Arial"/>
          <w:sz w:val="22"/>
          <w:szCs w:val="22"/>
          <w:rPrChange w:id="1702" w:author="Syahrani Rachmawati Sadino" w:date="2025-01-31T14:35:00Z">
            <w:rPr>
              <w:rFonts w:asciiTheme="minorBidi" w:hAnsiTheme="minorBidi" w:cstheme="minorBidi"/>
              <w:sz w:val="22"/>
              <w:szCs w:val="22"/>
            </w:rPr>
          </w:rPrChange>
        </w:rPr>
        <w:t>otomatis</w:t>
      </w:r>
      <w:proofErr w:type="spellEnd"/>
      <w:r w:rsidRPr="00922713">
        <w:rPr>
          <w:rFonts w:ascii="Arial" w:hAnsi="Arial" w:cs="Arial"/>
          <w:sz w:val="22"/>
          <w:szCs w:val="22"/>
          <w:rPrChange w:id="170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704" w:author="Syahrani Rachmawati Sadino" w:date="2025-01-31T14:35:00Z">
            <w:rPr>
              <w:rFonts w:asciiTheme="minorBidi" w:hAnsiTheme="minorBidi" w:cstheme="minorBidi"/>
              <w:sz w:val="22"/>
              <w:szCs w:val="22"/>
            </w:rPr>
          </w:rPrChange>
        </w:rPr>
        <w:t>diperpanjang</w:t>
      </w:r>
      <w:proofErr w:type="spellEnd"/>
      <w:r w:rsidRPr="00922713">
        <w:rPr>
          <w:rFonts w:ascii="Arial" w:hAnsi="Arial" w:cs="Arial"/>
          <w:sz w:val="22"/>
          <w:szCs w:val="22"/>
          <w:rPrChange w:id="170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706" w:author="Syahrani Rachmawati Sadino" w:date="2025-01-31T14:35:00Z">
            <w:rPr>
              <w:rFonts w:asciiTheme="minorBidi" w:hAnsiTheme="minorBidi" w:cstheme="minorBidi"/>
              <w:sz w:val="22"/>
              <w:szCs w:val="22"/>
            </w:rPr>
          </w:rPrChange>
        </w:rPr>
        <w:t>apabila</w:t>
      </w:r>
      <w:proofErr w:type="spellEnd"/>
      <w:r w:rsidRPr="00922713">
        <w:rPr>
          <w:rFonts w:ascii="Arial" w:hAnsi="Arial" w:cs="Arial"/>
          <w:sz w:val="22"/>
          <w:szCs w:val="22"/>
          <w:rPrChange w:id="170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708" w:author="Syahrani Rachmawati Sadino" w:date="2025-01-31T14:35:00Z">
            <w:rPr>
              <w:rFonts w:asciiTheme="minorBidi" w:hAnsiTheme="minorBidi" w:cstheme="minorBidi"/>
              <w:sz w:val="22"/>
              <w:szCs w:val="22"/>
            </w:rPr>
          </w:rPrChange>
        </w:rPr>
        <w:t>tidak</w:t>
      </w:r>
      <w:proofErr w:type="spellEnd"/>
      <w:r w:rsidRPr="00922713">
        <w:rPr>
          <w:rFonts w:ascii="Arial" w:hAnsi="Arial" w:cs="Arial"/>
          <w:sz w:val="22"/>
          <w:szCs w:val="22"/>
          <w:rPrChange w:id="170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710" w:author="Syahrani Rachmawati Sadino" w:date="2025-01-31T14:35:00Z">
            <w:rPr>
              <w:rFonts w:asciiTheme="minorBidi" w:hAnsiTheme="minorBidi" w:cstheme="minorBidi"/>
              <w:sz w:val="22"/>
              <w:szCs w:val="22"/>
            </w:rPr>
          </w:rPrChange>
        </w:rPr>
        <w:t>ada</w:t>
      </w:r>
      <w:proofErr w:type="spellEnd"/>
      <w:r w:rsidRPr="00922713">
        <w:rPr>
          <w:rFonts w:ascii="Arial" w:hAnsi="Arial" w:cs="Arial"/>
          <w:sz w:val="22"/>
          <w:szCs w:val="22"/>
          <w:rPrChange w:id="171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712" w:author="Syahrani Rachmawati Sadino" w:date="2025-01-31T14:35:00Z">
            <w:rPr>
              <w:rFonts w:asciiTheme="minorBidi" w:hAnsiTheme="minorBidi" w:cstheme="minorBidi"/>
              <w:sz w:val="22"/>
              <w:szCs w:val="22"/>
            </w:rPr>
          </w:rPrChange>
        </w:rPr>
        <w:t>permintaan</w:t>
      </w:r>
      <w:proofErr w:type="spellEnd"/>
      <w:r w:rsidRPr="00922713">
        <w:rPr>
          <w:rFonts w:ascii="Arial" w:hAnsi="Arial" w:cs="Arial"/>
          <w:sz w:val="22"/>
          <w:szCs w:val="22"/>
          <w:rPrChange w:id="171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714" w:author="Syahrani Rachmawati Sadino" w:date="2025-01-31T14:35:00Z">
            <w:rPr>
              <w:rFonts w:asciiTheme="minorBidi" w:hAnsiTheme="minorBidi" w:cstheme="minorBidi"/>
              <w:sz w:val="22"/>
              <w:szCs w:val="22"/>
            </w:rPr>
          </w:rPrChange>
        </w:rPr>
        <w:t>pengakhiran</w:t>
      </w:r>
      <w:proofErr w:type="spellEnd"/>
      <w:r w:rsidRPr="00922713">
        <w:rPr>
          <w:rFonts w:ascii="Arial" w:hAnsi="Arial" w:cs="Arial"/>
          <w:sz w:val="22"/>
          <w:szCs w:val="22"/>
          <w:rPrChange w:id="171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716" w:author="Syahrani Rachmawati Sadino" w:date="2025-01-31T14:35:00Z">
            <w:rPr>
              <w:rFonts w:asciiTheme="minorBidi" w:hAnsiTheme="minorBidi" w:cstheme="minorBidi"/>
              <w:sz w:val="22"/>
              <w:szCs w:val="22"/>
            </w:rPr>
          </w:rPrChange>
        </w:rPr>
        <w:t>dari</w:t>
      </w:r>
      <w:proofErr w:type="spellEnd"/>
      <w:r w:rsidRPr="00922713">
        <w:rPr>
          <w:rFonts w:ascii="Arial" w:hAnsi="Arial" w:cs="Arial"/>
          <w:sz w:val="22"/>
          <w:szCs w:val="22"/>
          <w:rPrChange w:id="1717" w:author="Syahrani Rachmawati Sadino" w:date="2025-01-31T14:35:00Z">
            <w:rPr>
              <w:rFonts w:asciiTheme="minorBidi" w:hAnsiTheme="minorBidi" w:cstheme="minorBidi"/>
              <w:sz w:val="22"/>
              <w:szCs w:val="22"/>
            </w:rPr>
          </w:rPrChange>
        </w:rPr>
        <w:t xml:space="preserve"> </w:t>
      </w:r>
      <w:r w:rsidRPr="00922713">
        <w:rPr>
          <w:rFonts w:ascii="Arial" w:hAnsi="Arial" w:cs="Arial"/>
          <w:b/>
          <w:sz w:val="22"/>
          <w:szCs w:val="22"/>
          <w:rPrChange w:id="1718" w:author="Syahrani Rachmawati Sadino" w:date="2025-01-31T14:35:00Z">
            <w:rPr>
              <w:rFonts w:asciiTheme="minorBidi" w:hAnsiTheme="minorBidi" w:cstheme="minorBidi"/>
              <w:b/>
              <w:sz w:val="22"/>
              <w:szCs w:val="22"/>
            </w:rPr>
          </w:rPrChange>
        </w:rPr>
        <w:t>PARA PIHAK</w:t>
      </w:r>
      <w:r w:rsidRPr="00922713">
        <w:rPr>
          <w:rFonts w:ascii="Arial" w:hAnsi="Arial" w:cs="Arial"/>
          <w:sz w:val="22"/>
          <w:szCs w:val="22"/>
          <w:rPrChange w:id="1719" w:author="Syahrani Rachmawati Sadino" w:date="2025-01-31T14:35:00Z">
            <w:rPr>
              <w:rFonts w:asciiTheme="minorBidi" w:hAnsiTheme="minorBidi" w:cstheme="minorBidi"/>
              <w:sz w:val="22"/>
              <w:szCs w:val="22"/>
            </w:rPr>
          </w:rPrChange>
        </w:rPr>
        <w:t>.</w:t>
      </w:r>
      <w:commentRangeEnd w:id="1685"/>
      <w:r w:rsidR="00CD08EB" w:rsidRPr="00922713">
        <w:rPr>
          <w:rStyle w:val="CommentReference"/>
          <w:rFonts w:ascii="Arial" w:hAnsi="Arial" w:cs="Arial"/>
          <w:noProof/>
          <w:sz w:val="22"/>
          <w:szCs w:val="22"/>
          <w:lang w:val="x-none" w:eastAsia="x-none"/>
          <w:rPrChange w:id="1720" w:author="Syahrani Rachmawati Sadino" w:date="2025-01-31T14:35:00Z">
            <w:rPr>
              <w:rStyle w:val="CommentReference"/>
              <w:noProof/>
              <w:lang w:val="x-none" w:eastAsia="x-none"/>
            </w:rPr>
          </w:rPrChange>
        </w:rPr>
        <w:commentReference w:id="1685"/>
      </w:r>
    </w:p>
    <w:p w14:paraId="399FD605" w14:textId="3B73DB93" w:rsidR="00487647" w:rsidRPr="00922713" w:rsidRDefault="00487647">
      <w:pPr>
        <w:spacing w:line="276" w:lineRule="auto"/>
        <w:ind w:left="450" w:firstLine="60"/>
        <w:rPr>
          <w:rFonts w:ascii="Arial" w:hAnsi="Arial" w:cs="Arial"/>
          <w:sz w:val="22"/>
          <w:szCs w:val="22"/>
          <w:rPrChange w:id="1721" w:author="Syahrani Rachmawati Sadino" w:date="2025-01-31T14:35:00Z">
            <w:rPr>
              <w:rFonts w:asciiTheme="minorBidi" w:hAnsiTheme="minorBidi" w:cstheme="minorBidi"/>
              <w:sz w:val="22"/>
              <w:szCs w:val="22"/>
            </w:rPr>
          </w:rPrChange>
        </w:rPr>
      </w:pPr>
    </w:p>
    <w:p w14:paraId="43E24F0A" w14:textId="7E7DC066" w:rsidR="00487647" w:rsidRPr="00922713" w:rsidRDefault="00487647">
      <w:pPr>
        <w:pStyle w:val="ListParagraph"/>
        <w:numPr>
          <w:ilvl w:val="0"/>
          <w:numId w:val="72"/>
        </w:numPr>
        <w:spacing w:line="276" w:lineRule="auto"/>
        <w:ind w:left="450"/>
        <w:rPr>
          <w:rFonts w:ascii="Arial" w:hAnsi="Arial" w:cs="Arial"/>
          <w:sz w:val="22"/>
          <w:szCs w:val="22"/>
          <w:lang w:val="sv-SE"/>
          <w:rPrChange w:id="1722"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sv-SE"/>
          <w:rPrChange w:id="1723" w:author="Syahrani Rachmawati Sadino" w:date="2025-01-31T14:35:00Z">
            <w:rPr>
              <w:rFonts w:asciiTheme="minorBidi" w:hAnsiTheme="minorBidi" w:cstheme="minorBidi"/>
              <w:sz w:val="22"/>
              <w:szCs w:val="22"/>
              <w:lang w:val="sv-SE"/>
            </w:rPr>
          </w:rPrChange>
        </w:rPr>
        <w:t xml:space="preserve">Salah satu Pihak atau </w:t>
      </w:r>
      <w:r w:rsidRPr="00922713">
        <w:rPr>
          <w:rFonts w:ascii="Arial" w:hAnsi="Arial" w:cs="Arial"/>
          <w:b/>
          <w:sz w:val="22"/>
          <w:szCs w:val="22"/>
          <w:lang w:val="sv-SE"/>
          <w:rPrChange w:id="1724" w:author="Syahrani Rachmawati Sadino" w:date="2025-01-31T14:35:00Z">
            <w:rPr>
              <w:rFonts w:asciiTheme="minorBidi" w:hAnsiTheme="minorBidi" w:cstheme="minorBidi"/>
              <w:b/>
              <w:sz w:val="22"/>
              <w:szCs w:val="22"/>
              <w:lang w:val="sv-SE"/>
            </w:rPr>
          </w:rPrChange>
        </w:rPr>
        <w:t>PARA PIHAK</w:t>
      </w:r>
      <w:r w:rsidRPr="00922713">
        <w:rPr>
          <w:rFonts w:ascii="Arial" w:hAnsi="Arial" w:cs="Arial"/>
          <w:sz w:val="22"/>
          <w:szCs w:val="22"/>
          <w:lang w:val="sv-SE"/>
          <w:rPrChange w:id="1725" w:author="Syahrani Rachmawati Sadino" w:date="2025-01-31T14:35:00Z">
            <w:rPr>
              <w:rFonts w:asciiTheme="minorBidi" w:hAnsiTheme="minorBidi" w:cstheme="minorBidi"/>
              <w:sz w:val="22"/>
              <w:szCs w:val="22"/>
              <w:lang w:val="sv-SE"/>
            </w:rPr>
          </w:rPrChange>
        </w:rPr>
        <w:t xml:space="preserve"> berhak mengakhiri Perjanjian </w:t>
      </w:r>
      <w:r w:rsidRPr="00922713">
        <w:rPr>
          <w:rFonts w:ascii="Arial" w:hAnsi="Arial" w:cs="Arial"/>
          <w:sz w:val="22"/>
          <w:szCs w:val="22"/>
          <w:lang w:val="sv-SE"/>
          <w:rPrChange w:id="1726" w:author="Syahrani Rachmawati Sadino" w:date="2025-01-31T14:35:00Z">
            <w:rPr>
              <w:rFonts w:asciiTheme="minorBidi" w:hAnsiTheme="minorBidi" w:cstheme="minorBidi"/>
              <w:strike/>
              <w:sz w:val="22"/>
              <w:szCs w:val="22"/>
              <w:lang w:val="sv-SE"/>
            </w:rPr>
          </w:rPrChange>
        </w:rPr>
        <w:t xml:space="preserve">Kerja Sama. Bagi Pihak yang menginginkan berakhirnya Perjanjian Kerja Sama berkewajiban </w:t>
      </w:r>
      <w:r w:rsidRPr="00922713">
        <w:rPr>
          <w:rFonts w:ascii="Arial" w:hAnsi="Arial" w:cs="Arial"/>
          <w:sz w:val="22"/>
          <w:szCs w:val="22"/>
          <w:lang w:val="sv-SE"/>
          <w:rPrChange w:id="1727" w:author="Syahrani Rachmawati Sadino" w:date="2025-01-31T14:35:00Z">
            <w:rPr>
              <w:rFonts w:asciiTheme="minorBidi" w:hAnsiTheme="minorBidi" w:cstheme="minorBidi"/>
              <w:sz w:val="22"/>
              <w:szCs w:val="22"/>
              <w:lang w:val="sv-SE"/>
            </w:rPr>
          </w:rPrChange>
        </w:rPr>
        <w:lastRenderedPageBreak/>
        <w:t xml:space="preserve">menyampaikan secara tertulis kepada pihak lain sekurang-kurangnya 2 (dua) bulan sebelum tanggal berakhirnya Perjanjian </w:t>
      </w:r>
      <w:r w:rsidRPr="00922713">
        <w:rPr>
          <w:rFonts w:ascii="Arial" w:hAnsi="Arial" w:cs="Arial"/>
          <w:sz w:val="22"/>
          <w:szCs w:val="22"/>
          <w:lang w:val="sv-SE"/>
          <w:rPrChange w:id="1728" w:author="Syahrani Rachmawati Sadino" w:date="2025-01-31T14:35:00Z">
            <w:rPr>
              <w:rFonts w:asciiTheme="minorBidi" w:hAnsiTheme="minorBidi" w:cstheme="minorBidi"/>
              <w:strike/>
              <w:sz w:val="22"/>
              <w:szCs w:val="22"/>
              <w:lang w:val="sv-SE"/>
            </w:rPr>
          </w:rPrChange>
        </w:rPr>
        <w:t>Kerja Sama</w:t>
      </w:r>
      <w:r w:rsidRPr="00922713">
        <w:rPr>
          <w:rFonts w:ascii="Arial" w:hAnsi="Arial" w:cs="Arial"/>
          <w:sz w:val="22"/>
          <w:szCs w:val="22"/>
          <w:lang w:val="sv-SE"/>
          <w:rPrChange w:id="1729" w:author="Syahrani Rachmawati Sadino" w:date="2025-01-31T14:35:00Z">
            <w:rPr>
              <w:rFonts w:asciiTheme="minorBidi" w:hAnsiTheme="minorBidi" w:cstheme="minorBidi"/>
              <w:sz w:val="22"/>
              <w:szCs w:val="22"/>
              <w:lang w:val="sv-SE"/>
            </w:rPr>
          </w:rPrChange>
        </w:rPr>
        <w:t xml:space="preserve"> yang diinginkan.</w:t>
      </w:r>
    </w:p>
    <w:p w14:paraId="5BFF0893" w14:textId="2A904EB0" w:rsidR="00487647" w:rsidRPr="00922713" w:rsidRDefault="00487647">
      <w:pPr>
        <w:spacing w:line="276" w:lineRule="auto"/>
        <w:ind w:left="450" w:firstLine="60"/>
        <w:rPr>
          <w:rFonts w:ascii="Arial" w:hAnsi="Arial" w:cs="Arial"/>
          <w:sz w:val="22"/>
          <w:szCs w:val="22"/>
          <w:lang w:val="sv-SE"/>
          <w:rPrChange w:id="1730" w:author="Syahrani Rachmawati Sadino" w:date="2025-01-31T14:35:00Z">
            <w:rPr>
              <w:rFonts w:asciiTheme="minorBidi" w:hAnsiTheme="minorBidi" w:cstheme="minorBidi"/>
              <w:sz w:val="22"/>
              <w:szCs w:val="22"/>
              <w:lang w:val="sv-SE"/>
            </w:rPr>
          </w:rPrChange>
        </w:rPr>
      </w:pPr>
    </w:p>
    <w:p w14:paraId="438567ED" w14:textId="2EC8FF8E" w:rsidR="00487647" w:rsidRPr="00922713" w:rsidRDefault="00487647">
      <w:pPr>
        <w:pStyle w:val="ListParagraph"/>
        <w:numPr>
          <w:ilvl w:val="0"/>
          <w:numId w:val="72"/>
        </w:numPr>
        <w:spacing w:line="276" w:lineRule="auto"/>
        <w:ind w:left="450"/>
        <w:rPr>
          <w:rFonts w:ascii="Arial" w:hAnsi="Arial" w:cs="Arial"/>
          <w:sz w:val="22"/>
          <w:szCs w:val="22"/>
          <w:lang w:val="sv-SE"/>
          <w:rPrChange w:id="1731"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sv-SE"/>
          <w:rPrChange w:id="1732" w:author="Syahrani Rachmawati Sadino" w:date="2025-01-31T14:35:00Z">
            <w:rPr>
              <w:rFonts w:asciiTheme="minorBidi" w:hAnsiTheme="minorBidi" w:cstheme="minorBidi"/>
              <w:sz w:val="22"/>
              <w:szCs w:val="22"/>
              <w:lang w:val="sv-SE"/>
            </w:rPr>
          </w:rPrChange>
        </w:rPr>
        <w:t xml:space="preserve">Dalam hal Perjanjian </w:t>
      </w:r>
      <w:r w:rsidRPr="00922713">
        <w:rPr>
          <w:rFonts w:ascii="Arial" w:hAnsi="Arial" w:cs="Arial"/>
          <w:sz w:val="22"/>
          <w:szCs w:val="22"/>
          <w:lang w:val="sv-SE"/>
          <w:rPrChange w:id="1733" w:author="Syahrani Rachmawati Sadino" w:date="2025-01-31T14:35:00Z">
            <w:rPr>
              <w:rFonts w:asciiTheme="minorBidi" w:hAnsiTheme="minorBidi" w:cstheme="minorBidi"/>
              <w:strike/>
              <w:sz w:val="22"/>
              <w:szCs w:val="22"/>
              <w:lang w:val="sv-SE"/>
            </w:rPr>
          </w:rPrChange>
        </w:rPr>
        <w:t>Kerja Sama</w:t>
      </w:r>
      <w:r w:rsidRPr="00922713">
        <w:rPr>
          <w:rFonts w:ascii="Arial" w:hAnsi="Arial" w:cs="Arial"/>
          <w:sz w:val="22"/>
          <w:szCs w:val="22"/>
          <w:lang w:val="sv-SE"/>
          <w:rPrChange w:id="1734" w:author="Syahrani Rachmawati Sadino" w:date="2025-01-31T14:35:00Z">
            <w:rPr>
              <w:rFonts w:asciiTheme="minorBidi" w:hAnsiTheme="minorBidi" w:cstheme="minorBidi"/>
              <w:sz w:val="22"/>
              <w:szCs w:val="22"/>
              <w:lang w:val="sv-SE"/>
            </w:rPr>
          </w:rPrChange>
        </w:rPr>
        <w:t xml:space="preserve"> ini berakhir tidak membebaskan </w:t>
      </w:r>
      <w:r w:rsidRPr="00922713">
        <w:rPr>
          <w:rFonts w:ascii="Arial" w:hAnsi="Arial" w:cs="Arial"/>
          <w:b/>
          <w:sz w:val="22"/>
          <w:szCs w:val="22"/>
          <w:lang w:val="sv-SE"/>
          <w:rPrChange w:id="1735" w:author="Syahrani Rachmawati Sadino" w:date="2025-01-31T14:35:00Z">
            <w:rPr>
              <w:rFonts w:asciiTheme="minorBidi" w:hAnsiTheme="minorBidi" w:cstheme="minorBidi"/>
              <w:b/>
              <w:sz w:val="22"/>
              <w:szCs w:val="22"/>
              <w:lang w:val="sv-SE"/>
            </w:rPr>
          </w:rPrChange>
        </w:rPr>
        <w:t>PARA PIHAK</w:t>
      </w:r>
      <w:r w:rsidRPr="00922713">
        <w:rPr>
          <w:rFonts w:ascii="Arial" w:hAnsi="Arial" w:cs="Arial"/>
          <w:sz w:val="22"/>
          <w:szCs w:val="22"/>
          <w:lang w:val="sv-SE"/>
          <w:rPrChange w:id="1736" w:author="Syahrani Rachmawati Sadino" w:date="2025-01-31T14:35:00Z">
            <w:rPr>
              <w:rFonts w:asciiTheme="minorBidi" w:hAnsiTheme="minorBidi" w:cstheme="minorBidi"/>
              <w:sz w:val="22"/>
              <w:szCs w:val="22"/>
              <w:lang w:val="sv-SE"/>
            </w:rPr>
          </w:rPrChange>
        </w:rPr>
        <w:t xml:space="preserve"> untuk memenuhi kewajiban yang belum diselesaikan sehubungan dengan pelaksanaaan Perjanjian </w:t>
      </w:r>
      <w:r w:rsidRPr="00922713">
        <w:rPr>
          <w:rFonts w:ascii="Arial" w:hAnsi="Arial" w:cs="Arial"/>
          <w:sz w:val="22"/>
          <w:szCs w:val="22"/>
          <w:lang w:val="sv-SE"/>
          <w:rPrChange w:id="1737" w:author="Syahrani Rachmawati Sadino" w:date="2025-01-31T14:35:00Z">
            <w:rPr>
              <w:rFonts w:asciiTheme="minorBidi" w:hAnsiTheme="minorBidi" w:cstheme="minorBidi"/>
              <w:strike/>
              <w:sz w:val="22"/>
              <w:szCs w:val="22"/>
              <w:lang w:val="sv-SE"/>
            </w:rPr>
          </w:rPrChange>
        </w:rPr>
        <w:t>Kerja Sama</w:t>
      </w:r>
      <w:r w:rsidRPr="00922713">
        <w:rPr>
          <w:rFonts w:ascii="Arial" w:hAnsi="Arial" w:cs="Arial"/>
          <w:sz w:val="22"/>
          <w:szCs w:val="22"/>
          <w:lang w:val="sv-SE"/>
          <w:rPrChange w:id="1738" w:author="Syahrani Rachmawati Sadino" w:date="2025-01-31T14:35:00Z">
            <w:rPr>
              <w:rFonts w:asciiTheme="minorBidi" w:hAnsiTheme="minorBidi" w:cstheme="minorBidi"/>
              <w:sz w:val="22"/>
              <w:szCs w:val="22"/>
              <w:lang w:val="sv-SE"/>
            </w:rPr>
          </w:rPrChange>
        </w:rPr>
        <w:t xml:space="preserve"> sebelum Perjanjian </w:t>
      </w:r>
      <w:r w:rsidRPr="00922713">
        <w:rPr>
          <w:rFonts w:ascii="Arial" w:hAnsi="Arial" w:cs="Arial"/>
          <w:sz w:val="22"/>
          <w:szCs w:val="22"/>
          <w:lang w:val="sv-SE"/>
          <w:rPrChange w:id="1739" w:author="Syahrani Rachmawati Sadino" w:date="2025-01-31T14:35:00Z">
            <w:rPr>
              <w:rFonts w:asciiTheme="minorBidi" w:hAnsiTheme="minorBidi" w:cstheme="minorBidi"/>
              <w:strike/>
              <w:sz w:val="22"/>
              <w:szCs w:val="22"/>
              <w:lang w:val="sv-SE"/>
            </w:rPr>
          </w:rPrChange>
        </w:rPr>
        <w:t>Kerja Sama</w:t>
      </w:r>
      <w:r w:rsidRPr="00922713">
        <w:rPr>
          <w:rFonts w:ascii="Arial" w:hAnsi="Arial" w:cs="Arial"/>
          <w:sz w:val="22"/>
          <w:szCs w:val="22"/>
          <w:lang w:val="sv-SE"/>
          <w:rPrChange w:id="1740" w:author="Syahrani Rachmawati Sadino" w:date="2025-01-31T14:35:00Z">
            <w:rPr>
              <w:rFonts w:asciiTheme="minorBidi" w:hAnsiTheme="minorBidi" w:cstheme="minorBidi"/>
              <w:sz w:val="22"/>
              <w:szCs w:val="22"/>
              <w:lang w:val="sv-SE"/>
            </w:rPr>
          </w:rPrChange>
        </w:rPr>
        <w:t xml:space="preserve"> ini berakhir.</w:t>
      </w:r>
    </w:p>
    <w:p w14:paraId="7000B55D" w14:textId="3B5508EC" w:rsidR="003945C1" w:rsidRPr="00922713" w:rsidRDefault="003945C1">
      <w:pPr>
        <w:spacing w:line="276" w:lineRule="auto"/>
        <w:rPr>
          <w:rFonts w:ascii="Arial" w:hAnsi="Arial" w:cs="Arial"/>
          <w:sz w:val="22"/>
          <w:szCs w:val="22"/>
          <w:lang w:val="sv-SE"/>
          <w:rPrChange w:id="1741" w:author="Syahrani Rachmawati Sadino" w:date="2025-01-31T14:35:00Z">
            <w:rPr>
              <w:rFonts w:asciiTheme="minorBidi" w:hAnsiTheme="minorBidi" w:cstheme="minorBidi"/>
              <w:sz w:val="22"/>
              <w:szCs w:val="22"/>
              <w:lang w:val="sv-SE"/>
            </w:rPr>
          </w:rPrChange>
        </w:rPr>
      </w:pPr>
    </w:p>
    <w:p w14:paraId="2BE95212" w14:textId="77777777" w:rsidR="00487647" w:rsidRPr="00922713" w:rsidRDefault="00487647">
      <w:pPr>
        <w:pStyle w:val="ListParagraph"/>
        <w:spacing w:line="276" w:lineRule="auto"/>
        <w:ind w:left="450"/>
        <w:rPr>
          <w:rFonts w:ascii="Arial" w:hAnsi="Arial" w:cs="Arial"/>
          <w:b/>
          <w:sz w:val="22"/>
          <w:szCs w:val="22"/>
          <w:lang w:val="sv-SE"/>
          <w:rPrChange w:id="1742" w:author="Syahrani Rachmawati Sadino" w:date="2025-01-31T14:35:00Z">
            <w:rPr>
              <w:rFonts w:asciiTheme="minorBidi" w:hAnsiTheme="minorBidi" w:cstheme="minorBidi"/>
              <w:b/>
              <w:sz w:val="22"/>
              <w:szCs w:val="22"/>
              <w:lang w:val="sv-SE"/>
            </w:rPr>
          </w:rPrChange>
        </w:rPr>
      </w:pPr>
    </w:p>
    <w:p w14:paraId="41D23F11" w14:textId="77777777" w:rsidR="001828D9" w:rsidRPr="00922713" w:rsidRDefault="00B471F2">
      <w:pPr>
        <w:spacing w:line="276" w:lineRule="auto"/>
        <w:jc w:val="center"/>
        <w:rPr>
          <w:rFonts w:ascii="Arial" w:hAnsi="Arial" w:cs="Arial"/>
          <w:b/>
          <w:sz w:val="22"/>
          <w:szCs w:val="22"/>
          <w:rPrChange w:id="1743" w:author="Syahrani Rachmawati Sadino" w:date="2025-01-31T14:35:00Z">
            <w:rPr>
              <w:rFonts w:asciiTheme="minorBidi" w:hAnsiTheme="minorBidi" w:cstheme="minorBidi"/>
              <w:b/>
              <w:sz w:val="22"/>
              <w:szCs w:val="22"/>
            </w:rPr>
          </w:rPrChange>
        </w:rPr>
      </w:pPr>
      <w:r w:rsidRPr="00922713">
        <w:rPr>
          <w:rFonts w:ascii="Arial" w:hAnsi="Arial" w:cs="Arial"/>
          <w:b/>
          <w:sz w:val="22"/>
          <w:szCs w:val="22"/>
          <w:rPrChange w:id="1744" w:author="Syahrani Rachmawati Sadino" w:date="2025-01-31T14:35:00Z">
            <w:rPr>
              <w:rFonts w:asciiTheme="minorBidi" w:hAnsiTheme="minorBidi" w:cstheme="minorBidi"/>
              <w:b/>
              <w:sz w:val="22"/>
              <w:szCs w:val="22"/>
            </w:rPr>
          </w:rPrChange>
        </w:rPr>
        <w:t>PASAL 11</w:t>
      </w:r>
    </w:p>
    <w:p w14:paraId="39CA524E" w14:textId="77777777" w:rsidR="001828D9" w:rsidRPr="00922713" w:rsidRDefault="001828D9">
      <w:pPr>
        <w:spacing w:line="276" w:lineRule="auto"/>
        <w:jc w:val="center"/>
        <w:rPr>
          <w:rFonts w:ascii="Arial" w:hAnsi="Arial" w:cs="Arial"/>
          <w:b/>
          <w:sz w:val="22"/>
          <w:szCs w:val="22"/>
          <w:rPrChange w:id="1745" w:author="Syahrani Rachmawati Sadino" w:date="2025-01-31T14:35:00Z">
            <w:rPr>
              <w:rFonts w:asciiTheme="minorBidi" w:hAnsiTheme="minorBidi" w:cstheme="minorBidi"/>
              <w:b/>
              <w:sz w:val="22"/>
              <w:szCs w:val="22"/>
            </w:rPr>
          </w:rPrChange>
        </w:rPr>
      </w:pPr>
      <w:r w:rsidRPr="00922713">
        <w:rPr>
          <w:rFonts w:ascii="Arial" w:hAnsi="Arial" w:cs="Arial"/>
          <w:b/>
          <w:sz w:val="22"/>
          <w:szCs w:val="22"/>
          <w:rPrChange w:id="1746" w:author="Syahrani Rachmawati Sadino" w:date="2025-01-31T14:35:00Z">
            <w:rPr>
              <w:rFonts w:asciiTheme="minorBidi" w:hAnsiTheme="minorBidi" w:cstheme="minorBidi"/>
              <w:b/>
              <w:sz w:val="22"/>
              <w:szCs w:val="22"/>
            </w:rPr>
          </w:rPrChange>
        </w:rPr>
        <w:t>SANKSI</w:t>
      </w:r>
    </w:p>
    <w:p w14:paraId="21C46017" w14:textId="77777777" w:rsidR="001828D9" w:rsidRPr="00922713" w:rsidRDefault="001828D9">
      <w:pPr>
        <w:spacing w:line="276" w:lineRule="auto"/>
        <w:jc w:val="both"/>
        <w:rPr>
          <w:rFonts w:ascii="Arial" w:hAnsi="Arial" w:cs="Arial"/>
          <w:sz w:val="22"/>
          <w:szCs w:val="22"/>
          <w:rPrChange w:id="1747" w:author="Syahrani Rachmawati Sadino" w:date="2025-01-31T14:35:00Z">
            <w:rPr>
              <w:rFonts w:asciiTheme="minorBidi" w:hAnsiTheme="minorBidi" w:cstheme="minorBidi"/>
              <w:sz w:val="22"/>
              <w:szCs w:val="22"/>
            </w:rPr>
          </w:rPrChange>
        </w:rPr>
      </w:pPr>
    </w:p>
    <w:p w14:paraId="05A71F76" w14:textId="77777777" w:rsidR="001E317A" w:rsidRPr="00922713" w:rsidRDefault="001E317A">
      <w:pPr>
        <w:numPr>
          <w:ilvl w:val="1"/>
          <w:numId w:val="9"/>
        </w:numPr>
        <w:tabs>
          <w:tab w:val="clear" w:pos="1440"/>
        </w:tabs>
        <w:spacing w:line="276" w:lineRule="auto"/>
        <w:ind w:left="426" w:hanging="426"/>
        <w:jc w:val="both"/>
        <w:rPr>
          <w:rFonts w:ascii="Arial" w:hAnsi="Arial" w:cs="Arial"/>
          <w:sz w:val="22"/>
          <w:szCs w:val="22"/>
          <w:lang w:val="sv-SE"/>
          <w:rPrChange w:id="1748" w:author="Syahrani Rachmawati Sadino" w:date="2025-01-31T14:35:00Z">
            <w:rPr>
              <w:rFonts w:asciiTheme="minorBidi" w:hAnsiTheme="minorBidi" w:cstheme="minorBidi"/>
              <w:sz w:val="22"/>
              <w:szCs w:val="22"/>
              <w:lang w:val="sv-SE"/>
            </w:rPr>
          </w:rPrChange>
        </w:rPr>
        <w:pPrChange w:id="1749" w:author="Syahrani Rachmawati Sadino" w:date="2025-01-31T15:00:00Z">
          <w:pPr>
            <w:numPr>
              <w:ilvl w:val="1"/>
              <w:numId w:val="9"/>
            </w:numPr>
            <w:tabs>
              <w:tab w:val="num" w:pos="1440"/>
            </w:tabs>
            <w:spacing w:line="276" w:lineRule="auto"/>
            <w:ind w:left="426" w:hanging="426"/>
            <w:jc w:val="both"/>
          </w:pPr>
        </w:pPrChange>
      </w:pPr>
      <w:r w:rsidRPr="00922713">
        <w:rPr>
          <w:rFonts w:ascii="Arial" w:hAnsi="Arial" w:cs="Arial"/>
          <w:sz w:val="22"/>
          <w:szCs w:val="22"/>
          <w:lang w:val="sv-SE"/>
          <w:rPrChange w:id="1750" w:author="Syahrani Rachmawati Sadino" w:date="2025-01-31T14:35:00Z">
            <w:rPr>
              <w:rFonts w:asciiTheme="minorBidi" w:hAnsiTheme="minorBidi" w:cstheme="minorBidi"/>
              <w:sz w:val="22"/>
              <w:szCs w:val="22"/>
              <w:lang w:val="sv-SE"/>
            </w:rPr>
          </w:rPrChange>
        </w:rPr>
        <w:t xml:space="preserve">Dalam hal </w:t>
      </w:r>
      <w:r w:rsidRPr="00922713">
        <w:rPr>
          <w:rFonts w:ascii="Arial" w:hAnsi="Arial" w:cs="Arial"/>
          <w:b/>
          <w:sz w:val="22"/>
          <w:szCs w:val="22"/>
          <w:lang w:val="sv-SE"/>
          <w:rPrChange w:id="1751" w:author="Syahrani Rachmawati Sadino" w:date="2025-01-31T14:35:00Z">
            <w:rPr>
              <w:rFonts w:asciiTheme="minorBidi" w:hAnsiTheme="minorBidi" w:cstheme="minorBidi"/>
              <w:b/>
              <w:sz w:val="22"/>
              <w:szCs w:val="22"/>
              <w:lang w:val="sv-SE"/>
            </w:rPr>
          </w:rPrChange>
        </w:rPr>
        <w:t>PIHAK KEDUA</w:t>
      </w:r>
      <w:r w:rsidRPr="00922713">
        <w:rPr>
          <w:rFonts w:ascii="Arial" w:hAnsi="Arial" w:cs="Arial"/>
          <w:sz w:val="22"/>
          <w:szCs w:val="22"/>
          <w:lang w:val="sv-SE"/>
          <w:rPrChange w:id="1752" w:author="Syahrani Rachmawati Sadino" w:date="2025-01-31T14:35:00Z">
            <w:rPr>
              <w:rFonts w:asciiTheme="minorBidi" w:hAnsiTheme="minorBidi" w:cstheme="minorBidi"/>
              <w:sz w:val="22"/>
              <w:szCs w:val="22"/>
              <w:lang w:val="sv-SE"/>
            </w:rPr>
          </w:rPrChange>
        </w:rPr>
        <w:t xml:space="preserve"> terbukti secara nyata melakukan hal-hal sebagai berikut:</w:t>
      </w:r>
    </w:p>
    <w:p w14:paraId="776EA1D1" w14:textId="21ED63EC" w:rsidR="001E317A" w:rsidRPr="00922713" w:rsidRDefault="001E317A">
      <w:pPr>
        <w:numPr>
          <w:ilvl w:val="0"/>
          <w:numId w:val="11"/>
        </w:numPr>
        <w:tabs>
          <w:tab w:val="clear" w:pos="964"/>
        </w:tabs>
        <w:spacing w:line="276" w:lineRule="auto"/>
        <w:ind w:left="851" w:hanging="425"/>
        <w:jc w:val="both"/>
        <w:rPr>
          <w:rFonts w:ascii="Arial" w:hAnsi="Arial" w:cs="Arial"/>
          <w:sz w:val="22"/>
          <w:szCs w:val="22"/>
          <w:lang w:val="pt-BR"/>
          <w:rPrChange w:id="1753" w:author="Syahrani Rachmawati Sadino" w:date="2025-01-31T14:35:00Z">
            <w:rPr>
              <w:rFonts w:asciiTheme="minorBidi" w:hAnsiTheme="minorBidi" w:cstheme="minorBidi"/>
              <w:sz w:val="22"/>
              <w:szCs w:val="22"/>
              <w:lang w:val="pt-BR"/>
            </w:rPr>
          </w:rPrChange>
        </w:rPr>
        <w:pPrChange w:id="1754" w:author="Syahrani Rachmawati Sadino" w:date="2025-01-31T15:00:00Z">
          <w:pPr>
            <w:numPr>
              <w:numId w:val="11"/>
            </w:numPr>
            <w:tabs>
              <w:tab w:val="num" w:pos="964"/>
            </w:tabs>
            <w:spacing w:line="276" w:lineRule="auto"/>
            <w:ind w:left="851" w:hanging="425"/>
            <w:jc w:val="both"/>
          </w:pPr>
        </w:pPrChange>
      </w:pPr>
      <w:r w:rsidRPr="00922713">
        <w:rPr>
          <w:rFonts w:ascii="Arial" w:hAnsi="Arial" w:cs="Arial"/>
          <w:sz w:val="22"/>
          <w:szCs w:val="22"/>
          <w:lang w:val="pt-BR"/>
          <w:rPrChange w:id="1755" w:author="Syahrani Rachmawati Sadino" w:date="2025-01-31T14:35:00Z">
            <w:rPr>
              <w:rFonts w:asciiTheme="minorBidi" w:hAnsiTheme="minorBidi" w:cstheme="minorBidi"/>
              <w:sz w:val="22"/>
              <w:szCs w:val="22"/>
              <w:lang w:val="pt-BR"/>
            </w:rPr>
          </w:rPrChange>
        </w:rPr>
        <w:t xml:space="preserve">Tidak melayani Peserta dari </w:t>
      </w:r>
      <w:r w:rsidRPr="00922713">
        <w:rPr>
          <w:rFonts w:ascii="Arial" w:hAnsi="Arial" w:cs="Arial"/>
          <w:b/>
          <w:sz w:val="22"/>
          <w:szCs w:val="22"/>
          <w:lang w:val="pt-BR"/>
          <w:rPrChange w:id="1756" w:author="Syahrani Rachmawati Sadino" w:date="2025-01-31T14:35:00Z">
            <w:rPr>
              <w:rFonts w:asciiTheme="minorBidi" w:hAnsiTheme="minorBidi" w:cstheme="minorBidi"/>
              <w:b/>
              <w:sz w:val="22"/>
              <w:szCs w:val="22"/>
              <w:lang w:val="pt-BR"/>
            </w:rPr>
          </w:rPrChange>
        </w:rPr>
        <w:t>PIHAK PERTAMA</w:t>
      </w:r>
      <w:r w:rsidRPr="00922713">
        <w:rPr>
          <w:rFonts w:ascii="Arial" w:hAnsi="Arial" w:cs="Arial"/>
          <w:sz w:val="22"/>
          <w:szCs w:val="22"/>
          <w:lang w:val="pt-BR"/>
          <w:rPrChange w:id="1757" w:author="Syahrani Rachmawati Sadino" w:date="2025-01-31T14:35:00Z">
            <w:rPr>
              <w:rFonts w:asciiTheme="minorBidi" w:hAnsiTheme="minorBidi" w:cstheme="minorBidi"/>
              <w:sz w:val="22"/>
              <w:szCs w:val="22"/>
              <w:lang w:val="pt-BR"/>
            </w:rPr>
          </w:rPrChange>
        </w:rPr>
        <w:t xml:space="preserve"> sesuai dengan kewajibannya sebagai Provider</w:t>
      </w:r>
      <w:r w:rsidR="005D130D" w:rsidRPr="00922713">
        <w:rPr>
          <w:rFonts w:ascii="Arial" w:hAnsi="Arial" w:cs="Arial"/>
          <w:sz w:val="22"/>
          <w:szCs w:val="22"/>
          <w:lang w:val="pt-BR"/>
          <w:rPrChange w:id="1758" w:author="Syahrani Rachmawati Sadino" w:date="2025-01-31T14:35:00Z">
            <w:rPr>
              <w:rFonts w:asciiTheme="minorBidi" w:hAnsiTheme="minorBidi" w:cstheme="minorBidi"/>
              <w:sz w:val="22"/>
              <w:szCs w:val="22"/>
              <w:lang w:val="pt-BR"/>
            </w:rPr>
          </w:rPrChange>
        </w:rPr>
        <w:t>.</w:t>
      </w:r>
    </w:p>
    <w:p w14:paraId="6A42D8B7" w14:textId="4413DA51" w:rsidR="001E317A" w:rsidRPr="00922713" w:rsidRDefault="00323EFC">
      <w:pPr>
        <w:numPr>
          <w:ilvl w:val="0"/>
          <w:numId w:val="11"/>
        </w:numPr>
        <w:tabs>
          <w:tab w:val="clear" w:pos="964"/>
        </w:tabs>
        <w:spacing w:line="276" w:lineRule="auto"/>
        <w:ind w:left="851" w:hanging="425"/>
        <w:jc w:val="both"/>
        <w:rPr>
          <w:rFonts w:ascii="Arial" w:hAnsi="Arial" w:cs="Arial"/>
          <w:sz w:val="22"/>
          <w:szCs w:val="22"/>
          <w:lang w:val="pt-BR"/>
          <w:rPrChange w:id="1759" w:author="Syahrani Rachmawati Sadino" w:date="2025-01-31T14:35:00Z">
            <w:rPr>
              <w:rFonts w:asciiTheme="minorBidi" w:hAnsiTheme="minorBidi" w:cstheme="minorBidi"/>
              <w:sz w:val="22"/>
              <w:szCs w:val="22"/>
              <w:lang w:val="pt-BR"/>
            </w:rPr>
          </w:rPrChange>
        </w:rPr>
        <w:pPrChange w:id="1760" w:author="Syahrani Rachmawati Sadino" w:date="2025-01-31T15:00:00Z">
          <w:pPr>
            <w:numPr>
              <w:numId w:val="11"/>
            </w:numPr>
            <w:tabs>
              <w:tab w:val="num" w:pos="964"/>
            </w:tabs>
            <w:spacing w:line="276" w:lineRule="auto"/>
            <w:ind w:left="851" w:hanging="425"/>
            <w:jc w:val="both"/>
          </w:pPr>
        </w:pPrChange>
      </w:pPr>
      <w:r w:rsidRPr="00922713">
        <w:rPr>
          <w:rFonts w:ascii="Arial" w:hAnsi="Arial" w:cs="Arial"/>
          <w:sz w:val="22"/>
          <w:szCs w:val="22"/>
          <w:lang w:val="pt-BR"/>
          <w:rPrChange w:id="1761" w:author="Syahrani Rachmawati Sadino" w:date="2025-01-31T14:35:00Z">
            <w:rPr>
              <w:rFonts w:asciiTheme="minorBidi" w:hAnsiTheme="minorBidi" w:cstheme="minorBidi"/>
              <w:sz w:val="22"/>
              <w:szCs w:val="22"/>
              <w:lang w:val="pt-BR"/>
            </w:rPr>
          </w:rPrChange>
        </w:rPr>
        <w:t xml:space="preserve">Tidak memberikan fasilitas dan </w:t>
      </w:r>
      <w:r w:rsidR="001E317A" w:rsidRPr="00922713">
        <w:rPr>
          <w:rFonts w:ascii="Arial" w:hAnsi="Arial" w:cs="Arial"/>
          <w:sz w:val="22"/>
          <w:szCs w:val="22"/>
          <w:lang w:val="pt-BR"/>
          <w:rPrChange w:id="1762" w:author="Syahrani Rachmawati Sadino" w:date="2025-01-31T14:35:00Z">
            <w:rPr>
              <w:rFonts w:asciiTheme="minorBidi" w:hAnsiTheme="minorBidi" w:cstheme="minorBidi"/>
              <w:sz w:val="22"/>
              <w:szCs w:val="22"/>
              <w:lang w:val="pt-BR"/>
            </w:rPr>
          </w:rPrChange>
        </w:rPr>
        <w:t xml:space="preserve">pelayanan kesehatan kepada Peserta </w:t>
      </w:r>
      <w:r w:rsidR="00457E9E" w:rsidRPr="00922713">
        <w:rPr>
          <w:rFonts w:ascii="Arial" w:hAnsi="Arial" w:cs="Arial"/>
          <w:sz w:val="22"/>
          <w:szCs w:val="22"/>
          <w:lang w:val="id-ID"/>
          <w:rPrChange w:id="1763" w:author="Syahrani Rachmawati Sadino" w:date="2025-01-31T14:35:00Z">
            <w:rPr>
              <w:rFonts w:asciiTheme="minorBidi" w:hAnsiTheme="minorBidi" w:cstheme="minorBidi"/>
              <w:sz w:val="22"/>
              <w:szCs w:val="22"/>
              <w:lang w:val="id-ID"/>
            </w:rPr>
          </w:rPrChange>
        </w:rPr>
        <w:t>BRI Life</w:t>
      </w:r>
      <w:r w:rsidR="001E317A" w:rsidRPr="00922713">
        <w:rPr>
          <w:rFonts w:ascii="Arial" w:hAnsi="Arial" w:cs="Arial"/>
          <w:sz w:val="22"/>
          <w:szCs w:val="22"/>
          <w:lang w:val="pt-BR"/>
          <w:rPrChange w:id="1764" w:author="Syahrani Rachmawati Sadino" w:date="2025-01-31T14:35:00Z">
            <w:rPr>
              <w:rFonts w:asciiTheme="minorBidi" w:hAnsiTheme="minorBidi" w:cstheme="minorBidi"/>
              <w:sz w:val="22"/>
              <w:szCs w:val="22"/>
              <w:lang w:val="pt-BR"/>
            </w:rPr>
          </w:rPrChange>
        </w:rPr>
        <w:t xml:space="preserve"> sesuai dengan </w:t>
      </w:r>
      <w:r w:rsidRPr="00922713">
        <w:rPr>
          <w:rFonts w:ascii="Arial" w:hAnsi="Arial" w:cs="Arial"/>
          <w:sz w:val="22"/>
          <w:szCs w:val="22"/>
          <w:lang w:val="id-ID"/>
          <w:rPrChange w:id="1765" w:author="Syahrani Rachmawati Sadino" w:date="2025-01-31T14:35:00Z">
            <w:rPr>
              <w:rFonts w:asciiTheme="minorBidi" w:hAnsiTheme="minorBidi" w:cstheme="minorBidi"/>
              <w:sz w:val="22"/>
              <w:szCs w:val="22"/>
              <w:lang w:val="id-ID"/>
            </w:rPr>
          </w:rPrChange>
        </w:rPr>
        <w:t xml:space="preserve">haknya berdasarkan </w:t>
      </w:r>
      <w:r w:rsidR="001E317A" w:rsidRPr="00922713">
        <w:rPr>
          <w:rFonts w:ascii="Arial" w:hAnsi="Arial" w:cs="Arial"/>
          <w:sz w:val="22"/>
          <w:szCs w:val="22"/>
          <w:lang w:val="pt-BR"/>
          <w:rPrChange w:id="1766" w:author="Syahrani Rachmawati Sadino" w:date="2025-01-31T14:35:00Z">
            <w:rPr>
              <w:rFonts w:asciiTheme="minorBidi" w:hAnsiTheme="minorBidi" w:cstheme="minorBidi"/>
              <w:sz w:val="22"/>
              <w:szCs w:val="22"/>
              <w:lang w:val="pt-BR"/>
            </w:rPr>
          </w:rPrChange>
        </w:rPr>
        <w:t>P</w:t>
      </w:r>
      <w:r w:rsidR="001E317A" w:rsidRPr="00922713">
        <w:rPr>
          <w:rFonts w:ascii="Arial" w:hAnsi="Arial" w:cs="Arial"/>
          <w:sz w:val="22"/>
          <w:szCs w:val="22"/>
          <w:lang w:val="id-ID"/>
          <w:rPrChange w:id="1767" w:author="Syahrani Rachmawati Sadino" w:date="2025-01-31T14:35:00Z">
            <w:rPr>
              <w:rFonts w:asciiTheme="minorBidi" w:hAnsiTheme="minorBidi" w:cstheme="minorBidi"/>
              <w:sz w:val="22"/>
              <w:szCs w:val="22"/>
              <w:lang w:val="id-ID"/>
            </w:rPr>
          </w:rPrChange>
        </w:rPr>
        <w:t>lan</w:t>
      </w:r>
      <w:r w:rsidRPr="00922713">
        <w:rPr>
          <w:rFonts w:ascii="Arial" w:hAnsi="Arial" w:cs="Arial"/>
          <w:sz w:val="22"/>
          <w:szCs w:val="22"/>
          <w:lang w:val="id-ID"/>
          <w:rPrChange w:id="1768" w:author="Syahrani Rachmawati Sadino" w:date="2025-01-31T14:35:00Z">
            <w:rPr>
              <w:rFonts w:asciiTheme="minorBidi" w:hAnsiTheme="minorBidi" w:cstheme="minorBidi"/>
              <w:sz w:val="22"/>
              <w:szCs w:val="22"/>
              <w:lang w:val="id-ID"/>
            </w:rPr>
          </w:rPrChange>
        </w:rPr>
        <w:t xml:space="preserve"> yang dipilihnya</w:t>
      </w:r>
      <w:r w:rsidR="00077486" w:rsidRPr="00922713">
        <w:rPr>
          <w:rFonts w:ascii="Arial" w:hAnsi="Arial" w:cs="Arial"/>
          <w:sz w:val="22"/>
          <w:szCs w:val="22"/>
          <w:lang w:val="pt-BR"/>
          <w:rPrChange w:id="1769" w:author="Syahrani Rachmawati Sadino" w:date="2025-01-31T14:35:00Z">
            <w:rPr>
              <w:rFonts w:asciiTheme="minorBidi" w:hAnsiTheme="minorBidi" w:cstheme="minorBidi"/>
              <w:sz w:val="22"/>
              <w:szCs w:val="22"/>
              <w:lang w:val="pt-BR"/>
            </w:rPr>
          </w:rPrChange>
        </w:rPr>
        <w:t>;</w:t>
      </w:r>
      <w:r w:rsidR="001E317A" w:rsidRPr="00922713">
        <w:rPr>
          <w:rFonts w:ascii="Arial" w:hAnsi="Arial" w:cs="Arial"/>
          <w:sz w:val="22"/>
          <w:szCs w:val="22"/>
          <w:lang w:val="pt-BR"/>
          <w:rPrChange w:id="1770" w:author="Syahrani Rachmawati Sadino" w:date="2025-01-31T14:35:00Z">
            <w:rPr>
              <w:rFonts w:asciiTheme="minorBidi" w:hAnsiTheme="minorBidi" w:cstheme="minorBidi"/>
              <w:sz w:val="22"/>
              <w:szCs w:val="22"/>
              <w:lang w:val="pt-BR"/>
            </w:rPr>
          </w:rPrChange>
        </w:rPr>
        <w:t xml:space="preserve"> dan/atau</w:t>
      </w:r>
    </w:p>
    <w:p w14:paraId="2180E62F" w14:textId="787D5185" w:rsidR="001E317A" w:rsidRPr="00922713" w:rsidRDefault="001E317A">
      <w:pPr>
        <w:numPr>
          <w:ilvl w:val="0"/>
          <w:numId w:val="11"/>
        </w:numPr>
        <w:tabs>
          <w:tab w:val="clear" w:pos="964"/>
        </w:tabs>
        <w:spacing w:line="276" w:lineRule="auto"/>
        <w:ind w:left="851" w:hanging="425"/>
        <w:jc w:val="both"/>
        <w:rPr>
          <w:rFonts w:ascii="Arial" w:hAnsi="Arial" w:cs="Arial"/>
          <w:sz w:val="22"/>
          <w:szCs w:val="22"/>
          <w:lang w:val="pt-BR"/>
          <w:rPrChange w:id="1771" w:author="Syahrani Rachmawati Sadino" w:date="2025-01-31T14:35:00Z">
            <w:rPr>
              <w:rFonts w:asciiTheme="minorBidi" w:hAnsiTheme="minorBidi" w:cstheme="minorBidi"/>
              <w:sz w:val="22"/>
              <w:szCs w:val="22"/>
              <w:lang w:val="pt-BR"/>
            </w:rPr>
          </w:rPrChange>
        </w:rPr>
        <w:pPrChange w:id="1772" w:author="Syahrani Rachmawati Sadino" w:date="2025-01-31T15:00:00Z">
          <w:pPr>
            <w:numPr>
              <w:numId w:val="11"/>
            </w:numPr>
            <w:tabs>
              <w:tab w:val="num" w:pos="964"/>
            </w:tabs>
            <w:spacing w:line="276" w:lineRule="auto"/>
            <w:ind w:left="851" w:hanging="425"/>
            <w:jc w:val="both"/>
          </w:pPr>
        </w:pPrChange>
      </w:pPr>
      <w:r w:rsidRPr="00922713">
        <w:rPr>
          <w:rFonts w:ascii="Arial" w:hAnsi="Arial" w:cs="Arial"/>
          <w:sz w:val="22"/>
          <w:szCs w:val="22"/>
          <w:lang w:val="pt-BR"/>
          <w:rPrChange w:id="1773" w:author="Syahrani Rachmawati Sadino" w:date="2025-01-31T14:35:00Z">
            <w:rPr>
              <w:rFonts w:asciiTheme="minorBidi" w:hAnsiTheme="minorBidi" w:cstheme="minorBidi"/>
              <w:sz w:val="22"/>
              <w:szCs w:val="22"/>
              <w:lang w:val="pt-BR"/>
            </w:rPr>
          </w:rPrChange>
        </w:rPr>
        <w:t>Memungut biaya tambahan kepada Peserta</w:t>
      </w:r>
      <w:r w:rsidR="00323EFC" w:rsidRPr="00922713">
        <w:rPr>
          <w:rFonts w:ascii="Arial" w:hAnsi="Arial" w:cs="Arial"/>
          <w:sz w:val="22"/>
          <w:szCs w:val="22"/>
          <w:lang w:val="id-ID"/>
          <w:rPrChange w:id="1774" w:author="Syahrani Rachmawati Sadino" w:date="2025-01-31T14:35:00Z">
            <w:rPr>
              <w:rFonts w:asciiTheme="minorBidi" w:hAnsiTheme="minorBidi" w:cstheme="minorBidi"/>
              <w:sz w:val="22"/>
              <w:szCs w:val="22"/>
              <w:lang w:val="id-ID"/>
            </w:rPr>
          </w:rPrChange>
        </w:rPr>
        <w:t xml:space="preserve"> </w:t>
      </w:r>
      <w:r w:rsidR="00B5427C" w:rsidRPr="00922713">
        <w:rPr>
          <w:rFonts w:ascii="Arial" w:hAnsi="Arial" w:cs="Arial"/>
          <w:sz w:val="22"/>
          <w:szCs w:val="22"/>
          <w:lang w:val="sv-SE"/>
          <w:rPrChange w:id="1775" w:author="Syahrani Rachmawati Sadino" w:date="2025-01-31T14:35:00Z">
            <w:rPr>
              <w:rFonts w:asciiTheme="minorBidi" w:hAnsiTheme="minorBidi" w:cstheme="minorBidi"/>
              <w:sz w:val="22"/>
              <w:szCs w:val="22"/>
              <w:lang w:val="sv-SE"/>
            </w:rPr>
          </w:rPrChange>
        </w:rPr>
        <w:t>BRI Life</w:t>
      </w:r>
      <w:r w:rsidRPr="00922713">
        <w:rPr>
          <w:rFonts w:ascii="Arial" w:hAnsi="Arial" w:cs="Arial"/>
          <w:sz w:val="22"/>
          <w:szCs w:val="22"/>
          <w:lang w:val="pt-BR"/>
          <w:rPrChange w:id="1776" w:author="Syahrani Rachmawati Sadino" w:date="2025-01-31T14:35:00Z">
            <w:rPr>
              <w:rFonts w:asciiTheme="minorBidi" w:hAnsiTheme="minorBidi" w:cstheme="minorBidi"/>
              <w:sz w:val="22"/>
              <w:szCs w:val="22"/>
              <w:lang w:val="pt-BR"/>
            </w:rPr>
          </w:rPrChange>
        </w:rPr>
        <w:t xml:space="preserve"> diluar kesepakatan yang </w:t>
      </w:r>
      <w:r w:rsidR="00323EFC" w:rsidRPr="00922713">
        <w:rPr>
          <w:rFonts w:ascii="Arial" w:hAnsi="Arial" w:cs="Arial"/>
          <w:sz w:val="22"/>
          <w:szCs w:val="22"/>
          <w:lang w:val="id-ID"/>
          <w:rPrChange w:id="1777" w:author="Syahrani Rachmawati Sadino" w:date="2025-01-31T14:35:00Z">
            <w:rPr>
              <w:rFonts w:asciiTheme="minorBidi" w:hAnsiTheme="minorBidi" w:cstheme="minorBidi"/>
              <w:sz w:val="22"/>
              <w:szCs w:val="22"/>
              <w:lang w:val="id-ID"/>
            </w:rPr>
          </w:rPrChange>
        </w:rPr>
        <w:t>ada</w:t>
      </w:r>
      <w:r w:rsidRPr="00922713">
        <w:rPr>
          <w:rFonts w:ascii="Arial" w:hAnsi="Arial" w:cs="Arial"/>
          <w:sz w:val="22"/>
          <w:szCs w:val="22"/>
          <w:lang w:val="pt-BR"/>
          <w:rPrChange w:id="1778" w:author="Syahrani Rachmawati Sadino" w:date="2025-01-31T14:35:00Z">
            <w:rPr>
              <w:rFonts w:asciiTheme="minorBidi" w:hAnsiTheme="minorBidi" w:cstheme="minorBidi"/>
              <w:sz w:val="22"/>
              <w:szCs w:val="22"/>
              <w:lang w:val="pt-BR"/>
            </w:rPr>
          </w:rPrChange>
        </w:rPr>
        <w:t>.</w:t>
      </w:r>
    </w:p>
    <w:p w14:paraId="690B5CA8" w14:textId="10A22DDB" w:rsidR="001828D9" w:rsidRPr="00922713" w:rsidRDefault="001E317A">
      <w:pPr>
        <w:spacing w:line="276" w:lineRule="auto"/>
        <w:ind w:left="426"/>
        <w:jc w:val="both"/>
        <w:rPr>
          <w:rFonts w:ascii="Arial" w:hAnsi="Arial" w:cs="Arial"/>
          <w:sz w:val="22"/>
          <w:szCs w:val="22"/>
          <w:lang w:val="pt-BR"/>
          <w:rPrChange w:id="1779" w:author="Syahrani Rachmawati Sadino" w:date="2025-01-31T14:35:00Z">
            <w:rPr>
              <w:rFonts w:asciiTheme="minorBidi" w:hAnsiTheme="minorBidi" w:cstheme="minorBidi"/>
              <w:sz w:val="22"/>
              <w:szCs w:val="22"/>
              <w:lang w:val="pt-BR"/>
            </w:rPr>
          </w:rPrChange>
        </w:rPr>
      </w:pPr>
      <w:r w:rsidRPr="00922713">
        <w:rPr>
          <w:rFonts w:ascii="Arial" w:hAnsi="Arial" w:cs="Arial"/>
          <w:sz w:val="22"/>
          <w:szCs w:val="22"/>
          <w:lang w:val="pt-BR"/>
          <w:rPrChange w:id="1780" w:author="Syahrani Rachmawati Sadino" w:date="2025-01-31T14:35:00Z">
            <w:rPr>
              <w:rFonts w:asciiTheme="minorBidi" w:hAnsiTheme="minorBidi" w:cstheme="minorBidi"/>
              <w:sz w:val="22"/>
              <w:szCs w:val="22"/>
              <w:lang w:val="pt-BR"/>
            </w:rPr>
          </w:rPrChange>
        </w:rPr>
        <w:t xml:space="preserve">maka </w:t>
      </w:r>
      <w:r w:rsidRPr="00922713">
        <w:rPr>
          <w:rFonts w:ascii="Arial" w:hAnsi="Arial" w:cs="Arial"/>
          <w:b/>
          <w:sz w:val="22"/>
          <w:szCs w:val="22"/>
          <w:lang w:val="pt-BR"/>
          <w:rPrChange w:id="1781" w:author="Syahrani Rachmawati Sadino" w:date="2025-01-31T14:35:00Z">
            <w:rPr>
              <w:rFonts w:asciiTheme="minorBidi" w:hAnsiTheme="minorBidi" w:cstheme="minorBidi"/>
              <w:b/>
              <w:sz w:val="22"/>
              <w:szCs w:val="22"/>
              <w:lang w:val="pt-BR"/>
            </w:rPr>
          </w:rPrChange>
        </w:rPr>
        <w:t>PIHAK PERTAMA</w:t>
      </w:r>
      <w:r w:rsidRPr="00922713">
        <w:rPr>
          <w:rFonts w:ascii="Arial" w:hAnsi="Arial" w:cs="Arial"/>
          <w:sz w:val="22"/>
          <w:szCs w:val="22"/>
          <w:lang w:val="pt-BR"/>
          <w:rPrChange w:id="1782" w:author="Syahrani Rachmawati Sadino" w:date="2025-01-31T14:35:00Z">
            <w:rPr>
              <w:rFonts w:asciiTheme="minorBidi" w:hAnsiTheme="minorBidi" w:cstheme="minorBidi"/>
              <w:sz w:val="22"/>
              <w:szCs w:val="22"/>
              <w:lang w:val="pt-BR"/>
            </w:rPr>
          </w:rPrChange>
        </w:rPr>
        <w:t xml:space="preserve"> berhak untuk menangguhkan pembayaran atas tagihan/</w:t>
      </w:r>
      <w:r w:rsidRPr="00922713">
        <w:rPr>
          <w:rFonts w:ascii="Arial" w:hAnsi="Arial" w:cs="Arial"/>
          <w:i/>
          <w:sz w:val="22"/>
          <w:szCs w:val="22"/>
          <w:lang w:val="pt-BR"/>
          <w:rPrChange w:id="1783" w:author="Syahrani Rachmawati Sadino" w:date="2025-01-31T14:35:00Z">
            <w:rPr>
              <w:rFonts w:asciiTheme="minorBidi" w:hAnsiTheme="minorBidi" w:cstheme="minorBidi"/>
              <w:i/>
              <w:sz w:val="22"/>
              <w:szCs w:val="22"/>
              <w:lang w:val="pt-BR"/>
            </w:rPr>
          </w:rPrChange>
        </w:rPr>
        <w:t>invoice</w:t>
      </w:r>
      <w:r w:rsidRPr="00922713">
        <w:rPr>
          <w:rFonts w:ascii="Arial" w:hAnsi="Arial" w:cs="Arial"/>
          <w:sz w:val="22"/>
          <w:szCs w:val="22"/>
          <w:lang w:val="pt-BR"/>
          <w:rPrChange w:id="1784" w:author="Syahrani Rachmawati Sadino" w:date="2025-01-31T14:35:00Z">
            <w:rPr>
              <w:rFonts w:asciiTheme="minorBidi" w:hAnsiTheme="minorBidi" w:cstheme="minorBidi"/>
              <w:sz w:val="22"/>
              <w:szCs w:val="22"/>
              <w:lang w:val="pt-BR"/>
            </w:rPr>
          </w:rPrChange>
        </w:rPr>
        <w:t xml:space="preserve"> </w:t>
      </w:r>
      <w:r w:rsidR="00323EFC" w:rsidRPr="00922713">
        <w:rPr>
          <w:rFonts w:ascii="Arial" w:hAnsi="Arial" w:cs="Arial"/>
          <w:sz w:val="22"/>
          <w:szCs w:val="22"/>
          <w:lang w:val="id-ID"/>
          <w:rPrChange w:id="1785" w:author="Syahrani Rachmawati Sadino" w:date="2025-01-31T14:35:00Z">
            <w:rPr>
              <w:rFonts w:asciiTheme="minorBidi" w:hAnsiTheme="minorBidi" w:cstheme="minorBidi"/>
              <w:sz w:val="22"/>
              <w:szCs w:val="22"/>
              <w:lang w:val="id-ID"/>
            </w:rPr>
          </w:rPrChange>
        </w:rPr>
        <w:t xml:space="preserve">biaya Pelayanan Kesehatan </w:t>
      </w:r>
      <w:r w:rsidRPr="00922713">
        <w:rPr>
          <w:rFonts w:ascii="Arial" w:hAnsi="Arial" w:cs="Arial"/>
          <w:sz w:val="22"/>
          <w:szCs w:val="22"/>
          <w:lang w:val="pt-BR"/>
          <w:rPrChange w:id="1786" w:author="Syahrani Rachmawati Sadino" w:date="2025-01-31T14:35:00Z">
            <w:rPr>
              <w:rFonts w:asciiTheme="minorBidi" w:hAnsiTheme="minorBidi" w:cstheme="minorBidi"/>
              <w:sz w:val="22"/>
              <w:szCs w:val="22"/>
              <w:lang w:val="pt-BR"/>
            </w:rPr>
          </w:rPrChange>
        </w:rPr>
        <w:t xml:space="preserve">yang telah diajukan oleh </w:t>
      </w:r>
      <w:r w:rsidRPr="00922713">
        <w:rPr>
          <w:rFonts w:ascii="Arial" w:hAnsi="Arial" w:cs="Arial"/>
          <w:b/>
          <w:sz w:val="22"/>
          <w:szCs w:val="22"/>
          <w:lang w:val="pt-BR"/>
          <w:rPrChange w:id="1787" w:author="Syahrani Rachmawati Sadino" w:date="2025-01-31T14:35:00Z">
            <w:rPr>
              <w:rFonts w:asciiTheme="minorBidi" w:hAnsiTheme="minorBidi" w:cstheme="minorBidi"/>
              <w:b/>
              <w:sz w:val="22"/>
              <w:szCs w:val="22"/>
              <w:lang w:val="pt-BR"/>
            </w:rPr>
          </w:rPrChange>
        </w:rPr>
        <w:t>PIHAK KEDUA</w:t>
      </w:r>
      <w:r w:rsidRPr="00922713">
        <w:rPr>
          <w:rFonts w:ascii="Arial" w:hAnsi="Arial" w:cs="Arial"/>
          <w:sz w:val="22"/>
          <w:szCs w:val="22"/>
          <w:lang w:val="pt-BR"/>
          <w:rPrChange w:id="1788" w:author="Syahrani Rachmawati Sadino" w:date="2025-01-31T14:35:00Z">
            <w:rPr>
              <w:rFonts w:asciiTheme="minorBidi" w:hAnsiTheme="minorBidi" w:cstheme="minorBidi"/>
              <w:sz w:val="22"/>
              <w:szCs w:val="22"/>
              <w:lang w:val="pt-BR"/>
            </w:rPr>
          </w:rPrChange>
        </w:rPr>
        <w:t xml:space="preserve">, sampai adanya penyelesaian yang dapat diterima oleh </w:t>
      </w:r>
      <w:r w:rsidR="003945C1" w:rsidRPr="00922713">
        <w:rPr>
          <w:rFonts w:ascii="Arial" w:hAnsi="Arial" w:cs="Arial"/>
          <w:b/>
          <w:bCs/>
          <w:sz w:val="22"/>
          <w:szCs w:val="22"/>
          <w:lang w:val="id-ID"/>
          <w:rPrChange w:id="1789" w:author="Syahrani Rachmawati Sadino" w:date="2025-01-31T14:35:00Z">
            <w:rPr>
              <w:rFonts w:asciiTheme="minorBidi" w:hAnsiTheme="minorBidi" w:cstheme="minorBidi"/>
              <w:b/>
              <w:bCs/>
              <w:sz w:val="22"/>
              <w:szCs w:val="22"/>
              <w:lang w:val="id-ID"/>
            </w:rPr>
          </w:rPrChange>
        </w:rPr>
        <w:t>PARA</w:t>
      </w:r>
      <w:r w:rsidR="00A20015" w:rsidRPr="00922713">
        <w:rPr>
          <w:rFonts w:ascii="Arial" w:hAnsi="Arial" w:cs="Arial"/>
          <w:b/>
          <w:bCs/>
          <w:sz w:val="22"/>
          <w:szCs w:val="22"/>
          <w:lang w:val="id-ID"/>
          <w:rPrChange w:id="1790" w:author="Syahrani Rachmawati Sadino" w:date="2025-01-31T14:35:00Z">
            <w:rPr>
              <w:rFonts w:asciiTheme="minorBidi" w:hAnsiTheme="minorBidi" w:cstheme="minorBidi"/>
              <w:b/>
              <w:bCs/>
              <w:sz w:val="22"/>
              <w:szCs w:val="22"/>
              <w:lang w:val="id-ID"/>
            </w:rPr>
          </w:rPrChange>
        </w:rPr>
        <w:t xml:space="preserve"> PIHAK</w:t>
      </w:r>
      <w:r w:rsidRPr="00922713">
        <w:rPr>
          <w:rFonts w:ascii="Arial" w:hAnsi="Arial" w:cs="Arial"/>
          <w:sz w:val="22"/>
          <w:szCs w:val="22"/>
          <w:lang w:val="pt-BR"/>
          <w:rPrChange w:id="1791" w:author="Syahrani Rachmawati Sadino" w:date="2025-01-31T14:35:00Z">
            <w:rPr>
              <w:rFonts w:asciiTheme="minorBidi" w:hAnsiTheme="minorBidi" w:cstheme="minorBidi"/>
              <w:sz w:val="22"/>
              <w:szCs w:val="22"/>
              <w:lang w:val="pt-BR"/>
            </w:rPr>
          </w:rPrChange>
        </w:rPr>
        <w:t>.</w:t>
      </w:r>
    </w:p>
    <w:p w14:paraId="73EE9316" w14:textId="77777777" w:rsidR="001828D9" w:rsidRPr="00922713" w:rsidRDefault="001828D9">
      <w:pPr>
        <w:spacing w:line="276" w:lineRule="auto"/>
        <w:ind w:left="426" w:hanging="426"/>
        <w:jc w:val="both"/>
        <w:rPr>
          <w:rFonts w:ascii="Arial" w:hAnsi="Arial" w:cs="Arial"/>
          <w:sz w:val="22"/>
          <w:szCs w:val="22"/>
          <w:lang w:val="pt-BR"/>
          <w:rPrChange w:id="1792" w:author="Syahrani Rachmawati Sadino" w:date="2025-01-31T14:35:00Z">
            <w:rPr>
              <w:rFonts w:asciiTheme="minorBidi" w:hAnsiTheme="minorBidi" w:cstheme="minorBidi"/>
              <w:sz w:val="22"/>
              <w:szCs w:val="22"/>
              <w:lang w:val="pt-BR"/>
            </w:rPr>
          </w:rPrChange>
        </w:rPr>
      </w:pPr>
    </w:p>
    <w:p w14:paraId="228DAF13" w14:textId="517A9E79" w:rsidR="001E317A" w:rsidRPr="00922713" w:rsidRDefault="001E317A">
      <w:pPr>
        <w:numPr>
          <w:ilvl w:val="1"/>
          <w:numId w:val="9"/>
        </w:numPr>
        <w:tabs>
          <w:tab w:val="clear" w:pos="1440"/>
        </w:tabs>
        <w:spacing w:line="276" w:lineRule="auto"/>
        <w:ind w:left="426" w:hanging="426"/>
        <w:jc w:val="both"/>
        <w:rPr>
          <w:rFonts w:ascii="Arial" w:hAnsi="Arial" w:cs="Arial"/>
          <w:sz w:val="22"/>
          <w:szCs w:val="22"/>
          <w:lang w:val="pt-BR"/>
          <w:rPrChange w:id="1793" w:author="Syahrani Rachmawati Sadino" w:date="2025-01-31T14:35:00Z">
            <w:rPr>
              <w:rFonts w:asciiTheme="minorBidi" w:hAnsiTheme="minorBidi" w:cstheme="minorBidi"/>
              <w:sz w:val="22"/>
              <w:szCs w:val="22"/>
              <w:lang w:val="pt-BR"/>
            </w:rPr>
          </w:rPrChange>
        </w:rPr>
        <w:pPrChange w:id="1794" w:author="Syahrani Rachmawati Sadino" w:date="2025-01-31T15:00:00Z">
          <w:pPr>
            <w:numPr>
              <w:ilvl w:val="1"/>
              <w:numId w:val="9"/>
            </w:numPr>
            <w:tabs>
              <w:tab w:val="num" w:pos="1440"/>
            </w:tabs>
            <w:spacing w:line="276" w:lineRule="auto"/>
            <w:ind w:left="426" w:hanging="426"/>
            <w:jc w:val="both"/>
          </w:pPr>
        </w:pPrChange>
      </w:pPr>
      <w:r w:rsidRPr="00922713">
        <w:rPr>
          <w:rFonts w:ascii="Arial" w:hAnsi="Arial" w:cs="Arial"/>
          <w:sz w:val="22"/>
          <w:szCs w:val="22"/>
          <w:lang w:val="pt-BR"/>
          <w:rPrChange w:id="1795" w:author="Syahrani Rachmawati Sadino" w:date="2025-01-31T14:35:00Z">
            <w:rPr>
              <w:rFonts w:asciiTheme="minorBidi" w:hAnsiTheme="minorBidi" w:cstheme="minorBidi"/>
              <w:sz w:val="22"/>
              <w:szCs w:val="22"/>
              <w:lang w:val="pt-BR"/>
            </w:rPr>
          </w:rPrChange>
        </w:rPr>
        <w:t xml:space="preserve">Dalam hal </w:t>
      </w:r>
      <w:r w:rsidRPr="00922713">
        <w:rPr>
          <w:rFonts w:ascii="Arial" w:hAnsi="Arial" w:cs="Arial"/>
          <w:b/>
          <w:sz w:val="22"/>
          <w:szCs w:val="22"/>
          <w:lang w:val="pt-BR"/>
          <w:rPrChange w:id="1796" w:author="Syahrani Rachmawati Sadino" w:date="2025-01-31T14:35:00Z">
            <w:rPr>
              <w:rFonts w:asciiTheme="minorBidi" w:hAnsiTheme="minorBidi" w:cstheme="minorBidi"/>
              <w:b/>
              <w:sz w:val="22"/>
              <w:szCs w:val="22"/>
              <w:lang w:val="pt-BR"/>
            </w:rPr>
          </w:rPrChange>
        </w:rPr>
        <w:t>PIHAK KEDUA</w:t>
      </w:r>
      <w:r w:rsidRPr="00922713">
        <w:rPr>
          <w:rFonts w:ascii="Arial" w:hAnsi="Arial" w:cs="Arial"/>
          <w:sz w:val="22"/>
          <w:szCs w:val="22"/>
          <w:lang w:val="pt-BR"/>
          <w:rPrChange w:id="1797" w:author="Syahrani Rachmawati Sadino" w:date="2025-01-31T14:35:00Z">
            <w:rPr>
              <w:rFonts w:asciiTheme="minorBidi" w:hAnsiTheme="minorBidi" w:cstheme="minorBidi"/>
              <w:sz w:val="22"/>
              <w:szCs w:val="22"/>
              <w:lang w:val="pt-BR"/>
            </w:rPr>
          </w:rPrChange>
        </w:rPr>
        <w:t xml:space="preserve"> melakukan tindakan atau kesalahan atau malpraktik yang menimbulkan kerugian bagi Peserta sehingga mengakibatkan Peserta menuntut </w:t>
      </w:r>
      <w:r w:rsidRPr="00922713">
        <w:rPr>
          <w:rFonts w:ascii="Arial" w:hAnsi="Arial" w:cs="Arial"/>
          <w:b/>
          <w:sz w:val="22"/>
          <w:szCs w:val="22"/>
          <w:lang w:val="pt-BR"/>
          <w:rPrChange w:id="1798" w:author="Syahrani Rachmawati Sadino" w:date="2025-01-31T14:35:00Z">
            <w:rPr>
              <w:rFonts w:asciiTheme="minorBidi" w:hAnsiTheme="minorBidi" w:cstheme="minorBidi"/>
              <w:b/>
              <w:sz w:val="22"/>
              <w:szCs w:val="22"/>
              <w:lang w:val="pt-BR"/>
            </w:rPr>
          </w:rPrChange>
        </w:rPr>
        <w:t>PIHAK KEDUA</w:t>
      </w:r>
      <w:r w:rsidRPr="00922713">
        <w:rPr>
          <w:rFonts w:ascii="Arial" w:hAnsi="Arial" w:cs="Arial"/>
          <w:sz w:val="22"/>
          <w:szCs w:val="22"/>
          <w:lang w:val="pt-BR"/>
          <w:rPrChange w:id="1799" w:author="Syahrani Rachmawati Sadino" w:date="2025-01-31T14:35:00Z">
            <w:rPr>
              <w:rFonts w:asciiTheme="minorBidi" w:hAnsiTheme="minorBidi" w:cstheme="minorBidi"/>
              <w:sz w:val="22"/>
              <w:szCs w:val="22"/>
              <w:lang w:val="pt-BR"/>
            </w:rPr>
          </w:rPrChange>
        </w:rPr>
        <w:t xml:space="preserve"> dan/atau </w:t>
      </w:r>
      <w:r w:rsidRPr="00922713">
        <w:rPr>
          <w:rFonts w:ascii="Arial" w:hAnsi="Arial" w:cs="Arial"/>
          <w:b/>
          <w:sz w:val="22"/>
          <w:szCs w:val="22"/>
          <w:lang w:val="pt-BR"/>
          <w:rPrChange w:id="1800" w:author="Syahrani Rachmawati Sadino" w:date="2025-01-31T14:35:00Z">
            <w:rPr>
              <w:rFonts w:asciiTheme="minorBidi" w:hAnsiTheme="minorBidi" w:cstheme="minorBidi"/>
              <w:b/>
              <w:sz w:val="22"/>
              <w:szCs w:val="22"/>
              <w:lang w:val="pt-BR"/>
            </w:rPr>
          </w:rPrChange>
        </w:rPr>
        <w:t>PIHAK PERTAMA</w:t>
      </w:r>
      <w:r w:rsidRPr="00922713">
        <w:rPr>
          <w:rFonts w:ascii="Arial" w:hAnsi="Arial" w:cs="Arial"/>
          <w:sz w:val="22"/>
          <w:szCs w:val="22"/>
          <w:lang w:val="pt-BR"/>
          <w:rPrChange w:id="1801" w:author="Syahrani Rachmawati Sadino" w:date="2025-01-31T14:35:00Z">
            <w:rPr>
              <w:rFonts w:asciiTheme="minorBidi" w:hAnsiTheme="minorBidi" w:cstheme="minorBidi"/>
              <w:sz w:val="22"/>
              <w:szCs w:val="22"/>
              <w:lang w:val="pt-BR"/>
            </w:rPr>
          </w:rPrChange>
        </w:rPr>
        <w:t xml:space="preserve"> maka </w:t>
      </w:r>
      <w:r w:rsidRPr="00922713">
        <w:rPr>
          <w:rFonts w:ascii="Arial" w:hAnsi="Arial" w:cs="Arial"/>
          <w:b/>
          <w:sz w:val="22"/>
          <w:szCs w:val="22"/>
          <w:lang w:val="pt-BR"/>
          <w:rPrChange w:id="1802" w:author="Syahrani Rachmawati Sadino" w:date="2025-01-31T14:35:00Z">
            <w:rPr>
              <w:rFonts w:asciiTheme="minorBidi" w:hAnsiTheme="minorBidi" w:cstheme="minorBidi"/>
              <w:b/>
              <w:sz w:val="22"/>
              <w:szCs w:val="22"/>
              <w:lang w:val="pt-BR"/>
            </w:rPr>
          </w:rPrChange>
        </w:rPr>
        <w:t>PIHAK KEDUA</w:t>
      </w:r>
      <w:r w:rsidRPr="00922713">
        <w:rPr>
          <w:rFonts w:ascii="Arial" w:hAnsi="Arial" w:cs="Arial"/>
          <w:sz w:val="22"/>
          <w:szCs w:val="22"/>
          <w:lang w:val="pt-BR"/>
          <w:rPrChange w:id="1803" w:author="Syahrani Rachmawati Sadino" w:date="2025-01-31T14:35:00Z">
            <w:rPr>
              <w:rFonts w:asciiTheme="minorBidi" w:hAnsiTheme="minorBidi" w:cstheme="minorBidi"/>
              <w:sz w:val="22"/>
              <w:szCs w:val="22"/>
              <w:lang w:val="pt-BR"/>
            </w:rPr>
          </w:rPrChange>
        </w:rPr>
        <w:t xml:space="preserve"> membebaskan </w:t>
      </w:r>
      <w:r w:rsidRPr="00922713">
        <w:rPr>
          <w:rFonts w:ascii="Arial" w:hAnsi="Arial" w:cs="Arial"/>
          <w:b/>
          <w:sz w:val="22"/>
          <w:szCs w:val="22"/>
          <w:lang w:val="pt-BR"/>
          <w:rPrChange w:id="1804" w:author="Syahrani Rachmawati Sadino" w:date="2025-01-31T14:35:00Z">
            <w:rPr>
              <w:rFonts w:asciiTheme="minorBidi" w:hAnsiTheme="minorBidi" w:cstheme="minorBidi"/>
              <w:b/>
              <w:sz w:val="22"/>
              <w:szCs w:val="22"/>
              <w:lang w:val="pt-BR"/>
            </w:rPr>
          </w:rPrChange>
        </w:rPr>
        <w:t xml:space="preserve">PIHAK PERTAMA </w:t>
      </w:r>
      <w:r w:rsidRPr="00922713">
        <w:rPr>
          <w:rFonts w:ascii="Arial" w:hAnsi="Arial" w:cs="Arial"/>
          <w:sz w:val="22"/>
          <w:szCs w:val="22"/>
          <w:lang w:val="pt-BR"/>
          <w:rPrChange w:id="1805" w:author="Syahrani Rachmawati Sadino" w:date="2025-01-31T14:35:00Z">
            <w:rPr>
              <w:rFonts w:asciiTheme="minorBidi" w:hAnsiTheme="minorBidi" w:cstheme="minorBidi"/>
              <w:sz w:val="22"/>
              <w:szCs w:val="22"/>
              <w:lang w:val="pt-BR"/>
            </w:rPr>
          </w:rPrChange>
        </w:rPr>
        <w:t xml:space="preserve">dari segala bentuk tuntutan, ganti rugi dan/atau tanggung jawab lainya yang diajukan oleh Peserta </w:t>
      </w:r>
      <w:r w:rsidRPr="00922713">
        <w:rPr>
          <w:rFonts w:ascii="Arial" w:hAnsi="Arial" w:cs="Arial"/>
          <w:sz w:val="22"/>
          <w:szCs w:val="22"/>
          <w:lang w:val="pt-BR"/>
          <w:rPrChange w:id="1806" w:author="Syahrani Rachmawati Sadino" w:date="2025-01-31T14:35:00Z">
            <w:rPr>
              <w:rFonts w:asciiTheme="minorBidi" w:hAnsiTheme="minorBidi" w:cstheme="minorBidi"/>
              <w:sz w:val="22"/>
              <w:szCs w:val="22"/>
              <w:highlight w:val="yellow"/>
              <w:lang w:val="pt-BR"/>
            </w:rPr>
          </w:rPrChange>
        </w:rPr>
        <w:t>dan</w:t>
      </w:r>
      <w:r w:rsidR="00516F4F" w:rsidRPr="00922713">
        <w:rPr>
          <w:rFonts w:ascii="Arial" w:hAnsi="Arial" w:cs="Arial"/>
          <w:sz w:val="22"/>
          <w:szCs w:val="22"/>
          <w:lang w:val="pt-BR"/>
          <w:rPrChange w:id="1807" w:author="Syahrani Rachmawati Sadino" w:date="2025-01-31T14:35:00Z">
            <w:rPr>
              <w:rFonts w:asciiTheme="minorBidi" w:hAnsiTheme="minorBidi" w:cstheme="minorBidi"/>
              <w:sz w:val="22"/>
              <w:szCs w:val="22"/>
              <w:highlight w:val="yellow"/>
              <w:lang w:val="pt-BR"/>
            </w:rPr>
          </w:rPrChange>
        </w:rPr>
        <w:t>/</w:t>
      </w:r>
      <w:r w:rsidRPr="00922713">
        <w:rPr>
          <w:rFonts w:ascii="Arial" w:hAnsi="Arial" w:cs="Arial"/>
          <w:sz w:val="22"/>
          <w:szCs w:val="22"/>
          <w:lang w:val="pt-BR"/>
          <w:rPrChange w:id="1808" w:author="Syahrani Rachmawati Sadino" w:date="2025-01-31T14:35:00Z">
            <w:rPr>
              <w:rFonts w:asciiTheme="minorBidi" w:hAnsiTheme="minorBidi" w:cstheme="minorBidi"/>
              <w:sz w:val="22"/>
              <w:szCs w:val="22"/>
              <w:highlight w:val="yellow"/>
              <w:lang w:val="pt-BR"/>
            </w:rPr>
          </w:rPrChange>
        </w:rPr>
        <w:t xml:space="preserve"> atau </w:t>
      </w:r>
      <w:r w:rsidRPr="00922713">
        <w:rPr>
          <w:rFonts w:ascii="Arial" w:hAnsi="Arial" w:cs="Arial"/>
          <w:sz w:val="22"/>
          <w:szCs w:val="22"/>
          <w:lang w:val="pt-BR"/>
          <w:rPrChange w:id="1809" w:author="Syahrani Rachmawati Sadino" w:date="2025-01-31T14:35:00Z">
            <w:rPr>
              <w:rFonts w:asciiTheme="minorBidi" w:hAnsiTheme="minorBidi" w:cstheme="minorBidi"/>
              <w:sz w:val="22"/>
              <w:szCs w:val="22"/>
              <w:lang w:val="pt-BR"/>
            </w:rPr>
          </w:rPrChange>
        </w:rPr>
        <w:t xml:space="preserve">pihak lainnya serta wajib mengganti </w:t>
      </w:r>
      <w:r w:rsidRPr="00922713">
        <w:rPr>
          <w:rFonts w:ascii="Arial" w:hAnsi="Arial" w:cs="Arial"/>
          <w:b/>
          <w:sz w:val="22"/>
          <w:szCs w:val="22"/>
          <w:lang w:val="pt-BR"/>
          <w:rPrChange w:id="1810" w:author="Syahrani Rachmawati Sadino" w:date="2025-01-31T14:35:00Z">
            <w:rPr>
              <w:rFonts w:asciiTheme="minorBidi" w:hAnsiTheme="minorBidi" w:cstheme="minorBidi"/>
              <w:b/>
              <w:sz w:val="22"/>
              <w:szCs w:val="22"/>
              <w:lang w:val="pt-BR"/>
            </w:rPr>
          </w:rPrChange>
        </w:rPr>
        <w:t>PIHAK PERTAMA</w:t>
      </w:r>
      <w:r w:rsidRPr="00922713">
        <w:rPr>
          <w:rFonts w:ascii="Arial" w:hAnsi="Arial" w:cs="Arial"/>
          <w:sz w:val="22"/>
          <w:szCs w:val="22"/>
          <w:lang w:val="pt-BR"/>
          <w:rPrChange w:id="1811" w:author="Syahrani Rachmawati Sadino" w:date="2025-01-31T14:35:00Z">
            <w:rPr>
              <w:rFonts w:asciiTheme="minorBidi" w:hAnsiTheme="minorBidi" w:cstheme="minorBidi"/>
              <w:sz w:val="22"/>
              <w:szCs w:val="22"/>
              <w:lang w:val="pt-BR"/>
            </w:rPr>
          </w:rPrChange>
        </w:rPr>
        <w:t xml:space="preserve"> atas segala bentuk kerugian yang timbul.</w:t>
      </w:r>
    </w:p>
    <w:p w14:paraId="30823DF3" w14:textId="77777777" w:rsidR="001E317A" w:rsidRPr="00922713" w:rsidRDefault="001E317A">
      <w:pPr>
        <w:tabs>
          <w:tab w:val="num" w:pos="600"/>
        </w:tabs>
        <w:spacing w:line="276" w:lineRule="auto"/>
        <w:ind w:left="426" w:hanging="426"/>
        <w:jc w:val="both"/>
        <w:rPr>
          <w:rFonts w:ascii="Arial" w:hAnsi="Arial" w:cs="Arial"/>
          <w:sz w:val="22"/>
          <w:szCs w:val="22"/>
          <w:lang w:val="pt-BR"/>
          <w:rPrChange w:id="1812" w:author="Syahrani Rachmawati Sadino" w:date="2025-01-31T14:35:00Z">
            <w:rPr>
              <w:rFonts w:asciiTheme="minorBidi" w:hAnsiTheme="minorBidi" w:cstheme="minorBidi"/>
              <w:sz w:val="22"/>
              <w:szCs w:val="22"/>
              <w:lang w:val="pt-BR"/>
            </w:rPr>
          </w:rPrChange>
        </w:rPr>
      </w:pPr>
    </w:p>
    <w:p w14:paraId="0F8F6926" w14:textId="4ED8E604" w:rsidR="001828D9" w:rsidRPr="00922713" w:rsidRDefault="001E317A">
      <w:pPr>
        <w:numPr>
          <w:ilvl w:val="1"/>
          <w:numId w:val="9"/>
        </w:numPr>
        <w:tabs>
          <w:tab w:val="clear" w:pos="1440"/>
        </w:tabs>
        <w:spacing w:line="276" w:lineRule="auto"/>
        <w:ind w:left="426" w:hanging="426"/>
        <w:jc w:val="both"/>
        <w:rPr>
          <w:rFonts w:ascii="Arial" w:hAnsi="Arial" w:cs="Arial"/>
          <w:sz w:val="22"/>
          <w:szCs w:val="22"/>
          <w:lang w:val="pt-BR"/>
          <w:rPrChange w:id="1813" w:author="Syahrani Rachmawati Sadino" w:date="2025-01-31T14:35:00Z">
            <w:rPr>
              <w:rFonts w:asciiTheme="minorBidi" w:hAnsiTheme="minorBidi" w:cstheme="minorBidi"/>
              <w:sz w:val="22"/>
              <w:szCs w:val="22"/>
              <w:highlight w:val="yellow"/>
              <w:lang w:val="pt-BR"/>
            </w:rPr>
          </w:rPrChange>
        </w:rPr>
        <w:pPrChange w:id="1814" w:author="Syahrani Rachmawati Sadino" w:date="2025-01-31T15:00:00Z">
          <w:pPr>
            <w:numPr>
              <w:ilvl w:val="1"/>
              <w:numId w:val="9"/>
            </w:numPr>
            <w:tabs>
              <w:tab w:val="num" w:pos="1440"/>
            </w:tabs>
            <w:spacing w:line="276" w:lineRule="auto"/>
            <w:ind w:left="426" w:hanging="426"/>
            <w:jc w:val="both"/>
          </w:pPr>
        </w:pPrChange>
      </w:pPr>
      <w:r w:rsidRPr="00922713">
        <w:rPr>
          <w:rFonts w:ascii="Arial" w:hAnsi="Arial" w:cs="Arial"/>
          <w:sz w:val="22"/>
          <w:szCs w:val="22"/>
          <w:lang w:val="pt-BR"/>
          <w:rPrChange w:id="1815" w:author="Syahrani Rachmawati Sadino" w:date="2025-01-31T14:35:00Z">
            <w:rPr>
              <w:rFonts w:asciiTheme="minorBidi" w:hAnsiTheme="minorBidi" w:cstheme="minorBidi"/>
              <w:sz w:val="22"/>
              <w:szCs w:val="22"/>
              <w:highlight w:val="yellow"/>
              <w:lang w:val="pt-BR"/>
            </w:rPr>
          </w:rPrChange>
        </w:rPr>
        <w:t xml:space="preserve">Dalam hal </w:t>
      </w:r>
      <w:r w:rsidRPr="00922713">
        <w:rPr>
          <w:rFonts w:ascii="Arial" w:hAnsi="Arial" w:cs="Arial"/>
          <w:b/>
          <w:sz w:val="22"/>
          <w:szCs w:val="22"/>
          <w:lang w:val="pt-BR"/>
          <w:rPrChange w:id="1816" w:author="Syahrani Rachmawati Sadino" w:date="2025-01-31T14:35:00Z">
            <w:rPr>
              <w:rFonts w:asciiTheme="minorBidi" w:hAnsiTheme="minorBidi" w:cstheme="minorBidi"/>
              <w:b/>
              <w:sz w:val="22"/>
              <w:szCs w:val="22"/>
              <w:highlight w:val="yellow"/>
              <w:lang w:val="pt-BR"/>
            </w:rPr>
          </w:rPrChange>
        </w:rPr>
        <w:t>PIHAK PERTAMA</w:t>
      </w:r>
      <w:r w:rsidRPr="00922713">
        <w:rPr>
          <w:rFonts w:ascii="Arial" w:hAnsi="Arial" w:cs="Arial"/>
          <w:sz w:val="22"/>
          <w:szCs w:val="22"/>
          <w:lang w:val="pt-BR"/>
          <w:rPrChange w:id="1817" w:author="Syahrani Rachmawati Sadino" w:date="2025-01-31T14:35:00Z">
            <w:rPr>
              <w:rFonts w:asciiTheme="minorBidi" w:hAnsiTheme="minorBidi" w:cstheme="minorBidi"/>
              <w:sz w:val="22"/>
              <w:szCs w:val="22"/>
              <w:highlight w:val="yellow"/>
              <w:lang w:val="pt-BR"/>
            </w:rPr>
          </w:rPrChange>
        </w:rPr>
        <w:t xml:space="preserve"> tidak dapat melaksanakan kewajiban pembayarannya sebagaimana diatur dalam Pasal </w:t>
      </w:r>
      <w:r w:rsidR="00323EFC" w:rsidRPr="00922713">
        <w:rPr>
          <w:rFonts w:ascii="Arial" w:hAnsi="Arial" w:cs="Arial"/>
          <w:sz w:val="22"/>
          <w:szCs w:val="22"/>
          <w:lang w:val="id-ID"/>
          <w:rPrChange w:id="1818" w:author="Syahrani Rachmawati Sadino" w:date="2025-01-31T14:35:00Z">
            <w:rPr>
              <w:rFonts w:asciiTheme="minorBidi" w:hAnsiTheme="minorBidi" w:cstheme="minorBidi"/>
              <w:sz w:val="22"/>
              <w:szCs w:val="22"/>
              <w:highlight w:val="yellow"/>
              <w:lang w:val="id-ID"/>
            </w:rPr>
          </w:rPrChange>
        </w:rPr>
        <w:t>7</w:t>
      </w:r>
      <w:r w:rsidRPr="00922713">
        <w:rPr>
          <w:rFonts w:ascii="Arial" w:hAnsi="Arial" w:cs="Arial"/>
          <w:sz w:val="22"/>
          <w:szCs w:val="22"/>
          <w:lang w:val="pt-BR"/>
          <w:rPrChange w:id="1819" w:author="Syahrani Rachmawati Sadino" w:date="2025-01-31T14:35:00Z">
            <w:rPr>
              <w:rFonts w:asciiTheme="minorBidi" w:hAnsiTheme="minorBidi" w:cstheme="minorBidi"/>
              <w:sz w:val="22"/>
              <w:szCs w:val="22"/>
              <w:highlight w:val="yellow"/>
              <w:lang w:val="pt-BR"/>
            </w:rPr>
          </w:rPrChange>
        </w:rPr>
        <w:t xml:space="preserve"> Perjanjian ini padahal </w:t>
      </w:r>
      <w:r w:rsidRPr="00922713">
        <w:rPr>
          <w:rFonts w:ascii="Arial" w:hAnsi="Arial" w:cs="Arial"/>
          <w:b/>
          <w:sz w:val="22"/>
          <w:szCs w:val="22"/>
          <w:lang w:val="pt-BR"/>
          <w:rPrChange w:id="1820" w:author="Syahrani Rachmawati Sadino" w:date="2025-01-31T14:35:00Z">
            <w:rPr>
              <w:rFonts w:asciiTheme="minorBidi" w:hAnsiTheme="minorBidi" w:cstheme="minorBidi"/>
              <w:b/>
              <w:sz w:val="22"/>
              <w:szCs w:val="22"/>
              <w:highlight w:val="yellow"/>
              <w:lang w:val="pt-BR"/>
            </w:rPr>
          </w:rPrChange>
        </w:rPr>
        <w:t>PIHAK PERTAMA</w:t>
      </w:r>
      <w:r w:rsidRPr="00922713">
        <w:rPr>
          <w:rFonts w:ascii="Arial" w:hAnsi="Arial" w:cs="Arial"/>
          <w:sz w:val="22"/>
          <w:szCs w:val="22"/>
          <w:lang w:val="pt-BR"/>
          <w:rPrChange w:id="1821" w:author="Syahrani Rachmawati Sadino" w:date="2025-01-31T14:35:00Z">
            <w:rPr>
              <w:rFonts w:asciiTheme="minorBidi" w:hAnsiTheme="minorBidi" w:cstheme="minorBidi"/>
              <w:sz w:val="22"/>
              <w:szCs w:val="22"/>
              <w:highlight w:val="yellow"/>
              <w:lang w:val="pt-BR"/>
            </w:rPr>
          </w:rPrChange>
        </w:rPr>
        <w:t xml:space="preserve"> telah menyetujui tagihan/</w:t>
      </w:r>
      <w:r w:rsidRPr="00922713">
        <w:rPr>
          <w:rFonts w:ascii="Arial" w:hAnsi="Arial" w:cs="Arial"/>
          <w:i/>
          <w:sz w:val="22"/>
          <w:szCs w:val="22"/>
          <w:lang w:val="pt-BR"/>
          <w:rPrChange w:id="1822" w:author="Syahrani Rachmawati Sadino" w:date="2025-01-31T14:35:00Z">
            <w:rPr>
              <w:rFonts w:asciiTheme="minorBidi" w:hAnsiTheme="minorBidi" w:cstheme="minorBidi"/>
              <w:i/>
              <w:sz w:val="22"/>
              <w:szCs w:val="22"/>
              <w:highlight w:val="yellow"/>
              <w:lang w:val="pt-BR"/>
            </w:rPr>
          </w:rPrChange>
        </w:rPr>
        <w:t>invoice</w:t>
      </w:r>
      <w:r w:rsidRPr="00922713">
        <w:rPr>
          <w:rFonts w:ascii="Arial" w:hAnsi="Arial" w:cs="Arial"/>
          <w:sz w:val="22"/>
          <w:szCs w:val="22"/>
          <w:lang w:val="pt-BR"/>
          <w:rPrChange w:id="1823" w:author="Syahrani Rachmawati Sadino" w:date="2025-01-31T14:35:00Z">
            <w:rPr>
              <w:rFonts w:asciiTheme="minorBidi" w:hAnsiTheme="minorBidi" w:cstheme="minorBidi"/>
              <w:sz w:val="22"/>
              <w:szCs w:val="22"/>
              <w:highlight w:val="yellow"/>
              <w:lang w:val="pt-BR"/>
            </w:rPr>
          </w:rPrChange>
        </w:rPr>
        <w:t xml:space="preserve"> </w:t>
      </w:r>
      <w:r w:rsidRPr="00922713">
        <w:rPr>
          <w:rFonts w:ascii="Arial" w:hAnsi="Arial" w:cs="Arial"/>
          <w:b/>
          <w:sz w:val="22"/>
          <w:szCs w:val="22"/>
          <w:lang w:val="pt-BR"/>
          <w:rPrChange w:id="1824" w:author="Syahrani Rachmawati Sadino" w:date="2025-01-31T14:35:00Z">
            <w:rPr>
              <w:rFonts w:asciiTheme="minorBidi" w:hAnsiTheme="minorBidi" w:cstheme="minorBidi"/>
              <w:b/>
              <w:sz w:val="22"/>
              <w:szCs w:val="22"/>
              <w:highlight w:val="yellow"/>
              <w:lang w:val="pt-BR"/>
            </w:rPr>
          </w:rPrChange>
        </w:rPr>
        <w:t>PIHAK KEDUA</w:t>
      </w:r>
      <w:r w:rsidRPr="00922713">
        <w:rPr>
          <w:rFonts w:ascii="Arial" w:hAnsi="Arial" w:cs="Arial"/>
          <w:sz w:val="22"/>
          <w:szCs w:val="22"/>
          <w:lang w:val="pt-BR"/>
          <w:rPrChange w:id="1825" w:author="Syahrani Rachmawati Sadino" w:date="2025-01-31T14:35:00Z">
            <w:rPr>
              <w:rFonts w:asciiTheme="minorBidi" w:hAnsiTheme="minorBidi" w:cstheme="minorBidi"/>
              <w:sz w:val="22"/>
              <w:szCs w:val="22"/>
              <w:highlight w:val="yellow"/>
              <w:lang w:val="pt-BR"/>
            </w:rPr>
          </w:rPrChange>
        </w:rPr>
        <w:t xml:space="preserve">, maka </w:t>
      </w:r>
      <w:r w:rsidRPr="00922713">
        <w:rPr>
          <w:rFonts w:ascii="Arial" w:hAnsi="Arial" w:cs="Arial"/>
          <w:b/>
          <w:sz w:val="22"/>
          <w:szCs w:val="22"/>
          <w:lang w:val="pt-BR"/>
          <w:rPrChange w:id="1826" w:author="Syahrani Rachmawati Sadino" w:date="2025-01-31T14:35:00Z">
            <w:rPr>
              <w:rFonts w:asciiTheme="minorBidi" w:hAnsiTheme="minorBidi" w:cstheme="minorBidi"/>
              <w:b/>
              <w:sz w:val="22"/>
              <w:szCs w:val="22"/>
              <w:highlight w:val="yellow"/>
              <w:lang w:val="pt-BR"/>
            </w:rPr>
          </w:rPrChange>
        </w:rPr>
        <w:t>PIHAK KEDUA</w:t>
      </w:r>
      <w:r w:rsidRPr="00922713">
        <w:rPr>
          <w:rFonts w:ascii="Arial" w:hAnsi="Arial" w:cs="Arial"/>
          <w:sz w:val="22"/>
          <w:szCs w:val="22"/>
          <w:lang w:val="pt-BR"/>
          <w:rPrChange w:id="1827" w:author="Syahrani Rachmawati Sadino" w:date="2025-01-31T14:35:00Z">
            <w:rPr>
              <w:rFonts w:asciiTheme="minorBidi" w:hAnsiTheme="minorBidi" w:cstheme="minorBidi"/>
              <w:sz w:val="22"/>
              <w:szCs w:val="22"/>
              <w:highlight w:val="yellow"/>
              <w:lang w:val="pt-BR"/>
            </w:rPr>
          </w:rPrChange>
        </w:rPr>
        <w:t xml:space="preserve"> berhak </w:t>
      </w:r>
      <w:r w:rsidRPr="00922713">
        <w:rPr>
          <w:rFonts w:ascii="Arial" w:hAnsi="Arial" w:cs="Arial"/>
          <w:sz w:val="22"/>
          <w:szCs w:val="22"/>
          <w:lang w:val="id-ID"/>
          <w:rPrChange w:id="1828" w:author="Syahrani Rachmawati Sadino" w:date="2025-01-31T14:35:00Z">
            <w:rPr>
              <w:rFonts w:asciiTheme="minorBidi" w:hAnsiTheme="minorBidi" w:cstheme="minorBidi"/>
              <w:sz w:val="22"/>
              <w:szCs w:val="22"/>
              <w:highlight w:val="yellow"/>
              <w:lang w:val="id-ID"/>
            </w:rPr>
          </w:rPrChange>
        </w:rPr>
        <w:t>mengajukan surat teguran sebanyak 3 (tiga)</w:t>
      </w:r>
      <w:r w:rsidRPr="00922713">
        <w:rPr>
          <w:rFonts w:ascii="Arial" w:hAnsi="Arial" w:cs="Arial"/>
          <w:sz w:val="22"/>
          <w:szCs w:val="22"/>
          <w:lang w:val="pt-BR"/>
          <w:rPrChange w:id="1829" w:author="Syahrani Rachmawati Sadino" w:date="2025-01-31T14:35:00Z">
            <w:rPr>
              <w:rFonts w:asciiTheme="minorBidi" w:hAnsiTheme="minorBidi" w:cstheme="minorBidi"/>
              <w:sz w:val="22"/>
              <w:szCs w:val="22"/>
              <w:highlight w:val="yellow"/>
              <w:lang w:val="pt-BR"/>
            </w:rPr>
          </w:rPrChange>
        </w:rPr>
        <w:t xml:space="preserve"> kali,</w:t>
      </w:r>
      <w:r w:rsidRPr="00922713">
        <w:rPr>
          <w:rFonts w:ascii="Arial" w:hAnsi="Arial" w:cs="Arial"/>
          <w:sz w:val="22"/>
          <w:szCs w:val="22"/>
          <w:lang w:val="id-ID"/>
          <w:rPrChange w:id="1830" w:author="Syahrani Rachmawati Sadino" w:date="2025-01-31T14:35:00Z">
            <w:rPr>
              <w:rFonts w:asciiTheme="minorBidi" w:hAnsiTheme="minorBidi" w:cstheme="minorBidi"/>
              <w:sz w:val="22"/>
              <w:szCs w:val="22"/>
              <w:highlight w:val="yellow"/>
              <w:lang w:val="id-ID"/>
            </w:rPr>
          </w:rPrChange>
        </w:rPr>
        <w:t xml:space="preserve"> Apabila surat teguran ketiga tidak mendapatkan tanggapan dari </w:t>
      </w:r>
      <w:r w:rsidRPr="00922713">
        <w:rPr>
          <w:rFonts w:ascii="Arial" w:hAnsi="Arial" w:cs="Arial"/>
          <w:b/>
          <w:color w:val="000000"/>
          <w:sz w:val="22"/>
          <w:szCs w:val="22"/>
          <w:lang w:val="id-ID"/>
          <w:rPrChange w:id="1831" w:author="Syahrani Rachmawati Sadino" w:date="2025-01-31T14:35:00Z">
            <w:rPr>
              <w:rFonts w:asciiTheme="minorBidi" w:hAnsiTheme="minorBidi" w:cstheme="minorBidi"/>
              <w:b/>
              <w:color w:val="000000"/>
              <w:sz w:val="22"/>
              <w:szCs w:val="22"/>
              <w:highlight w:val="yellow"/>
              <w:lang w:val="id-ID"/>
            </w:rPr>
          </w:rPrChange>
        </w:rPr>
        <w:t>PIHAK PERTAMA</w:t>
      </w:r>
      <w:r w:rsidRPr="00922713">
        <w:rPr>
          <w:rFonts w:ascii="Arial" w:hAnsi="Arial" w:cs="Arial"/>
          <w:sz w:val="22"/>
          <w:szCs w:val="22"/>
          <w:lang w:val="id-ID"/>
          <w:rPrChange w:id="1832" w:author="Syahrani Rachmawati Sadino" w:date="2025-01-31T14:35:00Z">
            <w:rPr>
              <w:rFonts w:asciiTheme="minorBidi" w:hAnsiTheme="minorBidi" w:cstheme="minorBidi"/>
              <w:sz w:val="22"/>
              <w:szCs w:val="22"/>
              <w:highlight w:val="yellow"/>
              <w:lang w:val="id-ID"/>
            </w:rPr>
          </w:rPrChange>
        </w:rPr>
        <w:t xml:space="preserve"> maka </w:t>
      </w:r>
      <w:r w:rsidRPr="00922713">
        <w:rPr>
          <w:rFonts w:ascii="Arial" w:hAnsi="Arial" w:cs="Arial"/>
          <w:b/>
          <w:sz w:val="22"/>
          <w:szCs w:val="22"/>
          <w:lang w:val="id-ID"/>
          <w:rPrChange w:id="1833" w:author="Syahrani Rachmawati Sadino" w:date="2025-01-31T14:35:00Z">
            <w:rPr>
              <w:rFonts w:asciiTheme="minorBidi" w:hAnsiTheme="minorBidi" w:cstheme="minorBidi"/>
              <w:b/>
              <w:sz w:val="22"/>
              <w:szCs w:val="22"/>
              <w:highlight w:val="yellow"/>
              <w:lang w:val="id-ID"/>
            </w:rPr>
          </w:rPrChange>
        </w:rPr>
        <w:t>PIHAK KEDUA</w:t>
      </w:r>
      <w:r w:rsidRPr="00922713">
        <w:rPr>
          <w:rFonts w:ascii="Arial" w:hAnsi="Arial" w:cs="Arial"/>
          <w:sz w:val="22"/>
          <w:szCs w:val="22"/>
          <w:lang w:val="id-ID"/>
          <w:rPrChange w:id="1834" w:author="Syahrani Rachmawati Sadino" w:date="2025-01-31T14:35:00Z">
            <w:rPr>
              <w:rFonts w:asciiTheme="minorBidi" w:hAnsiTheme="minorBidi" w:cstheme="minorBidi"/>
              <w:sz w:val="22"/>
              <w:szCs w:val="22"/>
              <w:highlight w:val="yellow"/>
              <w:lang w:val="id-ID"/>
            </w:rPr>
          </w:rPrChange>
        </w:rPr>
        <w:t xml:space="preserve"> berhak memutuskan </w:t>
      </w:r>
      <w:r w:rsidRPr="00922713">
        <w:rPr>
          <w:rFonts w:ascii="Arial" w:hAnsi="Arial" w:cs="Arial"/>
          <w:sz w:val="22"/>
          <w:szCs w:val="22"/>
          <w:lang w:val="pt-BR"/>
          <w:rPrChange w:id="1835" w:author="Syahrani Rachmawati Sadino" w:date="2025-01-31T14:35:00Z">
            <w:rPr>
              <w:rFonts w:asciiTheme="minorBidi" w:hAnsiTheme="minorBidi" w:cstheme="minorBidi"/>
              <w:sz w:val="22"/>
              <w:szCs w:val="22"/>
              <w:highlight w:val="yellow"/>
              <w:lang w:val="pt-BR"/>
            </w:rPr>
          </w:rPrChange>
        </w:rPr>
        <w:t>Perjanjian ini sebagaimana diatur dalam P</w:t>
      </w:r>
      <w:r w:rsidR="00070054" w:rsidRPr="00922713">
        <w:rPr>
          <w:rFonts w:ascii="Arial" w:hAnsi="Arial" w:cs="Arial"/>
          <w:sz w:val="22"/>
          <w:szCs w:val="22"/>
          <w:lang w:val="pt-BR"/>
          <w:rPrChange w:id="1836" w:author="Syahrani Rachmawati Sadino" w:date="2025-01-31T14:35:00Z">
            <w:rPr>
              <w:rFonts w:asciiTheme="minorBidi" w:hAnsiTheme="minorBidi" w:cstheme="minorBidi"/>
              <w:sz w:val="22"/>
              <w:szCs w:val="22"/>
              <w:highlight w:val="yellow"/>
              <w:lang w:val="pt-BR"/>
            </w:rPr>
          </w:rPrChange>
        </w:rPr>
        <w:t>asal 12 ayat (1) huruf a</w:t>
      </w:r>
      <w:r w:rsidRPr="00922713">
        <w:rPr>
          <w:rFonts w:ascii="Arial" w:hAnsi="Arial" w:cs="Arial"/>
          <w:sz w:val="22"/>
          <w:szCs w:val="22"/>
          <w:lang w:val="id-ID"/>
          <w:rPrChange w:id="1837" w:author="Syahrani Rachmawati Sadino" w:date="2025-01-31T14:35:00Z">
            <w:rPr>
              <w:rFonts w:asciiTheme="minorBidi" w:hAnsiTheme="minorBidi" w:cstheme="minorBidi"/>
              <w:sz w:val="22"/>
              <w:szCs w:val="22"/>
              <w:highlight w:val="yellow"/>
              <w:lang w:val="id-ID"/>
            </w:rPr>
          </w:rPrChange>
        </w:rPr>
        <w:t>.</w:t>
      </w:r>
    </w:p>
    <w:p w14:paraId="1BCE733A" w14:textId="77777777" w:rsidR="00713052" w:rsidRPr="00922713" w:rsidRDefault="00713052">
      <w:pPr>
        <w:spacing w:line="276" w:lineRule="auto"/>
        <w:jc w:val="center"/>
        <w:rPr>
          <w:rFonts w:ascii="Arial" w:hAnsi="Arial" w:cs="Arial"/>
          <w:b/>
          <w:sz w:val="22"/>
          <w:szCs w:val="22"/>
          <w:lang w:val="pt-BR"/>
          <w:rPrChange w:id="1838" w:author="Syahrani Rachmawati Sadino" w:date="2025-01-31T14:35:00Z">
            <w:rPr>
              <w:rFonts w:asciiTheme="minorBidi" w:hAnsiTheme="minorBidi" w:cstheme="minorBidi"/>
              <w:b/>
              <w:sz w:val="22"/>
              <w:szCs w:val="22"/>
              <w:lang w:val="pt-BR"/>
            </w:rPr>
          </w:rPrChange>
        </w:rPr>
      </w:pPr>
    </w:p>
    <w:p w14:paraId="5A273270" w14:textId="77777777" w:rsidR="001828D9" w:rsidRPr="00922713" w:rsidRDefault="00B471F2">
      <w:pPr>
        <w:spacing w:line="276" w:lineRule="auto"/>
        <w:jc w:val="center"/>
        <w:rPr>
          <w:rFonts w:ascii="Arial" w:hAnsi="Arial" w:cs="Arial"/>
          <w:b/>
          <w:sz w:val="22"/>
          <w:szCs w:val="22"/>
          <w:rPrChange w:id="1839" w:author="Syahrani Rachmawati Sadino" w:date="2025-01-31T14:35:00Z">
            <w:rPr>
              <w:rFonts w:asciiTheme="minorBidi" w:hAnsiTheme="minorBidi" w:cstheme="minorBidi"/>
              <w:b/>
              <w:sz w:val="22"/>
              <w:szCs w:val="22"/>
            </w:rPr>
          </w:rPrChange>
        </w:rPr>
      </w:pPr>
      <w:r w:rsidRPr="00922713">
        <w:rPr>
          <w:rFonts w:ascii="Arial" w:hAnsi="Arial" w:cs="Arial"/>
          <w:b/>
          <w:sz w:val="22"/>
          <w:szCs w:val="22"/>
          <w:rPrChange w:id="1840" w:author="Syahrani Rachmawati Sadino" w:date="2025-01-31T14:35:00Z">
            <w:rPr>
              <w:rFonts w:asciiTheme="minorBidi" w:hAnsiTheme="minorBidi" w:cstheme="minorBidi"/>
              <w:b/>
              <w:sz w:val="22"/>
              <w:szCs w:val="22"/>
            </w:rPr>
          </w:rPrChange>
        </w:rPr>
        <w:t>PASAL 12</w:t>
      </w:r>
    </w:p>
    <w:p w14:paraId="2CC6DFA2" w14:textId="77777777" w:rsidR="001828D9" w:rsidRPr="00922713" w:rsidRDefault="001828D9">
      <w:pPr>
        <w:spacing w:line="276" w:lineRule="auto"/>
        <w:jc w:val="center"/>
        <w:rPr>
          <w:rFonts w:ascii="Arial" w:hAnsi="Arial" w:cs="Arial"/>
          <w:b/>
          <w:sz w:val="22"/>
          <w:szCs w:val="22"/>
          <w:rPrChange w:id="1841" w:author="Syahrani Rachmawati Sadino" w:date="2025-01-31T14:35:00Z">
            <w:rPr>
              <w:rFonts w:asciiTheme="minorBidi" w:hAnsiTheme="minorBidi" w:cstheme="minorBidi"/>
              <w:b/>
              <w:sz w:val="22"/>
              <w:szCs w:val="22"/>
            </w:rPr>
          </w:rPrChange>
        </w:rPr>
      </w:pPr>
      <w:r w:rsidRPr="00922713">
        <w:rPr>
          <w:rFonts w:ascii="Arial" w:hAnsi="Arial" w:cs="Arial"/>
          <w:b/>
          <w:sz w:val="22"/>
          <w:szCs w:val="22"/>
          <w:rPrChange w:id="1842" w:author="Syahrani Rachmawati Sadino" w:date="2025-01-31T14:35:00Z">
            <w:rPr>
              <w:rFonts w:asciiTheme="minorBidi" w:hAnsiTheme="minorBidi" w:cstheme="minorBidi"/>
              <w:b/>
              <w:sz w:val="22"/>
              <w:szCs w:val="22"/>
            </w:rPr>
          </w:rPrChange>
        </w:rPr>
        <w:t>PENGAKHIRAN PERJANJIAN</w:t>
      </w:r>
    </w:p>
    <w:p w14:paraId="647E27BC" w14:textId="77777777" w:rsidR="001828D9" w:rsidRPr="00922713" w:rsidRDefault="001828D9">
      <w:pPr>
        <w:spacing w:line="276" w:lineRule="auto"/>
        <w:jc w:val="both"/>
        <w:rPr>
          <w:rFonts w:ascii="Arial" w:hAnsi="Arial" w:cs="Arial"/>
          <w:sz w:val="22"/>
          <w:szCs w:val="22"/>
          <w:rPrChange w:id="1843" w:author="Syahrani Rachmawati Sadino" w:date="2025-01-31T14:35:00Z">
            <w:rPr>
              <w:rFonts w:asciiTheme="minorBidi" w:hAnsiTheme="minorBidi" w:cstheme="minorBidi"/>
              <w:sz w:val="22"/>
              <w:szCs w:val="22"/>
            </w:rPr>
          </w:rPrChange>
        </w:rPr>
      </w:pPr>
    </w:p>
    <w:p w14:paraId="56C747FD" w14:textId="77777777" w:rsidR="001E317A" w:rsidRPr="00922713" w:rsidRDefault="001E317A">
      <w:pPr>
        <w:numPr>
          <w:ilvl w:val="0"/>
          <w:numId w:val="49"/>
        </w:numPr>
        <w:tabs>
          <w:tab w:val="clear" w:pos="360"/>
        </w:tabs>
        <w:spacing w:line="276" w:lineRule="auto"/>
        <w:ind w:left="426" w:hanging="426"/>
        <w:jc w:val="both"/>
        <w:rPr>
          <w:rFonts w:ascii="Arial" w:hAnsi="Arial" w:cs="Arial"/>
          <w:sz w:val="22"/>
          <w:szCs w:val="22"/>
          <w:lang w:val="de-CH"/>
          <w:rPrChange w:id="1844" w:author="Syahrani Rachmawati Sadino" w:date="2025-01-31T14:35:00Z">
            <w:rPr>
              <w:rFonts w:asciiTheme="minorBidi" w:hAnsiTheme="minorBidi" w:cstheme="minorBidi"/>
              <w:sz w:val="22"/>
              <w:szCs w:val="22"/>
              <w:lang w:val="de-CH"/>
            </w:rPr>
          </w:rPrChange>
        </w:rPr>
        <w:pPrChange w:id="1845" w:author="Syahrani Rachmawati Sadino" w:date="2025-01-31T15:00:00Z">
          <w:pPr>
            <w:numPr>
              <w:numId w:val="49"/>
            </w:numPr>
            <w:tabs>
              <w:tab w:val="num" w:pos="360"/>
            </w:tabs>
            <w:spacing w:line="276" w:lineRule="auto"/>
            <w:ind w:left="426" w:hanging="426"/>
            <w:jc w:val="both"/>
          </w:pPr>
        </w:pPrChange>
      </w:pPr>
      <w:bookmarkStart w:id="1846" w:name="_Hlk57480116"/>
      <w:r w:rsidRPr="00922713">
        <w:rPr>
          <w:rFonts w:ascii="Arial" w:hAnsi="Arial" w:cs="Arial"/>
          <w:sz w:val="22"/>
          <w:szCs w:val="22"/>
          <w:lang w:val="de-CH"/>
          <w:rPrChange w:id="1847" w:author="Syahrani Rachmawati Sadino" w:date="2025-01-31T14:35:00Z">
            <w:rPr>
              <w:rFonts w:asciiTheme="minorBidi" w:hAnsiTheme="minorBidi" w:cstheme="minorBidi"/>
              <w:sz w:val="22"/>
              <w:szCs w:val="22"/>
              <w:lang w:val="de-CH"/>
            </w:rPr>
          </w:rPrChange>
        </w:rPr>
        <w:t>Perjanjian berakhir dalam hal terjadi hal-hal sebagai berikut:</w:t>
      </w:r>
    </w:p>
    <w:p w14:paraId="362195F1" w14:textId="77777777" w:rsidR="001E317A" w:rsidRPr="00922713" w:rsidRDefault="001E317A">
      <w:pPr>
        <w:numPr>
          <w:ilvl w:val="0"/>
          <w:numId w:val="50"/>
        </w:numPr>
        <w:tabs>
          <w:tab w:val="clear" w:pos="1440"/>
        </w:tabs>
        <w:spacing w:line="276" w:lineRule="auto"/>
        <w:ind w:left="851" w:hanging="425"/>
        <w:jc w:val="both"/>
        <w:rPr>
          <w:rFonts w:ascii="Arial" w:hAnsi="Arial" w:cs="Arial"/>
          <w:sz w:val="22"/>
          <w:szCs w:val="22"/>
          <w:lang w:val="de-CH"/>
          <w:rPrChange w:id="1848" w:author="Syahrani Rachmawati Sadino" w:date="2025-01-31T14:35:00Z">
            <w:rPr>
              <w:rFonts w:asciiTheme="minorBidi" w:hAnsiTheme="minorBidi" w:cstheme="minorBidi"/>
              <w:sz w:val="22"/>
              <w:szCs w:val="22"/>
              <w:lang w:val="de-CH"/>
            </w:rPr>
          </w:rPrChange>
        </w:rPr>
        <w:pPrChange w:id="1849" w:author="Syahrani Rachmawati Sadino" w:date="2025-01-31T15:00:00Z">
          <w:pPr>
            <w:numPr>
              <w:numId w:val="50"/>
            </w:numPr>
            <w:tabs>
              <w:tab w:val="num" w:pos="1440"/>
            </w:tabs>
            <w:spacing w:line="276" w:lineRule="auto"/>
            <w:ind w:left="851" w:hanging="425"/>
            <w:jc w:val="both"/>
          </w:pPr>
        </w:pPrChange>
      </w:pPr>
      <w:r w:rsidRPr="00922713">
        <w:rPr>
          <w:rFonts w:ascii="Arial" w:hAnsi="Arial" w:cs="Arial"/>
          <w:sz w:val="22"/>
          <w:szCs w:val="22"/>
          <w:lang w:val="de-CH"/>
          <w:rPrChange w:id="1850" w:author="Syahrani Rachmawati Sadino" w:date="2025-01-31T14:35:00Z">
            <w:rPr>
              <w:rFonts w:asciiTheme="minorBidi" w:hAnsiTheme="minorBidi" w:cstheme="minorBidi"/>
              <w:sz w:val="22"/>
              <w:szCs w:val="22"/>
              <w:lang w:val="de-CH"/>
            </w:rPr>
          </w:rPrChange>
        </w:rPr>
        <w:t>Salah satu Pihak tidak memenuhi atau melanggar salah satu atau lebih ketentuan yang diatur dalam Perjanjian ini dan tetap tidak memenuhi atau tidak berusaha untuk memperbaikinya setelah menerima surat teguran/peringatan sebanyak 3 (tiga) kali dengan tenggang waktu masing-masing surat teguran/peringatan minimal 14 (empat belas) Hari Kerja.</w:t>
      </w:r>
    </w:p>
    <w:p w14:paraId="41822102" w14:textId="364E1D09" w:rsidR="001E317A" w:rsidRPr="00922713" w:rsidRDefault="001E317A">
      <w:pPr>
        <w:numPr>
          <w:ilvl w:val="0"/>
          <w:numId w:val="50"/>
        </w:numPr>
        <w:tabs>
          <w:tab w:val="clear" w:pos="1440"/>
        </w:tabs>
        <w:spacing w:line="276" w:lineRule="auto"/>
        <w:ind w:left="851" w:hanging="425"/>
        <w:jc w:val="both"/>
        <w:rPr>
          <w:rFonts w:ascii="Arial" w:hAnsi="Arial" w:cs="Arial"/>
          <w:sz w:val="22"/>
          <w:szCs w:val="22"/>
          <w:lang w:val="de-CH"/>
          <w:rPrChange w:id="1851" w:author="Syahrani Rachmawati Sadino" w:date="2025-01-31T14:35:00Z">
            <w:rPr>
              <w:rFonts w:asciiTheme="minorBidi" w:hAnsiTheme="minorBidi" w:cstheme="minorBidi"/>
              <w:sz w:val="22"/>
              <w:szCs w:val="22"/>
              <w:lang w:val="de-CH"/>
            </w:rPr>
          </w:rPrChange>
        </w:rPr>
        <w:pPrChange w:id="1852" w:author="Syahrani Rachmawati Sadino" w:date="2025-01-31T15:00:00Z">
          <w:pPr>
            <w:numPr>
              <w:numId w:val="50"/>
            </w:numPr>
            <w:tabs>
              <w:tab w:val="num" w:pos="1440"/>
            </w:tabs>
            <w:spacing w:line="276" w:lineRule="auto"/>
            <w:ind w:left="851" w:hanging="425"/>
            <w:jc w:val="both"/>
          </w:pPr>
        </w:pPrChange>
      </w:pPr>
      <w:r w:rsidRPr="00922713">
        <w:rPr>
          <w:rFonts w:ascii="Arial" w:hAnsi="Arial" w:cs="Arial"/>
          <w:sz w:val="22"/>
          <w:szCs w:val="22"/>
          <w:lang w:val="de-CH"/>
          <w:rPrChange w:id="1853" w:author="Syahrani Rachmawati Sadino" w:date="2025-01-31T14:35:00Z">
            <w:rPr>
              <w:rFonts w:asciiTheme="minorBidi" w:hAnsiTheme="minorBidi" w:cstheme="minorBidi"/>
              <w:sz w:val="22"/>
              <w:szCs w:val="22"/>
              <w:lang w:val="de-CH"/>
            </w:rPr>
          </w:rPrChange>
        </w:rPr>
        <w:lastRenderedPageBreak/>
        <w:t>Izin usaha atau operasional salah satu Pihak</w:t>
      </w:r>
      <w:r w:rsidRPr="00922713">
        <w:rPr>
          <w:rFonts w:ascii="Arial" w:hAnsi="Arial" w:cs="Arial"/>
          <w:b/>
          <w:sz w:val="22"/>
          <w:szCs w:val="22"/>
          <w:lang w:val="de-CH"/>
          <w:rPrChange w:id="1854" w:author="Syahrani Rachmawati Sadino" w:date="2025-01-31T14:35:00Z">
            <w:rPr>
              <w:rFonts w:asciiTheme="minorBidi" w:hAnsiTheme="minorBidi" w:cstheme="minorBidi"/>
              <w:b/>
              <w:sz w:val="22"/>
              <w:szCs w:val="22"/>
              <w:lang w:val="de-CH"/>
            </w:rPr>
          </w:rPrChange>
        </w:rPr>
        <w:t xml:space="preserve"> </w:t>
      </w:r>
      <w:r w:rsidRPr="00922713">
        <w:rPr>
          <w:rFonts w:ascii="Arial" w:hAnsi="Arial" w:cs="Arial"/>
          <w:sz w:val="22"/>
          <w:szCs w:val="22"/>
          <w:lang w:val="de-CH"/>
          <w:rPrChange w:id="1855" w:author="Syahrani Rachmawati Sadino" w:date="2025-01-31T14:35:00Z">
            <w:rPr>
              <w:rFonts w:asciiTheme="minorBidi" w:hAnsiTheme="minorBidi" w:cstheme="minorBidi"/>
              <w:sz w:val="22"/>
              <w:szCs w:val="22"/>
              <w:lang w:val="de-CH"/>
            </w:rPr>
          </w:rPrChange>
        </w:rPr>
        <w:t xml:space="preserve">dicabut oleh Pemerintah atau asosiasi profesi. Pengakhiran berlaku efektif pada tanggal pencabutan izin usaha, operasional atau </w:t>
      </w:r>
      <w:r w:rsidRPr="00922713">
        <w:rPr>
          <w:rFonts w:ascii="Arial" w:hAnsi="Arial" w:cs="Arial"/>
          <w:sz w:val="22"/>
          <w:szCs w:val="22"/>
          <w:lang w:val="de-CH"/>
          <w:rPrChange w:id="1856" w:author="Syahrani Rachmawati Sadino" w:date="2025-01-31T14:35:00Z">
            <w:rPr>
              <w:rFonts w:asciiTheme="minorBidi" w:hAnsiTheme="minorBidi" w:cstheme="minorBidi"/>
              <w:sz w:val="22"/>
              <w:szCs w:val="22"/>
              <w:highlight w:val="yellow"/>
              <w:lang w:val="de-CH"/>
            </w:rPr>
          </w:rPrChange>
        </w:rPr>
        <w:t>i</w:t>
      </w:r>
      <w:r w:rsidR="00516F4F" w:rsidRPr="00922713">
        <w:rPr>
          <w:rFonts w:ascii="Arial" w:hAnsi="Arial" w:cs="Arial"/>
          <w:sz w:val="22"/>
          <w:szCs w:val="22"/>
          <w:lang w:val="de-CH"/>
          <w:rPrChange w:id="1857" w:author="Syahrani Rachmawati Sadino" w:date="2025-01-31T14:35:00Z">
            <w:rPr>
              <w:rFonts w:asciiTheme="minorBidi" w:hAnsiTheme="minorBidi" w:cstheme="minorBidi"/>
              <w:sz w:val="22"/>
              <w:szCs w:val="22"/>
              <w:highlight w:val="yellow"/>
              <w:lang w:val="de-CH"/>
            </w:rPr>
          </w:rPrChange>
        </w:rPr>
        <w:t>zi</w:t>
      </w:r>
      <w:r w:rsidRPr="00922713">
        <w:rPr>
          <w:rFonts w:ascii="Arial" w:hAnsi="Arial" w:cs="Arial"/>
          <w:sz w:val="22"/>
          <w:szCs w:val="22"/>
          <w:lang w:val="de-CH"/>
          <w:rPrChange w:id="1858" w:author="Syahrani Rachmawati Sadino" w:date="2025-01-31T14:35:00Z">
            <w:rPr>
              <w:rFonts w:asciiTheme="minorBidi" w:hAnsiTheme="minorBidi" w:cstheme="minorBidi"/>
              <w:sz w:val="22"/>
              <w:szCs w:val="22"/>
              <w:highlight w:val="yellow"/>
              <w:lang w:val="de-CH"/>
            </w:rPr>
          </w:rPrChange>
        </w:rPr>
        <w:t>n</w:t>
      </w:r>
      <w:r w:rsidRPr="00922713">
        <w:rPr>
          <w:rFonts w:ascii="Arial" w:hAnsi="Arial" w:cs="Arial"/>
          <w:sz w:val="22"/>
          <w:szCs w:val="22"/>
          <w:lang w:val="de-CH"/>
          <w:rPrChange w:id="1859" w:author="Syahrani Rachmawati Sadino" w:date="2025-01-31T14:35:00Z">
            <w:rPr>
              <w:rFonts w:asciiTheme="minorBidi" w:hAnsiTheme="minorBidi" w:cstheme="minorBidi"/>
              <w:sz w:val="22"/>
              <w:szCs w:val="22"/>
              <w:lang w:val="de-CH"/>
            </w:rPr>
          </w:rPrChange>
        </w:rPr>
        <w:t xml:space="preserve"> praktik yang bersangkutan oleh Pemerintah atau asosiasi profesi</w:t>
      </w:r>
      <w:r w:rsidR="005D130D" w:rsidRPr="00922713">
        <w:rPr>
          <w:rFonts w:ascii="Arial" w:hAnsi="Arial" w:cs="Arial"/>
          <w:sz w:val="22"/>
          <w:szCs w:val="22"/>
          <w:lang w:val="de-CH"/>
          <w:rPrChange w:id="1860" w:author="Syahrani Rachmawati Sadino" w:date="2025-01-31T14:35:00Z">
            <w:rPr>
              <w:rFonts w:asciiTheme="minorBidi" w:hAnsiTheme="minorBidi" w:cstheme="minorBidi"/>
              <w:sz w:val="22"/>
              <w:szCs w:val="22"/>
              <w:lang w:val="de-CH"/>
            </w:rPr>
          </w:rPrChange>
        </w:rPr>
        <w:t>.</w:t>
      </w:r>
    </w:p>
    <w:p w14:paraId="38391721" w14:textId="77777777" w:rsidR="001E317A" w:rsidRPr="00922713" w:rsidRDefault="001E317A">
      <w:pPr>
        <w:numPr>
          <w:ilvl w:val="0"/>
          <w:numId w:val="50"/>
        </w:numPr>
        <w:tabs>
          <w:tab w:val="clear" w:pos="1440"/>
        </w:tabs>
        <w:spacing w:line="276" w:lineRule="auto"/>
        <w:ind w:left="851" w:hanging="425"/>
        <w:jc w:val="both"/>
        <w:rPr>
          <w:rFonts w:ascii="Arial" w:hAnsi="Arial" w:cs="Arial"/>
          <w:sz w:val="22"/>
          <w:szCs w:val="22"/>
          <w:lang w:val="de-CH"/>
          <w:rPrChange w:id="1861" w:author="Syahrani Rachmawati Sadino" w:date="2025-01-31T14:35:00Z">
            <w:rPr>
              <w:rFonts w:asciiTheme="minorBidi" w:hAnsiTheme="minorBidi" w:cstheme="minorBidi"/>
              <w:sz w:val="22"/>
              <w:szCs w:val="22"/>
              <w:lang w:val="de-CH"/>
            </w:rPr>
          </w:rPrChange>
        </w:rPr>
        <w:pPrChange w:id="1862" w:author="Syahrani Rachmawati Sadino" w:date="2025-01-31T15:00:00Z">
          <w:pPr>
            <w:numPr>
              <w:numId w:val="50"/>
            </w:numPr>
            <w:tabs>
              <w:tab w:val="num" w:pos="1440"/>
            </w:tabs>
            <w:spacing w:line="276" w:lineRule="auto"/>
            <w:ind w:left="851" w:hanging="425"/>
            <w:jc w:val="both"/>
          </w:pPr>
        </w:pPrChange>
      </w:pPr>
      <w:r w:rsidRPr="00922713">
        <w:rPr>
          <w:rFonts w:ascii="Arial" w:hAnsi="Arial" w:cs="Arial"/>
          <w:b/>
          <w:sz w:val="22"/>
          <w:szCs w:val="22"/>
          <w:lang w:val="de-CH"/>
          <w:rPrChange w:id="1863" w:author="Syahrani Rachmawati Sadino" w:date="2025-01-31T14:35:00Z">
            <w:rPr>
              <w:rFonts w:asciiTheme="minorBidi" w:hAnsiTheme="minorBidi" w:cstheme="minorBidi"/>
              <w:b/>
              <w:sz w:val="22"/>
              <w:szCs w:val="22"/>
              <w:lang w:val="de-CH"/>
            </w:rPr>
          </w:rPrChange>
        </w:rPr>
        <w:t>PIHAK KEDUA</w:t>
      </w:r>
      <w:r w:rsidRPr="00922713">
        <w:rPr>
          <w:rFonts w:ascii="Arial" w:hAnsi="Arial" w:cs="Arial"/>
          <w:sz w:val="22"/>
          <w:szCs w:val="22"/>
          <w:lang w:val="de-CH"/>
          <w:rPrChange w:id="1864" w:author="Syahrani Rachmawati Sadino" w:date="2025-01-31T14:35:00Z">
            <w:rPr>
              <w:rFonts w:asciiTheme="minorBidi" w:hAnsiTheme="minorBidi" w:cstheme="minorBidi"/>
              <w:sz w:val="22"/>
              <w:szCs w:val="22"/>
              <w:lang w:val="de-CH"/>
            </w:rPr>
          </w:rPrChange>
        </w:rPr>
        <w:t xml:space="preserve"> (</w:t>
      </w:r>
      <w:r w:rsidRPr="00922713">
        <w:rPr>
          <w:rFonts w:ascii="Arial" w:hAnsi="Arial" w:cs="Arial"/>
          <w:i/>
          <w:sz w:val="22"/>
          <w:szCs w:val="22"/>
          <w:lang w:val="de-CH"/>
          <w:rPrChange w:id="1865" w:author="Syahrani Rachmawati Sadino" w:date="2025-01-31T14:35:00Z">
            <w:rPr>
              <w:rFonts w:asciiTheme="minorBidi" w:hAnsiTheme="minorBidi" w:cstheme="minorBidi"/>
              <w:i/>
              <w:sz w:val="22"/>
              <w:szCs w:val="22"/>
              <w:lang w:val="de-CH"/>
            </w:rPr>
          </w:rPrChange>
        </w:rPr>
        <w:t>Provider</w:t>
      </w:r>
      <w:r w:rsidRPr="00922713">
        <w:rPr>
          <w:rFonts w:ascii="Arial" w:hAnsi="Arial" w:cs="Arial"/>
          <w:sz w:val="22"/>
          <w:szCs w:val="22"/>
          <w:lang w:val="de-CH"/>
          <w:rPrChange w:id="1866" w:author="Syahrani Rachmawati Sadino" w:date="2025-01-31T14:35:00Z">
            <w:rPr>
              <w:rFonts w:asciiTheme="minorBidi" w:hAnsiTheme="minorBidi" w:cstheme="minorBidi"/>
              <w:sz w:val="22"/>
              <w:szCs w:val="22"/>
              <w:lang w:val="de-CH"/>
            </w:rPr>
          </w:rPrChange>
        </w:rPr>
        <w:t xml:space="preserve"> dokter keluarga/klinik/apotek) berhenti praktik atau menutup kegiatan usahanya yang disebabkan karena kehendaknya sendiri.</w:t>
      </w:r>
    </w:p>
    <w:p w14:paraId="013918D2" w14:textId="77777777" w:rsidR="001E317A" w:rsidRPr="00922713" w:rsidRDefault="001E317A">
      <w:pPr>
        <w:numPr>
          <w:ilvl w:val="0"/>
          <w:numId w:val="50"/>
        </w:numPr>
        <w:tabs>
          <w:tab w:val="clear" w:pos="1440"/>
        </w:tabs>
        <w:spacing w:line="276" w:lineRule="auto"/>
        <w:ind w:left="851" w:hanging="425"/>
        <w:jc w:val="both"/>
        <w:rPr>
          <w:rFonts w:ascii="Arial" w:hAnsi="Arial" w:cs="Arial"/>
          <w:sz w:val="22"/>
          <w:szCs w:val="22"/>
          <w:lang w:val="de-CH"/>
          <w:rPrChange w:id="1867" w:author="Syahrani Rachmawati Sadino" w:date="2025-01-31T14:35:00Z">
            <w:rPr>
              <w:rFonts w:asciiTheme="minorBidi" w:hAnsiTheme="minorBidi" w:cstheme="minorBidi"/>
              <w:sz w:val="22"/>
              <w:szCs w:val="22"/>
              <w:lang w:val="de-CH"/>
            </w:rPr>
          </w:rPrChange>
        </w:rPr>
        <w:pPrChange w:id="1868" w:author="Syahrani Rachmawati Sadino" w:date="2025-01-31T15:00:00Z">
          <w:pPr>
            <w:numPr>
              <w:numId w:val="50"/>
            </w:numPr>
            <w:tabs>
              <w:tab w:val="num" w:pos="1440"/>
            </w:tabs>
            <w:spacing w:line="276" w:lineRule="auto"/>
            <w:ind w:left="851" w:hanging="425"/>
            <w:jc w:val="both"/>
          </w:pPr>
        </w:pPrChange>
      </w:pPr>
      <w:r w:rsidRPr="00922713">
        <w:rPr>
          <w:rFonts w:ascii="Arial" w:hAnsi="Arial" w:cs="Arial"/>
          <w:sz w:val="22"/>
          <w:szCs w:val="22"/>
          <w:lang w:val="de-CH"/>
          <w:rPrChange w:id="1869" w:author="Syahrani Rachmawati Sadino" w:date="2025-01-31T14:35:00Z">
            <w:rPr>
              <w:rFonts w:asciiTheme="minorBidi" w:hAnsiTheme="minorBidi" w:cstheme="minorBidi"/>
              <w:sz w:val="22"/>
              <w:szCs w:val="22"/>
              <w:lang w:val="de-CH"/>
            </w:rPr>
          </w:rPrChange>
        </w:rPr>
        <w:t xml:space="preserve">Dalam hal </w:t>
      </w:r>
      <w:r w:rsidRPr="00922713">
        <w:rPr>
          <w:rFonts w:ascii="Arial" w:hAnsi="Arial" w:cs="Arial"/>
          <w:b/>
          <w:sz w:val="22"/>
          <w:szCs w:val="22"/>
          <w:lang w:val="de-CH"/>
          <w:rPrChange w:id="1870" w:author="Syahrani Rachmawati Sadino" w:date="2025-01-31T14:35:00Z">
            <w:rPr>
              <w:rFonts w:asciiTheme="minorBidi" w:hAnsiTheme="minorBidi" w:cstheme="minorBidi"/>
              <w:b/>
              <w:sz w:val="22"/>
              <w:szCs w:val="22"/>
              <w:lang w:val="de-CH"/>
            </w:rPr>
          </w:rPrChange>
        </w:rPr>
        <w:t>PIHAK KEDUA</w:t>
      </w:r>
      <w:r w:rsidRPr="00922713">
        <w:rPr>
          <w:rFonts w:ascii="Arial" w:hAnsi="Arial" w:cs="Arial"/>
          <w:sz w:val="22"/>
          <w:szCs w:val="22"/>
          <w:lang w:val="de-CH"/>
          <w:rPrChange w:id="1871" w:author="Syahrani Rachmawati Sadino" w:date="2025-01-31T14:35:00Z">
            <w:rPr>
              <w:rFonts w:asciiTheme="minorBidi" w:hAnsiTheme="minorBidi" w:cstheme="minorBidi"/>
              <w:sz w:val="22"/>
              <w:szCs w:val="22"/>
              <w:lang w:val="de-CH"/>
            </w:rPr>
          </w:rPrChange>
        </w:rPr>
        <w:t xml:space="preserve"> pindah praktik ke lokasi yang tidak disepakati oleh </w:t>
      </w:r>
      <w:r w:rsidRPr="00922713">
        <w:rPr>
          <w:rFonts w:ascii="Arial" w:hAnsi="Arial" w:cs="Arial"/>
          <w:b/>
          <w:sz w:val="22"/>
          <w:szCs w:val="22"/>
          <w:lang w:val="de-CH"/>
          <w:rPrChange w:id="1872" w:author="Syahrani Rachmawati Sadino" w:date="2025-01-31T14:35:00Z">
            <w:rPr>
              <w:rFonts w:asciiTheme="minorBidi" w:hAnsiTheme="minorBidi" w:cstheme="minorBidi"/>
              <w:b/>
              <w:sz w:val="22"/>
              <w:szCs w:val="22"/>
              <w:lang w:val="de-CH"/>
            </w:rPr>
          </w:rPrChange>
        </w:rPr>
        <w:t>PIHAK PERTAMA</w:t>
      </w:r>
      <w:r w:rsidRPr="00922713">
        <w:rPr>
          <w:rFonts w:ascii="Arial" w:hAnsi="Arial" w:cs="Arial"/>
          <w:sz w:val="22"/>
          <w:szCs w:val="22"/>
          <w:lang w:val="de-CH"/>
          <w:rPrChange w:id="1873" w:author="Syahrani Rachmawati Sadino" w:date="2025-01-31T14:35:00Z">
            <w:rPr>
              <w:rFonts w:asciiTheme="minorBidi" w:hAnsiTheme="minorBidi" w:cstheme="minorBidi"/>
              <w:sz w:val="22"/>
              <w:szCs w:val="22"/>
              <w:lang w:val="de-CH"/>
            </w:rPr>
          </w:rPrChange>
        </w:rPr>
        <w:t xml:space="preserve"> yang berlaku untuk </w:t>
      </w:r>
      <w:r w:rsidRPr="00922713">
        <w:rPr>
          <w:rFonts w:ascii="Arial" w:hAnsi="Arial" w:cs="Arial"/>
          <w:i/>
          <w:sz w:val="22"/>
          <w:szCs w:val="22"/>
          <w:lang w:val="de-CH"/>
          <w:rPrChange w:id="1874" w:author="Syahrani Rachmawati Sadino" w:date="2025-01-31T14:35:00Z">
            <w:rPr>
              <w:rFonts w:asciiTheme="minorBidi" w:hAnsiTheme="minorBidi" w:cstheme="minorBidi"/>
              <w:i/>
              <w:sz w:val="22"/>
              <w:szCs w:val="22"/>
              <w:lang w:val="de-CH"/>
            </w:rPr>
          </w:rPrChange>
        </w:rPr>
        <w:t>Provider</w:t>
      </w:r>
      <w:r w:rsidRPr="00922713">
        <w:rPr>
          <w:rFonts w:ascii="Arial" w:hAnsi="Arial" w:cs="Arial"/>
          <w:sz w:val="22"/>
          <w:szCs w:val="22"/>
          <w:lang w:val="de-CH"/>
          <w:rPrChange w:id="1875" w:author="Syahrani Rachmawati Sadino" w:date="2025-01-31T14:35:00Z">
            <w:rPr>
              <w:rFonts w:asciiTheme="minorBidi" w:hAnsiTheme="minorBidi" w:cstheme="minorBidi"/>
              <w:sz w:val="22"/>
              <w:szCs w:val="22"/>
              <w:lang w:val="de-CH"/>
            </w:rPr>
          </w:rPrChange>
        </w:rPr>
        <w:t xml:space="preserve"> dokter keluarga/klinik/apotek.</w:t>
      </w:r>
    </w:p>
    <w:p w14:paraId="0679DCE0" w14:textId="59CE0E30" w:rsidR="001E317A" w:rsidRPr="00922713" w:rsidRDefault="001E317A">
      <w:pPr>
        <w:numPr>
          <w:ilvl w:val="0"/>
          <w:numId w:val="50"/>
        </w:numPr>
        <w:tabs>
          <w:tab w:val="clear" w:pos="1440"/>
        </w:tabs>
        <w:spacing w:line="276" w:lineRule="auto"/>
        <w:ind w:left="851" w:hanging="425"/>
        <w:jc w:val="both"/>
        <w:rPr>
          <w:rFonts w:ascii="Arial" w:hAnsi="Arial" w:cs="Arial"/>
          <w:sz w:val="22"/>
          <w:szCs w:val="22"/>
          <w:lang w:val="de-CH"/>
          <w:rPrChange w:id="1876" w:author="Syahrani Rachmawati Sadino" w:date="2025-01-31T14:35:00Z">
            <w:rPr>
              <w:rFonts w:asciiTheme="minorBidi" w:hAnsiTheme="minorBidi" w:cstheme="minorBidi"/>
              <w:sz w:val="22"/>
              <w:szCs w:val="22"/>
              <w:lang w:val="de-CH"/>
            </w:rPr>
          </w:rPrChange>
        </w:rPr>
        <w:pPrChange w:id="1877" w:author="Syahrani Rachmawati Sadino" w:date="2025-01-31T15:00:00Z">
          <w:pPr>
            <w:numPr>
              <w:numId w:val="50"/>
            </w:numPr>
            <w:tabs>
              <w:tab w:val="num" w:pos="1440"/>
            </w:tabs>
            <w:spacing w:line="276" w:lineRule="auto"/>
            <w:ind w:left="851" w:hanging="425"/>
            <w:jc w:val="both"/>
          </w:pPr>
        </w:pPrChange>
      </w:pPr>
      <w:r w:rsidRPr="00922713">
        <w:rPr>
          <w:rFonts w:ascii="Arial" w:hAnsi="Arial" w:cs="Arial"/>
          <w:sz w:val="22"/>
          <w:szCs w:val="22"/>
          <w:lang w:val="id-ID"/>
          <w:rPrChange w:id="1878" w:author="Syahrani Rachmawati Sadino" w:date="2025-01-31T14:35:00Z">
            <w:rPr>
              <w:rFonts w:asciiTheme="minorBidi" w:hAnsiTheme="minorBidi" w:cstheme="minorBidi"/>
              <w:sz w:val="22"/>
              <w:szCs w:val="22"/>
              <w:lang w:val="id-ID"/>
            </w:rPr>
          </w:rPrChange>
        </w:rPr>
        <w:t xml:space="preserve">Dalam hal </w:t>
      </w:r>
      <w:r w:rsidRPr="00922713">
        <w:rPr>
          <w:rFonts w:ascii="Arial" w:hAnsi="Arial" w:cs="Arial"/>
          <w:b/>
          <w:sz w:val="22"/>
          <w:szCs w:val="22"/>
          <w:lang w:val="id-ID"/>
          <w:rPrChange w:id="1879" w:author="Syahrani Rachmawati Sadino" w:date="2025-01-31T14:35:00Z">
            <w:rPr>
              <w:rFonts w:asciiTheme="minorBidi" w:hAnsiTheme="minorBidi" w:cstheme="minorBidi"/>
              <w:b/>
              <w:sz w:val="22"/>
              <w:szCs w:val="22"/>
              <w:lang w:val="id-ID"/>
            </w:rPr>
          </w:rPrChange>
        </w:rPr>
        <w:t>PIHAK KEDUA</w:t>
      </w:r>
      <w:r w:rsidRPr="00922713">
        <w:rPr>
          <w:rFonts w:ascii="Arial" w:hAnsi="Arial" w:cs="Arial"/>
          <w:sz w:val="22"/>
          <w:szCs w:val="22"/>
          <w:lang w:val="id-ID"/>
          <w:rPrChange w:id="1880" w:author="Syahrani Rachmawati Sadino" w:date="2025-01-31T14:35:00Z">
            <w:rPr>
              <w:rFonts w:asciiTheme="minorBidi" w:hAnsiTheme="minorBidi" w:cstheme="minorBidi"/>
              <w:sz w:val="22"/>
              <w:szCs w:val="22"/>
              <w:lang w:val="id-ID"/>
            </w:rPr>
          </w:rPrChange>
        </w:rPr>
        <w:t xml:space="preserve"> tidak lulus dalam tahap </w:t>
      </w:r>
      <w:r w:rsidRPr="00922713">
        <w:rPr>
          <w:rFonts w:ascii="Arial" w:hAnsi="Arial" w:cs="Arial"/>
          <w:sz w:val="22"/>
          <w:szCs w:val="22"/>
          <w:lang w:val="sv-SE"/>
          <w:rPrChange w:id="1881" w:author="Syahrani Rachmawati Sadino" w:date="2025-01-31T14:35:00Z">
            <w:rPr>
              <w:rFonts w:asciiTheme="minorBidi" w:hAnsiTheme="minorBidi" w:cstheme="minorBidi"/>
              <w:sz w:val="22"/>
              <w:szCs w:val="22"/>
              <w:lang w:val="sv-SE"/>
            </w:rPr>
          </w:rPrChange>
        </w:rPr>
        <w:t>Peninjauan</w:t>
      </w:r>
      <w:r w:rsidRPr="00922713">
        <w:rPr>
          <w:rFonts w:ascii="Arial" w:hAnsi="Arial" w:cs="Arial"/>
          <w:sz w:val="22"/>
          <w:szCs w:val="22"/>
          <w:lang w:val="id-ID"/>
          <w:rPrChange w:id="1882" w:author="Syahrani Rachmawati Sadino" w:date="2025-01-31T14:35:00Z">
            <w:rPr>
              <w:rFonts w:asciiTheme="minorBidi" w:hAnsiTheme="minorBidi" w:cstheme="minorBidi"/>
              <w:sz w:val="22"/>
              <w:szCs w:val="22"/>
              <w:lang w:val="id-ID"/>
            </w:rPr>
          </w:rPrChange>
        </w:rPr>
        <w:t xml:space="preserve"> sesuai ketentuan </w:t>
      </w:r>
      <w:r w:rsidRPr="00922713">
        <w:rPr>
          <w:rFonts w:ascii="Arial" w:hAnsi="Arial" w:cs="Arial"/>
          <w:sz w:val="22"/>
          <w:szCs w:val="22"/>
          <w:lang w:val="sv-SE"/>
          <w:rPrChange w:id="1883" w:author="Syahrani Rachmawati Sadino" w:date="2025-01-31T14:35:00Z">
            <w:rPr>
              <w:rFonts w:asciiTheme="minorBidi" w:hAnsiTheme="minorBidi" w:cstheme="minorBidi"/>
              <w:sz w:val="22"/>
              <w:szCs w:val="22"/>
              <w:lang w:val="sv-SE"/>
            </w:rPr>
          </w:rPrChange>
        </w:rPr>
        <w:t>pada</w:t>
      </w:r>
      <w:r w:rsidRPr="00922713">
        <w:rPr>
          <w:rFonts w:ascii="Arial" w:hAnsi="Arial" w:cs="Arial"/>
          <w:sz w:val="22"/>
          <w:szCs w:val="22"/>
          <w:lang w:val="id-ID"/>
          <w:rPrChange w:id="1884" w:author="Syahrani Rachmawati Sadino" w:date="2025-01-31T14:35:00Z">
            <w:rPr>
              <w:rFonts w:asciiTheme="minorBidi" w:hAnsiTheme="minorBidi" w:cstheme="minorBidi"/>
              <w:sz w:val="22"/>
              <w:szCs w:val="22"/>
              <w:lang w:val="id-ID"/>
            </w:rPr>
          </w:rPrChange>
        </w:rPr>
        <w:t xml:space="preserve"> </w:t>
      </w:r>
      <w:r w:rsidRPr="00922713">
        <w:rPr>
          <w:rFonts w:ascii="Arial" w:hAnsi="Arial" w:cs="Arial"/>
          <w:sz w:val="22"/>
          <w:szCs w:val="22"/>
          <w:lang w:val="sv-SE"/>
          <w:rPrChange w:id="1885" w:author="Syahrani Rachmawati Sadino" w:date="2025-01-31T14:35:00Z">
            <w:rPr>
              <w:rFonts w:asciiTheme="minorBidi" w:hAnsiTheme="minorBidi" w:cstheme="minorBidi"/>
              <w:sz w:val="22"/>
              <w:szCs w:val="22"/>
              <w:lang w:val="sv-SE"/>
            </w:rPr>
          </w:rPrChange>
        </w:rPr>
        <w:t>P</w:t>
      </w:r>
      <w:r w:rsidRPr="00922713">
        <w:rPr>
          <w:rFonts w:ascii="Arial" w:hAnsi="Arial" w:cs="Arial"/>
          <w:sz w:val="22"/>
          <w:szCs w:val="22"/>
          <w:lang w:val="id-ID"/>
          <w:rPrChange w:id="1886" w:author="Syahrani Rachmawati Sadino" w:date="2025-01-31T14:35:00Z">
            <w:rPr>
              <w:rFonts w:asciiTheme="minorBidi" w:hAnsiTheme="minorBidi" w:cstheme="minorBidi"/>
              <w:sz w:val="22"/>
              <w:szCs w:val="22"/>
              <w:lang w:val="id-ID"/>
            </w:rPr>
          </w:rPrChange>
        </w:rPr>
        <w:t xml:space="preserve">asal </w:t>
      </w:r>
      <w:r w:rsidR="00E45E9A" w:rsidRPr="00922713">
        <w:rPr>
          <w:rFonts w:ascii="Arial" w:hAnsi="Arial" w:cs="Arial"/>
          <w:sz w:val="22"/>
          <w:szCs w:val="22"/>
          <w:lang w:val="sv-SE"/>
          <w:rPrChange w:id="1887" w:author="Syahrani Rachmawati Sadino" w:date="2025-01-31T14:35:00Z">
            <w:rPr>
              <w:rFonts w:asciiTheme="minorBidi" w:hAnsiTheme="minorBidi" w:cstheme="minorBidi"/>
              <w:sz w:val="22"/>
              <w:szCs w:val="22"/>
              <w:lang w:val="sv-SE"/>
            </w:rPr>
          </w:rPrChange>
        </w:rPr>
        <w:t>9</w:t>
      </w:r>
      <w:r w:rsidRPr="00922713">
        <w:rPr>
          <w:rFonts w:ascii="Arial" w:hAnsi="Arial" w:cs="Arial"/>
          <w:sz w:val="22"/>
          <w:szCs w:val="22"/>
          <w:lang w:val="sv-SE"/>
          <w:rPrChange w:id="1888" w:author="Syahrani Rachmawati Sadino" w:date="2025-01-31T14:35:00Z">
            <w:rPr>
              <w:rFonts w:asciiTheme="minorBidi" w:hAnsiTheme="minorBidi" w:cstheme="minorBidi"/>
              <w:sz w:val="22"/>
              <w:szCs w:val="22"/>
              <w:lang w:val="sv-SE"/>
            </w:rPr>
          </w:rPrChange>
        </w:rPr>
        <w:t xml:space="preserve"> Perjanjian ini</w:t>
      </w:r>
      <w:r w:rsidR="005D130D" w:rsidRPr="00922713">
        <w:rPr>
          <w:rFonts w:ascii="Arial" w:hAnsi="Arial" w:cs="Arial"/>
          <w:sz w:val="22"/>
          <w:szCs w:val="22"/>
          <w:lang w:val="de-CH"/>
          <w:rPrChange w:id="1889" w:author="Syahrani Rachmawati Sadino" w:date="2025-01-31T14:35:00Z">
            <w:rPr>
              <w:rFonts w:asciiTheme="minorBidi" w:hAnsiTheme="minorBidi" w:cstheme="minorBidi"/>
              <w:sz w:val="22"/>
              <w:szCs w:val="22"/>
              <w:lang w:val="de-CH"/>
            </w:rPr>
          </w:rPrChange>
        </w:rPr>
        <w:t>.</w:t>
      </w:r>
    </w:p>
    <w:p w14:paraId="0C1B33C7" w14:textId="03DAC788" w:rsidR="001E317A" w:rsidRPr="00922713" w:rsidRDefault="001E317A">
      <w:pPr>
        <w:numPr>
          <w:ilvl w:val="0"/>
          <w:numId w:val="50"/>
        </w:numPr>
        <w:tabs>
          <w:tab w:val="clear" w:pos="1440"/>
        </w:tabs>
        <w:spacing w:line="276" w:lineRule="auto"/>
        <w:ind w:left="851" w:hanging="425"/>
        <w:jc w:val="both"/>
        <w:rPr>
          <w:rFonts w:ascii="Arial" w:hAnsi="Arial" w:cs="Arial"/>
          <w:sz w:val="22"/>
          <w:szCs w:val="22"/>
          <w:lang w:val="de-CH"/>
          <w:rPrChange w:id="1890" w:author="Syahrani Rachmawati Sadino" w:date="2025-01-31T14:35:00Z">
            <w:rPr>
              <w:rFonts w:asciiTheme="minorBidi" w:hAnsiTheme="minorBidi" w:cstheme="minorBidi"/>
              <w:sz w:val="22"/>
              <w:szCs w:val="22"/>
              <w:lang w:val="de-CH"/>
            </w:rPr>
          </w:rPrChange>
        </w:rPr>
        <w:pPrChange w:id="1891" w:author="Syahrani Rachmawati Sadino" w:date="2025-01-31T15:00:00Z">
          <w:pPr>
            <w:numPr>
              <w:numId w:val="50"/>
            </w:numPr>
            <w:tabs>
              <w:tab w:val="num" w:pos="1440"/>
            </w:tabs>
            <w:spacing w:line="276" w:lineRule="auto"/>
            <w:ind w:left="851" w:hanging="425"/>
            <w:jc w:val="both"/>
          </w:pPr>
        </w:pPrChange>
      </w:pPr>
      <w:r w:rsidRPr="00922713">
        <w:rPr>
          <w:rFonts w:ascii="Arial" w:hAnsi="Arial" w:cs="Arial"/>
          <w:b/>
          <w:sz w:val="22"/>
          <w:szCs w:val="22"/>
          <w:lang w:val="de-CH"/>
          <w:rPrChange w:id="1892" w:author="Syahrani Rachmawati Sadino" w:date="2025-01-31T14:35:00Z">
            <w:rPr>
              <w:rFonts w:asciiTheme="minorBidi" w:hAnsiTheme="minorBidi" w:cstheme="minorBidi"/>
              <w:b/>
              <w:sz w:val="22"/>
              <w:szCs w:val="22"/>
              <w:lang w:val="de-CH"/>
            </w:rPr>
          </w:rPrChange>
        </w:rPr>
        <w:t>PIHAK PERTAMA</w:t>
      </w:r>
      <w:r w:rsidRPr="00922713">
        <w:rPr>
          <w:rFonts w:ascii="Arial" w:hAnsi="Arial" w:cs="Arial"/>
          <w:sz w:val="22"/>
          <w:szCs w:val="22"/>
          <w:lang w:val="de-CH"/>
          <w:rPrChange w:id="1893" w:author="Syahrani Rachmawati Sadino" w:date="2025-01-31T14:35:00Z">
            <w:rPr>
              <w:rFonts w:asciiTheme="minorBidi" w:hAnsiTheme="minorBidi" w:cstheme="minorBidi"/>
              <w:sz w:val="22"/>
              <w:szCs w:val="22"/>
              <w:lang w:val="de-CH"/>
            </w:rPr>
          </w:rPrChange>
        </w:rPr>
        <w:t xml:space="preserve"> dinyatakan pailit oleh pengadilan</w:t>
      </w:r>
      <w:r w:rsidR="005D130D" w:rsidRPr="00922713">
        <w:rPr>
          <w:rFonts w:ascii="Arial" w:hAnsi="Arial" w:cs="Arial"/>
          <w:sz w:val="22"/>
          <w:szCs w:val="22"/>
          <w:lang w:val="de-CH"/>
          <w:rPrChange w:id="1894" w:author="Syahrani Rachmawati Sadino" w:date="2025-01-31T14:35:00Z">
            <w:rPr>
              <w:rFonts w:asciiTheme="minorBidi" w:hAnsiTheme="minorBidi" w:cstheme="minorBidi"/>
              <w:sz w:val="22"/>
              <w:szCs w:val="22"/>
              <w:lang w:val="de-CH"/>
            </w:rPr>
          </w:rPrChange>
        </w:rPr>
        <w:t>.</w:t>
      </w:r>
    </w:p>
    <w:p w14:paraId="0A9E1353" w14:textId="77777777" w:rsidR="001E317A" w:rsidRPr="00922713" w:rsidRDefault="001E317A">
      <w:pPr>
        <w:numPr>
          <w:ilvl w:val="0"/>
          <w:numId w:val="50"/>
        </w:numPr>
        <w:tabs>
          <w:tab w:val="clear" w:pos="1440"/>
        </w:tabs>
        <w:spacing w:line="276" w:lineRule="auto"/>
        <w:ind w:left="851" w:hanging="425"/>
        <w:jc w:val="both"/>
        <w:rPr>
          <w:rFonts w:ascii="Arial" w:hAnsi="Arial" w:cs="Arial"/>
          <w:sz w:val="22"/>
          <w:szCs w:val="22"/>
          <w:lang w:val="de-CH"/>
          <w:rPrChange w:id="1895" w:author="Syahrani Rachmawati Sadino" w:date="2025-01-31T14:35:00Z">
            <w:rPr>
              <w:rFonts w:asciiTheme="minorBidi" w:hAnsiTheme="minorBidi" w:cstheme="minorBidi"/>
              <w:sz w:val="22"/>
              <w:szCs w:val="22"/>
              <w:lang w:val="de-CH"/>
            </w:rPr>
          </w:rPrChange>
        </w:rPr>
        <w:pPrChange w:id="1896" w:author="Syahrani Rachmawati Sadino" w:date="2025-01-31T15:00:00Z">
          <w:pPr>
            <w:numPr>
              <w:numId w:val="50"/>
            </w:numPr>
            <w:tabs>
              <w:tab w:val="num" w:pos="1440"/>
            </w:tabs>
            <w:spacing w:line="276" w:lineRule="auto"/>
            <w:ind w:left="851" w:hanging="425"/>
            <w:jc w:val="both"/>
          </w:pPr>
        </w:pPrChange>
      </w:pPr>
      <w:r w:rsidRPr="00922713">
        <w:rPr>
          <w:rFonts w:ascii="Arial" w:hAnsi="Arial" w:cs="Arial"/>
          <w:b/>
          <w:sz w:val="22"/>
          <w:szCs w:val="22"/>
          <w:lang w:val="de-CH"/>
          <w:rPrChange w:id="1897" w:author="Syahrani Rachmawati Sadino" w:date="2025-01-31T14:35:00Z">
            <w:rPr>
              <w:rFonts w:asciiTheme="minorBidi" w:hAnsiTheme="minorBidi" w:cstheme="minorBidi"/>
              <w:b/>
              <w:sz w:val="22"/>
              <w:szCs w:val="22"/>
              <w:lang w:val="de-CH"/>
            </w:rPr>
          </w:rPrChange>
        </w:rPr>
        <w:t>PIHAK PERTAMA</w:t>
      </w:r>
      <w:r w:rsidRPr="00922713">
        <w:rPr>
          <w:rFonts w:ascii="Arial" w:hAnsi="Arial" w:cs="Arial"/>
          <w:sz w:val="22"/>
          <w:szCs w:val="22"/>
          <w:lang w:val="de-CH"/>
          <w:rPrChange w:id="1898" w:author="Syahrani Rachmawati Sadino" w:date="2025-01-31T14:35:00Z">
            <w:rPr>
              <w:rFonts w:asciiTheme="minorBidi" w:hAnsiTheme="minorBidi" w:cstheme="minorBidi"/>
              <w:sz w:val="22"/>
              <w:szCs w:val="22"/>
              <w:lang w:val="de-CH"/>
            </w:rPr>
          </w:rPrChange>
        </w:rPr>
        <w:t xml:space="preserve"> mengadakan/berada dalam keadaan likuidasi.</w:t>
      </w:r>
      <w:bookmarkEnd w:id="1846"/>
    </w:p>
    <w:p w14:paraId="6D5809EF" w14:textId="77777777" w:rsidR="001E317A" w:rsidRPr="00922713" w:rsidRDefault="001E317A">
      <w:pPr>
        <w:spacing w:line="276" w:lineRule="auto"/>
        <w:jc w:val="both"/>
        <w:rPr>
          <w:rFonts w:ascii="Arial" w:hAnsi="Arial" w:cs="Arial"/>
          <w:sz w:val="22"/>
          <w:szCs w:val="22"/>
          <w:lang w:val="de-CH"/>
          <w:rPrChange w:id="1899" w:author="Syahrani Rachmawati Sadino" w:date="2025-01-31T14:35:00Z">
            <w:rPr>
              <w:rFonts w:asciiTheme="minorBidi" w:hAnsiTheme="minorBidi" w:cstheme="minorBidi"/>
              <w:sz w:val="22"/>
              <w:szCs w:val="22"/>
              <w:lang w:val="de-CH"/>
            </w:rPr>
          </w:rPrChange>
        </w:rPr>
      </w:pPr>
    </w:p>
    <w:p w14:paraId="6581FD5B" w14:textId="2E18947E" w:rsidR="001E317A" w:rsidRPr="00922713" w:rsidRDefault="001E317A">
      <w:pPr>
        <w:numPr>
          <w:ilvl w:val="0"/>
          <w:numId w:val="19"/>
        </w:numPr>
        <w:tabs>
          <w:tab w:val="clear" w:pos="360"/>
        </w:tabs>
        <w:spacing w:line="276" w:lineRule="auto"/>
        <w:ind w:left="426" w:hanging="426"/>
        <w:jc w:val="both"/>
        <w:rPr>
          <w:rFonts w:ascii="Arial" w:hAnsi="Arial" w:cs="Arial"/>
          <w:sz w:val="22"/>
          <w:szCs w:val="22"/>
          <w:lang w:val="de-CH"/>
          <w:rPrChange w:id="1900" w:author="Syahrani Rachmawati Sadino" w:date="2025-01-31T14:35:00Z">
            <w:rPr>
              <w:rFonts w:asciiTheme="minorBidi" w:hAnsiTheme="minorBidi" w:cstheme="minorBidi"/>
              <w:sz w:val="22"/>
              <w:szCs w:val="22"/>
              <w:lang w:val="de-CH"/>
            </w:rPr>
          </w:rPrChange>
        </w:rPr>
        <w:pPrChange w:id="1901" w:author="Syahrani Rachmawati Sadino" w:date="2025-01-31T15:00:00Z">
          <w:pPr>
            <w:numPr>
              <w:numId w:val="19"/>
            </w:numPr>
            <w:tabs>
              <w:tab w:val="num" w:pos="360"/>
            </w:tabs>
            <w:spacing w:line="276" w:lineRule="auto"/>
            <w:ind w:left="426" w:hanging="426"/>
            <w:jc w:val="both"/>
          </w:pPr>
        </w:pPrChange>
      </w:pPr>
      <w:r w:rsidRPr="00922713">
        <w:rPr>
          <w:rFonts w:ascii="Arial" w:hAnsi="Arial" w:cs="Arial"/>
          <w:sz w:val="22"/>
          <w:szCs w:val="22"/>
          <w:lang w:val="de-CH"/>
          <w:rPrChange w:id="1902" w:author="Syahrani Rachmawati Sadino" w:date="2025-01-31T14:35:00Z">
            <w:rPr>
              <w:rFonts w:asciiTheme="minorBidi" w:hAnsiTheme="minorBidi" w:cstheme="minorBidi"/>
              <w:sz w:val="22"/>
              <w:szCs w:val="22"/>
              <w:lang w:val="de-CH"/>
            </w:rPr>
          </w:rPrChange>
        </w:rPr>
        <w:t xml:space="preserve">Kecuali berdasarkan ketentuan </w:t>
      </w:r>
      <w:r w:rsidRPr="00922713">
        <w:rPr>
          <w:rFonts w:ascii="Arial" w:hAnsi="Arial" w:cs="Arial"/>
          <w:i/>
          <w:sz w:val="22"/>
          <w:szCs w:val="22"/>
          <w:lang w:val="de-CH"/>
          <w:rPrChange w:id="1903" w:author="Syahrani Rachmawati Sadino" w:date="2025-01-31T14:35:00Z">
            <w:rPr>
              <w:rFonts w:asciiTheme="minorBidi" w:hAnsiTheme="minorBidi" w:cstheme="minorBidi"/>
              <w:i/>
              <w:sz w:val="22"/>
              <w:szCs w:val="22"/>
              <w:lang w:val="de-CH"/>
            </w:rPr>
          </w:rPrChange>
        </w:rPr>
        <w:t>Force Majeure</w:t>
      </w:r>
      <w:r w:rsidRPr="00922713">
        <w:rPr>
          <w:rFonts w:ascii="Arial" w:hAnsi="Arial" w:cs="Arial"/>
          <w:sz w:val="22"/>
          <w:szCs w:val="22"/>
          <w:lang w:val="de-CH"/>
          <w:rPrChange w:id="1904" w:author="Syahrani Rachmawati Sadino" w:date="2025-01-31T14:35:00Z">
            <w:rPr>
              <w:rFonts w:asciiTheme="minorBidi" w:hAnsiTheme="minorBidi" w:cstheme="minorBidi"/>
              <w:sz w:val="22"/>
              <w:szCs w:val="22"/>
              <w:lang w:val="de-CH"/>
            </w:rPr>
          </w:rPrChange>
        </w:rPr>
        <w:t xml:space="preserve">, maka dalam hal salah satu Pihak bermaksud untuk mengakhiri Perjanjian ini secara sepihak sebelum berakhirnya Jangka Waktu Perjanjian, </w:t>
      </w:r>
      <w:r w:rsidRPr="00922713">
        <w:rPr>
          <w:rFonts w:ascii="Arial" w:hAnsi="Arial" w:cs="Arial"/>
          <w:b/>
          <w:sz w:val="22"/>
          <w:szCs w:val="22"/>
          <w:lang w:val="de-CH"/>
          <w:rPrChange w:id="1905" w:author="Syahrani Rachmawati Sadino" w:date="2025-01-31T14:35:00Z">
            <w:rPr>
              <w:rFonts w:asciiTheme="minorBidi" w:hAnsiTheme="minorBidi" w:cstheme="minorBidi"/>
              <w:b/>
              <w:sz w:val="22"/>
              <w:szCs w:val="22"/>
              <w:lang w:val="de-CH"/>
            </w:rPr>
          </w:rPrChange>
        </w:rPr>
        <w:t>PIHAK KEDUA</w:t>
      </w:r>
      <w:r w:rsidRPr="00922713">
        <w:rPr>
          <w:rFonts w:ascii="Arial" w:hAnsi="Arial" w:cs="Arial"/>
          <w:sz w:val="22"/>
          <w:szCs w:val="22"/>
          <w:lang w:val="de-CH"/>
          <w:rPrChange w:id="1906" w:author="Syahrani Rachmawati Sadino" w:date="2025-01-31T14:35:00Z">
            <w:rPr>
              <w:rFonts w:asciiTheme="minorBidi" w:hAnsiTheme="minorBidi" w:cstheme="minorBidi"/>
              <w:sz w:val="22"/>
              <w:szCs w:val="22"/>
              <w:lang w:val="de-CH"/>
            </w:rPr>
          </w:rPrChange>
        </w:rPr>
        <w:t xml:space="preserve"> wajib memberikan pemberitahuan tertulis kepada </w:t>
      </w:r>
      <w:r w:rsidRPr="00922713">
        <w:rPr>
          <w:rFonts w:ascii="Arial" w:hAnsi="Arial" w:cs="Arial"/>
          <w:b/>
          <w:sz w:val="22"/>
          <w:szCs w:val="22"/>
          <w:lang w:val="de-CH"/>
          <w:rPrChange w:id="1907" w:author="Syahrani Rachmawati Sadino" w:date="2025-01-31T14:35:00Z">
            <w:rPr>
              <w:rFonts w:asciiTheme="minorBidi" w:hAnsiTheme="minorBidi" w:cstheme="minorBidi"/>
              <w:b/>
              <w:sz w:val="22"/>
              <w:szCs w:val="22"/>
              <w:lang w:val="de-CH"/>
            </w:rPr>
          </w:rPrChange>
        </w:rPr>
        <w:t>PIHAK PERTAMA</w:t>
      </w:r>
      <w:r w:rsidRPr="00922713">
        <w:rPr>
          <w:rFonts w:ascii="Arial" w:hAnsi="Arial" w:cs="Arial"/>
          <w:sz w:val="22"/>
          <w:szCs w:val="22"/>
          <w:lang w:val="de-CH"/>
          <w:rPrChange w:id="1908" w:author="Syahrani Rachmawati Sadino" w:date="2025-01-31T14:35:00Z">
            <w:rPr>
              <w:rFonts w:asciiTheme="minorBidi" w:hAnsiTheme="minorBidi" w:cstheme="minorBidi"/>
              <w:sz w:val="22"/>
              <w:szCs w:val="22"/>
              <w:lang w:val="de-CH"/>
            </w:rPr>
          </w:rPrChange>
        </w:rPr>
        <w:t xml:space="preserve"> mengenai maksudnya tersebut sekurang-kurangnya 60</w:t>
      </w:r>
      <w:r w:rsidRPr="00922713">
        <w:rPr>
          <w:rFonts w:ascii="Arial" w:hAnsi="Arial" w:cs="Arial"/>
          <w:sz w:val="22"/>
          <w:szCs w:val="22"/>
          <w:lang w:val="id-ID"/>
          <w:rPrChange w:id="1909" w:author="Syahrani Rachmawati Sadino" w:date="2025-01-31T14:35:00Z">
            <w:rPr>
              <w:rFonts w:asciiTheme="minorBidi" w:hAnsiTheme="minorBidi" w:cstheme="minorBidi"/>
              <w:sz w:val="22"/>
              <w:szCs w:val="22"/>
              <w:lang w:val="id-ID"/>
            </w:rPr>
          </w:rPrChange>
        </w:rPr>
        <w:t xml:space="preserve"> (</w:t>
      </w:r>
      <w:r w:rsidRPr="00922713">
        <w:rPr>
          <w:rFonts w:ascii="Arial" w:hAnsi="Arial" w:cs="Arial"/>
          <w:sz w:val="22"/>
          <w:szCs w:val="22"/>
          <w:lang w:val="de-CH"/>
          <w:rPrChange w:id="1910" w:author="Syahrani Rachmawati Sadino" w:date="2025-01-31T14:35:00Z">
            <w:rPr>
              <w:rFonts w:asciiTheme="minorBidi" w:hAnsiTheme="minorBidi" w:cstheme="minorBidi"/>
              <w:sz w:val="22"/>
              <w:szCs w:val="22"/>
              <w:lang w:val="de-CH"/>
            </w:rPr>
          </w:rPrChange>
        </w:rPr>
        <w:t>enam puluh</w:t>
      </w:r>
      <w:r w:rsidRPr="00922713">
        <w:rPr>
          <w:rFonts w:ascii="Arial" w:hAnsi="Arial" w:cs="Arial"/>
          <w:sz w:val="22"/>
          <w:szCs w:val="22"/>
          <w:lang w:val="id-ID"/>
          <w:rPrChange w:id="1911" w:author="Syahrani Rachmawati Sadino" w:date="2025-01-31T14:35:00Z">
            <w:rPr>
              <w:rFonts w:asciiTheme="minorBidi" w:hAnsiTheme="minorBidi" w:cstheme="minorBidi"/>
              <w:sz w:val="22"/>
              <w:szCs w:val="22"/>
              <w:lang w:val="id-ID"/>
            </w:rPr>
          </w:rPrChange>
        </w:rPr>
        <w:t xml:space="preserve">) </w:t>
      </w:r>
      <w:r w:rsidRPr="00922713">
        <w:rPr>
          <w:rFonts w:ascii="Arial" w:hAnsi="Arial" w:cs="Arial"/>
          <w:sz w:val="22"/>
          <w:szCs w:val="22"/>
          <w:lang w:val="de-CH"/>
          <w:rPrChange w:id="1912" w:author="Syahrani Rachmawati Sadino" w:date="2025-01-31T14:35:00Z">
            <w:rPr>
              <w:rFonts w:asciiTheme="minorBidi" w:hAnsiTheme="minorBidi" w:cstheme="minorBidi"/>
              <w:sz w:val="22"/>
              <w:szCs w:val="22"/>
              <w:lang w:val="de-CH"/>
            </w:rPr>
          </w:rPrChange>
        </w:rPr>
        <w:t>Hari Kerja</w:t>
      </w:r>
      <w:r w:rsidRPr="00922713">
        <w:rPr>
          <w:rFonts w:ascii="Arial" w:hAnsi="Arial" w:cs="Arial"/>
          <w:sz w:val="22"/>
          <w:szCs w:val="22"/>
          <w:lang w:val="id-ID"/>
          <w:rPrChange w:id="1913" w:author="Syahrani Rachmawati Sadino" w:date="2025-01-31T14:35:00Z">
            <w:rPr>
              <w:rFonts w:asciiTheme="minorBidi" w:hAnsiTheme="minorBidi" w:cstheme="minorBidi"/>
              <w:sz w:val="22"/>
              <w:szCs w:val="22"/>
              <w:lang w:val="id-ID"/>
            </w:rPr>
          </w:rPrChange>
        </w:rPr>
        <w:t xml:space="preserve"> sebelumnya</w:t>
      </w:r>
      <w:r w:rsidRPr="00922713">
        <w:rPr>
          <w:rFonts w:ascii="Arial" w:hAnsi="Arial" w:cs="Arial"/>
          <w:sz w:val="22"/>
          <w:szCs w:val="22"/>
          <w:lang w:val="de-CH"/>
          <w:rPrChange w:id="1914" w:author="Syahrani Rachmawati Sadino" w:date="2025-01-31T14:35:00Z">
            <w:rPr>
              <w:rFonts w:asciiTheme="minorBidi" w:hAnsiTheme="minorBidi" w:cstheme="minorBidi"/>
              <w:sz w:val="22"/>
              <w:szCs w:val="22"/>
              <w:lang w:val="de-CH"/>
            </w:rPr>
          </w:rPrChange>
        </w:rPr>
        <w:t xml:space="preserve">. </w:t>
      </w:r>
    </w:p>
    <w:p w14:paraId="0005659E" w14:textId="77777777" w:rsidR="000118F5" w:rsidRPr="00922713" w:rsidRDefault="000118F5">
      <w:pPr>
        <w:spacing w:line="276" w:lineRule="auto"/>
        <w:ind w:left="426" w:hanging="426"/>
        <w:jc w:val="both"/>
        <w:rPr>
          <w:rFonts w:ascii="Arial" w:hAnsi="Arial" w:cs="Arial"/>
          <w:sz w:val="22"/>
          <w:szCs w:val="22"/>
          <w:lang w:val="de-CH"/>
          <w:rPrChange w:id="1915" w:author="Syahrani Rachmawati Sadino" w:date="2025-01-31T14:35:00Z">
            <w:rPr>
              <w:rFonts w:asciiTheme="minorBidi" w:hAnsiTheme="minorBidi" w:cstheme="minorBidi"/>
              <w:sz w:val="22"/>
              <w:szCs w:val="22"/>
              <w:lang w:val="de-CH"/>
            </w:rPr>
          </w:rPrChange>
        </w:rPr>
      </w:pPr>
    </w:p>
    <w:p w14:paraId="46E16EE4" w14:textId="38FB5389" w:rsidR="001E317A" w:rsidRPr="00922713" w:rsidRDefault="001E317A">
      <w:pPr>
        <w:pStyle w:val="BodyTextIndent"/>
        <w:keepNext w:val="0"/>
        <w:keepLines w:val="0"/>
        <w:numPr>
          <w:ilvl w:val="0"/>
          <w:numId w:val="19"/>
        </w:numPr>
        <w:tabs>
          <w:tab w:val="clear" w:pos="360"/>
          <w:tab w:val="left" w:pos="720"/>
        </w:tabs>
        <w:spacing w:after="0" w:line="276" w:lineRule="auto"/>
        <w:ind w:left="426" w:hanging="426"/>
        <w:rPr>
          <w:rFonts w:ascii="Arial" w:hAnsi="Arial" w:cs="Arial"/>
          <w:sz w:val="22"/>
          <w:szCs w:val="22"/>
          <w:lang w:val="de-CH"/>
          <w:rPrChange w:id="1916" w:author="Syahrani Rachmawati Sadino" w:date="2025-01-31T14:35:00Z">
            <w:rPr>
              <w:rFonts w:asciiTheme="minorBidi" w:hAnsiTheme="minorBidi" w:cstheme="minorBidi"/>
              <w:sz w:val="22"/>
              <w:szCs w:val="22"/>
              <w:lang w:val="de-CH"/>
            </w:rPr>
          </w:rPrChange>
        </w:rPr>
        <w:pPrChange w:id="1917" w:author="Syahrani Rachmawati Sadino" w:date="2025-01-31T15:00:00Z">
          <w:pPr>
            <w:pStyle w:val="BodyTextIndent"/>
            <w:keepNext w:val="0"/>
            <w:keepLines w:val="0"/>
            <w:numPr>
              <w:numId w:val="19"/>
            </w:numPr>
            <w:tabs>
              <w:tab w:val="num" w:pos="360"/>
              <w:tab w:val="left" w:pos="720"/>
            </w:tabs>
            <w:spacing w:after="0" w:line="276" w:lineRule="auto"/>
            <w:ind w:left="426" w:hanging="426"/>
          </w:pPr>
        </w:pPrChange>
      </w:pPr>
      <w:r w:rsidRPr="00922713">
        <w:rPr>
          <w:rFonts w:ascii="Arial" w:hAnsi="Arial" w:cs="Arial"/>
          <w:sz w:val="22"/>
          <w:szCs w:val="22"/>
          <w:lang w:val="de-CH"/>
          <w:rPrChange w:id="1918" w:author="Syahrani Rachmawati Sadino" w:date="2025-01-31T14:35:00Z">
            <w:rPr>
              <w:rFonts w:asciiTheme="minorBidi" w:hAnsiTheme="minorBidi" w:cstheme="minorBidi"/>
              <w:sz w:val="22"/>
              <w:szCs w:val="22"/>
              <w:lang w:val="de-CH"/>
            </w:rPr>
          </w:rPrChange>
        </w:rPr>
        <w:t xml:space="preserve">Sehubungan dengan pengakhiran Perjanjian ini, </w:t>
      </w:r>
      <w:r w:rsidR="00A20015" w:rsidRPr="00922713">
        <w:rPr>
          <w:rFonts w:ascii="Arial" w:hAnsi="Arial" w:cs="Arial"/>
          <w:b/>
          <w:bCs/>
          <w:sz w:val="22"/>
          <w:szCs w:val="22"/>
          <w:lang w:val="de-CH"/>
          <w:rPrChange w:id="1919" w:author="Syahrani Rachmawati Sadino" w:date="2025-01-31T14:35:00Z">
            <w:rPr>
              <w:rFonts w:asciiTheme="minorBidi" w:hAnsiTheme="minorBidi" w:cstheme="minorBidi"/>
              <w:b/>
              <w:bCs/>
              <w:sz w:val="22"/>
              <w:szCs w:val="22"/>
              <w:lang w:val="de-CH"/>
            </w:rPr>
          </w:rPrChange>
        </w:rPr>
        <w:t>P</w:t>
      </w:r>
      <w:r w:rsidR="00070054" w:rsidRPr="00922713">
        <w:rPr>
          <w:rFonts w:ascii="Arial" w:hAnsi="Arial" w:cs="Arial"/>
          <w:b/>
          <w:bCs/>
          <w:sz w:val="22"/>
          <w:szCs w:val="22"/>
          <w:lang w:val="de-CH"/>
          <w:rPrChange w:id="1920" w:author="Syahrani Rachmawati Sadino" w:date="2025-01-31T14:35:00Z">
            <w:rPr>
              <w:rFonts w:asciiTheme="minorBidi" w:hAnsiTheme="minorBidi" w:cstheme="minorBidi"/>
              <w:b/>
              <w:bCs/>
              <w:sz w:val="22"/>
              <w:szCs w:val="22"/>
              <w:lang w:val="de-CH"/>
            </w:rPr>
          </w:rPrChange>
        </w:rPr>
        <w:t>ARA</w:t>
      </w:r>
      <w:r w:rsidR="00A20015" w:rsidRPr="00922713">
        <w:rPr>
          <w:rFonts w:ascii="Arial" w:hAnsi="Arial" w:cs="Arial"/>
          <w:b/>
          <w:bCs/>
          <w:sz w:val="22"/>
          <w:szCs w:val="22"/>
          <w:lang w:val="de-CH"/>
          <w:rPrChange w:id="1921" w:author="Syahrani Rachmawati Sadino" w:date="2025-01-31T14:35:00Z">
            <w:rPr>
              <w:rFonts w:asciiTheme="minorBidi" w:hAnsiTheme="minorBidi" w:cstheme="minorBidi"/>
              <w:b/>
              <w:bCs/>
              <w:sz w:val="22"/>
              <w:szCs w:val="22"/>
              <w:lang w:val="de-CH"/>
            </w:rPr>
          </w:rPrChange>
        </w:rPr>
        <w:t xml:space="preserve"> PIHAK</w:t>
      </w:r>
      <w:r w:rsidRPr="00922713">
        <w:rPr>
          <w:rFonts w:ascii="Arial" w:hAnsi="Arial" w:cs="Arial"/>
          <w:sz w:val="22"/>
          <w:szCs w:val="22"/>
          <w:lang w:val="de-CH"/>
          <w:rPrChange w:id="1922" w:author="Syahrani Rachmawati Sadino" w:date="2025-01-31T14:35:00Z">
            <w:rPr>
              <w:rFonts w:asciiTheme="minorBidi" w:hAnsiTheme="minorBidi" w:cstheme="minorBidi"/>
              <w:sz w:val="22"/>
              <w:szCs w:val="22"/>
              <w:lang w:val="de-CH"/>
            </w:rPr>
          </w:rPrChange>
        </w:rPr>
        <w:t xml:space="preserve"> dengan ini sepakat untuk mengesampingkan berlakunya ketentuan dalam Pasal 1267 Kitab Undang-undang Hukum Perdata, sejauh yang mensyaratkan diperlukannya suatu putusan atau penetapan Hakim/Pengadilan terlebih dahulu untuk membatalkan/mengakhiri suatu Perjanjian.</w:t>
      </w:r>
    </w:p>
    <w:p w14:paraId="33F1B92B" w14:textId="77777777" w:rsidR="000118F5" w:rsidRPr="00922713" w:rsidRDefault="000118F5">
      <w:pPr>
        <w:pStyle w:val="ListParagraph"/>
        <w:spacing w:line="276" w:lineRule="auto"/>
        <w:ind w:left="426" w:hanging="426"/>
        <w:rPr>
          <w:rFonts w:ascii="Arial" w:hAnsi="Arial" w:cs="Arial"/>
          <w:sz w:val="22"/>
          <w:szCs w:val="22"/>
          <w:lang w:val="de-CH"/>
          <w:rPrChange w:id="1923" w:author="Syahrani Rachmawati Sadino" w:date="2025-01-31T14:35:00Z">
            <w:rPr>
              <w:rFonts w:asciiTheme="minorBidi" w:hAnsiTheme="minorBidi" w:cstheme="minorBidi"/>
              <w:sz w:val="22"/>
              <w:szCs w:val="22"/>
              <w:lang w:val="de-CH"/>
            </w:rPr>
          </w:rPrChange>
        </w:rPr>
      </w:pPr>
    </w:p>
    <w:p w14:paraId="5167EAB5" w14:textId="77777777" w:rsidR="001E317A" w:rsidRPr="00922713" w:rsidRDefault="001E317A">
      <w:pPr>
        <w:pStyle w:val="BodyTextIndent"/>
        <w:keepNext w:val="0"/>
        <w:keepLines w:val="0"/>
        <w:numPr>
          <w:ilvl w:val="0"/>
          <w:numId w:val="19"/>
        </w:numPr>
        <w:tabs>
          <w:tab w:val="clear" w:pos="360"/>
        </w:tabs>
        <w:spacing w:after="0" w:line="276" w:lineRule="auto"/>
        <w:ind w:left="426" w:hanging="426"/>
        <w:rPr>
          <w:rFonts w:ascii="Arial" w:hAnsi="Arial" w:cs="Arial"/>
          <w:sz w:val="22"/>
          <w:szCs w:val="22"/>
          <w:rPrChange w:id="1924" w:author="Syahrani Rachmawati Sadino" w:date="2025-01-31T14:35:00Z">
            <w:rPr>
              <w:rFonts w:asciiTheme="minorBidi" w:hAnsiTheme="minorBidi" w:cstheme="minorBidi"/>
              <w:sz w:val="22"/>
              <w:szCs w:val="22"/>
            </w:rPr>
          </w:rPrChange>
        </w:rPr>
        <w:pPrChange w:id="1925" w:author="Syahrani Rachmawati Sadino" w:date="2025-01-31T15:00:00Z">
          <w:pPr>
            <w:pStyle w:val="BodyTextIndent"/>
            <w:keepNext w:val="0"/>
            <w:keepLines w:val="0"/>
            <w:numPr>
              <w:numId w:val="19"/>
            </w:numPr>
            <w:tabs>
              <w:tab w:val="clear" w:pos="720"/>
              <w:tab w:val="num" w:pos="360"/>
            </w:tabs>
            <w:spacing w:after="0" w:line="276" w:lineRule="auto"/>
            <w:ind w:left="426" w:hanging="426"/>
          </w:pPr>
        </w:pPrChange>
      </w:pPr>
      <w:r w:rsidRPr="00922713">
        <w:rPr>
          <w:rFonts w:ascii="Arial" w:hAnsi="Arial" w:cs="Arial"/>
          <w:sz w:val="22"/>
          <w:szCs w:val="22"/>
          <w:rPrChange w:id="1926" w:author="Syahrani Rachmawati Sadino" w:date="2025-01-31T14:35:00Z">
            <w:rPr>
              <w:rFonts w:asciiTheme="minorBidi" w:hAnsiTheme="minorBidi" w:cstheme="minorBidi"/>
              <w:sz w:val="22"/>
              <w:szCs w:val="22"/>
            </w:rPr>
          </w:rPrChange>
        </w:rPr>
        <w:t xml:space="preserve">Dalam </w:t>
      </w:r>
      <w:proofErr w:type="spellStart"/>
      <w:r w:rsidRPr="00922713">
        <w:rPr>
          <w:rFonts w:ascii="Arial" w:hAnsi="Arial" w:cs="Arial"/>
          <w:sz w:val="22"/>
          <w:szCs w:val="22"/>
          <w:rPrChange w:id="1927" w:author="Syahrani Rachmawati Sadino" w:date="2025-01-31T14:35:00Z">
            <w:rPr>
              <w:rFonts w:asciiTheme="minorBidi" w:hAnsiTheme="minorBidi" w:cstheme="minorBidi"/>
              <w:sz w:val="22"/>
              <w:szCs w:val="22"/>
            </w:rPr>
          </w:rPrChange>
        </w:rPr>
        <w:t>hal</w:t>
      </w:r>
      <w:proofErr w:type="spellEnd"/>
      <w:r w:rsidRPr="00922713">
        <w:rPr>
          <w:rFonts w:ascii="Arial" w:hAnsi="Arial" w:cs="Arial"/>
          <w:sz w:val="22"/>
          <w:szCs w:val="22"/>
          <w:rPrChange w:id="1928" w:author="Syahrani Rachmawati Sadino" w:date="2025-01-31T14:35:00Z">
            <w:rPr>
              <w:rFonts w:asciiTheme="minorBidi" w:hAnsiTheme="minorBidi" w:cstheme="minorBidi"/>
              <w:sz w:val="22"/>
              <w:szCs w:val="22"/>
            </w:rPr>
          </w:rPrChange>
        </w:rPr>
        <w:t xml:space="preserve"> </w:t>
      </w:r>
      <w:r w:rsidRPr="00922713">
        <w:rPr>
          <w:rFonts w:ascii="Arial" w:hAnsi="Arial" w:cs="Arial"/>
          <w:sz w:val="22"/>
          <w:szCs w:val="22"/>
          <w:lang w:val="id-ID"/>
          <w:rPrChange w:id="1929" w:author="Syahrani Rachmawati Sadino" w:date="2025-01-31T14:35:00Z">
            <w:rPr>
              <w:rFonts w:asciiTheme="minorBidi" w:hAnsiTheme="minorBidi" w:cstheme="minorBidi"/>
              <w:sz w:val="22"/>
              <w:szCs w:val="22"/>
              <w:lang w:val="id-ID"/>
            </w:rPr>
          </w:rPrChange>
        </w:rPr>
        <w:t>Perjanjian ini</w:t>
      </w:r>
      <w:r w:rsidRPr="00922713">
        <w:rPr>
          <w:rFonts w:ascii="Arial" w:hAnsi="Arial" w:cs="Arial"/>
          <w:sz w:val="22"/>
          <w:szCs w:val="22"/>
          <w:rPrChange w:id="193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931" w:author="Syahrani Rachmawati Sadino" w:date="2025-01-31T14:35:00Z">
            <w:rPr>
              <w:rFonts w:asciiTheme="minorBidi" w:hAnsiTheme="minorBidi" w:cstheme="minorBidi"/>
              <w:sz w:val="22"/>
              <w:szCs w:val="22"/>
            </w:rPr>
          </w:rPrChange>
        </w:rPr>
        <w:t>berakhir</w:t>
      </w:r>
      <w:proofErr w:type="spellEnd"/>
      <w:r w:rsidRPr="00922713">
        <w:rPr>
          <w:rFonts w:ascii="Arial" w:hAnsi="Arial" w:cs="Arial"/>
          <w:sz w:val="22"/>
          <w:szCs w:val="22"/>
          <w:rPrChange w:id="193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933" w:author="Syahrani Rachmawati Sadino" w:date="2025-01-31T14:35:00Z">
            <w:rPr>
              <w:rFonts w:asciiTheme="minorBidi" w:hAnsiTheme="minorBidi" w:cstheme="minorBidi"/>
              <w:sz w:val="22"/>
              <w:szCs w:val="22"/>
            </w:rPr>
          </w:rPrChange>
        </w:rPr>
        <w:t>atau</w:t>
      </w:r>
      <w:proofErr w:type="spellEnd"/>
      <w:r w:rsidRPr="00922713">
        <w:rPr>
          <w:rFonts w:ascii="Arial" w:hAnsi="Arial" w:cs="Arial"/>
          <w:sz w:val="22"/>
          <w:szCs w:val="22"/>
          <w:rPrChange w:id="193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935" w:author="Syahrani Rachmawati Sadino" w:date="2025-01-31T14:35:00Z">
            <w:rPr>
              <w:rFonts w:asciiTheme="minorBidi" w:hAnsiTheme="minorBidi" w:cstheme="minorBidi"/>
              <w:sz w:val="22"/>
              <w:szCs w:val="22"/>
            </w:rPr>
          </w:rPrChange>
        </w:rPr>
        <w:t>diakhiri</w:t>
      </w:r>
      <w:proofErr w:type="spellEnd"/>
      <w:r w:rsidRPr="00922713">
        <w:rPr>
          <w:rFonts w:ascii="Arial" w:hAnsi="Arial" w:cs="Arial"/>
          <w:sz w:val="22"/>
          <w:szCs w:val="22"/>
          <w:rPrChange w:id="193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1937" w:author="Syahrani Rachmawati Sadino" w:date="2025-01-31T14:35:00Z">
            <w:rPr>
              <w:rFonts w:asciiTheme="minorBidi" w:hAnsiTheme="minorBidi" w:cstheme="minorBidi"/>
              <w:sz w:val="22"/>
              <w:szCs w:val="22"/>
            </w:rPr>
          </w:rPrChange>
        </w:rPr>
        <w:t>maka</w:t>
      </w:r>
      <w:proofErr w:type="spellEnd"/>
      <w:r w:rsidRPr="00922713">
        <w:rPr>
          <w:rFonts w:ascii="Arial" w:hAnsi="Arial" w:cs="Arial"/>
          <w:sz w:val="22"/>
          <w:szCs w:val="22"/>
          <w:lang w:val="id-ID"/>
          <w:rPrChange w:id="1938" w:author="Syahrani Rachmawati Sadino" w:date="2025-01-31T14:35:00Z">
            <w:rPr>
              <w:rFonts w:asciiTheme="minorBidi" w:hAnsiTheme="minorBidi" w:cstheme="minorBidi"/>
              <w:sz w:val="22"/>
              <w:szCs w:val="22"/>
              <w:lang w:val="id-ID"/>
            </w:rPr>
          </w:rPrChange>
        </w:rPr>
        <w:t xml:space="preserve"> tidak menghapuskan kewajiban yang telah timbul yang belum diselesaikan oleh salah satu Pihak terhadap Pihak lainnya, sehingga syarat-syarat dan ketentuan-ketentuan di dalam Perjanjian ini akan tetap berlaku sampai terselesaikannya kewajiban tersebut oleh Pihak yang wajib melaksanakannya.</w:t>
      </w:r>
    </w:p>
    <w:p w14:paraId="1AA3FF58" w14:textId="77777777" w:rsidR="001E317A" w:rsidRPr="00922713" w:rsidRDefault="001E317A">
      <w:pPr>
        <w:spacing w:line="276" w:lineRule="auto"/>
        <w:rPr>
          <w:rFonts w:ascii="Arial" w:hAnsi="Arial" w:cs="Arial"/>
          <w:b/>
          <w:sz w:val="22"/>
          <w:szCs w:val="22"/>
          <w:lang w:val="de-CH"/>
          <w:rPrChange w:id="1939" w:author="Syahrani Rachmawati Sadino" w:date="2025-01-31T14:35:00Z">
            <w:rPr>
              <w:rFonts w:asciiTheme="minorBidi" w:hAnsiTheme="minorBidi" w:cstheme="minorBidi"/>
              <w:b/>
              <w:sz w:val="22"/>
              <w:szCs w:val="22"/>
              <w:lang w:val="de-CH"/>
            </w:rPr>
          </w:rPrChange>
        </w:rPr>
      </w:pPr>
    </w:p>
    <w:p w14:paraId="03BFBFE5" w14:textId="77777777" w:rsidR="00516F4F" w:rsidRPr="00922713" w:rsidRDefault="00516F4F">
      <w:pPr>
        <w:spacing w:line="276" w:lineRule="auto"/>
        <w:rPr>
          <w:rFonts w:ascii="Arial" w:hAnsi="Arial" w:cs="Arial"/>
          <w:b/>
          <w:sz w:val="22"/>
          <w:szCs w:val="22"/>
          <w:lang w:val="de-CH"/>
          <w:rPrChange w:id="1940" w:author="Syahrani Rachmawati Sadino" w:date="2025-01-31T14:35:00Z">
            <w:rPr>
              <w:rFonts w:asciiTheme="minorBidi" w:hAnsiTheme="minorBidi" w:cstheme="minorBidi"/>
              <w:b/>
              <w:sz w:val="22"/>
              <w:szCs w:val="22"/>
              <w:lang w:val="de-CH"/>
            </w:rPr>
          </w:rPrChange>
        </w:rPr>
        <w:pPrChange w:id="1941" w:author="Syahrani Rachmawati Sadino" w:date="2025-01-31T15:00:00Z">
          <w:pPr/>
        </w:pPrChange>
      </w:pPr>
      <w:r w:rsidRPr="00922713">
        <w:rPr>
          <w:rFonts w:ascii="Arial" w:hAnsi="Arial" w:cs="Arial"/>
          <w:b/>
          <w:sz w:val="22"/>
          <w:szCs w:val="22"/>
          <w:lang w:val="de-CH"/>
          <w:rPrChange w:id="1942" w:author="Syahrani Rachmawati Sadino" w:date="2025-01-31T14:35:00Z">
            <w:rPr>
              <w:rFonts w:asciiTheme="minorBidi" w:hAnsiTheme="minorBidi" w:cstheme="minorBidi"/>
              <w:b/>
              <w:sz w:val="22"/>
              <w:szCs w:val="22"/>
              <w:lang w:val="de-CH"/>
            </w:rPr>
          </w:rPrChange>
        </w:rPr>
        <w:br w:type="page"/>
      </w:r>
    </w:p>
    <w:p w14:paraId="097CFDC1" w14:textId="26E6EA85" w:rsidR="001E317A" w:rsidRPr="00922713" w:rsidRDefault="001E317A">
      <w:pPr>
        <w:spacing w:line="276" w:lineRule="auto"/>
        <w:jc w:val="center"/>
        <w:rPr>
          <w:rFonts w:ascii="Arial" w:hAnsi="Arial" w:cs="Arial"/>
          <w:b/>
          <w:sz w:val="22"/>
          <w:szCs w:val="22"/>
          <w:lang w:val="de-CH"/>
          <w:rPrChange w:id="1943" w:author="Syahrani Rachmawati Sadino" w:date="2025-01-31T14:35:00Z">
            <w:rPr>
              <w:rFonts w:asciiTheme="minorBidi" w:hAnsiTheme="minorBidi" w:cstheme="minorBidi"/>
              <w:b/>
              <w:sz w:val="22"/>
              <w:szCs w:val="22"/>
              <w:lang w:val="de-CH"/>
            </w:rPr>
          </w:rPrChange>
        </w:rPr>
      </w:pPr>
      <w:r w:rsidRPr="00922713">
        <w:rPr>
          <w:rFonts w:ascii="Arial" w:hAnsi="Arial" w:cs="Arial"/>
          <w:b/>
          <w:sz w:val="22"/>
          <w:szCs w:val="22"/>
          <w:lang w:val="de-CH"/>
          <w:rPrChange w:id="1944" w:author="Syahrani Rachmawati Sadino" w:date="2025-01-31T14:35:00Z">
            <w:rPr>
              <w:rFonts w:asciiTheme="minorBidi" w:hAnsiTheme="minorBidi" w:cstheme="minorBidi"/>
              <w:b/>
              <w:sz w:val="22"/>
              <w:szCs w:val="22"/>
              <w:lang w:val="de-CH"/>
            </w:rPr>
          </w:rPrChange>
        </w:rPr>
        <w:lastRenderedPageBreak/>
        <w:t>PASAL 13</w:t>
      </w:r>
    </w:p>
    <w:p w14:paraId="1B1F8FB6" w14:textId="77777777" w:rsidR="001E317A" w:rsidRPr="00922713" w:rsidRDefault="001E317A">
      <w:pPr>
        <w:spacing w:line="276" w:lineRule="auto"/>
        <w:jc w:val="center"/>
        <w:rPr>
          <w:rFonts w:ascii="Arial" w:hAnsi="Arial" w:cs="Arial"/>
          <w:b/>
          <w:sz w:val="22"/>
          <w:szCs w:val="22"/>
          <w:lang w:val="de-CH"/>
          <w:rPrChange w:id="1945" w:author="Syahrani Rachmawati Sadino" w:date="2025-01-31T14:35:00Z">
            <w:rPr>
              <w:rFonts w:asciiTheme="minorBidi" w:hAnsiTheme="minorBidi" w:cstheme="minorBidi"/>
              <w:b/>
              <w:sz w:val="22"/>
              <w:szCs w:val="22"/>
              <w:lang w:val="de-CH"/>
            </w:rPr>
          </w:rPrChange>
        </w:rPr>
      </w:pPr>
      <w:r w:rsidRPr="00922713">
        <w:rPr>
          <w:rFonts w:ascii="Arial" w:hAnsi="Arial" w:cs="Arial"/>
          <w:b/>
          <w:sz w:val="22"/>
          <w:szCs w:val="22"/>
          <w:lang w:val="de-CH"/>
          <w:rPrChange w:id="1946" w:author="Syahrani Rachmawati Sadino" w:date="2025-01-31T14:35:00Z">
            <w:rPr>
              <w:rFonts w:asciiTheme="minorBidi" w:hAnsiTheme="minorBidi" w:cstheme="minorBidi"/>
              <w:b/>
              <w:sz w:val="22"/>
              <w:szCs w:val="22"/>
              <w:lang w:val="de-CH"/>
            </w:rPr>
          </w:rPrChange>
        </w:rPr>
        <w:t>PENGALIHAN PERJANJIAN</w:t>
      </w:r>
    </w:p>
    <w:p w14:paraId="24D8EE3E" w14:textId="77777777" w:rsidR="001E317A" w:rsidRPr="00922713" w:rsidRDefault="001E317A">
      <w:pPr>
        <w:spacing w:line="276" w:lineRule="auto"/>
        <w:jc w:val="center"/>
        <w:rPr>
          <w:rFonts w:ascii="Arial" w:hAnsi="Arial" w:cs="Arial"/>
          <w:b/>
          <w:sz w:val="22"/>
          <w:szCs w:val="22"/>
          <w:lang w:val="de-CH"/>
          <w:rPrChange w:id="1947" w:author="Syahrani Rachmawati Sadino" w:date="2025-01-31T14:35:00Z">
            <w:rPr>
              <w:rFonts w:asciiTheme="minorBidi" w:hAnsiTheme="minorBidi" w:cstheme="minorBidi"/>
              <w:b/>
              <w:sz w:val="22"/>
              <w:szCs w:val="22"/>
              <w:lang w:val="de-CH"/>
            </w:rPr>
          </w:rPrChange>
        </w:rPr>
      </w:pPr>
    </w:p>
    <w:p w14:paraId="3138920C" w14:textId="24E80C1A" w:rsidR="001E317A" w:rsidRPr="00922713" w:rsidRDefault="001E317A">
      <w:pPr>
        <w:spacing w:line="276" w:lineRule="auto"/>
        <w:jc w:val="both"/>
        <w:rPr>
          <w:rFonts w:ascii="Arial" w:hAnsi="Arial" w:cs="Arial"/>
          <w:sz w:val="22"/>
          <w:szCs w:val="22"/>
          <w:lang w:val="de-CH"/>
          <w:rPrChange w:id="1948" w:author="Syahrani Rachmawati Sadino" w:date="2025-01-31T14:35:00Z">
            <w:rPr>
              <w:rFonts w:asciiTheme="minorBidi" w:hAnsiTheme="minorBidi" w:cstheme="minorBidi"/>
              <w:sz w:val="22"/>
              <w:szCs w:val="22"/>
              <w:lang w:val="de-CH"/>
            </w:rPr>
          </w:rPrChange>
        </w:rPr>
      </w:pPr>
      <w:bookmarkStart w:id="1949" w:name="_Hlk57480201"/>
      <w:r w:rsidRPr="00922713">
        <w:rPr>
          <w:rFonts w:ascii="Arial" w:hAnsi="Arial" w:cs="Arial"/>
          <w:sz w:val="22"/>
          <w:szCs w:val="22"/>
          <w:lang w:val="de-CH"/>
          <w:rPrChange w:id="1950" w:author="Syahrani Rachmawati Sadino" w:date="2025-01-31T14:35:00Z">
            <w:rPr>
              <w:rFonts w:asciiTheme="minorBidi" w:hAnsiTheme="minorBidi" w:cstheme="minorBidi"/>
              <w:sz w:val="22"/>
              <w:szCs w:val="22"/>
              <w:lang w:val="de-CH"/>
            </w:rPr>
          </w:rPrChange>
        </w:rPr>
        <w:t xml:space="preserve">Hak dan kewajiban </w:t>
      </w:r>
      <w:r w:rsidRPr="00922713">
        <w:rPr>
          <w:rFonts w:ascii="Arial" w:hAnsi="Arial" w:cs="Arial"/>
          <w:b/>
          <w:sz w:val="22"/>
          <w:szCs w:val="22"/>
          <w:lang w:val="de-CH"/>
          <w:rPrChange w:id="1951" w:author="Syahrani Rachmawati Sadino" w:date="2025-01-31T14:35:00Z">
            <w:rPr>
              <w:rFonts w:asciiTheme="minorBidi" w:hAnsiTheme="minorBidi" w:cstheme="minorBidi"/>
              <w:b/>
              <w:sz w:val="22"/>
              <w:szCs w:val="22"/>
              <w:lang w:val="de-CH"/>
            </w:rPr>
          </w:rPrChange>
        </w:rPr>
        <w:t>PIHAK KEDUA</w:t>
      </w:r>
      <w:r w:rsidRPr="00922713">
        <w:rPr>
          <w:rFonts w:ascii="Arial" w:hAnsi="Arial" w:cs="Arial"/>
          <w:sz w:val="22"/>
          <w:szCs w:val="22"/>
          <w:lang w:val="de-CH"/>
          <w:rPrChange w:id="1952" w:author="Syahrani Rachmawati Sadino" w:date="2025-01-31T14:35:00Z">
            <w:rPr>
              <w:rFonts w:asciiTheme="minorBidi" w:hAnsiTheme="minorBidi" w:cstheme="minorBidi"/>
              <w:sz w:val="22"/>
              <w:szCs w:val="22"/>
              <w:lang w:val="de-CH"/>
            </w:rPr>
          </w:rPrChange>
        </w:rPr>
        <w:t xml:space="preserve"> sebagai Provider</w:t>
      </w:r>
      <w:r w:rsidRPr="00922713">
        <w:rPr>
          <w:rFonts w:ascii="Arial" w:hAnsi="Arial" w:cs="Arial"/>
          <w:i/>
          <w:sz w:val="22"/>
          <w:szCs w:val="22"/>
          <w:lang w:val="de-CH"/>
          <w:rPrChange w:id="1953" w:author="Syahrani Rachmawati Sadino" w:date="2025-01-31T14:35:00Z">
            <w:rPr>
              <w:rFonts w:asciiTheme="minorBidi" w:hAnsiTheme="minorBidi" w:cstheme="minorBidi"/>
              <w:i/>
              <w:sz w:val="22"/>
              <w:szCs w:val="22"/>
              <w:lang w:val="de-CH"/>
            </w:rPr>
          </w:rPrChange>
        </w:rPr>
        <w:t xml:space="preserve"> </w:t>
      </w:r>
      <w:r w:rsidRPr="00922713">
        <w:rPr>
          <w:rFonts w:ascii="Arial" w:hAnsi="Arial" w:cs="Arial"/>
          <w:sz w:val="22"/>
          <w:szCs w:val="22"/>
          <w:lang w:val="de-CH"/>
          <w:rPrChange w:id="1954" w:author="Syahrani Rachmawati Sadino" w:date="2025-01-31T14:35:00Z">
            <w:rPr>
              <w:rFonts w:asciiTheme="minorBidi" w:hAnsiTheme="minorBidi" w:cstheme="minorBidi"/>
              <w:sz w:val="22"/>
              <w:szCs w:val="22"/>
              <w:lang w:val="de-CH"/>
            </w:rPr>
          </w:rPrChange>
        </w:rPr>
        <w:t>yang timbul berdasarkan Perjanjian ini tidak boleh dialihkan, baik</w:t>
      </w:r>
      <w:r w:rsidR="005D130D" w:rsidRPr="00922713">
        <w:rPr>
          <w:rFonts w:ascii="Arial" w:hAnsi="Arial" w:cs="Arial"/>
          <w:sz w:val="22"/>
          <w:szCs w:val="22"/>
          <w:lang w:val="de-CH"/>
          <w:rPrChange w:id="1955" w:author="Syahrani Rachmawati Sadino" w:date="2025-01-31T14:35:00Z">
            <w:rPr>
              <w:rFonts w:asciiTheme="minorBidi" w:hAnsiTheme="minorBidi" w:cstheme="minorBidi"/>
              <w:sz w:val="22"/>
              <w:szCs w:val="22"/>
              <w:lang w:val="de-CH"/>
            </w:rPr>
          </w:rPrChange>
        </w:rPr>
        <w:t xml:space="preserve"> </w:t>
      </w:r>
      <w:r w:rsidRPr="00922713">
        <w:rPr>
          <w:rFonts w:ascii="Arial" w:hAnsi="Arial" w:cs="Arial"/>
          <w:sz w:val="22"/>
          <w:szCs w:val="22"/>
          <w:lang w:val="de-CH"/>
          <w:rPrChange w:id="1956" w:author="Syahrani Rachmawati Sadino" w:date="2025-01-31T14:35:00Z">
            <w:rPr>
              <w:rFonts w:asciiTheme="minorBidi" w:hAnsiTheme="minorBidi" w:cstheme="minorBidi"/>
              <w:sz w:val="22"/>
              <w:szCs w:val="22"/>
              <w:lang w:val="de-CH"/>
            </w:rPr>
          </w:rPrChange>
        </w:rPr>
        <w:t>sebagian maupun seluruhnya kepada pihak lain.</w:t>
      </w:r>
      <w:bookmarkEnd w:id="1949"/>
      <w:r w:rsidRPr="00922713">
        <w:rPr>
          <w:rFonts w:ascii="Arial" w:hAnsi="Arial" w:cs="Arial"/>
          <w:sz w:val="22"/>
          <w:szCs w:val="22"/>
          <w:lang w:val="de-CH"/>
          <w:rPrChange w:id="1957" w:author="Syahrani Rachmawati Sadino" w:date="2025-01-31T14:35:00Z">
            <w:rPr>
              <w:rFonts w:asciiTheme="minorBidi" w:hAnsiTheme="minorBidi" w:cstheme="minorBidi"/>
              <w:sz w:val="22"/>
              <w:szCs w:val="22"/>
              <w:lang w:val="de-CH"/>
            </w:rPr>
          </w:rPrChange>
        </w:rPr>
        <w:t xml:space="preserve"> </w:t>
      </w:r>
    </w:p>
    <w:p w14:paraId="6247A1CF" w14:textId="77777777" w:rsidR="001E317A" w:rsidRPr="00922713" w:rsidRDefault="001E317A">
      <w:pPr>
        <w:spacing w:line="276" w:lineRule="auto"/>
        <w:rPr>
          <w:rFonts w:ascii="Arial" w:hAnsi="Arial" w:cs="Arial"/>
          <w:b/>
          <w:sz w:val="22"/>
          <w:szCs w:val="22"/>
          <w:lang w:val="de-CH"/>
          <w:rPrChange w:id="1958" w:author="Syahrani Rachmawati Sadino" w:date="2025-01-31T14:35:00Z">
            <w:rPr>
              <w:rFonts w:asciiTheme="minorBidi" w:hAnsiTheme="minorBidi" w:cstheme="minorBidi"/>
              <w:b/>
              <w:sz w:val="22"/>
              <w:szCs w:val="22"/>
              <w:lang w:val="de-CH"/>
            </w:rPr>
          </w:rPrChange>
        </w:rPr>
      </w:pPr>
    </w:p>
    <w:p w14:paraId="2D7120E9" w14:textId="5DE3DB43" w:rsidR="001E317A" w:rsidRPr="00922713" w:rsidRDefault="001E317A">
      <w:pPr>
        <w:spacing w:line="276" w:lineRule="auto"/>
        <w:jc w:val="center"/>
        <w:rPr>
          <w:rFonts w:ascii="Arial" w:hAnsi="Arial" w:cs="Arial"/>
          <w:b/>
          <w:sz w:val="22"/>
          <w:szCs w:val="22"/>
          <w:rPrChange w:id="1959" w:author="Syahrani Rachmawati Sadino" w:date="2025-01-31T14:35:00Z">
            <w:rPr>
              <w:rFonts w:asciiTheme="minorBidi" w:hAnsiTheme="minorBidi" w:cstheme="minorBidi"/>
              <w:b/>
              <w:sz w:val="22"/>
              <w:szCs w:val="22"/>
            </w:rPr>
          </w:rPrChange>
        </w:rPr>
      </w:pPr>
      <w:r w:rsidRPr="00922713">
        <w:rPr>
          <w:rFonts w:ascii="Arial" w:hAnsi="Arial" w:cs="Arial"/>
          <w:b/>
          <w:sz w:val="22"/>
          <w:szCs w:val="22"/>
          <w:rPrChange w:id="1960" w:author="Syahrani Rachmawati Sadino" w:date="2025-01-31T14:35:00Z">
            <w:rPr>
              <w:rFonts w:asciiTheme="minorBidi" w:hAnsiTheme="minorBidi" w:cstheme="minorBidi"/>
              <w:b/>
              <w:sz w:val="22"/>
              <w:szCs w:val="22"/>
            </w:rPr>
          </w:rPrChange>
        </w:rPr>
        <w:t>PASAL</w:t>
      </w:r>
      <w:r w:rsidR="005D130D" w:rsidRPr="00922713">
        <w:rPr>
          <w:rFonts w:ascii="Arial" w:hAnsi="Arial" w:cs="Arial"/>
          <w:b/>
          <w:sz w:val="22"/>
          <w:szCs w:val="22"/>
          <w:rPrChange w:id="1961" w:author="Syahrani Rachmawati Sadino" w:date="2025-01-31T14:35:00Z">
            <w:rPr>
              <w:rFonts w:asciiTheme="minorBidi" w:hAnsiTheme="minorBidi" w:cstheme="minorBidi"/>
              <w:b/>
              <w:sz w:val="22"/>
              <w:szCs w:val="22"/>
            </w:rPr>
          </w:rPrChange>
        </w:rPr>
        <w:t xml:space="preserve"> </w:t>
      </w:r>
      <w:r w:rsidRPr="00922713">
        <w:rPr>
          <w:rFonts w:ascii="Arial" w:hAnsi="Arial" w:cs="Arial"/>
          <w:b/>
          <w:sz w:val="22"/>
          <w:szCs w:val="22"/>
          <w:rPrChange w:id="1962" w:author="Syahrani Rachmawati Sadino" w:date="2025-01-31T14:35:00Z">
            <w:rPr>
              <w:rFonts w:asciiTheme="minorBidi" w:hAnsiTheme="minorBidi" w:cstheme="minorBidi"/>
              <w:b/>
              <w:sz w:val="22"/>
              <w:szCs w:val="22"/>
            </w:rPr>
          </w:rPrChange>
        </w:rPr>
        <w:t>14</w:t>
      </w:r>
    </w:p>
    <w:p w14:paraId="68085DBD" w14:textId="77777777" w:rsidR="001E317A" w:rsidRPr="00922713" w:rsidRDefault="001E317A">
      <w:pPr>
        <w:spacing w:line="276" w:lineRule="auto"/>
        <w:jc w:val="center"/>
        <w:rPr>
          <w:rFonts w:ascii="Arial" w:hAnsi="Arial" w:cs="Arial"/>
          <w:b/>
          <w:sz w:val="22"/>
          <w:szCs w:val="22"/>
          <w:rPrChange w:id="1963" w:author="Syahrani Rachmawati Sadino" w:date="2025-01-31T14:35:00Z">
            <w:rPr>
              <w:rFonts w:asciiTheme="minorBidi" w:hAnsiTheme="minorBidi" w:cstheme="minorBidi"/>
              <w:b/>
              <w:sz w:val="22"/>
              <w:szCs w:val="22"/>
            </w:rPr>
          </w:rPrChange>
        </w:rPr>
      </w:pPr>
      <w:r w:rsidRPr="00922713">
        <w:rPr>
          <w:rFonts w:ascii="Arial" w:hAnsi="Arial" w:cs="Arial"/>
          <w:b/>
          <w:sz w:val="22"/>
          <w:szCs w:val="22"/>
          <w:rPrChange w:id="1964" w:author="Syahrani Rachmawati Sadino" w:date="2025-01-31T14:35:00Z">
            <w:rPr>
              <w:rFonts w:asciiTheme="minorBidi" w:hAnsiTheme="minorBidi" w:cstheme="minorBidi"/>
              <w:b/>
              <w:sz w:val="22"/>
              <w:szCs w:val="22"/>
            </w:rPr>
          </w:rPrChange>
        </w:rPr>
        <w:t>PERNYATAAN DAN JAMINAN</w:t>
      </w:r>
    </w:p>
    <w:p w14:paraId="2401065C" w14:textId="77777777" w:rsidR="001E317A" w:rsidRPr="00922713" w:rsidRDefault="001E317A">
      <w:pPr>
        <w:spacing w:line="276" w:lineRule="auto"/>
        <w:jc w:val="center"/>
        <w:rPr>
          <w:rFonts w:ascii="Arial" w:hAnsi="Arial" w:cs="Arial"/>
          <w:b/>
          <w:sz w:val="22"/>
          <w:szCs w:val="22"/>
          <w:rPrChange w:id="1965" w:author="Syahrani Rachmawati Sadino" w:date="2025-01-31T14:35:00Z">
            <w:rPr>
              <w:rFonts w:asciiTheme="minorBidi" w:hAnsiTheme="minorBidi" w:cstheme="minorBidi"/>
              <w:b/>
              <w:sz w:val="22"/>
              <w:szCs w:val="22"/>
            </w:rPr>
          </w:rPrChange>
        </w:rPr>
      </w:pPr>
    </w:p>
    <w:p w14:paraId="565DC413" w14:textId="77777777" w:rsidR="001E317A" w:rsidRPr="00922713" w:rsidRDefault="001E317A">
      <w:pPr>
        <w:pStyle w:val="BodyText"/>
        <w:numPr>
          <w:ilvl w:val="0"/>
          <w:numId w:val="51"/>
        </w:numPr>
        <w:tabs>
          <w:tab w:val="clear" w:pos="360"/>
        </w:tabs>
        <w:spacing w:after="0" w:line="276" w:lineRule="auto"/>
        <w:ind w:left="426" w:hanging="426"/>
        <w:rPr>
          <w:rFonts w:ascii="Arial" w:hAnsi="Arial" w:cs="Arial"/>
          <w:bCs/>
          <w:sz w:val="22"/>
          <w:szCs w:val="22"/>
          <w:lang w:val="sv-SE"/>
          <w:rPrChange w:id="1966" w:author="Syahrani Rachmawati Sadino" w:date="2025-01-31T14:35:00Z">
            <w:rPr>
              <w:rFonts w:asciiTheme="minorBidi" w:hAnsiTheme="minorBidi" w:cstheme="minorBidi"/>
              <w:bCs/>
              <w:sz w:val="22"/>
              <w:szCs w:val="22"/>
              <w:lang w:val="sv-SE"/>
            </w:rPr>
          </w:rPrChange>
        </w:rPr>
        <w:pPrChange w:id="1967" w:author="Syahrani Rachmawati Sadino" w:date="2025-01-31T15:00:00Z">
          <w:pPr>
            <w:pStyle w:val="BodyText"/>
            <w:numPr>
              <w:ilvl w:val="0"/>
              <w:numId w:val="51"/>
            </w:numPr>
            <w:tabs>
              <w:tab w:val="clear" w:pos="4560"/>
              <w:tab w:val="num" w:pos="360"/>
            </w:tabs>
            <w:spacing w:after="0" w:line="276" w:lineRule="auto"/>
            <w:ind w:left="426" w:hanging="426"/>
          </w:pPr>
        </w:pPrChange>
      </w:pPr>
      <w:bookmarkStart w:id="1968" w:name="_Hlk57480213"/>
      <w:r w:rsidRPr="00922713">
        <w:rPr>
          <w:rFonts w:ascii="Arial" w:hAnsi="Arial" w:cs="Arial"/>
          <w:b/>
          <w:bCs/>
          <w:sz w:val="22"/>
          <w:szCs w:val="22"/>
          <w:lang w:val="sv-SE"/>
          <w:rPrChange w:id="1969" w:author="Syahrani Rachmawati Sadino" w:date="2025-01-31T14:35:00Z">
            <w:rPr>
              <w:rFonts w:asciiTheme="minorBidi" w:hAnsiTheme="minorBidi" w:cstheme="minorBidi"/>
              <w:b/>
              <w:bCs/>
              <w:sz w:val="22"/>
              <w:szCs w:val="22"/>
              <w:lang w:val="sv-SE"/>
            </w:rPr>
          </w:rPrChange>
        </w:rPr>
        <w:t>PIHAK KEDUA</w:t>
      </w:r>
      <w:r w:rsidRPr="00922713">
        <w:rPr>
          <w:rFonts w:ascii="Arial" w:hAnsi="Arial" w:cs="Arial"/>
          <w:bCs/>
          <w:sz w:val="22"/>
          <w:szCs w:val="22"/>
          <w:lang w:val="sv-SE"/>
          <w:rPrChange w:id="1970" w:author="Syahrani Rachmawati Sadino" w:date="2025-01-31T14:35:00Z">
            <w:rPr>
              <w:rFonts w:asciiTheme="minorBidi" w:hAnsiTheme="minorBidi" w:cstheme="minorBidi"/>
              <w:bCs/>
              <w:sz w:val="22"/>
              <w:szCs w:val="22"/>
              <w:lang w:val="sv-SE"/>
            </w:rPr>
          </w:rPrChange>
        </w:rPr>
        <w:t xml:space="preserve"> dengan ini menyatakan dan menjamin memberikan pelayanan kesehatan kepada Peserta sesuai dengan Perjanjian ini dan standar pelayanan kesehatan dan kode etik profesi yang berlaku.</w:t>
      </w:r>
    </w:p>
    <w:p w14:paraId="6637DFC5" w14:textId="77777777" w:rsidR="001E317A" w:rsidRPr="00922713" w:rsidRDefault="001E317A">
      <w:pPr>
        <w:spacing w:line="276" w:lineRule="auto"/>
        <w:ind w:left="426" w:hanging="426"/>
        <w:jc w:val="both"/>
        <w:rPr>
          <w:rFonts w:ascii="Arial" w:hAnsi="Arial" w:cs="Arial"/>
          <w:sz w:val="22"/>
          <w:szCs w:val="22"/>
          <w:lang w:val="sv-SE"/>
          <w:rPrChange w:id="1971" w:author="Syahrani Rachmawati Sadino" w:date="2025-01-31T14:35:00Z">
            <w:rPr>
              <w:rFonts w:asciiTheme="minorBidi" w:hAnsiTheme="minorBidi" w:cstheme="minorBidi"/>
              <w:sz w:val="22"/>
              <w:szCs w:val="22"/>
              <w:lang w:val="sv-SE"/>
            </w:rPr>
          </w:rPrChange>
        </w:rPr>
      </w:pPr>
    </w:p>
    <w:p w14:paraId="089084BA" w14:textId="2DB2DECF" w:rsidR="001E317A" w:rsidRPr="00922713" w:rsidRDefault="001E317A">
      <w:pPr>
        <w:numPr>
          <w:ilvl w:val="0"/>
          <w:numId w:val="51"/>
        </w:numPr>
        <w:tabs>
          <w:tab w:val="clear" w:pos="360"/>
        </w:tabs>
        <w:spacing w:line="276" w:lineRule="auto"/>
        <w:ind w:left="426" w:hanging="426"/>
        <w:jc w:val="both"/>
        <w:rPr>
          <w:rFonts w:ascii="Arial" w:hAnsi="Arial" w:cs="Arial"/>
          <w:sz w:val="22"/>
          <w:szCs w:val="22"/>
          <w:lang w:val="sv-SE"/>
          <w:rPrChange w:id="1972" w:author="Syahrani Rachmawati Sadino" w:date="2025-01-31T14:35:00Z">
            <w:rPr>
              <w:rFonts w:asciiTheme="minorBidi" w:hAnsiTheme="minorBidi" w:cstheme="minorBidi"/>
              <w:sz w:val="22"/>
              <w:szCs w:val="22"/>
              <w:lang w:val="sv-SE"/>
            </w:rPr>
          </w:rPrChange>
        </w:rPr>
        <w:pPrChange w:id="1973" w:author="Syahrani Rachmawati Sadino" w:date="2025-01-31T15:00:00Z">
          <w:pPr>
            <w:numPr>
              <w:numId w:val="51"/>
            </w:numPr>
            <w:tabs>
              <w:tab w:val="num" w:pos="360"/>
            </w:tabs>
            <w:spacing w:line="276" w:lineRule="auto"/>
            <w:ind w:left="426" w:hanging="426"/>
            <w:jc w:val="both"/>
          </w:pPr>
        </w:pPrChange>
      </w:pPr>
      <w:r w:rsidRPr="00922713">
        <w:rPr>
          <w:rFonts w:ascii="Arial" w:hAnsi="Arial" w:cs="Arial"/>
          <w:b/>
          <w:sz w:val="22"/>
          <w:szCs w:val="22"/>
          <w:lang w:val="sv-SE"/>
          <w:rPrChange w:id="1974" w:author="Syahrani Rachmawati Sadino" w:date="2025-01-31T14:35:00Z">
            <w:rPr>
              <w:rFonts w:asciiTheme="minorBidi" w:hAnsiTheme="minorBidi" w:cstheme="minorBidi"/>
              <w:b/>
              <w:sz w:val="22"/>
              <w:szCs w:val="22"/>
              <w:lang w:val="sv-SE"/>
            </w:rPr>
          </w:rPrChange>
        </w:rPr>
        <w:t>PIHAK KEDUA</w:t>
      </w:r>
      <w:r w:rsidRPr="00922713">
        <w:rPr>
          <w:rFonts w:ascii="Arial" w:hAnsi="Arial" w:cs="Arial"/>
          <w:sz w:val="22"/>
          <w:szCs w:val="22"/>
          <w:lang w:val="sv-SE"/>
          <w:rPrChange w:id="1975" w:author="Syahrani Rachmawati Sadino" w:date="2025-01-31T14:35:00Z">
            <w:rPr>
              <w:rFonts w:asciiTheme="minorBidi" w:hAnsiTheme="minorBidi" w:cstheme="minorBidi"/>
              <w:sz w:val="22"/>
              <w:szCs w:val="22"/>
              <w:lang w:val="sv-SE"/>
            </w:rPr>
          </w:rPrChange>
        </w:rPr>
        <w:t xml:space="preserve"> dengan ini menyatakan membebaskan </w:t>
      </w:r>
      <w:r w:rsidRPr="00922713">
        <w:rPr>
          <w:rFonts w:ascii="Arial" w:hAnsi="Arial" w:cs="Arial"/>
          <w:b/>
          <w:sz w:val="22"/>
          <w:szCs w:val="22"/>
          <w:lang w:val="sv-SE"/>
          <w:rPrChange w:id="1976" w:author="Syahrani Rachmawati Sadino" w:date="2025-01-31T14:35:00Z">
            <w:rPr>
              <w:rFonts w:asciiTheme="minorBidi" w:hAnsiTheme="minorBidi" w:cstheme="minorBidi"/>
              <w:b/>
              <w:sz w:val="22"/>
              <w:szCs w:val="22"/>
              <w:lang w:val="sv-SE"/>
            </w:rPr>
          </w:rPrChange>
        </w:rPr>
        <w:t>PIHAK PERTAMA</w:t>
      </w:r>
      <w:r w:rsidRPr="00922713">
        <w:rPr>
          <w:rFonts w:ascii="Arial" w:hAnsi="Arial" w:cs="Arial"/>
          <w:sz w:val="22"/>
          <w:szCs w:val="22"/>
          <w:lang w:val="sv-SE"/>
          <w:rPrChange w:id="1977" w:author="Syahrani Rachmawati Sadino" w:date="2025-01-31T14:35:00Z">
            <w:rPr>
              <w:rFonts w:asciiTheme="minorBidi" w:hAnsiTheme="minorBidi" w:cstheme="minorBidi"/>
              <w:sz w:val="22"/>
              <w:szCs w:val="22"/>
              <w:lang w:val="sv-SE"/>
            </w:rPr>
          </w:rPrChange>
        </w:rPr>
        <w:t xml:space="preserve"> dan</w:t>
      </w:r>
      <w:r w:rsidR="005D130D" w:rsidRPr="00922713">
        <w:rPr>
          <w:rFonts w:ascii="Arial" w:hAnsi="Arial" w:cs="Arial"/>
          <w:sz w:val="22"/>
          <w:szCs w:val="22"/>
          <w:lang w:val="sv-SE"/>
          <w:rPrChange w:id="1978" w:author="Syahrani Rachmawati Sadino" w:date="2025-01-31T14:35:00Z">
            <w:rPr>
              <w:rFonts w:asciiTheme="minorBidi" w:hAnsiTheme="minorBidi" w:cstheme="minorBidi"/>
              <w:sz w:val="22"/>
              <w:szCs w:val="22"/>
              <w:lang w:val="sv-SE"/>
            </w:rPr>
          </w:rPrChange>
        </w:rPr>
        <w:t xml:space="preserve"> </w:t>
      </w:r>
      <w:r w:rsidRPr="00922713">
        <w:rPr>
          <w:rFonts w:ascii="Arial" w:hAnsi="Arial" w:cs="Arial"/>
          <w:sz w:val="22"/>
          <w:szCs w:val="22"/>
          <w:lang w:val="sv-SE"/>
          <w:rPrChange w:id="1979" w:author="Syahrani Rachmawati Sadino" w:date="2025-01-31T14:35:00Z">
            <w:rPr>
              <w:rFonts w:asciiTheme="minorBidi" w:hAnsiTheme="minorBidi" w:cstheme="minorBidi"/>
              <w:sz w:val="22"/>
              <w:szCs w:val="22"/>
              <w:lang w:val="sv-SE"/>
            </w:rPr>
          </w:rPrChange>
        </w:rPr>
        <w:t xml:space="preserve">bertanggung jawab secara penuh terhadap segala kerugian dan/atau tuntutan yang diajukan oleh Peserta dan/atau Pemegang Polis dan/atau pihak ketiga lainnya atas segala tindakan pelayanan kesehatan termasuk dalam hal terjadi kesalahan atau malpraktik atas Peserta yang dilakukan oleh dan/atau terjadi di </w:t>
      </w:r>
      <w:r w:rsidRPr="00922713">
        <w:rPr>
          <w:rFonts w:ascii="Arial" w:hAnsi="Arial" w:cs="Arial"/>
          <w:b/>
          <w:sz w:val="22"/>
          <w:szCs w:val="22"/>
          <w:lang w:val="sv-SE"/>
          <w:rPrChange w:id="1980" w:author="Syahrani Rachmawati Sadino" w:date="2025-01-31T14:35:00Z">
            <w:rPr>
              <w:rFonts w:asciiTheme="minorBidi" w:hAnsiTheme="minorBidi" w:cstheme="minorBidi"/>
              <w:b/>
              <w:sz w:val="22"/>
              <w:szCs w:val="22"/>
              <w:lang w:val="sv-SE"/>
            </w:rPr>
          </w:rPrChange>
        </w:rPr>
        <w:t>PIHAK KEDUA</w:t>
      </w:r>
      <w:r w:rsidRPr="00922713">
        <w:rPr>
          <w:rFonts w:ascii="Arial" w:hAnsi="Arial" w:cs="Arial"/>
          <w:sz w:val="22"/>
          <w:szCs w:val="22"/>
          <w:lang w:val="sv-SE"/>
          <w:rPrChange w:id="1981" w:author="Syahrani Rachmawati Sadino" w:date="2025-01-31T14:35:00Z">
            <w:rPr>
              <w:rFonts w:asciiTheme="minorBidi" w:hAnsiTheme="minorBidi" w:cstheme="minorBidi"/>
              <w:sz w:val="22"/>
              <w:szCs w:val="22"/>
              <w:lang w:val="sv-SE"/>
            </w:rPr>
          </w:rPrChange>
        </w:rPr>
        <w:t>.</w:t>
      </w:r>
    </w:p>
    <w:p w14:paraId="2B408639" w14:textId="77777777" w:rsidR="001E317A" w:rsidRPr="00922713" w:rsidRDefault="001E317A">
      <w:pPr>
        <w:pStyle w:val="ListParagraph"/>
        <w:spacing w:line="276" w:lineRule="auto"/>
        <w:ind w:left="426" w:hanging="426"/>
        <w:rPr>
          <w:rFonts w:ascii="Arial" w:hAnsi="Arial" w:cs="Arial"/>
          <w:bCs/>
          <w:sz w:val="22"/>
          <w:szCs w:val="22"/>
          <w:lang w:val="sv-SE"/>
          <w:rPrChange w:id="1982" w:author="Syahrani Rachmawati Sadino" w:date="2025-01-31T14:35:00Z">
            <w:rPr>
              <w:rFonts w:asciiTheme="minorBidi" w:hAnsiTheme="minorBidi" w:cstheme="minorBidi"/>
              <w:bCs/>
              <w:sz w:val="22"/>
              <w:szCs w:val="22"/>
              <w:highlight w:val="yellow"/>
              <w:lang w:val="sv-SE"/>
            </w:rPr>
          </w:rPrChange>
        </w:rPr>
      </w:pPr>
    </w:p>
    <w:p w14:paraId="656A0A74" w14:textId="77777777" w:rsidR="001E317A" w:rsidRPr="00922713" w:rsidRDefault="001E317A">
      <w:pPr>
        <w:pStyle w:val="BodyText"/>
        <w:numPr>
          <w:ilvl w:val="0"/>
          <w:numId w:val="51"/>
        </w:numPr>
        <w:tabs>
          <w:tab w:val="clear" w:pos="360"/>
          <w:tab w:val="left" w:pos="720"/>
        </w:tabs>
        <w:spacing w:after="0" w:line="276" w:lineRule="auto"/>
        <w:ind w:left="426" w:hanging="426"/>
        <w:rPr>
          <w:rFonts w:ascii="Arial" w:hAnsi="Arial" w:cs="Arial"/>
          <w:bCs/>
          <w:sz w:val="22"/>
          <w:szCs w:val="22"/>
          <w:lang w:val="sv-SE"/>
          <w:rPrChange w:id="1983" w:author="Syahrani Rachmawati Sadino" w:date="2025-01-31T14:35:00Z">
            <w:rPr>
              <w:rFonts w:asciiTheme="minorBidi" w:hAnsiTheme="minorBidi" w:cstheme="minorBidi"/>
              <w:bCs/>
              <w:sz w:val="22"/>
              <w:szCs w:val="22"/>
              <w:lang w:val="sv-SE"/>
            </w:rPr>
          </w:rPrChange>
        </w:rPr>
        <w:pPrChange w:id="1984" w:author="Syahrani Rachmawati Sadino" w:date="2025-01-31T15:00:00Z">
          <w:pPr>
            <w:pStyle w:val="BodyText"/>
            <w:numPr>
              <w:ilvl w:val="0"/>
              <w:numId w:val="51"/>
            </w:numPr>
            <w:tabs>
              <w:tab w:val="clear" w:pos="4560"/>
              <w:tab w:val="num" w:pos="360"/>
              <w:tab w:val="left" w:pos="720"/>
            </w:tabs>
            <w:spacing w:after="0" w:line="276" w:lineRule="auto"/>
            <w:ind w:left="426" w:hanging="426"/>
          </w:pPr>
        </w:pPrChange>
      </w:pPr>
      <w:r w:rsidRPr="00922713">
        <w:rPr>
          <w:rFonts w:ascii="Arial" w:hAnsi="Arial" w:cs="Arial"/>
          <w:b/>
          <w:sz w:val="22"/>
          <w:szCs w:val="22"/>
          <w:lang w:val="sv-SE"/>
          <w:rPrChange w:id="1985" w:author="Syahrani Rachmawati Sadino" w:date="2025-01-31T14:35:00Z">
            <w:rPr>
              <w:rFonts w:asciiTheme="minorBidi" w:hAnsiTheme="minorBidi" w:cstheme="minorBidi"/>
              <w:b/>
              <w:sz w:val="22"/>
              <w:szCs w:val="22"/>
              <w:lang w:val="sv-SE"/>
            </w:rPr>
          </w:rPrChange>
        </w:rPr>
        <w:t xml:space="preserve">PIHAK KEDUA </w:t>
      </w:r>
      <w:r w:rsidRPr="00922713">
        <w:rPr>
          <w:rFonts w:ascii="Arial" w:hAnsi="Arial" w:cs="Arial"/>
          <w:sz w:val="22"/>
          <w:szCs w:val="22"/>
          <w:lang w:val="sv-SE"/>
          <w:rPrChange w:id="1986" w:author="Syahrani Rachmawati Sadino" w:date="2025-01-31T14:35:00Z">
            <w:rPr>
              <w:rFonts w:asciiTheme="minorBidi" w:hAnsiTheme="minorBidi" w:cstheme="minorBidi"/>
              <w:sz w:val="22"/>
              <w:szCs w:val="22"/>
              <w:lang w:val="sv-SE"/>
            </w:rPr>
          </w:rPrChange>
        </w:rPr>
        <w:t xml:space="preserve">menyatakan dan menjamin untuk menerapkan dan melaksanakan strategi </w:t>
      </w:r>
      <w:r w:rsidRPr="00922713">
        <w:rPr>
          <w:rFonts w:ascii="Arial" w:hAnsi="Arial" w:cs="Arial"/>
          <w:i/>
          <w:sz w:val="22"/>
          <w:szCs w:val="22"/>
          <w:lang w:val="sv-SE"/>
          <w:rPrChange w:id="1987" w:author="Syahrani Rachmawati Sadino" w:date="2025-01-31T14:35:00Z">
            <w:rPr>
              <w:rFonts w:asciiTheme="minorBidi" w:hAnsiTheme="minorBidi" w:cstheme="minorBidi"/>
              <w:i/>
              <w:sz w:val="22"/>
              <w:szCs w:val="22"/>
              <w:lang w:val="sv-SE"/>
            </w:rPr>
          </w:rPrChange>
        </w:rPr>
        <w:t>anti-fraud</w:t>
      </w:r>
      <w:r w:rsidRPr="00922713">
        <w:rPr>
          <w:rFonts w:ascii="Arial" w:hAnsi="Arial" w:cs="Arial"/>
          <w:sz w:val="22"/>
          <w:szCs w:val="22"/>
          <w:lang w:val="sv-SE"/>
          <w:rPrChange w:id="1988" w:author="Syahrani Rachmawati Sadino" w:date="2025-01-31T14:35:00Z">
            <w:rPr>
              <w:rFonts w:asciiTheme="minorBidi" w:hAnsiTheme="minorBidi" w:cstheme="minorBidi"/>
              <w:sz w:val="22"/>
              <w:szCs w:val="22"/>
              <w:lang w:val="sv-SE"/>
            </w:rPr>
          </w:rPrChange>
        </w:rPr>
        <w:t xml:space="preserve"> dalam melaksanakan kerjasama untuk mencegah penyalahgunaan pelayanan kesehatan, pengajuan klaim yang menimbulkan kerugian bagi </w:t>
      </w:r>
      <w:r w:rsidRPr="00922713">
        <w:rPr>
          <w:rFonts w:ascii="Arial" w:hAnsi="Arial" w:cs="Arial"/>
          <w:b/>
          <w:sz w:val="22"/>
          <w:szCs w:val="22"/>
          <w:lang w:val="sv-SE"/>
          <w:rPrChange w:id="1989" w:author="Syahrani Rachmawati Sadino" w:date="2025-01-31T14:35:00Z">
            <w:rPr>
              <w:rFonts w:asciiTheme="minorBidi" w:hAnsiTheme="minorBidi" w:cstheme="minorBidi"/>
              <w:b/>
              <w:sz w:val="22"/>
              <w:szCs w:val="22"/>
              <w:lang w:val="sv-SE"/>
            </w:rPr>
          </w:rPrChange>
        </w:rPr>
        <w:t>PIHAK PERTAMA</w:t>
      </w:r>
      <w:r w:rsidRPr="00922713">
        <w:rPr>
          <w:rFonts w:ascii="Arial" w:hAnsi="Arial" w:cs="Arial"/>
          <w:sz w:val="22"/>
          <w:szCs w:val="22"/>
          <w:lang w:val="sv-SE"/>
          <w:rPrChange w:id="1990" w:author="Syahrani Rachmawati Sadino" w:date="2025-01-31T14:35:00Z">
            <w:rPr>
              <w:rFonts w:asciiTheme="minorBidi" w:hAnsiTheme="minorBidi" w:cstheme="minorBidi"/>
              <w:sz w:val="22"/>
              <w:szCs w:val="22"/>
              <w:lang w:val="sv-SE"/>
            </w:rPr>
          </w:rPrChange>
        </w:rPr>
        <w:t xml:space="preserve"> dan bertanggung atas segala akibat yang timbul.</w:t>
      </w:r>
    </w:p>
    <w:p w14:paraId="301FE480" w14:textId="77777777" w:rsidR="001E317A" w:rsidRPr="00922713" w:rsidRDefault="001E317A">
      <w:pPr>
        <w:pStyle w:val="ListParagraph"/>
        <w:spacing w:line="276" w:lineRule="auto"/>
        <w:ind w:left="426" w:hanging="426"/>
        <w:rPr>
          <w:rFonts w:ascii="Arial" w:hAnsi="Arial" w:cs="Arial"/>
          <w:bCs/>
          <w:sz w:val="22"/>
          <w:szCs w:val="22"/>
          <w:lang w:val="sv-SE"/>
          <w:rPrChange w:id="1991" w:author="Syahrani Rachmawati Sadino" w:date="2025-01-31T14:35:00Z">
            <w:rPr>
              <w:rFonts w:asciiTheme="minorBidi" w:hAnsiTheme="minorBidi" w:cstheme="minorBidi"/>
              <w:bCs/>
              <w:sz w:val="22"/>
              <w:szCs w:val="22"/>
              <w:highlight w:val="yellow"/>
              <w:lang w:val="sv-SE"/>
            </w:rPr>
          </w:rPrChange>
        </w:rPr>
      </w:pPr>
    </w:p>
    <w:p w14:paraId="528DCC9A" w14:textId="77777777" w:rsidR="001E317A" w:rsidRPr="00922713" w:rsidRDefault="001E317A">
      <w:pPr>
        <w:numPr>
          <w:ilvl w:val="0"/>
          <w:numId w:val="51"/>
        </w:numPr>
        <w:tabs>
          <w:tab w:val="clear" w:pos="360"/>
        </w:tabs>
        <w:spacing w:line="276" w:lineRule="auto"/>
        <w:ind w:left="426" w:hanging="426"/>
        <w:jc w:val="both"/>
        <w:rPr>
          <w:rFonts w:ascii="Arial" w:hAnsi="Arial" w:cs="Arial"/>
          <w:b/>
          <w:bCs/>
          <w:sz w:val="22"/>
          <w:szCs w:val="22"/>
          <w:lang w:val="sv-SE"/>
          <w:rPrChange w:id="1992" w:author="Syahrani Rachmawati Sadino" w:date="2025-01-31T14:35:00Z">
            <w:rPr>
              <w:rFonts w:asciiTheme="minorBidi" w:hAnsiTheme="minorBidi" w:cstheme="minorBidi"/>
              <w:b/>
              <w:bCs/>
              <w:sz w:val="22"/>
              <w:szCs w:val="22"/>
              <w:lang w:val="sv-SE"/>
            </w:rPr>
          </w:rPrChange>
        </w:rPr>
        <w:pPrChange w:id="1993" w:author="Syahrani Rachmawati Sadino" w:date="2025-01-31T15:00:00Z">
          <w:pPr>
            <w:numPr>
              <w:numId w:val="51"/>
            </w:numPr>
            <w:tabs>
              <w:tab w:val="num" w:pos="360"/>
            </w:tabs>
            <w:spacing w:line="276" w:lineRule="auto"/>
            <w:ind w:left="426" w:hanging="426"/>
            <w:jc w:val="both"/>
          </w:pPr>
        </w:pPrChange>
      </w:pPr>
      <w:r w:rsidRPr="00922713">
        <w:rPr>
          <w:rFonts w:ascii="Arial" w:hAnsi="Arial" w:cs="Arial"/>
          <w:b/>
          <w:bCs/>
          <w:sz w:val="22"/>
          <w:szCs w:val="22"/>
          <w:lang w:val="sv-SE"/>
          <w:rPrChange w:id="1994" w:author="Syahrani Rachmawati Sadino" w:date="2025-01-31T14:35:00Z">
            <w:rPr>
              <w:rFonts w:asciiTheme="minorBidi" w:hAnsiTheme="minorBidi" w:cstheme="minorBidi"/>
              <w:b/>
              <w:bCs/>
              <w:sz w:val="22"/>
              <w:szCs w:val="22"/>
              <w:lang w:val="sv-SE"/>
            </w:rPr>
          </w:rPrChange>
        </w:rPr>
        <w:t xml:space="preserve">PIHAK KEDUA </w:t>
      </w:r>
      <w:r w:rsidRPr="00922713">
        <w:rPr>
          <w:rFonts w:ascii="Arial" w:hAnsi="Arial" w:cs="Arial"/>
          <w:bCs/>
          <w:sz w:val="22"/>
          <w:szCs w:val="22"/>
          <w:lang w:val="sv-SE"/>
          <w:rPrChange w:id="1995" w:author="Syahrani Rachmawati Sadino" w:date="2025-01-31T14:35:00Z">
            <w:rPr>
              <w:rFonts w:asciiTheme="minorBidi" w:hAnsiTheme="minorBidi" w:cstheme="minorBidi"/>
              <w:bCs/>
              <w:sz w:val="22"/>
              <w:szCs w:val="22"/>
              <w:lang w:val="sv-SE"/>
            </w:rPr>
          </w:rPrChange>
        </w:rPr>
        <w:t>dengan</w:t>
      </w:r>
      <w:r w:rsidRPr="00922713">
        <w:rPr>
          <w:rFonts w:ascii="Arial" w:hAnsi="Arial" w:cs="Arial"/>
          <w:b/>
          <w:bCs/>
          <w:sz w:val="22"/>
          <w:szCs w:val="22"/>
          <w:lang w:val="sv-SE"/>
          <w:rPrChange w:id="1996" w:author="Syahrani Rachmawati Sadino" w:date="2025-01-31T14:35:00Z">
            <w:rPr>
              <w:rFonts w:asciiTheme="minorBidi" w:hAnsiTheme="minorBidi" w:cstheme="minorBidi"/>
              <w:b/>
              <w:bCs/>
              <w:sz w:val="22"/>
              <w:szCs w:val="22"/>
              <w:lang w:val="sv-SE"/>
            </w:rPr>
          </w:rPrChange>
        </w:rPr>
        <w:t xml:space="preserve"> </w:t>
      </w:r>
      <w:r w:rsidRPr="00922713">
        <w:rPr>
          <w:rFonts w:ascii="Arial" w:hAnsi="Arial" w:cs="Arial"/>
          <w:bCs/>
          <w:sz w:val="22"/>
          <w:szCs w:val="22"/>
          <w:lang w:val="sv-SE"/>
          <w:rPrChange w:id="1997" w:author="Syahrani Rachmawati Sadino" w:date="2025-01-31T14:35:00Z">
            <w:rPr>
              <w:rFonts w:asciiTheme="minorBidi" w:hAnsiTheme="minorBidi" w:cstheme="minorBidi"/>
              <w:bCs/>
              <w:sz w:val="22"/>
              <w:szCs w:val="22"/>
              <w:lang w:val="sv-SE"/>
            </w:rPr>
          </w:rPrChange>
        </w:rPr>
        <w:t>ini menjamin dan menyatakan bahwa:</w:t>
      </w:r>
    </w:p>
    <w:p w14:paraId="24EF2270" w14:textId="77777777" w:rsidR="001E317A" w:rsidRPr="00922713" w:rsidRDefault="001E317A">
      <w:pPr>
        <w:numPr>
          <w:ilvl w:val="1"/>
          <w:numId w:val="52"/>
        </w:numPr>
        <w:tabs>
          <w:tab w:val="clear" w:pos="964"/>
        </w:tabs>
        <w:spacing w:line="276" w:lineRule="auto"/>
        <w:ind w:left="851" w:hanging="426"/>
        <w:jc w:val="both"/>
        <w:rPr>
          <w:rFonts w:ascii="Arial" w:hAnsi="Arial" w:cs="Arial"/>
          <w:b/>
          <w:bCs/>
          <w:sz w:val="22"/>
          <w:szCs w:val="22"/>
          <w:lang w:val="sv-SE"/>
          <w:rPrChange w:id="1998" w:author="Syahrani Rachmawati Sadino" w:date="2025-01-31T14:35:00Z">
            <w:rPr>
              <w:rFonts w:asciiTheme="minorBidi" w:hAnsiTheme="minorBidi" w:cstheme="minorBidi"/>
              <w:b/>
              <w:bCs/>
              <w:sz w:val="22"/>
              <w:szCs w:val="22"/>
              <w:lang w:val="sv-SE"/>
            </w:rPr>
          </w:rPrChange>
        </w:rPr>
        <w:pPrChange w:id="1999" w:author="Syahrani Rachmawati Sadino" w:date="2025-01-31T15:00:00Z">
          <w:pPr>
            <w:numPr>
              <w:ilvl w:val="1"/>
              <w:numId w:val="52"/>
            </w:numPr>
            <w:tabs>
              <w:tab w:val="num" w:pos="964"/>
            </w:tabs>
            <w:spacing w:line="276" w:lineRule="auto"/>
            <w:ind w:left="851" w:hanging="426"/>
            <w:jc w:val="both"/>
          </w:pPr>
        </w:pPrChange>
      </w:pPr>
      <w:r w:rsidRPr="00922713">
        <w:rPr>
          <w:rFonts w:ascii="Arial" w:hAnsi="Arial" w:cs="Arial"/>
          <w:bCs/>
          <w:sz w:val="22"/>
          <w:szCs w:val="22"/>
          <w:lang w:val="sv-SE"/>
          <w:rPrChange w:id="2000" w:author="Syahrani Rachmawati Sadino" w:date="2025-01-31T14:35:00Z">
            <w:rPr>
              <w:rFonts w:asciiTheme="minorBidi" w:hAnsiTheme="minorBidi" w:cstheme="minorBidi"/>
              <w:bCs/>
              <w:sz w:val="22"/>
              <w:szCs w:val="22"/>
              <w:lang w:val="sv-SE"/>
            </w:rPr>
          </w:rPrChange>
        </w:rPr>
        <w:t xml:space="preserve">Seluruh tagihan atas pelayanan kesehatan Peserta yang ditagihkan kepada </w:t>
      </w:r>
      <w:r w:rsidRPr="00922713">
        <w:rPr>
          <w:rFonts w:ascii="Arial" w:hAnsi="Arial" w:cs="Arial"/>
          <w:b/>
          <w:bCs/>
          <w:sz w:val="22"/>
          <w:szCs w:val="22"/>
          <w:lang w:val="sv-SE"/>
          <w:rPrChange w:id="2001" w:author="Syahrani Rachmawati Sadino" w:date="2025-01-31T14:35:00Z">
            <w:rPr>
              <w:rFonts w:asciiTheme="minorBidi" w:hAnsiTheme="minorBidi" w:cstheme="minorBidi"/>
              <w:b/>
              <w:bCs/>
              <w:sz w:val="22"/>
              <w:szCs w:val="22"/>
              <w:lang w:val="sv-SE"/>
            </w:rPr>
          </w:rPrChange>
        </w:rPr>
        <w:t xml:space="preserve">PIHAK PERTAMA </w:t>
      </w:r>
      <w:r w:rsidRPr="00922713">
        <w:rPr>
          <w:rFonts w:ascii="Arial" w:hAnsi="Arial" w:cs="Arial"/>
          <w:bCs/>
          <w:sz w:val="22"/>
          <w:szCs w:val="22"/>
          <w:lang w:val="sv-SE"/>
          <w:rPrChange w:id="2002" w:author="Syahrani Rachmawati Sadino" w:date="2025-01-31T14:35:00Z">
            <w:rPr>
              <w:rFonts w:asciiTheme="minorBidi" w:hAnsiTheme="minorBidi" w:cstheme="minorBidi"/>
              <w:bCs/>
              <w:sz w:val="22"/>
              <w:szCs w:val="22"/>
              <w:lang w:val="sv-SE"/>
            </w:rPr>
          </w:rPrChange>
        </w:rPr>
        <w:t>beserta dokumen-dokumen pendukungnya baik yang disampaikan dalam bentuk berkas fisik (</w:t>
      </w:r>
      <w:r w:rsidRPr="00922713">
        <w:rPr>
          <w:rFonts w:ascii="Arial" w:hAnsi="Arial" w:cs="Arial"/>
          <w:bCs/>
          <w:i/>
          <w:sz w:val="22"/>
          <w:szCs w:val="22"/>
          <w:lang w:val="sv-SE"/>
          <w:rPrChange w:id="2003" w:author="Syahrani Rachmawati Sadino" w:date="2025-01-31T14:35:00Z">
            <w:rPr>
              <w:rFonts w:asciiTheme="minorBidi" w:hAnsiTheme="minorBidi" w:cstheme="minorBidi"/>
              <w:bCs/>
              <w:i/>
              <w:sz w:val="22"/>
              <w:szCs w:val="22"/>
              <w:lang w:val="sv-SE"/>
            </w:rPr>
          </w:rPrChange>
        </w:rPr>
        <w:t>hardcopy)</w:t>
      </w:r>
      <w:r w:rsidRPr="00922713">
        <w:rPr>
          <w:rFonts w:ascii="Arial" w:hAnsi="Arial" w:cs="Arial"/>
          <w:bCs/>
          <w:sz w:val="22"/>
          <w:szCs w:val="22"/>
          <w:lang w:val="sv-SE"/>
          <w:rPrChange w:id="2004" w:author="Syahrani Rachmawati Sadino" w:date="2025-01-31T14:35:00Z">
            <w:rPr>
              <w:rFonts w:asciiTheme="minorBidi" w:hAnsiTheme="minorBidi" w:cstheme="minorBidi"/>
              <w:bCs/>
              <w:sz w:val="22"/>
              <w:szCs w:val="22"/>
              <w:lang w:val="sv-SE"/>
            </w:rPr>
          </w:rPrChange>
        </w:rPr>
        <w:t xml:space="preserve"> maupun Berkas Elektronik merupakan dokumen yang sah dan dapat dipertanggungjawabkan oleh </w:t>
      </w:r>
      <w:r w:rsidRPr="00922713">
        <w:rPr>
          <w:rFonts w:ascii="Arial" w:hAnsi="Arial" w:cs="Arial"/>
          <w:b/>
          <w:bCs/>
          <w:sz w:val="22"/>
          <w:szCs w:val="22"/>
          <w:lang w:val="sv-SE"/>
          <w:rPrChange w:id="2005" w:author="Syahrani Rachmawati Sadino" w:date="2025-01-31T14:35:00Z">
            <w:rPr>
              <w:rFonts w:asciiTheme="minorBidi" w:hAnsiTheme="minorBidi" w:cstheme="minorBidi"/>
              <w:b/>
              <w:bCs/>
              <w:sz w:val="22"/>
              <w:szCs w:val="22"/>
              <w:lang w:val="sv-SE"/>
            </w:rPr>
          </w:rPrChange>
        </w:rPr>
        <w:t>PIHAK KEDUA</w:t>
      </w:r>
      <w:r w:rsidRPr="00922713">
        <w:rPr>
          <w:rFonts w:ascii="Arial" w:hAnsi="Arial" w:cs="Arial"/>
          <w:bCs/>
          <w:sz w:val="22"/>
          <w:szCs w:val="22"/>
          <w:lang w:val="sv-SE"/>
          <w:rPrChange w:id="2006" w:author="Syahrani Rachmawati Sadino" w:date="2025-01-31T14:35:00Z">
            <w:rPr>
              <w:rFonts w:asciiTheme="minorBidi" w:hAnsiTheme="minorBidi" w:cstheme="minorBidi"/>
              <w:bCs/>
              <w:sz w:val="22"/>
              <w:szCs w:val="22"/>
              <w:lang w:val="sv-SE"/>
            </w:rPr>
          </w:rPrChange>
        </w:rPr>
        <w:t>.</w:t>
      </w:r>
    </w:p>
    <w:p w14:paraId="4231B6B8" w14:textId="614F9FFD" w:rsidR="001E317A" w:rsidRPr="00922713" w:rsidRDefault="001E317A">
      <w:pPr>
        <w:numPr>
          <w:ilvl w:val="1"/>
          <w:numId w:val="52"/>
        </w:numPr>
        <w:tabs>
          <w:tab w:val="clear" w:pos="964"/>
        </w:tabs>
        <w:spacing w:line="276" w:lineRule="auto"/>
        <w:ind w:left="851" w:hanging="426"/>
        <w:jc w:val="both"/>
        <w:rPr>
          <w:rFonts w:ascii="Arial" w:hAnsi="Arial" w:cs="Arial"/>
          <w:b/>
          <w:bCs/>
          <w:sz w:val="22"/>
          <w:szCs w:val="22"/>
          <w:lang w:val="sv-SE"/>
          <w:rPrChange w:id="2007" w:author="Syahrani Rachmawati Sadino" w:date="2025-01-31T14:35:00Z">
            <w:rPr>
              <w:rFonts w:asciiTheme="minorBidi" w:hAnsiTheme="minorBidi" w:cstheme="minorBidi"/>
              <w:b/>
              <w:bCs/>
              <w:sz w:val="22"/>
              <w:szCs w:val="22"/>
              <w:lang w:val="sv-SE"/>
            </w:rPr>
          </w:rPrChange>
        </w:rPr>
        <w:pPrChange w:id="2008" w:author="Syahrani Rachmawati Sadino" w:date="2025-01-31T15:00:00Z">
          <w:pPr>
            <w:numPr>
              <w:ilvl w:val="1"/>
              <w:numId w:val="52"/>
            </w:numPr>
            <w:tabs>
              <w:tab w:val="num" w:pos="964"/>
            </w:tabs>
            <w:spacing w:line="276" w:lineRule="auto"/>
            <w:ind w:left="851" w:hanging="426"/>
            <w:jc w:val="both"/>
          </w:pPr>
        </w:pPrChange>
      </w:pPr>
      <w:r w:rsidRPr="00922713">
        <w:rPr>
          <w:rFonts w:ascii="Arial" w:hAnsi="Arial" w:cs="Arial"/>
          <w:bCs/>
          <w:sz w:val="22"/>
          <w:szCs w:val="22"/>
          <w:lang w:val="sv-SE"/>
          <w:rPrChange w:id="2009" w:author="Syahrani Rachmawati Sadino" w:date="2025-01-31T14:35:00Z">
            <w:rPr>
              <w:rFonts w:asciiTheme="minorBidi" w:hAnsiTheme="minorBidi" w:cstheme="minorBidi"/>
              <w:bCs/>
              <w:sz w:val="22"/>
              <w:szCs w:val="22"/>
              <w:lang w:val="sv-SE"/>
            </w:rPr>
          </w:rPrChange>
        </w:rPr>
        <w:t>Setiap</w:t>
      </w:r>
      <w:r w:rsidRPr="00922713">
        <w:rPr>
          <w:rFonts w:ascii="Arial" w:hAnsi="Arial" w:cs="Arial"/>
          <w:b/>
          <w:bCs/>
          <w:sz w:val="22"/>
          <w:szCs w:val="22"/>
          <w:lang w:val="sv-SE"/>
          <w:rPrChange w:id="2010" w:author="Syahrani Rachmawati Sadino" w:date="2025-01-31T14:35:00Z">
            <w:rPr>
              <w:rFonts w:asciiTheme="minorBidi" w:hAnsiTheme="minorBidi" w:cstheme="minorBidi"/>
              <w:b/>
              <w:bCs/>
              <w:sz w:val="22"/>
              <w:szCs w:val="22"/>
              <w:lang w:val="sv-SE"/>
            </w:rPr>
          </w:rPrChange>
        </w:rPr>
        <w:t xml:space="preserve"> </w:t>
      </w:r>
      <w:r w:rsidRPr="00922713">
        <w:rPr>
          <w:rFonts w:ascii="Arial" w:hAnsi="Arial" w:cs="Arial"/>
          <w:bCs/>
          <w:sz w:val="22"/>
          <w:szCs w:val="22"/>
          <w:lang w:val="sv-SE"/>
          <w:rPrChange w:id="2011" w:author="Syahrani Rachmawati Sadino" w:date="2025-01-31T14:35:00Z">
            <w:rPr>
              <w:rFonts w:asciiTheme="minorBidi" w:hAnsiTheme="minorBidi" w:cstheme="minorBidi"/>
              <w:bCs/>
              <w:sz w:val="22"/>
              <w:szCs w:val="22"/>
              <w:lang w:val="sv-SE"/>
            </w:rPr>
          </w:rPrChange>
        </w:rPr>
        <w:t xml:space="preserve">dokumen yang diserahkan kepada </w:t>
      </w:r>
      <w:r w:rsidRPr="00922713">
        <w:rPr>
          <w:rFonts w:ascii="Arial" w:hAnsi="Arial" w:cs="Arial"/>
          <w:b/>
          <w:bCs/>
          <w:sz w:val="22"/>
          <w:szCs w:val="22"/>
          <w:lang w:val="sv-SE"/>
          <w:rPrChange w:id="2012" w:author="Syahrani Rachmawati Sadino" w:date="2025-01-31T14:35:00Z">
            <w:rPr>
              <w:rFonts w:asciiTheme="minorBidi" w:hAnsiTheme="minorBidi" w:cstheme="minorBidi"/>
              <w:b/>
              <w:bCs/>
              <w:sz w:val="22"/>
              <w:szCs w:val="22"/>
              <w:lang w:val="sv-SE"/>
            </w:rPr>
          </w:rPrChange>
        </w:rPr>
        <w:t>PIHAK PERTAMA</w:t>
      </w:r>
      <w:r w:rsidRPr="00922713">
        <w:rPr>
          <w:rFonts w:ascii="Arial" w:hAnsi="Arial" w:cs="Arial"/>
          <w:bCs/>
          <w:sz w:val="22"/>
          <w:szCs w:val="22"/>
          <w:lang w:val="sv-SE"/>
          <w:rPrChange w:id="2013" w:author="Syahrani Rachmawati Sadino" w:date="2025-01-31T14:35:00Z">
            <w:rPr>
              <w:rFonts w:asciiTheme="minorBidi" w:hAnsiTheme="minorBidi" w:cstheme="minorBidi"/>
              <w:bCs/>
              <w:sz w:val="22"/>
              <w:szCs w:val="22"/>
              <w:lang w:val="sv-SE"/>
            </w:rPr>
          </w:rPrChange>
        </w:rPr>
        <w:t xml:space="preserve"> sehubungan dengan Perjanjian ini merupakan dokumen yang dapat </w:t>
      </w:r>
      <w:r w:rsidRPr="00922713">
        <w:rPr>
          <w:rFonts w:ascii="Arial" w:hAnsi="Arial" w:cs="Arial"/>
          <w:bCs/>
          <w:sz w:val="22"/>
          <w:szCs w:val="22"/>
          <w:lang w:val="sv-SE"/>
          <w:rPrChange w:id="2014" w:author="Syahrani Rachmawati Sadino" w:date="2025-01-31T14:35:00Z">
            <w:rPr>
              <w:rFonts w:asciiTheme="minorBidi" w:hAnsiTheme="minorBidi" w:cstheme="minorBidi"/>
              <w:bCs/>
              <w:sz w:val="22"/>
              <w:szCs w:val="22"/>
              <w:highlight w:val="yellow"/>
              <w:lang w:val="sv-SE"/>
            </w:rPr>
          </w:rPrChange>
        </w:rPr>
        <w:t>dipertanggun</w:t>
      </w:r>
      <w:r w:rsidR="00516F4F" w:rsidRPr="00922713">
        <w:rPr>
          <w:rFonts w:ascii="Arial" w:hAnsi="Arial" w:cs="Arial"/>
          <w:bCs/>
          <w:sz w:val="22"/>
          <w:szCs w:val="22"/>
          <w:lang w:val="sv-SE"/>
          <w:rPrChange w:id="2015" w:author="Syahrani Rachmawati Sadino" w:date="2025-01-31T14:35:00Z">
            <w:rPr>
              <w:rFonts w:asciiTheme="minorBidi" w:hAnsiTheme="minorBidi" w:cstheme="minorBidi"/>
              <w:bCs/>
              <w:sz w:val="22"/>
              <w:szCs w:val="22"/>
              <w:highlight w:val="yellow"/>
              <w:lang w:val="sv-SE"/>
            </w:rPr>
          </w:rPrChange>
        </w:rPr>
        <w:t>g</w:t>
      </w:r>
      <w:r w:rsidRPr="00922713">
        <w:rPr>
          <w:rFonts w:ascii="Arial" w:hAnsi="Arial" w:cs="Arial"/>
          <w:bCs/>
          <w:sz w:val="22"/>
          <w:szCs w:val="22"/>
          <w:lang w:val="sv-SE"/>
          <w:rPrChange w:id="2016" w:author="Syahrani Rachmawati Sadino" w:date="2025-01-31T14:35:00Z">
            <w:rPr>
              <w:rFonts w:asciiTheme="minorBidi" w:hAnsiTheme="minorBidi" w:cstheme="minorBidi"/>
              <w:bCs/>
              <w:sz w:val="22"/>
              <w:szCs w:val="22"/>
              <w:highlight w:val="yellow"/>
              <w:lang w:val="sv-SE"/>
            </w:rPr>
          </w:rPrChange>
        </w:rPr>
        <w:t>jawabkan keabsahannya dan ditandatangani oleh perwakilan sah</w:t>
      </w:r>
      <w:bookmarkEnd w:id="1968"/>
      <w:r w:rsidR="00474C97" w:rsidRPr="00922713">
        <w:rPr>
          <w:rFonts w:ascii="Arial" w:hAnsi="Arial" w:cs="Arial"/>
          <w:bCs/>
          <w:sz w:val="22"/>
          <w:szCs w:val="22"/>
          <w:lang w:val="sv-SE"/>
          <w:rPrChange w:id="2017" w:author="Syahrani Rachmawati Sadino" w:date="2025-01-31T14:35:00Z">
            <w:rPr>
              <w:rFonts w:asciiTheme="minorBidi" w:hAnsiTheme="minorBidi" w:cstheme="minorBidi"/>
              <w:bCs/>
              <w:sz w:val="22"/>
              <w:szCs w:val="22"/>
              <w:lang w:val="sv-SE"/>
            </w:rPr>
          </w:rPrChange>
        </w:rPr>
        <w:t>.</w:t>
      </w:r>
    </w:p>
    <w:p w14:paraId="6E363FC3" w14:textId="77777777" w:rsidR="005E54ED" w:rsidRPr="00922713" w:rsidRDefault="005E54ED">
      <w:pPr>
        <w:spacing w:line="276" w:lineRule="auto"/>
        <w:jc w:val="center"/>
        <w:rPr>
          <w:rFonts w:ascii="Arial" w:hAnsi="Arial" w:cs="Arial"/>
          <w:b/>
          <w:sz w:val="22"/>
          <w:szCs w:val="22"/>
          <w:lang w:val="sv-SE"/>
          <w:rPrChange w:id="2018" w:author="Syahrani Rachmawati Sadino" w:date="2025-01-31T14:35:00Z">
            <w:rPr>
              <w:rFonts w:asciiTheme="minorBidi" w:hAnsiTheme="minorBidi" w:cstheme="minorBidi"/>
              <w:b/>
              <w:sz w:val="22"/>
              <w:szCs w:val="22"/>
              <w:lang w:val="sv-SE"/>
            </w:rPr>
          </w:rPrChange>
        </w:rPr>
      </w:pPr>
    </w:p>
    <w:p w14:paraId="32391D78" w14:textId="4EA3642D" w:rsidR="001E317A" w:rsidRPr="00922713" w:rsidRDefault="001E317A">
      <w:pPr>
        <w:spacing w:line="276" w:lineRule="auto"/>
        <w:jc w:val="center"/>
        <w:rPr>
          <w:rFonts w:ascii="Arial" w:hAnsi="Arial" w:cs="Arial"/>
          <w:b/>
          <w:sz w:val="22"/>
          <w:szCs w:val="22"/>
          <w:rPrChange w:id="2019" w:author="Syahrani Rachmawati Sadino" w:date="2025-01-31T14:35:00Z">
            <w:rPr>
              <w:rFonts w:asciiTheme="minorBidi" w:hAnsiTheme="minorBidi" w:cstheme="minorBidi"/>
              <w:b/>
              <w:sz w:val="22"/>
              <w:szCs w:val="22"/>
            </w:rPr>
          </w:rPrChange>
        </w:rPr>
      </w:pPr>
      <w:r w:rsidRPr="00922713">
        <w:rPr>
          <w:rFonts w:ascii="Arial" w:hAnsi="Arial" w:cs="Arial"/>
          <w:b/>
          <w:sz w:val="22"/>
          <w:szCs w:val="22"/>
          <w:rPrChange w:id="2020" w:author="Syahrani Rachmawati Sadino" w:date="2025-01-31T14:35:00Z">
            <w:rPr>
              <w:rFonts w:asciiTheme="minorBidi" w:hAnsiTheme="minorBidi" w:cstheme="minorBidi"/>
              <w:b/>
              <w:sz w:val="22"/>
              <w:szCs w:val="22"/>
            </w:rPr>
          </w:rPrChange>
        </w:rPr>
        <w:t>PASAL</w:t>
      </w:r>
      <w:r w:rsidR="005D130D" w:rsidRPr="00922713">
        <w:rPr>
          <w:rFonts w:ascii="Arial" w:hAnsi="Arial" w:cs="Arial"/>
          <w:b/>
          <w:sz w:val="22"/>
          <w:szCs w:val="22"/>
          <w:rPrChange w:id="2021" w:author="Syahrani Rachmawati Sadino" w:date="2025-01-31T14:35:00Z">
            <w:rPr>
              <w:rFonts w:asciiTheme="minorBidi" w:hAnsiTheme="minorBidi" w:cstheme="minorBidi"/>
              <w:b/>
              <w:sz w:val="22"/>
              <w:szCs w:val="22"/>
            </w:rPr>
          </w:rPrChange>
        </w:rPr>
        <w:t xml:space="preserve"> </w:t>
      </w:r>
      <w:r w:rsidRPr="00922713">
        <w:rPr>
          <w:rFonts w:ascii="Arial" w:hAnsi="Arial" w:cs="Arial"/>
          <w:b/>
          <w:sz w:val="22"/>
          <w:szCs w:val="22"/>
          <w:rPrChange w:id="2022" w:author="Syahrani Rachmawati Sadino" w:date="2025-01-31T14:35:00Z">
            <w:rPr>
              <w:rFonts w:asciiTheme="minorBidi" w:hAnsiTheme="minorBidi" w:cstheme="minorBidi"/>
              <w:b/>
              <w:sz w:val="22"/>
              <w:szCs w:val="22"/>
            </w:rPr>
          </w:rPrChange>
        </w:rPr>
        <w:t>15</w:t>
      </w:r>
    </w:p>
    <w:p w14:paraId="542C415C" w14:textId="77777777" w:rsidR="001E317A" w:rsidRPr="00922713" w:rsidRDefault="001E317A">
      <w:pPr>
        <w:spacing w:line="276" w:lineRule="auto"/>
        <w:jc w:val="center"/>
        <w:rPr>
          <w:rFonts w:ascii="Arial" w:hAnsi="Arial" w:cs="Arial"/>
          <w:b/>
          <w:sz w:val="22"/>
          <w:szCs w:val="22"/>
          <w:rPrChange w:id="2023" w:author="Syahrani Rachmawati Sadino" w:date="2025-01-31T14:35:00Z">
            <w:rPr>
              <w:rFonts w:asciiTheme="minorBidi" w:hAnsiTheme="minorBidi" w:cstheme="minorBidi"/>
              <w:b/>
              <w:sz w:val="22"/>
              <w:szCs w:val="22"/>
            </w:rPr>
          </w:rPrChange>
        </w:rPr>
      </w:pPr>
      <w:r w:rsidRPr="00922713">
        <w:rPr>
          <w:rFonts w:ascii="Arial" w:hAnsi="Arial" w:cs="Arial"/>
          <w:b/>
          <w:sz w:val="22"/>
          <w:szCs w:val="22"/>
          <w:rPrChange w:id="2024" w:author="Syahrani Rachmawati Sadino" w:date="2025-01-31T14:35:00Z">
            <w:rPr>
              <w:rFonts w:asciiTheme="minorBidi" w:hAnsiTheme="minorBidi" w:cstheme="minorBidi"/>
              <w:b/>
              <w:sz w:val="22"/>
              <w:szCs w:val="22"/>
            </w:rPr>
          </w:rPrChange>
        </w:rPr>
        <w:t>KEADAAN MEMAKSA (</w:t>
      </w:r>
      <w:r w:rsidRPr="00922713">
        <w:rPr>
          <w:rFonts w:ascii="Arial" w:hAnsi="Arial" w:cs="Arial"/>
          <w:b/>
          <w:i/>
          <w:sz w:val="22"/>
          <w:szCs w:val="22"/>
          <w:rPrChange w:id="2025" w:author="Syahrani Rachmawati Sadino" w:date="2025-01-31T14:35:00Z">
            <w:rPr>
              <w:rFonts w:asciiTheme="minorBidi" w:hAnsiTheme="minorBidi" w:cstheme="minorBidi"/>
              <w:b/>
              <w:i/>
              <w:sz w:val="22"/>
              <w:szCs w:val="22"/>
            </w:rPr>
          </w:rPrChange>
        </w:rPr>
        <w:t>FORCE MAJEURE</w:t>
      </w:r>
      <w:r w:rsidRPr="00922713">
        <w:rPr>
          <w:rFonts w:ascii="Arial" w:hAnsi="Arial" w:cs="Arial"/>
          <w:b/>
          <w:sz w:val="22"/>
          <w:szCs w:val="22"/>
          <w:rPrChange w:id="2026" w:author="Syahrani Rachmawati Sadino" w:date="2025-01-31T14:35:00Z">
            <w:rPr>
              <w:rFonts w:asciiTheme="minorBidi" w:hAnsiTheme="minorBidi" w:cstheme="minorBidi"/>
              <w:b/>
              <w:sz w:val="22"/>
              <w:szCs w:val="22"/>
            </w:rPr>
          </w:rPrChange>
        </w:rPr>
        <w:t>)</w:t>
      </w:r>
    </w:p>
    <w:p w14:paraId="40D44C2D" w14:textId="77777777" w:rsidR="001E317A" w:rsidRPr="00922713" w:rsidRDefault="001E317A">
      <w:pPr>
        <w:spacing w:line="276" w:lineRule="auto"/>
        <w:jc w:val="center"/>
        <w:rPr>
          <w:rFonts w:ascii="Arial" w:hAnsi="Arial" w:cs="Arial"/>
          <w:b/>
          <w:sz w:val="22"/>
          <w:szCs w:val="22"/>
          <w:rPrChange w:id="2027" w:author="Syahrani Rachmawati Sadino" w:date="2025-01-31T14:35:00Z">
            <w:rPr>
              <w:rFonts w:asciiTheme="minorBidi" w:hAnsiTheme="minorBidi" w:cstheme="minorBidi"/>
              <w:b/>
              <w:sz w:val="22"/>
              <w:szCs w:val="22"/>
            </w:rPr>
          </w:rPrChange>
        </w:rPr>
      </w:pPr>
    </w:p>
    <w:p w14:paraId="5243F755" w14:textId="0D677B9A" w:rsidR="00E11671" w:rsidRPr="00922713" w:rsidRDefault="00E11671">
      <w:pPr>
        <w:pStyle w:val="ListParagraph"/>
        <w:numPr>
          <w:ilvl w:val="3"/>
          <w:numId w:val="73"/>
        </w:numPr>
        <w:tabs>
          <w:tab w:val="left" w:pos="630"/>
        </w:tabs>
        <w:spacing w:line="276" w:lineRule="auto"/>
        <w:ind w:hanging="425"/>
        <w:contextualSpacing w:val="0"/>
        <w:rPr>
          <w:rFonts w:ascii="Arial" w:hAnsi="Arial" w:cs="Arial"/>
          <w:sz w:val="22"/>
          <w:szCs w:val="22"/>
          <w:rPrChange w:id="2028" w:author="Syahrani Rachmawati Sadino" w:date="2025-01-31T14:35:00Z">
            <w:rPr>
              <w:rFonts w:ascii="Arial" w:hAnsi="Arial" w:cs="Arial"/>
            </w:rPr>
          </w:rPrChange>
        </w:rPr>
      </w:pPr>
      <w:r w:rsidRPr="00922713">
        <w:rPr>
          <w:rFonts w:ascii="Arial" w:hAnsi="Arial" w:cs="Arial"/>
          <w:b/>
          <w:sz w:val="22"/>
          <w:szCs w:val="22"/>
          <w:lang w:val="af-ZA"/>
          <w:rPrChange w:id="2029" w:author="Syahrani Rachmawati Sadino" w:date="2025-01-31T14:35:00Z">
            <w:rPr>
              <w:rFonts w:ascii="Arial" w:hAnsi="Arial" w:cs="Arial"/>
              <w:b/>
              <w:lang w:val="af-ZA"/>
            </w:rPr>
          </w:rPrChange>
        </w:rPr>
        <w:t>PARA PIHAK</w:t>
      </w:r>
      <w:r w:rsidRPr="00922713">
        <w:rPr>
          <w:rFonts w:ascii="Arial" w:hAnsi="Arial" w:cs="Arial"/>
          <w:sz w:val="22"/>
          <w:szCs w:val="22"/>
          <w:lang w:val="af-ZA"/>
          <w:rPrChange w:id="2030" w:author="Syahrani Rachmawati Sadino" w:date="2025-01-31T14:35:00Z">
            <w:rPr>
              <w:rFonts w:ascii="Arial" w:hAnsi="Arial" w:cs="Arial"/>
              <w:lang w:val="af-ZA"/>
            </w:rPr>
          </w:rPrChange>
        </w:rPr>
        <w:t xml:space="preserve"> </w:t>
      </w:r>
      <w:r w:rsidR="00315009" w:rsidRPr="00922713">
        <w:rPr>
          <w:rFonts w:ascii="Arial" w:hAnsi="Arial" w:cs="Arial"/>
          <w:sz w:val="22"/>
          <w:szCs w:val="22"/>
          <w:lang w:val="af-ZA"/>
          <w:rPrChange w:id="2031" w:author="Syahrani Rachmawati Sadino" w:date="2025-01-31T14:35:00Z">
            <w:rPr>
              <w:rFonts w:ascii="Arial" w:hAnsi="Arial" w:cs="Arial"/>
              <w:lang w:val="af-ZA"/>
            </w:rPr>
          </w:rPrChange>
        </w:rPr>
        <w:t xml:space="preserve">wajib </w:t>
      </w:r>
      <w:r w:rsidRPr="00922713">
        <w:rPr>
          <w:rFonts w:ascii="Arial" w:hAnsi="Arial" w:cs="Arial"/>
          <w:sz w:val="22"/>
          <w:szCs w:val="22"/>
          <w:lang w:val="af-ZA"/>
          <w:rPrChange w:id="2032" w:author="Syahrani Rachmawati Sadino" w:date="2025-01-31T14:35:00Z">
            <w:rPr>
              <w:rFonts w:ascii="Arial" w:hAnsi="Arial" w:cs="Arial"/>
              <w:lang w:val="af-ZA"/>
            </w:rPr>
          </w:rPrChange>
        </w:rPr>
        <w:t xml:space="preserve">untuk melaksanakan seluruh ketentuan – ketentuan yang ditetapkan dalam </w:t>
      </w:r>
      <w:del w:id="2033" w:author="Muhammad Fikhri Syafarulloh" w:date="2023-10-02T10:39:00Z">
        <w:r w:rsidRPr="00922713" w:rsidDel="004A168C">
          <w:rPr>
            <w:rFonts w:ascii="Arial" w:hAnsi="Arial" w:cs="Arial"/>
            <w:sz w:val="22"/>
            <w:szCs w:val="22"/>
            <w:lang w:val="af-ZA"/>
            <w:rPrChange w:id="2034" w:author="Syahrani Rachmawati Sadino" w:date="2025-01-31T14:35:00Z">
              <w:rPr>
                <w:rFonts w:ascii="Arial" w:hAnsi="Arial" w:cs="Arial"/>
                <w:lang w:val="af-ZA"/>
              </w:rPr>
            </w:rPrChange>
          </w:rPr>
          <w:delText>perjanjian kerja sama</w:delText>
        </w:r>
      </w:del>
      <w:ins w:id="2035" w:author="Muhammad Fikhri Syafarulloh" w:date="2023-10-02T11:00:00Z">
        <w:r w:rsidRPr="00922713">
          <w:rPr>
            <w:rFonts w:ascii="Arial" w:hAnsi="Arial" w:cs="Arial"/>
            <w:sz w:val="22"/>
            <w:szCs w:val="22"/>
            <w:lang w:val="af-ZA"/>
            <w:rPrChange w:id="2036" w:author="Syahrani Rachmawati Sadino" w:date="2025-01-31T14:35:00Z">
              <w:rPr>
                <w:rFonts w:ascii="Arial" w:hAnsi="Arial" w:cs="Arial"/>
                <w:lang w:val="af-ZA"/>
              </w:rPr>
            </w:rPrChange>
          </w:rPr>
          <w:t xml:space="preserve">Perjanjian </w:t>
        </w:r>
        <w:r w:rsidRPr="00922713">
          <w:rPr>
            <w:rFonts w:ascii="Arial" w:hAnsi="Arial" w:cs="Arial"/>
            <w:strike/>
            <w:sz w:val="22"/>
            <w:szCs w:val="22"/>
            <w:lang w:val="af-ZA"/>
            <w:rPrChange w:id="2037" w:author="Syahrani Rachmawati Sadino" w:date="2025-01-31T14:35:00Z">
              <w:rPr>
                <w:rFonts w:ascii="Arial" w:hAnsi="Arial" w:cs="Arial"/>
                <w:strike/>
                <w:lang w:val="af-ZA"/>
              </w:rPr>
            </w:rPrChange>
          </w:rPr>
          <w:t>Kerja Sama</w:t>
        </w:r>
      </w:ins>
      <w:r w:rsidRPr="00922713">
        <w:rPr>
          <w:rFonts w:ascii="Arial" w:hAnsi="Arial" w:cs="Arial"/>
          <w:sz w:val="22"/>
          <w:szCs w:val="22"/>
          <w:lang w:val="af-ZA"/>
          <w:rPrChange w:id="2038" w:author="Syahrani Rachmawati Sadino" w:date="2025-01-31T14:35:00Z">
            <w:rPr>
              <w:rFonts w:ascii="Arial" w:hAnsi="Arial" w:cs="Arial"/>
              <w:lang w:val="af-ZA"/>
            </w:rPr>
          </w:rPrChange>
        </w:rPr>
        <w:t xml:space="preserve">  ini kecuali dalam hal terjadinya </w:t>
      </w:r>
      <w:r w:rsidRPr="00922713">
        <w:rPr>
          <w:rFonts w:ascii="Arial" w:hAnsi="Arial" w:cs="Arial"/>
          <w:i/>
          <w:sz w:val="22"/>
          <w:szCs w:val="22"/>
          <w:lang w:val="af-ZA"/>
          <w:rPrChange w:id="2039" w:author="Syahrani Rachmawati Sadino" w:date="2025-01-31T14:35:00Z">
            <w:rPr>
              <w:rFonts w:ascii="Arial" w:hAnsi="Arial" w:cs="Arial"/>
              <w:i/>
              <w:lang w:val="af-ZA"/>
            </w:rPr>
          </w:rPrChange>
        </w:rPr>
        <w:t>Force Majeure</w:t>
      </w:r>
      <w:r w:rsidRPr="00922713">
        <w:rPr>
          <w:rFonts w:ascii="Arial" w:hAnsi="Arial" w:cs="Arial"/>
          <w:sz w:val="22"/>
          <w:szCs w:val="22"/>
          <w:lang w:val="af-ZA"/>
          <w:rPrChange w:id="2040" w:author="Syahrani Rachmawati Sadino" w:date="2025-01-31T14:35:00Z">
            <w:rPr>
              <w:rFonts w:ascii="Arial" w:hAnsi="Arial" w:cs="Arial"/>
              <w:lang w:val="af-ZA"/>
            </w:rPr>
          </w:rPrChange>
        </w:rPr>
        <w:t xml:space="preserve"> yang menyebabkan terhentinya atau tertundanya </w:t>
      </w:r>
      <w:del w:id="2041" w:author="Muhammad Fikhri Syafarulloh" w:date="2023-10-02T10:39:00Z">
        <w:r w:rsidRPr="00922713" w:rsidDel="004A168C">
          <w:rPr>
            <w:rFonts w:ascii="Arial" w:hAnsi="Arial" w:cs="Arial"/>
            <w:sz w:val="22"/>
            <w:szCs w:val="22"/>
            <w:lang w:val="af-ZA"/>
            <w:rPrChange w:id="2042" w:author="Syahrani Rachmawati Sadino" w:date="2025-01-31T14:35:00Z">
              <w:rPr>
                <w:rFonts w:ascii="Arial" w:hAnsi="Arial" w:cs="Arial"/>
                <w:lang w:val="af-ZA"/>
              </w:rPr>
            </w:rPrChange>
          </w:rPr>
          <w:delText>Perjanjian kerja sama</w:delText>
        </w:r>
      </w:del>
      <w:ins w:id="2043" w:author="Muhammad Fikhri Syafarulloh" w:date="2023-10-02T11:00:00Z">
        <w:r w:rsidRPr="00922713">
          <w:rPr>
            <w:rFonts w:ascii="Arial" w:hAnsi="Arial" w:cs="Arial"/>
            <w:sz w:val="22"/>
            <w:szCs w:val="22"/>
            <w:lang w:val="af-ZA"/>
            <w:rPrChange w:id="2044" w:author="Syahrani Rachmawati Sadino" w:date="2025-01-31T14:35:00Z">
              <w:rPr>
                <w:rFonts w:ascii="Arial" w:hAnsi="Arial" w:cs="Arial"/>
                <w:lang w:val="af-ZA"/>
              </w:rPr>
            </w:rPrChange>
          </w:rPr>
          <w:t>Perjanjian Kerja Sama</w:t>
        </w:r>
      </w:ins>
      <w:r w:rsidRPr="00922713">
        <w:rPr>
          <w:rFonts w:ascii="Arial" w:hAnsi="Arial" w:cs="Arial"/>
          <w:sz w:val="22"/>
          <w:szCs w:val="22"/>
          <w:lang w:val="af-ZA"/>
          <w:rPrChange w:id="2045" w:author="Syahrani Rachmawati Sadino" w:date="2025-01-31T14:35:00Z">
            <w:rPr>
              <w:rFonts w:ascii="Arial" w:hAnsi="Arial" w:cs="Arial"/>
              <w:lang w:val="af-ZA"/>
            </w:rPr>
          </w:rPrChange>
        </w:rPr>
        <w:t xml:space="preserve"> ini.</w:t>
      </w:r>
    </w:p>
    <w:p w14:paraId="1474468E" w14:textId="77777777" w:rsidR="00E11671" w:rsidRPr="00922713" w:rsidRDefault="00E11671">
      <w:pPr>
        <w:pStyle w:val="ListParagraph"/>
        <w:tabs>
          <w:tab w:val="left" w:pos="630"/>
        </w:tabs>
        <w:spacing w:line="276" w:lineRule="auto"/>
        <w:ind w:left="425"/>
        <w:rPr>
          <w:rFonts w:ascii="Arial" w:hAnsi="Arial" w:cs="Arial"/>
          <w:sz w:val="22"/>
          <w:szCs w:val="22"/>
          <w:rPrChange w:id="2046" w:author="Syahrani Rachmawati Sadino" w:date="2025-01-31T14:35:00Z">
            <w:rPr>
              <w:rFonts w:ascii="Arial" w:hAnsi="Arial" w:cs="Arial"/>
            </w:rPr>
          </w:rPrChange>
        </w:rPr>
      </w:pPr>
    </w:p>
    <w:p w14:paraId="4BC384C9" w14:textId="77777777" w:rsidR="00E11671" w:rsidRPr="00922713" w:rsidRDefault="00E11671">
      <w:pPr>
        <w:pStyle w:val="ListParagraph"/>
        <w:numPr>
          <w:ilvl w:val="3"/>
          <w:numId w:val="73"/>
        </w:numPr>
        <w:tabs>
          <w:tab w:val="left" w:pos="630"/>
        </w:tabs>
        <w:spacing w:line="276" w:lineRule="auto"/>
        <w:ind w:hanging="425"/>
        <w:contextualSpacing w:val="0"/>
        <w:rPr>
          <w:rFonts w:ascii="Arial" w:hAnsi="Arial" w:cs="Arial"/>
          <w:sz w:val="22"/>
          <w:szCs w:val="22"/>
          <w:rPrChange w:id="2047" w:author="Syahrani Rachmawati Sadino" w:date="2025-01-31T14:35:00Z">
            <w:rPr>
              <w:rFonts w:ascii="Arial" w:hAnsi="Arial" w:cs="Arial"/>
            </w:rPr>
          </w:rPrChange>
        </w:rPr>
      </w:pPr>
      <w:r w:rsidRPr="00922713">
        <w:rPr>
          <w:rFonts w:ascii="Arial" w:hAnsi="Arial" w:cs="Arial"/>
          <w:sz w:val="22"/>
          <w:szCs w:val="22"/>
          <w:lang w:val="af-ZA"/>
          <w:rPrChange w:id="2048" w:author="Syahrani Rachmawati Sadino" w:date="2025-01-31T14:35:00Z">
            <w:rPr>
              <w:rFonts w:ascii="Arial" w:hAnsi="Arial" w:cs="Arial"/>
              <w:lang w:val="af-ZA"/>
            </w:rPr>
          </w:rPrChange>
        </w:rPr>
        <w:t xml:space="preserve">Keadaan </w:t>
      </w:r>
      <w:r w:rsidRPr="00922713">
        <w:rPr>
          <w:rFonts w:ascii="Arial" w:hAnsi="Arial" w:cs="Arial"/>
          <w:i/>
          <w:sz w:val="22"/>
          <w:szCs w:val="22"/>
          <w:lang w:val="af-ZA"/>
          <w:rPrChange w:id="2049" w:author="Syahrani Rachmawati Sadino" w:date="2025-01-31T14:35:00Z">
            <w:rPr>
              <w:rFonts w:ascii="Arial" w:hAnsi="Arial" w:cs="Arial"/>
              <w:i/>
              <w:lang w:val="af-ZA"/>
            </w:rPr>
          </w:rPrChange>
        </w:rPr>
        <w:t>Force Majeure</w:t>
      </w:r>
      <w:r w:rsidRPr="00922713">
        <w:rPr>
          <w:rFonts w:ascii="Arial" w:hAnsi="Arial" w:cs="Arial"/>
          <w:sz w:val="22"/>
          <w:szCs w:val="22"/>
          <w:lang w:val="af-ZA"/>
          <w:rPrChange w:id="2050" w:author="Syahrani Rachmawati Sadino" w:date="2025-01-31T14:35:00Z">
            <w:rPr>
              <w:rFonts w:ascii="Arial" w:hAnsi="Arial" w:cs="Arial"/>
              <w:lang w:val="af-ZA"/>
            </w:rPr>
          </w:rPrChange>
        </w:rPr>
        <w:t xml:space="preserve"> adalah segala keadaan atau peristiwa yang terjadi di luar kekuasaan </w:t>
      </w:r>
      <w:r w:rsidRPr="00922713">
        <w:rPr>
          <w:rFonts w:ascii="Arial" w:hAnsi="Arial" w:cs="Arial"/>
          <w:b/>
          <w:sz w:val="22"/>
          <w:szCs w:val="22"/>
          <w:lang w:val="af-ZA"/>
          <w:rPrChange w:id="2051" w:author="Syahrani Rachmawati Sadino" w:date="2025-01-31T14:35:00Z">
            <w:rPr>
              <w:rFonts w:ascii="Arial" w:hAnsi="Arial" w:cs="Arial"/>
              <w:b/>
              <w:lang w:val="af-ZA"/>
            </w:rPr>
          </w:rPrChange>
        </w:rPr>
        <w:t>PARA PIHAK</w:t>
      </w:r>
      <w:r w:rsidRPr="00922713">
        <w:rPr>
          <w:rFonts w:ascii="Arial" w:hAnsi="Arial" w:cs="Arial"/>
          <w:sz w:val="22"/>
          <w:szCs w:val="22"/>
          <w:lang w:val="af-ZA"/>
          <w:rPrChange w:id="2052" w:author="Syahrani Rachmawati Sadino" w:date="2025-01-31T14:35:00Z">
            <w:rPr>
              <w:rFonts w:ascii="Arial" w:hAnsi="Arial" w:cs="Arial"/>
              <w:lang w:val="af-ZA"/>
            </w:rPr>
          </w:rPrChange>
        </w:rPr>
        <w:t xml:space="preserve">, seperti bencana alam, sabotase, pemogokan, huru – hara, </w:t>
      </w:r>
      <w:r w:rsidRPr="00922713">
        <w:rPr>
          <w:rFonts w:ascii="Arial" w:hAnsi="Arial" w:cs="Arial"/>
          <w:i/>
          <w:sz w:val="22"/>
          <w:szCs w:val="22"/>
          <w:lang w:val="af-ZA"/>
          <w:rPrChange w:id="2053" w:author="Syahrani Rachmawati Sadino" w:date="2025-01-31T14:35:00Z">
            <w:rPr>
              <w:rFonts w:ascii="Arial" w:hAnsi="Arial" w:cs="Arial"/>
              <w:i/>
              <w:lang w:val="af-ZA"/>
            </w:rPr>
          </w:rPrChange>
        </w:rPr>
        <w:t>epidemic,</w:t>
      </w:r>
      <w:r w:rsidRPr="00922713">
        <w:rPr>
          <w:rFonts w:ascii="Arial" w:hAnsi="Arial" w:cs="Arial"/>
          <w:sz w:val="22"/>
          <w:szCs w:val="22"/>
          <w:lang w:val="af-ZA"/>
          <w:rPrChange w:id="2054" w:author="Syahrani Rachmawati Sadino" w:date="2025-01-31T14:35:00Z">
            <w:rPr>
              <w:rFonts w:ascii="Arial" w:hAnsi="Arial" w:cs="Arial"/>
              <w:lang w:val="af-ZA"/>
            </w:rPr>
          </w:rPrChange>
        </w:rPr>
        <w:t xml:space="preserve"> kebakaran, banjir, gempa bumi, perang, Keputusan Pemerintah atau instansi yang berwenang, yang menghalangi secara langsung atau tidak langsunguntuk terlaksananya </w:t>
      </w:r>
      <w:del w:id="2055" w:author="Muhammad Fikhri Syafarulloh" w:date="2023-10-02T10:39:00Z">
        <w:r w:rsidRPr="00922713" w:rsidDel="004A168C">
          <w:rPr>
            <w:rFonts w:ascii="Arial" w:hAnsi="Arial" w:cs="Arial"/>
            <w:sz w:val="22"/>
            <w:szCs w:val="22"/>
            <w:lang w:val="af-ZA"/>
            <w:rPrChange w:id="2056" w:author="Syahrani Rachmawati Sadino" w:date="2025-01-31T14:35:00Z">
              <w:rPr>
                <w:rFonts w:ascii="Arial" w:hAnsi="Arial" w:cs="Arial"/>
                <w:lang w:val="af-ZA"/>
              </w:rPr>
            </w:rPrChange>
          </w:rPr>
          <w:delText>Perjanjian kerja sama</w:delText>
        </w:r>
      </w:del>
      <w:ins w:id="2057" w:author="Muhammad Fikhri Syafarulloh" w:date="2023-10-02T11:00:00Z">
        <w:r w:rsidRPr="00922713">
          <w:rPr>
            <w:rFonts w:ascii="Arial" w:hAnsi="Arial" w:cs="Arial"/>
            <w:sz w:val="22"/>
            <w:szCs w:val="22"/>
            <w:lang w:val="af-ZA"/>
            <w:rPrChange w:id="2058" w:author="Syahrani Rachmawati Sadino" w:date="2025-01-31T14:35:00Z">
              <w:rPr>
                <w:rFonts w:ascii="Arial" w:hAnsi="Arial" w:cs="Arial"/>
                <w:lang w:val="af-ZA"/>
              </w:rPr>
            </w:rPrChange>
          </w:rPr>
          <w:t xml:space="preserve">Perjanjian </w:t>
        </w:r>
        <w:r w:rsidRPr="00922713">
          <w:rPr>
            <w:rFonts w:ascii="Arial" w:hAnsi="Arial" w:cs="Arial"/>
            <w:strike/>
            <w:sz w:val="22"/>
            <w:szCs w:val="22"/>
            <w:lang w:val="af-ZA"/>
            <w:rPrChange w:id="2059" w:author="Syahrani Rachmawati Sadino" w:date="2025-01-31T14:35:00Z">
              <w:rPr>
                <w:rFonts w:ascii="Arial" w:hAnsi="Arial" w:cs="Arial"/>
                <w:strike/>
                <w:lang w:val="af-ZA"/>
              </w:rPr>
            </w:rPrChange>
          </w:rPr>
          <w:t>Kerja Sama</w:t>
        </w:r>
      </w:ins>
      <w:r w:rsidRPr="00922713">
        <w:rPr>
          <w:rFonts w:ascii="Arial" w:hAnsi="Arial" w:cs="Arial"/>
          <w:sz w:val="22"/>
          <w:szCs w:val="22"/>
          <w:lang w:val="af-ZA"/>
          <w:rPrChange w:id="2060" w:author="Syahrani Rachmawati Sadino" w:date="2025-01-31T14:35:00Z">
            <w:rPr>
              <w:rFonts w:ascii="Arial" w:hAnsi="Arial" w:cs="Arial"/>
              <w:lang w:val="af-ZA"/>
            </w:rPr>
          </w:rPrChange>
        </w:rPr>
        <w:t xml:space="preserve"> ini.</w:t>
      </w:r>
    </w:p>
    <w:p w14:paraId="26C9ECA3" w14:textId="77777777" w:rsidR="00E11671" w:rsidRPr="00922713" w:rsidRDefault="00E11671">
      <w:pPr>
        <w:pStyle w:val="ListParagraph"/>
        <w:spacing w:line="276" w:lineRule="auto"/>
        <w:rPr>
          <w:rFonts w:ascii="Arial" w:hAnsi="Arial" w:cs="Arial"/>
          <w:sz w:val="22"/>
          <w:szCs w:val="22"/>
          <w:lang w:val="af-ZA"/>
          <w:rPrChange w:id="2061" w:author="Syahrani Rachmawati Sadino" w:date="2025-01-31T14:35:00Z">
            <w:rPr>
              <w:rFonts w:ascii="Arial" w:hAnsi="Arial" w:cs="Arial"/>
              <w:lang w:val="af-ZA"/>
            </w:rPr>
          </w:rPrChange>
        </w:rPr>
      </w:pPr>
    </w:p>
    <w:p w14:paraId="2B87E5FC" w14:textId="5031B62E" w:rsidR="00E11671" w:rsidRPr="00922713" w:rsidRDefault="00E11671">
      <w:pPr>
        <w:pStyle w:val="ListParagraph"/>
        <w:numPr>
          <w:ilvl w:val="3"/>
          <w:numId w:val="73"/>
        </w:numPr>
        <w:tabs>
          <w:tab w:val="left" w:pos="630"/>
        </w:tabs>
        <w:spacing w:line="276" w:lineRule="auto"/>
        <w:ind w:hanging="425"/>
        <w:contextualSpacing w:val="0"/>
        <w:rPr>
          <w:rFonts w:ascii="Arial" w:hAnsi="Arial" w:cs="Arial"/>
          <w:sz w:val="22"/>
          <w:szCs w:val="22"/>
          <w:lang w:val="sv-SE"/>
          <w:rPrChange w:id="2062" w:author="Syahrani Rachmawati Sadino" w:date="2025-01-31T14:35:00Z">
            <w:rPr>
              <w:rFonts w:ascii="Arial" w:hAnsi="Arial" w:cs="Arial"/>
              <w:lang w:val="sv-SE"/>
            </w:rPr>
          </w:rPrChange>
        </w:rPr>
      </w:pPr>
      <w:r w:rsidRPr="00922713">
        <w:rPr>
          <w:rFonts w:ascii="Arial" w:hAnsi="Arial" w:cs="Arial"/>
          <w:sz w:val="22"/>
          <w:szCs w:val="22"/>
          <w:lang w:val="af-ZA"/>
          <w:rPrChange w:id="2063" w:author="Syahrani Rachmawati Sadino" w:date="2025-01-31T14:35:00Z">
            <w:rPr>
              <w:rFonts w:ascii="Arial" w:hAnsi="Arial" w:cs="Arial"/>
              <w:lang w:val="af-ZA"/>
            </w:rPr>
          </w:rPrChange>
        </w:rPr>
        <w:lastRenderedPageBreak/>
        <w:t xml:space="preserve">Setiap kejadian yang bersifat </w:t>
      </w:r>
      <w:r w:rsidRPr="00922713">
        <w:rPr>
          <w:rFonts w:ascii="Arial" w:hAnsi="Arial" w:cs="Arial"/>
          <w:i/>
          <w:sz w:val="22"/>
          <w:szCs w:val="22"/>
          <w:lang w:val="af-ZA"/>
          <w:rPrChange w:id="2064" w:author="Syahrani Rachmawati Sadino" w:date="2025-01-31T14:35:00Z">
            <w:rPr>
              <w:rFonts w:ascii="Arial" w:hAnsi="Arial" w:cs="Arial"/>
              <w:i/>
              <w:lang w:val="af-ZA"/>
            </w:rPr>
          </w:rPrChange>
        </w:rPr>
        <w:t>Force Majeure</w:t>
      </w:r>
      <w:r w:rsidRPr="00922713">
        <w:rPr>
          <w:rFonts w:ascii="Arial" w:hAnsi="Arial" w:cs="Arial"/>
          <w:sz w:val="22"/>
          <w:szCs w:val="22"/>
          <w:lang w:val="af-ZA"/>
          <w:rPrChange w:id="2065" w:author="Syahrani Rachmawati Sadino" w:date="2025-01-31T14:35:00Z">
            <w:rPr>
              <w:rFonts w:ascii="Arial" w:hAnsi="Arial" w:cs="Arial"/>
              <w:lang w:val="af-ZA"/>
            </w:rPr>
          </w:rPrChange>
        </w:rPr>
        <w:t xml:space="preserve"> harus diberitahukan kepada Pihak lainnya paling lambat 7 (tujuh) </w:t>
      </w:r>
      <w:r w:rsidR="00315009" w:rsidRPr="00922713">
        <w:rPr>
          <w:rFonts w:ascii="Arial" w:hAnsi="Arial" w:cs="Arial"/>
          <w:sz w:val="22"/>
          <w:szCs w:val="22"/>
          <w:lang w:val="af-ZA"/>
          <w:rPrChange w:id="2066" w:author="Syahrani Rachmawati Sadino" w:date="2025-01-31T14:35:00Z">
            <w:rPr>
              <w:rFonts w:ascii="Arial" w:hAnsi="Arial" w:cs="Arial"/>
              <w:lang w:val="af-ZA"/>
            </w:rPr>
          </w:rPrChange>
        </w:rPr>
        <w:t xml:space="preserve">Hari Kalender </w:t>
      </w:r>
      <w:r w:rsidRPr="00922713">
        <w:rPr>
          <w:rFonts w:ascii="Arial" w:hAnsi="Arial" w:cs="Arial"/>
          <w:sz w:val="22"/>
          <w:szCs w:val="22"/>
          <w:lang w:val="af-ZA"/>
          <w:rPrChange w:id="2067" w:author="Syahrani Rachmawati Sadino" w:date="2025-01-31T14:35:00Z">
            <w:rPr>
              <w:rFonts w:ascii="Arial" w:hAnsi="Arial" w:cs="Arial"/>
              <w:lang w:val="af-ZA"/>
            </w:rPr>
          </w:rPrChange>
        </w:rPr>
        <w:t xml:space="preserve">sejak terjadinya </w:t>
      </w:r>
      <w:r w:rsidRPr="00922713">
        <w:rPr>
          <w:rFonts w:ascii="Arial" w:hAnsi="Arial" w:cs="Arial"/>
          <w:i/>
          <w:sz w:val="22"/>
          <w:szCs w:val="22"/>
          <w:lang w:val="af-ZA"/>
          <w:rPrChange w:id="2068" w:author="Syahrani Rachmawati Sadino" w:date="2025-01-31T14:35:00Z">
            <w:rPr>
              <w:rFonts w:ascii="Arial" w:hAnsi="Arial" w:cs="Arial"/>
              <w:i/>
              <w:lang w:val="af-ZA"/>
            </w:rPr>
          </w:rPrChange>
        </w:rPr>
        <w:t>Force Majeure</w:t>
      </w:r>
      <w:r w:rsidRPr="00922713">
        <w:rPr>
          <w:rFonts w:ascii="Arial" w:hAnsi="Arial" w:cs="Arial"/>
          <w:sz w:val="22"/>
          <w:szCs w:val="22"/>
          <w:lang w:val="af-ZA"/>
          <w:rPrChange w:id="2069" w:author="Syahrani Rachmawati Sadino" w:date="2025-01-31T14:35:00Z">
            <w:rPr>
              <w:rFonts w:ascii="Arial" w:hAnsi="Arial" w:cs="Arial"/>
              <w:lang w:val="af-ZA"/>
            </w:rPr>
          </w:rPrChange>
        </w:rPr>
        <w:t>. Dengan surat pemberitahuan yang disertai dengan keterangan resmi dari Pejabat Pemerintah setempat yang berwenang.</w:t>
      </w:r>
    </w:p>
    <w:p w14:paraId="178EB3F0" w14:textId="77777777" w:rsidR="00E11671" w:rsidRPr="00922713" w:rsidRDefault="00E11671">
      <w:pPr>
        <w:pStyle w:val="ListParagraph"/>
        <w:spacing w:line="276" w:lineRule="auto"/>
        <w:rPr>
          <w:rFonts w:ascii="Arial" w:hAnsi="Arial" w:cs="Arial"/>
          <w:sz w:val="22"/>
          <w:szCs w:val="22"/>
          <w:lang w:val="sv-SE"/>
          <w:rPrChange w:id="2070" w:author="Syahrani Rachmawati Sadino" w:date="2025-01-31T14:35:00Z">
            <w:rPr>
              <w:rFonts w:ascii="Arial" w:hAnsi="Arial" w:cs="Arial"/>
              <w:lang w:val="sv-SE"/>
            </w:rPr>
          </w:rPrChange>
        </w:rPr>
      </w:pPr>
    </w:p>
    <w:p w14:paraId="5899CB4A" w14:textId="77777777" w:rsidR="00E11671" w:rsidRPr="00922713" w:rsidRDefault="00E11671">
      <w:pPr>
        <w:pStyle w:val="ListParagraph"/>
        <w:numPr>
          <w:ilvl w:val="3"/>
          <w:numId w:val="73"/>
        </w:numPr>
        <w:tabs>
          <w:tab w:val="left" w:pos="630"/>
        </w:tabs>
        <w:spacing w:line="276" w:lineRule="auto"/>
        <w:ind w:hanging="425"/>
        <w:contextualSpacing w:val="0"/>
        <w:rPr>
          <w:rFonts w:ascii="Arial" w:hAnsi="Arial" w:cs="Arial"/>
          <w:sz w:val="22"/>
          <w:szCs w:val="22"/>
          <w:lang w:val="sv-SE"/>
          <w:rPrChange w:id="2071" w:author="Syahrani Rachmawati Sadino" w:date="2025-01-31T14:35:00Z">
            <w:rPr>
              <w:rFonts w:ascii="Arial" w:hAnsi="Arial" w:cs="Arial"/>
              <w:lang w:val="sv-SE"/>
            </w:rPr>
          </w:rPrChange>
        </w:rPr>
      </w:pPr>
      <w:r w:rsidRPr="00922713">
        <w:rPr>
          <w:rFonts w:ascii="Arial" w:hAnsi="Arial" w:cs="Arial"/>
          <w:sz w:val="22"/>
          <w:szCs w:val="22"/>
          <w:lang w:val="sv-SE"/>
          <w:rPrChange w:id="2072" w:author="Syahrani Rachmawati Sadino" w:date="2025-01-31T14:35:00Z">
            <w:rPr>
              <w:rFonts w:ascii="Arial" w:hAnsi="Arial" w:cs="Arial"/>
              <w:lang w:val="sv-SE"/>
            </w:rPr>
          </w:rPrChange>
        </w:rPr>
        <w:t xml:space="preserve">Tidak adanya pemberitahuan hingga lewatnya waktu sebagaimana ditentukan dalam ayat (3) Pasal ini, mengakibatkan Pihak yang lain yang tidak mengalami peristiwa </w:t>
      </w:r>
      <w:r w:rsidRPr="00922713">
        <w:rPr>
          <w:rFonts w:ascii="Arial" w:hAnsi="Arial" w:cs="Arial"/>
          <w:i/>
          <w:sz w:val="22"/>
          <w:szCs w:val="22"/>
          <w:lang w:val="sv-SE"/>
          <w:rPrChange w:id="2073" w:author="Syahrani Rachmawati Sadino" w:date="2025-01-31T14:35:00Z">
            <w:rPr>
              <w:rFonts w:ascii="Arial" w:hAnsi="Arial" w:cs="Arial"/>
              <w:i/>
              <w:lang w:val="sv-SE"/>
            </w:rPr>
          </w:rPrChange>
        </w:rPr>
        <w:t>Force Majeure</w:t>
      </w:r>
      <w:r w:rsidRPr="00922713">
        <w:rPr>
          <w:rFonts w:ascii="Arial" w:hAnsi="Arial" w:cs="Arial"/>
          <w:sz w:val="22"/>
          <w:szCs w:val="22"/>
          <w:lang w:val="sv-SE"/>
          <w:rPrChange w:id="2074" w:author="Syahrani Rachmawati Sadino" w:date="2025-01-31T14:35:00Z">
            <w:rPr>
              <w:rFonts w:ascii="Arial" w:hAnsi="Arial" w:cs="Arial"/>
              <w:lang w:val="sv-SE"/>
            </w:rPr>
          </w:rPrChange>
        </w:rPr>
        <w:t xml:space="preserve"> berhak untuk tidak mengakui adanya peristiwa Force Majeure tersebut.</w:t>
      </w:r>
    </w:p>
    <w:p w14:paraId="1F18AC34" w14:textId="77777777" w:rsidR="00E11671" w:rsidRPr="00922713" w:rsidRDefault="00E11671">
      <w:pPr>
        <w:pStyle w:val="ListParagraph"/>
        <w:spacing w:line="276" w:lineRule="auto"/>
        <w:rPr>
          <w:rFonts w:ascii="Arial" w:hAnsi="Arial" w:cs="Arial"/>
          <w:sz w:val="22"/>
          <w:szCs w:val="22"/>
          <w:lang w:val="sv-SE"/>
          <w:rPrChange w:id="2075" w:author="Syahrani Rachmawati Sadino" w:date="2025-01-31T14:35:00Z">
            <w:rPr>
              <w:rFonts w:ascii="Arial" w:hAnsi="Arial" w:cs="Arial"/>
              <w:lang w:val="sv-SE"/>
            </w:rPr>
          </w:rPrChange>
        </w:rPr>
      </w:pPr>
    </w:p>
    <w:p w14:paraId="109303F6" w14:textId="4189B6A9" w:rsidR="00E11671" w:rsidRPr="00922713" w:rsidRDefault="00315009">
      <w:pPr>
        <w:pStyle w:val="ListParagraph"/>
        <w:numPr>
          <w:ilvl w:val="3"/>
          <w:numId w:val="73"/>
        </w:numPr>
        <w:tabs>
          <w:tab w:val="left" w:pos="630"/>
        </w:tabs>
        <w:spacing w:line="276" w:lineRule="auto"/>
        <w:ind w:hanging="425"/>
        <w:contextualSpacing w:val="0"/>
        <w:rPr>
          <w:rFonts w:ascii="Arial" w:hAnsi="Arial" w:cs="Arial"/>
          <w:sz w:val="22"/>
          <w:szCs w:val="22"/>
          <w:lang w:val="sv-SE"/>
          <w:rPrChange w:id="2076" w:author="Syahrani Rachmawati Sadino" w:date="2025-01-31T14:35:00Z">
            <w:rPr>
              <w:rFonts w:ascii="Arial" w:hAnsi="Arial" w:cs="Arial"/>
              <w:lang w:val="sv-SE"/>
            </w:rPr>
          </w:rPrChange>
        </w:rPr>
      </w:pPr>
      <w:r w:rsidRPr="00922713">
        <w:rPr>
          <w:rFonts w:ascii="Arial" w:hAnsi="Arial" w:cs="Arial"/>
          <w:sz w:val="22"/>
          <w:szCs w:val="22"/>
          <w:lang w:val="sv-SE"/>
          <w:rPrChange w:id="2077" w:author="Syahrani Rachmawati Sadino" w:date="2025-01-31T14:35:00Z">
            <w:rPr>
              <w:rFonts w:ascii="Arial" w:hAnsi="Arial" w:cs="Arial"/>
              <w:lang w:val="sv-SE"/>
            </w:rPr>
          </w:rPrChange>
        </w:rPr>
        <w:t>Biaya-</w:t>
      </w:r>
      <w:r w:rsidR="00E11671" w:rsidRPr="00922713">
        <w:rPr>
          <w:rFonts w:ascii="Arial" w:hAnsi="Arial" w:cs="Arial"/>
          <w:sz w:val="22"/>
          <w:szCs w:val="22"/>
          <w:lang w:val="sv-SE"/>
          <w:rPrChange w:id="2078" w:author="Syahrani Rachmawati Sadino" w:date="2025-01-31T14:35:00Z">
            <w:rPr>
              <w:rFonts w:ascii="Arial" w:hAnsi="Arial" w:cs="Arial"/>
              <w:lang w:val="sv-SE"/>
            </w:rPr>
          </w:rPrChange>
        </w:rPr>
        <w:t xml:space="preserve">biaya yang timbul dan diderita oleh pihak yang mengalami </w:t>
      </w:r>
      <w:r w:rsidR="00E11671" w:rsidRPr="00922713">
        <w:rPr>
          <w:rFonts w:ascii="Arial" w:hAnsi="Arial" w:cs="Arial"/>
          <w:i/>
          <w:sz w:val="22"/>
          <w:szCs w:val="22"/>
          <w:lang w:val="sv-SE"/>
          <w:rPrChange w:id="2079" w:author="Syahrani Rachmawati Sadino" w:date="2025-01-31T14:35:00Z">
            <w:rPr>
              <w:rFonts w:ascii="Arial" w:hAnsi="Arial" w:cs="Arial"/>
              <w:i/>
              <w:lang w:val="sv-SE"/>
            </w:rPr>
          </w:rPrChange>
        </w:rPr>
        <w:t>Force Majeure</w:t>
      </w:r>
      <w:r w:rsidR="00E11671" w:rsidRPr="00922713">
        <w:rPr>
          <w:rFonts w:ascii="Arial" w:hAnsi="Arial" w:cs="Arial"/>
          <w:sz w:val="22"/>
          <w:szCs w:val="22"/>
          <w:lang w:val="sv-SE"/>
          <w:rPrChange w:id="2080" w:author="Syahrani Rachmawati Sadino" w:date="2025-01-31T14:35:00Z">
            <w:rPr>
              <w:rFonts w:ascii="Arial" w:hAnsi="Arial" w:cs="Arial"/>
              <w:lang w:val="sv-SE"/>
            </w:rPr>
          </w:rPrChange>
        </w:rPr>
        <w:t xml:space="preserve"> bukan merupakan tanggung jawab Pihak lainnya.</w:t>
      </w:r>
    </w:p>
    <w:p w14:paraId="730BA944" w14:textId="77777777" w:rsidR="00E11671" w:rsidRPr="00922713" w:rsidRDefault="00E11671">
      <w:pPr>
        <w:pStyle w:val="ListParagraph"/>
        <w:spacing w:line="276" w:lineRule="auto"/>
        <w:rPr>
          <w:rFonts w:ascii="Arial" w:hAnsi="Arial" w:cs="Arial"/>
          <w:sz w:val="22"/>
          <w:szCs w:val="22"/>
          <w:lang w:val="sv-SE"/>
          <w:rPrChange w:id="2081" w:author="Syahrani Rachmawati Sadino" w:date="2025-01-31T14:35:00Z">
            <w:rPr>
              <w:rFonts w:ascii="Arial" w:hAnsi="Arial" w:cs="Arial"/>
              <w:lang w:val="sv-SE"/>
            </w:rPr>
          </w:rPrChange>
        </w:rPr>
      </w:pPr>
    </w:p>
    <w:p w14:paraId="216978B0" w14:textId="4535BE7A" w:rsidR="00E11671" w:rsidRPr="00922713" w:rsidRDefault="00E11671">
      <w:pPr>
        <w:pStyle w:val="ListParagraph"/>
        <w:numPr>
          <w:ilvl w:val="3"/>
          <w:numId w:val="73"/>
        </w:numPr>
        <w:tabs>
          <w:tab w:val="left" w:pos="630"/>
        </w:tabs>
        <w:spacing w:line="276" w:lineRule="auto"/>
        <w:ind w:hanging="425"/>
        <w:contextualSpacing w:val="0"/>
        <w:rPr>
          <w:rFonts w:ascii="Arial" w:hAnsi="Arial" w:cs="Arial"/>
          <w:sz w:val="22"/>
          <w:szCs w:val="22"/>
          <w:lang w:val="sv-SE"/>
          <w:rPrChange w:id="2082" w:author="Syahrani Rachmawati Sadino" w:date="2025-01-31T14:35:00Z">
            <w:rPr>
              <w:rFonts w:ascii="Arial" w:hAnsi="Arial" w:cs="Arial"/>
              <w:lang w:val="sv-SE"/>
            </w:rPr>
          </w:rPrChange>
        </w:rPr>
      </w:pPr>
      <w:r w:rsidRPr="00922713">
        <w:rPr>
          <w:rFonts w:ascii="Arial" w:hAnsi="Arial" w:cs="Arial"/>
          <w:sz w:val="22"/>
          <w:szCs w:val="22"/>
          <w:lang w:val="sv-SE"/>
          <w:rPrChange w:id="2083" w:author="Syahrani Rachmawati Sadino" w:date="2025-01-31T14:35:00Z">
            <w:rPr>
              <w:rFonts w:ascii="Arial" w:hAnsi="Arial" w:cs="Arial"/>
              <w:lang w:val="sv-SE"/>
            </w:rPr>
          </w:rPrChange>
        </w:rPr>
        <w:t xml:space="preserve">Pihak yang mengalami </w:t>
      </w:r>
      <w:r w:rsidRPr="00922713">
        <w:rPr>
          <w:rFonts w:ascii="Arial" w:hAnsi="Arial" w:cs="Arial"/>
          <w:i/>
          <w:sz w:val="22"/>
          <w:szCs w:val="22"/>
          <w:lang w:val="sv-SE"/>
          <w:rPrChange w:id="2084" w:author="Syahrani Rachmawati Sadino" w:date="2025-01-31T14:35:00Z">
            <w:rPr>
              <w:rFonts w:ascii="Arial" w:hAnsi="Arial" w:cs="Arial"/>
              <w:i/>
              <w:lang w:val="sv-SE"/>
            </w:rPr>
          </w:rPrChange>
        </w:rPr>
        <w:t>Force Majeure</w:t>
      </w:r>
      <w:r w:rsidRPr="00922713">
        <w:rPr>
          <w:rFonts w:ascii="Arial" w:hAnsi="Arial" w:cs="Arial"/>
          <w:sz w:val="22"/>
          <w:szCs w:val="22"/>
          <w:lang w:val="sv-SE"/>
          <w:rPrChange w:id="2085" w:author="Syahrani Rachmawati Sadino" w:date="2025-01-31T14:35:00Z">
            <w:rPr>
              <w:rFonts w:ascii="Arial" w:hAnsi="Arial" w:cs="Arial"/>
              <w:lang w:val="sv-SE"/>
            </w:rPr>
          </w:rPrChange>
        </w:rPr>
        <w:t xml:space="preserve"> harus melaksanakan kembali kewajibannnya sesuai dengan </w:t>
      </w:r>
      <w:del w:id="2086" w:author="Muhammad Fikhri Syafarulloh" w:date="2023-10-02T10:39:00Z">
        <w:r w:rsidRPr="00922713" w:rsidDel="004A168C">
          <w:rPr>
            <w:rFonts w:ascii="Arial" w:hAnsi="Arial" w:cs="Arial"/>
            <w:sz w:val="22"/>
            <w:szCs w:val="22"/>
            <w:lang w:val="sv-SE"/>
            <w:rPrChange w:id="2087" w:author="Syahrani Rachmawati Sadino" w:date="2025-01-31T14:35:00Z">
              <w:rPr>
                <w:rFonts w:ascii="Arial" w:hAnsi="Arial" w:cs="Arial"/>
                <w:lang w:val="sv-SE"/>
              </w:rPr>
            </w:rPrChange>
          </w:rPr>
          <w:delText>perjanjian kerja sama</w:delText>
        </w:r>
      </w:del>
      <w:ins w:id="2088" w:author="Muhammad Fikhri Syafarulloh" w:date="2023-10-02T11:00:00Z">
        <w:r w:rsidRPr="00922713">
          <w:rPr>
            <w:rFonts w:ascii="Arial" w:hAnsi="Arial" w:cs="Arial"/>
            <w:sz w:val="22"/>
            <w:szCs w:val="22"/>
            <w:lang w:val="sv-SE"/>
            <w:rPrChange w:id="2089" w:author="Syahrani Rachmawati Sadino" w:date="2025-01-31T14:35:00Z">
              <w:rPr>
                <w:rFonts w:ascii="Arial" w:hAnsi="Arial" w:cs="Arial"/>
                <w:lang w:val="sv-SE"/>
              </w:rPr>
            </w:rPrChange>
          </w:rPr>
          <w:t xml:space="preserve">Perjanjian </w:t>
        </w:r>
        <w:r w:rsidRPr="00B85294">
          <w:rPr>
            <w:rFonts w:ascii="Arial" w:hAnsi="Arial" w:cs="Arial"/>
            <w:sz w:val="22"/>
            <w:szCs w:val="22"/>
            <w:lang w:val="sv-SE"/>
            <w:rPrChange w:id="2090" w:author="ADMIN" w:date="2025-07-29T09:47:00Z" w16du:dateUtc="2025-07-29T02:47:00Z">
              <w:rPr>
                <w:rFonts w:ascii="Arial" w:hAnsi="Arial" w:cs="Arial"/>
                <w:strike/>
                <w:lang w:val="sv-SE"/>
              </w:rPr>
            </w:rPrChange>
          </w:rPr>
          <w:t>Kerja Sama</w:t>
        </w:r>
      </w:ins>
      <w:r w:rsidRPr="00922713">
        <w:rPr>
          <w:rFonts w:ascii="Arial" w:hAnsi="Arial" w:cs="Arial"/>
          <w:sz w:val="22"/>
          <w:szCs w:val="22"/>
          <w:lang w:val="sv-SE"/>
          <w:rPrChange w:id="2091" w:author="Syahrani Rachmawati Sadino" w:date="2025-01-31T14:35:00Z">
            <w:rPr>
              <w:rFonts w:ascii="Arial" w:hAnsi="Arial" w:cs="Arial"/>
              <w:lang w:val="sv-SE"/>
            </w:rPr>
          </w:rPrChange>
        </w:rPr>
        <w:t xml:space="preserve"> ini paling lambat 7 (tujuh) </w:t>
      </w:r>
      <w:r w:rsidR="00315009" w:rsidRPr="00922713">
        <w:rPr>
          <w:rFonts w:ascii="Arial" w:hAnsi="Arial" w:cs="Arial"/>
          <w:sz w:val="22"/>
          <w:szCs w:val="22"/>
          <w:lang w:val="sv-SE"/>
          <w:rPrChange w:id="2092" w:author="Syahrani Rachmawati Sadino" w:date="2025-01-31T14:35:00Z">
            <w:rPr>
              <w:rFonts w:ascii="Arial" w:hAnsi="Arial" w:cs="Arial"/>
              <w:lang w:val="sv-SE"/>
            </w:rPr>
          </w:rPrChange>
        </w:rPr>
        <w:t xml:space="preserve">Hari Kalender </w:t>
      </w:r>
      <w:r w:rsidRPr="00922713">
        <w:rPr>
          <w:rFonts w:ascii="Arial" w:hAnsi="Arial" w:cs="Arial"/>
          <w:sz w:val="22"/>
          <w:szCs w:val="22"/>
          <w:lang w:val="sv-SE"/>
          <w:rPrChange w:id="2093" w:author="Syahrani Rachmawati Sadino" w:date="2025-01-31T14:35:00Z">
            <w:rPr>
              <w:rFonts w:ascii="Arial" w:hAnsi="Arial" w:cs="Arial"/>
              <w:lang w:val="sv-SE"/>
            </w:rPr>
          </w:rPrChange>
        </w:rPr>
        <w:t xml:space="preserve">setelah </w:t>
      </w:r>
      <w:r w:rsidRPr="00922713">
        <w:rPr>
          <w:rFonts w:ascii="Arial" w:hAnsi="Arial" w:cs="Arial"/>
          <w:i/>
          <w:sz w:val="22"/>
          <w:szCs w:val="22"/>
          <w:lang w:val="sv-SE"/>
          <w:rPrChange w:id="2094" w:author="Syahrani Rachmawati Sadino" w:date="2025-01-31T14:35:00Z">
            <w:rPr>
              <w:rFonts w:ascii="Arial" w:hAnsi="Arial" w:cs="Arial"/>
              <w:i/>
              <w:lang w:val="sv-SE"/>
            </w:rPr>
          </w:rPrChange>
        </w:rPr>
        <w:t xml:space="preserve">Force Majeure </w:t>
      </w:r>
      <w:r w:rsidRPr="00922713">
        <w:rPr>
          <w:rFonts w:ascii="Arial" w:hAnsi="Arial" w:cs="Arial"/>
          <w:sz w:val="22"/>
          <w:szCs w:val="22"/>
          <w:lang w:val="sv-SE"/>
          <w:rPrChange w:id="2095" w:author="Syahrani Rachmawati Sadino" w:date="2025-01-31T14:35:00Z">
            <w:rPr>
              <w:rFonts w:ascii="Arial" w:hAnsi="Arial" w:cs="Arial"/>
              <w:lang w:val="sv-SE"/>
            </w:rPr>
          </w:rPrChange>
        </w:rPr>
        <w:t>tersebut berakhir.</w:t>
      </w:r>
    </w:p>
    <w:p w14:paraId="6647A977" w14:textId="77777777" w:rsidR="00E11671" w:rsidRPr="00922713" w:rsidRDefault="00E11671">
      <w:pPr>
        <w:pStyle w:val="ListParagraph"/>
        <w:spacing w:line="276" w:lineRule="auto"/>
        <w:rPr>
          <w:rFonts w:ascii="Arial" w:hAnsi="Arial" w:cs="Arial"/>
          <w:sz w:val="22"/>
          <w:szCs w:val="22"/>
          <w:lang w:val="sv-SE"/>
          <w:rPrChange w:id="2096" w:author="Syahrani Rachmawati Sadino" w:date="2025-01-31T14:35:00Z">
            <w:rPr>
              <w:rFonts w:ascii="Arial" w:hAnsi="Arial" w:cs="Arial"/>
              <w:lang w:val="sv-SE"/>
            </w:rPr>
          </w:rPrChange>
        </w:rPr>
      </w:pPr>
    </w:p>
    <w:p w14:paraId="663D168A" w14:textId="7493E8F6" w:rsidR="00E11671" w:rsidRPr="00922713" w:rsidRDefault="00E11671">
      <w:pPr>
        <w:pStyle w:val="ListParagraph"/>
        <w:numPr>
          <w:ilvl w:val="3"/>
          <w:numId w:val="73"/>
        </w:numPr>
        <w:tabs>
          <w:tab w:val="left" w:pos="630"/>
        </w:tabs>
        <w:spacing w:line="276" w:lineRule="auto"/>
        <w:ind w:hanging="425"/>
        <w:contextualSpacing w:val="0"/>
        <w:rPr>
          <w:rFonts w:ascii="Arial" w:hAnsi="Arial" w:cs="Arial"/>
          <w:sz w:val="22"/>
          <w:szCs w:val="22"/>
          <w:lang w:val="sv-SE"/>
          <w:rPrChange w:id="2097" w:author="Syahrani Rachmawati Sadino" w:date="2025-01-31T14:35:00Z">
            <w:rPr>
              <w:rFonts w:ascii="Arial" w:hAnsi="Arial" w:cs="Arial"/>
              <w:lang w:val="sv-SE"/>
            </w:rPr>
          </w:rPrChange>
        </w:rPr>
      </w:pPr>
      <w:r w:rsidRPr="00922713">
        <w:rPr>
          <w:rFonts w:ascii="Arial" w:hAnsi="Arial" w:cs="Arial"/>
          <w:sz w:val="22"/>
          <w:szCs w:val="22"/>
          <w:lang w:val="sv-SE"/>
          <w:rPrChange w:id="2098" w:author="Syahrani Rachmawati Sadino" w:date="2025-01-31T14:35:00Z">
            <w:rPr>
              <w:rFonts w:ascii="Arial" w:hAnsi="Arial" w:cs="Arial"/>
              <w:lang w:val="sv-SE"/>
            </w:rPr>
          </w:rPrChange>
        </w:rPr>
        <w:t xml:space="preserve">Keadaan </w:t>
      </w:r>
      <w:r w:rsidRPr="00922713">
        <w:rPr>
          <w:rFonts w:ascii="Arial" w:hAnsi="Arial" w:cs="Arial"/>
          <w:i/>
          <w:sz w:val="22"/>
          <w:szCs w:val="22"/>
          <w:lang w:val="sv-SE"/>
          <w:rPrChange w:id="2099" w:author="Syahrani Rachmawati Sadino" w:date="2025-01-31T14:35:00Z">
            <w:rPr>
              <w:rFonts w:ascii="Arial" w:hAnsi="Arial" w:cs="Arial"/>
              <w:i/>
              <w:lang w:val="sv-SE"/>
            </w:rPr>
          </w:rPrChange>
        </w:rPr>
        <w:t>Force Majure</w:t>
      </w:r>
      <w:r w:rsidRPr="00922713">
        <w:rPr>
          <w:rFonts w:ascii="Arial" w:hAnsi="Arial" w:cs="Arial"/>
          <w:sz w:val="22"/>
          <w:szCs w:val="22"/>
          <w:lang w:val="sv-SE"/>
          <w:rPrChange w:id="2100" w:author="Syahrani Rachmawati Sadino" w:date="2025-01-31T14:35:00Z">
            <w:rPr>
              <w:rFonts w:ascii="Arial" w:hAnsi="Arial" w:cs="Arial"/>
              <w:lang w:val="sv-SE"/>
            </w:rPr>
          </w:rPrChange>
        </w:rPr>
        <w:t xml:space="preserve"> yang menyebabkan keterlambatan pelaksanaan </w:t>
      </w:r>
      <w:del w:id="2101" w:author="Muhammad Fikhri Syafarulloh" w:date="2023-10-02T10:39:00Z">
        <w:r w:rsidRPr="00922713" w:rsidDel="004A168C">
          <w:rPr>
            <w:rFonts w:ascii="Arial" w:hAnsi="Arial" w:cs="Arial"/>
            <w:sz w:val="22"/>
            <w:szCs w:val="22"/>
            <w:lang w:val="sv-SE"/>
            <w:rPrChange w:id="2102" w:author="Syahrani Rachmawati Sadino" w:date="2025-01-31T14:35:00Z">
              <w:rPr>
                <w:rFonts w:ascii="Arial" w:hAnsi="Arial" w:cs="Arial"/>
                <w:lang w:val="sv-SE"/>
              </w:rPr>
            </w:rPrChange>
          </w:rPr>
          <w:delText>perjanjian kerja sama</w:delText>
        </w:r>
      </w:del>
      <w:ins w:id="2103" w:author="Muhammad Fikhri Syafarulloh" w:date="2023-10-02T11:00:00Z">
        <w:r w:rsidRPr="00922713">
          <w:rPr>
            <w:rFonts w:ascii="Arial" w:hAnsi="Arial" w:cs="Arial"/>
            <w:sz w:val="22"/>
            <w:szCs w:val="22"/>
            <w:lang w:val="sv-SE"/>
            <w:rPrChange w:id="2104" w:author="Syahrani Rachmawati Sadino" w:date="2025-01-31T14:35:00Z">
              <w:rPr>
                <w:rFonts w:ascii="Arial" w:hAnsi="Arial" w:cs="Arial"/>
                <w:lang w:val="sv-SE"/>
              </w:rPr>
            </w:rPrChange>
          </w:rPr>
          <w:t xml:space="preserve">Perjanjian </w:t>
        </w:r>
        <w:r w:rsidRPr="00F118C7">
          <w:rPr>
            <w:rFonts w:ascii="Arial" w:hAnsi="Arial" w:cs="Arial"/>
            <w:sz w:val="22"/>
            <w:szCs w:val="22"/>
            <w:lang w:val="sv-SE"/>
            <w:rPrChange w:id="2105" w:author="ADMIN" w:date="2025-07-29T11:02:00Z" w16du:dateUtc="2025-07-29T04:02:00Z">
              <w:rPr>
                <w:rFonts w:ascii="Arial" w:hAnsi="Arial" w:cs="Arial"/>
                <w:strike/>
                <w:lang w:val="sv-SE"/>
              </w:rPr>
            </w:rPrChange>
          </w:rPr>
          <w:t>Kerja Sama</w:t>
        </w:r>
      </w:ins>
      <w:r w:rsidRPr="00F118C7">
        <w:rPr>
          <w:rFonts w:ascii="Arial" w:hAnsi="Arial" w:cs="Arial"/>
          <w:sz w:val="22"/>
          <w:szCs w:val="22"/>
          <w:lang w:val="sv-SE"/>
          <w:rPrChange w:id="2106" w:author="ADMIN" w:date="2025-07-29T11:02:00Z" w16du:dateUtc="2025-07-29T04:02:00Z">
            <w:rPr>
              <w:rFonts w:ascii="Arial" w:hAnsi="Arial" w:cs="Arial"/>
              <w:lang w:val="sv-SE"/>
            </w:rPr>
          </w:rPrChange>
        </w:rPr>
        <w:t xml:space="preserve"> baik sebagian maupun </w:t>
      </w:r>
      <w:r w:rsidR="00315009" w:rsidRPr="00F118C7">
        <w:rPr>
          <w:rFonts w:ascii="Arial" w:hAnsi="Arial" w:cs="Arial"/>
          <w:sz w:val="22"/>
          <w:szCs w:val="22"/>
          <w:lang w:val="sv-SE"/>
          <w:rPrChange w:id="2107" w:author="ADMIN" w:date="2025-07-29T11:02:00Z" w16du:dateUtc="2025-07-29T04:02:00Z">
            <w:rPr>
              <w:rFonts w:ascii="Arial" w:hAnsi="Arial" w:cs="Arial"/>
              <w:lang w:val="sv-SE"/>
            </w:rPr>
          </w:rPrChange>
        </w:rPr>
        <w:t>seluruhnya tidak merupakan alas</w:t>
      </w:r>
      <w:r w:rsidRPr="00F118C7">
        <w:rPr>
          <w:rFonts w:ascii="Arial" w:hAnsi="Arial" w:cs="Arial"/>
          <w:sz w:val="22"/>
          <w:szCs w:val="22"/>
          <w:lang w:val="sv-SE"/>
          <w:rPrChange w:id="2108" w:author="ADMIN" w:date="2025-07-29T11:02:00Z" w16du:dateUtc="2025-07-29T04:02:00Z">
            <w:rPr>
              <w:rFonts w:ascii="Arial" w:hAnsi="Arial" w:cs="Arial"/>
              <w:lang w:val="sv-SE"/>
            </w:rPr>
          </w:rPrChange>
        </w:rPr>
        <w:t>an untuk pengakhiran atau</w:t>
      </w:r>
      <w:r w:rsidRPr="00922713">
        <w:rPr>
          <w:rFonts w:ascii="Arial" w:hAnsi="Arial" w:cs="Arial"/>
          <w:sz w:val="22"/>
          <w:szCs w:val="22"/>
          <w:lang w:val="sv-SE"/>
          <w:rPrChange w:id="2109" w:author="Syahrani Rachmawati Sadino" w:date="2025-01-31T14:35:00Z">
            <w:rPr>
              <w:rFonts w:ascii="Arial" w:hAnsi="Arial" w:cs="Arial"/>
              <w:lang w:val="sv-SE"/>
            </w:rPr>
          </w:rPrChange>
        </w:rPr>
        <w:t xml:space="preserve"> pembatalan </w:t>
      </w:r>
      <w:del w:id="2110" w:author="Muhammad Fikhri Syafarulloh" w:date="2023-10-02T10:39:00Z">
        <w:r w:rsidRPr="00922713" w:rsidDel="004A168C">
          <w:rPr>
            <w:rFonts w:ascii="Arial" w:hAnsi="Arial" w:cs="Arial"/>
            <w:sz w:val="22"/>
            <w:szCs w:val="22"/>
            <w:lang w:val="sv-SE"/>
            <w:rPrChange w:id="2111" w:author="Syahrani Rachmawati Sadino" w:date="2025-01-31T14:35:00Z">
              <w:rPr>
                <w:rFonts w:ascii="Arial" w:hAnsi="Arial" w:cs="Arial"/>
                <w:lang w:val="sv-SE"/>
              </w:rPr>
            </w:rPrChange>
          </w:rPr>
          <w:delText>perjanjian kerja sama</w:delText>
        </w:r>
      </w:del>
      <w:ins w:id="2112" w:author="Muhammad Fikhri Syafarulloh" w:date="2023-10-02T11:00:00Z">
        <w:r w:rsidRPr="00922713">
          <w:rPr>
            <w:rFonts w:ascii="Arial" w:hAnsi="Arial" w:cs="Arial"/>
            <w:sz w:val="22"/>
            <w:szCs w:val="22"/>
            <w:lang w:val="sv-SE"/>
            <w:rPrChange w:id="2113" w:author="Syahrani Rachmawati Sadino" w:date="2025-01-31T14:35:00Z">
              <w:rPr>
                <w:rFonts w:ascii="Arial" w:hAnsi="Arial" w:cs="Arial"/>
                <w:lang w:val="sv-SE"/>
              </w:rPr>
            </w:rPrChange>
          </w:rPr>
          <w:t xml:space="preserve">Perjanjian </w:t>
        </w:r>
        <w:r w:rsidRPr="00B85294">
          <w:rPr>
            <w:rFonts w:ascii="Arial" w:hAnsi="Arial" w:cs="Arial"/>
            <w:sz w:val="22"/>
            <w:szCs w:val="22"/>
            <w:lang w:val="sv-SE"/>
            <w:rPrChange w:id="2114" w:author="ADMIN" w:date="2025-07-29T09:47:00Z" w16du:dateUtc="2025-07-29T02:47:00Z">
              <w:rPr>
                <w:rFonts w:ascii="Arial" w:hAnsi="Arial" w:cs="Arial"/>
                <w:strike/>
                <w:lang w:val="sv-SE"/>
              </w:rPr>
            </w:rPrChange>
          </w:rPr>
          <w:t>Kerja Sama</w:t>
        </w:r>
      </w:ins>
      <w:r w:rsidRPr="00B85294">
        <w:rPr>
          <w:rFonts w:ascii="Arial" w:hAnsi="Arial" w:cs="Arial"/>
          <w:sz w:val="22"/>
          <w:szCs w:val="22"/>
          <w:lang w:val="sv-SE"/>
          <w:rPrChange w:id="2115" w:author="ADMIN" w:date="2025-07-29T09:47:00Z" w16du:dateUtc="2025-07-29T02:47:00Z">
            <w:rPr>
              <w:rFonts w:ascii="Arial" w:hAnsi="Arial" w:cs="Arial"/>
              <w:lang w:val="sv-SE"/>
            </w:rPr>
          </w:rPrChange>
        </w:rPr>
        <w:t xml:space="preserve"> akan tetapi hanya merupakan keadaan yang menangguhkan </w:t>
      </w:r>
      <w:del w:id="2116" w:author="Muhammad Fikhri Syafarulloh" w:date="2023-10-02T10:39:00Z">
        <w:r w:rsidRPr="00B85294" w:rsidDel="004A168C">
          <w:rPr>
            <w:rFonts w:ascii="Arial" w:hAnsi="Arial" w:cs="Arial"/>
            <w:sz w:val="22"/>
            <w:szCs w:val="22"/>
            <w:lang w:val="sv-SE"/>
            <w:rPrChange w:id="2117" w:author="ADMIN" w:date="2025-07-29T09:47:00Z" w16du:dateUtc="2025-07-29T02:47:00Z">
              <w:rPr>
                <w:rFonts w:ascii="Arial" w:hAnsi="Arial" w:cs="Arial"/>
                <w:lang w:val="sv-SE"/>
              </w:rPr>
            </w:rPrChange>
          </w:rPr>
          <w:delText>perjanjian kerja sama</w:delText>
        </w:r>
      </w:del>
      <w:ins w:id="2118" w:author="Muhammad Fikhri Syafarulloh" w:date="2023-10-02T11:00:00Z">
        <w:r w:rsidRPr="00B85294">
          <w:rPr>
            <w:rFonts w:ascii="Arial" w:hAnsi="Arial" w:cs="Arial"/>
            <w:sz w:val="22"/>
            <w:szCs w:val="22"/>
            <w:lang w:val="sv-SE"/>
            <w:rPrChange w:id="2119" w:author="ADMIN" w:date="2025-07-29T09:47:00Z" w16du:dateUtc="2025-07-29T02:47:00Z">
              <w:rPr>
                <w:rFonts w:ascii="Arial" w:hAnsi="Arial" w:cs="Arial"/>
                <w:lang w:val="sv-SE"/>
              </w:rPr>
            </w:rPrChange>
          </w:rPr>
          <w:t xml:space="preserve">Perjanjian </w:t>
        </w:r>
        <w:r w:rsidRPr="00B85294">
          <w:rPr>
            <w:rFonts w:ascii="Arial" w:hAnsi="Arial" w:cs="Arial"/>
            <w:sz w:val="22"/>
            <w:szCs w:val="22"/>
            <w:lang w:val="sv-SE"/>
            <w:rPrChange w:id="2120" w:author="ADMIN" w:date="2025-07-29T09:47:00Z" w16du:dateUtc="2025-07-29T02:47:00Z">
              <w:rPr>
                <w:rFonts w:ascii="Arial" w:hAnsi="Arial" w:cs="Arial"/>
                <w:strike/>
                <w:lang w:val="sv-SE"/>
              </w:rPr>
            </w:rPrChange>
          </w:rPr>
          <w:t>Kerja Sama</w:t>
        </w:r>
      </w:ins>
      <w:r w:rsidRPr="00922713">
        <w:rPr>
          <w:rFonts w:ascii="Arial" w:hAnsi="Arial" w:cs="Arial"/>
          <w:sz w:val="22"/>
          <w:szCs w:val="22"/>
          <w:lang w:val="sv-SE"/>
          <w:rPrChange w:id="2121" w:author="Syahrani Rachmawati Sadino" w:date="2025-01-31T14:35:00Z">
            <w:rPr>
              <w:rFonts w:ascii="Arial" w:hAnsi="Arial" w:cs="Arial"/>
              <w:lang w:val="sv-SE"/>
            </w:rPr>
          </w:rPrChange>
        </w:rPr>
        <w:t xml:space="preserve"> sampai keadaan </w:t>
      </w:r>
      <w:r w:rsidRPr="00922713">
        <w:rPr>
          <w:rFonts w:ascii="Arial" w:hAnsi="Arial" w:cs="Arial"/>
          <w:i/>
          <w:sz w:val="22"/>
          <w:szCs w:val="22"/>
          <w:lang w:val="sv-SE"/>
          <w:rPrChange w:id="2122" w:author="Syahrani Rachmawati Sadino" w:date="2025-01-31T14:35:00Z">
            <w:rPr>
              <w:rFonts w:ascii="Arial" w:hAnsi="Arial" w:cs="Arial"/>
              <w:i/>
              <w:lang w:val="sv-SE"/>
            </w:rPr>
          </w:rPrChange>
        </w:rPr>
        <w:t xml:space="preserve">Force Majeure </w:t>
      </w:r>
      <w:r w:rsidRPr="00922713">
        <w:rPr>
          <w:rFonts w:ascii="Arial" w:hAnsi="Arial" w:cs="Arial"/>
          <w:sz w:val="22"/>
          <w:szCs w:val="22"/>
          <w:lang w:val="sv-SE"/>
          <w:rPrChange w:id="2123" w:author="Syahrani Rachmawati Sadino" w:date="2025-01-31T14:35:00Z">
            <w:rPr>
              <w:rFonts w:ascii="Arial" w:hAnsi="Arial" w:cs="Arial"/>
              <w:lang w:val="sv-SE"/>
            </w:rPr>
          </w:rPrChange>
        </w:rPr>
        <w:t>berakhir.</w:t>
      </w:r>
    </w:p>
    <w:p w14:paraId="5096A3F1" w14:textId="77777777" w:rsidR="00E11671" w:rsidRPr="00922713" w:rsidRDefault="00E11671">
      <w:pPr>
        <w:pStyle w:val="ListParagraph"/>
        <w:spacing w:line="276" w:lineRule="auto"/>
        <w:rPr>
          <w:rFonts w:ascii="Arial" w:hAnsi="Arial" w:cs="Arial"/>
          <w:sz w:val="22"/>
          <w:szCs w:val="22"/>
          <w:lang w:val="sv-SE"/>
          <w:rPrChange w:id="2124" w:author="Syahrani Rachmawati Sadino" w:date="2025-01-31T14:35:00Z">
            <w:rPr>
              <w:rFonts w:ascii="Arial" w:hAnsi="Arial" w:cs="Arial"/>
              <w:lang w:val="sv-SE"/>
            </w:rPr>
          </w:rPrChange>
        </w:rPr>
      </w:pPr>
    </w:p>
    <w:p w14:paraId="3E1C3F66" w14:textId="06F0EAC0" w:rsidR="00E11671" w:rsidRPr="00922713" w:rsidRDefault="00E11671">
      <w:pPr>
        <w:pStyle w:val="ListParagraph"/>
        <w:numPr>
          <w:ilvl w:val="3"/>
          <w:numId w:val="73"/>
        </w:numPr>
        <w:tabs>
          <w:tab w:val="left" w:pos="630"/>
        </w:tabs>
        <w:spacing w:line="276" w:lineRule="auto"/>
        <w:ind w:hanging="425"/>
        <w:contextualSpacing w:val="0"/>
        <w:rPr>
          <w:rFonts w:ascii="Arial" w:hAnsi="Arial" w:cs="Arial"/>
          <w:sz w:val="22"/>
          <w:szCs w:val="22"/>
          <w:lang w:val="sv-SE"/>
          <w:rPrChange w:id="2125" w:author="Syahrani Rachmawati Sadino" w:date="2025-01-31T14:35:00Z">
            <w:rPr>
              <w:rFonts w:ascii="Arial" w:hAnsi="Arial" w:cs="Arial"/>
              <w:lang w:val="sv-SE"/>
            </w:rPr>
          </w:rPrChange>
        </w:rPr>
      </w:pPr>
      <w:r w:rsidRPr="00922713">
        <w:rPr>
          <w:rFonts w:ascii="Arial" w:hAnsi="Arial" w:cs="Arial"/>
          <w:sz w:val="22"/>
          <w:szCs w:val="22"/>
          <w:lang w:val="sv-SE"/>
          <w:rPrChange w:id="2126" w:author="Syahrani Rachmawati Sadino" w:date="2025-01-31T14:35:00Z">
            <w:rPr>
              <w:rFonts w:ascii="Arial" w:hAnsi="Arial" w:cs="Arial"/>
              <w:lang w:val="sv-SE"/>
            </w:rPr>
          </w:rPrChange>
        </w:rPr>
        <w:t xml:space="preserve">Apabila keadaan </w:t>
      </w:r>
      <w:r w:rsidRPr="00922713">
        <w:rPr>
          <w:rFonts w:ascii="Arial" w:hAnsi="Arial" w:cs="Arial"/>
          <w:i/>
          <w:sz w:val="22"/>
          <w:szCs w:val="22"/>
          <w:lang w:val="sv-SE"/>
          <w:rPrChange w:id="2127" w:author="Syahrani Rachmawati Sadino" w:date="2025-01-31T14:35:00Z">
            <w:rPr>
              <w:rFonts w:ascii="Arial" w:hAnsi="Arial" w:cs="Arial"/>
              <w:i/>
              <w:lang w:val="sv-SE"/>
            </w:rPr>
          </w:rPrChange>
        </w:rPr>
        <w:t>Force Majeure</w:t>
      </w:r>
      <w:r w:rsidRPr="00922713">
        <w:rPr>
          <w:rFonts w:ascii="Arial" w:hAnsi="Arial" w:cs="Arial"/>
          <w:sz w:val="22"/>
          <w:szCs w:val="22"/>
          <w:lang w:val="sv-SE"/>
          <w:rPrChange w:id="2128" w:author="Syahrani Rachmawati Sadino" w:date="2025-01-31T14:35:00Z">
            <w:rPr>
              <w:rFonts w:ascii="Arial" w:hAnsi="Arial" w:cs="Arial"/>
              <w:lang w:val="sv-SE"/>
            </w:rPr>
          </w:rPrChange>
        </w:rPr>
        <w:t xml:space="preserve"> berlangsung berlarut larut lebih dari 30 (tiga puluh) </w:t>
      </w:r>
      <w:r w:rsidR="00315009" w:rsidRPr="00922713">
        <w:rPr>
          <w:rFonts w:ascii="Arial" w:hAnsi="Arial" w:cs="Arial"/>
          <w:sz w:val="22"/>
          <w:szCs w:val="22"/>
          <w:lang w:val="sv-SE"/>
          <w:rPrChange w:id="2129" w:author="Syahrani Rachmawati Sadino" w:date="2025-01-31T14:35:00Z">
            <w:rPr>
              <w:rFonts w:ascii="Arial" w:hAnsi="Arial" w:cs="Arial"/>
              <w:lang w:val="sv-SE"/>
            </w:rPr>
          </w:rPrChange>
        </w:rPr>
        <w:t>Hari Kalender</w:t>
      </w:r>
      <w:r w:rsidRPr="00922713">
        <w:rPr>
          <w:rFonts w:ascii="Arial" w:hAnsi="Arial" w:cs="Arial"/>
          <w:sz w:val="22"/>
          <w:szCs w:val="22"/>
          <w:lang w:val="sv-SE"/>
          <w:rPrChange w:id="2130" w:author="Syahrani Rachmawati Sadino" w:date="2025-01-31T14:35:00Z">
            <w:rPr>
              <w:rFonts w:ascii="Arial" w:hAnsi="Arial" w:cs="Arial"/>
              <w:lang w:val="sv-SE"/>
            </w:rPr>
          </w:rPrChange>
        </w:rPr>
        <w:t xml:space="preserve">, maka salah satu Pihak dapat menghentikan </w:t>
      </w:r>
      <w:del w:id="2131" w:author="Muhammad Fikhri Syafarulloh" w:date="2023-10-02T10:39:00Z">
        <w:r w:rsidRPr="00922713" w:rsidDel="004A168C">
          <w:rPr>
            <w:rFonts w:ascii="Arial" w:hAnsi="Arial" w:cs="Arial"/>
            <w:sz w:val="22"/>
            <w:szCs w:val="22"/>
            <w:lang w:val="sv-SE"/>
            <w:rPrChange w:id="2132" w:author="Syahrani Rachmawati Sadino" w:date="2025-01-31T14:35:00Z">
              <w:rPr>
                <w:rFonts w:ascii="Arial" w:hAnsi="Arial" w:cs="Arial"/>
                <w:lang w:val="sv-SE"/>
              </w:rPr>
            </w:rPrChange>
          </w:rPr>
          <w:delText>perjanjian kerja sama</w:delText>
        </w:r>
      </w:del>
      <w:ins w:id="2133" w:author="Muhammad Fikhri Syafarulloh" w:date="2023-10-02T11:00:00Z">
        <w:r w:rsidRPr="00922713">
          <w:rPr>
            <w:rFonts w:ascii="Arial" w:hAnsi="Arial" w:cs="Arial"/>
            <w:sz w:val="22"/>
            <w:szCs w:val="22"/>
            <w:lang w:val="sv-SE"/>
            <w:rPrChange w:id="2134" w:author="Syahrani Rachmawati Sadino" w:date="2025-01-31T14:35:00Z">
              <w:rPr>
                <w:rFonts w:ascii="Arial" w:hAnsi="Arial" w:cs="Arial"/>
                <w:lang w:val="sv-SE"/>
              </w:rPr>
            </w:rPrChange>
          </w:rPr>
          <w:t xml:space="preserve">Perjanjian </w:t>
        </w:r>
        <w:r w:rsidRPr="00B85294">
          <w:rPr>
            <w:rFonts w:ascii="Arial" w:hAnsi="Arial" w:cs="Arial"/>
            <w:sz w:val="22"/>
            <w:szCs w:val="22"/>
            <w:lang w:val="sv-SE"/>
            <w:rPrChange w:id="2135" w:author="ADMIN" w:date="2025-07-29T09:47:00Z" w16du:dateUtc="2025-07-29T02:47:00Z">
              <w:rPr>
                <w:rFonts w:ascii="Arial" w:hAnsi="Arial" w:cs="Arial"/>
                <w:strike/>
                <w:lang w:val="sv-SE"/>
              </w:rPr>
            </w:rPrChange>
          </w:rPr>
          <w:t>Kerja Sama</w:t>
        </w:r>
      </w:ins>
      <w:r w:rsidRPr="00922713">
        <w:rPr>
          <w:rFonts w:ascii="Arial" w:hAnsi="Arial" w:cs="Arial"/>
          <w:sz w:val="22"/>
          <w:szCs w:val="22"/>
          <w:lang w:val="sv-SE"/>
          <w:rPrChange w:id="2136" w:author="Syahrani Rachmawati Sadino" w:date="2025-01-31T14:35:00Z">
            <w:rPr>
              <w:rFonts w:ascii="Arial" w:hAnsi="Arial" w:cs="Arial"/>
              <w:lang w:val="sv-SE"/>
            </w:rPr>
          </w:rPrChange>
        </w:rPr>
        <w:t xml:space="preserve"> secara sepihak dengan pemberitahuan secara tertulis kepada pihak lain.</w:t>
      </w:r>
    </w:p>
    <w:p w14:paraId="3FFF796A" w14:textId="77777777" w:rsidR="001E317A" w:rsidRPr="00922713" w:rsidRDefault="001E317A">
      <w:pPr>
        <w:pStyle w:val="BodyTextIndent"/>
        <w:keepNext w:val="0"/>
        <w:keepLines w:val="0"/>
        <w:tabs>
          <w:tab w:val="clear" w:pos="720"/>
        </w:tabs>
        <w:spacing w:after="0" w:line="276" w:lineRule="auto"/>
        <w:ind w:left="426" w:firstLine="0"/>
        <w:jc w:val="center"/>
        <w:rPr>
          <w:rFonts w:ascii="Arial" w:hAnsi="Arial" w:cs="Arial"/>
          <w:b/>
          <w:sz w:val="22"/>
          <w:szCs w:val="22"/>
          <w:rPrChange w:id="2137" w:author="Syahrani Rachmawati Sadino" w:date="2025-01-31T14:35:00Z">
            <w:rPr>
              <w:rFonts w:asciiTheme="minorBidi" w:hAnsiTheme="minorBidi" w:cstheme="minorBidi"/>
              <w:b/>
              <w:sz w:val="22"/>
              <w:szCs w:val="22"/>
            </w:rPr>
          </w:rPrChange>
        </w:rPr>
      </w:pPr>
    </w:p>
    <w:p w14:paraId="46E1B58B" w14:textId="77777777" w:rsidR="001E317A" w:rsidRPr="00922713" w:rsidRDefault="001E317A">
      <w:pPr>
        <w:pStyle w:val="BodyTextIndent"/>
        <w:keepNext w:val="0"/>
        <w:keepLines w:val="0"/>
        <w:tabs>
          <w:tab w:val="clear" w:pos="720"/>
        </w:tabs>
        <w:spacing w:after="0" w:line="276" w:lineRule="auto"/>
        <w:ind w:left="0" w:firstLine="0"/>
        <w:jc w:val="center"/>
        <w:rPr>
          <w:rFonts w:ascii="Arial" w:hAnsi="Arial" w:cs="Arial"/>
          <w:b/>
          <w:sz w:val="22"/>
          <w:szCs w:val="22"/>
          <w:lang w:val="en-US"/>
          <w:rPrChange w:id="2138" w:author="Syahrani Rachmawati Sadino" w:date="2025-01-31T14:35:00Z">
            <w:rPr>
              <w:rFonts w:asciiTheme="minorBidi" w:hAnsiTheme="minorBidi" w:cstheme="minorBidi"/>
              <w:b/>
              <w:sz w:val="22"/>
              <w:szCs w:val="22"/>
              <w:lang w:val="en-US"/>
            </w:rPr>
          </w:rPrChange>
        </w:rPr>
      </w:pPr>
      <w:bookmarkStart w:id="2139" w:name="_Hlk57481554"/>
      <w:commentRangeStart w:id="2140"/>
      <w:r w:rsidRPr="00922713">
        <w:rPr>
          <w:rFonts w:ascii="Arial" w:hAnsi="Arial" w:cs="Arial"/>
          <w:b/>
          <w:sz w:val="22"/>
          <w:szCs w:val="22"/>
          <w:rPrChange w:id="2141" w:author="Syahrani Rachmawati Sadino" w:date="2025-01-31T14:35:00Z">
            <w:rPr>
              <w:rFonts w:asciiTheme="minorBidi" w:hAnsiTheme="minorBidi" w:cstheme="minorBidi"/>
              <w:b/>
              <w:sz w:val="22"/>
              <w:szCs w:val="22"/>
            </w:rPr>
          </w:rPrChange>
        </w:rPr>
        <w:t>PASAL 1</w:t>
      </w:r>
      <w:r w:rsidRPr="00922713">
        <w:rPr>
          <w:rFonts w:ascii="Arial" w:hAnsi="Arial" w:cs="Arial"/>
          <w:b/>
          <w:sz w:val="22"/>
          <w:szCs w:val="22"/>
          <w:lang w:val="en-US"/>
          <w:rPrChange w:id="2142" w:author="Syahrani Rachmawati Sadino" w:date="2025-01-31T14:35:00Z">
            <w:rPr>
              <w:rFonts w:asciiTheme="minorBidi" w:hAnsiTheme="minorBidi" w:cstheme="minorBidi"/>
              <w:b/>
              <w:sz w:val="22"/>
              <w:szCs w:val="22"/>
              <w:lang w:val="en-US"/>
            </w:rPr>
          </w:rPrChange>
        </w:rPr>
        <w:t>6</w:t>
      </w:r>
    </w:p>
    <w:p w14:paraId="5BFE6DC3" w14:textId="77777777" w:rsidR="001E317A" w:rsidRPr="00922713" w:rsidRDefault="001E317A">
      <w:pPr>
        <w:pStyle w:val="BodyTextIndent"/>
        <w:keepNext w:val="0"/>
        <w:keepLines w:val="0"/>
        <w:tabs>
          <w:tab w:val="clear" w:pos="720"/>
        </w:tabs>
        <w:spacing w:after="0" w:line="276" w:lineRule="auto"/>
        <w:ind w:left="0" w:firstLine="0"/>
        <w:jc w:val="center"/>
        <w:rPr>
          <w:rFonts w:ascii="Arial" w:hAnsi="Arial" w:cs="Arial"/>
          <w:b/>
          <w:i/>
          <w:sz w:val="22"/>
          <w:szCs w:val="22"/>
          <w:lang w:val="en-US"/>
          <w:rPrChange w:id="2143" w:author="Syahrani Rachmawati Sadino" w:date="2025-01-31T14:35:00Z">
            <w:rPr>
              <w:rFonts w:asciiTheme="minorBidi" w:hAnsiTheme="minorBidi" w:cstheme="minorBidi"/>
              <w:b/>
              <w:i/>
              <w:sz w:val="22"/>
              <w:szCs w:val="22"/>
              <w:lang w:val="en-US"/>
            </w:rPr>
          </w:rPrChange>
        </w:rPr>
      </w:pPr>
      <w:r w:rsidRPr="00922713">
        <w:rPr>
          <w:rFonts w:ascii="Arial" w:hAnsi="Arial" w:cs="Arial"/>
          <w:b/>
          <w:i/>
          <w:sz w:val="22"/>
          <w:szCs w:val="22"/>
          <w:lang w:val="en-US"/>
          <w:rPrChange w:id="2144" w:author="Syahrani Rachmawati Sadino" w:date="2025-01-31T14:35:00Z">
            <w:rPr>
              <w:rFonts w:asciiTheme="minorBidi" w:hAnsiTheme="minorBidi" w:cstheme="minorBidi"/>
              <w:b/>
              <w:i/>
              <w:sz w:val="22"/>
              <w:szCs w:val="22"/>
              <w:lang w:val="en-US"/>
            </w:rPr>
          </w:rPrChange>
        </w:rPr>
        <w:t xml:space="preserve">TELEMEDICINE </w:t>
      </w:r>
    </w:p>
    <w:p w14:paraId="4AC5AAA1" w14:textId="77777777" w:rsidR="001E317A" w:rsidRPr="00922713" w:rsidRDefault="001E317A">
      <w:pPr>
        <w:pStyle w:val="BodyTextIndent"/>
        <w:keepNext w:val="0"/>
        <w:keepLines w:val="0"/>
        <w:tabs>
          <w:tab w:val="left" w:pos="720"/>
        </w:tabs>
        <w:spacing w:after="0" w:line="276" w:lineRule="auto"/>
        <w:ind w:left="426" w:firstLine="0"/>
        <w:jc w:val="center"/>
        <w:rPr>
          <w:rFonts w:ascii="Arial" w:hAnsi="Arial" w:cs="Arial"/>
          <w:b/>
          <w:sz w:val="22"/>
          <w:szCs w:val="22"/>
          <w:lang w:val="en-US"/>
          <w:rPrChange w:id="2145" w:author="Syahrani Rachmawati Sadino" w:date="2025-01-31T14:35:00Z">
            <w:rPr>
              <w:rFonts w:asciiTheme="minorBidi" w:hAnsiTheme="minorBidi" w:cstheme="minorBidi"/>
              <w:b/>
              <w:sz w:val="22"/>
              <w:szCs w:val="22"/>
              <w:lang w:val="en-US"/>
            </w:rPr>
          </w:rPrChange>
        </w:rPr>
      </w:pPr>
    </w:p>
    <w:p w14:paraId="1C2FC5B2" w14:textId="449E9C8E" w:rsidR="00DE4E9E" w:rsidRPr="00922713" w:rsidRDefault="00DE4E9E">
      <w:pPr>
        <w:pStyle w:val="BodyTextIndent"/>
        <w:keepNext w:val="0"/>
        <w:keepLines w:val="0"/>
        <w:tabs>
          <w:tab w:val="clear" w:pos="720"/>
        </w:tabs>
        <w:spacing w:after="0" w:line="276" w:lineRule="auto"/>
        <w:rPr>
          <w:rFonts w:ascii="Arial" w:hAnsi="Arial" w:cs="Arial"/>
          <w:sz w:val="22"/>
          <w:szCs w:val="22"/>
          <w:lang w:val="en-US"/>
          <w:rPrChange w:id="2146" w:author="Syahrani Rachmawati Sadino" w:date="2025-01-31T14:35:00Z">
            <w:rPr>
              <w:rFonts w:asciiTheme="minorBidi" w:hAnsiTheme="minorBidi" w:cstheme="minorBidi"/>
              <w:sz w:val="22"/>
              <w:szCs w:val="22"/>
              <w:lang w:val="en-US"/>
            </w:rPr>
          </w:rPrChange>
        </w:rPr>
      </w:pPr>
      <w:bookmarkStart w:id="2147" w:name="_Hlk66214350"/>
      <w:bookmarkEnd w:id="2139"/>
      <w:r w:rsidRPr="00922713">
        <w:rPr>
          <w:rFonts w:ascii="Arial" w:hAnsi="Arial" w:cs="Arial"/>
          <w:sz w:val="22"/>
          <w:szCs w:val="22"/>
          <w:lang w:val="en-US"/>
          <w:rPrChange w:id="2148" w:author="Syahrani Rachmawati Sadino" w:date="2025-01-31T14:35:00Z">
            <w:rPr>
              <w:rFonts w:asciiTheme="minorBidi" w:hAnsiTheme="minorBidi" w:cstheme="minorBidi"/>
              <w:sz w:val="22"/>
              <w:szCs w:val="22"/>
              <w:lang w:val="en-US"/>
            </w:rPr>
          </w:rPrChange>
        </w:rPr>
        <w:t xml:space="preserve">Dalam </w:t>
      </w:r>
      <w:proofErr w:type="spellStart"/>
      <w:r w:rsidRPr="00922713">
        <w:rPr>
          <w:rFonts w:ascii="Arial" w:hAnsi="Arial" w:cs="Arial"/>
          <w:sz w:val="22"/>
          <w:szCs w:val="22"/>
          <w:lang w:val="en-US"/>
          <w:rPrChange w:id="2149" w:author="Syahrani Rachmawati Sadino" w:date="2025-01-31T14:35:00Z">
            <w:rPr>
              <w:rFonts w:asciiTheme="minorBidi" w:hAnsiTheme="minorBidi" w:cstheme="minorBidi"/>
              <w:sz w:val="22"/>
              <w:szCs w:val="22"/>
              <w:lang w:val="en-US"/>
            </w:rPr>
          </w:rPrChange>
        </w:rPr>
        <w:t>hal</w:t>
      </w:r>
      <w:proofErr w:type="spellEnd"/>
      <w:r w:rsidRPr="00922713">
        <w:rPr>
          <w:rFonts w:ascii="Arial" w:hAnsi="Arial" w:cs="Arial"/>
          <w:b/>
          <w:sz w:val="22"/>
          <w:szCs w:val="22"/>
          <w:lang w:val="en-US"/>
          <w:rPrChange w:id="2150" w:author="Syahrani Rachmawati Sadino" w:date="2025-01-31T14:35:00Z">
            <w:rPr>
              <w:rFonts w:asciiTheme="minorBidi" w:hAnsiTheme="minorBidi" w:cstheme="minorBidi"/>
              <w:b/>
              <w:sz w:val="22"/>
              <w:szCs w:val="22"/>
              <w:lang w:val="en-US"/>
            </w:rPr>
          </w:rPrChange>
        </w:rPr>
        <w:t xml:space="preserve"> PIHAK KEDUA </w:t>
      </w:r>
      <w:proofErr w:type="spellStart"/>
      <w:r w:rsidRPr="00922713">
        <w:rPr>
          <w:rFonts w:ascii="Arial" w:hAnsi="Arial" w:cs="Arial"/>
          <w:sz w:val="22"/>
          <w:szCs w:val="22"/>
          <w:lang w:val="en-US"/>
          <w:rPrChange w:id="2151" w:author="Syahrani Rachmawati Sadino" w:date="2025-01-31T14:35:00Z">
            <w:rPr>
              <w:rFonts w:asciiTheme="minorBidi" w:hAnsiTheme="minorBidi" w:cstheme="minorBidi"/>
              <w:sz w:val="22"/>
              <w:szCs w:val="22"/>
              <w:lang w:val="en-US"/>
            </w:rPr>
          </w:rPrChange>
        </w:rPr>
        <w:t>menyediakan</w:t>
      </w:r>
      <w:proofErr w:type="spellEnd"/>
      <w:r w:rsidRPr="00922713">
        <w:rPr>
          <w:rFonts w:ascii="Arial" w:hAnsi="Arial" w:cs="Arial"/>
          <w:sz w:val="22"/>
          <w:szCs w:val="22"/>
          <w:lang w:val="en-US"/>
          <w:rPrChange w:id="2152" w:author="Syahrani Rachmawati Sadino" w:date="2025-01-31T14:35:00Z">
            <w:rPr>
              <w:rFonts w:asciiTheme="minorBidi" w:hAnsiTheme="minorBidi" w:cstheme="minorBidi"/>
              <w:sz w:val="22"/>
              <w:szCs w:val="22"/>
              <w:lang w:val="en-US"/>
            </w:rPr>
          </w:rPrChange>
        </w:rPr>
        <w:t xml:space="preserve"> </w:t>
      </w:r>
      <w:proofErr w:type="spellStart"/>
      <w:r w:rsidRPr="00922713">
        <w:rPr>
          <w:rFonts w:ascii="Arial" w:hAnsi="Arial" w:cs="Arial"/>
          <w:sz w:val="22"/>
          <w:szCs w:val="22"/>
          <w:lang w:val="en-US"/>
          <w:rPrChange w:id="2153" w:author="Syahrani Rachmawati Sadino" w:date="2025-01-31T14:35:00Z">
            <w:rPr>
              <w:rFonts w:asciiTheme="minorBidi" w:hAnsiTheme="minorBidi" w:cstheme="minorBidi"/>
              <w:sz w:val="22"/>
              <w:szCs w:val="22"/>
              <w:lang w:val="en-US"/>
            </w:rPr>
          </w:rPrChange>
        </w:rPr>
        <w:t>layanan</w:t>
      </w:r>
      <w:proofErr w:type="spellEnd"/>
      <w:r w:rsidRPr="00922713">
        <w:rPr>
          <w:rFonts w:ascii="Arial" w:hAnsi="Arial" w:cs="Arial"/>
          <w:sz w:val="22"/>
          <w:szCs w:val="22"/>
          <w:lang w:val="en-US"/>
          <w:rPrChange w:id="2154" w:author="Syahrani Rachmawati Sadino" w:date="2025-01-31T14:35:00Z">
            <w:rPr>
              <w:rFonts w:asciiTheme="minorBidi" w:hAnsiTheme="minorBidi" w:cstheme="minorBidi"/>
              <w:sz w:val="22"/>
              <w:szCs w:val="22"/>
              <w:lang w:val="en-US"/>
            </w:rPr>
          </w:rPrChange>
        </w:rPr>
        <w:t xml:space="preserve"> </w:t>
      </w:r>
      <w:del w:id="2155" w:author="Yohanita Dewi Chandra Murti" w:date="2025-01-16T11:15:00Z">
        <w:r w:rsidRPr="00922713" w:rsidDel="00615CC9">
          <w:rPr>
            <w:rFonts w:ascii="Arial" w:hAnsi="Arial" w:cs="Arial"/>
            <w:i/>
            <w:sz w:val="22"/>
            <w:szCs w:val="22"/>
            <w:lang w:val="en-US"/>
            <w:rPrChange w:id="2156" w:author="Syahrani Rachmawati Sadino" w:date="2025-01-31T14:35:00Z">
              <w:rPr>
                <w:rFonts w:asciiTheme="minorBidi" w:hAnsiTheme="minorBidi" w:cstheme="minorBidi"/>
                <w:i/>
                <w:sz w:val="22"/>
                <w:szCs w:val="22"/>
                <w:lang w:val="en-US"/>
              </w:rPr>
            </w:rPrChange>
          </w:rPr>
          <w:delText>telemedicine</w:delText>
        </w:r>
        <w:r w:rsidRPr="00922713" w:rsidDel="00615CC9">
          <w:rPr>
            <w:rFonts w:ascii="Arial" w:hAnsi="Arial" w:cs="Arial"/>
            <w:sz w:val="22"/>
            <w:szCs w:val="22"/>
            <w:lang w:val="en-US"/>
            <w:rPrChange w:id="2157" w:author="Syahrani Rachmawati Sadino" w:date="2025-01-31T14:35:00Z">
              <w:rPr>
                <w:rFonts w:asciiTheme="minorBidi" w:hAnsiTheme="minorBidi" w:cstheme="minorBidi"/>
                <w:sz w:val="22"/>
                <w:szCs w:val="22"/>
                <w:lang w:val="en-US"/>
              </w:rPr>
            </w:rPrChange>
          </w:rPr>
          <w:delText xml:space="preserve"> </w:delText>
        </w:r>
      </w:del>
      <w:ins w:id="2158" w:author="Yohanita Dewi Chandra Murti" w:date="2025-01-16T11:15:00Z">
        <w:r w:rsidR="00615CC9" w:rsidRPr="00922713">
          <w:rPr>
            <w:rFonts w:ascii="Arial" w:hAnsi="Arial" w:cs="Arial"/>
            <w:i/>
            <w:sz w:val="22"/>
            <w:szCs w:val="22"/>
            <w:lang w:val="en-US"/>
            <w:rPrChange w:id="2159" w:author="Syahrani Rachmawati Sadino" w:date="2025-01-31T14:35:00Z">
              <w:rPr>
                <w:rFonts w:asciiTheme="minorBidi" w:hAnsiTheme="minorBidi" w:cstheme="minorBidi"/>
                <w:i/>
                <w:sz w:val="22"/>
                <w:szCs w:val="22"/>
                <w:lang w:val="en-US"/>
              </w:rPr>
            </w:rPrChange>
          </w:rPr>
          <w:t>Telemedicine</w:t>
        </w:r>
        <w:r w:rsidR="00615CC9" w:rsidRPr="00922713">
          <w:rPr>
            <w:rFonts w:ascii="Arial" w:hAnsi="Arial" w:cs="Arial"/>
            <w:sz w:val="22"/>
            <w:szCs w:val="22"/>
            <w:lang w:val="en-US"/>
            <w:rPrChange w:id="2160" w:author="Syahrani Rachmawati Sadino" w:date="2025-01-31T14:35:00Z">
              <w:rPr>
                <w:rFonts w:asciiTheme="minorBidi" w:hAnsiTheme="minorBidi" w:cstheme="minorBidi"/>
                <w:sz w:val="22"/>
                <w:szCs w:val="22"/>
                <w:lang w:val="en-US"/>
              </w:rPr>
            </w:rPrChange>
          </w:rPr>
          <w:t xml:space="preserve"> </w:t>
        </w:r>
      </w:ins>
      <w:proofErr w:type="spellStart"/>
      <w:r w:rsidRPr="00922713">
        <w:rPr>
          <w:rFonts w:ascii="Arial" w:hAnsi="Arial" w:cs="Arial"/>
          <w:sz w:val="22"/>
          <w:szCs w:val="22"/>
          <w:lang w:val="en-US"/>
          <w:rPrChange w:id="2161" w:author="Syahrani Rachmawati Sadino" w:date="2025-01-31T14:35:00Z">
            <w:rPr>
              <w:rFonts w:asciiTheme="minorBidi" w:hAnsiTheme="minorBidi" w:cstheme="minorBidi"/>
              <w:sz w:val="22"/>
              <w:szCs w:val="22"/>
              <w:lang w:val="en-US"/>
            </w:rPr>
          </w:rPrChange>
        </w:rPr>
        <w:t>maka</w:t>
      </w:r>
      <w:proofErr w:type="spellEnd"/>
      <w:r w:rsidRPr="00922713">
        <w:rPr>
          <w:rFonts w:ascii="Arial" w:hAnsi="Arial" w:cs="Arial"/>
          <w:sz w:val="22"/>
          <w:szCs w:val="22"/>
          <w:lang w:val="en-US"/>
          <w:rPrChange w:id="2162" w:author="Syahrani Rachmawati Sadino" w:date="2025-01-31T14:35:00Z">
            <w:rPr>
              <w:rFonts w:asciiTheme="minorBidi" w:hAnsiTheme="minorBidi" w:cstheme="minorBidi"/>
              <w:sz w:val="22"/>
              <w:szCs w:val="22"/>
              <w:lang w:val="en-US"/>
            </w:rPr>
          </w:rPrChange>
        </w:rPr>
        <w:t>:</w:t>
      </w:r>
    </w:p>
    <w:p w14:paraId="6FC00405" w14:textId="77777777" w:rsidR="00DE4E9E" w:rsidRPr="00922713" w:rsidRDefault="00DE4E9E">
      <w:pPr>
        <w:pStyle w:val="BodyTextIndent"/>
        <w:keepNext w:val="0"/>
        <w:keepLines w:val="0"/>
        <w:numPr>
          <w:ilvl w:val="0"/>
          <w:numId w:val="53"/>
        </w:numPr>
        <w:spacing w:after="0" w:line="276" w:lineRule="auto"/>
        <w:ind w:left="426" w:hanging="426"/>
        <w:rPr>
          <w:rFonts w:ascii="Arial" w:hAnsi="Arial" w:cs="Arial"/>
          <w:sz w:val="22"/>
          <w:szCs w:val="22"/>
          <w:lang w:val="sv-SE"/>
          <w:rPrChange w:id="2163" w:author="Syahrani Rachmawati Sadino" w:date="2025-01-31T14:35:00Z">
            <w:rPr>
              <w:rFonts w:asciiTheme="minorBidi" w:hAnsiTheme="minorBidi" w:cstheme="minorBidi"/>
              <w:sz w:val="22"/>
              <w:szCs w:val="22"/>
              <w:lang w:val="sv-SE"/>
            </w:rPr>
          </w:rPrChange>
        </w:rPr>
      </w:pPr>
      <w:r w:rsidRPr="00922713">
        <w:rPr>
          <w:rFonts w:ascii="Arial" w:hAnsi="Arial" w:cs="Arial"/>
          <w:b/>
          <w:sz w:val="22"/>
          <w:szCs w:val="22"/>
          <w:lang w:val="sv-SE"/>
          <w:rPrChange w:id="2164" w:author="Syahrani Rachmawati Sadino" w:date="2025-01-31T14:35:00Z">
            <w:rPr>
              <w:rFonts w:asciiTheme="minorBidi" w:hAnsiTheme="minorBidi" w:cstheme="minorBidi"/>
              <w:b/>
              <w:sz w:val="22"/>
              <w:szCs w:val="22"/>
              <w:lang w:val="sv-SE"/>
            </w:rPr>
          </w:rPrChange>
        </w:rPr>
        <w:t>PIHAK KEDUA</w:t>
      </w:r>
      <w:r w:rsidRPr="00922713">
        <w:rPr>
          <w:rFonts w:ascii="Arial" w:hAnsi="Arial" w:cs="Arial"/>
          <w:sz w:val="22"/>
          <w:szCs w:val="22"/>
          <w:lang w:val="sv-SE"/>
          <w:rPrChange w:id="2165" w:author="Syahrani Rachmawati Sadino" w:date="2025-01-31T14:35:00Z">
            <w:rPr>
              <w:rFonts w:asciiTheme="minorBidi" w:hAnsiTheme="minorBidi" w:cstheme="minorBidi"/>
              <w:sz w:val="22"/>
              <w:szCs w:val="22"/>
              <w:lang w:val="sv-SE"/>
            </w:rPr>
          </w:rPrChange>
        </w:rPr>
        <w:t xml:space="preserve"> menjamin bahwa </w:t>
      </w:r>
      <w:r w:rsidRPr="00922713">
        <w:rPr>
          <w:rFonts w:ascii="Arial" w:hAnsi="Arial" w:cs="Arial"/>
          <w:b/>
          <w:sz w:val="22"/>
          <w:szCs w:val="22"/>
          <w:lang w:val="sv-SE"/>
          <w:rPrChange w:id="2166" w:author="Syahrani Rachmawati Sadino" w:date="2025-01-31T14:35:00Z">
            <w:rPr>
              <w:rFonts w:asciiTheme="minorBidi" w:hAnsiTheme="minorBidi" w:cstheme="minorBidi"/>
              <w:b/>
              <w:sz w:val="22"/>
              <w:szCs w:val="22"/>
              <w:lang w:val="sv-SE"/>
            </w:rPr>
          </w:rPrChange>
        </w:rPr>
        <w:t>PIHAK PERTAMA</w:t>
      </w:r>
      <w:r w:rsidRPr="00922713">
        <w:rPr>
          <w:rFonts w:ascii="Arial" w:hAnsi="Arial" w:cs="Arial"/>
          <w:sz w:val="22"/>
          <w:szCs w:val="22"/>
          <w:lang w:val="sv-SE"/>
          <w:rPrChange w:id="2167" w:author="Syahrani Rachmawati Sadino" w:date="2025-01-31T14:35:00Z">
            <w:rPr>
              <w:rFonts w:asciiTheme="minorBidi" w:hAnsiTheme="minorBidi" w:cstheme="minorBidi"/>
              <w:sz w:val="22"/>
              <w:szCs w:val="22"/>
              <w:lang w:val="sv-SE"/>
            </w:rPr>
          </w:rPrChange>
        </w:rPr>
        <w:t xml:space="preserve"> diprioritaskan untuk mendapatkan pelayanan Telemedicine bagi Peserta.</w:t>
      </w:r>
    </w:p>
    <w:p w14:paraId="34672329" w14:textId="77777777" w:rsidR="00DE4E9E" w:rsidRPr="00922713" w:rsidRDefault="00DE4E9E">
      <w:pPr>
        <w:pStyle w:val="BodyTextIndent"/>
        <w:keepNext w:val="0"/>
        <w:keepLines w:val="0"/>
        <w:numPr>
          <w:ilvl w:val="0"/>
          <w:numId w:val="53"/>
        </w:numPr>
        <w:tabs>
          <w:tab w:val="left" w:pos="720"/>
        </w:tabs>
        <w:spacing w:after="0" w:line="276" w:lineRule="auto"/>
        <w:ind w:left="426" w:hanging="426"/>
        <w:rPr>
          <w:rFonts w:ascii="Arial" w:hAnsi="Arial" w:cs="Arial"/>
          <w:sz w:val="22"/>
          <w:szCs w:val="22"/>
          <w:lang w:val="sv-SE"/>
          <w:rPrChange w:id="2168" w:author="Syahrani Rachmawati Sadino" w:date="2025-01-31T14:35:00Z">
            <w:rPr>
              <w:rFonts w:asciiTheme="minorBidi" w:hAnsiTheme="minorBidi" w:cstheme="minorBidi"/>
              <w:sz w:val="22"/>
              <w:szCs w:val="22"/>
              <w:lang w:val="sv-SE"/>
            </w:rPr>
          </w:rPrChange>
        </w:rPr>
      </w:pPr>
      <w:r w:rsidRPr="00922713">
        <w:rPr>
          <w:rFonts w:ascii="Arial" w:hAnsi="Arial" w:cs="Arial"/>
          <w:b/>
          <w:sz w:val="22"/>
          <w:szCs w:val="22"/>
          <w:lang w:val="sv-SE"/>
          <w:rPrChange w:id="2169" w:author="Syahrani Rachmawati Sadino" w:date="2025-01-31T14:35:00Z">
            <w:rPr>
              <w:rFonts w:asciiTheme="minorBidi" w:hAnsiTheme="minorBidi" w:cstheme="minorBidi"/>
              <w:b/>
              <w:sz w:val="22"/>
              <w:szCs w:val="22"/>
              <w:lang w:val="sv-SE"/>
            </w:rPr>
          </w:rPrChange>
        </w:rPr>
        <w:t xml:space="preserve">PIHAK KEDUA </w:t>
      </w:r>
      <w:r w:rsidRPr="00922713">
        <w:rPr>
          <w:rFonts w:ascii="Arial" w:hAnsi="Arial" w:cs="Arial"/>
          <w:sz w:val="22"/>
          <w:szCs w:val="22"/>
          <w:lang w:val="sv-SE"/>
          <w:rPrChange w:id="2170" w:author="Syahrani Rachmawati Sadino" w:date="2025-01-31T14:35:00Z">
            <w:rPr>
              <w:rFonts w:asciiTheme="minorBidi" w:hAnsiTheme="minorBidi" w:cstheme="minorBidi"/>
              <w:sz w:val="22"/>
              <w:szCs w:val="22"/>
              <w:lang w:val="sv-SE"/>
            </w:rPr>
          </w:rPrChange>
        </w:rPr>
        <w:t xml:space="preserve">menjamin kepada </w:t>
      </w:r>
      <w:r w:rsidRPr="00922713">
        <w:rPr>
          <w:rFonts w:ascii="Arial" w:hAnsi="Arial" w:cs="Arial"/>
          <w:b/>
          <w:sz w:val="22"/>
          <w:szCs w:val="22"/>
          <w:lang w:val="sv-SE"/>
          <w:rPrChange w:id="2171" w:author="Syahrani Rachmawati Sadino" w:date="2025-01-31T14:35:00Z">
            <w:rPr>
              <w:rFonts w:asciiTheme="minorBidi" w:hAnsiTheme="minorBidi" w:cstheme="minorBidi"/>
              <w:b/>
              <w:sz w:val="22"/>
              <w:szCs w:val="22"/>
              <w:lang w:val="sv-SE"/>
            </w:rPr>
          </w:rPrChange>
        </w:rPr>
        <w:t>PIHAK PERTAMA</w:t>
      </w:r>
      <w:r w:rsidRPr="00922713">
        <w:rPr>
          <w:rFonts w:ascii="Arial" w:hAnsi="Arial" w:cs="Arial"/>
          <w:sz w:val="22"/>
          <w:szCs w:val="22"/>
          <w:lang w:val="sv-SE"/>
          <w:rPrChange w:id="2172" w:author="Syahrani Rachmawati Sadino" w:date="2025-01-31T14:35:00Z">
            <w:rPr>
              <w:rFonts w:asciiTheme="minorBidi" w:hAnsiTheme="minorBidi" w:cstheme="minorBidi"/>
              <w:sz w:val="22"/>
              <w:szCs w:val="22"/>
              <w:lang w:val="sv-SE"/>
            </w:rPr>
          </w:rPrChange>
        </w:rPr>
        <w:t xml:space="preserve"> bahwa dalam melaksanakan layanan </w:t>
      </w:r>
      <w:r w:rsidRPr="00922713">
        <w:rPr>
          <w:rFonts w:ascii="Arial" w:hAnsi="Arial" w:cs="Arial"/>
          <w:i/>
          <w:sz w:val="22"/>
          <w:szCs w:val="22"/>
          <w:lang w:val="sv-SE"/>
          <w:rPrChange w:id="2173" w:author="Syahrani Rachmawati Sadino" w:date="2025-01-31T14:35:00Z">
            <w:rPr>
              <w:rFonts w:asciiTheme="minorBidi" w:hAnsiTheme="minorBidi" w:cstheme="minorBidi"/>
              <w:i/>
              <w:sz w:val="22"/>
              <w:szCs w:val="22"/>
              <w:lang w:val="sv-SE"/>
            </w:rPr>
          </w:rPrChange>
        </w:rPr>
        <w:t xml:space="preserve">Telemedicine </w:t>
      </w:r>
      <w:r w:rsidRPr="00922713">
        <w:rPr>
          <w:rFonts w:ascii="Arial" w:hAnsi="Arial" w:cs="Arial"/>
          <w:sz w:val="22"/>
          <w:szCs w:val="22"/>
          <w:lang w:val="sv-SE"/>
          <w:rPrChange w:id="2174" w:author="Syahrani Rachmawati Sadino" w:date="2025-01-31T14:35:00Z">
            <w:rPr>
              <w:rFonts w:asciiTheme="minorBidi" w:hAnsiTheme="minorBidi" w:cstheme="minorBidi"/>
              <w:sz w:val="22"/>
              <w:szCs w:val="22"/>
              <w:lang w:val="sv-SE"/>
            </w:rPr>
          </w:rPrChange>
        </w:rPr>
        <w:t>telah memiliki seluruh perizinan yang sah dan berlaku yang diperlukan untuk itu.</w:t>
      </w:r>
    </w:p>
    <w:p w14:paraId="73BCB2BC" w14:textId="5465385C" w:rsidR="001E317A" w:rsidRPr="00922713" w:rsidRDefault="00DE4E9E">
      <w:pPr>
        <w:pStyle w:val="BodyTextIndent"/>
        <w:keepNext w:val="0"/>
        <w:keepLines w:val="0"/>
        <w:numPr>
          <w:ilvl w:val="0"/>
          <w:numId w:val="53"/>
        </w:numPr>
        <w:tabs>
          <w:tab w:val="left" w:pos="720"/>
        </w:tabs>
        <w:spacing w:after="0" w:line="276" w:lineRule="auto"/>
        <w:ind w:left="426" w:hanging="426"/>
        <w:rPr>
          <w:rFonts w:ascii="Arial" w:hAnsi="Arial" w:cs="Arial"/>
          <w:sz w:val="22"/>
          <w:szCs w:val="22"/>
          <w:lang w:val="sv-SE"/>
          <w:rPrChange w:id="2175"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sv-SE"/>
          <w:rPrChange w:id="2176" w:author="Syahrani Rachmawati Sadino" w:date="2025-01-31T14:35:00Z">
            <w:rPr>
              <w:rFonts w:asciiTheme="minorBidi" w:hAnsiTheme="minorBidi" w:cstheme="minorBidi"/>
              <w:sz w:val="22"/>
              <w:szCs w:val="22"/>
              <w:lang w:val="sv-SE"/>
            </w:rPr>
          </w:rPrChange>
        </w:rPr>
        <w:t xml:space="preserve">Prosedur Pelayanan Kesehatan melalui </w:t>
      </w:r>
      <w:del w:id="2177" w:author="Yohanita Dewi Chandra Murti" w:date="2025-01-16T11:16:00Z">
        <w:r w:rsidRPr="00922713" w:rsidDel="00615CC9">
          <w:rPr>
            <w:rFonts w:ascii="Arial" w:hAnsi="Arial" w:cs="Arial"/>
            <w:i/>
            <w:sz w:val="22"/>
            <w:szCs w:val="22"/>
            <w:lang w:val="sv-SE"/>
            <w:rPrChange w:id="2178" w:author="Syahrani Rachmawati Sadino" w:date="2025-01-31T14:35:00Z">
              <w:rPr>
                <w:rFonts w:asciiTheme="minorBidi" w:hAnsiTheme="minorBidi" w:cstheme="minorBidi"/>
                <w:i/>
                <w:sz w:val="22"/>
                <w:szCs w:val="22"/>
                <w:lang w:val="sv-SE"/>
              </w:rPr>
            </w:rPrChange>
          </w:rPr>
          <w:delText>telemedicine</w:delText>
        </w:r>
        <w:r w:rsidRPr="00922713" w:rsidDel="00615CC9">
          <w:rPr>
            <w:rFonts w:ascii="Arial" w:hAnsi="Arial" w:cs="Arial"/>
            <w:sz w:val="22"/>
            <w:szCs w:val="22"/>
            <w:lang w:val="sv-SE"/>
            <w:rPrChange w:id="2179" w:author="Syahrani Rachmawati Sadino" w:date="2025-01-31T14:35:00Z">
              <w:rPr>
                <w:rFonts w:asciiTheme="minorBidi" w:hAnsiTheme="minorBidi" w:cstheme="minorBidi"/>
                <w:sz w:val="22"/>
                <w:szCs w:val="22"/>
                <w:lang w:val="sv-SE"/>
              </w:rPr>
            </w:rPrChange>
          </w:rPr>
          <w:delText xml:space="preserve"> </w:delText>
        </w:r>
      </w:del>
      <w:ins w:id="2180" w:author="Yohanita Dewi Chandra Murti" w:date="2025-01-16T11:16:00Z">
        <w:r w:rsidR="00615CC9" w:rsidRPr="00922713">
          <w:rPr>
            <w:rFonts w:ascii="Arial" w:hAnsi="Arial" w:cs="Arial"/>
            <w:i/>
            <w:sz w:val="22"/>
            <w:szCs w:val="22"/>
            <w:lang w:val="sv-SE"/>
            <w:rPrChange w:id="2181" w:author="Syahrani Rachmawati Sadino" w:date="2025-01-31T14:35:00Z">
              <w:rPr>
                <w:rFonts w:asciiTheme="minorBidi" w:hAnsiTheme="minorBidi" w:cstheme="minorBidi"/>
                <w:i/>
                <w:sz w:val="22"/>
                <w:szCs w:val="22"/>
                <w:lang w:val="sv-SE"/>
              </w:rPr>
            </w:rPrChange>
          </w:rPr>
          <w:t>Telemedicine</w:t>
        </w:r>
        <w:r w:rsidR="00615CC9" w:rsidRPr="00922713">
          <w:rPr>
            <w:rFonts w:ascii="Arial" w:hAnsi="Arial" w:cs="Arial"/>
            <w:sz w:val="22"/>
            <w:szCs w:val="22"/>
            <w:lang w:val="sv-SE"/>
            <w:rPrChange w:id="2182" w:author="Syahrani Rachmawati Sadino" w:date="2025-01-31T14:35:00Z">
              <w:rPr>
                <w:rFonts w:asciiTheme="minorBidi" w:hAnsiTheme="minorBidi" w:cstheme="minorBidi"/>
                <w:sz w:val="22"/>
                <w:szCs w:val="22"/>
                <w:lang w:val="sv-SE"/>
              </w:rPr>
            </w:rPrChange>
          </w:rPr>
          <w:t xml:space="preserve"> </w:t>
        </w:r>
      </w:ins>
      <w:r w:rsidRPr="00922713">
        <w:rPr>
          <w:rFonts w:ascii="Arial" w:hAnsi="Arial" w:cs="Arial"/>
          <w:sz w:val="22"/>
          <w:szCs w:val="22"/>
          <w:lang w:val="sv-SE"/>
          <w:rPrChange w:id="2183" w:author="Syahrani Rachmawati Sadino" w:date="2025-01-31T14:35:00Z">
            <w:rPr>
              <w:rFonts w:asciiTheme="minorBidi" w:hAnsiTheme="minorBidi" w:cstheme="minorBidi"/>
              <w:sz w:val="22"/>
              <w:szCs w:val="22"/>
              <w:lang w:val="sv-SE"/>
            </w:rPr>
          </w:rPrChange>
        </w:rPr>
        <w:t xml:space="preserve">akan diatur lebih lanjut oleh </w:t>
      </w:r>
      <w:r w:rsidR="00A20015" w:rsidRPr="00922713">
        <w:rPr>
          <w:rFonts w:ascii="Arial" w:hAnsi="Arial" w:cs="Arial"/>
          <w:b/>
          <w:bCs/>
          <w:sz w:val="22"/>
          <w:szCs w:val="22"/>
          <w:lang w:val="sv-SE"/>
          <w:rPrChange w:id="2184" w:author="Syahrani Rachmawati Sadino" w:date="2025-01-31T14:35:00Z">
            <w:rPr>
              <w:rFonts w:asciiTheme="minorBidi" w:hAnsiTheme="minorBidi" w:cstheme="minorBidi"/>
              <w:b/>
              <w:bCs/>
              <w:sz w:val="22"/>
              <w:szCs w:val="22"/>
              <w:lang w:val="sv-SE"/>
            </w:rPr>
          </w:rPrChange>
        </w:rPr>
        <w:t>PARA</w:t>
      </w:r>
      <w:del w:id="2185" w:author="Yohanita Dewi Chandra Murti" w:date="2025-01-16T11:16:00Z">
        <w:r w:rsidR="00A20015" w:rsidRPr="00922713" w:rsidDel="00615CC9">
          <w:rPr>
            <w:rFonts w:ascii="Arial" w:hAnsi="Arial" w:cs="Arial"/>
            <w:b/>
            <w:bCs/>
            <w:sz w:val="22"/>
            <w:szCs w:val="22"/>
            <w:lang w:val="sv-SE"/>
            <w:rPrChange w:id="2186" w:author="Syahrani Rachmawati Sadino" w:date="2025-01-31T14:35:00Z">
              <w:rPr>
                <w:rFonts w:asciiTheme="minorBidi" w:hAnsiTheme="minorBidi" w:cstheme="minorBidi"/>
                <w:b/>
                <w:bCs/>
                <w:sz w:val="22"/>
                <w:szCs w:val="22"/>
                <w:lang w:val="sv-SE"/>
              </w:rPr>
            </w:rPrChange>
          </w:rPr>
          <w:delText>H</w:delText>
        </w:r>
      </w:del>
      <w:r w:rsidR="00A20015" w:rsidRPr="00922713">
        <w:rPr>
          <w:rFonts w:ascii="Arial" w:hAnsi="Arial" w:cs="Arial"/>
          <w:b/>
          <w:bCs/>
          <w:sz w:val="22"/>
          <w:szCs w:val="22"/>
          <w:lang w:val="sv-SE"/>
          <w:rPrChange w:id="2187" w:author="Syahrani Rachmawati Sadino" w:date="2025-01-31T14:35:00Z">
            <w:rPr>
              <w:rFonts w:asciiTheme="minorBidi" w:hAnsiTheme="minorBidi" w:cstheme="minorBidi"/>
              <w:b/>
              <w:bCs/>
              <w:sz w:val="22"/>
              <w:szCs w:val="22"/>
              <w:lang w:val="sv-SE"/>
            </w:rPr>
          </w:rPrChange>
        </w:rPr>
        <w:t xml:space="preserve"> PIHAK</w:t>
      </w:r>
      <w:r w:rsidRPr="00922713">
        <w:rPr>
          <w:rFonts w:ascii="Arial" w:hAnsi="Arial" w:cs="Arial"/>
          <w:b/>
          <w:sz w:val="22"/>
          <w:szCs w:val="22"/>
          <w:lang w:val="sv-SE"/>
          <w:rPrChange w:id="2188" w:author="Syahrani Rachmawati Sadino" w:date="2025-01-31T14:35:00Z">
            <w:rPr>
              <w:rFonts w:asciiTheme="minorBidi" w:hAnsiTheme="minorBidi" w:cstheme="minorBidi"/>
              <w:b/>
              <w:sz w:val="22"/>
              <w:szCs w:val="22"/>
              <w:lang w:val="sv-SE"/>
            </w:rPr>
          </w:rPrChange>
        </w:rPr>
        <w:t xml:space="preserve"> </w:t>
      </w:r>
      <w:r w:rsidRPr="00922713">
        <w:rPr>
          <w:rFonts w:ascii="Arial" w:hAnsi="Arial" w:cs="Arial"/>
          <w:sz w:val="22"/>
          <w:szCs w:val="22"/>
          <w:lang w:val="sv-SE"/>
          <w:rPrChange w:id="2189" w:author="Syahrani Rachmawati Sadino" w:date="2025-01-31T14:35:00Z">
            <w:rPr>
              <w:rFonts w:asciiTheme="minorBidi" w:hAnsiTheme="minorBidi" w:cstheme="minorBidi"/>
              <w:sz w:val="22"/>
              <w:szCs w:val="22"/>
              <w:lang w:val="sv-SE"/>
            </w:rPr>
          </w:rPrChange>
        </w:rPr>
        <w:t xml:space="preserve">pada </w:t>
      </w:r>
      <w:r w:rsidRPr="00922713">
        <w:rPr>
          <w:rFonts w:ascii="Arial" w:hAnsi="Arial" w:cs="Arial"/>
          <w:b/>
          <w:sz w:val="22"/>
          <w:szCs w:val="22"/>
          <w:lang w:val="sv-SE"/>
          <w:rPrChange w:id="2190" w:author="Syahrani Rachmawati Sadino" w:date="2025-01-31T14:35:00Z">
            <w:rPr>
              <w:rFonts w:asciiTheme="minorBidi" w:hAnsiTheme="minorBidi" w:cstheme="minorBidi"/>
              <w:b/>
              <w:sz w:val="22"/>
              <w:szCs w:val="22"/>
              <w:lang w:val="sv-SE"/>
            </w:rPr>
          </w:rPrChange>
        </w:rPr>
        <w:t xml:space="preserve">Lampiran </w:t>
      </w:r>
      <w:ins w:id="2191" w:author="Syahrani Rachmawati Sadino" w:date="2025-01-31T13:32:00Z">
        <w:r w:rsidR="00B821EE" w:rsidRPr="00922713">
          <w:rPr>
            <w:rFonts w:ascii="Arial" w:hAnsi="Arial" w:cs="Arial"/>
            <w:b/>
            <w:sz w:val="22"/>
            <w:szCs w:val="22"/>
            <w:lang w:val="sv-SE"/>
          </w:rPr>
          <w:t xml:space="preserve">1 </w:t>
        </w:r>
      </w:ins>
      <w:r w:rsidRPr="00922713">
        <w:rPr>
          <w:rFonts w:ascii="Arial" w:hAnsi="Arial" w:cs="Arial"/>
          <w:sz w:val="22"/>
          <w:szCs w:val="22"/>
          <w:lang w:val="sv-SE"/>
          <w:rPrChange w:id="2192" w:author="Syahrani Rachmawati Sadino" w:date="2025-01-31T14:35:00Z">
            <w:rPr>
              <w:rFonts w:asciiTheme="minorBidi" w:hAnsiTheme="minorBidi" w:cstheme="minorBidi"/>
              <w:sz w:val="22"/>
              <w:szCs w:val="22"/>
              <w:lang w:val="sv-SE"/>
            </w:rPr>
          </w:rPrChange>
        </w:rPr>
        <w:t>Perjanjian ini.</w:t>
      </w:r>
      <w:bookmarkEnd w:id="2147"/>
      <w:commentRangeEnd w:id="2140"/>
      <w:r w:rsidR="00315009" w:rsidRPr="00922713">
        <w:rPr>
          <w:rStyle w:val="CommentReference"/>
          <w:rFonts w:ascii="Arial" w:eastAsia="Times New Roman" w:hAnsi="Arial" w:cs="Arial"/>
          <w:noProof/>
          <w:snapToGrid/>
          <w:sz w:val="22"/>
          <w:szCs w:val="22"/>
          <w:rPrChange w:id="2193" w:author="Syahrani Rachmawati Sadino" w:date="2025-01-31T14:35:00Z">
            <w:rPr>
              <w:rStyle w:val="CommentReference"/>
              <w:rFonts w:ascii="Times New Roman" w:eastAsia="Times New Roman" w:hAnsi="Times New Roman"/>
              <w:noProof/>
              <w:snapToGrid/>
            </w:rPr>
          </w:rPrChange>
        </w:rPr>
        <w:commentReference w:id="2140"/>
      </w:r>
    </w:p>
    <w:p w14:paraId="2921C425" w14:textId="77777777" w:rsidR="001E317A" w:rsidRPr="00922713" w:rsidDel="00125728" w:rsidRDefault="001E317A">
      <w:pPr>
        <w:pStyle w:val="BodyTextIndent"/>
        <w:keepNext w:val="0"/>
        <w:keepLines w:val="0"/>
        <w:tabs>
          <w:tab w:val="clear" w:pos="720"/>
        </w:tabs>
        <w:spacing w:after="0" w:line="276" w:lineRule="auto"/>
        <w:ind w:left="426" w:firstLine="0"/>
        <w:jc w:val="center"/>
        <w:rPr>
          <w:del w:id="2194" w:author="Syahrani Rachmawati Sadino" w:date="2025-01-31T16:27:00Z"/>
          <w:rFonts w:ascii="Arial" w:hAnsi="Arial" w:cs="Arial"/>
          <w:b/>
          <w:sz w:val="22"/>
          <w:szCs w:val="22"/>
          <w:rPrChange w:id="2195" w:author="Syahrani Rachmawati Sadino" w:date="2025-01-31T14:35:00Z">
            <w:rPr>
              <w:del w:id="2196" w:author="Syahrani Rachmawati Sadino" w:date="2025-01-31T16:27:00Z"/>
              <w:rFonts w:asciiTheme="minorBidi" w:hAnsiTheme="minorBidi" w:cstheme="minorBidi"/>
              <w:b/>
              <w:sz w:val="22"/>
              <w:szCs w:val="22"/>
            </w:rPr>
          </w:rPrChange>
        </w:rPr>
      </w:pPr>
    </w:p>
    <w:p w14:paraId="0A7939C5" w14:textId="77777777" w:rsidR="00070054" w:rsidRPr="00922713" w:rsidRDefault="00070054">
      <w:pPr>
        <w:spacing w:line="276" w:lineRule="auto"/>
        <w:rPr>
          <w:rFonts w:ascii="Arial" w:eastAsia="MS Gothic" w:hAnsi="Arial" w:cs="Arial"/>
          <w:b/>
          <w:noProof w:val="0"/>
          <w:snapToGrid w:val="0"/>
          <w:sz w:val="22"/>
          <w:szCs w:val="22"/>
          <w:lang w:val="x-none" w:eastAsia="x-none"/>
          <w:rPrChange w:id="2197" w:author="Syahrani Rachmawati Sadino" w:date="2025-01-31T14:35:00Z">
            <w:rPr>
              <w:rFonts w:asciiTheme="minorBidi" w:eastAsia="MS Gothic" w:hAnsiTheme="minorBidi" w:cstheme="minorBidi"/>
              <w:b/>
              <w:noProof w:val="0"/>
              <w:snapToGrid w:val="0"/>
              <w:sz w:val="22"/>
              <w:szCs w:val="22"/>
              <w:lang w:val="x-none" w:eastAsia="x-none"/>
            </w:rPr>
          </w:rPrChange>
        </w:rPr>
        <w:pPrChange w:id="2198" w:author="Syahrani Rachmawati Sadino" w:date="2025-01-31T15:00:00Z">
          <w:pPr/>
        </w:pPrChange>
      </w:pPr>
      <w:bookmarkStart w:id="2199" w:name="_Hlk57481650"/>
      <w:del w:id="2200" w:author="Syahrani Rachmawati Sadino" w:date="2025-01-31T16:27:00Z">
        <w:r w:rsidRPr="00922713" w:rsidDel="00125728">
          <w:rPr>
            <w:rFonts w:ascii="Arial" w:hAnsi="Arial" w:cs="Arial"/>
            <w:b/>
            <w:sz w:val="22"/>
            <w:szCs w:val="22"/>
            <w:lang w:val="sv-SE"/>
            <w:rPrChange w:id="2201" w:author="Syahrani Rachmawati Sadino" w:date="2025-01-31T14:35:00Z">
              <w:rPr>
                <w:rFonts w:asciiTheme="minorBidi" w:hAnsiTheme="minorBidi" w:cstheme="minorBidi"/>
                <w:b/>
                <w:sz w:val="22"/>
                <w:szCs w:val="22"/>
                <w:lang w:val="sv-SE"/>
              </w:rPr>
            </w:rPrChange>
          </w:rPr>
          <w:br w:type="page"/>
        </w:r>
      </w:del>
    </w:p>
    <w:p w14:paraId="1CE4DFE8" w14:textId="4C9EFDBE" w:rsidR="001E317A" w:rsidRPr="00922713" w:rsidRDefault="001E317A">
      <w:pPr>
        <w:pStyle w:val="BodyTextIndent"/>
        <w:keepNext w:val="0"/>
        <w:keepLines w:val="0"/>
        <w:tabs>
          <w:tab w:val="clear" w:pos="720"/>
        </w:tabs>
        <w:spacing w:after="0" w:line="276" w:lineRule="auto"/>
        <w:ind w:left="0" w:firstLine="0"/>
        <w:jc w:val="center"/>
        <w:rPr>
          <w:rFonts w:ascii="Arial" w:hAnsi="Arial" w:cs="Arial"/>
          <w:b/>
          <w:sz w:val="22"/>
          <w:szCs w:val="22"/>
          <w:lang w:val="en-US"/>
          <w:rPrChange w:id="2202" w:author="Syahrani Rachmawati Sadino" w:date="2025-01-31T14:35:00Z">
            <w:rPr>
              <w:rFonts w:asciiTheme="minorBidi" w:hAnsiTheme="minorBidi" w:cstheme="minorBidi"/>
              <w:b/>
              <w:sz w:val="22"/>
              <w:szCs w:val="22"/>
              <w:lang w:val="en-US"/>
            </w:rPr>
          </w:rPrChange>
        </w:rPr>
      </w:pPr>
      <w:r w:rsidRPr="00922713">
        <w:rPr>
          <w:rFonts w:ascii="Arial" w:hAnsi="Arial" w:cs="Arial"/>
          <w:b/>
          <w:sz w:val="22"/>
          <w:szCs w:val="22"/>
          <w:rPrChange w:id="2203" w:author="Syahrani Rachmawati Sadino" w:date="2025-01-31T14:35:00Z">
            <w:rPr>
              <w:rFonts w:asciiTheme="minorBidi" w:hAnsiTheme="minorBidi" w:cstheme="minorBidi"/>
              <w:b/>
              <w:sz w:val="22"/>
              <w:szCs w:val="22"/>
            </w:rPr>
          </w:rPrChange>
        </w:rPr>
        <w:t>PASAL 1</w:t>
      </w:r>
      <w:r w:rsidRPr="00922713">
        <w:rPr>
          <w:rFonts w:ascii="Arial" w:hAnsi="Arial" w:cs="Arial"/>
          <w:b/>
          <w:sz w:val="22"/>
          <w:szCs w:val="22"/>
          <w:lang w:val="en-US"/>
          <w:rPrChange w:id="2204" w:author="Syahrani Rachmawati Sadino" w:date="2025-01-31T14:35:00Z">
            <w:rPr>
              <w:rFonts w:asciiTheme="minorBidi" w:hAnsiTheme="minorBidi" w:cstheme="minorBidi"/>
              <w:b/>
              <w:sz w:val="22"/>
              <w:szCs w:val="22"/>
              <w:lang w:val="en-US"/>
            </w:rPr>
          </w:rPrChange>
        </w:rPr>
        <w:t>7</w:t>
      </w:r>
    </w:p>
    <w:p w14:paraId="136E7E35" w14:textId="1F9C44E9" w:rsidR="001E317A" w:rsidRPr="00922713" w:rsidRDefault="001E317A">
      <w:pPr>
        <w:pStyle w:val="BodyTextIndent"/>
        <w:keepNext w:val="0"/>
        <w:keepLines w:val="0"/>
        <w:tabs>
          <w:tab w:val="clear" w:pos="720"/>
        </w:tabs>
        <w:spacing w:after="0" w:line="276" w:lineRule="auto"/>
        <w:ind w:left="0" w:firstLine="0"/>
        <w:jc w:val="center"/>
        <w:rPr>
          <w:rFonts w:ascii="Arial" w:hAnsi="Arial" w:cs="Arial"/>
          <w:b/>
          <w:sz w:val="22"/>
          <w:szCs w:val="22"/>
          <w:lang w:val="en-US"/>
          <w:rPrChange w:id="2205" w:author="Syahrani Rachmawati Sadino" w:date="2025-01-31T14:35:00Z">
            <w:rPr>
              <w:rFonts w:asciiTheme="minorBidi" w:hAnsiTheme="minorBidi" w:cstheme="minorBidi"/>
              <w:b/>
              <w:sz w:val="22"/>
              <w:szCs w:val="22"/>
              <w:lang w:val="en-US"/>
            </w:rPr>
          </w:rPrChange>
        </w:rPr>
      </w:pPr>
      <w:r w:rsidRPr="00922713">
        <w:rPr>
          <w:rFonts w:ascii="Arial" w:hAnsi="Arial" w:cs="Arial"/>
          <w:b/>
          <w:sz w:val="22"/>
          <w:szCs w:val="22"/>
          <w:lang w:val="en-US"/>
          <w:rPrChange w:id="2206" w:author="Syahrani Rachmawati Sadino" w:date="2025-01-31T14:35:00Z">
            <w:rPr>
              <w:rFonts w:asciiTheme="minorBidi" w:hAnsiTheme="minorBidi" w:cstheme="minorBidi"/>
              <w:b/>
              <w:sz w:val="22"/>
              <w:szCs w:val="22"/>
              <w:lang w:val="en-US"/>
            </w:rPr>
          </w:rPrChange>
        </w:rPr>
        <w:t>KERAHASIAAN</w:t>
      </w:r>
    </w:p>
    <w:p w14:paraId="490C51E5" w14:textId="77777777" w:rsidR="004762BC" w:rsidRPr="00922713" w:rsidRDefault="004762BC">
      <w:pPr>
        <w:pStyle w:val="BodyTextIndent"/>
        <w:keepNext w:val="0"/>
        <w:keepLines w:val="0"/>
        <w:tabs>
          <w:tab w:val="clear" w:pos="720"/>
        </w:tabs>
        <w:spacing w:after="0" w:line="276" w:lineRule="auto"/>
        <w:ind w:left="0" w:firstLine="0"/>
        <w:jc w:val="center"/>
        <w:rPr>
          <w:rFonts w:ascii="Arial" w:hAnsi="Arial" w:cs="Arial"/>
          <w:b/>
          <w:sz w:val="22"/>
          <w:szCs w:val="22"/>
          <w:rPrChange w:id="2207" w:author="Syahrani Rachmawati Sadino" w:date="2025-01-31T14:35:00Z">
            <w:rPr>
              <w:rFonts w:asciiTheme="minorBidi" w:hAnsiTheme="minorBidi" w:cstheme="minorBidi"/>
              <w:b/>
              <w:sz w:val="22"/>
              <w:szCs w:val="22"/>
            </w:rPr>
          </w:rPrChange>
        </w:rPr>
      </w:pPr>
    </w:p>
    <w:p w14:paraId="10EC7034" w14:textId="7C1BB890" w:rsidR="001E317A" w:rsidRPr="00922713" w:rsidRDefault="001E317A">
      <w:pPr>
        <w:pStyle w:val="BodyTextIndent"/>
        <w:keepNext w:val="0"/>
        <w:keepLines w:val="0"/>
        <w:numPr>
          <w:ilvl w:val="1"/>
          <w:numId w:val="16"/>
        </w:numPr>
        <w:spacing w:after="0" w:line="276" w:lineRule="auto"/>
        <w:ind w:left="426" w:hanging="426"/>
        <w:rPr>
          <w:rFonts w:ascii="Arial" w:hAnsi="Arial" w:cs="Arial"/>
          <w:b/>
          <w:sz w:val="22"/>
          <w:szCs w:val="22"/>
          <w:rPrChange w:id="2208" w:author="Syahrani Rachmawati Sadino" w:date="2025-01-31T14:35:00Z">
            <w:rPr>
              <w:rFonts w:asciiTheme="minorBidi" w:hAnsiTheme="minorBidi" w:cstheme="minorBidi"/>
              <w:b/>
              <w:sz w:val="22"/>
              <w:szCs w:val="22"/>
            </w:rPr>
          </w:rPrChange>
        </w:rPr>
      </w:pPr>
      <w:proofErr w:type="spellStart"/>
      <w:r w:rsidRPr="00922713">
        <w:rPr>
          <w:rFonts w:ascii="Arial" w:hAnsi="Arial" w:cs="Arial"/>
          <w:sz w:val="22"/>
          <w:szCs w:val="22"/>
          <w:rPrChange w:id="2209" w:author="Syahrani Rachmawati Sadino" w:date="2025-01-31T14:35:00Z">
            <w:rPr>
              <w:rFonts w:asciiTheme="minorBidi" w:hAnsiTheme="minorBidi" w:cstheme="minorBidi"/>
              <w:sz w:val="22"/>
              <w:szCs w:val="22"/>
            </w:rPr>
          </w:rPrChange>
        </w:rPr>
        <w:t>Informasi</w:t>
      </w:r>
      <w:proofErr w:type="spellEnd"/>
      <w:r w:rsidRPr="00922713">
        <w:rPr>
          <w:rFonts w:ascii="Arial" w:hAnsi="Arial" w:cs="Arial"/>
          <w:sz w:val="22"/>
          <w:szCs w:val="22"/>
          <w:rPrChange w:id="221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11" w:author="Syahrani Rachmawati Sadino" w:date="2025-01-31T14:35:00Z">
            <w:rPr>
              <w:rFonts w:asciiTheme="minorBidi" w:hAnsiTheme="minorBidi" w:cstheme="minorBidi"/>
              <w:sz w:val="22"/>
              <w:szCs w:val="22"/>
            </w:rPr>
          </w:rPrChange>
        </w:rPr>
        <w:t>dengan</w:t>
      </w:r>
      <w:proofErr w:type="spellEnd"/>
      <w:r w:rsidRPr="00922713">
        <w:rPr>
          <w:rFonts w:ascii="Arial" w:hAnsi="Arial" w:cs="Arial"/>
          <w:sz w:val="22"/>
          <w:szCs w:val="22"/>
          <w:rPrChange w:id="221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13" w:author="Syahrani Rachmawati Sadino" w:date="2025-01-31T14:35:00Z">
            <w:rPr>
              <w:rFonts w:asciiTheme="minorBidi" w:hAnsiTheme="minorBidi" w:cstheme="minorBidi"/>
              <w:sz w:val="22"/>
              <w:szCs w:val="22"/>
            </w:rPr>
          </w:rPrChange>
        </w:rPr>
        <w:t>hak</w:t>
      </w:r>
      <w:proofErr w:type="spellEnd"/>
      <w:r w:rsidRPr="00922713">
        <w:rPr>
          <w:rFonts w:ascii="Arial" w:hAnsi="Arial" w:cs="Arial"/>
          <w:sz w:val="22"/>
          <w:szCs w:val="22"/>
          <w:rPrChange w:id="221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15" w:author="Syahrani Rachmawati Sadino" w:date="2025-01-31T14:35:00Z">
            <w:rPr>
              <w:rFonts w:asciiTheme="minorBidi" w:hAnsiTheme="minorBidi" w:cstheme="minorBidi"/>
              <w:sz w:val="22"/>
              <w:szCs w:val="22"/>
            </w:rPr>
          </w:rPrChange>
        </w:rPr>
        <w:t>kepemilikan</w:t>
      </w:r>
      <w:proofErr w:type="spellEnd"/>
      <w:r w:rsidRPr="00922713">
        <w:rPr>
          <w:rFonts w:ascii="Arial" w:hAnsi="Arial" w:cs="Arial"/>
          <w:sz w:val="22"/>
          <w:szCs w:val="22"/>
          <w:rPrChange w:id="2216" w:author="Syahrani Rachmawati Sadino" w:date="2025-01-31T14:35:00Z">
            <w:rPr>
              <w:rFonts w:asciiTheme="minorBidi" w:hAnsiTheme="minorBidi" w:cstheme="minorBidi"/>
              <w:sz w:val="22"/>
              <w:szCs w:val="22"/>
            </w:rPr>
          </w:rPrChange>
        </w:rPr>
        <w:t xml:space="preserve"> dan </w:t>
      </w:r>
      <w:proofErr w:type="spellStart"/>
      <w:r w:rsidRPr="00922713">
        <w:rPr>
          <w:rFonts w:ascii="Arial" w:hAnsi="Arial" w:cs="Arial"/>
          <w:sz w:val="22"/>
          <w:szCs w:val="22"/>
          <w:rPrChange w:id="2217" w:author="Syahrani Rachmawati Sadino" w:date="2025-01-31T14:35:00Z">
            <w:rPr>
              <w:rFonts w:asciiTheme="minorBidi" w:hAnsiTheme="minorBidi" w:cstheme="minorBidi"/>
              <w:sz w:val="22"/>
              <w:szCs w:val="22"/>
            </w:rPr>
          </w:rPrChange>
        </w:rPr>
        <w:t>rahasia</w:t>
      </w:r>
      <w:proofErr w:type="spellEnd"/>
      <w:r w:rsidRPr="00922713">
        <w:rPr>
          <w:rFonts w:ascii="Arial" w:hAnsi="Arial" w:cs="Arial"/>
          <w:sz w:val="22"/>
          <w:szCs w:val="22"/>
          <w:rPrChange w:id="221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b/>
          <w:sz w:val="22"/>
          <w:szCs w:val="22"/>
          <w:rPrChange w:id="2219" w:author="Syahrani Rachmawati Sadino" w:date="2025-01-31T14:35:00Z">
            <w:rPr>
              <w:rFonts w:asciiTheme="minorBidi" w:hAnsiTheme="minorBidi" w:cstheme="minorBidi"/>
              <w:b/>
              <w:sz w:val="22"/>
              <w:szCs w:val="22"/>
            </w:rPr>
          </w:rPrChange>
        </w:rPr>
        <w:t>Informasi</w:t>
      </w:r>
      <w:proofErr w:type="spellEnd"/>
      <w:r w:rsidRPr="00922713">
        <w:rPr>
          <w:rFonts w:ascii="Arial" w:hAnsi="Arial" w:cs="Arial"/>
          <w:b/>
          <w:sz w:val="22"/>
          <w:szCs w:val="22"/>
          <w:rPrChange w:id="2220" w:author="Syahrani Rachmawati Sadino" w:date="2025-01-31T14:35:00Z">
            <w:rPr>
              <w:rFonts w:asciiTheme="minorBidi" w:hAnsiTheme="minorBidi" w:cstheme="minorBidi"/>
              <w:b/>
              <w:sz w:val="22"/>
              <w:szCs w:val="22"/>
            </w:rPr>
          </w:rPrChange>
        </w:rPr>
        <w:t xml:space="preserve"> Rahasia</w:t>
      </w:r>
      <w:r w:rsidRPr="00922713">
        <w:rPr>
          <w:rFonts w:ascii="Arial" w:hAnsi="Arial" w:cs="Arial"/>
          <w:sz w:val="22"/>
          <w:szCs w:val="22"/>
          <w:rPrChange w:id="222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22" w:author="Syahrani Rachmawati Sadino" w:date="2025-01-31T14:35:00Z">
            <w:rPr>
              <w:rFonts w:asciiTheme="minorBidi" w:hAnsiTheme="minorBidi" w:cstheme="minorBidi"/>
              <w:sz w:val="22"/>
              <w:szCs w:val="22"/>
            </w:rPr>
          </w:rPrChange>
        </w:rPr>
        <w:t>sebagaimana</w:t>
      </w:r>
      <w:proofErr w:type="spellEnd"/>
      <w:r w:rsidRPr="00922713">
        <w:rPr>
          <w:rFonts w:ascii="Arial" w:hAnsi="Arial" w:cs="Arial"/>
          <w:sz w:val="22"/>
          <w:szCs w:val="22"/>
          <w:rPrChange w:id="222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24" w:author="Syahrani Rachmawati Sadino" w:date="2025-01-31T14:35:00Z">
            <w:rPr>
              <w:rFonts w:asciiTheme="minorBidi" w:hAnsiTheme="minorBidi" w:cstheme="minorBidi"/>
              <w:sz w:val="22"/>
              <w:szCs w:val="22"/>
            </w:rPr>
          </w:rPrChange>
        </w:rPr>
        <w:t>digunakan</w:t>
      </w:r>
      <w:proofErr w:type="spellEnd"/>
      <w:r w:rsidRPr="00922713">
        <w:rPr>
          <w:rFonts w:ascii="Arial" w:hAnsi="Arial" w:cs="Arial"/>
          <w:sz w:val="22"/>
          <w:szCs w:val="22"/>
          <w:rPrChange w:id="222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26" w:author="Syahrani Rachmawati Sadino" w:date="2025-01-31T14:35:00Z">
            <w:rPr>
              <w:rFonts w:asciiTheme="minorBidi" w:hAnsiTheme="minorBidi" w:cstheme="minorBidi"/>
              <w:sz w:val="22"/>
              <w:szCs w:val="22"/>
            </w:rPr>
          </w:rPrChange>
        </w:rPr>
        <w:t>dalam</w:t>
      </w:r>
      <w:proofErr w:type="spellEnd"/>
      <w:r w:rsidRPr="00922713">
        <w:rPr>
          <w:rFonts w:ascii="Arial" w:hAnsi="Arial" w:cs="Arial"/>
          <w:sz w:val="22"/>
          <w:szCs w:val="22"/>
          <w:rPrChange w:id="222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28" w:author="Syahrani Rachmawati Sadino" w:date="2025-01-31T14:35:00Z">
            <w:rPr>
              <w:rFonts w:asciiTheme="minorBidi" w:hAnsiTheme="minorBidi" w:cstheme="minorBidi"/>
              <w:sz w:val="22"/>
              <w:szCs w:val="22"/>
            </w:rPr>
          </w:rPrChange>
        </w:rPr>
        <w:t>Perjanjian</w:t>
      </w:r>
      <w:proofErr w:type="spellEnd"/>
      <w:r w:rsidRPr="00922713">
        <w:rPr>
          <w:rFonts w:ascii="Arial" w:hAnsi="Arial" w:cs="Arial"/>
          <w:sz w:val="22"/>
          <w:szCs w:val="22"/>
          <w:rPrChange w:id="222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30" w:author="Syahrani Rachmawati Sadino" w:date="2025-01-31T14:35:00Z">
            <w:rPr>
              <w:rFonts w:asciiTheme="minorBidi" w:hAnsiTheme="minorBidi" w:cstheme="minorBidi"/>
              <w:sz w:val="22"/>
              <w:szCs w:val="22"/>
            </w:rPr>
          </w:rPrChange>
        </w:rPr>
        <w:t>ini</w:t>
      </w:r>
      <w:proofErr w:type="spellEnd"/>
      <w:r w:rsidRPr="00922713">
        <w:rPr>
          <w:rFonts w:ascii="Arial" w:hAnsi="Arial" w:cs="Arial"/>
          <w:sz w:val="22"/>
          <w:szCs w:val="22"/>
          <w:rPrChange w:id="223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32" w:author="Syahrani Rachmawati Sadino" w:date="2025-01-31T14:35:00Z">
            <w:rPr>
              <w:rFonts w:asciiTheme="minorBidi" w:hAnsiTheme="minorBidi" w:cstheme="minorBidi"/>
              <w:sz w:val="22"/>
              <w:szCs w:val="22"/>
            </w:rPr>
          </w:rPrChange>
        </w:rPr>
        <w:t>merujuk</w:t>
      </w:r>
      <w:proofErr w:type="spellEnd"/>
      <w:r w:rsidRPr="00922713">
        <w:rPr>
          <w:rFonts w:ascii="Arial" w:hAnsi="Arial" w:cs="Arial"/>
          <w:sz w:val="22"/>
          <w:szCs w:val="22"/>
          <w:rPrChange w:id="2233" w:author="Syahrani Rachmawati Sadino" w:date="2025-01-31T14:35:00Z">
            <w:rPr>
              <w:rFonts w:asciiTheme="minorBidi" w:hAnsiTheme="minorBidi" w:cstheme="minorBidi"/>
              <w:sz w:val="22"/>
              <w:szCs w:val="22"/>
            </w:rPr>
          </w:rPrChange>
        </w:rPr>
        <w:t xml:space="preserve"> pada </w:t>
      </w:r>
      <w:proofErr w:type="spellStart"/>
      <w:r w:rsidRPr="00922713">
        <w:rPr>
          <w:rFonts w:ascii="Arial" w:hAnsi="Arial" w:cs="Arial"/>
          <w:sz w:val="22"/>
          <w:szCs w:val="22"/>
          <w:rPrChange w:id="2234" w:author="Syahrani Rachmawati Sadino" w:date="2025-01-31T14:35:00Z">
            <w:rPr>
              <w:rFonts w:asciiTheme="minorBidi" w:hAnsiTheme="minorBidi" w:cstheme="minorBidi"/>
              <w:sz w:val="22"/>
              <w:szCs w:val="22"/>
            </w:rPr>
          </w:rPrChange>
        </w:rPr>
        <w:t>setiap</w:t>
      </w:r>
      <w:proofErr w:type="spellEnd"/>
      <w:r w:rsidRPr="00922713">
        <w:rPr>
          <w:rFonts w:ascii="Arial" w:hAnsi="Arial" w:cs="Arial"/>
          <w:sz w:val="22"/>
          <w:szCs w:val="22"/>
          <w:rPrChange w:id="2235" w:author="Syahrani Rachmawati Sadino" w:date="2025-01-31T14:35:00Z">
            <w:rPr>
              <w:rFonts w:asciiTheme="minorBidi" w:hAnsiTheme="minorBidi" w:cstheme="minorBidi"/>
              <w:sz w:val="22"/>
              <w:szCs w:val="22"/>
            </w:rPr>
          </w:rPrChange>
        </w:rPr>
        <w:t xml:space="preserve"> dan </w:t>
      </w:r>
      <w:proofErr w:type="spellStart"/>
      <w:r w:rsidRPr="00922713">
        <w:rPr>
          <w:rFonts w:ascii="Arial" w:hAnsi="Arial" w:cs="Arial"/>
          <w:sz w:val="22"/>
          <w:szCs w:val="22"/>
          <w:rPrChange w:id="2236" w:author="Syahrani Rachmawati Sadino" w:date="2025-01-31T14:35:00Z">
            <w:rPr>
              <w:rFonts w:asciiTheme="minorBidi" w:hAnsiTheme="minorBidi" w:cstheme="minorBidi"/>
              <w:sz w:val="22"/>
              <w:szCs w:val="22"/>
            </w:rPr>
          </w:rPrChange>
        </w:rPr>
        <w:t>segala</w:t>
      </w:r>
      <w:proofErr w:type="spellEnd"/>
      <w:r w:rsidRPr="00922713">
        <w:rPr>
          <w:rFonts w:ascii="Arial" w:hAnsi="Arial" w:cs="Arial"/>
          <w:sz w:val="22"/>
          <w:szCs w:val="22"/>
          <w:rPrChange w:id="223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38" w:author="Syahrani Rachmawati Sadino" w:date="2025-01-31T14:35:00Z">
            <w:rPr>
              <w:rFonts w:asciiTheme="minorBidi" w:hAnsiTheme="minorBidi" w:cstheme="minorBidi"/>
              <w:sz w:val="22"/>
              <w:szCs w:val="22"/>
            </w:rPr>
          </w:rPrChange>
        </w:rPr>
        <w:t>informasi</w:t>
      </w:r>
      <w:proofErr w:type="spellEnd"/>
      <w:r w:rsidRPr="00922713">
        <w:rPr>
          <w:rFonts w:ascii="Arial" w:hAnsi="Arial" w:cs="Arial"/>
          <w:sz w:val="22"/>
          <w:szCs w:val="22"/>
          <w:rPrChange w:id="2239" w:author="Syahrani Rachmawati Sadino" w:date="2025-01-31T14:35:00Z">
            <w:rPr>
              <w:rFonts w:asciiTheme="minorBidi" w:hAnsiTheme="minorBidi" w:cstheme="minorBidi"/>
              <w:sz w:val="22"/>
              <w:szCs w:val="22"/>
            </w:rPr>
          </w:rPrChange>
        </w:rPr>
        <w:t xml:space="preserve"> yang </w:t>
      </w:r>
      <w:proofErr w:type="spellStart"/>
      <w:r w:rsidRPr="00922713">
        <w:rPr>
          <w:rFonts w:ascii="Arial" w:hAnsi="Arial" w:cs="Arial"/>
          <w:sz w:val="22"/>
          <w:szCs w:val="22"/>
          <w:rPrChange w:id="2240" w:author="Syahrani Rachmawati Sadino" w:date="2025-01-31T14:35:00Z">
            <w:rPr>
              <w:rFonts w:asciiTheme="minorBidi" w:hAnsiTheme="minorBidi" w:cstheme="minorBidi"/>
              <w:sz w:val="22"/>
              <w:szCs w:val="22"/>
            </w:rPr>
          </w:rPrChange>
        </w:rPr>
        <w:t>bersifat</w:t>
      </w:r>
      <w:proofErr w:type="spellEnd"/>
      <w:r w:rsidRPr="00922713">
        <w:rPr>
          <w:rFonts w:ascii="Arial" w:hAnsi="Arial" w:cs="Arial"/>
          <w:sz w:val="22"/>
          <w:szCs w:val="22"/>
          <w:rPrChange w:id="224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42" w:author="Syahrani Rachmawati Sadino" w:date="2025-01-31T14:35:00Z">
            <w:rPr>
              <w:rFonts w:asciiTheme="minorBidi" w:hAnsiTheme="minorBidi" w:cstheme="minorBidi"/>
              <w:sz w:val="22"/>
              <w:szCs w:val="22"/>
            </w:rPr>
          </w:rPrChange>
        </w:rPr>
        <w:t>rahasia</w:t>
      </w:r>
      <w:proofErr w:type="spellEnd"/>
      <w:r w:rsidRPr="00922713">
        <w:rPr>
          <w:rFonts w:ascii="Arial" w:hAnsi="Arial" w:cs="Arial"/>
          <w:sz w:val="22"/>
          <w:szCs w:val="22"/>
          <w:rPrChange w:id="224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44" w:author="Syahrani Rachmawati Sadino" w:date="2025-01-31T14:35:00Z">
            <w:rPr>
              <w:rFonts w:asciiTheme="minorBidi" w:hAnsiTheme="minorBidi" w:cstheme="minorBidi"/>
              <w:sz w:val="22"/>
              <w:szCs w:val="22"/>
            </w:rPr>
          </w:rPrChange>
        </w:rPr>
        <w:t>termasuk</w:t>
      </w:r>
      <w:proofErr w:type="spellEnd"/>
      <w:r w:rsidRPr="00922713">
        <w:rPr>
          <w:rFonts w:ascii="Arial" w:hAnsi="Arial" w:cs="Arial"/>
          <w:sz w:val="22"/>
          <w:szCs w:val="22"/>
          <w:rPrChange w:id="224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46" w:author="Syahrani Rachmawati Sadino" w:date="2025-01-31T14:35:00Z">
            <w:rPr>
              <w:rFonts w:asciiTheme="minorBidi" w:hAnsiTheme="minorBidi" w:cstheme="minorBidi"/>
              <w:sz w:val="22"/>
              <w:szCs w:val="22"/>
            </w:rPr>
          </w:rPrChange>
        </w:rPr>
        <w:t>namun</w:t>
      </w:r>
      <w:proofErr w:type="spellEnd"/>
      <w:r w:rsidRPr="00922713">
        <w:rPr>
          <w:rFonts w:ascii="Arial" w:hAnsi="Arial" w:cs="Arial"/>
          <w:sz w:val="22"/>
          <w:szCs w:val="22"/>
          <w:rPrChange w:id="224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48" w:author="Syahrani Rachmawati Sadino" w:date="2025-01-31T14:35:00Z">
            <w:rPr>
              <w:rFonts w:asciiTheme="minorBidi" w:hAnsiTheme="minorBidi" w:cstheme="minorBidi"/>
              <w:sz w:val="22"/>
              <w:szCs w:val="22"/>
            </w:rPr>
          </w:rPrChange>
        </w:rPr>
        <w:t>tidak</w:t>
      </w:r>
      <w:proofErr w:type="spellEnd"/>
      <w:r w:rsidRPr="00922713">
        <w:rPr>
          <w:rFonts w:ascii="Arial" w:hAnsi="Arial" w:cs="Arial"/>
          <w:sz w:val="22"/>
          <w:szCs w:val="22"/>
          <w:rPrChange w:id="224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50" w:author="Syahrani Rachmawati Sadino" w:date="2025-01-31T14:35:00Z">
            <w:rPr>
              <w:rFonts w:asciiTheme="minorBidi" w:hAnsiTheme="minorBidi" w:cstheme="minorBidi"/>
              <w:sz w:val="22"/>
              <w:szCs w:val="22"/>
            </w:rPr>
          </w:rPrChange>
        </w:rPr>
        <w:t>terbatas</w:t>
      </w:r>
      <w:proofErr w:type="spellEnd"/>
      <w:r w:rsidRPr="00922713">
        <w:rPr>
          <w:rFonts w:ascii="Arial" w:hAnsi="Arial" w:cs="Arial"/>
          <w:sz w:val="22"/>
          <w:szCs w:val="22"/>
          <w:rPrChange w:id="2251" w:author="Syahrani Rachmawati Sadino" w:date="2025-01-31T14:35:00Z">
            <w:rPr>
              <w:rFonts w:asciiTheme="minorBidi" w:hAnsiTheme="minorBidi" w:cstheme="minorBidi"/>
              <w:sz w:val="22"/>
              <w:szCs w:val="22"/>
            </w:rPr>
          </w:rPrChange>
        </w:rPr>
        <w:t xml:space="preserve"> pada </w:t>
      </w:r>
      <w:proofErr w:type="spellStart"/>
      <w:r w:rsidRPr="00922713">
        <w:rPr>
          <w:rFonts w:ascii="Arial" w:hAnsi="Arial" w:cs="Arial"/>
          <w:sz w:val="22"/>
          <w:szCs w:val="22"/>
          <w:rPrChange w:id="2252" w:author="Syahrani Rachmawati Sadino" w:date="2025-01-31T14:35:00Z">
            <w:rPr>
              <w:rFonts w:asciiTheme="minorBidi" w:hAnsiTheme="minorBidi" w:cstheme="minorBidi"/>
              <w:sz w:val="22"/>
              <w:szCs w:val="22"/>
            </w:rPr>
          </w:rPrChange>
        </w:rPr>
        <w:t>informasi</w:t>
      </w:r>
      <w:proofErr w:type="spellEnd"/>
      <w:r w:rsidRPr="00922713">
        <w:rPr>
          <w:rFonts w:ascii="Arial" w:hAnsi="Arial" w:cs="Arial"/>
          <w:sz w:val="22"/>
          <w:szCs w:val="22"/>
          <w:rPrChange w:id="225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54" w:author="Syahrani Rachmawati Sadino" w:date="2025-01-31T14:35:00Z">
            <w:rPr>
              <w:rFonts w:asciiTheme="minorBidi" w:hAnsiTheme="minorBidi" w:cstheme="minorBidi"/>
              <w:sz w:val="22"/>
              <w:szCs w:val="22"/>
            </w:rPr>
          </w:rPrChange>
        </w:rPr>
        <w:t>lisan</w:t>
      </w:r>
      <w:proofErr w:type="spellEnd"/>
      <w:r w:rsidRPr="00922713">
        <w:rPr>
          <w:rFonts w:ascii="Arial" w:hAnsi="Arial" w:cs="Arial"/>
          <w:sz w:val="22"/>
          <w:szCs w:val="22"/>
          <w:rPrChange w:id="225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56" w:author="Syahrani Rachmawati Sadino" w:date="2025-01-31T14:35:00Z">
            <w:rPr>
              <w:rFonts w:asciiTheme="minorBidi" w:hAnsiTheme="minorBidi" w:cstheme="minorBidi"/>
              <w:sz w:val="22"/>
              <w:szCs w:val="22"/>
            </w:rPr>
          </w:rPrChange>
        </w:rPr>
        <w:t>maupun</w:t>
      </w:r>
      <w:proofErr w:type="spellEnd"/>
      <w:r w:rsidRPr="00922713">
        <w:rPr>
          <w:rFonts w:ascii="Arial" w:hAnsi="Arial" w:cs="Arial"/>
          <w:sz w:val="22"/>
          <w:szCs w:val="22"/>
          <w:rPrChange w:id="225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58" w:author="Syahrani Rachmawati Sadino" w:date="2025-01-31T14:35:00Z">
            <w:rPr>
              <w:rFonts w:asciiTheme="minorBidi" w:hAnsiTheme="minorBidi" w:cstheme="minorBidi"/>
              <w:sz w:val="22"/>
              <w:szCs w:val="22"/>
            </w:rPr>
          </w:rPrChange>
        </w:rPr>
        <w:t>tertulis</w:t>
      </w:r>
      <w:proofErr w:type="spellEnd"/>
      <w:r w:rsidRPr="00922713">
        <w:rPr>
          <w:rFonts w:ascii="Arial" w:hAnsi="Arial" w:cs="Arial"/>
          <w:sz w:val="22"/>
          <w:szCs w:val="22"/>
          <w:rPrChange w:id="225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60" w:author="Syahrani Rachmawati Sadino" w:date="2025-01-31T14:35:00Z">
            <w:rPr>
              <w:rFonts w:asciiTheme="minorBidi" w:hAnsiTheme="minorBidi" w:cstheme="minorBidi"/>
              <w:sz w:val="22"/>
              <w:szCs w:val="22"/>
            </w:rPr>
          </w:rPrChange>
        </w:rPr>
        <w:t>atau</w:t>
      </w:r>
      <w:proofErr w:type="spellEnd"/>
      <w:r w:rsidRPr="00922713">
        <w:rPr>
          <w:rFonts w:ascii="Arial" w:hAnsi="Arial" w:cs="Arial"/>
          <w:sz w:val="22"/>
          <w:szCs w:val="22"/>
          <w:rPrChange w:id="226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62" w:author="Syahrani Rachmawati Sadino" w:date="2025-01-31T14:35:00Z">
            <w:rPr>
              <w:rFonts w:asciiTheme="minorBidi" w:hAnsiTheme="minorBidi" w:cstheme="minorBidi"/>
              <w:sz w:val="22"/>
              <w:szCs w:val="22"/>
            </w:rPr>
          </w:rPrChange>
        </w:rPr>
        <w:t>dalam</w:t>
      </w:r>
      <w:proofErr w:type="spellEnd"/>
      <w:r w:rsidRPr="00922713">
        <w:rPr>
          <w:rFonts w:ascii="Arial" w:hAnsi="Arial" w:cs="Arial"/>
          <w:sz w:val="22"/>
          <w:szCs w:val="22"/>
          <w:rPrChange w:id="226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64" w:author="Syahrani Rachmawati Sadino" w:date="2025-01-31T14:35:00Z">
            <w:rPr>
              <w:rFonts w:asciiTheme="minorBidi" w:hAnsiTheme="minorBidi" w:cstheme="minorBidi"/>
              <w:sz w:val="22"/>
              <w:szCs w:val="22"/>
            </w:rPr>
          </w:rPrChange>
        </w:rPr>
        <w:t>bentuk</w:t>
      </w:r>
      <w:proofErr w:type="spellEnd"/>
      <w:r w:rsidRPr="00922713">
        <w:rPr>
          <w:rFonts w:ascii="Arial" w:hAnsi="Arial" w:cs="Arial"/>
          <w:sz w:val="22"/>
          <w:szCs w:val="22"/>
          <w:rPrChange w:id="2265" w:author="Syahrani Rachmawati Sadino" w:date="2025-01-31T14:35:00Z">
            <w:rPr>
              <w:rFonts w:asciiTheme="minorBidi" w:hAnsiTheme="minorBidi" w:cstheme="minorBidi"/>
              <w:sz w:val="22"/>
              <w:szCs w:val="22"/>
            </w:rPr>
          </w:rPrChange>
        </w:rPr>
        <w:t xml:space="preserve"> visual, </w:t>
      </w:r>
      <w:proofErr w:type="spellStart"/>
      <w:r w:rsidRPr="00922713">
        <w:rPr>
          <w:rFonts w:ascii="Arial" w:hAnsi="Arial" w:cs="Arial"/>
          <w:sz w:val="22"/>
          <w:szCs w:val="22"/>
          <w:rPrChange w:id="2266" w:author="Syahrani Rachmawati Sadino" w:date="2025-01-31T14:35:00Z">
            <w:rPr>
              <w:rFonts w:asciiTheme="minorBidi" w:hAnsiTheme="minorBidi" w:cstheme="minorBidi"/>
              <w:sz w:val="22"/>
              <w:szCs w:val="22"/>
            </w:rPr>
          </w:rPrChange>
        </w:rPr>
        <w:t>elektronik</w:t>
      </w:r>
      <w:proofErr w:type="spellEnd"/>
      <w:r w:rsidRPr="00922713">
        <w:rPr>
          <w:rFonts w:ascii="Arial" w:hAnsi="Arial" w:cs="Arial"/>
          <w:sz w:val="22"/>
          <w:szCs w:val="22"/>
          <w:rPrChange w:id="226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68" w:author="Syahrani Rachmawati Sadino" w:date="2025-01-31T14:35:00Z">
            <w:rPr>
              <w:rFonts w:asciiTheme="minorBidi" w:hAnsiTheme="minorBidi" w:cstheme="minorBidi"/>
              <w:sz w:val="22"/>
              <w:szCs w:val="22"/>
            </w:rPr>
          </w:rPrChange>
        </w:rPr>
        <w:t>atau</w:t>
      </w:r>
      <w:proofErr w:type="spellEnd"/>
      <w:r w:rsidRPr="00922713">
        <w:rPr>
          <w:rFonts w:ascii="Arial" w:hAnsi="Arial" w:cs="Arial"/>
          <w:sz w:val="22"/>
          <w:szCs w:val="22"/>
          <w:rPrChange w:id="226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70" w:author="Syahrani Rachmawati Sadino" w:date="2025-01-31T14:35:00Z">
            <w:rPr>
              <w:rFonts w:asciiTheme="minorBidi" w:hAnsiTheme="minorBidi" w:cstheme="minorBidi"/>
              <w:sz w:val="22"/>
              <w:szCs w:val="22"/>
            </w:rPr>
          </w:rPrChange>
        </w:rPr>
        <w:t>nyata</w:t>
      </w:r>
      <w:proofErr w:type="spellEnd"/>
      <w:r w:rsidRPr="00922713">
        <w:rPr>
          <w:rFonts w:ascii="Arial" w:hAnsi="Arial" w:cs="Arial"/>
          <w:sz w:val="22"/>
          <w:szCs w:val="22"/>
          <w:rPrChange w:id="2271" w:author="Syahrani Rachmawati Sadino" w:date="2025-01-31T14:35:00Z">
            <w:rPr>
              <w:rFonts w:asciiTheme="minorBidi" w:hAnsiTheme="minorBidi" w:cstheme="minorBidi"/>
              <w:sz w:val="22"/>
              <w:szCs w:val="22"/>
            </w:rPr>
          </w:rPrChange>
        </w:rPr>
        <w:t xml:space="preserve"> yang </w:t>
      </w:r>
      <w:proofErr w:type="spellStart"/>
      <w:r w:rsidRPr="00922713">
        <w:rPr>
          <w:rFonts w:ascii="Arial" w:hAnsi="Arial" w:cs="Arial"/>
          <w:sz w:val="22"/>
          <w:szCs w:val="22"/>
          <w:rPrChange w:id="2272" w:author="Syahrani Rachmawati Sadino" w:date="2025-01-31T14:35:00Z">
            <w:rPr>
              <w:rFonts w:asciiTheme="minorBidi" w:hAnsiTheme="minorBidi" w:cstheme="minorBidi"/>
              <w:sz w:val="22"/>
              <w:szCs w:val="22"/>
            </w:rPr>
          </w:rPrChange>
        </w:rPr>
        <w:t>berkaitan</w:t>
      </w:r>
      <w:proofErr w:type="spellEnd"/>
      <w:r w:rsidRPr="00922713">
        <w:rPr>
          <w:rFonts w:ascii="Arial" w:hAnsi="Arial" w:cs="Arial"/>
          <w:sz w:val="22"/>
          <w:szCs w:val="22"/>
          <w:rPrChange w:id="227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74" w:author="Syahrani Rachmawati Sadino" w:date="2025-01-31T14:35:00Z">
            <w:rPr>
              <w:rFonts w:asciiTheme="minorBidi" w:hAnsiTheme="minorBidi" w:cstheme="minorBidi"/>
              <w:sz w:val="22"/>
              <w:szCs w:val="22"/>
            </w:rPr>
          </w:rPrChange>
        </w:rPr>
        <w:t>dengan</w:t>
      </w:r>
      <w:proofErr w:type="spellEnd"/>
      <w:r w:rsidRPr="00922713">
        <w:rPr>
          <w:rFonts w:ascii="Arial" w:hAnsi="Arial" w:cs="Arial"/>
          <w:sz w:val="22"/>
          <w:szCs w:val="22"/>
          <w:rPrChange w:id="227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76" w:author="Syahrani Rachmawati Sadino" w:date="2025-01-31T14:35:00Z">
            <w:rPr>
              <w:rFonts w:asciiTheme="minorBidi" w:hAnsiTheme="minorBidi" w:cstheme="minorBidi"/>
              <w:sz w:val="22"/>
              <w:szCs w:val="22"/>
            </w:rPr>
          </w:rPrChange>
        </w:rPr>
        <w:t>suatu</w:t>
      </w:r>
      <w:proofErr w:type="spellEnd"/>
      <w:r w:rsidRPr="00922713">
        <w:rPr>
          <w:rFonts w:ascii="Arial" w:hAnsi="Arial" w:cs="Arial"/>
          <w:sz w:val="22"/>
          <w:szCs w:val="22"/>
          <w:rPrChange w:id="227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78" w:author="Syahrani Rachmawati Sadino" w:date="2025-01-31T14:35:00Z">
            <w:rPr>
              <w:rFonts w:asciiTheme="minorBidi" w:hAnsiTheme="minorBidi" w:cstheme="minorBidi"/>
              <w:sz w:val="22"/>
              <w:szCs w:val="22"/>
            </w:rPr>
          </w:rPrChange>
        </w:rPr>
        <w:t>Pihak</w:t>
      </w:r>
      <w:proofErr w:type="spellEnd"/>
      <w:r w:rsidRPr="00922713">
        <w:rPr>
          <w:rFonts w:ascii="Arial" w:hAnsi="Arial" w:cs="Arial"/>
          <w:sz w:val="22"/>
          <w:szCs w:val="22"/>
          <w:rPrChange w:id="227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80" w:author="Syahrani Rachmawati Sadino" w:date="2025-01-31T14:35:00Z">
            <w:rPr>
              <w:rFonts w:asciiTheme="minorBidi" w:hAnsiTheme="minorBidi" w:cstheme="minorBidi"/>
              <w:sz w:val="22"/>
              <w:szCs w:val="22"/>
            </w:rPr>
          </w:rPrChange>
        </w:rPr>
        <w:t>atau</w:t>
      </w:r>
      <w:proofErr w:type="spellEnd"/>
      <w:r w:rsidRPr="00922713">
        <w:rPr>
          <w:rFonts w:ascii="Arial" w:hAnsi="Arial" w:cs="Arial"/>
          <w:sz w:val="22"/>
          <w:szCs w:val="22"/>
          <w:rPrChange w:id="228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82" w:author="Syahrani Rachmawati Sadino" w:date="2025-01-31T14:35:00Z">
            <w:rPr>
              <w:rFonts w:asciiTheme="minorBidi" w:hAnsiTheme="minorBidi" w:cstheme="minorBidi"/>
              <w:sz w:val="22"/>
              <w:szCs w:val="22"/>
            </w:rPr>
          </w:rPrChange>
        </w:rPr>
        <w:t>dengan</w:t>
      </w:r>
      <w:proofErr w:type="spellEnd"/>
      <w:r w:rsidRPr="00922713">
        <w:rPr>
          <w:rFonts w:ascii="Arial" w:hAnsi="Arial" w:cs="Arial"/>
          <w:sz w:val="22"/>
          <w:szCs w:val="22"/>
          <w:rPrChange w:id="228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84" w:author="Syahrani Rachmawati Sadino" w:date="2025-01-31T14:35:00Z">
            <w:rPr>
              <w:rFonts w:asciiTheme="minorBidi" w:hAnsiTheme="minorBidi" w:cstheme="minorBidi"/>
              <w:sz w:val="22"/>
              <w:szCs w:val="22"/>
            </w:rPr>
          </w:rPrChange>
        </w:rPr>
        <w:t>produk</w:t>
      </w:r>
      <w:proofErr w:type="spellEnd"/>
      <w:r w:rsidRPr="00922713">
        <w:rPr>
          <w:rFonts w:ascii="Arial" w:hAnsi="Arial" w:cs="Arial"/>
          <w:sz w:val="22"/>
          <w:szCs w:val="22"/>
          <w:rPrChange w:id="2285" w:author="Syahrani Rachmawati Sadino" w:date="2025-01-31T14:35:00Z">
            <w:rPr>
              <w:rFonts w:asciiTheme="minorBidi" w:hAnsiTheme="minorBidi" w:cstheme="minorBidi"/>
              <w:sz w:val="22"/>
              <w:szCs w:val="22"/>
            </w:rPr>
          </w:rPrChange>
        </w:rPr>
        <w:t xml:space="preserve">, resume </w:t>
      </w:r>
      <w:proofErr w:type="spellStart"/>
      <w:r w:rsidRPr="00922713">
        <w:rPr>
          <w:rFonts w:ascii="Arial" w:hAnsi="Arial" w:cs="Arial"/>
          <w:sz w:val="22"/>
          <w:szCs w:val="22"/>
          <w:rPrChange w:id="2286" w:author="Syahrani Rachmawati Sadino" w:date="2025-01-31T14:35:00Z">
            <w:rPr>
              <w:rFonts w:asciiTheme="minorBidi" w:hAnsiTheme="minorBidi" w:cstheme="minorBidi"/>
              <w:sz w:val="22"/>
              <w:szCs w:val="22"/>
            </w:rPr>
          </w:rPrChange>
        </w:rPr>
        <w:t>medis</w:t>
      </w:r>
      <w:proofErr w:type="spellEnd"/>
      <w:r w:rsidRPr="00922713">
        <w:rPr>
          <w:rFonts w:ascii="Arial" w:hAnsi="Arial" w:cs="Arial"/>
          <w:sz w:val="22"/>
          <w:szCs w:val="22"/>
          <w:rPrChange w:id="2287" w:author="Syahrani Rachmawati Sadino" w:date="2025-01-31T14:35:00Z">
            <w:rPr>
              <w:rFonts w:asciiTheme="minorBidi" w:hAnsiTheme="minorBidi" w:cstheme="minorBidi"/>
              <w:sz w:val="22"/>
              <w:szCs w:val="22"/>
            </w:rPr>
          </w:rPrChange>
        </w:rPr>
        <w:t xml:space="preserve">, data </w:t>
      </w:r>
      <w:proofErr w:type="spellStart"/>
      <w:r w:rsidRPr="00922713">
        <w:rPr>
          <w:rFonts w:ascii="Arial" w:hAnsi="Arial" w:cs="Arial"/>
          <w:sz w:val="22"/>
          <w:szCs w:val="22"/>
          <w:rPrChange w:id="2288" w:author="Syahrani Rachmawati Sadino" w:date="2025-01-31T14:35:00Z">
            <w:rPr>
              <w:rFonts w:asciiTheme="minorBidi" w:hAnsiTheme="minorBidi" w:cstheme="minorBidi"/>
              <w:sz w:val="22"/>
              <w:szCs w:val="22"/>
            </w:rPr>
          </w:rPrChange>
        </w:rPr>
        <w:t>pasien</w:t>
      </w:r>
      <w:proofErr w:type="spellEnd"/>
      <w:r w:rsidRPr="00922713">
        <w:rPr>
          <w:rFonts w:ascii="Arial" w:hAnsi="Arial" w:cs="Arial"/>
          <w:sz w:val="22"/>
          <w:szCs w:val="22"/>
          <w:rPrChange w:id="228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90" w:author="Syahrani Rachmawati Sadino" w:date="2025-01-31T14:35:00Z">
            <w:rPr>
              <w:rFonts w:asciiTheme="minorBidi" w:hAnsiTheme="minorBidi" w:cstheme="minorBidi"/>
              <w:sz w:val="22"/>
              <w:szCs w:val="22"/>
            </w:rPr>
          </w:rPrChange>
        </w:rPr>
        <w:t>teknologi</w:t>
      </w:r>
      <w:proofErr w:type="spellEnd"/>
      <w:r w:rsidRPr="00922713">
        <w:rPr>
          <w:rFonts w:ascii="Arial" w:hAnsi="Arial" w:cs="Arial"/>
          <w:sz w:val="22"/>
          <w:szCs w:val="22"/>
          <w:rPrChange w:id="229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92" w:author="Syahrani Rachmawati Sadino" w:date="2025-01-31T14:35:00Z">
            <w:rPr>
              <w:rFonts w:asciiTheme="minorBidi" w:hAnsiTheme="minorBidi" w:cstheme="minorBidi"/>
              <w:sz w:val="22"/>
              <w:szCs w:val="22"/>
            </w:rPr>
          </w:rPrChange>
        </w:rPr>
        <w:t>rahasia</w:t>
      </w:r>
      <w:proofErr w:type="spellEnd"/>
      <w:r w:rsidRPr="00922713">
        <w:rPr>
          <w:rFonts w:ascii="Arial" w:hAnsi="Arial" w:cs="Arial"/>
          <w:sz w:val="22"/>
          <w:szCs w:val="22"/>
          <w:rPrChange w:id="229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294" w:author="Syahrani Rachmawati Sadino" w:date="2025-01-31T14:35:00Z">
            <w:rPr>
              <w:rFonts w:asciiTheme="minorBidi" w:hAnsiTheme="minorBidi" w:cstheme="minorBidi"/>
              <w:sz w:val="22"/>
              <w:szCs w:val="22"/>
            </w:rPr>
          </w:rPrChange>
        </w:rPr>
        <w:t>dagang</w:t>
      </w:r>
      <w:proofErr w:type="spellEnd"/>
      <w:r w:rsidRPr="00922713">
        <w:rPr>
          <w:rFonts w:ascii="Arial" w:hAnsi="Arial" w:cs="Arial"/>
          <w:sz w:val="22"/>
          <w:szCs w:val="22"/>
          <w:rPrChange w:id="2295" w:author="Syahrani Rachmawati Sadino" w:date="2025-01-31T14:35:00Z">
            <w:rPr>
              <w:rFonts w:asciiTheme="minorBidi" w:hAnsiTheme="minorBidi" w:cstheme="minorBidi"/>
              <w:sz w:val="22"/>
              <w:szCs w:val="22"/>
            </w:rPr>
          </w:rPrChange>
        </w:rPr>
        <w:t>, pros</w:t>
      </w:r>
      <w:r w:rsidR="00B8158D" w:rsidRPr="00922713">
        <w:rPr>
          <w:rFonts w:ascii="Arial" w:hAnsi="Arial" w:cs="Arial"/>
          <w:sz w:val="22"/>
          <w:szCs w:val="22"/>
          <w:rPrChange w:id="2296" w:author="Syahrani Rachmawati Sadino" w:date="2025-01-31T14:35:00Z">
            <w:rPr>
              <w:rFonts w:asciiTheme="minorBidi" w:hAnsiTheme="minorBidi" w:cstheme="minorBidi"/>
              <w:sz w:val="22"/>
              <w:szCs w:val="22"/>
            </w:rPr>
          </w:rPrChange>
        </w:rPr>
        <w:t xml:space="preserve">es formula, </w:t>
      </w:r>
      <w:proofErr w:type="spellStart"/>
      <w:r w:rsidR="00B8158D" w:rsidRPr="00922713">
        <w:rPr>
          <w:rFonts w:ascii="Arial" w:hAnsi="Arial" w:cs="Arial"/>
          <w:sz w:val="22"/>
          <w:szCs w:val="22"/>
          <w:rPrChange w:id="2297" w:author="Syahrani Rachmawati Sadino" w:date="2025-01-31T14:35:00Z">
            <w:rPr>
              <w:rFonts w:asciiTheme="minorBidi" w:hAnsiTheme="minorBidi" w:cstheme="minorBidi"/>
              <w:sz w:val="22"/>
              <w:szCs w:val="22"/>
            </w:rPr>
          </w:rPrChange>
        </w:rPr>
        <w:t>sistem</w:t>
      </w:r>
      <w:proofErr w:type="spellEnd"/>
      <w:r w:rsidR="00B8158D" w:rsidRPr="00922713">
        <w:rPr>
          <w:rFonts w:ascii="Arial" w:hAnsi="Arial" w:cs="Arial"/>
          <w:sz w:val="22"/>
          <w:szCs w:val="22"/>
          <w:rPrChange w:id="2298" w:author="Syahrani Rachmawati Sadino" w:date="2025-01-31T14:35:00Z">
            <w:rPr>
              <w:rFonts w:asciiTheme="minorBidi" w:hAnsiTheme="minorBidi" w:cstheme="minorBidi"/>
              <w:sz w:val="22"/>
              <w:szCs w:val="22"/>
            </w:rPr>
          </w:rPrChange>
        </w:rPr>
        <w:t xml:space="preserve">, </w:t>
      </w:r>
      <w:r w:rsidR="00B8158D" w:rsidRPr="00922713">
        <w:rPr>
          <w:rFonts w:ascii="Arial" w:hAnsi="Arial" w:cs="Arial"/>
          <w:sz w:val="22"/>
          <w:szCs w:val="22"/>
          <w:rPrChange w:id="2299" w:author="Syahrani Rachmawati Sadino" w:date="2025-01-31T14:35:00Z">
            <w:rPr>
              <w:rFonts w:asciiTheme="minorBidi" w:hAnsiTheme="minorBidi" w:cstheme="minorBidi"/>
              <w:sz w:val="22"/>
              <w:szCs w:val="22"/>
            </w:rPr>
          </w:rPrChange>
        </w:rPr>
        <w:lastRenderedPageBreak/>
        <w:t xml:space="preserve">data, </w:t>
      </w:r>
      <w:r w:rsidR="00B8158D" w:rsidRPr="00922713">
        <w:rPr>
          <w:rFonts w:ascii="Arial" w:hAnsi="Arial" w:cs="Arial"/>
          <w:i/>
          <w:sz w:val="22"/>
          <w:szCs w:val="22"/>
          <w:rPrChange w:id="2300" w:author="Syahrani Rachmawati Sadino" w:date="2025-01-31T14:35:00Z">
            <w:rPr>
              <w:rFonts w:asciiTheme="minorBidi" w:hAnsiTheme="minorBidi" w:cstheme="minorBidi"/>
              <w:i/>
              <w:sz w:val="22"/>
              <w:szCs w:val="22"/>
            </w:rPr>
          </w:rPrChange>
        </w:rPr>
        <w:t>know-</w:t>
      </w:r>
      <w:r w:rsidRPr="00922713">
        <w:rPr>
          <w:rFonts w:ascii="Arial" w:hAnsi="Arial" w:cs="Arial"/>
          <w:i/>
          <w:sz w:val="22"/>
          <w:szCs w:val="22"/>
          <w:rPrChange w:id="2301" w:author="Syahrani Rachmawati Sadino" w:date="2025-01-31T14:35:00Z">
            <w:rPr>
              <w:rFonts w:asciiTheme="minorBidi" w:hAnsiTheme="minorBidi" w:cstheme="minorBidi"/>
              <w:i/>
              <w:sz w:val="22"/>
              <w:szCs w:val="22"/>
            </w:rPr>
          </w:rPrChange>
        </w:rPr>
        <w:t>how</w:t>
      </w:r>
      <w:r w:rsidRPr="00922713">
        <w:rPr>
          <w:rFonts w:ascii="Arial" w:hAnsi="Arial" w:cs="Arial"/>
          <w:sz w:val="22"/>
          <w:szCs w:val="22"/>
          <w:rPrChange w:id="230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03" w:author="Syahrani Rachmawati Sadino" w:date="2025-01-31T14:35:00Z">
            <w:rPr>
              <w:rFonts w:asciiTheme="minorBidi" w:hAnsiTheme="minorBidi" w:cstheme="minorBidi"/>
              <w:sz w:val="22"/>
              <w:szCs w:val="22"/>
            </w:rPr>
          </w:rPrChange>
        </w:rPr>
        <w:t>perkembangan</w:t>
      </w:r>
      <w:proofErr w:type="spellEnd"/>
      <w:r w:rsidRPr="00922713">
        <w:rPr>
          <w:rFonts w:ascii="Arial" w:hAnsi="Arial" w:cs="Arial"/>
          <w:sz w:val="22"/>
          <w:szCs w:val="22"/>
          <w:rPrChange w:id="230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05" w:author="Syahrani Rachmawati Sadino" w:date="2025-01-31T14:35:00Z">
            <w:rPr>
              <w:rFonts w:asciiTheme="minorBidi" w:hAnsiTheme="minorBidi" w:cstheme="minorBidi"/>
              <w:sz w:val="22"/>
              <w:szCs w:val="22"/>
            </w:rPr>
          </w:rPrChange>
        </w:rPr>
        <w:t>ciptaan</w:t>
      </w:r>
      <w:proofErr w:type="spellEnd"/>
      <w:r w:rsidRPr="00922713">
        <w:rPr>
          <w:rFonts w:ascii="Arial" w:hAnsi="Arial" w:cs="Arial"/>
          <w:sz w:val="22"/>
          <w:szCs w:val="22"/>
          <w:rPrChange w:id="230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07" w:author="Syahrani Rachmawati Sadino" w:date="2025-01-31T14:35:00Z">
            <w:rPr>
              <w:rFonts w:asciiTheme="minorBidi" w:hAnsiTheme="minorBidi" w:cstheme="minorBidi"/>
              <w:sz w:val="22"/>
              <w:szCs w:val="22"/>
            </w:rPr>
          </w:rPrChange>
        </w:rPr>
        <w:t>teknik</w:t>
      </w:r>
      <w:proofErr w:type="spellEnd"/>
      <w:r w:rsidRPr="00922713">
        <w:rPr>
          <w:rFonts w:ascii="Arial" w:hAnsi="Arial" w:cs="Arial"/>
          <w:sz w:val="22"/>
          <w:szCs w:val="22"/>
          <w:rPrChange w:id="230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09" w:author="Syahrani Rachmawati Sadino" w:date="2025-01-31T14:35:00Z">
            <w:rPr>
              <w:rFonts w:asciiTheme="minorBidi" w:hAnsiTheme="minorBidi" w:cstheme="minorBidi"/>
              <w:sz w:val="22"/>
              <w:szCs w:val="22"/>
            </w:rPr>
          </w:rPrChange>
        </w:rPr>
        <w:t>hak</w:t>
      </w:r>
      <w:proofErr w:type="spellEnd"/>
      <w:r w:rsidRPr="00922713">
        <w:rPr>
          <w:rFonts w:ascii="Arial" w:hAnsi="Arial" w:cs="Arial"/>
          <w:sz w:val="22"/>
          <w:szCs w:val="22"/>
          <w:rPrChange w:id="231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11" w:author="Syahrani Rachmawati Sadino" w:date="2025-01-31T14:35:00Z">
            <w:rPr>
              <w:rFonts w:asciiTheme="minorBidi" w:hAnsiTheme="minorBidi" w:cstheme="minorBidi"/>
              <w:sz w:val="22"/>
              <w:szCs w:val="22"/>
            </w:rPr>
          </w:rPrChange>
        </w:rPr>
        <w:t>kekayaan</w:t>
      </w:r>
      <w:proofErr w:type="spellEnd"/>
      <w:r w:rsidRPr="00922713">
        <w:rPr>
          <w:rFonts w:ascii="Arial" w:hAnsi="Arial" w:cs="Arial"/>
          <w:sz w:val="22"/>
          <w:szCs w:val="22"/>
          <w:rPrChange w:id="231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13" w:author="Syahrani Rachmawati Sadino" w:date="2025-01-31T14:35:00Z">
            <w:rPr>
              <w:rFonts w:asciiTheme="minorBidi" w:hAnsiTheme="minorBidi" w:cstheme="minorBidi"/>
              <w:sz w:val="22"/>
              <w:szCs w:val="22"/>
            </w:rPr>
          </w:rPrChange>
        </w:rPr>
        <w:t>intelektual</w:t>
      </w:r>
      <w:proofErr w:type="spellEnd"/>
      <w:r w:rsidRPr="00922713">
        <w:rPr>
          <w:rFonts w:ascii="Arial" w:hAnsi="Arial" w:cs="Arial"/>
          <w:sz w:val="22"/>
          <w:szCs w:val="22"/>
          <w:rPrChange w:id="231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15" w:author="Syahrani Rachmawati Sadino" w:date="2025-01-31T14:35:00Z">
            <w:rPr>
              <w:rFonts w:asciiTheme="minorBidi" w:hAnsiTheme="minorBidi" w:cstheme="minorBidi"/>
              <w:sz w:val="22"/>
              <w:szCs w:val="22"/>
            </w:rPr>
          </w:rPrChange>
        </w:rPr>
        <w:t>atau</w:t>
      </w:r>
      <w:proofErr w:type="spellEnd"/>
      <w:r w:rsidRPr="00922713">
        <w:rPr>
          <w:rFonts w:ascii="Arial" w:hAnsi="Arial" w:cs="Arial"/>
          <w:sz w:val="22"/>
          <w:szCs w:val="22"/>
          <w:rPrChange w:id="231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17" w:author="Syahrani Rachmawati Sadino" w:date="2025-01-31T14:35:00Z">
            <w:rPr>
              <w:rFonts w:asciiTheme="minorBidi" w:hAnsiTheme="minorBidi" w:cstheme="minorBidi"/>
              <w:sz w:val="22"/>
              <w:szCs w:val="22"/>
            </w:rPr>
          </w:rPrChange>
        </w:rPr>
        <w:t>hal-hal</w:t>
      </w:r>
      <w:proofErr w:type="spellEnd"/>
      <w:r w:rsidRPr="00922713">
        <w:rPr>
          <w:rFonts w:ascii="Arial" w:hAnsi="Arial" w:cs="Arial"/>
          <w:sz w:val="22"/>
          <w:szCs w:val="22"/>
          <w:rPrChange w:id="231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19" w:author="Syahrani Rachmawati Sadino" w:date="2025-01-31T14:35:00Z">
            <w:rPr>
              <w:rFonts w:asciiTheme="minorBidi" w:hAnsiTheme="minorBidi" w:cstheme="minorBidi"/>
              <w:sz w:val="22"/>
              <w:szCs w:val="22"/>
            </w:rPr>
          </w:rPrChange>
        </w:rPr>
        <w:t>bisnis</w:t>
      </w:r>
      <w:proofErr w:type="spellEnd"/>
      <w:r w:rsidRPr="00922713">
        <w:rPr>
          <w:rFonts w:ascii="Arial" w:hAnsi="Arial" w:cs="Arial"/>
          <w:sz w:val="22"/>
          <w:szCs w:val="22"/>
          <w:rPrChange w:id="232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21" w:author="Syahrani Rachmawati Sadino" w:date="2025-01-31T14:35:00Z">
            <w:rPr>
              <w:rFonts w:asciiTheme="minorBidi" w:hAnsiTheme="minorBidi" w:cstheme="minorBidi"/>
              <w:sz w:val="22"/>
              <w:szCs w:val="22"/>
            </w:rPr>
          </w:rPrChange>
        </w:rPr>
        <w:t>lainnya</w:t>
      </w:r>
      <w:proofErr w:type="spellEnd"/>
      <w:r w:rsidRPr="00922713">
        <w:rPr>
          <w:rFonts w:ascii="Arial" w:hAnsi="Arial" w:cs="Arial"/>
          <w:sz w:val="22"/>
          <w:szCs w:val="22"/>
          <w:rPrChange w:id="232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23" w:author="Syahrani Rachmawati Sadino" w:date="2025-01-31T14:35:00Z">
            <w:rPr>
              <w:rFonts w:asciiTheme="minorBidi" w:hAnsiTheme="minorBidi" w:cstheme="minorBidi"/>
              <w:sz w:val="22"/>
              <w:szCs w:val="22"/>
            </w:rPr>
          </w:rPrChange>
        </w:rPr>
        <w:t>dari</w:t>
      </w:r>
      <w:proofErr w:type="spellEnd"/>
      <w:r w:rsidRPr="00922713">
        <w:rPr>
          <w:rFonts w:ascii="Arial" w:hAnsi="Arial" w:cs="Arial"/>
          <w:sz w:val="22"/>
          <w:szCs w:val="22"/>
          <w:rPrChange w:id="2324" w:author="Syahrani Rachmawati Sadino" w:date="2025-01-31T14:35:00Z">
            <w:rPr>
              <w:rFonts w:asciiTheme="minorBidi" w:hAnsiTheme="minorBidi" w:cstheme="minorBidi"/>
              <w:sz w:val="22"/>
              <w:szCs w:val="22"/>
            </w:rPr>
          </w:rPrChange>
        </w:rPr>
        <w:t xml:space="preserve"> </w:t>
      </w:r>
      <w:r w:rsidR="00A20015" w:rsidRPr="00922713">
        <w:rPr>
          <w:rFonts w:ascii="Arial" w:hAnsi="Arial" w:cs="Arial"/>
          <w:b/>
          <w:bCs/>
          <w:sz w:val="22"/>
          <w:szCs w:val="22"/>
          <w:rPrChange w:id="2325" w:author="Syahrani Rachmawati Sadino" w:date="2025-01-31T14:35:00Z">
            <w:rPr>
              <w:rFonts w:asciiTheme="minorBidi" w:hAnsiTheme="minorBidi" w:cstheme="minorBidi"/>
              <w:b/>
              <w:bCs/>
              <w:sz w:val="22"/>
              <w:szCs w:val="22"/>
            </w:rPr>
          </w:rPrChange>
        </w:rPr>
        <w:t>PARAH PIHAK</w:t>
      </w:r>
      <w:r w:rsidRPr="00922713">
        <w:rPr>
          <w:rFonts w:ascii="Arial" w:hAnsi="Arial" w:cs="Arial"/>
          <w:sz w:val="22"/>
          <w:szCs w:val="22"/>
          <w:rPrChange w:id="2326" w:author="Syahrani Rachmawati Sadino" w:date="2025-01-31T14:35:00Z">
            <w:rPr>
              <w:rFonts w:asciiTheme="minorBidi" w:hAnsiTheme="minorBidi" w:cstheme="minorBidi"/>
              <w:sz w:val="22"/>
              <w:szCs w:val="22"/>
            </w:rPr>
          </w:rPrChange>
        </w:rPr>
        <w:t xml:space="preserve">. </w:t>
      </w:r>
    </w:p>
    <w:p w14:paraId="5999302A" w14:textId="77777777" w:rsidR="001E317A" w:rsidRPr="00922713" w:rsidRDefault="001E317A">
      <w:pPr>
        <w:pStyle w:val="BodyTextIndent"/>
        <w:keepNext w:val="0"/>
        <w:keepLines w:val="0"/>
        <w:tabs>
          <w:tab w:val="clear" w:pos="720"/>
        </w:tabs>
        <w:spacing w:after="0" w:line="276" w:lineRule="auto"/>
        <w:ind w:left="426" w:hanging="426"/>
        <w:rPr>
          <w:rFonts w:ascii="Arial" w:hAnsi="Arial" w:cs="Arial"/>
          <w:b/>
          <w:sz w:val="22"/>
          <w:szCs w:val="22"/>
          <w:rPrChange w:id="2327" w:author="Syahrani Rachmawati Sadino" w:date="2025-01-31T14:35:00Z">
            <w:rPr>
              <w:rFonts w:asciiTheme="minorBidi" w:hAnsiTheme="minorBidi" w:cstheme="minorBidi"/>
              <w:b/>
              <w:sz w:val="22"/>
              <w:szCs w:val="22"/>
            </w:rPr>
          </w:rPrChange>
        </w:rPr>
      </w:pPr>
    </w:p>
    <w:p w14:paraId="64D99AB7" w14:textId="0232AEED" w:rsidR="001E317A" w:rsidRPr="00922713" w:rsidRDefault="001E317A">
      <w:pPr>
        <w:pStyle w:val="BodyTextIndent"/>
        <w:keepNext w:val="0"/>
        <w:keepLines w:val="0"/>
        <w:numPr>
          <w:ilvl w:val="1"/>
          <w:numId w:val="16"/>
        </w:numPr>
        <w:spacing w:after="0" w:line="276" w:lineRule="auto"/>
        <w:ind w:left="426" w:hanging="426"/>
        <w:rPr>
          <w:rFonts w:ascii="Arial" w:hAnsi="Arial" w:cs="Arial"/>
          <w:sz w:val="22"/>
          <w:szCs w:val="22"/>
          <w:rPrChange w:id="2328" w:author="Syahrani Rachmawati Sadino" w:date="2025-01-31T14:35:00Z">
            <w:rPr>
              <w:rFonts w:asciiTheme="minorBidi" w:hAnsiTheme="minorBidi" w:cstheme="minorBidi"/>
              <w:sz w:val="22"/>
              <w:szCs w:val="22"/>
            </w:rPr>
          </w:rPrChange>
        </w:rPr>
      </w:pPr>
      <w:proofErr w:type="spellStart"/>
      <w:r w:rsidRPr="00922713">
        <w:rPr>
          <w:rFonts w:ascii="Arial" w:hAnsi="Arial" w:cs="Arial"/>
          <w:sz w:val="22"/>
          <w:szCs w:val="22"/>
          <w:rPrChange w:id="2329" w:author="Syahrani Rachmawati Sadino" w:date="2025-01-31T14:35:00Z">
            <w:rPr>
              <w:rFonts w:asciiTheme="minorBidi" w:hAnsiTheme="minorBidi" w:cstheme="minorBidi"/>
              <w:sz w:val="22"/>
              <w:szCs w:val="22"/>
            </w:rPr>
          </w:rPrChange>
        </w:rPr>
        <w:t>Sehubungan</w:t>
      </w:r>
      <w:proofErr w:type="spellEnd"/>
      <w:r w:rsidRPr="00922713">
        <w:rPr>
          <w:rFonts w:ascii="Arial" w:hAnsi="Arial" w:cs="Arial"/>
          <w:sz w:val="22"/>
          <w:szCs w:val="22"/>
          <w:rPrChange w:id="233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31" w:author="Syahrani Rachmawati Sadino" w:date="2025-01-31T14:35:00Z">
            <w:rPr>
              <w:rFonts w:asciiTheme="minorBidi" w:hAnsiTheme="minorBidi" w:cstheme="minorBidi"/>
              <w:sz w:val="22"/>
              <w:szCs w:val="22"/>
            </w:rPr>
          </w:rPrChange>
        </w:rPr>
        <w:t>dengan</w:t>
      </w:r>
      <w:proofErr w:type="spellEnd"/>
      <w:r w:rsidRPr="00922713">
        <w:rPr>
          <w:rFonts w:ascii="Arial" w:hAnsi="Arial" w:cs="Arial"/>
          <w:sz w:val="22"/>
          <w:szCs w:val="22"/>
          <w:rPrChange w:id="233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33" w:author="Syahrani Rachmawati Sadino" w:date="2025-01-31T14:35:00Z">
            <w:rPr>
              <w:rFonts w:asciiTheme="minorBidi" w:hAnsiTheme="minorBidi" w:cstheme="minorBidi"/>
              <w:sz w:val="22"/>
              <w:szCs w:val="22"/>
            </w:rPr>
          </w:rPrChange>
        </w:rPr>
        <w:t>Perjanjian</w:t>
      </w:r>
      <w:proofErr w:type="spellEnd"/>
      <w:r w:rsidRPr="00922713">
        <w:rPr>
          <w:rFonts w:ascii="Arial" w:hAnsi="Arial" w:cs="Arial"/>
          <w:sz w:val="22"/>
          <w:szCs w:val="22"/>
          <w:rPrChange w:id="233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35" w:author="Syahrani Rachmawati Sadino" w:date="2025-01-31T14:35:00Z">
            <w:rPr>
              <w:rFonts w:asciiTheme="minorBidi" w:hAnsiTheme="minorBidi" w:cstheme="minorBidi"/>
              <w:sz w:val="22"/>
              <w:szCs w:val="22"/>
            </w:rPr>
          </w:rPrChange>
        </w:rPr>
        <w:t>ini</w:t>
      </w:r>
      <w:proofErr w:type="spellEnd"/>
      <w:r w:rsidRPr="00922713">
        <w:rPr>
          <w:rFonts w:ascii="Arial" w:hAnsi="Arial" w:cs="Arial"/>
          <w:sz w:val="22"/>
          <w:szCs w:val="22"/>
          <w:rPrChange w:id="2336" w:author="Syahrani Rachmawati Sadino" w:date="2025-01-31T14:35:00Z">
            <w:rPr>
              <w:rFonts w:asciiTheme="minorBidi" w:hAnsiTheme="minorBidi" w:cstheme="minorBidi"/>
              <w:sz w:val="22"/>
              <w:szCs w:val="22"/>
            </w:rPr>
          </w:rPrChange>
        </w:rPr>
        <w:t xml:space="preserve">, </w:t>
      </w:r>
      <w:r w:rsidR="00A20015" w:rsidRPr="00922713">
        <w:rPr>
          <w:rFonts w:ascii="Arial" w:hAnsi="Arial" w:cs="Arial"/>
          <w:b/>
          <w:bCs/>
          <w:sz w:val="22"/>
          <w:szCs w:val="22"/>
          <w:rPrChange w:id="2337" w:author="Syahrani Rachmawati Sadino" w:date="2025-01-31T14:35:00Z">
            <w:rPr>
              <w:rFonts w:asciiTheme="minorBidi" w:hAnsiTheme="minorBidi" w:cstheme="minorBidi"/>
              <w:b/>
              <w:bCs/>
              <w:sz w:val="22"/>
              <w:szCs w:val="22"/>
            </w:rPr>
          </w:rPrChange>
        </w:rPr>
        <w:t>PARAH PIHAK</w:t>
      </w:r>
      <w:r w:rsidRPr="00922713">
        <w:rPr>
          <w:rFonts w:ascii="Arial" w:hAnsi="Arial" w:cs="Arial"/>
          <w:sz w:val="22"/>
          <w:szCs w:val="22"/>
          <w:rPrChange w:id="233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39" w:author="Syahrani Rachmawati Sadino" w:date="2025-01-31T14:35:00Z">
            <w:rPr>
              <w:rFonts w:asciiTheme="minorBidi" w:hAnsiTheme="minorBidi" w:cstheme="minorBidi"/>
              <w:sz w:val="22"/>
              <w:szCs w:val="22"/>
            </w:rPr>
          </w:rPrChange>
        </w:rPr>
        <w:t>sepakat</w:t>
      </w:r>
      <w:proofErr w:type="spellEnd"/>
      <w:r w:rsidRPr="00922713">
        <w:rPr>
          <w:rFonts w:ascii="Arial" w:hAnsi="Arial" w:cs="Arial"/>
          <w:sz w:val="22"/>
          <w:szCs w:val="22"/>
          <w:rPrChange w:id="234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41" w:author="Syahrani Rachmawati Sadino" w:date="2025-01-31T14:35:00Z">
            <w:rPr>
              <w:rFonts w:asciiTheme="minorBidi" w:hAnsiTheme="minorBidi" w:cstheme="minorBidi"/>
              <w:sz w:val="22"/>
              <w:szCs w:val="22"/>
            </w:rPr>
          </w:rPrChange>
        </w:rPr>
        <w:t>bahwa</w:t>
      </w:r>
      <w:proofErr w:type="spellEnd"/>
      <w:r w:rsidRPr="00922713">
        <w:rPr>
          <w:rFonts w:ascii="Arial" w:hAnsi="Arial" w:cs="Arial"/>
          <w:sz w:val="22"/>
          <w:szCs w:val="22"/>
          <w:rPrChange w:id="234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43" w:author="Syahrani Rachmawati Sadino" w:date="2025-01-31T14:35:00Z">
            <w:rPr>
              <w:rFonts w:asciiTheme="minorBidi" w:hAnsiTheme="minorBidi" w:cstheme="minorBidi"/>
              <w:sz w:val="22"/>
              <w:szCs w:val="22"/>
            </w:rPr>
          </w:rPrChange>
        </w:rPr>
        <w:t>Pihak</w:t>
      </w:r>
      <w:proofErr w:type="spellEnd"/>
      <w:r w:rsidRPr="00922713">
        <w:rPr>
          <w:rFonts w:ascii="Arial" w:hAnsi="Arial" w:cs="Arial"/>
          <w:sz w:val="22"/>
          <w:szCs w:val="22"/>
          <w:rPrChange w:id="2344" w:author="Syahrani Rachmawati Sadino" w:date="2025-01-31T14:35:00Z">
            <w:rPr>
              <w:rFonts w:asciiTheme="minorBidi" w:hAnsiTheme="minorBidi" w:cstheme="minorBidi"/>
              <w:sz w:val="22"/>
              <w:szCs w:val="22"/>
            </w:rPr>
          </w:rPrChange>
        </w:rPr>
        <w:t xml:space="preserve"> yang </w:t>
      </w:r>
      <w:proofErr w:type="spellStart"/>
      <w:r w:rsidRPr="00922713">
        <w:rPr>
          <w:rFonts w:ascii="Arial" w:hAnsi="Arial" w:cs="Arial"/>
          <w:sz w:val="22"/>
          <w:szCs w:val="22"/>
          <w:rPrChange w:id="2345" w:author="Syahrani Rachmawati Sadino" w:date="2025-01-31T14:35:00Z">
            <w:rPr>
              <w:rFonts w:asciiTheme="minorBidi" w:hAnsiTheme="minorBidi" w:cstheme="minorBidi"/>
              <w:sz w:val="22"/>
              <w:szCs w:val="22"/>
            </w:rPr>
          </w:rPrChange>
        </w:rPr>
        <w:t>menerima</w:t>
      </w:r>
      <w:proofErr w:type="spellEnd"/>
      <w:r w:rsidRPr="00922713">
        <w:rPr>
          <w:rFonts w:ascii="Arial" w:hAnsi="Arial" w:cs="Arial"/>
          <w:sz w:val="22"/>
          <w:szCs w:val="22"/>
          <w:rPrChange w:id="234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47" w:author="Syahrani Rachmawati Sadino" w:date="2025-01-31T14:35:00Z">
            <w:rPr>
              <w:rFonts w:asciiTheme="minorBidi" w:hAnsiTheme="minorBidi" w:cstheme="minorBidi"/>
              <w:sz w:val="22"/>
              <w:szCs w:val="22"/>
            </w:rPr>
          </w:rPrChange>
        </w:rPr>
        <w:t>Informasi</w:t>
      </w:r>
      <w:proofErr w:type="spellEnd"/>
      <w:r w:rsidRPr="00922713">
        <w:rPr>
          <w:rFonts w:ascii="Arial" w:hAnsi="Arial" w:cs="Arial"/>
          <w:sz w:val="22"/>
          <w:szCs w:val="22"/>
          <w:rPrChange w:id="2348" w:author="Syahrani Rachmawati Sadino" w:date="2025-01-31T14:35:00Z">
            <w:rPr>
              <w:rFonts w:asciiTheme="minorBidi" w:hAnsiTheme="minorBidi" w:cstheme="minorBidi"/>
              <w:sz w:val="22"/>
              <w:szCs w:val="22"/>
            </w:rPr>
          </w:rPrChange>
        </w:rPr>
        <w:t xml:space="preserve"> Rahasia (“</w:t>
      </w:r>
      <w:proofErr w:type="spellStart"/>
      <w:r w:rsidRPr="00922713">
        <w:rPr>
          <w:rFonts w:ascii="Arial" w:hAnsi="Arial" w:cs="Arial"/>
          <w:b/>
          <w:sz w:val="22"/>
          <w:szCs w:val="22"/>
          <w:rPrChange w:id="2349" w:author="Syahrani Rachmawati Sadino" w:date="2025-01-31T14:35:00Z">
            <w:rPr>
              <w:rFonts w:asciiTheme="minorBidi" w:hAnsiTheme="minorBidi" w:cstheme="minorBidi"/>
              <w:b/>
              <w:sz w:val="22"/>
              <w:szCs w:val="22"/>
            </w:rPr>
          </w:rPrChange>
        </w:rPr>
        <w:t>Penerima</w:t>
      </w:r>
      <w:proofErr w:type="spellEnd"/>
      <w:r w:rsidRPr="00922713">
        <w:rPr>
          <w:rFonts w:ascii="Arial" w:hAnsi="Arial" w:cs="Arial"/>
          <w:sz w:val="22"/>
          <w:szCs w:val="22"/>
          <w:rPrChange w:id="235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51" w:author="Syahrani Rachmawati Sadino" w:date="2025-01-31T14:35:00Z">
            <w:rPr>
              <w:rFonts w:asciiTheme="minorBidi" w:hAnsiTheme="minorBidi" w:cstheme="minorBidi"/>
              <w:sz w:val="22"/>
              <w:szCs w:val="22"/>
            </w:rPr>
          </w:rPrChange>
        </w:rPr>
        <w:t>berkewajiban</w:t>
      </w:r>
      <w:proofErr w:type="spellEnd"/>
      <w:r w:rsidRPr="00922713">
        <w:rPr>
          <w:rFonts w:ascii="Arial" w:hAnsi="Arial" w:cs="Arial"/>
          <w:sz w:val="22"/>
          <w:szCs w:val="22"/>
          <w:rPrChange w:id="235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53" w:author="Syahrani Rachmawati Sadino" w:date="2025-01-31T14:35:00Z">
            <w:rPr>
              <w:rFonts w:asciiTheme="minorBidi" w:hAnsiTheme="minorBidi" w:cstheme="minorBidi"/>
              <w:sz w:val="22"/>
              <w:szCs w:val="22"/>
            </w:rPr>
          </w:rPrChange>
        </w:rPr>
        <w:t>kepada</w:t>
      </w:r>
      <w:proofErr w:type="spellEnd"/>
      <w:r w:rsidRPr="00922713">
        <w:rPr>
          <w:rFonts w:ascii="Arial" w:hAnsi="Arial" w:cs="Arial"/>
          <w:sz w:val="22"/>
          <w:szCs w:val="22"/>
          <w:rPrChange w:id="235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55" w:author="Syahrani Rachmawati Sadino" w:date="2025-01-31T14:35:00Z">
            <w:rPr>
              <w:rFonts w:asciiTheme="minorBidi" w:hAnsiTheme="minorBidi" w:cstheme="minorBidi"/>
              <w:sz w:val="22"/>
              <w:szCs w:val="22"/>
            </w:rPr>
          </w:rPrChange>
        </w:rPr>
        <w:t>Pihak</w:t>
      </w:r>
      <w:proofErr w:type="spellEnd"/>
      <w:r w:rsidRPr="00922713">
        <w:rPr>
          <w:rFonts w:ascii="Arial" w:hAnsi="Arial" w:cs="Arial"/>
          <w:sz w:val="22"/>
          <w:szCs w:val="22"/>
          <w:rPrChange w:id="2356" w:author="Syahrani Rachmawati Sadino" w:date="2025-01-31T14:35:00Z">
            <w:rPr>
              <w:rFonts w:asciiTheme="minorBidi" w:hAnsiTheme="minorBidi" w:cstheme="minorBidi"/>
              <w:sz w:val="22"/>
              <w:szCs w:val="22"/>
            </w:rPr>
          </w:rPrChange>
        </w:rPr>
        <w:t xml:space="preserve"> yang </w:t>
      </w:r>
      <w:proofErr w:type="spellStart"/>
      <w:r w:rsidRPr="00922713">
        <w:rPr>
          <w:rFonts w:ascii="Arial" w:hAnsi="Arial" w:cs="Arial"/>
          <w:sz w:val="22"/>
          <w:szCs w:val="22"/>
          <w:rPrChange w:id="2357" w:author="Syahrani Rachmawati Sadino" w:date="2025-01-31T14:35:00Z">
            <w:rPr>
              <w:rFonts w:asciiTheme="minorBidi" w:hAnsiTheme="minorBidi" w:cstheme="minorBidi"/>
              <w:sz w:val="22"/>
              <w:szCs w:val="22"/>
            </w:rPr>
          </w:rPrChange>
        </w:rPr>
        <w:t>mengungkapkan</w:t>
      </w:r>
      <w:proofErr w:type="spellEnd"/>
      <w:r w:rsidRPr="00922713">
        <w:rPr>
          <w:rFonts w:ascii="Arial" w:hAnsi="Arial" w:cs="Arial"/>
          <w:sz w:val="22"/>
          <w:szCs w:val="22"/>
          <w:rPrChange w:id="235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59" w:author="Syahrani Rachmawati Sadino" w:date="2025-01-31T14:35:00Z">
            <w:rPr>
              <w:rFonts w:asciiTheme="minorBidi" w:hAnsiTheme="minorBidi" w:cstheme="minorBidi"/>
              <w:sz w:val="22"/>
              <w:szCs w:val="22"/>
            </w:rPr>
          </w:rPrChange>
        </w:rPr>
        <w:t>Informasi</w:t>
      </w:r>
      <w:proofErr w:type="spellEnd"/>
      <w:r w:rsidRPr="00922713">
        <w:rPr>
          <w:rFonts w:ascii="Arial" w:hAnsi="Arial" w:cs="Arial"/>
          <w:sz w:val="22"/>
          <w:szCs w:val="22"/>
          <w:rPrChange w:id="2360" w:author="Syahrani Rachmawati Sadino" w:date="2025-01-31T14:35:00Z">
            <w:rPr>
              <w:rFonts w:asciiTheme="minorBidi" w:hAnsiTheme="minorBidi" w:cstheme="minorBidi"/>
              <w:sz w:val="22"/>
              <w:szCs w:val="22"/>
            </w:rPr>
          </w:rPrChange>
        </w:rPr>
        <w:t xml:space="preserve"> Rahasia (“</w:t>
      </w:r>
      <w:proofErr w:type="spellStart"/>
      <w:r w:rsidRPr="00922713">
        <w:rPr>
          <w:rFonts w:ascii="Arial" w:hAnsi="Arial" w:cs="Arial"/>
          <w:b/>
          <w:sz w:val="22"/>
          <w:szCs w:val="22"/>
          <w:rPrChange w:id="2361" w:author="Syahrani Rachmawati Sadino" w:date="2025-01-31T14:35:00Z">
            <w:rPr>
              <w:rFonts w:asciiTheme="minorBidi" w:hAnsiTheme="minorBidi" w:cstheme="minorBidi"/>
              <w:b/>
              <w:sz w:val="22"/>
              <w:szCs w:val="22"/>
            </w:rPr>
          </w:rPrChange>
        </w:rPr>
        <w:t>Pengungkap</w:t>
      </w:r>
      <w:proofErr w:type="spellEnd"/>
      <w:r w:rsidRPr="00922713">
        <w:rPr>
          <w:rFonts w:ascii="Arial" w:hAnsi="Arial" w:cs="Arial"/>
          <w:sz w:val="22"/>
          <w:szCs w:val="22"/>
          <w:rPrChange w:id="2362" w:author="Syahrani Rachmawati Sadino" w:date="2025-01-31T14:35:00Z">
            <w:rPr>
              <w:rFonts w:asciiTheme="minorBidi" w:hAnsiTheme="minorBidi" w:cstheme="minorBidi"/>
              <w:sz w:val="22"/>
              <w:szCs w:val="22"/>
            </w:rPr>
          </w:rPrChange>
        </w:rPr>
        <w:t>”) (</w:t>
      </w:r>
      <w:proofErr w:type="spellStart"/>
      <w:r w:rsidRPr="00922713">
        <w:rPr>
          <w:rFonts w:ascii="Arial" w:hAnsi="Arial" w:cs="Arial"/>
          <w:sz w:val="22"/>
          <w:szCs w:val="22"/>
          <w:rPrChange w:id="2363" w:author="Syahrani Rachmawati Sadino" w:date="2025-01-31T14:35:00Z">
            <w:rPr>
              <w:rFonts w:asciiTheme="minorBidi" w:hAnsiTheme="minorBidi" w:cstheme="minorBidi"/>
              <w:sz w:val="22"/>
              <w:szCs w:val="22"/>
            </w:rPr>
          </w:rPrChange>
        </w:rPr>
        <w:t>i</w:t>
      </w:r>
      <w:proofErr w:type="spellEnd"/>
      <w:r w:rsidRPr="00922713">
        <w:rPr>
          <w:rFonts w:ascii="Arial" w:hAnsi="Arial" w:cs="Arial"/>
          <w:sz w:val="22"/>
          <w:szCs w:val="22"/>
          <w:rPrChange w:id="236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65" w:author="Syahrani Rachmawati Sadino" w:date="2025-01-31T14:35:00Z">
            <w:rPr>
              <w:rFonts w:asciiTheme="minorBidi" w:hAnsiTheme="minorBidi" w:cstheme="minorBidi"/>
              <w:sz w:val="22"/>
              <w:szCs w:val="22"/>
            </w:rPr>
          </w:rPrChange>
        </w:rPr>
        <w:t>untuk</w:t>
      </w:r>
      <w:proofErr w:type="spellEnd"/>
      <w:r w:rsidRPr="00922713">
        <w:rPr>
          <w:rFonts w:ascii="Arial" w:hAnsi="Arial" w:cs="Arial"/>
          <w:sz w:val="22"/>
          <w:szCs w:val="22"/>
          <w:rPrChange w:id="236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67" w:author="Syahrani Rachmawati Sadino" w:date="2025-01-31T14:35:00Z">
            <w:rPr>
              <w:rFonts w:asciiTheme="minorBidi" w:hAnsiTheme="minorBidi" w:cstheme="minorBidi"/>
              <w:sz w:val="22"/>
              <w:szCs w:val="22"/>
            </w:rPr>
          </w:rPrChange>
        </w:rPr>
        <w:t>menggunakan</w:t>
      </w:r>
      <w:proofErr w:type="spellEnd"/>
      <w:r w:rsidRPr="00922713">
        <w:rPr>
          <w:rFonts w:ascii="Arial" w:hAnsi="Arial" w:cs="Arial"/>
          <w:sz w:val="22"/>
          <w:szCs w:val="22"/>
          <w:rPrChange w:id="236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69" w:author="Syahrani Rachmawati Sadino" w:date="2025-01-31T14:35:00Z">
            <w:rPr>
              <w:rFonts w:asciiTheme="minorBidi" w:hAnsiTheme="minorBidi" w:cstheme="minorBidi"/>
              <w:sz w:val="22"/>
              <w:szCs w:val="22"/>
            </w:rPr>
          </w:rPrChange>
        </w:rPr>
        <w:t>Informasi</w:t>
      </w:r>
      <w:proofErr w:type="spellEnd"/>
      <w:r w:rsidRPr="00922713">
        <w:rPr>
          <w:rFonts w:ascii="Arial" w:hAnsi="Arial" w:cs="Arial"/>
          <w:sz w:val="22"/>
          <w:szCs w:val="22"/>
          <w:rPrChange w:id="2370" w:author="Syahrani Rachmawati Sadino" w:date="2025-01-31T14:35:00Z">
            <w:rPr>
              <w:rFonts w:asciiTheme="minorBidi" w:hAnsiTheme="minorBidi" w:cstheme="minorBidi"/>
              <w:sz w:val="22"/>
              <w:szCs w:val="22"/>
            </w:rPr>
          </w:rPrChange>
        </w:rPr>
        <w:t xml:space="preserve"> Rahasia </w:t>
      </w:r>
      <w:proofErr w:type="spellStart"/>
      <w:r w:rsidRPr="00922713">
        <w:rPr>
          <w:rFonts w:ascii="Arial" w:hAnsi="Arial" w:cs="Arial"/>
          <w:sz w:val="22"/>
          <w:szCs w:val="22"/>
          <w:rPrChange w:id="2371" w:author="Syahrani Rachmawati Sadino" w:date="2025-01-31T14:35:00Z">
            <w:rPr>
              <w:rFonts w:asciiTheme="minorBidi" w:hAnsiTheme="minorBidi" w:cstheme="minorBidi"/>
              <w:sz w:val="22"/>
              <w:szCs w:val="22"/>
            </w:rPr>
          </w:rPrChange>
        </w:rPr>
        <w:t>semata-mata</w:t>
      </w:r>
      <w:proofErr w:type="spellEnd"/>
      <w:r w:rsidRPr="00922713">
        <w:rPr>
          <w:rFonts w:ascii="Arial" w:hAnsi="Arial" w:cs="Arial"/>
          <w:sz w:val="22"/>
          <w:szCs w:val="22"/>
          <w:rPrChange w:id="237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73" w:author="Syahrani Rachmawati Sadino" w:date="2025-01-31T14:35:00Z">
            <w:rPr>
              <w:rFonts w:asciiTheme="minorBidi" w:hAnsiTheme="minorBidi" w:cstheme="minorBidi"/>
              <w:sz w:val="22"/>
              <w:szCs w:val="22"/>
            </w:rPr>
          </w:rPrChange>
        </w:rPr>
        <w:t>untuk</w:t>
      </w:r>
      <w:proofErr w:type="spellEnd"/>
      <w:r w:rsidRPr="00922713">
        <w:rPr>
          <w:rFonts w:ascii="Arial" w:hAnsi="Arial" w:cs="Arial"/>
          <w:sz w:val="22"/>
          <w:szCs w:val="22"/>
          <w:rPrChange w:id="237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75" w:author="Syahrani Rachmawati Sadino" w:date="2025-01-31T14:35:00Z">
            <w:rPr>
              <w:rFonts w:asciiTheme="minorBidi" w:hAnsiTheme="minorBidi" w:cstheme="minorBidi"/>
              <w:sz w:val="22"/>
              <w:szCs w:val="22"/>
            </w:rPr>
          </w:rPrChange>
        </w:rPr>
        <w:t>tujuan</w:t>
      </w:r>
      <w:proofErr w:type="spellEnd"/>
      <w:r w:rsidRPr="00922713">
        <w:rPr>
          <w:rFonts w:ascii="Arial" w:hAnsi="Arial" w:cs="Arial"/>
          <w:sz w:val="22"/>
          <w:szCs w:val="22"/>
          <w:rPrChange w:id="237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77" w:author="Syahrani Rachmawati Sadino" w:date="2025-01-31T14:35:00Z">
            <w:rPr>
              <w:rFonts w:asciiTheme="minorBidi" w:hAnsiTheme="minorBidi" w:cstheme="minorBidi"/>
              <w:sz w:val="22"/>
              <w:szCs w:val="22"/>
            </w:rPr>
          </w:rPrChange>
        </w:rPr>
        <w:t>Perjanjian</w:t>
      </w:r>
      <w:proofErr w:type="spellEnd"/>
      <w:r w:rsidRPr="00922713">
        <w:rPr>
          <w:rFonts w:ascii="Arial" w:hAnsi="Arial" w:cs="Arial"/>
          <w:sz w:val="22"/>
          <w:szCs w:val="22"/>
          <w:rPrChange w:id="237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79" w:author="Syahrani Rachmawati Sadino" w:date="2025-01-31T14:35:00Z">
            <w:rPr>
              <w:rFonts w:asciiTheme="minorBidi" w:hAnsiTheme="minorBidi" w:cstheme="minorBidi"/>
              <w:sz w:val="22"/>
              <w:szCs w:val="22"/>
            </w:rPr>
          </w:rPrChange>
        </w:rPr>
        <w:t>ini</w:t>
      </w:r>
      <w:proofErr w:type="spellEnd"/>
      <w:r w:rsidRPr="00922713">
        <w:rPr>
          <w:rFonts w:ascii="Arial" w:hAnsi="Arial" w:cs="Arial"/>
          <w:sz w:val="22"/>
          <w:szCs w:val="22"/>
          <w:rPrChange w:id="2380" w:author="Syahrani Rachmawati Sadino" w:date="2025-01-31T14:35:00Z">
            <w:rPr>
              <w:rFonts w:asciiTheme="minorBidi" w:hAnsiTheme="minorBidi" w:cstheme="minorBidi"/>
              <w:sz w:val="22"/>
              <w:szCs w:val="22"/>
            </w:rPr>
          </w:rPrChange>
        </w:rPr>
        <w:t xml:space="preserve"> dan (ii) </w:t>
      </w:r>
      <w:proofErr w:type="spellStart"/>
      <w:r w:rsidRPr="00922713">
        <w:rPr>
          <w:rFonts w:ascii="Arial" w:hAnsi="Arial" w:cs="Arial"/>
          <w:sz w:val="22"/>
          <w:szCs w:val="22"/>
          <w:rPrChange w:id="2381" w:author="Syahrani Rachmawati Sadino" w:date="2025-01-31T14:35:00Z">
            <w:rPr>
              <w:rFonts w:asciiTheme="minorBidi" w:hAnsiTheme="minorBidi" w:cstheme="minorBidi"/>
              <w:sz w:val="22"/>
              <w:szCs w:val="22"/>
            </w:rPr>
          </w:rPrChange>
        </w:rPr>
        <w:t>untuk</w:t>
      </w:r>
      <w:proofErr w:type="spellEnd"/>
      <w:r w:rsidRPr="00922713">
        <w:rPr>
          <w:rFonts w:ascii="Arial" w:hAnsi="Arial" w:cs="Arial"/>
          <w:sz w:val="22"/>
          <w:szCs w:val="22"/>
          <w:rPrChange w:id="238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83" w:author="Syahrani Rachmawati Sadino" w:date="2025-01-31T14:35:00Z">
            <w:rPr>
              <w:rFonts w:asciiTheme="minorBidi" w:hAnsiTheme="minorBidi" w:cstheme="minorBidi"/>
              <w:sz w:val="22"/>
              <w:szCs w:val="22"/>
            </w:rPr>
          </w:rPrChange>
        </w:rPr>
        <w:t>menjaga</w:t>
      </w:r>
      <w:proofErr w:type="spellEnd"/>
      <w:r w:rsidRPr="00922713">
        <w:rPr>
          <w:rFonts w:ascii="Arial" w:hAnsi="Arial" w:cs="Arial"/>
          <w:sz w:val="22"/>
          <w:szCs w:val="22"/>
          <w:rPrChange w:id="2384" w:author="Syahrani Rachmawati Sadino" w:date="2025-01-31T14:35:00Z">
            <w:rPr>
              <w:rFonts w:asciiTheme="minorBidi" w:hAnsiTheme="minorBidi" w:cstheme="minorBidi"/>
              <w:sz w:val="22"/>
              <w:szCs w:val="22"/>
            </w:rPr>
          </w:rPrChange>
        </w:rPr>
        <w:t xml:space="preserve"> dan </w:t>
      </w:r>
      <w:proofErr w:type="spellStart"/>
      <w:r w:rsidRPr="00922713">
        <w:rPr>
          <w:rFonts w:ascii="Arial" w:hAnsi="Arial" w:cs="Arial"/>
          <w:sz w:val="22"/>
          <w:szCs w:val="22"/>
          <w:rPrChange w:id="2385" w:author="Syahrani Rachmawati Sadino" w:date="2025-01-31T14:35:00Z">
            <w:rPr>
              <w:rFonts w:asciiTheme="minorBidi" w:hAnsiTheme="minorBidi" w:cstheme="minorBidi"/>
              <w:sz w:val="22"/>
              <w:szCs w:val="22"/>
            </w:rPr>
          </w:rPrChange>
        </w:rPr>
        <w:t>tidak</w:t>
      </w:r>
      <w:proofErr w:type="spellEnd"/>
      <w:r w:rsidRPr="00922713">
        <w:rPr>
          <w:rFonts w:ascii="Arial" w:hAnsi="Arial" w:cs="Arial"/>
          <w:sz w:val="22"/>
          <w:szCs w:val="22"/>
          <w:rPrChange w:id="238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87" w:author="Syahrani Rachmawati Sadino" w:date="2025-01-31T14:35:00Z">
            <w:rPr>
              <w:rFonts w:asciiTheme="minorBidi" w:hAnsiTheme="minorBidi" w:cstheme="minorBidi"/>
              <w:sz w:val="22"/>
              <w:szCs w:val="22"/>
            </w:rPr>
          </w:rPrChange>
        </w:rPr>
        <w:t>membuka</w:t>
      </w:r>
      <w:proofErr w:type="spellEnd"/>
      <w:r w:rsidRPr="00922713">
        <w:rPr>
          <w:rFonts w:ascii="Arial" w:hAnsi="Arial" w:cs="Arial"/>
          <w:sz w:val="22"/>
          <w:szCs w:val="22"/>
          <w:rPrChange w:id="238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89" w:author="Syahrani Rachmawati Sadino" w:date="2025-01-31T14:35:00Z">
            <w:rPr>
              <w:rFonts w:asciiTheme="minorBidi" w:hAnsiTheme="minorBidi" w:cstheme="minorBidi"/>
              <w:sz w:val="22"/>
              <w:szCs w:val="22"/>
            </w:rPr>
          </w:rPrChange>
        </w:rPr>
        <w:t>Informasi</w:t>
      </w:r>
      <w:proofErr w:type="spellEnd"/>
      <w:r w:rsidRPr="00922713">
        <w:rPr>
          <w:rFonts w:ascii="Arial" w:hAnsi="Arial" w:cs="Arial"/>
          <w:sz w:val="22"/>
          <w:szCs w:val="22"/>
          <w:rPrChange w:id="2390" w:author="Syahrani Rachmawati Sadino" w:date="2025-01-31T14:35:00Z">
            <w:rPr>
              <w:rFonts w:asciiTheme="minorBidi" w:hAnsiTheme="minorBidi" w:cstheme="minorBidi"/>
              <w:sz w:val="22"/>
              <w:szCs w:val="22"/>
            </w:rPr>
          </w:rPrChange>
        </w:rPr>
        <w:t xml:space="preserve"> Rahasia </w:t>
      </w:r>
      <w:proofErr w:type="spellStart"/>
      <w:r w:rsidRPr="00922713">
        <w:rPr>
          <w:rFonts w:ascii="Arial" w:hAnsi="Arial" w:cs="Arial"/>
          <w:sz w:val="22"/>
          <w:szCs w:val="22"/>
          <w:rPrChange w:id="2391" w:author="Syahrani Rachmawati Sadino" w:date="2025-01-31T14:35:00Z">
            <w:rPr>
              <w:rFonts w:asciiTheme="minorBidi" w:hAnsiTheme="minorBidi" w:cstheme="minorBidi"/>
              <w:sz w:val="22"/>
              <w:szCs w:val="22"/>
            </w:rPr>
          </w:rPrChange>
        </w:rPr>
        <w:t>ke</w:t>
      </w:r>
      <w:proofErr w:type="spellEnd"/>
      <w:r w:rsidRPr="00922713">
        <w:rPr>
          <w:rFonts w:ascii="Arial" w:hAnsi="Arial" w:cs="Arial"/>
          <w:sz w:val="22"/>
          <w:szCs w:val="22"/>
          <w:rPrChange w:id="239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93" w:author="Syahrani Rachmawati Sadino" w:date="2025-01-31T14:35:00Z">
            <w:rPr>
              <w:rFonts w:asciiTheme="minorBidi" w:hAnsiTheme="minorBidi" w:cstheme="minorBidi"/>
              <w:sz w:val="22"/>
              <w:szCs w:val="22"/>
            </w:rPr>
          </w:rPrChange>
        </w:rPr>
        <w:t>pihak</w:t>
      </w:r>
      <w:proofErr w:type="spellEnd"/>
      <w:r w:rsidRPr="00922713">
        <w:rPr>
          <w:rFonts w:ascii="Arial" w:hAnsi="Arial" w:cs="Arial"/>
          <w:sz w:val="22"/>
          <w:szCs w:val="22"/>
          <w:rPrChange w:id="239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95" w:author="Syahrani Rachmawati Sadino" w:date="2025-01-31T14:35:00Z">
            <w:rPr>
              <w:rFonts w:asciiTheme="minorBidi" w:hAnsiTheme="minorBidi" w:cstheme="minorBidi"/>
              <w:sz w:val="22"/>
              <w:szCs w:val="22"/>
            </w:rPr>
          </w:rPrChange>
        </w:rPr>
        <w:t>ketiga</w:t>
      </w:r>
      <w:proofErr w:type="spellEnd"/>
      <w:r w:rsidRPr="00922713">
        <w:rPr>
          <w:rFonts w:ascii="Arial" w:hAnsi="Arial" w:cs="Arial"/>
          <w:sz w:val="22"/>
          <w:szCs w:val="22"/>
          <w:rPrChange w:id="239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97" w:author="Syahrani Rachmawati Sadino" w:date="2025-01-31T14:35:00Z">
            <w:rPr>
              <w:rFonts w:asciiTheme="minorBidi" w:hAnsiTheme="minorBidi" w:cstheme="minorBidi"/>
              <w:sz w:val="22"/>
              <w:szCs w:val="22"/>
            </w:rPr>
          </w:rPrChange>
        </w:rPr>
        <w:t>manapun</w:t>
      </w:r>
      <w:proofErr w:type="spellEnd"/>
      <w:r w:rsidRPr="00922713">
        <w:rPr>
          <w:rFonts w:ascii="Arial" w:hAnsi="Arial" w:cs="Arial"/>
          <w:sz w:val="22"/>
          <w:szCs w:val="22"/>
          <w:rPrChange w:id="239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399" w:author="Syahrani Rachmawati Sadino" w:date="2025-01-31T14:35:00Z">
            <w:rPr>
              <w:rFonts w:asciiTheme="minorBidi" w:hAnsiTheme="minorBidi" w:cstheme="minorBidi"/>
              <w:sz w:val="22"/>
              <w:szCs w:val="22"/>
            </w:rPr>
          </w:rPrChange>
        </w:rPr>
        <w:t>selain</w:t>
      </w:r>
      <w:proofErr w:type="spellEnd"/>
      <w:r w:rsidRPr="00922713">
        <w:rPr>
          <w:rFonts w:ascii="Arial" w:hAnsi="Arial" w:cs="Arial"/>
          <w:sz w:val="22"/>
          <w:szCs w:val="22"/>
          <w:rPrChange w:id="240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401" w:author="Syahrani Rachmawati Sadino" w:date="2025-01-31T14:35:00Z">
            <w:rPr>
              <w:rFonts w:asciiTheme="minorBidi" w:hAnsiTheme="minorBidi" w:cstheme="minorBidi"/>
              <w:sz w:val="22"/>
              <w:szCs w:val="22"/>
            </w:rPr>
          </w:rPrChange>
        </w:rPr>
        <w:t>kepada</w:t>
      </w:r>
      <w:proofErr w:type="spellEnd"/>
      <w:r w:rsidRPr="00922713">
        <w:rPr>
          <w:rFonts w:ascii="Arial" w:hAnsi="Arial" w:cs="Arial"/>
          <w:sz w:val="22"/>
          <w:szCs w:val="22"/>
          <w:rPrChange w:id="240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403" w:author="Syahrani Rachmawati Sadino" w:date="2025-01-31T14:35:00Z">
            <w:rPr>
              <w:rFonts w:asciiTheme="minorBidi" w:hAnsiTheme="minorBidi" w:cstheme="minorBidi"/>
              <w:sz w:val="22"/>
              <w:szCs w:val="22"/>
            </w:rPr>
          </w:rPrChange>
        </w:rPr>
        <w:t>kepada</w:t>
      </w:r>
      <w:proofErr w:type="spellEnd"/>
      <w:r w:rsidRPr="00922713">
        <w:rPr>
          <w:rFonts w:ascii="Arial" w:hAnsi="Arial" w:cs="Arial"/>
          <w:sz w:val="22"/>
          <w:szCs w:val="22"/>
          <w:rPrChange w:id="240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405" w:author="Syahrani Rachmawati Sadino" w:date="2025-01-31T14:35:00Z">
            <w:rPr>
              <w:rFonts w:asciiTheme="minorBidi" w:hAnsiTheme="minorBidi" w:cstheme="minorBidi"/>
              <w:sz w:val="22"/>
              <w:szCs w:val="22"/>
            </w:rPr>
          </w:rPrChange>
        </w:rPr>
        <w:t>Direktur</w:t>
      </w:r>
      <w:proofErr w:type="spellEnd"/>
      <w:r w:rsidRPr="00922713">
        <w:rPr>
          <w:rFonts w:ascii="Arial" w:hAnsi="Arial" w:cs="Arial"/>
          <w:sz w:val="22"/>
          <w:szCs w:val="22"/>
          <w:rPrChange w:id="240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407" w:author="Syahrani Rachmawati Sadino" w:date="2025-01-31T14:35:00Z">
            <w:rPr>
              <w:rFonts w:asciiTheme="minorBidi" w:hAnsiTheme="minorBidi" w:cstheme="minorBidi"/>
              <w:sz w:val="22"/>
              <w:szCs w:val="22"/>
            </w:rPr>
          </w:rPrChange>
        </w:rPr>
        <w:t>Karyawan</w:t>
      </w:r>
      <w:proofErr w:type="spellEnd"/>
      <w:r w:rsidRPr="00922713">
        <w:rPr>
          <w:rFonts w:ascii="Arial" w:hAnsi="Arial" w:cs="Arial"/>
          <w:sz w:val="22"/>
          <w:szCs w:val="22"/>
          <w:rPrChange w:id="240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409" w:author="Syahrani Rachmawati Sadino" w:date="2025-01-31T14:35:00Z">
            <w:rPr>
              <w:rFonts w:asciiTheme="minorBidi" w:hAnsiTheme="minorBidi" w:cstheme="minorBidi"/>
              <w:sz w:val="22"/>
              <w:szCs w:val="22"/>
            </w:rPr>
          </w:rPrChange>
        </w:rPr>
        <w:t>atau</w:t>
      </w:r>
      <w:proofErr w:type="spellEnd"/>
      <w:r w:rsidRPr="00922713">
        <w:rPr>
          <w:rFonts w:ascii="Arial" w:hAnsi="Arial" w:cs="Arial"/>
          <w:sz w:val="22"/>
          <w:szCs w:val="22"/>
          <w:rPrChange w:id="2410" w:author="Syahrani Rachmawati Sadino" w:date="2025-01-31T14:35:00Z">
            <w:rPr>
              <w:rFonts w:asciiTheme="minorBidi" w:hAnsiTheme="minorBidi" w:cstheme="minorBidi"/>
              <w:sz w:val="22"/>
              <w:szCs w:val="22"/>
            </w:rPr>
          </w:rPrChange>
        </w:rPr>
        <w:t xml:space="preserve"> wakil </w:t>
      </w:r>
      <w:proofErr w:type="spellStart"/>
      <w:r w:rsidRPr="00922713">
        <w:rPr>
          <w:rFonts w:ascii="Arial" w:hAnsi="Arial" w:cs="Arial"/>
          <w:sz w:val="22"/>
          <w:szCs w:val="22"/>
          <w:rPrChange w:id="2411" w:author="Syahrani Rachmawati Sadino" w:date="2025-01-31T14:35:00Z">
            <w:rPr>
              <w:rFonts w:asciiTheme="minorBidi" w:hAnsiTheme="minorBidi" w:cstheme="minorBidi"/>
              <w:sz w:val="22"/>
              <w:szCs w:val="22"/>
            </w:rPr>
          </w:rPrChange>
        </w:rPr>
        <w:t>sah</w:t>
      </w:r>
      <w:proofErr w:type="spellEnd"/>
      <w:r w:rsidRPr="00922713">
        <w:rPr>
          <w:rFonts w:ascii="Arial" w:hAnsi="Arial" w:cs="Arial"/>
          <w:sz w:val="22"/>
          <w:szCs w:val="22"/>
          <w:rPrChange w:id="241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b/>
          <w:sz w:val="22"/>
          <w:szCs w:val="22"/>
          <w:rPrChange w:id="2413" w:author="Syahrani Rachmawati Sadino" w:date="2025-01-31T14:35:00Z">
            <w:rPr>
              <w:rFonts w:asciiTheme="minorBidi" w:hAnsiTheme="minorBidi" w:cstheme="minorBidi"/>
              <w:b/>
              <w:sz w:val="22"/>
              <w:szCs w:val="22"/>
            </w:rPr>
          </w:rPrChange>
        </w:rPr>
        <w:t>Perwakilan</w:t>
      </w:r>
      <w:proofErr w:type="spellEnd"/>
      <w:r w:rsidRPr="00922713">
        <w:rPr>
          <w:rFonts w:ascii="Arial" w:hAnsi="Arial" w:cs="Arial"/>
          <w:sz w:val="22"/>
          <w:szCs w:val="22"/>
          <w:rPrChange w:id="241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415" w:author="Syahrani Rachmawati Sadino" w:date="2025-01-31T14:35:00Z">
            <w:rPr>
              <w:rFonts w:asciiTheme="minorBidi" w:hAnsiTheme="minorBidi" w:cstheme="minorBidi"/>
              <w:sz w:val="22"/>
              <w:szCs w:val="22"/>
            </w:rPr>
          </w:rPrChange>
        </w:rPr>
        <w:t>kecuali</w:t>
      </w:r>
      <w:proofErr w:type="spellEnd"/>
      <w:r w:rsidRPr="00922713">
        <w:rPr>
          <w:rFonts w:ascii="Arial" w:hAnsi="Arial" w:cs="Arial"/>
          <w:sz w:val="22"/>
          <w:szCs w:val="22"/>
          <w:rPrChange w:id="241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417" w:author="Syahrani Rachmawati Sadino" w:date="2025-01-31T14:35:00Z">
            <w:rPr>
              <w:rFonts w:asciiTheme="minorBidi" w:hAnsiTheme="minorBidi" w:cstheme="minorBidi"/>
              <w:sz w:val="22"/>
              <w:szCs w:val="22"/>
            </w:rPr>
          </w:rPrChange>
        </w:rPr>
        <w:t>untuk</w:t>
      </w:r>
      <w:proofErr w:type="spellEnd"/>
      <w:r w:rsidRPr="00922713">
        <w:rPr>
          <w:rFonts w:ascii="Arial" w:hAnsi="Arial" w:cs="Arial"/>
          <w:sz w:val="22"/>
          <w:szCs w:val="22"/>
          <w:rPrChange w:id="241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419" w:author="Syahrani Rachmawati Sadino" w:date="2025-01-31T14:35:00Z">
            <w:rPr>
              <w:rFonts w:asciiTheme="minorBidi" w:hAnsiTheme="minorBidi" w:cstheme="minorBidi"/>
              <w:sz w:val="22"/>
              <w:szCs w:val="22"/>
            </w:rPr>
          </w:rPrChange>
        </w:rPr>
        <w:t>informasi</w:t>
      </w:r>
      <w:proofErr w:type="spellEnd"/>
      <w:r w:rsidRPr="00922713">
        <w:rPr>
          <w:rFonts w:ascii="Arial" w:hAnsi="Arial" w:cs="Arial"/>
          <w:sz w:val="22"/>
          <w:szCs w:val="22"/>
          <w:rPrChange w:id="2420" w:author="Syahrani Rachmawati Sadino" w:date="2025-01-31T14:35:00Z">
            <w:rPr>
              <w:rFonts w:asciiTheme="minorBidi" w:hAnsiTheme="minorBidi" w:cstheme="minorBidi"/>
              <w:sz w:val="22"/>
              <w:szCs w:val="22"/>
            </w:rPr>
          </w:rPrChange>
        </w:rPr>
        <w:t xml:space="preserve"> yang</w:t>
      </w:r>
      <w:r w:rsidRPr="00922713">
        <w:rPr>
          <w:rFonts w:ascii="Arial" w:hAnsi="Arial" w:cs="Arial"/>
          <w:sz w:val="22"/>
          <w:szCs w:val="22"/>
          <w:lang w:val="en-US"/>
          <w:rPrChange w:id="2421" w:author="Syahrani Rachmawati Sadino" w:date="2025-01-31T14:35:00Z">
            <w:rPr>
              <w:rFonts w:asciiTheme="minorBidi" w:hAnsiTheme="minorBidi" w:cstheme="minorBidi"/>
              <w:sz w:val="22"/>
              <w:szCs w:val="22"/>
              <w:lang w:val="en-US"/>
            </w:rPr>
          </w:rPrChange>
        </w:rPr>
        <w:t>:</w:t>
      </w:r>
    </w:p>
    <w:p w14:paraId="0B11480F" w14:textId="74556713" w:rsidR="001E317A" w:rsidRPr="00922713" w:rsidRDefault="004762BC">
      <w:pPr>
        <w:pStyle w:val="BodyTextIndent"/>
        <w:keepNext w:val="0"/>
        <w:keepLines w:val="0"/>
        <w:numPr>
          <w:ilvl w:val="0"/>
          <w:numId w:val="58"/>
        </w:numPr>
        <w:tabs>
          <w:tab w:val="clear" w:pos="964"/>
        </w:tabs>
        <w:spacing w:after="0" w:line="276" w:lineRule="auto"/>
        <w:ind w:left="851" w:hanging="426"/>
        <w:rPr>
          <w:rFonts w:ascii="Arial" w:hAnsi="Arial" w:cs="Arial"/>
          <w:sz w:val="22"/>
          <w:szCs w:val="22"/>
          <w:rPrChange w:id="2422" w:author="Syahrani Rachmawati Sadino" w:date="2025-01-31T14:35:00Z">
            <w:rPr>
              <w:rFonts w:asciiTheme="minorBidi" w:hAnsiTheme="minorBidi" w:cstheme="minorBidi"/>
              <w:sz w:val="22"/>
              <w:szCs w:val="22"/>
            </w:rPr>
          </w:rPrChange>
        </w:rPr>
        <w:pPrChange w:id="2423" w:author="Syahrani Rachmawati Sadino" w:date="2025-01-31T15:00:00Z">
          <w:pPr>
            <w:pStyle w:val="BodyTextIndent"/>
            <w:keepNext w:val="0"/>
            <w:keepLines w:val="0"/>
            <w:numPr>
              <w:numId w:val="58"/>
            </w:numPr>
            <w:tabs>
              <w:tab w:val="clear" w:pos="720"/>
              <w:tab w:val="num" w:pos="964"/>
            </w:tabs>
            <w:spacing w:after="0" w:line="276" w:lineRule="auto"/>
            <w:ind w:left="851" w:hanging="426"/>
          </w:pPr>
        </w:pPrChange>
      </w:pPr>
      <w:r w:rsidRPr="00922713">
        <w:rPr>
          <w:rFonts w:ascii="Arial" w:hAnsi="Arial" w:cs="Arial"/>
          <w:sz w:val="22"/>
          <w:szCs w:val="22"/>
          <w:lang w:val="en-US"/>
          <w:rPrChange w:id="2424" w:author="Syahrani Rachmawati Sadino" w:date="2025-01-31T14:35:00Z">
            <w:rPr>
              <w:rFonts w:asciiTheme="minorBidi" w:hAnsiTheme="minorBidi" w:cstheme="minorBidi"/>
              <w:sz w:val="22"/>
              <w:szCs w:val="22"/>
              <w:lang w:val="en-US"/>
            </w:rPr>
          </w:rPrChange>
        </w:rPr>
        <w:t>T</w:t>
      </w:r>
      <w:proofErr w:type="spellStart"/>
      <w:r w:rsidR="001E317A" w:rsidRPr="00922713">
        <w:rPr>
          <w:rFonts w:ascii="Arial" w:hAnsi="Arial" w:cs="Arial"/>
          <w:sz w:val="22"/>
          <w:szCs w:val="22"/>
          <w:rPrChange w:id="2425" w:author="Syahrani Rachmawati Sadino" w:date="2025-01-31T14:35:00Z">
            <w:rPr>
              <w:rFonts w:asciiTheme="minorBidi" w:hAnsiTheme="minorBidi" w:cstheme="minorBidi"/>
              <w:sz w:val="22"/>
              <w:szCs w:val="22"/>
            </w:rPr>
          </w:rPrChange>
        </w:rPr>
        <w:t>elah</w:t>
      </w:r>
      <w:proofErr w:type="spellEnd"/>
      <w:r w:rsidR="001E317A" w:rsidRPr="00922713">
        <w:rPr>
          <w:rFonts w:ascii="Arial" w:hAnsi="Arial" w:cs="Arial"/>
          <w:sz w:val="22"/>
          <w:szCs w:val="22"/>
          <w:rPrChange w:id="2426"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27" w:author="Syahrani Rachmawati Sadino" w:date="2025-01-31T14:35:00Z">
            <w:rPr>
              <w:rFonts w:asciiTheme="minorBidi" w:hAnsiTheme="minorBidi" w:cstheme="minorBidi"/>
              <w:sz w:val="22"/>
              <w:szCs w:val="22"/>
            </w:rPr>
          </w:rPrChange>
        </w:rPr>
        <w:t>diketahui</w:t>
      </w:r>
      <w:proofErr w:type="spellEnd"/>
      <w:r w:rsidR="001E317A" w:rsidRPr="00922713">
        <w:rPr>
          <w:rFonts w:ascii="Arial" w:hAnsi="Arial" w:cs="Arial"/>
          <w:sz w:val="22"/>
          <w:szCs w:val="22"/>
          <w:rPrChange w:id="2428"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29" w:author="Syahrani Rachmawati Sadino" w:date="2025-01-31T14:35:00Z">
            <w:rPr>
              <w:rFonts w:asciiTheme="minorBidi" w:hAnsiTheme="minorBidi" w:cstheme="minorBidi"/>
              <w:sz w:val="22"/>
              <w:szCs w:val="22"/>
            </w:rPr>
          </w:rPrChange>
        </w:rPr>
        <w:t>atau</w:t>
      </w:r>
      <w:proofErr w:type="spellEnd"/>
      <w:r w:rsidR="001E317A" w:rsidRPr="00922713">
        <w:rPr>
          <w:rFonts w:ascii="Arial" w:hAnsi="Arial" w:cs="Arial"/>
          <w:sz w:val="22"/>
          <w:szCs w:val="22"/>
          <w:rPrChange w:id="2430"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31" w:author="Syahrani Rachmawati Sadino" w:date="2025-01-31T14:35:00Z">
            <w:rPr>
              <w:rFonts w:asciiTheme="minorBidi" w:hAnsiTheme="minorBidi" w:cstheme="minorBidi"/>
              <w:sz w:val="22"/>
              <w:szCs w:val="22"/>
            </w:rPr>
          </w:rPrChange>
        </w:rPr>
        <w:t>telah</w:t>
      </w:r>
      <w:proofErr w:type="spellEnd"/>
      <w:r w:rsidR="001E317A" w:rsidRPr="00922713">
        <w:rPr>
          <w:rFonts w:ascii="Arial" w:hAnsi="Arial" w:cs="Arial"/>
          <w:sz w:val="22"/>
          <w:szCs w:val="22"/>
          <w:rPrChange w:id="2432"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33" w:author="Syahrani Rachmawati Sadino" w:date="2025-01-31T14:35:00Z">
            <w:rPr>
              <w:rFonts w:asciiTheme="minorBidi" w:hAnsiTheme="minorBidi" w:cstheme="minorBidi"/>
              <w:sz w:val="22"/>
              <w:szCs w:val="22"/>
            </w:rPr>
          </w:rPrChange>
        </w:rPr>
        <w:t>secara</w:t>
      </w:r>
      <w:proofErr w:type="spellEnd"/>
      <w:r w:rsidR="001E317A" w:rsidRPr="00922713">
        <w:rPr>
          <w:rFonts w:ascii="Arial" w:hAnsi="Arial" w:cs="Arial"/>
          <w:sz w:val="22"/>
          <w:szCs w:val="22"/>
          <w:rPrChange w:id="2434"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35" w:author="Syahrani Rachmawati Sadino" w:date="2025-01-31T14:35:00Z">
            <w:rPr>
              <w:rFonts w:asciiTheme="minorBidi" w:hAnsiTheme="minorBidi" w:cstheme="minorBidi"/>
              <w:sz w:val="22"/>
              <w:szCs w:val="22"/>
            </w:rPr>
          </w:rPrChange>
        </w:rPr>
        <w:t>sah</w:t>
      </w:r>
      <w:proofErr w:type="spellEnd"/>
      <w:r w:rsidR="001E317A" w:rsidRPr="00922713">
        <w:rPr>
          <w:rFonts w:ascii="Arial" w:hAnsi="Arial" w:cs="Arial"/>
          <w:sz w:val="22"/>
          <w:szCs w:val="22"/>
          <w:rPrChange w:id="2436"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37" w:author="Syahrani Rachmawati Sadino" w:date="2025-01-31T14:35:00Z">
            <w:rPr>
              <w:rFonts w:asciiTheme="minorBidi" w:hAnsiTheme="minorBidi" w:cstheme="minorBidi"/>
              <w:sz w:val="22"/>
              <w:szCs w:val="22"/>
            </w:rPr>
          </w:rPrChange>
        </w:rPr>
        <w:t>dimiliki</w:t>
      </w:r>
      <w:proofErr w:type="spellEnd"/>
      <w:r w:rsidR="001E317A" w:rsidRPr="00922713">
        <w:rPr>
          <w:rFonts w:ascii="Arial" w:hAnsi="Arial" w:cs="Arial"/>
          <w:sz w:val="22"/>
          <w:szCs w:val="22"/>
          <w:rPrChange w:id="2438" w:author="Syahrani Rachmawati Sadino" w:date="2025-01-31T14:35:00Z">
            <w:rPr>
              <w:rFonts w:asciiTheme="minorBidi" w:hAnsiTheme="minorBidi" w:cstheme="minorBidi"/>
              <w:sz w:val="22"/>
              <w:szCs w:val="22"/>
            </w:rPr>
          </w:rPrChange>
        </w:rPr>
        <w:t xml:space="preserve"> oleh </w:t>
      </w:r>
      <w:proofErr w:type="spellStart"/>
      <w:r w:rsidR="001E317A" w:rsidRPr="00922713">
        <w:rPr>
          <w:rFonts w:ascii="Arial" w:hAnsi="Arial" w:cs="Arial"/>
          <w:sz w:val="22"/>
          <w:szCs w:val="22"/>
          <w:rPrChange w:id="2439" w:author="Syahrani Rachmawati Sadino" w:date="2025-01-31T14:35:00Z">
            <w:rPr>
              <w:rFonts w:asciiTheme="minorBidi" w:hAnsiTheme="minorBidi" w:cstheme="minorBidi"/>
              <w:sz w:val="22"/>
              <w:szCs w:val="22"/>
            </w:rPr>
          </w:rPrChange>
        </w:rPr>
        <w:t>Penerima</w:t>
      </w:r>
      <w:proofErr w:type="spellEnd"/>
      <w:r w:rsidR="001E317A" w:rsidRPr="00922713">
        <w:rPr>
          <w:rFonts w:ascii="Arial" w:hAnsi="Arial" w:cs="Arial"/>
          <w:sz w:val="22"/>
          <w:szCs w:val="22"/>
          <w:rPrChange w:id="2440"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41" w:author="Syahrani Rachmawati Sadino" w:date="2025-01-31T14:35:00Z">
            <w:rPr>
              <w:rFonts w:asciiTheme="minorBidi" w:hAnsiTheme="minorBidi" w:cstheme="minorBidi"/>
              <w:sz w:val="22"/>
              <w:szCs w:val="22"/>
            </w:rPr>
          </w:rPrChange>
        </w:rPr>
        <w:t>sebelum</w:t>
      </w:r>
      <w:proofErr w:type="spellEnd"/>
      <w:r w:rsidR="001E317A" w:rsidRPr="00922713">
        <w:rPr>
          <w:rFonts w:ascii="Arial" w:hAnsi="Arial" w:cs="Arial"/>
          <w:sz w:val="22"/>
          <w:szCs w:val="22"/>
          <w:rPrChange w:id="2442"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43" w:author="Syahrani Rachmawati Sadino" w:date="2025-01-31T14:35:00Z">
            <w:rPr>
              <w:rFonts w:asciiTheme="minorBidi" w:hAnsiTheme="minorBidi" w:cstheme="minorBidi"/>
              <w:sz w:val="22"/>
              <w:szCs w:val="22"/>
            </w:rPr>
          </w:rPrChange>
        </w:rPr>
        <w:t>diungkapkan</w:t>
      </w:r>
      <w:proofErr w:type="spellEnd"/>
      <w:r w:rsidR="001E317A" w:rsidRPr="00922713">
        <w:rPr>
          <w:rFonts w:ascii="Arial" w:hAnsi="Arial" w:cs="Arial"/>
          <w:sz w:val="22"/>
          <w:szCs w:val="22"/>
          <w:rPrChange w:id="2444" w:author="Syahrani Rachmawati Sadino" w:date="2025-01-31T14:35:00Z">
            <w:rPr>
              <w:rFonts w:asciiTheme="minorBidi" w:hAnsiTheme="minorBidi" w:cstheme="minorBidi"/>
              <w:sz w:val="22"/>
              <w:szCs w:val="22"/>
            </w:rPr>
          </w:rPrChange>
        </w:rPr>
        <w:t xml:space="preserve"> oleh </w:t>
      </w:r>
      <w:proofErr w:type="spellStart"/>
      <w:r w:rsidR="001E317A" w:rsidRPr="00922713">
        <w:rPr>
          <w:rFonts w:ascii="Arial" w:hAnsi="Arial" w:cs="Arial"/>
          <w:sz w:val="22"/>
          <w:szCs w:val="22"/>
          <w:rPrChange w:id="2445" w:author="Syahrani Rachmawati Sadino" w:date="2025-01-31T14:35:00Z">
            <w:rPr>
              <w:rFonts w:asciiTheme="minorBidi" w:hAnsiTheme="minorBidi" w:cstheme="minorBidi"/>
              <w:sz w:val="22"/>
              <w:szCs w:val="22"/>
            </w:rPr>
          </w:rPrChange>
        </w:rPr>
        <w:t>Pengungkap</w:t>
      </w:r>
      <w:proofErr w:type="spellEnd"/>
      <w:r w:rsidR="001E317A" w:rsidRPr="00922713">
        <w:rPr>
          <w:rFonts w:ascii="Arial" w:hAnsi="Arial" w:cs="Arial"/>
          <w:sz w:val="22"/>
          <w:szCs w:val="22"/>
          <w:rPrChange w:id="2446"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47" w:author="Syahrani Rachmawati Sadino" w:date="2025-01-31T14:35:00Z">
            <w:rPr>
              <w:rFonts w:asciiTheme="minorBidi" w:hAnsiTheme="minorBidi" w:cstheme="minorBidi"/>
              <w:sz w:val="22"/>
              <w:szCs w:val="22"/>
            </w:rPr>
          </w:rPrChange>
        </w:rPr>
        <w:t>berdasarkan</w:t>
      </w:r>
      <w:proofErr w:type="spellEnd"/>
      <w:r w:rsidR="001E317A" w:rsidRPr="00922713">
        <w:rPr>
          <w:rFonts w:ascii="Arial" w:hAnsi="Arial" w:cs="Arial"/>
          <w:sz w:val="22"/>
          <w:szCs w:val="22"/>
          <w:rPrChange w:id="2448"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49" w:author="Syahrani Rachmawati Sadino" w:date="2025-01-31T14:35:00Z">
            <w:rPr>
              <w:rFonts w:asciiTheme="minorBidi" w:hAnsiTheme="minorBidi" w:cstheme="minorBidi"/>
              <w:sz w:val="22"/>
              <w:szCs w:val="22"/>
            </w:rPr>
          </w:rPrChange>
        </w:rPr>
        <w:t>Perjanjian</w:t>
      </w:r>
      <w:proofErr w:type="spellEnd"/>
      <w:r w:rsidR="001E317A" w:rsidRPr="00922713">
        <w:rPr>
          <w:rFonts w:ascii="Arial" w:hAnsi="Arial" w:cs="Arial"/>
          <w:sz w:val="22"/>
          <w:szCs w:val="22"/>
          <w:rPrChange w:id="2450"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51" w:author="Syahrani Rachmawati Sadino" w:date="2025-01-31T14:35:00Z">
            <w:rPr>
              <w:rFonts w:asciiTheme="minorBidi" w:hAnsiTheme="minorBidi" w:cstheme="minorBidi"/>
              <w:sz w:val="22"/>
              <w:szCs w:val="22"/>
            </w:rPr>
          </w:rPrChange>
        </w:rPr>
        <w:t>ini</w:t>
      </w:r>
      <w:proofErr w:type="spellEnd"/>
      <w:r w:rsidR="001E317A" w:rsidRPr="00922713">
        <w:rPr>
          <w:rFonts w:ascii="Arial" w:hAnsi="Arial" w:cs="Arial"/>
          <w:sz w:val="22"/>
          <w:szCs w:val="22"/>
          <w:rPrChange w:id="2452" w:author="Syahrani Rachmawati Sadino" w:date="2025-01-31T14:35:00Z">
            <w:rPr>
              <w:rFonts w:asciiTheme="minorBidi" w:hAnsiTheme="minorBidi" w:cstheme="minorBidi"/>
              <w:sz w:val="22"/>
              <w:szCs w:val="22"/>
            </w:rPr>
          </w:rPrChange>
        </w:rPr>
        <w:t xml:space="preserve"> dan </w:t>
      </w:r>
      <w:proofErr w:type="spellStart"/>
      <w:r w:rsidR="001E317A" w:rsidRPr="00922713">
        <w:rPr>
          <w:rFonts w:ascii="Arial" w:hAnsi="Arial" w:cs="Arial"/>
          <w:sz w:val="22"/>
          <w:szCs w:val="22"/>
          <w:rPrChange w:id="2453" w:author="Syahrani Rachmawati Sadino" w:date="2025-01-31T14:35:00Z">
            <w:rPr>
              <w:rFonts w:asciiTheme="minorBidi" w:hAnsiTheme="minorBidi" w:cstheme="minorBidi"/>
              <w:sz w:val="22"/>
              <w:szCs w:val="22"/>
            </w:rPr>
          </w:rPrChange>
        </w:rPr>
        <w:t>tidak</w:t>
      </w:r>
      <w:proofErr w:type="spellEnd"/>
      <w:r w:rsidR="001E317A" w:rsidRPr="00922713">
        <w:rPr>
          <w:rFonts w:ascii="Arial" w:hAnsi="Arial" w:cs="Arial"/>
          <w:sz w:val="22"/>
          <w:szCs w:val="22"/>
          <w:rPrChange w:id="2454"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55" w:author="Syahrani Rachmawati Sadino" w:date="2025-01-31T14:35:00Z">
            <w:rPr>
              <w:rFonts w:asciiTheme="minorBidi" w:hAnsiTheme="minorBidi" w:cstheme="minorBidi"/>
              <w:sz w:val="22"/>
              <w:szCs w:val="22"/>
            </w:rPr>
          </w:rPrChange>
        </w:rPr>
        <w:t>diperoleh</w:t>
      </w:r>
      <w:proofErr w:type="spellEnd"/>
      <w:r w:rsidR="001E317A" w:rsidRPr="00922713">
        <w:rPr>
          <w:rFonts w:ascii="Arial" w:hAnsi="Arial" w:cs="Arial"/>
          <w:sz w:val="22"/>
          <w:szCs w:val="22"/>
          <w:rPrChange w:id="2456"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57" w:author="Syahrani Rachmawati Sadino" w:date="2025-01-31T14:35:00Z">
            <w:rPr>
              <w:rFonts w:asciiTheme="minorBidi" w:hAnsiTheme="minorBidi" w:cstheme="minorBidi"/>
              <w:sz w:val="22"/>
              <w:szCs w:val="22"/>
            </w:rPr>
          </w:rPrChange>
        </w:rPr>
        <w:t>atau</w:t>
      </w:r>
      <w:proofErr w:type="spellEnd"/>
      <w:r w:rsidR="001E317A" w:rsidRPr="00922713">
        <w:rPr>
          <w:rFonts w:ascii="Arial" w:hAnsi="Arial" w:cs="Arial"/>
          <w:sz w:val="22"/>
          <w:szCs w:val="22"/>
          <w:rPrChange w:id="2458"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59" w:author="Syahrani Rachmawati Sadino" w:date="2025-01-31T14:35:00Z">
            <w:rPr>
              <w:rFonts w:asciiTheme="minorBidi" w:hAnsiTheme="minorBidi" w:cstheme="minorBidi"/>
              <w:sz w:val="22"/>
              <w:szCs w:val="22"/>
            </w:rPr>
          </w:rPrChange>
        </w:rPr>
        <w:t>didapatkan</w:t>
      </w:r>
      <w:proofErr w:type="spellEnd"/>
      <w:r w:rsidR="001E317A" w:rsidRPr="00922713">
        <w:rPr>
          <w:rFonts w:ascii="Arial" w:hAnsi="Arial" w:cs="Arial"/>
          <w:sz w:val="22"/>
          <w:szCs w:val="22"/>
          <w:rPrChange w:id="2460"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61" w:author="Syahrani Rachmawati Sadino" w:date="2025-01-31T14:35:00Z">
            <w:rPr>
              <w:rFonts w:asciiTheme="minorBidi" w:hAnsiTheme="minorBidi" w:cstheme="minorBidi"/>
              <w:sz w:val="22"/>
              <w:szCs w:val="22"/>
            </w:rPr>
          </w:rPrChange>
        </w:rPr>
        <w:t>secara</w:t>
      </w:r>
      <w:proofErr w:type="spellEnd"/>
      <w:r w:rsidR="001E317A" w:rsidRPr="00922713">
        <w:rPr>
          <w:rFonts w:ascii="Arial" w:hAnsi="Arial" w:cs="Arial"/>
          <w:sz w:val="22"/>
          <w:szCs w:val="22"/>
          <w:rPrChange w:id="2462"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63" w:author="Syahrani Rachmawati Sadino" w:date="2025-01-31T14:35:00Z">
            <w:rPr>
              <w:rFonts w:asciiTheme="minorBidi" w:hAnsiTheme="minorBidi" w:cstheme="minorBidi"/>
              <w:sz w:val="22"/>
              <w:szCs w:val="22"/>
            </w:rPr>
          </w:rPrChange>
        </w:rPr>
        <w:t>langsung</w:t>
      </w:r>
      <w:proofErr w:type="spellEnd"/>
      <w:r w:rsidR="001E317A" w:rsidRPr="00922713">
        <w:rPr>
          <w:rFonts w:ascii="Arial" w:hAnsi="Arial" w:cs="Arial"/>
          <w:sz w:val="22"/>
          <w:szCs w:val="22"/>
          <w:rPrChange w:id="2464"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65" w:author="Syahrani Rachmawati Sadino" w:date="2025-01-31T14:35:00Z">
            <w:rPr>
              <w:rFonts w:asciiTheme="minorBidi" w:hAnsiTheme="minorBidi" w:cstheme="minorBidi"/>
              <w:sz w:val="22"/>
              <w:szCs w:val="22"/>
            </w:rPr>
          </w:rPrChange>
        </w:rPr>
        <w:t>dari</w:t>
      </w:r>
      <w:proofErr w:type="spellEnd"/>
      <w:r w:rsidR="001E317A" w:rsidRPr="00922713">
        <w:rPr>
          <w:rFonts w:ascii="Arial" w:hAnsi="Arial" w:cs="Arial"/>
          <w:sz w:val="22"/>
          <w:szCs w:val="22"/>
          <w:rPrChange w:id="2466"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67" w:author="Syahrani Rachmawati Sadino" w:date="2025-01-31T14:35:00Z">
            <w:rPr>
              <w:rFonts w:asciiTheme="minorBidi" w:hAnsiTheme="minorBidi" w:cstheme="minorBidi"/>
              <w:sz w:val="22"/>
              <w:szCs w:val="22"/>
            </w:rPr>
          </w:rPrChange>
        </w:rPr>
        <w:t>Pengungkap</w:t>
      </w:r>
      <w:proofErr w:type="spellEnd"/>
      <w:r w:rsidR="005D130D" w:rsidRPr="00922713">
        <w:rPr>
          <w:rFonts w:ascii="Arial" w:hAnsi="Arial" w:cs="Arial"/>
          <w:sz w:val="22"/>
          <w:szCs w:val="22"/>
          <w:lang w:val="en-US"/>
          <w:rPrChange w:id="2468" w:author="Syahrani Rachmawati Sadino" w:date="2025-01-31T14:35:00Z">
            <w:rPr>
              <w:rFonts w:asciiTheme="minorBidi" w:hAnsiTheme="minorBidi" w:cstheme="minorBidi"/>
              <w:sz w:val="22"/>
              <w:szCs w:val="22"/>
              <w:lang w:val="en-US"/>
            </w:rPr>
          </w:rPrChange>
        </w:rPr>
        <w:t>.</w:t>
      </w:r>
    </w:p>
    <w:p w14:paraId="3106184E" w14:textId="0724715B" w:rsidR="001E317A" w:rsidRPr="00922713" w:rsidRDefault="004762BC">
      <w:pPr>
        <w:pStyle w:val="BodyTextIndent"/>
        <w:keepNext w:val="0"/>
        <w:keepLines w:val="0"/>
        <w:numPr>
          <w:ilvl w:val="0"/>
          <w:numId w:val="58"/>
        </w:numPr>
        <w:tabs>
          <w:tab w:val="clear" w:pos="964"/>
        </w:tabs>
        <w:spacing w:after="0" w:line="276" w:lineRule="auto"/>
        <w:ind w:left="851" w:hanging="426"/>
        <w:rPr>
          <w:rFonts w:ascii="Arial" w:hAnsi="Arial" w:cs="Arial"/>
          <w:sz w:val="22"/>
          <w:szCs w:val="22"/>
          <w:rPrChange w:id="2469" w:author="Syahrani Rachmawati Sadino" w:date="2025-01-31T14:35:00Z">
            <w:rPr>
              <w:rFonts w:asciiTheme="minorBidi" w:hAnsiTheme="minorBidi" w:cstheme="minorBidi"/>
              <w:sz w:val="22"/>
              <w:szCs w:val="22"/>
            </w:rPr>
          </w:rPrChange>
        </w:rPr>
        <w:pPrChange w:id="2470" w:author="Syahrani Rachmawati Sadino" w:date="2025-01-31T15:00:00Z">
          <w:pPr>
            <w:pStyle w:val="BodyTextIndent"/>
            <w:keepNext w:val="0"/>
            <w:keepLines w:val="0"/>
            <w:numPr>
              <w:numId w:val="58"/>
            </w:numPr>
            <w:tabs>
              <w:tab w:val="clear" w:pos="720"/>
              <w:tab w:val="num" w:pos="964"/>
            </w:tabs>
            <w:spacing w:after="0" w:line="276" w:lineRule="auto"/>
            <w:ind w:left="851" w:hanging="426"/>
          </w:pPr>
        </w:pPrChange>
      </w:pPr>
      <w:r w:rsidRPr="00922713">
        <w:rPr>
          <w:rFonts w:ascii="Arial" w:hAnsi="Arial" w:cs="Arial"/>
          <w:sz w:val="22"/>
          <w:szCs w:val="22"/>
          <w:lang w:val="en-US"/>
          <w:rPrChange w:id="2471" w:author="Syahrani Rachmawati Sadino" w:date="2025-01-31T14:35:00Z">
            <w:rPr>
              <w:rFonts w:asciiTheme="minorBidi" w:hAnsiTheme="minorBidi" w:cstheme="minorBidi"/>
              <w:sz w:val="22"/>
              <w:szCs w:val="22"/>
              <w:lang w:val="en-US"/>
            </w:rPr>
          </w:rPrChange>
        </w:rPr>
        <w:t>T</w:t>
      </w:r>
      <w:proofErr w:type="spellStart"/>
      <w:r w:rsidR="001E317A" w:rsidRPr="00922713">
        <w:rPr>
          <w:rFonts w:ascii="Arial" w:hAnsi="Arial" w:cs="Arial"/>
          <w:sz w:val="22"/>
          <w:szCs w:val="22"/>
          <w:rPrChange w:id="2472" w:author="Syahrani Rachmawati Sadino" w:date="2025-01-31T14:35:00Z">
            <w:rPr>
              <w:rFonts w:asciiTheme="minorBidi" w:hAnsiTheme="minorBidi" w:cstheme="minorBidi"/>
              <w:sz w:val="22"/>
              <w:szCs w:val="22"/>
            </w:rPr>
          </w:rPrChange>
        </w:rPr>
        <w:t>elah</w:t>
      </w:r>
      <w:proofErr w:type="spellEnd"/>
      <w:r w:rsidR="001E317A" w:rsidRPr="00922713">
        <w:rPr>
          <w:rFonts w:ascii="Arial" w:hAnsi="Arial" w:cs="Arial"/>
          <w:sz w:val="22"/>
          <w:szCs w:val="22"/>
          <w:rPrChange w:id="2473"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74" w:author="Syahrani Rachmawati Sadino" w:date="2025-01-31T14:35:00Z">
            <w:rPr>
              <w:rFonts w:asciiTheme="minorBidi" w:hAnsiTheme="minorBidi" w:cstheme="minorBidi"/>
              <w:sz w:val="22"/>
              <w:szCs w:val="22"/>
            </w:rPr>
          </w:rPrChange>
        </w:rPr>
        <w:t>diketahui</w:t>
      </w:r>
      <w:proofErr w:type="spellEnd"/>
      <w:r w:rsidR="001E317A" w:rsidRPr="00922713">
        <w:rPr>
          <w:rFonts w:ascii="Arial" w:hAnsi="Arial" w:cs="Arial"/>
          <w:sz w:val="22"/>
          <w:szCs w:val="22"/>
          <w:rPrChange w:id="2475"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76" w:author="Syahrani Rachmawati Sadino" w:date="2025-01-31T14:35:00Z">
            <w:rPr>
              <w:rFonts w:asciiTheme="minorBidi" w:hAnsiTheme="minorBidi" w:cstheme="minorBidi"/>
              <w:sz w:val="22"/>
              <w:szCs w:val="22"/>
            </w:rPr>
          </w:rPrChange>
        </w:rPr>
        <w:t>umum</w:t>
      </w:r>
      <w:proofErr w:type="spellEnd"/>
      <w:r w:rsidR="001E317A" w:rsidRPr="00922713">
        <w:rPr>
          <w:rFonts w:ascii="Arial" w:hAnsi="Arial" w:cs="Arial"/>
          <w:sz w:val="22"/>
          <w:szCs w:val="22"/>
          <w:rPrChange w:id="2477"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78" w:author="Syahrani Rachmawati Sadino" w:date="2025-01-31T14:35:00Z">
            <w:rPr>
              <w:rFonts w:asciiTheme="minorBidi" w:hAnsiTheme="minorBidi" w:cstheme="minorBidi"/>
              <w:sz w:val="22"/>
              <w:szCs w:val="22"/>
            </w:rPr>
          </w:rPrChange>
        </w:rPr>
        <w:t>atau</w:t>
      </w:r>
      <w:proofErr w:type="spellEnd"/>
      <w:r w:rsidR="001E317A" w:rsidRPr="00922713">
        <w:rPr>
          <w:rFonts w:ascii="Arial" w:hAnsi="Arial" w:cs="Arial"/>
          <w:sz w:val="22"/>
          <w:szCs w:val="22"/>
          <w:rPrChange w:id="2479"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80" w:author="Syahrani Rachmawati Sadino" w:date="2025-01-31T14:35:00Z">
            <w:rPr>
              <w:rFonts w:asciiTheme="minorBidi" w:hAnsiTheme="minorBidi" w:cstheme="minorBidi"/>
              <w:sz w:val="22"/>
              <w:szCs w:val="22"/>
            </w:rPr>
          </w:rPrChange>
        </w:rPr>
        <w:t>sudah</w:t>
      </w:r>
      <w:proofErr w:type="spellEnd"/>
      <w:r w:rsidR="001E317A" w:rsidRPr="00922713">
        <w:rPr>
          <w:rFonts w:ascii="Arial" w:hAnsi="Arial" w:cs="Arial"/>
          <w:sz w:val="22"/>
          <w:szCs w:val="22"/>
          <w:rPrChange w:id="2481"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82" w:author="Syahrani Rachmawati Sadino" w:date="2025-01-31T14:35:00Z">
            <w:rPr>
              <w:rFonts w:asciiTheme="minorBidi" w:hAnsiTheme="minorBidi" w:cstheme="minorBidi"/>
              <w:sz w:val="22"/>
              <w:szCs w:val="22"/>
            </w:rPr>
          </w:rPrChange>
        </w:rPr>
        <w:t>menjadi</w:t>
      </w:r>
      <w:proofErr w:type="spellEnd"/>
      <w:r w:rsidR="001E317A" w:rsidRPr="00922713">
        <w:rPr>
          <w:rFonts w:ascii="Arial" w:hAnsi="Arial" w:cs="Arial"/>
          <w:sz w:val="22"/>
          <w:szCs w:val="22"/>
          <w:rPrChange w:id="2483"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84" w:author="Syahrani Rachmawati Sadino" w:date="2025-01-31T14:35:00Z">
            <w:rPr>
              <w:rFonts w:asciiTheme="minorBidi" w:hAnsiTheme="minorBidi" w:cstheme="minorBidi"/>
              <w:sz w:val="22"/>
              <w:szCs w:val="22"/>
            </w:rPr>
          </w:rPrChange>
        </w:rPr>
        <w:t>milik</w:t>
      </w:r>
      <w:proofErr w:type="spellEnd"/>
      <w:r w:rsidR="001E317A" w:rsidRPr="00922713">
        <w:rPr>
          <w:rFonts w:ascii="Arial" w:hAnsi="Arial" w:cs="Arial"/>
          <w:sz w:val="22"/>
          <w:szCs w:val="22"/>
          <w:rPrChange w:id="2485"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86" w:author="Syahrani Rachmawati Sadino" w:date="2025-01-31T14:35:00Z">
            <w:rPr>
              <w:rFonts w:asciiTheme="minorBidi" w:hAnsiTheme="minorBidi" w:cstheme="minorBidi"/>
              <w:sz w:val="22"/>
              <w:szCs w:val="22"/>
            </w:rPr>
          </w:rPrChange>
        </w:rPr>
        <w:t>Penerima</w:t>
      </w:r>
      <w:proofErr w:type="spellEnd"/>
      <w:r w:rsidR="001E317A" w:rsidRPr="00922713">
        <w:rPr>
          <w:rFonts w:ascii="Arial" w:hAnsi="Arial" w:cs="Arial"/>
          <w:sz w:val="22"/>
          <w:szCs w:val="22"/>
          <w:rPrChange w:id="2487" w:author="Syahrani Rachmawati Sadino" w:date="2025-01-31T14:35:00Z">
            <w:rPr>
              <w:rFonts w:asciiTheme="minorBidi" w:hAnsiTheme="minorBidi" w:cstheme="minorBidi"/>
              <w:sz w:val="22"/>
              <w:szCs w:val="22"/>
            </w:rPr>
          </w:rPrChange>
        </w:rPr>
        <w:t xml:space="preserve"> pada </w:t>
      </w:r>
      <w:proofErr w:type="spellStart"/>
      <w:r w:rsidR="001E317A" w:rsidRPr="00922713">
        <w:rPr>
          <w:rFonts w:ascii="Arial" w:hAnsi="Arial" w:cs="Arial"/>
          <w:sz w:val="22"/>
          <w:szCs w:val="22"/>
          <w:rPrChange w:id="2488" w:author="Syahrani Rachmawati Sadino" w:date="2025-01-31T14:35:00Z">
            <w:rPr>
              <w:rFonts w:asciiTheme="minorBidi" w:hAnsiTheme="minorBidi" w:cstheme="minorBidi"/>
              <w:sz w:val="22"/>
              <w:szCs w:val="22"/>
            </w:rPr>
          </w:rPrChange>
        </w:rPr>
        <w:t>saat</w:t>
      </w:r>
      <w:proofErr w:type="spellEnd"/>
      <w:r w:rsidR="001E317A" w:rsidRPr="00922713">
        <w:rPr>
          <w:rFonts w:ascii="Arial" w:hAnsi="Arial" w:cs="Arial"/>
          <w:sz w:val="22"/>
          <w:szCs w:val="22"/>
          <w:rPrChange w:id="2489"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90" w:author="Syahrani Rachmawati Sadino" w:date="2025-01-31T14:35:00Z">
            <w:rPr>
              <w:rFonts w:asciiTheme="minorBidi" w:hAnsiTheme="minorBidi" w:cstheme="minorBidi"/>
              <w:sz w:val="22"/>
              <w:szCs w:val="22"/>
            </w:rPr>
          </w:rPrChange>
        </w:rPr>
        <w:t>pengungkapan</w:t>
      </w:r>
      <w:proofErr w:type="spellEnd"/>
      <w:r w:rsidR="001E317A" w:rsidRPr="00922713">
        <w:rPr>
          <w:rFonts w:ascii="Arial" w:hAnsi="Arial" w:cs="Arial"/>
          <w:sz w:val="22"/>
          <w:szCs w:val="22"/>
          <w:rPrChange w:id="2491"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92" w:author="Syahrani Rachmawati Sadino" w:date="2025-01-31T14:35:00Z">
            <w:rPr>
              <w:rFonts w:asciiTheme="minorBidi" w:hAnsiTheme="minorBidi" w:cstheme="minorBidi"/>
              <w:sz w:val="22"/>
              <w:szCs w:val="22"/>
            </w:rPr>
          </w:rPrChange>
        </w:rPr>
        <w:t>dilakukan</w:t>
      </w:r>
      <w:proofErr w:type="spellEnd"/>
      <w:r w:rsidR="001E317A" w:rsidRPr="00922713">
        <w:rPr>
          <w:rFonts w:ascii="Arial" w:hAnsi="Arial" w:cs="Arial"/>
          <w:sz w:val="22"/>
          <w:szCs w:val="22"/>
          <w:rPrChange w:id="2493"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94" w:author="Syahrani Rachmawati Sadino" w:date="2025-01-31T14:35:00Z">
            <w:rPr>
              <w:rFonts w:asciiTheme="minorBidi" w:hAnsiTheme="minorBidi" w:cstheme="minorBidi"/>
              <w:sz w:val="22"/>
              <w:szCs w:val="22"/>
            </w:rPr>
          </w:rPrChange>
        </w:rPr>
        <w:t>atau</w:t>
      </w:r>
      <w:proofErr w:type="spellEnd"/>
      <w:r w:rsidR="001E317A" w:rsidRPr="00922713">
        <w:rPr>
          <w:rFonts w:ascii="Arial" w:hAnsi="Arial" w:cs="Arial"/>
          <w:sz w:val="22"/>
          <w:szCs w:val="22"/>
          <w:rPrChange w:id="2495"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96" w:author="Syahrani Rachmawati Sadino" w:date="2025-01-31T14:35:00Z">
            <w:rPr>
              <w:rFonts w:asciiTheme="minorBidi" w:hAnsiTheme="minorBidi" w:cstheme="minorBidi"/>
              <w:sz w:val="22"/>
              <w:szCs w:val="22"/>
            </w:rPr>
          </w:rPrChange>
        </w:rPr>
        <w:t>menjadi</w:t>
      </w:r>
      <w:proofErr w:type="spellEnd"/>
      <w:r w:rsidR="001E317A" w:rsidRPr="00922713">
        <w:rPr>
          <w:rFonts w:ascii="Arial" w:hAnsi="Arial" w:cs="Arial"/>
          <w:sz w:val="22"/>
          <w:szCs w:val="22"/>
          <w:rPrChange w:id="2497"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498" w:author="Syahrani Rachmawati Sadino" w:date="2025-01-31T14:35:00Z">
            <w:rPr>
              <w:rFonts w:asciiTheme="minorBidi" w:hAnsiTheme="minorBidi" w:cstheme="minorBidi"/>
              <w:sz w:val="22"/>
              <w:szCs w:val="22"/>
            </w:rPr>
          </w:rPrChange>
        </w:rPr>
        <w:t>diketahui</w:t>
      </w:r>
      <w:proofErr w:type="spellEnd"/>
      <w:r w:rsidR="001E317A" w:rsidRPr="00922713">
        <w:rPr>
          <w:rFonts w:ascii="Arial" w:hAnsi="Arial" w:cs="Arial"/>
          <w:sz w:val="22"/>
          <w:szCs w:val="22"/>
          <w:rPrChange w:id="2499"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00" w:author="Syahrani Rachmawati Sadino" w:date="2025-01-31T14:35:00Z">
            <w:rPr>
              <w:rFonts w:asciiTheme="minorBidi" w:hAnsiTheme="minorBidi" w:cstheme="minorBidi"/>
              <w:sz w:val="22"/>
              <w:szCs w:val="22"/>
            </w:rPr>
          </w:rPrChange>
        </w:rPr>
        <w:t>umum</w:t>
      </w:r>
      <w:proofErr w:type="spellEnd"/>
      <w:r w:rsidR="001E317A" w:rsidRPr="00922713">
        <w:rPr>
          <w:rFonts w:ascii="Arial" w:hAnsi="Arial" w:cs="Arial"/>
          <w:sz w:val="22"/>
          <w:szCs w:val="22"/>
          <w:rPrChange w:id="2501"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02" w:author="Syahrani Rachmawati Sadino" w:date="2025-01-31T14:35:00Z">
            <w:rPr>
              <w:rFonts w:asciiTheme="minorBidi" w:hAnsiTheme="minorBidi" w:cstheme="minorBidi"/>
              <w:sz w:val="22"/>
              <w:szCs w:val="22"/>
            </w:rPr>
          </w:rPrChange>
        </w:rPr>
        <w:t>bukan</w:t>
      </w:r>
      <w:proofErr w:type="spellEnd"/>
      <w:r w:rsidR="001E317A" w:rsidRPr="00922713">
        <w:rPr>
          <w:rFonts w:ascii="Arial" w:hAnsi="Arial" w:cs="Arial"/>
          <w:sz w:val="22"/>
          <w:szCs w:val="22"/>
          <w:rPrChange w:id="2503"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04" w:author="Syahrani Rachmawati Sadino" w:date="2025-01-31T14:35:00Z">
            <w:rPr>
              <w:rFonts w:asciiTheme="minorBidi" w:hAnsiTheme="minorBidi" w:cstheme="minorBidi"/>
              <w:sz w:val="22"/>
              <w:szCs w:val="22"/>
            </w:rPr>
          </w:rPrChange>
        </w:rPr>
        <w:t>karena</w:t>
      </w:r>
      <w:proofErr w:type="spellEnd"/>
      <w:r w:rsidR="001E317A" w:rsidRPr="00922713">
        <w:rPr>
          <w:rFonts w:ascii="Arial" w:hAnsi="Arial" w:cs="Arial"/>
          <w:sz w:val="22"/>
          <w:szCs w:val="22"/>
          <w:rPrChange w:id="2505"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06" w:author="Syahrani Rachmawati Sadino" w:date="2025-01-31T14:35:00Z">
            <w:rPr>
              <w:rFonts w:asciiTheme="minorBidi" w:hAnsiTheme="minorBidi" w:cstheme="minorBidi"/>
              <w:sz w:val="22"/>
              <w:szCs w:val="22"/>
            </w:rPr>
          </w:rPrChange>
        </w:rPr>
        <w:t>perbuatan</w:t>
      </w:r>
      <w:proofErr w:type="spellEnd"/>
      <w:r w:rsidR="001E317A" w:rsidRPr="00922713">
        <w:rPr>
          <w:rFonts w:ascii="Arial" w:hAnsi="Arial" w:cs="Arial"/>
          <w:sz w:val="22"/>
          <w:szCs w:val="22"/>
          <w:rPrChange w:id="2507"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08" w:author="Syahrani Rachmawati Sadino" w:date="2025-01-31T14:35:00Z">
            <w:rPr>
              <w:rFonts w:asciiTheme="minorBidi" w:hAnsiTheme="minorBidi" w:cstheme="minorBidi"/>
              <w:sz w:val="22"/>
              <w:szCs w:val="22"/>
            </w:rPr>
          </w:rPrChange>
        </w:rPr>
        <w:t>kelalaian</w:t>
      </w:r>
      <w:proofErr w:type="spellEnd"/>
      <w:r w:rsidR="001E317A" w:rsidRPr="00922713">
        <w:rPr>
          <w:rFonts w:ascii="Arial" w:hAnsi="Arial" w:cs="Arial"/>
          <w:sz w:val="22"/>
          <w:szCs w:val="22"/>
          <w:rPrChange w:id="2509"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10" w:author="Syahrani Rachmawati Sadino" w:date="2025-01-31T14:35:00Z">
            <w:rPr>
              <w:rFonts w:asciiTheme="minorBidi" w:hAnsiTheme="minorBidi" w:cstheme="minorBidi"/>
              <w:sz w:val="22"/>
              <w:szCs w:val="22"/>
            </w:rPr>
          </w:rPrChange>
        </w:rPr>
        <w:t>atau</w:t>
      </w:r>
      <w:proofErr w:type="spellEnd"/>
      <w:r w:rsidR="001E317A" w:rsidRPr="00922713">
        <w:rPr>
          <w:rFonts w:ascii="Arial" w:hAnsi="Arial" w:cs="Arial"/>
          <w:sz w:val="22"/>
          <w:szCs w:val="22"/>
          <w:rPrChange w:id="2511"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12" w:author="Syahrani Rachmawati Sadino" w:date="2025-01-31T14:35:00Z">
            <w:rPr>
              <w:rFonts w:asciiTheme="minorBidi" w:hAnsiTheme="minorBidi" w:cstheme="minorBidi"/>
              <w:sz w:val="22"/>
              <w:szCs w:val="22"/>
            </w:rPr>
          </w:rPrChange>
        </w:rPr>
        <w:t>kesalahan</w:t>
      </w:r>
      <w:proofErr w:type="spellEnd"/>
      <w:r w:rsidR="001E317A" w:rsidRPr="00922713">
        <w:rPr>
          <w:rFonts w:ascii="Arial" w:hAnsi="Arial" w:cs="Arial"/>
          <w:sz w:val="22"/>
          <w:szCs w:val="22"/>
          <w:rPrChange w:id="2513"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14" w:author="Syahrani Rachmawati Sadino" w:date="2025-01-31T14:35:00Z">
            <w:rPr>
              <w:rFonts w:asciiTheme="minorBidi" w:hAnsiTheme="minorBidi" w:cstheme="minorBidi"/>
              <w:sz w:val="22"/>
              <w:szCs w:val="22"/>
            </w:rPr>
          </w:rPrChange>
        </w:rPr>
        <w:t>Penerima</w:t>
      </w:r>
      <w:proofErr w:type="spellEnd"/>
      <w:r w:rsidR="001E317A" w:rsidRPr="00922713">
        <w:rPr>
          <w:rFonts w:ascii="Arial" w:hAnsi="Arial" w:cs="Arial"/>
          <w:sz w:val="22"/>
          <w:szCs w:val="22"/>
          <w:rPrChange w:id="2515"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16" w:author="Syahrani Rachmawati Sadino" w:date="2025-01-31T14:35:00Z">
            <w:rPr>
              <w:rFonts w:asciiTheme="minorBidi" w:hAnsiTheme="minorBidi" w:cstheme="minorBidi"/>
              <w:sz w:val="22"/>
              <w:szCs w:val="22"/>
            </w:rPr>
          </w:rPrChange>
        </w:rPr>
        <w:t>mengenai</w:t>
      </w:r>
      <w:proofErr w:type="spellEnd"/>
      <w:r w:rsidR="001E317A" w:rsidRPr="00922713">
        <w:rPr>
          <w:rFonts w:ascii="Arial" w:hAnsi="Arial" w:cs="Arial"/>
          <w:sz w:val="22"/>
          <w:szCs w:val="22"/>
          <w:rPrChange w:id="2517"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18" w:author="Syahrani Rachmawati Sadino" w:date="2025-01-31T14:35:00Z">
            <w:rPr>
              <w:rFonts w:asciiTheme="minorBidi" w:hAnsiTheme="minorBidi" w:cstheme="minorBidi"/>
              <w:sz w:val="22"/>
              <w:szCs w:val="22"/>
            </w:rPr>
          </w:rPrChange>
        </w:rPr>
        <w:t>kewajiban-kewajibannya</w:t>
      </w:r>
      <w:proofErr w:type="spellEnd"/>
      <w:r w:rsidR="001E317A" w:rsidRPr="00922713">
        <w:rPr>
          <w:rFonts w:ascii="Arial" w:hAnsi="Arial" w:cs="Arial"/>
          <w:sz w:val="22"/>
          <w:szCs w:val="22"/>
          <w:rPrChange w:id="2519"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20" w:author="Syahrani Rachmawati Sadino" w:date="2025-01-31T14:35:00Z">
            <w:rPr>
              <w:rFonts w:asciiTheme="minorBidi" w:hAnsiTheme="minorBidi" w:cstheme="minorBidi"/>
              <w:sz w:val="22"/>
              <w:szCs w:val="22"/>
            </w:rPr>
          </w:rPrChange>
        </w:rPr>
        <w:t>berdasarkan</w:t>
      </w:r>
      <w:proofErr w:type="spellEnd"/>
      <w:r w:rsidR="001E317A" w:rsidRPr="00922713">
        <w:rPr>
          <w:rFonts w:ascii="Arial" w:hAnsi="Arial" w:cs="Arial"/>
          <w:sz w:val="22"/>
          <w:szCs w:val="22"/>
          <w:rPrChange w:id="2521"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22" w:author="Syahrani Rachmawati Sadino" w:date="2025-01-31T14:35:00Z">
            <w:rPr>
              <w:rFonts w:asciiTheme="minorBidi" w:hAnsiTheme="minorBidi" w:cstheme="minorBidi"/>
              <w:sz w:val="22"/>
              <w:szCs w:val="22"/>
            </w:rPr>
          </w:rPrChange>
        </w:rPr>
        <w:t>Perjanjian</w:t>
      </w:r>
      <w:proofErr w:type="spellEnd"/>
      <w:r w:rsidR="001E317A" w:rsidRPr="00922713">
        <w:rPr>
          <w:rFonts w:ascii="Arial" w:hAnsi="Arial" w:cs="Arial"/>
          <w:sz w:val="22"/>
          <w:szCs w:val="22"/>
          <w:rPrChange w:id="2523"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24" w:author="Syahrani Rachmawati Sadino" w:date="2025-01-31T14:35:00Z">
            <w:rPr>
              <w:rFonts w:asciiTheme="minorBidi" w:hAnsiTheme="minorBidi" w:cstheme="minorBidi"/>
              <w:sz w:val="22"/>
              <w:szCs w:val="22"/>
            </w:rPr>
          </w:rPrChange>
        </w:rPr>
        <w:t>ini</w:t>
      </w:r>
      <w:proofErr w:type="spellEnd"/>
      <w:r w:rsidR="005D130D" w:rsidRPr="00922713">
        <w:rPr>
          <w:rFonts w:ascii="Arial" w:hAnsi="Arial" w:cs="Arial"/>
          <w:sz w:val="22"/>
          <w:szCs w:val="22"/>
          <w:rPrChange w:id="2525" w:author="Syahrani Rachmawati Sadino" w:date="2025-01-31T14:35:00Z">
            <w:rPr>
              <w:rFonts w:asciiTheme="minorBidi" w:hAnsiTheme="minorBidi" w:cstheme="minorBidi"/>
              <w:sz w:val="22"/>
              <w:szCs w:val="22"/>
            </w:rPr>
          </w:rPrChange>
        </w:rPr>
        <w:t>.</w:t>
      </w:r>
    </w:p>
    <w:p w14:paraId="51DF2C4C" w14:textId="2DD0F855" w:rsidR="001E317A" w:rsidRPr="00922713" w:rsidRDefault="004762BC">
      <w:pPr>
        <w:pStyle w:val="BodyTextIndent"/>
        <w:keepNext w:val="0"/>
        <w:keepLines w:val="0"/>
        <w:numPr>
          <w:ilvl w:val="0"/>
          <w:numId w:val="58"/>
        </w:numPr>
        <w:tabs>
          <w:tab w:val="clear" w:pos="964"/>
        </w:tabs>
        <w:spacing w:after="0" w:line="276" w:lineRule="auto"/>
        <w:ind w:left="851" w:hanging="426"/>
        <w:rPr>
          <w:rFonts w:ascii="Arial" w:hAnsi="Arial" w:cs="Arial"/>
          <w:sz w:val="22"/>
          <w:szCs w:val="22"/>
          <w:rPrChange w:id="2526" w:author="Syahrani Rachmawati Sadino" w:date="2025-01-31T14:35:00Z">
            <w:rPr>
              <w:rFonts w:asciiTheme="minorBidi" w:hAnsiTheme="minorBidi" w:cstheme="minorBidi"/>
              <w:sz w:val="22"/>
              <w:szCs w:val="22"/>
            </w:rPr>
          </w:rPrChange>
        </w:rPr>
        <w:pPrChange w:id="2527" w:author="Syahrani Rachmawati Sadino" w:date="2025-01-31T15:00:00Z">
          <w:pPr>
            <w:pStyle w:val="BodyTextIndent"/>
            <w:keepNext w:val="0"/>
            <w:keepLines w:val="0"/>
            <w:numPr>
              <w:numId w:val="58"/>
            </w:numPr>
            <w:tabs>
              <w:tab w:val="clear" w:pos="720"/>
              <w:tab w:val="num" w:pos="964"/>
            </w:tabs>
            <w:spacing w:after="0" w:line="276" w:lineRule="auto"/>
            <w:ind w:left="851" w:hanging="426"/>
          </w:pPr>
        </w:pPrChange>
      </w:pPr>
      <w:r w:rsidRPr="00922713">
        <w:rPr>
          <w:rFonts w:ascii="Arial" w:hAnsi="Arial" w:cs="Arial"/>
          <w:sz w:val="22"/>
          <w:szCs w:val="22"/>
          <w:lang w:val="sv-SE"/>
          <w:rPrChange w:id="2528" w:author="Syahrani Rachmawati Sadino" w:date="2025-01-31T14:35:00Z">
            <w:rPr>
              <w:rFonts w:asciiTheme="minorBidi" w:hAnsiTheme="minorBidi" w:cstheme="minorBidi"/>
              <w:sz w:val="22"/>
              <w:szCs w:val="22"/>
              <w:lang w:val="sv-SE"/>
            </w:rPr>
          </w:rPrChange>
        </w:rPr>
        <w:t>D</w:t>
      </w:r>
      <w:proofErr w:type="spellStart"/>
      <w:r w:rsidR="001E317A" w:rsidRPr="00922713">
        <w:rPr>
          <w:rFonts w:ascii="Arial" w:hAnsi="Arial" w:cs="Arial"/>
          <w:sz w:val="22"/>
          <w:szCs w:val="22"/>
          <w:rPrChange w:id="2529" w:author="Syahrani Rachmawati Sadino" w:date="2025-01-31T14:35:00Z">
            <w:rPr>
              <w:rFonts w:asciiTheme="minorBidi" w:hAnsiTheme="minorBidi" w:cstheme="minorBidi"/>
              <w:sz w:val="22"/>
              <w:szCs w:val="22"/>
            </w:rPr>
          </w:rPrChange>
        </w:rPr>
        <w:t>ikembangkan</w:t>
      </w:r>
      <w:proofErr w:type="spellEnd"/>
      <w:r w:rsidR="001E317A" w:rsidRPr="00922713">
        <w:rPr>
          <w:rFonts w:ascii="Arial" w:hAnsi="Arial" w:cs="Arial"/>
          <w:sz w:val="22"/>
          <w:szCs w:val="22"/>
          <w:rPrChange w:id="2530"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31" w:author="Syahrani Rachmawati Sadino" w:date="2025-01-31T14:35:00Z">
            <w:rPr>
              <w:rFonts w:asciiTheme="minorBidi" w:hAnsiTheme="minorBidi" w:cstheme="minorBidi"/>
              <w:sz w:val="22"/>
              <w:szCs w:val="22"/>
            </w:rPr>
          </w:rPrChange>
        </w:rPr>
        <w:t>secara</w:t>
      </w:r>
      <w:proofErr w:type="spellEnd"/>
      <w:r w:rsidR="001E317A" w:rsidRPr="00922713">
        <w:rPr>
          <w:rFonts w:ascii="Arial" w:hAnsi="Arial" w:cs="Arial"/>
          <w:sz w:val="22"/>
          <w:szCs w:val="22"/>
          <w:rPrChange w:id="2532"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33" w:author="Syahrani Rachmawati Sadino" w:date="2025-01-31T14:35:00Z">
            <w:rPr>
              <w:rFonts w:asciiTheme="minorBidi" w:hAnsiTheme="minorBidi" w:cstheme="minorBidi"/>
              <w:sz w:val="22"/>
              <w:szCs w:val="22"/>
            </w:rPr>
          </w:rPrChange>
        </w:rPr>
        <w:t>independen</w:t>
      </w:r>
      <w:proofErr w:type="spellEnd"/>
      <w:r w:rsidR="001E317A" w:rsidRPr="00922713">
        <w:rPr>
          <w:rFonts w:ascii="Arial" w:hAnsi="Arial" w:cs="Arial"/>
          <w:sz w:val="22"/>
          <w:szCs w:val="22"/>
          <w:rPrChange w:id="2534" w:author="Syahrani Rachmawati Sadino" w:date="2025-01-31T14:35:00Z">
            <w:rPr>
              <w:rFonts w:asciiTheme="minorBidi" w:hAnsiTheme="minorBidi" w:cstheme="minorBidi"/>
              <w:sz w:val="22"/>
              <w:szCs w:val="22"/>
            </w:rPr>
          </w:rPrChange>
        </w:rPr>
        <w:t xml:space="preserve"> oleh </w:t>
      </w:r>
      <w:proofErr w:type="spellStart"/>
      <w:r w:rsidR="001E317A" w:rsidRPr="00922713">
        <w:rPr>
          <w:rFonts w:ascii="Arial" w:hAnsi="Arial" w:cs="Arial"/>
          <w:sz w:val="22"/>
          <w:szCs w:val="22"/>
          <w:rPrChange w:id="2535" w:author="Syahrani Rachmawati Sadino" w:date="2025-01-31T14:35:00Z">
            <w:rPr>
              <w:rFonts w:asciiTheme="minorBidi" w:hAnsiTheme="minorBidi" w:cstheme="minorBidi"/>
              <w:sz w:val="22"/>
              <w:szCs w:val="22"/>
            </w:rPr>
          </w:rPrChange>
        </w:rPr>
        <w:t>Penerima</w:t>
      </w:r>
      <w:proofErr w:type="spellEnd"/>
      <w:r w:rsidR="001E317A" w:rsidRPr="00922713">
        <w:rPr>
          <w:rFonts w:ascii="Arial" w:hAnsi="Arial" w:cs="Arial"/>
          <w:sz w:val="22"/>
          <w:szCs w:val="22"/>
          <w:rPrChange w:id="2536"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37" w:author="Syahrani Rachmawati Sadino" w:date="2025-01-31T14:35:00Z">
            <w:rPr>
              <w:rFonts w:asciiTheme="minorBidi" w:hAnsiTheme="minorBidi" w:cstheme="minorBidi"/>
              <w:sz w:val="22"/>
              <w:szCs w:val="22"/>
            </w:rPr>
          </w:rPrChange>
        </w:rPr>
        <w:t>tanpa</w:t>
      </w:r>
      <w:proofErr w:type="spellEnd"/>
      <w:r w:rsidR="001E317A" w:rsidRPr="00922713">
        <w:rPr>
          <w:rFonts w:ascii="Arial" w:hAnsi="Arial" w:cs="Arial"/>
          <w:sz w:val="22"/>
          <w:szCs w:val="22"/>
          <w:rPrChange w:id="2538"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39" w:author="Syahrani Rachmawati Sadino" w:date="2025-01-31T14:35:00Z">
            <w:rPr>
              <w:rFonts w:asciiTheme="minorBidi" w:hAnsiTheme="minorBidi" w:cstheme="minorBidi"/>
              <w:sz w:val="22"/>
              <w:szCs w:val="22"/>
            </w:rPr>
          </w:rPrChange>
        </w:rPr>
        <w:t>menggunakan</w:t>
      </w:r>
      <w:proofErr w:type="spellEnd"/>
      <w:r w:rsidR="001E317A" w:rsidRPr="00922713">
        <w:rPr>
          <w:rFonts w:ascii="Arial" w:hAnsi="Arial" w:cs="Arial"/>
          <w:sz w:val="22"/>
          <w:szCs w:val="22"/>
          <w:rPrChange w:id="2540"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41" w:author="Syahrani Rachmawati Sadino" w:date="2025-01-31T14:35:00Z">
            <w:rPr>
              <w:rFonts w:asciiTheme="minorBidi" w:hAnsiTheme="minorBidi" w:cstheme="minorBidi"/>
              <w:sz w:val="22"/>
              <w:szCs w:val="22"/>
            </w:rPr>
          </w:rPrChange>
        </w:rPr>
        <w:t>atau</w:t>
      </w:r>
      <w:proofErr w:type="spellEnd"/>
      <w:r w:rsidR="001E317A" w:rsidRPr="00922713">
        <w:rPr>
          <w:rFonts w:ascii="Arial" w:hAnsi="Arial" w:cs="Arial"/>
          <w:sz w:val="22"/>
          <w:szCs w:val="22"/>
          <w:rPrChange w:id="2542"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43" w:author="Syahrani Rachmawati Sadino" w:date="2025-01-31T14:35:00Z">
            <w:rPr>
              <w:rFonts w:asciiTheme="minorBidi" w:hAnsiTheme="minorBidi" w:cstheme="minorBidi"/>
              <w:sz w:val="22"/>
              <w:szCs w:val="22"/>
            </w:rPr>
          </w:rPrChange>
        </w:rPr>
        <w:t>merujuk</w:t>
      </w:r>
      <w:proofErr w:type="spellEnd"/>
      <w:r w:rsidR="001E317A" w:rsidRPr="00922713">
        <w:rPr>
          <w:rFonts w:ascii="Arial" w:hAnsi="Arial" w:cs="Arial"/>
          <w:sz w:val="22"/>
          <w:szCs w:val="22"/>
          <w:rPrChange w:id="2544"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45" w:author="Syahrani Rachmawati Sadino" w:date="2025-01-31T14:35:00Z">
            <w:rPr>
              <w:rFonts w:asciiTheme="minorBidi" w:hAnsiTheme="minorBidi" w:cstheme="minorBidi"/>
              <w:sz w:val="22"/>
              <w:szCs w:val="22"/>
            </w:rPr>
          </w:rPrChange>
        </w:rPr>
        <w:t>Informasi</w:t>
      </w:r>
      <w:proofErr w:type="spellEnd"/>
      <w:r w:rsidR="001E317A" w:rsidRPr="00922713">
        <w:rPr>
          <w:rFonts w:ascii="Arial" w:hAnsi="Arial" w:cs="Arial"/>
          <w:sz w:val="22"/>
          <w:szCs w:val="22"/>
          <w:rPrChange w:id="2546" w:author="Syahrani Rachmawati Sadino" w:date="2025-01-31T14:35:00Z">
            <w:rPr>
              <w:rFonts w:asciiTheme="minorBidi" w:hAnsiTheme="minorBidi" w:cstheme="minorBidi"/>
              <w:sz w:val="22"/>
              <w:szCs w:val="22"/>
            </w:rPr>
          </w:rPrChange>
        </w:rPr>
        <w:t xml:space="preserve"> Rahasia </w:t>
      </w:r>
      <w:proofErr w:type="spellStart"/>
      <w:r w:rsidR="001E317A" w:rsidRPr="00922713">
        <w:rPr>
          <w:rFonts w:ascii="Arial" w:hAnsi="Arial" w:cs="Arial"/>
          <w:sz w:val="22"/>
          <w:szCs w:val="22"/>
          <w:rPrChange w:id="2547" w:author="Syahrani Rachmawati Sadino" w:date="2025-01-31T14:35:00Z">
            <w:rPr>
              <w:rFonts w:asciiTheme="minorBidi" w:hAnsiTheme="minorBidi" w:cstheme="minorBidi"/>
              <w:sz w:val="22"/>
              <w:szCs w:val="22"/>
            </w:rPr>
          </w:rPrChange>
        </w:rPr>
        <w:t>Pengungkap</w:t>
      </w:r>
      <w:proofErr w:type="spellEnd"/>
      <w:r w:rsidR="005D130D" w:rsidRPr="00922713">
        <w:rPr>
          <w:rFonts w:ascii="Arial" w:hAnsi="Arial" w:cs="Arial"/>
          <w:sz w:val="22"/>
          <w:szCs w:val="22"/>
          <w:rPrChange w:id="2548" w:author="Syahrani Rachmawati Sadino" w:date="2025-01-31T14:35:00Z">
            <w:rPr>
              <w:rFonts w:asciiTheme="minorBidi" w:hAnsiTheme="minorBidi" w:cstheme="minorBidi"/>
              <w:sz w:val="22"/>
              <w:szCs w:val="22"/>
            </w:rPr>
          </w:rPrChange>
        </w:rPr>
        <w:t>.</w:t>
      </w:r>
    </w:p>
    <w:p w14:paraId="79B32FC8" w14:textId="053F18E9" w:rsidR="001E317A" w:rsidRPr="00922713" w:rsidRDefault="004762BC">
      <w:pPr>
        <w:pStyle w:val="BodyTextIndent"/>
        <w:keepNext w:val="0"/>
        <w:keepLines w:val="0"/>
        <w:numPr>
          <w:ilvl w:val="0"/>
          <w:numId w:val="58"/>
        </w:numPr>
        <w:tabs>
          <w:tab w:val="clear" w:pos="964"/>
        </w:tabs>
        <w:spacing w:after="0" w:line="276" w:lineRule="auto"/>
        <w:ind w:left="851" w:hanging="426"/>
        <w:rPr>
          <w:rFonts w:ascii="Arial" w:hAnsi="Arial" w:cs="Arial"/>
          <w:sz w:val="22"/>
          <w:szCs w:val="22"/>
          <w:rPrChange w:id="2549" w:author="Syahrani Rachmawati Sadino" w:date="2025-01-31T14:35:00Z">
            <w:rPr>
              <w:rFonts w:asciiTheme="minorBidi" w:hAnsiTheme="minorBidi" w:cstheme="minorBidi"/>
              <w:sz w:val="22"/>
              <w:szCs w:val="22"/>
            </w:rPr>
          </w:rPrChange>
        </w:rPr>
        <w:pPrChange w:id="2550" w:author="Syahrani Rachmawati Sadino" w:date="2025-01-31T15:00:00Z">
          <w:pPr>
            <w:pStyle w:val="BodyTextIndent"/>
            <w:keepNext w:val="0"/>
            <w:keepLines w:val="0"/>
            <w:numPr>
              <w:numId w:val="58"/>
            </w:numPr>
            <w:tabs>
              <w:tab w:val="clear" w:pos="720"/>
              <w:tab w:val="num" w:pos="964"/>
            </w:tabs>
            <w:spacing w:after="0" w:line="276" w:lineRule="auto"/>
            <w:ind w:left="851" w:hanging="426"/>
          </w:pPr>
        </w:pPrChange>
      </w:pPr>
      <w:r w:rsidRPr="00922713">
        <w:rPr>
          <w:rFonts w:ascii="Arial" w:hAnsi="Arial" w:cs="Arial"/>
          <w:sz w:val="22"/>
          <w:szCs w:val="22"/>
          <w:lang w:val="en-US"/>
          <w:rPrChange w:id="2551" w:author="Syahrani Rachmawati Sadino" w:date="2025-01-31T14:35:00Z">
            <w:rPr>
              <w:rFonts w:asciiTheme="minorBidi" w:hAnsiTheme="minorBidi" w:cstheme="minorBidi"/>
              <w:sz w:val="22"/>
              <w:szCs w:val="22"/>
              <w:lang w:val="en-US"/>
            </w:rPr>
          </w:rPrChange>
        </w:rPr>
        <w:t>D</w:t>
      </w:r>
      <w:proofErr w:type="spellStart"/>
      <w:r w:rsidR="001E317A" w:rsidRPr="00922713">
        <w:rPr>
          <w:rFonts w:ascii="Arial" w:hAnsi="Arial" w:cs="Arial"/>
          <w:sz w:val="22"/>
          <w:szCs w:val="22"/>
          <w:rPrChange w:id="2552" w:author="Syahrani Rachmawati Sadino" w:date="2025-01-31T14:35:00Z">
            <w:rPr>
              <w:rFonts w:asciiTheme="minorBidi" w:hAnsiTheme="minorBidi" w:cstheme="minorBidi"/>
              <w:sz w:val="22"/>
              <w:szCs w:val="22"/>
            </w:rPr>
          </w:rPrChange>
        </w:rPr>
        <w:t>iperoleh</w:t>
      </w:r>
      <w:proofErr w:type="spellEnd"/>
      <w:r w:rsidR="001E317A" w:rsidRPr="00922713">
        <w:rPr>
          <w:rFonts w:ascii="Arial" w:hAnsi="Arial" w:cs="Arial"/>
          <w:sz w:val="22"/>
          <w:szCs w:val="22"/>
          <w:rPrChange w:id="2553" w:author="Syahrani Rachmawati Sadino" w:date="2025-01-31T14:35:00Z">
            <w:rPr>
              <w:rFonts w:asciiTheme="minorBidi" w:hAnsiTheme="minorBidi" w:cstheme="minorBidi"/>
              <w:sz w:val="22"/>
              <w:szCs w:val="22"/>
            </w:rPr>
          </w:rPrChange>
        </w:rPr>
        <w:t xml:space="preserve"> oleh </w:t>
      </w:r>
      <w:proofErr w:type="spellStart"/>
      <w:r w:rsidR="001E317A" w:rsidRPr="00922713">
        <w:rPr>
          <w:rFonts w:ascii="Arial" w:hAnsi="Arial" w:cs="Arial"/>
          <w:sz w:val="22"/>
          <w:szCs w:val="22"/>
          <w:rPrChange w:id="2554" w:author="Syahrani Rachmawati Sadino" w:date="2025-01-31T14:35:00Z">
            <w:rPr>
              <w:rFonts w:asciiTheme="minorBidi" w:hAnsiTheme="minorBidi" w:cstheme="minorBidi"/>
              <w:sz w:val="22"/>
              <w:szCs w:val="22"/>
            </w:rPr>
          </w:rPrChange>
        </w:rPr>
        <w:t>Penerima</w:t>
      </w:r>
      <w:proofErr w:type="spellEnd"/>
      <w:r w:rsidR="001E317A" w:rsidRPr="00922713">
        <w:rPr>
          <w:rFonts w:ascii="Arial" w:hAnsi="Arial" w:cs="Arial"/>
          <w:sz w:val="22"/>
          <w:szCs w:val="22"/>
          <w:rPrChange w:id="2555"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56" w:author="Syahrani Rachmawati Sadino" w:date="2025-01-31T14:35:00Z">
            <w:rPr>
              <w:rFonts w:asciiTheme="minorBidi" w:hAnsiTheme="minorBidi" w:cstheme="minorBidi"/>
              <w:sz w:val="22"/>
              <w:szCs w:val="22"/>
            </w:rPr>
          </w:rPrChange>
        </w:rPr>
        <w:t>dari</w:t>
      </w:r>
      <w:proofErr w:type="spellEnd"/>
      <w:r w:rsidR="001E317A" w:rsidRPr="00922713">
        <w:rPr>
          <w:rFonts w:ascii="Arial" w:hAnsi="Arial" w:cs="Arial"/>
          <w:sz w:val="22"/>
          <w:szCs w:val="22"/>
          <w:rPrChange w:id="2557"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58" w:author="Syahrani Rachmawati Sadino" w:date="2025-01-31T14:35:00Z">
            <w:rPr>
              <w:rFonts w:asciiTheme="minorBidi" w:hAnsiTheme="minorBidi" w:cstheme="minorBidi"/>
              <w:sz w:val="22"/>
              <w:szCs w:val="22"/>
            </w:rPr>
          </w:rPrChange>
        </w:rPr>
        <w:t>suatu</w:t>
      </w:r>
      <w:proofErr w:type="spellEnd"/>
      <w:r w:rsidR="001E317A" w:rsidRPr="00922713">
        <w:rPr>
          <w:rFonts w:ascii="Arial" w:hAnsi="Arial" w:cs="Arial"/>
          <w:sz w:val="22"/>
          <w:szCs w:val="22"/>
          <w:rPrChange w:id="2559"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60" w:author="Syahrani Rachmawati Sadino" w:date="2025-01-31T14:35:00Z">
            <w:rPr>
              <w:rFonts w:asciiTheme="minorBidi" w:hAnsiTheme="minorBidi" w:cstheme="minorBidi"/>
              <w:sz w:val="22"/>
              <w:szCs w:val="22"/>
            </w:rPr>
          </w:rPrChange>
        </w:rPr>
        <w:t>pihak</w:t>
      </w:r>
      <w:proofErr w:type="spellEnd"/>
      <w:r w:rsidR="001E317A" w:rsidRPr="00922713">
        <w:rPr>
          <w:rFonts w:ascii="Arial" w:hAnsi="Arial" w:cs="Arial"/>
          <w:sz w:val="22"/>
          <w:szCs w:val="22"/>
          <w:rPrChange w:id="2561"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62" w:author="Syahrani Rachmawati Sadino" w:date="2025-01-31T14:35:00Z">
            <w:rPr>
              <w:rFonts w:asciiTheme="minorBidi" w:hAnsiTheme="minorBidi" w:cstheme="minorBidi"/>
              <w:sz w:val="22"/>
              <w:szCs w:val="22"/>
            </w:rPr>
          </w:rPrChange>
        </w:rPr>
        <w:t>ketiga</w:t>
      </w:r>
      <w:proofErr w:type="spellEnd"/>
      <w:r w:rsidR="001E317A" w:rsidRPr="00922713">
        <w:rPr>
          <w:rFonts w:ascii="Arial" w:hAnsi="Arial" w:cs="Arial"/>
          <w:sz w:val="22"/>
          <w:szCs w:val="22"/>
          <w:rPrChange w:id="2563" w:author="Syahrani Rachmawati Sadino" w:date="2025-01-31T14:35:00Z">
            <w:rPr>
              <w:rFonts w:asciiTheme="minorBidi" w:hAnsiTheme="minorBidi" w:cstheme="minorBidi"/>
              <w:sz w:val="22"/>
              <w:szCs w:val="22"/>
            </w:rPr>
          </w:rPrChange>
        </w:rPr>
        <w:t xml:space="preserve"> yang </w:t>
      </w:r>
      <w:proofErr w:type="spellStart"/>
      <w:r w:rsidR="001E317A" w:rsidRPr="00922713">
        <w:rPr>
          <w:rFonts w:ascii="Arial" w:hAnsi="Arial" w:cs="Arial"/>
          <w:sz w:val="22"/>
          <w:szCs w:val="22"/>
          <w:rPrChange w:id="2564" w:author="Syahrani Rachmawati Sadino" w:date="2025-01-31T14:35:00Z">
            <w:rPr>
              <w:rFonts w:asciiTheme="minorBidi" w:hAnsiTheme="minorBidi" w:cstheme="minorBidi"/>
              <w:sz w:val="22"/>
              <w:szCs w:val="22"/>
            </w:rPr>
          </w:rPrChange>
        </w:rPr>
        <w:t>tidak</w:t>
      </w:r>
      <w:proofErr w:type="spellEnd"/>
      <w:r w:rsidR="001E317A" w:rsidRPr="00922713">
        <w:rPr>
          <w:rFonts w:ascii="Arial" w:hAnsi="Arial" w:cs="Arial"/>
          <w:sz w:val="22"/>
          <w:szCs w:val="22"/>
          <w:rPrChange w:id="2565"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66" w:author="Syahrani Rachmawati Sadino" w:date="2025-01-31T14:35:00Z">
            <w:rPr>
              <w:rFonts w:asciiTheme="minorBidi" w:hAnsiTheme="minorBidi" w:cstheme="minorBidi"/>
              <w:sz w:val="22"/>
              <w:szCs w:val="22"/>
            </w:rPr>
          </w:rPrChange>
        </w:rPr>
        <w:t>melanggar</w:t>
      </w:r>
      <w:proofErr w:type="spellEnd"/>
      <w:r w:rsidR="001E317A" w:rsidRPr="00922713">
        <w:rPr>
          <w:rFonts w:ascii="Arial" w:hAnsi="Arial" w:cs="Arial"/>
          <w:sz w:val="22"/>
          <w:szCs w:val="22"/>
          <w:rPrChange w:id="2567"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68" w:author="Syahrani Rachmawati Sadino" w:date="2025-01-31T14:35:00Z">
            <w:rPr>
              <w:rFonts w:asciiTheme="minorBidi" w:hAnsiTheme="minorBidi" w:cstheme="minorBidi"/>
              <w:sz w:val="22"/>
              <w:szCs w:val="22"/>
            </w:rPr>
          </w:rPrChange>
        </w:rPr>
        <w:t>kewajiban</w:t>
      </w:r>
      <w:proofErr w:type="spellEnd"/>
      <w:r w:rsidR="001E317A" w:rsidRPr="00922713">
        <w:rPr>
          <w:rFonts w:ascii="Arial" w:hAnsi="Arial" w:cs="Arial"/>
          <w:sz w:val="22"/>
          <w:szCs w:val="22"/>
          <w:rPrChange w:id="2569"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70" w:author="Syahrani Rachmawati Sadino" w:date="2025-01-31T14:35:00Z">
            <w:rPr>
              <w:rFonts w:asciiTheme="minorBidi" w:hAnsiTheme="minorBidi" w:cstheme="minorBidi"/>
              <w:sz w:val="22"/>
              <w:szCs w:val="22"/>
            </w:rPr>
          </w:rPrChange>
        </w:rPr>
        <w:t>kerahasiaan</w:t>
      </w:r>
      <w:proofErr w:type="spellEnd"/>
      <w:r w:rsidR="001E317A" w:rsidRPr="00922713">
        <w:rPr>
          <w:rFonts w:ascii="Arial" w:hAnsi="Arial" w:cs="Arial"/>
          <w:sz w:val="22"/>
          <w:szCs w:val="22"/>
          <w:rPrChange w:id="2571"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572" w:author="Syahrani Rachmawati Sadino" w:date="2025-01-31T14:35:00Z">
            <w:rPr>
              <w:rFonts w:asciiTheme="minorBidi" w:hAnsiTheme="minorBidi" w:cstheme="minorBidi"/>
              <w:sz w:val="22"/>
              <w:szCs w:val="22"/>
            </w:rPr>
          </w:rPrChange>
        </w:rPr>
        <w:t>apapun</w:t>
      </w:r>
      <w:proofErr w:type="spellEnd"/>
      <w:r w:rsidR="005D130D" w:rsidRPr="00922713">
        <w:rPr>
          <w:rFonts w:ascii="Arial" w:hAnsi="Arial" w:cs="Arial"/>
          <w:sz w:val="22"/>
          <w:szCs w:val="22"/>
          <w:rPrChange w:id="2573" w:author="Syahrani Rachmawati Sadino" w:date="2025-01-31T14:35:00Z">
            <w:rPr>
              <w:rFonts w:asciiTheme="minorBidi" w:hAnsiTheme="minorBidi" w:cstheme="minorBidi"/>
              <w:sz w:val="22"/>
              <w:szCs w:val="22"/>
            </w:rPr>
          </w:rPrChange>
        </w:rPr>
        <w:t>.</w:t>
      </w:r>
    </w:p>
    <w:p w14:paraId="6A3CF321" w14:textId="1F118E70" w:rsidR="001E317A" w:rsidRPr="00922713" w:rsidRDefault="001E317A">
      <w:pPr>
        <w:pStyle w:val="BodyTextIndent"/>
        <w:keepNext w:val="0"/>
        <w:keepLines w:val="0"/>
        <w:numPr>
          <w:ilvl w:val="0"/>
          <w:numId w:val="58"/>
        </w:numPr>
        <w:tabs>
          <w:tab w:val="clear" w:pos="964"/>
        </w:tabs>
        <w:spacing w:after="0" w:line="276" w:lineRule="auto"/>
        <w:ind w:left="851" w:hanging="426"/>
        <w:rPr>
          <w:rFonts w:ascii="Arial" w:hAnsi="Arial" w:cs="Arial"/>
          <w:sz w:val="22"/>
          <w:szCs w:val="22"/>
          <w:rPrChange w:id="2574" w:author="Syahrani Rachmawati Sadino" w:date="2025-01-31T14:35:00Z">
            <w:rPr>
              <w:rFonts w:asciiTheme="minorBidi" w:hAnsiTheme="minorBidi" w:cstheme="minorBidi"/>
              <w:sz w:val="22"/>
              <w:szCs w:val="22"/>
            </w:rPr>
          </w:rPrChange>
        </w:rPr>
        <w:pPrChange w:id="2575" w:author="Syahrani Rachmawati Sadino" w:date="2025-01-31T15:00:00Z">
          <w:pPr>
            <w:pStyle w:val="BodyTextIndent"/>
            <w:keepNext w:val="0"/>
            <w:keepLines w:val="0"/>
            <w:numPr>
              <w:numId w:val="58"/>
            </w:numPr>
            <w:tabs>
              <w:tab w:val="clear" w:pos="720"/>
              <w:tab w:val="num" w:pos="964"/>
            </w:tabs>
            <w:spacing w:after="0" w:line="276" w:lineRule="auto"/>
            <w:ind w:left="851" w:hanging="426"/>
          </w:pPr>
        </w:pPrChange>
      </w:pPr>
      <w:r w:rsidRPr="00922713">
        <w:rPr>
          <w:rFonts w:ascii="Arial" w:hAnsi="Arial" w:cs="Arial"/>
          <w:sz w:val="22"/>
          <w:szCs w:val="22"/>
          <w:rPrChange w:id="2576" w:author="Syahrani Rachmawati Sadino" w:date="2025-01-31T14:35:00Z">
            <w:rPr>
              <w:rFonts w:asciiTheme="minorBidi" w:hAnsiTheme="minorBidi" w:cstheme="minorBidi"/>
              <w:sz w:val="22"/>
              <w:szCs w:val="22"/>
            </w:rPr>
          </w:rPrChange>
        </w:rPr>
        <w:t xml:space="preserve">di mana </w:t>
      </w:r>
      <w:proofErr w:type="spellStart"/>
      <w:r w:rsidRPr="00922713">
        <w:rPr>
          <w:rFonts w:ascii="Arial" w:hAnsi="Arial" w:cs="Arial"/>
          <w:sz w:val="22"/>
          <w:szCs w:val="22"/>
          <w:rPrChange w:id="2577" w:author="Syahrani Rachmawati Sadino" w:date="2025-01-31T14:35:00Z">
            <w:rPr>
              <w:rFonts w:asciiTheme="minorBidi" w:hAnsiTheme="minorBidi" w:cstheme="minorBidi"/>
              <w:sz w:val="22"/>
              <w:szCs w:val="22"/>
            </w:rPr>
          </w:rPrChange>
        </w:rPr>
        <w:t>Penerima</w:t>
      </w:r>
      <w:proofErr w:type="spellEnd"/>
      <w:r w:rsidRPr="00922713">
        <w:rPr>
          <w:rFonts w:ascii="Arial" w:hAnsi="Arial" w:cs="Arial"/>
          <w:sz w:val="22"/>
          <w:szCs w:val="22"/>
          <w:rPrChange w:id="257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579" w:author="Syahrani Rachmawati Sadino" w:date="2025-01-31T14:35:00Z">
            <w:rPr>
              <w:rFonts w:asciiTheme="minorBidi" w:hAnsiTheme="minorBidi" w:cstheme="minorBidi"/>
              <w:sz w:val="22"/>
              <w:szCs w:val="22"/>
            </w:rPr>
          </w:rPrChange>
        </w:rPr>
        <w:t>telah</w:t>
      </w:r>
      <w:proofErr w:type="spellEnd"/>
      <w:r w:rsidRPr="00922713">
        <w:rPr>
          <w:rFonts w:ascii="Arial" w:hAnsi="Arial" w:cs="Arial"/>
          <w:sz w:val="22"/>
          <w:szCs w:val="22"/>
          <w:rPrChange w:id="258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581" w:author="Syahrani Rachmawati Sadino" w:date="2025-01-31T14:35:00Z">
            <w:rPr>
              <w:rFonts w:asciiTheme="minorBidi" w:hAnsiTheme="minorBidi" w:cstheme="minorBidi"/>
              <w:sz w:val="22"/>
              <w:szCs w:val="22"/>
            </w:rPr>
          </w:rPrChange>
        </w:rPr>
        <w:t>menerima</w:t>
      </w:r>
      <w:proofErr w:type="spellEnd"/>
      <w:r w:rsidRPr="00922713">
        <w:rPr>
          <w:rFonts w:ascii="Arial" w:hAnsi="Arial" w:cs="Arial"/>
          <w:sz w:val="22"/>
          <w:szCs w:val="22"/>
          <w:rPrChange w:id="258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583" w:author="Syahrani Rachmawati Sadino" w:date="2025-01-31T14:35:00Z">
            <w:rPr>
              <w:rFonts w:asciiTheme="minorBidi" w:hAnsiTheme="minorBidi" w:cstheme="minorBidi"/>
              <w:sz w:val="22"/>
              <w:szCs w:val="22"/>
            </w:rPr>
          </w:rPrChange>
        </w:rPr>
        <w:t>pemberitahuan</w:t>
      </w:r>
      <w:proofErr w:type="spellEnd"/>
      <w:r w:rsidRPr="00922713">
        <w:rPr>
          <w:rFonts w:ascii="Arial" w:hAnsi="Arial" w:cs="Arial"/>
          <w:sz w:val="22"/>
          <w:szCs w:val="22"/>
          <w:rPrChange w:id="258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585" w:author="Syahrani Rachmawati Sadino" w:date="2025-01-31T14:35:00Z">
            <w:rPr>
              <w:rFonts w:asciiTheme="minorBidi" w:hAnsiTheme="minorBidi" w:cstheme="minorBidi"/>
              <w:sz w:val="22"/>
              <w:szCs w:val="22"/>
            </w:rPr>
          </w:rPrChange>
        </w:rPr>
        <w:t>secara</w:t>
      </w:r>
      <w:proofErr w:type="spellEnd"/>
      <w:r w:rsidRPr="00922713">
        <w:rPr>
          <w:rFonts w:ascii="Arial" w:hAnsi="Arial" w:cs="Arial"/>
          <w:sz w:val="22"/>
          <w:szCs w:val="22"/>
          <w:rPrChange w:id="258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587" w:author="Syahrani Rachmawati Sadino" w:date="2025-01-31T14:35:00Z">
            <w:rPr>
              <w:rFonts w:asciiTheme="minorBidi" w:hAnsiTheme="minorBidi" w:cstheme="minorBidi"/>
              <w:sz w:val="22"/>
              <w:szCs w:val="22"/>
            </w:rPr>
          </w:rPrChange>
        </w:rPr>
        <w:t>tertulis</w:t>
      </w:r>
      <w:proofErr w:type="spellEnd"/>
      <w:r w:rsidRPr="00922713">
        <w:rPr>
          <w:rFonts w:ascii="Arial" w:hAnsi="Arial" w:cs="Arial"/>
          <w:sz w:val="22"/>
          <w:szCs w:val="22"/>
          <w:rPrChange w:id="258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589" w:author="Syahrani Rachmawati Sadino" w:date="2025-01-31T14:35:00Z">
            <w:rPr>
              <w:rFonts w:asciiTheme="minorBidi" w:hAnsiTheme="minorBidi" w:cstheme="minorBidi"/>
              <w:sz w:val="22"/>
              <w:szCs w:val="22"/>
            </w:rPr>
          </w:rPrChange>
        </w:rPr>
        <w:t>dari</w:t>
      </w:r>
      <w:proofErr w:type="spellEnd"/>
      <w:r w:rsidRPr="00922713">
        <w:rPr>
          <w:rFonts w:ascii="Arial" w:hAnsi="Arial" w:cs="Arial"/>
          <w:sz w:val="22"/>
          <w:szCs w:val="22"/>
          <w:rPrChange w:id="259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591" w:author="Syahrani Rachmawati Sadino" w:date="2025-01-31T14:35:00Z">
            <w:rPr>
              <w:rFonts w:asciiTheme="minorBidi" w:hAnsiTheme="minorBidi" w:cstheme="minorBidi"/>
              <w:sz w:val="22"/>
              <w:szCs w:val="22"/>
            </w:rPr>
          </w:rPrChange>
        </w:rPr>
        <w:t>Pengungkap</w:t>
      </w:r>
      <w:proofErr w:type="spellEnd"/>
      <w:r w:rsidRPr="00922713">
        <w:rPr>
          <w:rFonts w:ascii="Arial" w:hAnsi="Arial" w:cs="Arial"/>
          <w:sz w:val="22"/>
          <w:szCs w:val="22"/>
          <w:rPrChange w:id="259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593" w:author="Syahrani Rachmawati Sadino" w:date="2025-01-31T14:35:00Z">
            <w:rPr>
              <w:rFonts w:asciiTheme="minorBidi" w:hAnsiTheme="minorBidi" w:cstheme="minorBidi"/>
              <w:sz w:val="22"/>
              <w:szCs w:val="22"/>
            </w:rPr>
          </w:rPrChange>
        </w:rPr>
        <w:t>bahwa</w:t>
      </w:r>
      <w:proofErr w:type="spellEnd"/>
      <w:r w:rsidRPr="00922713">
        <w:rPr>
          <w:rFonts w:ascii="Arial" w:hAnsi="Arial" w:cs="Arial"/>
          <w:sz w:val="22"/>
          <w:szCs w:val="22"/>
          <w:rPrChange w:id="259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595" w:author="Syahrani Rachmawati Sadino" w:date="2025-01-31T14:35:00Z">
            <w:rPr>
              <w:rFonts w:asciiTheme="minorBidi" w:hAnsiTheme="minorBidi" w:cstheme="minorBidi"/>
              <w:sz w:val="22"/>
              <w:szCs w:val="22"/>
            </w:rPr>
          </w:rPrChange>
        </w:rPr>
        <w:t>Informasi</w:t>
      </w:r>
      <w:proofErr w:type="spellEnd"/>
      <w:r w:rsidRPr="00922713">
        <w:rPr>
          <w:rFonts w:ascii="Arial" w:hAnsi="Arial" w:cs="Arial"/>
          <w:sz w:val="22"/>
          <w:szCs w:val="22"/>
          <w:rPrChange w:id="2596" w:author="Syahrani Rachmawati Sadino" w:date="2025-01-31T14:35:00Z">
            <w:rPr>
              <w:rFonts w:asciiTheme="minorBidi" w:hAnsiTheme="minorBidi" w:cstheme="minorBidi"/>
              <w:sz w:val="22"/>
              <w:szCs w:val="22"/>
            </w:rPr>
          </w:rPrChange>
        </w:rPr>
        <w:t xml:space="preserve"> Rahasia </w:t>
      </w:r>
      <w:proofErr w:type="spellStart"/>
      <w:r w:rsidRPr="00922713">
        <w:rPr>
          <w:rFonts w:ascii="Arial" w:hAnsi="Arial" w:cs="Arial"/>
          <w:sz w:val="22"/>
          <w:szCs w:val="22"/>
          <w:rPrChange w:id="2597" w:author="Syahrani Rachmawati Sadino" w:date="2025-01-31T14:35:00Z">
            <w:rPr>
              <w:rFonts w:asciiTheme="minorBidi" w:hAnsiTheme="minorBidi" w:cstheme="minorBidi"/>
              <w:sz w:val="22"/>
              <w:szCs w:val="22"/>
            </w:rPr>
          </w:rPrChange>
        </w:rPr>
        <w:t>sudah</w:t>
      </w:r>
      <w:proofErr w:type="spellEnd"/>
      <w:r w:rsidRPr="00922713">
        <w:rPr>
          <w:rFonts w:ascii="Arial" w:hAnsi="Arial" w:cs="Arial"/>
          <w:sz w:val="22"/>
          <w:szCs w:val="22"/>
          <w:rPrChange w:id="259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599" w:author="Syahrani Rachmawati Sadino" w:date="2025-01-31T14:35:00Z">
            <w:rPr>
              <w:rFonts w:asciiTheme="minorBidi" w:hAnsiTheme="minorBidi" w:cstheme="minorBidi"/>
              <w:sz w:val="22"/>
              <w:szCs w:val="22"/>
            </w:rPr>
          </w:rPrChange>
        </w:rPr>
        <w:t>tidak</w:t>
      </w:r>
      <w:proofErr w:type="spellEnd"/>
      <w:r w:rsidRPr="00922713">
        <w:rPr>
          <w:rFonts w:ascii="Arial" w:hAnsi="Arial" w:cs="Arial"/>
          <w:sz w:val="22"/>
          <w:szCs w:val="22"/>
          <w:rPrChange w:id="260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01" w:author="Syahrani Rachmawati Sadino" w:date="2025-01-31T14:35:00Z">
            <w:rPr>
              <w:rFonts w:asciiTheme="minorBidi" w:hAnsiTheme="minorBidi" w:cstheme="minorBidi"/>
              <w:sz w:val="22"/>
              <w:szCs w:val="22"/>
            </w:rPr>
          </w:rPrChange>
        </w:rPr>
        <w:t>perlu</w:t>
      </w:r>
      <w:proofErr w:type="spellEnd"/>
      <w:r w:rsidRPr="00922713">
        <w:rPr>
          <w:rFonts w:ascii="Arial" w:hAnsi="Arial" w:cs="Arial"/>
          <w:sz w:val="22"/>
          <w:szCs w:val="22"/>
          <w:rPrChange w:id="260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03" w:author="Syahrani Rachmawati Sadino" w:date="2025-01-31T14:35:00Z">
            <w:rPr>
              <w:rFonts w:asciiTheme="minorBidi" w:hAnsiTheme="minorBidi" w:cstheme="minorBidi"/>
              <w:sz w:val="22"/>
              <w:szCs w:val="22"/>
            </w:rPr>
          </w:rPrChange>
        </w:rPr>
        <w:t>lagi</w:t>
      </w:r>
      <w:proofErr w:type="spellEnd"/>
      <w:r w:rsidRPr="00922713">
        <w:rPr>
          <w:rFonts w:ascii="Arial" w:hAnsi="Arial" w:cs="Arial"/>
          <w:sz w:val="22"/>
          <w:szCs w:val="22"/>
          <w:rPrChange w:id="260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05" w:author="Syahrani Rachmawati Sadino" w:date="2025-01-31T14:35:00Z">
            <w:rPr>
              <w:rFonts w:asciiTheme="minorBidi" w:hAnsiTheme="minorBidi" w:cstheme="minorBidi"/>
              <w:sz w:val="22"/>
              <w:szCs w:val="22"/>
            </w:rPr>
          </w:rPrChange>
        </w:rPr>
        <w:t>dijaga</w:t>
      </w:r>
      <w:proofErr w:type="spellEnd"/>
      <w:r w:rsidRPr="00922713">
        <w:rPr>
          <w:rFonts w:ascii="Arial" w:hAnsi="Arial" w:cs="Arial"/>
          <w:sz w:val="22"/>
          <w:szCs w:val="22"/>
          <w:rPrChange w:id="260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07" w:author="Syahrani Rachmawati Sadino" w:date="2025-01-31T14:35:00Z">
            <w:rPr>
              <w:rFonts w:asciiTheme="minorBidi" w:hAnsiTheme="minorBidi" w:cstheme="minorBidi"/>
              <w:sz w:val="22"/>
              <w:szCs w:val="22"/>
            </w:rPr>
          </w:rPrChange>
        </w:rPr>
        <w:t>kerahasiaannya</w:t>
      </w:r>
      <w:proofErr w:type="spellEnd"/>
      <w:r w:rsidR="005D130D" w:rsidRPr="00922713">
        <w:rPr>
          <w:rFonts w:ascii="Arial" w:hAnsi="Arial" w:cs="Arial"/>
          <w:sz w:val="22"/>
          <w:szCs w:val="22"/>
          <w:rPrChange w:id="2608" w:author="Syahrani Rachmawati Sadino" w:date="2025-01-31T14:35:00Z">
            <w:rPr>
              <w:rFonts w:asciiTheme="minorBidi" w:hAnsiTheme="minorBidi" w:cstheme="minorBidi"/>
              <w:sz w:val="22"/>
              <w:szCs w:val="22"/>
            </w:rPr>
          </w:rPrChange>
        </w:rPr>
        <w:t>.</w:t>
      </w:r>
      <w:r w:rsidRPr="00922713">
        <w:rPr>
          <w:rFonts w:ascii="Arial" w:hAnsi="Arial" w:cs="Arial"/>
          <w:sz w:val="22"/>
          <w:szCs w:val="22"/>
          <w:rPrChange w:id="2609" w:author="Syahrani Rachmawati Sadino" w:date="2025-01-31T14:35:00Z">
            <w:rPr>
              <w:rFonts w:asciiTheme="minorBidi" w:hAnsiTheme="minorBidi" w:cstheme="minorBidi"/>
              <w:sz w:val="22"/>
              <w:szCs w:val="22"/>
            </w:rPr>
          </w:rPrChange>
        </w:rPr>
        <w:t xml:space="preserve"> dan</w:t>
      </w:r>
    </w:p>
    <w:p w14:paraId="3F483359" w14:textId="53B1ECB0" w:rsidR="001E317A" w:rsidRPr="00922713" w:rsidRDefault="001E317A">
      <w:pPr>
        <w:pStyle w:val="BodyTextIndent"/>
        <w:keepNext w:val="0"/>
        <w:keepLines w:val="0"/>
        <w:numPr>
          <w:ilvl w:val="0"/>
          <w:numId w:val="58"/>
        </w:numPr>
        <w:tabs>
          <w:tab w:val="clear" w:pos="964"/>
        </w:tabs>
        <w:spacing w:after="0" w:line="276" w:lineRule="auto"/>
        <w:ind w:left="851" w:hanging="426"/>
        <w:rPr>
          <w:rFonts w:ascii="Arial" w:hAnsi="Arial" w:cs="Arial"/>
          <w:sz w:val="22"/>
          <w:szCs w:val="22"/>
          <w:rPrChange w:id="2610" w:author="Syahrani Rachmawati Sadino" w:date="2025-01-31T14:35:00Z">
            <w:rPr>
              <w:rFonts w:asciiTheme="minorBidi" w:hAnsiTheme="minorBidi" w:cstheme="minorBidi"/>
              <w:sz w:val="22"/>
              <w:szCs w:val="22"/>
            </w:rPr>
          </w:rPrChange>
        </w:rPr>
        <w:pPrChange w:id="2611" w:author="Syahrani Rachmawati Sadino" w:date="2025-01-31T15:00:00Z">
          <w:pPr>
            <w:pStyle w:val="BodyTextIndent"/>
            <w:keepNext w:val="0"/>
            <w:keepLines w:val="0"/>
            <w:numPr>
              <w:numId w:val="58"/>
            </w:numPr>
            <w:tabs>
              <w:tab w:val="clear" w:pos="720"/>
              <w:tab w:val="num" w:pos="964"/>
            </w:tabs>
            <w:spacing w:after="0" w:line="276" w:lineRule="auto"/>
            <w:ind w:left="851" w:hanging="426"/>
          </w:pPr>
        </w:pPrChange>
      </w:pPr>
      <w:proofErr w:type="spellStart"/>
      <w:r w:rsidRPr="00922713">
        <w:rPr>
          <w:rFonts w:ascii="Arial" w:hAnsi="Arial" w:cs="Arial"/>
          <w:sz w:val="22"/>
          <w:szCs w:val="22"/>
          <w:rPrChange w:id="2612" w:author="Syahrani Rachmawati Sadino" w:date="2025-01-31T14:35:00Z">
            <w:rPr>
              <w:rFonts w:asciiTheme="minorBidi" w:hAnsiTheme="minorBidi" w:cstheme="minorBidi"/>
              <w:sz w:val="22"/>
              <w:szCs w:val="22"/>
            </w:rPr>
          </w:rPrChange>
        </w:rPr>
        <w:t>Penerima</w:t>
      </w:r>
      <w:proofErr w:type="spellEnd"/>
      <w:r w:rsidRPr="00922713">
        <w:rPr>
          <w:rFonts w:ascii="Arial" w:hAnsi="Arial" w:cs="Arial"/>
          <w:sz w:val="22"/>
          <w:szCs w:val="22"/>
          <w:rPrChange w:id="261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14" w:author="Syahrani Rachmawati Sadino" w:date="2025-01-31T14:35:00Z">
            <w:rPr>
              <w:rFonts w:asciiTheme="minorBidi" w:hAnsiTheme="minorBidi" w:cstheme="minorBidi"/>
              <w:sz w:val="22"/>
              <w:szCs w:val="22"/>
            </w:rPr>
          </w:rPrChange>
        </w:rPr>
        <w:t>diisyaratkan</w:t>
      </w:r>
      <w:proofErr w:type="spellEnd"/>
      <w:r w:rsidRPr="00922713">
        <w:rPr>
          <w:rFonts w:ascii="Arial" w:hAnsi="Arial" w:cs="Arial"/>
          <w:sz w:val="22"/>
          <w:szCs w:val="22"/>
          <w:rPrChange w:id="261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16" w:author="Syahrani Rachmawati Sadino" w:date="2025-01-31T14:35:00Z">
            <w:rPr>
              <w:rFonts w:asciiTheme="minorBidi" w:hAnsiTheme="minorBidi" w:cstheme="minorBidi"/>
              <w:sz w:val="22"/>
              <w:szCs w:val="22"/>
            </w:rPr>
          </w:rPrChange>
        </w:rPr>
        <w:t>untuk</w:t>
      </w:r>
      <w:proofErr w:type="spellEnd"/>
      <w:r w:rsidRPr="00922713">
        <w:rPr>
          <w:rFonts w:ascii="Arial" w:hAnsi="Arial" w:cs="Arial"/>
          <w:sz w:val="22"/>
          <w:szCs w:val="22"/>
          <w:rPrChange w:id="261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18" w:author="Syahrani Rachmawati Sadino" w:date="2025-01-31T14:35:00Z">
            <w:rPr>
              <w:rFonts w:asciiTheme="minorBidi" w:hAnsiTheme="minorBidi" w:cstheme="minorBidi"/>
              <w:sz w:val="22"/>
              <w:szCs w:val="22"/>
            </w:rPr>
          </w:rPrChange>
        </w:rPr>
        <w:t>mengungkapkan</w:t>
      </w:r>
      <w:proofErr w:type="spellEnd"/>
      <w:r w:rsidRPr="00922713">
        <w:rPr>
          <w:rFonts w:ascii="Arial" w:hAnsi="Arial" w:cs="Arial"/>
          <w:sz w:val="22"/>
          <w:szCs w:val="22"/>
          <w:rPrChange w:id="261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20" w:author="Syahrani Rachmawati Sadino" w:date="2025-01-31T14:35:00Z">
            <w:rPr>
              <w:rFonts w:asciiTheme="minorBidi" w:hAnsiTheme="minorBidi" w:cstheme="minorBidi"/>
              <w:sz w:val="22"/>
              <w:szCs w:val="22"/>
            </w:rPr>
          </w:rPrChange>
        </w:rPr>
        <w:t>Informasi</w:t>
      </w:r>
      <w:proofErr w:type="spellEnd"/>
      <w:r w:rsidRPr="00922713">
        <w:rPr>
          <w:rFonts w:ascii="Arial" w:hAnsi="Arial" w:cs="Arial"/>
          <w:sz w:val="22"/>
          <w:szCs w:val="22"/>
          <w:rPrChange w:id="2621" w:author="Syahrani Rachmawati Sadino" w:date="2025-01-31T14:35:00Z">
            <w:rPr>
              <w:rFonts w:asciiTheme="minorBidi" w:hAnsiTheme="minorBidi" w:cstheme="minorBidi"/>
              <w:sz w:val="22"/>
              <w:szCs w:val="22"/>
            </w:rPr>
          </w:rPrChange>
        </w:rPr>
        <w:t xml:space="preserve"> Rahasia </w:t>
      </w:r>
      <w:proofErr w:type="spellStart"/>
      <w:r w:rsidRPr="00922713">
        <w:rPr>
          <w:rFonts w:ascii="Arial" w:hAnsi="Arial" w:cs="Arial"/>
          <w:sz w:val="22"/>
          <w:szCs w:val="22"/>
          <w:rPrChange w:id="2622" w:author="Syahrani Rachmawati Sadino" w:date="2025-01-31T14:35:00Z">
            <w:rPr>
              <w:rFonts w:asciiTheme="minorBidi" w:hAnsiTheme="minorBidi" w:cstheme="minorBidi"/>
              <w:sz w:val="22"/>
              <w:szCs w:val="22"/>
            </w:rPr>
          </w:rPrChange>
        </w:rPr>
        <w:t>sesuai</w:t>
      </w:r>
      <w:proofErr w:type="spellEnd"/>
      <w:r w:rsidRPr="00922713">
        <w:rPr>
          <w:rFonts w:ascii="Arial" w:hAnsi="Arial" w:cs="Arial"/>
          <w:sz w:val="22"/>
          <w:szCs w:val="22"/>
          <w:rPrChange w:id="262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24" w:author="Syahrani Rachmawati Sadino" w:date="2025-01-31T14:35:00Z">
            <w:rPr>
              <w:rFonts w:asciiTheme="minorBidi" w:hAnsiTheme="minorBidi" w:cstheme="minorBidi"/>
              <w:sz w:val="22"/>
              <w:szCs w:val="22"/>
            </w:rPr>
          </w:rPrChange>
        </w:rPr>
        <w:t>dengan</w:t>
      </w:r>
      <w:proofErr w:type="spellEnd"/>
      <w:r w:rsidRPr="00922713">
        <w:rPr>
          <w:rFonts w:ascii="Arial" w:hAnsi="Arial" w:cs="Arial"/>
          <w:sz w:val="22"/>
          <w:szCs w:val="22"/>
          <w:rPrChange w:id="262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26" w:author="Syahrani Rachmawati Sadino" w:date="2025-01-31T14:35:00Z">
            <w:rPr>
              <w:rFonts w:asciiTheme="minorBidi" w:hAnsiTheme="minorBidi" w:cstheme="minorBidi"/>
              <w:sz w:val="22"/>
              <w:szCs w:val="22"/>
            </w:rPr>
          </w:rPrChange>
        </w:rPr>
        <w:t>perintah</w:t>
      </w:r>
      <w:proofErr w:type="spellEnd"/>
      <w:r w:rsidRPr="00922713">
        <w:rPr>
          <w:rFonts w:ascii="Arial" w:hAnsi="Arial" w:cs="Arial"/>
          <w:sz w:val="22"/>
          <w:szCs w:val="22"/>
          <w:rPrChange w:id="262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28" w:author="Syahrani Rachmawati Sadino" w:date="2025-01-31T14:35:00Z">
            <w:rPr>
              <w:rFonts w:asciiTheme="minorBidi" w:hAnsiTheme="minorBidi" w:cstheme="minorBidi"/>
              <w:sz w:val="22"/>
              <w:szCs w:val="22"/>
            </w:rPr>
          </w:rPrChange>
        </w:rPr>
        <w:t>pengadilan</w:t>
      </w:r>
      <w:proofErr w:type="spellEnd"/>
      <w:r w:rsidRPr="00922713">
        <w:rPr>
          <w:rFonts w:ascii="Arial" w:hAnsi="Arial" w:cs="Arial"/>
          <w:sz w:val="22"/>
          <w:szCs w:val="22"/>
          <w:rPrChange w:id="262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30" w:author="Syahrani Rachmawati Sadino" w:date="2025-01-31T14:35:00Z">
            <w:rPr>
              <w:rFonts w:asciiTheme="minorBidi" w:hAnsiTheme="minorBidi" w:cstheme="minorBidi"/>
              <w:sz w:val="22"/>
              <w:szCs w:val="22"/>
            </w:rPr>
          </w:rPrChange>
        </w:rPr>
        <w:t>atau</w:t>
      </w:r>
      <w:proofErr w:type="spellEnd"/>
      <w:r w:rsidRPr="00922713">
        <w:rPr>
          <w:rFonts w:ascii="Arial" w:hAnsi="Arial" w:cs="Arial"/>
          <w:sz w:val="22"/>
          <w:szCs w:val="22"/>
          <w:rPrChange w:id="263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32" w:author="Syahrani Rachmawati Sadino" w:date="2025-01-31T14:35:00Z">
            <w:rPr>
              <w:rFonts w:asciiTheme="minorBidi" w:hAnsiTheme="minorBidi" w:cstheme="minorBidi"/>
              <w:sz w:val="22"/>
              <w:szCs w:val="22"/>
            </w:rPr>
          </w:rPrChange>
        </w:rPr>
        <w:t>atas</w:t>
      </w:r>
      <w:proofErr w:type="spellEnd"/>
      <w:r w:rsidRPr="00922713">
        <w:rPr>
          <w:rFonts w:ascii="Arial" w:hAnsi="Arial" w:cs="Arial"/>
          <w:sz w:val="22"/>
          <w:szCs w:val="22"/>
          <w:rPrChange w:id="263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34" w:author="Syahrani Rachmawati Sadino" w:date="2025-01-31T14:35:00Z">
            <w:rPr>
              <w:rFonts w:asciiTheme="minorBidi" w:hAnsiTheme="minorBidi" w:cstheme="minorBidi"/>
              <w:sz w:val="22"/>
              <w:szCs w:val="22"/>
            </w:rPr>
          </w:rPrChange>
        </w:rPr>
        <w:t>perintah</w:t>
      </w:r>
      <w:proofErr w:type="spellEnd"/>
      <w:r w:rsidRPr="00922713">
        <w:rPr>
          <w:rFonts w:ascii="Arial" w:hAnsi="Arial" w:cs="Arial"/>
          <w:sz w:val="22"/>
          <w:szCs w:val="22"/>
          <w:rPrChange w:id="263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36" w:author="Syahrani Rachmawati Sadino" w:date="2025-01-31T14:35:00Z">
            <w:rPr>
              <w:rFonts w:asciiTheme="minorBidi" w:hAnsiTheme="minorBidi" w:cstheme="minorBidi"/>
              <w:sz w:val="22"/>
              <w:szCs w:val="22"/>
            </w:rPr>
          </w:rPrChange>
        </w:rPr>
        <w:t>lembaga</w:t>
      </w:r>
      <w:proofErr w:type="spellEnd"/>
      <w:r w:rsidRPr="00922713">
        <w:rPr>
          <w:rFonts w:ascii="Arial" w:hAnsi="Arial" w:cs="Arial"/>
          <w:sz w:val="22"/>
          <w:szCs w:val="22"/>
          <w:rPrChange w:id="263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38" w:author="Syahrani Rachmawati Sadino" w:date="2025-01-31T14:35:00Z">
            <w:rPr>
              <w:rFonts w:asciiTheme="minorBidi" w:hAnsiTheme="minorBidi" w:cstheme="minorBidi"/>
              <w:sz w:val="22"/>
              <w:szCs w:val="22"/>
            </w:rPr>
          </w:rPrChange>
        </w:rPr>
        <w:t>peradilan</w:t>
      </w:r>
      <w:proofErr w:type="spellEnd"/>
      <w:r w:rsidRPr="00922713">
        <w:rPr>
          <w:rFonts w:ascii="Arial" w:hAnsi="Arial" w:cs="Arial"/>
          <w:sz w:val="22"/>
          <w:szCs w:val="22"/>
          <w:rPrChange w:id="2639" w:author="Syahrani Rachmawati Sadino" w:date="2025-01-31T14:35:00Z">
            <w:rPr>
              <w:rFonts w:asciiTheme="minorBidi" w:hAnsiTheme="minorBidi" w:cstheme="minorBidi"/>
              <w:sz w:val="22"/>
              <w:szCs w:val="22"/>
            </w:rPr>
          </w:rPrChange>
        </w:rPr>
        <w:t xml:space="preserve"> yang </w:t>
      </w:r>
      <w:proofErr w:type="spellStart"/>
      <w:r w:rsidRPr="00922713">
        <w:rPr>
          <w:rFonts w:ascii="Arial" w:hAnsi="Arial" w:cs="Arial"/>
          <w:sz w:val="22"/>
          <w:szCs w:val="22"/>
          <w:rPrChange w:id="2640" w:author="Syahrani Rachmawati Sadino" w:date="2025-01-31T14:35:00Z">
            <w:rPr>
              <w:rFonts w:asciiTheme="minorBidi" w:hAnsiTheme="minorBidi" w:cstheme="minorBidi"/>
              <w:sz w:val="22"/>
              <w:szCs w:val="22"/>
            </w:rPr>
          </w:rPrChange>
        </w:rPr>
        <w:t>lainnya</w:t>
      </w:r>
      <w:proofErr w:type="spellEnd"/>
      <w:r w:rsidRPr="00922713">
        <w:rPr>
          <w:rFonts w:ascii="Arial" w:hAnsi="Arial" w:cs="Arial"/>
          <w:sz w:val="22"/>
          <w:szCs w:val="22"/>
          <w:rPrChange w:id="264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42" w:author="Syahrani Rachmawati Sadino" w:date="2025-01-31T14:35:00Z">
            <w:rPr>
              <w:rFonts w:asciiTheme="minorBidi" w:hAnsiTheme="minorBidi" w:cstheme="minorBidi"/>
              <w:sz w:val="22"/>
              <w:szCs w:val="22"/>
            </w:rPr>
          </w:rPrChange>
        </w:rPr>
        <w:t>atau</w:t>
      </w:r>
      <w:proofErr w:type="spellEnd"/>
      <w:r w:rsidRPr="00922713">
        <w:rPr>
          <w:rFonts w:ascii="Arial" w:hAnsi="Arial" w:cs="Arial"/>
          <w:sz w:val="22"/>
          <w:szCs w:val="22"/>
          <w:rPrChange w:id="264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44" w:author="Syahrani Rachmawati Sadino" w:date="2025-01-31T14:35:00Z">
            <w:rPr>
              <w:rFonts w:asciiTheme="minorBidi" w:hAnsiTheme="minorBidi" w:cstheme="minorBidi"/>
              <w:sz w:val="22"/>
              <w:szCs w:val="22"/>
            </w:rPr>
          </w:rPrChange>
        </w:rPr>
        <w:t>instansi</w:t>
      </w:r>
      <w:proofErr w:type="spellEnd"/>
      <w:r w:rsidRPr="00922713">
        <w:rPr>
          <w:rFonts w:ascii="Arial" w:hAnsi="Arial" w:cs="Arial"/>
          <w:sz w:val="22"/>
          <w:szCs w:val="22"/>
          <w:rPrChange w:id="264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46" w:author="Syahrani Rachmawati Sadino" w:date="2025-01-31T14:35:00Z">
            <w:rPr>
              <w:rFonts w:asciiTheme="minorBidi" w:hAnsiTheme="minorBidi" w:cstheme="minorBidi"/>
              <w:sz w:val="22"/>
              <w:szCs w:val="22"/>
            </w:rPr>
          </w:rPrChange>
        </w:rPr>
        <w:t>pemerintah</w:t>
      </w:r>
      <w:proofErr w:type="spellEnd"/>
      <w:r w:rsidRPr="00922713">
        <w:rPr>
          <w:rFonts w:ascii="Arial" w:hAnsi="Arial" w:cs="Arial"/>
          <w:sz w:val="22"/>
          <w:szCs w:val="22"/>
          <w:rPrChange w:id="2647" w:author="Syahrani Rachmawati Sadino" w:date="2025-01-31T14:35:00Z">
            <w:rPr>
              <w:rFonts w:asciiTheme="minorBidi" w:hAnsiTheme="minorBidi" w:cstheme="minorBidi"/>
              <w:sz w:val="22"/>
              <w:szCs w:val="22"/>
            </w:rPr>
          </w:rPrChange>
        </w:rPr>
        <w:t xml:space="preserve"> yang </w:t>
      </w:r>
      <w:proofErr w:type="spellStart"/>
      <w:r w:rsidRPr="00922713">
        <w:rPr>
          <w:rFonts w:ascii="Arial" w:hAnsi="Arial" w:cs="Arial"/>
          <w:sz w:val="22"/>
          <w:szCs w:val="22"/>
          <w:rPrChange w:id="2648" w:author="Syahrani Rachmawati Sadino" w:date="2025-01-31T14:35:00Z">
            <w:rPr>
              <w:rFonts w:asciiTheme="minorBidi" w:hAnsiTheme="minorBidi" w:cstheme="minorBidi"/>
              <w:sz w:val="22"/>
              <w:szCs w:val="22"/>
            </w:rPr>
          </w:rPrChange>
        </w:rPr>
        <w:t>berhak</w:t>
      </w:r>
      <w:proofErr w:type="spellEnd"/>
      <w:r w:rsidRPr="00922713">
        <w:rPr>
          <w:rFonts w:ascii="Arial" w:hAnsi="Arial" w:cs="Arial"/>
          <w:sz w:val="22"/>
          <w:szCs w:val="22"/>
          <w:rPrChange w:id="264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50" w:author="Syahrani Rachmawati Sadino" w:date="2025-01-31T14:35:00Z">
            <w:rPr>
              <w:rFonts w:asciiTheme="minorBidi" w:hAnsiTheme="minorBidi" w:cstheme="minorBidi"/>
              <w:sz w:val="22"/>
              <w:szCs w:val="22"/>
            </w:rPr>
          </w:rPrChange>
        </w:rPr>
        <w:t>Penerima</w:t>
      </w:r>
      <w:proofErr w:type="spellEnd"/>
      <w:r w:rsidRPr="00922713">
        <w:rPr>
          <w:rFonts w:ascii="Arial" w:hAnsi="Arial" w:cs="Arial"/>
          <w:sz w:val="22"/>
          <w:szCs w:val="22"/>
          <w:rPrChange w:id="265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52" w:author="Syahrani Rachmawati Sadino" w:date="2025-01-31T14:35:00Z">
            <w:rPr>
              <w:rFonts w:asciiTheme="minorBidi" w:hAnsiTheme="minorBidi" w:cstheme="minorBidi"/>
              <w:sz w:val="22"/>
              <w:szCs w:val="22"/>
            </w:rPr>
          </w:rPrChange>
        </w:rPr>
        <w:t>akan</w:t>
      </w:r>
      <w:proofErr w:type="spellEnd"/>
      <w:r w:rsidRPr="00922713">
        <w:rPr>
          <w:rFonts w:ascii="Arial" w:hAnsi="Arial" w:cs="Arial"/>
          <w:sz w:val="22"/>
          <w:szCs w:val="22"/>
          <w:rPrChange w:id="265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54" w:author="Syahrani Rachmawati Sadino" w:date="2025-01-31T14:35:00Z">
            <w:rPr>
              <w:rFonts w:asciiTheme="minorBidi" w:hAnsiTheme="minorBidi" w:cstheme="minorBidi"/>
              <w:sz w:val="22"/>
              <w:szCs w:val="22"/>
            </w:rPr>
          </w:rPrChange>
        </w:rPr>
        <w:t>segera</w:t>
      </w:r>
      <w:proofErr w:type="spellEnd"/>
      <w:r w:rsidRPr="00922713">
        <w:rPr>
          <w:rFonts w:ascii="Arial" w:hAnsi="Arial" w:cs="Arial"/>
          <w:sz w:val="22"/>
          <w:szCs w:val="22"/>
          <w:rPrChange w:id="265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56" w:author="Syahrani Rachmawati Sadino" w:date="2025-01-31T14:35:00Z">
            <w:rPr>
              <w:rFonts w:asciiTheme="minorBidi" w:hAnsiTheme="minorBidi" w:cstheme="minorBidi"/>
              <w:sz w:val="22"/>
              <w:szCs w:val="22"/>
            </w:rPr>
          </w:rPrChange>
        </w:rPr>
        <w:t>setelah</w:t>
      </w:r>
      <w:proofErr w:type="spellEnd"/>
      <w:r w:rsidRPr="00922713">
        <w:rPr>
          <w:rFonts w:ascii="Arial" w:hAnsi="Arial" w:cs="Arial"/>
          <w:sz w:val="22"/>
          <w:szCs w:val="22"/>
          <w:rPrChange w:id="265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58" w:author="Syahrani Rachmawati Sadino" w:date="2025-01-31T14:35:00Z">
            <w:rPr>
              <w:rFonts w:asciiTheme="minorBidi" w:hAnsiTheme="minorBidi" w:cstheme="minorBidi"/>
              <w:sz w:val="22"/>
              <w:szCs w:val="22"/>
            </w:rPr>
          </w:rPrChange>
        </w:rPr>
        <w:t>menerima</w:t>
      </w:r>
      <w:proofErr w:type="spellEnd"/>
      <w:r w:rsidRPr="00922713">
        <w:rPr>
          <w:rFonts w:ascii="Arial" w:hAnsi="Arial" w:cs="Arial"/>
          <w:sz w:val="22"/>
          <w:szCs w:val="22"/>
          <w:rPrChange w:id="265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60" w:author="Syahrani Rachmawati Sadino" w:date="2025-01-31T14:35:00Z">
            <w:rPr>
              <w:rFonts w:asciiTheme="minorBidi" w:hAnsiTheme="minorBidi" w:cstheme="minorBidi"/>
              <w:sz w:val="22"/>
              <w:szCs w:val="22"/>
            </w:rPr>
          </w:rPrChange>
        </w:rPr>
        <w:t>pemberitahuan</w:t>
      </w:r>
      <w:proofErr w:type="spellEnd"/>
      <w:r w:rsidRPr="00922713">
        <w:rPr>
          <w:rFonts w:ascii="Arial" w:hAnsi="Arial" w:cs="Arial"/>
          <w:sz w:val="22"/>
          <w:szCs w:val="22"/>
          <w:rPrChange w:id="266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62" w:author="Syahrani Rachmawati Sadino" w:date="2025-01-31T14:35:00Z">
            <w:rPr>
              <w:rFonts w:asciiTheme="minorBidi" w:hAnsiTheme="minorBidi" w:cstheme="minorBidi"/>
              <w:sz w:val="22"/>
              <w:szCs w:val="22"/>
            </w:rPr>
          </w:rPrChange>
        </w:rPr>
        <w:t>permintaan</w:t>
      </w:r>
      <w:proofErr w:type="spellEnd"/>
      <w:r w:rsidRPr="00922713">
        <w:rPr>
          <w:rFonts w:ascii="Arial" w:hAnsi="Arial" w:cs="Arial"/>
          <w:sz w:val="22"/>
          <w:szCs w:val="22"/>
          <w:rPrChange w:id="266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64" w:author="Syahrani Rachmawati Sadino" w:date="2025-01-31T14:35:00Z">
            <w:rPr>
              <w:rFonts w:asciiTheme="minorBidi" w:hAnsiTheme="minorBidi" w:cstheme="minorBidi"/>
              <w:sz w:val="22"/>
              <w:szCs w:val="22"/>
            </w:rPr>
          </w:rPrChange>
        </w:rPr>
        <w:t>pembukaan</w:t>
      </w:r>
      <w:proofErr w:type="spellEnd"/>
      <w:r w:rsidRPr="00922713">
        <w:rPr>
          <w:rFonts w:ascii="Arial" w:hAnsi="Arial" w:cs="Arial"/>
          <w:sz w:val="22"/>
          <w:szCs w:val="22"/>
          <w:rPrChange w:id="266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66" w:author="Syahrani Rachmawati Sadino" w:date="2025-01-31T14:35:00Z">
            <w:rPr>
              <w:rFonts w:asciiTheme="minorBidi" w:hAnsiTheme="minorBidi" w:cstheme="minorBidi"/>
              <w:sz w:val="22"/>
              <w:szCs w:val="22"/>
            </w:rPr>
          </w:rPrChange>
        </w:rPr>
        <w:t>Informasi</w:t>
      </w:r>
      <w:proofErr w:type="spellEnd"/>
      <w:r w:rsidRPr="00922713">
        <w:rPr>
          <w:rFonts w:ascii="Arial" w:hAnsi="Arial" w:cs="Arial"/>
          <w:sz w:val="22"/>
          <w:szCs w:val="22"/>
          <w:rPrChange w:id="2667" w:author="Syahrani Rachmawati Sadino" w:date="2025-01-31T14:35:00Z">
            <w:rPr>
              <w:rFonts w:asciiTheme="minorBidi" w:hAnsiTheme="minorBidi" w:cstheme="minorBidi"/>
              <w:sz w:val="22"/>
              <w:szCs w:val="22"/>
            </w:rPr>
          </w:rPrChange>
        </w:rPr>
        <w:t xml:space="preserve"> Rahasia, </w:t>
      </w:r>
      <w:proofErr w:type="spellStart"/>
      <w:r w:rsidRPr="00922713">
        <w:rPr>
          <w:rFonts w:ascii="Arial" w:hAnsi="Arial" w:cs="Arial"/>
          <w:sz w:val="22"/>
          <w:szCs w:val="22"/>
          <w:rPrChange w:id="2668" w:author="Syahrani Rachmawati Sadino" w:date="2025-01-31T14:35:00Z">
            <w:rPr>
              <w:rFonts w:asciiTheme="minorBidi" w:hAnsiTheme="minorBidi" w:cstheme="minorBidi"/>
              <w:sz w:val="22"/>
              <w:szCs w:val="22"/>
            </w:rPr>
          </w:rPrChange>
        </w:rPr>
        <w:t>memberikan</w:t>
      </w:r>
      <w:proofErr w:type="spellEnd"/>
      <w:r w:rsidR="005D130D" w:rsidRPr="00922713">
        <w:rPr>
          <w:rFonts w:ascii="Arial" w:hAnsi="Arial" w:cs="Arial"/>
          <w:sz w:val="22"/>
          <w:szCs w:val="22"/>
          <w:rPrChange w:id="266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70" w:author="Syahrani Rachmawati Sadino" w:date="2025-01-31T14:35:00Z">
            <w:rPr>
              <w:rFonts w:asciiTheme="minorBidi" w:hAnsiTheme="minorBidi" w:cstheme="minorBidi"/>
              <w:sz w:val="22"/>
              <w:szCs w:val="22"/>
            </w:rPr>
          </w:rPrChange>
        </w:rPr>
        <w:t>pemberitahuan</w:t>
      </w:r>
      <w:proofErr w:type="spellEnd"/>
      <w:r w:rsidRPr="00922713">
        <w:rPr>
          <w:rFonts w:ascii="Arial" w:hAnsi="Arial" w:cs="Arial"/>
          <w:sz w:val="22"/>
          <w:szCs w:val="22"/>
          <w:rPrChange w:id="267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72" w:author="Syahrani Rachmawati Sadino" w:date="2025-01-31T14:35:00Z">
            <w:rPr>
              <w:rFonts w:asciiTheme="minorBidi" w:hAnsiTheme="minorBidi" w:cstheme="minorBidi"/>
              <w:sz w:val="22"/>
              <w:szCs w:val="22"/>
            </w:rPr>
          </w:rPrChange>
        </w:rPr>
        <w:t>kepada</w:t>
      </w:r>
      <w:proofErr w:type="spellEnd"/>
      <w:r w:rsidRPr="00922713">
        <w:rPr>
          <w:rFonts w:ascii="Arial" w:hAnsi="Arial" w:cs="Arial"/>
          <w:sz w:val="22"/>
          <w:szCs w:val="22"/>
          <w:rPrChange w:id="267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74" w:author="Syahrani Rachmawati Sadino" w:date="2025-01-31T14:35:00Z">
            <w:rPr>
              <w:rFonts w:asciiTheme="minorBidi" w:hAnsiTheme="minorBidi" w:cstheme="minorBidi"/>
              <w:sz w:val="22"/>
              <w:szCs w:val="22"/>
            </w:rPr>
          </w:rPrChange>
        </w:rPr>
        <w:t>Pengungkap</w:t>
      </w:r>
      <w:proofErr w:type="spellEnd"/>
      <w:r w:rsidRPr="00922713">
        <w:rPr>
          <w:rFonts w:ascii="Arial" w:hAnsi="Arial" w:cs="Arial"/>
          <w:sz w:val="22"/>
          <w:szCs w:val="22"/>
          <w:rPrChange w:id="267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76" w:author="Syahrani Rachmawati Sadino" w:date="2025-01-31T14:35:00Z">
            <w:rPr>
              <w:rFonts w:asciiTheme="minorBidi" w:hAnsiTheme="minorBidi" w:cstheme="minorBidi"/>
              <w:sz w:val="22"/>
              <w:szCs w:val="22"/>
            </w:rPr>
          </w:rPrChange>
        </w:rPr>
        <w:t>akan</w:t>
      </w:r>
      <w:proofErr w:type="spellEnd"/>
      <w:r w:rsidRPr="00922713">
        <w:rPr>
          <w:rFonts w:ascii="Arial" w:hAnsi="Arial" w:cs="Arial"/>
          <w:sz w:val="22"/>
          <w:szCs w:val="22"/>
          <w:rPrChange w:id="267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78" w:author="Syahrani Rachmawati Sadino" w:date="2025-01-31T14:35:00Z">
            <w:rPr>
              <w:rFonts w:asciiTheme="minorBidi" w:hAnsiTheme="minorBidi" w:cstheme="minorBidi"/>
              <w:sz w:val="22"/>
              <w:szCs w:val="22"/>
            </w:rPr>
          </w:rPrChange>
        </w:rPr>
        <w:t>adanya</w:t>
      </w:r>
      <w:proofErr w:type="spellEnd"/>
      <w:r w:rsidRPr="00922713">
        <w:rPr>
          <w:rFonts w:ascii="Arial" w:hAnsi="Arial" w:cs="Arial"/>
          <w:sz w:val="22"/>
          <w:szCs w:val="22"/>
          <w:rPrChange w:id="267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80" w:author="Syahrani Rachmawati Sadino" w:date="2025-01-31T14:35:00Z">
            <w:rPr>
              <w:rFonts w:asciiTheme="minorBidi" w:hAnsiTheme="minorBidi" w:cstheme="minorBidi"/>
              <w:sz w:val="22"/>
              <w:szCs w:val="22"/>
            </w:rPr>
          </w:rPrChange>
        </w:rPr>
        <w:t>permintaan</w:t>
      </w:r>
      <w:proofErr w:type="spellEnd"/>
      <w:r w:rsidRPr="00922713">
        <w:rPr>
          <w:rFonts w:ascii="Arial" w:hAnsi="Arial" w:cs="Arial"/>
          <w:sz w:val="22"/>
          <w:szCs w:val="22"/>
          <w:rPrChange w:id="268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82" w:author="Syahrani Rachmawati Sadino" w:date="2025-01-31T14:35:00Z">
            <w:rPr>
              <w:rFonts w:asciiTheme="minorBidi" w:hAnsiTheme="minorBidi" w:cstheme="minorBidi"/>
              <w:sz w:val="22"/>
              <w:szCs w:val="22"/>
            </w:rPr>
          </w:rPrChange>
        </w:rPr>
        <w:t>pembukaan</w:t>
      </w:r>
      <w:proofErr w:type="spellEnd"/>
      <w:r w:rsidRPr="00922713">
        <w:rPr>
          <w:rFonts w:ascii="Arial" w:hAnsi="Arial" w:cs="Arial"/>
          <w:sz w:val="22"/>
          <w:szCs w:val="22"/>
          <w:rPrChange w:id="268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84" w:author="Syahrani Rachmawati Sadino" w:date="2025-01-31T14:35:00Z">
            <w:rPr>
              <w:rFonts w:asciiTheme="minorBidi" w:hAnsiTheme="minorBidi" w:cstheme="minorBidi"/>
              <w:sz w:val="22"/>
              <w:szCs w:val="22"/>
            </w:rPr>
          </w:rPrChange>
        </w:rPr>
        <w:t>kerahasian</w:t>
      </w:r>
      <w:proofErr w:type="spellEnd"/>
      <w:r w:rsidRPr="00922713">
        <w:rPr>
          <w:rFonts w:ascii="Arial" w:hAnsi="Arial" w:cs="Arial"/>
          <w:sz w:val="22"/>
          <w:szCs w:val="22"/>
          <w:rPrChange w:id="268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86" w:author="Syahrani Rachmawati Sadino" w:date="2025-01-31T14:35:00Z">
            <w:rPr>
              <w:rFonts w:asciiTheme="minorBidi" w:hAnsiTheme="minorBidi" w:cstheme="minorBidi"/>
              <w:sz w:val="22"/>
              <w:szCs w:val="22"/>
            </w:rPr>
          </w:rPrChange>
        </w:rPr>
        <w:t>tersebut</w:t>
      </w:r>
      <w:proofErr w:type="spellEnd"/>
      <w:r w:rsidRPr="00922713">
        <w:rPr>
          <w:rFonts w:ascii="Arial" w:hAnsi="Arial" w:cs="Arial"/>
          <w:sz w:val="22"/>
          <w:szCs w:val="22"/>
          <w:rPrChange w:id="2687" w:author="Syahrani Rachmawati Sadino" w:date="2025-01-31T14:35:00Z">
            <w:rPr>
              <w:rFonts w:asciiTheme="minorBidi" w:hAnsiTheme="minorBidi" w:cstheme="minorBidi"/>
              <w:sz w:val="22"/>
              <w:szCs w:val="22"/>
            </w:rPr>
          </w:rPrChange>
        </w:rPr>
        <w:t xml:space="preserve"> dan </w:t>
      </w:r>
      <w:proofErr w:type="spellStart"/>
      <w:r w:rsidRPr="00922713">
        <w:rPr>
          <w:rFonts w:ascii="Arial" w:hAnsi="Arial" w:cs="Arial"/>
          <w:sz w:val="22"/>
          <w:szCs w:val="22"/>
          <w:rPrChange w:id="2688" w:author="Syahrani Rachmawati Sadino" w:date="2025-01-31T14:35:00Z">
            <w:rPr>
              <w:rFonts w:asciiTheme="minorBidi" w:hAnsiTheme="minorBidi" w:cstheme="minorBidi"/>
              <w:sz w:val="22"/>
              <w:szCs w:val="22"/>
            </w:rPr>
          </w:rPrChange>
        </w:rPr>
        <w:t>bekerjasama</w:t>
      </w:r>
      <w:proofErr w:type="spellEnd"/>
      <w:r w:rsidRPr="00922713">
        <w:rPr>
          <w:rFonts w:ascii="Arial" w:hAnsi="Arial" w:cs="Arial"/>
          <w:sz w:val="22"/>
          <w:szCs w:val="22"/>
          <w:rPrChange w:id="268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90" w:author="Syahrani Rachmawati Sadino" w:date="2025-01-31T14:35:00Z">
            <w:rPr>
              <w:rFonts w:asciiTheme="minorBidi" w:hAnsiTheme="minorBidi" w:cstheme="minorBidi"/>
              <w:sz w:val="22"/>
              <w:szCs w:val="22"/>
            </w:rPr>
          </w:rPrChange>
        </w:rPr>
        <w:t>sepenuhnya</w:t>
      </w:r>
      <w:proofErr w:type="spellEnd"/>
      <w:r w:rsidRPr="00922713">
        <w:rPr>
          <w:rFonts w:ascii="Arial" w:hAnsi="Arial" w:cs="Arial"/>
          <w:sz w:val="22"/>
          <w:szCs w:val="22"/>
          <w:rPrChange w:id="269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92" w:author="Syahrani Rachmawati Sadino" w:date="2025-01-31T14:35:00Z">
            <w:rPr>
              <w:rFonts w:asciiTheme="minorBidi" w:hAnsiTheme="minorBidi" w:cstheme="minorBidi"/>
              <w:sz w:val="22"/>
              <w:szCs w:val="22"/>
            </w:rPr>
          </w:rPrChange>
        </w:rPr>
        <w:t>dengan</w:t>
      </w:r>
      <w:proofErr w:type="spellEnd"/>
      <w:r w:rsidRPr="00922713">
        <w:rPr>
          <w:rFonts w:ascii="Arial" w:hAnsi="Arial" w:cs="Arial"/>
          <w:sz w:val="22"/>
          <w:szCs w:val="22"/>
          <w:rPrChange w:id="269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94" w:author="Syahrani Rachmawati Sadino" w:date="2025-01-31T14:35:00Z">
            <w:rPr>
              <w:rFonts w:asciiTheme="minorBidi" w:hAnsiTheme="minorBidi" w:cstheme="minorBidi"/>
              <w:sz w:val="22"/>
              <w:szCs w:val="22"/>
            </w:rPr>
          </w:rPrChange>
        </w:rPr>
        <w:t>Pengungkap</w:t>
      </w:r>
      <w:proofErr w:type="spellEnd"/>
      <w:r w:rsidRPr="00922713">
        <w:rPr>
          <w:rFonts w:ascii="Arial" w:hAnsi="Arial" w:cs="Arial"/>
          <w:sz w:val="22"/>
          <w:szCs w:val="22"/>
          <w:rPrChange w:id="269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96" w:author="Syahrani Rachmawati Sadino" w:date="2025-01-31T14:35:00Z">
            <w:rPr>
              <w:rFonts w:asciiTheme="minorBidi" w:hAnsiTheme="minorBidi" w:cstheme="minorBidi"/>
              <w:sz w:val="22"/>
              <w:szCs w:val="22"/>
            </w:rPr>
          </w:rPrChange>
        </w:rPr>
        <w:t>sehingga</w:t>
      </w:r>
      <w:proofErr w:type="spellEnd"/>
      <w:r w:rsidRPr="00922713">
        <w:rPr>
          <w:rFonts w:ascii="Arial" w:hAnsi="Arial" w:cs="Arial"/>
          <w:sz w:val="22"/>
          <w:szCs w:val="22"/>
          <w:rPrChange w:id="269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698" w:author="Syahrani Rachmawati Sadino" w:date="2025-01-31T14:35:00Z">
            <w:rPr>
              <w:rFonts w:asciiTheme="minorBidi" w:hAnsiTheme="minorBidi" w:cstheme="minorBidi"/>
              <w:sz w:val="22"/>
              <w:szCs w:val="22"/>
            </w:rPr>
          </w:rPrChange>
        </w:rPr>
        <w:t>memberikan</w:t>
      </w:r>
      <w:proofErr w:type="spellEnd"/>
      <w:r w:rsidRPr="00922713">
        <w:rPr>
          <w:rFonts w:ascii="Arial" w:hAnsi="Arial" w:cs="Arial"/>
          <w:sz w:val="22"/>
          <w:szCs w:val="22"/>
          <w:rPrChange w:id="269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700" w:author="Syahrani Rachmawati Sadino" w:date="2025-01-31T14:35:00Z">
            <w:rPr>
              <w:rFonts w:asciiTheme="minorBidi" w:hAnsiTheme="minorBidi" w:cstheme="minorBidi"/>
              <w:sz w:val="22"/>
              <w:szCs w:val="22"/>
            </w:rPr>
          </w:rPrChange>
        </w:rPr>
        <w:t>kepada</w:t>
      </w:r>
      <w:proofErr w:type="spellEnd"/>
      <w:r w:rsidRPr="00922713">
        <w:rPr>
          <w:rFonts w:ascii="Arial" w:hAnsi="Arial" w:cs="Arial"/>
          <w:sz w:val="22"/>
          <w:szCs w:val="22"/>
          <w:rPrChange w:id="270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702" w:author="Syahrani Rachmawati Sadino" w:date="2025-01-31T14:35:00Z">
            <w:rPr>
              <w:rFonts w:asciiTheme="minorBidi" w:hAnsiTheme="minorBidi" w:cstheme="minorBidi"/>
              <w:sz w:val="22"/>
              <w:szCs w:val="22"/>
            </w:rPr>
          </w:rPrChange>
        </w:rPr>
        <w:t>Pengungkap</w:t>
      </w:r>
      <w:proofErr w:type="spellEnd"/>
      <w:r w:rsidRPr="00922713">
        <w:rPr>
          <w:rFonts w:ascii="Arial" w:hAnsi="Arial" w:cs="Arial"/>
          <w:sz w:val="22"/>
          <w:szCs w:val="22"/>
          <w:rPrChange w:id="270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704" w:author="Syahrani Rachmawati Sadino" w:date="2025-01-31T14:35:00Z">
            <w:rPr>
              <w:rFonts w:asciiTheme="minorBidi" w:hAnsiTheme="minorBidi" w:cstheme="minorBidi"/>
              <w:sz w:val="22"/>
              <w:szCs w:val="22"/>
            </w:rPr>
          </w:rPrChange>
        </w:rPr>
        <w:t>kesempatan</w:t>
      </w:r>
      <w:proofErr w:type="spellEnd"/>
      <w:r w:rsidRPr="00922713">
        <w:rPr>
          <w:rFonts w:ascii="Arial" w:hAnsi="Arial" w:cs="Arial"/>
          <w:sz w:val="22"/>
          <w:szCs w:val="22"/>
          <w:rPrChange w:id="2705" w:author="Syahrani Rachmawati Sadino" w:date="2025-01-31T14:35:00Z">
            <w:rPr>
              <w:rFonts w:asciiTheme="minorBidi" w:hAnsiTheme="minorBidi" w:cstheme="minorBidi"/>
              <w:sz w:val="22"/>
              <w:szCs w:val="22"/>
            </w:rPr>
          </w:rPrChange>
        </w:rPr>
        <w:t xml:space="preserve"> yang </w:t>
      </w:r>
      <w:proofErr w:type="spellStart"/>
      <w:r w:rsidRPr="00922713">
        <w:rPr>
          <w:rFonts w:ascii="Arial" w:hAnsi="Arial" w:cs="Arial"/>
          <w:sz w:val="22"/>
          <w:szCs w:val="22"/>
          <w:rPrChange w:id="2706" w:author="Syahrani Rachmawati Sadino" w:date="2025-01-31T14:35:00Z">
            <w:rPr>
              <w:rFonts w:asciiTheme="minorBidi" w:hAnsiTheme="minorBidi" w:cstheme="minorBidi"/>
              <w:sz w:val="22"/>
              <w:szCs w:val="22"/>
            </w:rPr>
          </w:rPrChange>
        </w:rPr>
        <w:t>wajar</w:t>
      </w:r>
      <w:proofErr w:type="spellEnd"/>
      <w:r w:rsidRPr="00922713">
        <w:rPr>
          <w:rFonts w:ascii="Arial" w:hAnsi="Arial" w:cs="Arial"/>
          <w:sz w:val="22"/>
          <w:szCs w:val="22"/>
          <w:rPrChange w:id="270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708" w:author="Syahrani Rachmawati Sadino" w:date="2025-01-31T14:35:00Z">
            <w:rPr>
              <w:rFonts w:asciiTheme="minorBidi" w:hAnsiTheme="minorBidi" w:cstheme="minorBidi"/>
              <w:sz w:val="22"/>
              <w:szCs w:val="22"/>
            </w:rPr>
          </w:rPrChange>
        </w:rPr>
        <w:t>untuk</w:t>
      </w:r>
      <w:proofErr w:type="spellEnd"/>
      <w:r w:rsidRPr="00922713">
        <w:rPr>
          <w:rFonts w:ascii="Arial" w:hAnsi="Arial" w:cs="Arial"/>
          <w:sz w:val="22"/>
          <w:szCs w:val="22"/>
          <w:rPrChange w:id="270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710" w:author="Syahrani Rachmawati Sadino" w:date="2025-01-31T14:35:00Z">
            <w:rPr>
              <w:rFonts w:asciiTheme="minorBidi" w:hAnsiTheme="minorBidi" w:cstheme="minorBidi"/>
              <w:sz w:val="22"/>
              <w:szCs w:val="22"/>
            </w:rPr>
          </w:rPrChange>
        </w:rPr>
        <w:t>membatasi</w:t>
      </w:r>
      <w:proofErr w:type="spellEnd"/>
      <w:r w:rsidRPr="00922713">
        <w:rPr>
          <w:rFonts w:ascii="Arial" w:hAnsi="Arial" w:cs="Arial"/>
          <w:sz w:val="22"/>
          <w:szCs w:val="22"/>
          <w:rPrChange w:id="271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712" w:author="Syahrani Rachmawati Sadino" w:date="2025-01-31T14:35:00Z">
            <w:rPr>
              <w:rFonts w:asciiTheme="minorBidi" w:hAnsiTheme="minorBidi" w:cstheme="minorBidi"/>
              <w:sz w:val="22"/>
              <w:szCs w:val="22"/>
            </w:rPr>
          </w:rPrChange>
        </w:rPr>
        <w:t>jenis</w:t>
      </w:r>
      <w:proofErr w:type="spellEnd"/>
      <w:r w:rsidRPr="00922713">
        <w:rPr>
          <w:rFonts w:ascii="Arial" w:hAnsi="Arial" w:cs="Arial"/>
          <w:sz w:val="22"/>
          <w:szCs w:val="22"/>
          <w:rPrChange w:id="271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714" w:author="Syahrani Rachmawati Sadino" w:date="2025-01-31T14:35:00Z">
            <w:rPr>
              <w:rFonts w:asciiTheme="minorBidi" w:hAnsiTheme="minorBidi" w:cstheme="minorBidi"/>
              <w:sz w:val="22"/>
              <w:szCs w:val="22"/>
            </w:rPr>
          </w:rPrChange>
        </w:rPr>
        <w:t>pengungkapan</w:t>
      </w:r>
      <w:proofErr w:type="spellEnd"/>
      <w:r w:rsidRPr="00922713">
        <w:rPr>
          <w:rFonts w:ascii="Arial" w:hAnsi="Arial" w:cs="Arial"/>
          <w:sz w:val="22"/>
          <w:szCs w:val="22"/>
          <w:rPrChange w:id="271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716" w:author="Syahrani Rachmawati Sadino" w:date="2025-01-31T14:35:00Z">
            <w:rPr>
              <w:rFonts w:asciiTheme="minorBidi" w:hAnsiTheme="minorBidi" w:cstheme="minorBidi"/>
              <w:sz w:val="22"/>
              <w:szCs w:val="22"/>
            </w:rPr>
          </w:rPrChange>
        </w:rPr>
        <w:t>atas</w:t>
      </w:r>
      <w:proofErr w:type="spellEnd"/>
      <w:r w:rsidRPr="00922713">
        <w:rPr>
          <w:rFonts w:ascii="Arial" w:hAnsi="Arial" w:cs="Arial"/>
          <w:sz w:val="22"/>
          <w:szCs w:val="22"/>
          <w:rPrChange w:id="271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718" w:author="Syahrani Rachmawati Sadino" w:date="2025-01-31T14:35:00Z">
            <w:rPr>
              <w:rFonts w:asciiTheme="minorBidi" w:hAnsiTheme="minorBidi" w:cstheme="minorBidi"/>
              <w:sz w:val="22"/>
              <w:szCs w:val="22"/>
            </w:rPr>
          </w:rPrChange>
        </w:rPr>
        <w:t>Informasi</w:t>
      </w:r>
      <w:proofErr w:type="spellEnd"/>
      <w:r w:rsidRPr="00922713">
        <w:rPr>
          <w:rFonts w:ascii="Arial" w:hAnsi="Arial" w:cs="Arial"/>
          <w:sz w:val="22"/>
          <w:szCs w:val="22"/>
          <w:rPrChange w:id="2719" w:author="Syahrani Rachmawati Sadino" w:date="2025-01-31T14:35:00Z">
            <w:rPr>
              <w:rFonts w:asciiTheme="minorBidi" w:hAnsiTheme="minorBidi" w:cstheme="minorBidi"/>
              <w:sz w:val="22"/>
              <w:szCs w:val="22"/>
            </w:rPr>
          </w:rPrChange>
        </w:rPr>
        <w:t xml:space="preserve"> Rahasia.</w:t>
      </w:r>
    </w:p>
    <w:p w14:paraId="4FE6A88F" w14:textId="77777777" w:rsidR="001E317A" w:rsidRPr="00922713" w:rsidRDefault="001E317A">
      <w:pPr>
        <w:pStyle w:val="BodyTextIndent"/>
        <w:keepNext w:val="0"/>
        <w:keepLines w:val="0"/>
        <w:tabs>
          <w:tab w:val="clear" w:pos="720"/>
        </w:tabs>
        <w:spacing w:after="0" w:line="276" w:lineRule="auto"/>
        <w:ind w:left="964" w:hanging="426"/>
        <w:rPr>
          <w:rFonts w:ascii="Arial" w:hAnsi="Arial" w:cs="Arial"/>
          <w:sz w:val="22"/>
          <w:szCs w:val="22"/>
          <w:rPrChange w:id="2720" w:author="Syahrani Rachmawati Sadino" w:date="2025-01-31T14:35:00Z">
            <w:rPr>
              <w:rFonts w:asciiTheme="minorBidi" w:hAnsiTheme="minorBidi" w:cstheme="minorBidi"/>
              <w:sz w:val="22"/>
              <w:szCs w:val="22"/>
            </w:rPr>
          </w:rPrChange>
        </w:rPr>
      </w:pPr>
    </w:p>
    <w:p w14:paraId="5EDD5DE0" w14:textId="2856D640" w:rsidR="001E317A" w:rsidRPr="00922713" w:rsidRDefault="00A20015">
      <w:pPr>
        <w:pStyle w:val="BodyTextIndent"/>
        <w:keepNext w:val="0"/>
        <w:keepLines w:val="0"/>
        <w:numPr>
          <w:ilvl w:val="1"/>
          <w:numId w:val="16"/>
        </w:numPr>
        <w:spacing w:after="0" w:line="276" w:lineRule="auto"/>
        <w:ind w:left="426" w:hanging="426"/>
        <w:rPr>
          <w:rFonts w:ascii="Arial" w:hAnsi="Arial" w:cs="Arial"/>
          <w:sz w:val="22"/>
          <w:szCs w:val="22"/>
          <w:rPrChange w:id="2721" w:author="Syahrani Rachmawati Sadino" w:date="2025-01-31T14:35:00Z">
            <w:rPr>
              <w:rFonts w:asciiTheme="minorBidi" w:hAnsiTheme="minorBidi" w:cstheme="minorBidi"/>
              <w:sz w:val="22"/>
              <w:szCs w:val="22"/>
            </w:rPr>
          </w:rPrChange>
        </w:rPr>
      </w:pPr>
      <w:r w:rsidRPr="00922713">
        <w:rPr>
          <w:rFonts w:ascii="Arial" w:hAnsi="Arial" w:cs="Arial"/>
          <w:b/>
          <w:bCs/>
          <w:sz w:val="22"/>
          <w:szCs w:val="22"/>
          <w:rPrChange w:id="2722" w:author="Syahrani Rachmawati Sadino" w:date="2025-01-31T14:35:00Z">
            <w:rPr>
              <w:rFonts w:asciiTheme="minorBidi" w:hAnsiTheme="minorBidi" w:cstheme="minorBidi"/>
              <w:b/>
              <w:bCs/>
              <w:sz w:val="22"/>
              <w:szCs w:val="22"/>
            </w:rPr>
          </w:rPrChange>
        </w:rPr>
        <w:t>PARAH PIHAK</w:t>
      </w:r>
      <w:r w:rsidR="001E317A" w:rsidRPr="00922713">
        <w:rPr>
          <w:rFonts w:ascii="Arial" w:hAnsi="Arial" w:cs="Arial"/>
          <w:b/>
          <w:sz w:val="22"/>
          <w:szCs w:val="22"/>
          <w:rPrChange w:id="2723" w:author="Syahrani Rachmawati Sadino" w:date="2025-01-31T14:35:00Z">
            <w:rPr>
              <w:rFonts w:asciiTheme="minorBidi" w:hAnsiTheme="minorBidi" w:cstheme="minorBidi"/>
              <w:b/>
              <w:sz w:val="22"/>
              <w:szCs w:val="22"/>
            </w:rPr>
          </w:rPrChange>
        </w:rPr>
        <w:t xml:space="preserve"> </w:t>
      </w:r>
      <w:proofErr w:type="spellStart"/>
      <w:r w:rsidR="001E317A" w:rsidRPr="00922713">
        <w:rPr>
          <w:rFonts w:ascii="Arial" w:hAnsi="Arial" w:cs="Arial"/>
          <w:sz w:val="22"/>
          <w:szCs w:val="22"/>
          <w:rPrChange w:id="2724" w:author="Syahrani Rachmawati Sadino" w:date="2025-01-31T14:35:00Z">
            <w:rPr>
              <w:rFonts w:asciiTheme="minorBidi" w:hAnsiTheme="minorBidi" w:cstheme="minorBidi"/>
              <w:sz w:val="22"/>
              <w:szCs w:val="22"/>
            </w:rPr>
          </w:rPrChange>
        </w:rPr>
        <w:t>harus</w:t>
      </w:r>
      <w:proofErr w:type="spellEnd"/>
      <w:r w:rsidR="001E317A" w:rsidRPr="00922713">
        <w:rPr>
          <w:rFonts w:ascii="Arial" w:hAnsi="Arial" w:cs="Arial"/>
          <w:sz w:val="22"/>
          <w:szCs w:val="22"/>
          <w:rPrChange w:id="2725"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26" w:author="Syahrani Rachmawati Sadino" w:date="2025-01-31T14:35:00Z">
            <w:rPr>
              <w:rFonts w:asciiTheme="minorBidi" w:hAnsiTheme="minorBidi" w:cstheme="minorBidi"/>
              <w:sz w:val="22"/>
              <w:szCs w:val="22"/>
            </w:rPr>
          </w:rPrChange>
        </w:rPr>
        <w:t>menjaga</w:t>
      </w:r>
      <w:proofErr w:type="spellEnd"/>
      <w:r w:rsidR="001E317A" w:rsidRPr="00922713">
        <w:rPr>
          <w:rFonts w:ascii="Arial" w:hAnsi="Arial" w:cs="Arial"/>
          <w:sz w:val="22"/>
          <w:szCs w:val="22"/>
          <w:rPrChange w:id="2727"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28" w:author="Syahrani Rachmawati Sadino" w:date="2025-01-31T14:35:00Z">
            <w:rPr>
              <w:rFonts w:asciiTheme="minorBidi" w:hAnsiTheme="minorBidi" w:cstheme="minorBidi"/>
              <w:sz w:val="22"/>
              <w:szCs w:val="22"/>
            </w:rPr>
          </w:rPrChange>
        </w:rPr>
        <w:t>kerahasiaan</w:t>
      </w:r>
      <w:proofErr w:type="spellEnd"/>
      <w:r w:rsidR="001E317A" w:rsidRPr="00922713">
        <w:rPr>
          <w:rFonts w:ascii="Arial" w:hAnsi="Arial" w:cs="Arial"/>
          <w:sz w:val="22"/>
          <w:szCs w:val="22"/>
          <w:rPrChange w:id="2729"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30" w:author="Syahrani Rachmawati Sadino" w:date="2025-01-31T14:35:00Z">
            <w:rPr>
              <w:rFonts w:asciiTheme="minorBidi" w:hAnsiTheme="minorBidi" w:cstheme="minorBidi"/>
              <w:sz w:val="22"/>
              <w:szCs w:val="22"/>
            </w:rPr>
          </w:rPrChange>
        </w:rPr>
        <w:t>Informasi</w:t>
      </w:r>
      <w:proofErr w:type="spellEnd"/>
      <w:r w:rsidR="001E317A" w:rsidRPr="00922713">
        <w:rPr>
          <w:rFonts w:ascii="Arial" w:hAnsi="Arial" w:cs="Arial"/>
          <w:sz w:val="22"/>
          <w:szCs w:val="22"/>
          <w:rPrChange w:id="2731" w:author="Syahrani Rachmawati Sadino" w:date="2025-01-31T14:35:00Z">
            <w:rPr>
              <w:rFonts w:asciiTheme="minorBidi" w:hAnsiTheme="minorBidi" w:cstheme="minorBidi"/>
              <w:sz w:val="22"/>
              <w:szCs w:val="22"/>
            </w:rPr>
          </w:rPrChange>
        </w:rPr>
        <w:t xml:space="preserve"> Rahasia </w:t>
      </w:r>
      <w:proofErr w:type="spellStart"/>
      <w:r w:rsidR="001E317A" w:rsidRPr="00922713">
        <w:rPr>
          <w:rFonts w:ascii="Arial" w:hAnsi="Arial" w:cs="Arial"/>
          <w:sz w:val="22"/>
          <w:szCs w:val="22"/>
          <w:rPrChange w:id="2732" w:author="Syahrani Rachmawati Sadino" w:date="2025-01-31T14:35:00Z">
            <w:rPr>
              <w:rFonts w:asciiTheme="minorBidi" w:hAnsiTheme="minorBidi" w:cstheme="minorBidi"/>
              <w:sz w:val="22"/>
              <w:szCs w:val="22"/>
            </w:rPr>
          </w:rPrChange>
        </w:rPr>
        <w:t>sepenuhnya</w:t>
      </w:r>
      <w:proofErr w:type="spellEnd"/>
      <w:r w:rsidR="001E317A" w:rsidRPr="00922713">
        <w:rPr>
          <w:rFonts w:ascii="Arial" w:hAnsi="Arial" w:cs="Arial"/>
          <w:sz w:val="22"/>
          <w:szCs w:val="22"/>
          <w:rPrChange w:id="2733"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34" w:author="Syahrani Rachmawati Sadino" w:date="2025-01-31T14:35:00Z">
            <w:rPr>
              <w:rFonts w:asciiTheme="minorBidi" w:hAnsiTheme="minorBidi" w:cstheme="minorBidi"/>
              <w:sz w:val="22"/>
              <w:szCs w:val="22"/>
            </w:rPr>
          </w:rPrChange>
        </w:rPr>
        <w:t>selama</w:t>
      </w:r>
      <w:proofErr w:type="spellEnd"/>
      <w:r w:rsidR="001E317A" w:rsidRPr="00922713">
        <w:rPr>
          <w:rFonts w:ascii="Arial" w:hAnsi="Arial" w:cs="Arial"/>
          <w:sz w:val="22"/>
          <w:szCs w:val="22"/>
          <w:rPrChange w:id="2735"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36" w:author="Syahrani Rachmawati Sadino" w:date="2025-01-31T14:35:00Z">
            <w:rPr>
              <w:rFonts w:asciiTheme="minorBidi" w:hAnsiTheme="minorBidi" w:cstheme="minorBidi"/>
              <w:sz w:val="22"/>
              <w:szCs w:val="22"/>
            </w:rPr>
          </w:rPrChange>
        </w:rPr>
        <w:t>Perjanjian</w:t>
      </w:r>
      <w:proofErr w:type="spellEnd"/>
      <w:r w:rsidR="001E317A" w:rsidRPr="00922713">
        <w:rPr>
          <w:rFonts w:ascii="Arial" w:hAnsi="Arial" w:cs="Arial"/>
          <w:sz w:val="22"/>
          <w:szCs w:val="22"/>
          <w:rPrChange w:id="2737" w:author="Syahrani Rachmawati Sadino" w:date="2025-01-31T14:35:00Z">
            <w:rPr>
              <w:rFonts w:asciiTheme="minorBidi" w:hAnsiTheme="minorBidi" w:cstheme="minorBidi"/>
              <w:sz w:val="22"/>
              <w:szCs w:val="22"/>
            </w:rPr>
          </w:rPrChange>
        </w:rPr>
        <w:t xml:space="preserve"> dan </w:t>
      </w:r>
      <w:proofErr w:type="spellStart"/>
      <w:r w:rsidR="001E317A" w:rsidRPr="00922713">
        <w:rPr>
          <w:rFonts w:ascii="Arial" w:hAnsi="Arial" w:cs="Arial"/>
          <w:sz w:val="22"/>
          <w:szCs w:val="22"/>
          <w:rPrChange w:id="2738" w:author="Syahrani Rachmawati Sadino" w:date="2025-01-31T14:35:00Z">
            <w:rPr>
              <w:rFonts w:asciiTheme="minorBidi" w:hAnsiTheme="minorBidi" w:cstheme="minorBidi"/>
              <w:sz w:val="22"/>
              <w:szCs w:val="22"/>
            </w:rPr>
          </w:rPrChange>
        </w:rPr>
        <w:t>untuk</w:t>
      </w:r>
      <w:proofErr w:type="spellEnd"/>
      <w:r w:rsidR="001E317A" w:rsidRPr="00922713">
        <w:rPr>
          <w:rFonts w:ascii="Arial" w:hAnsi="Arial" w:cs="Arial"/>
          <w:sz w:val="22"/>
          <w:szCs w:val="22"/>
          <w:rPrChange w:id="2739" w:author="Syahrani Rachmawati Sadino" w:date="2025-01-31T14:35:00Z">
            <w:rPr>
              <w:rFonts w:asciiTheme="minorBidi" w:hAnsiTheme="minorBidi" w:cstheme="minorBidi"/>
              <w:sz w:val="22"/>
              <w:szCs w:val="22"/>
            </w:rPr>
          </w:rPrChange>
        </w:rPr>
        <w:t xml:space="preserve"> masa 3 (</w:t>
      </w:r>
      <w:proofErr w:type="spellStart"/>
      <w:r w:rsidR="001E317A" w:rsidRPr="00922713">
        <w:rPr>
          <w:rFonts w:ascii="Arial" w:hAnsi="Arial" w:cs="Arial"/>
          <w:sz w:val="22"/>
          <w:szCs w:val="22"/>
          <w:rPrChange w:id="2740" w:author="Syahrani Rachmawati Sadino" w:date="2025-01-31T14:35:00Z">
            <w:rPr>
              <w:rFonts w:asciiTheme="minorBidi" w:hAnsiTheme="minorBidi" w:cstheme="minorBidi"/>
              <w:sz w:val="22"/>
              <w:szCs w:val="22"/>
            </w:rPr>
          </w:rPrChange>
        </w:rPr>
        <w:t>tiga</w:t>
      </w:r>
      <w:proofErr w:type="spellEnd"/>
      <w:r w:rsidR="001E317A" w:rsidRPr="00922713">
        <w:rPr>
          <w:rFonts w:ascii="Arial" w:hAnsi="Arial" w:cs="Arial"/>
          <w:sz w:val="22"/>
          <w:szCs w:val="22"/>
          <w:rPrChange w:id="2741"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42" w:author="Syahrani Rachmawati Sadino" w:date="2025-01-31T14:35:00Z">
            <w:rPr>
              <w:rFonts w:asciiTheme="minorBidi" w:hAnsiTheme="minorBidi" w:cstheme="minorBidi"/>
              <w:sz w:val="22"/>
              <w:szCs w:val="22"/>
            </w:rPr>
          </w:rPrChange>
        </w:rPr>
        <w:t>tahun</w:t>
      </w:r>
      <w:proofErr w:type="spellEnd"/>
      <w:r w:rsidR="001E317A" w:rsidRPr="00922713">
        <w:rPr>
          <w:rFonts w:ascii="Arial" w:hAnsi="Arial" w:cs="Arial"/>
          <w:sz w:val="22"/>
          <w:szCs w:val="22"/>
          <w:rPrChange w:id="2743"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44" w:author="Syahrani Rachmawati Sadino" w:date="2025-01-31T14:35:00Z">
            <w:rPr>
              <w:rFonts w:asciiTheme="minorBidi" w:hAnsiTheme="minorBidi" w:cstheme="minorBidi"/>
              <w:sz w:val="22"/>
              <w:szCs w:val="22"/>
            </w:rPr>
          </w:rPrChange>
        </w:rPr>
        <w:t>setelah</w:t>
      </w:r>
      <w:proofErr w:type="spellEnd"/>
      <w:r w:rsidR="001E317A" w:rsidRPr="00922713">
        <w:rPr>
          <w:rFonts w:ascii="Arial" w:hAnsi="Arial" w:cs="Arial"/>
          <w:sz w:val="22"/>
          <w:szCs w:val="22"/>
          <w:rPrChange w:id="2745"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46" w:author="Syahrani Rachmawati Sadino" w:date="2025-01-31T14:35:00Z">
            <w:rPr>
              <w:rFonts w:asciiTheme="minorBidi" w:hAnsiTheme="minorBidi" w:cstheme="minorBidi"/>
              <w:sz w:val="22"/>
              <w:szCs w:val="22"/>
            </w:rPr>
          </w:rPrChange>
        </w:rPr>
        <w:t>berakhirnya</w:t>
      </w:r>
      <w:proofErr w:type="spellEnd"/>
      <w:r w:rsidR="001E317A" w:rsidRPr="00922713">
        <w:rPr>
          <w:rFonts w:ascii="Arial" w:hAnsi="Arial" w:cs="Arial"/>
          <w:sz w:val="22"/>
          <w:szCs w:val="22"/>
          <w:rPrChange w:id="2747"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48" w:author="Syahrani Rachmawati Sadino" w:date="2025-01-31T14:35:00Z">
            <w:rPr>
              <w:rFonts w:asciiTheme="minorBidi" w:hAnsiTheme="minorBidi" w:cstheme="minorBidi"/>
              <w:sz w:val="22"/>
              <w:szCs w:val="22"/>
            </w:rPr>
          </w:rPrChange>
        </w:rPr>
        <w:t>Perjanjian</w:t>
      </w:r>
      <w:proofErr w:type="spellEnd"/>
      <w:r w:rsidR="001E317A" w:rsidRPr="00922713">
        <w:rPr>
          <w:rFonts w:ascii="Arial" w:hAnsi="Arial" w:cs="Arial"/>
          <w:sz w:val="22"/>
          <w:szCs w:val="22"/>
          <w:rPrChange w:id="2749"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50" w:author="Syahrani Rachmawati Sadino" w:date="2025-01-31T14:35:00Z">
            <w:rPr>
              <w:rFonts w:asciiTheme="minorBidi" w:hAnsiTheme="minorBidi" w:cstheme="minorBidi"/>
              <w:sz w:val="22"/>
              <w:szCs w:val="22"/>
            </w:rPr>
          </w:rPrChange>
        </w:rPr>
        <w:t>ini</w:t>
      </w:r>
      <w:proofErr w:type="spellEnd"/>
      <w:r w:rsidR="001E317A" w:rsidRPr="00922713">
        <w:rPr>
          <w:rFonts w:ascii="Arial" w:hAnsi="Arial" w:cs="Arial"/>
          <w:sz w:val="22"/>
          <w:szCs w:val="22"/>
          <w:rPrChange w:id="2751"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52" w:author="Syahrani Rachmawati Sadino" w:date="2025-01-31T14:35:00Z">
            <w:rPr>
              <w:rFonts w:asciiTheme="minorBidi" w:hAnsiTheme="minorBidi" w:cstheme="minorBidi"/>
              <w:sz w:val="22"/>
              <w:szCs w:val="22"/>
            </w:rPr>
          </w:rPrChange>
        </w:rPr>
        <w:t>Penerima</w:t>
      </w:r>
      <w:proofErr w:type="spellEnd"/>
      <w:r w:rsidR="001E317A" w:rsidRPr="00922713">
        <w:rPr>
          <w:rFonts w:ascii="Arial" w:hAnsi="Arial" w:cs="Arial"/>
          <w:sz w:val="22"/>
          <w:szCs w:val="22"/>
          <w:rPrChange w:id="2753"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54" w:author="Syahrani Rachmawati Sadino" w:date="2025-01-31T14:35:00Z">
            <w:rPr>
              <w:rFonts w:asciiTheme="minorBidi" w:hAnsiTheme="minorBidi" w:cstheme="minorBidi"/>
              <w:sz w:val="22"/>
              <w:szCs w:val="22"/>
            </w:rPr>
          </w:rPrChange>
        </w:rPr>
        <w:t>Informasi</w:t>
      </w:r>
      <w:proofErr w:type="spellEnd"/>
      <w:r w:rsidR="001E317A" w:rsidRPr="00922713">
        <w:rPr>
          <w:rFonts w:ascii="Arial" w:hAnsi="Arial" w:cs="Arial"/>
          <w:sz w:val="22"/>
          <w:szCs w:val="22"/>
          <w:rPrChange w:id="2755" w:author="Syahrani Rachmawati Sadino" w:date="2025-01-31T14:35:00Z">
            <w:rPr>
              <w:rFonts w:asciiTheme="minorBidi" w:hAnsiTheme="minorBidi" w:cstheme="minorBidi"/>
              <w:sz w:val="22"/>
              <w:szCs w:val="22"/>
            </w:rPr>
          </w:rPrChange>
        </w:rPr>
        <w:t xml:space="preserve"> Rahasia </w:t>
      </w:r>
      <w:proofErr w:type="spellStart"/>
      <w:r w:rsidR="001E317A" w:rsidRPr="00922713">
        <w:rPr>
          <w:rFonts w:ascii="Arial" w:hAnsi="Arial" w:cs="Arial"/>
          <w:sz w:val="22"/>
          <w:szCs w:val="22"/>
          <w:rPrChange w:id="2756" w:author="Syahrani Rachmawati Sadino" w:date="2025-01-31T14:35:00Z">
            <w:rPr>
              <w:rFonts w:asciiTheme="minorBidi" w:hAnsiTheme="minorBidi" w:cstheme="minorBidi"/>
              <w:sz w:val="22"/>
              <w:szCs w:val="22"/>
            </w:rPr>
          </w:rPrChange>
        </w:rPr>
        <w:t>tidak</w:t>
      </w:r>
      <w:proofErr w:type="spellEnd"/>
      <w:r w:rsidR="001E317A" w:rsidRPr="00922713">
        <w:rPr>
          <w:rFonts w:ascii="Arial" w:hAnsi="Arial" w:cs="Arial"/>
          <w:sz w:val="22"/>
          <w:szCs w:val="22"/>
          <w:rPrChange w:id="2757"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58" w:author="Syahrani Rachmawati Sadino" w:date="2025-01-31T14:35:00Z">
            <w:rPr>
              <w:rFonts w:asciiTheme="minorBidi" w:hAnsiTheme="minorBidi" w:cstheme="minorBidi"/>
              <w:sz w:val="22"/>
              <w:szCs w:val="22"/>
            </w:rPr>
          </w:rPrChange>
        </w:rPr>
        <w:t>boleh</w:t>
      </w:r>
      <w:proofErr w:type="spellEnd"/>
      <w:r w:rsidR="001E317A" w:rsidRPr="00922713">
        <w:rPr>
          <w:rFonts w:ascii="Arial" w:hAnsi="Arial" w:cs="Arial"/>
          <w:sz w:val="22"/>
          <w:szCs w:val="22"/>
          <w:rPrChange w:id="2759"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60" w:author="Syahrani Rachmawati Sadino" w:date="2025-01-31T14:35:00Z">
            <w:rPr>
              <w:rFonts w:asciiTheme="minorBidi" w:hAnsiTheme="minorBidi" w:cstheme="minorBidi"/>
              <w:sz w:val="22"/>
              <w:szCs w:val="22"/>
            </w:rPr>
          </w:rPrChange>
        </w:rPr>
        <w:t>membuka</w:t>
      </w:r>
      <w:proofErr w:type="spellEnd"/>
      <w:r w:rsidR="001E317A" w:rsidRPr="00922713">
        <w:rPr>
          <w:rFonts w:ascii="Arial" w:hAnsi="Arial" w:cs="Arial"/>
          <w:sz w:val="22"/>
          <w:szCs w:val="22"/>
          <w:rPrChange w:id="2761"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62" w:author="Syahrani Rachmawati Sadino" w:date="2025-01-31T14:35:00Z">
            <w:rPr>
              <w:rFonts w:asciiTheme="minorBidi" w:hAnsiTheme="minorBidi" w:cstheme="minorBidi"/>
              <w:sz w:val="22"/>
              <w:szCs w:val="22"/>
            </w:rPr>
          </w:rPrChange>
        </w:rPr>
        <w:t>atau</w:t>
      </w:r>
      <w:proofErr w:type="spellEnd"/>
      <w:r w:rsidR="001E317A" w:rsidRPr="00922713">
        <w:rPr>
          <w:rFonts w:ascii="Arial" w:hAnsi="Arial" w:cs="Arial"/>
          <w:sz w:val="22"/>
          <w:szCs w:val="22"/>
          <w:rPrChange w:id="2763"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64" w:author="Syahrani Rachmawati Sadino" w:date="2025-01-31T14:35:00Z">
            <w:rPr>
              <w:rFonts w:asciiTheme="minorBidi" w:hAnsiTheme="minorBidi" w:cstheme="minorBidi"/>
              <w:sz w:val="22"/>
              <w:szCs w:val="22"/>
            </w:rPr>
          </w:rPrChange>
        </w:rPr>
        <w:t>menggunakan</w:t>
      </w:r>
      <w:proofErr w:type="spellEnd"/>
      <w:r w:rsidR="001E317A" w:rsidRPr="00922713">
        <w:rPr>
          <w:rFonts w:ascii="Arial" w:hAnsi="Arial" w:cs="Arial"/>
          <w:sz w:val="22"/>
          <w:szCs w:val="22"/>
          <w:rPrChange w:id="2765"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66" w:author="Syahrani Rachmawati Sadino" w:date="2025-01-31T14:35:00Z">
            <w:rPr>
              <w:rFonts w:asciiTheme="minorBidi" w:hAnsiTheme="minorBidi" w:cstheme="minorBidi"/>
              <w:sz w:val="22"/>
              <w:szCs w:val="22"/>
            </w:rPr>
          </w:rPrChange>
        </w:rPr>
        <w:t>Informasi</w:t>
      </w:r>
      <w:proofErr w:type="spellEnd"/>
      <w:r w:rsidR="001E317A" w:rsidRPr="00922713">
        <w:rPr>
          <w:rFonts w:ascii="Arial" w:hAnsi="Arial" w:cs="Arial"/>
          <w:sz w:val="22"/>
          <w:szCs w:val="22"/>
          <w:rPrChange w:id="2767" w:author="Syahrani Rachmawati Sadino" w:date="2025-01-31T14:35:00Z">
            <w:rPr>
              <w:rFonts w:asciiTheme="minorBidi" w:hAnsiTheme="minorBidi" w:cstheme="minorBidi"/>
              <w:sz w:val="22"/>
              <w:szCs w:val="22"/>
            </w:rPr>
          </w:rPrChange>
        </w:rPr>
        <w:t xml:space="preserve"> Rahasia </w:t>
      </w:r>
      <w:proofErr w:type="spellStart"/>
      <w:r w:rsidR="001E317A" w:rsidRPr="00922713">
        <w:rPr>
          <w:rFonts w:ascii="Arial" w:hAnsi="Arial" w:cs="Arial"/>
          <w:sz w:val="22"/>
          <w:szCs w:val="22"/>
          <w:rPrChange w:id="2768" w:author="Syahrani Rachmawati Sadino" w:date="2025-01-31T14:35:00Z">
            <w:rPr>
              <w:rFonts w:asciiTheme="minorBidi" w:hAnsiTheme="minorBidi" w:cstheme="minorBidi"/>
              <w:sz w:val="22"/>
              <w:szCs w:val="22"/>
            </w:rPr>
          </w:rPrChange>
        </w:rPr>
        <w:t>tersebut</w:t>
      </w:r>
      <w:proofErr w:type="spellEnd"/>
      <w:r w:rsidR="001E317A" w:rsidRPr="00922713">
        <w:rPr>
          <w:rFonts w:ascii="Arial" w:hAnsi="Arial" w:cs="Arial"/>
          <w:sz w:val="22"/>
          <w:szCs w:val="22"/>
          <w:rPrChange w:id="2769"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70" w:author="Syahrani Rachmawati Sadino" w:date="2025-01-31T14:35:00Z">
            <w:rPr>
              <w:rFonts w:asciiTheme="minorBidi" w:hAnsiTheme="minorBidi" w:cstheme="minorBidi"/>
              <w:sz w:val="22"/>
              <w:szCs w:val="22"/>
            </w:rPr>
          </w:rPrChange>
        </w:rPr>
        <w:t>untuk</w:t>
      </w:r>
      <w:proofErr w:type="spellEnd"/>
      <w:r w:rsidR="001E317A" w:rsidRPr="00922713">
        <w:rPr>
          <w:rFonts w:ascii="Arial" w:hAnsi="Arial" w:cs="Arial"/>
          <w:sz w:val="22"/>
          <w:szCs w:val="22"/>
          <w:rPrChange w:id="2771"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72" w:author="Syahrani Rachmawati Sadino" w:date="2025-01-31T14:35:00Z">
            <w:rPr>
              <w:rFonts w:asciiTheme="minorBidi" w:hAnsiTheme="minorBidi" w:cstheme="minorBidi"/>
              <w:sz w:val="22"/>
              <w:szCs w:val="22"/>
            </w:rPr>
          </w:rPrChange>
        </w:rPr>
        <w:t>tujuan</w:t>
      </w:r>
      <w:proofErr w:type="spellEnd"/>
      <w:r w:rsidR="001E317A" w:rsidRPr="00922713">
        <w:rPr>
          <w:rFonts w:ascii="Arial" w:hAnsi="Arial" w:cs="Arial"/>
          <w:sz w:val="22"/>
          <w:szCs w:val="22"/>
          <w:rPrChange w:id="2773" w:author="Syahrani Rachmawati Sadino" w:date="2025-01-31T14:35:00Z">
            <w:rPr>
              <w:rFonts w:asciiTheme="minorBidi" w:hAnsiTheme="minorBidi" w:cstheme="minorBidi"/>
              <w:sz w:val="22"/>
              <w:szCs w:val="22"/>
            </w:rPr>
          </w:rPrChange>
        </w:rPr>
        <w:t xml:space="preserve"> lain </w:t>
      </w:r>
      <w:proofErr w:type="spellStart"/>
      <w:r w:rsidR="001E317A" w:rsidRPr="00922713">
        <w:rPr>
          <w:rFonts w:ascii="Arial" w:hAnsi="Arial" w:cs="Arial"/>
          <w:sz w:val="22"/>
          <w:szCs w:val="22"/>
          <w:rPrChange w:id="2774" w:author="Syahrani Rachmawati Sadino" w:date="2025-01-31T14:35:00Z">
            <w:rPr>
              <w:rFonts w:asciiTheme="minorBidi" w:hAnsiTheme="minorBidi" w:cstheme="minorBidi"/>
              <w:sz w:val="22"/>
              <w:szCs w:val="22"/>
            </w:rPr>
          </w:rPrChange>
        </w:rPr>
        <w:t>selain</w:t>
      </w:r>
      <w:proofErr w:type="spellEnd"/>
      <w:r w:rsidR="001E317A" w:rsidRPr="00922713">
        <w:rPr>
          <w:rFonts w:ascii="Arial" w:hAnsi="Arial" w:cs="Arial"/>
          <w:sz w:val="22"/>
          <w:szCs w:val="22"/>
          <w:rPrChange w:id="2775" w:author="Syahrani Rachmawati Sadino" w:date="2025-01-31T14:35:00Z">
            <w:rPr>
              <w:rFonts w:asciiTheme="minorBidi" w:hAnsiTheme="minorBidi" w:cstheme="minorBidi"/>
              <w:sz w:val="22"/>
              <w:szCs w:val="22"/>
            </w:rPr>
          </w:rPrChange>
        </w:rPr>
        <w:t xml:space="preserve"> yang </w:t>
      </w:r>
      <w:proofErr w:type="spellStart"/>
      <w:r w:rsidR="001E317A" w:rsidRPr="00922713">
        <w:rPr>
          <w:rFonts w:ascii="Arial" w:hAnsi="Arial" w:cs="Arial"/>
          <w:sz w:val="22"/>
          <w:szCs w:val="22"/>
          <w:rPrChange w:id="2776" w:author="Syahrani Rachmawati Sadino" w:date="2025-01-31T14:35:00Z">
            <w:rPr>
              <w:rFonts w:asciiTheme="minorBidi" w:hAnsiTheme="minorBidi" w:cstheme="minorBidi"/>
              <w:sz w:val="22"/>
              <w:szCs w:val="22"/>
            </w:rPr>
          </w:rPrChange>
        </w:rPr>
        <w:t>diatur</w:t>
      </w:r>
      <w:proofErr w:type="spellEnd"/>
      <w:r w:rsidR="001E317A" w:rsidRPr="00922713">
        <w:rPr>
          <w:rFonts w:ascii="Arial" w:hAnsi="Arial" w:cs="Arial"/>
          <w:sz w:val="22"/>
          <w:szCs w:val="22"/>
          <w:rPrChange w:id="2777"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78" w:author="Syahrani Rachmawati Sadino" w:date="2025-01-31T14:35:00Z">
            <w:rPr>
              <w:rFonts w:asciiTheme="minorBidi" w:hAnsiTheme="minorBidi" w:cstheme="minorBidi"/>
              <w:sz w:val="22"/>
              <w:szCs w:val="22"/>
            </w:rPr>
          </w:rPrChange>
        </w:rPr>
        <w:t>dalam</w:t>
      </w:r>
      <w:proofErr w:type="spellEnd"/>
      <w:r w:rsidR="001E317A" w:rsidRPr="00922713">
        <w:rPr>
          <w:rFonts w:ascii="Arial" w:hAnsi="Arial" w:cs="Arial"/>
          <w:sz w:val="22"/>
          <w:szCs w:val="22"/>
          <w:rPrChange w:id="2779"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80" w:author="Syahrani Rachmawati Sadino" w:date="2025-01-31T14:35:00Z">
            <w:rPr>
              <w:rFonts w:asciiTheme="minorBidi" w:hAnsiTheme="minorBidi" w:cstheme="minorBidi"/>
              <w:sz w:val="22"/>
              <w:szCs w:val="22"/>
            </w:rPr>
          </w:rPrChange>
        </w:rPr>
        <w:t>Perjanjian</w:t>
      </w:r>
      <w:proofErr w:type="spellEnd"/>
      <w:r w:rsidR="001E317A" w:rsidRPr="00922713">
        <w:rPr>
          <w:rFonts w:ascii="Arial" w:hAnsi="Arial" w:cs="Arial"/>
          <w:sz w:val="22"/>
          <w:szCs w:val="22"/>
          <w:rPrChange w:id="2781"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82" w:author="Syahrani Rachmawati Sadino" w:date="2025-01-31T14:35:00Z">
            <w:rPr>
              <w:rFonts w:asciiTheme="minorBidi" w:hAnsiTheme="minorBidi" w:cstheme="minorBidi"/>
              <w:sz w:val="22"/>
              <w:szCs w:val="22"/>
            </w:rPr>
          </w:rPrChange>
        </w:rPr>
        <w:t>ini</w:t>
      </w:r>
      <w:proofErr w:type="spellEnd"/>
      <w:r w:rsidR="001E317A" w:rsidRPr="00922713">
        <w:rPr>
          <w:rFonts w:ascii="Arial" w:hAnsi="Arial" w:cs="Arial"/>
          <w:sz w:val="22"/>
          <w:szCs w:val="22"/>
          <w:rPrChange w:id="2783" w:author="Syahrani Rachmawati Sadino" w:date="2025-01-31T14:35:00Z">
            <w:rPr>
              <w:rFonts w:asciiTheme="minorBidi" w:hAnsiTheme="minorBidi" w:cstheme="minorBidi"/>
              <w:sz w:val="22"/>
              <w:szCs w:val="22"/>
            </w:rPr>
          </w:rPrChange>
        </w:rPr>
        <w:t xml:space="preserve">. </w:t>
      </w:r>
      <w:r w:rsidRPr="00922713">
        <w:rPr>
          <w:rFonts w:ascii="Arial" w:hAnsi="Arial" w:cs="Arial"/>
          <w:b/>
          <w:bCs/>
          <w:sz w:val="22"/>
          <w:szCs w:val="22"/>
          <w:rPrChange w:id="2784" w:author="Syahrani Rachmawati Sadino" w:date="2025-01-31T14:35:00Z">
            <w:rPr>
              <w:rFonts w:asciiTheme="minorBidi" w:hAnsiTheme="minorBidi" w:cstheme="minorBidi"/>
              <w:b/>
              <w:bCs/>
              <w:sz w:val="22"/>
              <w:szCs w:val="22"/>
            </w:rPr>
          </w:rPrChange>
        </w:rPr>
        <w:t>PARAH PIHAK</w:t>
      </w:r>
      <w:r w:rsidR="001E317A" w:rsidRPr="00922713">
        <w:rPr>
          <w:rFonts w:ascii="Arial" w:hAnsi="Arial" w:cs="Arial"/>
          <w:sz w:val="22"/>
          <w:szCs w:val="22"/>
          <w:rPrChange w:id="2785"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86" w:author="Syahrani Rachmawati Sadino" w:date="2025-01-31T14:35:00Z">
            <w:rPr>
              <w:rFonts w:asciiTheme="minorBidi" w:hAnsiTheme="minorBidi" w:cstheme="minorBidi"/>
              <w:sz w:val="22"/>
              <w:szCs w:val="22"/>
            </w:rPr>
          </w:rPrChange>
        </w:rPr>
        <w:t>harus</w:t>
      </w:r>
      <w:proofErr w:type="spellEnd"/>
      <w:r w:rsidR="001E317A" w:rsidRPr="00922713">
        <w:rPr>
          <w:rFonts w:ascii="Arial" w:hAnsi="Arial" w:cs="Arial"/>
          <w:sz w:val="22"/>
          <w:szCs w:val="22"/>
          <w:rPrChange w:id="2787"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88" w:author="Syahrani Rachmawati Sadino" w:date="2025-01-31T14:35:00Z">
            <w:rPr>
              <w:rFonts w:asciiTheme="minorBidi" w:hAnsiTheme="minorBidi" w:cstheme="minorBidi"/>
              <w:sz w:val="22"/>
              <w:szCs w:val="22"/>
            </w:rPr>
          </w:rPrChange>
        </w:rPr>
        <w:t>menetapkan</w:t>
      </w:r>
      <w:proofErr w:type="spellEnd"/>
      <w:r w:rsidR="001E317A" w:rsidRPr="00922713">
        <w:rPr>
          <w:rFonts w:ascii="Arial" w:hAnsi="Arial" w:cs="Arial"/>
          <w:sz w:val="22"/>
          <w:szCs w:val="22"/>
          <w:rPrChange w:id="2789" w:author="Syahrani Rachmawati Sadino" w:date="2025-01-31T14:35:00Z">
            <w:rPr>
              <w:rFonts w:asciiTheme="minorBidi" w:hAnsiTheme="minorBidi" w:cstheme="minorBidi"/>
              <w:sz w:val="22"/>
              <w:szCs w:val="22"/>
            </w:rPr>
          </w:rPrChange>
        </w:rPr>
        <w:t xml:space="preserve"> dan </w:t>
      </w:r>
      <w:proofErr w:type="spellStart"/>
      <w:r w:rsidR="001E317A" w:rsidRPr="00922713">
        <w:rPr>
          <w:rFonts w:ascii="Arial" w:hAnsi="Arial" w:cs="Arial"/>
          <w:sz w:val="22"/>
          <w:szCs w:val="22"/>
          <w:rPrChange w:id="2790" w:author="Syahrani Rachmawati Sadino" w:date="2025-01-31T14:35:00Z">
            <w:rPr>
              <w:rFonts w:asciiTheme="minorBidi" w:hAnsiTheme="minorBidi" w:cstheme="minorBidi"/>
              <w:sz w:val="22"/>
              <w:szCs w:val="22"/>
            </w:rPr>
          </w:rPrChange>
        </w:rPr>
        <w:t>menjaga</w:t>
      </w:r>
      <w:proofErr w:type="spellEnd"/>
      <w:r w:rsidR="001E317A" w:rsidRPr="00922713">
        <w:rPr>
          <w:rFonts w:ascii="Arial" w:hAnsi="Arial" w:cs="Arial"/>
          <w:sz w:val="22"/>
          <w:szCs w:val="22"/>
          <w:rPrChange w:id="2791"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92" w:author="Syahrani Rachmawati Sadino" w:date="2025-01-31T14:35:00Z">
            <w:rPr>
              <w:rFonts w:asciiTheme="minorBidi" w:hAnsiTheme="minorBidi" w:cstheme="minorBidi"/>
              <w:sz w:val="22"/>
              <w:szCs w:val="22"/>
            </w:rPr>
          </w:rPrChange>
        </w:rPr>
        <w:t>langkah-langkah</w:t>
      </w:r>
      <w:proofErr w:type="spellEnd"/>
      <w:r w:rsidR="001E317A" w:rsidRPr="00922713">
        <w:rPr>
          <w:rFonts w:ascii="Arial" w:hAnsi="Arial" w:cs="Arial"/>
          <w:sz w:val="22"/>
          <w:szCs w:val="22"/>
          <w:rPrChange w:id="2793"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94" w:author="Syahrani Rachmawati Sadino" w:date="2025-01-31T14:35:00Z">
            <w:rPr>
              <w:rFonts w:asciiTheme="minorBidi" w:hAnsiTheme="minorBidi" w:cstheme="minorBidi"/>
              <w:sz w:val="22"/>
              <w:szCs w:val="22"/>
            </w:rPr>
          </w:rPrChange>
        </w:rPr>
        <w:t>pengamanan</w:t>
      </w:r>
      <w:proofErr w:type="spellEnd"/>
      <w:r w:rsidR="001E317A" w:rsidRPr="00922713">
        <w:rPr>
          <w:rFonts w:ascii="Arial" w:hAnsi="Arial" w:cs="Arial"/>
          <w:sz w:val="22"/>
          <w:szCs w:val="22"/>
          <w:rPrChange w:id="2795" w:author="Syahrani Rachmawati Sadino" w:date="2025-01-31T14:35:00Z">
            <w:rPr>
              <w:rFonts w:asciiTheme="minorBidi" w:hAnsiTheme="minorBidi" w:cstheme="minorBidi"/>
              <w:sz w:val="22"/>
              <w:szCs w:val="22"/>
            </w:rPr>
          </w:rPrChange>
        </w:rPr>
        <w:t xml:space="preserve"> yang </w:t>
      </w:r>
      <w:proofErr w:type="spellStart"/>
      <w:r w:rsidR="001E317A" w:rsidRPr="00922713">
        <w:rPr>
          <w:rFonts w:ascii="Arial" w:hAnsi="Arial" w:cs="Arial"/>
          <w:sz w:val="22"/>
          <w:szCs w:val="22"/>
          <w:rPrChange w:id="2796" w:author="Syahrani Rachmawati Sadino" w:date="2025-01-31T14:35:00Z">
            <w:rPr>
              <w:rFonts w:asciiTheme="minorBidi" w:hAnsiTheme="minorBidi" w:cstheme="minorBidi"/>
              <w:sz w:val="22"/>
              <w:szCs w:val="22"/>
            </w:rPr>
          </w:rPrChange>
        </w:rPr>
        <w:t>cukup</w:t>
      </w:r>
      <w:proofErr w:type="spellEnd"/>
      <w:r w:rsidR="001E317A" w:rsidRPr="00922713">
        <w:rPr>
          <w:rFonts w:ascii="Arial" w:hAnsi="Arial" w:cs="Arial"/>
          <w:sz w:val="22"/>
          <w:szCs w:val="22"/>
          <w:rPrChange w:id="2797"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798" w:author="Syahrani Rachmawati Sadino" w:date="2025-01-31T14:35:00Z">
            <w:rPr>
              <w:rFonts w:asciiTheme="minorBidi" w:hAnsiTheme="minorBidi" w:cstheme="minorBidi"/>
              <w:sz w:val="22"/>
              <w:szCs w:val="22"/>
            </w:rPr>
          </w:rPrChange>
        </w:rPr>
        <w:t>untuk</w:t>
      </w:r>
      <w:proofErr w:type="spellEnd"/>
      <w:r w:rsidR="001E317A" w:rsidRPr="00922713">
        <w:rPr>
          <w:rFonts w:ascii="Arial" w:hAnsi="Arial" w:cs="Arial"/>
          <w:sz w:val="22"/>
          <w:szCs w:val="22"/>
          <w:rPrChange w:id="2799"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800" w:author="Syahrani Rachmawati Sadino" w:date="2025-01-31T14:35:00Z">
            <w:rPr>
              <w:rFonts w:asciiTheme="minorBidi" w:hAnsiTheme="minorBidi" w:cstheme="minorBidi"/>
              <w:sz w:val="22"/>
              <w:szCs w:val="22"/>
            </w:rPr>
          </w:rPrChange>
        </w:rPr>
        <w:t>melindungi</w:t>
      </w:r>
      <w:proofErr w:type="spellEnd"/>
      <w:r w:rsidR="001E317A" w:rsidRPr="00922713">
        <w:rPr>
          <w:rFonts w:ascii="Arial" w:hAnsi="Arial" w:cs="Arial"/>
          <w:sz w:val="22"/>
          <w:szCs w:val="22"/>
          <w:rPrChange w:id="2801"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802" w:author="Syahrani Rachmawati Sadino" w:date="2025-01-31T14:35:00Z">
            <w:rPr>
              <w:rFonts w:asciiTheme="minorBidi" w:hAnsiTheme="minorBidi" w:cstheme="minorBidi"/>
              <w:sz w:val="22"/>
              <w:szCs w:val="22"/>
            </w:rPr>
          </w:rPrChange>
        </w:rPr>
        <w:t>Informasi</w:t>
      </w:r>
      <w:proofErr w:type="spellEnd"/>
      <w:r w:rsidR="001E317A" w:rsidRPr="00922713">
        <w:rPr>
          <w:rFonts w:ascii="Arial" w:hAnsi="Arial" w:cs="Arial"/>
          <w:sz w:val="22"/>
          <w:szCs w:val="22"/>
          <w:rPrChange w:id="2803" w:author="Syahrani Rachmawati Sadino" w:date="2025-01-31T14:35:00Z">
            <w:rPr>
              <w:rFonts w:asciiTheme="minorBidi" w:hAnsiTheme="minorBidi" w:cstheme="minorBidi"/>
              <w:sz w:val="22"/>
              <w:szCs w:val="22"/>
            </w:rPr>
          </w:rPrChange>
        </w:rPr>
        <w:t xml:space="preserve"> Rahasia </w:t>
      </w:r>
      <w:proofErr w:type="spellStart"/>
      <w:r w:rsidR="001E317A" w:rsidRPr="00922713">
        <w:rPr>
          <w:rFonts w:ascii="Arial" w:hAnsi="Arial" w:cs="Arial"/>
          <w:sz w:val="22"/>
          <w:szCs w:val="22"/>
          <w:rPrChange w:id="2804" w:author="Syahrani Rachmawati Sadino" w:date="2025-01-31T14:35:00Z">
            <w:rPr>
              <w:rFonts w:asciiTheme="minorBidi" w:hAnsiTheme="minorBidi" w:cstheme="minorBidi"/>
              <w:sz w:val="22"/>
              <w:szCs w:val="22"/>
            </w:rPr>
          </w:rPrChange>
        </w:rPr>
        <w:t>dari</w:t>
      </w:r>
      <w:proofErr w:type="spellEnd"/>
      <w:r w:rsidR="001E317A" w:rsidRPr="00922713">
        <w:rPr>
          <w:rFonts w:ascii="Arial" w:hAnsi="Arial" w:cs="Arial"/>
          <w:sz w:val="22"/>
          <w:szCs w:val="22"/>
          <w:rPrChange w:id="2805"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806" w:author="Syahrani Rachmawati Sadino" w:date="2025-01-31T14:35:00Z">
            <w:rPr>
              <w:rFonts w:asciiTheme="minorBidi" w:hAnsiTheme="minorBidi" w:cstheme="minorBidi"/>
              <w:sz w:val="22"/>
              <w:szCs w:val="22"/>
            </w:rPr>
          </w:rPrChange>
        </w:rPr>
        <w:t>penggunaan</w:t>
      </w:r>
      <w:proofErr w:type="spellEnd"/>
      <w:r w:rsidR="001E317A" w:rsidRPr="00922713">
        <w:rPr>
          <w:rFonts w:ascii="Arial" w:hAnsi="Arial" w:cs="Arial"/>
          <w:sz w:val="22"/>
          <w:szCs w:val="22"/>
          <w:rPrChange w:id="2807" w:author="Syahrani Rachmawati Sadino" w:date="2025-01-31T14:35:00Z">
            <w:rPr>
              <w:rFonts w:asciiTheme="minorBidi" w:hAnsiTheme="minorBidi" w:cstheme="minorBidi"/>
              <w:sz w:val="22"/>
              <w:szCs w:val="22"/>
            </w:rPr>
          </w:rPrChange>
        </w:rPr>
        <w:t xml:space="preserve"> yang </w:t>
      </w:r>
      <w:proofErr w:type="spellStart"/>
      <w:r w:rsidR="001E317A" w:rsidRPr="00922713">
        <w:rPr>
          <w:rFonts w:ascii="Arial" w:hAnsi="Arial" w:cs="Arial"/>
          <w:sz w:val="22"/>
          <w:szCs w:val="22"/>
          <w:rPrChange w:id="2808" w:author="Syahrani Rachmawati Sadino" w:date="2025-01-31T14:35:00Z">
            <w:rPr>
              <w:rFonts w:asciiTheme="minorBidi" w:hAnsiTheme="minorBidi" w:cstheme="minorBidi"/>
              <w:sz w:val="22"/>
              <w:szCs w:val="22"/>
            </w:rPr>
          </w:rPrChange>
        </w:rPr>
        <w:t>tidak</w:t>
      </w:r>
      <w:proofErr w:type="spellEnd"/>
      <w:r w:rsidR="001E317A" w:rsidRPr="00922713">
        <w:rPr>
          <w:rFonts w:ascii="Arial" w:hAnsi="Arial" w:cs="Arial"/>
          <w:sz w:val="22"/>
          <w:szCs w:val="22"/>
          <w:rPrChange w:id="2809" w:author="Syahrani Rachmawati Sadino" w:date="2025-01-31T14:35:00Z">
            <w:rPr>
              <w:rFonts w:asciiTheme="minorBidi" w:hAnsiTheme="minorBidi" w:cstheme="minorBidi"/>
              <w:sz w:val="22"/>
              <w:szCs w:val="22"/>
            </w:rPr>
          </w:rPrChange>
        </w:rPr>
        <w:t xml:space="preserve"> </w:t>
      </w:r>
      <w:proofErr w:type="spellStart"/>
      <w:r w:rsidR="001E317A" w:rsidRPr="00922713">
        <w:rPr>
          <w:rFonts w:ascii="Arial" w:hAnsi="Arial" w:cs="Arial"/>
          <w:sz w:val="22"/>
          <w:szCs w:val="22"/>
          <w:rPrChange w:id="2810" w:author="Syahrani Rachmawati Sadino" w:date="2025-01-31T14:35:00Z">
            <w:rPr>
              <w:rFonts w:asciiTheme="minorBidi" w:hAnsiTheme="minorBidi" w:cstheme="minorBidi"/>
              <w:sz w:val="22"/>
              <w:szCs w:val="22"/>
            </w:rPr>
          </w:rPrChange>
        </w:rPr>
        <w:t>sah</w:t>
      </w:r>
      <w:proofErr w:type="spellEnd"/>
      <w:r w:rsidR="001E317A" w:rsidRPr="00922713">
        <w:rPr>
          <w:rFonts w:ascii="Arial" w:hAnsi="Arial" w:cs="Arial"/>
          <w:b/>
          <w:sz w:val="22"/>
          <w:szCs w:val="22"/>
          <w:rPrChange w:id="2811" w:author="Syahrani Rachmawati Sadino" w:date="2025-01-31T14:35:00Z">
            <w:rPr>
              <w:rFonts w:asciiTheme="minorBidi" w:hAnsiTheme="minorBidi" w:cstheme="minorBidi"/>
              <w:b/>
              <w:sz w:val="22"/>
              <w:szCs w:val="22"/>
            </w:rPr>
          </w:rPrChange>
        </w:rPr>
        <w:t>.</w:t>
      </w:r>
    </w:p>
    <w:p w14:paraId="6D6731BD" w14:textId="77777777" w:rsidR="001E317A" w:rsidRPr="00922713" w:rsidRDefault="001E317A">
      <w:pPr>
        <w:pStyle w:val="BodyTextIndent"/>
        <w:keepNext w:val="0"/>
        <w:keepLines w:val="0"/>
        <w:tabs>
          <w:tab w:val="clear" w:pos="720"/>
        </w:tabs>
        <w:spacing w:after="0" w:line="276" w:lineRule="auto"/>
        <w:ind w:left="426" w:hanging="426"/>
        <w:rPr>
          <w:rFonts w:ascii="Arial" w:hAnsi="Arial" w:cs="Arial"/>
          <w:sz w:val="22"/>
          <w:szCs w:val="22"/>
          <w:rPrChange w:id="2812" w:author="Syahrani Rachmawati Sadino" w:date="2025-01-31T14:35:00Z">
            <w:rPr>
              <w:rFonts w:asciiTheme="minorBidi" w:hAnsiTheme="minorBidi" w:cstheme="minorBidi"/>
              <w:sz w:val="22"/>
              <w:szCs w:val="22"/>
            </w:rPr>
          </w:rPrChange>
        </w:rPr>
      </w:pPr>
    </w:p>
    <w:p w14:paraId="58595037" w14:textId="77777777" w:rsidR="00070054" w:rsidRPr="00922713" w:rsidRDefault="001E317A">
      <w:pPr>
        <w:pStyle w:val="BodyTextIndent"/>
        <w:keepNext w:val="0"/>
        <w:keepLines w:val="0"/>
        <w:numPr>
          <w:ilvl w:val="1"/>
          <w:numId w:val="16"/>
        </w:numPr>
        <w:spacing w:after="0" w:line="276" w:lineRule="auto"/>
        <w:ind w:left="426" w:hanging="426"/>
        <w:rPr>
          <w:rFonts w:ascii="Arial" w:hAnsi="Arial" w:cs="Arial"/>
          <w:b/>
          <w:sz w:val="22"/>
          <w:szCs w:val="22"/>
          <w:lang w:val="en-US"/>
          <w:rPrChange w:id="2813" w:author="Syahrani Rachmawati Sadino" w:date="2025-01-31T14:35:00Z">
            <w:rPr>
              <w:rFonts w:asciiTheme="minorBidi" w:hAnsiTheme="minorBidi" w:cstheme="minorBidi"/>
              <w:b/>
              <w:sz w:val="22"/>
              <w:szCs w:val="22"/>
              <w:lang w:val="en-US"/>
            </w:rPr>
          </w:rPrChange>
        </w:rPr>
      </w:pPr>
      <w:proofErr w:type="spellStart"/>
      <w:r w:rsidRPr="00922713">
        <w:rPr>
          <w:rFonts w:ascii="Arial" w:hAnsi="Arial" w:cs="Arial"/>
          <w:sz w:val="22"/>
          <w:szCs w:val="22"/>
          <w:rPrChange w:id="2814" w:author="Syahrani Rachmawati Sadino" w:date="2025-01-31T14:35:00Z">
            <w:rPr>
              <w:rFonts w:asciiTheme="minorBidi" w:hAnsiTheme="minorBidi" w:cstheme="minorBidi"/>
              <w:sz w:val="22"/>
              <w:szCs w:val="22"/>
            </w:rPr>
          </w:rPrChange>
        </w:rPr>
        <w:t>Penerima</w:t>
      </w:r>
      <w:proofErr w:type="spellEnd"/>
      <w:r w:rsidRPr="00922713">
        <w:rPr>
          <w:rFonts w:ascii="Arial" w:hAnsi="Arial" w:cs="Arial"/>
          <w:sz w:val="22"/>
          <w:szCs w:val="22"/>
          <w:rPrChange w:id="281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16" w:author="Syahrani Rachmawati Sadino" w:date="2025-01-31T14:35:00Z">
            <w:rPr>
              <w:rFonts w:asciiTheme="minorBidi" w:hAnsiTheme="minorBidi" w:cstheme="minorBidi"/>
              <w:sz w:val="22"/>
              <w:szCs w:val="22"/>
            </w:rPr>
          </w:rPrChange>
        </w:rPr>
        <w:t>mengetahui</w:t>
      </w:r>
      <w:proofErr w:type="spellEnd"/>
      <w:r w:rsidRPr="00922713">
        <w:rPr>
          <w:rFonts w:ascii="Arial" w:hAnsi="Arial" w:cs="Arial"/>
          <w:sz w:val="22"/>
          <w:szCs w:val="22"/>
          <w:rPrChange w:id="281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18" w:author="Syahrani Rachmawati Sadino" w:date="2025-01-31T14:35:00Z">
            <w:rPr>
              <w:rFonts w:asciiTheme="minorBidi" w:hAnsiTheme="minorBidi" w:cstheme="minorBidi"/>
              <w:sz w:val="22"/>
              <w:szCs w:val="22"/>
            </w:rPr>
          </w:rPrChange>
        </w:rPr>
        <w:t>bahwa</w:t>
      </w:r>
      <w:proofErr w:type="spellEnd"/>
      <w:r w:rsidRPr="00922713">
        <w:rPr>
          <w:rFonts w:ascii="Arial" w:hAnsi="Arial" w:cs="Arial"/>
          <w:sz w:val="22"/>
          <w:szCs w:val="22"/>
          <w:rPrChange w:id="281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20" w:author="Syahrani Rachmawati Sadino" w:date="2025-01-31T14:35:00Z">
            <w:rPr>
              <w:rFonts w:asciiTheme="minorBidi" w:hAnsiTheme="minorBidi" w:cstheme="minorBidi"/>
              <w:sz w:val="22"/>
              <w:szCs w:val="22"/>
            </w:rPr>
          </w:rPrChange>
        </w:rPr>
        <w:t>pelanggaran</w:t>
      </w:r>
      <w:proofErr w:type="spellEnd"/>
      <w:r w:rsidRPr="00922713">
        <w:rPr>
          <w:rFonts w:ascii="Arial" w:hAnsi="Arial" w:cs="Arial"/>
          <w:sz w:val="22"/>
          <w:szCs w:val="22"/>
          <w:rPrChange w:id="2821" w:author="Syahrani Rachmawati Sadino" w:date="2025-01-31T14:35:00Z">
            <w:rPr>
              <w:rFonts w:asciiTheme="minorBidi" w:hAnsiTheme="minorBidi" w:cstheme="minorBidi"/>
              <w:sz w:val="22"/>
              <w:szCs w:val="22"/>
            </w:rPr>
          </w:rPrChange>
        </w:rPr>
        <w:t xml:space="preserve"> material </w:t>
      </w:r>
      <w:proofErr w:type="spellStart"/>
      <w:r w:rsidRPr="00922713">
        <w:rPr>
          <w:rFonts w:ascii="Arial" w:hAnsi="Arial" w:cs="Arial"/>
          <w:sz w:val="22"/>
          <w:szCs w:val="22"/>
          <w:rPrChange w:id="2822" w:author="Syahrani Rachmawati Sadino" w:date="2025-01-31T14:35:00Z">
            <w:rPr>
              <w:rFonts w:asciiTheme="minorBidi" w:hAnsiTheme="minorBidi" w:cstheme="minorBidi"/>
              <w:sz w:val="22"/>
              <w:szCs w:val="22"/>
            </w:rPr>
          </w:rPrChange>
        </w:rPr>
        <w:t>olehnya</w:t>
      </w:r>
      <w:proofErr w:type="spellEnd"/>
      <w:r w:rsidRPr="00922713">
        <w:rPr>
          <w:rFonts w:ascii="Arial" w:hAnsi="Arial" w:cs="Arial"/>
          <w:sz w:val="22"/>
          <w:szCs w:val="22"/>
          <w:rPrChange w:id="282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24" w:author="Syahrani Rachmawati Sadino" w:date="2025-01-31T14:35:00Z">
            <w:rPr>
              <w:rFonts w:asciiTheme="minorBidi" w:hAnsiTheme="minorBidi" w:cstheme="minorBidi"/>
              <w:sz w:val="22"/>
              <w:szCs w:val="22"/>
            </w:rPr>
          </w:rPrChange>
        </w:rPr>
        <w:t>berdasarkan</w:t>
      </w:r>
      <w:proofErr w:type="spellEnd"/>
      <w:r w:rsidRPr="00922713">
        <w:rPr>
          <w:rFonts w:ascii="Arial" w:hAnsi="Arial" w:cs="Arial"/>
          <w:sz w:val="22"/>
          <w:szCs w:val="22"/>
          <w:rPrChange w:id="282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26" w:author="Syahrani Rachmawati Sadino" w:date="2025-01-31T14:35:00Z">
            <w:rPr>
              <w:rFonts w:asciiTheme="minorBidi" w:hAnsiTheme="minorBidi" w:cstheme="minorBidi"/>
              <w:sz w:val="22"/>
              <w:szCs w:val="22"/>
            </w:rPr>
          </w:rPrChange>
        </w:rPr>
        <w:t>Perjanjian</w:t>
      </w:r>
      <w:proofErr w:type="spellEnd"/>
      <w:r w:rsidRPr="00922713">
        <w:rPr>
          <w:rFonts w:ascii="Arial" w:hAnsi="Arial" w:cs="Arial"/>
          <w:sz w:val="22"/>
          <w:szCs w:val="22"/>
          <w:rPrChange w:id="282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28" w:author="Syahrani Rachmawati Sadino" w:date="2025-01-31T14:35:00Z">
            <w:rPr>
              <w:rFonts w:asciiTheme="minorBidi" w:hAnsiTheme="minorBidi" w:cstheme="minorBidi"/>
              <w:sz w:val="22"/>
              <w:szCs w:val="22"/>
            </w:rPr>
          </w:rPrChange>
        </w:rPr>
        <w:t>ini</w:t>
      </w:r>
      <w:proofErr w:type="spellEnd"/>
      <w:r w:rsidRPr="00922713">
        <w:rPr>
          <w:rFonts w:ascii="Arial" w:hAnsi="Arial" w:cs="Arial"/>
          <w:sz w:val="22"/>
          <w:szCs w:val="22"/>
          <w:rPrChange w:id="282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30" w:author="Syahrani Rachmawati Sadino" w:date="2025-01-31T14:35:00Z">
            <w:rPr>
              <w:rFonts w:asciiTheme="minorBidi" w:hAnsiTheme="minorBidi" w:cstheme="minorBidi"/>
              <w:sz w:val="22"/>
              <w:szCs w:val="22"/>
            </w:rPr>
          </w:rPrChange>
        </w:rPr>
        <w:t>dapat</w:t>
      </w:r>
      <w:proofErr w:type="spellEnd"/>
      <w:r w:rsidRPr="00922713">
        <w:rPr>
          <w:rFonts w:ascii="Arial" w:hAnsi="Arial" w:cs="Arial"/>
          <w:sz w:val="22"/>
          <w:szCs w:val="22"/>
          <w:rPrChange w:id="283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32" w:author="Syahrani Rachmawati Sadino" w:date="2025-01-31T14:35:00Z">
            <w:rPr>
              <w:rFonts w:asciiTheme="minorBidi" w:hAnsiTheme="minorBidi" w:cstheme="minorBidi"/>
              <w:sz w:val="22"/>
              <w:szCs w:val="22"/>
            </w:rPr>
          </w:rPrChange>
        </w:rPr>
        <w:t>mengakibatkan</w:t>
      </w:r>
      <w:proofErr w:type="spellEnd"/>
      <w:r w:rsidRPr="00922713">
        <w:rPr>
          <w:rFonts w:ascii="Arial" w:hAnsi="Arial" w:cs="Arial"/>
          <w:sz w:val="22"/>
          <w:szCs w:val="22"/>
          <w:rPrChange w:id="283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34" w:author="Syahrani Rachmawati Sadino" w:date="2025-01-31T14:35:00Z">
            <w:rPr>
              <w:rFonts w:asciiTheme="minorBidi" w:hAnsiTheme="minorBidi" w:cstheme="minorBidi"/>
              <w:sz w:val="22"/>
              <w:szCs w:val="22"/>
            </w:rPr>
          </w:rPrChange>
        </w:rPr>
        <w:t>kerugian</w:t>
      </w:r>
      <w:proofErr w:type="spellEnd"/>
      <w:r w:rsidRPr="00922713">
        <w:rPr>
          <w:rFonts w:ascii="Arial" w:hAnsi="Arial" w:cs="Arial"/>
          <w:sz w:val="22"/>
          <w:szCs w:val="22"/>
          <w:rPrChange w:id="2835" w:author="Syahrani Rachmawati Sadino" w:date="2025-01-31T14:35:00Z">
            <w:rPr>
              <w:rFonts w:asciiTheme="minorBidi" w:hAnsiTheme="minorBidi" w:cstheme="minorBidi"/>
              <w:sz w:val="22"/>
              <w:szCs w:val="22"/>
            </w:rPr>
          </w:rPrChange>
        </w:rPr>
        <w:t xml:space="preserve"> yang </w:t>
      </w:r>
      <w:proofErr w:type="spellStart"/>
      <w:r w:rsidRPr="00922713">
        <w:rPr>
          <w:rFonts w:ascii="Arial" w:hAnsi="Arial" w:cs="Arial"/>
          <w:sz w:val="22"/>
          <w:szCs w:val="22"/>
          <w:rPrChange w:id="2836" w:author="Syahrani Rachmawati Sadino" w:date="2025-01-31T14:35:00Z">
            <w:rPr>
              <w:rFonts w:asciiTheme="minorBidi" w:hAnsiTheme="minorBidi" w:cstheme="minorBidi"/>
              <w:sz w:val="22"/>
              <w:szCs w:val="22"/>
            </w:rPr>
          </w:rPrChange>
        </w:rPr>
        <w:t>tidak</w:t>
      </w:r>
      <w:proofErr w:type="spellEnd"/>
      <w:r w:rsidRPr="00922713">
        <w:rPr>
          <w:rFonts w:ascii="Arial" w:hAnsi="Arial" w:cs="Arial"/>
          <w:sz w:val="22"/>
          <w:szCs w:val="22"/>
          <w:rPrChange w:id="283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38" w:author="Syahrani Rachmawati Sadino" w:date="2025-01-31T14:35:00Z">
            <w:rPr>
              <w:rFonts w:asciiTheme="minorBidi" w:hAnsiTheme="minorBidi" w:cstheme="minorBidi"/>
              <w:sz w:val="22"/>
              <w:szCs w:val="22"/>
            </w:rPr>
          </w:rPrChange>
        </w:rPr>
        <w:t>dapat</w:t>
      </w:r>
      <w:proofErr w:type="spellEnd"/>
      <w:r w:rsidRPr="00922713">
        <w:rPr>
          <w:rFonts w:ascii="Arial" w:hAnsi="Arial" w:cs="Arial"/>
          <w:sz w:val="22"/>
          <w:szCs w:val="22"/>
          <w:rPrChange w:id="283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40" w:author="Syahrani Rachmawati Sadino" w:date="2025-01-31T14:35:00Z">
            <w:rPr>
              <w:rFonts w:asciiTheme="minorBidi" w:hAnsiTheme="minorBidi" w:cstheme="minorBidi"/>
              <w:sz w:val="22"/>
              <w:szCs w:val="22"/>
            </w:rPr>
          </w:rPrChange>
        </w:rPr>
        <w:t>diperbaiki</w:t>
      </w:r>
      <w:proofErr w:type="spellEnd"/>
      <w:r w:rsidRPr="00922713">
        <w:rPr>
          <w:rFonts w:ascii="Arial" w:hAnsi="Arial" w:cs="Arial"/>
          <w:sz w:val="22"/>
          <w:szCs w:val="22"/>
          <w:rPrChange w:id="284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42" w:author="Syahrani Rachmawati Sadino" w:date="2025-01-31T14:35:00Z">
            <w:rPr>
              <w:rFonts w:asciiTheme="minorBidi" w:hAnsiTheme="minorBidi" w:cstheme="minorBidi"/>
              <w:sz w:val="22"/>
              <w:szCs w:val="22"/>
            </w:rPr>
          </w:rPrChange>
        </w:rPr>
        <w:t>kepada</w:t>
      </w:r>
      <w:proofErr w:type="spellEnd"/>
      <w:r w:rsidRPr="00922713">
        <w:rPr>
          <w:rFonts w:ascii="Arial" w:hAnsi="Arial" w:cs="Arial"/>
          <w:sz w:val="22"/>
          <w:szCs w:val="22"/>
          <w:rPrChange w:id="284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44" w:author="Syahrani Rachmawati Sadino" w:date="2025-01-31T14:35:00Z">
            <w:rPr>
              <w:rFonts w:asciiTheme="minorBidi" w:hAnsiTheme="minorBidi" w:cstheme="minorBidi"/>
              <w:sz w:val="22"/>
              <w:szCs w:val="22"/>
            </w:rPr>
          </w:rPrChange>
        </w:rPr>
        <w:t>Pengungkap</w:t>
      </w:r>
      <w:proofErr w:type="spellEnd"/>
      <w:r w:rsidRPr="00922713">
        <w:rPr>
          <w:rFonts w:ascii="Arial" w:hAnsi="Arial" w:cs="Arial"/>
          <w:sz w:val="22"/>
          <w:szCs w:val="22"/>
          <w:rPrChange w:id="2845" w:author="Syahrani Rachmawati Sadino" w:date="2025-01-31T14:35:00Z">
            <w:rPr>
              <w:rFonts w:asciiTheme="minorBidi" w:hAnsiTheme="minorBidi" w:cstheme="minorBidi"/>
              <w:sz w:val="22"/>
              <w:szCs w:val="22"/>
            </w:rPr>
          </w:rPrChange>
        </w:rPr>
        <w:t xml:space="preserve"> dan </w:t>
      </w:r>
      <w:proofErr w:type="spellStart"/>
      <w:r w:rsidRPr="00922713">
        <w:rPr>
          <w:rFonts w:ascii="Arial" w:hAnsi="Arial" w:cs="Arial"/>
          <w:sz w:val="22"/>
          <w:szCs w:val="22"/>
          <w:rPrChange w:id="2846" w:author="Syahrani Rachmawati Sadino" w:date="2025-01-31T14:35:00Z">
            <w:rPr>
              <w:rFonts w:asciiTheme="minorBidi" w:hAnsiTheme="minorBidi" w:cstheme="minorBidi"/>
              <w:sz w:val="22"/>
              <w:szCs w:val="22"/>
            </w:rPr>
          </w:rPrChange>
        </w:rPr>
        <w:t>setuju</w:t>
      </w:r>
      <w:proofErr w:type="spellEnd"/>
      <w:r w:rsidRPr="00922713">
        <w:rPr>
          <w:rFonts w:ascii="Arial" w:hAnsi="Arial" w:cs="Arial"/>
          <w:sz w:val="22"/>
          <w:szCs w:val="22"/>
          <w:rPrChange w:id="284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48" w:author="Syahrani Rachmawati Sadino" w:date="2025-01-31T14:35:00Z">
            <w:rPr>
              <w:rFonts w:asciiTheme="minorBidi" w:hAnsiTheme="minorBidi" w:cstheme="minorBidi"/>
              <w:sz w:val="22"/>
              <w:szCs w:val="22"/>
            </w:rPr>
          </w:rPrChange>
        </w:rPr>
        <w:t>bahwa</w:t>
      </w:r>
      <w:proofErr w:type="spellEnd"/>
      <w:r w:rsidRPr="00922713">
        <w:rPr>
          <w:rFonts w:ascii="Arial" w:hAnsi="Arial" w:cs="Arial"/>
          <w:sz w:val="22"/>
          <w:szCs w:val="22"/>
          <w:rPrChange w:id="284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50" w:author="Syahrani Rachmawati Sadino" w:date="2025-01-31T14:35:00Z">
            <w:rPr>
              <w:rFonts w:asciiTheme="minorBidi" w:hAnsiTheme="minorBidi" w:cstheme="minorBidi"/>
              <w:sz w:val="22"/>
              <w:szCs w:val="22"/>
            </w:rPr>
          </w:rPrChange>
        </w:rPr>
        <w:t>upaya</w:t>
      </w:r>
      <w:proofErr w:type="spellEnd"/>
      <w:r w:rsidRPr="00922713">
        <w:rPr>
          <w:rFonts w:ascii="Arial" w:hAnsi="Arial" w:cs="Arial"/>
          <w:sz w:val="22"/>
          <w:szCs w:val="22"/>
          <w:rPrChange w:id="285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52" w:author="Syahrani Rachmawati Sadino" w:date="2025-01-31T14:35:00Z">
            <w:rPr>
              <w:rFonts w:asciiTheme="minorBidi" w:hAnsiTheme="minorBidi" w:cstheme="minorBidi"/>
              <w:sz w:val="22"/>
              <w:szCs w:val="22"/>
            </w:rPr>
          </w:rPrChange>
        </w:rPr>
        <w:t>hukum</w:t>
      </w:r>
      <w:proofErr w:type="spellEnd"/>
      <w:r w:rsidRPr="00922713">
        <w:rPr>
          <w:rFonts w:ascii="Arial" w:hAnsi="Arial" w:cs="Arial"/>
          <w:sz w:val="22"/>
          <w:szCs w:val="22"/>
          <w:rPrChange w:id="285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54" w:author="Syahrani Rachmawati Sadino" w:date="2025-01-31T14:35:00Z">
            <w:rPr>
              <w:rFonts w:asciiTheme="minorBidi" w:hAnsiTheme="minorBidi" w:cstheme="minorBidi"/>
              <w:sz w:val="22"/>
              <w:szCs w:val="22"/>
            </w:rPr>
          </w:rPrChange>
        </w:rPr>
        <w:t>atas</w:t>
      </w:r>
      <w:proofErr w:type="spellEnd"/>
      <w:r w:rsidRPr="00922713">
        <w:rPr>
          <w:rFonts w:ascii="Arial" w:hAnsi="Arial" w:cs="Arial"/>
          <w:sz w:val="22"/>
          <w:szCs w:val="22"/>
          <w:rPrChange w:id="285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56" w:author="Syahrani Rachmawati Sadino" w:date="2025-01-31T14:35:00Z">
            <w:rPr>
              <w:rFonts w:asciiTheme="minorBidi" w:hAnsiTheme="minorBidi" w:cstheme="minorBidi"/>
              <w:sz w:val="22"/>
              <w:szCs w:val="22"/>
            </w:rPr>
          </w:rPrChange>
        </w:rPr>
        <w:t>pelanggaran</w:t>
      </w:r>
      <w:proofErr w:type="spellEnd"/>
      <w:r w:rsidRPr="00922713">
        <w:rPr>
          <w:rFonts w:ascii="Arial" w:hAnsi="Arial" w:cs="Arial"/>
          <w:sz w:val="22"/>
          <w:szCs w:val="22"/>
          <w:rPrChange w:id="2857" w:author="Syahrani Rachmawati Sadino" w:date="2025-01-31T14:35:00Z">
            <w:rPr>
              <w:rFonts w:asciiTheme="minorBidi" w:hAnsiTheme="minorBidi" w:cstheme="minorBidi"/>
              <w:sz w:val="22"/>
              <w:szCs w:val="22"/>
            </w:rPr>
          </w:rPrChange>
        </w:rPr>
        <w:t xml:space="preserve"> material </w:t>
      </w:r>
      <w:proofErr w:type="spellStart"/>
      <w:r w:rsidRPr="00922713">
        <w:rPr>
          <w:rFonts w:ascii="Arial" w:hAnsi="Arial" w:cs="Arial"/>
          <w:sz w:val="22"/>
          <w:szCs w:val="22"/>
          <w:rPrChange w:id="2858" w:author="Syahrani Rachmawati Sadino" w:date="2025-01-31T14:35:00Z">
            <w:rPr>
              <w:rFonts w:asciiTheme="minorBidi" w:hAnsiTheme="minorBidi" w:cstheme="minorBidi"/>
              <w:sz w:val="22"/>
              <w:szCs w:val="22"/>
            </w:rPr>
          </w:rPrChange>
        </w:rPr>
        <w:t>tersebut</w:t>
      </w:r>
      <w:proofErr w:type="spellEnd"/>
      <w:r w:rsidRPr="00922713">
        <w:rPr>
          <w:rFonts w:ascii="Arial" w:hAnsi="Arial" w:cs="Arial"/>
          <w:sz w:val="22"/>
          <w:szCs w:val="22"/>
          <w:rPrChange w:id="285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60" w:author="Syahrani Rachmawati Sadino" w:date="2025-01-31T14:35:00Z">
            <w:rPr>
              <w:rFonts w:asciiTheme="minorBidi" w:hAnsiTheme="minorBidi" w:cstheme="minorBidi"/>
              <w:sz w:val="22"/>
              <w:szCs w:val="22"/>
            </w:rPr>
          </w:rPrChange>
        </w:rPr>
        <w:t>mungkin</w:t>
      </w:r>
      <w:proofErr w:type="spellEnd"/>
      <w:r w:rsidRPr="00922713">
        <w:rPr>
          <w:rFonts w:ascii="Arial" w:hAnsi="Arial" w:cs="Arial"/>
          <w:sz w:val="22"/>
          <w:szCs w:val="22"/>
          <w:rPrChange w:id="286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62" w:author="Syahrani Rachmawati Sadino" w:date="2025-01-31T14:35:00Z">
            <w:rPr>
              <w:rFonts w:asciiTheme="minorBidi" w:hAnsiTheme="minorBidi" w:cstheme="minorBidi"/>
              <w:sz w:val="22"/>
              <w:szCs w:val="22"/>
            </w:rPr>
          </w:rPrChange>
        </w:rPr>
        <w:t>tidak</w:t>
      </w:r>
      <w:proofErr w:type="spellEnd"/>
      <w:r w:rsidRPr="00922713">
        <w:rPr>
          <w:rFonts w:ascii="Arial" w:hAnsi="Arial" w:cs="Arial"/>
          <w:sz w:val="22"/>
          <w:szCs w:val="22"/>
          <w:rPrChange w:id="286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64" w:author="Syahrani Rachmawati Sadino" w:date="2025-01-31T14:35:00Z">
            <w:rPr>
              <w:rFonts w:asciiTheme="minorBidi" w:hAnsiTheme="minorBidi" w:cstheme="minorBidi"/>
              <w:sz w:val="22"/>
              <w:szCs w:val="22"/>
            </w:rPr>
          </w:rPrChange>
        </w:rPr>
        <w:t>memadai</w:t>
      </w:r>
      <w:proofErr w:type="spellEnd"/>
      <w:r w:rsidRPr="00922713">
        <w:rPr>
          <w:rFonts w:ascii="Arial" w:hAnsi="Arial" w:cs="Arial"/>
          <w:sz w:val="22"/>
          <w:szCs w:val="22"/>
          <w:rPrChange w:id="2865" w:author="Syahrani Rachmawati Sadino" w:date="2025-01-31T14:35:00Z">
            <w:rPr>
              <w:rFonts w:asciiTheme="minorBidi" w:hAnsiTheme="minorBidi" w:cstheme="minorBidi"/>
              <w:sz w:val="22"/>
              <w:szCs w:val="22"/>
            </w:rPr>
          </w:rPrChange>
        </w:rPr>
        <w:t xml:space="preserve">. </w:t>
      </w:r>
      <w:r w:rsidR="00A20015" w:rsidRPr="00922713">
        <w:rPr>
          <w:rFonts w:ascii="Arial" w:hAnsi="Arial" w:cs="Arial"/>
          <w:b/>
          <w:bCs/>
          <w:sz w:val="22"/>
          <w:szCs w:val="22"/>
          <w:rPrChange w:id="2866" w:author="Syahrani Rachmawati Sadino" w:date="2025-01-31T14:35:00Z">
            <w:rPr>
              <w:rFonts w:asciiTheme="minorBidi" w:hAnsiTheme="minorBidi" w:cstheme="minorBidi"/>
              <w:b/>
              <w:bCs/>
              <w:sz w:val="22"/>
              <w:szCs w:val="22"/>
            </w:rPr>
          </w:rPrChange>
        </w:rPr>
        <w:t>PARAH PIHAK</w:t>
      </w:r>
      <w:r w:rsidRPr="00922713">
        <w:rPr>
          <w:rFonts w:ascii="Arial" w:hAnsi="Arial" w:cs="Arial"/>
          <w:sz w:val="22"/>
          <w:szCs w:val="22"/>
          <w:rPrChange w:id="286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68" w:author="Syahrani Rachmawati Sadino" w:date="2025-01-31T14:35:00Z">
            <w:rPr>
              <w:rFonts w:asciiTheme="minorBidi" w:hAnsiTheme="minorBidi" w:cstheme="minorBidi"/>
              <w:sz w:val="22"/>
              <w:szCs w:val="22"/>
            </w:rPr>
          </w:rPrChange>
        </w:rPr>
        <w:t>memahami</w:t>
      </w:r>
      <w:proofErr w:type="spellEnd"/>
      <w:r w:rsidRPr="00922713">
        <w:rPr>
          <w:rFonts w:ascii="Arial" w:hAnsi="Arial" w:cs="Arial"/>
          <w:sz w:val="22"/>
          <w:szCs w:val="22"/>
          <w:rPrChange w:id="2869" w:author="Syahrani Rachmawati Sadino" w:date="2025-01-31T14:35:00Z">
            <w:rPr>
              <w:rFonts w:asciiTheme="minorBidi" w:hAnsiTheme="minorBidi" w:cstheme="minorBidi"/>
              <w:sz w:val="22"/>
              <w:szCs w:val="22"/>
            </w:rPr>
          </w:rPrChange>
        </w:rPr>
        <w:t xml:space="preserve"> dan </w:t>
      </w:r>
      <w:proofErr w:type="spellStart"/>
      <w:r w:rsidRPr="00922713">
        <w:rPr>
          <w:rFonts w:ascii="Arial" w:hAnsi="Arial" w:cs="Arial"/>
          <w:sz w:val="22"/>
          <w:szCs w:val="22"/>
          <w:rPrChange w:id="2870" w:author="Syahrani Rachmawati Sadino" w:date="2025-01-31T14:35:00Z">
            <w:rPr>
              <w:rFonts w:asciiTheme="minorBidi" w:hAnsiTheme="minorBidi" w:cstheme="minorBidi"/>
              <w:sz w:val="22"/>
              <w:szCs w:val="22"/>
            </w:rPr>
          </w:rPrChange>
        </w:rPr>
        <w:t>setuju</w:t>
      </w:r>
      <w:proofErr w:type="spellEnd"/>
      <w:r w:rsidRPr="00922713">
        <w:rPr>
          <w:rFonts w:ascii="Arial" w:hAnsi="Arial" w:cs="Arial"/>
          <w:sz w:val="22"/>
          <w:szCs w:val="22"/>
          <w:rPrChange w:id="287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72" w:author="Syahrani Rachmawati Sadino" w:date="2025-01-31T14:35:00Z">
            <w:rPr>
              <w:rFonts w:asciiTheme="minorBidi" w:hAnsiTheme="minorBidi" w:cstheme="minorBidi"/>
              <w:sz w:val="22"/>
              <w:szCs w:val="22"/>
            </w:rPr>
          </w:rPrChange>
        </w:rPr>
        <w:t>bahwa</w:t>
      </w:r>
      <w:proofErr w:type="spellEnd"/>
      <w:r w:rsidRPr="00922713">
        <w:rPr>
          <w:rFonts w:ascii="Arial" w:hAnsi="Arial" w:cs="Arial"/>
          <w:sz w:val="22"/>
          <w:szCs w:val="22"/>
          <w:rPrChange w:id="287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74" w:author="Syahrani Rachmawati Sadino" w:date="2025-01-31T14:35:00Z">
            <w:rPr>
              <w:rFonts w:asciiTheme="minorBidi" w:hAnsiTheme="minorBidi" w:cstheme="minorBidi"/>
              <w:sz w:val="22"/>
              <w:szCs w:val="22"/>
            </w:rPr>
          </w:rPrChange>
        </w:rPr>
        <w:t>ganti</w:t>
      </w:r>
      <w:proofErr w:type="spellEnd"/>
      <w:r w:rsidRPr="00922713">
        <w:rPr>
          <w:rFonts w:ascii="Arial" w:hAnsi="Arial" w:cs="Arial"/>
          <w:sz w:val="22"/>
          <w:szCs w:val="22"/>
          <w:rPrChange w:id="287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76" w:author="Syahrani Rachmawati Sadino" w:date="2025-01-31T14:35:00Z">
            <w:rPr>
              <w:rFonts w:asciiTheme="minorBidi" w:hAnsiTheme="minorBidi" w:cstheme="minorBidi"/>
              <w:sz w:val="22"/>
              <w:szCs w:val="22"/>
            </w:rPr>
          </w:rPrChange>
        </w:rPr>
        <w:t>rugi</w:t>
      </w:r>
      <w:proofErr w:type="spellEnd"/>
      <w:r w:rsidRPr="00922713">
        <w:rPr>
          <w:rFonts w:ascii="Arial" w:hAnsi="Arial" w:cs="Arial"/>
          <w:sz w:val="22"/>
          <w:szCs w:val="22"/>
          <w:rPrChange w:id="2877" w:author="Syahrani Rachmawati Sadino" w:date="2025-01-31T14:35:00Z">
            <w:rPr>
              <w:rFonts w:asciiTheme="minorBidi" w:hAnsiTheme="minorBidi" w:cstheme="minorBidi"/>
              <w:sz w:val="22"/>
              <w:szCs w:val="22"/>
            </w:rPr>
          </w:rPrChange>
        </w:rPr>
        <w:t xml:space="preserve"> uang </w:t>
      </w:r>
      <w:proofErr w:type="spellStart"/>
      <w:r w:rsidRPr="00922713">
        <w:rPr>
          <w:rFonts w:ascii="Arial" w:hAnsi="Arial" w:cs="Arial"/>
          <w:sz w:val="22"/>
          <w:szCs w:val="22"/>
          <w:rPrChange w:id="2878" w:author="Syahrani Rachmawati Sadino" w:date="2025-01-31T14:35:00Z">
            <w:rPr>
              <w:rFonts w:asciiTheme="minorBidi" w:hAnsiTheme="minorBidi" w:cstheme="minorBidi"/>
              <w:sz w:val="22"/>
              <w:szCs w:val="22"/>
            </w:rPr>
          </w:rPrChange>
        </w:rPr>
        <w:t>mungkin</w:t>
      </w:r>
      <w:proofErr w:type="spellEnd"/>
      <w:r w:rsidRPr="00922713">
        <w:rPr>
          <w:rFonts w:ascii="Arial" w:hAnsi="Arial" w:cs="Arial"/>
          <w:sz w:val="22"/>
          <w:szCs w:val="22"/>
          <w:rPrChange w:id="287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80" w:author="Syahrani Rachmawati Sadino" w:date="2025-01-31T14:35:00Z">
            <w:rPr>
              <w:rFonts w:asciiTheme="minorBidi" w:hAnsiTheme="minorBidi" w:cstheme="minorBidi"/>
              <w:sz w:val="22"/>
              <w:szCs w:val="22"/>
            </w:rPr>
          </w:rPrChange>
        </w:rPr>
        <w:t>bukan</w:t>
      </w:r>
      <w:proofErr w:type="spellEnd"/>
      <w:r w:rsidRPr="00922713">
        <w:rPr>
          <w:rFonts w:ascii="Arial" w:hAnsi="Arial" w:cs="Arial"/>
          <w:sz w:val="22"/>
          <w:szCs w:val="22"/>
          <w:rPrChange w:id="288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82" w:author="Syahrani Rachmawati Sadino" w:date="2025-01-31T14:35:00Z">
            <w:rPr>
              <w:rFonts w:asciiTheme="minorBidi" w:hAnsiTheme="minorBidi" w:cstheme="minorBidi"/>
              <w:sz w:val="22"/>
              <w:szCs w:val="22"/>
            </w:rPr>
          </w:rPrChange>
        </w:rPr>
        <w:t>upaya</w:t>
      </w:r>
      <w:proofErr w:type="spellEnd"/>
      <w:r w:rsidRPr="00922713">
        <w:rPr>
          <w:rFonts w:ascii="Arial" w:hAnsi="Arial" w:cs="Arial"/>
          <w:sz w:val="22"/>
          <w:szCs w:val="22"/>
          <w:rPrChange w:id="288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84" w:author="Syahrani Rachmawati Sadino" w:date="2025-01-31T14:35:00Z">
            <w:rPr>
              <w:rFonts w:asciiTheme="minorBidi" w:hAnsiTheme="minorBidi" w:cstheme="minorBidi"/>
              <w:sz w:val="22"/>
              <w:szCs w:val="22"/>
            </w:rPr>
          </w:rPrChange>
        </w:rPr>
        <w:t>pemulihan</w:t>
      </w:r>
      <w:proofErr w:type="spellEnd"/>
      <w:r w:rsidRPr="00922713">
        <w:rPr>
          <w:rFonts w:ascii="Arial" w:hAnsi="Arial" w:cs="Arial"/>
          <w:sz w:val="22"/>
          <w:szCs w:val="22"/>
          <w:rPrChange w:id="2885" w:author="Syahrani Rachmawati Sadino" w:date="2025-01-31T14:35:00Z">
            <w:rPr>
              <w:rFonts w:asciiTheme="minorBidi" w:hAnsiTheme="minorBidi" w:cstheme="minorBidi"/>
              <w:sz w:val="22"/>
              <w:szCs w:val="22"/>
            </w:rPr>
          </w:rPrChange>
        </w:rPr>
        <w:t xml:space="preserve"> yang </w:t>
      </w:r>
      <w:proofErr w:type="spellStart"/>
      <w:r w:rsidRPr="00922713">
        <w:rPr>
          <w:rFonts w:ascii="Arial" w:hAnsi="Arial" w:cs="Arial"/>
          <w:sz w:val="22"/>
          <w:szCs w:val="22"/>
          <w:rPrChange w:id="2886" w:author="Syahrani Rachmawati Sadino" w:date="2025-01-31T14:35:00Z">
            <w:rPr>
              <w:rFonts w:asciiTheme="minorBidi" w:hAnsiTheme="minorBidi" w:cstheme="minorBidi"/>
              <w:sz w:val="22"/>
              <w:szCs w:val="22"/>
            </w:rPr>
          </w:rPrChange>
        </w:rPr>
        <w:t>memadai</w:t>
      </w:r>
      <w:proofErr w:type="spellEnd"/>
      <w:r w:rsidRPr="00922713">
        <w:rPr>
          <w:rFonts w:ascii="Arial" w:hAnsi="Arial" w:cs="Arial"/>
          <w:sz w:val="22"/>
          <w:szCs w:val="22"/>
          <w:rPrChange w:id="288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88" w:author="Syahrani Rachmawati Sadino" w:date="2025-01-31T14:35:00Z">
            <w:rPr>
              <w:rFonts w:asciiTheme="minorBidi" w:hAnsiTheme="minorBidi" w:cstheme="minorBidi"/>
              <w:sz w:val="22"/>
              <w:szCs w:val="22"/>
            </w:rPr>
          </w:rPrChange>
        </w:rPr>
        <w:t>untuk</w:t>
      </w:r>
      <w:proofErr w:type="spellEnd"/>
      <w:r w:rsidRPr="00922713">
        <w:rPr>
          <w:rFonts w:ascii="Arial" w:hAnsi="Arial" w:cs="Arial"/>
          <w:sz w:val="22"/>
          <w:szCs w:val="22"/>
          <w:rPrChange w:id="288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90" w:author="Syahrani Rachmawati Sadino" w:date="2025-01-31T14:35:00Z">
            <w:rPr>
              <w:rFonts w:asciiTheme="minorBidi" w:hAnsiTheme="minorBidi" w:cstheme="minorBidi"/>
              <w:sz w:val="22"/>
              <w:szCs w:val="22"/>
            </w:rPr>
          </w:rPrChange>
        </w:rPr>
        <w:t>setiap</w:t>
      </w:r>
      <w:proofErr w:type="spellEnd"/>
      <w:r w:rsidRPr="00922713">
        <w:rPr>
          <w:rFonts w:ascii="Arial" w:hAnsi="Arial" w:cs="Arial"/>
          <w:sz w:val="22"/>
          <w:szCs w:val="22"/>
          <w:rPrChange w:id="289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92" w:author="Syahrani Rachmawati Sadino" w:date="2025-01-31T14:35:00Z">
            <w:rPr>
              <w:rFonts w:asciiTheme="minorBidi" w:hAnsiTheme="minorBidi" w:cstheme="minorBidi"/>
              <w:sz w:val="22"/>
              <w:szCs w:val="22"/>
            </w:rPr>
          </w:rPrChange>
        </w:rPr>
        <w:t>pelanggaran</w:t>
      </w:r>
      <w:proofErr w:type="spellEnd"/>
      <w:r w:rsidRPr="00922713">
        <w:rPr>
          <w:rFonts w:ascii="Arial" w:hAnsi="Arial" w:cs="Arial"/>
          <w:sz w:val="22"/>
          <w:szCs w:val="22"/>
          <w:rPrChange w:id="289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94" w:author="Syahrani Rachmawati Sadino" w:date="2025-01-31T14:35:00Z">
            <w:rPr>
              <w:rFonts w:asciiTheme="minorBidi" w:hAnsiTheme="minorBidi" w:cstheme="minorBidi"/>
              <w:sz w:val="22"/>
              <w:szCs w:val="22"/>
            </w:rPr>
          </w:rPrChange>
        </w:rPr>
        <w:t>terhadap</w:t>
      </w:r>
      <w:proofErr w:type="spellEnd"/>
      <w:r w:rsidRPr="00922713">
        <w:rPr>
          <w:rFonts w:ascii="Arial" w:hAnsi="Arial" w:cs="Arial"/>
          <w:sz w:val="22"/>
          <w:szCs w:val="22"/>
          <w:rPrChange w:id="289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96" w:author="Syahrani Rachmawati Sadino" w:date="2025-01-31T14:35:00Z">
            <w:rPr>
              <w:rFonts w:asciiTheme="minorBidi" w:hAnsiTheme="minorBidi" w:cstheme="minorBidi"/>
              <w:sz w:val="22"/>
              <w:szCs w:val="22"/>
            </w:rPr>
          </w:rPrChange>
        </w:rPr>
        <w:t>Perjanjian</w:t>
      </w:r>
      <w:proofErr w:type="spellEnd"/>
      <w:r w:rsidRPr="00922713">
        <w:rPr>
          <w:rFonts w:ascii="Arial" w:hAnsi="Arial" w:cs="Arial"/>
          <w:sz w:val="22"/>
          <w:szCs w:val="22"/>
          <w:rPrChange w:id="289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898" w:author="Syahrani Rachmawati Sadino" w:date="2025-01-31T14:35:00Z">
            <w:rPr>
              <w:rFonts w:asciiTheme="minorBidi" w:hAnsiTheme="minorBidi" w:cstheme="minorBidi"/>
              <w:sz w:val="22"/>
              <w:szCs w:val="22"/>
            </w:rPr>
          </w:rPrChange>
        </w:rPr>
        <w:t>ini</w:t>
      </w:r>
      <w:proofErr w:type="spellEnd"/>
      <w:r w:rsidRPr="00922713">
        <w:rPr>
          <w:rFonts w:ascii="Arial" w:hAnsi="Arial" w:cs="Arial"/>
          <w:sz w:val="22"/>
          <w:szCs w:val="22"/>
          <w:rPrChange w:id="2899" w:author="Syahrani Rachmawati Sadino" w:date="2025-01-31T14:35:00Z">
            <w:rPr>
              <w:rFonts w:asciiTheme="minorBidi" w:hAnsiTheme="minorBidi" w:cstheme="minorBidi"/>
              <w:sz w:val="22"/>
              <w:szCs w:val="22"/>
            </w:rPr>
          </w:rPrChange>
        </w:rPr>
        <w:t xml:space="preserve"> oleh </w:t>
      </w:r>
      <w:proofErr w:type="spellStart"/>
      <w:r w:rsidRPr="00922713">
        <w:rPr>
          <w:rFonts w:ascii="Arial" w:hAnsi="Arial" w:cs="Arial"/>
          <w:sz w:val="22"/>
          <w:szCs w:val="22"/>
          <w:rPrChange w:id="2900" w:author="Syahrani Rachmawati Sadino" w:date="2025-01-31T14:35:00Z">
            <w:rPr>
              <w:rFonts w:asciiTheme="minorBidi" w:hAnsiTheme="minorBidi" w:cstheme="minorBidi"/>
              <w:sz w:val="22"/>
              <w:szCs w:val="22"/>
            </w:rPr>
          </w:rPrChange>
        </w:rPr>
        <w:t>Penerima</w:t>
      </w:r>
      <w:proofErr w:type="spellEnd"/>
      <w:r w:rsidRPr="00922713">
        <w:rPr>
          <w:rFonts w:ascii="Arial" w:hAnsi="Arial" w:cs="Arial"/>
          <w:sz w:val="22"/>
          <w:szCs w:val="22"/>
          <w:rPrChange w:id="2901" w:author="Syahrani Rachmawati Sadino" w:date="2025-01-31T14:35:00Z">
            <w:rPr>
              <w:rFonts w:asciiTheme="minorBidi" w:hAnsiTheme="minorBidi" w:cstheme="minorBidi"/>
              <w:sz w:val="22"/>
              <w:szCs w:val="22"/>
            </w:rPr>
          </w:rPrChange>
        </w:rPr>
        <w:t xml:space="preserve"> dan </w:t>
      </w:r>
      <w:proofErr w:type="spellStart"/>
      <w:r w:rsidRPr="00922713">
        <w:rPr>
          <w:rFonts w:ascii="Arial" w:hAnsi="Arial" w:cs="Arial"/>
          <w:sz w:val="22"/>
          <w:szCs w:val="22"/>
          <w:rPrChange w:id="2902" w:author="Syahrani Rachmawati Sadino" w:date="2025-01-31T14:35:00Z">
            <w:rPr>
              <w:rFonts w:asciiTheme="minorBidi" w:hAnsiTheme="minorBidi" w:cstheme="minorBidi"/>
              <w:sz w:val="22"/>
              <w:szCs w:val="22"/>
            </w:rPr>
          </w:rPrChange>
        </w:rPr>
        <w:t>Pengungkap</w:t>
      </w:r>
      <w:proofErr w:type="spellEnd"/>
      <w:r w:rsidRPr="00922713">
        <w:rPr>
          <w:rFonts w:ascii="Arial" w:hAnsi="Arial" w:cs="Arial"/>
          <w:sz w:val="22"/>
          <w:szCs w:val="22"/>
          <w:rPrChange w:id="290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04" w:author="Syahrani Rachmawati Sadino" w:date="2025-01-31T14:35:00Z">
            <w:rPr>
              <w:rFonts w:asciiTheme="minorBidi" w:hAnsiTheme="minorBidi" w:cstheme="minorBidi"/>
              <w:sz w:val="22"/>
              <w:szCs w:val="22"/>
            </w:rPr>
          </w:rPrChange>
        </w:rPr>
        <w:t>berhak</w:t>
      </w:r>
      <w:proofErr w:type="spellEnd"/>
      <w:r w:rsidRPr="00922713">
        <w:rPr>
          <w:rFonts w:ascii="Arial" w:hAnsi="Arial" w:cs="Arial"/>
          <w:sz w:val="22"/>
          <w:szCs w:val="22"/>
          <w:rPrChange w:id="290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06" w:author="Syahrani Rachmawati Sadino" w:date="2025-01-31T14:35:00Z">
            <w:rPr>
              <w:rFonts w:asciiTheme="minorBidi" w:hAnsiTheme="minorBidi" w:cstheme="minorBidi"/>
              <w:sz w:val="22"/>
              <w:szCs w:val="22"/>
            </w:rPr>
          </w:rPrChange>
        </w:rPr>
        <w:t>atas</w:t>
      </w:r>
      <w:proofErr w:type="spellEnd"/>
      <w:r w:rsidRPr="00922713">
        <w:rPr>
          <w:rFonts w:ascii="Arial" w:hAnsi="Arial" w:cs="Arial"/>
          <w:sz w:val="22"/>
          <w:szCs w:val="22"/>
          <w:rPrChange w:id="290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08" w:author="Syahrani Rachmawati Sadino" w:date="2025-01-31T14:35:00Z">
            <w:rPr>
              <w:rFonts w:asciiTheme="minorBidi" w:hAnsiTheme="minorBidi" w:cstheme="minorBidi"/>
              <w:sz w:val="22"/>
              <w:szCs w:val="22"/>
            </w:rPr>
          </w:rPrChange>
        </w:rPr>
        <w:t>penyelesaian</w:t>
      </w:r>
      <w:proofErr w:type="spellEnd"/>
      <w:r w:rsidRPr="00922713">
        <w:rPr>
          <w:rFonts w:ascii="Arial" w:hAnsi="Arial" w:cs="Arial"/>
          <w:sz w:val="22"/>
          <w:szCs w:val="22"/>
          <w:rPrChange w:id="2909" w:author="Syahrani Rachmawati Sadino" w:date="2025-01-31T14:35:00Z">
            <w:rPr>
              <w:rFonts w:asciiTheme="minorBidi" w:hAnsiTheme="minorBidi" w:cstheme="minorBidi"/>
              <w:sz w:val="22"/>
              <w:szCs w:val="22"/>
            </w:rPr>
          </w:rPrChange>
        </w:rPr>
        <w:t xml:space="preserve"> yang </w:t>
      </w:r>
      <w:proofErr w:type="spellStart"/>
      <w:r w:rsidRPr="00922713">
        <w:rPr>
          <w:rFonts w:ascii="Arial" w:hAnsi="Arial" w:cs="Arial"/>
          <w:sz w:val="22"/>
          <w:szCs w:val="22"/>
          <w:rPrChange w:id="2910" w:author="Syahrani Rachmawati Sadino" w:date="2025-01-31T14:35:00Z">
            <w:rPr>
              <w:rFonts w:asciiTheme="minorBidi" w:hAnsiTheme="minorBidi" w:cstheme="minorBidi"/>
              <w:sz w:val="22"/>
              <w:szCs w:val="22"/>
            </w:rPr>
          </w:rPrChange>
        </w:rPr>
        <w:t>adil</w:t>
      </w:r>
      <w:proofErr w:type="spellEnd"/>
      <w:r w:rsidRPr="00922713">
        <w:rPr>
          <w:rFonts w:ascii="Arial" w:hAnsi="Arial" w:cs="Arial"/>
          <w:sz w:val="22"/>
          <w:szCs w:val="22"/>
          <w:rPrChange w:id="291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12" w:author="Syahrani Rachmawati Sadino" w:date="2025-01-31T14:35:00Z">
            <w:rPr>
              <w:rFonts w:asciiTheme="minorBidi" w:hAnsiTheme="minorBidi" w:cstheme="minorBidi"/>
              <w:sz w:val="22"/>
              <w:szCs w:val="22"/>
            </w:rPr>
          </w:rPrChange>
        </w:rPr>
        <w:t>termasuk</w:t>
      </w:r>
      <w:proofErr w:type="spellEnd"/>
      <w:r w:rsidRPr="00922713">
        <w:rPr>
          <w:rFonts w:ascii="Arial" w:hAnsi="Arial" w:cs="Arial"/>
          <w:sz w:val="22"/>
          <w:szCs w:val="22"/>
          <w:rPrChange w:id="291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14" w:author="Syahrani Rachmawati Sadino" w:date="2025-01-31T14:35:00Z">
            <w:rPr>
              <w:rFonts w:asciiTheme="minorBidi" w:hAnsiTheme="minorBidi" w:cstheme="minorBidi"/>
              <w:sz w:val="22"/>
              <w:szCs w:val="22"/>
            </w:rPr>
          </w:rPrChange>
        </w:rPr>
        <w:t>putusan</w:t>
      </w:r>
      <w:proofErr w:type="spellEnd"/>
      <w:r w:rsidRPr="00922713">
        <w:rPr>
          <w:rFonts w:ascii="Arial" w:hAnsi="Arial" w:cs="Arial"/>
          <w:sz w:val="22"/>
          <w:szCs w:val="22"/>
          <w:rPrChange w:id="2915" w:author="Syahrani Rachmawati Sadino" w:date="2025-01-31T14:35:00Z">
            <w:rPr>
              <w:rFonts w:asciiTheme="minorBidi" w:hAnsiTheme="minorBidi" w:cstheme="minorBidi"/>
              <w:sz w:val="22"/>
              <w:szCs w:val="22"/>
            </w:rPr>
          </w:rPrChange>
        </w:rPr>
        <w:t xml:space="preserve"> dan </w:t>
      </w:r>
      <w:proofErr w:type="spellStart"/>
      <w:r w:rsidRPr="00922713">
        <w:rPr>
          <w:rFonts w:ascii="Arial" w:hAnsi="Arial" w:cs="Arial"/>
          <w:sz w:val="22"/>
          <w:szCs w:val="22"/>
          <w:rPrChange w:id="2916" w:author="Syahrani Rachmawati Sadino" w:date="2025-01-31T14:35:00Z">
            <w:rPr>
              <w:rFonts w:asciiTheme="minorBidi" w:hAnsiTheme="minorBidi" w:cstheme="minorBidi"/>
              <w:sz w:val="22"/>
              <w:szCs w:val="22"/>
            </w:rPr>
          </w:rPrChange>
        </w:rPr>
        <w:t>pelaksanaan</w:t>
      </w:r>
      <w:proofErr w:type="spellEnd"/>
      <w:r w:rsidRPr="00922713">
        <w:rPr>
          <w:rFonts w:ascii="Arial" w:hAnsi="Arial" w:cs="Arial"/>
          <w:sz w:val="22"/>
          <w:szCs w:val="22"/>
          <w:rPrChange w:id="291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18" w:author="Syahrani Rachmawati Sadino" w:date="2025-01-31T14:35:00Z">
            <w:rPr>
              <w:rFonts w:asciiTheme="minorBidi" w:hAnsiTheme="minorBidi" w:cstheme="minorBidi"/>
              <w:sz w:val="22"/>
              <w:szCs w:val="22"/>
            </w:rPr>
          </w:rPrChange>
        </w:rPr>
        <w:t>tertentu</w:t>
      </w:r>
      <w:proofErr w:type="spellEnd"/>
      <w:r w:rsidRPr="00922713">
        <w:rPr>
          <w:rFonts w:ascii="Arial" w:hAnsi="Arial" w:cs="Arial"/>
          <w:sz w:val="22"/>
          <w:szCs w:val="22"/>
          <w:rPrChange w:id="291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20" w:author="Syahrani Rachmawati Sadino" w:date="2025-01-31T14:35:00Z">
            <w:rPr>
              <w:rFonts w:asciiTheme="minorBidi" w:hAnsiTheme="minorBidi" w:cstheme="minorBidi"/>
              <w:sz w:val="22"/>
              <w:szCs w:val="22"/>
            </w:rPr>
          </w:rPrChange>
        </w:rPr>
        <w:t>sebagai</w:t>
      </w:r>
      <w:proofErr w:type="spellEnd"/>
      <w:r w:rsidRPr="00922713">
        <w:rPr>
          <w:rFonts w:ascii="Arial" w:hAnsi="Arial" w:cs="Arial"/>
          <w:sz w:val="22"/>
          <w:szCs w:val="22"/>
          <w:rPrChange w:id="292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22" w:author="Syahrani Rachmawati Sadino" w:date="2025-01-31T14:35:00Z">
            <w:rPr>
              <w:rFonts w:asciiTheme="minorBidi" w:hAnsiTheme="minorBidi" w:cstheme="minorBidi"/>
              <w:sz w:val="22"/>
              <w:szCs w:val="22"/>
            </w:rPr>
          </w:rPrChange>
        </w:rPr>
        <w:t>upaya</w:t>
      </w:r>
      <w:proofErr w:type="spellEnd"/>
      <w:r w:rsidRPr="00922713">
        <w:rPr>
          <w:rFonts w:ascii="Arial" w:hAnsi="Arial" w:cs="Arial"/>
          <w:sz w:val="22"/>
          <w:szCs w:val="22"/>
          <w:rPrChange w:id="292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24" w:author="Syahrani Rachmawati Sadino" w:date="2025-01-31T14:35:00Z">
            <w:rPr>
              <w:rFonts w:asciiTheme="minorBidi" w:hAnsiTheme="minorBidi" w:cstheme="minorBidi"/>
              <w:sz w:val="22"/>
              <w:szCs w:val="22"/>
            </w:rPr>
          </w:rPrChange>
        </w:rPr>
        <w:t>pemulihan</w:t>
      </w:r>
      <w:proofErr w:type="spellEnd"/>
      <w:r w:rsidRPr="00922713">
        <w:rPr>
          <w:rFonts w:ascii="Arial" w:hAnsi="Arial" w:cs="Arial"/>
          <w:sz w:val="22"/>
          <w:szCs w:val="22"/>
          <w:rPrChange w:id="292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26" w:author="Syahrani Rachmawati Sadino" w:date="2025-01-31T14:35:00Z">
            <w:rPr>
              <w:rFonts w:asciiTheme="minorBidi" w:hAnsiTheme="minorBidi" w:cstheme="minorBidi"/>
              <w:sz w:val="22"/>
              <w:szCs w:val="22"/>
            </w:rPr>
          </w:rPrChange>
        </w:rPr>
        <w:t>terhadap</w:t>
      </w:r>
      <w:proofErr w:type="spellEnd"/>
      <w:r w:rsidRPr="00922713">
        <w:rPr>
          <w:rFonts w:ascii="Arial" w:hAnsi="Arial" w:cs="Arial"/>
          <w:sz w:val="22"/>
          <w:szCs w:val="22"/>
          <w:rPrChange w:id="292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28" w:author="Syahrani Rachmawati Sadino" w:date="2025-01-31T14:35:00Z">
            <w:rPr>
              <w:rFonts w:asciiTheme="minorBidi" w:hAnsiTheme="minorBidi" w:cstheme="minorBidi"/>
              <w:sz w:val="22"/>
              <w:szCs w:val="22"/>
            </w:rPr>
          </w:rPrChange>
        </w:rPr>
        <w:t>pelanggaran</w:t>
      </w:r>
      <w:proofErr w:type="spellEnd"/>
      <w:r w:rsidRPr="00922713">
        <w:rPr>
          <w:rFonts w:ascii="Arial" w:hAnsi="Arial" w:cs="Arial"/>
          <w:sz w:val="22"/>
          <w:szCs w:val="22"/>
          <w:rPrChange w:id="292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30" w:author="Syahrani Rachmawati Sadino" w:date="2025-01-31T14:35:00Z">
            <w:rPr>
              <w:rFonts w:asciiTheme="minorBidi" w:hAnsiTheme="minorBidi" w:cstheme="minorBidi"/>
              <w:sz w:val="22"/>
              <w:szCs w:val="22"/>
            </w:rPr>
          </w:rPrChange>
        </w:rPr>
        <w:t>tersebut</w:t>
      </w:r>
      <w:proofErr w:type="spellEnd"/>
      <w:r w:rsidRPr="00922713">
        <w:rPr>
          <w:rFonts w:ascii="Arial" w:hAnsi="Arial" w:cs="Arial"/>
          <w:sz w:val="22"/>
          <w:szCs w:val="22"/>
          <w:rPrChange w:id="2931" w:author="Syahrani Rachmawati Sadino" w:date="2025-01-31T14:35:00Z">
            <w:rPr>
              <w:rFonts w:asciiTheme="minorBidi" w:hAnsiTheme="minorBidi" w:cstheme="minorBidi"/>
              <w:sz w:val="22"/>
              <w:szCs w:val="22"/>
            </w:rPr>
          </w:rPrChange>
        </w:rPr>
        <w:t xml:space="preserve"> oleh </w:t>
      </w:r>
      <w:proofErr w:type="spellStart"/>
      <w:r w:rsidRPr="00922713">
        <w:rPr>
          <w:rFonts w:ascii="Arial" w:hAnsi="Arial" w:cs="Arial"/>
          <w:sz w:val="22"/>
          <w:szCs w:val="22"/>
          <w:rPrChange w:id="2932" w:author="Syahrani Rachmawati Sadino" w:date="2025-01-31T14:35:00Z">
            <w:rPr>
              <w:rFonts w:asciiTheme="minorBidi" w:hAnsiTheme="minorBidi" w:cstheme="minorBidi"/>
              <w:sz w:val="22"/>
              <w:szCs w:val="22"/>
            </w:rPr>
          </w:rPrChange>
        </w:rPr>
        <w:t>Pihak</w:t>
      </w:r>
      <w:proofErr w:type="spellEnd"/>
      <w:r w:rsidRPr="00922713">
        <w:rPr>
          <w:rFonts w:ascii="Arial" w:hAnsi="Arial" w:cs="Arial"/>
          <w:sz w:val="22"/>
          <w:szCs w:val="22"/>
          <w:rPrChange w:id="293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34" w:author="Syahrani Rachmawati Sadino" w:date="2025-01-31T14:35:00Z">
            <w:rPr>
              <w:rFonts w:asciiTheme="minorBidi" w:hAnsiTheme="minorBidi" w:cstheme="minorBidi"/>
              <w:sz w:val="22"/>
              <w:szCs w:val="22"/>
            </w:rPr>
          </w:rPrChange>
        </w:rPr>
        <w:t>Penerima</w:t>
      </w:r>
      <w:proofErr w:type="spellEnd"/>
      <w:r w:rsidRPr="00922713">
        <w:rPr>
          <w:rFonts w:ascii="Arial" w:hAnsi="Arial" w:cs="Arial"/>
          <w:sz w:val="22"/>
          <w:szCs w:val="22"/>
          <w:rPrChange w:id="2935" w:author="Syahrani Rachmawati Sadino" w:date="2025-01-31T14:35:00Z">
            <w:rPr>
              <w:rFonts w:asciiTheme="minorBidi" w:hAnsiTheme="minorBidi" w:cstheme="minorBidi"/>
              <w:sz w:val="22"/>
              <w:szCs w:val="22"/>
            </w:rPr>
          </w:rPrChange>
        </w:rPr>
        <w:t xml:space="preserve">, Upaya </w:t>
      </w:r>
      <w:proofErr w:type="spellStart"/>
      <w:r w:rsidRPr="00922713">
        <w:rPr>
          <w:rFonts w:ascii="Arial" w:hAnsi="Arial" w:cs="Arial"/>
          <w:sz w:val="22"/>
          <w:szCs w:val="22"/>
          <w:rPrChange w:id="2936" w:author="Syahrani Rachmawati Sadino" w:date="2025-01-31T14:35:00Z">
            <w:rPr>
              <w:rFonts w:asciiTheme="minorBidi" w:hAnsiTheme="minorBidi" w:cstheme="minorBidi"/>
              <w:sz w:val="22"/>
              <w:szCs w:val="22"/>
            </w:rPr>
          </w:rPrChange>
        </w:rPr>
        <w:t>pemulihan</w:t>
      </w:r>
      <w:proofErr w:type="spellEnd"/>
      <w:r w:rsidRPr="00922713">
        <w:rPr>
          <w:rFonts w:ascii="Arial" w:hAnsi="Arial" w:cs="Arial"/>
          <w:sz w:val="22"/>
          <w:szCs w:val="22"/>
          <w:rPrChange w:id="293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38" w:author="Syahrani Rachmawati Sadino" w:date="2025-01-31T14:35:00Z">
            <w:rPr>
              <w:rFonts w:asciiTheme="minorBidi" w:hAnsiTheme="minorBidi" w:cstheme="minorBidi"/>
              <w:sz w:val="22"/>
              <w:szCs w:val="22"/>
            </w:rPr>
          </w:rPrChange>
        </w:rPr>
        <w:t>tersebut</w:t>
      </w:r>
      <w:proofErr w:type="spellEnd"/>
      <w:r w:rsidRPr="00922713">
        <w:rPr>
          <w:rFonts w:ascii="Arial" w:hAnsi="Arial" w:cs="Arial"/>
          <w:sz w:val="22"/>
          <w:szCs w:val="22"/>
          <w:rPrChange w:id="293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40" w:author="Syahrani Rachmawati Sadino" w:date="2025-01-31T14:35:00Z">
            <w:rPr>
              <w:rFonts w:asciiTheme="minorBidi" w:hAnsiTheme="minorBidi" w:cstheme="minorBidi"/>
              <w:sz w:val="22"/>
              <w:szCs w:val="22"/>
            </w:rPr>
          </w:rPrChange>
        </w:rPr>
        <w:t>tidak</w:t>
      </w:r>
      <w:proofErr w:type="spellEnd"/>
      <w:r w:rsidRPr="00922713">
        <w:rPr>
          <w:rFonts w:ascii="Arial" w:hAnsi="Arial" w:cs="Arial"/>
          <w:sz w:val="22"/>
          <w:szCs w:val="22"/>
          <w:rPrChange w:id="294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42" w:author="Syahrani Rachmawati Sadino" w:date="2025-01-31T14:35:00Z">
            <w:rPr>
              <w:rFonts w:asciiTheme="minorBidi" w:hAnsiTheme="minorBidi" w:cstheme="minorBidi"/>
              <w:sz w:val="22"/>
              <w:szCs w:val="22"/>
            </w:rPr>
          </w:rPrChange>
        </w:rPr>
        <w:t>akan</w:t>
      </w:r>
      <w:proofErr w:type="spellEnd"/>
      <w:r w:rsidRPr="00922713">
        <w:rPr>
          <w:rFonts w:ascii="Arial" w:hAnsi="Arial" w:cs="Arial"/>
          <w:sz w:val="22"/>
          <w:szCs w:val="22"/>
          <w:rPrChange w:id="294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44" w:author="Syahrani Rachmawati Sadino" w:date="2025-01-31T14:35:00Z">
            <w:rPr>
              <w:rFonts w:asciiTheme="minorBidi" w:hAnsiTheme="minorBidi" w:cstheme="minorBidi"/>
              <w:sz w:val="22"/>
              <w:szCs w:val="22"/>
            </w:rPr>
          </w:rPrChange>
        </w:rPr>
        <w:t>dianggap</w:t>
      </w:r>
      <w:proofErr w:type="spellEnd"/>
      <w:r w:rsidRPr="00922713">
        <w:rPr>
          <w:rFonts w:ascii="Arial" w:hAnsi="Arial" w:cs="Arial"/>
          <w:sz w:val="22"/>
          <w:szCs w:val="22"/>
          <w:rPrChange w:id="294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46" w:author="Syahrani Rachmawati Sadino" w:date="2025-01-31T14:35:00Z">
            <w:rPr>
              <w:rFonts w:asciiTheme="minorBidi" w:hAnsiTheme="minorBidi" w:cstheme="minorBidi"/>
              <w:sz w:val="22"/>
              <w:szCs w:val="22"/>
            </w:rPr>
          </w:rPrChange>
        </w:rPr>
        <w:t>sebagai</w:t>
      </w:r>
      <w:proofErr w:type="spellEnd"/>
      <w:r w:rsidRPr="00922713">
        <w:rPr>
          <w:rFonts w:ascii="Arial" w:hAnsi="Arial" w:cs="Arial"/>
          <w:sz w:val="22"/>
          <w:szCs w:val="22"/>
          <w:rPrChange w:id="294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48" w:author="Syahrani Rachmawati Sadino" w:date="2025-01-31T14:35:00Z">
            <w:rPr>
              <w:rFonts w:asciiTheme="minorBidi" w:hAnsiTheme="minorBidi" w:cstheme="minorBidi"/>
              <w:sz w:val="22"/>
              <w:szCs w:val="22"/>
            </w:rPr>
          </w:rPrChange>
        </w:rPr>
        <w:t>upaya</w:t>
      </w:r>
      <w:proofErr w:type="spellEnd"/>
      <w:r w:rsidRPr="00922713">
        <w:rPr>
          <w:rFonts w:ascii="Arial" w:hAnsi="Arial" w:cs="Arial"/>
          <w:sz w:val="22"/>
          <w:szCs w:val="22"/>
          <w:rPrChange w:id="294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50" w:author="Syahrani Rachmawati Sadino" w:date="2025-01-31T14:35:00Z">
            <w:rPr>
              <w:rFonts w:asciiTheme="minorBidi" w:hAnsiTheme="minorBidi" w:cstheme="minorBidi"/>
              <w:sz w:val="22"/>
              <w:szCs w:val="22"/>
            </w:rPr>
          </w:rPrChange>
        </w:rPr>
        <w:t>pemulihan</w:t>
      </w:r>
      <w:proofErr w:type="spellEnd"/>
      <w:r w:rsidRPr="00922713">
        <w:rPr>
          <w:rFonts w:ascii="Arial" w:hAnsi="Arial" w:cs="Arial"/>
          <w:sz w:val="22"/>
          <w:szCs w:val="22"/>
          <w:rPrChange w:id="295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52" w:author="Syahrani Rachmawati Sadino" w:date="2025-01-31T14:35:00Z">
            <w:rPr>
              <w:rFonts w:asciiTheme="minorBidi" w:hAnsiTheme="minorBidi" w:cstheme="minorBidi"/>
              <w:sz w:val="22"/>
              <w:szCs w:val="22"/>
            </w:rPr>
          </w:rPrChange>
        </w:rPr>
        <w:t>eksklusif</w:t>
      </w:r>
      <w:proofErr w:type="spellEnd"/>
      <w:r w:rsidRPr="00922713">
        <w:rPr>
          <w:rFonts w:ascii="Arial" w:hAnsi="Arial" w:cs="Arial"/>
          <w:sz w:val="22"/>
          <w:szCs w:val="22"/>
          <w:rPrChange w:id="295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54" w:author="Syahrani Rachmawati Sadino" w:date="2025-01-31T14:35:00Z">
            <w:rPr>
              <w:rFonts w:asciiTheme="minorBidi" w:hAnsiTheme="minorBidi" w:cstheme="minorBidi"/>
              <w:sz w:val="22"/>
              <w:szCs w:val="22"/>
            </w:rPr>
          </w:rPrChange>
        </w:rPr>
        <w:t>untuk</w:t>
      </w:r>
      <w:proofErr w:type="spellEnd"/>
      <w:r w:rsidRPr="00922713">
        <w:rPr>
          <w:rFonts w:ascii="Arial" w:hAnsi="Arial" w:cs="Arial"/>
          <w:sz w:val="22"/>
          <w:szCs w:val="22"/>
          <w:rPrChange w:id="295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56" w:author="Syahrani Rachmawati Sadino" w:date="2025-01-31T14:35:00Z">
            <w:rPr>
              <w:rFonts w:asciiTheme="minorBidi" w:hAnsiTheme="minorBidi" w:cstheme="minorBidi"/>
              <w:sz w:val="22"/>
              <w:szCs w:val="22"/>
            </w:rPr>
          </w:rPrChange>
        </w:rPr>
        <w:t>pelanggaran</w:t>
      </w:r>
      <w:proofErr w:type="spellEnd"/>
      <w:r w:rsidRPr="00922713">
        <w:rPr>
          <w:rFonts w:ascii="Arial" w:hAnsi="Arial" w:cs="Arial"/>
          <w:sz w:val="22"/>
          <w:szCs w:val="22"/>
          <w:rPrChange w:id="295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58" w:author="Syahrani Rachmawati Sadino" w:date="2025-01-31T14:35:00Z">
            <w:rPr>
              <w:rFonts w:asciiTheme="minorBidi" w:hAnsiTheme="minorBidi" w:cstheme="minorBidi"/>
              <w:sz w:val="22"/>
              <w:szCs w:val="22"/>
            </w:rPr>
          </w:rPrChange>
        </w:rPr>
        <w:t>ganti</w:t>
      </w:r>
      <w:proofErr w:type="spellEnd"/>
      <w:r w:rsidRPr="00922713">
        <w:rPr>
          <w:rFonts w:ascii="Arial" w:hAnsi="Arial" w:cs="Arial"/>
          <w:sz w:val="22"/>
          <w:szCs w:val="22"/>
          <w:rPrChange w:id="295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60" w:author="Syahrani Rachmawati Sadino" w:date="2025-01-31T14:35:00Z">
            <w:rPr>
              <w:rFonts w:asciiTheme="minorBidi" w:hAnsiTheme="minorBidi" w:cstheme="minorBidi"/>
              <w:sz w:val="22"/>
              <w:szCs w:val="22"/>
            </w:rPr>
          </w:rPrChange>
        </w:rPr>
        <w:t>rugi</w:t>
      </w:r>
      <w:proofErr w:type="spellEnd"/>
      <w:r w:rsidRPr="00922713">
        <w:rPr>
          <w:rFonts w:ascii="Arial" w:hAnsi="Arial" w:cs="Arial"/>
          <w:sz w:val="22"/>
          <w:szCs w:val="22"/>
          <w:rPrChange w:id="2961" w:author="Syahrani Rachmawati Sadino" w:date="2025-01-31T14:35:00Z">
            <w:rPr>
              <w:rFonts w:asciiTheme="minorBidi" w:hAnsiTheme="minorBidi" w:cstheme="minorBidi"/>
              <w:sz w:val="22"/>
              <w:szCs w:val="22"/>
            </w:rPr>
          </w:rPrChange>
        </w:rPr>
        <w:t xml:space="preserve">, proses </w:t>
      </w:r>
      <w:proofErr w:type="spellStart"/>
      <w:r w:rsidRPr="00922713">
        <w:rPr>
          <w:rFonts w:ascii="Arial" w:hAnsi="Arial" w:cs="Arial"/>
          <w:sz w:val="22"/>
          <w:szCs w:val="22"/>
          <w:rPrChange w:id="2962" w:author="Syahrani Rachmawati Sadino" w:date="2025-01-31T14:35:00Z">
            <w:rPr>
              <w:rFonts w:asciiTheme="minorBidi" w:hAnsiTheme="minorBidi" w:cstheme="minorBidi"/>
              <w:sz w:val="22"/>
              <w:szCs w:val="22"/>
            </w:rPr>
          </w:rPrChange>
        </w:rPr>
        <w:t>beracara</w:t>
      </w:r>
      <w:proofErr w:type="spellEnd"/>
      <w:r w:rsidRPr="00922713">
        <w:rPr>
          <w:rFonts w:ascii="Arial" w:hAnsi="Arial" w:cs="Arial"/>
          <w:sz w:val="22"/>
          <w:szCs w:val="22"/>
          <w:rPrChange w:id="296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64" w:author="Syahrani Rachmawati Sadino" w:date="2025-01-31T14:35:00Z">
            <w:rPr>
              <w:rFonts w:asciiTheme="minorBidi" w:hAnsiTheme="minorBidi" w:cstheme="minorBidi"/>
              <w:sz w:val="22"/>
              <w:szCs w:val="22"/>
            </w:rPr>
          </w:rPrChange>
        </w:rPr>
        <w:t>hukum</w:t>
      </w:r>
      <w:proofErr w:type="spellEnd"/>
      <w:r w:rsidRPr="00922713">
        <w:rPr>
          <w:rFonts w:ascii="Arial" w:hAnsi="Arial" w:cs="Arial"/>
          <w:sz w:val="22"/>
          <w:szCs w:val="22"/>
          <w:rPrChange w:id="296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66" w:author="Syahrani Rachmawati Sadino" w:date="2025-01-31T14:35:00Z">
            <w:rPr>
              <w:rFonts w:asciiTheme="minorBidi" w:hAnsiTheme="minorBidi" w:cstheme="minorBidi"/>
              <w:sz w:val="22"/>
              <w:szCs w:val="22"/>
            </w:rPr>
          </w:rPrChange>
        </w:rPr>
        <w:t>tuntutan</w:t>
      </w:r>
      <w:proofErr w:type="spellEnd"/>
      <w:r w:rsidRPr="00922713">
        <w:rPr>
          <w:rFonts w:ascii="Arial" w:hAnsi="Arial" w:cs="Arial"/>
          <w:sz w:val="22"/>
          <w:szCs w:val="22"/>
          <w:rPrChange w:id="296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68" w:author="Syahrani Rachmawati Sadino" w:date="2025-01-31T14:35:00Z">
            <w:rPr>
              <w:rFonts w:asciiTheme="minorBidi" w:hAnsiTheme="minorBidi" w:cstheme="minorBidi"/>
              <w:sz w:val="22"/>
              <w:szCs w:val="22"/>
            </w:rPr>
          </w:rPrChange>
        </w:rPr>
        <w:lastRenderedPageBreak/>
        <w:t>kewajiban</w:t>
      </w:r>
      <w:proofErr w:type="spellEnd"/>
      <w:r w:rsidRPr="00922713">
        <w:rPr>
          <w:rFonts w:ascii="Arial" w:hAnsi="Arial" w:cs="Arial"/>
          <w:sz w:val="22"/>
          <w:szCs w:val="22"/>
          <w:rPrChange w:id="2969" w:author="Syahrani Rachmawati Sadino" w:date="2025-01-31T14:35:00Z">
            <w:rPr>
              <w:rFonts w:asciiTheme="minorBidi" w:hAnsiTheme="minorBidi" w:cstheme="minorBidi"/>
              <w:sz w:val="22"/>
              <w:szCs w:val="22"/>
            </w:rPr>
          </w:rPrChange>
        </w:rPr>
        <w:t xml:space="preserve"> dan </w:t>
      </w:r>
      <w:proofErr w:type="spellStart"/>
      <w:r w:rsidRPr="00922713">
        <w:rPr>
          <w:rFonts w:ascii="Arial" w:hAnsi="Arial" w:cs="Arial"/>
          <w:sz w:val="22"/>
          <w:szCs w:val="22"/>
          <w:rPrChange w:id="2970" w:author="Syahrani Rachmawati Sadino" w:date="2025-01-31T14:35:00Z">
            <w:rPr>
              <w:rFonts w:asciiTheme="minorBidi" w:hAnsiTheme="minorBidi" w:cstheme="minorBidi"/>
              <w:sz w:val="22"/>
              <w:szCs w:val="22"/>
            </w:rPr>
          </w:rPrChange>
        </w:rPr>
        <w:t>pengeluaran</w:t>
      </w:r>
      <w:proofErr w:type="spellEnd"/>
      <w:r w:rsidRPr="00922713">
        <w:rPr>
          <w:rFonts w:ascii="Arial" w:hAnsi="Arial" w:cs="Arial"/>
          <w:sz w:val="22"/>
          <w:szCs w:val="22"/>
          <w:rPrChange w:id="297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72" w:author="Syahrani Rachmawati Sadino" w:date="2025-01-31T14:35:00Z">
            <w:rPr>
              <w:rFonts w:asciiTheme="minorBidi" w:hAnsiTheme="minorBidi" w:cstheme="minorBidi"/>
              <w:sz w:val="22"/>
              <w:szCs w:val="22"/>
            </w:rPr>
          </w:rPrChange>
        </w:rPr>
        <w:t>Perjanjian</w:t>
      </w:r>
      <w:proofErr w:type="spellEnd"/>
      <w:r w:rsidRPr="00922713">
        <w:rPr>
          <w:rFonts w:ascii="Arial" w:hAnsi="Arial" w:cs="Arial"/>
          <w:sz w:val="22"/>
          <w:szCs w:val="22"/>
          <w:rPrChange w:id="297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74" w:author="Syahrani Rachmawati Sadino" w:date="2025-01-31T14:35:00Z">
            <w:rPr>
              <w:rFonts w:asciiTheme="minorBidi" w:hAnsiTheme="minorBidi" w:cstheme="minorBidi"/>
              <w:sz w:val="22"/>
              <w:szCs w:val="22"/>
            </w:rPr>
          </w:rPrChange>
        </w:rPr>
        <w:t>ini</w:t>
      </w:r>
      <w:proofErr w:type="spellEnd"/>
      <w:r w:rsidRPr="00922713">
        <w:rPr>
          <w:rFonts w:ascii="Arial" w:hAnsi="Arial" w:cs="Arial"/>
          <w:sz w:val="22"/>
          <w:szCs w:val="22"/>
          <w:rPrChange w:id="297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76" w:author="Syahrani Rachmawati Sadino" w:date="2025-01-31T14:35:00Z">
            <w:rPr>
              <w:rFonts w:asciiTheme="minorBidi" w:hAnsiTheme="minorBidi" w:cstheme="minorBidi"/>
              <w:sz w:val="22"/>
              <w:szCs w:val="22"/>
            </w:rPr>
          </w:rPrChange>
        </w:rPr>
        <w:t>namun</w:t>
      </w:r>
      <w:proofErr w:type="spellEnd"/>
      <w:r w:rsidRPr="00922713">
        <w:rPr>
          <w:rFonts w:ascii="Arial" w:hAnsi="Arial" w:cs="Arial"/>
          <w:sz w:val="22"/>
          <w:szCs w:val="22"/>
          <w:rPrChange w:id="297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78" w:author="Syahrani Rachmawati Sadino" w:date="2025-01-31T14:35:00Z">
            <w:rPr>
              <w:rFonts w:asciiTheme="minorBidi" w:hAnsiTheme="minorBidi" w:cstheme="minorBidi"/>
              <w:sz w:val="22"/>
              <w:szCs w:val="22"/>
            </w:rPr>
          </w:rPrChange>
        </w:rPr>
        <w:t>akan</w:t>
      </w:r>
      <w:proofErr w:type="spellEnd"/>
      <w:r w:rsidRPr="00922713">
        <w:rPr>
          <w:rFonts w:ascii="Arial" w:hAnsi="Arial" w:cs="Arial"/>
          <w:sz w:val="22"/>
          <w:szCs w:val="22"/>
          <w:rPrChange w:id="297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80" w:author="Syahrani Rachmawati Sadino" w:date="2025-01-31T14:35:00Z">
            <w:rPr>
              <w:rFonts w:asciiTheme="minorBidi" w:hAnsiTheme="minorBidi" w:cstheme="minorBidi"/>
              <w:sz w:val="22"/>
              <w:szCs w:val="22"/>
            </w:rPr>
          </w:rPrChange>
        </w:rPr>
        <w:t>merupakan</w:t>
      </w:r>
      <w:proofErr w:type="spellEnd"/>
      <w:r w:rsidRPr="00922713">
        <w:rPr>
          <w:rFonts w:ascii="Arial" w:hAnsi="Arial" w:cs="Arial"/>
          <w:sz w:val="22"/>
          <w:szCs w:val="22"/>
          <w:rPrChange w:id="298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82" w:author="Syahrani Rachmawati Sadino" w:date="2025-01-31T14:35:00Z">
            <w:rPr>
              <w:rFonts w:asciiTheme="minorBidi" w:hAnsiTheme="minorBidi" w:cstheme="minorBidi"/>
              <w:sz w:val="22"/>
              <w:szCs w:val="22"/>
            </w:rPr>
          </w:rPrChange>
        </w:rPr>
        <w:t>tambahan</w:t>
      </w:r>
      <w:proofErr w:type="spellEnd"/>
      <w:r w:rsidRPr="00922713">
        <w:rPr>
          <w:rFonts w:ascii="Arial" w:hAnsi="Arial" w:cs="Arial"/>
          <w:sz w:val="22"/>
          <w:szCs w:val="22"/>
          <w:rPrChange w:id="298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84" w:author="Syahrani Rachmawati Sadino" w:date="2025-01-31T14:35:00Z">
            <w:rPr>
              <w:rFonts w:asciiTheme="minorBidi" w:hAnsiTheme="minorBidi" w:cstheme="minorBidi"/>
              <w:sz w:val="22"/>
              <w:szCs w:val="22"/>
            </w:rPr>
          </w:rPrChange>
        </w:rPr>
        <w:t>terhadap</w:t>
      </w:r>
      <w:proofErr w:type="spellEnd"/>
      <w:r w:rsidRPr="00922713">
        <w:rPr>
          <w:rFonts w:ascii="Arial" w:hAnsi="Arial" w:cs="Arial"/>
          <w:sz w:val="22"/>
          <w:szCs w:val="22"/>
          <w:rPrChange w:id="298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86" w:author="Syahrani Rachmawati Sadino" w:date="2025-01-31T14:35:00Z">
            <w:rPr>
              <w:rFonts w:asciiTheme="minorBidi" w:hAnsiTheme="minorBidi" w:cstheme="minorBidi"/>
              <w:sz w:val="22"/>
              <w:szCs w:val="22"/>
            </w:rPr>
          </w:rPrChange>
        </w:rPr>
        <w:t>pemulihan</w:t>
      </w:r>
      <w:proofErr w:type="spellEnd"/>
      <w:r w:rsidRPr="00922713">
        <w:rPr>
          <w:rFonts w:ascii="Arial" w:hAnsi="Arial" w:cs="Arial"/>
          <w:sz w:val="22"/>
          <w:szCs w:val="22"/>
          <w:rPrChange w:id="298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88" w:author="Syahrani Rachmawati Sadino" w:date="2025-01-31T14:35:00Z">
            <w:rPr>
              <w:rFonts w:asciiTheme="minorBidi" w:hAnsiTheme="minorBidi" w:cstheme="minorBidi"/>
              <w:sz w:val="22"/>
              <w:szCs w:val="22"/>
            </w:rPr>
          </w:rPrChange>
        </w:rPr>
        <w:t>lainnya</w:t>
      </w:r>
      <w:proofErr w:type="spellEnd"/>
      <w:r w:rsidRPr="00922713">
        <w:rPr>
          <w:rFonts w:ascii="Arial" w:hAnsi="Arial" w:cs="Arial"/>
          <w:sz w:val="22"/>
          <w:szCs w:val="22"/>
          <w:rPrChange w:id="2989" w:author="Syahrani Rachmawati Sadino" w:date="2025-01-31T14:35:00Z">
            <w:rPr>
              <w:rFonts w:asciiTheme="minorBidi" w:hAnsiTheme="minorBidi" w:cstheme="minorBidi"/>
              <w:sz w:val="22"/>
              <w:szCs w:val="22"/>
            </w:rPr>
          </w:rPrChange>
        </w:rPr>
        <w:t xml:space="preserve"> yang </w:t>
      </w:r>
      <w:proofErr w:type="spellStart"/>
      <w:r w:rsidRPr="00922713">
        <w:rPr>
          <w:rFonts w:ascii="Arial" w:hAnsi="Arial" w:cs="Arial"/>
          <w:sz w:val="22"/>
          <w:szCs w:val="22"/>
          <w:rPrChange w:id="2990" w:author="Syahrani Rachmawati Sadino" w:date="2025-01-31T14:35:00Z">
            <w:rPr>
              <w:rFonts w:asciiTheme="minorBidi" w:hAnsiTheme="minorBidi" w:cstheme="minorBidi"/>
              <w:sz w:val="22"/>
              <w:szCs w:val="22"/>
            </w:rPr>
          </w:rPrChange>
        </w:rPr>
        <w:t>tersedia</w:t>
      </w:r>
      <w:proofErr w:type="spellEnd"/>
      <w:r w:rsidRPr="00922713">
        <w:rPr>
          <w:rFonts w:ascii="Arial" w:hAnsi="Arial" w:cs="Arial"/>
          <w:sz w:val="22"/>
          <w:szCs w:val="22"/>
          <w:rPrChange w:id="299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92" w:author="Syahrani Rachmawati Sadino" w:date="2025-01-31T14:35:00Z">
            <w:rPr>
              <w:rFonts w:asciiTheme="minorBidi" w:hAnsiTheme="minorBidi" w:cstheme="minorBidi"/>
              <w:sz w:val="22"/>
              <w:szCs w:val="22"/>
            </w:rPr>
          </w:rPrChange>
        </w:rPr>
        <w:t>berdasarkan</w:t>
      </w:r>
      <w:proofErr w:type="spellEnd"/>
      <w:r w:rsidRPr="00922713">
        <w:rPr>
          <w:rFonts w:ascii="Arial" w:hAnsi="Arial" w:cs="Arial"/>
          <w:sz w:val="22"/>
          <w:szCs w:val="22"/>
          <w:rPrChange w:id="299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2994" w:author="Syahrani Rachmawati Sadino" w:date="2025-01-31T14:35:00Z">
            <w:rPr>
              <w:rFonts w:asciiTheme="minorBidi" w:hAnsiTheme="minorBidi" w:cstheme="minorBidi"/>
              <w:sz w:val="22"/>
              <w:szCs w:val="22"/>
            </w:rPr>
          </w:rPrChange>
        </w:rPr>
        <w:t>hukum</w:t>
      </w:r>
      <w:proofErr w:type="spellEnd"/>
      <w:r w:rsidRPr="00922713">
        <w:rPr>
          <w:rFonts w:ascii="Arial" w:hAnsi="Arial" w:cs="Arial"/>
          <w:sz w:val="22"/>
          <w:szCs w:val="22"/>
          <w:rPrChange w:id="2995" w:author="Syahrani Rachmawati Sadino" w:date="2025-01-31T14:35:00Z">
            <w:rPr>
              <w:rFonts w:asciiTheme="minorBidi" w:hAnsiTheme="minorBidi" w:cstheme="minorBidi"/>
              <w:sz w:val="22"/>
              <w:szCs w:val="22"/>
            </w:rPr>
          </w:rPrChange>
        </w:rPr>
        <w:t>.</w:t>
      </w:r>
    </w:p>
    <w:p w14:paraId="62FDEDC6" w14:textId="77777777" w:rsidR="00070054" w:rsidRPr="00922713" w:rsidRDefault="00070054">
      <w:pPr>
        <w:pStyle w:val="ListParagraph"/>
        <w:spacing w:line="276" w:lineRule="auto"/>
        <w:rPr>
          <w:rFonts w:ascii="Arial" w:hAnsi="Arial" w:cs="Arial"/>
          <w:b/>
          <w:sz w:val="22"/>
          <w:szCs w:val="22"/>
          <w:lang w:val="en-ID"/>
          <w:rPrChange w:id="2996" w:author="Syahrani Rachmawati Sadino" w:date="2025-01-31T14:35:00Z">
            <w:rPr>
              <w:rFonts w:asciiTheme="minorBidi" w:hAnsiTheme="minorBidi" w:cstheme="minorBidi"/>
              <w:b/>
              <w:sz w:val="22"/>
              <w:szCs w:val="22"/>
              <w:lang w:val="en-ID"/>
            </w:rPr>
          </w:rPrChange>
        </w:rPr>
        <w:pPrChange w:id="2997" w:author="Syahrani Rachmawati Sadino" w:date="2025-01-31T15:00:00Z">
          <w:pPr>
            <w:pStyle w:val="ListParagraph"/>
          </w:pPr>
        </w:pPrChange>
      </w:pPr>
    </w:p>
    <w:p w14:paraId="3E5E80BE" w14:textId="403DB73F" w:rsidR="001E317A" w:rsidRPr="00922713" w:rsidRDefault="005E54ED">
      <w:pPr>
        <w:pStyle w:val="BodyTextIndent"/>
        <w:keepNext w:val="0"/>
        <w:keepLines w:val="0"/>
        <w:tabs>
          <w:tab w:val="clear" w:pos="720"/>
        </w:tabs>
        <w:spacing w:after="0" w:line="276" w:lineRule="auto"/>
        <w:ind w:left="426" w:firstLine="0"/>
        <w:jc w:val="center"/>
        <w:rPr>
          <w:rFonts w:ascii="Arial" w:hAnsi="Arial" w:cs="Arial"/>
          <w:b/>
          <w:sz w:val="22"/>
          <w:szCs w:val="22"/>
          <w:lang w:val="en-US"/>
          <w:rPrChange w:id="2998" w:author="Syahrani Rachmawati Sadino" w:date="2025-01-31T14:35:00Z">
            <w:rPr>
              <w:rFonts w:asciiTheme="minorBidi" w:hAnsiTheme="minorBidi" w:cstheme="minorBidi"/>
              <w:b/>
              <w:sz w:val="22"/>
              <w:szCs w:val="22"/>
              <w:lang w:val="en-US"/>
            </w:rPr>
          </w:rPrChange>
        </w:rPr>
      </w:pPr>
      <w:r w:rsidRPr="00922713">
        <w:rPr>
          <w:rFonts w:ascii="Arial" w:hAnsi="Arial" w:cs="Arial"/>
          <w:b/>
          <w:sz w:val="22"/>
          <w:szCs w:val="22"/>
          <w:lang w:val="en-ID"/>
          <w:rPrChange w:id="2999" w:author="Syahrani Rachmawati Sadino" w:date="2025-01-31T14:35:00Z">
            <w:rPr>
              <w:rFonts w:asciiTheme="minorBidi" w:hAnsiTheme="minorBidi" w:cstheme="minorBidi"/>
              <w:b/>
              <w:sz w:val="22"/>
              <w:szCs w:val="22"/>
              <w:lang w:val="en-ID"/>
            </w:rPr>
          </w:rPrChange>
        </w:rPr>
        <w:t>P</w:t>
      </w:r>
      <w:r w:rsidR="001E317A" w:rsidRPr="00922713">
        <w:rPr>
          <w:rFonts w:ascii="Arial" w:hAnsi="Arial" w:cs="Arial"/>
          <w:b/>
          <w:sz w:val="22"/>
          <w:szCs w:val="22"/>
          <w:rPrChange w:id="3000" w:author="Syahrani Rachmawati Sadino" w:date="2025-01-31T14:35:00Z">
            <w:rPr>
              <w:rFonts w:asciiTheme="minorBidi" w:hAnsiTheme="minorBidi" w:cstheme="minorBidi"/>
              <w:b/>
              <w:sz w:val="22"/>
              <w:szCs w:val="22"/>
            </w:rPr>
          </w:rPrChange>
        </w:rPr>
        <w:t>ASAL 1</w:t>
      </w:r>
      <w:r w:rsidR="001E317A" w:rsidRPr="00922713">
        <w:rPr>
          <w:rFonts w:ascii="Arial" w:hAnsi="Arial" w:cs="Arial"/>
          <w:b/>
          <w:sz w:val="22"/>
          <w:szCs w:val="22"/>
          <w:lang w:val="en-US"/>
          <w:rPrChange w:id="3001" w:author="Syahrani Rachmawati Sadino" w:date="2025-01-31T14:35:00Z">
            <w:rPr>
              <w:rFonts w:asciiTheme="minorBidi" w:hAnsiTheme="minorBidi" w:cstheme="minorBidi"/>
              <w:b/>
              <w:sz w:val="22"/>
              <w:szCs w:val="22"/>
              <w:lang w:val="en-US"/>
            </w:rPr>
          </w:rPrChange>
        </w:rPr>
        <w:t>8</w:t>
      </w:r>
    </w:p>
    <w:p w14:paraId="4A7DC1DA" w14:textId="77777777" w:rsidR="001E317A" w:rsidRPr="00922713" w:rsidRDefault="001E317A">
      <w:pPr>
        <w:pStyle w:val="BodyTextIndent"/>
        <w:tabs>
          <w:tab w:val="clear" w:pos="720"/>
        </w:tabs>
        <w:spacing w:after="0" w:line="276" w:lineRule="auto"/>
        <w:ind w:left="0" w:firstLine="0"/>
        <w:jc w:val="center"/>
        <w:rPr>
          <w:rFonts w:ascii="Arial" w:hAnsi="Arial" w:cs="Arial"/>
          <w:b/>
          <w:sz w:val="22"/>
          <w:szCs w:val="22"/>
          <w:rPrChange w:id="3002" w:author="Syahrani Rachmawati Sadino" w:date="2025-01-31T14:35:00Z">
            <w:rPr>
              <w:rFonts w:asciiTheme="minorBidi" w:hAnsiTheme="minorBidi" w:cstheme="minorBidi"/>
              <w:b/>
              <w:sz w:val="22"/>
              <w:szCs w:val="22"/>
            </w:rPr>
          </w:rPrChange>
        </w:rPr>
      </w:pPr>
      <w:r w:rsidRPr="00922713">
        <w:rPr>
          <w:rFonts w:ascii="Arial" w:hAnsi="Arial" w:cs="Arial"/>
          <w:b/>
          <w:sz w:val="22"/>
          <w:szCs w:val="22"/>
          <w:rPrChange w:id="3003" w:author="Syahrani Rachmawati Sadino" w:date="2025-01-31T14:35:00Z">
            <w:rPr>
              <w:rFonts w:asciiTheme="minorBidi" w:hAnsiTheme="minorBidi" w:cstheme="minorBidi"/>
              <w:b/>
              <w:sz w:val="22"/>
              <w:szCs w:val="22"/>
            </w:rPr>
          </w:rPrChange>
        </w:rPr>
        <w:t>PENYELESAIAN PERSELISIHAN DAN DOMISILI</w:t>
      </w:r>
      <w:bookmarkEnd w:id="2199"/>
    </w:p>
    <w:p w14:paraId="5582B750" w14:textId="77777777" w:rsidR="001E317A" w:rsidRPr="00922713" w:rsidRDefault="001E317A">
      <w:pPr>
        <w:pStyle w:val="BodyTextIndent"/>
        <w:spacing w:after="0" w:line="276" w:lineRule="auto"/>
        <w:jc w:val="center"/>
        <w:rPr>
          <w:rFonts w:ascii="Arial" w:hAnsi="Arial" w:cs="Arial"/>
          <w:b/>
          <w:sz w:val="22"/>
          <w:szCs w:val="22"/>
          <w:rPrChange w:id="3004" w:author="Syahrani Rachmawati Sadino" w:date="2025-01-31T14:35:00Z">
            <w:rPr>
              <w:rFonts w:asciiTheme="minorBidi" w:hAnsiTheme="minorBidi" w:cstheme="minorBidi"/>
              <w:b/>
              <w:sz w:val="22"/>
              <w:szCs w:val="22"/>
            </w:rPr>
          </w:rPrChange>
        </w:rPr>
      </w:pPr>
    </w:p>
    <w:p w14:paraId="12BF6037" w14:textId="15EB4A70" w:rsidR="001E317A" w:rsidRPr="00922713" w:rsidRDefault="001E317A">
      <w:pPr>
        <w:numPr>
          <w:ilvl w:val="0"/>
          <w:numId w:val="21"/>
        </w:numPr>
        <w:tabs>
          <w:tab w:val="clear" w:pos="567"/>
        </w:tabs>
        <w:spacing w:line="276" w:lineRule="auto"/>
        <w:ind w:left="426" w:hanging="426"/>
        <w:jc w:val="both"/>
        <w:rPr>
          <w:rFonts w:ascii="Arial" w:hAnsi="Arial" w:cs="Arial"/>
          <w:sz w:val="22"/>
          <w:szCs w:val="22"/>
          <w:lang w:val="sv-SE"/>
          <w:rPrChange w:id="3005" w:author="Syahrani Rachmawati Sadino" w:date="2025-01-31T14:35:00Z">
            <w:rPr>
              <w:rFonts w:asciiTheme="minorBidi" w:hAnsiTheme="minorBidi" w:cstheme="minorBidi"/>
              <w:sz w:val="22"/>
              <w:szCs w:val="22"/>
              <w:lang w:val="sv-SE"/>
            </w:rPr>
          </w:rPrChange>
        </w:rPr>
        <w:pPrChange w:id="3006" w:author="Syahrani Rachmawati Sadino" w:date="2025-01-31T15:00:00Z">
          <w:pPr>
            <w:numPr>
              <w:numId w:val="21"/>
            </w:numPr>
            <w:tabs>
              <w:tab w:val="num" w:pos="567"/>
            </w:tabs>
            <w:spacing w:line="276" w:lineRule="auto"/>
            <w:ind w:left="426" w:hanging="426"/>
            <w:jc w:val="both"/>
          </w:pPr>
        </w:pPrChange>
      </w:pPr>
      <w:r w:rsidRPr="00922713">
        <w:rPr>
          <w:rFonts w:ascii="Arial" w:hAnsi="Arial" w:cs="Arial"/>
          <w:sz w:val="22"/>
          <w:szCs w:val="22"/>
          <w:lang w:val="id-ID"/>
          <w:rPrChange w:id="3007" w:author="Syahrani Rachmawati Sadino" w:date="2025-01-31T14:35:00Z">
            <w:rPr>
              <w:rFonts w:asciiTheme="minorBidi" w:hAnsiTheme="minorBidi" w:cstheme="minorBidi"/>
              <w:sz w:val="22"/>
              <w:szCs w:val="22"/>
              <w:lang w:val="id-ID"/>
            </w:rPr>
          </w:rPrChange>
        </w:rPr>
        <w:t xml:space="preserve">Setiap perselisihan, pertentangan dan perbedaan pendapat yang timbul sehubungan dengan Perjanjian ini akan sepanjang memungkinkan diselesaikan secara musyawarah dan mufakat oleh </w:t>
      </w:r>
      <w:r w:rsidR="00A20015" w:rsidRPr="00922713">
        <w:rPr>
          <w:rFonts w:ascii="Arial" w:hAnsi="Arial" w:cs="Arial"/>
          <w:b/>
          <w:bCs/>
          <w:sz w:val="22"/>
          <w:szCs w:val="22"/>
          <w:lang w:val="id-ID"/>
          <w:rPrChange w:id="3008" w:author="Syahrani Rachmawati Sadino" w:date="2025-01-31T14:35:00Z">
            <w:rPr>
              <w:rFonts w:asciiTheme="minorBidi" w:hAnsiTheme="minorBidi" w:cstheme="minorBidi"/>
              <w:b/>
              <w:bCs/>
              <w:sz w:val="22"/>
              <w:szCs w:val="22"/>
              <w:lang w:val="id-ID"/>
            </w:rPr>
          </w:rPrChange>
        </w:rPr>
        <w:t>PARA</w:t>
      </w:r>
      <w:del w:id="3009" w:author="Yohanita Dewi Chandra Murti" w:date="2025-01-16T11:18:00Z">
        <w:r w:rsidR="00A20015" w:rsidRPr="00922713" w:rsidDel="00615CC9">
          <w:rPr>
            <w:rFonts w:ascii="Arial" w:hAnsi="Arial" w:cs="Arial"/>
            <w:b/>
            <w:bCs/>
            <w:sz w:val="22"/>
            <w:szCs w:val="22"/>
            <w:lang w:val="id-ID"/>
            <w:rPrChange w:id="3010" w:author="Syahrani Rachmawati Sadino" w:date="2025-01-31T14:35:00Z">
              <w:rPr>
                <w:rFonts w:asciiTheme="minorBidi" w:hAnsiTheme="minorBidi" w:cstheme="minorBidi"/>
                <w:b/>
                <w:bCs/>
                <w:sz w:val="22"/>
                <w:szCs w:val="22"/>
                <w:lang w:val="id-ID"/>
              </w:rPr>
            </w:rPrChange>
          </w:rPr>
          <w:delText>H</w:delText>
        </w:r>
      </w:del>
      <w:r w:rsidR="00A20015" w:rsidRPr="00922713">
        <w:rPr>
          <w:rFonts w:ascii="Arial" w:hAnsi="Arial" w:cs="Arial"/>
          <w:b/>
          <w:bCs/>
          <w:sz w:val="22"/>
          <w:szCs w:val="22"/>
          <w:lang w:val="id-ID"/>
          <w:rPrChange w:id="3011" w:author="Syahrani Rachmawati Sadino" w:date="2025-01-31T14:35:00Z">
            <w:rPr>
              <w:rFonts w:asciiTheme="minorBidi" w:hAnsiTheme="minorBidi" w:cstheme="minorBidi"/>
              <w:b/>
              <w:bCs/>
              <w:sz w:val="22"/>
              <w:szCs w:val="22"/>
              <w:lang w:val="id-ID"/>
            </w:rPr>
          </w:rPrChange>
        </w:rPr>
        <w:t xml:space="preserve"> PIHAK</w:t>
      </w:r>
      <w:r w:rsidRPr="00922713">
        <w:rPr>
          <w:rFonts w:ascii="Arial" w:hAnsi="Arial" w:cs="Arial"/>
          <w:sz w:val="22"/>
          <w:szCs w:val="22"/>
          <w:lang w:val="id-ID"/>
          <w:rPrChange w:id="3012" w:author="Syahrani Rachmawati Sadino" w:date="2025-01-31T14:35:00Z">
            <w:rPr>
              <w:rFonts w:asciiTheme="minorBidi" w:hAnsiTheme="minorBidi" w:cstheme="minorBidi"/>
              <w:sz w:val="22"/>
              <w:szCs w:val="22"/>
              <w:lang w:val="id-ID"/>
            </w:rPr>
          </w:rPrChange>
        </w:rPr>
        <w:t>.</w:t>
      </w:r>
    </w:p>
    <w:p w14:paraId="52DAE3E3" w14:textId="77777777" w:rsidR="001E317A" w:rsidRPr="00922713" w:rsidRDefault="001E317A">
      <w:pPr>
        <w:spacing w:line="276" w:lineRule="auto"/>
        <w:jc w:val="both"/>
        <w:rPr>
          <w:rFonts w:ascii="Arial" w:hAnsi="Arial" w:cs="Arial"/>
          <w:sz w:val="22"/>
          <w:szCs w:val="22"/>
          <w:lang w:val="sv-SE"/>
          <w:rPrChange w:id="3013" w:author="Syahrani Rachmawati Sadino" w:date="2025-01-31T14:35:00Z">
            <w:rPr>
              <w:rFonts w:asciiTheme="minorBidi" w:hAnsiTheme="minorBidi" w:cstheme="minorBidi"/>
              <w:sz w:val="22"/>
              <w:szCs w:val="22"/>
              <w:lang w:val="sv-SE"/>
            </w:rPr>
          </w:rPrChange>
        </w:rPr>
      </w:pPr>
    </w:p>
    <w:p w14:paraId="3265675D" w14:textId="1099565B" w:rsidR="001E317A" w:rsidRPr="00922713" w:rsidRDefault="001E317A">
      <w:pPr>
        <w:numPr>
          <w:ilvl w:val="0"/>
          <w:numId w:val="21"/>
        </w:numPr>
        <w:tabs>
          <w:tab w:val="clear" w:pos="567"/>
        </w:tabs>
        <w:spacing w:line="276" w:lineRule="auto"/>
        <w:ind w:left="426" w:hanging="426"/>
        <w:jc w:val="both"/>
        <w:rPr>
          <w:rFonts w:ascii="Arial" w:hAnsi="Arial" w:cs="Arial"/>
          <w:sz w:val="22"/>
          <w:szCs w:val="22"/>
          <w:lang w:val="id-ID"/>
          <w:rPrChange w:id="3014" w:author="Syahrani Rachmawati Sadino" w:date="2025-01-31T14:35:00Z">
            <w:rPr>
              <w:rFonts w:asciiTheme="minorBidi" w:hAnsiTheme="minorBidi" w:cstheme="minorBidi"/>
              <w:sz w:val="22"/>
              <w:szCs w:val="22"/>
              <w:lang w:val="id-ID"/>
            </w:rPr>
          </w:rPrChange>
        </w:rPr>
        <w:pPrChange w:id="3015" w:author="Syahrani Rachmawati Sadino" w:date="2025-01-31T15:00:00Z">
          <w:pPr>
            <w:numPr>
              <w:numId w:val="21"/>
            </w:numPr>
            <w:tabs>
              <w:tab w:val="num" w:pos="567"/>
            </w:tabs>
            <w:spacing w:line="276" w:lineRule="auto"/>
            <w:ind w:left="426" w:hanging="426"/>
            <w:jc w:val="both"/>
          </w:pPr>
        </w:pPrChange>
      </w:pPr>
      <w:r w:rsidRPr="00922713">
        <w:rPr>
          <w:rFonts w:ascii="Arial" w:hAnsi="Arial" w:cs="Arial"/>
          <w:sz w:val="22"/>
          <w:szCs w:val="22"/>
          <w:lang w:val="id-ID"/>
          <w:rPrChange w:id="3016" w:author="Syahrani Rachmawati Sadino" w:date="2025-01-31T14:35:00Z">
            <w:rPr>
              <w:rFonts w:asciiTheme="minorBidi" w:hAnsiTheme="minorBidi" w:cstheme="minorBidi"/>
              <w:sz w:val="22"/>
              <w:szCs w:val="22"/>
              <w:lang w:val="id-ID"/>
            </w:rPr>
          </w:rPrChange>
        </w:rPr>
        <w:t xml:space="preserve">Apabila penyelesaian secara musyawarah sebagaimana dimaksud dalam ayat </w:t>
      </w:r>
      <w:r w:rsidR="00315009" w:rsidRPr="00922713">
        <w:rPr>
          <w:rFonts w:ascii="Arial" w:hAnsi="Arial" w:cs="Arial"/>
          <w:sz w:val="22"/>
          <w:szCs w:val="22"/>
          <w:lang w:val="sv-SE"/>
          <w:rPrChange w:id="3017" w:author="Syahrani Rachmawati Sadino" w:date="2025-01-31T14:35:00Z">
            <w:rPr>
              <w:rFonts w:asciiTheme="minorBidi" w:hAnsiTheme="minorBidi" w:cstheme="minorBidi"/>
              <w:sz w:val="22"/>
              <w:szCs w:val="22"/>
              <w:lang w:val="sv-SE"/>
            </w:rPr>
          </w:rPrChange>
        </w:rPr>
        <w:t>(</w:t>
      </w:r>
      <w:r w:rsidRPr="00922713">
        <w:rPr>
          <w:rFonts w:ascii="Arial" w:hAnsi="Arial" w:cs="Arial"/>
          <w:sz w:val="22"/>
          <w:szCs w:val="22"/>
          <w:lang w:val="id-ID"/>
          <w:rPrChange w:id="3018" w:author="Syahrani Rachmawati Sadino" w:date="2025-01-31T14:35:00Z">
            <w:rPr>
              <w:rFonts w:asciiTheme="minorBidi" w:hAnsiTheme="minorBidi" w:cstheme="minorBidi"/>
              <w:sz w:val="22"/>
              <w:szCs w:val="22"/>
              <w:lang w:val="id-ID"/>
            </w:rPr>
          </w:rPrChange>
        </w:rPr>
        <w:t>1</w:t>
      </w:r>
      <w:r w:rsidR="00315009" w:rsidRPr="00922713">
        <w:rPr>
          <w:rFonts w:ascii="Arial" w:hAnsi="Arial" w:cs="Arial"/>
          <w:sz w:val="22"/>
          <w:szCs w:val="22"/>
          <w:lang w:val="sv-SE"/>
          <w:rPrChange w:id="3019" w:author="Syahrani Rachmawati Sadino" w:date="2025-01-31T14:35:00Z">
            <w:rPr>
              <w:rFonts w:asciiTheme="minorBidi" w:hAnsiTheme="minorBidi" w:cstheme="minorBidi"/>
              <w:sz w:val="22"/>
              <w:szCs w:val="22"/>
              <w:lang w:val="sv-SE"/>
            </w:rPr>
          </w:rPrChange>
        </w:rPr>
        <w:t>)</w:t>
      </w:r>
      <w:r w:rsidRPr="00922713">
        <w:rPr>
          <w:rFonts w:ascii="Arial" w:hAnsi="Arial" w:cs="Arial"/>
          <w:sz w:val="22"/>
          <w:szCs w:val="22"/>
          <w:lang w:val="id-ID"/>
          <w:rPrChange w:id="3020" w:author="Syahrani Rachmawati Sadino" w:date="2025-01-31T14:35:00Z">
            <w:rPr>
              <w:rFonts w:asciiTheme="minorBidi" w:hAnsiTheme="minorBidi" w:cstheme="minorBidi"/>
              <w:sz w:val="22"/>
              <w:szCs w:val="22"/>
              <w:lang w:val="id-ID"/>
            </w:rPr>
          </w:rPrChange>
        </w:rPr>
        <w:t xml:space="preserve"> Pasal ini tidak berhasil mencapai mufakat, maka </w:t>
      </w:r>
      <w:r w:rsidR="00A20015" w:rsidRPr="00922713">
        <w:rPr>
          <w:rFonts w:ascii="Arial" w:hAnsi="Arial" w:cs="Arial"/>
          <w:b/>
          <w:bCs/>
          <w:sz w:val="22"/>
          <w:szCs w:val="22"/>
          <w:lang w:val="id-ID"/>
          <w:rPrChange w:id="3021" w:author="Syahrani Rachmawati Sadino" w:date="2025-01-31T14:35:00Z">
            <w:rPr>
              <w:rFonts w:asciiTheme="minorBidi" w:hAnsiTheme="minorBidi" w:cstheme="minorBidi"/>
              <w:b/>
              <w:bCs/>
              <w:sz w:val="22"/>
              <w:szCs w:val="22"/>
              <w:lang w:val="id-ID"/>
            </w:rPr>
          </w:rPrChange>
        </w:rPr>
        <w:t>PARA</w:t>
      </w:r>
      <w:del w:id="3022" w:author="Yohanita Dewi Chandra Murti" w:date="2025-01-16T11:18:00Z">
        <w:r w:rsidR="00A20015" w:rsidRPr="00922713" w:rsidDel="00615CC9">
          <w:rPr>
            <w:rFonts w:ascii="Arial" w:hAnsi="Arial" w:cs="Arial"/>
            <w:b/>
            <w:bCs/>
            <w:sz w:val="22"/>
            <w:szCs w:val="22"/>
            <w:lang w:val="id-ID"/>
            <w:rPrChange w:id="3023" w:author="Syahrani Rachmawati Sadino" w:date="2025-01-31T14:35:00Z">
              <w:rPr>
                <w:rFonts w:asciiTheme="minorBidi" w:hAnsiTheme="minorBidi" w:cstheme="minorBidi"/>
                <w:b/>
                <w:bCs/>
                <w:sz w:val="22"/>
                <w:szCs w:val="22"/>
                <w:lang w:val="id-ID"/>
              </w:rPr>
            </w:rPrChange>
          </w:rPr>
          <w:delText>H</w:delText>
        </w:r>
      </w:del>
      <w:r w:rsidR="00A20015" w:rsidRPr="00922713">
        <w:rPr>
          <w:rFonts w:ascii="Arial" w:hAnsi="Arial" w:cs="Arial"/>
          <w:b/>
          <w:bCs/>
          <w:sz w:val="22"/>
          <w:szCs w:val="22"/>
          <w:lang w:val="id-ID"/>
          <w:rPrChange w:id="3024" w:author="Syahrani Rachmawati Sadino" w:date="2025-01-31T14:35:00Z">
            <w:rPr>
              <w:rFonts w:asciiTheme="minorBidi" w:hAnsiTheme="minorBidi" w:cstheme="minorBidi"/>
              <w:b/>
              <w:bCs/>
              <w:sz w:val="22"/>
              <w:szCs w:val="22"/>
              <w:lang w:val="id-ID"/>
            </w:rPr>
          </w:rPrChange>
        </w:rPr>
        <w:t xml:space="preserve"> PIHAK</w:t>
      </w:r>
      <w:r w:rsidRPr="00922713">
        <w:rPr>
          <w:rFonts w:ascii="Arial" w:hAnsi="Arial" w:cs="Arial"/>
          <w:sz w:val="22"/>
          <w:szCs w:val="22"/>
          <w:lang w:val="id-ID"/>
          <w:rPrChange w:id="3025" w:author="Syahrani Rachmawati Sadino" w:date="2025-01-31T14:35:00Z">
            <w:rPr>
              <w:rFonts w:asciiTheme="minorBidi" w:hAnsiTheme="minorBidi" w:cstheme="minorBidi"/>
              <w:sz w:val="22"/>
              <w:szCs w:val="22"/>
              <w:lang w:val="id-ID"/>
            </w:rPr>
          </w:rPrChange>
        </w:rPr>
        <w:t xml:space="preserve"> sepakat untuk menyerahkan penyelesaian perselisihan tersebut melalui Pengadilan.</w:t>
      </w:r>
    </w:p>
    <w:p w14:paraId="773B23D6" w14:textId="77777777" w:rsidR="001E317A" w:rsidRPr="00922713" w:rsidRDefault="001E317A">
      <w:pPr>
        <w:spacing w:line="276" w:lineRule="auto"/>
        <w:ind w:left="426" w:hanging="426"/>
        <w:jc w:val="both"/>
        <w:rPr>
          <w:rFonts w:ascii="Arial" w:hAnsi="Arial" w:cs="Arial"/>
          <w:sz w:val="22"/>
          <w:szCs w:val="22"/>
          <w:lang w:val="id-ID"/>
          <w:rPrChange w:id="3026" w:author="Syahrani Rachmawati Sadino" w:date="2025-01-31T14:35:00Z">
            <w:rPr>
              <w:rFonts w:asciiTheme="minorBidi" w:hAnsiTheme="minorBidi" w:cstheme="minorBidi"/>
              <w:sz w:val="22"/>
              <w:szCs w:val="22"/>
              <w:lang w:val="id-ID"/>
            </w:rPr>
          </w:rPrChange>
        </w:rPr>
      </w:pPr>
    </w:p>
    <w:p w14:paraId="32DACCC4" w14:textId="2157B30D" w:rsidR="001E317A" w:rsidRPr="00922713" w:rsidRDefault="001E317A">
      <w:pPr>
        <w:pStyle w:val="BodyText"/>
        <w:numPr>
          <w:ilvl w:val="0"/>
          <w:numId w:val="21"/>
        </w:numPr>
        <w:tabs>
          <w:tab w:val="clear" w:pos="567"/>
        </w:tabs>
        <w:spacing w:after="0" w:line="276" w:lineRule="auto"/>
        <w:ind w:left="426" w:hanging="426"/>
        <w:rPr>
          <w:rFonts w:ascii="Arial" w:hAnsi="Arial" w:cs="Arial"/>
          <w:sz w:val="22"/>
          <w:szCs w:val="22"/>
          <w:lang w:val="id-ID"/>
          <w:rPrChange w:id="3027" w:author="Syahrani Rachmawati Sadino" w:date="2025-01-31T14:35:00Z">
            <w:rPr>
              <w:rFonts w:asciiTheme="minorBidi" w:hAnsiTheme="minorBidi" w:cstheme="minorBidi"/>
              <w:sz w:val="22"/>
              <w:szCs w:val="22"/>
              <w:lang w:val="id-ID"/>
            </w:rPr>
          </w:rPrChange>
        </w:rPr>
        <w:pPrChange w:id="3028" w:author="Syahrani Rachmawati Sadino" w:date="2025-01-31T15:00:00Z">
          <w:pPr>
            <w:pStyle w:val="BodyText"/>
            <w:numPr>
              <w:ilvl w:val="0"/>
              <w:numId w:val="21"/>
            </w:numPr>
            <w:tabs>
              <w:tab w:val="clear" w:pos="4560"/>
              <w:tab w:val="num" w:pos="567"/>
            </w:tabs>
            <w:spacing w:after="0" w:line="276" w:lineRule="auto"/>
            <w:ind w:left="426" w:hanging="426"/>
          </w:pPr>
        </w:pPrChange>
      </w:pPr>
      <w:r w:rsidRPr="00922713">
        <w:rPr>
          <w:rFonts w:ascii="Arial" w:hAnsi="Arial" w:cs="Arial"/>
          <w:sz w:val="22"/>
          <w:szCs w:val="22"/>
          <w:lang w:val="id-ID"/>
          <w:rPrChange w:id="3029" w:author="Syahrani Rachmawati Sadino" w:date="2025-01-31T14:35:00Z">
            <w:rPr>
              <w:rFonts w:asciiTheme="minorBidi" w:hAnsiTheme="minorBidi" w:cstheme="minorBidi"/>
              <w:sz w:val="22"/>
              <w:szCs w:val="22"/>
              <w:lang w:val="id-ID"/>
            </w:rPr>
          </w:rPrChange>
        </w:rPr>
        <w:t xml:space="preserve">Mengenai Perjanjian ini dan segala akibatnya, </w:t>
      </w:r>
      <w:r w:rsidR="00A20015" w:rsidRPr="00922713">
        <w:rPr>
          <w:rFonts w:ascii="Arial" w:hAnsi="Arial" w:cs="Arial"/>
          <w:b/>
          <w:bCs/>
          <w:sz w:val="22"/>
          <w:szCs w:val="22"/>
          <w:lang w:val="id-ID"/>
          <w:rPrChange w:id="3030" w:author="Syahrani Rachmawati Sadino" w:date="2025-01-31T14:35:00Z">
            <w:rPr>
              <w:rFonts w:asciiTheme="minorBidi" w:hAnsiTheme="minorBidi" w:cstheme="minorBidi"/>
              <w:b/>
              <w:bCs/>
              <w:sz w:val="22"/>
              <w:szCs w:val="22"/>
              <w:lang w:val="id-ID"/>
            </w:rPr>
          </w:rPrChange>
        </w:rPr>
        <w:t>PARA</w:t>
      </w:r>
      <w:del w:id="3031" w:author="Yohanita Dewi Chandra Murti" w:date="2025-01-16T11:18:00Z">
        <w:r w:rsidR="00A20015" w:rsidRPr="00922713" w:rsidDel="00615CC9">
          <w:rPr>
            <w:rFonts w:ascii="Arial" w:hAnsi="Arial" w:cs="Arial"/>
            <w:b/>
            <w:bCs/>
            <w:sz w:val="22"/>
            <w:szCs w:val="22"/>
            <w:lang w:val="id-ID"/>
            <w:rPrChange w:id="3032" w:author="Syahrani Rachmawati Sadino" w:date="2025-01-31T14:35:00Z">
              <w:rPr>
                <w:rFonts w:asciiTheme="minorBidi" w:hAnsiTheme="minorBidi" w:cstheme="minorBidi"/>
                <w:b/>
                <w:bCs/>
                <w:sz w:val="22"/>
                <w:szCs w:val="22"/>
                <w:lang w:val="id-ID"/>
              </w:rPr>
            </w:rPrChange>
          </w:rPr>
          <w:delText>H</w:delText>
        </w:r>
      </w:del>
      <w:r w:rsidR="00A20015" w:rsidRPr="00922713">
        <w:rPr>
          <w:rFonts w:ascii="Arial" w:hAnsi="Arial" w:cs="Arial"/>
          <w:b/>
          <w:bCs/>
          <w:sz w:val="22"/>
          <w:szCs w:val="22"/>
          <w:lang w:val="id-ID"/>
          <w:rPrChange w:id="3033" w:author="Syahrani Rachmawati Sadino" w:date="2025-01-31T14:35:00Z">
            <w:rPr>
              <w:rFonts w:asciiTheme="minorBidi" w:hAnsiTheme="minorBidi" w:cstheme="minorBidi"/>
              <w:b/>
              <w:bCs/>
              <w:sz w:val="22"/>
              <w:szCs w:val="22"/>
              <w:lang w:val="id-ID"/>
            </w:rPr>
          </w:rPrChange>
        </w:rPr>
        <w:t xml:space="preserve"> PIHAK</w:t>
      </w:r>
      <w:r w:rsidRPr="00922713">
        <w:rPr>
          <w:rFonts w:ascii="Arial" w:hAnsi="Arial" w:cs="Arial"/>
          <w:sz w:val="22"/>
          <w:szCs w:val="22"/>
          <w:lang w:val="id-ID"/>
          <w:rPrChange w:id="3034" w:author="Syahrani Rachmawati Sadino" w:date="2025-01-31T14:35:00Z">
            <w:rPr>
              <w:rFonts w:asciiTheme="minorBidi" w:hAnsiTheme="minorBidi" w:cstheme="minorBidi"/>
              <w:sz w:val="22"/>
              <w:szCs w:val="22"/>
              <w:lang w:val="id-ID"/>
            </w:rPr>
          </w:rPrChange>
        </w:rPr>
        <w:t xml:space="preserve"> memilih kediaman hukum atau domisili yang tetap dan umum di Kantor Panitera Pengadilan Negeri</w:t>
      </w:r>
      <w:r w:rsidRPr="00922713">
        <w:rPr>
          <w:rFonts w:ascii="Arial" w:hAnsi="Arial" w:cs="Arial"/>
          <w:sz w:val="22"/>
          <w:szCs w:val="22"/>
          <w:lang w:val="sv-SE"/>
          <w:rPrChange w:id="3035" w:author="Syahrani Rachmawati Sadino" w:date="2025-01-31T14:35:00Z">
            <w:rPr>
              <w:rFonts w:asciiTheme="minorBidi" w:hAnsiTheme="minorBidi" w:cstheme="minorBidi"/>
              <w:sz w:val="22"/>
              <w:szCs w:val="22"/>
              <w:lang w:val="sv-SE"/>
            </w:rPr>
          </w:rPrChange>
        </w:rPr>
        <w:t xml:space="preserve"> </w:t>
      </w:r>
      <w:r w:rsidRPr="00922713">
        <w:rPr>
          <w:rFonts w:ascii="Arial" w:hAnsi="Arial" w:cs="Arial"/>
          <w:sz w:val="22"/>
          <w:szCs w:val="22"/>
          <w:lang w:val="id-ID"/>
          <w:rPrChange w:id="3036" w:author="Syahrani Rachmawati Sadino" w:date="2025-01-31T14:35:00Z">
            <w:rPr>
              <w:rFonts w:asciiTheme="minorBidi" w:hAnsiTheme="minorBidi" w:cstheme="minorBidi"/>
              <w:sz w:val="22"/>
              <w:szCs w:val="22"/>
              <w:lang w:val="id-ID"/>
            </w:rPr>
          </w:rPrChange>
        </w:rPr>
        <w:t>Jakarta Selatan</w:t>
      </w:r>
      <w:r w:rsidRPr="00922713">
        <w:rPr>
          <w:rFonts w:ascii="Arial" w:hAnsi="Arial" w:cs="Arial"/>
          <w:sz w:val="22"/>
          <w:szCs w:val="22"/>
          <w:lang w:val="sv-SE"/>
          <w:rPrChange w:id="3037" w:author="Syahrani Rachmawati Sadino" w:date="2025-01-31T14:35:00Z">
            <w:rPr>
              <w:rFonts w:asciiTheme="minorBidi" w:hAnsiTheme="minorBidi" w:cstheme="minorBidi"/>
              <w:sz w:val="22"/>
              <w:szCs w:val="22"/>
              <w:lang w:val="sv-SE"/>
            </w:rPr>
          </w:rPrChange>
        </w:rPr>
        <w:t>.</w:t>
      </w:r>
    </w:p>
    <w:p w14:paraId="0EEE5725" w14:textId="77777777" w:rsidR="001E317A" w:rsidRPr="00922713" w:rsidRDefault="001E317A">
      <w:pPr>
        <w:spacing w:line="276" w:lineRule="auto"/>
        <w:jc w:val="center"/>
        <w:rPr>
          <w:rFonts w:ascii="Arial" w:hAnsi="Arial" w:cs="Arial"/>
          <w:b/>
          <w:sz w:val="22"/>
          <w:szCs w:val="22"/>
          <w:lang w:val="sv-SE"/>
          <w:rPrChange w:id="3038" w:author="Syahrani Rachmawati Sadino" w:date="2025-01-31T14:35:00Z">
            <w:rPr>
              <w:rFonts w:asciiTheme="minorBidi" w:hAnsiTheme="minorBidi" w:cstheme="minorBidi"/>
              <w:b/>
              <w:sz w:val="22"/>
              <w:szCs w:val="22"/>
              <w:lang w:val="sv-SE"/>
            </w:rPr>
          </w:rPrChange>
        </w:rPr>
      </w:pPr>
    </w:p>
    <w:p w14:paraId="3DA70673" w14:textId="77777777" w:rsidR="001E317A" w:rsidRPr="00922713" w:rsidRDefault="001E317A">
      <w:pPr>
        <w:spacing w:line="276" w:lineRule="auto"/>
        <w:jc w:val="center"/>
        <w:rPr>
          <w:rFonts w:ascii="Arial" w:hAnsi="Arial" w:cs="Arial"/>
          <w:b/>
          <w:sz w:val="22"/>
          <w:szCs w:val="22"/>
          <w:rPrChange w:id="3039" w:author="Syahrani Rachmawati Sadino" w:date="2025-01-31T14:35:00Z">
            <w:rPr>
              <w:rFonts w:asciiTheme="minorBidi" w:hAnsiTheme="minorBidi" w:cstheme="minorBidi"/>
              <w:b/>
              <w:sz w:val="22"/>
              <w:szCs w:val="22"/>
            </w:rPr>
          </w:rPrChange>
        </w:rPr>
      </w:pPr>
      <w:r w:rsidRPr="00922713">
        <w:rPr>
          <w:rFonts w:ascii="Arial" w:hAnsi="Arial" w:cs="Arial"/>
          <w:b/>
          <w:sz w:val="22"/>
          <w:szCs w:val="22"/>
          <w:rPrChange w:id="3040" w:author="Syahrani Rachmawati Sadino" w:date="2025-01-31T14:35:00Z">
            <w:rPr>
              <w:rFonts w:asciiTheme="minorBidi" w:hAnsiTheme="minorBidi" w:cstheme="minorBidi"/>
              <w:b/>
              <w:sz w:val="22"/>
              <w:szCs w:val="22"/>
            </w:rPr>
          </w:rPrChange>
        </w:rPr>
        <w:t>PASAL 19</w:t>
      </w:r>
    </w:p>
    <w:p w14:paraId="4BAF427E" w14:textId="7C15995F" w:rsidR="001E317A" w:rsidRPr="00922713" w:rsidRDefault="00463E18">
      <w:pPr>
        <w:spacing w:line="276" w:lineRule="auto"/>
        <w:jc w:val="center"/>
        <w:rPr>
          <w:rFonts w:ascii="Arial" w:hAnsi="Arial" w:cs="Arial"/>
          <w:i/>
          <w:iCs/>
          <w:sz w:val="22"/>
          <w:szCs w:val="22"/>
          <w:rPrChange w:id="3041" w:author="Syahrani Rachmawati Sadino" w:date="2025-01-31T14:35:00Z">
            <w:rPr>
              <w:rFonts w:asciiTheme="minorBidi" w:hAnsiTheme="minorBidi" w:cstheme="minorBidi"/>
              <w:i/>
              <w:iCs/>
              <w:sz w:val="22"/>
              <w:szCs w:val="22"/>
            </w:rPr>
          </w:rPrChange>
        </w:rPr>
      </w:pPr>
      <w:r w:rsidRPr="00922713">
        <w:rPr>
          <w:rFonts w:ascii="Arial" w:hAnsi="Arial" w:cs="Arial"/>
          <w:b/>
          <w:i/>
          <w:iCs/>
          <w:sz w:val="22"/>
          <w:szCs w:val="22"/>
          <w:rPrChange w:id="3042" w:author="Syahrani Rachmawati Sadino" w:date="2025-01-31T14:35:00Z">
            <w:rPr>
              <w:rFonts w:asciiTheme="minorBidi" w:hAnsiTheme="minorBidi" w:cstheme="minorBidi"/>
              <w:b/>
              <w:i/>
              <w:iCs/>
              <w:sz w:val="22"/>
              <w:szCs w:val="22"/>
            </w:rPr>
          </w:rPrChange>
        </w:rPr>
        <w:t>CONTACT PERSON</w:t>
      </w:r>
    </w:p>
    <w:p w14:paraId="1D96B803" w14:textId="77777777" w:rsidR="001E317A" w:rsidRPr="00922713" w:rsidRDefault="001E317A">
      <w:pPr>
        <w:spacing w:line="276" w:lineRule="auto"/>
        <w:jc w:val="both"/>
        <w:rPr>
          <w:rFonts w:ascii="Arial" w:hAnsi="Arial" w:cs="Arial"/>
          <w:sz w:val="22"/>
          <w:szCs w:val="22"/>
          <w:lang w:val="id-ID"/>
          <w:rPrChange w:id="3043" w:author="Syahrani Rachmawati Sadino" w:date="2025-01-31T14:35:00Z">
            <w:rPr>
              <w:rFonts w:asciiTheme="minorBidi" w:hAnsiTheme="minorBidi" w:cstheme="minorBidi"/>
              <w:sz w:val="22"/>
              <w:szCs w:val="22"/>
              <w:lang w:val="id-ID"/>
            </w:rPr>
          </w:rPrChange>
        </w:rPr>
      </w:pPr>
    </w:p>
    <w:p w14:paraId="3A1E1592" w14:textId="71BF9482" w:rsidR="001E317A" w:rsidRPr="00922713" w:rsidRDefault="001E317A">
      <w:pPr>
        <w:pStyle w:val="BodyTextIndent"/>
        <w:keepNext w:val="0"/>
        <w:keepLines w:val="0"/>
        <w:numPr>
          <w:ilvl w:val="0"/>
          <w:numId w:val="22"/>
        </w:numPr>
        <w:tabs>
          <w:tab w:val="clear" w:pos="567"/>
        </w:tabs>
        <w:spacing w:after="0" w:line="276" w:lineRule="auto"/>
        <w:ind w:left="426" w:hanging="426"/>
        <w:rPr>
          <w:rFonts w:ascii="Arial" w:hAnsi="Arial" w:cs="Arial"/>
          <w:sz w:val="22"/>
          <w:szCs w:val="22"/>
          <w:lang w:val="id-ID"/>
          <w:rPrChange w:id="3044" w:author="Syahrani Rachmawati Sadino" w:date="2025-01-31T14:35:00Z">
            <w:rPr>
              <w:rFonts w:asciiTheme="minorBidi" w:hAnsiTheme="minorBidi" w:cstheme="minorBidi"/>
              <w:sz w:val="22"/>
              <w:szCs w:val="22"/>
              <w:lang w:val="id-ID"/>
            </w:rPr>
          </w:rPrChange>
        </w:rPr>
        <w:pPrChange w:id="3045" w:author="Syahrani Rachmawati Sadino" w:date="2025-01-31T15:00:00Z">
          <w:pPr>
            <w:pStyle w:val="BodyTextIndent"/>
            <w:keepNext w:val="0"/>
            <w:keepLines w:val="0"/>
            <w:numPr>
              <w:numId w:val="22"/>
            </w:numPr>
            <w:tabs>
              <w:tab w:val="clear" w:pos="720"/>
              <w:tab w:val="num" w:pos="567"/>
            </w:tabs>
            <w:spacing w:after="0" w:line="276" w:lineRule="auto"/>
            <w:ind w:left="426" w:hanging="426"/>
          </w:pPr>
        </w:pPrChange>
      </w:pPr>
      <w:r w:rsidRPr="00922713">
        <w:rPr>
          <w:rFonts w:ascii="Arial" w:hAnsi="Arial" w:cs="Arial"/>
          <w:sz w:val="22"/>
          <w:szCs w:val="22"/>
          <w:lang w:val="id-ID"/>
          <w:rPrChange w:id="3046" w:author="Syahrani Rachmawati Sadino" w:date="2025-01-31T14:35:00Z">
            <w:rPr>
              <w:rFonts w:asciiTheme="minorBidi" w:hAnsiTheme="minorBidi" w:cstheme="minorBidi"/>
              <w:sz w:val="22"/>
              <w:szCs w:val="22"/>
              <w:lang w:val="id-ID"/>
            </w:rPr>
          </w:rPrChange>
        </w:rPr>
        <w:t xml:space="preserve">Semua surat-menyurat atau pemberitahuan-pemberitahuan atau pernyataan-pernyataan atau persetujuan-persetujuan yang wajib dan perlu dilakukan oleh salah satu </w:t>
      </w:r>
      <w:r w:rsidRPr="00922713">
        <w:rPr>
          <w:rFonts w:ascii="Arial" w:hAnsi="Arial" w:cs="Arial"/>
          <w:b/>
          <w:sz w:val="22"/>
          <w:szCs w:val="22"/>
          <w:lang w:val="id-ID"/>
          <w:rPrChange w:id="3047" w:author="Syahrani Rachmawati Sadino" w:date="2025-01-31T14:35:00Z">
            <w:rPr>
              <w:rFonts w:asciiTheme="minorBidi" w:hAnsiTheme="minorBidi" w:cstheme="minorBidi"/>
              <w:b/>
              <w:sz w:val="22"/>
              <w:szCs w:val="22"/>
              <w:lang w:val="id-ID"/>
            </w:rPr>
          </w:rPrChange>
        </w:rPr>
        <w:t>Pihak</w:t>
      </w:r>
      <w:r w:rsidRPr="00922713">
        <w:rPr>
          <w:rFonts w:ascii="Arial" w:hAnsi="Arial" w:cs="Arial"/>
          <w:sz w:val="22"/>
          <w:szCs w:val="22"/>
          <w:lang w:val="id-ID"/>
          <w:rPrChange w:id="3048" w:author="Syahrani Rachmawati Sadino" w:date="2025-01-31T14:35:00Z">
            <w:rPr>
              <w:rFonts w:asciiTheme="minorBidi" w:hAnsiTheme="minorBidi" w:cstheme="minorBidi"/>
              <w:sz w:val="22"/>
              <w:szCs w:val="22"/>
              <w:lang w:val="id-ID"/>
            </w:rPr>
          </w:rPrChange>
        </w:rPr>
        <w:t xml:space="preserve"> kepada </w:t>
      </w:r>
      <w:r w:rsidRPr="00922713">
        <w:rPr>
          <w:rFonts w:ascii="Arial" w:hAnsi="Arial" w:cs="Arial"/>
          <w:b/>
          <w:sz w:val="22"/>
          <w:szCs w:val="22"/>
          <w:lang w:val="id-ID"/>
          <w:rPrChange w:id="3049" w:author="Syahrani Rachmawati Sadino" w:date="2025-01-31T14:35:00Z">
            <w:rPr>
              <w:rFonts w:asciiTheme="minorBidi" w:hAnsiTheme="minorBidi" w:cstheme="minorBidi"/>
              <w:b/>
              <w:sz w:val="22"/>
              <w:szCs w:val="22"/>
              <w:lang w:val="id-ID"/>
            </w:rPr>
          </w:rPrChange>
        </w:rPr>
        <w:t>Pihak</w:t>
      </w:r>
      <w:r w:rsidRPr="00922713">
        <w:rPr>
          <w:rFonts w:ascii="Arial" w:hAnsi="Arial" w:cs="Arial"/>
          <w:sz w:val="22"/>
          <w:szCs w:val="22"/>
          <w:lang w:val="id-ID"/>
          <w:rPrChange w:id="3050" w:author="Syahrani Rachmawati Sadino" w:date="2025-01-31T14:35:00Z">
            <w:rPr>
              <w:rFonts w:asciiTheme="minorBidi" w:hAnsiTheme="minorBidi" w:cstheme="minorBidi"/>
              <w:sz w:val="22"/>
              <w:szCs w:val="22"/>
              <w:lang w:val="id-ID"/>
            </w:rPr>
          </w:rPrChange>
        </w:rPr>
        <w:t xml:space="preserve"> lainnya dalam pelaksanaan Perjanjian ini, harus dilakukan secara tertulis dan disampaikan secara langsung</w:t>
      </w:r>
      <w:r w:rsidRPr="00922713">
        <w:rPr>
          <w:rFonts w:ascii="Arial" w:hAnsi="Arial" w:cs="Arial"/>
          <w:sz w:val="22"/>
          <w:szCs w:val="22"/>
          <w:rPrChange w:id="3051" w:author="Syahrani Rachmawati Sadino" w:date="2025-01-31T14:35:00Z">
            <w:rPr>
              <w:rFonts w:asciiTheme="minorBidi" w:hAnsiTheme="minorBidi" w:cstheme="minorBidi"/>
              <w:sz w:val="22"/>
              <w:szCs w:val="22"/>
            </w:rPr>
          </w:rPrChange>
        </w:rPr>
        <w:t xml:space="preserve">, </w:t>
      </w:r>
      <w:r w:rsidRPr="00922713">
        <w:rPr>
          <w:rFonts w:ascii="Arial" w:hAnsi="Arial" w:cs="Arial"/>
          <w:sz w:val="22"/>
          <w:szCs w:val="22"/>
          <w:lang w:val="id-ID"/>
          <w:rPrChange w:id="3052" w:author="Syahrani Rachmawati Sadino" w:date="2025-01-31T14:35:00Z">
            <w:rPr>
              <w:rFonts w:asciiTheme="minorBidi" w:hAnsiTheme="minorBidi" w:cstheme="minorBidi"/>
              <w:sz w:val="22"/>
              <w:szCs w:val="22"/>
              <w:lang w:val="id-ID"/>
            </w:rPr>
          </w:rPrChange>
        </w:rPr>
        <w:t>faksimili</w:t>
      </w:r>
      <w:r w:rsidRPr="00922713">
        <w:rPr>
          <w:rFonts w:ascii="Arial" w:hAnsi="Arial" w:cs="Arial"/>
          <w:sz w:val="22"/>
          <w:szCs w:val="22"/>
          <w:rPrChange w:id="305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054" w:author="Syahrani Rachmawati Sadino" w:date="2025-01-31T14:35:00Z">
            <w:rPr>
              <w:rFonts w:asciiTheme="minorBidi" w:hAnsiTheme="minorBidi" w:cstheme="minorBidi"/>
              <w:sz w:val="22"/>
              <w:szCs w:val="22"/>
            </w:rPr>
          </w:rPrChange>
        </w:rPr>
        <w:t>atau</w:t>
      </w:r>
      <w:proofErr w:type="spellEnd"/>
      <w:r w:rsidRPr="00922713">
        <w:rPr>
          <w:rFonts w:ascii="Arial" w:hAnsi="Arial" w:cs="Arial"/>
          <w:sz w:val="22"/>
          <w:szCs w:val="22"/>
          <w:rPrChange w:id="3055" w:author="Syahrani Rachmawati Sadino" w:date="2025-01-31T14:35:00Z">
            <w:rPr>
              <w:rFonts w:asciiTheme="minorBidi" w:hAnsiTheme="minorBidi" w:cstheme="minorBidi"/>
              <w:sz w:val="22"/>
              <w:szCs w:val="22"/>
            </w:rPr>
          </w:rPrChange>
        </w:rPr>
        <w:t xml:space="preserve"> email</w:t>
      </w:r>
      <w:r w:rsidRPr="00922713">
        <w:rPr>
          <w:rFonts w:ascii="Arial" w:hAnsi="Arial" w:cs="Arial"/>
          <w:sz w:val="22"/>
          <w:szCs w:val="22"/>
          <w:lang w:val="id-ID"/>
          <w:rPrChange w:id="3056" w:author="Syahrani Rachmawati Sadino" w:date="2025-01-31T14:35:00Z">
            <w:rPr>
              <w:rFonts w:asciiTheme="minorBidi" w:hAnsiTheme="minorBidi" w:cstheme="minorBidi"/>
              <w:sz w:val="22"/>
              <w:szCs w:val="22"/>
              <w:lang w:val="id-ID"/>
            </w:rPr>
          </w:rPrChange>
        </w:rPr>
        <w:t xml:space="preserve"> dialamatkan kepada:</w:t>
      </w:r>
    </w:p>
    <w:p w14:paraId="485B1048" w14:textId="77777777" w:rsidR="004762BC" w:rsidRPr="00922713" w:rsidRDefault="004762BC">
      <w:pPr>
        <w:spacing w:line="276" w:lineRule="auto"/>
        <w:ind w:left="1134"/>
        <w:rPr>
          <w:rFonts w:ascii="Arial" w:eastAsia="Calibri" w:hAnsi="Arial" w:cs="Arial"/>
          <w:sz w:val="22"/>
          <w:szCs w:val="22"/>
          <w:lang w:val="fi-FI"/>
          <w:rPrChange w:id="3057" w:author="Syahrani Rachmawati Sadino" w:date="2025-01-31T14:35:00Z">
            <w:rPr>
              <w:rFonts w:asciiTheme="minorBidi" w:eastAsia="Calibri" w:hAnsiTheme="minorBidi" w:cstheme="minorBidi"/>
              <w:sz w:val="22"/>
              <w:szCs w:val="22"/>
              <w:lang w:val="fi-FI"/>
            </w:rPr>
          </w:rPrChange>
        </w:rPr>
      </w:pPr>
      <w:r w:rsidRPr="00922713">
        <w:rPr>
          <w:rFonts w:ascii="Arial" w:eastAsia="Calibri" w:hAnsi="Arial" w:cs="Arial"/>
          <w:b/>
          <w:sz w:val="22"/>
          <w:szCs w:val="22"/>
          <w:lang w:val="fi-FI"/>
          <w:rPrChange w:id="3058" w:author="Syahrani Rachmawati Sadino" w:date="2025-01-31T14:35:00Z">
            <w:rPr>
              <w:rFonts w:asciiTheme="minorBidi" w:eastAsia="Calibri" w:hAnsiTheme="minorBidi" w:cstheme="minorBidi"/>
              <w:b/>
              <w:sz w:val="22"/>
              <w:szCs w:val="22"/>
              <w:lang w:val="fi-FI"/>
            </w:rPr>
          </w:rPrChange>
        </w:rPr>
        <w:t>PIHAK PERTAMA</w:t>
      </w:r>
      <w:r w:rsidRPr="00922713">
        <w:rPr>
          <w:rFonts w:ascii="Arial" w:eastAsia="Calibri" w:hAnsi="Arial" w:cs="Arial"/>
          <w:sz w:val="22"/>
          <w:szCs w:val="22"/>
          <w:lang w:val="fi-FI"/>
          <w:rPrChange w:id="3059" w:author="Syahrani Rachmawati Sadino" w:date="2025-01-31T14:35:00Z">
            <w:rPr>
              <w:rFonts w:asciiTheme="minorBidi" w:eastAsia="Calibri" w:hAnsiTheme="minorBidi" w:cstheme="minorBidi"/>
              <w:sz w:val="22"/>
              <w:szCs w:val="22"/>
              <w:lang w:val="fi-FI"/>
            </w:rPr>
          </w:rPrChange>
        </w:rPr>
        <w:t>:</w:t>
      </w:r>
    </w:p>
    <w:p w14:paraId="688C787D" w14:textId="77777777" w:rsidR="004762BC" w:rsidRPr="00922713" w:rsidRDefault="004762BC">
      <w:pPr>
        <w:spacing w:line="276" w:lineRule="auto"/>
        <w:ind w:left="1134"/>
        <w:rPr>
          <w:rFonts w:ascii="Arial" w:hAnsi="Arial" w:cs="Arial"/>
          <w:sz w:val="22"/>
          <w:szCs w:val="22"/>
          <w:u w:val="single"/>
          <w:lang w:val="fi-FI"/>
          <w:rPrChange w:id="3060" w:author="Syahrani Rachmawati Sadino" w:date="2025-01-31T14:35:00Z">
            <w:rPr>
              <w:rFonts w:asciiTheme="minorBidi" w:hAnsiTheme="minorBidi" w:cstheme="minorBidi"/>
              <w:sz w:val="22"/>
              <w:szCs w:val="22"/>
              <w:u w:val="single"/>
              <w:lang w:val="fi-FI"/>
            </w:rPr>
          </w:rPrChange>
        </w:rPr>
      </w:pPr>
      <w:bookmarkStart w:id="3061" w:name="_Hlk156463779"/>
      <w:r w:rsidRPr="00922713">
        <w:rPr>
          <w:rFonts w:ascii="Arial" w:hAnsi="Arial" w:cs="Arial"/>
          <w:i/>
          <w:sz w:val="22"/>
          <w:szCs w:val="22"/>
          <w:u w:val="single"/>
          <w:lang w:val="fi-FI"/>
          <w:rPrChange w:id="3062" w:author="Syahrani Rachmawati Sadino" w:date="2025-01-31T14:35:00Z">
            <w:rPr>
              <w:rFonts w:asciiTheme="minorBidi" w:hAnsiTheme="minorBidi" w:cstheme="minorBidi"/>
              <w:i/>
              <w:sz w:val="22"/>
              <w:szCs w:val="22"/>
              <w:u w:val="single"/>
              <w:lang w:val="fi-FI"/>
            </w:rPr>
          </w:rPrChange>
        </w:rPr>
        <w:t>Contact person</w:t>
      </w:r>
      <w:r w:rsidRPr="00922713">
        <w:rPr>
          <w:rFonts w:ascii="Arial" w:hAnsi="Arial" w:cs="Arial"/>
          <w:sz w:val="22"/>
          <w:szCs w:val="22"/>
          <w:u w:val="single"/>
          <w:lang w:val="fi-FI"/>
          <w:rPrChange w:id="3063" w:author="Syahrani Rachmawati Sadino" w:date="2025-01-31T14:35:00Z">
            <w:rPr>
              <w:rFonts w:asciiTheme="minorBidi" w:hAnsiTheme="minorBidi" w:cstheme="minorBidi"/>
              <w:sz w:val="22"/>
              <w:szCs w:val="22"/>
              <w:u w:val="single"/>
              <w:lang w:val="fi-FI"/>
            </w:rPr>
          </w:rPrChange>
        </w:rPr>
        <w:t xml:space="preserve"> untuk Perjanjian Kerja Sama, menghubungi: </w:t>
      </w:r>
    </w:p>
    <w:p w14:paraId="6FF7478C" w14:textId="4C9B40F2" w:rsidR="004762BC" w:rsidRPr="00922713" w:rsidRDefault="004762BC">
      <w:pPr>
        <w:spacing w:line="276" w:lineRule="auto"/>
        <w:ind w:left="1134"/>
        <w:rPr>
          <w:rFonts w:ascii="Arial" w:hAnsi="Arial" w:cs="Arial"/>
          <w:sz w:val="22"/>
          <w:szCs w:val="22"/>
          <w:lang w:val="fi-FI"/>
          <w:rPrChange w:id="3064" w:author="Syahrani Rachmawati Sadino" w:date="2025-01-31T14:35:00Z">
            <w:rPr>
              <w:rFonts w:asciiTheme="minorBidi" w:hAnsiTheme="minorBidi" w:cstheme="minorBidi"/>
              <w:sz w:val="22"/>
              <w:szCs w:val="22"/>
              <w:lang w:val="fi-FI"/>
            </w:rPr>
          </w:rPrChange>
        </w:rPr>
      </w:pPr>
      <w:r w:rsidRPr="00922713">
        <w:rPr>
          <w:rFonts w:ascii="Arial" w:hAnsi="Arial" w:cs="Arial"/>
          <w:sz w:val="22"/>
          <w:szCs w:val="22"/>
          <w:lang w:val="fi-FI"/>
          <w:rPrChange w:id="3065" w:author="Syahrani Rachmawati Sadino" w:date="2025-01-31T14:35:00Z">
            <w:rPr>
              <w:rFonts w:asciiTheme="minorBidi" w:hAnsiTheme="minorBidi" w:cstheme="minorBidi"/>
              <w:sz w:val="22"/>
              <w:szCs w:val="22"/>
              <w:lang w:val="fi-FI"/>
            </w:rPr>
          </w:rPrChange>
        </w:rPr>
        <w:t>Nama</w:t>
      </w:r>
      <w:r w:rsidRPr="00922713">
        <w:rPr>
          <w:rFonts w:ascii="Arial" w:hAnsi="Arial" w:cs="Arial"/>
          <w:sz w:val="22"/>
          <w:szCs w:val="22"/>
          <w:lang w:val="fi-FI"/>
          <w:rPrChange w:id="3066" w:author="Syahrani Rachmawati Sadino" w:date="2025-01-31T14:35:00Z">
            <w:rPr>
              <w:rFonts w:asciiTheme="minorBidi" w:hAnsiTheme="minorBidi" w:cstheme="minorBidi"/>
              <w:sz w:val="22"/>
              <w:szCs w:val="22"/>
              <w:lang w:val="fi-FI"/>
            </w:rPr>
          </w:rPrChange>
        </w:rPr>
        <w:tab/>
      </w:r>
      <w:r w:rsidRPr="00922713">
        <w:rPr>
          <w:rFonts w:ascii="Arial" w:hAnsi="Arial" w:cs="Arial"/>
          <w:sz w:val="22"/>
          <w:szCs w:val="22"/>
          <w:rPrChange w:id="3067" w:author="Syahrani Rachmawati Sadino" w:date="2025-01-31T14:35:00Z">
            <w:rPr>
              <w:rFonts w:asciiTheme="minorBidi" w:hAnsiTheme="minorBidi" w:cstheme="minorBidi"/>
              <w:sz w:val="22"/>
              <w:szCs w:val="22"/>
            </w:rPr>
          </w:rPrChange>
        </w:rPr>
        <w:tab/>
      </w:r>
      <w:r w:rsidRPr="00922713">
        <w:rPr>
          <w:rFonts w:ascii="Arial" w:hAnsi="Arial" w:cs="Arial"/>
          <w:sz w:val="22"/>
          <w:szCs w:val="22"/>
          <w:lang w:val="fi-FI"/>
          <w:rPrChange w:id="3068" w:author="Syahrani Rachmawati Sadino" w:date="2025-01-31T14:35:00Z">
            <w:rPr>
              <w:rFonts w:asciiTheme="minorBidi" w:hAnsiTheme="minorBidi" w:cstheme="minorBidi"/>
              <w:sz w:val="22"/>
              <w:szCs w:val="22"/>
              <w:lang w:val="fi-FI"/>
            </w:rPr>
          </w:rPrChange>
        </w:rPr>
        <w:t xml:space="preserve">: </w:t>
      </w:r>
      <w:ins w:id="3069" w:author="Ni Nyoman Ayu Tri Utami" w:date="2025-03-13T07:30:00Z">
        <w:r w:rsidR="00F160E1">
          <w:rPr>
            <w:rFonts w:ascii="Arial" w:hAnsi="Arial" w:cs="Arial"/>
            <w:sz w:val="22"/>
            <w:szCs w:val="22"/>
          </w:rPr>
          <w:t>Ni Nyoman Ayu Tri Utami</w:t>
        </w:r>
      </w:ins>
      <w:del w:id="3070" w:author="Ni Nyoman Ayu Tri Utami" w:date="2025-03-13T07:30:00Z">
        <w:r w:rsidRPr="00922713" w:rsidDel="00F160E1">
          <w:rPr>
            <w:rFonts w:ascii="Arial" w:hAnsi="Arial" w:cs="Arial"/>
            <w:sz w:val="22"/>
            <w:szCs w:val="22"/>
            <w:rPrChange w:id="3071" w:author="Syahrani Rachmawati Sadino" w:date="2025-01-31T14:35:00Z">
              <w:rPr>
                <w:rFonts w:asciiTheme="minorBidi" w:hAnsiTheme="minorBidi" w:cstheme="minorBidi"/>
                <w:sz w:val="22"/>
                <w:szCs w:val="22"/>
              </w:rPr>
            </w:rPrChange>
          </w:rPr>
          <w:delText>_______</w:delText>
        </w:r>
      </w:del>
    </w:p>
    <w:p w14:paraId="7C80B486" w14:textId="7E708E9A" w:rsidR="004762BC" w:rsidRPr="00922713" w:rsidRDefault="004762BC">
      <w:pPr>
        <w:spacing w:line="276" w:lineRule="auto"/>
        <w:ind w:left="1134"/>
        <w:rPr>
          <w:rFonts w:ascii="Arial" w:hAnsi="Arial" w:cs="Arial"/>
          <w:sz w:val="22"/>
          <w:szCs w:val="22"/>
          <w:rPrChange w:id="3072" w:author="Syahrani Rachmawati Sadino" w:date="2025-01-31T14:35:00Z">
            <w:rPr>
              <w:rFonts w:asciiTheme="minorBidi" w:hAnsiTheme="minorBidi" w:cstheme="minorBidi"/>
              <w:sz w:val="22"/>
              <w:szCs w:val="22"/>
            </w:rPr>
          </w:rPrChange>
        </w:rPr>
      </w:pPr>
      <w:r w:rsidRPr="00922713">
        <w:rPr>
          <w:rFonts w:ascii="Arial" w:hAnsi="Arial" w:cs="Arial"/>
          <w:sz w:val="22"/>
          <w:szCs w:val="22"/>
          <w:lang w:val="fi-FI"/>
          <w:rPrChange w:id="3073" w:author="Syahrani Rachmawati Sadino" w:date="2025-01-31T14:35:00Z">
            <w:rPr>
              <w:rFonts w:asciiTheme="minorBidi" w:hAnsiTheme="minorBidi" w:cstheme="minorBidi"/>
              <w:sz w:val="22"/>
              <w:szCs w:val="22"/>
              <w:lang w:val="fi-FI"/>
            </w:rPr>
          </w:rPrChange>
        </w:rPr>
        <w:t>Unit Kerja</w:t>
      </w:r>
      <w:r w:rsidRPr="00922713">
        <w:rPr>
          <w:rFonts w:ascii="Arial" w:hAnsi="Arial" w:cs="Arial"/>
          <w:sz w:val="22"/>
          <w:szCs w:val="22"/>
          <w:rPrChange w:id="3074" w:author="Syahrani Rachmawati Sadino" w:date="2025-01-31T14:35:00Z">
            <w:rPr>
              <w:rFonts w:asciiTheme="minorBidi" w:hAnsiTheme="minorBidi" w:cstheme="minorBidi"/>
              <w:sz w:val="22"/>
              <w:szCs w:val="22"/>
            </w:rPr>
          </w:rPrChange>
        </w:rPr>
        <w:tab/>
      </w:r>
      <w:r w:rsidRPr="00922713">
        <w:rPr>
          <w:rFonts w:ascii="Arial" w:hAnsi="Arial" w:cs="Arial"/>
          <w:sz w:val="22"/>
          <w:szCs w:val="22"/>
          <w:rPrChange w:id="3075" w:author="Syahrani Rachmawati Sadino" w:date="2025-01-31T14:35:00Z">
            <w:rPr>
              <w:rFonts w:asciiTheme="minorBidi" w:hAnsiTheme="minorBidi" w:cstheme="minorBidi"/>
              <w:sz w:val="22"/>
              <w:szCs w:val="22"/>
            </w:rPr>
          </w:rPrChange>
        </w:rPr>
        <w:tab/>
      </w:r>
      <w:r w:rsidRPr="00922713">
        <w:rPr>
          <w:rFonts w:ascii="Arial" w:hAnsi="Arial" w:cs="Arial"/>
          <w:sz w:val="22"/>
          <w:szCs w:val="22"/>
          <w:lang w:val="fi-FI"/>
          <w:rPrChange w:id="3076" w:author="Syahrani Rachmawati Sadino" w:date="2025-01-31T14:35:00Z">
            <w:rPr>
              <w:rFonts w:asciiTheme="minorBidi" w:hAnsiTheme="minorBidi" w:cstheme="minorBidi"/>
              <w:sz w:val="22"/>
              <w:szCs w:val="22"/>
              <w:lang w:val="fi-FI"/>
            </w:rPr>
          </w:rPrChange>
        </w:rPr>
        <w:t xml:space="preserve">: </w:t>
      </w:r>
      <w:ins w:id="3077" w:author="Ni Nyoman Ayu Tri Utami" w:date="2025-03-13T07:31:00Z">
        <w:r w:rsidR="00F160E1" w:rsidRPr="00F160E1">
          <w:rPr>
            <w:rFonts w:ascii="Arial" w:hAnsi="Arial" w:cs="Arial"/>
            <w:sz w:val="22"/>
            <w:szCs w:val="22"/>
            <w:rPrChange w:id="3078" w:author="Ni Nyoman Ayu Tri Utami" w:date="2025-03-13T07:31:00Z">
              <w:rPr>
                <w:rFonts w:ascii="Arial" w:hAnsi="Arial" w:cs="Arial"/>
                <w:i/>
                <w:sz w:val="22"/>
                <w:szCs w:val="22"/>
              </w:rPr>
            </w:rPrChange>
          </w:rPr>
          <w:t xml:space="preserve">Divisi </w:t>
        </w:r>
        <w:r w:rsidR="00F160E1">
          <w:rPr>
            <w:rFonts w:ascii="Arial" w:hAnsi="Arial" w:cs="Arial"/>
            <w:i/>
            <w:sz w:val="22"/>
            <w:szCs w:val="22"/>
          </w:rPr>
          <w:t>Healthcare Ecosystem</w:t>
        </w:r>
      </w:ins>
      <w:del w:id="3079" w:author="Ni Nyoman Ayu Tri Utami" w:date="2025-03-13T07:30:00Z">
        <w:r w:rsidRPr="00922713" w:rsidDel="00F160E1">
          <w:rPr>
            <w:rFonts w:ascii="Arial" w:hAnsi="Arial" w:cs="Arial"/>
            <w:i/>
            <w:sz w:val="22"/>
            <w:szCs w:val="22"/>
            <w:rPrChange w:id="3080" w:author="Syahrani Rachmawati Sadino" w:date="2025-01-31T14:35:00Z">
              <w:rPr>
                <w:rFonts w:asciiTheme="minorBidi" w:hAnsiTheme="minorBidi" w:cstheme="minorBidi"/>
                <w:i/>
                <w:sz w:val="22"/>
                <w:szCs w:val="22"/>
              </w:rPr>
            </w:rPrChange>
          </w:rPr>
          <w:delText>_______</w:delText>
        </w:r>
      </w:del>
    </w:p>
    <w:p w14:paraId="709A83D2" w14:textId="77777777" w:rsidR="004762BC" w:rsidRPr="00922713" w:rsidRDefault="004762BC">
      <w:pPr>
        <w:spacing w:line="276" w:lineRule="auto"/>
        <w:ind w:left="1134"/>
        <w:rPr>
          <w:rFonts w:ascii="Arial" w:hAnsi="Arial" w:cs="Arial"/>
          <w:sz w:val="22"/>
          <w:szCs w:val="22"/>
          <w:lang w:val="en-ID"/>
          <w:rPrChange w:id="3081" w:author="Syahrani Rachmawati Sadino" w:date="2025-01-31T14:35:00Z">
            <w:rPr>
              <w:rFonts w:asciiTheme="minorBidi" w:hAnsiTheme="minorBidi" w:cstheme="minorBidi"/>
              <w:sz w:val="22"/>
              <w:szCs w:val="22"/>
              <w:lang w:val="en-ID"/>
            </w:rPr>
          </w:rPrChange>
        </w:rPr>
      </w:pPr>
      <w:r w:rsidRPr="00922713">
        <w:rPr>
          <w:rFonts w:ascii="Arial" w:hAnsi="Arial" w:cs="Arial"/>
          <w:sz w:val="22"/>
          <w:szCs w:val="22"/>
          <w:lang w:val="pt-BR"/>
          <w:rPrChange w:id="3082" w:author="Syahrani Rachmawati Sadino" w:date="2025-01-31T14:35:00Z">
            <w:rPr>
              <w:rFonts w:asciiTheme="minorBidi" w:hAnsiTheme="minorBidi" w:cstheme="minorBidi"/>
              <w:sz w:val="22"/>
              <w:szCs w:val="22"/>
              <w:lang w:val="pt-BR"/>
            </w:rPr>
          </w:rPrChange>
        </w:rPr>
        <w:t>No. Telp.</w:t>
      </w:r>
      <w:r w:rsidRPr="00922713">
        <w:rPr>
          <w:rFonts w:ascii="Arial" w:hAnsi="Arial" w:cs="Arial"/>
          <w:sz w:val="22"/>
          <w:szCs w:val="22"/>
          <w:lang w:val="pt-BR"/>
          <w:rPrChange w:id="3083" w:author="Syahrani Rachmawati Sadino" w:date="2025-01-31T14:35:00Z">
            <w:rPr>
              <w:rFonts w:asciiTheme="minorBidi" w:hAnsiTheme="minorBidi" w:cstheme="minorBidi"/>
              <w:sz w:val="22"/>
              <w:szCs w:val="22"/>
              <w:lang w:val="pt-BR"/>
            </w:rPr>
          </w:rPrChange>
        </w:rPr>
        <w:tab/>
      </w:r>
      <w:r w:rsidRPr="00922713">
        <w:rPr>
          <w:rFonts w:ascii="Arial" w:hAnsi="Arial" w:cs="Arial"/>
          <w:sz w:val="22"/>
          <w:szCs w:val="22"/>
          <w:rPrChange w:id="3084" w:author="Syahrani Rachmawati Sadino" w:date="2025-01-31T14:35:00Z">
            <w:rPr>
              <w:rFonts w:asciiTheme="minorBidi" w:hAnsiTheme="minorBidi" w:cstheme="minorBidi"/>
              <w:sz w:val="22"/>
              <w:szCs w:val="22"/>
            </w:rPr>
          </w:rPrChange>
        </w:rPr>
        <w:tab/>
      </w:r>
      <w:r w:rsidRPr="00922713">
        <w:rPr>
          <w:rFonts w:ascii="Arial" w:hAnsi="Arial" w:cs="Arial"/>
          <w:sz w:val="22"/>
          <w:szCs w:val="22"/>
          <w:lang w:val="pt-BR"/>
          <w:rPrChange w:id="3085" w:author="Syahrani Rachmawati Sadino" w:date="2025-01-31T14:35:00Z">
            <w:rPr>
              <w:rFonts w:asciiTheme="minorBidi" w:hAnsiTheme="minorBidi" w:cstheme="minorBidi"/>
              <w:sz w:val="22"/>
              <w:szCs w:val="22"/>
              <w:lang w:val="pt-BR"/>
            </w:rPr>
          </w:rPrChange>
        </w:rPr>
        <w:t>:</w:t>
      </w:r>
      <w:del w:id="3086" w:author="Ni Nyoman Ayu Tri Utami" w:date="2025-03-13T07:38:00Z">
        <w:r w:rsidRPr="00922713" w:rsidDel="00F160E1">
          <w:rPr>
            <w:rFonts w:ascii="Arial" w:hAnsi="Arial" w:cs="Arial"/>
            <w:sz w:val="22"/>
            <w:szCs w:val="22"/>
            <w:lang w:val="pt-BR"/>
            <w:rPrChange w:id="3087" w:author="Syahrani Rachmawati Sadino" w:date="2025-01-31T14:35:00Z">
              <w:rPr>
                <w:rFonts w:asciiTheme="minorBidi" w:hAnsiTheme="minorBidi" w:cstheme="minorBidi"/>
                <w:sz w:val="22"/>
                <w:szCs w:val="22"/>
                <w:lang w:val="pt-BR"/>
              </w:rPr>
            </w:rPrChange>
          </w:rPr>
          <w:delText xml:space="preserve"> </w:delText>
        </w:r>
        <w:r w:rsidRPr="00922713" w:rsidDel="00F160E1">
          <w:rPr>
            <w:rFonts w:ascii="Arial" w:hAnsi="Arial" w:cs="Arial"/>
            <w:sz w:val="22"/>
            <w:szCs w:val="22"/>
            <w:rPrChange w:id="3088" w:author="Syahrani Rachmawati Sadino" w:date="2025-01-31T14:35:00Z">
              <w:rPr>
                <w:rFonts w:asciiTheme="minorBidi" w:hAnsiTheme="minorBidi" w:cstheme="minorBidi"/>
                <w:sz w:val="22"/>
                <w:szCs w:val="22"/>
              </w:rPr>
            </w:rPrChange>
          </w:rPr>
          <w:delText>_______</w:delText>
        </w:r>
      </w:del>
    </w:p>
    <w:p w14:paraId="72BFF4F7" w14:textId="0C2C22F0" w:rsidR="004762BC" w:rsidRPr="00922713" w:rsidRDefault="004762BC">
      <w:pPr>
        <w:spacing w:line="276" w:lineRule="auto"/>
        <w:ind w:left="1134"/>
        <w:rPr>
          <w:rFonts w:ascii="Arial" w:hAnsi="Arial" w:cs="Arial"/>
          <w:sz w:val="22"/>
          <w:szCs w:val="22"/>
          <w:lang w:val="en-ID"/>
          <w:rPrChange w:id="3089" w:author="Syahrani Rachmawati Sadino" w:date="2025-01-31T14:35:00Z">
            <w:rPr>
              <w:rFonts w:asciiTheme="minorBidi" w:hAnsiTheme="minorBidi" w:cstheme="minorBidi"/>
              <w:sz w:val="22"/>
              <w:szCs w:val="22"/>
              <w:lang w:val="en-ID"/>
            </w:rPr>
          </w:rPrChange>
        </w:rPr>
      </w:pPr>
      <w:r w:rsidRPr="00922713">
        <w:rPr>
          <w:rFonts w:ascii="Arial" w:hAnsi="Arial" w:cs="Arial"/>
          <w:sz w:val="22"/>
          <w:szCs w:val="22"/>
          <w:lang w:val="en-ID"/>
          <w:rPrChange w:id="3090" w:author="Syahrani Rachmawati Sadino" w:date="2025-01-31T14:35:00Z">
            <w:rPr>
              <w:rFonts w:asciiTheme="minorBidi" w:hAnsiTheme="minorBidi" w:cstheme="minorBidi"/>
              <w:sz w:val="22"/>
              <w:szCs w:val="22"/>
              <w:lang w:val="en-ID"/>
            </w:rPr>
          </w:rPrChange>
        </w:rPr>
        <w:t>No. HP</w:t>
      </w:r>
      <w:r w:rsidRPr="00922713">
        <w:rPr>
          <w:rFonts w:ascii="Arial" w:hAnsi="Arial" w:cs="Arial"/>
          <w:sz w:val="22"/>
          <w:szCs w:val="22"/>
          <w:lang w:val="en-ID"/>
          <w:rPrChange w:id="3091" w:author="Syahrani Rachmawati Sadino" w:date="2025-01-31T14:35:00Z">
            <w:rPr>
              <w:rFonts w:asciiTheme="minorBidi" w:hAnsiTheme="minorBidi" w:cstheme="minorBidi"/>
              <w:sz w:val="22"/>
              <w:szCs w:val="22"/>
              <w:lang w:val="en-ID"/>
            </w:rPr>
          </w:rPrChange>
        </w:rPr>
        <w:tab/>
      </w:r>
      <w:r w:rsidRPr="00922713">
        <w:rPr>
          <w:rFonts w:ascii="Arial" w:hAnsi="Arial" w:cs="Arial"/>
          <w:sz w:val="22"/>
          <w:szCs w:val="22"/>
          <w:lang w:val="en-ID"/>
          <w:rPrChange w:id="3092" w:author="Syahrani Rachmawati Sadino" w:date="2025-01-31T14:35:00Z">
            <w:rPr>
              <w:rFonts w:asciiTheme="minorBidi" w:hAnsiTheme="minorBidi" w:cstheme="minorBidi"/>
              <w:sz w:val="22"/>
              <w:szCs w:val="22"/>
              <w:lang w:val="en-ID"/>
            </w:rPr>
          </w:rPrChange>
        </w:rPr>
        <w:tab/>
        <w:t xml:space="preserve">: </w:t>
      </w:r>
      <w:ins w:id="3093" w:author="Ni Nyoman Ayu Tri Utami" w:date="2025-03-13T07:31:00Z">
        <w:r w:rsidR="00F160E1">
          <w:rPr>
            <w:rFonts w:ascii="Arial" w:hAnsi="Arial" w:cs="Arial"/>
            <w:sz w:val="22"/>
            <w:szCs w:val="22"/>
          </w:rPr>
          <w:t>087861510981</w:t>
        </w:r>
      </w:ins>
      <w:del w:id="3094" w:author="Ni Nyoman Ayu Tri Utami" w:date="2025-03-13T07:31:00Z">
        <w:r w:rsidRPr="00922713" w:rsidDel="00F160E1">
          <w:rPr>
            <w:rFonts w:ascii="Arial" w:hAnsi="Arial" w:cs="Arial"/>
            <w:sz w:val="22"/>
            <w:szCs w:val="22"/>
            <w:rPrChange w:id="3095" w:author="Syahrani Rachmawati Sadino" w:date="2025-01-31T14:35:00Z">
              <w:rPr>
                <w:rFonts w:asciiTheme="minorBidi" w:hAnsiTheme="minorBidi" w:cstheme="minorBidi"/>
                <w:sz w:val="22"/>
                <w:szCs w:val="22"/>
              </w:rPr>
            </w:rPrChange>
          </w:rPr>
          <w:delText>_______</w:delText>
        </w:r>
      </w:del>
    </w:p>
    <w:p w14:paraId="4925944D" w14:textId="25EAD92C" w:rsidR="004762BC" w:rsidRPr="00922713" w:rsidRDefault="004762BC">
      <w:pPr>
        <w:spacing w:line="276" w:lineRule="auto"/>
        <w:ind w:left="1134"/>
        <w:rPr>
          <w:rFonts w:ascii="Arial" w:hAnsi="Arial" w:cs="Arial"/>
          <w:color w:val="0000FF"/>
          <w:sz w:val="22"/>
          <w:szCs w:val="22"/>
          <w:u w:val="single"/>
          <w:lang w:val="sv-SE"/>
          <w:rPrChange w:id="3096" w:author="Syahrani Rachmawati Sadino" w:date="2025-01-31T14:35:00Z">
            <w:rPr>
              <w:rFonts w:asciiTheme="minorBidi" w:hAnsiTheme="minorBidi" w:cstheme="minorBidi"/>
              <w:color w:val="0000FF"/>
              <w:sz w:val="22"/>
              <w:szCs w:val="22"/>
              <w:u w:val="single"/>
              <w:lang w:val="sv-SE"/>
            </w:rPr>
          </w:rPrChange>
        </w:rPr>
      </w:pPr>
      <w:r w:rsidRPr="00922713">
        <w:rPr>
          <w:rFonts w:ascii="Arial" w:hAnsi="Arial" w:cs="Arial"/>
          <w:sz w:val="22"/>
          <w:szCs w:val="22"/>
          <w:lang w:val="fi-FI"/>
          <w:rPrChange w:id="3097" w:author="Syahrani Rachmawati Sadino" w:date="2025-01-31T14:35:00Z">
            <w:rPr>
              <w:rFonts w:asciiTheme="minorBidi" w:hAnsiTheme="minorBidi" w:cstheme="minorBidi"/>
              <w:sz w:val="22"/>
              <w:szCs w:val="22"/>
              <w:lang w:val="fi-FI"/>
            </w:rPr>
          </w:rPrChange>
        </w:rPr>
        <w:t>Email</w:t>
      </w:r>
      <w:r w:rsidRPr="00922713">
        <w:rPr>
          <w:rFonts w:ascii="Arial" w:hAnsi="Arial" w:cs="Arial"/>
          <w:sz w:val="22"/>
          <w:szCs w:val="22"/>
          <w:lang w:val="fi-FI"/>
          <w:rPrChange w:id="3098" w:author="Syahrani Rachmawati Sadino" w:date="2025-01-31T14:35:00Z">
            <w:rPr>
              <w:rFonts w:asciiTheme="minorBidi" w:hAnsiTheme="minorBidi" w:cstheme="minorBidi"/>
              <w:sz w:val="22"/>
              <w:szCs w:val="22"/>
              <w:lang w:val="fi-FI"/>
            </w:rPr>
          </w:rPrChange>
        </w:rPr>
        <w:tab/>
      </w:r>
      <w:r w:rsidRPr="00922713">
        <w:rPr>
          <w:rFonts w:ascii="Arial" w:hAnsi="Arial" w:cs="Arial"/>
          <w:sz w:val="22"/>
          <w:szCs w:val="22"/>
          <w:lang w:val="sv-SE"/>
          <w:rPrChange w:id="3099" w:author="Syahrani Rachmawati Sadino" w:date="2025-01-31T14:35:00Z">
            <w:rPr>
              <w:rFonts w:asciiTheme="minorBidi" w:hAnsiTheme="minorBidi" w:cstheme="minorBidi"/>
              <w:sz w:val="22"/>
              <w:szCs w:val="22"/>
              <w:lang w:val="sv-SE"/>
            </w:rPr>
          </w:rPrChange>
        </w:rPr>
        <w:tab/>
      </w:r>
      <w:r w:rsidRPr="00922713">
        <w:rPr>
          <w:rFonts w:ascii="Arial" w:hAnsi="Arial" w:cs="Arial"/>
          <w:sz w:val="22"/>
          <w:szCs w:val="22"/>
          <w:lang w:val="fi-FI"/>
          <w:rPrChange w:id="3100" w:author="Syahrani Rachmawati Sadino" w:date="2025-01-31T14:35:00Z">
            <w:rPr>
              <w:rFonts w:asciiTheme="minorBidi" w:hAnsiTheme="minorBidi" w:cstheme="minorBidi"/>
              <w:sz w:val="22"/>
              <w:szCs w:val="22"/>
              <w:lang w:val="fi-FI"/>
            </w:rPr>
          </w:rPrChange>
        </w:rPr>
        <w:t>:</w:t>
      </w:r>
      <w:r w:rsidRPr="00922713">
        <w:rPr>
          <w:rFonts w:ascii="Arial" w:hAnsi="Arial" w:cs="Arial"/>
          <w:sz w:val="22"/>
          <w:szCs w:val="22"/>
          <w:lang w:val="sv-SE"/>
          <w:rPrChange w:id="3101" w:author="Syahrani Rachmawati Sadino" w:date="2025-01-31T14:35:00Z">
            <w:rPr>
              <w:rFonts w:asciiTheme="minorBidi" w:hAnsiTheme="minorBidi" w:cstheme="minorBidi"/>
              <w:sz w:val="22"/>
              <w:szCs w:val="22"/>
              <w:lang w:val="sv-SE"/>
            </w:rPr>
          </w:rPrChange>
        </w:rPr>
        <w:t xml:space="preserve"> </w:t>
      </w:r>
      <w:ins w:id="3102" w:author="Ni Nyoman Ayu Tri Utami" w:date="2025-03-13T07:31:00Z">
        <w:r w:rsidR="00F160E1">
          <w:rPr>
            <w:rFonts w:ascii="Arial" w:hAnsi="Arial" w:cs="Arial"/>
            <w:color w:val="0000FF"/>
            <w:sz w:val="22"/>
            <w:szCs w:val="22"/>
            <w:lang w:val="sv-SE"/>
          </w:rPr>
          <w:t>nyoman.ayu@brilife.co.id</w:t>
        </w:r>
      </w:ins>
      <w:del w:id="3103" w:author="Ni Nyoman Ayu Tri Utami" w:date="2025-03-13T07:31:00Z">
        <w:r w:rsidRPr="00922713" w:rsidDel="00F160E1">
          <w:rPr>
            <w:rFonts w:ascii="Arial" w:eastAsiaTheme="minorEastAsia" w:hAnsi="Arial" w:cs="Arial"/>
            <w:sz w:val="22"/>
            <w:szCs w:val="22"/>
            <w:lang w:val="sv-SE"/>
            <w:rPrChange w:id="3104" w:author="Syahrani Rachmawati Sadino" w:date="2025-01-31T14:35:00Z">
              <w:rPr>
                <w:rFonts w:asciiTheme="minorBidi" w:eastAsiaTheme="minorEastAsia" w:hAnsiTheme="minorBidi" w:cstheme="minorBidi"/>
                <w:sz w:val="22"/>
                <w:szCs w:val="22"/>
                <w:lang w:val="sv-SE"/>
              </w:rPr>
            </w:rPrChange>
          </w:rPr>
          <w:delText>_______</w:delText>
        </w:r>
        <w:r w:rsidRPr="00922713" w:rsidDel="00F160E1">
          <w:rPr>
            <w:rFonts w:ascii="Arial" w:hAnsi="Arial" w:cs="Arial"/>
            <w:color w:val="0000FF"/>
            <w:sz w:val="22"/>
            <w:szCs w:val="22"/>
            <w:lang w:val="sv-SE"/>
            <w:rPrChange w:id="3105" w:author="Syahrani Rachmawati Sadino" w:date="2025-01-31T14:35:00Z">
              <w:rPr>
                <w:rFonts w:asciiTheme="minorBidi" w:hAnsiTheme="minorBidi" w:cstheme="minorBidi"/>
                <w:color w:val="0000FF"/>
                <w:sz w:val="22"/>
                <w:szCs w:val="22"/>
                <w:lang w:val="sv-SE"/>
              </w:rPr>
            </w:rPrChange>
          </w:rPr>
          <w:delText xml:space="preserve"> </w:delText>
        </w:r>
      </w:del>
    </w:p>
    <w:p w14:paraId="41B72F74" w14:textId="77777777" w:rsidR="004762BC" w:rsidRPr="00922713" w:rsidRDefault="004762BC">
      <w:pPr>
        <w:autoSpaceDE w:val="0"/>
        <w:autoSpaceDN w:val="0"/>
        <w:spacing w:line="276" w:lineRule="auto"/>
        <w:ind w:left="1134"/>
        <w:jc w:val="both"/>
        <w:rPr>
          <w:rFonts w:ascii="Arial" w:hAnsi="Arial" w:cs="Arial"/>
          <w:b/>
          <w:sz w:val="22"/>
          <w:szCs w:val="22"/>
          <w:lang w:val="sv-SE"/>
          <w:rPrChange w:id="3106" w:author="Syahrani Rachmawati Sadino" w:date="2025-01-31T14:35:00Z">
            <w:rPr>
              <w:rFonts w:asciiTheme="minorBidi" w:hAnsiTheme="minorBidi" w:cstheme="minorBidi"/>
              <w:b/>
              <w:sz w:val="22"/>
              <w:szCs w:val="22"/>
              <w:lang w:val="sv-SE"/>
            </w:rPr>
          </w:rPrChange>
        </w:rPr>
      </w:pPr>
      <w:r w:rsidRPr="00922713">
        <w:rPr>
          <w:rFonts w:ascii="Arial" w:hAnsi="Arial" w:cs="Arial"/>
          <w:sz w:val="22"/>
          <w:szCs w:val="22"/>
          <w:lang w:val="sv-SE"/>
          <w:rPrChange w:id="3107" w:author="Syahrani Rachmawati Sadino" w:date="2025-01-31T14:35:00Z">
            <w:rPr>
              <w:rFonts w:asciiTheme="minorBidi" w:hAnsiTheme="minorBidi" w:cstheme="minorBidi"/>
              <w:sz w:val="22"/>
              <w:szCs w:val="22"/>
              <w:lang w:val="sv-SE"/>
            </w:rPr>
          </w:rPrChange>
        </w:rPr>
        <w:t>Alamat PKS</w:t>
      </w:r>
      <w:r w:rsidRPr="00922713">
        <w:rPr>
          <w:rFonts w:ascii="Arial" w:hAnsi="Arial" w:cs="Arial"/>
          <w:sz w:val="22"/>
          <w:szCs w:val="22"/>
          <w:lang w:val="sv-SE"/>
          <w:rPrChange w:id="3108" w:author="Syahrani Rachmawati Sadino" w:date="2025-01-31T14:35:00Z">
            <w:rPr>
              <w:rFonts w:asciiTheme="minorBidi" w:hAnsiTheme="minorBidi" w:cstheme="minorBidi"/>
              <w:sz w:val="22"/>
              <w:szCs w:val="22"/>
              <w:lang w:val="sv-SE"/>
            </w:rPr>
          </w:rPrChange>
        </w:rPr>
        <w:tab/>
        <w:t xml:space="preserve">: </w:t>
      </w:r>
      <w:r w:rsidRPr="00922713">
        <w:rPr>
          <w:rFonts w:ascii="Arial" w:hAnsi="Arial" w:cs="Arial"/>
          <w:b/>
          <w:sz w:val="22"/>
          <w:szCs w:val="22"/>
          <w:lang w:val="sv-SE"/>
          <w:rPrChange w:id="3109" w:author="Syahrani Rachmawati Sadino" w:date="2025-01-31T14:35:00Z">
            <w:rPr>
              <w:rFonts w:asciiTheme="minorBidi" w:hAnsiTheme="minorBidi" w:cstheme="minorBidi"/>
              <w:b/>
              <w:sz w:val="22"/>
              <w:szCs w:val="22"/>
              <w:lang w:val="sv-SE"/>
            </w:rPr>
          </w:rPrChange>
        </w:rPr>
        <w:t>Gedung Graha Irama</w:t>
      </w:r>
    </w:p>
    <w:p w14:paraId="2BA45B0B" w14:textId="63A9D11D" w:rsidR="004762BC" w:rsidRPr="00922713" w:rsidRDefault="004762BC">
      <w:pPr>
        <w:autoSpaceDE w:val="0"/>
        <w:autoSpaceDN w:val="0"/>
        <w:spacing w:line="276" w:lineRule="auto"/>
        <w:ind w:left="1496" w:firstLine="709"/>
        <w:jc w:val="both"/>
        <w:rPr>
          <w:rFonts w:ascii="Arial" w:hAnsi="Arial" w:cs="Arial"/>
          <w:b/>
          <w:sz w:val="22"/>
          <w:szCs w:val="22"/>
          <w:lang w:val="sv-SE"/>
          <w:rPrChange w:id="3110" w:author="Syahrani Rachmawati Sadino" w:date="2025-01-31T14:35:00Z">
            <w:rPr>
              <w:rFonts w:asciiTheme="minorBidi" w:hAnsiTheme="minorBidi" w:cstheme="minorBidi"/>
              <w:b/>
              <w:sz w:val="22"/>
              <w:szCs w:val="22"/>
            </w:rPr>
          </w:rPrChange>
        </w:rPr>
      </w:pPr>
      <w:r w:rsidRPr="00922713">
        <w:rPr>
          <w:rFonts w:ascii="Arial" w:hAnsi="Arial" w:cs="Arial"/>
          <w:b/>
          <w:sz w:val="22"/>
          <w:szCs w:val="22"/>
          <w:lang w:val="sv-SE"/>
          <w:rPrChange w:id="3111" w:author="Syahrani Rachmawati Sadino" w:date="2025-01-31T14:35:00Z">
            <w:rPr>
              <w:rFonts w:asciiTheme="minorBidi" w:hAnsiTheme="minorBidi" w:cstheme="minorBidi"/>
              <w:b/>
              <w:sz w:val="22"/>
              <w:szCs w:val="22"/>
              <w:lang w:val="sv-SE"/>
            </w:rPr>
          </w:rPrChange>
        </w:rPr>
        <w:tab/>
        <w:t xml:space="preserve"> </w:t>
      </w:r>
      <w:r w:rsidR="00463E18" w:rsidRPr="00922713">
        <w:rPr>
          <w:rFonts w:ascii="Arial" w:hAnsi="Arial" w:cs="Arial"/>
          <w:b/>
          <w:sz w:val="22"/>
          <w:szCs w:val="22"/>
          <w:lang w:val="sv-SE"/>
          <w:rPrChange w:id="3112" w:author="Syahrani Rachmawati Sadino" w:date="2025-01-31T14:35:00Z">
            <w:rPr>
              <w:rFonts w:asciiTheme="minorBidi" w:hAnsiTheme="minorBidi" w:cstheme="minorBidi"/>
              <w:b/>
              <w:sz w:val="22"/>
              <w:szCs w:val="22"/>
              <w:lang w:val="sv-SE"/>
            </w:rPr>
          </w:rPrChange>
        </w:rPr>
        <w:t xml:space="preserve"> </w:t>
      </w:r>
      <w:r w:rsidRPr="00922713">
        <w:rPr>
          <w:rFonts w:ascii="Arial" w:hAnsi="Arial" w:cs="Arial"/>
          <w:b/>
          <w:sz w:val="22"/>
          <w:szCs w:val="22"/>
          <w:lang w:val="sv-SE"/>
          <w:rPrChange w:id="3113" w:author="Syahrani Rachmawati Sadino" w:date="2025-01-31T14:35:00Z">
            <w:rPr>
              <w:rFonts w:asciiTheme="minorBidi" w:hAnsiTheme="minorBidi" w:cstheme="minorBidi"/>
              <w:b/>
              <w:sz w:val="22"/>
              <w:szCs w:val="22"/>
            </w:rPr>
          </w:rPrChange>
        </w:rPr>
        <w:t xml:space="preserve">Jl. HR. Rasuna Said Blok X1 Kav.1-2 </w:t>
      </w:r>
    </w:p>
    <w:p w14:paraId="5B459008" w14:textId="04C82C44" w:rsidR="004762BC" w:rsidRPr="00922713" w:rsidRDefault="004762BC">
      <w:pPr>
        <w:spacing w:line="276" w:lineRule="auto"/>
        <w:ind w:left="2160" w:firstLine="720"/>
        <w:rPr>
          <w:rFonts w:ascii="Arial" w:eastAsia="Calibri" w:hAnsi="Arial" w:cs="Arial"/>
          <w:color w:val="0000FF"/>
          <w:sz w:val="22"/>
          <w:szCs w:val="22"/>
          <w:u w:val="single"/>
          <w:lang w:val="sv-SE"/>
          <w:rPrChange w:id="3114" w:author="Syahrani Rachmawati Sadino" w:date="2025-01-31T14:35:00Z">
            <w:rPr>
              <w:rFonts w:asciiTheme="minorBidi" w:eastAsia="Calibri" w:hAnsiTheme="minorBidi" w:cstheme="minorBidi"/>
              <w:color w:val="0000FF"/>
              <w:sz w:val="22"/>
              <w:szCs w:val="22"/>
              <w:u w:val="single"/>
              <w:lang w:val="sv-SE"/>
            </w:rPr>
          </w:rPrChange>
        </w:rPr>
      </w:pPr>
      <w:r w:rsidRPr="00922713">
        <w:rPr>
          <w:rFonts w:ascii="Arial" w:eastAsia="Calibri" w:hAnsi="Arial" w:cs="Arial"/>
          <w:b/>
          <w:sz w:val="22"/>
          <w:szCs w:val="22"/>
          <w:lang w:val="sv-SE"/>
          <w:rPrChange w:id="3115" w:author="Syahrani Rachmawati Sadino" w:date="2025-01-31T14:35:00Z">
            <w:rPr>
              <w:rFonts w:asciiTheme="minorBidi" w:eastAsia="Calibri" w:hAnsiTheme="minorBidi" w:cstheme="minorBidi"/>
              <w:b/>
              <w:sz w:val="22"/>
              <w:szCs w:val="22"/>
            </w:rPr>
          </w:rPrChange>
        </w:rPr>
        <w:t xml:space="preserve"> </w:t>
      </w:r>
      <w:r w:rsidR="00463E18" w:rsidRPr="00922713">
        <w:rPr>
          <w:rFonts w:ascii="Arial" w:eastAsia="Calibri" w:hAnsi="Arial" w:cs="Arial"/>
          <w:b/>
          <w:sz w:val="22"/>
          <w:szCs w:val="22"/>
          <w:lang w:val="sv-SE"/>
          <w:rPrChange w:id="3116" w:author="Syahrani Rachmawati Sadino" w:date="2025-01-31T14:35:00Z">
            <w:rPr>
              <w:rFonts w:asciiTheme="minorBidi" w:eastAsia="Calibri" w:hAnsiTheme="minorBidi" w:cstheme="minorBidi"/>
              <w:b/>
              <w:sz w:val="22"/>
              <w:szCs w:val="22"/>
            </w:rPr>
          </w:rPrChange>
        </w:rPr>
        <w:t xml:space="preserve"> </w:t>
      </w:r>
      <w:r w:rsidRPr="00922713">
        <w:rPr>
          <w:rFonts w:ascii="Arial" w:eastAsia="Calibri" w:hAnsi="Arial" w:cs="Arial"/>
          <w:b/>
          <w:sz w:val="22"/>
          <w:szCs w:val="22"/>
          <w:lang w:val="sv-SE"/>
          <w:rPrChange w:id="3117" w:author="Syahrani Rachmawati Sadino" w:date="2025-01-31T14:35:00Z">
            <w:rPr>
              <w:rFonts w:asciiTheme="minorBidi" w:eastAsia="Calibri" w:hAnsiTheme="minorBidi" w:cstheme="minorBidi"/>
              <w:b/>
              <w:sz w:val="22"/>
              <w:szCs w:val="22"/>
              <w:lang w:val="sv-SE"/>
            </w:rPr>
          </w:rPrChange>
        </w:rPr>
        <w:t>Kuningan, Jakarta Selatan, 12950</w:t>
      </w:r>
      <w:r w:rsidR="00F87C6A" w:rsidRPr="00922713">
        <w:rPr>
          <w:rFonts w:ascii="Arial" w:hAnsi="Arial" w:cs="Arial"/>
          <w:sz w:val="22"/>
          <w:szCs w:val="22"/>
          <w:rPrChange w:id="3118" w:author="Syahrani Rachmawati Sadino" w:date="2025-01-31T14:35:00Z">
            <w:rPr/>
          </w:rPrChange>
        </w:rPr>
        <w:fldChar w:fldCharType="begin"/>
      </w:r>
      <w:r w:rsidR="00F87C6A" w:rsidRPr="00922713">
        <w:rPr>
          <w:rFonts w:ascii="Arial" w:hAnsi="Arial" w:cs="Arial"/>
          <w:sz w:val="22"/>
          <w:szCs w:val="22"/>
          <w:rPrChange w:id="3119" w:author="Syahrani Rachmawati Sadino" w:date="2025-01-31T14:35:00Z">
            <w:rPr/>
          </w:rPrChange>
        </w:rPr>
        <w:instrText xml:space="preserve"> HYPERLINK "mailto:susiana.dewi@brilife.co.id" </w:instrText>
      </w:r>
      <w:r w:rsidR="00F87C6A" w:rsidRPr="004E6E6E">
        <w:rPr>
          <w:rFonts w:ascii="Arial" w:hAnsi="Arial" w:cs="Arial"/>
          <w:sz w:val="22"/>
          <w:szCs w:val="22"/>
        </w:rPr>
      </w:r>
      <w:r w:rsidR="00F87C6A" w:rsidRPr="00922713">
        <w:rPr>
          <w:rFonts w:ascii="Arial" w:hAnsi="Arial" w:cs="Arial"/>
          <w:sz w:val="22"/>
          <w:szCs w:val="22"/>
          <w:rPrChange w:id="3120" w:author="Syahrani Rachmawati Sadino" w:date="2025-01-31T14:35:00Z">
            <w:rPr/>
          </w:rPrChange>
        </w:rPr>
        <w:fldChar w:fldCharType="end"/>
      </w:r>
      <w:bookmarkEnd w:id="3061"/>
      <w:r w:rsidRPr="00922713">
        <w:rPr>
          <w:rFonts w:ascii="Arial" w:eastAsia="Calibri" w:hAnsi="Arial" w:cs="Arial"/>
          <w:bCs/>
          <w:sz w:val="22"/>
          <w:szCs w:val="22"/>
          <w:lang w:val="sv-SE"/>
          <w:rPrChange w:id="3121" w:author="Syahrani Rachmawati Sadino" w:date="2025-01-31T14:35:00Z">
            <w:rPr>
              <w:rFonts w:asciiTheme="minorBidi" w:eastAsia="Calibri" w:hAnsiTheme="minorBidi" w:cstheme="minorBidi"/>
              <w:bCs/>
              <w:sz w:val="22"/>
              <w:szCs w:val="22"/>
              <w:lang w:val="sv-SE"/>
            </w:rPr>
          </w:rPrChange>
        </w:rPr>
        <w:t xml:space="preserve"> </w:t>
      </w:r>
      <w:r w:rsidRPr="00922713">
        <w:rPr>
          <w:rFonts w:ascii="Arial" w:eastAsia="Calibri" w:hAnsi="Arial" w:cs="Arial"/>
          <w:sz w:val="22"/>
          <w:szCs w:val="22"/>
          <w:lang w:val="sv-SE"/>
          <w:rPrChange w:id="3122" w:author="Syahrani Rachmawati Sadino" w:date="2025-01-31T14:35:00Z">
            <w:rPr>
              <w:rFonts w:asciiTheme="minorBidi" w:eastAsia="Calibri" w:hAnsiTheme="minorBidi" w:cstheme="minorBidi"/>
              <w:sz w:val="22"/>
              <w:szCs w:val="22"/>
              <w:lang w:val="sv-SE"/>
            </w:rPr>
          </w:rPrChange>
        </w:rPr>
        <w:tab/>
      </w:r>
      <w:r w:rsidRPr="00922713">
        <w:rPr>
          <w:rFonts w:ascii="Arial" w:eastAsia="Calibri" w:hAnsi="Arial" w:cs="Arial"/>
          <w:sz w:val="22"/>
          <w:szCs w:val="22"/>
          <w:lang w:val="sv-SE"/>
          <w:rPrChange w:id="3123" w:author="Syahrani Rachmawati Sadino" w:date="2025-01-31T14:35:00Z">
            <w:rPr>
              <w:rFonts w:asciiTheme="minorBidi" w:eastAsia="Calibri" w:hAnsiTheme="minorBidi" w:cstheme="minorBidi"/>
              <w:sz w:val="22"/>
              <w:szCs w:val="22"/>
              <w:lang w:val="sv-SE"/>
            </w:rPr>
          </w:rPrChange>
        </w:rPr>
        <w:tab/>
      </w:r>
    </w:p>
    <w:p w14:paraId="16B37759" w14:textId="77777777" w:rsidR="004762BC" w:rsidRPr="00922713" w:rsidRDefault="004762BC">
      <w:pPr>
        <w:spacing w:line="276" w:lineRule="auto"/>
        <w:ind w:left="1134"/>
        <w:jc w:val="both"/>
        <w:rPr>
          <w:rFonts w:ascii="Arial" w:hAnsi="Arial" w:cs="Arial"/>
          <w:i/>
          <w:sz w:val="22"/>
          <w:szCs w:val="22"/>
          <w:u w:val="single"/>
          <w:lang w:val="sv-SE"/>
          <w:rPrChange w:id="3124" w:author="Syahrani Rachmawati Sadino" w:date="2025-01-31T14:35:00Z">
            <w:rPr>
              <w:rFonts w:asciiTheme="minorBidi" w:hAnsiTheme="minorBidi" w:cstheme="minorBidi"/>
              <w:i/>
              <w:sz w:val="22"/>
              <w:szCs w:val="22"/>
              <w:u w:val="single"/>
              <w:lang w:val="sv-SE"/>
            </w:rPr>
          </w:rPrChange>
        </w:rPr>
      </w:pPr>
    </w:p>
    <w:p w14:paraId="7DF64F25" w14:textId="77777777" w:rsidR="004762BC" w:rsidRPr="00922713" w:rsidRDefault="004762BC">
      <w:pPr>
        <w:spacing w:line="276" w:lineRule="auto"/>
        <w:ind w:left="1134"/>
        <w:jc w:val="both"/>
        <w:rPr>
          <w:rFonts w:ascii="Arial" w:hAnsi="Arial" w:cs="Arial"/>
          <w:sz w:val="22"/>
          <w:szCs w:val="22"/>
          <w:u w:val="single"/>
          <w:lang w:val="sv-SE"/>
          <w:rPrChange w:id="3125" w:author="Syahrani Rachmawati Sadino" w:date="2025-01-31T14:35:00Z">
            <w:rPr>
              <w:rFonts w:asciiTheme="minorBidi" w:hAnsiTheme="minorBidi" w:cstheme="minorBidi"/>
              <w:sz w:val="22"/>
              <w:szCs w:val="22"/>
              <w:u w:val="single"/>
              <w:lang w:val="sv-SE"/>
            </w:rPr>
          </w:rPrChange>
        </w:rPr>
      </w:pPr>
      <w:r w:rsidRPr="00922713">
        <w:rPr>
          <w:rFonts w:ascii="Arial" w:hAnsi="Arial" w:cs="Arial"/>
          <w:i/>
          <w:sz w:val="22"/>
          <w:szCs w:val="22"/>
          <w:u w:val="single"/>
          <w:lang w:val="sv-SE"/>
          <w:rPrChange w:id="3126" w:author="Syahrani Rachmawati Sadino" w:date="2025-01-31T14:35:00Z">
            <w:rPr>
              <w:rFonts w:asciiTheme="minorBidi" w:hAnsiTheme="minorBidi" w:cstheme="minorBidi"/>
              <w:i/>
              <w:sz w:val="22"/>
              <w:szCs w:val="22"/>
              <w:u w:val="single"/>
              <w:lang w:val="sv-SE"/>
            </w:rPr>
          </w:rPrChange>
        </w:rPr>
        <w:t>Contact person</w:t>
      </w:r>
      <w:r w:rsidRPr="00922713">
        <w:rPr>
          <w:rFonts w:ascii="Arial" w:hAnsi="Arial" w:cs="Arial"/>
          <w:sz w:val="22"/>
          <w:szCs w:val="22"/>
          <w:u w:val="single"/>
          <w:lang w:val="sv-SE"/>
          <w:rPrChange w:id="3127" w:author="Syahrani Rachmawati Sadino" w:date="2025-01-31T14:35:00Z">
            <w:rPr>
              <w:rFonts w:asciiTheme="minorBidi" w:hAnsiTheme="minorBidi" w:cstheme="minorBidi"/>
              <w:sz w:val="22"/>
              <w:szCs w:val="22"/>
              <w:u w:val="single"/>
              <w:lang w:val="sv-SE"/>
            </w:rPr>
          </w:rPrChange>
        </w:rPr>
        <w:t xml:space="preserve"> untuk Pelayanan Kesehatan/Jaminan peserta menghubungi Pelayanan 24 Jam di nomor: </w:t>
      </w:r>
    </w:p>
    <w:p w14:paraId="6D473906" w14:textId="77777777" w:rsidR="004762BC" w:rsidRPr="00922713" w:rsidRDefault="004762BC">
      <w:pPr>
        <w:spacing w:line="276" w:lineRule="auto"/>
        <w:ind w:left="1134"/>
        <w:jc w:val="center"/>
        <w:rPr>
          <w:rFonts w:ascii="Arial" w:hAnsi="Arial" w:cs="Arial"/>
          <w:b/>
          <w:sz w:val="22"/>
          <w:szCs w:val="22"/>
          <w:rPrChange w:id="3128" w:author="Syahrani Rachmawati Sadino" w:date="2025-01-31T14:35:00Z">
            <w:rPr>
              <w:rFonts w:asciiTheme="minorBidi" w:hAnsiTheme="minorBidi" w:cstheme="minorBidi"/>
              <w:b/>
              <w:sz w:val="22"/>
              <w:szCs w:val="22"/>
            </w:rPr>
          </w:rPrChange>
        </w:rPr>
      </w:pPr>
      <w:r w:rsidRPr="00922713">
        <w:rPr>
          <w:rFonts w:ascii="Arial" w:hAnsi="Arial" w:cs="Arial"/>
          <w:b/>
          <w:sz w:val="22"/>
          <w:szCs w:val="22"/>
          <w:rPrChange w:id="3129" w:author="Syahrani Rachmawati Sadino" w:date="2025-01-31T14:35:00Z">
            <w:rPr>
              <w:rFonts w:asciiTheme="minorBidi" w:hAnsiTheme="minorBidi" w:cstheme="minorBidi"/>
              <w:b/>
              <w:sz w:val="22"/>
              <w:szCs w:val="22"/>
            </w:rPr>
          </w:rPrChange>
        </w:rPr>
        <w:t>Call Center/Penjaminan: 150187</w:t>
      </w:r>
    </w:p>
    <w:p w14:paraId="60637B50" w14:textId="77777777" w:rsidR="004762BC" w:rsidRPr="00922713" w:rsidRDefault="004762BC">
      <w:pPr>
        <w:spacing w:line="276" w:lineRule="auto"/>
        <w:ind w:left="1134"/>
        <w:jc w:val="center"/>
        <w:rPr>
          <w:rFonts w:ascii="Arial" w:eastAsia="Calibri" w:hAnsi="Arial" w:cs="Arial"/>
          <w:b/>
          <w:bCs/>
          <w:color w:val="0000FF"/>
          <w:sz w:val="22"/>
          <w:szCs w:val="22"/>
          <w:u w:val="single"/>
          <w:rPrChange w:id="3130" w:author="Syahrani Rachmawati Sadino" w:date="2025-01-31T14:35:00Z">
            <w:rPr>
              <w:rFonts w:asciiTheme="minorBidi" w:eastAsia="Calibri" w:hAnsiTheme="minorBidi" w:cstheme="minorBidi"/>
              <w:b/>
              <w:bCs/>
              <w:color w:val="0000FF"/>
              <w:sz w:val="22"/>
              <w:szCs w:val="22"/>
              <w:u w:val="single"/>
            </w:rPr>
          </w:rPrChange>
        </w:rPr>
      </w:pPr>
      <w:r w:rsidRPr="00922713">
        <w:rPr>
          <w:rFonts w:ascii="Arial" w:hAnsi="Arial" w:cs="Arial"/>
          <w:b/>
          <w:sz w:val="22"/>
          <w:szCs w:val="22"/>
          <w:rPrChange w:id="3131" w:author="Syahrani Rachmawati Sadino" w:date="2025-01-31T14:35:00Z">
            <w:rPr>
              <w:rFonts w:asciiTheme="minorBidi" w:hAnsiTheme="minorBidi" w:cstheme="minorBidi"/>
              <w:b/>
              <w:sz w:val="22"/>
              <w:szCs w:val="22"/>
            </w:rPr>
          </w:rPrChange>
        </w:rPr>
        <w:t xml:space="preserve">Email: </w:t>
      </w:r>
      <w:r w:rsidR="00F87C6A" w:rsidRPr="00922713">
        <w:rPr>
          <w:rFonts w:ascii="Arial" w:hAnsi="Arial" w:cs="Arial"/>
          <w:sz w:val="22"/>
          <w:szCs w:val="22"/>
          <w:rPrChange w:id="3132" w:author="Syahrani Rachmawati Sadino" w:date="2025-01-31T14:35:00Z">
            <w:rPr/>
          </w:rPrChange>
        </w:rPr>
        <w:fldChar w:fldCharType="begin"/>
      </w:r>
      <w:r w:rsidR="00F87C6A" w:rsidRPr="00922713">
        <w:rPr>
          <w:rFonts w:ascii="Arial" w:hAnsi="Arial" w:cs="Arial"/>
          <w:sz w:val="22"/>
          <w:szCs w:val="22"/>
          <w:rPrChange w:id="3133" w:author="Syahrani Rachmawati Sadino" w:date="2025-01-31T14:35:00Z">
            <w:rPr/>
          </w:rPrChange>
        </w:rPr>
        <w:instrText xml:space="preserve"> HYPERLINK "mailto:contact.center@brilife.co.id" </w:instrText>
      </w:r>
      <w:r w:rsidR="00F87C6A" w:rsidRPr="004E6E6E">
        <w:rPr>
          <w:rFonts w:ascii="Arial" w:hAnsi="Arial" w:cs="Arial"/>
          <w:sz w:val="22"/>
          <w:szCs w:val="22"/>
        </w:rPr>
      </w:r>
      <w:r w:rsidR="00F87C6A" w:rsidRPr="00922713">
        <w:rPr>
          <w:rFonts w:ascii="Arial" w:hAnsi="Arial" w:cs="Arial"/>
          <w:sz w:val="22"/>
          <w:szCs w:val="22"/>
          <w:rPrChange w:id="3134" w:author="Syahrani Rachmawati Sadino" w:date="2025-01-31T14:35:00Z">
            <w:rPr>
              <w:rFonts w:asciiTheme="minorBidi" w:eastAsia="Calibri" w:hAnsiTheme="minorBidi" w:cstheme="minorBidi"/>
              <w:b/>
              <w:bCs/>
              <w:color w:val="0000FF"/>
              <w:sz w:val="22"/>
              <w:szCs w:val="22"/>
              <w:u w:val="single"/>
            </w:rPr>
          </w:rPrChange>
        </w:rPr>
        <w:fldChar w:fldCharType="separate"/>
      </w:r>
      <w:r w:rsidRPr="00922713">
        <w:rPr>
          <w:rFonts w:ascii="Arial" w:eastAsia="Calibri" w:hAnsi="Arial" w:cs="Arial"/>
          <w:b/>
          <w:bCs/>
          <w:color w:val="0000FF"/>
          <w:sz w:val="22"/>
          <w:szCs w:val="22"/>
          <w:u w:val="single"/>
          <w:rPrChange w:id="3135" w:author="Syahrani Rachmawati Sadino" w:date="2025-01-31T14:35:00Z">
            <w:rPr>
              <w:rFonts w:asciiTheme="minorBidi" w:eastAsia="Calibri" w:hAnsiTheme="minorBidi" w:cstheme="minorBidi"/>
              <w:b/>
              <w:bCs/>
              <w:color w:val="0000FF"/>
              <w:sz w:val="22"/>
              <w:szCs w:val="22"/>
              <w:u w:val="single"/>
            </w:rPr>
          </w:rPrChange>
        </w:rPr>
        <w:t>contact.center@brilife.co.id</w:t>
      </w:r>
      <w:r w:rsidR="00F87C6A" w:rsidRPr="00922713">
        <w:rPr>
          <w:rFonts w:ascii="Arial" w:eastAsia="Calibri" w:hAnsi="Arial" w:cs="Arial"/>
          <w:b/>
          <w:bCs/>
          <w:color w:val="0000FF"/>
          <w:sz w:val="22"/>
          <w:szCs w:val="22"/>
          <w:u w:val="single"/>
          <w:rPrChange w:id="3136" w:author="Syahrani Rachmawati Sadino" w:date="2025-01-31T14:35:00Z">
            <w:rPr>
              <w:rFonts w:asciiTheme="minorBidi" w:eastAsia="Calibri" w:hAnsiTheme="minorBidi" w:cstheme="minorBidi"/>
              <w:b/>
              <w:bCs/>
              <w:color w:val="0000FF"/>
              <w:sz w:val="22"/>
              <w:szCs w:val="22"/>
              <w:u w:val="single"/>
            </w:rPr>
          </w:rPrChange>
        </w:rPr>
        <w:fldChar w:fldCharType="end"/>
      </w:r>
    </w:p>
    <w:p w14:paraId="637E87B3" w14:textId="77777777" w:rsidR="004762BC" w:rsidRPr="00922713" w:rsidRDefault="004762BC">
      <w:pPr>
        <w:spacing w:line="276" w:lineRule="auto"/>
        <w:ind w:left="1134"/>
        <w:jc w:val="center"/>
        <w:rPr>
          <w:rFonts w:ascii="Arial" w:eastAsia="Calibri" w:hAnsi="Arial" w:cs="Arial"/>
          <w:b/>
          <w:color w:val="0000FF"/>
          <w:sz w:val="22"/>
          <w:szCs w:val="22"/>
          <w:u w:val="single"/>
          <w:rPrChange w:id="3137" w:author="Syahrani Rachmawati Sadino" w:date="2025-01-31T14:35:00Z">
            <w:rPr>
              <w:rFonts w:asciiTheme="minorBidi" w:eastAsia="Calibri" w:hAnsiTheme="minorBidi" w:cstheme="minorBidi"/>
              <w:b/>
              <w:color w:val="0000FF"/>
              <w:sz w:val="22"/>
              <w:szCs w:val="22"/>
              <w:u w:val="single"/>
            </w:rPr>
          </w:rPrChange>
        </w:rPr>
      </w:pPr>
    </w:p>
    <w:p w14:paraId="0828BD7D" w14:textId="77777777" w:rsidR="004762BC" w:rsidRPr="00922713" w:rsidRDefault="004762BC">
      <w:pPr>
        <w:spacing w:line="276" w:lineRule="auto"/>
        <w:ind w:left="1134"/>
        <w:jc w:val="both"/>
        <w:rPr>
          <w:rFonts w:ascii="Arial" w:hAnsi="Arial" w:cs="Arial"/>
          <w:sz w:val="22"/>
          <w:szCs w:val="22"/>
          <w:lang w:val="sv-SE"/>
          <w:rPrChange w:id="3138" w:author="Syahrani Rachmawati Sadino" w:date="2025-01-31T14:35:00Z">
            <w:rPr>
              <w:rFonts w:asciiTheme="minorBidi" w:hAnsiTheme="minorBidi" w:cstheme="minorBidi"/>
              <w:sz w:val="22"/>
              <w:szCs w:val="22"/>
              <w:lang w:val="sv-SE"/>
            </w:rPr>
          </w:rPrChange>
        </w:rPr>
      </w:pPr>
      <w:r w:rsidRPr="00922713">
        <w:rPr>
          <w:rFonts w:ascii="Arial" w:hAnsi="Arial" w:cs="Arial"/>
          <w:i/>
          <w:sz w:val="22"/>
          <w:szCs w:val="22"/>
          <w:u w:val="single"/>
          <w:lang w:val="sv-SE"/>
          <w:rPrChange w:id="3139" w:author="Syahrani Rachmawati Sadino" w:date="2025-01-31T14:35:00Z">
            <w:rPr>
              <w:rFonts w:asciiTheme="minorBidi" w:hAnsiTheme="minorBidi" w:cstheme="minorBidi"/>
              <w:i/>
              <w:sz w:val="22"/>
              <w:szCs w:val="22"/>
              <w:u w:val="single"/>
              <w:lang w:val="sv-SE"/>
            </w:rPr>
          </w:rPrChange>
        </w:rPr>
        <w:t>Contact person</w:t>
      </w:r>
      <w:r w:rsidRPr="00922713">
        <w:rPr>
          <w:rFonts w:ascii="Arial" w:hAnsi="Arial" w:cs="Arial"/>
          <w:sz w:val="22"/>
          <w:szCs w:val="22"/>
          <w:u w:val="single"/>
          <w:lang w:val="sv-SE"/>
          <w:rPrChange w:id="3140" w:author="Syahrani Rachmawati Sadino" w:date="2025-01-31T14:35:00Z">
            <w:rPr>
              <w:rFonts w:asciiTheme="minorBidi" w:hAnsiTheme="minorBidi" w:cstheme="minorBidi"/>
              <w:sz w:val="22"/>
              <w:szCs w:val="22"/>
              <w:u w:val="single"/>
              <w:lang w:val="sv-SE"/>
            </w:rPr>
          </w:rPrChange>
        </w:rPr>
        <w:t xml:space="preserve"> Bagian Penagihan/Pengiriman Berkas Tagihan (Klaim Tagihan) dan Konfirmasi Pembayaran, menghubungi</w:t>
      </w:r>
      <w:r w:rsidRPr="00922713">
        <w:rPr>
          <w:rFonts w:ascii="Arial" w:hAnsi="Arial" w:cs="Arial"/>
          <w:sz w:val="22"/>
          <w:szCs w:val="22"/>
          <w:lang w:val="sv-SE"/>
          <w:rPrChange w:id="3141" w:author="Syahrani Rachmawati Sadino" w:date="2025-01-31T14:35:00Z">
            <w:rPr>
              <w:rFonts w:asciiTheme="minorBidi" w:hAnsiTheme="minorBidi" w:cstheme="minorBidi"/>
              <w:sz w:val="22"/>
              <w:szCs w:val="22"/>
              <w:lang w:val="sv-SE"/>
            </w:rPr>
          </w:rPrChange>
        </w:rPr>
        <w:t>:</w:t>
      </w:r>
    </w:p>
    <w:p w14:paraId="1DFA27A0" w14:textId="77777777" w:rsidR="004762BC" w:rsidRPr="00922713" w:rsidRDefault="004762BC">
      <w:pPr>
        <w:autoSpaceDE w:val="0"/>
        <w:autoSpaceDN w:val="0"/>
        <w:spacing w:line="276" w:lineRule="auto"/>
        <w:ind w:left="1134"/>
        <w:jc w:val="both"/>
        <w:rPr>
          <w:rFonts w:ascii="Arial" w:hAnsi="Arial" w:cs="Arial"/>
          <w:sz w:val="22"/>
          <w:szCs w:val="22"/>
          <w:lang w:val="zh-CN"/>
          <w:rPrChange w:id="3142" w:author="Syahrani Rachmawati Sadino" w:date="2025-01-31T14:35:00Z">
            <w:rPr>
              <w:rFonts w:asciiTheme="minorBidi" w:hAnsiTheme="minorBidi" w:cstheme="minorBidi"/>
              <w:sz w:val="22"/>
              <w:szCs w:val="22"/>
              <w:lang w:val="zh-CN"/>
            </w:rPr>
          </w:rPrChange>
        </w:rPr>
      </w:pPr>
      <w:r w:rsidRPr="00922713">
        <w:rPr>
          <w:rFonts w:ascii="Arial" w:hAnsi="Arial" w:cs="Arial"/>
          <w:sz w:val="22"/>
          <w:szCs w:val="22"/>
          <w:lang w:val="zh-CN"/>
          <w:rPrChange w:id="3143" w:author="Syahrani Rachmawati Sadino" w:date="2025-01-31T14:35:00Z">
            <w:rPr>
              <w:rFonts w:asciiTheme="minorBidi" w:hAnsiTheme="minorBidi" w:cstheme="minorBidi"/>
              <w:sz w:val="22"/>
              <w:szCs w:val="22"/>
              <w:lang w:val="zh-CN"/>
            </w:rPr>
          </w:rPrChange>
        </w:rPr>
        <w:t>Nama</w:t>
      </w:r>
      <w:r w:rsidRPr="00922713">
        <w:rPr>
          <w:rFonts w:ascii="Arial" w:hAnsi="Arial" w:cs="Arial"/>
          <w:sz w:val="22"/>
          <w:szCs w:val="22"/>
          <w:lang w:val="zh-CN"/>
          <w:rPrChange w:id="3144" w:author="Syahrani Rachmawati Sadino" w:date="2025-01-31T14:35:00Z">
            <w:rPr>
              <w:rFonts w:asciiTheme="minorBidi" w:hAnsiTheme="minorBidi" w:cstheme="minorBidi"/>
              <w:sz w:val="22"/>
              <w:szCs w:val="22"/>
              <w:lang w:val="zh-CN"/>
            </w:rPr>
          </w:rPrChange>
        </w:rPr>
        <w:tab/>
      </w:r>
      <w:r w:rsidRPr="00922713">
        <w:rPr>
          <w:rFonts w:ascii="Arial" w:hAnsi="Arial" w:cs="Arial"/>
          <w:sz w:val="22"/>
          <w:szCs w:val="22"/>
          <w:lang w:val="zh-CN"/>
          <w:rPrChange w:id="3145" w:author="Syahrani Rachmawati Sadino" w:date="2025-01-31T14:35:00Z">
            <w:rPr>
              <w:rFonts w:asciiTheme="minorBidi" w:hAnsiTheme="minorBidi" w:cstheme="minorBidi"/>
              <w:sz w:val="22"/>
              <w:szCs w:val="22"/>
              <w:lang w:val="zh-CN"/>
            </w:rPr>
          </w:rPrChange>
        </w:rPr>
        <w:tab/>
        <w:t>: Up. Klaim Tagihan Provider</w:t>
      </w:r>
    </w:p>
    <w:p w14:paraId="20CED5FB" w14:textId="77777777" w:rsidR="004762BC" w:rsidRPr="00922713" w:rsidRDefault="004762BC">
      <w:pPr>
        <w:autoSpaceDE w:val="0"/>
        <w:autoSpaceDN w:val="0"/>
        <w:spacing w:line="276" w:lineRule="auto"/>
        <w:ind w:left="1134"/>
        <w:jc w:val="both"/>
        <w:rPr>
          <w:rFonts w:ascii="Arial" w:hAnsi="Arial" w:cs="Arial"/>
          <w:sz w:val="22"/>
          <w:szCs w:val="22"/>
          <w:lang w:val="sv-SE"/>
          <w:rPrChange w:id="3146"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zh-CN"/>
          <w:rPrChange w:id="3147" w:author="Syahrani Rachmawati Sadino" w:date="2025-01-31T14:35:00Z">
            <w:rPr>
              <w:rFonts w:asciiTheme="minorBidi" w:hAnsiTheme="minorBidi" w:cstheme="minorBidi"/>
              <w:sz w:val="22"/>
              <w:szCs w:val="22"/>
              <w:lang w:val="zh-CN"/>
            </w:rPr>
          </w:rPrChange>
        </w:rPr>
        <w:t>Emai</w:t>
      </w:r>
      <w:r w:rsidRPr="00922713">
        <w:rPr>
          <w:rFonts w:ascii="Arial" w:hAnsi="Arial" w:cs="Arial"/>
          <w:sz w:val="22"/>
          <w:szCs w:val="22"/>
          <w:lang w:val="sv-SE"/>
          <w:rPrChange w:id="3148" w:author="Syahrani Rachmawati Sadino" w:date="2025-01-31T14:35:00Z">
            <w:rPr>
              <w:rFonts w:asciiTheme="minorBidi" w:hAnsiTheme="minorBidi" w:cstheme="minorBidi"/>
              <w:sz w:val="22"/>
              <w:szCs w:val="22"/>
              <w:lang w:val="sv-SE"/>
            </w:rPr>
          </w:rPrChange>
        </w:rPr>
        <w:t>l</w:t>
      </w:r>
      <w:r w:rsidRPr="00922713">
        <w:rPr>
          <w:rFonts w:ascii="Arial" w:hAnsi="Arial" w:cs="Arial"/>
          <w:sz w:val="22"/>
          <w:szCs w:val="22"/>
          <w:lang w:val="zh-CN"/>
          <w:rPrChange w:id="3149" w:author="Syahrani Rachmawati Sadino" w:date="2025-01-31T14:35:00Z">
            <w:rPr>
              <w:rFonts w:asciiTheme="minorBidi" w:hAnsiTheme="minorBidi" w:cstheme="minorBidi"/>
              <w:sz w:val="22"/>
              <w:szCs w:val="22"/>
              <w:lang w:val="zh-CN"/>
            </w:rPr>
          </w:rPrChange>
        </w:rPr>
        <w:tab/>
      </w:r>
      <w:r w:rsidRPr="00922713">
        <w:rPr>
          <w:rFonts w:ascii="Arial" w:hAnsi="Arial" w:cs="Arial"/>
          <w:sz w:val="22"/>
          <w:szCs w:val="22"/>
          <w:lang w:val="zh-CN"/>
          <w:rPrChange w:id="3150" w:author="Syahrani Rachmawati Sadino" w:date="2025-01-31T14:35:00Z">
            <w:rPr>
              <w:rFonts w:asciiTheme="minorBidi" w:hAnsiTheme="minorBidi" w:cstheme="minorBidi"/>
              <w:sz w:val="22"/>
              <w:szCs w:val="22"/>
              <w:lang w:val="zh-CN"/>
            </w:rPr>
          </w:rPrChange>
        </w:rPr>
        <w:tab/>
        <w:t xml:space="preserve">: </w:t>
      </w:r>
      <w:r w:rsidR="00F87C6A" w:rsidRPr="00922713">
        <w:rPr>
          <w:rFonts w:ascii="Arial" w:hAnsi="Arial" w:cs="Arial"/>
          <w:sz w:val="22"/>
          <w:szCs w:val="22"/>
          <w:rPrChange w:id="3151" w:author="Syahrani Rachmawati Sadino" w:date="2025-01-31T14:35:00Z">
            <w:rPr/>
          </w:rPrChange>
        </w:rPr>
        <w:fldChar w:fldCharType="begin"/>
      </w:r>
      <w:r w:rsidR="00F87C6A" w:rsidRPr="00922713">
        <w:rPr>
          <w:rFonts w:ascii="Arial" w:hAnsi="Arial" w:cs="Arial"/>
          <w:sz w:val="22"/>
          <w:szCs w:val="22"/>
          <w:rPrChange w:id="3152" w:author="Syahrani Rachmawati Sadino" w:date="2025-01-31T14:35:00Z">
            <w:rPr/>
          </w:rPrChange>
        </w:rPr>
        <w:instrText xml:space="preserve"> HYPERLINK "mailto:invoice@brilife.co.id" </w:instrText>
      </w:r>
      <w:r w:rsidR="00F87C6A" w:rsidRPr="004E6E6E">
        <w:rPr>
          <w:rFonts w:ascii="Arial" w:hAnsi="Arial" w:cs="Arial"/>
          <w:sz w:val="22"/>
          <w:szCs w:val="22"/>
        </w:rPr>
      </w:r>
      <w:r w:rsidR="00F87C6A" w:rsidRPr="00922713">
        <w:rPr>
          <w:rFonts w:ascii="Arial" w:hAnsi="Arial" w:cs="Arial"/>
          <w:sz w:val="22"/>
          <w:szCs w:val="22"/>
          <w:rPrChange w:id="3153" w:author="Syahrani Rachmawati Sadino" w:date="2025-01-31T14:35:00Z">
            <w:rPr>
              <w:rFonts w:asciiTheme="minorBidi" w:hAnsiTheme="minorBidi" w:cstheme="minorBidi"/>
              <w:color w:val="0000FF"/>
              <w:sz w:val="22"/>
              <w:szCs w:val="22"/>
              <w:u w:val="single"/>
              <w:lang w:val="zh-CN"/>
            </w:rPr>
          </w:rPrChange>
        </w:rPr>
        <w:fldChar w:fldCharType="separate"/>
      </w:r>
      <w:r w:rsidRPr="00922713">
        <w:rPr>
          <w:rFonts w:ascii="Arial" w:hAnsi="Arial" w:cs="Arial"/>
          <w:color w:val="0000FF"/>
          <w:sz w:val="22"/>
          <w:szCs w:val="22"/>
          <w:u w:val="single"/>
          <w:lang w:val="zh-CN"/>
          <w:rPrChange w:id="3154" w:author="Syahrani Rachmawati Sadino" w:date="2025-01-31T14:35:00Z">
            <w:rPr>
              <w:rFonts w:asciiTheme="minorBidi" w:hAnsiTheme="minorBidi" w:cstheme="minorBidi"/>
              <w:color w:val="0000FF"/>
              <w:sz w:val="22"/>
              <w:szCs w:val="22"/>
              <w:u w:val="single"/>
              <w:lang w:val="zh-CN"/>
            </w:rPr>
          </w:rPrChange>
        </w:rPr>
        <w:t>invoice@brilife.co.id</w:t>
      </w:r>
      <w:r w:rsidR="00F87C6A" w:rsidRPr="00922713">
        <w:rPr>
          <w:rFonts w:ascii="Arial" w:hAnsi="Arial" w:cs="Arial"/>
          <w:color w:val="0000FF"/>
          <w:sz w:val="22"/>
          <w:szCs w:val="22"/>
          <w:u w:val="single"/>
          <w:lang w:val="zh-CN"/>
          <w:rPrChange w:id="3155" w:author="Syahrani Rachmawati Sadino" w:date="2025-01-31T14:35:00Z">
            <w:rPr>
              <w:rFonts w:asciiTheme="minorBidi" w:hAnsiTheme="minorBidi" w:cstheme="minorBidi"/>
              <w:color w:val="0000FF"/>
              <w:sz w:val="22"/>
              <w:szCs w:val="22"/>
              <w:u w:val="single"/>
              <w:lang w:val="zh-CN"/>
            </w:rPr>
          </w:rPrChange>
        </w:rPr>
        <w:fldChar w:fldCharType="end"/>
      </w:r>
      <w:r w:rsidRPr="00922713">
        <w:rPr>
          <w:rFonts w:ascii="Arial" w:hAnsi="Arial" w:cs="Arial"/>
          <w:sz w:val="22"/>
          <w:szCs w:val="22"/>
          <w:lang w:val="sv-SE"/>
          <w:rPrChange w:id="3156" w:author="Syahrani Rachmawati Sadino" w:date="2025-01-31T14:35:00Z">
            <w:rPr>
              <w:rFonts w:asciiTheme="minorBidi" w:hAnsiTheme="minorBidi" w:cstheme="minorBidi"/>
              <w:sz w:val="22"/>
              <w:szCs w:val="22"/>
              <w:lang w:val="sv-SE"/>
            </w:rPr>
          </w:rPrChange>
        </w:rPr>
        <w:t xml:space="preserve"> </w:t>
      </w:r>
    </w:p>
    <w:p w14:paraId="39F3C225" w14:textId="77777777" w:rsidR="004762BC" w:rsidRPr="00922713" w:rsidRDefault="004762BC">
      <w:pPr>
        <w:spacing w:line="276" w:lineRule="auto"/>
        <w:ind w:left="1134"/>
        <w:jc w:val="both"/>
        <w:rPr>
          <w:rFonts w:ascii="Arial" w:hAnsi="Arial" w:cs="Arial"/>
          <w:b/>
          <w:color w:val="000000"/>
          <w:sz w:val="22"/>
          <w:szCs w:val="22"/>
          <w:lang w:val="fi-FI"/>
          <w:rPrChange w:id="3157" w:author="Syahrani Rachmawati Sadino" w:date="2025-01-31T14:35:00Z">
            <w:rPr>
              <w:rFonts w:asciiTheme="minorBidi" w:hAnsiTheme="minorBidi" w:cstheme="minorBidi"/>
              <w:b/>
              <w:color w:val="000000"/>
              <w:sz w:val="22"/>
              <w:szCs w:val="22"/>
              <w:lang w:val="fi-FI"/>
            </w:rPr>
          </w:rPrChange>
        </w:rPr>
      </w:pPr>
      <w:r w:rsidRPr="00922713">
        <w:rPr>
          <w:rFonts w:ascii="Arial" w:hAnsi="Arial" w:cs="Arial"/>
          <w:sz w:val="22"/>
          <w:szCs w:val="22"/>
          <w:lang w:val="zh-CN"/>
          <w:rPrChange w:id="3158" w:author="Syahrani Rachmawati Sadino" w:date="2025-01-31T14:35:00Z">
            <w:rPr>
              <w:rFonts w:asciiTheme="minorBidi" w:hAnsiTheme="minorBidi" w:cstheme="minorBidi"/>
              <w:sz w:val="22"/>
              <w:szCs w:val="22"/>
              <w:lang w:val="zh-CN"/>
            </w:rPr>
          </w:rPrChange>
        </w:rPr>
        <w:t>Alamat Klaim</w:t>
      </w:r>
      <w:r w:rsidRPr="00922713">
        <w:rPr>
          <w:rFonts w:ascii="Arial" w:hAnsi="Arial" w:cs="Arial"/>
          <w:sz w:val="22"/>
          <w:szCs w:val="22"/>
          <w:lang w:val="zh-CN"/>
          <w:rPrChange w:id="3159" w:author="Syahrani Rachmawati Sadino" w:date="2025-01-31T14:35:00Z">
            <w:rPr>
              <w:rFonts w:asciiTheme="minorBidi" w:hAnsiTheme="minorBidi" w:cstheme="minorBidi"/>
              <w:sz w:val="22"/>
              <w:szCs w:val="22"/>
              <w:lang w:val="zh-CN"/>
            </w:rPr>
          </w:rPrChange>
        </w:rPr>
        <w:tab/>
        <w:t xml:space="preserve">: </w:t>
      </w:r>
      <w:r w:rsidRPr="00922713">
        <w:rPr>
          <w:rFonts w:ascii="Arial" w:hAnsi="Arial" w:cs="Arial"/>
          <w:b/>
          <w:color w:val="000000"/>
          <w:sz w:val="22"/>
          <w:szCs w:val="22"/>
          <w:lang w:val="fi-FI"/>
          <w:rPrChange w:id="3160" w:author="Syahrani Rachmawati Sadino" w:date="2025-01-31T14:35:00Z">
            <w:rPr>
              <w:rFonts w:asciiTheme="minorBidi" w:hAnsiTheme="minorBidi" w:cstheme="minorBidi"/>
              <w:b/>
              <w:color w:val="000000"/>
              <w:sz w:val="22"/>
              <w:szCs w:val="22"/>
              <w:lang w:val="fi-FI"/>
            </w:rPr>
          </w:rPrChange>
        </w:rPr>
        <w:t xml:space="preserve">Kantor Layanan Semarang </w:t>
      </w:r>
    </w:p>
    <w:p w14:paraId="576BD59D" w14:textId="77777777" w:rsidR="004762BC" w:rsidRPr="00922713" w:rsidRDefault="004762BC">
      <w:pPr>
        <w:spacing w:line="276" w:lineRule="auto"/>
        <w:ind w:left="2574" w:firstLine="306"/>
        <w:jc w:val="both"/>
        <w:rPr>
          <w:rFonts w:ascii="Arial" w:hAnsi="Arial" w:cs="Arial"/>
          <w:b/>
          <w:color w:val="000000"/>
          <w:sz w:val="22"/>
          <w:szCs w:val="22"/>
          <w:lang w:val="fi-FI"/>
          <w:rPrChange w:id="3161" w:author="Syahrani Rachmawati Sadino" w:date="2025-01-31T14:35:00Z">
            <w:rPr>
              <w:rFonts w:asciiTheme="minorBidi" w:hAnsiTheme="minorBidi" w:cstheme="minorBidi"/>
              <w:b/>
              <w:color w:val="000000"/>
              <w:sz w:val="22"/>
              <w:szCs w:val="22"/>
              <w:lang w:val="fi-FI"/>
            </w:rPr>
          </w:rPrChange>
        </w:rPr>
      </w:pPr>
      <w:r w:rsidRPr="00922713">
        <w:rPr>
          <w:rFonts w:ascii="Arial" w:hAnsi="Arial" w:cs="Arial"/>
          <w:b/>
          <w:color w:val="000000"/>
          <w:sz w:val="22"/>
          <w:szCs w:val="22"/>
          <w:lang w:val="fi-FI"/>
          <w:rPrChange w:id="3162" w:author="Syahrani Rachmawati Sadino" w:date="2025-01-31T14:35:00Z">
            <w:rPr>
              <w:rFonts w:asciiTheme="minorBidi" w:hAnsiTheme="minorBidi" w:cstheme="minorBidi"/>
              <w:b/>
              <w:color w:val="000000"/>
              <w:sz w:val="22"/>
              <w:szCs w:val="22"/>
              <w:lang w:val="fi-FI"/>
            </w:rPr>
          </w:rPrChange>
        </w:rPr>
        <w:t xml:space="preserve">  PT Asuransi BRI Life</w:t>
      </w:r>
    </w:p>
    <w:p w14:paraId="5EEECF82" w14:textId="77777777" w:rsidR="004762BC" w:rsidRPr="00922713" w:rsidRDefault="004762BC">
      <w:pPr>
        <w:spacing w:line="276" w:lineRule="auto"/>
        <w:ind w:left="2574" w:firstLine="306"/>
        <w:jc w:val="both"/>
        <w:rPr>
          <w:rFonts w:ascii="Arial" w:hAnsi="Arial" w:cs="Arial"/>
          <w:b/>
          <w:color w:val="000000"/>
          <w:sz w:val="22"/>
          <w:szCs w:val="22"/>
          <w:lang w:val="fi-FI"/>
          <w:rPrChange w:id="3163" w:author="Syahrani Rachmawati Sadino" w:date="2025-01-31T14:35:00Z">
            <w:rPr>
              <w:rFonts w:asciiTheme="minorBidi" w:hAnsiTheme="minorBidi" w:cstheme="minorBidi"/>
              <w:b/>
              <w:color w:val="000000"/>
              <w:sz w:val="22"/>
              <w:szCs w:val="22"/>
              <w:lang w:val="fi-FI"/>
            </w:rPr>
          </w:rPrChange>
        </w:rPr>
      </w:pPr>
      <w:r w:rsidRPr="00922713">
        <w:rPr>
          <w:rFonts w:ascii="Arial" w:hAnsi="Arial" w:cs="Arial"/>
          <w:b/>
          <w:color w:val="000000"/>
          <w:sz w:val="22"/>
          <w:szCs w:val="22"/>
          <w:lang w:val="fi-FI"/>
          <w:rPrChange w:id="3164" w:author="Syahrani Rachmawati Sadino" w:date="2025-01-31T14:35:00Z">
            <w:rPr>
              <w:rFonts w:asciiTheme="minorBidi" w:hAnsiTheme="minorBidi" w:cstheme="minorBidi"/>
              <w:b/>
              <w:color w:val="000000"/>
              <w:sz w:val="22"/>
              <w:szCs w:val="22"/>
              <w:lang w:val="fi-FI"/>
            </w:rPr>
          </w:rPrChange>
        </w:rPr>
        <w:lastRenderedPageBreak/>
        <w:t xml:space="preserve">  Up. Bagian Klaim Tagihan</w:t>
      </w:r>
    </w:p>
    <w:p w14:paraId="0A9BA883" w14:textId="77777777" w:rsidR="004762BC" w:rsidRPr="00922713" w:rsidRDefault="004762BC">
      <w:pPr>
        <w:spacing w:line="276" w:lineRule="auto"/>
        <w:ind w:left="2574" w:firstLine="306"/>
        <w:jc w:val="both"/>
        <w:rPr>
          <w:rFonts w:ascii="Arial" w:hAnsi="Arial" w:cs="Arial"/>
          <w:color w:val="000000"/>
          <w:sz w:val="22"/>
          <w:szCs w:val="22"/>
          <w:lang w:val="fi-FI"/>
          <w:rPrChange w:id="3165" w:author="Syahrani Rachmawati Sadino" w:date="2025-01-31T14:35:00Z">
            <w:rPr>
              <w:rFonts w:asciiTheme="minorBidi" w:hAnsiTheme="minorBidi" w:cstheme="minorBidi"/>
              <w:color w:val="000000"/>
              <w:sz w:val="22"/>
              <w:szCs w:val="22"/>
              <w:lang w:val="fi-FI"/>
            </w:rPr>
          </w:rPrChange>
        </w:rPr>
      </w:pPr>
      <w:r w:rsidRPr="00922713">
        <w:rPr>
          <w:rFonts w:ascii="Arial" w:hAnsi="Arial" w:cs="Arial"/>
          <w:b/>
          <w:color w:val="000000"/>
          <w:sz w:val="22"/>
          <w:szCs w:val="22"/>
          <w:lang w:val="fi-FI"/>
          <w:rPrChange w:id="3166" w:author="Syahrani Rachmawati Sadino" w:date="2025-01-31T14:35:00Z">
            <w:rPr>
              <w:rFonts w:asciiTheme="minorBidi" w:hAnsiTheme="minorBidi" w:cstheme="minorBidi"/>
              <w:b/>
              <w:color w:val="000000"/>
              <w:sz w:val="22"/>
              <w:szCs w:val="22"/>
              <w:lang w:val="fi-FI"/>
            </w:rPr>
          </w:rPrChange>
        </w:rPr>
        <w:t xml:space="preserve">  </w:t>
      </w:r>
      <w:r w:rsidRPr="00922713">
        <w:rPr>
          <w:rFonts w:ascii="Arial" w:hAnsi="Arial" w:cs="Arial"/>
          <w:color w:val="000000"/>
          <w:sz w:val="22"/>
          <w:szCs w:val="22"/>
          <w:lang w:val="fi-FI"/>
          <w:rPrChange w:id="3167" w:author="Syahrani Rachmawati Sadino" w:date="2025-01-31T14:35:00Z">
            <w:rPr>
              <w:rFonts w:asciiTheme="minorBidi" w:hAnsiTheme="minorBidi" w:cstheme="minorBidi"/>
              <w:color w:val="000000"/>
              <w:sz w:val="22"/>
              <w:szCs w:val="22"/>
              <w:lang w:val="fi-FI"/>
            </w:rPr>
          </w:rPrChange>
        </w:rPr>
        <w:t>Jl. Gajah Mada No. 170, Semarang</w:t>
      </w:r>
    </w:p>
    <w:p w14:paraId="109C6DDA" w14:textId="77777777" w:rsidR="004762BC" w:rsidRPr="00922713" w:rsidRDefault="004762BC">
      <w:pPr>
        <w:pStyle w:val="ListParagraph"/>
        <w:spacing w:line="276" w:lineRule="auto"/>
        <w:ind w:left="2160" w:firstLine="720"/>
        <w:rPr>
          <w:rFonts w:ascii="Arial" w:hAnsi="Arial" w:cs="Arial"/>
          <w:sz w:val="22"/>
          <w:szCs w:val="22"/>
          <w:lang w:val="fi-FI"/>
          <w:rPrChange w:id="3168" w:author="Syahrani Rachmawati Sadino" w:date="2025-01-31T14:35:00Z">
            <w:rPr>
              <w:rFonts w:asciiTheme="minorBidi" w:hAnsiTheme="minorBidi" w:cstheme="minorBidi"/>
              <w:sz w:val="22"/>
              <w:szCs w:val="22"/>
              <w:lang w:val="fi-FI"/>
            </w:rPr>
          </w:rPrChange>
        </w:rPr>
      </w:pPr>
      <w:r w:rsidRPr="00922713">
        <w:rPr>
          <w:rFonts w:ascii="Arial" w:hAnsi="Arial" w:cs="Arial"/>
          <w:color w:val="000000"/>
          <w:sz w:val="22"/>
          <w:szCs w:val="22"/>
          <w:lang w:val="fi-FI"/>
          <w:rPrChange w:id="3169" w:author="Syahrani Rachmawati Sadino" w:date="2025-01-31T14:35:00Z">
            <w:rPr>
              <w:rFonts w:asciiTheme="minorBidi" w:hAnsiTheme="minorBidi" w:cstheme="minorBidi"/>
              <w:color w:val="000000"/>
              <w:sz w:val="22"/>
              <w:szCs w:val="22"/>
              <w:lang w:val="fi-FI"/>
            </w:rPr>
          </w:rPrChange>
        </w:rPr>
        <w:t xml:space="preserve">  </w:t>
      </w:r>
      <w:r w:rsidRPr="00922713">
        <w:rPr>
          <w:rFonts w:ascii="Arial" w:eastAsia="Calibri" w:hAnsi="Arial" w:cs="Arial"/>
          <w:color w:val="000000"/>
          <w:sz w:val="22"/>
          <w:szCs w:val="22"/>
          <w:lang w:val="fi-FI"/>
          <w:rPrChange w:id="3170" w:author="Syahrani Rachmawati Sadino" w:date="2025-01-31T14:35:00Z">
            <w:rPr>
              <w:rFonts w:asciiTheme="minorBidi" w:eastAsia="Calibri" w:hAnsiTheme="minorBidi" w:cstheme="minorBidi"/>
              <w:color w:val="000000"/>
              <w:sz w:val="22"/>
              <w:szCs w:val="22"/>
              <w:lang w:val="fi-FI"/>
            </w:rPr>
          </w:rPrChange>
        </w:rPr>
        <w:t>Jawa Tengah</w:t>
      </w:r>
    </w:p>
    <w:p w14:paraId="139AD3BC" w14:textId="77777777" w:rsidR="004762BC" w:rsidRPr="00922713" w:rsidRDefault="004762BC">
      <w:pPr>
        <w:spacing w:line="276" w:lineRule="auto"/>
        <w:ind w:left="1134"/>
        <w:rPr>
          <w:rFonts w:ascii="Arial" w:hAnsi="Arial" w:cs="Arial"/>
          <w:b/>
          <w:noProof w:val="0"/>
          <w:sz w:val="22"/>
          <w:szCs w:val="22"/>
          <w:lang w:val="sv-SE"/>
          <w:rPrChange w:id="3171" w:author="Syahrani Rachmawati Sadino" w:date="2025-01-31T14:35:00Z">
            <w:rPr>
              <w:rFonts w:asciiTheme="minorBidi" w:hAnsiTheme="minorBidi" w:cstheme="minorBidi"/>
              <w:b/>
              <w:noProof w:val="0"/>
              <w:sz w:val="22"/>
              <w:szCs w:val="22"/>
              <w:lang w:val="sv-SE"/>
            </w:rPr>
          </w:rPrChange>
        </w:rPr>
      </w:pPr>
      <w:r w:rsidRPr="00922713">
        <w:rPr>
          <w:rFonts w:ascii="Arial" w:hAnsi="Arial" w:cs="Arial"/>
          <w:b/>
          <w:noProof w:val="0"/>
          <w:sz w:val="22"/>
          <w:szCs w:val="22"/>
          <w:lang w:val="sv-SE"/>
          <w:rPrChange w:id="3172" w:author="Syahrani Rachmawati Sadino" w:date="2025-01-31T14:35:00Z">
            <w:rPr>
              <w:rFonts w:asciiTheme="minorBidi" w:hAnsiTheme="minorBidi" w:cstheme="minorBidi"/>
              <w:b/>
              <w:noProof w:val="0"/>
              <w:sz w:val="22"/>
              <w:szCs w:val="22"/>
              <w:lang w:val="sv-SE"/>
            </w:rPr>
          </w:rPrChange>
        </w:rPr>
        <w:t>PIHAK KEDUA:</w:t>
      </w:r>
    </w:p>
    <w:p w14:paraId="35B9825A" w14:textId="77777777" w:rsidR="004762BC" w:rsidRPr="00922713" w:rsidRDefault="004762BC">
      <w:pPr>
        <w:spacing w:line="276" w:lineRule="auto"/>
        <w:ind w:left="1134"/>
        <w:rPr>
          <w:rFonts w:ascii="Arial" w:hAnsi="Arial" w:cs="Arial"/>
          <w:noProof w:val="0"/>
          <w:sz w:val="22"/>
          <w:szCs w:val="22"/>
          <w:u w:val="single"/>
          <w:lang w:val="sv-SE"/>
          <w:rPrChange w:id="3173" w:author="Syahrani Rachmawati Sadino" w:date="2025-01-31T14:35:00Z">
            <w:rPr>
              <w:rFonts w:asciiTheme="minorBidi" w:hAnsiTheme="minorBidi" w:cstheme="minorBidi"/>
              <w:noProof w:val="0"/>
              <w:sz w:val="22"/>
              <w:szCs w:val="22"/>
              <w:u w:val="single"/>
              <w:lang w:val="sv-SE"/>
            </w:rPr>
          </w:rPrChange>
        </w:rPr>
      </w:pPr>
      <w:r w:rsidRPr="00922713">
        <w:rPr>
          <w:rFonts w:ascii="Arial" w:hAnsi="Arial" w:cs="Arial"/>
          <w:i/>
          <w:noProof w:val="0"/>
          <w:sz w:val="22"/>
          <w:szCs w:val="22"/>
          <w:u w:val="single"/>
          <w:lang w:val="sv-SE"/>
          <w:rPrChange w:id="3174" w:author="Syahrani Rachmawati Sadino" w:date="2025-01-31T14:35:00Z">
            <w:rPr>
              <w:rFonts w:asciiTheme="minorBidi" w:hAnsiTheme="minorBidi" w:cstheme="minorBidi"/>
              <w:i/>
              <w:noProof w:val="0"/>
              <w:sz w:val="22"/>
              <w:szCs w:val="22"/>
              <w:u w:val="single"/>
              <w:lang w:val="sv-SE"/>
            </w:rPr>
          </w:rPrChange>
        </w:rPr>
        <w:t>Contact person</w:t>
      </w:r>
      <w:r w:rsidRPr="00922713">
        <w:rPr>
          <w:rFonts w:ascii="Arial" w:hAnsi="Arial" w:cs="Arial"/>
          <w:noProof w:val="0"/>
          <w:sz w:val="22"/>
          <w:szCs w:val="22"/>
          <w:u w:val="single"/>
          <w:lang w:val="sv-SE"/>
          <w:rPrChange w:id="3175" w:author="Syahrani Rachmawati Sadino" w:date="2025-01-31T14:35:00Z">
            <w:rPr>
              <w:rFonts w:asciiTheme="minorBidi" w:hAnsiTheme="minorBidi" w:cstheme="minorBidi"/>
              <w:noProof w:val="0"/>
              <w:sz w:val="22"/>
              <w:szCs w:val="22"/>
              <w:u w:val="single"/>
              <w:lang w:val="sv-SE"/>
            </w:rPr>
          </w:rPrChange>
        </w:rPr>
        <w:t xml:space="preserve"> untuk Perjanjian Kerja Sama, menghubungi: </w:t>
      </w:r>
    </w:p>
    <w:p w14:paraId="28CA933C" w14:textId="6E57D8EC" w:rsidR="004762BC" w:rsidRPr="00922713" w:rsidRDefault="004762BC">
      <w:pPr>
        <w:spacing w:line="276" w:lineRule="auto"/>
        <w:ind w:left="1134"/>
        <w:rPr>
          <w:rFonts w:ascii="Arial" w:hAnsi="Arial" w:cs="Arial"/>
          <w:noProof w:val="0"/>
          <w:sz w:val="22"/>
          <w:szCs w:val="22"/>
          <w:rPrChange w:id="3176" w:author="Syahrani Rachmawati Sadino" w:date="2025-01-31T14:35:00Z">
            <w:rPr>
              <w:rFonts w:asciiTheme="minorBidi" w:hAnsiTheme="minorBidi" w:cstheme="minorBidi"/>
              <w:noProof w:val="0"/>
              <w:sz w:val="22"/>
              <w:szCs w:val="22"/>
            </w:rPr>
          </w:rPrChange>
        </w:rPr>
      </w:pPr>
      <w:r w:rsidRPr="00922713">
        <w:rPr>
          <w:rFonts w:ascii="Arial" w:hAnsi="Arial" w:cs="Arial"/>
          <w:noProof w:val="0"/>
          <w:sz w:val="22"/>
          <w:szCs w:val="22"/>
          <w:lang w:val="fi-FI"/>
          <w:rPrChange w:id="3177" w:author="Syahrani Rachmawati Sadino" w:date="2025-01-31T14:35:00Z">
            <w:rPr>
              <w:rFonts w:asciiTheme="minorBidi" w:hAnsiTheme="minorBidi" w:cstheme="minorBidi"/>
              <w:noProof w:val="0"/>
              <w:sz w:val="22"/>
              <w:szCs w:val="22"/>
              <w:lang w:val="fi-FI"/>
            </w:rPr>
          </w:rPrChange>
        </w:rPr>
        <w:t>Nama</w:t>
      </w:r>
      <w:r w:rsidRPr="00922713">
        <w:rPr>
          <w:rFonts w:ascii="Arial" w:hAnsi="Arial" w:cs="Arial"/>
          <w:noProof w:val="0"/>
          <w:sz w:val="22"/>
          <w:szCs w:val="22"/>
          <w:lang w:val="fi-FI"/>
          <w:rPrChange w:id="3178" w:author="Syahrani Rachmawati Sadino" w:date="2025-01-31T14:35:00Z">
            <w:rPr>
              <w:rFonts w:asciiTheme="minorBidi" w:hAnsiTheme="minorBidi" w:cstheme="minorBidi"/>
              <w:noProof w:val="0"/>
              <w:sz w:val="22"/>
              <w:szCs w:val="22"/>
              <w:lang w:val="fi-FI"/>
            </w:rPr>
          </w:rPrChange>
        </w:rPr>
        <w:tab/>
      </w:r>
      <w:r w:rsidRPr="00922713">
        <w:rPr>
          <w:rFonts w:ascii="Arial" w:hAnsi="Arial" w:cs="Arial"/>
          <w:noProof w:val="0"/>
          <w:sz w:val="22"/>
          <w:szCs w:val="22"/>
          <w:rPrChange w:id="3179" w:author="Syahrani Rachmawati Sadino" w:date="2025-01-31T14:35:00Z">
            <w:rPr>
              <w:rFonts w:asciiTheme="minorBidi" w:hAnsiTheme="minorBidi" w:cstheme="minorBidi"/>
              <w:noProof w:val="0"/>
              <w:sz w:val="22"/>
              <w:szCs w:val="22"/>
            </w:rPr>
          </w:rPrChange>
        </w:rPr>
        <w:tab/>
      </w:r>
      <w:r w:rsidRPr="00922713">
        <w:rPr>
          <w:rFonts w:ascii="Arial" w:hAnsi="Arial" w:cs="Arial"/>
          <w:noProof w:val="0"/>
          <w:sz w:val="22"/>
          <w:szCs w:val="22"/>
          <w:lang w:val="fi-FI"/>
          <w:rPrChange w:id="3180" w:author="Syahrani Rachmawati Sadino" w:date="2025-01-31T14:35:00Z">
            <w:rPr>
              <w:rFonts w:asciiTheme="minorBidi" w:hAnsiTheme="minorBidi" w:cstheme="minorBidi"/>
              <w:noProof w:val="0"/>
              <w:sz w:val="22"/>
              <w:szCs w:val="22"/>
              <w:lang w:val="fi-FI"/>
            </w:rPr>
          </w:rPrChange>
        </w:rPr>
        <w:t xml:space="preserve">: </w:t>
      </w:r>
      <w:ins w:id="3181" w:author="ADMIN" w:date="2025-07-29T11:02:00Z" w16du:dateUtc="2025-07-29T04:02:00Z">
        <w:r w:rsidR="00F118C7">
          <w:rPr>
            <w:rFonts w:ascii="Arial" w:hAnsi="Arial" w:cs="Arial"/>
            <w:sz w:val="22"/>
            <w:szCs w:val="22"/>
          </w:rPr>
          <w:t>Har</w:t>
        </w:r>
      </w:ins>
      <w:ins w:id="3182" w:author="ADMIN" w:date="2025-07-29T11:03:00Z" w16du:dateUtc="2025-07-29T04:03:00Z">
        <w:r w:rsidR="00F118C7">
          <w:rPr>
            <w:rFonts w:ascii="Arial" w:hAnsi="Arial" w:cs="Arial"/>
            <w:sz w:val="22"/>
            <w:szCs w:val="22"/>
          </w:rPr>
          <w:t>dina Favorita,SAB</w:t>
        </w:r>
      </w:ins>
      <w:del w:id="3183" w:author="ADMIN" w:date="2025-07-29T11:02:00Z" w16du:dateUtc="2025-07-29T04:02:00Z">
        <w:r w:rsidRPr="00922713" w:rsidDel="00F118C7">
          <w:rPr>
            <w:rFonts w:ascii="Arial" w:hAnsi="Arial" w:cs="Arial"/>
            <w:sz w:val="22"/>
            <w:szCs w:val="22"/>
            <w:rPrChange w:id="3184" w:author="Syahrani Rachmawati Sadino" w:date="2025-01-31T14:35:00Z">
              <w:rPr>
                <w:rFonts w:asciiTheme="minorBidi" w:hAnsiTheme="minorBidi" w:cstheme="minorBidi"/>
                <w:sz w:val="22"/>
                <w:szCs w:val="22"/>
              </w:rPr>
            </w:rPrChange>
          </w:rPr>
          <w:delText>_______</w:delText>
        </w:r>
      </w:del>
    </w:p>
    <w:p w14:paraId="7E7F24C8" w14:textId="53DF0B10" w:rsidR="004762BC" w:rsidRPr="00922713" w:rsidRDefault="004762BC">
      <w:pPr>
        <w:spacing w:line="276" w:lineRule="auto"/>
        <w:ind w:left="1134"/>
        <w:rPr>
          <w:rFonts w:ascii="Arial" w:hAnsi="Arial" w:cs="Arial"/>
          <w:noProof w:val="0"/>
          <w:sz w:val="22"/>
          <w:szCs w:val="22"/>
          <w:rPrChange w:id="3185" w:author="Syahrani Rachmawati Sadino" w:date="2025-01-31T14:35:00Z">
            <w:rPr>
              <w:rFonts w:asciiTheme="minorBidi" w:hAnsiTheme="minorBidi" w:cstheme="minorBidi"/>
              <w:noProof w:val="0"/>
              <w:sz w:val="22"/>
              <w:szCs w:val="22"/>
            </w:rPr>
          </w:rPrChange>
        </w:rPr>
      </w:pPr>
      <w:r w:rsidRPr="00922713">
        <w:rPr>
          <w:rFonts w:ascii="Arial" w:hAnsi="Arial" w:cs="Arial"/>
          <w:noProof w:val="0"/>
          <w:sz w:val="22"/>
          <w:szCs w:val="22"/>
          <w:lang w:val="fi-FI"/>
          <w:rPrChange w:id="3186" w:author="Syahrani Rachmawati Sadino" w:date="2025-01-31T14:35:00Z">
            <w:rPr>
              <w:rFonts w:asciiTheme="minorBidi" w:hAnsiTheme="minorBidi" w:cstheme="minorBidi"/>
              <w:noProof w:val="0"/>
              <w:sz w:val="22"/>
              <w:szCs w:val="22"/>
              <w:lang w:val="fi-FI"/>
            </w:rPr>
          </w:rPrChange>
        </w:rPr>
        <w:t>Unit Kerja</w:t>
      </w:r>
      <w:r w:rsidRPr="00922713">
        <w:rPr>
          <w:rFonts w:ascii="Arial" w:hAnsi="Arial" w:cs="Arial"/>
          <w:noProof w:val="0"/>
          <w:sz w:val="22"/>
          <w:szCs w:val="22"/>
          <w:lang w:val="fi-FI"/>
          <w:rPrChange w:id="3187" w:author="Syahrani Rachmawati Sadino" w:date="2025-01-31T14:35:00Z">
            <w:rPr>
              <w:rFonts w:asciiTheme="minorBidi" w:hAnsiTheme="minorBidi" w:cstheme="minorBidi"/>
              <w:noProof w:val="0"/>
              <w:sz w:val="22"/>
              <w:szCs w:val="22"/>
              <w:lang w:val="fi-FI"/>
            </w:rPr>
          </w:rPrChange>
        </w:rPr>
        <w:tab/>
      </w:r>
      <w:r w:rsidRPr="00922713">
        <w:rPr>
          <w:rFonts w:ascii="Arial" w:hAnsi="Arial" w:cs="Arial"/>
          <w:noProof w:val="0"/>
          <w:sz w:val="22"/>
          <w:szCs w:val="22"/>
          <w:rPrChange w:id="3188" w:author="Syahrani Rachmawati Sadino" w:date="2025-01-31T14:35:00Z">
            <w:rPr>
              <w:rFonts w:asciiTheme="minorBidi" w:hAnsiTheme="minorBidi" w:cstheme="minorBidi"/>
              <w:noProof w:val="0"/>
              <w:sz w:val="22"/>
              <w:szCs w:val="22"/>
            </w:rPr>
          </w:rPrChange>
        </w:rPr>
        <w:tab/>
      </w:r>
      <w:r w:rsidRPr="00922713">
        <w:rPr>
          <w:rFonts w:ascii="Arial" w:hAnsi="Arial" w:cs="Arial"/>
          <w:noProof w:val="0"/>
          <w:sz w:val="22"/>
          <w:szCs w:val="22"/>
          <w:lang w:val="fi-FI"/>
          <w:rPrChange w:id="3189" w:author="Syahrani Rachmawati Sadino" w:date="2025-01-31T14:35:00Z">
            <w:rPr>
              <w:rFonts w:asciiTheme="minorBidi" w:hAnsiTheme="minorBidi" w:cstheme="minorBidi"/>
              <w:noProof w:val="0"/>
              <w:sz w:val="22"/>
              <w:szCs w:val="22"/>
              <w:lang w:val="fi-FI"/>
            </w:rPr>
          </w:rPrChange>
        </w:rPr>
        <w:t xml:space="preserve">: </w:t>
      </w:r>
      <w:del w:id="3190" w:author="ADMIN" w:date="2025-07-29T11:03:00Z" w16du:dateUtc="2025-07-29T04:03:00Z">
        <w:r w:rsidRPr="00922713" w:rsidDel="00F118C7">
          <w:rPr>
            <w:rFonts w:ascii="Arial" w:hAnsi="Arial" w:cs="Arial"/>
            <w:sz w:val="22"/>
            <w:szCs w:val="22"/>
            <w:rPrChange w:id="3191" w:author="Syahrani Rachmawati Sadino" w:date="2025-01-31T14:35:00Z">
              <w:rPr>
                <w:rFonts w:asciiTheme="minorBidi" w:hAnsiTheme="minorBidi" w:cstheme="minorBidi"/>
                <w:sz w:val="22"/>
                <w:szCs w:val="22"/>
              </w:rPr>
            </w:rPrChange>
          </w:rPr>
          <w:delText>_______</w:delText>
        </w:r>
      </w:del>
      <w:ins w:id="3192" w:author="ADMIN" w:date="2025-07-29T11:03:00Z" w16du:dateUtc="2025-07-29T04:03:00Z">
        <w:r w:rsidR="00F118C7">
          <w:rPr>
            <w:rFonts w:ascii="Arial" w:hAnsi="Arial" w:cs="Arial"/>
            <w:sz w:val="22"/>
            <w:szCs w:val="22"/>
          </w:rPr>
          <w:t>Humas &amp; Administrasi</w:t>
        </w:r>
      </w:ins>
    </w:p>
    <w:p w14:paraId="6EB31180" w14:textId="5372569F" w:rsidR="004762BC" w:rsidRPr="00922713" w:rsidRDefault="004762BC">
      <w:pPr>
        <w:spacing w:line="276" w:lineRule="auto"/>
        <w:ind w:left="1134"/>
        <w:rPr>
          <w:rFonts w:ascii="Arial" w:hAnsi="Arial" w:cs="Arial"/>
          <w:noProof w:val="0"/>
          <w:sz w:val="22"/>
          <w:szCs w:val="22"/>
          <w:lang w:val="pt-BR"/>
          <w:rPrChange w:id="3193" w:author="Syahrani Rachmawati Sadino" w:date="2025-01-31T14:35:00Z">
            <w:rPr>
              <w:rFonts w:asciiTheme="minorBidi" w:hAnsiTheme="minorBidi" w:cstheme="minorBidi"/>
              <w:noProof w:val="0"/>
              <w:sz w:val="22"/>
              <w:szCs w:val="22"/>
              <w:lang w:val="pt-BR"/>
            </w:rPr>
          </w:rPrChange>
        </w:rPr>
      </w:pPr>
      <w:r w:rsidRPr="00922713">
        <w:rPr>
          <w:rFonts w:ascii="Arial" w:hAnsi="Arial" w:cs="Arial"/>
          <w:noProof w:val="0"/>
          <w:sz w:val="22"/>
          <w:szCs w:val="22"/>
          <w:lang w:val="pt-BR"/>
          <w:rPrChange w:id="3194" w:author="Syahrani Rachmawati Sadino" w:date="2025-01-31T14:35:00Z">
            <w:rPr>
              <w:rFonts w:asciiTheme="minorBidi" w:hAnsiTheme="minorBidi" w:cstheme="minorBidi"/>
              <w:noProof w:val="0"/>
              <w:sz w:val="22"/>
              <w:szCs w:val="22"/>
              <w:lang w:val="pt-BR"/>
            </w:rPr>
          </w:rPrChange>
        </w:rPr>
        <w:t>No. Telp.</w:t>
      </w:r>
      <w:r w:rsidRPr="00922713">
        <w:rPr>
          <w:rFonts w:ascii="Arial" w:hAnsi="Arial" w:cs="Arial"/>
          <w:noProof w:val="0"/>
          <w:sz w:val="22"/>
          <w:szCs w:val="22"/>
          <w:lang w:val="pt-BR"/>
          <w:rPrChange w:id="3195" w:author="Syahrani Rachmawati Sadino" w:date="2025-01-31T14:35:00Z">
            <w:rPr>
              <w:rFonts w:asciiTheme="minorBidi" w:hAnsiTheme="minorBidi" w:cstheme="minorBidi"/>
              <w:noProof w:val="0"/>
              <w:sz w:val="22"/>
              <w:szCs w:val="22"/>
              <w:lang w:val="pt-BR"/>
            </w:rPr>
          </w:rPrChange>
        </w:rPr>
        <w:tab/>
      </w:r>
      <w:r w:rsidRPr="00922713">
        <w:rPr>
          <w:rFonts w:ascii="Arial" w:hAnsi="Arial" w:cs="Arial"/>
          <w:noProof w:val="0"/>
          <w:sz w:val="22"/>
          <w:szCs w:val="22"/>
          <w:rPrChange w:id="3196" w:author="Syahrani Rachmawati Sadino" w:date="2025-01-31T14:35:00Z">
            <w:rPr>
              <w:rFonts w:asciiTheme="minorBidi" w:hAnsiTheme="minorBidi" w:cstheme="minorBidi"/>
              <w:noProof w:val="0"/>
              <w:sz w:val="22"/>
              <w:szCs w:val="22"/>
            </w:rPr>
          </w:rPrChange>
        </w:rPr>
        <w:tab/>
        <w:t xml:space="preserve">: </w:t>
      </w:r>
      <w:del w:id="3197" w:author="ADMIN" w:date="2025-07-29T11:03:00Z" w16du:dateUtc="2025-07-29T04:03:00Z">
        <w:r w:rsidRPr="00922713" w:rsidDel="00F118C7">
          <w:rPr>
            <w:rFonts w:ascii="Arial" w:hAnsi="Arial" w:cs="Arial"/>
            <w:sz w:val="22"/>
            <w:szCs w:val="22"/>
            <w:rPrChange w:id="3198" w:author="Syahrani Rachmawati Sadino" w:date="2025-01-31T14:35:00Z">
              <w:rPr>
                <w:rFonts w:asciiTheme="minorBidi" w:hAnsiTheme="minorBidi" w:cstheme="minorBidi"/>
                <w:sz w:val="22"/>
                <w:szCs w:val="22"/>
              </w:rPr>
            </w:rPrChange>
          </w:rPr>
          <w:delText>_______</w:delText>
        </w:r>
      </w:del>
      <w:ins w:id="3199" w:author="ADMIN" w:date="2025-07-29T11:03:00Z" w16du:dateUtc="2025-07-29T04:03:00Z">
        <w:r w:rsidR="00F118C7">
          <w:rPr>
            <w:rFonts w:ascii="Arial" w:hAnsi="Arial" w:cs="Arial"/>
            <w:sz w:val="22"/>
            <w:szCs w:val="22"/>
          </w:rPr>
          <w:t>0341.494969</w:t>
        </w:r>
      </w:ins>
    </w:p>
    <w:p w14:paraId="66B35DA6" w14:textId="52246336" w:rsidR="004762BC" w:rsidRPr="00922713" w:rsidRDefault="004762BC">
      <w:pPr>
        <w:spacing w:line="276" w:lineRule="auto"/>
        <w:ind w:left="1134"/>
        <w:rPr>
          <w:rFonts w:ascii="Arial" w:hAnsi="Arial" w:cs="Arial"/>
          <w:noProof w:val="0"/>
          <w:sz w:val="22"/>
          <w:szCs w:val="22"/>
          <w:lang w:val="pt-BR"/>
          <w:rPrChange w:id="3200" w:author="Syahrani Rachmawati Sadino" w:date="2025-01-31T14:35:00Z">
            <w:rPr>
              <w:rFonts w:asciiTheme="minorBidi" w:hAnsiTheme="minorBidi" w:cstheme="minorBidi"/>
              <w:noProof w:val="0"/>
              <w:sz w:val="22"/>
              <w:szCs w:val="22"/>
              <w:lang w:val="pt-BR"/>
            </w:rPr>
          </w:rPrChange>
        </w:rPr>
      </w:pPr>
      <w:r w:rsidRPr="00922713">
        <w:rPr>
          <w:rFonts w:ascii="Arial" w:hAnsi="Arial" w:cs="Arial"/>
          <w:noProof w:val="0"/>
          <w:sz w:val="22"/>
          <w:szCs w:val="22"/>
          <w:lang w:val="pt-BR"/>
          <w:rPrChange w:id="3201" w:author="Syahrani Rachmawati Sadino" w:date="2025-01-31T14:35:00Z">
            <w:rPr>
              <w:rFonts w:asciiTheme="minorBidi" w:hAnsiTheme="minorBidi" w:cstheme="minorBidi"/>
              <w:noProof w:val="0"/>
              <w:sz w:val="22"/>
              <w:szCs w:val="22"/>
              <w:lang w:val="pt-BR"/>
            </w:rPr>
          </w:rPrChange>
        </w:rPr>
        <w:t>No. HP</w:t>
      </w:r>
      <w:r w:rsidRPr="00922713">
        <w:rPr>
          <w:rFonts w:ascii="Arial" w:hAnsi="Arial" w:cs="Arial"/>
          <w:noProof w:val="0"/>
          <w:sz w:val="22"/>
          <w:szCs w:val="22"/>
          <w:lang w:val="pt-BR"/>
          <w:rPrChange w:id="3202" w:author="Syahrani Rachmawati Sadino" w:date="2025-01-31T14:35:00Z">
            <w:rPr>
              <w:rFonts w:asciiTheme="minorBidi" w:hAnsiTheme="minorBidi" w:cstheme="minorBidi"/>
              <w:noProof w:val="0"/>
              <w:sz w:val="22"/>
              <w:szCs w:val="22"/>
              <w:lang w:val="pt-BR"/>
            </w:rPr>
          </w:rPrChange>
        </w:rPr>
        <w:tab/>
      </w:r>
      <w:r w:rsidRPr="00922713">
        <w:rPr>
          <w:rFonts w:ascii="Arial" w:hAnsi="Arial" w:cs="Arial"/>
          <w:noProof w:val="0"/>
          <w:sz w:val="22"/>
          <w:szCs w:val="22"/>
          <w:lang w:val="pt-BR"/>
          <w:rPrChange w:id="3203" w:author="Syahrani Rachmawati Sadino" w:date="2025-01-31T14:35:00Z">
            <w:rPr>
              <w:rFonts w:asciiTheme="minorBidi" w:hAnsiTheme="minorBidi" w:cstheme="minorBidi"/>
              <w:noProof w:val="0"/>
              <w:sz w:val="22"/>
              <w:szCs w:val="22"/>
              <w:lang w:val="pt-BR"/>
            </w:rPr>
          </w:rPrChange>
        </w:rPr>
        <w:tab/>
        <w:t xml:space="preserve">: </w:t>
      </w:r>
      <w:ins w:id="3204" w:author="ADMIN" w:date="2025-07-29T11:03:00Z" w16du:dateUtc="2025-07-29T04:03:00Z">
        <w:r w:rsidR="00F118C7">
          <w:rPr>
            <w:rFonts w:ascii="Arial" w:hAnsi="Arial" w:cs="Arial"/>
            <w:noProof w:val="0"/>
            <w:sz w:val="22"/>
            <w:szCs w:val="22"/>
            <w:lang w:val="pt-BR"/>
          </w:rPr>
          <w:t>0</w:t>
        </w:r>
        <w:r w:rsidR="00F118C7" w:rsidRPr="00F118C7">
          <w:rPr>
            <w:rFonts w:ascii="Arial" w:hAnsi="Arial" w:cs="Arial"/>
            <w:noProof w:val="0"/>
            <w:sz w:val="22"/>
            <w:szCs w:val="22"/>
            <w:lang w:val="pt-BR"/>
          </w:rPr>
          <w:t>823-3580-2546</w:t>
        </w:r>
      </w:ins>
      <w:del w:id="3205" w:author="ADMIN" w:date="2025-07-29T11:03:00Z" w16du:dateUtc="2025-07-29T04:03:00Z">
        <w:r w:rsidRPr="00922713" w:rsidDel="00F118C7">
          <w:rPr>
            <w:rFonts w:ascii="Arial" w:hAnsi="Arial" w:cs="Arial"/>
            <w:sz w:val="22"/>
            <w:szCs w:val="22"/>
            <w:rPrChange w:id="3206" w:author="Syahrani Rachmawati Sadino" w:date="2025-01-31T14:35:00Z">
              <w:rPr>
                <w:rFonts w:asciiTheme="minorBidi" w:hAnsiTheme="minorBidi" w:cstheme="minorBidi"/>
                <w:sz w:val="22"/>
                <w:szCs w:val="22"/>
              </w:rPr>
            </w:rPrChange>
          </w:rPr>
          <w:delText>_______</w:delText>
        </w:r>
      </w:del>
    </w:p>
    <w:p w14:paraId="0A1C96C7" w14:textId="5767075D" w:rsidR="004762BC" w:rsidRPr="00922713" w:rsidRDefault="004762BC">
      <w:pPr>
        <w:spacing w:line="276" w:lineRule="auto"/>
        <w:ind w:left="1134"/>
        <w:rPr>
          <w:rFonts w:ascii="Arial" w:hAnsi="Arial" w:cs="Arial"/>
          <w:noProof w:val="0"/>
          <w:sz w:val="22"/>
          <w:szCs w:val="22"/>
          <w:rPrChange w:id="3207" w:author="Syahrani Rachmawati Sadino" w:date="2025-01-31T14:35:00Z">
            <w:rPr>
              <w:rFonts w:asciiTheme="minorBidi" w:hAnsiTheme="minorBidi" w:cstheme="minorBidi"/>
              <w:noProof w:val="0"/>
              <w:sz w:val="22"/>
              <w:szCs w:val="22"/>
            </w:rPr>
          </w:rPrChange>
        </w:rPr>
      </w:pPr>
      <w:r w:rsidRPr="00922713">
        <w:rPr>
          <w:rFonts w:ascii="Arial" w:hAnsi="Arial" w:cs="Arial"/>
          <w:noProof w:val="0"/>
          <w:sz w:val="22"/>
          <w:szCs w:val="22"/>
          <w:lang w:val="pt-BR"/>
          <w:rPrChange w:id="3208" w:author="Syahrani Rachmawati Sadino" w:date="2025-01-31T14:35:00Z">
            <w:rPr>
              <w:rFonts w:asciiTheme="minorBidi" w:hAnsiTheme="minorBidi" w:cstheme="minorBidi"/>
              <w:noProof w:val="0"/>
              <w:sz w:val="22"/>
              <w:szCs w:val="22"/>
              <w:lang w:val="pt-BR"/>
            </w:rPr>
          </w:rPrChange>
        </w:rPr>
        <w:t>Email</w:t>
      </w:r>
      <w:r w:rsidRPr="00922713">
        <w:rPr>
          <w:rFonts w:ascii="Arial" w:hAnsi="Arial" w:cs="Arial"/>
          <w:noProof w:val="0"/>
          <w:sz w:val="22"/>
          <w:szCs w:val="22"/>
          <w:lang w:val="pt-BR"/>
          <w:rPrChange w:id="3209" w:author="Syahrani Rachmawati Sadino" w:date="2025-01-31T14:35:00Z">
            <w:rPr>
              <w:rFonts w:asciiTheme="minorBidi" w:hAnsiTheme="minorBidi" w:cstheme="minorBidi"/>
              <w:noProof w:val="0"/>
              <w:sz w:val="22"/>
              <w:szCs w:val="22"/>
              <w:lang w:val="pt-BR"/>
            </w:rPr>
          </w:rPrChange>
        </w:rPr>
        <w:tab/>
      </w:r>
      <w:r w:rsidRPr="00922713">
        <w:rPr>
          <w:rFonts w:ascii="Arial" w:hAnsi="Arial" w:cs="Arial"/>
          <w:noProof w:val="0"/>
          <w:sz w:val="22"/>
          <w:szCs w:val="22"/>
          <w:rPrChange w:id="3210" w:author="Syahrani Rachmawati Sadino" w:date="2025-01-31T14:35:00Z">
            <w:rPr>
              <w:rFonts w:asciiTheme="minorBidi" w:hAnsiTheme="minorBidi" w:cstheme="minorBidi"/>
              <w:noProof w:val="0"/>
              <w:sz w:val="22"/>
              <w:szCs w:val="22"/>
            </w:rPr>
          </w:rPrChange>
        </w:rPr>
        <w:tab/>
      </w:r>
      <w:r w:rsidRPr="00922713">
        <w:rPr>
          <w:rFonts w:ascii="Arial" w:hAnsi="Arial" w:cs="Arial"/>
          <w:noProof w:val="0"/>
          <w:sz w:val="22"/>
          <w:szCs w:val="22"/>
          <w:lang w:val="pt-BR"/>
          <w:rPrChange w:id="3211" w:author="Syahrani Rachmawati Sadino" w:date="2025-01-31T14:35:00Z">
            <w:rPr>
              <w:rFonts w:asciiTheme="minorBidi" w:hAnsiTheme="minorBidi" w:cstheme="minorBidi"/>
              <w:noProof w:val="0"/>
              <w:sz w:val="22"/>
              <w:szCs w:val="22"/>
              <w:lang w:val="pt-BR"/>
            </w:rPr>
          </w:rPrChange>
        </w:rPr>
        <w:t xml:space="preserve">: </w:t>
      </w:r>
      <w:ins w:id="3212" w:author="ADMIN" w:date="2025-07-29T11:04:00Z" w16du:dateUtc="2025-07-29T04:04:00Z">
        <w:r w:rsidR="00F118C7">
          <w:rPr>
            <w:rFonts w:ascii="Arial" w:hAnsi="Arial" w:cs="Arial"/>
            <w:sz w:val="22"/>
            <w:szCs w:val="22"/>
          </w:rPr>
          <w:t>mutiarasehatmalang@gmail.com</w:t>
        </w:r>
      </w:ins>
      <w:del w:id="3213" w:author="ADMIN" w:date="2025-07-29T11:03:00Z" w16du:dateUtc="2025-07-29T04:03:00Z">
        <w:r w:rsidRPr="00922713" w:rsidDel="00F118C7">
          <w:rPr>
            <w:rFonts w:ascii="Arial" w:hAnsi="Arial" w:cs="Arial"/>
            <w:sz w:val="22"/>
            <w:szCs w:val="22"/>
            <w:rPrChange w:id="3214" w:author="Syahrani Rachmawati Sadino" w:date="2025-01-31T14:35:00Z">
              <w:rPr>
                <w:rFonts w:asciiTheme="minorBidi" w:hAnsiTheme="minorBidi" w:cstheme="minorBidi"/>
                <w:sz w:val="22"/>
                <w:szCs w:val="22"/>
              </w:rPr>
            </w:rPrChange>
          </w:rPr>
          <w:delText>_______</w:delText>
        </w:r>
      </w:del>
    </w:p>
    <w:p w14:paraId="05D1123C" w14:textId="738AD142" w:rsidR="004762BC" w:rsidRPr="00F118C7" w:rsidRDefault="004762BC" w:rsidP="00F118C7">
      <w:pPr>
        <w:spacing w:line="276" w:lineRule="auto"/>
        <w:ind w:left="1134"/>
        <w:rPr>
          <w:rFonts w:ascii="Arial" w:hAnsi="Arial" w:cs="Arial"/>
          <w:sz w:val="22"/>
          <w:szCs w:val="22"/>
          <w:rPrChange w:id="3215" w:author="ADMIN" w:date="2025-07-29T11:04:00Z" w16du:dateUtc="2025-07-29T04:04:00Z">
            <w:rPr>
              <w:rFonts w:asciiTheme="minorBidi" w:hAnsiTheme="minorBidi" w:cstheme="minorBidi"/>
              <w:noProof w:val="0"/>
              <w:sz w:val="22"/>
              <w:szCs w:val="22"/>
              <w:lang w:val="pt-BR"/>
            </w:rPr>
          </w:rPrChange>
        </w:rPr>
      </w:pPr>
      <w:r w:rsidRPr="00922713">
        <w:rPr>
          <w:rFonts w:ascii="Arial" w:hAnsi="Arial" w:cs="Arial"/>
          <w:noProof w:val="0"/>
          <w:sz w:val="22"/>
          <w:szCs w:val="22"/>
          <w:lang w:val="pt-BR"/>
          <w:rPrChange w:id="3216" w:author="Syahrani Rachmawati Sadino" w:date="2025-01-31T14:35:00Z">
            <w:rPr>
              <w:rFonts w:asciiTheme="minorBidi" w:hAnsiTheme="minorBidi" w:cstheme="minorBidi"/>
              <w:noProof w:val="0"/>
              <w:sz w:val="22"/>
              <w:szCs w:val="22"/>
              <w:lang w:val="pt-BR"/>
            </w:rPr>
          </w:rPrChange>
        </w:rPr>
        <w:t xml:space="preserve">Alamat </w:t>
      </w:r>
      <w:r w:rsidRPr="00922713">
        <w:rPr>
          <w:rFonts w:ascii="Arial" w:hAnsi="Arial" w:cs="Arial"/>
          <w:noProof w:val="0"/>
          <w:sz w:val="22"/>
          <w:szCs w:val="22"/>
          <w:lang w:val="pt-BR"/>
          <w:rPrChange w:id="3217" w:author="Syahrani Rachmawati Sadino" w:date="2025-01-31T14:35:00Z">
            <w:rPr>
              <w:rFonts w:asciiTheme="minorBidi" w:hAnsiTheme="minorBidi" w:cstheme="minorBidi"/>
              <w:noProof w:val="0"/>
              <w:sz w:val="22"/>
              <w:szCs w:val="22"/>
              <w:lang w:val="pt-BR"/>
            </w:rPr>
          </w:rPrChange>
        </w:rPr>
        <w:tab/>
      </w:r>
      <w:r w:rsidRPr="00922713">
        <w:rPr>
          <w:rFonts w:ascii="Arial" w:hAnsi="Arial" w:cs="Arial"/>
          <w:noProof w:val="0"/>
          <w:sz w:val="22"/>
          <w:szCs w:val="22"/>
          <w:lang w:val="pt-BR"/>
          <w:rPrChange w:id="3218" w:author="Syahrani Rachmawati Sadino" w:date="2025-01-31T14:35:00Z">
            <w:rPr>
              <w:rFonts w:asciiTheme="minorBidi" w:hAnsiTheme="minorBidi" w:cstheme="minorBidi"/>
              <w:noProof w:val="0"/>
              <w:sz w:val="22"/>
              <w:szCs w:val="22"/>
              <w:lang w:val="pt-BR"/>
            </w:rPr>
          </w:rPrChange>
        </w:rPr>
        <w:tab/>
        <w:t xml:space="preserve">: </w:t>
      </w:r>
      <w:ins w:id="3219" w:author="ADMIN" w:date="2025-07-29T11:04:00Z">
        <w:r w:rsidR="00F118C7" w:rsidRPr="00F118C7">
          <w:rPr>
            <w:rFonts w:ascii="Arial" w:hAnsi="Arial" w:cs="Arial"/>
            <w:sz w:val="22"/>
            <w:szCs w:val="22"/>
          </w:rPr>
          <w:t xml:space="preserve">Komp. PTP Perkebunan 23 JL. Raya Karanglo Blok 1 no. 27, </w:t>
        </w:r>
      </w:ins>
      <w:ins w:id="3220" w:author="ADMIN" w:date="2025-07-29T11:04:00Z" w16du:dateUtc="2025-07-29T04:04:00Z">
        <w:r w:rsidR="00F118C7">
          <w:rPr>
            <w:rFonts w:ascii="Arial" w:hAnsi="Arial" w:cs="Arial"/>
            <w:sz w:val="22"/>
            <w:szCs w:val="22"/>
          </w:rPr>
          <w:t xml:space="preserve"> </w:t>
        </w:r>
      </w:ins>
      <w:ins w:id="3221" w:author="ADMIN" w:date="2025-07-29T11:04:00Z">
        <w:r w:rsidR="00F118C7" w:rsidRPr="00F118C7">
          <w:rPr>
            <w:rFonts w:ascii="Arial" w:hAnsi="Arial" w:cs="Arial"/>
            <w:sz w:val="22"/>
            <w:szCs w:val="22"/>
          </w:rPr>
          <w:t>Karanglo Banjararum Kec. Singosari Kabupaten Malang</w:t>
        </w:r>
      </w:ins>
      <w:del w:id="3222" w:author="ADMIN" w:date="2025-07-29T11:04:00Z" w16du:dateUtc="2025-07-29T04:04:00Z">
        <w:r w:rsidRPr="00922713" w:rsidDel="00F118C7">
          <w:rPr>
            <w:rFonts w:ascii="Arial" w:hAnsi="Arial" w:cs="Arial"/>
            <w:sz w:val="22"/>
            <w:szCs w:val="22"/>
            <w:rPrChange w:id="3223" w:author="Syahrani Rachmawati Sadino" w:date="2025-01-31T14:35:00Z">
              <w:rPr>
                <w:rFonts w:asciiTheme="minorBidi" w:hAnsiTheme="minorBidi" w:cstheme="minorBidi"/>
                <w:sz w:val="22"/>
                <w:szCs w:val="22"/>
              </w:rPr>
            </w:rPrChange>
          </w:rPr>
          <w:delText>_______</w:delText>
        </w:r>
      </w:del>
      <w:r w:rsidRPr="00922713">
        <w:rPr>
          <w:rFonts w:ascii="Arial" w:hAnsi="Arial" w:cs="Arial"/>
          <w:noProof w:val="0"/>
          <w:sz w:val="22"/>
          <w:szCs w:val="22"/>
          <w:lang w:val="pt-BR"/>
          <w:rPrChange w:id="3224" w:author="Syahrani Rachmawati Sadino" w:date="2025-01-31T14:35:00Z">
            <w:rPr>
              <w:rFonts w:asciiTheme="minorBidi" w:hAnsiTheme="minorBidi" w:cstheme="minorBidi"/>
              <w:noProof w:val="0"/>
              <w:sz w:val="22"/>
              <w:szCs w:val="22"/>
              <w:lang w:val="pt-BR"/>
            </w:rPr>
          </w:rPrChange>
        </w:rPr>
        <w:tab/>
      </w:r>
    </w:p>
    <w:p w14:paraId="40B53547" w14:textId="77777777" w:rsidR="004762BC" w:rsidRPr="00922713" w:rsidRDefault="004762BC">
      <w:pPr>
        <w:spacing w:line="276" w:lineRule="auto"/>
        <w:ind w:left="1134"/>
        <w:rPr>
          <w:rFonts w:ascii="Arial" w:hAnsi="Arial" w:cs="Arial"/>
          <w:noProof w:val="0"/>
          <w:sz w:val="22"/>
          <w:szCs w:val="22"/>
          <w:rPrChange w:id="3225" w:author="Syahrani Rachmawati Sadino" w:date="2025-01-31T14:35:00Z">
            <w:rPr>
              <w:rFonts w:asciiTheme="minorBidi" w:hAnsiTheme="minorBidi" w:cstheme="minorBidi"/>
              <w:noProof w:val="0"/>
              <w:sz w:val="22"/>
              <w:szCs w:val="22"/>
            </w:rPr>
          </w:rPrChange>
        </w:rPr>
      </w:pPr>
    </w:p>
    <w:p w14:paraId="02C9C874" w14:textId="77777777" w:rsidR="004762BC" w:rsidRPr="00922713" w:rsidRDefault="004762BC">
      <w:pPr>
        <w:spacing w:line="276" w:lineRule="auto"/>
        <w:ind w:left="1134"/>
        <w:rPr>
          <w:rFonts w:ascii="Arial" w:hAnsi="Arial" w:cs="Arial"/>
          <w:noProof w:val="0"/>
          <w:sz w:val="22"/>
          <w:szCs w:val="22"/>
          <w:rPrChange w:id="3226" w:author="Syahrani Rachmawati Sadino" w:date="2025-01-31T14:35:00Z">
            <w:rPr>
              <w:rFonts w:asciiTheme="minorBidi" w:hAnsiTheme="minorBidi" w:cstheme="minorBidi"/>
              <w:noProof w:val="0"/>
              <w:sz w:val="22"/>
              <w:szCs w:val="22"/>
            </w:rPr>
          </w:rPrChange>
        </w:rPr>
      </w:pPr>
      <w:r w:rsidRPr="00922713">
        <w:rPr>
          <w:rFonts w:ascii="Arial" w:hAnsi="Arial" w:cs="Arial"/>
          <w:i/>
          <w:noProof w:val="0"/>
          <w:sz w:val="22"/>
          <w:szCs w:val="22"/>
          <w:rPrChange w:id="3227" w:author="Syahrani Rachmawati Sadino" w:date="2025-01-31T14:35:00Z">
            <w:rPr>
              <w:rFonts w:asciiTheme="minorBidi" w:hAnsiTheme="minorBidi" w:cstheme="minorBidi"/>
              <w:i/>
              <w:noProof w:val="0"/>
              <w:sz w:val="22"/>
              <w:szCs w:val="22"/>
            </w:rPr>
          </w:rPrChange>
        </w:rPr>
        <w:t>Contact person</w:t>
      </w:r>
      <w:r w:rsidRPr="00922713">
        <w:rPr>
          <w:rFonts w:ascii="Arial" w:hAnsi="Arial" w:cs="Arial"/>
          <w:noProof w:val="0"/>
          <w:sz w:val="22"/>
          <w:szCs w:val="22"/>
          <w:rPrChange w:id="3228" w:author="Syahrani Rachmawati Sadino" w:date="2025-01-31T14:35:00Z">
            <w:rPr>
              <w:rFonts w:asciiTheme="minorBidi" w:hAnsiTheme="minorBidi" w:cstheme="minorBidi"/>
              <w:noProof w:val="0"/>
              <w:sz w:val="22"/>
              <w:szCs w:val="22"/>
            </w:rPr>
          </w:rPrChange>
        </w:rPr>
        <w:t xml:space="preserve"> </w:t>
      </w:r>
      <w:proofErr w:type="spellStart"/>
      <w:r w:rsidRPr="00922713">
        <w:rPr>
          <w:rFonts w:ascii="Arial" w:hAnsi="Arial" w:cs="Arial"/>
          <w:noProof w:val="0"/>
          <w:sz w:val="22"/>
          <w:szCs w:val="22"/>
          <w:rPrChange w:id="3229" w:author="Syahrani Rachmawati Sadino" w:date="2025-01-31T14:35:00Z">
            <w:rPr>
              <w:rFonts w:asciiTheme="minorBidi" w:hAnsiTheme="minorBidi" w:cstheme="minorBidi"/>
              <w:noProof w:val="0"/>
              <w:sz w:val="22"/>
              <w:szCs w:val="22"/>
            </w:rPr>
          </w:rPrChange>
        </w:rPr>
        <w:t>untuk</w:t>
      </w:r>
      <w:proofErr w:type="spellEnd"/>
      <w:r w:rsidRPr="00922713">
        <w:rPr>
          <w:rFonts w:ascii="Arial" w:hAnsi="Arial" w:cs="Arial"/>
          <w:noProof w:val="0"/>
          <w:sz w:val="22"/>
          <w:szCs w:val="22"/>
          <w:rPrChange w:id="3230" w:author="Syahrani Rachmawati Sadino" w:date="2025-01-31T14:35:00Z">
            <w:rPr>
              <w:rFonts w:asciiTheme="minorBidi" w:hAnsiTheme="minorBidi" w:cstheme="minorBidi"/>
              <w:noProof w:val="0"/>
              <w:sz w:val="22"/>
              <w:szCs w:val="22"/>
            </w:rPr>
          </w:rPrChange>
        </w:rPr>
        <w:t xml:space="preserve"> </w:t>
      </w:r>
      <w:proofErr w:type="spellStart"/>
      <w:r w:rsidRPr="00922713">
        <w:rPr>
          <w:rFonts w:ascii="Arial" w:hAnsi="Arial" w:cs="Arial"/>
          <w:noProof w:val="0"/>
          <w:sz w:val="22"/>
          <w:szCs w:val="22"/>
          <w:rPrChange w:id="3231" w:author="Syahrani Rachmawati Sadino" w:date="2025-01-31T14:35:00Z">
            <w:rPr>
              <w:rFonts w:asciiTheme="minorBidi" w:hAnsiTheme="minorBidi" w:cstheme="minorBidi"/>
              <w:noProof w:val="0"/>
              <w:sz w:val="22"/>
              <w:szCs w:val="22"/>
            </w:rPr>
          </w:rPrChange>
        </w:rPr>
        <w:t>Pelayanan</w:t>
      </w:r>
      <w:proofErr w:type="spellEnd"/>
      <w:r w:rsidRPr="00922713">
        <w:rPr>
          <w:rFonts w:ascii="Arial" w:hAnsi="Arial" w:cs="Arial"/>
          <w:noProof w:val="0"/>
          <w:sz w:val="22"/>
          <w:szCs w:val="22"/>
          <w:rPrChange w:id="3232" w:author="Syahrani Rachmawati Sadino" w:date="2025-01-31T14:35:00Z">
            <w:rPr>
              <w:rFonts w:asciiTheme="minorBidi" w:hAnsiTheme="minorBidi" w:cstheme="minorBidi"/>
              <w:noProof w:val="0"/>
              <w:sz w:val="22"/>
              <w:szCs w:val="22"/>
            </w:rPr>
          </w:rPrChange>
        </w:rPr>
        <w:t xml:space="preserve"> Kesehatan, </w:t>
      </w:r>
      <w:proofErr w:type="spellStart"/>
      <w:r w:rsidRPr="00922713">
        <w:rPr>
          <w:rFonts w:ascii="Arial" w:hAnsi="Arial" w:cs="Arial"/>
          <w:noProof w:val="0"/>
          <w:sz w:val="22"/>
          <w:szCs w:val="22"/>
          <w:rPrChange w:id="3233" w:author="Syahrani Rachmawati Sadino" w:date="2025-01-31T14:35:00Z">
            <w:rPr>
              <w:rFonts w:asciiTheme="minorBidi" w:hAnsiTheme="minorBidi" w:cstheme="minorBidi"/>
              <w:noProof w:val="0"/>
              <w:sz w:val="22"/>
              <w:szCs w:val="22"/>
            </w:rPr>
          </w:rPrChange>
        </w:rPr>
        <w:t>menghubungi</w:t>
      </w:r>
      <w:proofErr w:type="spellEnd"/>
      <w:r w:rsidRPr="00922713">
        <w:rPr>
          <w:rFonts w:ascii="Arial" w:hAnsi="Arial" w:cs="Arial"/>
          <w:noProof w:val="0"/>
          <w:sz w:val="22"/>
          <w:szCs w:val="22"/>
          <w:rPrChange w:id="3234" w:author="Syahrani Rachmawati Sadino" w:date="2025-01-31T14:35:00Z">
            <w:rPr>
              <w:rFonts w:asciiTheme="minorBidi" w:hAnsiTheme="minorBidi" w:cstheme="minorBidi"/>
              <w:noProof w:val="0"/>
              <w:sz w:val="22"/>
              <w:szCs w:val="22"/>
            </w:rPr>
          </w:rPrChange>
        </w:rPr>
        <w:t xml:space="preserve">: </w:t>
      </w:r>
    </w:p>
    <w:p w14:paraId="121BAD96" w14:textId="73FC1C2C" w:rsidR="004762BC" w:rsidRPr="00922713" w:rsidRDefault="004762BC">
      <w:pPr>
        <w:spacing w:line="276" w:lineRule="auto"/>
        <w:ind w:left="1134"/>
        <w:rPr>
          <w:rFonts w:ascii="Arial" w:hAnsi="Arial" w:cs="Arial"/>
          <w:noProof w:val="0"/>
          <w:sz w:val="22"/>
          <w:szCs w:val="22"/>
          <w:rPrChange w:id="3235" w:author="Syahrani Rachmawati Sadino" w:date="2025-01-31T14:35:00Z">
            <w:rPr>
              <w:rFonts w:asciiTheme="minorBidi" w:hAnsiTheme="minorBidi" w:cstheme="minorBidi"/>
              <w:noProof w:val="0"/>
              <w:sz w:val="22"/>
              <w:szCs w:val="22"/>
            </w:rPr>
          </w:rPrChange>
        </w:rPr>
      </w:pPr>
      <w:r w:rsidRPr="00922713">
        <w:rPr>
          <w:rFonts w:ascii="Arial" w:hAnsi="Arial" w:cs="Arial"/>
          <w:noProof w:val="0"/>
          <w:sz w:val="22"/>
          <w:szCs w:val="22"/>
          <w:lang w:val="fi-FI"/>
          <w:rPrChange w:id="3236" w:author="Syahrani Rachmawati Sadino" w:date="2025-01-31T14:35:00Z">
            <w:rPr>
              <w:rFonts w:asciiTheme="minorBidi" w:hAnsiTheme="minorBidi" w:cstheme="minorBidi"/>
              <w:noProof w:val="0"/>
              <w:sz w:val="22"/>
              <w:szCs w:val="22"/>
              <w:lang w:val="fi-FI"/>
            </w:rPr>
          </w:rPrChange>
        </w:rPr>
        <w:t>Nama</w:t>
      </w:r>
      <w:r w:rsidRPr="00922713">
        <w:rPr>
          <w:rFonts w:ascii="Arial" w:hAnsi="Arial" w:cs="Arial"/>
          <w:noProof w:val="0"/>
          <w:sz w:val="22"/>
          <w:szCs w:val="22"/>
          <w:lang w:val="fi-FI"/>
          <w:rPrChange w:id="3237" w:author="Syahrani Rachmawati Sadino" w:date="2025-01-31T14:35:00Z">
            <w:rPr>
              <w:rFonts w:asciiTheme="minorBidi" w:hAnsiTheme="minorBidi" w:cstheme="minorBidi"/>
              <w:noProof w:val="0"/>
              <w:sz w:val="22"/>
              <w:szCs w:val="22"/>
              <w:lang w:val="fi-FI"/>
            </w:rPr>
          </w:rPrChange>
        </w:rPr>
        <w:tab/>
      </w:r>
      <w:r w:rsidRPr="00922713">
        <w:rPr>
          <w:rFonts w:ascii="Arial" w:hAnsi="Arial" w:cs="Arial"/>
          <w:noProof w:val="0"/>
          <w:sz w:val="22"/>
          <w:szCs w:val="22"/>
          <w:rPrChange w:id="3238" w:author="Syahrani Rachmawati Sadino" w:date="2025-01-31T14:35:00Z">
            <w:rPr>
              <w:rFonts w:asciiTheme="minorBidi" w:hAnsiTheme="minorBidi" w:cstheme="minorBidi"/>
              <w:noProof w:val="0"/>
              <w:sz w:val="22"/>
              <w:szCs w:val="22"/>
            </w:rPr>
          </w:rPrChange>
        </w:rPr>
        <w:tab/>
      </w:r>
      <w:r w:rsidRPr="00922713">
        <w:rPr>
          <w:rFonts w:ascii="Arial" w:hAnsi="Arial" w:cs="Arial"/>
          <w:noProof w:val="0"/>
          <w:sz w:val="22"/>
          <w:szCs w:val="22"/>
          <w:lang w:val="fi-FI"/>
          <w:rPrChange w:id="3239" w:author="Syahrani Rachmawati Sadino" w:date="2025-01-31T14:35:00Z">
            <w:rPr>
              <w:rFonts w:asciiTheme="minorBidi" w:hAnsiTheme="minorBidi" w:cstheme="minorBidi"/>
              <w:noProof w:val="0"/>
              <w:sz w:val="22"/>
              <w:szCs w:val="22"/>
              <w:lang w:val="fi-FI"/>
            </w:rPr>
          </w:rPrChange>
        </w:rPr>
        <w:t xml:space="preserve">: </w:t>
      </w:r>
      <w:ins w:id="3240" w:author="ADMIN" w:date="2025-07-29T11:05:00Z" w16du:dateUtc="2025-07-29T04:05:00Z">
        <w:r w:rsidR="00F118C7">
          <w:rPr>
            <w:rFonts w:ascii="Arial" w:hAnsi="Arial" w:cs="Arial"/>
            <w:sz w:val="22"/>
            <w:szCs w:val="22"/>
          </w:rPr>
          <w:t>dr. Ekowati Supartinah K.P,MMRS</w:t>
        </w:r>
      </w:ins>
      <w:del w:id="3241" w:author="ADMIN" w:date="2025-07-29T11:04:00Z" w16du:dateUtc="2025-07-29T04:04:00Z">
        <w:r w:rsidRPr="00922713" w:rsidDel="00F118C7">
          <w:rPr>
            <w:rFonts w:ascii="Arial" w:hAnsi="Arial" w:cs="Arial"/>
            <w:sz w:val="22"/>
            <w:szCs w:val="22"/>
            <w:rPrChange w:id="3242" w:author="Syahrani Rachmawati Sadino" w:date="2025-01-31T14:35:00Z">
              <w:rPr>
                <w:rFonts w:asciiTheme="minorBidi" w:hAnsiTheme="minorBidi" w:cstheme="minorBidi"/>
                <w:sz w:val="22"/>
                <w:szCs w:val="22"/>
              </w:rPr>
            </w:rPrChange>
          </w:rPr>
          <w:delText>_______</w:delText>
        </w:r>
      </w:del>
    </w:p>
    <w:p w14:paraId="4ADF03BF" w14:textId="3383BECE" w:rsidR="004762BC" w:rsidRPr="00922713" w:rsidRDefault="004762BC">
      <w:pPr>
        <w:spacing w:line="276" w:lineRule="auto"/>
        <w:ind w:left="1134"/>
        <w:rPr>
          <w:rFonts w:ascii="Arial" w:hAnsi="Arial" w:cs="Arial"/>
          <w:noProof w:val="0"/>
          <w:sz w:val="22"/>
          <w:szCs w:val="22"/>
          <w:rPrChange w:id="3243" w:author="Syahrani Rachmawati Sadino" w:date="2025-01-31T14:35:00Z">
            <w:rPr>
              <w:rFonts w:asciiTheme="minorBidi" w:hAnsiTheme="minorBidi" w:cstheme="minorBidi"/>
              <w:noProof w:val="0"/>
              <w:sz w:val="22"/>
              <w:szCs w:val="22"/>
            </w:rPr>
          </w:rPrChange>
        </w:rPr>
      </w:pPr>
      <w:r w:rsidRPr="00922713">
        <w:rPr>
          <w:rFonts w:ascii="Arial" w:hAnsi="Arial" w:cs="Arial"/>
          <w:noProof w:val="0"/>
          <w:sz w:val="22"/>
          <w:szCs w:val="22"/>
          <w:lang w:val="fi-FI"/>
          <w:rPrChange w:id="3244" w:author="Syahrani Rachmawati Sadino" w:date="2025-01-31T14:35:00Z">
            <w:rPr>
              <w:rFonts w:asciiTheme="minorBidi" w:hAnsiTheme="minorBidi" w:cstheme="minorBidi"/>
              <w:noProof w:val="0"/>
              <w:sz w:val="22"/>
              <w:szCs w:val="22"/>
              <w:lang w:val="fi-FI"/>
            </w:rPr>
          </w:rPrChange>
        </w:rPr>
        <w:t>Unit Kerja</w:t>
      </w:r>
      <w:r w:rsidRPr="00922713">
        <w:rPr>
          <w:rFonts w:ascii="Arial" w:hAnsi="Arial" w:cs="Arial"/>
          <w:noProof w:val="0"/>
          <w:sz w:val="22"/>
          <w:szCs w:val="22"/>
          <w:lang w:val="fi-FI"/>
          <w:rPrChange w:id="3245" w:author="Syahrani Rachmawati Sadino" w:date="2025-01-31T14:35:00Z">
            <w:rPr>
              <w:rFonts w:asciiTheme="minorBidi" w:hAnsiTheme="minorBidi" w:cstheme="minorBidi"/>
              <w:noProof w:val="0"/>
              <w:sz w:val="22"/>
              <w:szCs w:val="22"/>
              <w:lang w:val="fi-FI"/>
            </w:rPr>
          </w:rPrChange>
        </w:rPr>
        <w:tab/>
      </w:r>
      <w:r w:rsidRPr="00922713">
        <w:rPr>
          <w:rFonts w:ascii="Arial" w:hAnsi="Arial" w:cs="Arial"/>
          <w:noProof w:val="0"/>
          <w:sz w:val="22"/>
          <w:szCs w:val="22"/>
          <w:rPrChange w:id="3246" w:author="Syahrani Rachmawati Sadino" w:date="2025-01-31T14:35:00Z">
            <w:rPr>
              <w:rFonts w:asciiTheme="minorBidi" w:hAnsiTheme="minorBidi" w:cstheme="minorBidi"/>
              <w:noProof w:val="0"/>
              <w:sz w:val="22"/>
              <w:szCs w:val="22"/>
            </w:rPr>
          </w:rPrChange>
        </w:rPr>
        <w:tab/>
      </w:r>
      <w:r w:rsidRPr="00922713">
        <w:rPr>
          <w:rFonts w:ascii="Arial" w:hAnsi="Arial" w:cs="Arial"/>
          <w:noProof w:val="0"/>
          <w:sz w:val="22"/>
          <w:szCs w:val="22"/>
          <w:lang w:val="fi-FI"/>
          <w:rPrChange w:id="3247" w:author="Syahrani Rachmawati Sadino" w:date="2025-01-31T14:35:00Z">
            <w:rPr>
              <w:rFonts w:asciiTheme="minorBidi" w:hAnsiTheme="minorBidi" w:cstheme="minorBidi"/>
              <w:noProof w:val="0"/>
              <w:sz w:val="22"/>
              <w:szCs w:val="22"/>
              <w:lang w:val="fi-FI"/>
            </w:rPr>
          </w:rPrChange>
        </w:rPr>
        <w:t xml:space="preserve">: </w:t>
      </w:r>
      <w:ins w:id="3248" w:author="ADMIN" w:date="2025-07-29T11:05:00Z" w16du:dateUtc="2025-07-29T04:05:00Z">
        <w:r w:rsidR="00F118C7">
          <w:rPr>
            <w:rFonts w:ascii="Arial" w:hAnsi="Arial" w:cs="Arial"/>
            <w:sz w:val="22"/>
            <w:szCs w:val="22"/>
          </w:rPr>
          <w:t>Dokter Umum</w:t>
        </w:r>
      </w:ins>
      <w:del w:id="3249" w:author="ADMIN" w:date="2025-07-29T11:05:00Z" w16du:dateUtc="2025-07-29T04:05:00Z">
        <w:r w:rsidRPr="00922713" w:rsidDel="00F118C7">
          <w:rPr>
            <w:rFonts w:ascii="Arial" w:hAnsi="Arial" w:cs="Arial"/>
            <w:sz w:val="22"/>
            <w:szCs w:val="22"/>
            <w:rPrChange w:id="3250" w:author="Syahrani Rachmawati Sadino" w:date="2025-01-31T14:35:00Z">
              <w:rPr>
                <w:rFonts w:asciiTheme="minorBidi" w:hAnsiTheme="minorBidi" w:cstheme="minorBidi"/>
                <w:sz w:val="22"/>
                <w:szCs w:val="22"/>
              </w:rPr>
            </w:rPrChange>
          </w:rPr>
          <w:delText>_______</w:delText>
        </w:r>
      </w:del>
    </w:p>
    <w:p w14:paraId="689FA654" w14:textId="3BDF33A5" w:rsidR="004762BC" w:rsidRPr="00922713" w:rsidRDefault="004762BC">
      <w:pPr>
        <w:spacing w:line="276" w:lineRule="auto"/>
        <w:ind w:left="1134"/>
        <w:rPr>
          <w:rFonts w:ascii="Arial" w:hAnsi="Arial" w:cs="Arial"/>
          <w:noProof w:val="0"/>
          <w:sz w:val="22"/>
          <w:szCs w:val="22"/>
          <w:lang w:val="pt-BR"/>
          <w:rPrChange w:id="3251" w:author="Syahrani Rachmawati Sadino" w:date="2025-01-31T14:35:00Z">
            <w:rPr>
              <w:rFonts w:asciiTheme="minorBidi" w:hAnsiTheme="minorBidi" w:cstheme="minorBidi"/>
              <w:noProof w:val="0"/>
              <w:sz w:val="22"/>
              <w:szCs w:val="22"/>
              <w:lang w:val="pt-BR"/>
            </w:rPr>
          </w:rPrChange>
        </w:rPr>
      </w:pPr>
      <w:r w:rsidRPr="00922713">
        <w:rPr>
          <w:rFonts w:ascii="Arial" w:hAnsi="Arial" w:cs="Arial"/>
          <w:noProof w:val="0"/>
          <w:sz w:val="22"/>
          <w:szCs w:val="22"/>
          <w:lang w:val="pt-BR"/>
          <w:rPrChange w:id="3252" w:author="Syahrani Rachmawati Sadino" w:date="2025-01-31T14:35:00Z">
            <w:rPr>
              <w:rFonts w:asciiTheme="minorBidi" w:hAnsiTheme="minorBidi" w:cstheme="minorBidi"/>
              <w:noProof w:val="0"/>
              <w:sz w:val="22"/>
              <w:szCs w:val="22"/>
              <w:lang w:val="pt-BR"/>
            </w:rPr>
          </w:rPrChange>
        </w:rPr>
        <w:t>No. Telp.</w:t>
      </w:r>
      <w:r w:rsidRPr="00922713">
        <w:rPr>
          <w:rFonts w:ascii="Arial" w:hAnsi="Arial" w:cs="Arial"/>
          <w:noProof w:val="0"/>
          <w:sz w:val="22"/>
          <w:szCs w:val="22"/>
          <w:lang w:val="pt-BR"/>
          <w:rPrChange w:id="3253" w:author="Syahrani Rachmawati Sadino" w:date="2025-01-31T14:35:00Z">
            <w:rPr>
              <w:rFonts w:asciiTheme="minorBidi" w:hAnsiTheme="minorBidi" w:cstheme="minorBidi"/>
              <w:noProof w:val="0"/>
              <w:sz w:val="22"/>
              <w:szCs w:val="22"/>
              <w:lang w:val="pt-BR"/>
            </w:rPr>
          </w:rPrChange>
        </w:rPr>
        <w:tab/>
      </w:r>
      <w:r w:rsidRPr="00922713">
        <w:rPr>
          <w:rFonts w:ascii="Arial" w:hAnsi="Arial" w:cs="Arial"/>
          <w:noProof w:val="0"/>
          <w:sz w:val="22"/>
          <w:szCs w:val="22"/>
          <w:rPrChange w:id="3254" w:author="Syahrani Rachmawati Sadino" w:date="2025-01-31T14:35:00Z">
            <w:rPr>
              <w:rFonts w:asciiTheme="minorBidi" w:hAnsiTheme="minorBidi" w:cstheme="minorBidi"/>
              <w:noProof w:val="0"/>
              <w:sz w:val="22"/>
              <w:szCs w:val="22"/>
            </w:rPr>
          </w:rPrChange>
        </w:rPr>
        <w:tab/>
        <w:t xml:space="preserve">: </w:t>
      </w:r>
      <w:del w:id="3255" w:author="ADMIN" w:date="2025-07-29T11:05:00Z" w16du:dateUtc="2025-07-29T04:05:00Z">
        <w:r w:rsidRPr="00922713" w:rsidDel="00F118C7">
          <w:rPr>
            <w:rFonts w:ascii="Arial" w:hAnsi="Arial" w:cs="Arial"/>
            <w:sz w:val="22"/>
            <w:szCs w:val="22"/>
            <w:rPrChange w:id="3256" w:author="Syahrani Rachmawati Sadino" w:date="2025-01-31T14:35:00Z">
              <w:rPr>
                <w:rFonts w:asciiTheme="minorBidi" w:hAnsiTheme="minorBidi" w:cstheme="minorBidi"/>
                <w:sz w:val="22"/>
                <w:szCs w:val="22"/>
              </w:rPr>
            </w:rPrChange>
          </w:rPr>
          <w:delText>_______</w:delText>
        </w:r>
      </w:del>
      <w:ins w:id="3257" w:author="ADMIN" w:date="2025-07-29T11:05:00Z" w16du:dateUtc="2025-07-29T04:05:00Z">
        <w:r w:rsidR="00F118C7">
          <w:rPr>
            <w:rFonts w:ascii="Arial" w:hAnsi="Arial" w:cs="Arial"/>
            <w:sz w:val="22"/>
            <w:szCs w:val="22"/>
          </w:rPr>
          <w:t>0341.494969</w:t>
        </w:r>
      </w:ins>
    </w:p>
    <w:p w14:paraId="6433ADFE" w14:textId="77777777" w:rsidR="00F118C7" w:rsidRPr="001C288B" w:rsidRDefault="00F118C7" w:rsidP="00F118C7">
      <w:pPr>
        <w:spacing w:line="276" w:lineRule="auto"/>
        <w:ind w:left="1134"/>
        <w:rPr>
          <w:ins w:id="3258" w:author="ADMIN" w:date="2025-07-29T11:05:00Z" w16du:dateUtc="2025-07-29T04:05:00Z"/>
          <w:rFonts w:ascii="Arial" w:hAnsi="Arial" w:cs="Arial"/>
          <w:noProof w:val="0"/>
          <w:sz w:val="22"/>
          <w:szCs w:val="22"/>
          <w:lang w:val="pt-BR"/>
        </w:rPr>
      </w:pPr>
      <w:ins w:id="3259" w:author="ADMIN" w:date="2025-07-29T11:05:00Z" w16du:dateUtc="2025-07-29T04:05:00Z">
        <w:r w:rsidRPr="001C288B">
          <w:rPr>
            <w:rFonts w:ascii="Arial" w:hAnsi="Arial" w:cs="Arial"/>
            <w:noProof w:val="0"/>
            <w:sz w:val="22"/>
            <w:szCs w:val="22"/>
            <w:lang w:val="pt-BR"/>
          </w:rPr>
          <w:t>No. HP</w:t>
        </w:r>
        <w:r w:rsidRPr="001C288B">
          <w:rPr>
            <w:rFonts w:ascii="Arial" w:hAnsi="Arial" w:cs="Arial"/>
            <w:noProof w:val="0"/>
            <w:sz w:val="22"/>
            <w:szCs w:val="22"/>
            <w:lang w:val="pt-BR"/>
          </w:rPr>
          <w:tab/>
        </w:r>
        <w:r w:rsidRPr="001C288B">
          <w:rPr>
            <w:rFonts w:ascii="Arial" w:hAnsi="Arial" w:cs="Arial"/>
            <w:noProof w:val="0"/>
            <w:sz w:val="22"/>
            <w:szCs w:val="22"/>
            <w:lang w:val="pt-BR"/>
          </w:rPr>
          <w:tab/>
          <w:t xml:space="preserve">: </w:t>
        </w:r>
        <w:r>
          <w:rPr>
            <w:rFonts w:ascii="Arial" w:hAnsi="Arial" w:cs="Arial"/>
            <w:noProof w:val="0"/>
            <w:sz w:val="22"/>
            <w:szCs w:val="22"/>
            <w:lang w:val="pt-BR"/>
          </w:rPr>
          <w:t>0</w:t>
        </w:r>
        <w:r w:rsidRPr="00F118C7">
          <w:rPr>
            <w:rFonts w:ascii="Arial" w:hAnsi="Arial" w:cs="Arial"/>
            <w:noProof w:val="0"/>
            <w:sz w:val="22"/>
            <w:szCs w:val="22"/>
            <w:lang w:val="pt-BR"/>
          </w:rPr>
          <w:t>823-3580-2546</w:t>
        </w:r>
      </w:ins>
    </w:p>
    <w:p w14:paraId="4FBCCC97" w14:textId="7715A1F7" w:rsidR="004762BC" w:rsidDel="00F118C7" w:rsidRDefault="00F118C7">
      <w:pPr>
        <w:spacing w:line="276" w:lineRule="auto"/>
        <w:ind w:left="1134"/>
        <w:rPr>
          <w:del w:id="3260" w:author="ADMIN" w:date="2025-07-29T11:05:00Z" w16du:dateUtc="2025-07-29T04:05:00Z"/>
          <w:rFonts w:ascii="Arial" w:hAnsi="Arial" w:cs="Arial"/>
          <w:noProof w:val="0"/>
          <w:sz w:val="22"/>
          <w:szCs w:val="22"/>
          <w:lang w:val="pt-BR"/>
        </w:rPr>
      </w:pPr>
      <w:ins w:id="3261" w:author="ADMIN" w:date="2025-07-29T11:05:00Z" w16du:dateUtc="2025-07-29T04:05:00Z">
        <w:r w:rsidRPr="001C288B">
          <w:rPr>
            <w:rFonts w:ascii="Arial" w:hAnsi="Arial" w:cs="Arial"/>
            <w:noProof w:val="0"/>
            <w:sz w:val="22"/>
            <w:szCs w:val="22"/>
            <w:lang w:val="pt-BR"/>
          </w:rPr>
          <w:t>Email</w:t>
        </w:r>
        <w:r w:rsidRPr="001C288B">
          <w:rPr>
            <w:rFonts w:ascii="Arial" w:hAnsi="Arial" w:cs="Arial"/>
            <w:noProof w:val="0"/>
            <w:sz w:val="22"/>
            <w:szCs w:val="22"/>
            <w:lang w:val="pt-BR"/>
          </w:rPr>
          <w:tab/>
        </w:r>
        <w:r w:rsidRPr="001C288B">
          <w:rPr>
            <w:rFonts w:ascii="Arial" w:hAnsi="Arial" w:cs="Arial"/>
            <w:noProof w:val="0"/>
            <w:sz w:val="22"/>
            <w:szCs w:val="22"/>
          </w:rPr>
          <w:tab/>
        </w:r>
        <w:r w:rsidRPr="001C288B">
          <w:rPr>
            <w:rFonts w:ascii="Arial" w:hAnsi="Arial" w:cs="Arial"/>
            <w:noProof w:val="0"/>
            <w:sz w:val="22"/>
            <w:szCs w:val="22"/>
            <w:lang w:val="pt-BR"/>
          </w:rPr>
          <w:t xml:space="preserve">: </w:t>
        </w:r>
        <w:r>
          <w:rPr>
            <w:rFonts w:ascii="Arial" w:hAnsi="Arial" w:cs="Arial"/>
            <w:sz w:val="22"/>
            <w:szCs w:val="22"/>
          </w:rPr>
          <w:t>mutiarasehatmalang@gmail.com</w:t>
        </w:r>
        <w:r w:rsidRPr="00F118C7" w:rsidDel="00F118C7">
          <w:rPr>
            <w:rFonts w:ascii="Arial" w:hAnsi="Arial" w:cs="Arial"/>
            <w:noProof w:val="0"/>
            <w:sz w:val="22"/>
            <w:szCs w:val="22"/>
            <w:lang w:val="pt-BR"/>
          </w:rPr>
          <w:t xml:space="preserve"> </w:t>
        </w:r>
      </w:ins>
      <w:del w:id="3262" w:author="ADMIN" w:date="2025-07-29T11:05:00Z" w16du:dateUtc="2025-07-29T04:05:00Z">
        <w:r w:rsidR="004762BC" w:rsidRPr="00922713" w:rsidDel="00F118C7">
          <w:rPr>
            <w:rFonts w:ascii="Arial" w:hAnsi="Arial" w:cs="Arial"/>
            <w:noProof w:val="0"/>
            <w:sz w:val="22"/>
            <w:szCs w:val="22"/>
            <w:lang w:val="pt-BR"/>
            <w:rPrChange w:id="3263" w:author="Syahrani Rachmawati Sadino" w:date="2025-01-31T14:35:00Z">
              <w:rPr>
                <w:rFonts w:asciiTheme="minorBidi" w:hAnsiTheme="minorBidi" w:cstheme="minorBidi"/>
                <w:noProof w:val="0"/>
                <w:sz w:val="22"/>
                <w:szCs w:val="22"/>
                <w:lang w:val="pt-BR"/>
              </w:rPr>
            </w:rPrChange>
          </w:rPr>
          <w:delText>No. HP</w:delText>
        </w:r>
        <w:r w:rsidR="004762BC" w:rsidRPr="00922713" w:rsidDel="00F118C7">
          <w:rPr>
            <w:rFonts w:ascii="Arial" w:hAnsi="Arial" w:cs="Arial"/>
            <w:noProof w:val="0"/>
            <w:sz w:val="22"/>
            <w:szCs w:val="22"/>
            <w:lang w:val="pt-BR"/>
            <w:rPrChange w:id="3264" w:author="Syahrani Rachmawati Sadino" w:date="2025-01-31T14:35:00Z">
              <w:rPr>
                <w:rFonts w:asciiTheme="minorBidi" w:hAnsiTheme="minorBidi" w:cstheme="minorBidi"/>
                <w:noProof w:val="0"/>
                <w:sz w:val="22"/>
                <w:szCs w:val="22"/>
                <w:lang w:val="pt-BR"/>
              </w:rPr>
            </w:rPrChange>
          </w:rPr>
          <w:tab/>
        </w:r>
        <w:r w:rsidR="004762BC" w:rsidRPr="00922713" w:rsidDel="00F118C7">
          <w:rPr>
            <w:rFonts w:ascii="Arial" w:hAnsi="Arial" w:cs="Arial"/>
            <w:noProof w:val="0"/>
            <w:sz w:val="22"/>
            <w:szCs w:val="22"/>
            <w:lang w:val="pt-BR"/>
            <w:rPrChange w:id="3265" w:author="Syahrani Rachmawati Sadino" w:date="2025-01-31T14:35:00Z">
              <w:rPr>
                <w:rFonts w:asciiTheme="minorBidi" w:hAnsiTheme="minorBidi" w:cstheme="minorBidi"/>
                <w:noProof w:val="0"/>
                <w:sz w:val="22"/>
                <w:szCs w:val="22"/>
                <w:lang w:val="pt-BR"/>
              </w:rPr>
            </w:rPrChange>
          </w:rPr>
          <w:tab/>
          <w:delText xml:space="preserve">: </w:delText>
        </w:r>
        <w:r w:rsidR="004762BC" w:rsidRPr="00922713" w:rsidDel="00F118C7">
          <w:rPr>
            <w:rFonts w:ascii="Arial" w:hAnsi="Arial" w:cs="Arial"/>
            <w:sz w:val="22"/>
            <w:szCs w:val="22"/>
            <w:rPrChange w:id="3266" w:author="Syahrani Rachmawati Sadino" w:date="2025-01-31T14:35:00Z">
              <w:rPr>
                <w:rFonts w:asciiTheme="minorBidi" w:hAnsiTheme="minorBidi" w:cstheme="minorBidi"/>
                <w:sz w:val="22"/>
                <w:szCs w:val="22"/>
              </w:rPr>
            </w:rPrChange>
          </w:rPr>
          <w:delText>_______</w:delText>
        </w:r>
      </w:del>
    </w:p>
    <w:p w14:paraId="41613913" w14:textId="77777777" w:rsidR="00F118C7" w:rsidRPr="00922713" w:rsidRDefault="00F118C7" w:rsidP="00F118C7">
      <w:pPr>
        <w:spacing w:line="276" w:lineRule="auto"/>
        <w:ind w:left="1134"/>
        <w:rPr>
          <w:ins w:id="3267" w:author="ADMIN" w:date="2025-07-29T11:05:00Z" w16du:dateUtc="2025-07-29T04:05:00Z"/>
          <w:rFonts w:ascii="Arial" w:hAnsi="Arial" w:cs="Arial"/>
          <w:noProof w:val="0"/>
          <w:sz w:val="22"/>
          <w:szCs w:val="22"/>
          <w:lang w:val="pt-BR"/>
          <w:rPrChange w:id="3268" w:author="Syahrani Rachmawati Sadino" w:date="2025-01-31T14:35:00Z">
            <w:rPr>
              <w:ins w:id="3269" w:author="ADMIN" w:date="2025-07-29T11:05:00Z" w16du:dateUtc="2025-07-29T04:05:00Z"/>
              <w:rFonts w:asciiTheme="minorBidi" w:hAnsiTheme="minorBidi" w:cstheme="minorBidi"/>
              <w:noProof w:val="0"/>
              <w:sz w:val="22"/>
              <w:szCs w:val="22"/>
              <w:lang w:val="pt-BR"/>
            </w:rPr>
          </w:rPrChange>
        </w:rPr>
      </w:pPr>
    </w:p>
    <w:p w14:paraId="1901A229" w14:textId="468E8290" w:rsidR="004762BC" w:rsidRPr="00922713" w:rsidDel="00F118C7" w:rsidRDefault="004762BC">
      <w:pPr>
        <w:spacing w:line="276" w:lineRule="auto"/>
        <w:ind w:left="1134"/>
        <w:rPr>
          <w:del w:id="3270" w:author="ADMIN" w:date="2025-07-29T11:05:00Z" w16du:dateUtc="2025-07-29T04:05:00Z"/>
          <w:rFonts w:ascii="Arial" w:hAnsi="Arial" w:cs="Arial"/>
          <w:noProof w:val="0"/>
          <w:sz w:val="22"/>
          <w:szCs w:val="22"/>
          <w:rPrChange w:id="3271" w:author="Syahrani Rachmawati Sadino" w:date="2025-01-31T14:35:00Z">
            <w:rPr>
              <w:del w:id="3272" w:author="ADMIN" w:date="2025-07-29T11:05:00Z" w16du:dateUtc="2025-07-29T04:05:00Z"/>
              <w:rFonts w:asciiTheme="minorBidi" w:hAnsiTheme="minorBidi" w:cstheme="minorBidi"/>
              <w:noProof w:val="0"/>
              <w:sz w:val="22"/>
              <w:szCs w:val="22"/>
            </w:rPr>
          </w:rPrChange>
        </w:rPr>
      </w:pPr>
      <w:del w:id="3273" w:author="ADMIN" w:date="2025-07-29T11:05:00Z" w16du:dateUtc="2025-07-29T04:05:00Z">
        <w:r w:rsidRPr="00922713" w:rsidDel="00F118C7">
          <w:rPr>
            <w:rFonts w:ascii="Arial" w:hAnsi="Arial" w:cs="Arial"/>
            <w:noProof w:val="0"/>
            <w:sz w:val="22"/>
            <w:szCs w:val="22"/>
            <w:lang w:val="pt-BR"/>
            <w:rPrChange w:id="3274" w:author="Syahrani Rachmawati Sadino" w:date="2025-01-31T14:35:00Z">
              <w:rPr>
                <w:rFonts w:asciiTheme="minorBidi" w:hAnsiTheme="minorBidi" w:cstheme="minorBidi"/>
                <w:noProof w:val="0"/>
                <w:sz w:val="22"/>
                <w:szCs w:val="22"/>
                <w:lang w:val="pt-BR"/>
              </w:rPr>
            </w:rPrChange>
          </w:rPr>
          <w:delText>Email</w:delText>
        </w:r>
        <w:r w:rsidRPr="00922713" w:rsidDel="00F118C7">
          <w:rPr>
            <w:rFonts w:ascii="Arial" w:hAnsi="Arial" w:cs="Arial"/>
            <w:noProof w:val="0"/>
            <w:sz w:val="22"/>
            <w:szCs w:val="22"/>
            <w:lang w:val="pt-BR"/>
            <w:rPrChange w:id="3275" w:author="Syahrani Rachmawati Sadino" w:date="2025-01-31T14:35:00Z">
              <w:rPr>
                <w:rFonts w:asciiTheme="minorBidi" w:hAnsiTheme="minorBidi" w:cstheme="minorBidi"/>
                <w:noProof w:val="0"/>
                <w:sz w:val="22"/>
                <w:szCs w:val="22"/>
                <w:lang w:val="pt-BR"/>
              </w:rPr>
            </w:rPrChange>
          </w:rPr>
          <w:tab/>
        </w:r>
        <w:r w:rsidRPr="00922713" w:rsidDel="00F118C7">
          <w:rPr>
            <w:rFonts w:ascii="Arial" w:hAnsi="Arial" w:cs="Arial"/>
            <w:noProof w:val="0"/>
            <w:sz w:val="22"/>
            <w:szCs w:val="22"/>
            <w:rPrChange w:id="3276" w:author="Syahrani Rachmawati Sadino" w:date="2025-01-31T14:35:00Z">
              <w:rPr>
                <w:rFonts w:asciiTheme="minorBidi" w:hAnsiTheme="minorBidi" w:cstheme="minorBidi"/>
                <w:noProof w:val="0"/>
                <w:sz w:val="22"/>
                <w:szCs w:val="22"/>
              </w:rPr>
            </w:rPrChange>
          </w:rPr>
          <w:tab/>
        </w:r>
        <w:r w:rsidRPr="00922713" w:rsidDel="00F118C7">
          <w:rPr>
            <w:rFonts w:ascii="Arial" w:hAnsi="Arial" w:cs="Arial"/>
            <w:noProof w:val="0"/>
            <w:sz w:val="22"/>
            <w:szCs w:val="22"/>
            <w:lang w:val="pt-BR"/>
            <w:rPrChange w:id="3277" w:author="Syahrani Rachmawati Sadino" w:date="2025-01-31T14:35:00Z">
              <w:rPr>
                <w:rFonts w:asciiTheme="minorBidi" w:hAnsiTheme="minorBidi" w:cstheme="minorBidi"/>
                <w:noProof w:val="0"/>
                <w:sz w:val="22"/>
                <w:szCs w:val="22"/>
                <w:lang w:val="pt-BR"/>
              </w:rPr>
            </w:rPrChange>
          </w:rPr>
          <w:delText xml:space="preserve">: </w:delText>
        </w:r>
        <w:r w:rsidRPr="00922713" w:rsidDel="00F118C7">
          <w:rPr>
            <w:rFonts w:ascii="Arial" w:hAnsi="Arial" w:cs="Arial"/>
            <w:sz w:val="22"/>
            <w:szCs w:val="22"/>
            <w:rPrChange w:id="3278" w:author="Syahrani Rachmawati Sadino" w:date="2025-01-31T14:35:00Z">
              <w:rPr>
                <w:rFonts w:asciiTheme="minorBidi" w:hAnsiTheme="minorBidi" w:cstheme="minorBidi"/>
                <w:sz w:val="22"/>
                <w:szCs w:val="22"/>
              </w:rPr>
            </w:rPrChange>
          </w:rPr>
          <w:delText>_______</w:delText>
        </w:r>
      </w:del>
    </w:p>
    <w:p w14:paraId="6EB6C88C" w14:textId="77777777" w:rsidR="004762BC" w:rsidRPr="00922713" w:rsidRDefault="004762BC">
      <w:pPr>
        <w:spacing w:line="276" w:lineRule="auto"/>
        <w:ind w:left="1134"/>
        <w:rPr>
          <w:rFonts w:ascii="Arial" w:hAnsi="Arial" w:cs="Arial"/>
          <w:noProof w:val="0"/>
          <w:sz w:val="22"/>
          <w:szCs w:val="22"/>
          <w:lang w:val="pt-BR"/>
          <w:rPrChange w:id="3279" w:author="Syahrani Rachmawati Sadino" w:date="2025-01-31T14:35:00Z">
            <w:rPr>
              <w:rFonts w:asciiTheme="minorBidi" w:hAnsiTheme="minorBidi" w:cstheme="minorBidi"/>
              <w:noProof w:val="0"/>
              <w:sz w:val="22"/>
              <w:szCs w:val="22"/>
              <w:lang w:val="pt-BR"/>
            </w:rPr>
          </w:rPrChange>
        </w:rPr>
      </w:pPr>
    </w:p>
    <w:p w14:paraId="753891E6" w14:textId="77777777" w:rsidR="004762BC" w:rsidRPr="00922713" w:rsidRDefault="004762BC">
      <w:pPr>
        <w:spacing w:line="276" w:lineRule="auto"/>
        <w:ind w:left="1134"/>
        <w:jc w:val="both"/>
        <w:rPr>
          <w:rFonts w:ascii="Arial" w:hAnsi="Arial" w:cs="Arial"/>
          <w:noProof w:val="0"/>
          <w:sz w:val="22"/>
          <w:szCs w:val="22"/>
          <w:lang w:val="sv-SE"/>
          <w:rPrChange w:id="3280" w:author="Syahrani Rachmawati Sadino" w:date="2025-01-31T14:35:00Z">
            <w:rPr>
              <w:rFonts w:asciiTheme="minorBidi" w:hAnsiTheme="minorBidi" w:cstheme="minorBidi"/>
              <w:noProof w:val="0"/>
              <w:sz w:val="22"/>
              <w:szCs w:val="22"/>
              <w:lang w:val="sv-SE"/>
            </w:rPr>
          </w:rPrChange>
        </w:rPr>
      </w:pPr>
      <w:r w:rsidRPr="00922713">
        <w:rPr>
          <w:rFonts w:ascii="Arial" w:hAnsi="Arial" w:cs="Arial"/>
          <w:i/>
          <w:noProof w:val="0"/>
          <w:sz w:val="22"/>
          <w:szCs w:val="22"/>
          <w:lang w:val="sv-SE"/>
          <w:rPrChange w:id="3281" w:author="Syahrani Rachmawati Sadino" w:date="2025-01-31T14:35:00Z">
            <w:rPr>
              <w:rFonts w:asciiTheme="minorBidi" w:hAnsiTheme="minorBidi" w:cstheme="minorBidi"/>
              <w:i/>
              <w:noProof w:val="0"/>
              <w:sz w:val="22"/>
              <w:szCs w:val="22"/>
              <w:lang w:val="sv-SE"/>
            </w:rPr>
          </w:rPrChange>
        </w:rPr>
        <w:t>Contact person</w:t>
      </w:r>
      <w:r w:rsidRPr="00922713">
        <w:rPr>
          <w:rFonts w:ascii="Arial" w:hAnsi="Arial" w:cs="Arial"/>
          <w:noProof w:val="0"/>
          <w:sz w:val="22"/>
          <w:szCs w:val="22"/>
          <w:lang w:val="sv-SE"/>
          <w:rPrChange w:id="3282" w:author="Syahrani Rachmawati Sadino" w:date="2025-01-31T14:35:00Z">
            <w:rPr>
              <w:rFonts w:asciiTheme="minorBidi" w:hAnsiTheme="minorBidi" w:cstheme="minorBidi"/>
              <w:noProof w:val="0"/>
              <w:sz w:val="22"/>
              <w:szCs w:val="22"/>
              <w:lang w:val="sv-SE"/>
            </w:rPr>
          </w:rPrChange>
        </w:rPr>
        <w:t xml:space="preserve"> untuk Kelengkapan Berkas Tagihan dan Konfirmasi Pembayaran, menghubungi:</w:t>
      </w:r>
    </w:p>
    <w:p w14:paraId="4425E420" w14:textId="77777777" w:rsidR="00F118C7" w:rsidRPr="001C288B" w:rsidRDefault="00F118C7" w:rsidP="00F118C7">
      <w:pPr>
        <w:spacing w:line="276" w:lineRule="auto"/>
        <w:ind w:left="1134"/>
        <w:rPr>
          <w:ins w:id="3283" w:author="ADMIN" w:date="2025-07-29T11:05:00Z" w16du:dateUtc="2025-07-29T04:05:00Z"/>
          <w:rFonts w:ascii="Arial" w:hAnsi="Arial" w:cs="Arial"/>
          <w:noProof w:val="0"/>
          <w:sz w:val="22"/>
          <w:szCs w:val="22"/>
        </w:rPr>
      </w:pPr>
      <w:ins w:id="3284" w:author="ADMIN" w:date="2025-07-29T11:05:00Z" w16du:dateUtc="2025-07-29T04:05:00Z">
        <w:r w:rsidRPr="001C288B">
          <w:rPr>
            <w:rFonts w:ascii="Arial" w:hAnsi="Arial" w:cs="Arial"/>
            <w:noProof w:val="0"/>
            <w:sz w:val="22"/>
            <w:szCs w:val="22"/>
            <w:lang w:val="fi-FI"/>
          </w:rPr>
          <w:t>Nama</w:t>
        </w:r>
        <w:r w:rsidRPr="001C288B">
          <w:rPr>
            <w:rFonts w:ascii="Arial" w:hAnsi="Arial" w:cs="Arial"/>
            <w:noProof w:val="0"/>
            <w:sz w:val="22"/>
            <w:szCs w:val="22"/>
            <w:lang w:val="fi-FI"/>
          </w:rPr>
          <w:tab/>
        </w:r>
        <w:r w:rsidRPr="001C288B">
          <w:rPr>
            <w:rFonts w:ascii="Arial" w:hAnsi="Arial" w:cs="Arial"/>
            <w:noProof w:val="0"/>
            <w:sz w:val="22"/>
            <w:szCs w:val="22"/>
          </w:rPr>
          <w:tab/>
        </w:r>
        <w:r w:rsidRPr="001C288B">
          <w:rPr>
            <w:rFonts w:ascii="Arial" w:hAnsi="Arial" w:cs="Arial"/>
            <w:noProof w:val="0"/>
            <w:sz w:val="22"/>
            <w:szCs w:val="22"/>
            <w:lang w:val="fi-FI"/>
          </w:rPr>
          <w:t xml:space="preserve">: </w:t>
        </w:r>
        <w:r>
          <w:rPr>
            <w:rFonts w:ascii="Arial" w:hAnsi="Arial" w:cs="Arial"/>
            <w:sz w:val="22"/>
            <w:szCs w:val="22"/>
          </w:rPr>
          <w:t>Hardina Favorita,SAB</w:t>
        </w:r>
      </w:ins>
    </w:p>
    <w:p w14:paraId="7CAD70C5" w14:textId="77777777" w:rsidR="00F118C7" w:rsidRPr="001C288B" w:rsidRDefault="00F118C7" w:rsidP="00F118C7">
      <w:pPr>
        <w:spacing w:line="276" w:lineRule="auto"/>
        <w:ind w:left="1134"/>
        <w:rPr>
          <w:ins w:id="3285" w:author="ADMIN" w:date="2025-07-29T11:05:00Z" w16du:dateUtc="2025-07-29T04:05:00Z"/>
          <w:rFonts w:ascii="Arial" w:hAnsi="Arial" w:cs="Arial"/>
          <w:noProof w:val="0"/>
          <w:sz w:val="22"/>
          <w:szCs w:val="22"/>
        </w:rPr>
      </w:pPr>
      <w:ins w:id="3286" w:author="ADMIN" w:date="2025-07-29T11:05:00Z" w16du:dateUtc="2025-07-29T04:05:00Z">
        <w:r w:rsidRPr="001C288B">
          <w:rPr>
            <w:rFonts w:ascii="Arial" w:hAnsi="Arial" w:cs="Arial"/>
            <w:noProof w:val="0"/>
            <w:sz w:val="22"/>
            <w:szCs w:val="22"/>
            <w:lang w:val="fi-FI"/>
          </w:rPr>
          <w:t>Unit Kerja</w:t>
        </w:r>
        <w:r w:rsidRPr="001C288B">
          <w:rPr>
            <w:rFonts w:ascii="Arial" w:hAnsi="Arial" w:cs="Arial"/>
            <w:noProof w:val="0"/>
            <w:sz w:val="22"/>
            <w:szCs w:val="22"/>
            <w:lang w:val="fi-FI"/>
          </w:rPr>
          <w:tab/>
        </w:r>
        <w:r w:rsidRPr="001C288B">
          <w:rPr>
            <w:rFonts w:ascii="Arial" w:hAnsi="Arial" w:cs="Arial"/>
            <w:noProof w:val="0"/>
            <w:sz w:val="22"/>
            <w:szCs w:val="22"/>
          </w:rPr>
          <w:tab/>
        </w:r>
        <w:r w:rsidRPr="001C288B">
          <w:rPr>
            <w:rFonts w:ascii="Arial" w:hAnsi="Arial" w:cs="Arial"/>
            <w:noProof w:val="0"/>
            <w:sz w:val="22"/>
            <w:szCs w:val="22"/>
            <w:lang w:val="fi-FI"/>
          </w:rPr>
          <w:t xml:space="preserve">: </w:t>
        </w:r>
        <w:r>
          <w:rPr>
            <w:rFonts w:ascii="Arial" w:hAnsi="Arial" w:cs="Arial"/>
            <w:sz w:val="22"/>
            <w:szCs w:val="22"/>
          </w:rPr>
          <w:t>Humas &amp; Administrasi</w:t>
        </w:r>
      </w:ins>
    </w:p>
    <w:p w14:paraId="24CC2AE8" w14:textId="77777777" w:rsidR="00F118C7" w:rsidRPr="001C288B" w:rsidRDefault="00F118C7" w:rsidP="00F118C7">
      <w:pPr>
        <w:spacing w:line="276" w:lineRule="auto"/>
        <w:ind w:left="1134"/>
        <w:rPr>
          <w:ins w:id="3287" w:author="ADMIN" w:date="2025-07-29T11:05:00Z" w16du:dateUtc="2025-07-29T04:05:00Z"/>
          <w:rFonts w:ascii="Arial" w:hAnsi="Arial" w:cs="Arial"/>
          <w:noProof w:val="0"/>
          <w:sz w:val="22"/>
          <w:szCs w:val="22"/>
          <w:lang w:val="pt-BR"/>
        </w:rPr>
      </w:pPr>
      <w:ins w:id="3288" w:author="ADMIN" w:date="2025-07-29T11:05:00Z" w16du:dateUtc="2025-07-29T04:05:00Z">
        <w:r w:rsidRPr="001C288B">
          <w:rPr>
            <w:rFonts w:ascii="Arial" w:hAnsi="Arial" w:cs="Arial"/>
            <w:noProof w:val="0"/>
            <w:sz w:val="22"/>
            <w:szCs w:val="22"/>
            <w:lang w:val="pt-BR"/>
          </w:rPr>
          <w:t>No. Telp.</w:t>
        </w:r>
        <w:r w:rsidRPr="001C288B">
          <w:rPr>
            <w:rFonts w:ascii="Arial" w:hAnsi="Arial" w:cs="Arial"/>
            <w:noProof w:val="0"/>
            <w:sz w:val="22"/>
            <w:szCs w:val="22"/>
            <w:lang w:val="pt-BR"/>
          </w:rPr>
          <w:tab/>
        </w:r>
        <w:r w:rsidRPr="001C288B">
          <w:rPr>
            <w:rFonts w:ascii="Arial" w:hAnsi="Arial" w:cs="Arial"/>
            <w:noProof w:val="0"/>
            <w:sz w:val="22"/>
            <w:szCs w:val="22"/>
          </w:rPr>
          <w:tab/>
          <w:t xml:space="preserve">: </w:t>
        </w:r>
        <w:r>
          <w:rPr>
            <w:rFonts w:ascii="Arial" w:hAnsi="Arial" w:cs="Arial"/>
            <w:sz w:val="22"/>
            <w:szCs w:val="22"/>
          </w:rPr>
          <w:t>0341.494969</w:t>
        </w:r>
      </w:ins>
    </w:p>
    <w:p w14:paraId="4796CB24" w14:textId="77777777" w:rsidR="00F118C7" w:rsidRPr="001C288B" w:rsidRDefault="00F118C7" w:rsidP="00F118C7">
      <w:pPr>
        <w:spacing w:line="276" w:lineRule="auto"/>
        <w:ind w:left="1134"/>
        <w:rPr>
          <w:ins w:id="3289" w:author="ADMIN" w:date="2025-07-29T11:05:00Z" w16du:dateUtc="2025-07-29T04:05:00Z"/>
          <w:rFonts w:ascii="Arial" w:hAnsi="Arial" w:cs="Arial"/>
          <w:noProof w:val="0"/>
          <w:sz w:val="22"/>
          <w:szCs w:val="22"/>
          <w:lang w:val="pt-BR"/>
        </w:rPr>
      </w:pPr>
      <w:ins w:id="3290" w:author="ADMIN" w:date="2025-07-29T11:05:00Z" w16du:dateUtc="2025-07-29T04:05:00Z">
        <w:r w:rsidRPr="001C288B">
          <w:rPr>
            <w:rFonts w:ascii="Arial" w:hAnsi="Arial" w:cs="Arial"/>
            <w:noProof w:val="0"/>
            <w:sz w:val="22"/>
            <w:szCs w:val="22"/>
            <w:lang w:val="pt-BR"/>
          </w:rPr>
          <w:t>No. HP</w:t>
        </w:r>
        <w:r w:rsidRPr="001C288B">
          <w:rPr>
            <w:rFonts w:ascii="Arial" w:hAnsi="Arial" w:cs="Arial"/>
            <w:noProof w:val="0"/>
            <w:sz w:val="22"/>
            <w:szCs w:val="22"/>
            <w:lang w:val="pt-BR"/>
          </w:rPr>
          <w:tab/>
        </w:r>
        <w:r w:rsidRPr="001C288B">
          <w:rPr>
            <w:rFonts w:ascii="Arial" w:hAnsi="Arial" w:cs="Arial"/>
            <w:noProof w:val="0"/>
            <w:sz w:val="22"/>
            <w:szCs w:val="22"/>
            <w:lang w:val="pt-BR"/>
          </w:rPr>
          <w:tab/>
          <w:t xml:space="preserve">: </w:t>
        </w:r>
        <w:r>
          <w:rPr>
            <w:rFonts w:ascii="Arial" w:hAnsi="Arial" w:cs="Arial"/>
            <w:noProof w:val="0"/>
            <w:sz w:val="22"/>
            <w:szCs w:val="22"/>
            <w:lang w:val="pt-BR"/>
          </w:rPr>
          <w:t>0</w:t>
        </w:r>
        <w:r w:rsidRPr="00F118C7">
          <w:rPr>
            <w:rFonts w:ascii="Arial" w:hAnsi="Arial" w:cs="Arial"/>
            <w:noProof w:val="0"/>
            <w:sz w:val="22"/>
            <w:szCs w:val="22"/>
            <w:lang w:val="pt-BR"/>
          </w:rPr>
          <w:t>823-3580-2546</w:t>
        </w:r>
      </w:ins>
    </w:p>
    <w:p w14:paraId="16422C41" w14:textId="18C29626" w:rsidR="004762BC" w:rsidDel="00F118C7" w:rsidRDefault="00F118C7" w:rsidP="00F118C7">
      <w:pPr>
        <w:spacing w:line="276" w:lineRule="auto"/>
        <w:ind w:left="426" w:firstLine="720"/>
        <w:rPr>
          <w:del w:id="3291" w:author="ADMIN" w:date="2025-07-29T11:05:00Z" w16du:dateUtc="2025-07-29T04:05:00Z"/>
          <w:rFonts w:ascii="Arial" w:hAnsi="Arial" w:cs="Arial"/>
          <w:noProof w:val="0"/>
          <w:sz w:val="22"/>
          <w:szCs w:val="22"/>
          <w:lang w:val="fi-FI"/>
        </w:rPr>
      </w:pPr>
      <w:ins w:id="3292" w:author="ADMIN" w:date="2025-07-29T11:05:00Z" w16du:dateUtc="2025-07-29T04:05:00Z">
        <w:r w:rsidRPr="001C288B">
          <w:rPr>
            <w:rFonts w:ascii="Arial" w:hAnsi="Arial" w:cs="Arial"/>
            <w:noProof w:val="0"/>
            <w:sz w:val="22"/>
            <w:szCs w:val="22"/>
            <w:lang w:val="pt-BR"/>
          </w:rPr>
          <w:t>Email</w:t>
        </w:r>
        <w:r w:rsidRPr="001C288B">
          <w:rPr>
            <w:rFonts w:ascii="Arial" w:hAnsi="Arial" w:cs="Arial"/>
            <w:noProof w:val="0"/>
            <w:sz w:val="22"/>
            <w:szCs w:val="22"/>
            <w:lang w:val="pt-BR"/>
          </w:rPr>
          <w:tab/>
        </w:r>
        <w:r w:rsidRPr="001C288B">
          <w:rPr>
            <w:rFonts w:ascii="Arial" w:hAnsi="Arial" w:cs="Arial"/>
            <w:noProof w:val="0"/>
            <w:sz w:val="22"/>
            <w:szCs w:val="22"/>
          </w:rPr>
          <w:tab/>
        </w:r>
        <w:r w:rsidRPr="001C288B">
          <w:rPr>
            <w:rFonts w:ascii="Arial" w:hAnsi="Arial" w:cs="Arial"/>
            <w:noProof w:val="0"/>
            <w:sz w:val="22"/>
            <w:szCs w:val="22"/>
            <w:lang w:val="pt-BR"/>
          </w:rPr>
          <w:t xml:space="preserve">: </w:t>
        </w:r>
      </w:ins>
      <w:ins w:id="3293" w:author="ADMIN" w:date="2025-07-29T11:06:00Z" w16du:dateUtc="2025-07-29T04:06:00Z">
        <w:r>
          <w:rPr>
            <w:rFonts w:ascii="Arial" w:hAnsi="Arial" w:cs="Arial"/>
            <w:sz w:val="22"/>
            <w:szCs w:val="22"/>
          </w:rPr>
          <w:fldChar w:fldCharType="begin"/>
        </w:r>
        <w:r>
          <w:rPr>
            <w:rFonts w:ascii="Arial" w:hAnsi="Arial" w:cs="Arial"/>
            <w:sz w:val="22"/>
            <w:szCs w:val="22"/>
          </w:rPr>
          <w:instrText>HYPERLINK "mailto:</w:instrText>
        </w:r>
      </w:ins>
      <w:ins w:id="3294" w:author="ADMIN" w:date="2025-07-29T11:05:00Z" w16du:dateUtc="2025-07-29T04:05:00Z">
        <w:r>
          <w:rPr>
            <w:rFonts w:ascii="Arial" w:hAnsi="Arial" w:cs="Arial"/>
            <w:sz w:val="22"/>
            <w:szCs w:val="22"/>
          </w:rPr>
          <w:instrText>mutiarasehatmalang@gmail.com</w:instrText>
        </w:r>
      </w:ins>
      <w:ins w:id="3295" w:author="ADMIN" w:date="2025-07-29T11:06:00Z" w16du:dateUtc="2025-07-29T04:06:00Z">
        <w:r>
          <w:rPr>
            <w:rFonts w:ascii="Arial" w:hAnsi="Arial" w:cs="Arial"/>
            <w:sz w:val="22"/>
            <w:szCs w:val="22"/>
          </w:rPr>
          <w:instrText>"</w:instrText>
        </w:r>
        <w:r>
          <w:rPr>
            <w:rFonts w:ascii="Arial" w:hAnsi="Arial" w:cs="Arial"/>
            <w:sz w:val="22"/>
            <w:szCs w:val="22"/>
          </w:rPr>
          <w:fldChar w:fldCharType="separate"/>
        </w:r>
      </w:ins>
      <w:ins w:id="3296" w:author="ADMIN" w:date="2025-07-29T11:05:00Z" w16du:dateUtc="2025-07-29T04:05:00Z">
        <w:r w:rsidRPr="00E12F26">
          <w:rPr>
            <w:rStyle w:val="Hyperlink"/>
            <w:rFonts w:ascii="Arial" w:hAnsi="Arial" w:cs="Arial"/>
            <w:sz w:val="22"/>
            <w:szCs w:val="22"/>
          </w:rPr>
          <w:t>mutiarasehatmalang@gmail.com</w:t>
        </w:r>
      </w:ins>
      <w:ins w:id="3297" w:author="ADMIN" w:date="2025-07-29T11:06:00Z" w16du:dateUtc="2025-07-29T04:06:00Z">
        <w:r>
          <w:rPr>
            <w:rFonts w:ascii="Arial" w:hAnsi="Arial" w:cs="Arial"/>
            <w:sz w:val="22"/>
            <w:szCs w:val="22"/>
          </w:rPr>
          <w:fldChar w:fldCharType="end"/>
        </w:r>
      </w:ins>
      <w:ins w:id="3298" w:author="ADMIN" w:date="2025-07-29T11:05:00Z" w16du:dateUtc="2025-07-29T04:05:00Z">
        <w:r w:rsidRPr="00F118C7" w:rsidDel="00F118C7">
          <w:rPr>
            <w:rFonts w:ascii="Arial" w:hAnsi="Arial" w:cs="Arial"/>
            <w:noProof w:val="0"/>
            <w:sz w:val="22"/>
            <w:szCs w:val="22"/>
            <w:lang w:val="fi-FI"/>
          </w:rPr>
          <w:t xml:space="preserve"> </w:t>
        </w:r>
      </w:ins>
      <w:del w:id="3299" w:author="ADMIN" w:date="2025-07-29T11:05:00Z" w16du:dateUtc="2025-07-29T04:05:00Z">
        <w:r w:rsidR="004762BC" w:rsidRPr="00922713" w:rsidDel="00F118C7">
          <w:rPr>
            <w:rFonts w:ascii="Arial" w:hAnsi="Arial" w:cs="Arial"/>
            <w:noProof w:val="0"/>
            <w:sz w:val="22"/>
            <w:szCs w:val="22"/>
            <w:lang w:val="fi-FI"/>
            <w:rPrChange w:id="3300" w:author="Syahrani Rachmawati Sadino" w:date="2025-01-31T14:35:00Z">
              <w:rPr>
                <w:rFonts w:asciiTheme="minorBidi" w:hAnsiTheme="minorBidi" w:cstheme="minorBidi"/>
                <w:noProof w:val="0"/>
                <w:sz w:val="22"/>
                <w:szCs w:val="22"/>
                <w:lang w:val="fi-FI"/>
              </w:rPr>
            </w:rPrChange>
          </w:rPr>
          <w:delText>Nama</w:delText>
        </w:r>
        <w:r w:rsidR="004762BC" w:rsidRPr="00922713" w:rsidDel="00F118C7">
          <w:rPr>
            <w:rFonts w:ascii="Arial" w:hAnsi="Arial" w:cs="Arial"/>
            <w:noProof w:val="0"/>
            <w:sz w:val="22"/>
            <w:szCs w:val="22"/>
            <w:lang w:val="fi-FI"/>
            <w:rPrChange w:id="3301" w:author="Syahrani Rachmawati Sadino" w:date="2025-01-31T14:35:00Z">
              <w:rPr>
                <w:rFonts w:asciiTheme="minorBidi" w:hAnsiTheme="minorBidi" w:cstheme="minorBidi"/>
                <w:noProof w:val="0"/>
                <w:sz w:val="22"/>
                <w:szCs w:val="22"/>
                <w:lang w:val="fi-FI"/>
              </w:rPr>
            </w:rPrChange>
          </w:rPr>
          <w:tab/>
        </w:r>
        <w:r w:rsidR="004762BC" w:rsidRPr="00922713" w:rsidDel="00F118C7">
          <w:rPr>
            <w:rFonts w:ascii="Arial" w:hAnsi="Arial" w:cs="Arial"/>
            <w:noProof w:val="0"/>
            <w:sz w:val="22"/>
            <w:szCs w:val="22"/>
            <w:rPrChange w:id="3302" w:author="Syahrani Rachmawati Sadino" w:date="2025-01-31T14:35:00Z">
              <w:rPr>
                <w:rFonts w:asciiTheme="minorBidi" w:hAnsiTheme="minorBidi" w:cstheme="minorBidi"/>
                <w:noProof w:val="0"/>
                <w:sz w:val="22"/>
                <w:szCs w:val="22"/>
              </w:rPr>
            </w:rPrChange>
          </w:rPr>
          <w:tab/>
        </w:r>
        <w:r w:rsidR="004762BC" w:rsidRPr="00922713" w:rsidDel="00F118C7">
          <w:rPr>
            <w:rFonts w:ascii="Arial" w:hAnsi="Arial" w:cs="Arial"/>
            <w:noProof w:val="0"/>
            <w:sz w:val="22"/>
            <w:szCs w:val="22"/>
            <w:lang w:val="fi-FI"/>
            <w:rPrChange w:id="3303" w:author="Syahrani Rachmawati Sadino" w:date="2025-01-31T14:35:00Z">
              <w:rPr>
                <w:rFonts w:asciiTheme="minorBidi" w:hAnsiTheme="minorBidi" w:cstheme="minorBidi"/>
                <w:noProof w:val="0"/>
                <w:sz w:val="22"/>
                <w:szCs w:val="22"/>
                <w:lang w:val="fi-FI"/>
              </w:rPr>
            </w:rPrChange>
          </w:rPr>
          <w:delText xml:space="preserve">: </w:delText>
        </w:r>
        <w:r w:rsidR="004762BC" w:rsidRPr="00922713" w:rsidDel="00F118C7">
          <w:rPr>
            <w:rFonts w:ascii="Arial" w:hAnsi="Arial" w:cs="Arial"/>
            <w:sz w:val="22"/>
            <w:szCs w:val="22"/>
            <w:rPrChange w:id="3304" w:author="Syahrani Rachmawati Sadino" w:date="2025-01-31T14:35:00Z">
              <w:rPr>
                <w:rFonts w:asciiTheme="minorBidi" w:hAnsiTheme="minorBidi" w:cstheme="minorBidi"/>
                <w:sz w:val="22"/>
                <w:szCs w:val="22"/>
              </w:rPr>
            </w:rPrChange>
          </w:rPr>
          <w:delText>_______</w:delText>
        </w:r>
      </w:del>
    </w:p>
    <w:p w14:paraId="381A0D1D" w14:textId="77777777" w:rsidR="00F118C7" w:rsidRPr="00922713" w:rsidRDefault="00F118C7" w:rsidP="00F118C7">
      <w:pPr>
        <w:spacing w:line="276" w:lineRule="auto"/>
        <w:ind w:left="426" w:firstLine="720"/>
        <w:rPr>
          <w:ins w:id="3305" w:author="ADMIN" w:date="2025-07-29T11:06:00Z" w16du:dateUtc="2025-07-29T04:06:00Z"/>
          <w:rFonts w:ascii="Arial" w:hAnsi="Arial" w:cs="Arial"/>
          <w:noProof w:val="0"/>
          <w:sz w:val="22"/>
          <w:szCs w:val="22"/>
          <w:rPrChange w:id="3306" w:author="Syahrani Rachmawati Sadino" w:date="2025-01-31T14:35:00Z">
            <w:rPr>
              <w:ins w:id="3307" w:author="ADMIN" w:date="2025-07-29T11:06:00Z" w16du:dateUtc="2025-07-29T04:06:00Z"/>
              <w:rFonts w:asciiTheme="minorBidi" w:hAnsiTheme="minorBidi" w:cstheme="minorBidi"/>
              <w:noProof w:val="0"/>
              <w:sz w:val="22"/>
              <w:szCs w:val="22"/>
            </w:rPr>
          </w:rPrChange>
        </w:rPr>
        <w:pPrChange w:id="3308" w:author="ADMIN" w:date="2025-07-29T11:05:00Z" w16du:dateUtc="2025-07-29T04:05:00Z">
          <w:pPr>
            <w:spacing w:line="276" w:lineRule="auto"/>
            <w:ind w:left="1134"/>
          </w:pPr>
        </w:pPrChange>
      </w:pPr>
    </w:p>
    <w:p w14:paraId="03A86B4B" w14:textId="6255A865" w:rsidR="004762BC" w:rsidRPr="00922713" w:rsidDel="00F118C7" w:rsidRDefault="004762BC" w:rsidP="00F118C7">
      <w:pPr>
        <w:spacing w:line="276" w:lineRule="auto"/>
        <w:ind w:left="426" w:firstLine="720"/>
        <w:rPr>
          <w:del w:id="3309" w:author="ADMIN" w:date="2025-07-29T11:05:00Z" w16du:dateUtc="2025-07-29T04:05:00Z"/>
          <w:rFonts w:ascii="Arial" w:hAnsi="Arial" w:cs="Arial"/>
          <w:noProof w:val="0"/>
          <w:sz w:val="22"/>
          <w:szCs w:val="22"/>
          <w:rPrChange w:id="3310" w:author="Syahrani Rachmawati Sadino" w:date="2025-01-31T14:35:00Z">
            <w:rPr>
              <w:del w:id="3311" w:author="ADMIN" w:date="2025-07-29T11:05:00Z" w16du:dateUtc="2025-07-29T04:05:00Z"/>
              <w:rFonts w:asciiTheme="minorBidi" w:hAnsiTheme="minorBidi" w:cstheme="minorBidi"/>
              <w:noProof w:val="0"/>
              <w:sz w:val="22"/>
              <w:szCs w:val="22"/>
            </w:rPr>
          </w:rPrChange>
        </w:rPr>
        <w:pPrChange w:id="3312" w:author="ADMIN" w:date="2025-07-29T11:05:00Z" w16du:dateUtc="2025-07-29T04:05:00Z">
          <w:pPr>
            <w:spacing w:line="276" w:lineRule="auto"/>
            <w:ind w:left="1134"/>
          </w:pPr>
        </w:pPrChange>
      </w:pPr>
      <w:del w:id="3313" w:author="ADMIN" w:date="2025-07-29T11:05:00Z" w16du:dateUtc="2025-07-29T04:05:00Z">
        <w:r w:rsidRPr="00922713" w:rsidDel="00F118C7">
          <w:rPr>
            <w:rFonts w:ascii="Arial" w:hAnsi="Arial" w:cs="Arial"/>
            <w:noProof w:val="0"/>
            <w:sz w:val="22"/>
            <w:szCs w:val="22"/>
            <w:lang w:val="fi-FI"/>
            <w:rPrChange w:id="3314" w:author="Syahrani Rachmawati Sadino" w:date="2025-01-31T14:35:00Z">
              <w:rPr>
                <w:rFonts w:asciiTheme="minorBidi" w:hAnsiTheme="minorBidi" w:cstheme="minorBidi"/>
                <w:noProof w:val="0"/>
                <w:sz w:val="22"/>
                <w:szCs w:val="22"/>
                <w:lang w:val="fi-FI"/>
              </w:rPr>
            </w:rPrChange>
          </w:rPr>
          <w:delText>Unit Kerja</w:delText>
        </w:r>
        <w:r w:rsidRPr="00922713" w:rsidDel="00F118C7">
          <w:rPr>
            <w:rFonts w:ascii="Arial" w:hAnsi="Arial" w:cs="Arial"/>
            <w:noProof w:val="0"/>
            <w:sz w:val="22"/>
            <w:szCs w:val="22"/>
            <w:lang w:val="fi-FI"/>
            <w:rPrChange w:id="3315" w:author="Syahrani Rachmawati Sadino" w:date="2025-01-31T14:35:00Z">
              <w:rPr>
                <w:rFonts w:asciiTheme="minorBidi" w:hAnsiTheme="minorBidi" w:cstheme="minorBidi"/>
                <w:noProof w:val="0"/>
                <w:sz w:val="22"/>
                <w:szCs w:val="22"/>
                <w:lang w:val="fi-FI"/>
              </w:rPr>
            </w:rPrChange>
          </w:rPr>
          <w:tab/>
        </w:r>
        <w:r w:rsidRPr="00922713" w:rsidDel="00F118C7">
          <w:rPr>
            <w:rFonts w:ascii="Arial" w:hAnsi="Arial" w:cs="Arial"/>
            <w:noProof w:val="0"/>
            <w:sz w:val="22"/>
            <w:szCs w:val="22"/>
            <w:rPrChange w:id="3316" w:author="Syahrani Rachmawati Sadino" w:date="2025-01-31T14:35:00Z">
              <w:rPr>
                <w:rFonts w:asciiTheme="minorBidi" w:hAnsiTheme="minorBidi" w:cstheme="minorBidi"/>
                <w:noProof w:val="0"/>
                <w:sz w:val="22"/>
                <w:szCs w:val="22"/>
              </w:rPr>
            </w:rPrChange>
          </w:rPr>
          <w:tab/>
        </w:r>
        <w:r w:rsidRPr="00922713" w:rsidDel="00F118C7">
          <w:rPr>
            <w:rFonts w:ascii="Arial" w:hAnsi="Arial" w:cs="Arial"/>
            <w:noProof w:val="0"/>
            <w:sz w:val="22"/>
            <w:szCs w:val="22"/>
            <w:lang w:val="fi-FI"/>
            <w:rPrChange w:id="3317" w:author="Syahrani Rachmawati Sadino" w:date="2025-01-31T14:35:00Z">
              <w:rPr>
                <w:rFonts w:asciiTheme="minorBidi" w:hAnsiTheme="minorBidi" w:cstheme="minorBidi"/>
                <w:noProof w:val="0"/>
                <w:sz w:val="22"/>
                <w:szCs w:val="22"/>
                <w:lang w:val="fi-FI"/>
              </w:rPr>
            </w:rPrChange>
          </w:rPr>
          <w:delText xml:space="preserve">: </w:delText>
        </w:r>
        <w:r w:rsidRPr="00922713" w:rsidDel="00F118C7">
          <w:rPr>
            <w:rFonts w:ascii="Arial" w:hAnsi="Arial" w:cs="Arial"/>
            <w:sz w:val="22"/>
            <w:szCs w:val="22"/>
            <w:rPrChange w:id="3318" w:author="Syahrani Rachmawati Sadino" w:date="2025-01-31T14:35:00Z">
              <w:rPr>
                <w:rFonts w:asciiTheme="minorBidi" w:hAnsiTheme="minorBidi" w:cstheme="minorBidi"/>
                <w:sz w:val="22"/>
                <w:szCs w:val="22"/>
              </w:rPr>
            </w:rPrChange>
          </w:rPr>
          <w:delText>_______</w:delText>
        </w:r>
      </w:del>
    </w:p>
    <w:p w14:paraId="6F28E021" w14:textId="467A3D73" w:rsidR="004762BC" w:rsidRPr="00922713" w:rsidDel="00F118C7" w:rsidRDefault="004762BC" w:rsidP="00F118C7">
      <w:pPr>
        <w:spacing w:line="276" w:lineRule="auto"/>
        <w:ind w:left="426" w:firstLine="720"/>
        <w:rPr>
          <w:del w:id="3319" w:author="ADMIN" w:date="2025-07-29T11:05:00Z" w16du:dateUtc="2025-07-29T04:05:00Z"/>
          <w:rFonts w:ascii="Arial" w:hAnsi="Arial" w:cs="Arial"/>
          <w:noProof w:val="0"/>
          <w:sz w:val="22"/>
          <w:szCs w:val="22"/>
          <w:lang w:val="pt-BR"/>
          <w:rPrChange w:id="3320" w:author="Syahrani Rachmawati Sadino" w:date="2025-01-31T14:35:00Z">
            <w:rPr>
              <w:del w:id="3321" w:author="ADMIN" w:date="2025-07-29T11:05:00Z" w16du:dateUtc="2025-07-29T04:05:00Z"/>
              <w:rFonts w:asciiTheme="minorBidi" w:hAnsiTheme="minorBidi" w:cstheme="minorBidi"/>
              <w:noProof w:val="0"/>
              <w:sz w:val="22"/>
              <w:szCs w:val="22"/>
              <w:lang w:val="pt-BR"/>
            </w:rPr>
          </w:rPrChange>
        </w:rPr>
        <w:pPrChange w:id="3322" w:author="ADMIN" w:date="2025-07-29T11:05:00Z" w16du:dateUtc="2025-07-29T04:05:00Z">
          <w:pPr>
            <w:spacing w:line="276" w:lineRule="auto"/>
            <w:ind w:left="1134"/>
          </w:pPr>
        </w:pPrChange>
      </w:pPr>
      <w:del w:id="3323" w:author="ADMIN" w:date="2025-07-29T11:05:00Z" w16du:dateUtc="2025-07-29T04:05:00Z">
        <w:r w:rsidRPr="00922713" w:rsidDel="00F118C7">
          <w:rPr>
            <w:rFonts w:ascii="Arial" w:hAnsi="Arial" w:cs="Arial"/>
            <w:noProof w:val="0"/>
            <w:sz w:val="22"/>
            <w:szCs w:val="22"/>
            <w:lang w:val="pt-BR"/>
            <w:rPrChange w:id="3324" w:author="Syahrani Rachmawati Sadino" w:date="2025-01-31T14:35:00Z">
              <w:rPr>
                <w:rFonts w:asciiTheme="minorBidi" w:hAnsiTheme="minorBidi" w:cstheme="minorBidi"/>
                <w:noProof w:val="0"/>
                <w:sz w:val="22"/>
                <w:szCs w:val="22"/>
                <w:lang w:val="pt-BR"/>
              </w:rPr>
            </w:rPrChange>
          </w:rPr>
          <w:delText>No. Telp.</w:delText>
        </w:r>
        <w:r w:rsidRPr="00922713" w:rsidDel="00F118C7">
          <w:rPr>
            <w:rFonts w:ascii="Arial" w:hAnsi="Arial" w:cs="Arial"/>
            <w:noProof w:val="0"/>
            <w:sz w:val="22"/>
            <w:szCs w:val="22"/>
            <w:lang w:val="pt-BR"/>
            <w:rPrChange w:id="3325" w:author="Syahrani Rachmawati Sadino" w:date="2025-01-31T14:35:00Z">
              <w:rPr>
                <w:rFonts w:asciiTheme="minorBidi" w:hAnsiTheme="minorBidi" w:cstheme="minorBidi"/>
                <w:noProof w:val="0"/>
                <w:sz w:val="22"/>
                <w:szCs w:val="22"/>
                <w:lang w:val="pt-BR"/>
              </w:rPr>
            </w:rPrChange>
          </w:rPr>
          <w:tab/>
        </w:r>
        <w:r w:rsidRPr="00922713" w:rsidDel="00F118C7">
          <w:rPr>
            <w:rFonts w:ascii="Arial" w:hAnsi="Arial" w:cs="Arial"/>
            <w:noProof w:val="0"/>
            <w:sz w:val="22"/>
            <w:szCs w:val="22"/>
            <w:rPrChange w:id="3326" w:author="Syahrani Rachmawati Sadino" w:date="2025-01-31T14:35:00Z">
              <w:rPr>
                <w:rFonts w:asciiTheme="minorBidi" w:hAnsiTheme="minorBidi" w:cstheme="minorBidi"/>
                <w:noProof w:val="0"/>
                <w:sz w:val="22"/>
                <w:szCs w:val="22"/>
              </w:rPr>
            </w:rPrChange>
          </w:rPr>
          <w:tab/>
          <w:delText xml:space="preserve">: </w:delText>
        </w:r>
        <w:r w:rsidRPr="00922713" w:rsidDel="00F118C7">
          <w:rPr>
            <w:rFonts w:ascii="Arial" w:hAnsi="Arial" w:cs="Arial"/>
            <w:sz w:val="22"/>
            <w:szCs w:val="22"/>
            <w:rPrChange w:id="3327" w:author="Syahrani Rachmawati Sadino" w:date="2025-01-31T14:35:00Z">
              <w:rPr>
                <w:rFonts w:asciiTheme="minorBidi" w:hAnsiTheme="minorBidi" w:cstheme="minorBidi"/>
                <w:sz w:val="22"/>
                <w:szCs w:val="22"/>
              </w:rPr>
            </w:rPrChange>
          </w:rPr>
          <w:delText>_______</w:delText>
        </w:r>
      </w:del>
    </w:p>
    <w:p w14:paraId="0E2B418F" w14:textId="07419F4A" w:rsidR="004762BC" w:rsidRPr="00922713" w:rsidDel="00F118C7" w:rsidRDefault="004762BC" w:rsidP="00F118C7">
      <w:pPr>
        <w:spacing w:line="276" w:lineRule="auto"/>
        <w:ind w:left="426" w:firstLine="720"/>
        <w:rPr>
          <w:del w:id="3328" w:author="ADMIN" w:date="2025-07-29T11:05:00Z" w16du:dateUtc="2025-07-29T04:05:00Z"/>
          <w:rFonts w:ascii="Arial" w:hAnsi="Arial" w:cs="Arial"/>
          <w:noProof w:val="0"/>
          <w:sz w:val="22"/>
          <w:szCs w:val="22"/>
          <w:lang w:val="pt-BR"/>
          <w:rPrChange w:id="3329" w:author="Syahrani Rachmawati Sadino" w:date="2025-01-31T14:35:00Z">
            <w:rPr>
              <w:del w:id="3330" w:author="ADMIN" w:date="2025-07-29T11:05:00Z" w16du:dateUtc="2025-07-29T04:05:00Z"/>
              <w:rFonts w:asciiTheme="minorBidi" w:hAnsiTheme="minorBidi" w:cstheme="minorBidi"/>
              <w:noProof w:val="0"/>
              <w:sz w:val="22"/>
              <w:szCs w:val="22"/>
              <w:lang w:val="pt-BR"/>
            </w:rPr>
          </w:rPrChange>
        </w:rPr>
        <w:pPrChange w:id="3331" w:author="ADMIN" w:date="2025-07-29T11:05:00Z" w16du:dateUtc="2025-07-29T04:05:00Z">
          <w:pPr>
            <w:spacing w:line="276" w:lineRule="auto"/>
            <w:ind w:left="1134"/>
          </w:pPr>
        </w:pPrChange>
      </w:pPr>
      <w:del w:id="3332" w:author="ADMIN" w:date="2025-07-29T11:05:00Z" w16du:dateUtc="2025-07-29T04:05:00Z">
        <w:r w:rsidRPr="00922713" w:rsidDel="00F118C7">
          <w:rPr>
            <w:rFonts w:ascii="Arial" w:hAnsi="Arial" w:cs="Arial"/>
            <w:noProof w:val="0"/>
            <w:sz w:val="22"/>
            <w:szCs w:val="22"/>
            <w:lang w:val="pt-BR"/>
            <w:rPrChange w:id="3333" w:author="Syahrani Rachmawati Sadino" w:date="2025-01-31T14:35:00Z">
              <w:rPr>
                <w:rFonts w:asciiTheme="minorBidi" w:hAnsiTheme="minorBidi" w:cstheme="minorBidi"/>
                <w:noProof w:val="0"/>
                <w:sz w:val="22"/>
                <w:szCs w:val="22"/>
                <w:lang w:val="pt-BR"/>
              </w:rPr>
            </w:rPrChange>
          </w:rPr>
          <w:delText>No. HP</w:delText>
        </w:r>
        <w:r w:rsidRPr="00922713" w:rsidDel="00F118C7">
          <w:rPr>
            <w:rFonts w:ascii="Arial" w:hAnsi="Arial" w:cs="Arial"/>
            <w:noProof w:val="0"/>
            <w:sz w:val="22"/>
            <w:szCs w:val="22"/>
            <w:lang w:val="pt-BR"/>
            <w:rPrChange w:id="3334" w:author="Syahrani Rachmawati Sadino" w:date="2025-01-31T14:35:00Z">
              <w:rPr>
                <w:rFonts w:asciiTheme="minorBidi" w:hAnsiTheme="minorBidi" w:cstheme="minorBidi"/>
                <w:noProof w:val="0"/>
                <w:sz w:val="22"/>
                <w:szCs w:val="22"/>
                <w:lang w:val="pt-BR"/>
              </w:rPr>
            </w:rPrChange>
          </w:rPr>
          <w:tab/>
        </w:r>
        <w:r w:rsidRPr="00922713" w:rsidDel="00F118C7">
          <w:rPr>
            <w:rFonts w:ascii="Arial" w:hAnsi="Arial" w:cs="Arial"/>
            <w:noProof w:val="0"/>
            <w:sz w:val="22"/>
            <w:szCs w:val="22"/>
            <w:lang w:val="pt-BR"/>
            <w:rPrChange w:id="3335" w:author="Syahrani Rachmawati Sadino" w:date="2025-01-31T14:35:00Z">
              <w:rPr>
                <w:rFonts w:asciiTheme="minorBidi" w:hAnsiTheme="minorBidi" w:cstheme="minorBidi"/>
                <w:noProof w:val="0"/>
                <w:sz w:val="22"/>
                <w:szCs w:val="22"/>
                <w:lang w:val="pt-BR"/>
              </w:rPr>
            </w:rPrChange>
          </w:rPr>
          <w:tab/>
          <w:delText xml:space="preserve">: </w:delText>
        </w:r>
        <w:r w:rsidRPr="00922713" w:rsidDel="00F118C7">
          <w:rPr>
            <w:rFonts w:ascii="Arial" w:hAnsi="Arial" w:cs="Arial"/>
            <w:sz w:val="22"/>
            <w:szCs w:val="22"/>
            <w:rPrChange w:id="3336" w:author="Syahrani Rachmawati Sadino" w:date="2025-01-31T14:35:00Z">
              <w:rPr>
                <w:rFonts w:asciiTheme="minorBidi" w:hAnsiTheme="minorBidi" w:cstheme="minorBidi"/>
                <w:sz w:val="22"/>
                <w:szCs w:val="22"/>
              </w:rPr>
            </w:rPrChange>
          </w:rPr>
          <w:delText>_______</w:delText>
        </w:r>
      </w:del>
    </w:p>
    <w:p w14:paraId="2C7ED042" w14:textId="6B876476" w:rsidR="004762BC" w:rsidRPr="00922713" w:rsidDel="00F118C7" w:rsidRDefault="004762BC" w:rsidP="00F118C7">
      <w:pPr>
        <w:spacing w:line="276" w:lineRule="auto"/>
        <w:ind w:left="426" w:firstLine="720"/>
        <w:rPr>
          <w:del w:id="3337" w:author="ADMIN" w:date="2025-07-29T11:05:00Z" w16du:dateUtc="2025-07-29T04:05:00Z"/>
          <w:rFonts w:ascii="Arial" w:hAnsi="Arial" w:cs="Arial"/>
          <w:noProof w:val="0"/>
          <w:sz w:val="22"/>
          <w:szCs w:val="22"/>
          <w:rPrChange w:id="3338" w:author="Syahrani Rachmawati Sadino" w:date="2025-01-31T14:35:00Z">
            <w:rPr>
              <w:del w:id="3339" w:author="ADMIN" w:date="2025-07-29T11:05:00Z" w16du:dateUtc="2025-07-29T04:05:00Z"/>
              <w:rFonts w:asciiTheme="minorBidi" w:hAnsiTheme="minorBidi" w:cstheme="minorBidi"/>
              <w:noProof w:val="0"/>
              <w:sz w:val="22"/>
              <w:szCs w:val="22"/>
            </w:rPr>
          </w:rPrChange>
        </w:rPr>
        <w:pPrChange w:id="3340" w:author="ADMIN" w:date="2025-07-29T11:05:00Z" w16du:dateUtc="2025-07-29T04:05:00Z">
          <w:pPr>
            <w:spacing w:line="276" w:lineRule="auto"/>
            <w:ind w:left="1134"/>
          </w:pPr>
        </w:pPrChange>
      </w:pPr>
      <w:del w:id="3341" w:author="ADMIN" w:date="2025-07-29T11:05:00Z" w16du:dateUtc="2025-07-29T04:05:00Z">
        <w:r w:rsidRPr="00922713" w:rsidDel="00F118C7">
          <w:rPr>
            <w:rFonts w:ascii="Arial" w:hAnsi="Arial" w:cs="Arial"/>
            <w:noProof w:val="0"/>
            <w:sz w:val="22"/>
            <w:szCs w:val="22"/>
            <w:lang w:val="pt-BR"/>
            <w:rPrChange w:id="3342" w:author="Syahrani Rachmawati Sadino" w:date="2025-01-31T14:35:00Z">
              <w:rPr>
                <w:rFonts w:asciiTheme="minorBidi" w:hAnsiTheme="minorBidi" w:cstheme="minorBidi"/>
                <w:noProof w:val="0"/>
                <w:sz w:val="22"/>
                <w:szCs w:val="22"/>
                <w:lang w:val="pt-BR"/>
              </w:rPr>
            </w:rPrChange>
          </w:rPr>
          <w:delText>Email</w:delText>
        </w:r>
        <w:r w:rsidRPr="00922713" w:rsidDel="00F118C7">
          <w:rPr>
            <w:rFonts w:ascii="Arial" w:hAnsi="Arial" w:cs="Arial"/>
            <w:noProof w:val="0"/>
            <w:sz w:val="22"/>
            <w:szCs w:val="22"/>
            <w:lang w:val="pt-BR"/>
            <w:rPrChange w:id="3343" w:author="Syahrani Rachmawati Sadino" w:date="2025-01-31T14:35:00Z">
              <w:rPr>
                <w:rFonts w:asciiTheme="minorBidi" w:hAnsiTheme="minorBidi" w:cstheme="minorBidi"/>
                <w:noProof w:val="0"/>
                <w:sz w:val="22"/>
                <w:szCs w:val="22"/>
                <w:lang w:val="pt-BR"/>
              </w:rPr>
            </w:rPrChange>
          </w:rPr>
          <w:tab/>
        </w:r>
        <w:r w:rsidRPr="00922713" w:rsidDel="00F118C7">
          <w:rPr>
            <w:rFonts w:ascii="Arial" w:hAnsi="Arial" w:cs="Arial"/>
            <w:noProof w:val="0"/>
            <w:sz w:val="22"/>
            <w:szCs w:val="22"/>
            <w:rPrChange w:id="3344" w:author="Syahrani Rachmawati Sadino" w:date="2025-01-31T14:35:00Z">
              <w:rPr>
                <w:rFonts w:asciiTheme="minorBidi" w:hAnsiTheme="minorBidi" w:cstheme="minorBidi"/>
                <w:noProof w:val="0"/>
                <w:sz w:val="22"/>
                <w:szCs w:val="22"/>
              </w:rPr>
            </w:rPrChange>
          </w:rPr>
          <w:tab/>
        </w:r>
        <w:r w:rsidRPr="00922713" w:rsidDel="00F118C7">
          <w:rPr>
            <w:rFonts w:ascii="Arial" w:hAnsi="Arial" w:cs="Arial"/>
            <w:noProof w:val="0"/>
            <w:sz w:val="22"/>
            <w:szCs w:val="22"/>
            <w:lang w:val="pt-BR"/>
            <w:rPrChange w:id="3345" w:author="Syahrani Rachmawati Sadino" w:date="2025-01-31T14:35:00Z">
              <w:rPr>
                <w:rFonts w:asciiTheme="minorBidi" w:hAnsiTheme="minorBidi" w:cstheme="minorBidi"/>
                <w:noProof w:val="0"/>
                <w:sz w:val="22"/>
                <w:szCs w:val="22"/>
                <w:lang w:val="pt-BR"/>
              </w:rPr>
            </w:rPrChange>
          </w:rPr>
          <w:delText xml:space="preserve">: </w:delText>
        </w:r>
        <w:r w:rsidRPr="00922713" w:rsidDel="00F118C7">
          <w:rPr>
            <w:rFonts w:ascii="Arial" w:hAnsi="Arial" w:cs="Arial"/>
            <w:sz w:val="22"/>
            <w:szCs w:val="22"/>
            <w:rPrChange w:id="3346" w:author="Syahrani Rachmawati Sadino" w:date="2025-01-31T14:35:00Z">
              <w:rPr>
                <w:rFonts w:asciiTheme="minorBidi" w:hAnsiTheme="minorBidi" w:cstheme="minorBidi"/>
                <w:sz w:val="22"/>
                <w:szCs w:val="22"/>
              </w:rPr>
            </w:rPrChange>
          </w:rPr>
          <w:delText>_______</w:delText>
        </w:r>
      </w:del>
    </w:p>
    <w:p w14:paraId="0B5286AE" w14:textId="77777777" w:rsidR="001E317A" w:rsidRPr="00922713" w:rsidRDefault="001E317A" w:rsidP="00F118C7">
      <w:pPr>
        <w:spacing w:line="276" w:lineRule="auto"/>
        <w:ind w:left="426" w:firstLine="720"/>
        <w:rPr>
          <w:rFonts w:ascii="Arial" w:hAnsi="Arial" w:cs="Arial"/>
          <w:sz w:val="22"/>
          <w:szCs w:val="22"/>
          <w:rPrChange w:id="3347" w:author="Syahrani Rachmawati Sadino" w:date="2025-01-31T14:35:00Z">
            <w:rPr>
              <w:rFonts w:asciiTheme="minorBidi" w:hAnsiTheme="minorBidi" w:cstheme="minorBidi"/>
              <w:sz w:val="22"/>
              <w:szCs w:val="22"/>
            </w:rPr>
          </w:rPrChange>
        </w:rPr>
        <w:pPrChange w:id="3348" w:author="ADMIN" w:date="2025-07-29T11:05:00Z" w16du:dateUtc="2025-07-29T04:05:00Z">
          <w:pPr>
            <w:spacing w:line="276" w:lineRule="auto"/>
            <w:ind w:left="2160" w:firstLine="720"/>
          </w:pPr>
        </w:pPrChange>
      </w:pPr>
    </w:p>
    <w:p w14:paraId="78056D6A" w14:textId="77777777" w:rsidR="001E317A" w:rsidRPr="00922713" w:rsidRDefault="001E317A">
      <w:pPr>
        <w:pStyle w:val="BodyTextIndent"/>
        <w:keepNext w:val="0"/>
        <w:keepLines w:val="0"/>
        <w:numPr>
          <w:ilvl w:val="0"/>
          <w:numId w:val="22"/>
        </w:numPr>
        <w:tabs>
          <w:tab w:val="clear" w:pos="567"/>
        </w:tabs>
        <w:spacing w:after="0" w:line="276" w:lineRule="auto"/>
        <w:ind w:left="426" w:hanging="426"/>
        <w:rPr>
          <w:rFonts w:ascii="Arial" w:hAnsi="Arial" w:cs="Arial"/>
          <w:sz w:val="22"/>
          <w:szCs w:val="22"/>
          <w:rPrChange w:id="3349" w:author="Syahrani Rachmawati Sadino" w:date="2025-01-31T14:35:00Z">
            <w:rPr>
              <w:rFonts w:asciiTheme="minorBidi" w:hAnsiTheme="minorBidi" w:cstheme="minorBidi"/>
              <w:sz w:val="22"/>
              <w:szCs w:val="22"/>
            </w:rPr>
          </w:rPrChange>
        </w:rPr>
        <w:pPrChange w:id="3350" w:author="Syahrani Rachmawati Sadino" w:date="2025-01-31T15:00:00Z">
          <w:pPr>
            <w:pStyle w:val="BodyTextIndent"/>
            <w:keepNext w:val="0"/>
            <w:keepLines w:val="0"/>
            <w:numPr>
              <w:numId w:val="22"/>
            </w:numPr>
            <w:tabs>
              <w:tab w:val="clear" w:pos="720"/>
              <w:tab w:val="num" w:pos="567"/>
            </w:tabs>
            <w:spacing w:after="0" w:line="276" w:lineRule="auto"/>
            <w:ind w:left="426" w:hanging="426"/>
          </w:pPr>
        </w:pPrChange>
      </w:pPr>
      <w:proofErr w:type="spellStart"/>
      <w:r w:rsidRPr="00922713">
        <w:rPr>
          <w:rFonts w:ascii="Arial" w:hAnsi="Arial" w:cs="Arial"/>
          <w:sz w:val="22"/>
          <w:szCs w:val="22"/>
          <w:rPrChange w:id="3351" w:author="Syahrani Rachmawati Sadino" w:date="2025-01-31T14:35:00Z">
            <w:rPr>
              <w:rFonts w:asciiTheme="minorBidi" w:hAnsiTheme="minorBidi" w:cstheme="minorBidi"/>
              <w:sz w:val="22"/>
              <w:szCs w:val="22"/>
            </w:rPr>
          </w:rPrChange>
        </w:rPr>
        <w:t>Pemberitahuan</w:t>
      </w:r>
      <w:proofErr w:type="spellEnd"/>
      <w:r w:rsidRPr="00922713">
        <w:rPr>
          <w:rFonts w:ascii="Arial" w:hAnsi="Arial" w:cs="Arial"/>
          <w:sz w:val="22"/>
          <w:szCs w:val="22"/>
          <w:rPrChange w:id="3352" w:author="Syahrani Rachmawati Sadino" w:date="2025-01-31T14:35:00Z">
            <w:rPr>
              <w:rFonts w:asciiTheme="minorBidi" w:hAnsiTheme="minorBidi" w:cstheme="minorBidi"/>
              <w:sz w:val="22"/>
              <w:szCs w:val="22"/>
            </w:rPr>
          </w:rPrChange>
        </w:rPr>
        <w:t xml:space="preserve"> yang </w:t>
      </w:r>
      <w:proofErr w:type="spellStart"/>
      <w:r w:rsidRPr="00922713">
        <w:rPr>
          <w:rFonts w:ascii="Arial" w:hAnsi="Arial" w:cs="Arial"/>
          <w:sz w:val="22"/>
          <w:szCs w:val="22"/>
          <w:rPrChange w:id="3353" w:author="Syahrani Rachmawati Sadino" w:date="2025-01-31T14:35:00Z">
            <w:rPr>
              <w:rFonts w:asciiTheme="minorBidi" w:hAnsiTheme="minorBidi" w:cstheme="minorBidi"/>
              <w:sz w:val="22"/>
              <w:szCs w:val="22"/>
            </w:rPr>
          </w:rPrChange>
        </w:rPr>
        <w:t>diserahkan</w:t>
      </w:r>
      <w:proofErr w:type="spellEnd"/>
      <w:r w:rsidRPr="00922713">
        <w:rPr>
          <w:rFonts w:ascii="Arial" w:hAnsi="Arial" w:cs="Arial"/>
          <w:sz w:val="22"/>
          <w:szCs w:val="22"/>
          <w:rPrChange w:id="335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355" w:author="Syahrani Rachmawati Sadino" w:date="2025-01-31T14:35:00Z">
            <w:rPr>
              <w:rFonts w:asciiTheme="minorBidi" w:hAnsiTheme="minorBidi" w:cstheme="minorBidi"/>
              <w:sz w:val="22"/>
              <w:szCs w:val="22"/>
            </w:rPr>
          </w:rPrChange>
        </w:rPr>
        <w:t>secara</w:t>
      </w:r>
      <w:proofErr w:type="spellEnd"/>
      <w:r w:rsidRPr="00922713">
        <w:rPr>
          <w:rFonts w:ascii="Arial" w:hAnsi="Arial" w:cs="Arial"/>
          <w:sz w:val="22"/>
          <w:szCs w:val="22"/>
          <w:rPrChange w:id="335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357" w:author="Syahrani Rachmawati Sadino" w:date="2025-01-31T14:35:00Z">
            <w:rPr>
              <w:rFonts w:asciiTheme="minorBidi" w:hAnsiTheme="minorBidi" w:cstheme="minorBidi"/>
              <w:sz w:val="22"/>
              <w:szCs w:val="22"/>
            </w:rPr>
          </w:rPrChange>
        </w:rPr>
        <w:t>langsung</w:t>
      </w:r>
      <w:proofErr w:type="spellEnd"/>
      <w:r w:rsidRPr="00922713">
        <w:rPr>
          <w:rFonts w:ascii="Arial" w:hAnsi="Arial" w:cs="Arial"/>
          <w:sz w:val="22"/>
          <w:szCs w:val="22"/>
          <w:rPrChange w:id="335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359" w:author="Syahrani Rachmawati Sadino" w:date="2025-01-31T14:35:00Z">
            <w:rPr>
              <w:rFonts w:asciiTheme="minorBidi" w:hAnsiTheme="minorBidi" w:cstheme="minorBidi"/>
              <w:sz w:val="22"/>
              <w:szCs w:val="22"/>
            </w:rPr>
          </w:rPrChange>
        </w:rPr>
        <w:t>dianggap</w:t>
      </w:r>
      <w:proofErr w:type="spellEnd"/>
      <w:r w:rsidRPr="00922713">
        <w:rPr>
          <w:rFonts w:ascii="Arial" w:hAnsi="Arial" w:cs="Arial"/>
          <w:sz w:val="22"/>
          <w:szCs w:val="22"/>
          <w:rPrChange w:id="336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361" w:author="Syahrani Rachmawati Sadino" w:date="2025-01-31T14:35:00Z">
            <w:rPr>
              <w:rFonts w:asciiTheme="minorBidi" w:hAnsiTheme="minorBidi" w:cstheme="minorBidi"/>
              <w:sz w:val="22"/>
              <w:szCs w:val="22"/>
            </w:rPr>
          </w:rPrChange>
        </w:rPr>
        <w:t>telah</w:t>
      </w:r>
      <w:proofErr w:type="spellEnd"/>
      <w:r w:rsidRPr="00922713">
        <w:rPr>
          <w:rFonts w:ascii="Arial" w:hAnsi="Arial" w:cs="Arial"/>
          <w:sz w:val="22"/>
          <w:szCs w:val="22"/>
          <w:rPrChange w:id="336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363" w:author="Syahrani Rachmawati Sadino" w:date="2025-01-31T14:35:00Z">
            <w:rPr>
              <w:rFonts w:asciiTheme="minorBidi" w:hAnsiTheme="minorBidi" w:cstheme="minorBidi"/>
              <w:sz w:val="22"/>
              <w:szCs w:val="22"/>
            </w:rPr>
          </w:rPrChange>
        </w:rPr>
        <w:t>diterima</w:t>
      </w:r>
      <w:proofErr w:type="spellEnd"/>
      <w:r w:rsidRPr="00922713">
        <w:rPr>
          <w:rFonts w:ascii="Arial" w:hAnsi="Arial" w:cs="Arial"/>
          <w:sz w:val="22"/>
          <w:szCs w:val="22"/>
          <w:rPrChange w:id="3364" w:author="Syahrani Rachmawati Sadino" w:date="2025-01-31T14:35:00Z">
            <w:rPr>
              <w:rFonts w:asciiTheme="minorBidi" w:hAnsiTheme="minorBidi" w:cstheme="minorBidi"/>
              <w:sz w:val="22"/>
              <w:szCs w:val="22"/>
            </w:rPr>
          </w:rPrChange>
        </w:rPr>
        <w:t xml:space="preserve"> pada </w:t>
      </w:r>
      <w:proofErr w:type="spellStart"/>
      <w:r w:rsidRPr="00922713">
        <w:rPr>
          <w:rFonts w:ascii="Arial" w:hAnsi="Arial" w:cs="Arial"/>
          <w:sz w:val="22"/>
          <w:szCs w:val="22"/>
          <w:rPrChange w:id="3365" w:author="Syahrani Rachmawati Sadino" w:date="2025-01-31T14:35:00Z">
            <w:rPr>
              <w:rFonts w:asciiTheme="minorBidi" w:hAnsiTheme="minorBidi" w:cstheme="minorBidi"/>
              <w:sz w:val="22"/>
              <w:szCs w:val="22"/>
            </w:rPr>
          </w:rPrChange>
        </w:rPr>
        <w:t>hari</w:t>
      </w:r>
      <w:proofErr w:type="spellEnd"/>
      <w:r w:rsidRPr="00922713">
        <w:rPr>
          <w:rFonts w:ascii="Arial" w:hAnsi="Arial" w:cs="Arial"/>
          <w:sz w:val="22"/>
          <w:szCs w:val="22"/>
          <w:rPrChange w:id="336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367" w:author="Syahrani Rachmawati Sadino" w:date="2025-01-31T14:35:00Z">
            <w:rPr>
              <w:rFonts w:asciiTheme="minorBidi" w:hAnsiTheme="minorBidi" w:cstheme="minorBidi"/>
              <w:sz w:val="22"/>
              <w:szCs w:val="22"/>
            </w:rPr>
          </w:rPrChange>
        </w:rPr>
        <w:t>penyerahan</w:t>
      </w:r>
      <w:proofErr w:type="spellEnd"/>
      <w:r w:rsidRPr="00922713">
        <w:rPr>
          <w:rFonts w:ascii="Arial" w:hAnsi="Arial" w:cs="Arial"/>
          <w:sz w:val="22"/>
          <w:szCs w:val="22"/>
          <w:rPrChange w:id="336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369" w:author="Syahrani Rachmawati Sadino" w:date="2025-01-31T14:35:00Z">
            <w:rPr>
              <w:rFonts w:asciiTheme="minorBidi" w:hAnsiTheme="minorBidi" w:cstheme="minorBidi"/>
              <w:sz w:val="22"/>
              <w:szCs w:val="22"/>
            </w:rPr>
          </w:rPrChange>
        </w:rPr>
        <w:t>dengan</w:t>
      </w:r>
      <w:proofErr w:type="spellEnd"/>
      <w:r w:rsidRPr="00922713">
        <w:rPr>
          <w:rFonts w:ascii="Arial" w:hAnsi="Arial" w:cs="Arial"/>
          <w:sz w:val="22"/>
          <w:szCs w:val="22"/>
          <w:rPrChange w:id="337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371" w:author="Syahrani Rachmawati Sadino" w:date="2025-01-31T14:35:00Z">
            <w:rPr>
              <w:rFonts w:asciiTheme="minorBidi" w:hAnsiTheme="minorBidi" w:cstheme="minorBidi"/>
              <w:sz w:val="22"/>
              <w:szCs w:val="22"/>
            </w:rPr>
          </w:rPrChange>
        </w:rPr>
        <w:t>bukti</w:t>
      </w:r>
      <w:proofErr w:type="spellEnd"/>
      <w:r w:rsidRPr="00922713">
        <w:rPr>
          <w:rFonts w:ascii="Arial" w:hAnsi="Arial" w:cs="Arial"/>
          <w:sz w:val="22"/>
          <w:szCs w:val="22"/>
          <w:rPrChange w:id="337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373" w:author="Syahrani Rachmawati Sadino" w:date="2025-01-31T14:35:00Z">
            <w:rPr>
              <w:rFonts w:asciiTheme="minorBidi" w:hAnsiTheme="minorBidi" w:cstheme="minorBidi"/>
              <w:sz w:val="22"/>
              <w:szCs w:val="22"/>
            </w:rPr>
          </w:rPrChange>
        </w:rPr>
        <w:t>tanda</w:t>
      </w:r>
      <w:proofErr w:type="spellEnd"/>
      <w:r w:rsidRPr="00922713">
        <w:rPr>
          <w:rFonts w:ascii="Arial" w:hAnsi="Arial" w:cs="Arial"/>
          <w:sz w:val="22"/>
          <w:szCs w:val="22"/>
          <w:rPrChange w:id="337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375" w:author="Syahrani Rachmawati Sadino" w:date="2025-01-31T14:35:00Z">
            <w:rPr>
              <w:rFonts w:asciiTheme="minorBidi" w:hAnsiTheme="minorBidi" w:cstheme="minorBidi"/>
              <w:sz w:val="22"/>
              <w:szCs w:val="22"/>
            </w:rPr>
          </w:rPrChange>
        </w:rPr>
        <w:t>tangan</w:t>
      </w:r>
      <w:proofErr w:type="spellEnd"/>
      <w:r w:rsidRPr="00922713">
        <w:rPr>
          <w:rFonts w:ascii="Arial" w:hAnsi="Arial" w:cs="Arial"/>
          <w:sz w:val="22"/>
          <w:szCs w:val="22"/>
          <w:rPrChange w:id="337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377" w:author="Syahrani Rachmawati Sadino" w:date="2025-01-31T14:35:00Z">
            <w:rPr>
              <w:rFonts w:asciiTheme="minorBidi" w:hAnsiTheme="minorBidi" w:cstheme="minorBidi"/>
              <w:sz w:val="22"/>
              <w:szCs w:val="22"/>
            </w:rPr>
          </w:rPrChange>
        </w:rPr>
        <w:t>penerimaan</w:t>
      </w:r>
      <w:proofErr w:type="spellEnd"/>
      <w:r w:rsidRPr="00922713">
        <w:rPr>
          <w:rFonts w:ascii="Arial" w:hAnsi="Arial" w:cs="Arial"/>
          <w:sz w:val="22"/>
          <w:szCs w:val="22"/>
          <w:rPrChange w:id="3378" w:author="Syahrani Rachmawati Sadino" w:date="2025-01-31T14:35:00Z">
            <w:rPr>
              <w:rFonts w:asciiTheme="minorBidi" w:hAnsiTheme="minorBidi" w:cstheme="minorBidi"/>
              <w:sz w:val="22"/>
              <w:szCs w:val="22"/>
            </w:rPr>
          </w:rPrChange>
        </w:rPr>
        <w:t xml:space="preserve"> pada </w:t>
      </w:r>
      <w:proofErr w:type="spellStart"/>
      <w:r w:rsidRPr="00922713">
        <w:rPr>
          <w:rFonts w:ascii="Arial" w:hAnsi="Arial" w:cs="Arial"/>
          <w:sz w:val="22"/>
          <w:szCs w:val="22"/>
          <w:rPrChange w:id="3379" w:author="Syahrani Rachmawati Sadino" w:date="2025-01-31T14:35:00Z">
            <w:rPr>
              <w:rFonts w:asciiTheme="minorBidi" w:hAnsiTheme="minorBidi" w:cstheme="minorBidi"/>
              <w:sz w:val="22"/>
              <w:szCs w:val="22"/>
            </w:rPr>
          </w:rPrChange>
        </w:rPr>
        <w:t>buku</w:t>
      </w:r>
      <w:proofErr w:type="spellEnd"/>
      <w:r w:rsidRPr="00922713">
        <w:rPr>
          <w:rFonts w:ascii="Arial" w:hAnsi="Arial" w:cs="Arial"/>
          <w:sz w:val="22"/>
          <w:szCs w:val="22"/>
          <w:rPrChange w:id="338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381" w:author="Syahrani Rachmawati Sadino" w:date="2025-01-31T14:35:00Z">
            <w:rPr>
              <w:rFonts w:asciiTheme="minorBidi" w:hAnsiTheme="minorBidi" w:cstheme="minorBidi"/>
              <w:sz w:val="22"/>
              <w:szCs w:val="22"/>
            </w:rPr>
          </w:rPrChange>
        </w:rPr>
        <w:t>ekspedisi</w:t>
      </w:r>
      <w:proofErr w:type="spellEnd"/>
      <w:r w:rsidRPr="00922713">
        <w:rPr>
          <w:rFonts w:ascii="Arial" w:hAnsi="Arial" w:cs="Arial"/>
          <w:sz w:val="22"/>
          <w:szCs w:val="22"/>
          <w:rPrChange w:id="338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383" w:author="Syahrani Rachmawati Sadino" w:date="2025-01-31T14:35:00Z">
            <w:rPr>
              <w:rFonts w:asciiTheme="minorBidi" w:hAnsiTheme="minorBidi" w:cstheme="minorBidi"/>
              <w:sz w:val="22"/>
              <w:szCs w:val="22"/>
            </w:rPr>
          </w:rPrChange>
        </w:rPr>
        <w:t>atau</w:t>
      </w:r>
      <w:proofErr w:type="spellEnd"/>
      <w:r w:rsidRPr="00922713">
        <w:rPr>
          <w:rFonts w:ascii="Arial" w:hAnsi="Arial" w:cs="Arial"/>
          <w:sz w:val="22"/>
          <w:szCs w:val="22"/>
          <w:rPrChange w:id="338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385" w:author="Syahrani Rachmawati Sadino" w:date="2025-01-31T14:35:00Z">
            <w:rPr>
              <w:rFonts w:asciiTheme="minorBidi" w:hAnsiTheme="minorBidi" w:cstheme="minorBidi"/>
              <w:sz w:val="22"/>
              <w:szCs w:val="22"/>
            </w:rPr>
          </w:rPrChange>
        </w:rPr>
        <w:t>buku</w:t>
      </w:r>
      <w:proofErr w:type="spellEnd"/>
      <w:r w:rsidRPr="00922713">
        <w:rPr>
          <w:rFonts w:ascii="Arial" w:hAnsi="Arial" w:cs="Arial"/>
          <w:sz w:val="22"/>
          <w:szCs w:val="22"/>
          <w:rPrChange w:id="338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387" w:author="Syahrani Rachmawati Sadino" w:date="2025-01-31T14:35:00Z">
            <w:rPr>
              <w:rFonts w:asciiTheme="minorBidi" w:hAnsiTheme="minorBidi" w:cstheme="minorBidi"/>
              <w:sz w:val="22"/>
              <w:szCs w:val="22"/>
            </w:rPr>
          </w:rPrChange>
        </w:rPr>
        <w:t>tanda</w:t>
      </w:r>
      <w:proofErr w:type="spellEnd"/>
      <w:r w:rsidRPr="00922713">
        <w:rPr>
          <w:rFonts w:ascii="Arial" w:hAnsi="Arial" w:cs="Arial"/>
          <w:sz w:val="22"/>
          <w:szCs w:val="22"/>
          <w:rPrChange w:id="338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389" w:author="Syahrani Rachmawati Sadino" w:date="2025-01-31T14:35:00Z">
            <w:rPr>
              <w:rFonts w:asciiTheme="minorBidi" w:hAnsiTheme="minorBidi" w:cstheme="minorBidi"/>
              <w:sz w:val="22"/>
              <w:szCs w:val="22"/>
            </w:rPr>
          </w:rPrChange>
        </w:rPr>
        <w:t>terima</w:t>
      </w:r>
      <w:proofErr w:type="spellEnd"/>
      <w:r w:rsidRPr="00922713">
        <w:rPr>
          <w:rFonts w:ascii="Arial" w:hAnsi="Arial" w:cs="Arial"/>
          <w:sz w:val="22"/>
          <w:szCs w:val="22"/>
          <w:rPrChange w:id="339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391" w:author="Syahrani Rachmawati Sadino" w:date="2025-01-31T14:35:00Z">
            <w:rPr>
              <w:rFonts w:asciiTheme="minorBidi" w:hAnsiTheme="minorBidi" w:cstheme="minorBidi"/>
              <w:sz w:val="22"/>
              <w:szCs w:val="22"/>
            </w:rPr>
          </w:rPrChange>
        </w:rPr>
        <w:t>pengiriman</w:t>
      </w:r>
      <w:proofErr w:type="spellEnd"/>
      <w:r w:rsidRPr="00922713">
        <w:rPr>
          <w:rFonts w:ascii="Arial" w:hAnsi="Arial" w:cs="Arial"/>
          <w:sz w:val="22"/>
          <w:szCs w:val="22"/>
          <w:rPrChange w:id="339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393" w:author="Syahrani Rachmawati Sadino" w:date="2025-01-31T14:35:00Z">
            <w:rPr>
              <w:rFonts w:asciiTheme="minorBidi" w:hAnsiTheme="minorBidi" w:cstheme="minorBidi"/>
              <w:sz w:val="22"/>
              <w:szCs w:val="22"/>
            </w:rPr>
          </w:rPrChange>
        </w:rPr>
        <w:t>sedangkan</w:t>
      </w:r>
      <w:proofErr w:type="spellEnd"/>
      <w:r w:rsidRPr="00922713">
        <w:rPr>
          <w:rFonts w:ascii="Arial" w:hAnsi="Arial" w:cs="Arial"/>
          <w:sz w:val="22"/>
          <w:szCs w:val="22"/>
          <w:rPrChange w:id="339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395" w:author="Syahrani Rachmawati Sadino" w:date="2025-01-31T14:35:00Z">
            <w:rPr>
              <w:rFonts w:asciiTheme="minorBidi" w:hAnsiTheme="minorBidi" w:cstheme="minorBidi"/>
              <w:sz w:val="22"/>
              <w:szCs w:val="22"/>
            </w:rPr>
          </w:rPrChange>
        </w:rPr>
        <w:t>pengiriman</w:t>
      </w:r>
      <w:proofErr w:type="spellEnd"/>
      <w:r w:rsidRPr="00922713">
        <w:rPr>
          <w:rFonts w:ascii="Arial" w:hAnsi="Arial" w:cs="Arial"/>
          <w:sz w:val="22"/>
          <w:szCs w:val="22"/>
          <w:rPrChange w:id="339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397" w:author="Syahrani Rachmawati Sadino" w:date="2025-01-31T14:35:00Z">
            <w:rPr>
              <w:rFonts w:asciiTheme="minorBidi" w:hAnsiTheme="minorBidi" w:cstheme="minorBidi"/>
              <w:sz w:val="22"/>
              <w:szCs w:val="22"/>
            </w:rPr>
          </w:rPrChange>
        </w:rPr>
        <w:t>melalui</w:t>
      </w:r>
      <w:proofErr w:type="spellEnd"/>
      <w:r w:rsidRPr="00922713">
        <w:rPr>
          <w:rFonts w:ascii="Arial" w:hAnsi="Arial" w:cs="Arial"/>
          <w:sz w:val="22"/>
          <w:szCs w:val="22"/>
          <w:rPrChange w:id="3398" w:author="Syahrani Rachmawati Sadino" w:date="2025-01-31T14:35:00Z">
            <w:rPr>
              <w:rFonts w:asciiTheme="minorBidi" w:hAnsiTheme="minorBidi" w:cstheme="minorBidi"/>
              <w:sz w:val="22"/>
              <w:szCs w:val="22"/>
            </w:rPr>
          </w:rPrChange>
        </w:rPr>
        <w:t xml:space="preserve"> telex </w:t>
      </w:r>
      <w:proofErr w:type="spellStart"/>
      <w:r w:rsidRPr="00922713">
        <w:rPr>
          <w:rFonts w:ascii="Arial" w:hAnsi="Arial" w:cs="Arial"/>
          <w:sz w:val="22"/>
          <w:szCs w:val="22"/>
          <w:rPrChange w:id="3399" w:author="Syahrani Rachmawati Sadino" w:date="2025-01-31T14:35:00Z">
            <w:rPr>
              <w:rFonts w:asciiTheme="minorBidi" w:hAnsiTheme="minorBidi" w:cstheme="minorBidi"/>
              <w:sz w:val="22"/>
              <w:szCs w:val="22"/>
            </w:rPr>
          </w:rPrChange>
        </w:rPr>
        <w:t>atau</w:t>
      </w:r>
      <w:proofErr w:type="spellEnd"/>
      <w:r w:rsidRPr="00922713">
        <w:rPr>
          <w:rFonts w:ascii="Arial" w:hAnsi="Arial" w:cs="Arial"/>
          <w:sz w:val="22"/>
          <w:szCs w:val="22"/>
          <w:rPrChange w:id="340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401" w:author="Syahrani Rachmawati Sadino" w:date="2025-01-31T14:35:00Z">
            <w:rPr>
              <w:rFonts w:asciiTheme="minorBidi" w:hAnsiTheme="minorBidi" w:cstheme="minorBidi"/>
              <w:sz w:val="22"/>
              <w:szCs w:val="22"/>
            </w:rPr>
          </w:rPrChange>
        </w:rPr>
        <w:t>faksimili</w:t>
      </w:r>
      <w:proofErr w:type="spellEnd"/>
      <w:r w:rsidRPr="00922713">
        <w:rPr>
          <w:rFonts w:ascii="Arial" w:hAnsi="Arial" w:cs="Arial"/>
          <w:sz w:val="22"/>
          <w:szCs w:val="22"/>
          <w:rPrChange w:id="340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403" w:author="Syahrani Rachmawati Sadino" w:date="2025-01-31T14:35:00Z">
            <w:rPr>
              <w:rFonts w:asciiTheme="minorBidi" w:hAnsiTheme="minorBidi" w:cstheme="minorBidi"/>
              <w:sz w:val="22"/>
              <w:szCs w:val="22"/>
            </w:rPr>
          </w:rPrChange>
        </w:rPr>
        <w:t>dianggap</w:t>
      </w:r>
      <w:proofErr w:type="spellEnd"/>
      <w:r w:rsidRPr="00922713">
        <w:rPr>
          <w:rFonts w:ascii="Arial" w:hAnsi="Arial" w:cs="Arial"/>
          <w:sz w:val="22"/>
          <w:szCs w:val="22"/>
          <w:rPrChange w:id="340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405" w:author="Syahrani Rachmawati Sadino" w:date="2025-01-31T14:35:00Z">
            <w:rPr>
              <w:rFonts w:asciiTheme="minorBidi" w:hAnsiTheme="minorBidi" w:cstheme="minorBidi"/>
              <w:sz w:val="22"/>
              <w:szCs w:val="22"/>
            </w:rPr>
          </w:rPrChange>
        </w:rPr>
        <w:t>telah</w:t>
      </w:r>
      <w:proofErr w:type="spellEnd"/>
      <w:r w:rsidRPr="00922713">
        <w:rPr>
          <w:rFonts w:ascii="Arial" w:hAnsi="Arial" w:cs="Arial"/>
          <w:sz w:val="22"/>
          <w:szCs w:val="22"/>
          <w:rPrChange w:id="340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407" w:author="Syahrani Rachmawati Sadino" w:date="2025-01-31T14:35:00Z">
            <w:rPr>
              <w:rFonts w:asciiTheme="minorBidi" w:hAnsiTheme="minorBidi" w:cstheme="minorBidi"/>
              <w:sz w:val="22"/>
              <w:szCs w:val="22"/>
            </w:rPr>
          </w:rPrChange>
        </w:rPr>
        <w:t>diterima</w:t>
      </w:r>
      <w:proofErr w:type="spellEnd"/>
      <w:r w:rsidRPr="00922713">
        <w:rPr>
          <w:rFonts w:ascii="Arial" w:hAnsi="Arial" w:cs="Arial"/>
          <w:sz w:val="22"/>
          <w:szCs w:val="22"/>
          <w:rPrChange w:id="3408" w:author="Syahrani Rachmawati Sadino" w:date="2025-01-31T14:35:00Z">
            <w:rPr>
              <w:rFonts w:asciiTheme="minorBidi" w:hAnsiTheme="minorBidi" w:cstheme="minorBidi"/>
              <w:sz w:val="22"/>
              <w:szCs w:val="22"/>
            </w:rPr>
          </w:rPrChange>
        </w:rPr>
        <w:t xml:space="preserve"> pada </w:t>
      </w:r>
      <w:proofErr w:type="spellStart"/>
      <w:r w:rsidRPr="00922713">
        <w:rPr>
          <w:rFonts w:ascii="Arial" w:hAnsi="Arial" w:cs="Arial"/>
          <w:sz w:val="22"/>
          <w:szCs w:val="22"/>
          <w:rPrChange w:id="3409" w:author="Syahrani Rachmawati Sadino" w:date="2025-01-31T14:35:00Z">
            <w:rPr>
              <w:rFonts w:asciiTheme="minorBidi" w:hAnsiTheme="minorBidi" w:cstheme="minorBidi"/>
              <w:sz w:val="22"/>
              <w:szCs w:val="22"/>
            </w:rPr>
          </w:rPrChange>
        </w:rPr>
        <w:t>saat</w:t>
      </w:r>
      <w:proofErr w:type="spellEnd"/>
      <w:r w:rsidRPr="00922713">
        <w:rPr>
          <w:rFonts w:ascii="Arial" w:hAnsi="Arial" w:cs="Arial"/>
          <w:sz w:val="22"/>
          <w:szCs w:val="22"/>
          <w:rPrChange w:id="341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411" w:author="Syahrani Rachmawati Sadino" w:date="2025-01-31T14:35:00Z">
            <w:rPr>
              <w:rFonts w:asciiTheme="minorBidi" w:hAnsiTheme="minorBidi" w:cstheme="minorBidi"/>
              <w:sz w:val="22"/>
              <w:szCs w:val="22"/>
            </w:rPr>
          </w:rPrChange>
        </w:rPr>
        <w:t>telah</w:t>
      </w:r>
      <w:proofErr w:type="spellEnd"/>
      <w:r w:rsidRPr="00922713">
        <w:rPr>
          <w:rFonts w:ascii="Arial" w:hAnsi="Arial" w:cs="Arial"/>
          <w:sz w:val="22"/>
          <w:szCs w:val="22"/>
          <w:rPrChange w:id="341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413" w:author="Syahrani Rachmawati Sadino" w:date="2025-01-31T14:35:00Z">
            <w:rPr>
              <w:rFonts w:asciiTheme="minorBidi" w:hAnsiTheme="minorBidi" w:cstheme="minorBidi"/>
              <w:sz w:val="22"/>
              <w:szCs w:val="22"/>
            </w:rPr>
          </w:rPrChange>
        </w:rPr>
        <w:t>diterima</w:t>
      </w:r>
      <w:proofErr w:type="spellEnd"/>
      <w:r w:rsidRPr="00922713">
        <w:rPr>
          <w:rFonts w:ascii="Arial" w:hAnsi="Arial" w:cs="Arial"/>
          <w:sz w:val="22"/>
          <w:szCs w:val="22"/>
          <w:rPrChange w:id="341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415" w:author="Syahrani Rachmawati Sadino" w:date="2025-01-31T14:35:00Z">
            <w:rPr>
              <w:rFonts w:asciiTheme="minorBidi" w:hAnsiTheme="minorBidi" w:cstheme="minorBidi"/>
              <w:sz w:val="22"/>
              <w:szCs w:val="22"/>
            </w:rPr>
          </w:rPrChange>
        </w:rPr>
        <w:t>kode</w:t>
      </w:r>
      <w:proofErr w:type="spellEnd"/>
      <w:r w:rsidRPr="00922713">
        <w:rPr>
          <w:rFonts w:ascii="Arial" w:hAnsi="Arial" w:cs="Arial"/>
          <w:sz w:val="22"/>
          <w:szCs w:val="22"/>
          <w:rPrChange w:id="341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417" w:author="Syahrani Rachmawati Sadino" w:date="2025-01-31T14:35:00Z">
            <w:rPr>
              <w:rFonts w:asciiTheme="minorBidi" w:hAnsiTheme="minorBidi" w:cstheme="minorBidi"/>
              <w:sz w:val="22"/>
              <w:szCs w:val="22"/>
            </w:rPr>
          </w:rPrChange>
        </w:rPr>
        <w:t>jawabannya</w:t>
      </w:r>
      <w:proofErr w:type="spellEnd"/>
      <w:r w:rsidRPr="00922713">
        <w:rPr>
          <w:rFonts w:ascii="Arial" w:hAnsi="Arial" w:cs="Arial"/>
          <w:sz w:val="22"/>
          <w:szCs w:val="22"/>
          <w:rPrChange w:id="3418" w:author="Syahrani Rachmawati Sadino" w:date="2025-01-31T14:35:00Z">
            <w:rPr>
              <w:rFonts w:asciiTheme="minorBidi" w:hAnsiTheme="minorBidi" w:cstheme="minorBidi"/>
              <w:sz w:val="22"/>
              <w:szCs w:val="22"/>
            </w:rPr>
          </w:rPrChange>
        </w:rPr>
        <w:t xml:space="preserve"> (</w:t>
      </w:r>
      <w:r w:rsidRPr="00922713">
        <w:rPr>
          <w:rFonts w:ascii="Arial" w:hAnsi="Arial" w:cs="Arial"/>
          <w:i/>
          <w:sz w:val="22"/>
          <w:szCs w:val="22"/>
          <w:rPrChange w:id="3419" w:author="Syahrani Rachmawati Sadino" w:date="2025-01-31T14:35:00Z">
            <w:rPr>
              <w:rFonts w:asciiTheme="minorBidi" w:hAnsiTheme="minorBidi" w:cstheme="minorBidi"/>
              <w:i/>
              <w:sz w:val="22"/>
              <w:szCs w:val="22"/>
            </w:rPr>
          </w:rPrChange>
        </w:rPr>
        <w:t>answerback</w:t>
      </w:r>
      <w:r w:rsidRPr="00922713">
        <w:rPr>
          <w:rFonts w:ascii="Arial" w:hAnsi="Arial" w:cs="Arial"/>
          <w:sz w:val="22"/>
          <w:szCs w:val="22"/>
          <w:rPrChange w:id="3420" w:author="Syahrani Rachmawati Sadino" w:date="2025-01-31T14:35:00Z">
            <w:rPr>
              <w:rFonts w:asciiTheme="minorBidi" w:hAnsiTheme="minorBidi" w:cstheme="minorBidi"/>
              <w:sz w:val="22"/>
              <w:szCs w:val="22"/>
            </w:rPr>
          </w:rPrChange>
        </w:rPr>
        <w:t xml:space="preserve">) pada </w:t>
      </w:r>
      <w:proofErr w:type="spellStart"/>
      <w:r w:rsidRPr="00922713">
        <w:rPr>
          <w:rFonts w:ascii="Arial" w:hAnsi="Arial" w:cs="Arial"/>
          <w:sz w:val="22"/>
          <w:szCs w:val="22"/>
          <w:rPrChange w:id="3421" w:author="Syahrani Rachmawati Sadino" w:date="2025-01-31T14:35:00Z">
            <w:rPr>
              <w:rFonts w:asciiTheme="minorBidi" w:hAnsiTheme="minorBidi" w:cstheme="minorBidi"/>
              <w:sz w:val="22"/>
              <w:szCs w:val="22"/>
            </w:rPr>
          </w:rPrChange>
        </w:rPr>
        <w:t>pengiriman</w:t>
      </w:r>
      <w:proofErr w:type="spellEnd"/>
      <w:r w:rsidRPr="00922713">
        <w:rPr>
          <w:rFonts w:ascii="Arial" w:hAnsi="Arial" w:cs="Arial"/>
          <w:sz w:val="22"/>
          <w:szCs w:val="22"/>
          <w:rPrChange w:id="342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423" w:author="Syahrani Rachmawati Sadino" w:date="2025-01-31T14:35:00Z">
            <w:rPr>
              <w:rFonts w:asciiTheme="minorBidi" w:hAnsiTheme="minorBidi" w:cstheme="minorBidi"/>
              <w:sz w:val="22"/>
              <w:szCs w:val="22"/>
            </w:rPr>
          </w:rPrChange>
        </w:rPr>
        <w:t>tele</w:t>
      </w:r>
      <w:r w:rsidRPr="00922713">
        <w:rPr>
          <w:rFonts w:ascii="Arial" w:hAnsi="Arial" w:cs="Arial"/>
          <w:sz w:val="22"/>
          <w:szCs w:val="22"/>
          <w:lang w:val="id-ID"/>
          <w:rPrChange w:id="3424" w:author="Syahrani Rachmawati Sadino" w:date="2025-01-31T14:35:00Z">
            <w:rPr>
              <w:rFonts w:asciiTheme="minorBidi" w:hAnsiTheme="minorBidi" w:cstheme="minorBidi"/>
              <w:sz w:val="22"/>
              <w:szCs w:val="22"/>
              <w:lang w:val="id-ID"/>
            </w:rPr>
          </w:rPrChange>
        </w:rPr>
        <w:t>ks</w:t>
      </w:r>
      <w:proofErr w:type="spellEnd"/>
      <w:r w:rsidRPr="00922713">
        <w:rPr>
          <w:rFonts w:ascii="Arial" w:hAnsi="Arial" w:cs="Arial"/>
          <w:sz w:val="22"/>
          <w:szCs w:val="22"/>
          <w:lang w:val="id-ID"/>
          <w:rPrChange w:id="3425" w:author="Syahrani Rachmawati Sadino" w:date="2025-01-31T14:35:00Z">
            <w:rPr>
              <w:rFonts w:asciiTheme="minorBidi" w:hAnsiTheme="minorBidi" w:cstheme="minorBidi"/>
              <w:sz w:val="22"/>
              <w:szCs w:val="22"/>
              <w:lang w:val="id-ID"/>
            </w:rPr>
          </w:rPrChange>
        </w:rPr>
        <w:t>,</w:t>
      </w:r>
      <w:r w:rsidRPr="00922713">
        <w:rPr>
          <w:rFonts w:ascii="Arial" w:hAnsi="Arial" w:cs="Arial"/>
          <w:sz w:val="22"/>
          <w:szCs w:val="22"/>
          <w:rPrChange w:id="342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427" w:author="Syahrani Rachmawati Sadino" w:date="2025-01-31T14:35:00Z">
            <w:rPr>
              <w:rFonts w:asciiTheme="minorBidi" w:hAnsiTheme="minorBidi" w:cstheme="minorBidi"/>
              <w:sz w:val="22"/>
              <w:szCs w:val="22"/>
            </w:rPr>
          </w:rPrChange>
        </w:rPr>
        <w:t>konfirmasi</w:t>
      </w:r>
      <w:proofErr w:type="spellEnd"/>
      <w:r w:rsidRPr="00922713">
        <w:rPr>
          <w:rFonts w:ascii="Arial" w:hAnsi="Arial" w:cs="Arial"/>
          <w:sz w:val="22"/>
          <w:szCs w:val="22"/>
          <w:rPrChange w:id="342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429" w:author="Syahrani Rachmawati Sadino" w:date="2025-01-31T14:35:00Z">
            <w:rPr>
              <w:rFonts w:asciiTheme="minorBidi" w:hAnsiTheme="minorBidi" w:cstheme="minorBidi"/>
              <w:sz w:val="22"/>
              <w:szCs w:val="22"/>
            </w:rPr>
          </w:rPrChange>
        </w:rPr>
        <w:t>faksimile</w:t>
      </w:r>
      <w:proofErr w:type="spellEnd"/>
      <w:r w:rsidRPr="00922713">
        <w:rPr>
          <w:rFonts w:ascii="Arial" w:hAnsi="Arial" w:cs="Arial"/>
          <w:sz w:val="22"/>
          <w:szCs w:val="22"/>
          <w:rPrChange w:id="3430" w:author="Syahrani Rachmawati Sadino" w:date="2025-01-31T14:35:00Z">
            <w:rPr>
              <w:rFonts w:asciiTheme="minorBidi" w:hAnsiTheme="minorBidi" w:cstheme="minorBidi"/>
              <w:sz w:val="22"/>
              <w:szCs w:val="22"/>
            </w:rPr>
          </w:rPrChange>
        </w:rPr>
        <w:t xml:space="preserve"> pada </w:t>
      </w:r>
      <w:proofErr w:type="spellStart"/>
      <w:r w:rsidRPr="00922713">
        <w:rPr>
          <w:rFonts w:ascii="Arial" w:hAnsi="Arial" w:cs="Arial"/>
          <w:sz w:val="22"/>
          <w:szCs w:val="22"/>
          <w:rPrChange w:id="3431" w:author="Syahrani Rachmawati Sadino" w:date="2025-01-31T14:35:00Z">
            <w:rPr>
              <w:rFonts w:asciiTheme="minorBidi" w:hAnsiTheme="minorBidi" w:cstheme="minorBidi"/>
              <w:sz w:val="22"/>
              <w:szCs w:val="22"/>
            </w:rPr>
          </w:rPrChange>
        </w:rPr>
        <w:t>pengiriman</w:t>
      </w:r>
      <w:proofErr w:type="spellEnd"/>
      <w:r w:rsidRPr="00922713">
        <w:rPr>
          <w:rFonts w:ascii="Arial" w:hAnsi="Arial" w:cs="Arial"/>
          <w:sz w:val="22"/>
          <w:szCs w:val="22"/>
          <w:rPrChange w:id="343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433" w:author="Syahrani Rachmawati Sadino" w:date="2025-01-31T14:35:00Z">
            <w:rPr>
              <w:rFonts w:asciiTheme="minorBidi" w:hAnsiTheme="minorBidi" w:cstheme="minorBidi"/>
              <w:sz w:val="22"/>
              <w:szCs w:val="22"/>
            </w:rPr>
          </w:rPrChange>
        </w:rPr>
        <w:t>faksimili</w:t>
      </w:r>
      <w:proofErr w:type="spellEnd"/>
      <w:r w:rsidRPr="00922713">
        <w:rPr>
          <w:rFonts w:ascii="Arial" w:hAnsi="Arial" w:cs="Arial"/>
          <w:sz w:val="22"/>
          <w:szCs w:val="22"/>
          <w:rPrChange w:id="3434" w:author="Syahrani Rachmawati Sadino" w:date="2025-01-31T14:35:00Z">
            <w:rPr>
              <w:rFonts w:asciiTheme="minorBidi" w:hAnsiTheme="minorBidi" w:cstheme="minorBidi"/>
              <w:sz w:val="22"/>
              <w:szCs w:val="22"/>
            </w:rPr>
          </w:rPrChange>
        </w:rPr>
        <w:t xml:space="preserve"> dan </w:t>
      </w:r>
      <w:r w:rsidRPr="00922713">
        <w:rPr>
          <w:rFonts w:ascii="Arial" w:hAnsi="Arial" w:cs="Arial"/>
          <w:i/>
          <w:sz w:val="22"/>
          <w:szCs w:val="22"/>
          <w:rPrChange w:id="3435" w:author="Syahrani Rachmawati Sadino" w:date="2025-01-31T14:35:00Z">
            <w:rPr>
              <w:rFonts w:asciiTheme="minorBidi" w:hAnsiTheme="minorBidi" w:cstheme="minorBidi"/>
              <w:i/>
              <w:sz w:val="22"/>
              <w:szCs w:val="22"/>
            </w:rPr>
          </w:rPrChange>
        </w:rPr>
        <w:t>sent</w:t>
      </w:r>
      <w:r w:rsidRPr="00922713">
        <w:rPr>
          <w:rFonts w:ascii="Arial" w:hAnsi="Arial" w:cs="Arial"/>
          <w:sz w:val="22"/>
          <w:szCs w:val="22"/>
          <w:rPrChange w:id="3436" w:author="Syahrani Rachmawati Sadino" w:date="2025-01-31T14:35:00Z">
            <w:rPr>
              <w:rFonts w:asciiTheme="minorBidi" w:hAnsiTheme="minorBidi" w:cstheme="minorBidi"/>
              <w:sz w:val="22"/>
              <w:szCs w:val="22"/>
            </w:rPr>
          </w:rPrChange>
        </w:rPr>
        <w:t xml:space="preserve"> pada </w:t>
      </w:r>
      <w:proofErr w:type="spellStart"/>
      <w:r w:rsidRPr="00922713">
        <w:rPr>
          <w:rFonts w:ascii="Arial" w:hAnsi="Arial" w:cs="Arial"/>
          <w:sz w:val="22"/>
          <w:szCs w:val="22"/>
          <w:rPrChange w:id="3437" w:author="Syahrani Rachmawati Sadino" w:date="2025-01-31T14:35:00Z">
            <w:rPr>
              <w:rFonts w:asciiTheme="minorBidi" w:hAnsiTheme="minorBidi" w:cstheme="minorBidi"/>
              <w:sz w:val="22"/>
              <w:szCs w:val="22"/>
            </w:rPr>
          </w:rPrChange>
        </w:rPr>
        <w:t>pengiriman</w:t>
      </w:r>
      <w:proofErr w:type="spellEnd"/>
      <w:r w:rsidRPr="00922713">
        <w:rPr>
          <w:rFonts w:ascii="Arial" w:hAnsi="Arial" w:cs="Arial"/>
          <w:sz w:val="22"/>
          <w:szCs w:val="22"/>
          <w:rPrChange w:id="3438" w:author="Syahrani Rachmawati Sadino" w:date="2025-01-31T14:35:00Z">
            <w:rPr>
              <w:rFonts w:asciiTheme="minorBidi" w:hAnsiTheme="minorBidi" w:cstheme="minorBidi"/>
              <w:sz w:val="22"/>
              <w:szCs w:val="22"/>
            </w:rPr>
          </w:rPrChange>
        </w:rPr>
        <w:t xml:space="preserve"> email.</w:t>
      </w:r>
    </w:p>
    <w:p w14:paraId="03438228" w14:textId="77777777" w:rsidR="001E317A" w:rsidRPr="00922713" w:rsidRDefault="001E317A">
      <w:pPr>
        <w:pStyle w:val="BodyTextIndent"/>
        <w:keepNext w:val="0"/>
        <w:keepLines w:val="0"/>
        <w:tabs>
          <w:tab w:val="clear" w:pos="720"/>
        </w:tabs>
        <w:spacing w:after="0" w:line="276" w:lineRule="auto"/>
        <w:ind w:left="450" w:firstLine="0"/>
        <w:rPr>
          <w:rFonts w:ascii="Arial" w:hAnsi="Arial" w:cs="Arial"/>
          <w:sz w:val="22"/>
          <w:szCs w:val="22"/>
          <w:rPrChange w:id="3439" w:author="Syahrani Rachmawati Sadino" w:date="2025-01-31T14:35:00Z">
            <w:rPr>
              <w:rFonts w:asciiTheme="minorBidi" w:hAnsiTheme="minorBidi" w:cstheme="minorBidi"/>
              <w:sz w:val="22"/>
              <w:szCs w:val="22"/>
            </w:rPr>
          </w:rPrChange>
        </w:rPr>
      </w:pPr>
      <w:bookmarkStart w:id="3440" w:name="_Hlk57476827"/>
      <w:bookmarkStart w:id="3441" w:name="_Hlk57481801"/>
    </w:p>
    <w:p w14:paraId="4FE4FBBE" w14:textId="2D9F97CE" w:rsidR="001E317A" w:rsidRPr="00922713" w:rsidRDefault="001E317A">
      <w:pPr>
        <w:pStyle w:val="BodyTextIndent"/>
        <w:keepNext w:val="0"/>
        <w:keepLines w:val="0"/>
        <w:numPr>
          <w:ilvl w:val="0"/>
          <w:numId w:val="22"/>
        </w:numPr>
        <w:tabs>
          <w:tab w:val="clear" w:pos="567"/>
        </w:tabs>
        <w:spacing w:after="0" w:line="276" w:lineRule="auto"/>
        <w:ind w:left="450" w:hanging="360"/>
        <w:rPr>
          <w:rFonts w:ascii="Arial" w:hAnsi="Arial" w:cs="Arial"/>
          <w:sz w:val="22"/>
          <w:szCs w:val="22"/>
          <w:rPrChange w:id="3442" w:author="Syahrani Rachmawati Sadino" w:date="2025-01-31T14:35:00Z">
            <w:rPr>
              <w:rFonts w:asciiTheme="minorBidi" w:hAnsiTheme="minorBidi" w:cstheme="minorBidi"/>
              <w:sz w:val="22"/>
              <w:szCs w:val="22"/>
            </w:rPr>
          </w:rPrChange>
        </w:rPr>
        <w:pPrChange w:id="3443" w:author="Syahrani Rachmawati Sadino" w:date="2025-01-31T15:00:00Z">
          <w:pPr>
            <w:pStyle w:val="BodyTextIndent"/>
            <w:keepNext w:val="0"/>
            <w:keepLines w:val="0"/>
            <w:numPr>
              <w:numId w:val="22"/>
            </w:numPr>
            <w:tabs>
              <w:tab w:val="clear" w:pos="720"/>
              <w:tab w:val="num" w:pos="567"/>
            </w:tabs>
            <w:spacing w:after="0" w:line="276" w:lineRule="auto"/>
            <w:ind w:left="450" w:hanging="360"/>
          </w:pPr>
        </w:pPrChange>
      </w:pPr>
      <w:r w:rsidRPr="00922713">
        <w:rPr>
          <w:rFonts w:ascii="Arial" w:hAnsi="Arial" w:cs="Arial"/>
          <w:sz w:val="22"/>
          <w:szCs w:val="22"/>
          <w:lang w:val="en-US"/>
          <w:rPrChange w:id="3444" w:author="Syahrani Rachmawati Sadino" w:date="2025-01-31T14:35:00Z">
            <w:rPr>
              <w:rFonts w:asciiTheme="minorBidi" w:hAnsiTheme="minorBidi" w:cstheme="minorBidi"/>
              <w:sz w:val="22"/>
              <w:szCs w:val="22"/>
              <w:lang w:val="en-US"/>
            </w:rPr>
          </w:rPrChange>
        </w:rPr>
        <w:t xml:space="preserve">Dalam </w:t>
      </w:r>
      <w:proofErr w:type="spellStart"/>
      <w:r w:rsidRPr="00922713">
        <w:rPr>
          <w:rFonts w:ascii="Arial" w:hAnsi="Arial" w:cs="Arial"/>
          <w:sz w:val="22"/>
          <w:szCs w:val="22"/>
          <w:lang w:val="en-US"/>
          <w:rPrChange w:id="3445" w:author="Syahrani Rachmawati Sadino" w:date="2025-01-31T14:35:00Z">
            <w:rPr>
              <w:rFonts w:asciiTheme="minorBidi" w:hAnsiTheme="minorBidi" w:cstheme="minorBidi"/>
              <w:sz w:val="22"/>
              <w:szCs w:val="22"/>
              <w:lang w:val="en-US"/>
            </w:rPr>
          </w:rPrChange>
        </w:rPr>
        <w:t>hal</w:t>
      </w:r>
      <w:proofErr w:type="spellEnd"/>
      <w:r w:rsidRPr="00922713">
        <w:rPr>
          <w:rFonts w:ascii="Arial" w:hAnsi="Arial" w:cs="Arial"/>
          <w:sz w:val="22"/>
          <w:szCs w:val="22"/>
          <w:lang w:val="en-US"/>
          <w:rPrChange w:id="3446" w:author="Syahrani Rachmawati Sadino" w:date="2025-01-31T14:35:00Z">
            <w:rPr>
              <w:rFonts w:asciiTheme="minorBidi" w:hAnsiTheme="minorBidi" w:cstheme="minorBidi"/>
              <w:sz w:val="22"/>
              <w:szCs w:val="22"/>
              <w:lang w:val="en-US"/>
            </w:rPr>
          </w:rPrChange>
        </w:rPr>
        <w:t xml:space="preserve"> salah </w:t>
      </w:r>
      <w:proofErr w:type="spellStart"/>
      <w:r w:rsidRPr="00922713">
        <w:rPr>
          <w:rFonts w:ascii="Arial" w:hAnsi="Arial" w:cs="Arial"/>
          <w:sz w:val="22"/>
          <w:szCs w:val="22"/>
          <w:lang w:val="en-US"/>
          <w:rPrChange w:id="3447" w:author="Syahrani Rachmawati Sadino" w:date="2025-01-31T14:35:00Z">
            <w:rPr>
              <w:rFonts w:asciiTheme="minorBidi" w:hAnsiTheme="minorBidi" w:cstheme="minorBidi"/>
              <w:sz w:val="22"/>
              <w:szCs w:val="22"/>
              <w:lang w:val="en-US"/>
            </w:rPr>
          </w:rPrChange>
        </w:rPr>
        <w:t>satu</w:t>
      </w:r>
      <w:proofErr w:type="spellEnd"/>
      <w:r w:rsidRPr="00922713">
        <w:rPr>
          <w:rFonts w:ascii="Arial" w:hAnsi="Arial" w:cs="Arial"/>
          <w:sz w:val="22"/>
          <w:szCs w:val="22"/>
          <w:lang w:val="en-US"/>
          <w:rPrChange w:id="3448" w:author="Syahrani Rachmawati Sadino" w:date="2025-01-31T14:35:00Z">
            <w:rPr>
              <w:rFonts w:asciiTheme="minorBidi" w:hAnsiTheme="minorBidi" w:cstheme="minorBidi"/>
              <w:sz w:val="22"/>
              <w:szCs w:val="22"/>
              <w:lang w:val="en-US"/>
            </w:rPr>
          </w:rPrChange>
        </w:rPr>
        <w:t xml:space="preserve"> </w:t>
      </w:r>
      <w:proofErr w:type="spellStart"/>
      <w:r w:rsidRPr="00922713">
        <w:rPr>
          <w:rFonts w:ascii="Arial" w:hAnsi="Arial" w:cs="Arial"/>
          <w:sz w:val="22"/>
          <w:szCs w:val="22"/>
          <w:lang w:val="en-US"/>
          <w:rPrChange w:id="3449" w:author="Syahrani Rachmawati Sadino" w:date="2025-01-31T14:35:00Z">
            <w:rPr>
              <w:rFonts w:asciiTheme="minorBidi" w:hAnsiTheme="minorBidi" w:cstheme="minorBidi"/>
              <w:sz w:val="22"/>
              <w:szCs w:val="22"/>
              <w:lang w:val="en-US"/>
            </w:rPr>
          </w:rPrChange>
        </w:rPr>
        <w:t>Pihak</w:t>
      </w:r>
      <w:proofErr w:type="spellEnd"/>
      <w:r w:rsidRPr="00922713">
        <w:rPr>
          <w:rFonts w:ascii="Arial" w:hAnsi="Arial" w:cs="Arial"/>
          <w:sz w:val="22"/>
          <w:szCs w:val="22"/>
          <w:lang w:val="en-US"/>
          <w:rPrChange w:id="3450" w:author="Syahrani Rachmawati Sadino" w:date="2025-01-31T14:35:00Z">
            <w:rPr>
              <w:rFonts w:asciiTheme="minorBidi" w:hAnsiTheme="minorBidi" w:cstheme="minorBidi"/>
              <w:sz w:val="22"/>
              <w:szCs w:val="22"/>
              <w:lang w:val="en-US"/>
            </w:rPr>
          </w:rPrChange>
        </w:rPr>
        <w:t xml:space="preserve"> </w:t>
      </w:r>
      <w:proofErr w:type="spellStart"/>
      <w:r w:rsidRPr="00922713">
        <w:rPr>
          <w:rFonts w:ascii="Arial" w:hAnsi="Arial" w:cs="Arial"/>
          <w:sz w:val="22"/>
          <w:szCs w:val="22"/>
          <w:lang w:val="en-US"/>
          <w:rPrChange w:id="3451" w:author="Syahrani Rachmawati Sadino" w:date="2025-01-31T14:35:00Z">
            <w:rPr>
              <w:rFonts w:asciiTheme="minorBidi" w:hAnsiTheme="minorBidi" w:cstheme="minorBidi"/>
              <w:sz w:val="22"/>
              <w:szCs w:val="22"/>
              <w:lang w:val="en-US"/>
            </w:rPr>
          </w:rPrChange>
        </w:rPr>
        <w:t>melakukan</w:t>
      </w:r>
      <w:proofErr w:type="spellEnd"/>
      <w:r w:rsidRPr="00922713">
        <w:rPr>
          <w:rFonts w:ascii="Arial" w:hAnsi="Arial" w:cs="Arial"/>
          <w:sz w:val="22"/>
          <w:szCs w:val="22"/>
          <w:lang w:val="en-US"/>
          <w:rPrChange w:id="3452" w:author="Syahrani Rachmawati Sadino" w:date="2025-01-31T14:35:00Z">
            <w:rPr>
              <w:rFonts w:asciiTheme="minorBidi" w:hAnsiTheme="minorBidi" w:cstheme="minorBidi"/>
              <w:sz w:val="22"/>
              <w:szCs w:val="22"/>
              <w:lang w:val="en-US"/>
            </w:rPr>
          </w:rPrChange>
        </w:rPr>
        <w:t xml:space="preserve"> </w:t>
      </w:r>
      <w:proofErr w:type="spellStart"/>
      <w:r w:rsidRPr="00922713">
        <w:rPr>
          <w:rFonts w:ascii="Arial" w:hAnsi="Arial" w:cs="Arial"/>
          <w:sz w:val="22"/>
          <w:szCs w:val="22"/>
          <w:lang w:val="en-US"/>
          <w:rPrChange w:id="3453" w:author="Syahrani Rachmawati Sadino" w:date="2025-01-31T14:35:00Z">
            <w:rPr>
              <w:rFonts w:asciiTheme="minorBidi" w:hAnsiTheme="minorBidi" w:cstheme="minorBidi"/>
              <w:sz w:val="22"/>
              <w:szCs w:val="22"/>
              <w:lang w:val="en-US"/>
            </w:rPr>
          </w:rPrChange>
        </w:rPr>
        <w:t>perubahan</w:t>
      </w:r>
      <w:proofErr w:type="spellEnd"/>
      <w:r w:rsidRPr="00922713">
        <w:rPr>
          <w:rFonts w:ascii="Arial" w:hAnsi="Arial" w:cs="Arial"/>
          <w:sz w:val="22"/>
          <w:szCs w:val="22"/>
          <w:lang w:val="en-US"/>
          <w:rPrChange w:id="3454" w:author="Syahrani Rachmawati Sadino" w:date="2025-01-31T14:35:00Z">
            <w:rPr>
              <w:rFonts w:asciiTheme="minorBidi" w:hAnsiTheme="minorBidi" w:cstheme="minorBidi"/>
              <w:sz w:val="22"/>
              <w:szCs w:val="22"/>
              <w:lang w:val="en-US"/>
            </w:rPr>
          </w:rPrChange>
        </w:rPr>
        <w:t xml:space="preserve"> </w:t>
      </w:r>
      <w:proofErr w:type="spellStart"/>
      <w:r w:rsidRPr="00922713">
        <w:rPr>
          <w:rFonts w:ascii="Arial" w:hAnsi="Arial" w:cs="Arial"/>
          <w:sz w:val="22"/>
          <w:szCs w:val="22"/>
          <w:lang w:val="en-US"/>
          <w:rPrChange w:id="3455" w:author="Syahrani Rachmawati Sadino" w:date="2025-01-31T14:35:00Z">
            <w:rPr>
              <w:rFonts w:asciiTheme="minorBidi" w:hAnsiTheme="minorBidi" w:cstheme="minorBidi"/>
              <w:sz w:val="22"/>
              <w:szCs w:val="22"/>
              <w:lang w:val="en-US"/>
            </w:rPr>
          </w:rPrChange>
        </w:rPr>
        <w:t>domisili</w:t>
      </w:r>
      <w:proofErr w:type="spellEnd"/>
      <w:r w:rsidRPr="00922713">
        <w:rPr>
          <w:rFonts w:ascii="Arial" w:hAnsi="Arial" w:cs="Arial"/>
          <w:sz w:val="22"/>
          <w:szCs w:val="22"/>
          <w:lang w:val="en-US"/>
          <w:rPrChange w:id="3456" w:author="Syahrani Rachmawati Sadino" w:date="2025-01-31T14:35:00Z">
            <w:rPr>
              <w:rFonts w:asciiTheme="minorBidi" w:hAnsiTheme="minorBidi" w:cstheme="minorBidi"/>
              <w:sz w:val="22"/>
              <w:szCs w:val="22"/>
              <w:lang w:val="en-US"/>
            </w:rPr>
          </w:rPrChange>
        </w:rPr>
        <w:t>/</w:t>
      </w:r>
      <w:proofErr w:type="spellStart"/>
      <w:r w:rsidRPr="00922713">
        <w:rPr>
          <w:rFonts w:ascii="Arial" w:hAnsi="Arial" w:cs="Arial"/>
          <w:sz w:val="22"/>
          <w:szCs w:val="22"/>
          <w:lang w:val="en-US"/>
          <w:rPrChange w:id="3457" w:author="Syahrani Rachmawati Sadino" w:date="2025-01-31T14:35:00Z">
            <w:rPr>
              <w:rFonts w:asciiTheme="minorBidi" w:hAnsiTheme="minorBidi" w:cstheme="minorBidi"/>
              <w:sz w:val="22"/>
              <w:szCs w:val="22"/>
              <w:lang w:val="en-US"/>
            </w:rPr>
          </w:rPrChange>
        </w:rPr>
        <w:t>alamat</w:t>
      </w:r>
      <w:proofErr w:type="spellEnd"/>
      <w:r w:rsidRPr="00922713">
        <w:rPr>
          <w:rFonts w:ascii="Arial" w:hAnsi="Arial" w:cs="Arial"/>
          <w:sz w:val="22"/>
          <w:szCs w:val="22"/>
          <w:lang w:val="en-US"/>
          <w:rPrChange w:id="3458" w:author="Syahrani Rachmawati Sadino" w:date="2025-01-31T14:35:00Z">
            <w:rPr>
              <w:rFonts w:asciiTheme="minorBidi" w:hAnsiTheme="minorBidi" w:cstheme="minorBidi"/>
              <w:sz w:val="22"/>
              <w:szCs w:val="22"/>
              <w:lang w:val="en-US"/>
            </w:rPr>
          </w:rPrChange>
        </w:rPr>
        <w:t xml:space="preserve"> </w:t>
      </w:r>
      <w:proofErr w:type="spellStart"/>
      <w:r w:rsidRPr="00922713">
        <w:rPr>
          <w:rFonts w:ascii="Arial" w:hAnsi="Arial" w:cs="Arial"/>
          <w:sz w:val="22"/>
          <w:szCs w:val="22"/>
          <w:lang w:val="en-US"/>
          <w:rPrChange w:id="3459" w:author="Syahrani Rachmawati Sadino" w:date="2025-01-31T14:35:00Z">
            <w:rPr>
              <w:rFonts w:asciiTheme="minorBidi" w:hAnsiTheme="minorBidi" w:cstheme="minorBidi"/>
              <w:sz w:val="22"/>
              <w:szCs w:val="22"/>
              <w:lang w:val="en-US"/>
            </w:rPr>
          </w:rPrChange>
        </w:rPr>
        <w:t>maka</w:t>
      </w:r>
      <w:proofErr w:type="spellEnd"/>
      <w:r w:rsidRPr="00922713">
        <w:rPr>
          <w:rFonts w:ascii="Arial" w:hAnsi="Arial" w:cs="Arial"/>
          <w:sz w:val="22"/>
          <w:szCs w:val="22"/>
          <w:lang w:val="en-US"/>
          <w:rPrChange w:id="3460" w:author="Syahrani Rachmawati Sadino" w:date="2025-01-31T14:35:00Z">
            <w:rPr>
              <w:rFonts w:asciiTheme="minorBidi" w:hAnsiTheme="minorBidi" w:cstheme="minorBidi"/>
              <w:sz w:val="22"/>
              <w:szCs w:val="22"/>
              <w:lang w:val="en-US"/>
            </w:rPr>
          </w:rPrChange>
        </w:rPr>
        <w:t xml:space="preserve"> </w:t>
      </w:r>
      <w:r w:rsidR="00A20015" w:rsidRPr="00922713">
        <w:rPr>
          <w:rFonts w:ascii="Arial" w:hAnsi="Arial" w:cs="Arial"/>
          <w:b/>
          <w:bCs/>
          <w:sz w:val="22"/>
          <w:szCs w:val="22"/>
          <w:lang w:val="en-US"/>
          <w:rPrChange w:id="3461" w:author="Syahrani Rachmawati Sadino" w:date="2025-01-31T14:35:00Z">
            <w:rPr>
              <w:rFonts w:asciiTheme="minorBidi" w:hAnsiTheme="minorBidi" w:cstheme="minorBidi"/>
              <w:b/>
              <w:bCs/>
              <w:sz w:val="22"/>
              <w:szCs w:val="22"/>
              <w:lang w:val="en-US"/>
            </w:rPr>
          </w:rPrChange>
        </w:rPr>
        <w:t>PARAH PIHAK</w:t>
      </w:r>
      <w:r w:rsidRPr="00922713">
        <w:rPr>
          <w:rFonts w:ascii="Arial" w:hAnsi="Arial" w:cs="Arial"/>
          <w:sz w:val="22"/>
          <w:szCs w:val="22"/>
          <w:lang w:val="en-US"/>
          <w:rPrChange w:id="3462" w:author="Syahrani Rachmawati Sadino" w:date="2025-01-31T14:35:00Z">
            <w:rPr>
              <w:rFonts w:asciiTheme="minorBidi" w:hAnsiTheme="minorBidi" w:cstheme="minorBidi"/>
              <w:sz w:val="22"/>
              <w:szCs w:val="22"/>
              <w:lang w:val="en-US"/>
            </w:rPr>
          </w:rPrChange>
        </w:rPr>
        <w:t xml:space="preserve"> </w:t>
      </w:r>
      <w:proofErr w:type="spellStart"/>
      <w:r w:rsidRPr="00922713">
        <w:rPr>
          <w:rFonts w:ascii="Arial" w:hAnsi="Arial" w:cs="Arial"/>
          <w:sz w:val="22"/>
          <w:szCs w:val="22"/>
          <w:lang w:val="en-US"/>
          <w:rPrChange w:id="3463" w:author="Syahrani Rachmawati Sadino" w:date="2025-01-31T14:35:00Z">
            <w:rPr>
              <w:rFonts w:asciiTheme="minorBidi" w:hAnsiTheme="minorBidi" w:cstheme="minorBidi"/>
              <w:sz w:val="22"/>
              <w:szCs w:val="22"/>
              <w:lang w:val="en-US"/>
            </w:rPr>
          </w:rPrChange>
        </w:rPr>
        <w:t>wajib</w:t>
      </w:r>
      <w:proofErr w:type="spellEnd"/>
      <w:r w:rsidRPr="00922713">
        <w:rPr>
          <w:rFonts w:ascii="Arial" w:hAnsi="Arial" w:cs="Arial"/>
          <w:sz w:val="22"/>
          <w:szCs w:val="22"/>
          <w:lang w:val="en-US"/>
          <w:rPrChange w:id="3464" w:author="Syahrani Rachmawati Sadino" w:date="2025-01-31T14:35:00Z">
            <w:rPr>
              <w:rFonts w:asciiTheme="minorBidi" w:hAnsiTheme="minorBidi" w:cstheme="minorBidi"/>
              <w:sz w:val="22"/>
              <w:szCs w:val="22"/>
              <w:lang w:val="en-US"/>
            </w:rPr>
          </w:rPrChange>
        </w:rPr>
        <w:t xml:space="preserve"> </w:t>
      </w:r>
      <w:proofErr w:type="spellStart"/>
      <w:r w:rsidRPr="00922713">
        <w:rPr>
          <w:rFonts w:ascii="Arial" w:hAnsi="Arial" w:cs="Arial"/>
          <w:sz w:val="22"/>
          <w:szCs w:val="22"/>
          <w:lang w:val="en-US"/>
          <w:rPrChange w:id="3465" w:author="Syahrani Rachmawati Sadino" w:date="2025-01-31T14:35:00Z">
            <w:rPr>
              <w:rFonts w:asciiTheme="minorBidi" w:hAnsiTheme="minorBidi" w:cstheme="minorBidi"/>
              <w:sz w:val="22"/>
              <w:szCs w:val="22"/>
              <w:lang w:val="en-US"/>
            </w:rPr>
          </w:rPrChange>
        </w:rPr>
        <w:t>memberikan</w:t>
      </w:r>
      <w:proofErr w:type="spellEnd"/>
      <w:r w:rsidRPr="00922713">
        <w:rPr>
          <w:rFonts w:ascii="Arial" w:hAnsi="Arial" w:cs="Arial"/>
          <w:sz w:val="22"/>
          <w:szCs w:val="22"/>
          <w:lang w:val="en-US"/>
          <w:rPrChange w:id="3466" w:author="Syahrani Rachmawati Sadino" w:date="2025-01-31T14:35:00Z">
            <w:rPr>
              <w:rFonts w:asciiTheme="minorBidi" w:hAnsiTheme="minorBidi" w:cstheme="minorBidi"/>
              <w:sz w:val="22"/>
              <w:szCs w:val="22"/>
              <w:lang w:val="en-US"/>
            </w:rPr>
          </w:rPrChange>
        </w:rPr>
        <w:t xml:space="preserve"> </w:t>
      </w:r>
      <w:proofErr w:type="spellStart"/>
      <w:r w:rsidRPr="00922713">
        <w:rPr>
          <w:rFonts w:ascii="Arial" w:hAnsi="Arial" w:cs="Arial"/>
          <w:sz w:val="22"/>
          <w:szCs w:val="22"/>
          <w:lang w:val="en-US"/>
          <w:rPrChange w:id="3467" w:author="Syahrani Rachmawati Sadino" w:date="2025-01-31T14:35:00Z">
            <w:rPr>
              <w:rFonts w:asciiTheme="minorBidi" w:hAnsiTheme="minorBidi" w:cstheme="minorBidi"/>
              <w:sz w:val="22"/>
              <w:szCs w:val="22"/>
              <w:lang w:val="en-US"/>
            </w:rPr>
          </w:rPrChange>
        </w:rPr>
        <w:t>pemberitahuan</w:t>
      </w:r>
      <w:proofErr w:type="spellEnd"/>
      <w:r w:rsidRPr="00922713">
        <w:rPr>
          <w:rFonts w:ascii="Arial" w:hAnsi="Arial" w:cs="Arial"/>
          <w:sz w:val="22"/>
          <w:szCs w:val="22"/>
          <w:lang w:val="en-US"/>
          <w:rPrChange w:id="3468" w:author="Syahrani Rachmawati Sadino" w:date="2025-01-31T14:35:00Z">
            <w:rPr>
              <w:rFonts w:asciiTheme="minorBidi" w:hAnsiTheme="minorBidi" w:cstheme="minorBidi"/>
              <w:sz w:val="22"/>
              <w:szCs w:val="22"/>
              <w:lang w:val="en-US"/>
            </w:rPr>
          </w:rPrChange>
        </w:rPr>
        <w:t xml:space="preserve"> </w:t>
      </w:r>
      <w:proofErr w:type="spellStart"/>
      <w:r w:rsidRPr="00922713">
        <w:rPr>
          <w:rFonts w:ascii="Arial" w:hAnsi="Arial" w:cs="Arial"/>
          <w:sz w:val="22"/>
          <w:szCs w:val="22"/>
          <w:lang w:val="en-US"/>
          <w:rPrChange w:id="3469" w:author="Syahrani Rachmawati Sadino" w:date="2025-01-31T14:35:00Z">
            <w:rPr>
              <w:rFonts w:asciiTheme="minorBidi" w:hAnsiTheme="minorBidi" w:cstheme="minorBidi"/>
              <w:sz w:val="22"/>
              <w:szCs w:val="22"/>
              <w:lang w:val="en-US"/>
            </w:rPr>
          </w:rPrChange>
        </w:rPr>
        <w:t>tertulis</w:t>
      </w:r>
      <w:proofErr w:type="spellEnd"/>
      <w:r w:rsidRPr="00922713">
        <w:rPr>
          <w:rFonts w:ascii="Arial" w:hAnsi="Arial" w:cs="Arial"/>
          <w:sz w:val="22"/>
          <w:szCs w:val="22"/>
          <w:lang w:val="en-US"/>
          <w:rPrChange w:id="3470" w:author="Syahrani Rachmawati Sadino" w:date="2025-01-31T14:35:00Z">
            <w:rPr>
              <w:rFonts w:asciiTheme="minorBidi" w:hAnsiTheme="minorBidi" w:cstheme="minorBidi"/>
              <w:sz w:val="22"/>
              <w:szCs w:val="22"/>
              <w:lang w:val="en-US"/>
            </w:rPr>
          </w:rPrChange>
        </w:rPr>
        <w:t xml:space="preserve"> </w:t>
      </w:r>
      <w:proofErr w:type="spellStart"/>
      <w:r w:rsidRPr="00922713">
        <w:rPr>
          <w:rFonts w:ascii="Arial" w:hAnsi="Arial" w:cs="Arial"/>
          <w:sz w:val="22"/>
          <w:szCs w:val="22"/>
          <w:lang w:val="en-US"/>
          <w:rPrChange w:id="3471" w:author="Syahrani Rachmawati Sadino" w:date="2025-01-31T14:35:00Z">
            <w:rPr>
              <w:rFonts w:asciiTheme="minorBidi" w:hAnsiTheme="minorBidi" w:cstheme="minorBidi"/>
              <w:sz w:val="22"/>
              <w:szCs w:val="22"/>
              <w:lang w:val="en-US"/>
            </w:rPr>
          </w:rPrChange>
        </w:rPr>
        <w:t>kepada</w:t>
      </w:r>
      <w:proofErr w:type="spellEnd"/>
      <w:r w:rsidRPr="00922713">
        <w:rPr>
          <w:rFonts w:ascii="Arial" w:hAnsi="Arial" w:cs="Arial"/>
          <w:sz w:val="22"/>
          <w:szCs w:val="22"/>
          <w:lang w:val="en-US"/>
          <w:rPrChange w:id="3472" w:author="Syahrani Rachmawati Sadino" w:date="2025-01-31T14:35:00Z">
            <w:rPr>
              <w:rFonts w:asciiTheme="minorBidi" w:hAnsiTheme="minorBidi" w:cstheme="minorBidi"/>
              <w:sz w:val="22"/>
              <w:szCs w:val="22"/>
              <w:lang w:val="en-US"/>
            </w:rPr>
          </w:rPrChange>
        </w:rPr>
        <w:t xml:space="preserve"> </w:t>
      </w:r>
      <w:proofErr w:type="spellStart"/>
      <w:r w:rsidRPr="00922713">
        <w:rPr>
          <w:rFonts w:ascii="Arial" w:hAnsi="Arial" w:cs="Arial"/>
          <w:sz w:val="22"/>
          <w:szCs w:val="22"/>
          <w:lang w:val="en-US"/>
          <w:rPrChange w:id="3473" w:author="Syahrani Rachmawati Sadino" w:date="2025-01-31T14:35:00Z">
            <w:rPr>
              <w:rFonts w:asciiTheme="minorBidi" w:hAnsiTheme="minorBidi" w:cstheme="minorBidi"/>
              <w:sz w:val="22"/>
              <w:szCs w:val="22"/>
              <w:lang w:val="en-US"/>
            </w:rPr>
          </w:rPrChange>
        </w:rPr>
        <w:t>pihak</w:t>
      </w:r>
      <w:proofErr w:type="spellEnd"/>
      <w:r w:rsidRPr="00922713">
        <w:rPr>
          <w:rFonts w:ascii="Arial" w:hAnsi="Arial" w:cs="Arial"/>
          <w:sz w:val="22"/>
          <w:szCs w:val="22"/>
          <w:lang w:val="en-US"/>
          <w:rPrChange w:id="3474" w:author="Syahrani Rachmawati Sadino" w:date="2025-01-31T14:35:00Z">
            <w:rPr>
              <w:rFonts w:asciiTheme="minorBidi" w:hAnsiTheme="minorBidi" w:cstheme="minorBidi"/>
              <w:sz w:val="22"/>
              <w:szCs w:val="22"/>
              <w:lang w:val="en-US"/>
            </w:rPr>
          </w:rPrChange>
        </w:rPr>
        <w:t xml:space="preserve"> </w:t>
      </w:r>
      <w:proofErr w:type="spellStart"/>
      <w:r w:rsidRPr="00922713">
        <w:rPr>
          <w:rFonts w:ascii="Arial" w:hAnsi="Arial" w:cs="Arial"/>
          <w:sz w:val="22"/>
          <w:szCs w:val="22"/>
          <w:lang w:val="en-US"/>
          <w:rPrChange w:id="3475" w:author="Syahrani Rachmawati Sadino" w:date="2025-01-31T14:35:00Z">
            <w:rPr>
              <w:rFonts w:asciiTheme="minorBidi" w:hAnsiTheme="minorBidi" w:cstheme="minorBidi"/>
              <w:sz w:val="22"/>
              <w:szCs w:val="22"/>
              <w:lang w:val="en-US"/>
            </w:rPr>
          </w:rPrChange>
        </w:rPr>
        <w:t>lainnya</w:t>
      </w:r>
      <w:proofErr w:type="spellEnd"/>
      <w:r w:rsidRPr="00922713">
        <w:rPr>
          <w:rFonts w:ascii="Arial" w:hAnsi="Arial" w:cs="Arial"/>
          <w:sz w:val="22"/>
          <w:szCs w:val="22"/>
          <w:lang w:val="en-US"/>
          <w:rPrChange w:id="3476" w:author="Syahrani Rachmawati Sadino" w:date="2025-01-31T14:35:00Z">
            <w:rPr>
              <w:rFonts w:asciiTheme="minorBidi" w:hAnsiTheme="minorBidi" w:cstheme="minorBidi"/>
              <w:sz w:val="22"/>
              <w:szCs w:val="22"/>
              <w:lang w:val="en-US"/>
            </w:rPr>
          </w:rPrChange>
        </w:rPr>
        <w:t xml:space="preserve"> 60 (</w:t>
      </w:r>
      <w:proofErr w:type="spellStart"/>
      <w:r w:rsidRPr="00922713">
        <w:rPr>
          <w:rFonts w:ascii="Arial" w:hAnsi="Arial" w:cs="Arial"/>
          <w:sz w:val="22"/>
          <w:szCs w:val="22"/>
          <w:lang w:val="en-US"/>
          <w:rPrChange w:id="3477" w:author="Syahrani Rachmawati Sadino" w:date="2025-01-31T14:35:00Z">
            <w:rPr>
              <w:rFonts w:asciiTheme="minorBidi" w:hAnsiTheme="minorBidi" w:cstheme="minorBidi"/>
              <w:sz w:val="22"/>
              <w:szCs w:val="22"/>
              <w:lang w:val="en-US"/>
            </w:rPr>
          </w:rPrChange>
        </w:rPr>
        <w:t>enam</w:t>
      </w:r>
      <w:proofErr w:type="spellEnd"/>
      <w:r w:rsidRPr="00922713">
        <w:rPr>
          <w:rFonts w:ascii="Arial" w:hAnsi="Arial" w:cs="Arial"/>
          <w:sz w:val="22"/>
          <w:szCs w:val="22"/>
          <w:lang w:val="en-US"/>
          <w:rPrChange w:id="3478" w:author="Syahrani Rachmawati Sadino" w:date="2025-01-31T14:35:00Z">
            <w:rPr>
              <w:rFonts w:asciiTheme="minorBidi" w:hAnsiTheme="minorBidi" w:cstheme="minorBidi"/>
              <w:sz w:val="22"/>
              <w:szCs w:val="22"/>
              <w:lang w:val="en-US"/>
            </w:rPr>
          </w:rPrChange>
        </w:rPr>
        <w:t xml:space="preserve"> </w:t>
      </w:r>
      <w:proofErr w:type="spellStart"/>
      <w:r w:rsidRPr="00922713">
        <w:rPr>
          <w:rFonts w:ascii="Arial" w:hAnsi="Arial" w:cs="Arial"/>
          <w:sz w:val="22"/>
          <w:szCs w:val="22"/>
          <w:lang w:val="en-US"/>
          <w:rPrChange w:id="3479" w:author="Syahrani Rachmawati Sadino" w:date="2025-01-31T14:35:00Z">
            <w:rPr>
              <w:rFonts w:asciiTheme="minorBidi" w:hAnsiTheme="minorBidi" w:cstheme="minorBidi"/>
              <w:sz w:val="22"/>
              <w:szCs w:val="22"/>
              <w:lang w:val="en-US"/>
            </w:rPr>
          </w:rPrChange>
        </w:rPr>
        <w:t>puluh</w:t>
      </w:r>
      <w:proofErr w:type="spellEnd"/>
      <w:r w:rsidRPr="00922713">
        <w:rPr>
          <w:rFonts w:ascii="Arial" w:hAnsi="Arial" w:cs="Arial"/>
          <w:sz w:val="22"/>
          <w:szCs w:val="22"/>
          <w:lang w:val="en-US"/>
          <w:rPrChange w:id="3480" w:author="Syahrani Rachmawati Sadino" w:date="2025-01-31T14:35:00Z">
            <w:rPr>
              <w:rFonts w:asciiTheme="minorBidi" w:hAnsiTheme="minorBidi" w:cstheme="minorBidi"/>
              <w:sz w:val="22"/>
              <w:szCs w:val="22"/>
              <w:lang w:val="en-US"/>
            </w:rPr>
          </w:rPrChange>
        </w:rPr>
        <w:t xml:space="preserve">) </w:t>
      </w:r>
      <w:ins w:id="3481" w:author="Yohanita Dewi Chandra Murti" w:date="2025-01-16T11:18:00Z">
        <w:r w:rsidR="00615CC9" w:rsidRPr="00922713">
          <w:rPr>
            <w:rFonts w:ascii="Arial" w:hAnsi="Arial" w:cs="Arial"/>
            <w:sz w:val="22"/>
            <w:szCs w:val="22"/>
            <w:lang w:val="en-US"/>
            <w:rPrChange w:id="3482" w:author="Syahrani Rachmawati Sadino" w:date="2025-01-31T14:35:00Z">
              <w:rPr>
                <w:rFonts w:asciiTheme="minorBidi" w:hAnsiTheme="minorBidi" w:cstheme="minorBidi"/>
                <w:sz w:val="22"/>
                <w:szCs w:val="22"/>
                <w:lang w:val="en-US"/>
              </w:rPr>
            </w:rPrChange>
          </w:rPr>
          <w:t>H</w:t>
        </w:r>
      </w:ins>
      <w:del w:id="3483" w:author="Yohanita Dewi Chandra Murti" w:date="2025-01-16T11:18:00Z">
        <w:r w:rsidRPr="00922713" w:rsidDel="00615CC9">
          <w:rPr>
            <w:rFonts w:ascii="Arial" w:hAnsi="Arial" w:cs="Arial"/>
            <w:sz w:val="22"/>
            <w:szCs w:val="22"/>
            <w:lang w:val="en-US"/>
            <w:rPrChange w:id="3484" w:author="Syahrani Rachmawati Sadino" w:date="2025-01-31T14:35:00Z">
              <w:rPr>
                <w:rFonts w:asciiTheme="minorBidi" w:hAnsiTheme="minorBidi" w:cstheme="minorBidi"/>
                <w:sz w:val="22"/>
                <w:szCs w:val="22"/>
                <w:lang w:val="en-US"/>
              </w:rPr>
            </w:rPrChange>
          </w:rPr>
          <w:delText>h</w:delText>
        </w:r>
      </w:del>
      <w:r w:rsidRPr="00922713">
        <w:rPr>
          <w:rFonts w:ascii="Arial" w:hAnsi="Arial" w:cs="Arial"/>
          <w:sz w:val="22"/>
          <w:szCs w:val="22"/>
          <w:lang w:val="en-US"/>
          <w:rPrChange w:id="3485" w:author="Syahrani Rachmawati Sadino" w:date="2025-01-31T14:35:00Z">
            <w:rPr>
              <w:rFonts w:asciiTheme="minorBidi" w:hAnsiTheme="minorBidi" w:cstheme="minorBidi"/>
              <w:sz w:val="22"/>
              <w:szCs w:val="22"/>
              <w:lang w:val="en-US"/>
            </w:rPr>
          </w:rPrChange>
        </w:rPr>
        <w:t xml:space="preserve">ari </w:t>
      </w:r>
      <w:del w:id="3486" w:author="Yohanita Dewi Chandra Murti" w:date="2025-01-16T11:18:00Z">
        <w:r w:rsidRPr="00922713" w:rsidDel="00615CC9">
          <w:rPr>
            <w:rFonts w:ascii="Arial" w:hAnsi="Arial" w:cs="Arial"/>
            <w:sz w:val="22"/>
            <w:szCs w:val="22"/>
            <w:lang w:val="en-US"/>
            <w:rPrChange w:id="3487" w:author="Syahrani Rachmawati Sadino" w:date="2025-01-31T14:35:00Z">
              <w:rPr>
                <w:rFonts w:asciiTheme="minorBidi" w:hAnsiTheme="minorBidi" w:cstheme="minorBidi"/>
                <w:sz w:val="22"/>
                <w:szCs w:val="22"/>
                <w:lang w:val="en-US"/>
              </w:rPr>
            </w:rPrChange>
          </w:rPr>
          <w:delText xml:space="preserve">kalender </w:delText>
        </w:r>
      </w:del>
      <w:ins w:id="3488" w:author="Yohanita Dewi Chandra Murti" w:date="2025-01-16T11:18:00Z">
        <w:r w:rsidR="00615CC9" w:rsidRPr="00922713">
          <w:rPr>
            <w:rFonts w:ascii="Arial" w:hAnsi="Arial" w:cs="Arial"/>
            <w:sz w:val="22"/>
            <w:szCs w:val="22"/>
            <w:lang w:val="en-US"/>
            <w:rPrChange w:id="3489" w:author="Syahrani Rachmawati Sadino" w:date="2025-01-31T14:35:00Z">
              <w:rPr>
                <w:rFonts w:asciiTheme="minorBidi" w:hAnsiTheme="minorBidi" w:cstheme="minorBidi"/>
                <w:sz w:val="22"/>
                <w:szCs w:val="22"/>
                <w:lang w:val="en-US"/>
              </w:rPr>
            </w:rPrChange>
          </w:rPr>
          <w:t xml:space="preserve">Kalender </w:t>
        </w:r>
      </w:ins>
      <w:proofErr w:type="spellStart"/>
      <w:r w:rsidRPr="00922713">
        <w:rPr>
          <w:rFonts w:ascii="Arial" w:hAnsi="Arial" w:cs="Arial"/>
          <w:sz w:val="22"/>
          <w:szCs w:val="22"/>
          <w:lang w:val="en-US"/>
          <w:rPrChange w:id="3490" w:author="Syahrani Rachmawati Sadino" w:date="2025-01-31T14:35:00Z">
            <w:rPr>
              <w:rFonts w:asciiTheme="minorBidi" w:hAnsiTheme="minorBidi" w:cstheme="minorBidi"/>
              <w:sz w:val="22"/>
              <w:szCs w:val="22"/>
              <w:lang w:val="en-US"/>
            </w:rPr>
          </w:rPrChange>
        </w:rPr>
        <w:t>sebelumnya</w:t>
      </w:r>
      <w:bookmarkEnd w:id="3440"/>
      <w:proofErr w:type="spellEnd"/>
      <w:r w:rsidRPr="00922713">
        <w:rPr>
          <w:rFonts w:ascii="Arial" w:hAnsi="Arial" w:cs="Arial"/>
          <w:sz w:val="22"/>
          <w:szCs w:val="22"/>
          <w:lang w:val="en-US"/>
          <w:rPrChange w:id="3491" w:author="Syahrani Rachmawati Sadino" w:date="2025-01-31T14:35:00Z">
            <w:rPr>
              <w:rFonts w:asciiTheme="minorBidi" w:hAnsiTheme="minorBidi" w:cstheme="minorBidi"/>
              <w:sz w:val="22"/>
              <w:szCs w:val="22"/>
              <w:lang w:val="en-US"/>
            </w:rPr>
          </w:rPrChange>
        </w:rPr>
        <w:t>.</w:t>
      </w:r>
      <w:bookmarkEnd w:id="3441"/>
      <w:r w:rsidRPr="00922713">
        <w:rPr>
          <w:rFonts w:ascii="Arial" w:hAnsi="Arial" w:cs="Arial"/>
          <w:sz w:val="22"/>
          <w:szCs w:val="22"/>
          <w:lang w:val="en-US"/>
          <w:rPrChange w:id="3492" w:author="Syahrani Rachmawati Sadino" w:date="2025-01-31T14:35:00Z">
            <w:rPr>
              <w:rFonts w:asciiTheme="minorBidi" w:hAnsiTheme="minorBidi" w:cstheme="minorBidi"/>
              <w:sz w:val="22"/>
              <w:szCs w:val="22"/>
              <w:lang w:val="en-US"/>
            </w:rPr>
          </w:rPrChange>
        </w:rPr>
        <w:t xml:space="preserve"> </w:t>
      </w:r>
    </w:p>
    <w:p w14:paraId="1E9A7F3F" w14:textId="57BD0977" w:rsidR="001E317A" w:rsidRPr="00922713" w:rsidRDefault="001E317A">
      <w:pPr>
        <w:spacing w:line="276" w:lineRule="auto"/>
        <w:rPr>
          <w:rFonts w:ascii="Arial" w:hAnsi="Arial" w:cs="Arial"/>
          <w:b/>
          <w:sz w:val="22"/>
          <w:szCs w:val="22"/>
          <w:rPrChange w:id="3493" w:author="Syahrani Rachmawati Sadino" w:date="2025-01-31T14:35:00Z">
            <w:rPr>
              <w:rFonts w:asciiTheme="minorBidi" w:hAnsiTheme="minorBidi" w:cstheme="minorBidi"/>
              <w:b/>
              <w:sz w:val="22"/>
              <w:szCs w:val="22"/>
            </w:rPr>
          </w:rPrChange>
        </w:rPr>
      </w:pPr>
    </w:p>
    <w:p w14:paraId="2D4BA7B2" w14:textId="2A4DD182" w:rsidR="00463E18" w:rsidRPr="00922713" w:rsidRDefault="00463E18">
      <w:pPr>
        <w:spacing w:line="276" w:lineRule="auto"/>
        <w:jc w:val="center"/>
        <w:rPr>
          <w:rFonts w:ascii="Arial" w:hAnsi="Arial" w:cs="Arial"/>
          <w:b/>
          <w:bCs/>
          <w:sz w:val="22"/>
          <w:szCs w:val="22"/>
          <w:rPrChange w:id="3494" w:author="Syahrani Rachmawati Sadino" w:date="2025-01-31T14:35:00Z">
            <w:rPr>
              <w:rFonts w:asciiTheme="minorBidi" w:hAnsiTheme="minorBidi" w:cstheme="minorBidi"/>
              <w:b/>
              <w:bCs/>
              <w:sz w:val="22"/>
              <w:szCs w:val="22"/>
              <w:highlight w:val="yellow"/>
            </w:rPr>
          </w:rPrChange>
        </w:rPr>
      </w:pPr>
      <w:r w:rsidRPr="00922713">
        <w:rPr>
          <w:rFonts w:ascii="Arial" w:hAnsi="Arial" w:cs="Arial"/>
          <w:b/>
          <w:bCs/>
          <w:sz w:val="22"/>
          <w:szCs w:val="22"/>
          <w:rPrChange w:id="3495" w:author="Syahrani Rachmawati Sadino" w:date="2025-01-31T14:35:00Z">
            <w:rPr>
              <w:rFonts w:asciiTheme="minorBidi" w:hAnsiTheme="minorBidi" w:cstheme="minorBidi"/>
              <w:b/>
              <w:bCs/>
              <w:sz w:val="22"/>
              <w:szCs w:val="22"/>
              <w:highlight w:val="yellow"/>
            </w:rPr>
          </w:rPrChange>
        </w:rPr>
        <w:t>PASAL 2</w:t>
      </w:r>
      <w:r w:rsidR="00443B27" w:rsidRPr="00922713">
        <w:rPr>
          <w:rFonts w:ascii="Arial" w:hAnsi="Arial" w:cs="Arial"/>
          <w:b/>
          <w:bCs/>
          <w:sz w:val="22"/>
          <w:szCs w:val="22"/>
          <w:rPrChange w:id="3496" w:author="Syahrani Rachmawati Sadino" w:date="2025-01-31T14:35:00Z">
            <w:rPr>
              <w:rFonts w:asciiTheme="minorBidi" w:hAnsiTheme="minorBidi" w:cstheme="minorBidi"/>
              <w:b/>
              <w:bCs/>
              <w:sz w:val="22"/>
              <w:szCs w:val="22"/>
              <w:highlight w:val="yellow"/>
            </w:rPr>
          </w:rPrChange>
        </w:rPr>
        <w:t>0</w:t>
      </w:r>
    </w:p>
    <w:p w14:paraId="4A6D2092" w14:textId="77777777" w:rsidR="00463E18" w:rsidRPr="00922713" w:rsidRDefault="00463E18">
      <w:pPr>
        <w:spacing w:line="276" w:lineRule="auto"/>
        <w:jc w:val="center"/>
        <w:rPr>
          <w:rFonts w:ascii="Arial" w:hAnsi="Arial" w:cs="Arial"/>
          <w:b/>
          <w:bCs/>
          <w:sz w:val="22"/>
          <w:szCs w:val="22"/>
          <w:rPrChange w:id="3497" w:author="Syahrani Rachmawati Sadino" w:date="2025-01-31T14:35:00Z">
            <w:rPr>
              <w:rFonts w:asciiTheme="minorBidi" w:hAnsiTheme="minorBidi" w:cstheme="minorBidi"/>
              <w:b/>
              <w:bCs/>
              <w:sz w:val="22"/>
              <w:szCs w:val="22"/>
              <w:highlight w:val="yellow"/>
            </w:rPr>
          </w:rPrChange>
        </w:rPr>
      </w:pPr>
      <w:r w:rsidRPr="00922713">
        <w:rPr>
          <w:rFonts w:ascii="Arial" w:hAnsi="Arial" w:cs="Arial"/>
          <w:b/>
          <w:bCs/>
          <w:sz w:val="22"/>
          <w:szCs w:val="22"/>
          <w:rPrChange w:id="3498" w:author="Syahrani Rachmawati Sadino" w:date="2025-01-31T14:35:00Z">
            <w:rPr>
              <w:rFonts w:asciiTheme="minorBidi" w:hAnsiTheme="minorBidi" w:cstheme="minorBidi"/>
              <w:b/>
              <w:bCs/>
              <w:sz w:val="22"/>
              <w:szCs w:val="22"/>
              <w:highlight w:val="yellow"/>
            </w:rPr>
          </w:rPrChange>
        </w:rPr>
        <w:t>PELINDUNGAN DATA PRIBADI</w:t>
      </w:r>
    </w:p>
    <w:p w14:paraId="578750C3" w14:textId="77777777" w:rsidR="00463E18" w:rsidRPr="00922713" w:rsidRDefault="00463E18">
      <w:pPr>
        <w:spacing w:line="276" w:lineRule="auto"/>
        <w:jc w:val="center"/>
        <w:rPr>
          <w:rFonts w:ascii="Arial" w:hAnsi="Arial" w:cs="Arial"/>
          <w:b/>
          <w:bCs/>
          <w:sz w:val="22"/>
          <w:szCs w:val="22"/>
          <w:rPrChange w:id="3499" w:author="Syahrani Rachmawati Sadino" w:date="2025-01-31T14:35:00Z">
            <w:rPr>
              <w:rFonts w:asciiTheme="minorBidi" w:hAnsiTheme="minorBidi" w:cstheme="minorBidi"/>
              <w:b/>
              <w:bCs/>
              <w:sz w:val="22"/>
              <w:szCs w:val="22"/>
              <w:highlight w:val="yellow"/>
            </w:rPr>
          </w:rPrChange>
        </w:rPr>
      </w:pPr>
    </w:p>
    <w:p w14:paraId="7D322CDE" w14:textId="5A17C6C1" w:rsidR="00463E18" w:rsidRPr="00922713" w:rsidRDefault="00463E18">
      <w:pPr>
        <w:pStyle w:val="BodyText"/>
        <w:numPr>
          <w:ilvl w:val="0"/>
          <w:numId w:val="65"/>
        </w:numPr>
        <w:spacing w:after="0" w:line="276" w:lineRule="auto"/>
        <w:ind w:left="426" w:hanging="426"/>
        <w:rPr>
          <w:rFonts w:ascii="Arial" w:hAnsi="Arial" w:cs="Arial"/>
          <w:bCs/>
          <w:sz w:val="22"/>
          <w:szCs w:val="22"/>
          <w:rPrChange w:id="3500" w:author="Syahrani Rachmawati Sadino" w:date="2025-01-31T14:35:00Z">
            <w:rPr>
              <w:rFonts w:asciiTheme="minorBidi" w:hAnsiTheme="minorBidi" w:cstheme="minorBidi"/>
              <w:bCs/>
              <w:sz w:val="22"/>
              <w:szCs w:val="22"/>
              <w:highlight w:val="yellow"/>
            </w:rPr>
          </w:rPrChange>
        </w:rPr>
      </w:pPr>
      <w:proofErr w:type="spellStart"/>
      <w:r w:rsidRPr="00922713">
        <w:rPr>
          <w:rFonts w:ascii="Arial" w:hAnsi="Arial" w:cs="Arial"/>
          <w:bCs/>
          <w:sz w:val="22"/>
          <w:szCs w:val="22"/>
          <w:rPrChange w:id="3501" w:author="Syahrani Rachmawati Sadino" w:date="2025-01-31T14:35:00Z">
            <w:rPr>
              <w:rFonts w:asciiTheme="minorBidi" w:hAnsiTheme="minorBidi" w:cstheme="minorBidi"/>
              <w:bCs/>
              <w:sz w:val="22"/>
              <w:szCs w:val="22"/>
              <w:highlight w:val="yellow"/>
            </w:rPr>
          </w:rPrChange>
        </w:rPr>
        <w:t>Bahwa</w:t>
      </w:r>
      <w:proofErr w:type="spellEnd"/>
      <w:r w:rsidRPr="00922713">
        <w:rPr>
          <w:rFonts w:ascii="Arial" w:hAnsi="Arial" w:cs="Arial"/>
          <w:bCs/>
          <w:sz w:val="22"/>
          <w:szCs w:val="22"/>
          <w:rPrChange w:id="3502" w:author="Syahrani Rachmawati Sadino" w:date="2025-01-31T14:35:00Z">
            <w:rPr>
              <w:rFonts w:asciiTheme="minorBidi" w:hAnsiTheme="minorBidi" w:cstheme="minorBidi"/>
              <w:bCs/>
              <w:sz w:val="22"/>
              <w:szCs w:val="22"/>
              <w:highlight w:val="yellow"/>
            </w:rPr>
          </w:rPrChange>
        </w:rPr>
        <w:t xml:space="preserve"> </w:t>
      </w:r>
      <w:proofErr w:type="spellStart"/>
      <w:r w:rsidRPr="00922713">
        <w:rPr>
          <w:rFonts w:ascii="Arial" w:hAnsi="Arial" w:cs="Arial"/>
          <w:bCs/>
          <w:sz w:val="22"/>
          <w:szCs w:val="22"/>
          <w:rPrChange w:id="3503" w:author="Syahrani Rachmawati Sadino" w:date="2025-01-31T14:35:00Z">
            <w:rPr>
              <w:rFonts w:asciiTheme="minorBidi" w:hAnsiTheme="minorBidi" w:cstheme="minorBidi"/>
              <w:bCs/>
              <w:sz w:val="22"/>
              <w:szCs w:val="22"/>
              <w:highlight w:val="yellow"/>
            </w:rPr>
          </w:rPrChange>
        </w:rPr>
        <w:t>tidak</w:t>
      </w:r>
      <w:proofErr w:type="spellEnd"/>
      <w:r w:rsidRPr="00922713">
        <w:rPr>
          <w:rFonts w:ascii="Arial" w:hAnsi="Arial" w:cs="Arial"/>
          <w:bCs/>
          <w:sz w:val="22"/>
          <w:szCs w:val="22"/>
          <w:rPrChange w:id="3504" w:author="Syahrani Rachmawati Sadino" w:date="2025-01-31T14:35:00Z">
            <w:rPr>
              <w:rFonts w:asciiTheme="minorBidi" w:hAnsiTheme="minorBidi" w:cstheme="minorBidi"/>
              <w:bCs/>
              <w:sz w:val="22"/>
              <w:szCs w:val="22"/>
              <w:highlight w:val="yellow"/>
            </w:rPr>
          </w:rPrChange>
        </w:rPr>
        <w:t xml:space="preserve"> </w:t>
      </w:r>
      <w:proofErr w:type="spellStart"/>
      <w:r w:rsidRPr="00922713">
        <w:rPr>
          <w:rFonts w:ascii="Arial" w:hAnsi="Arial" w:cs="Arial"/>
          <w:bCs/>
          <w:sz w:val="22"/>
          <w:szCs w:val="22"/>
          <w:rPrChange w:id="3505" w:author="Syahrani Rachmawati Sadino" w:date="2025-01-31T14:35:00Z">
            <w:rPr>
              <w:rFonts w:asciiTheme="minorBidi" w:hAnsiTheme="minorBidi" w:cstheme="minorBidi"/>
              <w:bCs/>
              <w:sz w:val="22"/>
              <w:szCs w:val="22"/>
              <w:highlight w:val="yellow"/>
            </w:rPr>
          </w:rPrChange>
        </w:rPr>
        <w:t>terlepas</w:t>
      </w:r>
      <w:proofErr w:type="spellEnd"/>
      <w:r w:rsidRPr="00922713">
        <w:rPr>
          <w:rFonts w:ascii="Arial" w:hAnsi="Arial" w:cs="Arial"/>
          <w:bCs/>
          <w:sz w:val="22"/>
          <w:szCs w:val="22"/>
          <w:rPrChange w:id="3506" w:author="Syahrani Rachmawati Sadino" w:date="2025-01-31T14:35:00Z">
            <w:rPr>
              <w:rFonts w:asciiTheme="minorBidi" w:hAnsiTheme="minorBidi" w:cstheme="minorBidi"/>
              <w:bCs/>
              <w:sz w:val="22"/>
              <w:szCs w:val="22"/>
              <w:highlight w:val="yellow"/>
            </w:rPr>
          </w:rPrChange>
        </w:rPr>
        <w:t xml:space="preserve"> </w:t>
      </w:r>
      <w:proofErr w:type="spellStart"/>
      <w:r w:rsidRPr="00922713">
        <w:rPr>
          <w:rFonts w:ascii="Arial" w:hAnsi="Arial" w:cs="Arial"/>
          <w:bCs/>
          <w:sz w:val="22"/>
          <w:szCs w:val="22"/>
          <w:rPrChange w:id="3507" w:author="Syahrani Rachmawati Sadino" w:date="2025-01-31T14:35:00Z">
            <w:rPr>
              <w:rFonts w:asciiTheme="minorBidi" w:hAnsiTheme="minorBidi" w:cstheme="minorBidi"/>
              <w:bCs/>
              <w:sz w:val="22"/>
              <w:szCs w:val="22"/>
              <w:highlight w:val="yellow"/>
            </w:rPr>
          </w:rPrChange>
        </w:rPr>
        <w:t>dari</w:t>
      </w:r>
      <w:proofErr w:type="spellEnd"/>
      <w:r w:rsidRPr="00922713">
        <w:rPr>
          <w:rFonts w:ascii="Arial" w:hAnsi="Arial" w:cs="Arial"/>
          <w:bCs/>
          <w:sz w:val="22"/>
          <w:szCs w:val="22"/>
          <w:rPrChange w:id="3508" w:author="Syahrani Rachmawati Sadino" w:date="2025-01-31T14:35:00Z">
            <w:rPr>
              <w:rFonts w:asciiTheme="minorBidi" w:hAnsiTheme="minorBidi" w:cstheme="minorBidi"/>
              <w:bCs/>
              <w:sz w:val="22"/>
              <w:szCs w:val="22"/>
              <w:highlight w:val="yellow"/>
            </w:rPr>
          </w:rPrChange>
        </w:rPr>
        <w:t xml:space="preserve"> Pasal 19 </w:t>
      </w:r>
      <w:proofErr w:type="spellStart"/>
      <w:r w:rsidRPr="00922713">
        <w:rPr>
          <w:rFonts w:ascii="Arial" w:hAnsi="Arial" w:cs="Arial"/>
          <w:bCs/>
          <w:sz w:val="22"/>
          <w:szCs w:val="22"/>
          <w:rPrChange w:id="3509" w:author="Syahrani Rachmawati Sadino" w:date="2025-01-31T14:35:00Z">
            <w:rPr>
              <w:rFonts w:asciiTheme="minorBidi" w:hAnsiTheme="minorBidi" w:cstheme="minorBidi"/>
              <w:bCs/>
              <w:sz w:val="22"/>
              <w:szCs w:val="22"/>
              <w:highlight w:val="yellow"/>
            </w:rPr>
          </w:rPrChange>
        </w:rPr>
        <w:t>tentang</w:t>
      </w:r>
      <w:proofErr w:type="spellEnd"/>
      <w:r w:rsidRPr="00922713">
        <w:rPr>
          <w:rFonts w:ascii="Arial" w:hAnsi="Arial" w:cs="Arial"/>
          <w:bCs/>
          <w:sz w:val="22"/>
          <w:szCs w:val="22"/>
          <w:rPrChange w:id="3510" w:author="Syahrani Rachmawati Sadino" w:date="2025-01-31T14:35:00Z">
            <w:rPr>
              <w:rFonts w:asciiTheme="minorBidi" w:hAnsiTheme="minorBidi" w:cstheme="minorBidi"/>
              <w:bCs/>
              <w:sz w:val="22"/>
              <w:szCs w:val="22"/>
              <w:highlight w:val="yellow"/>
            </w:rPr>
          </w:rPrChange>
        </w:rPr>
        <w:t xml:space="preserve"> </w:t>
      </w:r>
      <w:proofErr w:type="spellStart"/>
      <w:r w:rsidRPr="00922713">
        <w:rPr>
          <w:rFonts w:ascii="Arial" w:hAnsi="Arial" w:cs="Arial"/>
          <w:bCs/>
          <w:sz w:val="22"/>
          <w:szCs w:val="22"/>
          <w:rPrChange w:id="3511" w:author="Syahrani Rachmawati Sadino" w:date="2025-01-31T14:35:00Z">
            <w:rPr>
              <w:rFonts w:asciiTheme="minorBidi" w:hAnsiTheme="minorBidi" w:cstheme="minorBidi"/>
              <w:bCs/>
              <w:sz w:val="22"/>
              <w:szCs w:val="22"/>
              <w:highlight w:val="yellow"/>
            </w:rPr>
          </w:rPrChange>
        </w:rPr>
        <w:t>Kerahasian</w:t>
      </w:r>
      <w:proofErr w:type="spellEnd"/>
      <w:r w:rsidRPr="00922713">
        <w:rPr>
          <w:rFonts w:ascii="Arial" w:hAnsi="Arial" w:cs="Arial"/>
          <w:bCs/>
          <w:sz w:val="22"/>
          <w:szCs w:val="22"/>
          <w:rPrChange w:id="3512" w:author="Syahrani Rachmawati Sadino" w:date="2025-01-31T14:35:00Z">
            <w:rPr>
              <w:rFonts w:asciiTheme="minorBidi" w:hAnsiTheme="minorBidi" w:cstheme="minorBidi"/>
              <w:bCs/>
              <w:sz w:val="22"/>
              <w:szCs w:val="22"/>
              <w:highlight w:val="yellow"/>
            </w:rPr>
          </w:rPrChange>
        </w:rPr>
        <w:t xml:space="preserve"> </w:t>
      </w:r>
      <w:proofErr w:type="spellStart"/>
      <w:r w:rsidRPr="00922713">
        <w:rPr>
          <w:rFonts w:ascii="Arial" w:hAnsi="Arial" w:cs="Arial"/>
          <w:bCs/>
          <w:sz w:val="22"/>
          <w:szCs w:val="22"/>
          <w:rPrChange w:id="3513" w:author="Syahrani Rachmawati Sadino" w:date="2025-01-31T14:35:00Z">
            <w:rPr>
              <w:rFonts w:asciiTheme="minorBidi" w:hAnsiTheme="minorBidi" w:cstheme="minorBidi"/>
              <w:bCs/>
              <w:sz w:val="22"/>
              <w:szCs w:val="22"/>
              <w:highlight w:val="yellow"/>
            </w:rPr>
          </w:rPrChange>
        </w:rPr>
        <w:t>diperlukan</w:t>
      </w:r>
      <w:proofErr w:type="spellEnd"/>
      <w:r w:rsidRPr="00922713">
        <w:rPr>
          <w:rFonts w:ascii="Arial" w:hAnsi="Arial" w:cs="Arial"/>
          <w:bCs/>
          <w:sz w:val="22"/>
          <w:szCs w:val="22"/>
          <w:rPrChange w:id="3514" w:author="Syahrani Rachmawati Sadino" w:date="2025-01-31T14:35:00Z">
            <w:rPr>
              <w:rFonts w:asciiTheme="minorBidi" w:hAnsiTheme="minorBidi" w:cstheme="minorBidi"/>
              <w:bCs/>
              <w:sz w:val="22"/>
              <w:szCs w:val="22"/>
              <w:highlight w:val="yellow"/>
            </w:rPr>
          </w:rPrChange>
        </w:rPr>
        <w:t xml:space="preserve"> </w:t>
      </w:r>
      <w:proofErr w:type="spellStart"/>
      <w:r w:rsidRPr="00922713">
        <w:rPr>
          <w:rFonts w:ascii="Arial" w:hAnsi="Arial" w:cs="Arial"/>
          <w:bCs/>
          <w:sz w:val="22"/>
          <w:szCs w:val="22"/>
          <w:rPrChange w:id="3515" w:author="Syahrani Rachmawati Sadino" w:date="2025-01-31T14:35:00Z">
            <w:rPr>
              <w:rFonts w:asciiTheme="minorBidi" w:hAnsiTheme="minorBidi" w:cstheme="minorBidi"/>
              <w:bCs/>
              <w:sz w:val="22"/>
              <w:szCs w:val="22"/>
              <w:highlight w:val="yellow"/>
            </w:rPr>
          </w:rPrChange>
        </w:rPr>
        <w:t>ketentuan</w:t>
      </w:r>
      <w:proofErr w:type="spellEnd"/>
      <w:r w:rsidRPr="00922713">
        <w:rPr>
          <w:rFonts w:ascii="Arial" w:hAnsi="Arial" w:cs="Arial"/>
          <w:bCs/>
          <w:sz w:val="22"/>
          <w:szCs w:val="22"/>
          <w:rPrChange w:id="3516" w:author="Syahrani Rachmawati Sadino" w:date="2025-01-31T14:35:00Z">
            <w:rPr>
              <w:rFonts w:asciiTheme="minorBidi" w:hAnsiTheme="minorBidi" w:cstheme="minorBidi"/>
              <w:bCs/>
              <w:sz w:val="22"/>
              <w:szCs w:val="22"/>
              <w:highlight w:val="yellow"/>
            </w:rPr>
          </w:rPrChange>
        </w:rPr>
        <w:t xml:space="preserve"> </w:t>
      </w:r>
      <w:proofErr w:type="spellStart"/>
      <w:r w:rsidRPr="00922713">
        <w:rPr>
          <w:rFonts w:ascii="Arial" w:hAnsi="Arial" w:cs="Arial"/>
          <w:bCs/>
          <w:sz w:val="22"/>
          <w:szCs w:val="22"/>
          <w:rPrChange w:id="3517" w:author="Syahrani Rachmawati Sadino" w:date="2025-01-31T14:35:00Z">
            <w:rPr>
              <w:rFonts w:asciiTheme="minorBidi" w:hAnsiTheme="minorBidi" w:cstheme="minorBidi"/>
              <w:bCs/>
              <w:sz w:val="22"/>
              <w:szCs w:val="22"/>
              <w:highlight w:val="yellow"/>
            </w:rPr>
          </w:rPrChange>
        </w:rPr>
        <w:t>khusus</w:t>
      </w:r>
      <w:proofErr w:type="spellEnd"/>
      <w:r w:rsidRPr="00922713">
        <w:rPr>
          <w:rFonts w:ascii="Arial" w:hAnsi="Arial" w:cs="Arial"/>
          <w:bCs/>
          <w:sz w:val="22"/>
          <w:szCs w:val="22"/>
          <w:rPrChange w:id="3518" w:author="Syahrani Rachmawati Sadino" w:date="2025-01-31T14:35:00Z">
            <w:rPr>
              <w:rFonts w:asciiTheme="minorBidi" w:hAnsiTheme="minorBidi" w:cstheme="minorBidi"/>
              <w:bCs/>
              <w:sz w:val="22"/>
              <w:szCs w:val="22"/>
              <w:highlight w:val="yellow"/>
            </w:rPr>
          </w:rPrChange>
        </w:rPr>
        <w:t xml:space="preserve"> </w:t>
      </w:r>
      <w:proofErr w:type="spellStart"/>
      <w:r w:rsidRPr="00922713">
        <w:rPr>
          <w:rFonts w:ascii="Arial" w:hAnsi="Arial" w:cs="Arial"/>
          <w:bCs/>
          <w:sz w:val="22"/>
          <w:szCs w:val="22"/>
          <w:rPrChange w:id="3519" w:author="Syahrani Rachmawati Sadino" w:date="2025-01-31T14:35:00Z">
            <w:rPr>
              <w:rFonts w:asciiTheme="minorBidi" w:hAnsiTheme="minorBidi" w:cstheme="minorBidi"/>
              <w:bCs/>
              <w:sz w:val="22"/>
              <w:szCs w:val="22"/>
              <w:highlight w:val="yellow"/>
            </w:rPr>
          </w:rPrChange>
        </w:rPr>
        <w:t>mengenai</w:t>
      </w:r>
      <w:proofErr w:type="spellEnd"/>
      <w:r w:rsidRPr="00922713">
        <w:rPr>
          <w:rFonts w:ascii="Arial" w:hAnsi="Arial" w:cs="Arial"/>
          <w:bCs/>
          <w:sz w:val="22"/>
          <w:szCs w:val="22"/>
          <w:rPrChange w:id="3520" w:author="Syahrani Rachmawati Sadino" w:date="2025-01-31T14:35:00Z">
            <w:rPr>
              <w:rFonts w:asciiTheme="minorBidi" w:hAnsiTheme="minorBidi" w:cstheme="minorBidi"/>
              <w:bCs/>
              <w:sz w:val="22"/>
              <w:szCs w:val="22"/>
              <w:highlight w:val="yellow"/>
            </w:rPr>
          </w:rPrChange>
        </w:rPr>
        <w:t xml:space="preserve"> </w:t>
      </w:r>
      <w:proofErr w:type="spellStart"/>
      <w:r w:rsidRPr="00922713">
        <w:rPr>
          <w:rFonts w:ascii="Arial" w:hAnsi="Arial" w:cs="Arial"/>
          <w:bCs/>
          <w:sz w:val="22"/>
          <w:szCs w:val="22"/>
          <w:rPrChange w:id="3521" w:author="Syahrani Rachmawati Sadino" w:date="2025-01-31T14:35:00Z">
            <w:rPr>
              <w:rFonts w:asciiTheme="minorBidi" w:hAnsiTheme="minorBidi" w:cstheme="minorBidi"/>
              <w:bCs/>
              <w:sz w:val="22"/>
              <w:szCs w:val="22"/>
              <w:highlight w:val="yellow"/>
            </w:rPr>
          </w:rPrChange>
        </w:rPr>
        <w:t>Pelindungan</w:t>
      </w:r>
      <w:proofErr w:type="spellEnd"/>
      <w:r w:rsidRPr="00922713">
        <w:rPr>
          <w:rFonts w:ascii="Arial" w:hAnsi="Arial" w:cs="Arial"/>
          <w:bCs/>
          <w:sz w:val="22"/>
          <w:szCs w:val="22"/>
          <w:rPrChange w:id="3522" w:author="Syahrani Rachmawati Sadino" w:date="2025-01-31T14:35:00Z">
            <w:rPr>
              <w:rFonts w:asciiTheme="minorBidi" w:hAnsiTheme="minorBidi" w:cstheme="minorBidi"/>
              <w:bCs/>
              <w:sz w:val="22"/>
              <w:szCs w:val="22"/>
              <w:highlight w:val="yellow"/>
            </w:rPr>
          </w:rPrChange>
        </w:rPr>
        <w:t xml:space="preserve"> Data </w:t>
      </w:r>
      <w:proofErr w:type="spellStart"/>
      <w:r w:rsidRPr="00922713">
        <w:rPr>
          <w:rFonts w:ascii="Arial" w:hAnsi="Arial" w:cs="Arial"/>
          <w:bCs/>
          <w:sz w:val="22"/>
          <w:szCs w:val="22"/>
          <w:rPrChange w:id="3523" w:author="Syahrani Rachmawati Sadino" w:date="2025-01-31T14:35:00Z">
            <w:rPr>
              <w:rFonts w:asciiTheme="minorBidi" w:hAnsiTheme="minorBidi" w:cstheme="minorBidi"/>
              <w:bCs/>
              <w:sz w:val="22"/>
              <w:szCs w:val="22"/>
              <w:highlight w:val="yellow"/>
            </w:rPr>
          </w:rPrChange>
        </w:rPr>
        <w:t>Pribadi</w:t>
      </w:r>
      <w:proofErr w:type="spellEnd"/>
      <w:r w:rsidRPr="00922713">
        <w:rPr>
          <w:rFonts w:ascii="Arial" w:hAnsi="Arial" w:cs="Arial"/>
          <w:bCs/>
          <w:sz w:val="22"/>
          <w:szCs w:val="22"/>
          <w:rPrChange w:id="3524" w:author="Syahrani Rachmawati Sadino" w:date="2025-01-31T14:35:00Z">
            <w:rPr>
              <w:rFonts w:asciiTheme="minorBidi" w:hAnsiTheme="minorBidi" w:cstheme="minorBidi"/>
              <w:bCs/>
              <w:sz w:val="22"/>
              <w:szCs w:val="22"/>
              <w:highlight w:val="yellow"/>
            </w:rPr>
          </w:rPrChange>
        </w:rPr>
        <w:t xml:space="preserve"> yang </w:t>
      </w:r>
      <w:proofErr w:type="spellStart"/>
      <w:r w:rsidRPr="00922713">
        <w:rPr>
          <w:rFonts w:ascii="Arial" w:hAnsi="Arial" w:cs="Arial"/>
          <w:bCs/>
          <w:sz w:val="22"/>
          <w:szCs w:val="22"/>
          <w:rPrChange w:id="3525" w:author="Syahrani Rachmawati Sadino" w:date="2025-01-31T14:35:00Z">
            <w:rPr>
              <w:rFonts w:asciiTheme="minorBidi" w:hAnsiTheme="minorBidi" w:cstheme="minorBidi"/>
              <w:bCs/>
              <w:sz w:val="22"/>
              <w:szCs w:val="22"/>
              <w:highlight w:val="yellow"/>
            </w:rPr>
          </w:rPrChange>
        </w:rPr>
        <w:t>menjadi</w:t>
      </w:r>
      <w:proofErr w:type="spellEnd"/>
      <w:r w:rsidRPr="00922713">
        <w:rPr>
          <w:rFonts w:ascii="Arial" w:hAnsi="Arial" w:cs="Arial"/>
          <w:bCs/>
          <w:sz w:val="22"/>
          <w:szCs w:val="22"/>
          <w:rPrChange w:id="3526" w:author="Syahrani Rachmawati Sadino" w:date="2025-01-31T14:35:00Z">
            <w:rPr>
              <w:rFonts w:asciiTheme="minorBidi" w:hAnsiTheme="minorBidi" w:cstheme="minorBidi"/>
              <w:bCs/>
              <w:sz w:val="22"/>
              <w:szCs w:val="22"/>
              <w:highlight w:val="yellow"/>
            </w:rPr>
          </w:rPrChange>
        </w:rPr>
        <w:t xml:space="preserve"> </w:t>
      </w:r>
      <w:proofErr w:type="spellStart"/>
      <w:r w:rsidRPr="00922713">
        <w:rPr>
          <w:rFonts w:ascii="Arial" w:hAnsi="Arial" w:cs="Arial"/>
          <w:bCs/>
          <w:sz w:val="22"/>
          <w:szCs w:val="22"/>
          <w:rPrChange w:id="3527" w:author="Syahrani Rachmawati Sadino" w:date="2025-01-31T14:35:00Z">
            <w:rPr>
              <w:rFonts w:asciiTheme="minorBidi" w:hAnsiTheme="minorBidi" w:cstheme="minorBidi"/>
              <w:bCs/>
              <w:sz w:val="22"/>
              <w:szCs w:val="22"/>
              <w:highlight w:val="yellow"/>
            </w:rPr>
          </w:rPrChange>
        </w:rPr>
        <w:t>kewajiban</w:t>
      </w:r>
      <w:proofErr w:type="spellEnd"/>
      <w:r w:rsidRPr="00922713">
        <w:rPr>
          <w:rFonts w:ascii="Arial" w:hAnsi="Arial" w:cs="Arial"/>
          <w:bCs/>
          <w:sz w:val="22"/>
          <w:szCs w:val="22"/>
          <w:rPrChange w:id="3528" w:author="Syahrani Rachmawati Sadino" w:date="2025-01-31T14:35:00Z">
            <w:rPr>
              <w:rFonts w:asciiTheme="minorBidi" w:hAnsiTheme="minorBidi" w:cstheme="minorBidi"/>
              <w:bCs/>
              <w:sz w:val="22"/>
              <w:szCs w:val="22"/>
              <w:highlight w:val="yellow"/>
            </w:rPr>
          </w:rPrChange>
        </w:rPr>
        <w:t xml:space="preserve"> </w:t>
      </w:r>
      <w:r w:rsidR="00B55388" w:rsidRPr="00922713">
        <w:rPr>
          <w:rFonts w:ascii="Arial" w:hAnsi="Arial" w:cs="Arial"/>
          <w:b/>
          <w:bCs/>
          <w:sz w:val="22"/>
          <w:szCs w:val="22"/>
          <w:rPrChange w:id="3529" w:author="Syahrani Rachmawati Sadino" w:date="2025-01-31T14:35:00Z">
            <w:rPr>
              <w:rFonts w:asciiTheme="minorBidi" w:hAnsiTheme="minorBidi" w:cstheme="minorBidi"/>
              <w:b/>
              <w:bCs/>
              <w:sz w:val="22"/>
              <w:szCs w:val="22"/>
              <w:highlight w:val="yellow"/>
            </w:rPr>
          </w:rPrChange>
        </w:rPr>
        <w:t>PARA PIHAK</w:t>
      </w:r>
      <w:r w:rsidRPr="00922713">
        <w:rPr>
          <w:rFonts w:ascii="Arial" w:hAnsi="Arial" w:cs="Arial"/>
          <w:bCs/>
          <w:sz w:val="22"/>
          <w:szCs w:val="22"/>
          <w:rPrChange w:id="3530" w:author="Syahrani Rachmawati Sadino" w:date="2025-01-31T14:35:00Z">
            <w:rPr>
              <w:rFonts w:asciiTheme="minorBidi" w:hAnsiTheme="minorBidi" w:cstheme="minorBidi"/>
              <w:bCs/>
              <w:sz w:val="22"/>
              <w:szCs w:val="22"/>
              <w:highlight w:val="yellow"/>
            </w:rPr>
          </w:rPrChange>
        </w:rPr>
        <w:t xml:space="preserve"> </w:t>
      </w:r>
      <w:proofErr w:type="spellStart"/>
      <w:r w:rsidRPr="00922713">
        <w:rPr>
          <w:rFonts w:ascii="Arial" w:hAnsi="Arial" w:cs="Arial"/>
          <w:bCs/>
          <w:sz w:val="22"/>
          <w:szCs w:val="22"/>
          <w:rPrChange w:id="3531" w:author="Syahrani Rachmawati Sadino" w:date="2025-01-31T14:35:00Z">
            <w:rPr>
              <w:rFonts w:asciiTheme="minorBidi" w:hAnsiTheme="minorBidi" w:cstheme="minorBidi"/>
              <w:bCs/>
              <w:sz w:val="22"/>
              <w:szCs w:val="22"/>
              <w:highlight w:val="yellow"/>
            </w:rPr>
          </w:rPrChange>
        </w:rPr>
        <w:t>sebagaimana</w:t>
      </w:r>
      <w:proofErr w:type="spellEnd"/>
      <w:r w:rsidRPr="00922713">
        <w:rPr>
          <w:rFonts w:ascii="Arial" w:hAnsi="Arial" w:cs="Arial"/>
          <w:bCs/>
          <w:sz w:val="22"/>
          <w:szCs w:val="22"/>
          <w:rPrChange w:id="3532" w:author="Syahrani Rachmawati Sadino" w:date="2025-01-31T14:35:00Z">
            <w:rPr>
              <w:rFonts w:asciiTheme="minorBidi" w:hAnsiTheme="minorBidi" w:cstheme="minorBidi"/>
              <w:bCs/>
              <w:sz w:val="22"/>
              <w:szCs w:val="22"/>
              <w:highlight w:val="yellow"/>
            </w:rPr>
          </w:rPrChange>
        </w:rPr>
        <w:t xml:space="preserve"> yang </w:t>
      </w:r>
      <w:proofErr w:type="spellStart"/>
      <w:r w:rsidRPr="00922713">
        <w:rPr>
          <w:rFonts w:ascii="Arial" w:hAnsi="Arial" w:cs="Arial"/>
          <w:bCs/>
          <w:sz w:val="22"/>
          <w:szCs w:val="22"/>
          <w:rPrChange w:id="3533" w:author="Syahrani Rachmawati Sadino" w:date="2025-01-31T14:35:00Z">
            <w:rPr>
              <w:rFonts w:asciiTheme="minorBidi" w:hAnsiTheme="minorBidi" w:cstheme="minorBidi"/>
              <w:bCs/>
              <w:sz w:val="22"/>
              <w:szCs w:val="22"/>
              <w:highlight w:val="yellow"/>
            </w:rPr>
          </w:rPrChange>
        </w:rPr>
        <w:t>diatur</w:t>
      </w:r>
      <w:proofErr w:type="spellEnd"/>
      <w:r w:rsidRPr="00922713">
        <w:rPr>
          <w:rFonts w:ascii="Arial" w:hAnsi="Arial" w:cs="Arial"/>
          <w:bCs/>
          <w:sz w:val="22"/>
          <w:szCs w:val="22"/>
          <w:rPrChange w:id="3534" w:author="Syahrani Rachmawati Sadino" w:date="2025-01-31T14:35:00Z">
            <w:rPr>
              <w:rFonts w:asciiTheme="minorBidi" w:hAnsiTheme="minorBidi" w:cstheme="minorBidi"/>
              <w:bCs/>
              <w:sz w:val="22"/>
              <w:szCs w:val="22"/>
              <w:highlight w:val="yellow"/>
            </w:rPr>
          </w:rPrChange>
        </w:rPr>
        <w:t xml:space="preserve"> </w:t>
      </w:r>
      <w:proofErr w:type="spellStart"/>
      <w:r w:rsidRPr="00922713">
        <w:rPr>
          <w:rFonts w:ascii="Arial" w:hAnsi="Arial" w:cs="Arial"/>
          <w:bCs/>
          <w:sz w:val="22"/>
          <w:szCs w:val="22"/>
          <w:rPrChange w:id="3535" w:author="Syahrani Rachmawati Sadino" w:date="2025-01-31T14:35:00Z">
            <w:rPr>
              <w:rFonts w:asciiTheme="minorBidi" w:hAnsiTheme="minorBidi" w:cstheme="minorBidi"/>
              <w:bCs/>
              <w:sz w:val="22"/>
              <w:szCs w:val="22"/>
              <w:highlight w:val="yellow"/>
            </w:rPr>
          </w:rPrChange>
        </w:rPr>
        <w:t>dalam</w:t>
      </w:r>
      <w:proofErr w:type="spellEnd"/>
      <w:r w:rsidRPr="00922713">
        <w:rPr>
          <w:rFonts w:ascii="Arial" w:hAnsi="Arial" w:cs="Arial"/>
          <w:bCs/>
          <w:sz w:val="22"/>
          <w:szCs w:val="22"/>
          <w:rPrChange w:id="3536" w:author="Syahrani Rachmawati Sadino" w:date="2025-01-31T14:35:00Z">
            <w:rPr>
              <w:rFonts w:asciiTheme="minorBidi" w:hAnsiTheme="minorBidi" w:cstheme="minorBidi"/>
              <w:bCs/>
              <w:sz w:val="22"/>
              <w:szCs w:val="22"/>
              <w:highlight w:val="yellow"/>
            </w:rPr>
          </w:rPrChange>
        </w:rPr>
        <w:t xml:space="preserve"> </w:t>
      </w:r>
      <w:proofErr w:type="spellStart"/>
      <w:r w:rsidRPr="00922713">
        <w:rPr>
          <w:rFonts w:ascii="Arial" w:hAnsi="Arial" w:cs="Arial"/>
          <w:bCs/>
          <w:sz w:val="22"/>
          <w:szCs w:val="22"/>
          <w:rPrChange w:id="3537" w:author="Syahrani Rachmawati Sadino" w:date="2025-01-31T14:35:00Z">
            <w:rPr>
              <w:rFonts w:asciiTheme="minorBidi" w:hAnsiTheme="minorBidi" w:cstheme="minorBidi"/>
              <w:bCs/>
              <w:sz w:val="22"/>
              <w:szCs w:val="22"/>
              <w:highlight w:val="yellow"/>
            </w:rPr>
          </w:rPrChange>
        </w:rPr>
        <w:t>Undang-Undang</w:t>
      </w:r>
      <w:proofErr w:type="spellEnd"/>
      <w:r w:rsidRPr="00922713">
        <w:rPr>
          <w:rFonts w:ascii="Arial" w:hAnsi="Arial" w:cs="Arial"/>
          <w:bCs/>
          <w:sz w:val="22"/>
          <w:szCs w:val="22"/>
          <w:rPrChange w:id="3538" w:author="Syahrani Rachmawati Sadino" w:date="2025-01-31T14:35:00Z">
            <w:rPr>
              <w:rFonts w:asciiTheme="minorBidi" w:hAnsiTheme="minorBidi" w:cstheme="minorBidi"/>
              <w:bCs/>
              <w:sz w:val="22"/>
              <w:szCs w:val="22"/>
              <w:highlight w:val="yellow"/>
            </w:rPr>
          </w:rPrChange>
        </w:rPr>
        <w:t xml:space="preserve"> </w:t>
      </w:r>
      <w:proofErr w:type="spellStart"/>
      <w:r w:rsidRPr="00922713">
        <w:rPr>
          <w:rFonts w:ascii="Arial" w:hAnsi="Arial" w:cs="Arial"/>
          <w:bCs/>
          <w:sz w:val="22"/>
          <w:szCs w:val="22"/>
          <w:rPrChange w:id="3539" w:author="Syahrani Rachmawati Sadino" w:date="2025-01-31T14:35:00Z">
            <w:rPr>
              <w:rFonts w:asciiTheme="minorBidi" w:hAnsiTheme="minorBidi" w:cstheme="minorBidi"/>
              <w:bCs/>
              <w:sz w:val="22"/>
              <w:szCs w:val="22"/>
              <w:highlight w:val="yellow"/>
            </w:rPr>
          </w:rPrChange>
        </w:rPr>
        <w:t>Nomor</w:t>
      </w:r>
      <w:proofErr w:type="spellEnd"/>
      <w:r w:rsidRPr="00922713">
        <w:rPr>
          <w:rFonts w:ascii="Arial" w:hAnsi="Arial" w:cs="Arial"/>
          <w:bCs/>
          <w:sz w:val="22"/>
          <w:szCs w:val="22"/>
          <w:rPrChange w:id="3540" w:author="Syahrani Rachmawati Sadino" w:date="2025-01-31T14:35:00Z">
            <w:rPr>
              <w:rFonts w:asciiTheme="minorBidi" w:hAnsiTheme="minorBidi" w:cstheme="minorBidi"/>
              <w:bCs/>
              <w:sz w:val="22"/>
              <w:szCs w:val="22"/>
              <w:highlight w:val="yellow"/>
            </w:rPr>
          </w:rPrChange>
        </w:rPr>
        <w:t xml:space="preserve"> 27 </w:t>
      </w:r>
      <w:proofErr w:type="spellStart"/>
      <w:r w:rsidRPr="00922713">
        <w:rPr>
          <w:rFonts w:ascii="Arial" w:hAnsi="Arial" w:cs="Arial"/>
          <w:bCs/>
          <w:sz w:val="22"/>
          <w:szCs w:val="22"/>
          <w:rPrChange w:id="3541" w:author="Syahrani Rachmawati Sadino" w:date="2025-01-31T14:35:00Z">
            <w:rPr>
              <w:rFonts w:asciiTheme="minorBidi" w:hAnsiTheme="minorBidi" w:cstheme="minorBidi"/>
              <w:bCs/>
              <w:sz w:val="22"/>
              <w:szCs w:val="22"/>
              <w:highlight w:val="yellow"/>
            </w:rPr>
          </w:rPrChange>
        </w:rPr>
        <w:t>Tahun</w:t>
      </w:r>
      <w:proofErr w:type="spellEnd"/>
      <w:r w:rsidRPr="00922713">
        <w:rPr>
          <w:rFonts w:ascii="Arial" w:hAnsi="Arial" w:cs="Arial"/>
          <w:bCs/>
          <w:sz w:val="22"/>
          <w:szCs w:val="22"/>
          <w:rPrChange w:id="3542" w:author="Syahrani Rachmawati Sadino" w:date="2025-01-31T14:35:00Z">
            <w:rPr>
              <w:rFonts w:asciiTheme="minorBidi" w:hAnsiTheme="minorBidi" w:cstheme="minorBidi"/>
              <w:bCs/>
              <w:sz w:val="22"/>
              <w:szCs w:val="22"/>
              <w:highlight w:val="yellow"/>
            </w:rPr>
          </w:rPrChange>
        </w:rPr>
        <w:t xml:space="preserve"> 2022 </w:t>
      </w:r>
      <w:proofErr w:type="spellStart"/>
      <w:r w:rsidRPr="00922713">
        <w:rPr>
          <w:rFonts w:ascii="Arial" w:hAnsi="Arial" w:cs="Arial"/>
          <w:bCs/>
          <w:sz w:val="22"/>
          <w:szCs w:val="22"/>
          <w:rPrChange w:id="3543" w:author="Syahrani Rachmawati Sadino" w:date="2025-01-31T14:35:00Z">
            <w:rPr>
              <w:rFonts w:asciiTheme="minorBidi" w:hAnsiTheme="minorBidi" w:cstheme="minorBidi"/>
              <w:bCs/>
              <w:sz w:val="22"/>
              <w:szCs w:val="22"/>
              <w:highlight w:val="yellow"/>
            </w:rPr>
          </w:rPrChange>
        </w:rPr>
        <w:t>tentang</w:t>
      </w:r>
      <w:proofErr w:type="spellEnd"/>
      <w:r w:rsidRPr="00922713">
        <w:rPr>
          <w:rFonts w:ascii="Arial" w:hAnsi="Arial" w:cs="Arial"/>
          <w:bCs/>
          <w:sz w:val="22"/>
          <w:szCs w:val="22"/>
          <w:rPrChange w:id="3544" w:author="Syahrani Rachmawati Sadino" w:date="2025-01-31T14:35:00Z">
            <w:rPr>
              <w:rFonts w:asciiTheme="minorBidi" w:hAnsiTheme="minorBidi" w:cstheme="minorBidi"/>
              <w:bCs/>
              <w:sz w:val="22"/>
              <w:szCs w:val="22"/>
              <w:highlight w:val="yellow"/>
            </w:rPr>
          </w:rPrChange>
        </w:rPr>
        <w:t xml:space="preserve"> </w:t>
      </w:r>
      <w:proofErr w:type="spellStart"/>
      <w:r w:rsidRPr="00922713">
        <w:rPr>
          <w:rFonts w:ascii="Arial" w:hAnsi="Arial" w:cs="Arial"/>
          <w:bCs/>
          <w:sz w:val="22"/>
          <w:szCs w:val="22"/>
          <w:rPrChange w:id="3545" w:author="Syahrani Rachmawati Sadino" w:date="2025-01-31T14:35:00Z">
            <w:rPr>
              <w:rFonts w:asciiTheme="minorBidi" w:hAnsiTheme="minorBidi" w:cstheme="minorBidi"/>
              <w:bCs/>
              <w:sz w:val="22"/>
              <w:szCs w:val="22"/>
              <w:highlight w:val="yellow"/>
            </w:rPr>
          </w:rPrChange>
        </w:rPr>
        <w:t>Pelindungan</w:t>
      </w:r>
      <w:proofErr w:type="spellEnd"/>
      <w:r w:rsidRPr="00922713">
        <w:rPr>
          <w:rFonts w:ascii="Arial" w:hAnsi="Arial" w:cs="Arial"/>
          <w:bCs/>
          <w:sz w:val="22"/>
          <w:szCs w:val="22"/>
          <w:rPrChange w:id="3546" w:author="Syahrani Rachmawati Sadino" w:date="2025-01-31T14:35:00Z">
            <w:rPr>
              <w:rFonts w:asciiTheme="minorBidi" w:hAnsiTheme="minorBidi" w:cstheme="minorBidi"/>
              <w:bCs/>
              <w:sz w:val="22"/>
              <w:szCs w:val="22"/>
              <w:highlight w:val="yellow"/>
            </w:rPr>
          </w:rPrChange>
        </w:rPr>
        <w:t xml:space="preserve"> Data </w:t>
      </w:r>
      <w:proofErr w:type="spellStart"/>
      <w:r w:rsidRPr="00922713">
        <w:rPr>
          <w:rFonts w:ascii="Arial" w:hAnsi="Arial" w:cs="Arial"/>
          <w:bCs/>
          <w:sz w:val="22"/>
          <w:szCs w:val="22"/>
          <w:rPrChange w:id="3547" w:author="Syahrani Rachmawati Sadino" w:date="2025-01-31T14:35:00Z">
            <w:rPr>
              <w:rFonts w:asciiTheme="minorBidi" w:hAnsiTheme="minorBidi" w:cstheme="minorBidi"/>
              <w:bCs/>
              <w:sz w:val="22"/>
              <w:szCs w:val="22"/>
              <w:highlight w:val="yellow"/>
            </w:rPr>
          </w:rPrChange>
        </w:rPr>
        <w:t>Pribadi</w:t>
      </w:r>
      <w:proofErr w:type="spellEnd"/>
      <w:r w:rsidRPr="00922713">
        <w:rPr>
          <w:rFonts w:ascii="Arial" w:hAnsi="Arial" w:cs="Arial"/>
          <w:bCs/>
          <w:sz w:val="22"/>
          <w:szCs w:val="22"/>
          <w:rPrChange w:id="3548" w:author="Syahrani Rachmawati Sadino" w:date="2025-01-31T14:35:00Z">
            <w:rPr>
              <w:rFonts w:asciiTheme="minorBidi" w:hAnsiTheme="minorBidi" w:cstheme="minorBidi"/>
              <w:bCs/>
              <w:sz w:val="22"/>
              <w:szCs w:val="22"/>
              <w:highlight w:val="yellow"/>
            </w:rPr>
          </w:rPrChange>
        </w:rPr>
        <w:t>.</w:t>
      </w:r>
    </w:p>
    <w:p w14:paraId="08F02D4C" w14:textId="77777777" w:rsidR="00463E18" w:rsidRPr="00922713" w:rsidRDefault="00463E18">
      <w:pPr>
        <w:pStyle w:val="BodyText"/>
        <w:numPr>
          <w:ilvl w:val="0"/>
          <w:numId w:val="0"/>
        </w:numPr>
        <w:spacing w:after="0" w:line="276" w:lineRule="auto"/>
        <w:ind w:left="426"/>
        <w:rPr>
          <w:rFonts w:ascii="Arial" w:hAnsi="Arial" w:cs="Arial"/>
          <w:bCs/>
          <w:sz w:val="22"/>
          <w:szCs w:val="22"/>
          <w:rPrChange w:id="3549" w:author="Syahrani Rachmawati Sadino" w:date="2025-01-31T14:35:00Z">
            <w:rPr>
              <w:rFonts w:asciiTheme="minorBidi" w:hAnsiTheme="minorBidi" w:cstheme="minorBidi"/>
              <w:bCs/>
              <w:sz w:val="22"/>
              <w:szCs w:val="22"/>
              <w:highlight w:val="yellow"/>
            </w:rPr>
          </w:rPrChange>
        </w:rPr>
      </w:pPr>
    </w:p>
    <w:p w14:paraId="01067EC6" w14:textId="2F7494D3" w:rsidR="00463E18" w:rsidRPr="00922713" w:rsidRDefault="00463E18">
      <w:pPr>
        <w:pStyle w:val="BodyText"/>
        <w:numPr>
          <w:ilvl w:val="0"/>
          <w:numId w:val="65"/>
        </w:numPr>
        <w:spacing w:after="0" w:line="276" w:lineRule="auto"/>
        <w:ind w:left="426" w:hanging="426"/>
        <w:rPr>
          <w:rFonts w:ascii="Arial" w:hAnsi="Arial" w:cs="Arial"/>
          <w:bCs/>
          <w:sz w:val="22"/>
          <w:szCs w:val="22"/>
          <w:lang w:val="sv-SE"/>
          <w:rPrChange w:id="3550" w:author="Syahrani Rachmawati Sadino" w:date="2025-01-31T14:35:00Z">
            <w:rPr>
              <w:rFonts w:asciiTheme="minorBidi" w:hAnsiTheme="minorBidi" w:cstheme="minorBidi"/>
              <w:bCs/>
              <w:sz w:val="22"/>
              <w:szCs w:val="22"/>
              <w:highlight w:val="yellow"/>
              <w:lang w:val="sv-SE"/>
            </w:rPr>
          </w:rPrChange>
        </w:rPr>
      </w:pPr>
      <w:r w:rsidRPr="00922713">
        <w:rPr>
          <w:rFonts w:ascii="Arial" w:hAnsi="Arial" w:cs="Arial"/>
          <w:bCs/>
          <w:sz w:val="22"/>
          <w:szCs w:val="22"/>
          <w:lang w:val="sv-SE"/>
          <w:rPrChange w:id="3551" w:author="Syahrani Rachmawati Sadino" w:date="2025-01-31T14:35:00Z">
            <w:rPr>
              <w:rFonts w:asciiTheme="minorBidi" w:hAnsiTheme="minorBidi" w:cstheme="minorBidi"/>
              <w:bCs/>
              <w:sz w:val="22"/>
              <w:szCs w:val="22"/>
              <w:highlight w:val="yellow"/>
              <w:lang w:val="sv-SE"/>
            </w:rPr>
          </w:rPrChange>
        </w:rPr>
        <w:lastRenderedPageBreak/>
        <w:t xml:space="preserve">Bahwa </w:t>
      </w:r>
      <w:r w:rsidR="00B55388" w:rsidRPr="00922713">
        <w:rPr>
          <w:rFonts w:ascii="Arial" w:hAnsi="Arial" w:cs="Arial"/>
          <w:b/>
          <w:bCs/>
          <w:sz w:val="22"/>
          <w:szCs w:val="22"/>
          <w:lang w:val="sv-SE"/>
          <w:rPrChange w:id="3552" w:author="Syahrani Rachmawati Sadino" w:date="2025-01-31T14:35:00Z">
            <w:rPr>
              <w:rFonts w:asciiTheme="minorBidi" w:hAnsiTheme="minorBidi" w:cstheme="minorBidi"/>
              <w:b/>
              <w:bCs/>
              <w:sz w:val="22"/>
              <w:szCs w:val="22"/>
              <w:highlight w:val="yellow"/>
              <w:lang w:val="sv-SE"/>
            </w:rPr>
          </w:rPrChange>
        </w:rPr>
        <w:t>PARA PIHAK</w:t>
      </w:r>
      <w:r w:rsidRPr="00922713">
        <w:rPr>
          <w:rFonts w:ascii="Arial" w:hAnsi="Arial" w:cs="Arial"/>
          <w:bCs/>
          <w:sz w:val="22"/>
          <w:szCs w:val="22"/>
          <w:lang w:val="sv-SE"/>
          <w:rPrChange w:id="3553" w:author="Syahrani Rachmawati Sadino" w:date="2025-01-31T14:35:00Z">
            <w:rPr>
              <w:rFonts w:asciiTheme="minorBidi" w:hAnsiTheme="minorBidi" w:cstheme="minorBidi"/>
              <w:bCs/>
              <w:sz w:val="22"/>
              <w:szCs w:val="22"/>
              <w:highlight w:val="yellow"/>
              <w:lang w:val="sv-SE"/>
            </w:rPr>
          </w:rPrChange>
        </w:rPr>
        <w:t xml:space="preserve"> hanya akan melakukan Pemrosesan Data Pribadi Peserta sesuai dengan tujuan Perjanjian ini.</w:t>
      </w:r>
    </w:p>
    <w:p w14:paraId="713A3450" w14:textId="514B7D52" w:rsidR="00463E18" w:rsidRPr="00922713" w:rsidRDefault="00B55388">
      <w:pPr>
        <w:pStyle w:val="BodyText"/>
        <w:numPr>
          <w:ilvl w:val="0"/>
          <w:numId w:val="65"/>
        </w:numPr>
        <w:spacing w:after="0" w:line="276" w:lineRule="auto"/>
        <w:ind w:left="426" w:hanging="426"/>
        <w:rPr>
          <w:rFonts w:ascii="Arial" w:hAnsi="Arial" w:cs="Arial"/>
          <w:bCs/>
          <w:sz w:val="22"/>
          <w:szCs w:val="22"/>
          <w:lang w:val="sv-SE"/>
          <w:rPrChange w:id="3554" w:author="Syahrani Rachmawati Sadino" w:date="2025-01-31T14:35:00Z">
            <w:rPr>
              <w:rFonts w:asciiTheme="minorBidi" w:hAnsiTheme="minorBidi" w:cstheme="minorBidi"/>
              <w:bCs/>
              <w:sz w:val="22"/>
              <w:szCs w:val="22"/>
              <w:highlight w:val="yellow"/>
              <w:lang w:val="sv-SE"/>
            </w:rPr>
          </w:rPrChange>
        </w:rPr>
      </w:pPr>
      <w:r w:rsidRPr="00922713">
        <w:rPr>
          <w:rFonts w:ascii="Arial" w:hAnsi="Arial" w:cs="Arial"/>
          <w:b/>
          <w:bCs/>
          <w:sz w:val="22"/>
          <w:szCs w:val="22"/>
          <w:lang w:val="sv-SE"/>
          <w:rPrChange w:id="3555" w:author="Syahrani Rachmawati Sadino" w:date="2025-01-31T14:35:00Z">
            <w:rPr>
              <w:rFonts w:asciiTheme="minorBidi" w:hAnsiTheme="minorBidi" w:cstheme="minorBidi"/>
              <w:b/>
              <w:bCs/>
              <w:sz w:val="22"/>
              <w:szCs w:val="22"/>
              <w:highlight w:val="yellow"/>
              <w:lang w:val="sv-SE"/>
            </w:rPr>
          </w:rPrChange>
        </w:rPr>
        <w:t>PARA PIHAK</w:t>
      </w:r>
      <w:r w:rsidR="00463E18" w:rsidRPr="00922713">
        <w:rPr>
          <w:rFonts w:ascii="Arial" w:hAnsi="Arial" w:cs="Arial"/>
          <w:bCs/>
          <w:sz w:val="22"/>
          <w:szCs w:val="22"/>
          <w:lang w:val="sv-SE"/>
          <w:rPrChange w:id="3556" w:author="Syahrani Rachmawati Sadino" w:date="2025-01-31T14:35:00Z">
            <w:rPr>
              <w:rFonts w:asciiTheme="minorBidi" w:hAnsiTheme="minorBidi" w:cstheme="minorBidi"/>
              <w:bCs/>
              <w:sz w:val="22"/>
              <w:szCs w:val="22"/>
              <w:highlight w:val="yellow"/>
              <w:lang w:val="sv-SE"/>
            </w:rPr>
          </w:rPrChange>
        </w:rPr>
        <w:t xml:space="preserve"> hanya akan mengungkapkan Data Pribadi Peserta Pertanggungan kepada karyawannya atau agen atau subkontraktornya yang tunduk pada kewajiban kerahasiaan yang mengikat sehubungan dengan Data Pribadi.</w:t>
      </w:r>
    </w:p>
    <w:p w14:paraId="60F5DEB7" w14:textId="77777777" w:rsidR="00463E18" w:rsidRPr="00922713" w:rsidRDefault="00463E18">
      <w:pPr>
        <w:pStyle w:val="BodyText"/>
        <w:numPr>
          <w:ilvl w:val="0"/>
          <w:numId w:val="0"/>
        </w:numPr>
        <w:spacing w:after="0" w:line="276" w:lineRule="auto"/>
        <w:ind w:left="426"/>
        <w:rPr>
          <w:rFonts w:ascii="Arial" w:hAnsi="Arial" w:cs="Arial"/>
          <w:bCs/>
          <w:sz w:val="22"/>
          <w:szCs w:val="22"/>
          <w:lang w:val="sv-SE"/>
          <w:rPrChange w:id="3557" w:author="Syahrani Rachmawati Sadino" w:date="2025-01-31T14:35:00Z">
            <w:rPr>
              <w:rFonts w:asciiTheme="minorBidi" w:hAnsiTheme="minorBidi" w:cstheme="minorBidi"/>
              <w:bCs/>
              <w:sz w:val="22"/>
              <w:szCs w:val="22"/>
              <w:highlight w:val="yellow"/>
              <w:lang w:val="sv-SE"/>
            </w:rPr>
          </w:rPrChange>
        </w:rPr>
      </w:pPr>
    </w:p>
    <w:p w14:paraId="536E0F63" w14:textId="7FE47B38" w:rsidR="00463E18" w:rsidRPr="00922713" w:rsidRDefault="00B55388">
      <w:pPr>
        <w:pStyle w:val="BodyText"/>
        <w:numPr>
          <w:ilvl w:val="0"/>
          <w:numId w:val="65"/>
        </w:numPr>
        <w:spacing w:after="0" w:line="276" w:lineRule="auto"/>
        <w:ind w:left="426" w:hanging="426"/>
        <w:rPr>
          <w:rFonts w:ascii="Arial" w:hAnsi="Arial" w:cs="Arial"/>
          <w:bCs/>
          <w:sz w:val="22"/>
          <w:szCs w:val="22"/>
          <w:lang w:val="sv-SE"/>
          <w:rPrChange w:id="3558" w:author="Syahrani Rachmawati Sadino" w:date="2025-01-31T14:35:00Z">
            <w:rPr>
              <w:rFonts w:asciiTheme="minorBidi" w:hAnsiTheme="minorBidi" w:cstheme="minorBidi"/>
              <w:bCs/>
              <w:sz w:val="22"/>
              <w:szCs w:val="22"/>
              <w:highlight w:val="yellow"/>
              <w:lang w:val="sv-SE"/>
            </w:rPr>
          </w:rPrChange>
        </w:rPr>
      </w:pPr>
      <w:r w:rsidRPr="00922713">
        <w:rPr>
          <w:rFonts w:ascii="Arial" w:hAnsi="Arial" w:cs="Arial"/>
          <w:b/>
          <w:bCs/>
          <w:sz w:val="22"/>
          <w:szCs w:val="22"/>
          <w:lang w:val="sv-SE"/>
          <w:rPrChange w:id="3559" w:author="Syahrani Rachmawati Sadino" w:date="2025-01-31T14:35:00Z">
            <w:rPr>
              <w:rFonts w:asciiTheme="minorBidi" w:hAnsiTheme="minorBidi" w:cstheme="minorBidi"/>
              <w:b/>
              <w:bCs/>
              <w:sz w:val="22"/>
              <w:szCs w:val="22"/>
              <w:highlight w:val="yellow"/>
              <w:lang w:val="sv-SE"/>
            </w:rPr>
          </w:rPrChange>
        </w:rPr>
        <w:t>PARA PIHAK</w:t>
      </w:r>
      <w:r w:rsidR="00463E18" w:rsidRPr="00922713">
        <w:rPr>
          <w:rFonts w:ascii="Arial" w:hAnsi="Arial" w:cs="Arial"/>
          <w:bCs/>
          <w:sz w:val="22"/>
          <w:szCs w:val="22"/>
          <w:lang w:val="sv-SE"/>
          <w:rPrChange w:id="3560" w:author="Syahrani Rachmawati Sadino" w:date="2025-01-31T14:35:00Z">
            <w:rPr>
              <w:rFonts w:asciiTheme="minorBidi" w:hAnsiTheme="minorBidi" w:cstheme="minorBidi"/>
              <w:bCs/>
              <w:sz w:val="22"/>
              <w:szCs w:val="22"/>
              <w:highlight w:val="yellow"/>
              <w:lang w:val="sv-SE"/>
            </w:rPr>
          </w:rPrChange>
        </w:rPr>
        <w:t xml:space="preserve"> hanya akan menyediakan Data Pribadi Peserta kepada personel yang memerlukan akses ke Data Pribadi tersebut untuk memberikan layanan berdasarkan Perjanjian ini.</w:t>
      </w:r>
    </w:p>
    <w:p w14:paraId="40511AF0" w14:textId="77777777" w:rsidR="00463E18" w:rsidRPr="00922713" w:rsidRDefault="00463E18">
      <w:pPr>
        <w:pStyle w:val="ListParagraph"/>
        <w:spacing w:line="276" w:lineRule="auto"/>
        <w:rPr>
          <w:rFonts w:ascii="Arial" w:hAnsi="Arial" w:cs="Arial"/>
          <w:bCs/>
          <w:sz w:val="22"/>
          <w:szCs w:val="22"/>
          <w:lang w:val="sv-SE"/>
          <w:rPrChange w:id="3561" w:author="Syahrani Rachmawati Sadino" w:date="2025-01-31T14:35:00Z">
            <w:rPr>
              <w:rFonts w:asciiTheme="minorBidi" w:hAnsiTheme="minorBidi" w:cstheme="minorBidi"/>
              <w:bCs/>
              <w:sz w:val="22"/>
              <w:szCs w:val="22"/>
              <w:highlight w:val="yellow"/>
              <w:lang w:val="sv-SE"/>
            </w:rPr>
          </w:rPrChange>
        </w:rPr>
      </w:pPr>
    </w:p>
    <w:p w14:paraId="02833817" w14:textId="7C041E43" w:rsidR="00463E18" w:rsidRPr="00922713" w:rsidRDefault="00B55388">
      <w:pPr>
        <w:pStyle w:val="BodyText"/>
        <w:numPr>
          <w:ilvl w:val="0"/>
          <w:numId w:val="65"/>
        </w:numPr>
        <w:spacing w:after="0" w:line="276" w:lineRule="auto"/>
        <w:ind w:left="426" w:hanging="426"/>
        <w:rPr>
          <w:rFonts w:ascii="Arial" w:hAnsi="Arial" w:cs="Arial"/>
          <w:bCs/>
          <w:sz w:val="22"/>
          <w:szCs w:val="22"/>
          <w:lang w:val="sv-SE"/>
          <w:rPrChange w:id="3562" w:author="Syahrani Rachmawati Sadino" w:date="2025-01-31T14:35:00Z">
            <w:rPr>
              <w:rFonts w:asciiTheme="minorBidi" w:hAnsiTheme="minorBidi" w:cstheme="minorBidi"/>
              <w:bCs/>
              <w:sz w:val="22"/>
              <w:szCs w:val="22"/>
              <w:highlight w:val="yellow"/>
              <w:lang w:val="sv-SE"/>
            </w:rPr>
          </w:rPrChange>
        </w:rPr>
      </w:pPr>
      <w:r w:rsidRPr="00922713">
        <w:rPr>
          <w:rFonts w:ascii="Arial" w:hAnsi="Arial" w:cs="Arial"/>
          <w:b/>
          <w:bCs/>
          <w:sz w:val="22"/>
          <w:szCs w:val="22"/>
          <w:lang w:val="sv-SE"/>
          <w:rPrChange w:id="3563" w:author="Syahrani Rachmawati Sadino" w:date="2025-01-31T14:35:00Z">
            <w:rPr>
              <w:rFonts w:asciiTheme="minorBidi" w:hAnsiTheme="minorBidi" w:cstheme="minorBidi"/>
              <w:b/>
              <w:bCs/>
              <w:sz w:val="22"/>
              <w:szCs w:val="22"/>
              <w:highlight w:val="yellow"/>
              <w:lang w:val="sv-SE"/>
            </w:rPr>
          </w:rPrChange>
        </w:rPr>
        <w:t>PARA PIHAK</w:t>
      </w:r>
      <w:r w:rsidR="00463E18" w:rsidRPr="00922713">
        <w:rPr>
          <w:rFonts w:ascii="Arial" w:hAnsi="Arial" w:cs="Arial"/>
          <w:bCs/>
          <w:sz w:val="22"/>
          <w:szCs w:val="22"/>
          <w:lang w:val="sv-SE"/>
          <w:rPrChange w:id="3564" w:author="Syahrani Rachmawati Sadino" w:date="2025-01-31T14:35:00Z">
            <w:rPr>
              <w:rFonts w:asciiTheme="minorBidi" w:hAnsiTheme="minorBidi" w:cstheme="minorBidi"/>
              <w:bCs/>
              <w:sz w:val="22"/>
              <w:szCs w:val="22"/>
              <w:highlight w:val="yellow"/>
              <w:lang w:val="sv-SE"/>
            </w:rPr>
          </w:rPrChange>
        </w:rPr>
        <w:t xml:space="preserve"> harus menerapkan langkah-langkah teknis dan organisasi yang sesuai untuk memastikan tingkat keamanan yang sesuai dengan risiko untuk melindungi Data Pribadi dari kehilangan, kehancuran, atau kerusakan dan setiap Pemrosesan yang tidak sah atau melanggar hukum.</w:t>
      </w:r>
    </w:p>
    <w:p w14:paraId="7F0B8818" w14:textId="77777777" w:rsidR="00463E18" w:rsidRPr="00922713" w:rsidRDefault="00463E18">
      <w:pPr>
        <w:pStyle w:val="ListParagraph"/>
        <w:spacing w:line="276" w:lineRule="auto"/>
        <w:rPr>
          <w:rFonts w:ascii="Arial" w:hAnsi="Arial" w:cs="Arial"/>
          <w:bCs/>
          <w:sz w:val="22"/>
          <w:szCs w:val="22"/>
          <w:lang w:val="sv-SE"/>
          <w:rPrChange w:id="3565" w:author="Syahrani Rachmawati Sadino" w:date="2025-01-31T14:35:00Z">
            <w:rPr>
              <w:rFonts w:asciiTheme="minorBidi" w:hAnsiTheme="minorBidi" w:cstheme="minorBidi"/>
              <w:bCs/>
              <w:sz w:val="22"/>
              <w:szCs w:val="22"/>
              <w:highlight w:val="yellow"/>
              <w:lang w:val="sv-SE"/>
            </w:rPr>
          </w:rPrChange>
        </w:rPr>
      </w:pPr>
    </w:p>
    <w:p w14:paraId="7870F455" w14:textId="09D3E67A" w:rsidR="00463E18" w:rsidRPr="00922713" w:rsidRDefault="00463E18">
      <w:pPr>
        <w:pStyle w:val="BodyText"/>
        <w:numPr>
          <w:ilvl w:val="0"/>
          <w:numId w:val="65"/>
        </w:numPr>
        <w:spacing w:after="0" w:line="276" w:lineRule="auto"/>
        <w:ind w:left="426" w:hanging="426"/>
        <w:rPr>
          <w:rFonts w:ascii="Arial" w:hAnsi="Arial" w:cs="Arial"/>
          <w:bCs/>
          <w:sz w:val="22"/>
          <w:szCs w:val="22"/>
          <w:lang w:val="sv-SE"/>
          <w:rPrChange w:id="3566" w:author="Syahrani Rachmawati Sadino" w:date="2025-01-31T14:35:00Z">
            <w:rPr>
              <w:rFonts w:asciiTheme="minorBidi" w:hAnsiTheme="minorBidi" w:cstheme="minorBidi"/>
              <w:bCs/>
              <w:sz w:val="22"/>
              <w:szCs w:val="22"/>
              <w:highlight w:val="yellow"/>
              <w:lang w:val="sv-SE"/>
            </w:rPr>
          </w:rPrChange>
        </w:rPr>
      </w:pPr>
      <w:r w:rsidRPr="00922713">
        <w:rPr>
          <w:rFonts w:ascii="Arial" w:hAnsi="Arial" w:cs="Arial"/>
          <w:bCs/>
          <w:sz w:val="22"/>
          <w:szCs w:val="22"/>
          <w:lang w:val="sv-SE"/>
          <w:rPrChange w:id="3567" w:author="Syahrani Rachmawati Sadino" w:date="2025-01-31T14:35:00Z">
            <w:rPr>
              <w:rFonts w:asciiTheme="minorBidi" w:hAnsiTheme="minorBidi" w:cstheme="minorBidi"/>
              <w:bCs/>
              <w:sz w:val="22"/>
              <w:szCs w:val="22"/>
              <w:highlight w:val="yellow"/>
              <w:lang w:val="sv-SE"/>
            </w:rPr>
          </w:rPrChange>
        </w:rPr>
        <w:t xml:space="preserve">Apabila </w:t>
      </w:r>
      <w:r w:rsidR="00B55388" w:rsidRPr="00922713">
        <w:rPr>
          <w:rFonts w:ascii="Arial" w:hAnsi="Arial" w:cs="Arial"/>
          <w:b/>
          <w:bCs/>
          <w:sz w:val="22"/>
          <w:szCs w:val="22"/>
          <w:lang w:val="sv-SE"/>
          <w:rPrChange w:id="3568" w:author="Syahrani Rachmawati Sadino" w:date="2025-01-31T14:35:00Z">
            <w:rPr>
              <w:rFonts w:asciiTheme="minorBidi" w:hAnsiTheme="minorBidi" w:cstheme="minorBidi"/>
              <w:b/>
              <w:bCs/>
              <w:sz w:val="22"/>
              <w:szCs w:val="22"/>
              <w:highlight w:val="yellow"/>
              <w:lang w:val="sv-SE"/>
            </w:rPr>
          </w:rPrChange>
        </w:rPr>
        <w:t>PARA PIHAK</w:t>
      </w:r>
      <w:r w:rsidRPr="00922713">
        <w:rPr>
          <w:rFonts w:ascii="Arial" w:hAnsi="Arial" w:cs="Arial"/>
          <w:bCs/>
          <w:sz w:val="22"/>
          <w:szCs w:val="22"/>
          <w:lang w:val="sv-SE"/>
          <w:rPrChange w:id="3569" w:author="Syahrani Rachmawati Sadino" w:date="2025-01-31T14:35:00Z">
            <w:rPr>
              <w:rFonts w:asciiTheme="minorBidi" w:hAnsiTheme="minorBidi" w:cstheme="minorBidi"/>
              <w:bCs/>
              <w:sz w:val="22"/>
              <w:szCs w:val="22"/>
              <w:highlight w:val="yellow"/>
              <w:lang w:val="sv-SE"/>
            </w:rPr>
          </w:rPrChange>
        </w:rPr>
        <w:t xml:space="preserve"> menerima permintaan dari Peserta yang menggunakan haknya berdasarkan hukum atau peraturan yang berlaku, maka </w:t>
      </w:r>
      <w:r w:rsidR="00B55388" w:rsidRPr="00922713">
        <w:rPr>
          <w:rFonts w:ascii="Arial" w:hAnsi="Arial" w:cs="Arial"/>
          <w:b/>
          <w:bCs/>
          <w:sz w:val="22"/>
          <w:szCs w:val="22"/>
          <w:lang w:val="sv-SE"/>
          <w:rPrChange w:id="3570" w:author="Syahrani Rachmawati Sadino" w:date="2025-01-31T14:35:00Z">
            <w:rPr>
              <w:rFonts w:asciiTheme="minorBidi" w:hAnsiTheme="minorBidi" w:cstheme="minorBidi"/>
              <w:b/>
              <w:bCs/>
              <w:sz w:val="22"/>
              <w:szCs w:val="22"/>
              <w:highlight w:val="yellow"/>
              <w:lang w:val="sv-SE"/>
            </w:rPr>
          </w:rPrChange>
        </w:rPr>
        <w:t>PARA PIHAK</w:t>
      </w:r>
      <w:r w:rsidRPr="00922713">
        <w:rPr>
          <w:rFonts w:ascii="Arial" w:hAnsi="Arial" w:cs="Arial"/>
          <w:bCs/>
          <w:sz w:val="22"/>
          <w:szCs w:val="22"/>
          <w:lang w:val="sv-SE"/>
          <w:rPrChange w:id="3571" w:author="Syahrani Rachmawati Sadino" w:date="2025-01-31T14:35:00Z">
            <w:rPr>
              <w:rFonts w:asciiTheme="minorBidi" w:hAnsiTheme="minorBidi" w:cstheme="minorBidi"/>
              <w:bCs/>
              <w:sz w:val="22"/>
              <w:szCs w:val="22"/>
              <w:highlight w:val="yellow"/>
              <w:lang w:val="sv-SE"/>
            </w:rPr>
          </w:rPrChange>
        </w:rPr>
        <w:t xml:space="preserve"> harus memenuhi hak tersebut.</w:t>
      </w:r>
    </w:p>
    <w:p w14:paraId="205A5C23" w14:textId="77777777" w:rsidR="00463E18" w:rsidRPr="00922713" w:rsidRDefault="00463E18">
      <w:pPr>
        <w:pStyle w:val="ListParagraph"/>
        <w:spacing w:line="276" w:lineRule="auto"/>
        <w:rPr>
          <w:rFonts w:ascii="Arial" w:hAnsi="Arial" w:cs="Arial"/>
          <w:bCs/>
          <w:sz w:val="22"/>
          <w:szCs w:val="22"/>
          <w:lang w:val="sv-SE"/>
          <w:rPrChange w:id="3572" w:author="Syahrani Rachmawati Sadino" w:date="2025-01-31T14:35:00Z">
            <w:rPr>
              <w:rFonts w:asciiTheme="minorBidi" w:hAnsiTheme="minorBidi" w:cstheme="minorBidi"/>
              <w:bCs/>
              <w:sz w:val="22"/>
              <w:szCs w:val="22"/>
              <w:highlight w:val="yellow"/>
              <w:lang w:val="sv-SE"/>
            </w:rPr>
          </w:rPrChange>
        </w:rPr>
      </w:pPr>
    </w:p>
    <w:p w14:paraId="458D7CE9" w14:textId="5124058C" w:rsidR="00463E18" w:rsidRPr="00922713" w:rsidRDefault="00B55388">
      <w:pPr>
        <w:pStyle w:val="BodyText"/>
        <w:numPr>
          <w:ilvl w:val="0"/>
          <w:numId w:val="65"/>
        </w:numPr>
        <w:spacing w:after="0" w:line="276" w:lineRule="auto"/>
        <w:ind w:left="426" w:hanging="426"/>
        <w:rPr>
          <w:rFonts w:ascii="Arial" w:hAnsi="Arial" w:cs="Arial"/>
          <w:bCs/>
          <w:sz w:val="22"/>
          <w:szCs w:val="22"/>
          <w:lang w:val="sv-SE"/>
          <w:rPrChange w:id="3573" w:author="Syahrani Rachmawati Sadino" w:date="2025-01-31T14:35:00Z">
            <w:rPr>
              <w:rFonts w:asciiTheme="minorBidi" w:hAnsiTheme="minorBidi" w:cstheme="minorBidi"/>
              <w:bCs/>
              <w:sz w:val="22"/>
              <w:szCs w:val="22"/>
              <w:highlight w:val="yellow"/>
              <w:lang w:val="sv-SE"/>
            </w:rPr>
          </w:rPrChange>
        </w:rPr>
      </w:pPr>
      <w:r w:rsidRPr="00922713">
        <w:rPr>
          <w:rFonts w:ascii="Arial" w:hAnsi="Arial" w:cs="Arial"/>
          <w:b/>
          <w:bCs/>
          <w:sz w:val="22"/>
          <w:szCs w:val="22"/>
          <w:lang w:val="sv-SE"/>
          <w:rPrChange w:id="3574" w:author="Syahrani Rachmawati Sadino" w:date="2025-01-31T14:35:00Z">
            <w:rPr>
              <w:rFonts w:asciiTheme="minorBidi" w:hAnsiTheme="minorBidi" w:cstheme="minorBidi"/>
              <w:b/>
              <w:bCs/>
              <w:sz w:val="22"/>
              <w:szCs w:val="22"/>
              <w:highlight w:val="yellow"/>
              <w:lang w:val="sv-SE"/>
            </w:rPr>
          </w:rPrChange>
        </w:rPr>
        <w:t>PARA PIHAK</w:t>
      </w:r>
      <w:r w:rsidR="00463E18" w:rsidRPr="00922713">
        <w:rPr>
          <w:rFonts w:ascii="Arial" w:hAnsi="Arial" w:cs="Arial"/>
          <w:bCs/>
          <w:sz w:val="22"/>
          <w:szCs w:val="22"/>
          <w:lang w:val="sv-SE"/>
          <w:rPrChange w:id="3575" w:author="Syahrani Rachmawati Sadino" w:date="2025-01-31T14:35:00Z">
            <w:rPr>
              <w:rFonts w:asciiTheme="minorBidi" w:hAnsiTheme="minorBidi" w:cstheme="minorBidi"/>
              <w:bCs/>
              <w:sz w:val="22"/>
              <w:szCs w:val="22"/>
              <w:highlight w:val="yellow"/>
              <w:lang w:val="sv-SE"/>
            </w:rPr>
          </w:rPrChange>
        </w:rPr>
        <w:t xml:space="preserve"> harus saling segera memberitahukan satu sama lain mengenai Pelanggaran Data Pribadi atau diterimanya pemberitahuan dari Otoritas Pengawas.</w:t>
      </w:r>
    </w:p>
    <w:p w14:paraId="5FFDDA73" w14:textId="77777777" w:rsidR="00463E18" w:rsidRPr="00922713" w:rsidRDefault="00463E18">
      <w:pPr>
        <w:pStyle w:val="ListParagraph"/>
        <w:spacing w:line="276" w:lineRule="auto"/>
        <w:rPr>
          <w:rFonts w:ascii="Arial" w:hAnsi="Arial" w:cs="Arial"/>
          <w:bCs/>
          <w:sz w:val="22"/>
          <w:szCs w:val="22"/>
          <w:lang w:val="sv-SE"/>
          <w:rPrChange w:id="3576" w:author="Syahrani Rachmawati Sadino" w:date="2025-01-31T14:35:00Z">
            <w:rPr>
              <w:rFonts w:asciiTheme="minorBidi" w:hAnsiTheme="minorBidi" w:cstheme="minorBidi"/>
              <w:bCs/>
              <w:sz w:val="22"/>
              <w:szCs w:val="22"/>
              <w:highlight w:val="yellow"/>
              <w:lang w:val="sv-SE"/>
            </w:rPr>
          </w:rPrChange>
        </w:rPr>
      </w:pPr>
    </w:p>
    <w:p w14:paraId="28B24585" w14:textId="05A021A8" w:rsidR="00463E18" w:rsidRPr="00922713" w:rsidRDefault="00B55388">
      <w:pPr>
        <w:pStyle w:val="BodyText"/>
        <w:numPr>
          <w:ilvl w:val="0"/>
          <w:numId w:val="65"/>
        </w:numPr>
        <w:spacing w:after="0" w:line="276" w:lineRule="auto"/>
        <w:ind w:left="426" w:hanging="426"/>
        <w:rPr>
          <w:rFonts w:ascii="Arial" w:hAnsi="Arial" w:cs="Arial"/>
          <w:bCs/>
          <w:sz w:val="22"/>
          <w:szCs w:val="22"/>
          <w:lang w:val="sv-SE"/>
          <w:rPrChange w:id="3577" w:author="Syahrani Rachmawati Sadino" w:date="2025-01-31T14:35:00Z">
            <w:rPr>
              <w:rFonts w:asciiTheme="minorBidi" w:hAnsiTheme="minorBidi" w:cstheme="minorBidi"/>
              <w:bCs/>
              <w:sz w:val="22"/>
              <w:szCs w:val="22"/>
              <w:highlight w:val="yellow"/>
              <w:lang w:val="sv-SE"/>
            </w:rPr>
          </w:rPrChange>
        </w:rPr>
      </w:pPr>
      <w:r w:rsidRPr="00922713">
        <w:rPr>
          <w:rFonts w:ascii="Arial" w:hAnsi="Arial" w:cs="Arial"/>
          <w:b/>
          <w:bCs/>
          <w:sz w:val="22"/>
          <w:szCs w:val="22"/>
          <w:lang w:val="sv-SE"/>
          <w:rPrChange w:id="3578" w:author="Syahrani Rachmawati Sadino" w:date="2025-01-31T14:35:00Z">
            <w:rPr>
              <w:rFonts w:asciiTheme="minorBidi" w:hAnsiTheme="minorBidi" w:cstheme="minorBidi"/>
              <w:b/>
              <w:bCs/>
              <w:sz w:val="22"/>
              <w:szCs w:val="22"/>
              <w:highlight w:val="yellow"/>
              <w:lang w:val="sv-SE"/>
            </w:rPr>
          </w:rPrChange>
        </w:rPr>
        <w:t>PARA PIHAK</w:t>
      </w:r>
      <w:r w:rsidR="00463E18" w:rsidRPr="00922713">
        <w:rPr>
          <w:rFonts w:ascii="Arial" w:hAnsi="Arial" w:cs="Arial"/>
          <w:bCs/>
          <w:sz w:val="22"/>
          <w:szCs w:val="22"/>
          <w:lang w:val="sv-SE"/>
          <w:rPrChange w:id="3579" w:author="Syahrani Rachmawati Sadino" w:date="2025-01-31T14:35:00Z">
            <w:rPr>
              <w:rFonts w:asciiTheme="minorBidi" w:hAnsiTheme="minorBidi" w:cstheme="minorBidi"/>
              <w:bCs/>
              <w:sz w:val="22"/>
              <w:szCs w:val="22"/>
              <w:highlight w:val="yellow"/>
              <w:lang w:val="sv-SE"/>
            </w:rPr>
          </w:rPrChange>
        </w:rPr>
        <w:t xml:space="preserve"> harus melakukan upaya yang wajar untuk mengidentifikasi penyebab Pelanggaran Data Pribadi tersebut dan mengambil langkah-langkah yang dianggap perlu untuk menentukan penyebabnya dan untuk mencegah Pelanggaran Data Pribadi tersebut terulang kembali.</w:t>
      </w:r>
    </w:p>
    <w:p w14:paraId="5A21CDB1" w14:textId="77777777" w:rsidR="00463E18" w:rsidRPr="00922713" w:rsidRDefault="00463E18">
      <w:pPr>
        <w:pStyle w:val="ListParagraph"/>
        <w:spacing w:line="276" w:lineRule="auto"/>
        <w:rPr>
          <w:rFonts w:ascii="Arial" w:hAnsi="Arial" w:cs="Arial"/>
          <w:bCs/>
          <w:sz w:val="22"/>
          <w:szCs w:val="22"/>
          <w:lang w:val="sv-SE"/>
          <w:rPrChange w:id="3580" w:author="Syahrani Rachmawati Sadino" w:date="2025-01-31T14:35:00Z">
            <w:rPr>
              <w:rFonts w:asciiTheme="minorBidi" w:hAnsiTheme="minorBidi" w:cstheme="minorBidi"/>
              <w:bCs/>
              <w:sz w:val="22"/>
              <w:szCs w:val="22"/>
              <w:highlight w:val="yellow"/>
              <w:lang w:val="sv-SE"/>
            </w:rPr>
          </w:rPrChange>
        </w:rPr>
      </w:pPr>
    </w:p>
    <w:p w14:paraId="5DDCD8FD" w14:textId="5B2DBF65" w:rsidR="00463E18" w:rsidRPr="00922713" w:rsidRDefault="00463E18">
      <w:pPr>
        <w:pStyle w:val="BodyText"/>
        <w:numPr>
          <w:ilvl w:val="0"/>
          <w:numId w:val="65"/>
        </w:numPr>
        <w:spacing w:after="0" w:line="276" w:lineRule="auto"/>
        <w:ind w:left="426" w:hanging="426"/>
        <w:rPr>
          <w:rFonts w:ascii="Arial" w:hAnsi="Arial" w:cs="Arial"/>
          <w:bCs/>
          <w:sz w:val="22"/>
          <w:szCs w:val="22"/>
          <w:lang w:val="sv-SE"/>
          <w:rPrChange w:id="3581" w:author="Syahrani Rachmawati Sadino" w:date="2025-01-31T14:35:00Z">
            <w:rPr>
              <w:rFonts w:asciiTheme="minorBidi" w:hAnsiTheme="minorBidi" w:cstheme="minorBidi"/>
              <w:bCs/>
              <w:sz w:val="22"/>
              <w:szCs w:val="22"/>
              <w:highlight w:val="yellow"/>
              <w:lang w:val="sv-SE"/>
            </w:rPr>
          </w:rPrChange>
        </w:rPr>
      </w:pPr>
      <w:r w:rsidRPr="00922713">
        <w:rPr>
          <w:rFonts w:ascii="Arial" w:hAnsi="Arial" w:cs="Arial"/>
          <w:bCs/>
          <w:sz w:val="22"/>
          <w:szCs w:val="22"/>
          <w:lang w:val="sv-SE"/>
          <w:rPrChange w:id="3582" w:author="Syahrani Rachmawati Sadino" w:date="2025-01-31T14:35:00Z">
            <w:rPr>
              <w:rFonts w:asciiTheme="minorBidi" w:hAnsiTheme="minorBidi" w:cstheme="minorBidi"/>
              <w:bCs/>
              <w:sz w:val="22"/>
              <w:szCs w:val="22"/>
              <w:highlight w:val="yellow"/>
              <w:lang w:val="sv-SE"/>
            </w:rPr>
          </w:rPrChange>
        </w:rPr>
        <w:t xml:space="preserve">Selama jangka waktu ini, </w:t>
      </w:r>
      <w:r w:rsidR="00B55388" w:rsidRPr="00922713">
        <w:rPr>
          <w:rFonts w:ascii="Arial" w:hAnsi="Arial" w:cs="Arial"/>
          <w:b/>
          <w:bCs/>
          <w:sz w:val="22"/>
          <w:szCs w:val="22"/>
          <w:lang w:val="sv-SE"/>
          <w:rPrChange w:id="3583" w:author="Syahrani Rachmawati Sadino" w:date="2025-01-31T14:35:00Z">
            <w:rPr>
              <w:rFonts w:asciiTheme="minorBidi" w:hAnsiTheme="minorBidi" w:cstheme="minorBidi"/>
              <w:b/>
              <w:bCs/>
              <w:sz w:val="22"/>
              <w:szCs w:val="22"/>
              <w:highlight w:val="yellow"/>
              <w:lang w:val="sv-SE"/>
            </w:rPr>
          </w:rPrChange>
        </w:rPr>
        <w:t>PARA PIHAK</w:t>
      </w:r>
      <w:r w:rsidRPr="00922713">
        <w:rPr>
          <w:rFonts w:ascii="Arial" w:hAnsi="Arial" w:cs="Arial"/>
          <w:bCs/>
          <w:sz w:val="22"/>
          <w:szCs w:val="22"/>
          <w:lang w:val="sv-SE"/>
          <w:rPrChange w:id="3584" w:author="Syahrani Rachmawati Sadino" w:date="2025-01-31T14:35:00Z">
            <w:rPr>
              <w:rFonts w:asciiTheme="minorBidi" w:hAnsiTheme="minorBidi" w:cstheme="minorBidi"/>
              <w:bCs/>
              <w:sz w:val="22"/>
              <w:szCs w:val="22"/>
              <w:highlight w:val="yellow"/>
              <w:lang w:val="sv-SE"/>
            </w:rPr>
          </w:rPrChange>
        </w:rPr>
        <w:t xml:space="preserve"> satu sama lain harus menyediakan semua informasi yang relevan yang secara wajar diperlukan untuk menunjukkan kepatuhan terhadap Perjanjian ini dan hukum atau peraturan yang berlaku, dan harus mengizinkan dan bekerja sama secara wajar dengan audit, termasuk inspeksi.</w:t>
      </w:r>
    </w:p>
    <w:p w14:paraId="7C7D4C01" w14:textId="77777777" w:rsidR="00463E18" w:rsidRPr="00922713" w:rsidRDefault="00463E18">
      <w:pPr>
        <w:spacing w:line="276" w:lineRule="auto"/>
        <w:jc w:val="center"/>
        <w:rPr>
          <w:rFonts w:ascii="Arial" w:hAnsi="Arial" w:cs="Arial"/>
          <w:b/>
          <w:bCs/>
          <w:sz w:val="22"/>
          <w:szCs w:val="22"/>
          <w:lang w:val="sv-SE"/>
          <w:rPrChange w:id="3585" w:author="Syahrani Rachmawati Sadino" w:date="2025-01-31T14:35:00Z">
            <w:rPr>
              <w:rFonts w:asciiTheme="minorBidi" w:hAnsiTheme="minorBidi" w:cstheme="minorBidi"/>
              <w:b/>
              <w:bCs/>
              <w:sz w:val="22"/>
              <w:szCs w:val="22"/>
              <w:highlight w:val="yellow"/>
              <w:lang w:val="sv-SE"/>
            </w:rPr>
          </w:rPrChange>
        </w:rPr>
      </w:pPr>
    </w:p>
    <w:p w14:paraId="0A986C7B" w14:textId="77777777" w:rsidR="00070054" w:rsidRPr="00922713" w:rsidRDefault="00070054">
      <w:pPr>
        <w:spacing w:line="276" w:lineRule="auto"/>
        <w:rPr>
          <w:rFonts w:ascii="Arial" w:hAnsi="Arial" w:cs="Arial"/>
          <w:b/>
          <w:sz w:val="22"/>
          <w:szCs w:val="22"/>
          <w:lang w:val="sv-SE"/>
          <w:rPrChange w:id="3586" w:author="Syahrani Rachmawati Sadino" w:date="2025-01-31T14:35:00Z">
            <w:rPr>
              <w:rFonts w:asciiTheme="minorBidi" w:hAnsiTheme="minorBidi" w:cstheme="minorBidi"/>
              <w:b/>
              <w:sz w:val="22"/>
              <w:szCs w:val="22"/>
              <w:highlight w:val="yellow"/>
              <w:lang w:val="sv-SE"/>
            </w:rPr>
          </w:rPrChange>
        </w:rPr>
        <w:pPrChange w:id="3587" w:author="Syahrani Rachmawati Sadino" w:date="2025-01-31T15:00:00Z">
          <w:pPr/>
        </w:pPrChange>
      </w:pPr>
      <w:r w:rsidRPr="00922713">
        <w:rPr>
          <w:rFonts w:ascii="Arial" w:hAnsi="Arial" w:cs="Arial"/>
          <w:b/>
          <w:sz w:val="22"/>
          <w:szCs w:val="22"/>
          <w:lang w:val="sv-SE"/>
          <w:rPrChange w:id="3588" w:author="Syahrani Rachmawati Sadino" w:date="2025-01-31T14:35:00Z">
            <w:rPr>
              <w:rFonts w:asciiTheme="minorBidi" w:hAnsiTheme="minorBidi" w:cstheme="minorBidi"/>
              <w:b/>
              <w:sz w:val="22"/>
              <w:szCs w:val="22"/>
              <w:highlight w:val="yellow"/>
              <w:lang w:val="sv-SE"/>
            </w:rPr>
          </w:rPrChange>
        </w:rPr>
        <w:br w:type="page"/>
      </w:r>
    </w:p>
    <w:p w14:paraId="6DD9CA5B" w14:textId="6E63ED6D" w:rsidR="00463E18" w:rsidRPr="00922713" w:rsidRDefault="00463E18">
      <w:pPr>
        <w:spacing w:line="276" w:lineRule="auto"/>
        <w:ind w:right="2"/>
        <w:jc w:val="center"/>
        <w:rPr>
          <w:rFonts w:ascii="Arial" w:hAnsi="Arial" w:cs="Arial"/>
          <w:b/>
          <w:color w:val="000000"/>
          <w:sz w:val="22"/>
          <w:szCs w:val="22"/>
          <w:lang w:val="sv-SE"/>
          <w:rPrChange w:id="3589" w:author="Syahrani Rachmawati Sadino" w:date="2025-01-31T14:35:00Z">
            <w:rPr>
              <w:rFonts w:asciiTheme="minorBidi" w:hAnsiTheme="minorBidi" w:cstheme="minorBidi"/>
              <w:b/>
              <w:color w:val="000000"/>
              <w:sz w:val="22"/>
              <w:szCs w:val="22"/>
              <w:highlight w:val="yellow"/>
              <w:lang w:val="sv-SE"/>
            </w:rPr>
          </w:rPrChange>
        </w:rPr>
      </w:pPr>
      <w:r w:rsidRPr="00922713">
        <w:rPr>
          <w:rFonts w:ascii="Arial" w:hAnsi="Arial" w:cs="Arial"/>
          <w:b/>
          <w:sz w:val="22"/>
          <w:szCs w:val="22"/>
          <w:lang w:val="sv-SE"/>
          <w:rPrChange w:id="3590" w:author="Syahrani Rachmawati Sadino" w:date="2025-01-31T14:35:00Z">
            <w:rPr>
              <w:rFonts w:asciiTheme="minorBidi" w:hAnsiTheme="minorBidi" w:cstheme="minorBidi"/>
              <w:b/>
              <w:sz w:val="22"/>
              <w:szCs w:val="22"/>
              <w:highlight w:val="yellow"/>
              <w:lang w:val="sv-SE"/>
            </w:rPr>
          </w:rPrChange>
        </w:rPr>
        <w:lastRenderedPageBreak/>
        <w:t xml:space="preserve">PASAL </w:t>
      </w:r>
      <w:r w:rsidRPr="00922713">
        <w:rPr>
          <w:rFonts w:ascii="Arial" w:hAnsi="Arial" w:cs="Arial"/>
          <w:b/>
          <w:color w:val="000000"/>
          <w:sz w:val="22"/>
          <w:szCs w:val="22"/>
          <w:lang w:val="sv-SE"/>
          <w:rPrChange w:id="3591" w:author="Syahrani Rachmawati Sadino" w:date="2025-01-31T14:35:00Z">
            <w:rPr>
              <w:rFonts w:asciiTheme="minorBidi" w:hAnsiTheme="minorBidi" w:cstheme="minorBidi"/>
              <w:b/>
              <w:color w:val="000000"/>
              <w:sz w:val="22"/>
              <w:szCs w:val="22"/>
              <w:highlight w:val="yellow"/>
              <w:lang w:val="sv-SE"/>
            </w:rPr>
          </w:rPrChange>
        </w:rPr>
        <w:t>2</w:t>
      </w:r>
      <w:r w:rsidR="00443B27" w:rsidRPr="00922713">
        <w:rPr>
          <w:rFonts w:ascii="Arial" w:hAnsi="Arial" w:cs="Arial"/>
          <w:b/>
          <w:color w:val="000000"/>
          <w:sz w:val="22"/>
          <w:szCs w:val="22"/>
          <w:lang w:val="sv-SE"/>
          <w:rPrChange w:id="3592" w:author="Syahrani Rachmawati Sadino" w:date="2025-01-31T14:35:00Z">
            <w:rPr>
              <w:rFonts w:asciiTheme="minorBidi" w:hAnsiTheme="minorBidi" w:cstheme="minorBidi"/>
              <w:b/>
              <w:color w:val="000000"/>
              <w:sz w:val="22"/>
              <w:szCs w:val="22"/>
              <w:highlight w:val="yellow"/>
              <w:lang w:val="sv-SE"/>
            </w:rPr>
          </w:rPrChange>
        </w:rPr>
        <w:t>1</w:t>
      </w:r>
    </w:p>
    <w:p w14:paraId="5734F8F9" w14:textId="77777777" w:rsidR="00463E18" w:rsidRPr="00922713" w:rsidRDefault="00463E18">
      <w:pPr>
        <w:spacing w:line="276" w:lineRule="auto"/>
        <w:ind w:right="2"/>
        <w:jc w:val="center"/>
        <w:rPr>
          <w:rFonts w:ascii="Arial" w:hAnsi="Arial" w:cs="Arial"/>
          <w:b/>
          <w:sz w:val="22"/>
          <w:szCs w:val="22"/>
          <w:lang w:val="sv-SE"/>
          <w:rPrChange w:id="3593" w:author="Syahrani Rachmawati Sadino" w:date="2025-01-31T14:35:00Z">
            <w:rPr>
              <w:rFonts w:asciiTheme="minorBidi" w:hAnsiTheme="minorBidi" w:cstheme="minorBidi"/>
              <w:b/>
              <w:sz w:val="22"/>
              <w:szCs w:val="22"/>
              <w:highlight w:val="yellow"/>
              <w:lang w:val="sv-SE"/>
            </w:rPr>
          </w:rPrChange>
        </w:rPr>
      </w:pPr>
      <w:r w:rsidRPr="00922713">
        <w:rPr>
          <w:rFonts w:ascii="Arial" w:hAnsi="Arial" w:cs="Arial"/>
          <w:b/>
          <w:color w:val="000000"/>
          <w:sz w:val="22"/>
          <w:szCs w:val="22"/>
          <w:lang w:val="sv-SE"/>
          <w:rPrChange w:id="3594" w:author="Syahrani Rachmawati Sadino" w:date="2025-01-31T14:35:00Z">
            <w:rPr>
              <w:rFonts w:asciiTheme="minorBidi" w:hAnsiTheme="minorBidi" w:cstheme="minorBidi"/>
              <w:b/>
              <w:color w:val="000000"/>
              <w:sz w:val="22"/>
              <w:szCs w:val="22"/>
              <w:highlight w:val="yellow"/>
              <w:lang w:val="sv-SE"/>
            </w:rPr>
          </w:rPrChange>
        </w:rPr>
        <w:t>KETENTUAN TENTANG KORUPSI</w:t>
      </w:r>
      <w:r w:rsidRPr="00922713">
        <w:rPr>
          <w:rFonts w:ascii="Arial" w:hAnsi="Arial" w:cs="Arial"/>
          <w:b/>
          <w:sz w:val="22"/>
          <w:szCs w:val="22"/>
          <w:lang w:val="sv-SE"/>
          <w:rPrChange w:id="3595" w:author="Syahrani Rachmawati Sadino" w:date="2025-01-31T14:35:00Z">
            <w:rPr>
              <w:rFonts w:asciiTheme="minorBidi" w:hAnsiTheme="minorBidi" w:cstheme="minorBidi"/>
              <w:b/>
              <w:sz w:val="22"/>
              <w:szCs w:val="22"/>
              <w:highlight w:val="yellow"/>
              <w:lang w:val="sv-SE"/>
            </w:rPr>
          </w:rPrChange>
        </w:rPr>
        <w:t xml:space="preserve"> DAN PENYUAPAN </w:t>
      </w:r>
    </w:p>
    <w:p w14:paraId="2640424C" w14:textId="77777777" w:rsidR="00463E18" w:rsidRPr="00922713" w:rsidRDefault="00463E18">
      <w:pPr>
        <w:spacing w:line="276" w:lineRule="auto"/>
        <w:ind w:left="1196" w:hanging="346"/>
        <w:jc w:val="center"/>
        <w:rPr>
          <w:rFonts w:ascii="Arial" w:hAnsi="Arial" w:cs="Arial"/>
          <w:b/>
          <w:sz w:val="22"/>
          <w:szCs w:val="22"/>
          <w:lang w:val="sv-SE"/>
          <w:rPrChange w:id="3596" w:author="Syahrani Rachmawati Sadino" w:date="2025-01-31T14:35:00Z">
            <w:rPr>
              <w:rFonts w:asciiTheme="minorBidi" w:hAnsiTheme="minorBidi" w:cstheme="minorBidi"/>
              <w:b/>
              <w:sz w:val="22"/>
              <w:szCs w:val="22"/>
              <w:highlight w:val="yellow"/>
              <w:lang w:val="sv-SE"/>
            </w:rPr>
          </w:rPrChange>
        </w:rPr>
      </w:pPr>
    </w:p>
    <w:p w14:paraId="0A3C2F49" w14:textId="3FEC6BA8" w:rsidR="00463E18" w:rsidRPr="00922713" w:rsidRDefault="00B55388">
      <w:pPr>
        <w:pStyle w:val="ListParagraph"/>
        <w:numPr>
          <w:ilvl w:val="0"/>
          <w:numId w:val="66"/>
        </w:numPr>
        <w:spacing w:line="276" w:lineRule="auto"/>
        <w:ind w:left="426" w:hanging="426"/>
        <w:contextualSpacing w:val="0"/>
        <w:rPr>
          <w:rFonts w:ascii="Arial" w:hAnsi="Arial" w:cs="Arial"/>
          <w:color w:val="000000"/>
          <w:sz w:val="22"/>
          <w:szCs w:val="22"/>
          <w:lang w:val="sv-SE"/>
          <w:rPrChange w:id="3597" w:author="Syahrani Rachmawati Sadino" w:date="2025-01-31T14:35:00Z">
            <w:rPr>
              <w:rFonts w:asciiTheme="minorBidi" w:hAnsiTheme="minorBidi" w:cstheme="minorBidi"/>
              <w:color w:val="000000"/>
              <w:sz w:val="22"/>
              <w:szCs w:val="22"/>
              <w:highlight w:val="yellow"/>
              <w:lang w:val="sv-SE"/>
            </w:rPr>
          </w:rPrChange>
        </w:rPr>
      </w:pPr>
      <w:r w:rsidRPr="00922713">
        <w:rPr>
          <w:rFonts w:ascii="Arial" w:hAnsi="Arial" w:cs="Arial"/>
          <w:b/>
          <w:bCs/>
          <w:color w:val="000000"/>
          <w:sz w:val="22"/>
          <w:szCs w:val="22"/>
          <w:lang w:val="sv-SE"/>
          <w:rPrChange w:id="3598" w:author="Syahrani Rachmawati Sadino" w:date="2025-01-31T14:35:00Z">
            <w:rPr>
              <w:rFonts w:asciiTheme="minorBidi" w:hAnsiTheme="minorBidi" w:cstheme="minorBidi"/>
              <w:b/>
              <w:bCs/>
              <w:color w:val="000000"/>
              <w:sz w:val="22"/>
              <w:szCs w:val="22"/>
              <w:highlight w:val="yellow"/>
              <w:lang w:val="sv-SE"/>
            </w:rPr>
          </w:rPrChange>
        </w:rPr>
        <w:t>PARA PIHAK</w:t>
      </w:r>
      <w:r w:rsidR="00463E18" w:rsidRPr="00922713">
        <w:rPr>
          <w:rFonts w:ascii="Arial" w:hAnsi="Arial" w:cs="Arial"/>
          <w:color w:val="000000"/>
          <w:sz w:val="22"/>
          <w:szCs w:val="22"/>
          <w:lang w:val="sv-SE"/>
          <w:rPrChange w:id="3599" w:author="Syahrani Rachmawati Sadino" w:date="2025-01-31T14:35:00Z">
            <w:rPr>
              <w:rFonts w:asciiTheme="minorBidi" w:hAnsiTheme="minorBidi" w:cstheme="minorBidi"/>
              <w:color w:val="000000"/>
              <w:sz w:val="22"/>
              <w:szCs w:val="22"/>
              <w:highlight w:val="yellow"/>
              <w:lang w:val="sv-SE"/>
            </w:rPr>
          </w:rPrChange>
        </w:rPr>
        <w:t xml:space="preserve"> tidak melakukan, memberikan kuasa atau m</w:t>
      </w:r>
      <w:r w:rsidR="00516F4F" w:rsidRPr="00922713">
        <w:rPr>
          <w:rFonts w:ascii="Arial" w:hAnsi="Arial" w:cs="Arial"/>
          <w:color w:val="000000"/>
          <w:sz w:val="22"/>
          <w:szCs w:val="22"/>
          <w:lang w:val="sv-SE"/>
          <w:rPrChange w:id="3600" w:author="Syahrani Rachmawati Sadino" w:date="2025-01-31T14:35:00Z">
            <w:rPr>
              <w:rFonts w:asciiTheme="minorBidi" w:hAnsiTheme="minorBidi" w:cstheme="minorBidi"/>
              <w:color w:val="000000"/>
              <w:sz w:val="22"/>
              <w:szCs w:val="22"/>
              <w:highlight w:val="yellow"/>
              <w:lang w:val="sv-SE"/>
            </w:rPr>
          </w:rPrChange>
        </w:rPr>
        <w:t>engiz</w:t>
      </w:r>
      <w:r w:rsidR="00463E18" w:rsidRPr="00922713">
        <w:rPr>
          <w:rFonts w:ascii="Arial" w:hAnsi="Arial" w:cs="Arial"/>
          <w:color w:val="000000"/>
          <w:sz w:val="22"/>
          <w:szCs w:val="22"/>
          <w:lang w:val="sv-SE"/>
          <w:rPrChange w:id="3601" w:author="Syahrani Rachmawati Sadino" w:date="2025-01-31T14:35:00Z">
            <w:rPr>
              <w:rFonts w:asciiTheme="minorBidi" w:hAnsiTheme="minorBidi" w:cstheme="minorBidi"/>
              <w:color w:val="000000"/>
              <w:sz w:val="22"/>
              <w:szCs w:val="22"/>
              <w:highlight w:val="yellow"/>
              <w:lang w:val="sv-SE"/>
            </w:rPr>
          </w:rPrChange>
        </w:rPr>
        <w:t xml:space="preserve">inkan tindakan yang menyebabkan </w:t>
      </w:r>
      <w:r w:rsidRPr="00922713">
        <w:rPr>
          <w:rFonts w:ascii="Arial" w:hAnsi="Arial" w:cs="Arial"/>
          <w:b/>
          <w:bCs/>
          <w:color w:val="000000"/>
          <w:sz w:val="22"/>
          <w:szCs w:val="22"/>
          <w:lang w:val="sv-SE"/>
          <w:rPrChange w:id="3602" w:author="Syahrani Rachmawati Sadino" w:date="2025-01-31T14:35:00Z">
            <w:rPr>
              <w:rFonts w:asciiTheme="minorBidi" w:hAnsiTheme="minorBidi" w:cstheme="minorBidi"/>
              <w:b/>
              <w:bCs/>
              <w:color w:val="000000"/>
              <w:sz w:val="22"/>
              <w:szCs w:val="22"/>
              <w:highlight w:val="yellow"/>
              <w:lang w:val="sv-SE"/>
            </w:rPr>
          </w:rPrChange>
        </w:rPr>
        <w:t>PARA PIHAK</w:t>
      </w:r>
      <w:r w:rsidR="00463E18" w:rsidRPr="00922713">
        <w:rPr>
          <w:rFonts w:ascii="Arial" w:hAnsi="Arial" w:cs="Arial"/>
          <w:color w:val="000000"/>
          <w:sz w:val="22"/>
          <w:szCs w:val="22"/>
          <w:lang w:val="sv-SE"/>
          <w:rPrChange w:id="3603" w:author="Syahrani Rachmawati Sadino" w:date="2025-01-31T14:35:00Z">
            <w:rPr>
              <w:rFonts w:asciiTheme="minorBidi" w:hAnsiTheme="minorBidi" w:cstheme="minorBidi"/>
              <w:color w:val="000000"/>
              <w:sz w:val="22"/>
              <w:szCs w:val="22"/>
              <w:highlight w:val="yellow"/>
              <w:lang w:val="sv-SE"/>
            </w:rPr>
          </w:rPrChange>
        </w:rPr>
        <w:t xml:space="preserve"> dan/atau afiliasinya melakukan segala perbuatan yang melanggar hukum yang diatur dalam undang-undang anti korupsi dan/atau peraturan lain yang berlaku. Kewajiban ini berlaku khususnya untuk pembayaran yang tidak sah kepada pejabat pemerintah, wakil-wakil otoritas publik, rekan-rekan </w:t>
      </w:r>
      <w:r w:rsidRPr="00922713">
        <w:rPr>
          <w:rFonts w:ascii="Arial" w:hAnsi="Arial" w:cs="Arial"/>
          <w:b/>
          <w:bCs/>
          <w:color w:val="000000"/>
          <w:sz w:val="22"/>
          <w:szCs w:val="22"/>
          <w:lang w:val="sv-SE"/>
          <w:rPrChange w:id="3604" w:author="Syahrani Rachmawati Sadino" w:date="2025-01-31T14:35:00Z">
            <w:rPr>
              <w:rFonts w:asciiTheme="minorBidi" w:hAnsiTheme="minorBidi" w:cstheme="minorBidi"/>
              <w:b/>
              <w:bCs/>
              <w:color w:val="000000"/>
              <w:sz w:val="22"/>
              <w:szCs w:val="22"/>
              <w:highlight w:val="yellow"/>
              <w:lang w:val="sv-SE"/>
            </w:rPr>
          </w:rPrChange>
        </w:rPr>
        <w:t>PARA PIHAK</w:t>
      </w:r>
      <w:r w:rsidR="00463E18" w:rsidRPr="00922713">
        <w:rPr>
          <w:rFonts w:ascii="Arial" w:hAnsi="Arial" w:cs="Arial"/>
          <w:color w:val="000000"/>
          <w:sz w:val="22"/>
          <w:szCs w:val="22"/>
          <w:lang w:val="sv-SE"/>
          <w:rPrChange w:id="3605" w:author="Syahrani Rachmawati Sadino" w:date="2025-01-31T14:35:00Z">
            <w:rPr>
              <w:rFonts w:asciiTheme="minorBidi" w:hAnsiTheme="minorBidi" w:cstheme="minorBidi"/>
              <w:color w:val="000000"/>
              <w:sz w:val="22"/>
              <w:szCs w:val="22"/>
              <w:highlight w:val="yellow"/>
              <w:lang w:val="sv-SE"/>
            </w:rPr>
          </w:rPrChange>
        </w:rPr>
        <w:t>, keluarga atau teman dekat.</w:t>
      </w:r>
    </w:p>
    <w:p w14:paraId="41EEB68C" w14:textId="77777777" w:rsidR="00463E18" w:rsidRPr="00922713" w:rsidRDefault="00463E18">
      <w:pPr>
        <w:pStyle w:val="ListParagraph"/>
        <w:spacing w:line="276" w:lineRule="auto"/>
        <w:ind w:left="426"/>
        <w:rPr>
          <w:rFonts w:ascii="Arial" w:hAnsi="Arial" w:cs="Arial"/>
          <w:color w:val="000000"/>
          <w:sz w:val="22"/>
          <w:szCs w:val="22"/>
          <w:lang w:val="sv-SE"/>
          <w:rPrChange w:id="3606" w:author="Syahrani Rachmawati Sadino" w:date="2025-01-31T14:35:00Z">
            <w:rPr>
              <w:rFonts w:asciiTheme="minorBidi" w:hAnsiTheme="minorBidi" w:cstheme="minorBidi"/>
              <w:color w:val="000000"/>
              <w:sz w:val="22"/>
              <w:szCs w:val="22"/>
              <w:highlight w:val="yellow"/>
              <w:lang w:val="sv-SE"/>
            </w:rPr>
          </w:rPrChange>
        </w:rPr>
      </w:pPr>
    </w:p>
    <w:p w14:paraId="7DDDE715" w14:textId="1F929E93" w:rsidR="00463E18" w:rsidRPr="00922713" w:rsidRDefault="00B55388">
      <w:pPr>
        <w:pStyle w:val="ListParagraph"/>
        <w:numPr>
          <w:ilvl w:val="0"/>
          <w:numId w:val="66"/>
        </w:numPr>
        <w:spacing w:line="276" w:lineRule="auto"/>
        <w:ind w:left="426" w:hanging="426"/>
        <w:contextualSpacing w:val="0"/>
        <w:rPr>
          <w:rFonts w:ascii="Arial" w:hAnsi="Arial" w:cs="Arial"/>
          <w:color w:val="000000"/>
          <w:sz w:val="22"/>
          <w:szCs w:val="22"/>
          <w:lang w:val="sv-SE"/>
          <w:rPrChange w:id="3607" w:author="Syahrani Rachmawati Sadino" w:date="2025-01-31T14:35:00Z">
            <w:rPr>
              <w:rFonts w:asciiTheme="minorBidi" w:hAnsiTheme="minorBidi" w:cstheme="minorBidi"/>
              <w:color w:val="000000"/>
              <w:sz w:val="22"/>
              <w:szCs w:val="22"/>
              <w:highlight w:val="yellow"/>
              <w:lang w:val="sv-SE"/>
            </w:rPr>
          </w:rPrChange>
        </w:rPr>
      </w:pPr>
      <w:r w:rsidRPr="00922713">
        <w:rPr>
          <w:rFonts w:ascii="Arial" w:hAnsi="Arial" w:cs="Arial"/>
          <w:b/>
          <w:bCs/>
          <w:sz w:val="22"/>
          <w:szCs w:val="22"/>
          <w:lang w:val="sv-SE"/>
          <w:rPrChange w:id="3608" w:author="Syahrani Rachmawati Sadino" w:date="2025-01-31T14:35:00Z">
            <w:rPr>
              <w:rFonts w:asciiTheme="minorBidi" w:hAnsiTheme="minorBidi" w:cstheme="minorBidi"/>
              <w:b/>
              <w:bCs/>
              <w:sz w:val="22"/>
              <w:szCs w:val="22"/>
              <w:highlight w:val="yellow"/>
              <w:lang w:val="sv-SE"/>
            </w:rPr>
          </w:rPrChange>
        </w:rPr>
        <w:t>PARA PIHAK</w:t>
      </w:r>
      <w:r w:rsidR="00463E18" w:rsidRPr="00922713">
        <w:rPr>
          <w:rFonts w:ascii="Arial" w:hAnsi="Arial" w:cs="Arial"/>
          <w:sz w:val="22"/>
          <w:szCs w:val="22"/>
          <w:lang w:val="sv-SE"/>
          <w:rPrChange w:id="3609" w:author="Syahrani Rachmawati Sadino" w:date="2025-01-31T14:35:00Z">
            <w:rPr>
              <w:rFonts w:asciiTheme="minorBidi" w:hAnsiTheme="minorBidi" w:cstheme="minorBidi"/>
              <w:sz w:val="22"/>
              <w:szCs w:val="22"/>
              <w:highlight w:val="yellow"/>
              <w:lang w:val="sv-SE"/>
            </w:rPr>
          </w:rPrChange>
        </w:rPr>
        <w:t xml:space="preserve"> setuju bahwa tidak akan menawarkan atau memberi atau setuju untuk memberi kepada karyawan, setiap perwakilan atau pihak ketiga yang bertindak atas nama pihak lain atau menerima atau menyetujui untuk menerima dari setiap karyawan, perwakilan atau pihak ketiga yang bertindak atas nama pihak lain, hadiah atau manfaat baik berupa uang atau lainnya yang mana penerima menurut hukum bukanlah pihak yang berhak sehubungan dengan negosiasi, hasi</w:t>
      </w:r>
      <w:r w:rsidR="00070054" w:rsidRPr="00922713">
        <w:rPr>
          <w:rFonts w:ascii="Arial" w:hAnsi="Arial" w:cs="Arial"/>
          <w:sz w:val="22"/>
          <w:szCs w:val="22"/>
          <w:lang w:val="sv-SE"/>
          <w:rPrChange w:id="3610" w:author="Syahrani Rachmawati Sadino" w:date="2025-01-31T14:35:00Z">
            <w:rPr>
              <w:rFonts w:asciiTheme="minorBidi" w:hAnsiTheme="minorBidi" w:cstheme="minorBidi"/>
              <w:sz w:val="22"/>
              <w:szCs w:val="22"/>
              <w:lang w:val="sv-SE"/>
            </w:rPr>
          </w:rPrChange>
        </w:rPr>
        <w:t>l</w:t>
      </w:r>
      <w:r w:rsidR="00463E18" w:rsidRPr="00922713">
        <w:rPr>
          <w:rFonts w:ascii="Arial" w:hAnsi="Arial" w:cs="Arial"/>
          <w:sz w:val="22"/>
          <w:szCs w:val="22"/>
          <w:lang w:val="sv-SE"/>
          <w:rPrChange w:id="3611" w:author="Syahrani Rachmawati Sadino" w:date="2025-01-31T14:35:00Z">
            <w:rPr>
              <w:rFonts w:asciiTheme="minorBidi" w:hAnsiTheme="minorBidi" w:cstheme="minorBidi"/>
              <w:sz w:val="22"/>
              <w:szCs w:val="22"/>
              <w:highlight w:val="yellow"/>
              <w:lang w:val="sv-SE"/>
            </w:rPr>
          </w:rPrChange>
        </w:rPr>
        <w:t xml:space="preserve">, atau pelaksanaan </w:t>
      </w:r>
      <w:del w:id="3612" w:author="Muhammad Fikhri Syafarulloh" w:date="2023-10-02T10:39:00Z">
        <w:r w:rsidR="00463E18" w:rsidRPr="00922713" w:rsidDel="004A168C">
          <w:rPr>
            <w:rFonts w:ascii="Arial" w:hAnsi="Arial" w:cs="Arial"/>
            <w:sz w:val="22"/>
            <w:szCs w:val="22"/>
            <w:lang w:val="sv-SE"/>
            <w:rPrChange w:id="3613" w:author="Syahrani Rachmawati Sadino" w:date="2025-01-31T14:35:00Z">
              <w:rPr>
                <w:rFonts w:asciiTheme="minorBidi" w:hAnsiTheme="minorBidi" w:cstheme="minorBidi"/>
                <w:sz w:val="22"/>
                <w:szCs w:val="22"/>
                <w:highlight w:val="yellow"/>
                <w:lang w:val="sv-SE"/>
              </w:rPr>
            </w:rPrChange>
          </w:rPr>
          <w:delText>perjanjian kerja sama</w:delText>
        </w:r>
      </w:del>
      <w:ins w:id="3614" w:author="Muhammad Fikhri Syafarulloh" w:date="2023-10-02T11:00:00Z">
        <w:r w:rsidR="00463E18" w:rsidRPr="00922713">
          <w:rPr>
            <w:rFonts w:ascii="Arial" w:hAnsi="Arial" w:cs="Arial"/>
            <w:sz w:val="22"/>
            <w:szCs w:val="22"/>
            <w:lang w:val="sv-SE"/>
            <w:rPrChange w:id="3615" w:author="Syahrani Rachmawati Sadino" w:date="2025-01-31T14:35:00Z">
              <w:rPr>
                <w:rFonts w:asciiTheme="minorBidi" w:hAnsiTheme="minorBidi" w:cstheme="minorBidi"/>
                <w:sz w:val="22"/>
                <w:szCs w:val="22"/>
                <w:highlight w:val="yellow"/>
                <w:lang w:val="sv-SE"/>
              </w:rPr>
            </w:rPrChange>
          </w:rPr>
          <w:t xml:space="preserve">Perjanjian </w:t>
        </w:r>
      </w:ins>
      <w:r w:rsidR="00463E18" w:rsidRPr="00922713">
        <w:rPr>
          <w:rFonts w:ascii="Arial" w:hAnsi="Arial" w:cs="Arial"/>
          <w:sz w:val="22"/>
          <w:szCs w:val="22"/>
          <w:lang w:val="sv-SE"/>
          <w:rPrChange w:id="3616" w:author="Syahrani Rachmawati Sadino" w:date="2025-01-31T14:35:00Z">
            <w:rPr>
              <w:rFonts w:asciiTheme="minorBidi" w:hAnsiTheme="minorBidi" w:cstheme="minorBidi"/>
              <w:sz w:val="22"/>
              <w:szCs w:val="22"/>
              <w:highlight w:val="yellow"/>
              <w:lang w:val="sv-SE"/>
            </w:rPr>
          </w:rPrChange>
        </w:rPr>
        <w:t>ini.</w:t>
      </w:r>
    </w:p>
    <w:p w14:paraId="44F702BF" w14:textId="77777777" w:rsidR="00463E18" w:rsidRPr="00922713" w:rsidRDefault="00463E18">
      <w:pPr>
        <w:pStyle w:val="ListParagraph"/>
        <w:spacing w:line="276" w:lineRule="auto"/>
        <w:rPr>
          <w:rFonts w:ascii="Arial" w:hAnsi="Arial" w:cs="Arial"/>
          <w:b/>
          <w:color w:val="000000"/>
          <w:sz w:val="22"/>
          <w:szCs w:val="22"/>
          <w:lang w:val="sv-SE"/>
          <w:rPrChange w:id="3617" w:author="Syahrani Rachmawati Sadino" w:date="2025-01-31T14:35:00Z">
            <w:rPr>
              <w:rFonts w:asciiTheme="minorBidi" w:hAnsiTheme="minorBidi" w:cstheme="minorBidi"/>
              <w:b/>
              <w:color w:val="000000"/>
              <w:sz w:val="22"/>
              <w:szCs w:val="22"/>
              <w:highlight w:val="yellow"/>
              <w:lang w:val="sv-SE"/>
            </w:rPr>
          </w:rPrChange>
        </w:rPr>
      </w:pPr>
    </w:p>
    <w:p w14:paraId="53312570" w14:textId="1037E281" w:rsidR="00463E18" w:rsidRPr="00922713" w:rsidRDefault="00B55388">
      <w:pPr>
        <w:pStyle w:val="ListParagraph"/>
        <w:numPr>
          <w:ilvl w:val="0"/>
          <w:numId w:val="66"/>
        </w:numPr>
        <w:spacing w:line="276" w:lineRule="auto"/>
        <w:ind w:left="426" w:hanging="426"/>
        <w:contextualSpacing w:val="0"/>
        <w:rPr>
          <w:rFonts w:ascii="Arial" w:hAnsi="Arial" w:cs="Arial"/>
          <w:color w:val="000000"/>
          <w:sz w:val="22"/>
          <w:szCs w:val="22"/>
          <w:lang w:val="sv-SE"/>
          <w:rPrChange w:id="3618" w:author="Syahrani Rachmawati Sadino" w:date="2025-01-31T14:35:00Z">
            <w:rPr>
              <w:rFonts w:asciiTheme="minorBidi" w:hAnsiTheme="minorBidi" w:cstheme="minorBidi"/>
              <w:color w:val="000000"/>
              <w:sz w:val="22"/>
              <w:szCs w:val="22"/>
              <w:highlight w:val="yellow"/>
              <w:lang w:val="sv-SE"/>
            </w:rPr>
          </w:rPrChange>
        </w:rPr>
      </w:pPr>
      <w:r w:rsidRPr="00922713">
        <w:rPr>
          <w:rFonts w:ascii="Arial" w:hAnsi="Arial" w:cs="Arial"/>
          <w:b/>
          <w:bCs/>
          <w:color w:val="000000"/>
          <w:sz w:val="22"/>
          <w:szCs w:val="22"/>
          <w:lang w:val="sv-SE"/>
          <w:rPrChange w:id="3619" w:author="Syahrani Rachmawati Sadino" w:date="2025-01-31T14:35:00Z">
            <w:rPr>
              <w:rFonts w:asciiTheme="minorBidi" w:hAnsiTheme="minorBidi" w:cstheme="minorBidi"/>
              <w:b/>
              <w:bCs/>
              <w:color w:val="000000"/>
              <w:sz w:val="22"/>
              <w:szCs w:val="22"/>
              <w:highlight w:val="yellow"/>
              <w:lang w:val="sv-SE"/>
            </w:rPr>
          </w:rPrChange>
        </w:rPr>
        <w:t>PARA PIHAK</w:t>
      </w:r>
      <w:r w:rsidR="00463E18" w:rsidRPr="00922713">
        <w:rPr>
          <w:rFonts w:ascii="Arial" w:hAnsi="Arial" w:cs="Arial"/>
          <w:color w:val="000000"/>
          <w:sz w:val="22"/>
          <w:szCs w:val="22"/>
          <w:lang w:val="sv-SE"/>
          <w:rPrChange w:id="3620" w:author="Syahrani Rachmawati Sadino" w:date="2025-01-31T14:35:00Z">
            <w:rPr>
              <w:rFonts w:asciiTheme="minorBidi" w:hAnsiTheme="minorBidi" w:cstheme="minorBidi"/>
              <w:color w:val="000000"/>
              <w:sz w:val="22"/>
              <w:szCs w:val="22"/>
              <w:highlight w:val="yellow"/>
              <w:lang w:val="sv-SE"/>
            </w:rPr>
          </w:rPrChange>
        </w:rPr>
        <w:t xml:space="preserve"> wajib segera memberitahukan satu sama lain, jika terjadi kecurigaan adanya tindakan korupsi berkaitan dengan hasil negosiasi atau pelaksanaan </w:t>
      </w:r>
      <w:del w:id="3621" w:author="Muhammad Fikhri Syafarulloh" w:date="2023-10-02T10:39:00Z">
        <w:r w:rsidR="00463E18" w:rsidRPr="00922713" w:rsidDel="004A168C">
          <w:rPr>
            <w:rFonts w:ascii="Arial" w:hAnsi="Arial" w:cs="Arial"/>
            <w:color w:val="000000"/>
            <w:sz w:val="22"/>
            <w:szCs w:val="22"/>
            <w:lang w:val="sv-SE"/>
            <w:rPrChange w:id="3622" w:author="Syahrani Rachmawati Sadino" w:date="2025-01-31T14:35:00Z">
              <w:rPr>
                <w:rFonts w:asciiTheme="minorBidi" w:hAnsiTheme="minorBidi" w:cstheme="minorBidi"/>
                <w:color w:val="000000"/>
                <w:sz w:val="22"/>
                <w:szCs w:val="22"/>
                <w:highlight w:val="yellow"/>
                <w:lang w:val="sv-SE"/>
              </w:rPr>
            </w:rPrChange>
          </w:rPr>
          <w:delText>perjanjian kerja sama</w:delText>
        </w:r>
      </w:del>
      <w:ins w:id="3623" w:author="Muhammad Fikhri Syafarulloh" w:date="2023-10-02T11:00:00Z">
        <w:r w:rsidR="00463E18" w:rsidRPr="00922713">
          <w:rPr>
            <w:rFonts w:ascii="Arial" w:hAnsi="Arial" w:cs="Arial"/>
            <w:color w:val="000000"/>
            <w:sz w:val="22"/>
            <w:szCs w:val="22"/>
            <w:lang w:val="sv-SE"/>
            <w:rPrChange w:id="3624" w:author="Syahrani Rachmawati Sadino" w:date="2025-01-31T14:35:00Z">
              <w:rPr>
                <w:rFonts w:asciiTheme="minorBidi" w:hAnsiTheme="minorBidi" w:cstheme="minorBidi"/>
                <w:color w:val="000000"/>
                <w:sz w:val="22"/>
                <w:szCs w:val="22"/>
                <w:highlight w:val="yellow"/>
                <w:lang w:val="sv-SE"/>
              </w:rPr>
            </w:rPrChange>
          </w:rPr>
          <w:t xml:space="preserve">Perjanjian </w:t>
        </w:r>
      </w:ins>
      <w:r w:rsidR="00463E18" w:rsidRPr="00922713">
        <w:rPr>
          <w:rFonts w:ascii="Arial" w:hAnsi="Arial" w:cs="Arial"/>
          <w:color w:val="000000"/>
          <w:sz w:val="22"/>
          <w:szCs w:val="22"/>
          <w:lang w:val="sv-SE"/>
          <w:rPrChange w:id="3625" w:author="Syahrani Rachmawati Sadino" w:date="2025-01-31T14:35:00Z">
            <w:rPr>
              <w:rFonts w:asciiTheme="minorBidi" w:hAnsiTheme="minorBidi" w:cstheme="minorBidi"/>
              <w:color w:val="000000"/>
              <w:sz w:val="22"/>
              <w:szCs w:val="22"/>
              <w:highlight w:val="yellow"/>
              <w:lang w:val="sv-SE"/>
            </w:rPr>
          </w:rPrChange>
        </w:rPr>
        <w:t>ini.</w:t>
      </w:r>
    </w:p>
    <w:p w14:paraId="1F76218A" w14:textId="77777777" w:rsidR="00463E18" w:rsidRPr="00922713" w:rsidRDefault="00463E18">
      <w:pPr>
        <w:pStyle w:val="ListParagraph"/>
        <w:spacing w:line="276" w:lineRule="auto"/>
        <w:rPr>
          <w:rFonts w:ascii="Arial" w:hAnsi="Arial" w:cs="Arial"/>
          <w:b/>
          <w:color w:val="000000"/>
          <w:sz w:val="22"/>
          <w:szCs w:val="22"/>
          <w:lang w:val="sv-SE"/>
          <w:rPrChange w:id="3626" w:author="Syahrani Rachmawati Sadino" w:date="2025-01-31T14:35:00Z">
            <w:rPr>
              <w:rFonts w:asciiTheme="minorBidi" w:hAnsiTheme="minorBidi" w:cstheme="minorBidi"/>
              <w:b/>
              <w:color w:val="000000"/>
              <w:sz w:val="22"/>
              <w:szCs w:val="22"/>
              <w:highlight w:val="yellow"/>
              <w:lang w:val="sv-SE"/>
            </w:rPr>
          </w:rPrChange>
        </w:rPr>
      </w:pPr>
    </w:p>
    <w:p w14:paraId="11F17B89" w14:textId="54FFD9B7" w:rsidR="00463E18" w:rsidRPr="00922713" w:rsidDel="00125728" w:rsidRDefault="00B55388">
      <w:pPr>
        <w:pStyle w:val="ListParagraph"/>
        <w:numPr>
          <w:ilvl w:val="0"/>
          <w:numId w:val="66"/>
        </w:numPr>
        <w:spacing w:line="276" w:lineRule="auto"/>
        <w:ind w:left="426" w:hanging="426"/>
        <w:contextualSpacing w:val="0"/>
        <w:rPr>
          <w:del w:id="3627" w:author="Syahrani Rachmawati Sadino" w:date="2025-01-31T16:26:00Z"/>
          <w:rFonts w:ascii="Arial" w:hAnsi="Arial" w:cs="Arial"/>
          <w:color w:val="000000"/>
          <w:sz w:val="22"/>
          <w:szCs w:val="22"/>
          <w:lang w:val="sv-SE"/>
          <w:rPrChange w:id="3628" w:author="Syahrani Rachmawati Sadino" w:date="2025-01-31T14:35:00Z">
            <w:rPr>
              <w:del w:id="3629" w:author="Syahrani Rachmawati Sadino" w:date="2025-01-31T16:26:00Z"/>
              <w:rFonts w:asciiTheme="minorBidi" w:hAnsiTheme="minorBidi" w:cstheme="minorBidi"/>
              <w:color w:val="000000"/>
              <w:sz w:val="22"/>
              <w:szCs w:val="22"/>
              <w:lang w:val="sv-SE"/>
            </w:rPr>
          </w:rPrChange>
        </w:rPr>
      </w:pPr>
      <w:r w:rsidRPr="00125728">
        <w:rPr>
          <w:rFonts w:ascii="Arial" w:hAnsi="Arial" w:cs="Arial"/>
          <w:b/>
          <w:bCs/>
          <w:color w:val="000000"/>
          <w:sz w:val="22"/>
          <w:szCs w:val="22"/>
          <w:lang w:val="sv-SE"/>
          <w:rPrChange w:id="3630" w:author="Syahrani Rachmawati Sadino" w:date="2025-01-31T16:26:00Z">
            <w:rPr>
              <w:rFonts w:asciiTheme="minorBidi" w:hAnsiTheme="minorBidi" w:cstheme="minorBidi"/>
              <w:b/>
              <w:bCs/>
              <w:strike/>
              <w:color w:val="000000"/>
              <w:sz w:val="22"/>
              <w:szCs w:val="22"/>
              <w:highlight w:val="yellow"/>
              <w:lang w:val="sv-SE"/>
            </w:rPr>
          </w:rPrChange>
        </w:rPr>
        <w:t>PARA PIHAK</w:t>
      </w:r>
      <w:ins w:id="3631" w:author="Syahrani Rachmawati Sadino" w:date="2025-01-31T16:26:00Z">
        <w:r w:rsidR="00125728">
          <w:rPr>
            <w:rFonts w:ascii="Arial" w:hAnsi="Arial" w:cs="Arial"/>
            <w:b/>
            <w:bCs/>
            <w:color w:val="000000"/>
            <w:sz w:val="22"/>
            <w:szCs w:val="22"/>
            <w:lang w:val="sv-SE"/>
          </w:rPr>
          <w:t xml:space="preserve"> </w:t>
        </w:r>
      </w:ins>
      <w:del w:id="3632" w:author="Muhammad Fikhri Syafarulloh" w:date="2023-12-22T10:49:00Z">
        <w:r w:rsidR="00463E18" w:rsidRPr="00125728" w:rsidDel="00691116">
          <w:rPr>
            <w:rFonts w:ascii="Arial" w:hAnsi="Arial" w:cs="Arial"/>
            <w:color w:val="000000"/>
            <w:sz w:val="22"/>
            <w:szCs w:val="22"/>
            <w:lang w:val="sv-SE"/>
            <w:rPrChange w:id="3633" w:author="Syahrani Rachmawati Sadino" w:date="2025-01-31T16:26:00Z">
              <w:rPr>
                <w:rFonts w:asciiTheme="minorBidi" w:hAnsiTheme="minorBidi" w:cstheme="minorBidi"/>
                <w:color w:val="000000"/>
                <w:sz w:val="22"/>
                <w:szCs w:val="22"/>
                <w:highlight w:val="yellow"/>
                <w:lang w:val="sv-SE"/>
              </w:rPr>
            </w:rPrChange>
          </w:rPr>
          <w:delText xml:space="preserve"> dapat mengakhiri </w:delText>
        </w:r>
      </w:del>
      <w:del w:id="3634" w:author="Muhammad Fikhri Syafarulloh" w:date="2023-10-02T10:39:00Z">
        <w:r w:rsidR="00463E18" w:rsidRPr="00125728" w:rsidDel="004A168C">
          <w:rPr>
            <w:rFonts w:ascii="Arial" w:hAnsi="Arial" w:cs="Arial"/>
            <w:color w:val="000000"/>
            <w:sz w:val="22"/>
            <w:szCs w:val="22"/>
            <w:lang w:val="sv-SE"/>
            <w:rPrChange w:id="3635" w:author="Syahrani Rachmawati Sadino" w:date="2025-01-31T16:26:00Z">
              <w:rPr>
                <w:rFonts w:asciiTheme="minorBidi" w:hAnsiTheme="minorBidi" w:cstheme="minorBidi"/>
                <w:color w:val="000000"/>
                <w:sz w:val="22"/>
                <w:szCs w:val="22"/>
                <w:highlight w:val="yellow"/>
                <w:lang w:val="sv-SE"/>
              </w:rPr>
            </w:rPrChange>
          </w:rPr>
          <w:delText>perjanjian kerja sama</w:delText>
        </w:r>
      </w:del>
      <w:ins w:id="3636" w:author="Muhammad Fikhri Syafarulloh" w:date="2023-10-02T11:00:00Z">
        <w:r w:rsidR="00463E18" w:rsidRPr="00125728">
          <w:rPr>
            <w:rFonts w:ascii="Arial" w:hAnsi="Arial" w:cs="Arial"/>
            <w:color w:val="000000"/>
            <w:sz w:val="22"/>
            <w:szCs w:val="22"/>
            <w:lang w:val="sv-SE"/>
            <w:rPrChange w:id="3637" w:author="Syahrani Rachmawati Sadino" w:date="2025-01-31T16:26:00Z">
              <w:rPr>
                <w:rFonts w:asciiTheme="minorBidi" w:hAnsiTheme="minorBidi" w:cstheme="minorBidi"/>
                <w:color w:val="000000"/>
                <w:sz w:val="22"/>
                <w:szCs w:val="22"/>
                <w:highlight w:val="yellow"/>
                <w:lang w:val="sv-SE"/>
              </w:rPr>
            </w:rPrChange>
          </w:rPr>
          <w:t>Perjanjian</w:t>
        </w:r>
      </w:ins>
      <w:r w:rsidR="00463E18" w:rsidRPr="00922713">
        <w:rPr>
          <w:rFonts w:ascii="Arial" w:hAnsi="Arial" w:cs="Arial"/>
          <w:color w:val="000000"/>
          <w:sz w:val="22"/>
          <w:szCs w:val="22"/>
          <w:lang w:val="sv-SE"/>
          <w:rPrChange w:id="3638" w:author="Syahrani Rachmawati Sadino" w:date="2025-01-31T14:35:00Z">
            <w:rPr>
              <w:rFonts w:asciiTheme="minorBidi" w:hAnsiTheme="minorBidi" w:cstheme="minorBidi"/>
              <w:color w:val="000000"/>
              <w:sz w:val="22"/>
              <w:szCs w:val="22"/>
              <w:highlight w:val="yellow"/>
              <w:lang w:val="sv-SE"/>
            </w:rPr>
          </w:rPrChange>
        </w:rPr>
        <w:t xml:space="preserve"> ini </w:t>
      </w:r>
      <w:ins w:id="3639" w:author="Muhammad Fikhri Syafarulloh" w:date="2023-12-22T10:51:00Z">
        <w:r w:rsidR="00463E18" w:rsidRPr="00922713">
          <w:rPr>
            <w:rFonts w:ascii="Arial" w:hAnsi="Arial" w:cs="Arial"/>
            <w:color w:val="000000"/>
            <w:sz w:val="22"/>
            <w:szCs w:val="22"/>
            <w:lang w:val="sv-SE"/>
            <w:rPrChange w:id="3640" w:author="Syahrani Rachmawati Sadino" w:date="2025-01-31T14:35:00Z">
              <w:rPr>
                <w:rFonts w:asciiTheme="minorBidi" w:hAnsiTheme="minorBidi" w:cstheme="minorBidi"/>
                <w:color w:val="000000"/>
                <w:sz w:val="22"/>
                <w:szCs w:val="22"/>
                <w:highlight w:val="yellow"/>
                <w:lang w:val="sv-SE"/>
              </w:rPr>
            </w:rPrChange>
          </w:rPr>
          <w:t xml:space="preserve">berakhir </w:t>
        </w:r>
      </w:ins>
      <w:r w:rsidR="00463E18" w:rsidRPr="00922713">
        <w:rPr>
          <w:rFonts w:ascii="Arial" w:hAnsi="Arial" w:cs="Arial"/>
          <w:color w:val="000000"/>
          <w:sz w:val="22"/>
          <w:szCs w:val="22"/>
          <w:lang w:val="sv-SE"/>
          <w:rPrChange w:id="3641" w:author="Syahrani Rachmawati Sadino" w:date="2025-01-31T14:35:00Z">
            <w:rPr>
              <w:rFonts w:asciiTheme="minorBidi" w:hAnsiTheme="minorBidi" w:cstheme="minorBidi"/>
              <w:color w:val="000000"/>
              <w:sz w:val="22"/>
              <w:szCs w:val="22"/>
              <w:highlight w:val="yellow"/>
              <w:lang w:val="sv-SE"/>
            </w:rPr>
          </w:rPrChange>
        </w:rPr>
        <w:t xml:space="preserve">apabila terdapat pembayaran atau pemberian hadiah yang tidak wajar yang dilakukan oleh salah satu pihak sebagaimana disebutkan dalam </w:t>
      </w:r>
      <w:del w:id="3642" w:author="Muhammad Fikhri Syafarulloh" w:date="2023-10-02T10:39:00Z">
        <w:r w:rsidR="00463E18" w:rsidRPr="00922713" w:rsidDel="004A168C">
          <w:rPr>
            <w:rFonts w:ascii="Arial" w:hAnsi="Arial" w:cs="Arial"/>
            <w:color w:val="000000"/>
            <w:sz w:val="22"/>
            <w:szCs w:val="22"/>
            <w:lang w:val="sv-SE"/>
            <w:rPrChange w:id="3643" w:author="Syahrani Rachmawati Sadino" w:date="2025-01-31T14:35:00Z">
              <w:rPr>
                <w:rFonts w:asciiTheme="minorBidi" w:hAnsiTheme="minorBidi" w:cstheme="minorBidi"/>
                <w:color w:val="000000"/>
                <w:sz w:val="22"/>
                <w:szCs w:val="22"/>
                <w:highlight w:val="yellow"/>
                <w:lang w:val="sv-SE"/>
              </w:rPr>
            </w:rPrChange>
          </w:rPr>
          <w:delText>perjanjian kerja sama</w:delText>
        </w:r>
      </w:del>
      <w:ins w:id="3644" w:author="Muhammad Fikhri Syafarulloh" w:date="2023-10-02T11:00:00Z">
        <w:r w:rsidR="00463E18" w:rsidRPr="00922713">
          <w:rPr>
            <w:rFonts w:ascii="Arial" w:hAnsi="Arial" w:cs="Arial"/>
            <w:color w:val="000000"/>
            <w:sz w:val="22"/>
            <w:szCs w:val="22"/>
            <w:lang w:val="sv-SE"/>
            <w:rPrChange w:id="3645" w:author="Syahrani Rachmawati Sadino" w:date="2025-01-31T14:35:00Z">
              <w:rPr>
                <w:rFonts w:asciiTheme="minorBidi" w:hAnsiTheme="minorBidi" w:cstheme="minorBidi"/>
                <w:color w:val="000000"/>
                <w:sz w:val="22"/>
                <w:szCs w:val="22"/>
                <w:highlight w:val="yellow"/>
                <w:lang w:val="sv-SE"/>
              </w:rPr>
            </w:rPrChange>
          </w:rPr>
          <w:t xml:space="preserve">Perjanjian </w:t>
        </w:r>
      </w:ins>
      <w:r w:rsidR="00463E18" w:rsidRPr="00922713">
        <w:rPr>
          <w:rFonts w:ascii="Arial" w:hAnsi="Arial" w:cs="Arial"/>
          <w:color w:val="000000"/>
          <w:sz w:val="22"/>
          <w:szCs w:val="22"/>
          <w:lang w:val="sv-SE"/>
          <w:rPrChange w:id="3646" w:author="Syahrani Rachmawati Sadino" w:date="2025-01-31T14:35:00Z">
            <w:rPr>
              <w:rFonts w:asciiTheme="minorBidi" w:hAnsiTheme="minorBidi" w:cstheme="minorBidi"/>
              <w:color w:val="000000"/>
              <w:sz w:val="22"/>
              <w:szCs w:val="22"/>
              <w:highlight w:val="yellow"/>
              <w:lang w:val="sv-SE"/>
            </w:rPr>
          </w:rPrChange>
        </w:rPr>
        <w:t>ini atau jika salah satu pihak memiliki alasan untuk meyakini bahwa pembayaran atau pemberian hadiah tersebut dilakukan oleh pihak lainnya, hal mana harus dibuktikan terlebih dahulu</w:t>
      </w:r>
      <w:r w:rsidR="00463E18" w:rsidRPr="00922713">
        <w:rPr>
          <w:rFonts w:ascii="Arial" w:hAnsi="Arial" w:cs="Arial"/>
          <w:color w:val="000000"/>
          <w:sz w:val="22"/>
          <w:szCs w:val="22"/>
          <w:lang w:val="sv-SE"/>
          <w:rPrChange w:id="3647" w:author="Syahrani Rachmawati Sadino" w:date="2025-01-31T14:35:00Z">
            <w:rPr>
              <w:rFonts w:asciiTheme="minorBidi" w:hAnsiTheme="minorBidi" w:cstheme="minorBidi"/>
              <w:color w:val="000000"/>
              <w:sz w:val="22"/>
              <w:szCs w:val="22"/>
              <w:lang w:val="sv-SE"/>
            </w:rPr>
          </w:rPrChange>
        </w:rPr>
        <w:t>.</w:t>
      </w:r>
    </w:p>
    <w:p w14:paraId="51A9C9DC" w14:textId="66085594" w:rsidR="00315009" w:rsidRPr="00125728" w:rsidRDefault="00315009">
      <w:pPr>
        <w:pStyle w:val="ListParagraph"/>
        <w:numPr>
          <w:ilvl w:val="0"/>
          <w:numId w:val="66"/>
        </w:numPr>
        <w:spacing w:line="276" w:lineRule="auto"/>
        <w:ind w:left="426" w:hanging="426"/>
        <w:contextualSpacing w:val="0"/>
        <w:rPr>
          <w:rFonts w:ascii="Arial" w:hAnsi="Arial" w:cs="Arial"/>
          <w:b/>
          <w:bCs/>
          <w:strike/>
          <w:color w:val="000000"/>
          <w:sz w:val="22"/>
          <w:szCs w:val="22"/>
          <w:lang w:val="sv-SE"/>
          <w:rPrChange w:id="3648" w:author="Syahrani Rachmawati Sadino" w:date="2025-01-31T16:26:00Z">
            <w:rPr>
              <w:rFonts w:asciiTheme="minorBidi" w:hAnsiTheme="minorBidi" w:cstheme="minorBidi"/>
              <w:b/>
              <w:bCs/>
              <w:strike/>
              <w:color w:val="000000"/>
              <w:sz w:val="22"/>
              <w:szCs w:val="22"/>
              <w:lang w:val="sv-SE"/>
            </w:rPr>
          </w:rPrChange>
        </w:rPr>
        <w:pPrChange w:id="3649" w:author="Syahrani Rachmawati Sadino" w:date="2025-01-31T16:26:00Z">
          <w:pPr>
            <w:pStyle w:val="ListParagraph"/>
            <w:spacing w:line="276" w:lineRule="auto"/>
            <w:ind w:left="426"/>
            <w:contextualSpacing w:val="0"/>
          </w:pPr>
        </w:pPrChange>
      </w:pPr>
    </w:p>
    <w:p w14:paraId="69936B90" w14:textId="77777777" w:rsidR="00F118C7" w:rsidRDefault="00F118C7">
      <w:pPr>
        <w:pStyle w:val="ListParagraph"/>
        <w:spacing w:line="276" w:lineRule="auto"/>
        <w:ind w:left="426"/>
        <w:jc w:val="center"/>
        <w:rPr>
          <w:ins w:id="3650" w:author="ADMIN" w:date="2025-07-29T11:06:00Z" w16du:dateUtc="2025-07-29T04:06:00Z"/>
          <w:rFonts w:ascii="Arial" w:hAnsi="Arial" w:cs="Arial"/>
          <w:b/>
          <w:color w:val="000000"/>
          <w:sz w:val="22"/>
          <w:szCs w:val="22"/>
          <w:lang w:val="sv-SE"/>
        </w:rPr>
      </w:pPr>
    </w:p>
    <w:p w14:paraId="6523E6CD" w14:textId="2F765479" w:rsidR="00315009" w:rsidRPr="00922713" w:rsidRDefault="00315009">
      <w:pPr>
        <w:pStyle w:val="ListParagraph"/>
        <w:spacing w:line="276" w:lineRule="auto"/>
        <w:ind w:left="426"/>
        <w:jc w:val="center"/>
        <w:rPr>
          <w:rFonts w:ascii="Arial" w:hAnsi="Arial" w:cs="Arial"/>
          <w:b/>
          <w:color w:val="000000"/>
          <w:sz w:val="22"/>
          <w:szCs w:val="22"/>
          <w:lang w:val="sv-SE"/>
          <w:rPrChange w:id="3651" w:author="Syahrani Rachmawati Sadino" w:date="2025-01-31T14:35:00Z">
            <w:rPr>
              <w:rFonts w:asciiTheme="minorBidi" w:hAnsiTheme="minorBidi" w:cstheme="minorBidi"/>
              <w:b/>
              <w:color w:val="000000"/>
              <w:sz w:val="22"/>
              <w:szCs w:val="22"/>
              <w:lang w:val="sv-SE"/>
            </w:rPr>
          </w:rPrChange>
        </w:rPr>
      </w:pPr>
      <w:r w:rsidRPr="00922713">
        <w:rPr>
          <w:rFonts w:ascii="Arial" w:hAnsi="Arial" w:cs="Arial"/>
          <w:b/>
          <w:color w:val="000000"/>
          <w:sz w:val="22"/>
          <w:szCs w:val="22"/>
          <w:lang w:val="sv-SE"/>
          <w:rPrChange w:id="3652" w:author="Syahrani Rachmawati Sadino" w:date="2025-01-31T14:35:00Z">
            <w:rPr>
              <w:rFonts w:asciiTheme="minorBidi" w:hAnsiTheme="minorBidi" w:cstheme="minorBidi"/>
              <w:b/>
              <w:color w:val="000000"/>
              <w:sz w:val="22"/>
              <w:szCs w:val="22"/>
              <w:lang w:val="sv-SE"/>
            </w:rPr>
          </w:rPrChange>
        </w:rPr>
        <w:t xml:space="preserve">PASAL </w:t>
      </w:r>
      <w:r w:rsidR="00070054" w:rsidRPr="00922713">
        <w:rPr>
          <w:rFonts w:ascii="Arial" w:hAnsi="Arial" w:cs="Arial"/>
          <w:b/>
          <w:color w:val="000000"/>
          <w:sz w:val="22"/>
          <w:szCs w:val="22"/>
          <w:lang w:val="sv-SE"/>
          <w:rPrChange w:id="3653" w:author="Syahrani Rachmawati Sadino" w:date="2025-01-31T14:35:00Z">
            <w:rPr>
              <w:rFonts w:asciiTheme="minorBidi" w:hAnsiTheme="minorBidi" w:cstheme="minorBidi"/>
              <w:b/>
              <w:color w:val="000000"/>
              <w:sz w:val="22"/>
              <w:szCs w:val="22"/>
              <w:lang w:val="sv-SE"/>
            </w:rPr>
          </w:rPrChange>
        </w:rPr>
        <w:t>22</w:t>
      </w:r>
    </w:p>
    <w:p w14:paraId="2D5A23D6" w14:textId="5CCB84BE" w:rsidR="00315009" w:rsidRPr="00922713" w:rsidRDefault="00315009">
      <w:pPr>
        <w:pStyle w:val="ListParagraph"/>
        <w:spacing w:line="276" w:lineRule="auto"/>
        <w:ind w:left="426"/>
        <w:jc w:val="center"/>
        <w:rPr>
          <w:rFonts w:ascii="Arial" w:hAnsi="Arial" w:cs="Arial"/>
          <w:b/>
          <w:color w:val="000000"/>
          <w:sz w:val="22"/>
          <w:szCs w:val="22"/>
          <w:lang w:val="sv-SE"/>
          <w:rPrChange w:id="3654" w:author="Syahrani Rachmawati Sadino" w:date="2025-01-31T14:35:00Z">
            <w:rPr>
              <w:rFonts w:asciiTheme="minorBidi" w:hAnsiTheme="minorBidi" w:cstheme="minorBidi"/>
              <w:b/>
              <w:color w:val="000000"/>
              <w:sz w:val="22"/>
              <w:szCs w:val="22"/>
              <w:lang w:val="sv-SE"/>
            </w:rPr>
          </w:rPrChange>
        </w:rPr>
      </w:pPr>
      <w:r w:rsidRPr="00922713">
        <w:rPr>
          <w:rFonts w:ascii="Arial" w:hAnsi="Arial" w:cs="Arial"/>
          <w:b/>
          <w:color w:val="000000"/>
          <w:sz w:val="22"/>
          <w:szCs w:val="22"/>
          <w:lang w:val="sv-SE"/>
          <w:rPrChange w:id="3655" w:author="Syahrani Rachmawati Sadino" w:date="2025-01-31T14:35:00Z">
            <w:rPr>
              <w:rFonts w:asciiTheme="minorBidi" w:hAnsiTheme="minorBidi" w:cstheme="minorBidi"/>
              <w:b/>
              <w:color w:val="000000"/>
              <w:sz w:val="22"/>
              <w:szCs w:val="22"/>
              <w:lang w:val="sv-SE"/>
            </w:rPr>
          </w:rPrChange>
        </w:rPr>
        <w:t xml:space="preserve">PENERAPAN PROGRAM ANTI PENCUCIAN UANG DAN PENCEGAHAN PENDANAAN TERORISME DAN PENCEGAHAN PENDANAAN </w:t>
      </w:r>
      <w:r w:rsidR="00516F4F" w:rsidRPr="00922713">
        <w:rPr>
          <w:rFonts w:ascii="Arial" w:hAnsi="Arial" w:cs="Arial"/>
          <w:b/>
          <w:color w:val="000000"/>
          <w:sz w:val="22"/>
          <w:szCs w:val="22"/>
          <w:lang w:val="sv-SE"/>
          <w:rPrChange w:id="3656" w:author="Syahrani Rachmawati Sadino" w:date="2025-01-31T14:35:00Z">
            <w:rPr>
              <w:rFonts w:asciiTheme="minorBidi" w:hAnsiTheme="minorBidi" w:cstheme="minorBidi"/>
              <w:b/>
              <w:color w:val="000000"/>
              <w:sz w:val="22"/>
              <w:szCs w:val="22"/>
              <w:lang w:val="sv-SE"/>
            </w:rPr>
          </w:rPrChange>
        </w:rPr>
        <w:t xml:space="preserve">PROLIFERASI SENJATA PEMUSNAH MASSAL </w:t>
      </w:r>
      <w:r w:rsidRPr="00922713">
        <w:rPr>
          <w:rFonts w:ascii="Arial" w:hAnsi="Arial" w:cs="Arial"/>
          <w:b/>
          <w:color w:val="000000"/>
          <w:sz w:val="22"/>
          <w:szCs w:val="22"/>
          <w:lang w:val="sv-SE"/>
          <w:rPrChange w:id="3657" w:author="Syahrani Rachmawati Sadino" w:date="2025-01-31T14:35:00Z">
            <w:rPr>
              <w:rFonts w:asciiTheme="minorBidi" w:hAnsiTheme="minorBidi" w:cstheme="minorBidi"/>
              <w:b/>
              <w:color w:val="000000"/>
              <w:sz w:val="22"/>
              <w:szCs w:val="22"/>
              <w:lang w:val="sv-SE"/>
            </w:rPr>
          </w:rPrChange>
        </w:rPr>
        <w:t>DI SEKTOR JASA KEUANGAN</w:t>
      </w:r>
    </w:p>
    <w:p w14:paraId="68C80693" w14:textId="77777777" w:rsidR="00315009" w:rsidRPr="00922713" w:rsidRDefault="00315009">
      <w:pPr>
        <w:pStyle w:val="ListParagraph"/>
        <w:spacing w:line="276" w:lineRule="auto"/>
        <w:ind w:left="426"/>
        <w:contextualSpacing w:val="0"/>
        <w:rPr>
          <w:rFonts w:ascii="Arial" w:hAnsi="Arial" w:cs="Arial"/>
          <w:color w:val="000000"/>
          <w:sz w:val="22"/>
          <w:szCs w:val="22"/>
          <w:lang w:val="sv-SE"/>
          <w:rPrChange w:id="3658" w:author="Syahrani Rachmawati Sadino" w:date="2025-01-31T14:35:00Z">
            <w:rPr>
              <w:rFonts w:asciiTheme="minorBidi" w:hAnsiTheme="minorBidi" w:cstheme="minorBidi"/>
              <w:color w:val="000000"/>
              <w:sz w:val="22"/>
              <w:szCs w:val="22"/>
              <w:lang w:val="sv-SE"/>
            </w:rPr>
          </w:rPrChange>
        </w:rPr>
      </w:pPr>
    </w:p>
    <w:p w14:paraId="781CE66C" w14:textId="31C32E2A" w:rsidR="00463E18" w:rsidRPr="00922713" w:rsidRDefault="00070054">
      <w:pPr>
        <w:pStyle w:val="BodyTextIndent"/>
        <w:keepNext w:val="0"/>
        <w:keepLines w:val="0"/>
        <w:numPr>
          <w:ilvl w:val="3"/>
          <w:numId w:val="65"/>
        </w:numPr>
        <w:spacing w:after="0" w:line="276" w:lineRule="auto"/>
        <w:ind w:left="360"/>
        <w:rPr>
          <w:rFonts w:ascii="Arial" w:hAnsi="Arial" w:cs="Arial"/>
          <w:sz w:val="22"/>
          <w:szCs w:val="22"/>
          <w:lang w:val="sv-SE"/>
          <w:rPrChange w:id="3659" w:author="Syahrani Rachmawati Sadino" w:date="2025-01-31T14:35:00Z">
            <w:rPr>
              <w:rFonts w:asciiTheme="minorBidi" w:hAnsiTheme="minorBidi" w:cstheme="minorBidi"/>
              <w:sz w:val="22"/>
              <w:szCs w:val="22"/>
              <w:highlight w:val="yellow"/>
              <w:lang w:val="sv-SE"/>
            </w:rPr>
          </w:rPrChange>
        </w:rPr>
      </w:pPr>
      <w:del w:id="3660" w:author="Syahrani Rachmawati Sadino" w:date="2025-01-31T14:48:00Z">
        <w:r w:rsidRPr="00922713" w:rsidDel="0075588B">
          <w:rPr>
            <w:rFonts w:ascii="Arial" w:hAnsi="Arial" w:cs="Arial"/>
            <w:sz w:val="22"/>
            <w:szCs w:val="22"/>
            <w:lang w:val="sv-SE"/>
            <w:rPrChange w:id="3661" w:author="Syahrani Rachmawati Sadino" w:date="2025-01-31T14:35:00Z">
              <w:rPr>
                <w:rFonts w:asciiTheme="minorBidi" w:hAnsiTheme="minorBidi" w:cstheme="minorBidi"/>
                <w:sz w:val="22"/>
                <w:szCs w:val="22"/>
                <w:highlight w:val="yellow"/>
                <w:lang w:val="sv-SE"/>
              </w:rPr>
            </w:rPrChange>
          </w:rPr>
          <w:delText>PARA PIHAK</w:delText>
        </w:r>
      </w:del>
      <w:ins w:id="3662" w:author="Syahrani Rachmawati Sadino" w:date="2025-01-31T14:48:00Z">
        <w:r w:rsidR="0075588B" w:rsidRPr="0075588B">
          <w:rPr>
            <w:rFonts w:ascii="Arial" w:hAnsi="Arial" w:cs="Arial"/>
            <w:b/>
            <w:sz w:val="22"/>
            <w:szCs w:val="22"/>
            <w:lang w:val="sv-SE"/>
          </w:rPr>
          <w:t>PARA PIHAK</w:t>
        </w:r>
      </w:ins>
      <w:r w:rsidRPr="00922713">
        <w:rPr>
          <w:rFonts w:ascii="Arial" w:hAnsi="Arial" w:cs="Arial"/>
          <w:sz w:val="22"/>
          <w:szCs w:val="22"/>
          <w:lang w:val="sv-SE"/>
          <w:rPrChange w:id="3663" w:author="Syahrani Rachmawati Sadino" w:date="2025-01-31T14:35:00Z">
            <w:rPr>
              <w:rFonts w:asciiTheme="minorBidi" w:hAnsiTheme="minorBidi" w:cstheme="minorBidi"/>
              <w:sz w:val="22"/>
              <w:szCs w:val="22"/>
              <w:highlight w:val="yellow"/>
              <w:lang w:val="sv-SE"/>
            </w:rPr>
          </w:rPrChange>
        </w:rPr>
        <w:t xml:space="preserve"> berkewajiban untuk menerapkan hal-hal yang berkaitan dengan nasabah sehubungan dengan Pelaksanaan Program Anti Pencucian Uang (APU) Pencegahan Pendanaan Terorisme (PPT) dan Pencegahan Penanganan Proliferasi Senjata Pemusnah</w:t>
      </w:r>
      <w:r w:rsidR="00516F4F" w:rsidRPr="00922713">
        <w:rPr>
          <w:rFonts w:ascii="Arial" w:hAnsi="Arial" w:cs="Arial"/>
          <w:sz w:val="22"/>
          <w:szCs w:val="22"/>
          <w:lang w:val="sv-SE"/>
          <w:rPrChange w:id="3664" w:author="Syahrani Rachmawati Sadino" w:date="2025-01-31T14:35:00Z">
            <w:rPr>
              <w:rFonts w:asciiTheme="minorBidi" w:hAnsiTheme="minorBidi" w:cstheme="minorBidi"/>
              <w:sz w:val="22"/>
              <w:szCs w:val="22"/>
              <w:highlight w:val="yellow"/>
              <w:lang w:val="sv-SE"/>
            </w:rPr>
          </w:rPrChange>
        </w:rPr>
        <w:t xml:space="preserve"> M</w:t>
      </w:r>
      <w:r w:rsidRPr="00922713">
        <w:rPr>
          <w:rFonts w:ascii="Arial" w:hAnsi="Arial" w:cs="Arial"/>
          <w:sz w:val="22"/>
          <w:szCs w:val="22"/>
          <w:lang w:val="sv-SE"/>
          <w:rPrChange w:id="3665" w:author="Syahrani Rachmawati Sadino" w:date="2025-01-31T14:35:00Z">
            <w:rPr>
              <w:rFonts w:asciiTheme="minorBidi" w:hAnsiTheme="minorBidi" w:cstheme="minorBidi"/>
              <w:sz w:val="22"/>
              <w:szCs w:val="22"/>
              <w:highlight w:val="yellow"/>
              <w:lang w:val="sv-SE"/>
            </w:rPr>
          </w:rPrChange>
        </w:rPr>
        <w:t>a</w:t>
      </w:r>
      <w:r w:rsidR="00516F4F" w:rsidRPr="00922713">
        <w:rPr>
          <w:rFonts w:ascii="Arial" w:hAnsi="Arial" w:cs="Arial"/>
          <w:sz w:val="22"/>
          <w:szCs w:val="22"/>
          <w:lang w:val="sv-SE"/>
          <w:rPrChange w:id="3666" w:author="Syahrani Rachmawati Sadino" w:date="2025-01-31T14:35:00Z">
            <w:rPr>
              <w:rFonts w:asciiTheme="minorBidi" w:hAnsiTheme="minorBidi" w:cstheme="minorBidi"/>
              <w:sz w:val="22"/>
              <w:szCs w:val="22"/>
              <w:highlight w:val="yellow"/>
              <w:lang w:val="sv-SE"/>
            </w:rPr>
          </w:rPrChange>
        </w:rPr>
        <w:t>ssal</w:t>
      </w:r>
      <w:r w:rsidRPr="00922713">
        <w:rPr>
          <w:rFonts w:ascii="Arial" w:hAnsi="Arial" w:cs="Arial"/>
          <w:sz w:val="22"/>
          <w:szCs w:val="22"/>
          <w:lang w:val="sv-SE"/>
          <w:rPrChange w:id="3667" w:author="Syahrani Rachmawati Sadino" w:date="2025-01-31T14:35:00Z">
            <w:rPr>
              <w:rFonts w:asciiTheme="minorBidi" w:hAnsiTheme="minorBidi" w:cstheme="minorBidi"/>
              <w:sz w:val="22"/>
              <w:szCs w:val="22"/>
              <w:highlight w:val="yellow"/>
              <w:lang w:val="sv-SE"/>
            </w:rPr>
          </w:rPrChange>
        </w:rPr>
        <w:t xml:space="preserve"> di s</w:t>
      </w:r>
      <w:r w:rsidR="00516F4F" w:rsidRPr="00922713">
        <w:rPr>
          <w:rFonts w:ascii="Arial" w:hAnsi="Arial" w:cs="Arial"/>
          <w:sz w:val="22"/>
          <w:szCs w:val="22"/>
          <w:lang w:val="sv-SE"/>
          <w:rPrChange w:id="3668" w:author="Syahrani Rachmawati Sadino" w:date="2025-01-31T14:35:00Z">
            <w:rPr>
              <w:rFonts w:asciiTheme="minorBidi" w:hAnsiTheme="minorBidi" w:cstheme="minorBidi"/>
              <w:sz w:val="22"/>
              <w:szCs w:val="22"/>
              <w:highlight w:val="yellow"/>
              <w:lang w:val="sv-SE"/>
            </w:rPr>
          </w:rPrChange>
        </w:rPr>
        <w:t>e</w:t>
      </w:r>
      <w:r w:rsidRPr="00922713">
        <w:rPr>
          <w:rFonts w:ascii="Arial" w:hAnsi="Arial" w:cs="Arial"/>
          <w:sz w:val="22"/>
          <w:szCs w:val="22"/>
          <w:lang w:val="sv-SE"/>
          <w:rPrChange w:id="3669" w:author="Syahrani Rachmawati Sadino" w:date="2025-01-31T14:35:00Z">
            <w:rPr>
              <w:rFonts w:asciiTheme="minorBidi" w:hAnsiTheme="minorBidi" w:cstheme="minorBidi"/>
              <w:sz w:val="22"/>
              <w:szCs w:val="22"/>
              <w:highlight w:val="yellow"/>
              <w:lang w:val="sv-SE"/>
            </w:rPr>
          </w:rPrChange>
        </w:rPr>
        <w:t xml:space="preserve">ktor jasa keuangan (PPPSPM) berdasarkan peraturan perundang-undangan yang berlaku. Apabila </w:t>
      </w:r>
      <w:del w:id="3670" w:author="Syahrani Rachmawati Sadino" w:date="2025-01-31T14:48:00Z">
        <w:r w:rsidRPr="00922713" w:rsidDel="0075588B">
          <w:rPr>
            <w:rFonts w:ascii="Arial" w:hAnsi="Arial" w:cs="Arial"/>
            <w:sz w:val="22"/>
            <w:szCs w:val="22"/>
            <w:lang w:val="sv-SE"/>
            <w:rPrChange w:id="3671" w:author="Syahrani Rachmawati Sadino" w:date="2025-01-31T14:35:00Z">
              <w:rPr>
                <w:rFonts w:asciiTheme="minorBidi" w:hAnsiTheme="minorBidi" w:cstheme="minorBidi"/>
                <w:sz w:val="22"/>
                <w:szCs w:val="22"/>
                <w:highlight w:val="yellow"/>
                <w:lang w:val="sv-SE"/>
              </w:rPr>
            </w:rPrChange>
          </w:rPr>
          <w:delText>PARA PIHAK</w:delText>
        </w:r>
      </w:del>
      <w:ins w:id="3672" w:author="Syahrani Rachmawati Sadino" w:date="2025-01-31T14:48:00Z">
        <w:r w:rsidR="0075588B" w:rsidRPr="0075588B">
          <w:rPr>
            <w:rFonts w:ascii="Arial" w:hAnsi="Arial" w:cs="Arial"/>
            <w:b/>
            <w:sz w:val="22"/>
            <w:szCs w:val="22"/>
            <w:lang w:val="sv-SE"/>
          </w:rPr>
          <w:t>PARA PIHAK</w:t>
        </w:r>
      </w:ins>
      <w:r w:rsidRPr="00922713">
        <w:rPr>
          <w:rFonts w:ascii="Arial" w:hAnsi="Arial" w:cs="Arial"/>
          <w:sz w:val="22"/>
          <w:szCs w:val="22"/>
          <w:lang w:val="sv-SE"/>
          <w:rPrChange w:id="3673" w:author="Syahrani Rachmawati Sadino" w:date="2025-01-31T14:35:00Z">
            <w:rPr>
              <w:rFonts w:asciiTheme="minorBidi" w:hAnsiTheme="minorBidi" w:cstheme="minorBidi"/>
              <w:sz w:val="22"/>
              <w:szCs w:val="22"/>
              <w:highlight w:val="yellow"/>
              <w:lang w:val="sv-SE"/>
            </w:rPr>
          </w:rPrChange>
        </w:rPr>
        <w:t xml:space="preserve"> maupun pejabat yang berwenang meminta informasi yang berkaitan dengan program APUPPT dan PPPSPM tersebut, maka </w:t>
      </w:r>
      <w:del w:id="3674" w:author="Syahrani Rachmawati Sadino" w:date="2025-01-31T14:48:00Z">
        <w:r w:rsidRPr="00922713" w:rsidDel="0075588B">
          <w:rPr>
            <w:rFonts w:ascii="Arial" w:hAnsi="Arial" w:cs="Arial"/>
            <w:sz w:val="22"/>
            <w:szCs w:val="22"/>
            <w:lang w:val="sv-SE"/>
            <w:rPrChange w:id="3675" w:author="Syahrani Rachmawati Sadino" w:date="2025-01-31T14:35:00Z">
              <w:rPr>
                <w:rFonts w:asciiTheme="minorBidi" w:hAnsiTheme="minorBidi" w:cstheme="minorBidi"/>
                <w:sz w:val="22"/>
                <w:szCs w:val="22"/>
                <w:highlight w:val="yellow"/>
                <w:lang w:val="sv-SE"/>
              </w:rPr>
            </w:rPrChange>
          </w:rPr>
          <w:delText>PARA PIHAK</w:delText>
        </w:r>
      </w:del>
      <w:ins w:id="3676" w:author="Syahrani Rachmawati Sadino" w:date="2025-01-31T14:48:00Z">
        <w:r w:rsidR="0075588B" w:rsidRPr="0075588B">
          <w:rPr>
            <w:rFonts w:ascii="Arial" w:hAnsi="Arial" w:cs="Arial"/>
            <w:b/>
            <w:sz w:val="22"/>
            <w:szCs w:val="22"/>
            <w:lang w:val="sv-SE"/>
          </w:rPr>
          <w:t>PARA PIHAK</w:t>
        </w:r>
      </w:ins>
      <w:r w:rsidRPr="00922713">
        <w:rPr>
          <w:rFonts w:ascii="Arial" w:hAnsi="Arial" w:cs="Arial"/>
          <w:sz w:val="22"/>
          <w:szCs w:val="22"/>
          <w:lang w:val="sv-SE"/>
          <w:rPrChange w:id="3677" w:author="Syahrani Rachmawati Sadino" w:date="2025-01-31T14:35:00Z">
            <w:rPr>
              <w:rFonts w:asciiTheme="minorBidi" w:hAnsiTheme="minorBidi" w:cstheme="minorBidi"/>
              <w:sz w:val="22"/>
              <w:szCs w:val="22"/>
              <w:highlight w:val="yellow"/>
              <w:lang w:val="sv-SE"/>
            </w:rPr>
          </w:rPrChange>
        </w:rPr>
        <w:t xml:space="preserve"> berkewajiban memberikan data-data yang berkaitan dengan program APUPPT dan PPPSPM tersebut dengan ketentuan bahwa permintaan atas informasi nasabah tersebut harus dibuat secara tertulis oleh Pihak yang meminta informasi.</w:t>
      </w:r>
    </w:p>
    <w:p w14:paraId="2F856934" w14:textId="77777777" w:rsidR="00070054" w:rsidRPr="00922713" w:rsidRDefault="00070054">
      <w:pPr>
        <w:pStyle w:val="BodyTextIndent"/>
        <w:keepNext w:val="0"/>
        <w:keepLines w:val="0"/>
        <w:tabs>
          <w:tab w:val="clear" w:pos="720"/>
        </w:tabs>
        <w:spacing w:after="0" w:line="276" w:lineRule="auto"/>
        <w:ind w:left="360" w:firstLine="0"/>
        <w:rPr>
          <w:rFonts w:ascii="Arial" w:hAnsi="Arial" w:cs="Arial"/>
          <w:sz w:val="22"/>
          <w:szCs w:val="22"/>
          <w:lang w:val="sv-SE"/>
          <w:rPrChange w:id="3678" w:author="Syahrani Rachmawati Sadino" w:date="2025-01-31T14:35:00Z">
            <w:rPr>
              <w:rFonts w:asciiTheme="minorBidi" w:hAnsiTheme="minorBidi" w:cstheme="minorBidi"/>
              <w:sz w:val="22"/>
              <w:szCs w:val="22"/>
              <w:lang w:val="sv-SE"/>
            </w:rPr>
          </w:rPrChange>
        </w:rPr>
      </w:pPr>
    </w:p>
    <w:p w14:paraId="22660620" w14:textId="77777777" w:rsidR="00516F4F" w:rsidRPr="00922713" w:rsidRDefault="00516F4F">
      <w:pPr>
        <w:spacing w:line="276" w:lineRule="auto"/>
        <w:rPr>
          <w:rFonts w:ascii="Arial" w:hAnsi="Arial" w:cs="Arial"/>
          <w:b/>
          <w:sz w:val="22"/>
          <w:szCs w:val="22"/>
          <w:lang w:val="sv-SE"/>
          <w:rPrChange w:id="3679" w:author="Syahrani Rachmawati Sadino" w:date="2025-01-31T14:35:00Z">
            <w:rPr>
              <w:rFonts w:asciiTheme="minorBidi" w:hAnsiTheme="minorBidi" w:cstheme="minorBidi"/>
              <w:b/>
              <w:sz w:val="22"/>
              <w:szCs w:val="22"/>
              <w:lang w:val="sv-SE"/>
            </w:rPr>
          </w:rPrChange>
        </w:rPr>
        <w:pPrChange w:id="3680" w:author="Syahrani Rachmawati Sadino" w:date="2025-01-31T15:00:00Z">
          <w:pPr/>
        </w:pPrChange>
      </w:pPr>
      <w:r w:rsidRPr="00922713">
        <w:rPr>
          <w:rFonts w:ascii="Arial" w:hAnsi="Arial" w:cs="Arial"/>
          <w:b/>
          <w:sz w:val="22"/>
          <w:szCs w:val="22"/>
          <w:lang w:val="sv-SE"/>
          <w:rPrChange w:id="3681" w:author="Syahrani Rachmawati Sadino" w:date="2025-01-31T14:35:00Z">
            <w:rPr>
              <w:rFonts w:asciiTheme="minorBidi" w:hAnsiTheme="minorBidi" w:cstheme="minorBidi"/>
              <w:b/>
              <w:sz w:val="22"/>
              <w:szCs w:val="22"/>
              <w:lang w:val="sv-SE"/>
            </w:rPr>
          </w:rPrChange>
        </w:rPr>
        <w:br w:type="page"/>
      </w:r>
    </w:p>
    <w:p w14:paraId="13B9AA85" w14:textId="12535810" w:rsidR="001E317A" w:rsidRPr="00922713" w:rsidRDefault="001E317A">
      <w:pPr>
        <w:spacing w:line="276" w:lineRule="auto"/>
        <w:jc w:val="center"/>
        <w:rPr>
          <w:rFonts w:ascii="Arial" w:hAnsi="Arial" w:cs="Arial"/>
          <w:b/>
          <w:sz w:val="22"/>
          <w:szCs w:val="22"/>
          <w:rPrChange w:id="3682" w:author="Syahrani Rachmawati Sadino" w:date="2025-01-31T14:35:00Z">
            <w:rPr>
              <w:rFonts w:asciiTheme="minorBidi" w:hAnsiTheme="minorBidi" w:cstheme="minorBidi"/>
              <w:b/>
              <w:sz w:val="22"/>
              <w:szCs w:val="22"/>
            </w:rPr>
          </w:rPrChange>
        </w:rPr>
      </w:pPr>
      <w:r w:rsidRPr="00922713">
        <w:rPr>
          <w:rFonts w:ascii="Arial" w:hAnsi="Arial" w:cs="Arial"/>
          <w:b/>
          <w:sz w:val="22"/>
          <w:szCs w:val="22"/>
          <w:rPrChange w:id="3683" w:author="Syahrani Rachmawati Sadino" w:date="2025-01-31T14:35:00Z">
            <w:rPr>
              <w:rFonts w:asciiTheme="minorBidi" w:hAnsiTheme="minorBidi" w:cstheme="minorBidi"/>
              <w:b/>
              <w:sz w:val="22"/>
              <w:szCs w:val="22"/>
            </w:rPr>
          </w:rPrChange>
        </w:rPr>
        <w:lastRenderedPageBreak/>
        <w:t>PASAL 2</w:t>
      </w:r>
      <w:r w:rsidR="00070054" w:rsidRPr="00922713">
        <w:rPr>
          <w:rFonts w:ascii="Arial" w:hAnsi="Arial" w:cs="Arial"/>
          <w:b/>
          <w:sz w:val="22"/>
          <w:szCs w:val="22"/>
          <w:rPrChange w:id="3684" w:author="Syahrani Rachmawati Sadino" w:date="2025-01-31T14:35:00Z">
            <w:rPr>
              <w:rFonts w:asciiTheme="minorBidi" w:hAnsiTheme="minorBidi" w:cstheme="minorBidi"/>
              <w:b/>
              <w:sz w:val="22"/>
              <w:szCs w:val="22"/>
            </w:rPr>
          </w:rPrChange>
        </w:rPr>
        <w:t>3</w:t>
      </w:r>
    </w:p>
    <w:p w14:paraId="54CF7241" w14:textId="77777777" w:rsidR="001E317A" w:rsidRPr="00922713" w:rsidRDefault="001E317A">
      <w:pPr>
        <w:spacing w:line="276" w:lineRule="auto"/>
        <w:jc w:val="center"/>
        <w:rPr>
          <w:rFonts w:ascii="Arial" w:hAnsi="Arial" w:cs="Arial"/>
          <w:b/>
          <w:sz w:val="22"/>
          <w:szCs w:val="22"/>
          <w:rPrChange w:id="3685" w:author="Syahrani Rachmawati Sadino" w:date="2025-01-31T14:35:00Z">
            <w:rPr>
              <w:rFonts w:asciiTheme="minorBidi" w:hAnsiTheme="minorBidi" w:cstheme="minorBidi"/>
              <w:b/>
              <w:sz w:val="22"/>
              <w:szCs w:val="22"/>
            </w:rPr>
          </w:rPrChange>
        </w:rPr>
      </w:pPr>
      <w:r w:rsidRPr="00922713">
        <w:rPr>
          <w:rFonts w:ascii="Arial" w:hAnsi="Arial" w:cs="Arial"/>
          <w:b/>
          <w:sz w:val="22"/>
          <w:szCs w:val="22"/>
          <w:rPrChange w:id="3686" w:author="Syahrani Rachmawati Sadino" w:date="2025-01-31T14:35:00Z">
            <w:rPr>
              <w:rFonts w:asciiTheme="minorBidi" w:hAnsiTheme="minorBidi" w:cstheme="minorBidi"/>
              <w:b/>
              <w:sz w:val="22"/>
              <w:szCs w:val="22"/>
            </w:rPr>
          </w:rPrChange>
        </w:rPr>
        <w:t>LAIN-LAIN</w:t>
      </w:r>
    </w:p>
    <w:p w14:paraId="355EFB76" w14:textId="77777777" w:rsidR="001E317A" w:rsidRPr="00922713" w:rsidRDefault="001E317A">
      <w:pPr>
        <w:spacing w:line="276" w:lineRule="auto"/>
        <w:jc w:val="both"/>
        <w:rPr>
          <w:rFonts w:ascii="Arial" w:hAnsi="Arial" w:cs="Arial"/>
          <w:b/>
          <w:sz w:val="22"/>
          <w:szCs w:val="22"/>
          <w:rPrChange w:id="3687" w:author="Syahrani Rachmawati Sadino" w:date="2025-01-31T14:35:00Z">
            <w:rPr>
              <w:rFonts w:asciiTheme="minorBidi" w:hAnsiTheme="minorBidi" w:cstheme="minorBidi"/>
              <w:b/>
              <w:sz w:val="22"/>
              <w:szCs w:val="22"/>
            </w:rPr>
          </w:rPrChange>
        </w:rPr>
      </w:pPr>
    </w:p>
    <w:p w14:paraId="17E19B29" w14:textId="77777777" w:rsidR="001E317A" w:rsidRPr="00922713" w:rsidRDefault="001E317A">
      <w:pPr>
        <w:numPr>
          <w:ilvl w:val="0"/>
          <w:numId w:val="23"/>
        </w:numPr>
        <w:tabs>
          <w:tab w:val="left" w:pos="-1440"/>
        </w:tabs>
        <w:spacing w:line="276" w:lineRule="auto"/>
        <w:ind w:left="426" w:hanging="426"/>
        <w:rPr>
          <w:rFonts w:ascii="Arial" w:hAnsi="Arial" w:cs="Arial"/>
          <w:sz w:val="22"/>
          <w:szCs w:val="22"/>
          <w:rPrChange w:id="3688" w:author="Syahrani Rachmawati Sadino" w:date="2025-01-31T14:35:00Z">
            <w:rPr>
              <w:rFonts w:asciiTheme="minorBidi" w:hAnsiTheme="minorBidi" w:cstheme="minorBidi"/>
              <w:sz w:val="22"/>
              <w:szCs w:val="22"/>
            </w:rPr>
          </w:rPrChange>
        </w:rPr>
      </w:pPr>
      <w:r w:rsidRPr="00922713">
        <w:rPr>
          <w:rFonts w:ascii="Arial" w:hAnsi="Arial" w:cs="Arial"/>
          <w:sz w:val="22"/>
          <w:szCs w:val="22"/>
          <w:u w:val="single"/>
          <w:rPrChange w:id="3689" w:author="Syahrani Rachmawati Sadino" w:date="2025-01-31T14:35:00Z">
            <w:rPr>
              <w:rFonts w:asciiTheme="minorBidi" w:hAnsiTheme="minorBidi" w:cstheme="minorBidi"/>
              <w:sz w:val="22"/>
              <w:szCs w:val="22"/>
              <w:u w:val="single"/>
            </w:rPr>
          </w:rPrChange>
        </w:rPr>
        <w:t>Keterpisahan</w:t>
      </w:r>
    </w:p>
    <w:p w14:paraId="450A3DB3" w14:textId="56D2222B" w:rsidR="001E317A" w:rsidRPr="00922713" w:rsidRDefault="001E317A">
      <w:pPr>
        <w:pStyle w:val="BodyTextIndent2"/>
        <w:spacing w:after="0" w:line="276" w:lineRule="auto"/>
        <w:ind w:left="426" w:hanging="426"/>
        <w:rPr>
          <w:rFonts w:ascii="Arial" w:hAnsi="Arial" w:cs="Arial"/>
          <w:sz w:val="22"/>
          <w:szCs w:val="22"/>
          <w:rPrChange w:id="3690" w:author="Syahrani Rachmawati Sadino" w:date="2025-01-31T14:35:00Z">
            <w:rPr>
              <w:rFonts w:asciiTheme="minorBidi" w:hAnsiTheme="minorBidi" w:cstheme="minorBidi"/>
              <w:sz w:val="22"/>
              <w:szCs w:val="22"/>
            </w:rPr>
          </w:rPrChange>
        </w:rPr>
      </w:pPr>
      <w:r w:rsidRPr="00922713">
        <w:rPr>
          <w:rFonts w:ascii="Arial" w:hAnsi="Arial" w:cs="Arial"/>
          <w:sz w:val="22"/>
          <w:szCs w:val="22"/>
          <w:rPrChange w:id="3691" w:author="Syahrani Rachmawati Sadino" w:date="2025-01-31T14:35:00Z">
            <w:rPr>
              <w:rFonts w:asciiTheme="minorBidi" w:hAnsiTheme="minorBidi" w:cstheme="minorBidi"/>
              <w:sz w:val="22"/>
              <w:szCs w:val="22"/>
            </w:rPr>
          </w:rPrChange>
        </w:rPr>
        <w:tab/>
        <w:t xml:space="preserve">Jika </w:t>
      </w:r>
      <w:proofErr w:type="spellStart"/>
      <w:r w:rsidRPr="00922713">
        <w:rPr>
          <w:rFonts w:ascii="Arial" w:hAnsi="Arial" w:cs="Arial"/>
          <w:sz w:val="22"/>
          <w:szCs w:val="22"/>
          <w:rPrChange w:id="3692" w:author="Syahrani Rachmawati Sadino" w:date="2025-01-31T14:35:00Z">
            <w:rPr>
              <w:rFonts w:asciiTheme="minorBidi" w:hAnsiTheme="minorBidi" w:cstheme="minorBidi"/>
              <w:sz w:val="22"/>
              <w:szCs w:val="22"/>
            </w:rPr>
          </w:rPrChange>
        </w:rPr>
        <w:t>ada</w:t>
      </w:r>
      <w:proofErr w:type="spellEnd"/>
      <w:r w:rsidRPr="00922713">
        <w:rPr>
          <w:rFonts w:ascii="Arial" w:hAnsi="Arial" w:cs="Arial"/>
          <w:sz w:val="22"/>
          <w:szCs w:val="22"/>
          <w:rPrChange w:id="3693" w:author="Syahrani Rachmawati Sadino" w:date="2025-01-31T14:35:00Z">
            <w:rPr>
              <w:rFonts w:asciiTheme="minorBidi" w:hAnsiTheme="minorBidi" w:cstheme="minorBidi"/>
              <w:sz w:val="22"/>
              <w:szCs w:val="22"/>
            </w:rPr>
          </w:rPrChange>
        </w:rPr>
        <w:t xml:space="preserve"> salah </w:t>
      </w:r>
      <w:proofErr w:type="spellStart"/>
      <w:r w:rsidRPr="00922713">
        <w:rPr>
          <w:rFonts w:ascii="Arial" w:hAnsi="Arial" w:cs="Arial"/>
          <w:sz w:val="22"/>
          <w:szCs w:val="22"/>
          <w:rPrChange w:id="3694" w:author="Syahrani Rachmawati Sadino" w:date="2025-01-31T14:35:00Z">
            <w:rPr>
              <w:rFonts w:asciiTheme="minorBidi" w:hAnsiTheme="minorBidi" w:cstheme="minorBidi"/>
              <w:sz w:val="22"/>
              <w:szCs w:val="22"/>
            </w:rPr>
          </w:rPrChange>
        </w:rPr>
        <w:t>satu</w:t>
      </w:r>
      <w:proofErr w:type="spellEnd"/>
      <w:r w:rsidRPr="00922713">
        <w:rPr>
          <w:rFonts w:ascii="Arial" w:hAnsi="Arial" w:cs="Arial"/>
          <w:sz w:val="22"/>
          <w:szCs w:val="22"/>
          <w:rPrChange w:id="369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696" w:author="Syahrani Rachmawati Sadino" w:date="2025-01-31T14:35:00Z">
            <w:rPr>
              <w:rFonts w:asciiTheme="minorBidi" w:hAnsiTheme="minorBidi" w:cstheme="minorBidi"/>
              <w:sz w:val="22"/>
              <w:szCs w:val="22"/>
            </w:rPr>
          </w:rPrChange>
        </w:rPr>
        <w:t>atau</w:t>
      </w:r>
      <w:proofErr w:type="spellEnd"/>
      <w:r w:rsidRPr="00922713">
        <w:rPr>
          <w:rFonts w:ascii="Arial" w:hAnsi="Arial" w:cs="Arial"/>
          <w:sz w:val="22"/>
          <w:szCs w:val="22"/>
          <w:rPrChange w:id="369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698" w:author="Syahrani Rachmawati Sadino" w:date="2025-01-31T14:35:00Z">
            <w:rPr>
              <w:rFonts w:asciiTheme="minorBidi" w:hAnsiTheme="minorBidi" w:cstheme="minorBidi"/>
              <w:sz w:val="22"/>
              <w:szCs w:val="22"/>
            </w:rPr>
          </w:rPrChange>
        </w:rPr>
        <w:t>lebih</w:t>
      </w:r>
      <w:proofErr w:type="spellEnd"/>
      <w:r w:rsidRPr="00922713">
        <w:rPr>
          <w:rFonts w:ascii="Arial" w:hAnsi="Arial" w:cs="Arial"/>
          <w:sz w:val="22"/>
          <w:szCs w:val="22"/>
          <w:rPrChange w:id="369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00" w:author="Syahrani Rachmawati Sadino" w:date="2025-01-31T14:35:00Z">
            <w:rPr>
              <w:rFonts w:asciiTheme="minorBidi" w:hAnsiTheme="minorBidi" w:cstheme="minorBidi"/>
              <w:sz w:val="22"/>
              <w:szCs w:val="22"/>
            </w:rPr>
          </w:rPrChange>
        </w:rPr>
        <w:t>ketentuan</w:t>
      </w:r>
      <w:proofErr w:type="spellEnd"/>
      <w:r w:rsidRPr="00922713">
        <w:rPr>
          <w:rFonts w:ascii="Arial" w:hAnsi="Arial" w:cs="Arial"/>
          <w:sz w:val="22"/>
          <w:szCs w:val="22"/>
          <w:rPrChange w:id="370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02" w:author="Syahrani Rachmawati Sadino" w:date="2025-01-31T14:35:00Z">
            <w:rPr>
              <w:rFonts w:asciiTheme="minorBidi" w:hAnsiTheme="minorBidi" w:cstheme="minorBidi"/>
              <w:sz w:val="22"/>
              <w:szCs w:val="22"/>
            </w:rPr>
          </w:rPrChange>
        </w:rPr>
        <w:t>dalam</w:t>
      </w:r>
      <w:proofErr w:type="spellEnd"/>
      <w:r w:rsidRPr="00922713">
        <w:rPr>
          <w:rFonts w:ascii="Arial" w:hAnsi="Arial" w:cs="Arial"/>
          <w:sz w:val="22"/>
          <w:szCs w:val="22"/>
          <w:rPrChange w:id="370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04" w:author="Syahrani Rachmawati Sadino" w:date="2025-01-31T14:35:00Z">
            <w:rPr>
              <w:rFonts w:asciiTheme="minorBidi" w:hAnsiTheme="minorBidi" w:cstheme="minorBidi"/>
              <w:sz w:val="22"/>
              <w:szCs w:val="22"/>
            </w:rPr>
          </w:rPrChange>
        </w:rPr>
        <w:t>Perjanjian</w:t>
      </w:r>
      <w:proofErr w:type="spellEnd"/>
      <w:r w:rsidRPr="00922713">
        <w:rPr>
          <w:rFonts w:ascii="Arial" w:hAnsi="Arial" w:cs="Arial"/>
          <w:sz w:val="22"/>
          <w:szCs w:val="22"/>
          <w:rPrChange w:id="370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06" w:author="Syahrani Rachmawati Sadino" w:date="2025-01-31T14:35:00Z">
            <w:rPr>
              <w:rFonts w:asciiTheme="minorBidi" w:hAnsiTheme="minorBidi" w:cstheme="minorBidi"/>
              <w:sz w:val="22"/>
              <w:szCs w:val="22"/>
            </w:rPr>
          </w:rPrChange>
        </w:rPr>
        <w:t>ini</w:t>
      </w:r>
      <w:proofErr w:type="spellEnd"/>
      <w:r w:rsidRPr="00922713">
        <w:rPr>
          <w:rFonts w:ascii="Arial" w:hAnsi="Arial" w:cs="Arial"/>
          <w:sz w:val="22"/>
          <w:szCs w:val="22"/>
          <w:rPrChange w:id="370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08" w:author="Syahrani Rachmawati Sadino" w:date="2025-01-31T14:35:00Z">
            <w:rPr>
              <w:rFonts w:asciiTheme="minorBidi" w:hAnsiTheme="minorBidi" w:cstheme="minorBidi"/>
              <w:sz w:val="22"/>
              <w:szCs w:val="22"/>
            </w:rPr>
          </w:rPrChange>
        </w:rPr>
        <w:t>ternyata</w:t>
      </w:r>
      <w:proofErr w:type="spellEnd"/>
      <w:r w:rsidRPr="00922713">
        <w:rPr>
          <w:rFonts w:ascii="Arial" w:hAnsi="Arial" w:cs="Arial"/>
          <w:sz w:val="22"/>
          <w:szCs w:val="22"/>
          <w:rPrChange w:id="370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10" w:author="Syahrani Rachmawati Sadino" w:date="2025-01-31T14:35:00Z">
            <w:rPr>
              <w:rFonts w:asciiTheme="minorBidi" w:hAnsiTheme="minorBidi" w:cstheme="minorBidi"/>
              <w:sz w:val="22"/>
              <w:szCs w:val="22"/>
            </w:rPr>
          </w:rPrChange>
        </w:rPr>
        <w:t>tidak</w:t>
      </w:r>
      <w:proofErr w:type="spellEnd"/>
      <w:r w:rsidRPr="00922713">
        <w:rPr>
          <w:rFonts w:ascii="Arial" w:hAnsi="Arial" w:cs="Arial"/>
          <w:sz w:val="22"/>
          <w:szCs w:val="22"/>
          <w:rPrChange w:id="371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12" w:author="Syahrani Rachmawati Sadino" w:date="2025-01-31T14:35:00Z">
            <w:rPr>
              <w:rFonts w:asciiTheme="minorBidi" w:hAnsiTheme="minorBidi" w:cstheme="minorBidi"/>
              <w:sz w:val="22"/>
              <w:szCs w:val="22"/>
            </w:rPr>
          </w:rPrChange>
        </w:rPr>
        <w:t>sah</w:t>
      </w:r>
      <w:proofErr w:type="spellEnd"/>
      <w:r w:rsidRPr="00922713">
        <w:rPr>
          <w:rFonts w:ascii="Arial" w:hAnsi="Arial" w:cs="Arial"/>
          <w:sz w:val="22"/>
          <w:szCs w:val="22"/>
          <w:rPrChange w:id="371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14" w:author="Syahrani Rachmawati Sadino" w:date="2025-01-31T14:35:00Z">
            <w:rPr>
              <w:rFonts w:asciiTheme="minorBidi" w:hAnsiTheme="minorBidi" w:cstheme="minorBidi"/>
              <w:sz w:val="22"/>
              <w:szCs w:val="22"/>
            </w:rPr>
          </w:rPrChange>
        </w:rPr>
        <w:t>tidak</w:t>
      </w:r>
      <w:proofErr w:type="spellEnd"/>
      <w:r w:rsidRPr="00922713">
        <w:rPr>
          <w:rFonts w:ascii="Arial" w:hAnsi="Arial" w:cs="Arial"/>
          <w:sz w:val="22"/>
          <w:szCs w:val="22"/>
          <w:rPrChange w:id="371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16" w:author="Syahrani Rachmawati Sadino" w:date="2025-01-31T14:35:00Z">
            <w:rPr>
              <w:rFonts w:asciiTheme="minorBidi" w:hAnsiTheme="minorBidi" w:cstheme="minorBidi"/>
              <w:sz w:val="22"/>
              <w:szCs w:val="22"/>
            </w:rPr>
          </w:rPrChange>
        </w:rPr>
        <w:t>berlaku</w:t>
      </w:r>
      <w:proofErr w:type="spellEnd"/>
      <w:r w:rsidRPr="00922713">
        <w:rPr>
          <w:rFonts w:ascii="Arial" w:hAnsi="Arial" w:cs="Arial"/>
          <w:sz w:val="22"/>
          <w:szCs w:val="22"/>
          <w:rPrChange w:id="371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18" w:author="Syahrani Rachmawati Sadino" w:date="2025-01-31T14:35:00Z">
            <w:rPr>
              <w:rFonts w:asciiTheme="minorBidi" w:hAnsiTheme="minorBidi" w:cstheme="minorBidi"/>
              <w:sz w:val="22"/>
              <w:szCs w:val="22"/>
            </w:rPr>
          </w:rPrChange>
        </w:rPr>
        <w:t>atau</w:t>
      </w:r>
      <w:proofErr w:type="spellEnd"/>
      <w:r w:rsidRPr="00922713">
        <w:rPr>
          <w:rFonts w:ascii="Arial" w:hAnsi="Arial" w:cs="Arial"/>
          <w:sz w:val="22"/>
          <w:szCs w:val="22"/>
          <w:rPrChange w:id="371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20" w:author="Syahrani Rachmawati Sadino" w:date="2025-01-31T14:35:00Z">
            <w:rPr>
              <w:rFonts w:asciiTheme="minorBidi" w:hAnsiTheme="minorBidi" w:cstheme="minorBidi"/>
              <w:sz w:val="22"/>
              <w:szCs w:val="22"/>
            </w:rPr>
          </w:rPrChange>
        </w:rPr>
        <w:t>tidak</w:t>
      </w:r>
      <w:proofErr w:type="spellEnd"/>
      <w:r w:rsidRPr="00922713">
        <w:rPr>
          <w:rFonts w:ascii="Arial" w:hAnsi="Arial" w:cs="Arial"/>
          <w:sz w:val="22"/>
          <w:szCs w:val="22"/>
          <w:rPrChange w:id="372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22" w:author="Syahrani Rachmawati Sadino" w:date="2025-01-31T14:35:00Z">
            <w:rPr>
              <w:rFonts w:asciiTheme="minorBidi" w:hAnsiTheme="minorBidi" w:cstheme="minorBidi"/>
              <w:sz w:val="22"/>
              <w:szCs w:val="22"/>
            </w:rPr>
          </w:rPrChange>
        </w:rPr>
        <w:t>dapat</w:t>
      </w:r>
      <w:proofErr w:type="spellEnd"/>
      <w:r w:rsidRPr="00922713">
        <w:rPr>
          <w:rFonts w:ascii="Arial" w:hAnsi="Arial" w:cs="Arial"/>
          <w:sz w:val="22"/>
          <w:szCs w:val="22"/>
          <w:rPrChange w:id="372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24" w:author="Syahrani Rachmawati Sadino" w:date="2025-01-31T14:35:00Z">
            <w:rPr>
              <w:rFonts w:asciiTheme="minorBidi" w:hAnsiTheme="minorBidi" w:cstheme="minorBidi"/>
              <w:sz w:val="22"/>
              <w:szCs w:val="22"/>
            </w:rPr>
          </w:rPrChange>
        </w:rPr>
        <w:t>dilaksanakan</w:t>
      </w:r>
      <w:proofErr w:type="spellEnd"/>
      <w:r w:rsidRPr="00922713">
        <w:rPr>
          <w:rFonts w:ascii="Arial" w:hAnsi="Arial" w:cs="Arial"/>
          <w:sz w:val="22"/>
          <w:szCs w:val="22"/>
          <w:rPrChange w:id="372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26" w:author="Syahrani Rachmawati Sadino" w:date="2025-01-31T14:35:00Z">
            <w:rPr>
              <w:rFonts w:asciiTheme="minorBidi" w:hAnsiTheme="minorBidi" w:cstheme="minorBidi"/>
              <w:sz w:val="22"/>
              <w:szCs w:val="22"/>
            </w:rPr>
          </w:rPrChange>
        </w:rPr>
        <w:t>berdasarkan</w:t>
      </w:r>
      <w:proofErr w:type="spellEnd"/>
      <w:r w:rsidRPr="00922713">
        <w:rPr>
          <w:rFonts w:ascii="Arial" w:hAnsi="Arial" w:cs="Arial"/>
          <w:sz w:val="22"/>
          <w:szCs w:val="22"/>
          <w:rPrChange w:id="372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28" w:author="Syahrani Rachmawati Sadino" w:date="2025-01-31T14:35:00Z">
            <w:rPr>
              <w:rFonts w:asciiTheme="minorBidi" w:hAnsiTheme="minorBidi" w:cstheme="minorBidi"/>
              <w:sz w:val="22"/>
              <w:szCs w:val="22"/>
            </w:rPr>
          </w:rPrChange>
        </w:rPr>
        <w:t>hukum</w:t>
      </w:r>
      <w:proofErr w:type="spellEnd"/>
      <w:r w:rsidRPr="00922713">
        <w:rPr>
          <w:rFonts w:ascii="Arial" w:hAnsi="Arial" w:cs="Arial"/>
          <w:sz w:val="22"/>
          <w:szCs w:val="22"/>
          <w:rPrChange w:id="372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30" w:author="Syahrani Rachmawati Sadino" w:date="2025-01-31T14:35:00Z">
            <w:rPr>
              <w:rFonts w:asciiTheme="minorBidi" w:hAnsiTheme="minorBidi" w:cstheme="minorBidi"/>
              <w:sz w:val="22"/>
              <w:szCs w:val="22"/>
            </w:rPr>
          </w:rPrChange>
        </w:rPr>
        <w:t>atau</w:t>
      </w:r>
      <w:proofErr w:type="spellEnd"/>
      <w:r w:rsidRPr="00922713">
        <w:rPr>
          <w:rFonts w:ascii="Arial" w:hAnsi="Arial" w:cs="Arial"/>
          <w:sz w:val="22"/>
          <w:szCs w:val="22"/>
          <w:rPrChange w:id="373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32" w:author="Syahrani Rachmawati Sadino" w:date="2025-01-31T14:35:00Z">
            <w:rPr>
              <w:rFonts w:asciiTheme="minorBidi" w:hAnsiTheme="minorBidi" w:cstheme="minorBidi"/>
              <w:sz w:val="22"/>
              <w:szCs w:val="22"/>
            </w:rPr>
          </w:rPrChange>
        </w:rPr>
        <w:t>keputusan</w:t>
      </w:r>
      <w:proofErr w:type="spellEnd"/>
      <w:r w:rsidRPr="00922713">
        <w:rPr>
          <w:rFonts w:ascii="Arial" w:hAnsi="Arial" w:cs="Arial"/>
          <w:sz w:val="22"/>
          <w:szCs w:val="22"/>
          <w:rPrChange w:id="3733" w:author="Syahrani Rachmawati Sadino" w:date="2025-01-31T14:35:00Z">
            <w:rPr>
              <w:rFonts w:asciiTheme="minorBidi" w:hAnsiTheme="minorBidi" w:cstheme="minorBidi"/>
              <w:sz w:val="22"/>
              <w:szCs w:val="22"/>
            </w:rPr>
          </w:rPrChange>
        </w:rPr>
        <w:t xml:space="preserve"> yang </w:t>
      </w:r>
      <w:proofErr w:type="spellStart"/>
      <w:r w:rsidRPr="00922713">
        <w:rPr>
          <w:rFonts w:ascii="Arial" w:hAnsi="Arial" w:cs="Arial"/>
          <w:sz w:val="22"/>
          <w:szCs w:val="22"/>
          <w:rPrChange w:id="3734" w:author="Syahrani Rachmawati Sadino" w:date="2025-01-31T14:35:00Z">
            <w:rPr>
              <w:rFonts w:asciiTheme="minorBidi" w:hAnsiTheme="minorBidi" w:cstheme="minorBidi"/>
              <w:sz w:val="22"/>
              <w:szCs w:val="22"/>
            </w:rPr>
          </w:rPrChange>
        </w:rPr>
        <w:t>berlaku</w:t>
      </w:r>
      <w:proofErr w:type="spellEnd"/>
      <w:r w:rsidRPr="00922713">
        <w:rPr>
          <w:rFonts w:ascii="Arial" w:hAnsi="Arial" w:cs="Arial"/>
          <w:sz w:val="22"/>
          <w:szCs w:val="22"/>
          <w:rPrChange w:id="373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36" w:author="Syahrani Rachmawati Sadino" w:date="2025-01-31T14:35:00Z">
            <w:rPr>
              <w:rFonts w:asciiTheme="minorBidi" w:hAnsiTheme="minorBidi" w:cstheme="minorBidi"/>
              <w:sz w:val="22"/>
              <w:szCs w:val="22"/>
            </w:rPr>
          </w:rPrChange>
        </w:rPr>
        <w:t>maka</w:t>
      </w:r>
      <w:proofErr w:type="spellEnd"/>
      <w:r w:rsidRPr="00922713">
        <w:rPr>
          <w:rFonts w:ascii="Arial" w:hAnsi="Arial" w:cs="Arial"/>
          <w:sz w:val="22"/>
          <w:szCs w:val="22"/>
          <w:rPrChange w:id="3737" w:author="Syahrani Rachmawati Sadino" w:date="2025-01-31T14:35:00Z">
            <w:rPr>
              <w:rFonts w:asciiTheme="minorBidi" w:hAnsiTheme="minorBidi" w:cstheme="minorBidi"/>
              <w:sz w:val="22"/>
              <w:szCs w:val="22"/>
            </w:rPr>
          </w:rPrChange>
        </w:rPr>
        <w:t xml:space="preserve"> </w:t>
      </w:r>
      <w:r w:rsidR="00A20015" w:rsidRPr="00922713">
        <w:rPr>
          <w:rFonts w:ascii="Arial" w:hAnsi="Arial" w:cs="Arial"/>
          <w:b/>
          <w:bCs/>
          <w:sz w:val="22"/>
          <w:szCs w:val="22"/>
          <w:rPrChange w:id="3738" w:author="Syahrani Rachmawati Sadino" w:date="2025-01-31T14:35:00Z">
            <w:rPr>
              <w:rFonts w:asciiTheme="minorBidi" w:hAnsiTheme="minorBidi" w:cstheme="minorBidi"/>
              <w:b/>
              <w:bCs/>
              <w:sz w:val="22"/>
              <w:szCs w:val="22"/>
            </w:rPr>
          </w:rPrChange>
        </w:rPr>
        <w:t>PARAH PIHAK</w:t>
      </w:r>
      <w:r w:rsidRPr="00922713">
        <w:rPr>
          <w:rFonts w:ascii="Arial" w:hAnsi="Arial" w:cs="Arial"/>
          <w:sz w:val="22"/>
          <w:szCs w:val="22"/>
          <w:rPrChange w:id="373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40" w:author="Syahrani Rachmawati Sadino" w:date="2025-01-31T14:35:00Z">
            <w:rPr>
              <w:rFonts w:asciiTheme="minorBidi" w:hAnsiTheme="minorBidi" w:cstheme="minorBidi"/>
              <w:sz w:val="22"/>
              <w:szCs w:val="22"/>
            </w:rPr>
          </w:rPrChange>
        </w:rPr>
        <w:t>dengan</w:t>
      </w:r>
      <w:proofErr w:type="spellEnd"/>
      <w:r w:rsidRPr="00922713">
        <w:rPr>
          <w:rFonts w:ascii="Arial" w:hAnsi="Arial" w:cs="Arial"/>
          <w:sz w:val="22"/>
          <w:szCs w:val="22"/>
          <w:rPrChange w:id="374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42" w:author="Syahrani Rachmawati Sadino" w:date="2025-01-31T14:35:00Z">
            <w:rPr>
              <w:rFonts w:asciiTheme="minorBidi" w:hAnsiTheme="minorBidi" w:cstheme="minorBidi"/>
              <w:sz w:val="22"/>
              <w:szCs w:val="22"/>
            </w:rPr>
          </w:rPrChange>
        </w:rPr>
        <w:t>ini</w:t>
      </w:r>
      <w:proofErr w:type="spellEnd"/>
      <w:r w:rsidRPr="00922713">
        <w:rPr>
          <w:rFonts w:ascii="Arial" w:hAnsi="Arial" w:cs="Arial"/>
          <w:sz w:val="22"/>
          <w:szCs w:val="22"/>
          <w:rPrChange w:id="374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44" w:author="Syahrani Rachmawati Sadino" w:date="2025-01-31T14:35:00Z">
            <w:rPr>
              <w:rFonts w:asciiTheme="minorBidi" w:hAnsiTheme="minorBidi" w:cstheme="minorBidi"/>
              <w:sz w:val="22"/>
              <w:szCs w:val="22"/>
            </w:rPr>
          </w:rPrChange>
        </w:rPr>
        <w:t>setuju</w:t>
      </w:r>
      <w:proofErr w:type="spellEnd"/>
      <w:r w:rsidRPr="00922713">
        <w:rPr>
          <w:rFonts w:ascii="Arial" w:hAnsi="Arial" w:cs="Arial"/>
          <w:sz w:val="22"/>
          <w:szCs w:val="22"/>
          <w:rPrChange w:id="3745" w:author="Syahrani Rachmawati Sadino" w:date="2025-01-31T14:35:00Z">
            <w:rPr>
              <w:rFonts w:asciiTheme="minorBidi" w:hAnsiTheme="minorBidi" w:cstheme="minorBidi"/>
              <w:sz w:val="22"/>
              <w:szCs w:val="22"/>
            </w:rPr>
          </w:rPrChange>
        </w:rPr>
        <w:t xml:space="preserve"> dan </w:t>
      </w:r>
      <w:proofErr w:type="spellStart"/>
      <w:r w:rsidRPr="00922713">
        <w:rPr>
          <w:rFonts w:ascii="Arial" w:hAnsi="Arial" w:cs="Arial"/>
          <w:sz w:val="22"/>
          <w:szCs w:val="22"/>
          <w:rPrChange w:id="3746" w:author="Syahrani Rachmawati Sadino" w:date="2025-01-31T14:35:00Z">
            <w:rPr>
              <w:rFonts w:asciiTheme="minorBidi" w:hAnsiTheme="minorBidi" w:cstheme="minorBidi"/>
              <w:sz w:val="22"/>
              <w:szCs w:val="22"/>
            </w:rPr>
          </w:rPrChange>
        </w:rPr>
        <w:t>menyatakan</w:t>
      </w:r>
      <w:proofErr w:type="spellEnd"/>
      <w:r w:rsidRPr="00922713">
        <w:rPr>
          <w:rFonts w:ascii="Arial" w:hAnsi="Arial" w:cs="Arial"/>
          <w:sz w:val="22"/>
          <w:szCs w:val="22"/>
          <w:rPrChange w:id="374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48" w:author="Syahrani Rachmawati Sadino" w:date="2025-01-31T14:35:00Z">
            <w:rPr>
              <w:rFonts w:asciiTheme="minorBidi" w:hAnsiTheme="minorBidi" w:cstheme="minorBidi"/>
              <w:sz w:val="22"/>
              <w:szCs w:val="22"/>
            </w:rPr>
          </w:rPrChange>
        </w:rPr>
        <w:t>bahwa</w:t>
      </w:r>
      <w:proofErr w:type="spellEnd"/>
      <w:r w:rsidRPr="00922713">
        <w:rPr>
          <w:rFonts w:ascii="Arial" w:hAnsi="Arial" w:cs="Arial"/>
          <w:sz w:val="22"/>
          <w:szCs w:val="22"/>
          <w:rPrChange w:id="374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50" w:author="Syahrani Rachmawati Sadino" w:date="2025-01-31T14:35:00Z">
            <w:rPr>
              <w:rFonts w:asciiTheme="minorBidi" w:hAnsiTheme="minorBidi" w:cstheme="minorBidi"/>
              <w:sz w:val="22"/>
              <w:szCs w:val="22"/>
            </w:rPr>
          </w:rPrChange>
        </w:rPr>
        <w:t>keabsahan</w:t>
      </w:r>
      <w:proofErr w:type="spellEnd"/>
      <w:r w:rsidRPr="00922713">
        <w:rPr>
          <w:rFonts w:ascii="Arial" w:hAnsi="Arial" w:cs="Arial"/>
          <w:sz w:val="22"/>
          <w:szCs w:val="22"/>
          <w:rPrChange w:id="375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52" w:author="Syahrani Rachmawati Sadino" w:date="2025-01-31T14:35:00Z">
            <w:rPr>
              <w:rFonts w:asciiTheme="minorBidi" w:hAnsiTheme="minorBidi" w:cstheme="minorBidi"/>
              <w:sz w:val="22"/>
              <w:szCs w:val="22"/>
            </w:rPr>
          </w:rPrChange>
        </w:rPr>
        <w:t>dapat</w:t>
      </w:r>
      <w:proofErr w:type="spellEnd"/>
      <w:r w:rsidRPr="00922713">
        <w:rPr>
          <w:rFonts w:ascii="Arial" w:hAnsi="Arial" w:cs="Arial"/>
          <w:sz w:val="22"/>
          <w:szCs w:val="22"/>
          <w:rPrChange w:id="375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54" w:author="Syahrani Rachmawati Sadino" w:date="2025-01-31T14:35:00Z">
            <w:rPr>
              <w:rFonts w:asciiTheme="minorBidi" w:hAnsiTheme="minorBidi" w:cstheme="minorBidi"/>
              <w:sz w:val="22"/>
              <w:szCs w:val="22"/>
            </w:rPr>
          </w:rPrChange>
        </w:rPr>
        <w:t>berlakunya</w:t>
      </w:r>
      <w:proofErr w:type="spellEnd"/>
      <w:r w:rsidRPr="00922713">
        <w:rPr>
          <w:rFonts w:ascii="Arial" w:hAnsi="Arial" w:cs="Arial"/>
          <w:sz w:val="22"/>
          <w:szCs w:val="22"/>
          <w:rPrChange w:id="3755" w:author="Syahrani Rachmawati Sadino" w:date="2025-01-31T14:35:00Z">
            <w:rPr>
              <w:rFonts w:asciiTheme="minorBidi" w:hAnsiTheme="minorBidi" w:cstheme="minorBidi"/>
              <w:sz w:val="22"/>
              <w:szCs w:val="22"/>
            </w:rPr>
          </w:rPrChange>
        </w:rPr>
        <w:t xml:space="preserve"> dan </w:t>
      </w:r>
      <w:proofErr w:type="spellStart"/>
      <w:r w:rsidRPr="00922713">
        <w:rPr>
          <w:rFonts w:ascii="Arial" w:hAnsi="Arial" w:cs="Arial"/>
          <w:sz w:val="22"/>
          <w:szCs w:val="22"/>
          <w:rPrChange w:id="3756" w:author="Syahrani Rachmawati Sadino" w:date="2025-01-31T14:35:00Z">
            <w:rPr>
              <w:rFonts w:asciiTheme="minorBidi" w:hAnsiTheme="minorBidi" w:cstheme="minorBidi"/>
              <w:sz w:val="22"/>
              <w:szCs w:val="22"/>
            </w:rPr>
          </w:rPrChange>
        </w:rPr>
        <w:t>dapat</w:t>
      </w:r>
      <w:proofErr w:type="spellEnd"/>
      <w:r w:rsidRPr="00922713">
        <w:rPr>
          <w:rFonts w:ascii="Arial" w:hAnsi="Arial" w:cs="Arial"/>
          <w:sz w:val="22"/>
          <w:szCs w:val="22"/>
          <w:rPrChange w:id="375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58" w:author="Syahrani Rachmawati Sadino" w:date="2025-01-31T14:35:00Z">
            <w:rPr>
              <w:rFonts w:asciiTheme="minorBidi" w:hAnsiTheme="minorBidi" w:cstheme="minorBidi"/>
              <w:sz w:val="22"/>
              <w:szCs w:val="22"/>
            </w:rPr>
          </w:rPrChange>
        </w:rPr>
        <w:t>dilaksanakannya</w:t>
      </w:r>
      <w:proofErr w:type="spellEnd"/>
      <w:r w:rsidRPr="00922713">
        <w:rPr>
          <w:rFonts w:ascii="Arial" w:hAnsi="Arial" w:cs="Arial"/>
          <w:sz w:val="22"/>
          <w:szCs w:val="22"/>
          <w:rPrChange w:id="375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60" w:author="Syahrani Rachmawati Sadino" w:date="2025-01-31T14:35:00Z">
            <w:rPr>
              <w:rFonts w:asciiTheme="minorBidi" w:hAnsiTheme="minorBidi" w:cstheme="minorBidi"/>
              <w:sz w:val="22"/>
              <w:szCs w:val="22"/>
            </w:rPr>
          </w:rPrChange>
        </w:rPr>
        <w:t>ketentuan</w:t>
      </w:r>
      <w:proofErr w:type="spellEnd"/>
      <w:r w:rsidRPr="00922713">
        <w:rPr>
          <w:rFonts w:ascii="Arial" w:hAnsi="Arial" w:cs="Arial"/>
          <w:sz w:val="22"/>
          <w:szCs w:val="22"/>
          <w:rPrChange w:id="376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62" w:author="Syahrani Rachmawati Sadino" w:date="2025-01-31T14:35:00Z">
            <w:rPr>
              <w:rFonts w:asciiTheme="minorBidi" w:hAnsiTheme="minorBidi" w:cstheme="minorBidi"/>
              <w:sz w:val="22"/>
              <w:szCs w:val="22"/>
            </w:rPr>
          </w:rPrChange>
        </w:rPr>
        <w:t>lainnya</w:t>
      </w:r>
      <w:proofErr w:type="spellEnd"/>
      <w:r w:rsidRPr="00922713">
        <w:rPr>
          <w:rFonts w:ascii="Arial" w:hAnsi="Arial" w:cs="Arial"/>
          <w:sz w:val="22"/>
          <w:szCs w:val="22"/>
          <w:rPrChange w:id="376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64" w:author="Syahrani Rachmawati Sadino" w:date="2025-01-31T14:35:00Z">
            <w:rPr>
              <w:rFonts w:asciiTheme="minorBidi" w:hAnsiTheme="minorBidi" w:cstheme="minorBidi"/>
              <w:sz w:val="22"/>
              <w:szCs w:val="22"/>
            </w:rPr>
          </w:rPrChange>
        </w:rPr>
        <w:t>dalam</w:t>
      </w:r>
      <w:proofErr w:type="spellEnd"/>
      <w:r w:rsidRPr="00922713">
        <w:rPr>
          <w:rFonts w:ascii="Arial" w:hAnsi="Arial" w:cs="Arial"/>
          <w:sz w:val="22"/>
          <w:szCs w:val="22"/>
          <w:rPrChange w:id="3765"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66" w:author="Syahrani Rachmawati Sadino" w:date="2025-01-31T14:35:00Z">
            <w:rPr>
              <w:rFonts w:asciiTheme="minorBidi" w:hAnsiTheme="minorBidi" w:cstheme="minorBidi"/>
              <w:sz w:val="22"/>
              <w:szCs w:val="22"/>
            </w:rPr>
          </w:rPrChange>
        </w:rPr>
        <w:t>Perjanjian</w:t>
      </w:r>
      <w:proofErr w:type="spellEnd"/>
      <w:r w:rsidRPr="00922713">
        <w:rPr>
          <w:rFonts w:ascii="Arial" w:hAnsi="Arial" w:cs="Arial"/>
          <w:sz w:val="22"/>
          <w:szCs w:val="22"/>
          <w:rPrChange w:id="3767"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68" w:author="Syahrani Rachmawati Sadino" w:date="2025-01-31T14:35:00Z">
            <w:rPr>
              <w:rFonts w:asciiTheme="minorBidi" w:hAnsiTheme="minorBidi" w:cstheme="minorBidi"/>
              <w:sz w:val="22"/>
              <w:szCs w:val="22"/>
            </w:rPr>
          </w:rPrChange>
        </w:rPr>
        <w:t>ini</w:t>
      </w:r>
      <w:proofErr w:type="spellEnd"/>
      <w:r w:rsidRPr="00922713">
        <w:rPr>
          <w:rFonts w:ascii="Arial" w:hAnsi="Arial" w:cs="Arial"/>
          <w:sz w:val="22"/>
          <w:szCs w:val="22"/>
          <w:rPrChange w:id="3769"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70" w:author="Syahrani Rachmawati Sadino" w:date="2025-01-31T14:35:00Z">
            <w:rPr>
              <w:rFonts w:asciiTheme="minorBidi" w:hAnsiTheme="minorBidi" w:cstheme="minorBidi"/>
              <w:sz w:val="22"/>
              <w:szCs w:val="22"/>
            </w:rPr>
          </w:rPrChange>
        </w:rPr>
        <w:t>tidak</w:t>
      </w:r>
      <w:proofErr w:type="spellEnd"/>
      <w:r w:rsidRPr="00922713">
        <w:rPr>
          <w:rFonts w:ascii="Arial" w:hAnsi="Arial" w:cs="Arial"/>
          <w:sz w:val="22"/>
          <w:szCs w:val="22"/>
          <w:rPrChange w:id="3771"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72" w:author="Syahrani Rachmawati Sadino" w:date="2025-01-31T14:35:00Z">
            <w:rPr>
              <w:rFonts w:asciiTheme="minorBidi" w:hAnsiTheme="minorBidi" w:cstheme="minorBidi"/>
              <w:sz w:val="22"/>
              <w:szCs w:val="22"/>
            </w:rPr>
          </w:rPrChange>
        </w:rPr>
        <w:t>akan</w:t>
      </w:r>
      <w:proofErr w:type="spellEnd"/>
      <w:r w:rsidRPr="00922713">
        <w:rPr>
          <w:rFonts w:ascii="Arial" w:hAnsi="Arial" w:cs="Arial"/>
          <w:sz w:val="22"/>
          <w:szCs w:val="22"/>
          <w:rPrChange w:id="3773"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774" w:author="Syahrani Rachmawati Sadino" w:date="2025-01-31T14:35:00Z">
            <w:rPr>
              <w:rFonts w:asciiTheme="minorBidi" w:hAnsiTheme="minorBidi" w:cstheme="minorBidi"/>
              <w:sz w:val="22"/>
              <w:szCs w:val="22"/>
            </w:rPr>
          </w:rPrChange>
        </w:rPr>
        <w:t>terpengaruh</w:t>
      </w:r>
      <w:proofErr w:type="spellEnd"/>
      <w:r w:rsidRPr="00922713">
        <w:rPr>
          <w:rFonts w:ascii="Arial" w:hAnsi="Arial" w:cs="Arial"/>
          <w:sz w:val="22"/>
          <w:szCs w:val="22"/>
          <w:lang w:val="en-US"/>
          <w:rPrChange w:id="3775" w:author="Syahrani Rachmawati Sadino" w:date="2025-01-31T14:35:00Z">
            <w:rPr>
              <w:rFonts w:asciiTheme="minorBidi" w:hAnsiTheme="minorBidi" w:cstheme="minorBidi"/>
              <w:sz w:val="22"/>
              <w:szCs w:val="22"/>
              <w:lang w:val="en-US"/>
            </w:rPr>
          </w:rPrChange>
        </w:rPr>
        <w:t xml:space="preserve"> </w:t>
      </w:r>
      <w:proofErr w:type="spellStart"/>
      <w:r w:rsidRPr="00922713">
        <w:rPr>
          <w:rFonts w:ascii="Arial" w:hAnsi="Arial" w:cs="Arial"/>
          <w:sz w:val="22"/>
          <w:szCs w:val="22"/>
          <w:lang w:val="en-US"/>
          <w:rPrChange w:id="3776" w:author="Syahrani Rachmawati Sadino" w:date="2025-01-31T14:35:00Z">
            <w:rPr>
              <w:rFonts w:asciiTheme="minorBidi" w:hAnsiTheme="minorBidi" w:cstheme="minorBidi"/>
              <w:sz w:val="22"/>
              <w:szCs w:val="22"/>
              <w:lang w:val="en-US"/>
            </w:rPr>
          </w:rPrChange>
        </w:rPr>
        <w:t>olehnya</w:t>
      </w:r>
      <w:proofErr w:type="spellEnd"/>
      <w:r w:rsidRPr="00922713">
        <w:rPr>
          <w:rFonts w:ascii="Arial" w:hAnsi="Arial" w:cs="Arial"/>
          <w:sz w:val="22"/>
          <w:szCs w:val="22"/>
          <w:rPrChange w:id="3777" w:author="Syahrani Rachmawati Sadino" w:date="2025-01-31T14:35:00Z">
            <w:rPr>
              <w:rFonts w:asciiTheme="minorBidi" w:hAnsiTheme="minorBidi" w:cstheme="minorBidi"/>
              <w:sz w:val="22"/>
              <w:szCs w:val="22"/>
            </w:rPr>
          </w:rPrChange>
        </w:rPr>
        <w:t>.</w:t>
      </w:r>
    </w:p>
    <w:p w14:paraId="34EDD2A5" w14:textId="77777777" w:rsidR="001E317A" w:rsidRPr="00922713" w:rsidRDefault="001E317A">
      <w:pPr>
        <w:pStyle w:val="BodyTextIndent2"/>
        <w:spacing w:after="0" w:line="276" w:lineRule="auto"/>
        <w:ind w:left="426" w:hanging="426"/>
        <w:rPr>
          <w:rFonts w:ascii="Arial" w:hAnsi="Arial" w:cs="Arial"/>
          <w:sz w:val="22"/>
          <w:szCs w:val="22"/>
          <w:rPrChange w:id="3778" w:author="Syahrani Rachmawati Sadino" w:date="2025-01-31T14:35:00Z">
            <w:rPr>
              <w:rFonts w:asciiTheme="minorBidi" w:hAnsiTheme="minorBidi" w:cstheme="minorBidi"/>
              <w:sz w:val="22"/>
              <w:szCs w:val="22"/>
            </w:rPr>
          </w:rPrChange>
        </w:rPr>
      </w:pPr>
    </w:p>
    <w:p w14:paraId="22B6DCE2" w14:textId="77777777" w:rsidR="001E317A" w:rsidRPr="00922713" w:rsidRDefault="001E317A">
      <w:pPr>
        <w:numPr>
          <w:ilvl w:val="0"/>
          <w:numId w:val="23"/>
        </w:numPr>
        <w:tabs>
          <w:tab w:val="left" w:pos="-1440"/>
        </w:tabs>
        <w:spacing w:line="276" w:lineRule="auto"/>
        <w:ind w:left="426" w:hanging="426"/>
        <w:rPr>
          <w:rFonts w:ascii="Arial" w:hAnsi="Arial" w:cs="Arial"/>
          <w:sz w:val="22"/>
          <w:szCs w:val="22"/>
          <w:rPrChange w:id="3779" w:author="Syahrani Rachmawati Sadino" w:date="2025-01-31T14:35:00Z">
            <w:rPr>
              <w:rFonts w:asciiTheme="minorBidi" w:hAnsiTheme="minorBidi" w:cstheme="minorBidi"/>
              <w:sz w:val="22"/>
              <w:szCs w:val="22"/>
            </w:rPr>
          </w:rPrChange>
        </w:rPr>
      </w:pPr>
      <w:r w:rsidRPr="00922713">
        <w:rPr>
          <w:rFonts w:ascii="Arial" w:hAnsi="Arial" w:cs="Arial"/>
          <w:sz w:val="22"/>
          <w:szCs w:val="22"/>
          <w:u w:val="single"/>
          <w:rPrChange w:id="3780" w:author="Syahrani Rachmawati Sadino" w:date="2025-01-31T14:35:00Z">
            <w:rPr>
              <w:rFonts w:asciiTheme="minorBidi" w:hAnsiTheme="minorBidi" w:cstheme="minorBidi"/>
              <w:sz w:val="22"/>
              <w:szCs w:val="22"/>
              <w:u w:val="single"/>
            </w:rPr>
          </w:rPrChange>
        </w:rPr>
        <w:t xml:space="preserve">Perubahan </w:t>
      </w:r>
    </w:p>
    <w:p w14:paraId="5C4494E1" w14:textId="7E05673F" w:rsidR="001E317A" w:rsidRPr="00922713" w:rsidRDefault="001E317A">
      <w:pPr>
        <w:tabs>
          <w:tab w:val="left" w:pos="-1440"/>
        </w:tabs>
        <w:spacing w:line="276" w:lineRule="auto"/>
        <w:ind w:left="426"/>
        <w:jc w:val="both"/>
        <w:rPr>
          <w:rFonts w:ascii="Arial" w:hAnsi="Arial" w:cs="Arial"/>
          <w:sz w:val="22"/>
          <w:szCs w:val="22"/>
          <w:rPrChange w:id="3781" w:author="Syahrani Rachmawati Sadino" w:date="2025-01-31T14:35:00Z">
            <w:rPr>
              <w:rFonts w:asciiTheme="minorBidi" w:hAnsiTheme="minorBidi" w:cstheme="minorBidi"/>
              <w:sz w:val="22"/>
              <w:szCs w:val="22"/>
            </w:rPr>
          </w:rPrChange>
        </w:rPr>
      </w:pPr>
      <w:r w:rsidRPr="00922713">
        <w:rPr>
          <w:rFonts w:ascii="Arial" w:hAnsi="Arial" w:cs="Arial"/>
          <w:sz w:val="22"/>
          <w:szCs w:val="22"/>
          <w:rPrChange w:id="3782" w:author="Syahrani Rachmawati Sadino" w:date="2025-01-31T14:35:00Z">
            <w:rPr>
              <w:rFonts w:asciiTheme="minorBidi" w:hAnsiTheme="minorBidi" w:cstheme="minorBidi"/>
              <w:sz w:val="22"/>
              <w:szCs w:val="22"/>
            </w:rPr>
          </w:rPrChange>
        </w:rPr>
        <w:t xml:space="preserve">Perjanjian ini tidak dapat diubah atau ditambah, kecuali dibuat dengan suatu Perjanjian perubahan atau tambahan (addendum/amandemen) yang ditandatangani oleh </w:t>
      </w:r>
      <w:r w:rsidR="00A20015" w:rsidRPr="00922713">
        <w:rPr>
          <w:rFonts w:ascii="Arial" w:hAnsi="Arial" w:cs="Arial"/>
          <w:b/>
          <w:bCs/>
          <w:sz w:val="22"/>
          <w:szCs w:val="22"/>
          <w:rPrChange w:id="3783" w:author="Syahrani Rachmawati Sadino" w:date="2025-01-31T14:35:00Z">
            <w:rPr>
              <w:rFonts w:asciiTheme="minorBidi" w:hAnsiTheme="minorBidi" w:cstheme="minorBidi"/>
              <w:b/>
              <w:bCs/>
              <w:sz w:val="22"/>
              <w:szCs w:val="22"/>
            </w:rPr>
          </w:rPrChange>
        </w:rPr>
        <w:t>PARAH PIHAK</w:t>
      </w:r>
      <w:r w:rsidRPr="00922713">
        <w:rPr>
          <w:rFonts w:ascii="Arial" w:hAnsi="Arial" w:cs="Arial"/>
          <w:sz w:val="22"/>
          <w:szCs w:val="22"/>
          <w:rPrChange w:id="3784" w:author="Syahrani Rachmawati Sadino" w:date="2025-01-31T14:35:00Z">
            <w:rPr>
              <w:rFonts w:asciiTheme="minorBidi" w:hAnsiTheme="minorBidi" w:cstheme="minorBidi"/>
              <w:sz w:val="22"/>
              <w:szCs w:val="22"/>
            </w:rPr>
          </w:rPrChange>
        </w:rPr>
        <w:t xml:space="preserve"> yang merupakan satu kesatuan dan menjadi bagian yang tidak terpisahkan dari Perjanjian ini.</w:t>
      </w:r>
    </w:p>
    <w:p w14:paraId="4E106037" w14:textId="77777777" w:rsidR="001E317A" w:rsidRPr="00922713" w:rsidRDefault="001E317A">
      <w:pPr>
        <w:tabs>
          <w:tab w:val="left" w:pos="-1440"/>
        </w:tabs>
        <w:spacing w:line="276" w:lineRule="auto"/>
        <w:ind w:left="426"/>
        <w:jc w:val="both"/>
        <w:rPr>
          <w:rFonts w:ascii="Arial" w:hAnsi="Arial" w:cs="Arial"/>
          <w:sz w:val="22"/>
          <w:szCs w:val="22"/>
          <w:rPrChange w:id="3785" w:author="Syahrani Rachmawati Sadino" w:date="2025-01-31T14:35:00Z">
            <w:rPr>
              <w:rFonts w:asciiTheme="minorBidi" w:hAnsiTheme="minorBidi" w:cstheme="minorBidi"/>
              <w:sz w:val="22"/>
              <w:szCs w:val="22"/>
            </w:rPr>
          </w:rPrChange>
        </w:rPr>
      </w:pPr>
    </w:p>
    <w:p w14:paraId="65480E12" w14:textId="77777777" w:rsidR="001E317A" w:rsidRPr="00922713" w:rsidRDefault="001E317A">
      <w:pPr>
        <w:numPr>
          <w:ilvl w:val="0"/>
          <w:numId w:val="23"/>
        </w:numPr>
        <w:tabs>
          <w:tab w:val="left" w:pos="-1440"/>
        </w:tabs>
        <w:spacing w:line="276" w:lineRule="auto"/>
        <w:ind w:left="426" w:hanging="426"/>
        <w:rPr>
          <w:rFonts w:ascii="Arial" w:hAnsi="Arial" w:cs="Arial"/>
          <w:sz w:val="22"/>
          <w:szCs w:val="22"/>
          <w:rPrChange w:id="3786" w:author="Syahrani Rachmawati Sadino" w:date="2025-01-31T14:35:00Z">
            <w:rPr>
              <w:rFonts w:asciiTheme="minorBidi" w:hAnsiTheme="minorBidi" w:cstheme="minorBidi"/>
              <w:sz w:val="22"/>
              <w:szCs w:val="22"/>
            </w:rPr>
          </w:rPrChange>
        </w:rPr>
      </w:pPr>
      <w:r w:rsidRPr="00922713">
        <w:rPr>
          <w:rFonts w:ascii="Arial" w:hAnsi="Arial" w:cs="Arial"/>
          <w:sz w:val="22"/>
          <w:szCs w:val="22"/>
          <w:u w:val="single"/>
          <w:rPrChange w:id="3787" w:author="Syahrani Rachmawati Sadino" w:date="2025-01-31T14:35:00Z">
            <w:rPr>
              <w:rFonts w:asciiTheme="minorBidi" w:hAnsiTheme="minorBidi" w:cstheme="minorBidi"/>
              <w:sz w:val="22"/>
              <w:szCs w:val="22"/>
              <w:u w:val="single"/>
            </w:rPr>
          </w:rPrChange>
        </w:rPr>
        <w:t xml:space="preserve">Penugasan </w:t>
      </w:r>
    </w:p>
    <w:p w14:paraId="1850BE8E" w14:textId="4AD71221" w:rsidR="001E317A" w:rsidRPr="00922713" w:rsidRDefault="001E317A">
      <w:pPr>
        <w:tabs>
          <w:tab w:val="left" w:pos="-1440"/>
        </w:tabs>
        <w:spacing w:line="276" w:lineRule="auto"/>
        <w:ind w:left="426"/>
        <w:jc w:val="both"/>
        <w:rPr>
          <w:rFonts w:ascii="Arial" w:hAnsi="Arial" w:cs="Arial"/>
          <w:sz w:val="22"/>
          <w:szCs w:val="22"/>
          <w:lang w:val="sv-SE"/>
          <w:rPrChange w:id="3788"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sv-SE"/>
          <w:rPrChange w:id="3789" w:author="Syahrani Rachmawati Sadino" w:date="2025-01-31T14:35:00Z">
            <w:rPr>
              <w:rFonts w:asciiTheme="minorBidi" w:hAnsiTheme="minorBidi" w:cstheme="minorBidi"/>
              <w:sz w:val="22"/>
              <w:szCs w:val="22"/>
              <w:lang w:val="sv-SE"/>
            </w:rPr>
          </w:rPrChange>
        </w:rPr>
        <w:t xml:space="preserve">Perjanjian ini mengikat dan menjamin hak-hak dan kewajiban bagi </w:t>
      </w:r>
      <w:r w:rsidR="00A20015" w:rsidRPr="00922713">
        <w:rPr>
          <w:rFonts w:ascii="Arial" w:hAnsi="Arial" w:cs="Arial"/>
          <w:b/>
          <w:bCs/>
          <w:sz w:val="22"/>
          <w:szCs w:val="22"/>
          <w:lang w:val="sv-SE"/>
          <w:rPrChange w:id="3790" w:author="Syahrani Rachmawati Sadino" w:date="2025-01-31T14:35:00Z">
            <w:rPr>
              <w:rFonts w:asciiTheme="minorBidi" w:hAnsiTheme="minorBidi" w:cstheme="minorBidi"/>
              <w:b/>
              <w:bCs/>
              <w:sz w:val="22"/>
              <w:szCs w:val="22"/>
              <w:lang w:val="sv-SE"/>
            </w:rPr>
          </w:rPrChange>
        </w:rPr>
        <w:t>PARAH PIHAK</w:t>
      </w:r>
      <w:r w:rsidRPr="00922713">
        <w:rPr>
          <w:rFonts w:ascii="Arial" w:hAnsi="Arial" w:cs="Arial"/>
          <w:sz w:val="22"/>
          <w:szCs w:val="22"/>
          <w:lang w:val="sv-SE"/>
          <w:rPrChange w:id="3791" w:author="Syahrani Rachmawati Sadino" w:date="2025-01-31T14:35:00Z">
            <w:rPr>
              <w:rFonts w:asciiTheme="minorBidi" w:hAnsiTheme="minorBidi" w:cstheme="minorBidi"/>
              <w:sz w:val="22"/>
              <w:szCs w:val="22"/>
              <w:lang w:val="sv-SE"/>
            </w:rPr>
          </w:rPrChange>
        </w:rPr>
        <w:t>,</w:t>
      </w:r>
      <w:r w:rsidR="005D130D" w:rsidRPr="00922713">
        <w:rPr>
          <w:rFonts w:ascii="Arial" w:hAnsi="Arial" w:cs="Arial"/>
          <w:sz w:val="22"/>
          <w:szCs w:val="22"/>
          <w:lang w:val="sv-SE"/>
          <w:rPrChange w:id="3792" w:author="Syahrani Rachmawati Sadino" w:date="2025-01-31T14:35:00Z">
            <w:rPr>
              <w:rFonts w:asciiTheme="minorBidi" w:hAnsiTheme="minorBidi" w:cstheme="minorBidi"/>
              <w:sz w:val="22"/>
              <w:szCs w:val="22"/>
              <w:lang w:val="sv-SE"/>
            </w:rPr>
          </w:rPrChange>
        </w:rPr>
        <w:t xml:space="preserve"> </w:t>
      </w:r>
      <w:r w:rsidRPr="00922713">
        <w:rPr>
          <w:rFonts w:ascii="Arial" w:hAnsi="Arial" w:cs="Arial"/>
          <w:sz w:val="22"/>
          <w:szCs w:val="22"/>
          <w:lang w:val="sv-SE"/>
          <w:rPrChange w:id="3793" w:author="Syahrani Rachmawati Sadino" w:date="2025-01-31T14:35:00Z">
            <w:rPr>
              <w:rFonts w:asciiTheme="minorBidi" w:hAnsiTheme="minorBidi" w:cstheme="minorBidi"/>
              <w:sz w:val="22"/>
              <w:szCs w:val="22"/>
              <w:lang w:val="sv-SE"/>
            </w:rPr>
          </w:rPrChange>
        </w:rPr>
        <w:t>penerus dan wakilnya.</w:t>
      </w:r>
    </w:p>
    <w:p w14:paraId="37DF6B1C" w14:textId="77777777" w:rsidR="00927B37" w:rsidRPr="00922713" w:rsidRDefault="00927B37">
      <w:pPr>
        <w:tabs>
          <w:tab w:val="left" w:pos="-1440"/>
        </w:tabs>
        <w:spacing w:line="276" w:lineRule="auto"/>
        <w:ind w:left="426"/>
        <w:jc w:val="both"/>
        <w:rPr>
          <w:rFonts w:ascii="Arial" w:hAnsi="Arial" w:cs="Arial"/>
          <w:sz w:val="22"/>
          <w:szCs w:val="22"/>
          <w:lang w:val="sv-SE"/>
          <w:rPrChange w:id="3794" w:author="Syahrani Rachmawati Sadino" w:date="2025-01-31T14:35:00Z">
            <w:rPr>
              <w:rFonts w:asciiTheme="minorBidi" w:hAnsiTheme="minorBidi" w:cstheme="minorBidi"/>
              <w:sz w:val="22"/>
              <w:szCs w:val="22"/>
              <w:lang w:val="sv-SE"/>
            </w:rPr>
          </w:rPrChange>
        </w:rPr>
      </w:pPr>
    </w:p>
    <w:p w14:paraId="6CAB0448" w14:textId="77777777" w:rsidR="001E317A" w:rsidRPr="00922713" w:rsidRDefault="001E317A">
      <w:pPr>
        <w:pStyle w:val="Heading8"/>
        <w:numPr>
          <w:ilvl w:val="0"/>
          <w:numId w:val="23"/>
        </w:numPr>
        <w:tabs>
          <w:tab w:val="left" w:pos="-720"/>
        </w:tabs>
        <w:spacing w:before="0" w:after="0" w:line="276" w:lineRule="auto"/>
        <w:ind w:left="426" w:hanging="426"/>
        <w:rPr>
          <w:rFonts w:cs="Arial"/>
          <w:i w:val="0"/>
          <w:sz w:val="22"/>
          <w:szCs w:val="22"/>
          <w:u w:val="single"/>
          <w:lang w:val="en-US"/>
          <w:rPrChange w:id="3795" w:author="Syahrani Rachmawati Sadino" w:date="2025-01-31T14:35:00Z">
            <w:rPr>
              <w:rFonts w:asciiTheme="minorBidi" w:hAnsiTheme="minorBidi" w:cstheme="minorBidi"/>
              <w:i w:val="0"/>
              <w:sz w:val="22"/>
              <w:szCs w:val="22"/>
              <w:u w:val="single"/>
              <w:lang w:val="en-US"/>
            </w:rPr>
          </w:rPrChange>
        </w:rPr>
      </w:pPr>
      <w:r w:rsidRPr="00922713">
        <w:rPr>
          <w:rFonts w:cs="Arial"/>
          <w:i w:val="0"/>
          <w:sz w:val="22"/>
          <w:szCs w:val="22"/>
          <w:u w:val="single"/>
          <w:lang w:val="en-US"/>
          <w:rPrChange w:id="3796" w:author="Syahrani Rachmawati Sadino" w:date="2025-01-31T14:35:00Z">
            <w:rPr>
              <w:rFonts w:asciiTheme="minorBidi" w:hAnsiTheme="minorBidi" w:cstheme="minorBidi"/>
              <w:i w:val="0"/>
              <w:sz w:val="22"/>
              <w:szCs w:val="22"/>
              <w:u w:val="single"/>
              <w:lang w:val="en-US"/>
            </w:rPr>
          </w:rPrChange>
        </w:rPr>
        <w:t xml:space="preserve">Keseluruhan Perjanjian </w:t>
      </w:r>
    </w:p>
    <w:p w14:paraId="77D02EEC" w14:textId="111CD2F6" w:rsidR="001E317A" w:rsidRPr="00922713" w:rsidRDefault="001E317A">
      <w:pPr>
        <w:spacing w:line="276" w:lineRule="auto"/>
        <w:ind w:left="450"/>
        <w:jc w:val="both"/>
        <w:rPr>
          <w:rFonts w:ascii="Arial" w:hAnsi="Arial" w:cs="Arial"/>
          <w:sz w:val="22"/>
          <w:szCs w:val="22"/>
          <w:lang w:eastAsia="x-none"/>
          <w:rPrChange w:id="3797" w:author="Syahrani Rachmawati Sadino" w:date="2025-01-31T14:35:00Z">
            <w:rPr>
              <w:rFonts w:asciiTheme="minorBidi" w:hAnsiTheme="minorBidi" w:cstheme="minorBidi"/>
              <w:sz w:val="22"/>
              <w:szCs w:val="22"/>
              <w:lang w:eastAsia="x-none"/>
            </w:rPr>
          </w:rPrChange>
        </w:rPr>
      </w:pPr>
      <w:r w:rsidRPr="00922713">
        <w:rPr>
          <w:rFonts w:ascii="Arial" w:hAnsi="Arial" w:cs="Arial"/>
          <w:sz w:val="22"/>
          <w:szCs w:val="22"/>
          <w:lang w:eastAsia="x-none"/>
          <w:rPrChange w:id="3798" w:author="Syahrani Rachmawati Sadino" w:date="2025-01-31T14:35:00Z">
            <w:rPr>
              <w:rFonts w:asciiTheme="minorBidi" w:hAnsiTheme="minorBidi" w:cstheme="minorBidi"/>
              <w:sz w:val="22"/>
              <w:szCs w:val="22"/>
              <w:lang w:eastAsia="x-none"/>
            </w:rPr>
          </w:rPrChange>
        </w:rPr>
        <w:t xml:space="preserve">Perjanjian ini merupakan keseluruhan perjanjian dan pemahaman di antara </w:t>
      </w:r>
      <w:r w:rsidR="00A20015" w:rsidRPr="00922713">
        <w:rPr>
          <w:rFonts w:ascii="Arial" w:hAnsi="Arial" w:cs="Arial"/>
          <w:b/>
          <w:bCs/>
          <w:sz w:val="22"/>
          <w:szCs w:val="22"/>
          <w:lang w:eastAsia="x-none"/>
          <w:rPrChange w:id="3799" w:author="Syahrani Rachmawati Sadino" w:date="2025-01-31T14:35:00Z">
            <w:rPr>
              <w:rFonts w:asciiTheme="minorBidi" w:hAnsiTheme="minorBidi" w:cstheme="minorBidi"/>
              <w:b/>
              <w:bCs/>
              <w:sz w:val="22"/>
              <w:szCs w:val="22"/>
              <w:lang w:eastAsia="x-none"/>
            </w:rPr>
          </w:rPrChange>
        </w:rPr>
        <w:t>PARAH PIHAK</w:t>
      </w:r>
      <w:r w:rsidRPr="00922713">
        <w:rPr>
          <w:rFonts w:ascii="Arial" w:hAnsi="Arial" w:cs="Arial"/>
          <w:sz w:val="22"/>
          <w:szCs w:val="22"/>
          <w:lang w:eastAsia="x-none"/>
          <w:rPrChange w:id="3800" w:author="Syahrani Rachmawati Sadino" w:date="2025-01-31T14:35:00Z">
            <w:rPr>
              <w:rFonts w:asciiTheme="minorBidi" w:hAnsiTheme="minorBidi" w:cstheme="minorBidi"/>
              <w:sz w:val="22"/>
              <w:szCs w:val="22"/>
              <w:lang w:eastAsia="x-none"/>
            </w:rPr>
          </w:rPrChange>
        </w:rPr>
        <w:t xml:space="preserve"> yang berkaitan dengan pokok Perjanjian ini dan menggantikan perjanjian atau pemahaman sebelumnya, baik lisan maupun tertulis, yang berkaitan dengan pokok masalah Perjanjian. </w:t>
      </w:r>
      <w:r w:rsidR="00A20015" w:rsidRPr="00922713">
        <w:rPr>
          <w:rFonts w:ascii="Arial" w:hAnsi="Arial" w:cs="Arial"/>
          <w:b/>
          <w:bCs/>
          <w:sz w:val="22"/>
          <w:szCs w:val="22"/>
          <w:lang w:eastAsia="x-none"/>
          <w:rPrChange w:id="3801" w:author="Syahrani Rachmawati Sadino" w:date="2025-01-31T14:35:00Z">
            <w:rPr>
              <w:rFonts w:asciiTheme="minorBidi" w:hAnsiTheme="minorBidi" w:cstheme="minorBidi"/>
              <w:b/>
              <w:bCs/>
              <w:sz w:val="22"/>
              <w:szCs w:val="22"/>
              <w:lang w:eastAsia="x-none"/>
            </w:rPr>
          </w:rPrChange>
        </w:rPr>
        <w:t>PARAH PIHAK</w:t>
      </w:r>
      <w:r w:rsidRPr="00922713">
        <w:rPr>
          <w:rFonts w:ascii="Arial" w:hAnsi="Arial" w:cs="Arial"/>
          <w:sz w:val="22"/>
          <w:szCs w:val="22"/>
          <w:lang w:eastAsia="x-none"/>
          <w:rPrChange w:id="3802" w:author="Syahrani Rachmawati Sadino" w:date="2025-01-31T14:35:00Z">
            <w:rPr>
              <w:rFonts w:asciiTheme="minorBidi" w:hAnsiTheme="minorBidi" w:cstheme="minorBidi"/>
              <w:sz w:val="22"/>
              <w:szCs w:val="22"/>
              <w:lang w:eastAsia="x-none"/>
            </w:rPr>
          </w:rPrChange>
        </w:rPr>
        <w:t xml:space="preserve"> masing-masing menyatakan memiliki kapasitas hukum untuk melaksanakan Perjanjian ini dan melakukan kewajibannya dan telah memperoleh semua pendaftaran yang diperlukan dari pihak yang berwenang untuk melaksanakan kegiatan yang dimaksud di dalam Perjanjian ini.</w:t>
      </w:r>
    </w:p>
    <w:p w14:paraId="19D5ED47" w14:textId="77777777" w:rsidR="00927B37" w:rsidRPr="00922713" w:rsidRDefault="00927B37">
      <w:pPr>
        <w:spacing w:line="276" w:lineRule="auto"/>
        <w:ind w:left="450"/>
        <w:jc w:val="both"/>
        <w:rPr>
          <w:rFonts w:ascii="Arial" w:hAnsi="Arial" w:cs="Arial"/>
          <w:sz w:val="22"/>
          <w:szCs w:val="22"/>
          <w:lang w:eastAsia="x-none"/>
          <w:rPrChange w:id="3803" w:author="Syahrani Rachmawati Sadino" w:date="2025-01-31T14:35:00Z">
            <w:rPr>
              <w:rFonts w:asciiTheme="minorBidi" w:hAnsiTheme="minorBidi" w:cstheme="minorBidi"/>
              <w:sz w:val="22"/>
              <w:szCs w:val="22"/>
              <w:lang w:eastAsia="x-none"/>
            </w:rPr>
          </w:rPrChange>
        </w:rPr>
      </w:pPr>
    </w:p>
    <w:p w14:paraId="08A4FBD0" w14:textId="77777777" w:rsidR="001E317A" w:rsidRPr="00922713" w:rsidRDefault="001E317A">
      <w:pPr>
        <w:pStyle w:val="Heading8"/>
        <w:numPr>
          <w:ilvl w:val="0"/>
          <w:numId w:val="23"/>
        </w:numPr>
        <w:tabs>
          <w:tab w:val="left" w:pos="-720"/>
        </w:tabs>
        <w:spacing w:before="0" w:after="0" w:line="276" w:lineRule="auto"/>
        <w:ind w:left="426" w:hanging="426"/>
        <w:rPr>
          <w:rFonts w:cs="Arial"/>
          <w:sz w:val="22"/>
          <w:szCs w:val="22"/>
          <w:rPrChange w:id="3804" w:author="Syahrani Rachmawati Sadino" w:date="2025-01-31T14:35:00Z">
            <w:rPr>
              <w:rFonts w:asciiTheme="minorBidi" w:hAnsiTheme="minorBidi" w:cstheme="minorBidi"/>
              <w:sz w:val="22"/>
              <w:szCs w:val="22"/>
            </w:rPr>
          </w:rPrChange>
        </w:rPr>
      </w:pPr>
      <w:r w:rsidRPr="00922713">
        <w:rPr>
          <w:rFonts w:cs="Arial"/>
          <w:i w:val="0"/>
          <w:iCs/>
          <w:sz w:val="22"/>
          <w:szCs w:val="22"/>
          <w:u w:val="single"/>
          <w:rPrChange w:id="3805" w:author="Syahrani Rachmawati Sadino" w:date="2025-01-31T14:35:00Z">
            <w:rPr>
              <w:rFonts w:asciiTheme="minorBidi" w:hAnsiTheme="minorBidi" w:cstheme="minorBidi"/>
              <w:i w:val="0"/>
              <w:iCs/>
              <w:sz w:val="22"/>
              <w:szCs w:val="22"/>
              <w:u w:val="single"/>
            </w:rPr>
          </w:rPrChange>
        </w:rPr>
        <w:t>Batasan Tanggung Jawab</w:t>
      </w:r>
    </w:p>
    <w:p w14:paraId="3C5D1994" w14:textId="24AF2A6C" w:rsidR="001E317A" w:rsidRPr="00922713" w:rsidRDefault="001E317A">
      <w:pPr>
        <w:spacing w:line="276" w:lineRule="auto"/>
        <w:ind w:left="426"/>
        <w:jc w:val="both"/>
        <w:rPr>
          <w:rFonts w:ascii="Arial" w:hAnsi="Arial" w:cs="Arial"/>
          <w:sz w:val="22"/>
          <w:szCs w:val="22"/>
          <w:rPrChange w:id="3806" w:author="Syahrani Rachmawati Sadino" w:date="2025-01-31T14:35:00Z">
            <w:rPr>
              <w:rFonts w:asciiTheme="minorBidi" w:hAnsiTheme="minorBidi" w:cstheme="minorBidi"/>
              <w:sz w:val="22"/>
              <w:szCs w:val="22"/>
            </w:rPr>
          </w:rPrChange>
        </w:rPr>
      </w:pPr>
      <w:r w:rsidRPr="00922713">
        <w:rPr>
          <w:rFonts w:ascii="Arial" w:hAnsi="Arial" w:cs="Arial"/>
          <w:b/>
          <w:sz w:val="22"/>
          <w:szCs w:val="22"/>
          <w:rPrChange w:id="3807" w:author="Syahrani Rachmawati Sadino" w:date="2025-01-31T14:35:00Z">
            <w:rPr>
              <w:rFonts w:asciiTheme="minorBidi" w:hAnsiTheme="minorBidi" w:cstheme="minorBidi"/>
              <w:b/>
              <w:sz w:val="22"/>
              <w:szCs w:val="22"/>
            </w:rPr>
          </w:rPrChange>
        </w:rPr>
        <w:t>PIHAK PERTAMA</w:t>
      </w:r>
      <w:r w:rsidRPr="00922713">
        <w:rPr>
          <w:rFonts w:ascii="Arial" w:hAnsi="Arial" w:cs="Arial"/>
          <w:sz w:val="22"/>
          <w:szCs w:val="22"/>
          <w:rPrChange w:id="3808" w:author="Syahrani Rachmawati Sadino" w:date="2025-01-31T14:35:00Z">
            <w:rPr>
              <w:rFonts w:asciiTheme="minorBidi" w:hAnsiTheme="minorBidi" w:cstheme="minorBidi"/>
              <w:sz w:val="22"/>
              <w:szCs w:val="22"/>
            </w:rPr>
          </w:rPrChange>
        </w:rPr>
        <w:t xml:space="preserve"> tidak bertanggungjawab atas penyediaan fasilitas dan Pelayanan Kesehatan dari </w:t>
      </w:r>
      <w:r w:rsidRPr="00922713">
        <w:rPr>
          <w:rFonts w:ascii="Arial" w:hAnsi="Arial" w:cs="Arial"/>
          <w:b/>
          <w:sz w:val="22"/>
          <w:szCs w:val="22"/>
          <w:rPrChange w:id="3809" w:author="Syahrani Rachmawati Sadino" w:date="2025-01-31T14:35:00Z">
            <w:rPr>
              <w:rFonts w:asciiTheme="minorBidi" w:hAnsiTheme="minorBidi" w:cstheme="minorBidi"/>
              <w:b/>
              <w:sz w:val="22"/>
              <w:szCs w:val="22"/>
            </w:rPr>
          </w:rPrChange>
        </w:rPr>
        <w:t>PIHAK KEDUA</w:t>
      </w:r>
      <w:r w:rsidRPr="00922713">
        <w:rPr>
          <w:rFonts w:ascii="Arial" w:hAnsi="Arial" w:cs="Arial"/>
          <w:sz w:val="22"/>
          <w:szCs w:val="22"/>
          <w:rPrChange w:id="3810" w:author="Syahrani Rachmawati Sadino" w:date="2025-01-31T14:35:00Z">
            <w:rPr>
              <w:rFonts w:asciiTheme="minorBidi" w:hAnsiTheme="minorBidi" w:cstheme="minorBidi"/>
              <w:sz w:val="22"/>
              <w:szCs w:val="22"/>
            </w:rPr>
          </w:rPrChange>
        </w:rPr>
        <w:t xml:space="preserve"> kepada Peserta yang dilakukan secara tidak sah atau melanggar syarat ketentuan Perjanjian ini dan terhadap kerugian maupun tuntutan yang diajukan oleh Peserta </w:t>
      </w:r>
      <w:r w:rsidR="00E50CDC" w:rsidRPr="00922713">
        <w:rPr>
          <w:rFonts w:ascii="Arial" w:hAnsi="Arial" w:cs="Arial"/>
          <w:sz w:val="22"/>
          <w:szCs w:val="22"/>
          <w:rPrChange w:id="3811" w:author="Syahrani Rachmawati Sadino" w:date="2025-01-31T14:35:00Z">
            <w:rPr>
              <w:rFonts w:asciiTheme="minorBidi" w:hAnsiTheme="minorBidi" w:cstheme="minorBidi"/>
              <w:sz w:val="22"/>
              <w:szCs w:val="22"/>
            </w:rPr>
          </w:rPrChange>
        </w:rPr>
        <w:t>BRI Life</w:t>
      </w:r>
      <w:r w:rsidRPr="00922713">
        <w:rPr>
          <w:rFonts w:ascii="Arial" w:hAnsi="Arial" w:cs="Arial"/>
          <w:sz w:val="22"/>
          <w:szCs w:val="22"/>
          <w:rPrChange w:id="3812" w:author="Syahrani Rachmawati Sadino" w:date="2025-01-31T14:35:00Z">
            <w:rPr>
              <w:rFonts w:asciiTheme="minorBidi" w:hAnsiTheme="minorBidi" w:cstheme="minorBidi"/>
              <w:sz w:val="22"/>
              <w:szCs w:val="22"/>
            </w:rPr>
          </w:rPrChange>
        </w:rPr>
        <w:t xml:space="preserve"> kepada </w:t>
      </w:r>
      <w:r w:rsidRPr="00922713">
        <w:rPr>
          <w:rFonts w:ascii="Arial" w:hAnsi="Arial" w:cs="Arial"/>
          <w:b/>
          <w:sz w:val="22"/>
          <w:szCs w:val="22"/>
          <w:rPrChange w:id="3813" w:author="Syahrani Rachmawati Sadino" w:date="2025-01-31T14:35:00Z">
            <w:rPr>
              <w:rFonts w:asciiTheme="minorBidi" w:hAnsiTheme="minorBidi" w:cstheme="minorBidi"/>
              <w:b/>
              <w:sz w:val="22"/>
              <w:szCs w:val="22"/>
            </w:rPr>
          </w:rPrChange>
        </w:rPr>
        <w:t>PIHAK KEDUA</w:t>
      </w:r>
      <w:r w:rsidRPr="00922713">
        <w:rPr>
          <w:rFonts w:ascii="Arial" w:hAnsi="Arial" w:cs="Arial"/>
          <w:sz w:val="22"/>
          <w:szCs w:val="22"/>
          <w:rPrChange w:id="3814" w:author="Syahrani Rachmawati Sadino" w:date="2025-01-31T14:35:00Z">
            <w:rPr>
              <w:rFonts w:asciiTheme="minorBidi" w:hAnsiTheme="minorBidi" w:cstheme="minorBidi"/>
              <w:sz w:val="22"/>
              <w:szCs w:val="22"/>
            </w:rPr>
          </w:rPrChange>
        </w:rPr>
        <w:t xml:space="preserve"> yang disebabkan karena kesalahan atau pelanggaran yang dilakukan oleh </w:t>
      </w:r>
      <w:r w:rsidRPr="00922713">
        <w:rPr>
          <w:rFonts w:ascii="Arial" w:hAnsi="Arial" w:cs="Arial"/>
          <w:b/>
          <w:sz w:val="22"/>
          <w:szCs w:val="22"/>
          <w:rPrChange w:id="3815" w:author="Syahrani Rachmawati Sadino" w:date="2025-01-31T14:35:00Z">
            <w:rPr>
              <w:rFonts w:asciiTheme="minorBidi" w:hAnsiTheme="minorBidi" w:cstheme="minorBidi"/>
              <w:b/>
              <w:sz w:val="22"/>
              <w:szCs w:val="22"/>
            </w:rPr>
          </w:rPrChange>
        </w:rPr>
        <w:t xml:space="preserve">PIHAK KEDUA </w:t>
      </w:r>
      <w:r w:rsidRPr="00922713">
        <w:rPr>
          <w:rFonts w:ascii="Arial" w:hAnsi="Arial" w:cs="Arial"/>
          <w:sz w:val="22"/>
          <w:szCs w:val="22"/>
          <w:rPrChange w:id="3816" w:author="Syahrani Rachmawati Sadino" w:date="2025-01-31T14:35:00Z">
            <w:rPr>
              <w:rFonts w:asciiTheme="minorBidi" w:hAnsiTheme="minorBidi" w:cstheme="minorBidi"/>
              <w:sz w:val="22"/>
              <w:szCs w:val="22"/>
            </w:rPr>
          </w:rPrChange>
        </w:rPr>
        <w:t>dalam menjalankan tanggung jawab profesinya seperti, termasuk tetapi tidak terbatas pada, kesalahan dalam melakukan pemeriksaan dan pengobatan, kesalahan dalam memberikan indikasi medis atau kesalahan dalam</w:t>
      </w:r>
      <w:r w:rsidR="005D130D" w:rsidRPr="00922713">
        <w:rPr>
          <w:rFonts w:ascii="Arial" w:hAnsi="Arial" w:cs="Arial"/>
          <w:sz w:val="22"/>
          <w:szCs w:val="22"/>
          <w:rPrChange w:id="3817" w:author="Syahrani Rachmawati Sadino" w:date="2025-01-31T14:35:00Z">
            <w:rPr>
              <w:rFonts w:asciiTheme="minorBidi" w:hAnsiTheme="minorBidi" w:cstheme="minorBidi"/>
              <w:sz w:val="22"/>
              <w:szCs w:val="22"/>
            </w:rPr>
          </w:rPrChange>
        </w:rPr>
        <w:t xml:space="preserve"> </w:t>
      </w:r>
      <w:r w:rsidRPr="00922713">
        <w:rPr>
          <w:rFonts w:ascii="Arial" w:hAnsi="Arial" w:cs="Arial"/>
          <w:sz w:val="22"/>
          <w:szCs w:val="22"/>
          <w:rPrChange w:id="3818" w:author="Syahrani Rachmawati Sadino" w:date="2025-01-31T14:35:00Z">
            <w:rPr>
              <w:rFonts w:asciiTheme="minorBidi" w:hAnsiTheme="minorBidi" w:cstheme="minorBidi"/>
              <w:sz w:val="22"/>
              <w:szCs w:val="22"/>
            </w:rPr>
          </w:rPrChange>
        </w:rPr>
        <w:t xml:space="preserve">memberikan tindakan medis. </w:t>
      </w:r>
    </w:p>
    <w:p w14:paraId="595D0E6A" w14:textId="77777777" w:rsidR="005E54ED" w:rsidRPr="00922713" w:rsidRDefault="005E54ED">
      <w:pPr>
        <w:spacing w:line="276" w:lineRule="auto"/>
        <w:ind w:left="426" w:hanging="426"/>
        <w:jc w:val="both"/>
        <w:rPr>
          <w:rFonts w:ascii="Arial" w:hAnsi="Arial" w:cs="Arial"/>
          <w:sz w:val="22"/>
          <w:szCs w:val="22"/>
          <w:rPrChange w:id="3819" w:author="Syahrani Rachmawati Sadino" w:date="2025-01-31T14:35:00Z">
            <w:rPr>
              <w:rFonts w:asciiTheme="minorBidi" w:hAnsiTheme="minorBidi" w:cstheme="minorBidi"/>
              <w:sz w:val="22"/>
              <w:szCs w:val="22"/>
            </w:rPr>
          </w:rPrChange>
        </w:rPr>
      </w:pPr>
    </w:p>
    <w:p w14:paraId="61FED651" w14:textId="77777777" w:rsidR="001E317A" w:rsidRPr="00922713" w:rsidRDefault="001E317A">
      <w:pPr>
        <w:pStyle w:val="BodyTextIndent2"/>
        <w:numPr>
          <w:ilvl w:val="0"/>
          <w:numId w:val="23"/>
        </w:numPr>
        <w:spacing w:after="0" w:line="276" w:lineRule="auto"/>
        <w:ind w:left="426" w:hanging="426"/>
        <w:rPr>
          <w:rFonts w:ascii="Arial" w:hAnsi="Arial" w:cs="Arial"/>
          <w:sz w:val="22"/>
          <w:szCs w:val="22"/>
          <w:u w:val="single"/>
          <w:rPrChange w:id="3820" w:author="Syahrani Rachmawati Sadino" w:date="2025-01-31T14:35:00Z">
            <w:rPr>
              <w:rFonts w:asciiTheme="minorBidi" w:hAnsiTheme="minorBidi" w:cstheme="minorBidi"/>
              <w:sz w:val="22"/>
              <w:szCs w:val="22"/>
              <w:u w:val="single"/>
            </w:rPr>
          </w:rPrChange>
        </w:rPr>
      </w:pPr>
      <w:r w:rsidRPr="00922713">
        <w:rPr>
          <w:rFonts w:ascii="Arial" w:hAnsi="Arial" w:cs="Arial"/>
          <w:sz w:val="22"/>
          <w:szCs w:val="22"/>
          <w:u w:val="single"/>
          <w:rPrChange w:id="3821" w:author="Syahrani Rachmawati Sadino" w:date="2025-01-31T14:35:00Z">
            <w:rPr>
              <w:rFonts w:asciiTheme="minorBidi" w:hAnsiTheme="minorBidi" w:cstheme="minorBidi"/>
              <w:sz w:val="22"/>
              <w:szCs w:val="22"/>
              <w:u w:val="single"/>
            </w:rPr>
          </w:rPrChange>
        </w:rPr>
        <w:t xml:space="preserve">Hukum Yang </w:t>
      </w:r>
      <w:proofErr w:type="spellStart"/>
      <w:r w:rsidRPr="00922713">
        <w:rPr>
          <w:rFonts w:ascii="Arial" w:hAnsi="Arial" w:cs="Arial"/>
          <w:sz w:val="22"/>
          <w:szCs w:val="22"/>
          <w:u w:val="single"/>
          <w:rPrChange w:id="3822" w:author="Syahrani Rachmawati Sadino" w:date="2025-01-31T14:35:00Z">
            <w:rPr>
              <w:rFonts w:asciiTheme="minorBidi" w:hAnsiTheme="minorBidi" w:cstheme="minorBidi"/>
              <w:sz w:val="22"/>
              <w:szCs w:val="22"/>
              <w:u w:val="single"/>
            </w:rPr>
          </w:rPrChange>
        </w:rPr>
        <w:t>Berlaku</w:t>
      </w:r>
      <w:proofErr w:type="spellEnd"/>
    </w:p>
    <w:p w14:paraId="0870CB27" w14:textId="77777777" w:rsidR="005E54ED" w:rsidRPr="00922713" w:rsidRDefault="001E317A">
      <w:pPr>
        <w:pStyle w:val="BodyTextIndent2"/>
        <w:spacing w:after="0" w:line="276" w:lineRule="auto"/>
        <w:ind w:left="426"/>
        <w:rPr>
          <w:rFonts w:ascii="Arial" w:hAnsi="Arial" w:cs="Arial"/>
          <w:sz w:val="22"/>
          <w:szCs w:val="22"/>
          <w:rPrChange w:id="3823" w:author="Syahrani Rachmawati Sadino" w:date="2025-01-31T14:35:00Z">
            <w:rPr>
              <w:rFonts w:asciiTheme="minorBidi" w:hAnsiTheme="minorBidi" w:cstheme="minorBidi"/>
              <w:sz w:val="22"/>
              <w:szCs w:val="22"/>
            </w:rPr>
          </w:rPrChange>
        </w:rPr>
      </w:pPr>
      <w:r w:rsidRPr="00922713">
        <w:rPr>
          <w:rFonts w:ascii="Arial" w:hAnsi="Arial" w:cs="Arial"/>
          <w:sz w:val="22"/>
          <w:szCs w:val="22"/>
          <w:rPrChange w:id="3824" w:author="Syahrani Rachmawati Sadino" w:date="2025-01-31T14:35:00Z">
            <w:rPr>
              <w:rFonts w:asciiTheme="minorBidi" w:hAnsiTheme="minorBidi" w:cstheme="minorBidi"/>
              <w:sz w:val="22"/>
              <w:szCs w:val="22"/>
            </w:rPr>
          </w:rPrChange>
        </w:rPr>
        <w:tab/>
      </w:r>
      <w:proofErr w:type="spellStart"/>
      <w:r w:rsidRPr="00922713">
        <w:rPr>
          <w:rFonts w:ascii="Arial" w:hAnsi="Arial" w:cs="Arial"/>
          <w:sz w:val="22"/>
          <w:szCs w:val="22"/>
          <w:rPrChange w:id="3825" w:author="Syahrani Rachmawati Sadino" w:date="2025-01-31T14:35:00Z">
            <w:rPr>
              <w:rFonts w:asciiTheme="minorBidi" w:hAnsiTheme="minorBidi" w:cstheme="minorBidi"/>
              <w:sz w:val="22"/>
              <w:szCs w:val="22"/>
            </w:rPr>
          </w:rPrChange>
        </w:rPr>
        <w:t>Interpretasi</w:t>
      </w:r>
      <w:proofErr w:type="spellEnd"/>
      <w:r w:rsidRPr="00922713">
        <w:rPr>
          <w:rFonts w:ascii="Arial" w:hAnsi="Arial" w:cs="Arial"/>
          <w:sz w:val="22"/>
          <w:szCs w:val="22"/>
          <w:rPrChange w:id="3826" w:author="Syahrani Rachmawati Sadino" w:date="2025-01-31T14:35:00Z">
            <w:rPr>
              <w:rFonts w:asciiTheme="minorBidi" w:hAnsiTheme="minorBidi" w:cstheme="minorBidi"/>
              <w:sz w:val="22"/>
              <w:szCs w:val="22"/>
            </w:rPr>
          </w:rPrChange>
        </w:rPr>
        <w:t xml:space="preserve"> dan </w:t>
      </w:r>
      <w:proofErr w:type="spellStart"/>
      <w:r w:rsidRPr="00922713">
        <w:rPr>
          <w:rFonts w:ascii="Arial" w:hAnsi="Arial" w:cs="Arial"/>
          <w:sz w:val="22"/>
          <w:szCs w:val="22"/>
          <w:rPrChange w:id="3827" w:author="Syahrani Rachmawati Sadino" w:date="2025-01-31T14:35:00Z">
            <w:rPr>
              <w:rFonts w:asciiTheme="minorBidi" w:hAnsiTheme="minorBidi" w:cstheme="minorBidi"/>
              <w:sz w:val="22"/>
              <w:szCs w:val="22"/>
            </w:rPr>
          </w:rPrChange>
        </w:rPr>
        <w:t>pelaksanaan</w:t>
      </w:r>
      <w:proofErr w:type="spellEnd"/>
      <w:r w:rsidRPr="00922713">
        <w:rPr>
          <w:rFonts w:ascii="Arial" w:hAnsi="Arial" w:cs="Arial"/>
          <w:sz w:val="22"/>
          <w:szCs w:val="22"/>
          <w:rPrChange w:id="382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829" w:author="Syahrani Rachmawati Sadino" w:date="2025-01-31T14:35:00Z">
            <w:rPr>
              <w:rFonts w:asciiTheme="minorBidi" w:hAnsiTheme="minorBidi" w:cstheme="minorBidi"/>
              <w:sz w:val="22"/>
              <w:szCs w:val="22"/>
            </w:rPr>
          </w:rPrChange>
        </w:rPr>
        <w:t>dari</w:t>
      </w:r>
      <w:proofErr w:type="spellEnd"/>
      <w:r w:rsidRPr="00922713">
        <w:rPr>
          <w:rFonts w:ascii="Arial" w:hAnsi="Arial" w:cs="Arial"/>
          <w:sz w:val="22"/>
          <w:szCs w:val="22"/>
          <w:rPrChange w:id="383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831" w:author="Syahrani Rachmawati Sadino" w:date="2025-01-31T14:35:00Z">
            <w:rPr>
              <w:rFonts w:asciiTheme="minorBidi" w:hAnsiTheme="minorBidi" w:cstheme="minorBidi"/>
              <w:sz w:val="22"/>
              <w:szCs w:val="22"/>
            </w:rPr>
          </w:rPrChange>
        </w:rPr>
        <w:t>syarat</w:t>
      </w:r>
      <w:proofErr w:type="spellEnd"/>
      <w:r w:rsidRPr="00922713">
        <w:rPr>
          <w:rFonts w:ascii="Arial" w:hAnsi="Arial" w:cs="Arial"/>
          <w:sz w:val="22"/>
          <w:szCs w:val="22"/>
          <w:rPrChange w:id="3832" w:author="Syahrani Rachmawati Sadino" w:date="2025-01-31T14:35:00Z">
            <w:rPr>
              <w:rFonts w:asciiTheme="minorBidi" w:hAnsiTheme="minorBidi" w:cstheme="minorBidi"/>
              <w:sz w:val="22"/>
              <w:szCs w:val="22"/>
            </w:rPr>
          </w:rPrChange>
        </w:rPr>
        <w:t xml:space="preserve"> dan </w:t>
      </w:r>
      <w:proofErr w:type="spellStart"/>
      <w:r w:rsidRPr="00922713">
        <w:rPr>
          <w:rFonts w:ascii="Arial" w:hAnsi="Arial" w:cs="Arial"/>
          <w:sz w:val="22"/>
          <w:szCs w:val="22"/>
          <w:rPrChange w:id="3833" w:author="Syahrani Rachmawati Sadino" w:date="2025-01-31T14:35:00Z">
            <w:rPr>
              <w:rFonts w:asciiTheme="minorBidi" w:hAnsiTheme="minorBidi" w:cstheme="minorBidi"/>
              <w:sz w:val="22"/>
              <w:szCs w:val="22"/>
            </w:rPr>
          </w:rPrChange>
        </w:rPr>
        <w:t>ketentuan</w:t>
      </w:r>
      <w:proofErr w:type="spellEnd"/>
      <w:r w:rsidRPr="00922713">
        <w:rPr>
          <w:rFonts w:ascii="Arial" w:hAnsi="Arial" w:cs="Arial"/>
          <w:sz w:val="22"/>
          <w:szCs w:val="22"/>
          <w:rPrChange w:id="383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835" w:author="Syahrani Rachmawati Sadino" w:date="2025-01-31T14:35:00Z">
            <w:rPr>
              <w:rFonts w:asciiTheme="minorBidi" w:hAnsiTheme="minorBidi" w:cstheme="minorBidi"/>
              <w:sz w:val="22"/>
              <w:szCs w:val="22"/>
            </w:rPr>
          </w:rPrChange>
        </w:rPr>
        <w:t>dalam</w:t>
      </w:r>
      <w:proofErr w:type="spellEnd"/>
      <w:r w:rsidRPr="00922713">
        <w:rPr>
          <w:rFonts w:ascii="Arial" w:hAnsi="Arial" w:cs="Arial"/>
          <w:sz w:val="22"/>
          <w:szCs w:val="22"/>
          <w:rPrChange w:id="383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837" w:author="Syahrani Rachmawati Sadino" w:date="2025-01-31T14:35:00Z">
            <w:rPr>
              <w:rFonts w:asciiTheme="minorBidi" w:hAnsiTheme="minorBidi" w:cstheme="minorBidi"/>
              <w:sz w:val="22"/>
              <w:szCs w:val="22"/>
            </w:rPr>
          </w:rPrChange>
        </w:rPr>
        <w:t>Perjanjian</w:t>
      </w:r>
      <w:proofErr w:type="spellEnd"/>
      <w:r w:rsidRPr="00922713">
        <w:rPr>
          <w:rFonts w:ascii="Arial" w:hAnsi="Arial" w:cs="Arial"/>
          <w:sz w:val="22"/>
          <w:szCs w:val="22"/>
          <w:rPrChange w:id="383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839" w:author="Syahrani Rachmawati Sadino" w:date="2025-01-31T14:35:00Z">
            <w:rPr>
              <w:rFonts w:asciiTheme="minorBidi" w:hAnsiTheme="minorBidi" w:cstheme="minorBidi"/>
              <w:sz w:val="22"/>
              <w:szCs w:val="22"/>
            </w:rPr>
          </w:rPrChange>
        </w:rPr>
        <w:t>ini</w:t>
      </w:r>
      <w:proofErr w:type="spellEnd"/>
      <w:r w:rsidRPr="00922713">
        <w:rPr>
          <w:rFonts w:ascii="Arial" w:hAnsi="Arial" w:cs="Arial"/>
          <w:sz w:val="22"/>
          <w:szCs w:val="22"/>
          <w:rPrChange w:id="384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841" w:author="Syahrani Rachmawati Sadino" w:date="2025-01-31T14:35:00Z">
            <w:rPr>
              <w:rFonts w:asciiTheme="minorBidi" w:hAnsiTheme="minorBidi" w:cstheme="minorBidi"/>
              <w:sz w:val="22"/>
              <w:szCs w:val="22"/>
            </w:rPr>
          </w:rPrChange>
        </w:rPr>
        <w:t>adalah</w:t>
      </w:r>
      <w:proofErr w:type="spellEnd"/>
      <w:r w:rsidRPr="00922713">
        <w:rPr>
          <w:rFonts w:ascii="Arial" w:hAnsi="Arial" w:cs="Arial"/>
          <w:sz w:val="22"/>
          <w:szCs w:val="22"/>
          <w:rPrChange w:id="384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843" w:author="Syahrani Rachmawati Sadino" w:date="2025-01-31T14:35:00Z">
            <w:rPr>
              <w:rFonts w:asciiTheme="minorBidi" w:hAnsiTheme="minorBidi" w:cstheme="minorBidi"/>
              <w:sz w:val="22"/>
              <w:szCs w:val="22"/>
            </w:rPr>
          </w:rPrChange>
        </w:rPr>
        <w:t>menurut</w:t>
      </w:r>
      <w:proofErr w:type="spellEnd"/>
      <w:r w:rsidRPr="00922713">
        <w:rPr>
          <w:rFonts w:ascii="Arial" w:hAnsi="Arial" w:cs="Arial"/>
          <w:sz w:val="22"/>
          <w:szCs w:val="22"/>
          <w:rPrChange w:id="384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845" w:author="Syahrani Rachmawati Sadino" w:date="2025-01-31T14:35:00Z">
            <w:rPr>
              <w:rFonts w:asciiTheme="minorBidi" w:hAnsiTheme="minorBidi" w:cstheme="minorBidi"/>
              <w:sz w:val="22"/>
              <w:szCs w:val="22"/>
            </w:rPr>
          </w:rPrChange>
        </w:rPr>
        <w:t>hukum</w:t>
      </w:r>
      <w:proofErr w:type="spellEnd"/>
      <w:r w:rsidRPr="00922713">
        <w:rPr>
          <w:rFonts w:ascii="Arial" w:hAnsi="Arial" w:cs="Arial"/>
          <w:sz w:val="22"/>
          <w:szCs w:val="22"/>
          <w:rPrChange w:id="3846" w:author="Syahrani Rachmawati Sadino" w:date="2025-01-31T14:35:00Z">
            <w:rPr>
              <w:rFonts w:asciiTheme="minorBidi" w:hAnsiTheme="minorBidi" w:cstheme="minorBidi"/>
              <w:sz w:val="22"/>
              <w:szCs w:val="22"/>
            </w:rPr>
          </w:rPrChange>
        </w:rPr>
        <w:t xml:space="preserve"> </w:t>
      </w:r>
      <w:r w:rsidRPr="00922713">
        <w:rPr>
          <w:rFonts w:ascii="Arial" w:hAnsi="Arial" w:cs="Arial"/>
          <w:sz w:val="22"/>
          <w:szCs w:val="22"/>
          <w:lang w:val="sv-SE"/>
          <w:rPrChange w:id="3847" w:author="Syahrani Rachmawati Sadino" w:date="2025-01-31T14:35:00Z">
            <w:rPr>
              <w:rFonts w:asciiTheme="minorBidi" w:hAnsiTheme="minorBidi" w:cstheme="minorBidi"/>
              <w:sz w:val="22"/>
              <w:szCs w:val="22"/>
              <w:lang w:val="sv-SE"/>
            </w:rPr>
          </w:rPrChange>
        </w:rPr>
        <w:t xml:space="preserve">Negara Kesatuan </w:t>
      </w:r>
      <w:r w:rsidRPr="00922713">
        <w:rPr>
          <w:rFonts w:ascii="Arial" w:hAnsi="Arial" w:cs="Arial"/>
          <w:sz w:val="22"/>
          <w:szCs w:val="22"/>
          <w:rPrChange w:id="3848" w:author="Syahrani Rachmawati Sadino" w:date="2025-01-31T14:35:00Z">
            <w:rPr>
              <w:rFonts w:asciiTheme="minorBidi" w:hAnsiTheme="minorBidi" w:cstheme="minorBidi"/>
              <w:sz w:val="22"/>
              <w:szCs w:val="22"/>
            </w:rPr>
          </w:rPrChange>
        </w:rPr>
        <w:t>Republik Indonesia.</w:t>
      </w:r>
    </w:p>
    <w:p w14:paraId="6A2E55F5" w14:textId="30EF0872" w:rsidR="00070054" w:rsidRPr="00922713" w:rsidDel="00125728" w:rsidRDefault="00070054">
      <w:pPr>
        <w:spacing w:line="276" w:lineRule="auto"/>
        <w:rPr>
          <w:del w:id="3849" w:author="Syahrani Rachmawati Sadino" w:date="2025-01-31T16:25:00Z"/>
          <w:rFonts w:ascii="Arial" w:eastAsia="MS Gothic" w:hAnsi="Arial" w:cs="Arial"/>
          <w:noProof w:val="0"/>
          <w:snapToGrid w:val="0"/>
          <w:color w:val="000000"/>
          <w:sz w:val="22"/>
          <w:szCs w:val="22"/>
          <w:lang w:val="x-none" w:eastAsia="x-none"/>
          <w:rPrChange w:id="3850" w:author="Syahrani Rachmawati Sadino" w:date="2025-01-31T14:35:00Z">
            <w:rPr>
              <w:del w:id="3851" w:author="Syahrani Rachmawati Sadino" w:date="2025-01-31T16:25:00Z"/>
              <w:rFonts w:asciiTheme="minorBidi" w:eastAsia="MS Gothic" w:hAnsiTheme="minorBidi" w:cstheme="minorBidi"/>
              <w:noProof w:val="0"/>
              <w:snapToGrid w:val="0"/>
              <w:color w:val="000000"/>
              <w:sz w:val="22"/>
              <w:szCs w:val="22"/>
              <w:lang w:val="x-none" w:eastAsia="x-none"/>
            </w:rPr>
          </w:rPrChange>
        </w:rPr>
        <w:pPrChange w:id="3852" w:author="Syahrani Rachmawati Sadino" w:date="2025-01-31T15:00:00Z">
          <w:pPr/>
        </w:pPrChange>
      </w:pPr>
      <w:del w:id="3853" w:author="Syahrani Rachmawati Sadino" w:date="2025-01-31T16:25:00Z">
        <w:r w:rsidRPr="00922713" w:rsidDel="00125728">
          <w:rPr>
            <w:rFonts w:ascii="Arial" w:hAnsi="Arial" w:cs="Arial"/>
            <w:sz w:val="22"/>
            <w:szCs w:val="22"/>
            <w:lang w:val="sv-SE"/>
            <w:rPrChange w:id="3854" w:author="Syahrani Rachmawati Sadino" w:date="2025-01-31T14:35:00Z">
              <w:rPr>
                <w:rFonts w:asciiTheme="minorBidi" w:hAnsiTheme="minorBidi" w:cstheme="minorBidi"/>
                <w:sz w:val="22"/>
                <w:szCs w:val="22"/>
                <w:lang w:val="sv-SE"/>
              </w:rPr>
            </w:rPrChange>
          </w:rPr>
          <w:br w:type="page"/>
        </w:r>
      </w:del>
    </w:p>
    <w:p w14:paraId="5D23BB3A" w14:textId="77777777" w:rsidR="005E54ED" w:rsidRPr="00922713" w:rsidRDefault="005E54ED">
      <w:pPr>
        <w:spacing w:line="276" w:lineRule="auto"/>
        <w:rPr>
          <w:rPrChange w:id="3855" w:author="Syahrani Rachmawati Sadino" w:date="2025-01-31T14:35:00Z">
            <w:rPr>
              <w:rFonts w:asciiTheme="minorBidi" w:hAnsiTheme="minorBidi" w:cstheme="minorBidi"/>
              <w:sz w:val="22"/>
              <w:szCs w:val="22"/>
            </w:rPr>
          </w:rPrChange>
        </w:rPr>
        <w:pPrChange w:id="3856" w:author="Syahrani Rachmawati Sadino" w:date="2025-01-31T16:25:00Z">
          <w:pPr>
            <w:pStyle w:val="BodyTextIndent2"/>
            <w:tabs>
              <w:tab w:val="clear" w:pos="1080"/>
            </w:tabs>
            <w:spacing w:after="0" w:line="276" w:lineRule="auto"/>
            <w:ind w:left="0" w:firstLine="0"/>
          </w:pPr>
        </w:pPrChange>
      </w:pPr>
    </w:p>
    <w:p w14:paraId="0EA47A17" w14:textId="77777777" w:rsidR="005E54ED" w:rsidRPr="00922713" w:rsidRDefault="005E54ED">
      <w:pPr>
        <w:pStyle w:val="BodyTextIndent2"/>
        <w:tabs>
          <w:tab w:val="clear" w:pos="1080"/>
        </w:tabs>
        <w:spacing w:after="0" w:line="276" w:lineRule="auto"/>
        <w:ind w:left="0" w:firstLine="0"/>
        <w:rPr>
          <w:rFonts w:ascii="Arial" w:hAnsi="Arial" w:cs="Arial"/>
          <w:sz w:val="22"/>
          <w:szCs w:val="22"/>
          <w:rPrChange w:id="3857" w:author="Syahrani Rachmawati Sadino" w:date="2025-01-31T14:35:00Z">
            <w:rPr>
              <w:rFonts w:asciiTheme="minorBidi" w:hAnsiTheme="minorBidi" w:cstheme="minorBidi"/>
              <w:sz w:val="22"/>
              <w:szCs w:val="22"/>
            </w:rPr>
          </w:rPrChange>
        </w:rPr>
      </w:pPr>
    </w:p>
    <w:p w14:paraId="56EC6EEA" w14:textId="167F66C8" w:rsidR="005E54ED" w:rsidRPr="00922713" w:rsidRDefault="005E54ED">
      <w:pPr>
        <w:pStyle w:val="BodyText"/>
        <w:numPr>
          <w:ilvl w:val="0"/>
          <w:numId w:val="0"/>
        </w:numPr>
        <w:spacing w:after="0" w:line="276" w:lineRule="auto"/>
        <w:rPr>
          <w:rFonts w:ascii="Arial" w:hAnsi="Arial" w:cs="Arial"/>
          <w:sz w:val="22"/>
          <w:szCs w:val="22"/>
          <w:rPrChange w:id="3858" w:author="Syahrani Rachmawati Sadino" w:date="2025-01-31T14:35:00Z">
            <w:rPr>
              <w:rFonts w:asciiTheme="minorBidi" w:hAnsiTheme="minorBidi" w:cstheme="minorBidi"/>
              <w:sz w:val="22"/>
              <w:szCs w:val="22"/>
            </w:rPr>
          </w:rPrChange>
        </w:rPr>
      </w:pPr>
      <w:proofErr w:type="spellStart"/>
      <w:r w:rsidRPr="00922713">
        <w:rPr>
          <w:rFonts w:ascii="Arial" w:hAnsi="Arial" w:cs="Arial"/>
          <w:sz w:val="22"/>
          <w:szCs w:val="22"/>
          <w:rPrChange w:id="3859" w:author="Syahrani Rachmawati Sadino" w:date="2025-01-31T14:35:00Z">
            <w:rPr>
              <w:rFonts w:asciiTheme="minorBidi" w:hAnsiTheme="minorBidi" w:cstheme="minorBidi"/>
              <w:sz w:val="22"/>
              <w:szCs w:val="22"/>
            </w:rPr>
          </w:rPrChange>
        </w:rPr>
        <w:lastRenderedPageBreak/>
        <w:t>Demikianlah</w:t>
      </w:r>
      <w:proofErr w:type="spellEnd"/>
      <w:r w:rsidRPr="00922713">
        <w:rPr>
          <w:rFonts w:ascii="Arial" w:hAnsi="Arial" w:cs="Arial"/>
          <w:sz w:val="22"/>
          <w:szCs w:val="22"/>
          <w:rPrChange w:id="386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861" w:author="Syahrani Rachmawati Sadino" w:date="2025-01-31T14:35:00Z">
            <w:rPr>
              <w:rFonts w:asciiTheme="minorBidi" w:hAnsiTheme="minorBidi" w:cstheme="minorBidi"/>
              <w:sz w:val="22"/>
              <w:szCs w:val="22"/>
            </w:rPr>
          </w:rPrChange>
        </w:rPr>
        <w:t>Perjanjian</w:t>
      </w:r>
      <w:proofErr w:type="spellEnd"/>
      <w:r w:rsidRPr="00922713">
        <w:rPr>
          <w:rFonts w:ascii="Arial" w:hAnsi="Arial" w:cs="Arial"/>
          <w:sz w:val="22"/>
          <w:szCs w:val="22"/>
          <w:rPrChange w:id="386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863" w:author="Syahrani Rachmawati Sadino" w:date="2025-01-31T14:35:00Z">
            <w:rPr>
              <w:rFonts w:asciiTheme="minorBidi" w:hAnsiTheme="minorBidi" w:cstheme="minorBidi"/>
              <w:sz w:val="22"/>
              <w:szCs w:val="22"/>
            </w:rPr>
          </w:rPrChange>
        </w:rPr>
        <w:t>ini</w:t>
      </w:r>
      <w:proofErr w:type="spellEnd"/>
      <w:r w:rsidRPr="00922713">
        <w:rPr>
          <w:rFonts w:ascii="Arial" w:hAnsi="Arial" w:cs="Arial"/>
          <w:sz w:val="22"/>
          <w:szCs w:val="22"/>
          <w:rPrChange w:id="386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865" w:author="Syahrani Rachmawati Sadino" w:date="2025-01-31T14:35:00Z">
            <w:rPr>
              <w:rFonts w:asciiTheme="minorBidi" w:hAnsiTheme="minorBidi" w:cstheme="minorBidi"/>
              <w:sz w:val="22"/>
              <w:szCs w:val="22"/>
            </w:rPr>
          </w:rPrChange>
        </w:rPr>
        <w:t>dibuat</w:t>
      </w:r>
      <w:proofErr w:type="spellEnd"/>
      <w:r w:rsidRPr="00922713">
        <w:rPr>
          <w:rFonts w:ascii="Arial" w:hAnsi="Arial" w:cs="Arial"/>
          <w:sz w:val="22"/>
          <w:szCs w:val="22"/>
          <w:rPrChange w:id="386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867" w:author="Syahrani Rachmawati Sadino" w:date="2025-01-31T14:35:00Z">
            <w:rPr>
              <w:rFonts w:asciiTheme="minorBidi" w:hAnsiTheme="minorBidi" w:cstheme="minorBidi"/>
              <w:sz w:val="22"/>
              <w:szCs w:val="22"/>
            </w:rPr>
          </w:rPrChange>
        </w:rPr>
        <w:t>dalam</w:t>
      </w:r>
      <w:proofErr w:type="spellEnd"/>
      <w:r w:rsidRPr="00922713">
        <w:rPr>
          <w:rFonts w:ascii="Arial" w:hAnsi="Arial" w:cs="Arial"/>
          <w:sz w:val="22"/>
          <w:szCs w:val="22"/>
          <w:rPrChange w:id="386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869" w:author="Syahrani Rachmawati Sadino" w:date="2025-01-31T14:35:00Z">
            <w:rPr>
              <w:rFonts w:asciiTheme="minorBidi" w:hAnsiTheme="minorBidi" w:cstheme="minorBidi"/>
              <w:sz w:val="22"/>
              <w:szCs w:val="22"/>
            </w:rPr>
          </w:rPrChange>
        </w:rPr>
        <w:t>rangkap</w:t>
      </w:r>
      <w:proofErr w:type="spellEnd"/>
      <w:r w:rsidRPr="00922713">
        <w:rPr>
          <w:rFonts w:ascii="Arial" w:hAnsi="Arial" w:cs="Arial"/>
          <w:sz w:val="22"/>
          <w:szCs w:val="22"/>
          <w:rPrChange w:id="3870" w:author="Syahrani Rachmawati Sadino" w:date="2025-01-31T14:35:00Z">
            <w:rPr>
              <w:rFonts w:asciiTheme="minorBidi" w:hAnsiTheme="minorBidi" w:cstheme="minorBidi"/>
              <w:sz w:val="22"/>
              <w:szCs w:val="22"/>
            </w:rPr>
          </w:rPrChange>
        </w:rPr>
        <w:t xml:space="preserve"> 2 (dua), </w:t>
      </w:r>
      <w:proofErr w:type="spellStart"/>
      <w:r w:rsidRPr="00922713">
        <w:rPr>
          <w:rFonts w:ascii="Arial" w:hAnsi="Arial" w:cs="Arial"/>
          <w:sz w:val="22"/>
          <w:szCs w:val="22"/>
          <w:rPrChange w:id="3871" w:author="Syahrani Rachmawati Sadino" w:date="2025-01-31T14:35:00Z">
            <w:rPr>
              <w:rFonts w:asciiTheme="minorBidi" w:hAnsiTheme="minorBidi" w:cstheme="minorBidi"/>
              <w:sz w:val="22"/>
              <w:szCs w:val="22"/>
            </w:rPr>
          </w:rPrChange>
        </w:rPr>
        <w:t>asli</w:t>
      </w:r>
      <w:proofErr w:type="spellEnd"/>
      <w:r w:rsidRPr="00922713">
        <w:rPr>
          <w:rFonts w:ascii="Arial" w:hAnsi="Arial" w:cs="Arial"/>
          <w:sz w:val="22"/>
          <w:szCs w:val="22"/>
          <w:rPrChange w:id="3872" w:author="Syahrani Rachmawati Sadino" w:date="2025-01-31T14:35:00Z">
            <w:rPr>
              <w:rFonts w:asciiTheme="minorBidi" w:hAnsiTheme="minorBidi" w:cstheme="minorBidi"/>
              <w:sz w:val="22"/>
              <w:szCs w:val="22"/>
            </w:rPr>
          </w:rPrChange>
        </w:rPr>
        <w:t xml:space="preserve"> masing-masing </w:t>
      </w:r>
      <w:proofErr w:type="spellStart"/>
      <w:r w:rsidRPr="00922713">
        <w:rPr>
          <w:rFonts w:ascii="Arial" w:hAnsi="Arial" w:cs="Arial"/>
          <w:sz w:val="22"/>
          <w:szCs w:val="22"/>
          <w:rPrChange w:id="3873" w:author="Syahrani Rachmawati Sadino" w:date="2025-01-31T14:35:00Z">
            <w:rPr>
              <w:rFonts w:asciiTheme="minorBidi" w:hAnsiTheme="minorBidi" w:cstheme="minorBidi"/>
              <w:sz w:val="22"/>
              <w:szCs w:val="22"/>
            </w:rPr>
          </w:rPrChange>
        </w:rPr>
        <w:t>sama</w:t>
      </w:r>
      <w:proofErr w:type="spellEnd"/>
      <w:r w:rsidRPr="00922713">
        <w:rPr>
          <w:rFonts w:ascii="Arial" w:hAnsi="Arial" w:cs="Arial"/>
          <w:sz w:val="22"/>
          <w:szCs w:val="22"/>
          <w:rPrChange w:id="387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875" w:author="Syahrani Rachmawati Sadino" w:date="2025-01-31T14:35:00Z">
            <w:rPr>
              <w:rFonts w:asciiTheme="minorBidi" w:hAnsiTheme="minorBidi" w:cstheme="minorBidi"/>
              <w:sz w:val="22"/>
              <w:szCs w:val="22"/>
            </w:rPr>
          </w:rPrChange>
        </w:rPr>
        <w:t>bunyinya</w:t>
      </w:r>
      <w:proofErr w:type="spellEnd"/>
      <w:r w:rsidRPr="00922713">
        <w:rPr>
          <w:rFonts w:ascii="Arial" w:hAnsi="Arial" w:cs="Arial"/>
          <w:sz w:val="22"/>
          <w:szCs w:val="22"/>
          <w:rPrChange w:id="3876" w:author="Syahrani Rachmawati Sadino" w:date="2025-01-31T14:35:00Z">
            <w:rPr>
              <w:rFonts w:asciiTheme="minorBidi" w:hAnsiTheme="minorBidi" w:cstheme="minorBidi"/>
              <w:sz w:val="22"/>
              <w:szCs w:val="22"/>
            </w:rPr>
          </w:rPrChange>
        </w:rPr>
        <w:t xml:space="preserve"> di </w:t>
      </w:r>
      <w:proofErr w:type="spellStart"/>
      <w:r w:rsidRPr="00922713">
        <w:rPr>
          <w:rFonts w:ascii="Arial" w:hAnsi="Arial" w:cs="Arial"/>
          <w:sz w:val="22"/>
          <w:szCs w:val="22"/>
          <w:rPrChange w:id="3877" w:author="Syahrani Rachmawati Sadino" w:date="2025-01-31T14:35:00Z">
            <w:rPr>
              <w:rFonts w:asciiTheme="minorBidi" w:hAnsiTheme="minorBidi" w:cstheme="minorBidi"/>
              <w:sz w:val="22"/>
              <w:szCs w:val="22"/>
            </w:rPr>
          </w:rPrChange>
        </w:rPr>
        <w:t>atas</w:t>
      </w:r>
      <w:proofErr w:type="spellEnd"/>
      <w:r w:rsidRPr="00922713">
        <w:rPr>
          <w:rFonts w:ascii="Arial" w:hAnsi="Arial" w:cs="Arial"/>
          <w:sz w:val="22"/>
          <w:szCs w:val="22"/>
          <w:rPrChange w:id="387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879" w:author="Syahrani Rachmawati Sadino" w:date="2025-01-31T14:35:00Z">
            <w:rPr>
              <w:rFonts w:asciiTheme="minorBidi" w:hAnsiTheme="minorBidi" w:cstheme="minorBidi"/>
              <w:sz w:val="22"/>
              <w:szCs w:val="22"/>
            </w:rPr>
          </w:rPrChange>
        </w:rPr>
        <w:t>kertas</w:t>
      </w:r>
      <w:proofErr w:type="spellEnd"/>
      <w:r w:rsidRPr="00922713">
        <w:rPr>
          <w:rFonts w:ascii="Arial" w:hAnsi="Arial" w:cs="Arial"/>
          <w:sz w:val="22"/>
          <w:szCs w:val="22"/>
          <w:rPrChange w:id="388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881" w:author="Syahrani Rachmawati Sadino" w:date="2025-01-31T14:35:00Z">
            <w:rPr>
              <w:rFonts w:asciiTheme="minorBidi" w:hAnsiTheme="minorBidi" w:cstheme="minorBidi"/>
              <w:sz w:val="22"/>
              <w:szCs w:val="22"/>
            </w:rPr>
          </w:rPrChange>
        </w:rPr>
        <w:t>bermeterai</w:t>
      </w:r>
      <w:proofErr w:type="spellEnd"/>
      <w:r w:rsidRPr="00922713">
        <w:rPr>
          <w:rFonts w:ascii="Arial" w:hAnsi="Arial" w:cs="Arial"/>
          <w:sz w:val="22"/>
          <w:szCs w:val="22"/>
          <w:rPrChange w:id="388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883" w:author="Syahrani Rachmawati Sadino" w:date="2025-01-31T14:35:00Z">
            <w:rPr>
              <w:rFonts w:asciiTheme="minorBidi" w:hAnsiTheme="minorBidi" w:cstheme="minorBidi"/>
              <w:sz w:val="22"/>
              <w:szCs w:val="22"/>
            </w:rPr>
          </w:rPrChange>
        </w:rPr>
        <w:t>cukup</w:t>
      </w:r>
      <w:proofErr w:type="spellEnd"/>
      <w:r w:rsidRPr="00922713">
        <w:rPr>
          <w:rFonts w:ascii="Arial" w:hAnsi="Arial" w:cs="Arial"/>
          <w:sz w:val="22"/>
          <w:szCs w:val="22"/>
          <w:rPrChange w:id="388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885" w:author="Syahrani Rachmawati Sadino" w:date="2025-01-31T14:35:00Z">
            <w:rPr>
              <w:rFonts w:asciiTheme="minorBidi" w:hAnsiTheme="minorBidi" w:cstheme="minorBidi"/>
              <w:sz w:val="22"/>
              <w:szCs w:val="22"/>
            </w:rPr>
          </w:rPrChange>
        </w:rPr>
        <w:t>serta</w:t>
      </w:r>
      <w:proofErr w:type="spellEnd"/>
      <w:r w:rsidRPr="00922713">
        <w:rPr>
          <w:rFonts w:ascii="Arial" w:hAnsi="Arial" w:cs="Arial"/>
          <w:sz w:val="22"/>
          <w:szCs w:val="22"/>
          <w:rPrChange w:id="388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887" w:author="Syahrani Rachmawati Sadino" w:date="2025-01-31T14:35:00Z">
            <w:rPr>
              <w:rFonts w:asciiTheme="minorBidi" w:hAnsiTheme="minorBidi" w:cstheme="minorBidi"/>
              <w:sz w:val="22"/>
              <w:szCs w:val="22"/>
            </w:rPr>
          </w:rPrChange>
        </w:rPr>
        <w:t>mempunyai</w:t>
      </w:r>
      <w:proofErr w:type="spellEnd"/>
      <w:r w:rsidRPr="00922713">
        <w:rPr>
          <w:rFonts w:ascii="Arial" w:hAnsi="Arial" w:cs="Arial"/>
          <w:sz w:val="22"/>
          <w:szCs w:val="22"/>
          <w:rPrChange w:id="388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889" w:author="Syahrani Rachmawati Sadino" w:date="2025-01-31T14:35:00Z">
            <w:rPr>
              <w:rFonts w:asciiTheme="minorBidi" w:hAnsiTheme="minorBidi" w:cstheme="minorBidi"/>
              <w:sz w:val="22"/>
              <w:szCs w:val="22"/>
            </w:rPr>
          </w:rPrChange>
        </w:rPr>
        <w:t>kekuatan</w:t>
      </w:r>
      <w:proofErr w:type="spellEnd"/>
      <w:r w:rsidRPr="00922713">
        <w:rPr>
          <w:rFonts w:ascii="Arial" w:hAnsi="Arial" w:cs="Arial"/>
          <w:sz w:val="22"/>
          <w:szCs w:val="22"/>
          <w:rPrChange w:id="389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891" w:author="Syahrani Rachmawati Sadino" w:date="2025-01-31T14:35:00Z">
            <w:rPr>
              <w:rFonts w:asciiTheme="minorBidi" w:hAnsiTheme="minorBidi" w:cstheme="minorBidi"/>
              <w:sz w:val="22"/>
              <w:szCs w:val="22"/>
            </w:rPr>
          </w:rPrChange>
        </w:rPr>
        <w:t>hukum</w:t>
      </w:r>
      <w:proofErr w:type="spellEnd"/>
      <w:r w:rsidRPr="00922713">
        <w:rPr>
          <w:rFonts w:ascii="Arial" w:hAnsi="Arial" w:cs="Arial"/>
          <w:sz w:val="22"/>
          <w:szCs w:val="22"/>
          <w:rPrChange w:id="3892" w:author="Syahrani Rachmawati Sadino" w:date="2025-01-31T14:35:00Z">
            <w:rPr>
              <w:rFonts w:asciiTheme="minorBidi" w:hAnsiTheme="minorBidi" w:cstheme="minorBidi"/>
              <w:sz w:val="22"/>
              <w:szCs w:val="22"/>
            </w:rPr>
          </w:rPrChange>
        </w:rPr>
        <w:t xml:space="preserve"> yang </w:t>
      </w:r>
      <w:proofErr w:type="spellStart"/>
      <w:r w:rsidRPr="00922713">
        <w:rPr>
          <w:rFonts w:ascii="Arial" w:hAnsi="Arial" w:cs="Arial"/>
          <w:sz w:val="22"/>
          <w:szCs w:val="22"/>
          <w:rPrChange w:id="3893" w:author="Syahrani Rachmawati Sadino" w:date="2025-01-31T14:35:00Z">
            <w:rPr>
              <w:rFonts w:asciiTheme="minorBidi" w:hAnsiTheme="minorBidi" w:cstheme="minorBidi"/>
              <w:sz w:val="22"/>
              <w:szCs w:val="22"/>
            </w:rPr>
          </w:rPrChange>
        </w:rPr>
        <w:t>sama</w:t>
      </w:r>
      <w:proofErr w:type="spellEnd"/>
      <w:r w:rsidRPr="00922713">
        <w:rPr>
          <w:rFonts w:ascii="Arial" w:hAnsi="Arial" w:cs="Arial"/>
          <w:sz w:val="22"/>
          <w:szCs w:val="22"/>
          <w:rPrChange w:id="389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895" w:author="Syahrani Rachmawati Sadino" w:date="2025-01-31T14:35:00Z">
            <w:rPr>
              <w:rFonts w:asciiTheme="minorBidi" w:hAnsiTheme="minorBidi" w:cstheme="minorBidi"/>
              <w:sz w:val="22"/>
              <w:szCs w:val="22"/>
            </w:rPr>
          </w:rPrChange>
        </w:rPr>
        <w:t>setelah</w:t>
      </w:r>
      <w:proofErr w:type="spellEnd"/>
      <w:r w:rsidRPr="00922713">
        <w:rPr>
          <w:rFonts w:ascii="Arial" w:hAnsi="Arial" w:cs="Arial"/>
          <w:sz w:val="22"/>
          <w:szCs w:val="22"/>
          <w:rPrChange w:id="389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3897" w:author="Syahrani Rachmawati Sadino" w:date="2025-01-31T14:35:00Z">
            <w:rPr>
              <w:rFonts w:asciiTheme="minorBidi" w:hAnsiTheme="minorBidi" w:cstheme="minorBidi"/>
              <w:sz w:val="22"/>
              <w:szCs w:val="22"/>
            </w:rPr>
          </w:rPrChange>
        </w:rPr>
        <w:t>ditanda-tangani</w:t>
      </w:r>
      <w:proofErr w:type="spellEnd"/>
      <w:r w:rsidRPr="00922713">
        <w:rPr>
          <w:rFonts w:ascii="Arial" w:hAnsi="Arial" w:cs="Arial"/>
          <w:sz w:val="22"/>
          <w:szCs w:val="22"/>
          <w:rPrChange w:id="3898" w:author="Syahrani Rachmawati Sadino" w:date="2025-01-31T14:35:00Z">
            <w:rPr>
              <w:rFonts w:asciiTheme="minorBidi" w:hAnsiTheme="minorBidi" w:cstheme="minorBidi"/>
              <w:sz w:val="22"/>
              <w:szCs w:val="22"/>
            </w:rPr>
          </w:rPrChange>
        </w:rPr>
        <w:t xml:space="preserve"> oleh </w:t>
      </w:r>
      <w:r w:rsidR="00A20015" w:rsidRPr="00922713">
        <w:rPr>
          <w:rFonts w:ascii="Arial" w:hAnsi="Arial" w:cs="Arial"/>
          <w:b/>
          <w:bCs/>
          <w:sz w:val="22"/>
          <w:szCs w:val="22"/>
          <w:rPrChange w:id="3899" w:author="Syahrani Rachmawati Sadino" w:date="2025-01-31T14:35:00Z">
            <w:rPr>
              <w:rFonts w:asciiTheme="minorBidi" w:hAnsiTheme="minorBidi" w:cstheme="minorBidi"/>
              <w:b/>
              <w:bCs/>
              <w:sz w:val="22"/>
              <w:szCs w:val="22"/>
            </w:rPr>
          </w:rPrChange>
        </w:rPr>
        <w:t>PARAH PIHAK</w:t>
      </w:r>
      <w:r w:rsidRPr="00922713">
        <w:rPr>
          <w:rFonts w:ascii="Arial" w:hAnsi="Arial" w:cs="Arial"/>
          <w:sz w:val="22"/>
          <w:szCs w:val="22"/>
          <w:rPrChange w:id="3900" w:author="Syahrani Rachmawati Sadino" w:date="2025-01-31T14:35:00Z">
            <w:rPr>
              <w:rFonts w:asciiTheme="minorBidi" w:hAnsiTheme="minorBidi" w:cstheme="minorBidi"/>
              <w:sz w:val="22"/>
              <w:szCs w:val="22"/>
            </w:rPr>
          </w:rPrChange>
        </w:rPr>
        <w:t>.</w:t>
      </w:r>
    </w:p>
    <w:p w14:paraId="3096C23A" w14:textId="22A5EE0F" w:rsidR="001E3313" w:rsidRDefault="001E3313">
      <w:pPr>
        <w:pStyle w:val="BodyText"/>
        <w:numPr>
          <w:ilvl w:val="0"/>
          <w:numId w:val="0"/>
        </w:numPr>
        <w:spacing w:after="0" w:line="276" w:lineRule="auto"/>
        <w:rPr>
          <w:ins w:id="3901" w:author="ADMIN" w:date="2025-07-29T11:06:00Z" w16du:dateUtc="2025-07-29T04:06:00Z"/>
          <w:rFonts w:ascii="Arial" w:hAnsi="Arial" w:cs="Arial"/>
          <w:sz w:val="22"/>
          <w:szCs w:val="22"/>
        </w:rPr>
      </w:pPr>
    </w:p>
    <w:p w14:paraId="0999F760" w14:textId="77777777" w:rsidR="00F118C7" w:rsidRPr="00922713" w:rsidRDefault="00F118C7">
      <w:pPr>
        <w:pStyle w:val="BodyText"/>
        <w:numPr>
          <w:ilvl w:val="0"/>
          <w:numId w:val="0"/>
        </w:numPr>
        <w:spacing w:after="0" w:line="276" w:lineRule="auto"/>
        <w:rPr>
          <w:rFonts w:ascii="Arial" w:hAnsi="Arial" w:cs="Arial"/>
          <w:sz w:val="22"/>
          <w:szCs w:val="22"/>
          <w:rPrChange w:id="3902" w:author="Syahrani Rachmawati Sadino" w:date="2025-01-31T14:35:00Z">
            <w:rPr>
              <w:rFonts w:asciiTheme="minorBidi" w:hAnsiTheme="minorBidi" w:cstheme="minorBidi"/>
              <w:sz w:val="22"/>
              <w:szCs w:val="22"/>
            </w:rPr>
          </w:rPrChange>
        </w:rPr>
      </w:pPr>
    </w:p>
    <w:tbl>
      <w:tblPr>
        <w:tblStyle w:val="TableGrid"/>
        <w:tblW w:w="9355"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703"/>
      </w:tblGrid>
      <w:tr w:rsidR="001E3313" w:rsidRPr="00922713" w14:paraId="4047DFB4" w14:textId="77777777" w:rsidTr="00F625C2">
        <w:tc>
          <w:tcPr>
            <w:tcW w:w="3652" w:type="dxa"/>
          </w:tcPr>
          <w:p w14:paraId="70C14429" w14:textId="77777777" w:rsidR="001E3313" w:rsidRPr="00922713" w:rsidRDefault="001E3313">
            <w:pPr>
              <w:spacing w:line="276" w:lineRule="auto"/>
              <w:jc w:val="center"/>
              <w:rPr>
                <w:rFonts w:ascii="Arial" w:hAnsi="Arial" w:cs="Arial"/>
                <w:b/>
                <w:color w:val="000000"/>
                <w:sz w:val="22"/>
                <w:szCs w:val="22"/>
                <w:rPrChange w:id="3903" w:author="Syahrani Rachmawati Sadino" w:date="2025-01-31T14:35:00Z">
                  <w:rPr>
                    <w:rFonts w:asciiTheme="minorBidi" w:hAnsiTheme="minorBidi" w:cstheme="minorBidi"/>
                    <w:b/>
                    <w:color w:val="000000"/>
                    <w:sz w:val="22"/>
                    <w:szCs w:val="22"/>
                  </w:rPr>
                </w:rPrChange>
              </w:rPr>
            </w:pPr>
            <w:r w:rsidRPr="00922713">
              <w:rPr>
                <w:rFonts w:ascii="Arial" w:hAnsi="Arial" w:cs="Arial"/>
                <w:b/>
                <w:color w:val="000000"/>
                <w:sz w:val="22"/>
                <w:szCs w:val="22"/>
                <w:rPrChange w:id="3904" w:author="Syahrani Rachmawati Sadino" w:date="2025-01-31T14:35:00Z">
                  <w:rPr>
                    <w:rFonts w:asciiTheme="minorBidi" w:hAnsiTheme="minorBidi" w:cstheme="minorBidi"/>
                    <w:b/>
                    <w:color w:val="000000"/>
                    <w:sz w:val="22"/>
                    <w:szCs w:val="22"/>
                  </w:rPr>
                </w:rPrChange>
              </w:rPr>
              <w:t>PIHAK PERTAMA</w:t>
            </w:r>
          </w:p>
          <w:p w14:paraId="4160CE4F" w14:textId="77777777" w:rsidR="001E3313" w:rsidRPr="00922713" w:rsidRDefault="001E3313">
            <w:pPr>
              <w:spacing w:line="276" w:lineRule="auto"/>
              <w:jc w:val="center"/>
              <w:rPr>
                <w:rFonts w:ascii="Arial" w:hAnsi="Arial" w:cs="Arial"/>
                <w:b/>
                <w:color w:val="000000"/>
                <w:sz w:val="22"/>
                <w:szCs w:val="22"/>
                <w:rPrChange w:id="3905" w:author="Syahrani Rachmawati Sadino" w:date="2025-01-31T14:35:00Z">
                  <w:rPr>
                    <w:rFonts w:asciiTheme="minorBidi" w:hAnsiTheme="minorBidi" w:cstheme="minorBidi"/>
                    <w:b/>
                    <w:color w:val="000000"/>
                    <w:sz w:val="22"/>
                    <w:szCs w:val="22"/>
                  </w:rPr>
                </w:rPrChange>
              </w:rPr>
            </w:pPr>
            <w:r w:rsidRPr="00922713">
              <w:rPr>
                <w:rFonts w:ascii="Arial" w:hAnsi="Arial" w:cs="Arial"/>
                <w:b/>
                <w:color w:val="000000"/>
                <w:sz w:val="22"/>
                <w:szCs w:val="22"/>
                <w:rPrChange w:id="3906" w:author="Syahrani Rachmawati Sadino" w:date="2025-01-31T14:35:00Z">
                  <w:rPr>
                    <w:rFonts w:asciiTheme="minorBidi" w:hAnsiTheme="minorBidi" w:cstheme="minorBidi"/>
                    <w:b/>
                    <w:color w:val="000000"/>
                    <w:sz w:val="22"/>
                    <w:szCs w:val="22"/>
                  </w:rPr>
                </w:rPrChange>
              </w:rPr>
              <w:t>PT ASURANSI BRI LIFE</w:t>
            </w:r>
          </w:p>
          <w:p w14:paraId="39D77874" w14:textId="77777777" w:rsidR="001E3313" w:rsidRPr="00922713" w:rsidRDefault="001E3313">
            <w:pPr>
              <w:spacing w:line="276" w:lineRule="auto"/>
              <w:jc w:val="center"/>
              <w:rPr>
                <w:rFonts w:ascii="Arial" w:hAnsi="Arial" w:cs="Arial"/>
                <w:b/>
                <w:color w:val="000000"/>
                <w:sz w:val="22"/>
                <w:szCs w:val="22"/>
                <w:rPrChange w:id="3907" w:author="Syahrani Rachmawati Sadino" w:date="2025-01-31T14:35:00Z">
                  <w:rPr>
                    <w:rFonts w:asciiTheme="minorBidi" w:hAnsiTheme="minorBidi" w:cstheme="minorBidi"/>
                    <w:b/>
                    <w:color w:val="000000"/>
                    <w:sz w:val="22"/>
                    <w:szCs w:val="22"/>
                  </w:rPr>
                </w:rPrChange>
              </w:rPr>
            </w:pPr>
          </w:p>
          <w:p w14:paraId="1A34C61F" w14:textId="77777777" w:rsidR="001E3313" w:rsidRPr="00922713" w:rsidRDefault="001E3313">
            <w:pPr>
              <w:spacing w:line="276" w:lineRule="auto"/>
              <w:jc w:val="center"/>
              <w:rPr>
                <w:rFonts w:ascii="Arial" w:hAnsi="Arial" w:cs="Arial"/>
                <w:b/>
                <w:color w:val="000000"/>
                <w:sz w:val="22"/>
                <w:szCs w:val="22"/>
                <w:rPrChange w:id="3908" w:author="Syahrani Rachmawati Sadino" w:date="2025-01-31T14:35:00Z">
                  <w:rPr>
                    <w:rFonts w:asciiTheme="minorBidi" w:hAnsiTheme="minorBidi" w:cstheme="minorBidi"/>
                    <w:b/>
                    <w:color w:val="000000"/>
                    <w:sz w:val="22"/>
                    <w:szCs w:val="22"/>
                  </w:rPr>
                </w:rPrChange>
              </w:rPr>
            </w:pPr>
          </w:p>
          <w:p w14:paraId="75A14DC7" w14:textId="77777777" w:rsidR="001E3313" w:rsidRPr="00922713" w:rsidRDefault="001E3313">
            <w:pPr>
              <w:spacing w:line="276" w:lineRule="auto"/>
              <w:jc w:val="center"/>
              <w:rPr>
                <w:rFonts w:ascii="Arial" w:hAnsi="Arial" w:cs="Arial"/>
                <w:b/>
                <w:color w:val="000000"/>
                <w:sz w:val="22"/>
                <w:szCs w:val="22"/>
                <w:rPrChange w:id="3909" w:author="Syahrani Rachmawati Sadino" w:date="2025-01-31T14:35:00Z">
                  <w:rPr>
                    <w:rFonts w:asciiTheme="minorBidi" w:hAnsiTheme="minorBidi" w:cstheme="minorBidi"/>
                    <w:b/>
                    <w:color w:val="000000"/>
                    <w:sz w:val="22"/>
                    <w:szCs w:val="22"/>
                  </w:rPr>
                </w:rPrChange>
              </w:rPr>
            </w:pPr>
          </w:p>
          <w:p w14:paraId="4831C62D" w14:textId="77777777" w:rsidR="001E3313" w:rsidRPr="00922713" w:rsidRDefault="001E3313">
            <w:pPr>
              <w:spacing w:line="276" w:lineRule="auto"/>
              <w:jc w:val="center"/>
              <w:rPr>
                <w:rFonts w:ascii="Arial" w:hAnsi="Arial" w:cs="Arial"/>
                <w:b/>
                <w:color w:val="000000"/>
                <w:sz w:val="22"/>
                <w:szCs w:val="22"/>
                <w:rPrChange w:id="3910" w:author="Syahrani Rachmawati Sadino" w:date="2025-01-31T14:35:00Z">
                  <w:rPr>
                    <w:rFonts w:asciiTheme="minorBidi" w:hAnsiTheme="minorBidi" w:cstheme="minorBidi"/>
                    <w:b/>
                    <w:color w:val="000000"/>
                    <w:sz w:val="22"/>
                    <w:szCs w:val="22"/>
                  </w:rPr>
                </w:rPrChange>
              </w:rPr>
            </w:pPr>
          </w:p>
          <w:p w14:paraId="388C81FE" w14:textId="77777777" w:rsidR="001E3313" w:rsidRPr="00922713" w:rsidRDefault="001E3313">
            <w:pPr>
              <w:spacing w:line="276" w:lineRule="auto"/>
              <w:rPr>
                <w:rFonts w:ascii="Arial" w:hAnsi="Arial" w:cs="Arial"/>
                <w:b/>
                <w:color w:val="000000"/>
                <w:sz w:val="22"/>
                <w:szCs w:val="22"/>
                <w:rPrChange w:id="3911" w:author="Syahrani Rachmawati Sadino" w:date="2025-01-31T14:35:00Z">
                  <w:rPr>
                    <w:rFonts w:asciiTheme="minorBidi" w:hAnsiTheme="minorBidi" w:cstheme="minorBidi"/>
                    <w:b/>
                    <w:color w:val="000000"/>
                    <w:sz w:val="22"/>
                    <w:szCs w:val="22"/>
                  </w:rPr>
                </w:rPrChange>
              </w:rPr>
            </w:pPr>
          </w:p>
          <w:p w14:paraId="0163B85B" w14:textId="77777777" w:rsidR="001E3313" w:rsidRPr="00922713" w:rsidRDefault="001E3313">
            <w:pPr>
              <w:spacing w:line="276" w:lineRule="auto"/>
              <w:jc w:val="center"/>
              <w:rPr>
                <w:rFonts w:ascii="Arial" w:hAnsi="Arial" w:cs="Arial"/>
                <w:b/>
                <w:color w:val="000000"/>
                <w:sz w:val="22"/>
                <w:szCs w:val="22"/>
                <w:u w:val="single"/>
                <w:rPrChange w:id="3912" w:author="Syahrani Rachmawati Sadino" w:date="2025-01-31T14:35:00Z">
                  <w:rPr>
                    <w:rFonts w:asciiTheme="minorBidi" w:hAnsiTheme="minorBidi" w:cstheme="minorBidi"/>
                    <w:b/>
                    <w:color w:val="000000"/>
                    <w:sz w:val="22"/>
                    <w:szCs w:val="22"/>
                    <w:u w:val="single"/>
                  </w:rPr>
                </w:rPrChange>
              </w:rPr>
            </w:pPr>
            <w:r w:rsidRPr="00922713">
              <w:rPr>
                <w:rFonts w:ascii="Arial" w:hAnsi="Arial" w:cs="Arial"/>
                <w:b/>
                <w:color w:val="000000"/>
                <w:sz w:val="22"/>
                <w:szCs w:val="22"/>
                <w:u w:val="single"/>
                <w:rPrChange w:id="3913" w:author="Syahrani Rachmawati Sadino" w:date="2025-01-31T14:35:00Z">
                  <w:rPr>
                    <w:rFonts w:asciiTheme="minorBidi" w:hAnsiTheme="minorBidi" w:cstheme="minorBidi"/>
                    <w:b/>
                    <w:color w:val="000000"/>
                    <w:sz w:val="22"/>
                    <w:szCs w:val="22"/>
                    <w:u w:val="single"/>
                  </w:rPr>
                </w:rPrChange>
              </w:rPr>
              <w:t>Anna Novy Handayani</w:t>
            </w:r>
          </w:p>
          <w:p w14:paraId="69A42EAF" w14:textId="0CBB9980" w:rsidR="001E3313" w:rsidRPr="00922713" w:rsidRDefault="001E3313">
            <w:pPr>
              <w:spacing w:line="276" w:lineRule="auto"/>
              <w:jc w:val="center"/>
              <w:rPr>
                <w:rFonts w:ascii="Arial" w:hAnsi="Arial" w:cs="Arial"/>
                <w:sz w:val="22"/>
                <w:szCs w:val="22"/>
                <w:rPrChange w:id="3914" w:author="Syahrani Rachmawati Sadino" w:date="2025-01-31T14:35:00Z">
                  <w:rPr>
                    <w:rFonts w:asciiTheme="minorBidi" w:hAnsiTheme="minorBidi" w:cstheme="minorBidi"/>
                    <w:sz w:val="22"/>
                    <w:szCs w:val="22"/>
                  </w:rPr>
                </w:rPrChange>
              </w:rPr>
            </w:pPr>
            <w:del w:id="3915" w:author="Ni Nyoman Ayu Tri Utami" w:date="2025-06-12T11:20:00Z">
              <w:r w:rsidRPr="004527DE" w:rsidDel="004527DE">
                <w:rPr>
                  <w:rFonts w:ascii="Arial" w:hAnsi="Arial" w:cs="Arial"/>
                  <w:color w:val="000000"/>
                  <w:sz w:val="22"/>
                  <w:szCs w:val="22"/>
                  <w:rPrChange w:id="3916" w:author="Ni Nyoman Ayu Tri Utami" w:date="2025-06-12T11:20:00Z">
                    <w:rPr>
                      <w:rFonts w:asciiTheme="minorBidi" w:hAnsiTheme="minorBidi" w:cstheme="minorBidi"/>
                      <w:i/>
                      <w:color w:val="000000"/>
                      <w:sz w:val="22"/>
                      <w:szCs w:val="22"/>
                    </w:rPr>
                  </w:rPrChange>
                </w:rPr>
                <w:delText>Project Manager</w:delText>
              </w:r>
            </w:del>
            <w:ins w:id="3917" w:author="Ni Nyoman Ayu Tri Utami" w:date="2025-06-12T11:20:00Z">
              <w:r w:rsidR="004527DE" w:rsidRPr="004527DE">
                <w:rPr>
                  <w:rFonts w:ascii="Arial" w:hAnsi="Arial" w:cs="Arial"/>
                  <w:color w:val="000000"/>
                  <w:sz w:val="22"/>
                  <w:szCs w:val="22"/>
                  <w:rPrChange w:id="3918" w:author="Ni Nyoman Ayu Tri Utami" w:date="2025-06-12T11:20:00Z">
                    <w:rPr>
                      <w:rFonts w:ascii="Arial" w:hAnsi="Arial" w:cs="Arial"/>
                      <w:i/>
                      <w:color w:val="000000"/>
                      <w:sz w:val="22"/>
                      <w:szCs w:val="22"/>
                    </w:rPr>
                  </w:rPrChange>
                </w:rPr>
                <w:t>Kepala Divisi</w:t>
              </w:r>
            </w:ins>
            <w:r w:rsidRPr="00922713">
              <w:rPr>
                <w:rFonts w:ascii="Arial" w:hAnsi="Arial" w:cs="Arial"/>
                <w:i/>
                <w:color w:val="000000"/>
                <w:sz w:val="22"/>
                <w:szCs w:val="22"/>
                <w:rPrChange w:id="3919" w:author="Syahrani Rachmawati Sadino" w:date="2025-01-31T14:35:00Z">
                  <w:rPr>
                    <w:rFonts w:asciiTheme="minorBidi" w:hAnsiTheme="minorBidi" w:cstheme="minorBidi"/>
                    <w:i/>
                    <w:color w:val="000000"/>
                    <w:sz w:val="22"/>
                    <w:szCs w:val="22"/>
                  </w:rPr>
                </w:rPrChange>
              </w:rPr>
              <w:t xml:space="preserve"> Healthcare</w:t>
            </w:r>
            <w:ins w:id="3920" w:author="Ni Nyoman Ayu Tri Utami" w:date="2025-06-12T11:20:00Z">
              <w:r w:rsidR="004527DE">
                <w:rPr>
                  <w:rFonts w:ascii="Arial" w:hAnsi="Arial" w:cs="Arial"/>
                  <w:i/>
                  <w:color w:val="000000"/>
                  <w:sz w:val="22"/>
                  <w:szCs w:val="22"/>
                </w:rPr>
                <w:t xml:space="preserve"> Ecosystem</w:t>
              </w:r>
            </w:ins>
          </w:p>
          <w:p w14:paraId="5A9FCF2F" w14:textId="77777777" w:rsidR="001E3313" w:rsidRPr="00922713" w:rsidRDefault="001E3313">
            <w:pPr>
              <w:spacing w:line="276" w:lineRule="auto"/>
              <w:jc w:val="center"/>
              <w:rPr>
                <w:rFonts w:ascii="Arial" w:hAnsi="Arial" w:cs="Arial"/>
                <w:b/>
                <w:color w:val="000000"/>
                <w:sz w:val="22"/>
                <w:szCs w:val="22"/>
                <w:lang w:val="id-ID"/>
                <w:rPrChange w:id="3921" w:author="Syahrani Rachmawati Sadino" w:date="2025-01-31T14:35:00Z">
                  <w:rPr>
                    <w:rFonts w:asciiTheme="minorBidi" w:hAnsiTheme="minorBidi" w:cstheme="minorBidi"/>
                    <w:b/>
                    <w:color w:val="000000"/>
                    <w:sz w:val="22"/>
                    <w:szCs w:val="22"/>
                    <w:lang w:val="id-ID"/>
                  </w:rPr>
                </w:rPrChange>
              </w:rPr>
            </w:pPr>
          </w:p>
        </w:tc>
        <w:tc>
          <w:tcPr>
            <w:tcW w:w="5703" w:type="dxa"/>
          </w:tcPr>
          <w:p w14:paraId="3FDC1AB0" w14:textId="77777777" w:rsidR="001E3313" w:rsidRPr="00922713" w:rsidRDefault="001E3313">
            <w:pPr>
              <w:spacing w:line="276" w:lineRule="auto"/>
              <w:jc w:val="center"/>
              <w:rPr>
                <w:rFonts w:ascii="Arial" w:hAnsi="Arial" w:cs="Arial"/>
                <w:b/>
                <w:color w:val="000000"/>
                <w:sz w:val="22"/>
                <w:szCs w:val="22"/>
                <w:lang w:val="id-ID"/>
                <w:rPrChange w:id="3922" w:author="Syahrani Rachmawati Sadino" w:date="2025-01-31T14:35:00Z">
                  <w:rPr>
                    <w:rFonts w:asciiTheme="minorBidi" w:hAnsiTheme="minorBidi" w:cstheme="minorBidi"/>
                    <w:b/>
                    <w:color w:val="000000"/>
                    <w:sz w:val="22"/>
                    <w:szCs w:val="22"/>
                    <w:lang w:val="id-ID"/>
                  </w:rPr>
                </w:rPrChange>
              </w:rPr>
            </w:pPr>
            <w:r w:rsidRPr="00922713">
              <w:rPr>
                <w:rFonts w:ascii="Arial" w:hAnsi="Arial" w:cs="Arial"/>
                <w:b/>
                <w:color w:val="000000"/>
                <w:sz w:val="22"/>
                <w:szCs w:val="22"/>
                <w:lang w:val="id-ID"/>
                <w:rPrChange w:id="3923" w:author="Syahrani Rachmawati Sadino" w:date="2025-01-31T14:35:00Z">
                  <w:rPr>
                    <w:rFonts w:asciiTheme="minorBidi" w:hAnsiTheme="minorBidi" w:cstheme="minorBidi"/>
                    <w:b/>
                    <w:color w:val="000000"/>
                    <w:sz w:val="22"/>
                    <w:szCs w:val="22"/>
                    <w:lang w:val="id-ID"/>
                  </w:rPr>
                </w:rPrChange>
              </w:rPr>
              <w:t>PIHAK KEDUA</w:t>
            </w:r>
          </w:p>
          <w:p w14:paraId="79F898E4" w14:textId="44CB5424" w:rsidR="001E3313" w:rsidRPr="00922713" w:rsidRDefault="001E3313">
            <w:pPr>
              <w:spacing w:line="276" w:lineRule="auto"/>
              <w:jc w:val="center"/>
              <w:rPr>
                <w:rFonts w:ascii="Arial" w:hAnsi="Arial" w:cs="Arial"/>
                <w:b/>
                <w:color w:val="000000"/>
                <w:sz w:val="22"/>
                <w:szCs w:val="22"/>
                <w:lang w:val="id-ID"/>
                <w:rPrChange w:id="3924" w:author="Syahrani Rachmawati Sadino" w:date="2025-01-31T14:35:00Z">
                  <w:rPr>
                    <w:rFonts w:asciiTheme="minorBidi" w:hAnsiTheme="minorBidi" w:cstheme="minorBidi"/>
                    <w:b/>
                    <w:color w:val="000000"/>
                    <w:sz w:val="22"/>
                    <w:szCs w:val="22"/>
                    <w:lang w:val="id-ID"/>
                  </w:rPr>
                </w:rPrChange>
              </w:rPr>
            </w:pPr>
            <w:del w:id="3925" w:author="ADMIN" w:date="2025-07-29T11:06:00Z" w16du:dateUtc="2025-07-29T04:06:00Z">
              <w:r w:rsidRPr="00922713" w:rsidDel="00F118C7">
                <w:rPr>
                  <w:rFonts w:ascii="Arial" w:hAnsi="Arial" w:cs="Arial"/>
                  <w:b/>
                  <w:color w:val="000000"/>
                  <w:sz w:val="22"/>
                  <w:szCs w:val="22"/>
                  <w:lang w:val="id-ID"/>
                  <w:rPrChange w:id="3926" w:author="Syahrani Rachmawati Sadino" w:date="2025-01-31T14:35:00Z">
                    <w:rPr>
                      <w:rFonts w:asciiTheme="minorBidi" w:hAnsiTheme="minorBidi" w:cstheme="minorBidi"/>
                      <w:b/>
                      <w:color w:val="000000"/>
                      <w:sz w:val="22"/>
                      <w:szCs w:val="22"/>
                      <w:lang w:val="id-ID"/>
                    </w:rPr>
                  </w:rPrChange>
                </w:rPr>
                <w:delText>PT/YAYASAN/RS _____</w:delText>
              </w:r>
            </w:del>
            <w:ins w:id="3927" w:author="ADMIN" w:date="2025-07-29T11:06:00Z" w16du:dateUtc="2025-07-29T04:06:00Z">
              <w:r w:rsidR="00F118C7">
                <w:rPr>
                  <w:rFonts w:ascii="Arial" w:hAnsi="Arial" w:cs="Arial"/>
                  <w:b/>
                  <w:color w:val="000000"/>
                  <w:sz w:val="22"/>
                  <w:szCs w:val="22"/>
                  <w:lang w:val="id-ID"/>
                </w:rPr>
                <w:t>CV. PUTRA DISA PRIMA</w:t>
              </w:r>
            </w:ins>
          </w:p>
          <w:p w14:paraId="510E638E" w14:textId="77777777" w:rsidR="001E3313" w:rsidRPr="00922713" w:rsidRDefault="001E3313">
            <w:pPr>
              <w:spacing w:line="276" w:lineRule="auto"/>
              <w:jc w:val="center"/>
              <w:rPr>
                <w:rFonts w:ascii="Arial" w:hAnsi="Arial" w:cs="Arial"/>
                <w:b/>
                <w:color w:val="000000"/>
                <w:sz w:val="22"/>
                <w:szCs w:val="22"/>
                <w:lang w:val="id-ID"/>
                <w:rPrChange w:id="3928" w:author="Syahrani Rachmawati Sadino" w:date="2025-01-31T14:35:00Z">
                  <w:rPr>
                    <w:rFonts w:asciiTheme="minorBidi" w:hAnsiTheme="minorBidi" w:cstheme="minorBidi"/>
                    <w:b/>
                    <w:color w:val="000000"/>
                    <w:sz w:val="22"/>
                    <w:szCs w:val="22"/>
                    <w:lang w:val="id-ID"/>
                  </w:rPr>
                </w:rPrChange>
              </w:rPr>
            </w:pPr>
          </w:p>
          <w:p w14:paraId="300E1AD3" w14:textId="77777777" w:rsidR="001E3313" w:rsidRPr="00922713" w:rsidRDefault="001E3313">
            <w:pPr>
              <w:spacing w:line="276" w:lineRule="auto"/>
              <w:jc w:val="center"/>
              <w:rPr>
                <w:rFonts w:ascii="Arial" w:hAnsi="Arial" w:cs="Arial"/>
                <w:b/>
                <w:color w:val="000000"/>
                <w:sz w:val="22"/>
                <w:szCs w:val="22"/>
                <w:u w:val="single"/>
                <w:lang w:val="id-ID"/>
                <w:rPrChange w:id="3929" w:author="Syahrani Rachmawati Sadino" w:date="2025-01-31T14:35:00Z">
                  <w:rPr>
                    <w:rFonts w:asciiTheme="minorBidi" w:hAnsiTheme="minorBidi" w:cstheme="minorBidi"/>
                    <w:b/>
                    <w:color w:val="000000"/>
                    <w:sz w:val="22"/>
                    <w:szCs w:val="22"/>
                    <w:u w:val="single"/>
                    <w:lang w:val="id-ID"/>
                  </w:rPr>
                </w:rPrChange>
              </w:rPr>
            </w:pPr>
          </w:p>
          <w:p w14:paraId="2827DB22" w14:textId="77777777" w:rsidR="001E3313" w:rsidRPr="00922713" w:rsidRDefault="001E3313">
            <w:pPr>
              <w:spacing w:line="276" w:lineRule="auto"/>
              <w:jc w:val="center"/>
              <w:rPr>
                <w:rFonts w:ascii="Arial" w:hAnsi="Arial" w:cs="Arial"/>
                <w:b/>
                <w:color w:val="000000"/>
                <w:sz w:val="22"/>
                <w:szCs w:val="22"/>
                <w:u w:val="single"/>
                <w:lang w:val="id-ID"/>
                <w:rPrChange w:id="3930" w:author="Syahrani Rachmawati Sadino" w:date="2025-01-31T14:35:00Z">
                  <w:rPr>
                    <w:rFonts w:asciiTheme="minorBidi" w:hAnsiTheme="minorBidi" w:cstheme="minorBidi"/>
                    <w:b/>
                    <w:color w:val="000000"/>
                    <w:sz w:val="22"/>
                    <w:szCs w:val="22"/>
                    <w:u w:val="single"/>
                    <w:lang w:val="id-ID"/>
                  </w:rPr>
                </w:rPrChange>
              </w:rPr>
            </w:pPr>
          </w:p>
          <w:p w14:paraId="1C0E6FF6" w14:textId="77777777" w:rsidR="001E3313" w:rsidRPr="00922713" w:rsidRDefault="001E3313">
            <w:pPr>
              <w:spacing w:line="276" w:lineRule="auto"/>
              <w:jc w:val="center"/>
              <w:rPr>
                <w:rFonts w:ascii="Arial" w:hAnsi="Arial" w:cs="Arial"/>
                <w:b/>
                <w:color w:val="000000"/>
                <w:sz w:val="22"/>
                <w:szCs w:val="22"/>
                <w:u w:val="single"/>
                <w:lang w:val="id-ID"/>
                <w:rPrChange w:id="3931" w:author="Syahrani Rachmawati Sadino" w:date="2025-01-31T14:35:00Z">
                  <w:rPr>
                    <w:rFonts w:asciiTheme="minorBidi" w:hAnsiTheme="minorBidi" w:cstheme="minorBidi"/>
                    <w:b/>
                    <w:color w:val="000000"/>
                    <w:sz w:val="22"/>
                    <w:szCs w:val="22"/>
                    <w:u w:val="single"/>
                    <w:lang w:val="id-ID"/>
                  </w:rPr>
                </w:rPrChange>
              </w:rPr>
            </w:pPr>
          </w:p>
          <w:p w14:paraId="70E9E437" w14:textId="77777777" w:rsidR="001E3313" w:rsidRPr="00922713" w:rsidRDefault="001E3313">
            <w:pPr>
              <w:spacing w:line="276" w:lineRule="auto"/>
              <w:jc w:val="center"/>
              <w:rPr>
                <w:rFonts w:ascii="Arial" w:hAnsi="Arial" w:cs="Arial"/>
                <w:b/>
                <w:color w:val="000000"/>
                <w:sz w:val="22"/>
                <w:szCs w:val="22"/>
                <w:u w:val="single"/>
                <w:lang w:val="id-ID"/>
                <w:rPrChange w:id="3932" w:author="Syahrani Rachmawati Sadino" w:date="2025-01-31T14:35:00Z">
                  <w:rPr>
                    <w:rFonts w:asciiTheme="minorBidi" w:hAnsiTheme="minorBidi" w:cstheme="minorBidi"/>
                    <w:b/>
                    <w:color w:val="000000"/>
                    <w:sz w:val="22"/>
                    <w:szCs w:val="22"/>
                    <w:u w:val="single"/>
                    <w:lang w:val="id-ID"/>
                  </w:rPr>
                </w:rPrChange>
              </w:rPr>
            </w:pPr>
          </w:p>
          <w:p w14:paraId="57E5067E" w14:textId="7A203A17" w:rsidR="001E3313" w:rsidRPr="00922713" w:rsidRDefault="001E3313">
            <w:pPr>
              <w:spacing w:line="276" w:lineRule="auto"/>
              <w:jc w:val="center"/>
              <w:rPr>
                <w:rFonts w:ascii="Arial" w:hAnsi="Arial" w:cs="Arial"/>
                <w:b/>
                <w:color w:val="000000"/>
                <w:sz w:val="22"/>
                <w:szCs w:val="22"/>
                <w:u w:val="single"/>
                <w:lang w:val="id-ID"/>
                <w:rPrChange w:id="3933" w:author="Syahrani Rachmawati Sadino" w:date="2025-01-31T14:35:00Z">
                  <w:rPr>
                    <w:rFonts w:asciiTheme="minorBidi" w:hAnsiTheme="minorBidi" w:cstheme="minorBidi"/>
                    <w:b/>
                    <w:color w:val="000000"/>
                    <w:sz w:val="22"/>
                    <w:szCs w:val="22"/>
                    <w:u w:val="single"/>
                    <w:lang w:val="id-ID"/>
                  </w:rPr>
                </w:rPrChange>
              </w:rPr>
            </w:pPr>
            <w:commentRangeStart w:id="3934"/>
            <w:commentRangeEnd w:id="3934"/>
            <w:r w:rsidRPr="00922713">
              <w:rPr>
                <w:rStyle w:val="CommentReference"/>
                <w:rFonts w:ascii="Arial" w:hAnsi="Arial" w:cs="Arial"/>
                <w:sz w:val="22"/>
                <w:szCs w:val="22"/>
                <w:lang w:val="id-ID"/>
                <w:rPrChange w:id="3935" w:author="Syahrani Rachmawati Sadino" w:date="2025-01-31T14:35:00Z">
                  <w:rPr>
                    <w:rStyle w:val="CommentReference"/>
                    <w:rFonts w:asciiTheme="minorBidi" w:hAnsiTheme="minorBidi" w:cstheme="minorBidi"/>
                    <w:sz w:val="22"/>
                    <w:szCs w:val="22"/>
                    <w:lang w:val="id-ID"/>
                  </w:rPr>
                </w:rPrChange>
              </w:rPr>
              <w:commentReference w:id="3934"/>
            </w:r>
            <w:r w:rsidRPr="00922713">
              <w:rPr>
                <w:rFonts w:ascii="Arial" w:hAnsi="Arial" w:cs="Arial"/>
                <w:b/>
                <w:iCs/>
                <w:sz w:val="22"/>
                <w:szCs w:val="22"/>
                <w:lang w:val="fr-FR"/>
                <w:rPrChange w:id="3936" w:author="Syahrani Rachmawati Sadino" w:date="2025-01-31T14:35:00Z">
                  <w:rPr>
                    <w:rFonts w:asciiTheme="minorBidi" w:hAnsiTheme="minorBidi" w:cstheme="minorBidi"/>
                    <w:b/>
                    <w:iCs/>
                    <w:sz w:val="22"/>
                    <w:szCs w:val="22"/>
                    <w:lang w:val="fr-FR"/>
                  </w:rPr>
                </w:rPrChange>
              </w:rPr>
              <w:t xml:space="preserve"> </w:t>
            </w:r>
            <w:r w:rsidRPr="00922713">
              <w:rPr>
                <w:rFonts w:ascii="Arial" w:hAnsi="Arial" w:cs="Arial"/>
                <w:b/>
                <w:bCs/>
                <w:iCs/>
                <w:color w:val="000000"/>
                <w:sz w:val="22"/>
                <w:szCs w:val="22"/>
                <w:u w:val="single"/>
                <w:lang w:val="fr-FR"/>
                <w:rPrChange w:id="3937" w:author="Syahrani Rachmawati Sadino" w:date="2025-01-31T14:35:00Z">
                  <w:rPr>
                    <w:rFonts w:asciiTheme="minorBidi" w:hAnsiTheme="minorBidi" w:cstheme="minorBidi"/>
                    <w:b/>
                    <w:bCs/>
                    <w:iCs/>
                    <w:color w:val="000000"/>
                    <w:sz w:val="22"/>
                    <w:szCs w:val="22"/>
                    <w:u w:val="single"/>
                    <w:lang w:val="fr-FR"/>
                  </w:rPr>
                </w:rPrChange>
              </w:rPr>
              <w:t>(</w:t>
            </w:r>
            <w:del w:id="3938" w:author="ADMIN" w:date="2025-07-29T11:06:00Z" w16du:dateUtc="2025-07-29T04:06:00Z">
              <w:r w:rsidRPr="00922713" w:rsidDel="00F118C7">
                <w:rPr>
                  <w:rFonts w:ascii="Arial" w:hAnsi="Arial" w:cs="Arial"/>
                  <w:b/>
                  <w:bCs/>
                  <w:iCs/>
                  <w:color w:val="000000"/>
                  <w:sz w:val="22"/>
                  <w:szCs w:val="22"/>
                  <w:u w:val="single"/>
                  <w:lang w:val="fr-FR"/>
                  <w:rPrChange w:id="3939" w:author="Syahrani Rachmawati Sadino" w:date="2025-01-31T14:35:00Z">
                    <w:rPr>
                      <w:rFonts w:asciiTheme="minorBidi" w:hAnsiTheme="minorBidi" w:cstheme="minorBidi"/>
                      <w:b/>
                      <w:bCs/>
                      <w:iCs/>
                      <w:color w:val="000000"/>
                      <w:sz w:val="22"/>
                      <w:szCs w:val="22"/>
                      <w:u w:val="single"/>
                      <w:lang w:val="fr-FR"/>
                    </w:rPr>
                  </w:rPrChange>
                </w:rPr>
                <w:delText>Nama Pejabat Berwenang</w:delText>
              </w:r>
            </w:del>
            <w:ins w:id="3940" w:author="ADMIN" w:date="2025-07-29T11:06:00Z" w16du:dateUtc="2025-07-29T04:06:00Z">
              <w:r w:rsidR="00F118C7">
                <w:rPr>
                  <w:rFonts w:ascii="Arial" w:hAnsi="Arial" w:cs="Arial"/>
                  <w:b/>
                  <w:bCs/>
                  <w:iCs/>
                  <w:color w:val="000000"/>
                  <w:sz w:val="22"/>
                  <w:szCs w:val="22"/>
                  <w:u w:val="single"/>
                  <w:lang w:val="fr-FR"/>
                </w:rPr>
                <w:t>dr. Sefrina Trisadi, Sp.DVE</w:t>
              </w:r>
            </w:ins>
            <w:r w:rsidRPr="00922713">
              <w:rPr>
                <w:rFonts w:ascii="Arial" w:hAnsi="Arial" w:cs="Arial"/>
                <w:b/>
                <w:bCs/>
                <w:iCs/>
                <w:color w:val="000000"/>
                <w:sz w:val="22"/>
                <w:szCs w:val="22"/>
                <w:u w:val="single"/>
                <w:lang w:val="fr-FR"/>
                <w:rPrChange w:id="3941" w:author="Syahrani Rachmawati Sadino" w:date="2025-01-31T14:35:00Z">
                  <w:rPr>
                    <w:rFonts w:asciiTheme="minorBidi" w:hAnsiTheme="minorBidi" w:cstheme="minorBidi"/>
                    <w:b/>
                    <w:bCs/>
                    <w:iCs/>
                    <w:color w:val="000000"/>
                    <w:sz w:val="22"/>
                    <w:szCs w:val="22"/>
                    <w:u w:val="single"/>
                    <w:lang w:val="fr-FR"/>
                  </w:rPr>
                </w:rPrChange>
              </w:rPr>
              <w:t>)</w:t>
            </w:r>
          </w:p>
          <w:p w14:paraId="0836FB00" w14:textId="5147B33C" w:rsidR="001E3313" w:rsidRPr="00922713" w:rsidRDefault="001E3313">
            <w:pPr>
              <w:spacing w:line="276" w:lineRule="auto"/>
              <w:jc w:val="center"/>
              <w:rPr>
                <w:rFonts w:ascii="Arial" w:hAnsi="Arial" w:cs="Arial"/>
                <w:b/>
                <w:color w:val="000000"/>
                <w:sz w:val="22"/>
                <w:szCs w:val="22"/>
                <w:lang w:val="id-ID"/>
                <w:rPrChange w:id="3942" w:author="Syahrani Rachmawati Sadino" w:date="2025-01-31T14:35:00Z">
                  <w:rPr>
                    <w:rFonts w:asciiTheme="minorBidi" w:hAnsiTheme="minorBidi" w:cstheme="minorBidi"/>
                    <w:b/>
                    <w:color w:val="000000"/>
                    <w:sz w:val="22"/>
                    <w:szCs w:val="22"/>
                    <w:lang w:val="id-ID"/>
                  </w:rPr>
                </w:rPrChange>
              </w:rPr>
            </w:pPr>
            <w:r w:rsidRPr="00922713">
              <w:rPr>
                <w:rFonts w:ascii="Arial" w:hAnsi="Arial" w:cs="Arial"/>
                <w:color w:val="000000"/>
                <w:sz w:val="22"/>
                <w:szCs w:val="22"/>
                <w:rPrChange w:id="3943" w:author="Syahrani Rachmawati Sadino" w:date="2025-01-31T14:35:00Z">
                  <w:rPr>
                    <w:rFonts w:asciiTheme="minorBidi" w:hAnsiTheme="minorBidi" w:cstheme="minorBidi"/>
                    <w:color w:val="000000"/>
                    <w:sz w:val="22"/>
                    <w:szCs w:val="22"/>
                  </w:rPr>
                </w:rPrChange>
              </w:rPr>
              <w:t>(</w:t>
            </w:r>
            <w:del w:id="3944" w:author="ADMIN" w:date="2025-07-29T11:06:00Z" w16du:dateUtc="2025-07-29T04:06:00Z">
              <w:r w:rsidRPr="00922713" w:rsidDel="00F118C7">
                <w:rPr>
                  <w:rFonts w:ascii="Arial" w:hAnsi="Arial" w:cs="Arial"/>
                  <w:color w:val="000000"/>
                  <w:sz w:val="22"/>
                  <w:szCs w:val="22"/>
                  <w:rPrChange w:id="3945" w:author="Syahrani Rachmawati Sadino" w:date="2025-01-31T14:35:00Z">
                    <w:rPr>
                      <w:rFonts w:asciiTheme="minorBidi" w:hAnsiTheme="minorBidi" w:cstheme="minorBidi"/>
                      <w:color w:val="000000"/>
                      <w:sz w:val="22"/>
                      <w:szCs w:val="22"/>
                    </w:rPr>
                  </w:rPrChange>
                </w:rPr>
                <w:delText>Jabatan</w:delText>
              </w:r>
            </w:del>
            <w:ins w:id="3946" w:author="ADMIN" w:date="2025-07-29T11:06:00Z" w16du:dateUtc="2025-07-29T04:06:00Z">
              <w:r w:rsidR="00F118C7">
                <w:rPr>
                  <w:rFonts w:ascii="Arial" w:hAnsi="Arial" w:cs="Arial"/>
                  <w:color w:val="000000"/>
                  <w:sz w:val="22"/>
                  <w:szCs w:val="22"/>
                </w:rPr>
                <w:t>Direktur CV</w:t>
              </w:r>
            </w:ins>
            <w:ins w:id="3947" w:author="ADMIN" w:date="2025-07-29T11:07:00Z" w16du:dateUtc="2025-07-29T04:07:00Z">
              <w:r w:rsidR="00F118C7">
                <w:rPr>
                  <w:rFonts w:ascii="Arial" w:hAnsi="Arial" w:cs="Arial"/>
                  <w:color w:val="000000"/>
                  <w:sz w:val="22"/>
                  <w:szCs w:val="22"/>
                </w:rPr>
                <w:t>. Putra Disa Prima</w:t>
              </w:r>
            </w:ins>
            <w:r w:rsidRPr="00922713">
              <w:rPr>
                <w:rFonts w:ascii="Arial" w:hAnsi="Arial" w:cs="Arial"/>
                <w:color w:val="000000"/>
                <w:sz w:val="22"/>
                <w:szCs w:val="22"/>
                <w:rPrChange w:id="3948" w:author="Syahrani Rachmawati Sadino" w:date="2025-01-31T14:35:00Z">
                  <w:rPr>
                    <w:rFonts w:asciiTheme="minorBidi" w:hAnsiTheme="minorBidi" w:cstheme="minorBidi"/>
                    <w:color w:val="000000"/>
                    <w:sz w:val="22"/>
                    <w:szCs w:val="22"/>
                  </w:rPr>
                </w:rPrChange>
              </w:rPr>
              <w:t>)</w:t>
            </w:r>
          </w:p>
        </w:tc>
      </w:tr>
    </w:tbl>
    <w:p w14:paraId="52AA77C3" w14:textId="77777777" w:rsidR="001E3313" w:rsidRPr="00922713" w:rsidRDefault="001E3313">
      <w:pPr>
        <w:pStyle w:val="BodyText"/>
        <w:numPr>
          <w:ilvl w:val="0"/>
          <w:numId w:val="0"/>
        </w:numPr>
        <w:spacing w:after="0" w:line="276" w:lineRule="auto"/>
        <w:rPr>
          <w:rFonts w:ascii="Arial" w:hAnsi="Arial" w:cs="Arial"/>
          <w:sz w:val="22"/>
          <w:szCs w:val="22"/>
          <w:rPrChange w:id="3949" w:author="Syahrani Rachmawati Sadino" w:date="2025-01-31T14:35:00Z">
            <w:rPr>
              <w:rFonts w:asciiTheme="minorBidi" w:hAnsiTheme="minorBidi" w:cstheme="minorBidi"/>
              <w:sz w:val="22"/>
              <w:szCs w:val="22"/>
            </w:rPr>
          </w:rPrChange>
        </w:rPr>
      </w:pPr>
    </w:p>
    <w:p w14:paraId="27E08F21" w14:textId="77777777" w:rsidR="005E54ED" w:rsidRPr="00922713" w:rsidRDefault="005E54ED">
      <w:pPr>
        <w:pStyle w:val="BodyText"/>
        <w:numPr>
          <w:ilvl w:val="0"/>
          <w:numId w:val="0"/>
        </w:numPr>
        <w:spacing w:after="0" w:line="276" w:lineRule="auto"/>
        <w:rPr>
          <w:rFonts w:ascii="Arial" w:hAnsi="Arial" w:cs="Arial"/>
          <w:sz w:val="22"/>
          <w:szCs w:val="22"/>
          <w:rPrChange w:id="3950" w:author="Syahrani Rachmawati Sadino" w:date="2025-01-31T14:35:00Z">
            <w:rPr>
              <w:rFonts w:asciiTheme="minorBidi" w:hAnsiTheme="minorBidi" w:cstheme="minorBidi"/>
              <w:sz w:val="22"/>
              <w:szCs w:val="22"/>
            </w:rPr>
          </w:rPrChange>
        </w:rPr>
      </w:pPr>
    </w:p>
    <w:p w14:paraId="6CDFBCE0" w14:textId="77777777" w:rsidR="005E54ED" w:rsidRPr="00922713" w:rsidRDefault="005E54ED">
      <w:pPr>
        <w:pStyle w:val="BodyText"/>
        <w:numPr>
          <w:ilvl w:val="0"/>
          <w:numId w:val="0"/>
        </w:numPr>
        <w:spacing w:after="0" w:line="276" w:lineRule="auto"/>
        <w:rPr>
          <w:rFonts w:ascii="Arial" w:hAnsi="Arial" w:cs="Arial"/>
          <w:sz w:val="22"/>
          <w:szCs w:val="22"/>
          <w:rPrChange w:id="3951" w:author="Syahrani Rachmawati Sadino" w:date="2025-01-31T14:35:00Z">
            <w:rPr>
              <w:rFonts w:asciiTheme="minorBidi" w:hAnsiTheme="minorBidi" w:cstheme="minorBidi"/>
              <w:sz w:val="22"/>
              <w:szCs w:val="22"/>
            </w:rPr>
          </w:rPrChange>
        </w:rPr>
      </w:pPr>
    </w:p>
    <w:p w14:paraId="0F365F39" w14:textId="77777777" w:rsidR="001E3313" w:rsidRPr="00922713" w:rsidRDefault="001E3313">
      <w:pPr>
        <w:tabs>
          <w:tab w:val="left" w:pos="-1440"/>
        </w:tabs>
        <w:spacing w:line="276" w:lineRule="auto"/>
        <w:rPr>
          <w:rFonts w:ascii="Arial" w:hAnsi="Arial" w:cs="Arial"/>
          <w:b/>
          <w:sz w:val="22"/>
          <w:szCs w:val="22"/>
          <w:lang w:val="id-ID"/>
          <w:rPrChange w:id="3952" w:author="Syahrani Rachmawati Sadino" w:date="2025-01-31T14:35:00Z">
            <w:rPr>
              <w:rFonts w:asciiTheme="minorBidi" w:hAnsiTheme="minorBidi" w:cstheme="minorBidi"/>
              <w:b/>
              <w:sz w:val="22"/>
              <w:szCs w:val="22"/>
              <w:lang w:val="id-ID"/>
            </w:rPr>
          </w:rPrChange>
        </w:rPr>
      </w:pPr>
      <w:r w:rsidRPr="00922713">
        <w:rPr>
          <w:rFonts w:ascii="Arial" w:hAnsi="Arial" w:cs="Arial"/>
          <w:b/>
          <w:sz w:val="22"/>
          <w:szCs w:val="22"/>
          <w:lang w:val="id-ID"/>
          <w:rPrChange w:id="3953" w:author="Syahrani Rachmawati Sadino" w:date="2025-01-31T14:35:00Z">
            <w:rPr>
              <w:rFonts w:asciiTheme="minorBidi" w:hAnsiTheme="minorBidi" w:cstheme="minorBidi"/>
              <w:b/>
              <w:sz w:val="22"/>
              <w:szCs w:val="22"/>
              <w:lang w:val="id-ID"/>
            </w:rPr>
          </w:rPrChange>
        </w:rPr>
        <w:br w:type="page"/>
      </w:r>
    </w:p>
    <w:p w14:paraId="24E0B99C" w14:textId="77777777" w:rsidR="001E3313" w:rsidRPr="00922713" w:rsidRDefault="001E3313">
      <w:pPr>
        <w:tabs>
          <w:tab w:val="left" w:pos="-1440"/>
        </w:tabs>
        <w:spacing w:line="276" w:lineRule="auto"/>
        <w:rPr>
          <w:rFonts w:ascii="Arial" w:hAnsi="Arial" w:cs="Arial"/>
          <w:b/>
          <w:sz w:val="22"/>
          <w:szCs w:val="22"/>
          <w:lang w:val="pt-BR"/>
          <w:rPrChange w:id="3954" w:author="Syahrani Rachmawati Sadino" w:date="2025-01-31T14:35:00Z">
            <w:rPr>
              <w:rFonts w:asciiTheme="minorBidi" w:hAnsiTheme="minorBidi" w:cstheme="minorBidi"/>
              <w:b/>
              <w:sz w:val="22"/>
              <w:szCs w:val="22"/>
              <w:lang w:val="pt-BR"/>
            </w:rPr>
          </w:rPrChange>
        </w:rPr>
      </w:pPr>
      <w:r w:rsidRPr="00922713">
        <w:rPr>
          <w:rFonts w:ascii="Arial" w:hAnsi="Arial" w:cs="Arial"/>
          <w:b/>
          <w:sz w:val="22"/>
          <w:szCs w:val="22"/>
          <w:lang w:val="id-ID"/>
          <w:rPrChange w:id="3955" w:author="Syahrani Rachmawati Sadino" w:date="2025-01-31T14:35:00Z">
            <w:rPr>
              <w:rFonts w:asciiTheme="minorBidi" w:hAnsiTheme="minorBidi" w:cstheme="minorBidi"/>
              <w:b/>
              <w:sz w:val="22"/>
              <w:szCs w:val="22"/>
              <w:lang w:val="id-ID"/>
            </w:rPr>
          </w:rPrChange>
        </w:rPr>
        <w:lastRenderedPageBreak/>
        <w:t xml:space="preserve">LAMPIRAN </w:t>
      </w:r>
      <w:r w:rsidRPr="00922713">
        <w:rPr>
          <w:rFonts w:ascii="Arial" w:hAnsi="Arial" w:cs="Arial"/>
          <w:b/>
          <w:sz w:val="22"/>
          <w:szCs w:val="22"/>
          <w:lang w:val="pt-BR"/>
          <w:rPrChange w:id="3956" w:author="Syahrani Rachmawati Sadino" w:date="2025-01-31T14:35:00Z">
            <w:rPr>
              <w:rFonts w:asciiTheme="minorBidi" w:hAnsiTheme="minorBidi" w:cstheme="minorBidi"/>
              <w:b/>
              <w:sz w:val="22"/>
              <w:szCs w:val="22"/>
              <w:lang w:val="pt-BR"/>
            </w:rPr>
          </w:rPrChange>
        </w:rPr>
        <w:t>I</w:t>
      </w:r>
    </w:p>
    <w:p w14:paraId="5C3D5D01" w14:textId="77777777" w:rsidR="001E3313" w:rsidRPr="00922713" w:rsidRDefault="001E3313">
      <w:pPr>
        <w:spacing w:line="276" w:lineRule="auto"/>
        <w:rPr>
          <w:rFonts w:ascii="Arial" w:hAnsi="Arial" w:cs="Arial"/>
          <w:b/>
          <w:sz w:val="22"/>
          <w:szCs w:val="22"/>
          <w:rPrChange w:id="3957" w:author="Syahrani Rachmawati Sadino" w:date="2025-01-31T14:35:00Z">
            <w:rPr>
              <w:rFonts w:asciiTheme="minorBidi" w:hAnsiTheme="minorBidi" w:cstheme="minorBidi"/>
              <w:b/>
              <w:sz w:val="22"/>
              <w:szCs w:val="22"/>
            </w:rPr>
          </w:rPrChange>
        </w:rPr>
      </w:pPr>
      <w:r w:rsidRPr="00922713">
        <w:rPr>
          <w:rFonts w:ascii="Arial" w:hAnsi="Arial" w:cs="Arial"/>
          <w:b/>
          <w:sz w:val="22"/>
          <w:szCs w:val="22"/>
          <w:lang w:val="sv-SE"/>
          <w:rPrChange w:id="3958" w:author="Syahrani Rachmawati Sadino" w:date="2025-01-31T14:35:00Z">
            <w:rPr>
              <w:rFonts w:asciiTheme="minorBidi" w:hAnsiTheme="minorBidi" w:cstheme="minorBidi"/>
              <w:b/>
              <w:sz w:val="22"/>
              <w:szCs w:val="22"/>
              <w:lang w:val="sv-SE"/>
            </w:rPr>
          </w:rPrChange>
        </w:rPr>
        <w:t xml:space="preserve">Nomor: </w:t>
      </w:r>
      <w:del w:id="3959" w:author="Syahrani Rachmawati Sadino" w:date="2025-01-31T16:25:00Z">
        <w:r w:rsidRPr="00922713" w:rsidDel="00125728">
          <w:rPr>
            <w:rFonts w:ascii="Arial" w:hAnsi="Arial" w:cs="Arial"/>
            <w:b/>
            <w:sz w:val="22"/>
            <w:szCs w:val="22"/>
            <w:lang w:val="sv-SE"/>
            <w:rPrChange w:id="3960" w:author="Syahrani Rachmawati Sadino" w:date="2025-01-31T14:35:00Z">
              <w:rPr>
                <w:rFonts w:asciiTheme="minorBidi" w:hAnsiTheme="minorBidi" w:cstheme="minorBidi"/>
                <w:b/>
                <w:sz w:val="22"/>
                <w:szCs w:val="22"/>
                <w:lang w:val="sv-SE"/>
              </w:rPr>
            </w:rPrChange>
          </w:rPr>
          <w:delText>...........</w:delText>
        </w:r>
        <w:r w:rsidRPr="00922713" w:rsidDel="00125728">
          <w:rPr>
            <w:rFonts w:ascii="Arial" w:hAnsi="Arial" w:cs="Arial"/>
            <w:b/>
            <w:sz w:val="22"/>
            <w:szCs w:val="22"/>
            <w:lang w:val="id-ID"/>
            <w:rPrChange w:id="3961" w:author="Syahrani Rachmawati Sadino" w:date="2025-01-31T14:35:00Z">
              <w:rPr>
                <w:rFonts w:asciiTheme="minorBidi" w:hAnsiTheme="minorBidi" w:cstheme="minorBidi"/>
                <w:b/>
                <w:sz w:val="22"/>
                <w:szCs w:val="22"/>
                <w:lang w:val="id-ID"/>
              </w:rPr>
            </w:rPrChange>
          </w:rPr>
          <w:delText>..............</w:delText>
        </w:r>
        <w:r w:rsidRPr="00922713" w:rsidDel="00125728">
          <w:rPr>
            <w:rFonts w:ascii="Arial" w:hAnsi="Arial" w:cs="Arial"/>
            <w:b/>
            <w:sz w:val="22"/>
            <w:szCs w:val="22"/>
            <w:rPrChange w:id="3962" w:author="Syahrani Rachmawati Sadino" w:date="2025-01-31T14:35:00Z">
              <w:rPr>
                <w:rFonts w:asciiTheme="minorBidi" w:hAnsiTheme="minorBidi" w:cstheme="minorBidi"/>
                <w:b/>
                <w:sz w:val="22"/>
                <w:szCs w:val="22"/>
              </w:rPr>
            </w:rPrChange>
          </w:rPr>
          <w:delText>.</w:delText>
        </w:r>
      </w:del>
    </w:p>
    <w:p w14:paraId="3925C635" w14:textId="40DE1370" w:rsidR="001E3313" w:rsidRPr="00922713" w:rsidRDefault="001E3313">
      <w:pPr>
        <w:spacing w:line="276" w:lineRule="auto"/>
        <w:rPr>
          <w:rFonts w:ascii="Arial" w:hAnsi="Arial" w:cs="Arial"/>
          <w:b/>
          <w:sz w:val="22"/>
          <w:szCs w:val="22"/>
          <w:lang w:val="sv-SE"/>
          <w:rPrChange w:id="3963" w:author="Syahrani Rachmawati Sadino" w:date="2025-01-31T14:35:00Z">
            <w:rPr>
              <w:rFonts w:asciiTheme="minorBidi" w:hAnsiTheme="minorBidi" w:cstheme="minorBidi"/>
              <w:b/>
              <w:sz w:val="22"/>
              <w:szCs w:val="22"/>
              <w:lang w:val="sv-SE"/>
            </w:rPr>
          </w:rPrChange>
        </w:rPr>
      </w:pPr>
      <w:r w:rsidRPr="00922713">
        <w:rPr>
          <w:rFonts w:ascii="Arial" w:hAnsi="Arial" w:cs="Arial"/>
          <w:b/>
          <w:sz w:val="22"/>
          <w:szCs w:val="22"/>
          <w:lang w:val="sv-SE"/>
          <w:rPrChange w:id="3964" w:author="Syahrani Rachmawati Sadino" w:date="2025-01-31T14:35:00Z">
            <w:rPr>
              <w:rFonts w:asciiTheme="minorBidi" w:hAnsiTheme="minorBidi" w:cstheme="minorBidi"/>
              <w:b/>
              <w:sz w:val="22"/>
              <w:szCs w:val="22"/>
              <w:lang w:val="sv-SE"/>
            </w:rPr>
          </w:rPrChange>
        </w:rPr>
        <w:t xml:space="preserve">Nomor: </w:t>
      </w:r>
      <w:del w:id="3965" w:author="Syahrani Rachmawati Sadino" w:date="2025-01-31T16:25:00Z">
        <w:r w:rsidRPr="00922713" w:rsidDel="00125728">
          <w:rPr>
            <w:rFonts w:ascii="Arial" w:hAnsi="Arial" w:cs="Arial"/>
            <w:b/>
            <w:sz w:val="22"/>
            <w:szCs w:val="22"/>
            <w:lang w:val="sv-SE"/>
            <w:rPrChange w:id="3966" w:author="Syahrani Rachmawati Sadino" w:date="2025-01-31T14:35:00Z">
              <w:rPr>
                <w:rFonts w:asciiTheme="minorBidi" w:hAnsiTheme="minorBidi" w:cstheme="minorBidi"/>
                <w:b/>
                <w:sz w:val="22"/>
                <w:szCs w:val="22"/>
                <w:lang w:val="sv-SE"/>
              </w:rPr>
            </w:rPrChange>
          </w:rPr>
          <w:delText>..........................</w:delText>
        </w:r>
      </w:del>
    </w:p>
    <w:p w14:paraId="7931A6BB" w14:textId="77777777" w:rsidR="001E3313" w:rsidRPr="00922713" w:rsidRDefault="001E3313">
      <w:pPr>
        <w:spacing w:line="276" w:lineRule="auto"/>
        <w:rPr>
          <w:rFonts w:ascii="Arial" w:hAnsi="Arial" w:cs="Arial"/>
          <w:sz w:val="22"/>
          <w:szCs w:val="22"/>
          <w:lang w:val="sv-SE"/>
          <w:rPrChange w:id="3967" w:author="Syahrani Rachmawati Sadino" w:date="2025-01-31T14:35:00Z">
            <w:rPr>
              <w:rFonts w:asciiTheme="minorBidi" w:hAnsiTheme="minorBidi" w:cstheme="minorBidi"/>
              <w:sz w:val="22"/>
              <w:szCs w:val="22"/>
              <w:lang w:val="sv-SE"/>
            </w:rPr>
          </w:rPrChange>
        </w:rPr>
      </w:pPr>
    </w:p>
    <w:p w14:paraId="00D65F14" w14:textId="77777777" w:rsidR="001E3313" w:rsidRPr="00922713" w:rsidRDefault="001E3313">
      <w:pPr>
        <w:pStyle w:val="Heading1"/>
        <w:numPr>
          <w:ilvl w:val="0"/>
          <w:numId w:val="0"/>
        </w:numPr>
        <w:spacing w:before="0" w:after="0" w:line="276" w:lineRule="auto"/>
        <w:jc w:val="center"/>
        <w:rPr>
          <w:rFonts w:ascii="Arial" w:hAnsi="Arial" w:cs="Arial"/>
          <w:b w:val="0"/>
          <w:bCs/>
          <w:sz w:val="22"/>
          <w:szCs w:val="22"/>
          <w:u w:val="none"/>
          <w:lang w:val="sv-SE"/>
          <w:rPrChange w:id="3968" w:author="Syahrani Rachmawati Sadino" w:date="2025-01-31T14:35:00Z">
            <w:rPr>
              <w:rFonts w:asciiTheme="minorBidi" w:hAnsiTheme="minorBidi" w:cstheme="minorBidi"/>
              <w:b w:val="0"/>
              <w:bCs/>
              <w:sz w:val="22"/>
              <w:szCs w:val="22"/>
              <w:u w:val="none"/>
              <w:lang w:val="sv-SE"/>
            </w:rPr>
          </w:rPrChange>
        </w:rPr>
      </w:pPr>
      <w:r w:rsidRPr="00922713">
        <w:rPr>
          <w:rFonts w:ascii="Arial" w:hAnsi="Arial" w:cs="Arial"/>
          <w:bCs/>
          <w:sz w:val="22"/>
          <w:szCs w:val="22"/>
          <w:u w:val="none"/>
          <w:lang w:val="sv-SE"/>
          <w:rPrChange w:id="3969" w:author="Syahrani Rachmawati Sadino" w:date="2025-01-31T14:35:00Z">
            <w:rPr>
              <w:rFonts w:asciiTheme="minorBidi" w:hAnsiTheme="minorBidi" w:cstheme="minorBidi"/>
              <w:bCs/>
              <w:sz w:val="22"/>
              <w:szCs w:val="22"/>
              <w:u w:val="none"/>
              <w:lang w:val="sv-SE"/>
            </w:rPr>
          </w:rPrChange>
        </w:rPr>
        <w:t>PETUNJUK TEKNIS</w:t>
      </w:r>
    </w:p>
    <w:p w14:paraId="3B0A4195" w14:textId="77777777" w:rsidR="001E3313" w:rsidRPr="00922713" w:rsidRDefault="001E3313">
      <w:pPr>
        <w:spacing w:line="276" w:lineRule="auto"/>
        <w:jc w:val="center"/>
        <w:rPr>
          <w:rFonts w:ascii="Arial" w:hAnsi="Arial" w:cs="Arial"/>
          <w:b/>
          <w:sz w:val="22"/>
          <w:szCs w:val="22"/>
          <w:lang w:val="sv-SE"/>
          <w:rPrChange w:id="3970" w:author="Syahrani Rachmawati Sadino" w:date="2025-01-31T14:35:00Z">
            <w:rPr>
              <w:rFonts w:asciiTheme="minorBidi" w:hAnsiTheme="minorBidi" w:cstheme="minorBidi"/>
              <w:b/>
              <w:sz w:val="22"/>
              <w:szCs w:val="22"/>
              <w:lang w:val="sv-SE"/>
            </w:rPr>
          </w:rPrChange>
        </w:rPr>
      </w:pPr>
      <w:r w:rsidRPr="00922713">
        <w:rPr>
          <w:rFonts w:ascii="Arial" w:hAnsi="Arial" w:cs="Arial"/>
          <w:b/>
          <w:sz w:val="22"/>
          <w:szCs w:val="22"/>
          <w:lang w:val="sv-SE"/>
          <w:rPrChange w:id="3971" w:author="Syahrani Rachmawati Sadino" w:date="2025-01-31T14:35:00Z">
            <w:rPr>
              <w:rFonts w:asciiTheme="minorBidi" w:hAnsiTheme="minorBidi" w:cstheme="minorBidi"/>
              <w:b/>
              <w:sz w:val="22"/>
              <w:szCs w:val="22"/>
              <w:lang w:val="sv-SE"/>
            </w:rPr>
          </w:rPrChange>
        </w:rPr>
        <w:t>TATA LAKSANA PELAYANAN KESEHATAN</w:t>
      </w:r>
    </w:p>
    <w:p w14:paraId="1382B744" w14:textId="77777777" w:rsidR="001E3313" w:rsidRPr="00922713" w:rsidRDefault="001E3313">
      <w:pPr>
        <w:spacing w:line="276" w:lineRule="auto"/>
        <w:jc w:val="center"/>
        <w:rPr>
          <w:rFonts w:ascii="Arial" w:hAnsi="Arial" w:cs="Arial"/>
          <w:b/>
          <w:sz w:val="22"/>
          <w:szCs w:val="22"/>
          <w:lang w:val="sv-SE"/>
          <w:rPrChange w:id="3972" w:author="Syahrani Rachmawati Sadino" w:date="2025-01-31T14:35:00Z">
            <w:rPr>
              <w:rFonts w:asciiTheme="minorBidi" w:hAnsiTheme="minorBidi" w:cstheme="minorBidi"/>
              <w:b/>
              <w:sz w:val="22"/>
              <w:szCs w:val="22"/>
              <w:lang w:val="sv-SE"/>
            </w:rPr>
          </w:rPrChange>
        </w:rPr>
      </w:pPr>
      <w:r w:rsidRPr="00922713">
        <w:rPr>
          <w:rFonts w:ascii="Arial" w:hAnsi="Arial" w:cs="Arial"/>
          <w:b/>
          <w:sz w:val="22"/>
          <w:szCs w:val="22"/>
          <w:lang w:val="sv-SE"/>
          <w:rPrChange w:id="3973" w:author="Syahrani Rachmawati Sadino" w:date="2025-01-31T14:35:00Z">
            <w:rPr>
              <w:rFonts w:asciiTheme="minorBidi" w:hAnsiTheme="minorBidi" w:cstheme="minorBidi"/>
              <w:b/>
              <w:sz w:val="22"/>
              <w:szCs w:val="22"/>
              <w:lang w:val="sv-SE"/>
            </w:rPr>
          </w:rPrChange>
        </w:rPr>
        <w:t>PRODUK BRILIFE MANAGED CARE</w:t>
      </w:r>
    </w:p>
    <w:p w14:paraId="18BD6B3F" w14:textId="179C8EA5" w:rsidR="001E3313" w:rsidRPr="00922713" w:rsidRDefault="001E3313">
      <w:pPr>
        <w:spacing w:line="276" w:lineRule="auto"/>
        <w:jc w:val="center"/>
        <w:rPr>
          <w:rFonts w:ascii="Arial" w:hAnsi="Arial" w:cs="Arial"/>
          <w:b/>
          <w:sz w:val="22"/>
          <w:szCs w:val="22"/>
          <w:rPrChange w:id="3974" w:author="Syahrani Rachmawati Sadino" w:date="2025-01-31T14:35:00Z">
            <w:rPr>
              <w:rFonts w:asciiTheme="minorBidi" w:hAnsiTheme="minorBidi" w:cstheme="minorBidi"/>
              <w:b/>
              <w:sz w:val="22"/>
              <w:szCs w:val="22"/>
            </w:rPr>
          </w:rPrChange>
        </w:rPr>
      </w:pPr>
      <w:r w:rsidRPr="00922713">
        <w:rPr>
          <w:rFonts w:ascii="Arial" w:hAnsi="Arial" w:cs="Arial"/>
          <w:b/>
          <w:sz w:val="22"/>
          <w:szCs w:val="22"/>
          <w:rPrChange w:id="3975" w:author="Syahrani Rachmawati Sadino" w:date="2025-01-31T14:35:00Z">
            <w:rPr>
              <w:rFonts w:asciiTheme="minorBidi" w:hAnsiTheme="minorBidi" w:cstheme="minorBidi"/>
              <w:b/>
              <w:sz w:val="22"/>
              <w:szCs w:val="22"/>
            </w:rPr>
          </w:rPrChange>
        </w:rPr>
        <mc:AlternateContent>
          <mc:Choice Requires="wps">
            <w:drawing>
              <wp:anchor distT="0" distB="0" distL="114300" distR="114300" simplePos="0" relativeHeight="251667968" behindDoc="0" locked="0" layoutInCell="0" allowOverlap="1" wp14:anchorId="5563D663" wp14:editId="72247824">
                <wp:simplePos x="0" y="0"/>
                <wp:positionH relativeFrom="column">
                  <wp:posOffset>-60960</wp:posOffset>
                </wp:positionH>
                <wp:positionV relativeFrom="paragraph">
                  <wp:posOffset>216477</wp:posOffset>
                </wp:positionV>
                <wp:extent cx="5814060" cy="0"/>
                <wp:effectExtent l="0" t="19050" r="34290" b="19050"/>
                <wp:wrapNone/>
                <wp:docPr id="2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406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EC769A" id="Line 19"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pt,17.05pt" to="453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" o:allowincell="f" strokeweight="2.25pt"/>
            </w:pict>
          </mc:Fallback>
        </mc:AlternateContent>
      </w:r>
      <w:r w:rsidRPr="00922713">
        <w:rPr>
          <w:rFonts w:ascii="Arial" w:hAnsi="Arial" w:cs="Arial"/>
          <w:b/>
          <w:sz w:val="22"/>
          <w:szCs w:val="22"/>
          <w:lang w:val="sv-SE"/>
          <w:rPrChange w:id="3976" w:author="Syahrani Rachmawati Sadino" w:date="2025-01-31T14:35:00Z">
            <w:rPr>
              <w:rFonts w:asciiTheme="minorBidi" w:hAnsiTheme="minorBidi" w:cstheme="minorBidi"/>
              <w:b/>
              <w:sz w:val="22"/>
              <w:szCs w:val="22"/>
              <w:lang w:val="sv-SE"/>
            </w:rPr>
          </w:rPrChange>
        </w:rPr>
        <w:t xml:space="preserve">DI </w:t>
      </w:r>
      <w:r w:rsidR="0073718F" w:rsidRPr="00922713">
        <w:rPr>
          <w:rFonts w:ascii="Arial" w:hAnsi="Arial" w:cs="Arial"/>
          <w:b/>
          <w:sz w:val="22"/>
          <w:szCs w:val="22"/>
          <w:rPrChange w:id="3977" w:author="Syahrani Rachmawati Sadino" w:date="2025-01-31T14:35:00Z">
            <w:rPr>
              <w:rFonts w:asciiTheme="minorBidi" w:hAnsiTheme="minorBidi" w:cstheme="minorBidi"/>
              <w:b/>
              <w:sz w:val="22"/>
              <w:szCs w:val="22"/>
            </w:rPr>
          </w:rPrChange>
        </w:rPr>
        <w:t>KLINIK</w:t>
      </w:r>
      <w:r w:rsidRPr="00922713">
        <w:rPr>
          <w:rFonts w:ascii="Arial" w:hAnsi="Arial" w:cs="Arial"/>
          <w:b/>
          <w:sz w:val="22"/>
          <w:szCs w:val="22"/>
          <w:rPrChange w:id="3978" w:author="Syahrani Rachmawati Sadino" w:date="2025-01-31T14:35:00Z">
            <w:rPr>
              <w:rFonts w:asciiTheme="minorBidi" w:hAnsiTheme="minorBidi" w:cstheme="minorBidi"/>
              <w:b/>
              <w:sz w:val="22"/>
              <w:szCs w:val="22"/>
            </w:rPr>
          </w:rPrChange>
        </w:rPr>
        <w:t xml:space="preserve"> </w:t>
      </w:r>
      <w:del w:id="3979" w:author="ADMIN" w:date="2025-07-29T11:07:00Z" w16du:dateUtc="2025-07-29T04:07:00Z">
        <w:r w:rsidRPr="00922713" w:rsidDel="00C33BCA">
          <w:rPr>
            <w:rFonts w:ascii="Arial" w:hAnsi="Arial" w:cs="Arial"/>
            <w:b/>
            <w:sz w:val="22"/>
            <w:szCs w:val="22"/>
            <w:rPrChange w:id="3980" w:author="Syahrani Rachmawati Sadino" w:date="2025-01-31T14:35:00Z">
              <w:rPr>
                <w:rFonts w:asciiTheme="minorBidi" w:hAnsiTheme="minorBidi" w:cstheme="minorBidi"/>
                <w:b/>
                <w:sz w:val="22"/>
                <w:szCs w:val="22"/>
              </w:rPr>
            </w:rPrChange>
          </w:rPr>
          <w:delText>_____</w:delText>
        </w:r>
      </w:del>
      <w:ins w:id="3981" w:author="ADMIN" w:date="2025-07-29T11:07:00Z" w16du:dateUtc="2025-07-29T04:07:00Z">
        <w:r w:rsidR="00C33BCA">
          <w:rPr>
            <w:rFonts w:ascii="Arial" w:hAnsi="Arial" w:cs="Arial"/>
            <w:b/>
            <w:sz w:val="22"/>
            <w:szCs w:val="22"/>
          </w:rPr>
          <w:t>MUTIARA SEHAT GROUP</w:t>
        </w:r>
      </w:ins>
    </w:p>
    <w:p w14:paraId="35C80490" w14:textId="77777777" w:rsidR="001E3313" w:rsidRPr="00922713" w:rsidRDefault="001E3313">
      <w:pPr>
        <w:spacing w:line="276" w:lineRule="auto"/>
        <w:jc w:val="both"/>
        <w:rPr>
          <w:rFonts w:ascii="Arial" w:hAnsi="Arial" w:cs="Arial"/>
          <w:b/>
          <w:sz w:val="22"/>
          <w:szCs w:val="22"/>
          <w:lang w:val="id-ID"/>
          <w:rPrChange w:id="3982" w:author="Syahrani Rachmawati Sadino" w:date="2025-01-31T14:35:00Z">
            <w:rPr>
              <w:rFonts w:asciiTheme="minorBidi" w:hAnsiTheme="minorBidi" w:cstheme="minorBidi"/>
              <w:b/>
              <w:sz w:val="22"/>
              <w:szCs w:val="22"/>
              <w:lang w:val="id-ID"/>
            </w:rPr>
          </w:rPrChange>
        </w:rPr>
      </w:pPr>
    </w:p>
    <w:p w14:paraId="54E65F3E" w14:textId="77777777" w:rsidR="001E3313" w:rsidRPr="00922713" w:rsidRDefault="001E3313">
      <w:pPr>
        <w:spacing w:line="276" w:lineRule="auto"/>
        <w:jc w:val="both"/>
        <w:rPr>
          <w:rFonts w:ascii="Arial" w:hAnsi="Arial" w:cs="Arial"/>
          <w:b/>
          <w:sz w:val="22"/>
          <w:szCs w:val="22"/>
          <w:lang w:val="id-ID"/>
          <w:rPrChange w:id="3983" w:author="Syahrani Rachmawati Sadino" w:date="2025-01-31T14:35:00Z">
            <w:rPr>
              <w:rFonts w:asciiTheme="minorBidi" w:hAnsiTheme="minorBidi" w:cstheme="minorBidi"/>
              <w:b/>
              <w:sz w:val="22"/>
              <w:szCs w:val="22"/>
              <w:lang w:val="id-ID"/>
            </w:rPr>
          </w:rPrChange>
        </w:rPr>
      </w:pPr>
    </w:p>
    <w:p w14:paraId="7F76D8B7" w14:textId="27884AA0" w:rsidR="001828D9" w:rsidRPr="00922713" w:rsidRDefault="001828D9">
      <w:pPr>
        <w:pStyle w:val="ListParagraph"/>
        <w:numPr>
          <w:ilvl w:val="0"/>
          <w:numId w:val="70"/>
        </w:numPr>
        <w:spacing w:line="276" w:lineRule="auto"/>
        <w:ind w:left="426" w:hanging="426"/>
        <w:rPr>
          <w:rFonts w:ascii="Arial" w:hAnsi="Arial" w:cs="Arial"/>
          <w:b/>
          <w:sz w:val="22"/>
          <w:szCs w:val="22"/>
          <w:rPrChange w:id="3984" w:author="Syahrani Rachmawati Sadino" w:date="2025-01-31T14:35:00Z">
            <w:rPr>
              <w:rFonts w:asciiTheme="minorBidi" w:hAnsiTheme="minorBidi" w:cstheme="minorBidi"/>
              <w:b/>
              <w:sz w:val="22"/>
              <w:szCs w:val="22"/>
            </w:rPr>
          </w:rPrChange>
        </w:rPr>
      </w:pPr>
      <w:r w:rsidRPr="00922713">
        <w:rPr>
          <w:rFonts w:ascii="Arial" w:hAnsi="Arial" w:cs="Arial"/>
          <w:b/>
          <w:sz w:val="22"/>
          <w:szCs w:val="22"/>
          <w:rPrChange w:id="3985" w:author="Syahrani Rachmawati Sadino" w:date="2025-01-31T14:35:00Z">
            <w:rPr>
              <w:rFonts w:asciiTheme="minorBidi" w:hAnsiTheme="minorBidi" w:cstheme="minorBidi"/>
              <w:b/>
              <w:sz w:val="22"/>
              <w:szCs w:val="22"/>
            </w:rPr>
          </w:rPrChange>
        </w:rPr>
        <w:t>KEPESERTAAN</w:t>
      </w:r>
    </w:p>
    <w:p w14:paraId="704A3A7A" w14:textId="7B1BF347" w:rsidR="001E317A" w:rsidRPr="00922713" w:rsidRDefault="001E317A">
      <w:pPr>
        <w:pStyle w:val="BodyTextIndent"/>
        <w:keepNext w:val="0"/>
        <w:keepLines w:val="0"/>
        <w:numPr>
          <w:ilvl w:val="2"/>
          <w:numId w:val="59"/>
        </w:numPr>
        <w:tabs>
          <w:tab w:val="clear" w:pos="3960"/>
        </w:tabs>
        <w:spacing w:after="0" w:line="276" w:lineRule="auto"/>
        <w:ind w:left="851"/>
        <w:rPr>
          <w:rFonts w:ascii="Arial" w:hAnsi="Arial" w:cs="Arial"/>
          <w:sz w:val="22"/>
          <w:szCs w:val="22"/>
          <w:lang w:val="en-US"/>
          <w:rPrChange w:id="3986" w:author="Syahrani Rachmawati Sadino" w:date="2025-01-31T14:35:00Z">
            <w:rPr>
              <w:rFonts w:asciiTheme="minorBidi" w:hAnsiTheme="minorBidi" w:cstheme="minorBidi"/>
              <w:sz w:val="22"/>
              <w:szCs w:val="22"/>
              <w:lang w:val="en-US"/>
            </w:rPr>
          </w:rPrChange>
        </w:rPr>
        <w:pPrChange w:id="3987" w:author="Syahrani Rachmawati Sadino" w:date="2025-01-31T15:00:00Z">
          <w:pPr>
            <w:pStyle w:val="BodyTextIndent"/>
            <w:keepNext w:val="0"/>
            <w:keepLines w:val="0"/>
            <w:numPr>
              <w:ilvl w:val="2"/>
              <w:numId w:val="59"/>
            </w:numPr>
            <w:tabs>
              <w:tab w:val="clear" w:pos="720"/>
              <w:tab w:val="num" w:pos="3960"/>
            </w:tabs>
            <w:spacing w:after="0" w:line="276" w:lineRule="auto"/>
            <w:ind w:left="851" w:hanging="425"/>
          </w:pPr>
        </w:pPrChange>
      </w:pPr>
      <w:proofErr w:type="spellStart"/>
      <w:r w:rsidRPr="00922713">
        <w:rPr>
          <w:rFonts w:ascii="Arial" w:hAnsi="Arial" w:cs="Arial"/>
          <w:sz w:val="22"/>
          <w:szCs w:val="22"/>
          <w:lang w:val="en-US"/>
          <w:rPrChange w:id="3988" w:author="Syahrani Rachmawati Sadino" w:date="2025-01-31T14:35:00Z">
            <w:rPr>
              <w:rFonts w:asciiTheme="minorBidi" w:hAnsiTheme="minorBidi" w:cstheme="minorBidi"/>
              <w:sz w:val="22"/>
              <w:szCs w:val="22"/>
              <w:lang w:val="en-US"/>
            </w:rPr>
          </w:rPrChange>
        </w:rPr>
        <w:t>Peserta</w:t>
      </w:r>
      <w:proofErr w:type="spellEnd"/>
      <w:r w:rsidRPr="00922713">
        <w:rPr>
          <w:rFonts w:ascii="Arial" w:hAnsi="Arial" w:cs="Arial"/>
          <w:sz w:val="22"/>
          <w:szCs w:val="22"/>
          <w:lang w:val="en-US"/>
          <w:rPrChange w:id="3989" w:author="Syahrani Rachmawati Sadino" w:date="2025-01-31T14:35:00Z">
            <w:rPr>
              <w:rFonts w:asciiTheme="minorBidi" w:hAnsiTheme="minorBidi" w:cstheme="minorBidi"/>
              <w:sz w:val="22"/>
              <w:szCs w:val="22"/>
              <w:lang w:val="en-US"/>
            </w:rPr>
          </w:rPrChange>
        </w:rPr>
        <w:t xml:space="preserve"> </w:t>
      </w:r>
      <w:r w:rsidRPr="00922713">
        <w:rPr>
          <w:rFonts w:ascii="Arial" w:hAnsi="Arial" w:cs="Arial"/>
          <w:color w:val="000000"/>
          <w:sz w:val="22"/>
          <w:szCs w:val="22"/>
          <w:rPrChange w:id="3990" w:author="Syahrani Rachmawati Sadino" w:date="2025-01-31T14:35:00Z">
            <w:rPr>
              <w:rFonts w:asciiTheme="minorBidi" w:hAnsiTheme="minorBidi" w:cstheme="minorBidi"/>
              <w:color w:val="000000"/>
              <w:sz w:val="22"/>
              <w:szCs w:val="22"/>
            </w:rPr>
          </w:rPrChange>
        </w:rPr>
        <w:t xml:space="preserve">yang </w:t>
      </w:r>
      <w:proofErr w:type="spellStart"/>
      <w:r w:rsidRPr="00922713">
        <w:rPr>
          <w:rFonts w:ascii="Arial" w:hAnsi="Arial" w:cs="Arial"/>
          <w:color w:val="000000"/>
          <w:sz w:val="22"/>
          <w:szCs w:val="22"/>
          <w:rPrChange w:id="3991" w:author="Syahrani Rachmawati Sadino" w:date="2025-01-31T14:35:00Z">
            <w:rPr>
              <w:rFonts w:asciiTheme="minorBidi" w:hAnsiTheme="minorBidi" w:cstheme="minorBidi"/>
              <w:color w:val="000000"/>
              <w:sz w:val="22"/>
              <w:szCs w:val="22"/>
            </w:rPr>
          </w:rPrChange>
        </w:rPr>
        <w:t>dapat</w:t>
      </w:r>
      <w:proofErr w:type="spellEnd"/>
      <w:r w:rsidRPr="00922713">
        <w:rPr>
          <w:rFonts w:ascii="Arial" w:hAnsi="Arial" w:cs="Arial"/>
          <w:color w:val="000000"/>
          <w:sz w:val="22"/>
          <w:szCs w:val="22"/>
          <w:rPrChange w:id="3992" w:author="Syahrani Rachmawati Sadino" w:date="2025-01-31T14:35:00Z">
            <w:rPr>
              <w:rFonts w:asciiTheme="minorBidi" w:hAnsiTheme="minorBidi" w:cstheme="minorBidi"/>
              <w:color w:val="000000"/>
              <w:sz w:val="22"/>
              <w:szCs w:val="22"/>
            </w:rPr>
          </w:rPrChange>
        </w:rPr>
        <w:t xml:space="preserve"> </w:t>
      </w:r>
      <w:proofErr w:type="spellStart"/>
      <w:r w:rsidRPr="00922713">
        <w:rPr>
          <w:rFonts w:ascii="Arial" w:hAnsi="Arial" w:cs="Arial"/>
          <w:color w:val="000000"/>
          <w:sz w:val="22"/>
          <w:szCs w:val="22"/>
          <w:rPrChange w:id="3993" w:author="Syahrani Rachmawati Sadino" w:date="2025-01-31T14:35:00Z">
            <w:rPr>
              <w:rFonts w:asciiTheme="minorBidi" w:hAnsiTheme="minorBidi" w:cstheme="minorBidi"/>
              <w:color w:val="000000"/>
              <w:sz w:val="22"/>
              <w:szCs w:val="22"/>
            </w:rPr>
          </w:rPrChange>
        </w:rPr>
        <w:t>dilayani</w:t>
      </w:r>
      <w:proofErr w:type="spellEnd"/>
      <w:r w:rsidRPr="00922713">
        <w:rPr>
          <w:rFonts w:ascii="Arial" w:hAnsi="Arial" w:cs="Arial"/>
          <w:color w:val="000000"/>
          <w:sz w:val="22"/>
          <w:szCs w:val="22"/>
          <w:rPrChange w:id="3994" w:author="Syahrani Rachmawati Sadino" w:date="2025-01-31T14:35:00Z">
            <w:rPr>
              <w:rFonts w:asciiTheme="minorBidi" w:hAnsiTheme="minorBidi" w:cstheme="minorBidi"/>
              <w:color w:val="000000"/>
              <w:sz w:val="22"/>
              <w:szCs w:val="22"/>
            </w:rPr>
          </w:rPrChange>
        </w:rPr>
        <w:t xml:space="preserve"> di </w:t>
      </w:r>
      <w:r w:rsidRPr="00922713">
        <w:rPr>
          <w:rFonts w:ascii="Arial" w:hAnsi="Arial" w:cs="Arial"/>
          <w:b/>
          <w:color w:val="000000"/>
          <w:sz w:val="22"/>
          <w:szCs w:val="22"/>
          <w:rPrChange w:id="3995" w:author="Syahrani Rachmawati Sadino" w:date="2025-01-31T14:35:00Z">
            <w:rPr>
              <w:rFonts w:asciiTheme="minorBidi" w:hAnsiTheme="minorBidi" w:cstheme="minorBidi"/>
              <w:b/>
              <w:color w:val="000000"/>
              <w:sz w:val="22"/>
              <w:szCs w:val="22"/>
            </w:rPr>
          </w:rPrChange>
        </w:rPr>
        <w:t>PIHAK KEDUA</w:t>
      </w:r>
      <w:r w:rsidRPr="00922713">
        <w:rPr>
          <w:rFonts w:ascii="Arial" w:hAnsi="Arial" w:cs="Arial"/>
          <w:sz w:val="22"/>
          <w:szCs w:val="22"/>
          <w:lang w:val="en-US"/>
          <w:rPrChange w:id="3996" w:author="Syahrani Rachmawati Sadino" w:date="2025-01-31T14:35:00Z">
            <w:rPr>
              <w:rFonts w:asciiTheme="minorBidi" w:hAnsiTheme="minorBidi" w:cstheme="minorBidi"/>
              <w:sz w:val="22"/>
              <w:szCs w:val="22"/>
              <w:lang w:val="en-US"/>
            </w:rPr>
          </w:rPrChange>
        </w:rPr>
        <w:t xml:space="preserve"> </w:t>
      </w:r>
      <w:proofErr w:type="spellStart"/>
      <w:r w:rsidRPr="00922713">
        <w:rPr>
          <w:rFonts w:ascii="Arial" w:hAnsi="Arial" w:cs="Arial"/>
          <w:sz w:val="22"/>
          <w:szCs w:val="22"/>
          <w:lang w:val="en-US"/>
          <w:rPrChange w:id="3997" w:author="Syahrani Rachmawati Sadino" w:date="2025-01-31T14:35:00Z">
            <w:rPr>
              <w:rFonts w:asciiTheme="minorBidi" w:hAnsiTheme="minorBidi" w:cstheme="minorBidi"/>
              <w:sz w:val="22"/>
              <w:szCs w:val="22"/>
              <w:lang w:val="en-US"/>
            </w:rPr>
          </w:rPrChange>
        </w:rPr>
        <w:t>adalah</w:t>
      </w:r>
      <w:proofErr w:type="spellEnd"/>
      <w:r w:rsidRPr="00922713">
        <w:rPr>
          <w:rFonts w:ascii="Arial" w:hAnsi="Arial" w:cs="Arial"/>
          <w:sz w:val="22"/>
          <w:szCs w:val="22"/>
          <w:lang w:val="en-US"/>
          <w:rPrChange w:id="3998" w:author="Syahrani Rachmawati Sadino" w:date="2025-01-31T14:35:00Z">
            <w:rPr>
              <w:rFonts w:asciiTheme="minorBidi" w:hAnsiTheme="minorBidi" w:cstheme="minorBidi"/>
              <w:sz w:val="22"/>
              <w:szCs w:val="22"/>
              <w:lang w:val="en-US"/>
            </w:rPr>
          </w:rPrChange>
        </w:rPr>
        <w:t xml:space="preserve"> </w:t>
      </w:r>
      <w:proofErr w:type="spellStart"/>
      <w:r w:rsidRPr="00922713">
        <w:rPr>
          <w:rFonts w:ascii="Arial" w:hAnsi="Arial" w:cs="Arial"/>
          <w:sz w:val="22"/>
          <w:szCs w:val="22"/>
          <w:lang w:val="en-US"/>
          <w:rPrChange w:id="3999" w:author="Syahrani Rachmawati Sadino" w:date="2025-01-31T14:35:00Z">
            <w:rPr>
              <w:rFonts w:asciiTheme="minorBidi" w:hAnsiTheme="minorBidi" w:cstheme="minorBidi"/>
              <w:sz w:val="22"/>
              <w:szCs w:val="22"/>
              <w:lang w:val="en-US"/>
            </w:rPr>
          </w:rPrChange>
        </w:rPr>
        <w:t>Peserta</w:t>
      </w:r>
      <w:proofErr w:type="spellEnd"/>
      <w:r w:rsidRPr="00922713">
        <w:rPr>
          <w:rFonts w:ascii="Arial" w:hAnsi="Arial" w:cs="Arial"/>
          <w:sz w:val="22"/>
          <w:szCs w:val="22"/>
          <w:lang w:val="en-US"/>
          <w:rPrChange w:id="4000" w:author="Syahrani Rachmawati Sadino" w:date="2025-01-31T14:35:00Z">
            <w:rPr>
              <w:rFonts w:asciiTheme="minorBidi" w:hAnsiTheme="minorBidi" w:cstheme="minorBidi"/>
              <w:sz w:val="22"/>
              <w:szCs w:val="22"/>
              <w:lang w:val="en-US"/>
            </w:rPr>
          </w:rPrChange>
        </w:rPr>
        <w:t xml:space="preserve"> </w:t>
      </w:r>
      <w:r w:rsidR="0073718F" w:rsidRPr="00922713">
        <w:rPr>
          <w:rFonts w:ascii="Arial" w:hAnsi="Arial" w:cs="Arial"/>
          <w:sz w:val="22"/>
          <w:szCs w:val="22"/>
          <w:lang w:val="en-US"/>
          <w:rPrChange w:id="4001" w:author="Syahrani Rachmawati Sadino" w:date="2025-01-31T14:35:00Z">
            <w:rPr>
              <w:rFonts w:asciiTheme="minorBidi" w:hAnsiTheme="minorBidi" w:cstheme="minorBidi"/>
              <w:sz w:val="22"/>
              <w:szCs w:val="22"/>
              <w:lang w:val="en-US"/>
            </w:rPr>
          </w:rPrChange>
        </w:rPr>
        <w:t>BRI</w:t>
      </w:r>
      <w:r w:rsidRPr="00922713">
        <w:rPr>
          <w:rFonts w:ascii="Arial" w:hAnsi="Arial" w:cs="Arial"/>
          <w:sz w:val="22"/>
          <w:szCs w:val="22"/>
          <w:lang w:val="en-US"/>
          <w:rPrChange w:id="4002" w:author="Syahrani Rachmawati Sadino" w:date="2025-01-31T14:35:00Z">
            <w:rPr>
              <w:rFonts w:asciiTheme="minorBidi" w:hAnsiTheme="minorBidi" w:cstheme="minorBidi"/>
              <w:sz w:val="22"/>
              <w:szCs w:val="22"/>
              <w:lang w:val="en-US"/>
            </w:rPr>
          </w:rPrChange>
        </w:rPr>
        <w:t xml:space="preserve"> yang </w:t>
      </w:r>
      <w:proofErr w:type="spellStart"/>
      <w:r w:rsidRPr="00922713">
        <w:rPr>
          <w:rFonts w:ascii="Arial" w:hAnsi="Arial" w:cs="Arial"/>
          <w:sz w:val="22"/>
          <w:szCs w:val="22"/>
          <w:lang w:val="en-US"/>
          <w:rPrChange w:id="4003" w:author="Syahrani Rachmawati Sadino" w:date="2025-01-31T14:35:00Z">
            <w:rPr>
              <w:rFonts w:asciiTheme="minorBidi" w:hAnsiTheme="minorBidi" w:cstheme="minorBidi"/>
              <w:sz w:val="22"/>
              <w:szCs w:val="22"/>
              <w:lang w:val="en-US"/>
            </w:rPr>
          </w:rPrChange>
        </w:rPr>
        <w:t>mempunyai</w:t>
      </w:r>
      <w:proofErr w:type="spellEnd"/>
      <w:r w:rsidRPr="00922713">
        <w:rPr>
          <w:rFonts w:ascii="Arial" w:hAnsi="Arial" w:cs="Arial"/>
          <w:sz w:val="22"/>
          <w:szCs w:val="22"/>
          <w:lang w:val="en-US"/>
          <w:rPrChange w:id="4004" w:author="Syahrani Rachmawati Sadino" w:date="2025-01-31T14:35:00Z">
            <w:rPr>
              <w:rFonts w:asciiTheme="minorBidi" w:hAnsiTheme="minorBidi" w:cstheme="minorBidi"/>
              <w:sz w:val="22"/>
              <w:szCs w:val="22"/>
              <w:lang w:val="en-US"/>
            </w:rPr>
          </w:rPrChange>
        </w:rPr>
        <w:t xml:space="preserve"> </w:t>
      </w:r>
      <w:r w:rsidRPr="00922713">
        <w:rPr>
          <w:rFonts w:ascii="Arial" w:hAnsi="Arial" w:cs="Arial"/>
          <w:sz w:val="22"/>
          <w:szCs w:val="22"/>
          <w:lang w:val="id-ID"/>
          <w:rPrChange w:id="4005" w:author="Syahrani Rachmawati Sadino" w:date="2025-01-31T14:35:00Z">
            <w:rPr>
              <w:rFonts w:asciiTheme="minorBidi" w:hAnsiTheme="minorBidi" w:cstheme="minorBidi"/>
              <w:sz w:val="22"/>
              <w:szCs w:val="22"/>
              <w:lang w:val="id-ID"/>
            </w:rPr>
          </w:rPrChange>
        </w:rPr>
        <w:t xml:space="preserve">dan membawa </w:t>
      </w:r>
      <w:r w:rsidRPr="00922713">
        <w:rPr>
          <w:rFonts w:ascii="Arial" w:hAnsi="Arial" w:cs="Arial"/>
          <w:sz w:val="22"/>
          <w:szCs w:val="22"/>
          <w:rPrChange w:id="4006" w:author="Syahrani Rachmawati Sadino" w:date="2025-01-31T14:35:00Z">
            <w:rPr>
              <w:rFonts w:asciiTheme="minorBidi" w:hAnsiTheme="minorBidi" w:cstheme="minorBidi"/>
              <w:sz w:val="22"/>
              <w:szCs w:val="22"/>
            </w:rPr>
          </w:rPrChange>
        </w:rPr>
        <w:t xml:space="preserve">Kartu </w:t>
      </w:r>
      <w:r w:rsidR="00457E9E" w:rsidRPr="00922713">
        <w:rPr>
          <w:rFonts w:ascii="Arial" w:hAnsi="Arial" w:cs="Arial"/>
          <w:sz w:val="22"/>
          <w:szCs w:val="22"/>
          <w:rPrChange w:id="4007" w:author="Syahrani Rachmawati Sadino" w:date="2025-01-31T14:35:00Z">
            <w:rPr>
              <w:rFonts w:asciiTheme="minorBidi" w:hAnsiTheme="minorBidi" w:cstheme="minorBidi"/>
              <w:sz w:val="22"/>
              <w:szCs w:val="22"/>
            </w:rPr>
          </w:rPrChange>
        </w:rPr>
        <w:t>BRI Life</w:t>
      </w:r>
      <w:r w:rsidRPr="00922713">
        <w:rPr>
          <w:rFonts w:ascii="Arial" w:hAnsi="Arial" w:cs="Arial"/>
          <w:sz w:val="22"/>
          <w:szCs w:val="22"/>
          <w:rPrChange w:id="400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4009" w:author="Syahrani Rachmawati Sadino" w:date="2025-01-31T14:35:00Z">
            <w:rPr>
              <w:rFonts w:asciiTheme="minorBidi" w:hAnsiTheme="minorBidi" w:cstheme="minorBidi"/>
              <w:sz w:val="22"/>
              <w:szCs w:val="22"/>
            </w:rPr>
          </w:rPrChange>
        </w:rPr>
        <w:t>kartu</w:t>
      </w:r>
      <w:proofErr w:type="spellEnd"/>
      <w:r w:rsidRPr="00922713">
        <w:rPr>
          <w:rFonts w:ascii="Arial" w:hAnsi="Arial" w:cs="Arial"/>
          <w:sz w:val="22"/>
          <w:szCs w:val="22"/>
          <w:rPrChange w:id="401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4011" w:author="Syahrani Rachmawati Sadino" w:date="2025-01-31T14:35:00Z">
            <w:rPr>
              <w:rFonts w:asciiTheme="minorBidi" w:hAnsiTheme="minorBidi" w:cstheme="minorBidi"/>
              <w:sz w:val="22"/>
              <w:szCs w:val="22"/>
            </w:rPr>
          </w:rPrChange>
        </w:rPr>
        <w:t>sementara</w:t>
      </w:r>
      <w:proofErr w:type="spellEnd"/>
      <w:r w:rsidRPr="00922713">
        <w:rPr>
          <w:rFonts w:ascii="Arial" w:hAnsi="Arial" w:cs="Arial"/>
          <w:sz w:val="22"/>
          <w:szCs w:val="22"/>
          <w:rPrChange w:id="4012" w:author="Syahrani Rachmawati Sadino" w:date="2025-01-31T14:35:00Z">
            <w:rPr>
              <w:rFonts w:asciiTheme="minorBidi" w:hAnsiTheme="minorBidi" w:cstheme="minorBidi"/>
              <w:sz w:val="22"/>
              <w:szCs w:val="22"/>
            </w:rPr>
          </w:rPrChange>
        </w:rPr>
        <w:t xml:space="preserve">/ </w:t>
      </w:r>
      <w:r w:rsidRPr="00922713">
        <w:rPr>
          <w:rFonts w:ascii="Arial" w:hAnsi="Arial" w:cs="Arial"/>
          <w:i/>
          <w:sz w:val="22"/>
          <w:szCs w:val="22"/>
          <w:rPrChange w:id="4013" w:author="Syahrani Rachmawati Sadino" w:date="2025-01-31T14:35:00Z">
            <w:rPr>
              <w:rFonts w:asciiTheme="minorBidi" w:hAnsiTheme="minorBidi" w:cstheme="minorBidi"/>
              <w:i/>
              <w:sz w:val="22"/>
              <w:szCs w:val="22"/>
            </w:rPr>
          </w:rPrChange>
        </w:rPr>
        <w:t>e-Card</w:t>
      </w:r>
      <w:r w:rsidRPr="00922713">
        <w:rPr>
          <w:rFonts w:ascii="Arial" w:hAnsi="Arial" w:cs="Arial"/>
          <w:sz w:val="22"/>
          <w:szCs w:val="22"/>
          <w:rPrChange w:id="4014" w:author="Syahrani Rachmawati Sadino" w:date="2025-01-31T14:35:00Z">
            <w:rPr>
              <w:rFonts w:asciiTheme="minorBidi" w:hAnsiTheme="minorBidi" w:cstheme="minorBidi"/>
              <w:sz w:val="22"/>
              <w:szCs w:val="22"/>
            </w:rPr>
          </w:rPrChange>
        </w:rPr>
        <w:t xml:space="preserve"> pada </w:t>
      </w:r>
      <w:proofErr w:type="spellStart"/>
      <w:r w:rsidRPr="00922713">
        <w:rPr>
          <w:rFonts w:ascii="Arial" w:hAnsi="Arial" w:cs="Arial"/>
          <w:sz w:val="22"/>
          <w:szCs w:val="22"/>
          <w:rPrChange w:id="4015" w:author="Syahrani Rachmawati Sadino" w:date="2025-01-31T14:35:00Z">
            <w:rPr>
              <w:rFonts w:asciiTheme="minorBidi" w:hAnsiTheme="minorBidi" w:cstheme="minorBidi"/>
              <w:sz w:val="22"/>
              <w:szCs w:val="22"/>
            </w:rPr>
          </w:rPrChange>
        </w:rPr>
        <w:t>Aplikasi</w:t>
      </w:r>
      <w:proofErr w:type="spellEnd"/>
      <w:r w:rsidRPr="00922713">
        <w:rPr>
          <w:rFonts w:ascii="Arial" w:hAnsi="Arial" w:cs="Arial"/>
          <w:sz w:val="22"/>
          <w:szCs w:val="22"/>
          <w:rPrChange w:id="4016" w:author="Syahrani Rachmawati Sadino" w:date="2025-01-31T14:35:00Z">
            <w:rPr>
              <w:rFonts w:asciiTheme="minorBidi" w:hAnsiTheme="minorBidi" w:cstheme="minorBidi"/>
              <w:sz w:val="22"/>
              <w:szCs w:val="22"/>
            </w:rPr>
          </w:rPrChange>
        </w:rPr>
        <w:t xml:space="preserve"> </w:t>
      </w:r>
      <w:r w:rsidRPr="00922713">
        <w:rPr>
          <w:rFonts w:ascii="Arial" w:hAnsi="Arial" w:cs="Arial"/>
          <w:b/>
          <w:sz w:val="22"/>
          <w:szCs w:val="22"/>
          <w:rPrChange w:id="4017" w:author="Syahrani Rachmawati Sadino" w:date="2025-01-31T14:35:00Z">
            <w:rPr>
              <w:rFonts w:asciiTheme="minorBidi" w:hAnsiTheme="minorBidi" w:cstheme="minorBidi"/>
              <w:b/>
              <w:sz w:val="22"/>
              <w:szCs w:val="22"/>
            </w:rPr>
          </w:rPrChange>
        </w:rPr>
        <w:t>PIHAK PERTAMA</w:t>
      </w:r>
      <w:r w:rsidRPr="00922713">
        <w:rPr>
          <w:rFonts w:ascii="Arial" w:hAnsi="Arial" w:cs="Arial"/>
          <w:sz w:val="22"/>
          <w:szCs w:val="22"/>
          <w:rPrChange w:id="401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4019" w:author="Syahrani Rachmawati Sadino" w:date="2025-01-31T14:35:00Z">
            <w:rPr>
              <w:rFonts w:asciiTheme="minorBidi" w:hAnsiTheme="minorBidi" w:cstheme="minorBidi"/>
              <w:sz w:val="22"/>
              <w:szCs w:val="22"/>
            </w:rPr>
          </w:rPrChange>
        </w:rPr>
        <w:t>dari</w:t>
      </w:r>
      <w:proofErr w:type="spellEnd"/>
      <w:r w:rsidRPr="00922713">
        <w:rPr>
          <w:rFonts w:ascii="Arial" w:hAnsi="Arial" w:cs="Arial"/>
          <w:sz w:val="22"/>
          <w:szCs w:val="22"/>
          <w:rPrChange w:id="4020" w:author="Syahrani Rachmawati Sadino" w:date="2025-01-31T14:35:00Z">
            <w:rPr>
              <w:rFonts w:asciiTheme="minorBidi" w:hAnsiTheme="minorBidi" w:cstheme="minorBidi"/>
              <w:sz w:val="22"/>
              <w:szCs w:val="22"/>
            </w:rPr>
          </w:rPrChange>
        </w:rPr>
        <w:t xml:space="preserve"> </w:t>
      </w:r>
      <w:r w:rsidRPr="00922713">
        <w:rPr>
          <w:rFonts w:ascii="Arial" w:hAnsi="Arial" w:cs="Arial"/>
          <w:i/>
          <w:sz w:val="22"/>
          <w:szCs w:val="22"/>
          <w:rPrChange w:id="4021" w:author="Syahrani Rachmawati Sadino" w:date="2025-01-31T14:35:00Z">
            <w:rPr>
              <w:rFonts w:asciiTheme="minorBidi" w:hAnsiTheme="minorBidi" w:cstheme="minorBidi"/>
              <w:i/>
              <w:sz w:val="22"/>
              <w:szCs w:val="22"/>
            </w:rPr>
          </w:rPrChange>
        </w:rPr>
        <w:t>handphone</w:t>
      </w:r>
      <w:r w:rsidRPr="00922713">
        <w:rPr>
          <w:rFonts w:ascii="Arial" w:hAnsi="Arial" w:cs="Arial"/>
          <w:sz w:val="22"/>
          <w:szCs w:val="22"/>
          <w:rPrChange w:id="402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4023" w:author="Syahrani Rachmawati Sadino" w:date="2025-01-31T14:35:00Z">
            <w:rPr>
              <w:rFonts w:asciiTheme="minorBidi" w:hAnsiTheme="minorBidi" w:cstheme="minorBidi"/>
              <w:sz w:val="22"/>
              <w:szCs w:val="22"/>
            </w:rPr>
          </w:rPrChange>
        </w:rPr>
        <w:t>Peserta</w:t>
      </w:r>
      <w:proofErr w:type="spellEnd"/>
      <w:r w:rsidRPr="00922713">
        <w:rPr>
          <w:rFonts w:ascii="Arial" w:hAnsi="Arial" w:cs="Arial"/>
          <w:sz w:val="22"/>
          <w:szCs w:val="22"/>
          <w:rPrChange w:id="402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4025" w:author="Syahrani Rachmawati Sadino" w:date="2025-01-31T14:35:00Z">
            <w:rPr>
              <w:rFonts w:asciiTheme="minorBidi" w:hAnsiTheme="minorBidi" w:cstheme="minorBidi"/>
              <w:sz w:val="22"/>
              <w:szCs w:val="22"/>
            </w:rPr>
          </w:rPrChange>
        </w:rPr>
        <w:t>dengan</w:t>
      </w:r>
      <w:proofErr w:type="spellEnd"/>
      <w:r w:rsidRPr="00922713">
        <w:rPr>
          <w:rFonts w:ascii="Arial" w:hAnsi="Arial" w:cs="Arial"/>
          <w:sz w:val="22"/>
          <w:szCs w:val="22"/>
          <w:rPrChange w:id="4026" w:author="Syahrani Rachmawati Sadino" w:date="2025-01-31T14:35:00Z">
            <w:rPr>
              <w:rFonts w:asciiTheme="minorBidi" w:hAnsiTheme="minorBidi" w:cstheme="minorBidi"/>
              <w:sz w:val="22"/>
              <w:szCs w:val="22"/>
            </w:rPr>
          </w:rPrChange>
        </w:rPr>
        <w:t xml:space="preserve"> status </w:t>
      </w:r>
      <w:proofErr w:type="spellStart"/>
      <w:r w:rsidRPr="00922713">
        <w:rPr>
          <w:rFonts w:ascii="Arial" w:hAnsi="Arial" w:cs="Arial"/>
          <w:sz w:val="22"/>
          <w:szCs w:val="22"/>
          <w:rPrChange w:id="4027" w:author="Syahrani Rachmawati Sadino" w:date="2025-01-31T14:35:00Z">
            <w:rPr>
              <w:rFonts w:asciiTheme="minorBidi" w:hAnsiTheme="minorBidi" w:cstheme="minorBidi"/>
              <w:sz w:val="22"/>
              <w:szCs w:val="22"/>
            </w:rPr>
          </w:rPrChange>
        </w:rPr>
        <w:t>aktif</w:t>
      </w:r>
      <w:proofErr w:type="spellEnd"/>
      <w:r w:rsidRPr="00922713">
        <w:rPr>
          <w:rFonts w:ascii="Arial" w:hAnsi="Arial" w:cs="Arial"/>
          <w:sz w:val="22"/>
          <w:szCs w:val="22"/>
          <w:rPrChange w:id="4028" w:author="Syahrani Rachmawati Sadino" w:date="2025-01-31T14:35:00Z">
            <w:rPr>
              <w:rFonts w:asciiTheme="minorBidi" w:hAnsiTheme="minorBidi" w:cstheme="minorBidi"/>
              <w:sz w:val="22"/>
              <w:szCs w:val="22"/>
            </w:rPr>
          </w:rPrChange>
        </w:rPr>
        <w:t xml:space="preserve"> pada </w:t>
      </w:r>
      <w:proofErr w:type="spellStart"/>
      <w:r w:rsidRPr="00922713">
        <w:rPr>
          <w:rFonts w:ascii="Arial" w:hAnsi="Arial" w:cs="Arial"/>
          <w:sz w:val="22"/>
          <w:szCs w:val="22"/>
          <w:rPrChange w:id="4029" w:author="Syahrani Rachmawati Sadino" w:date="2025-01-31T14:35:00Z">
            <w:rPr>
              <w:rFonts w:asciiTheme="minorBidi" w:hAnsiTheme="minorBidi" w:cstheme="minorBidi"/>
              <w:sz w:val="22"/>
              <w:szCs w:val="22"/>
            </w:rPr>
          </w:rPrChange>
        </w:rPr>
        <w:t>Aplikasi</w:t>
      </w:r>
      <w:proofErr w:type="spellEnd"/>
      <w:r w:rsidRPr="00922713">
        <w:rPr>
          <w:rFonts w:ascii="Arial" w:hAnsi="Arial" w:cs="Arial"/>
          <w:sz w:val="22"/>
          <w:szCs w:val="22"/>
          <w:rPrChange w:id="4030" w:author="Syahrani Rachmawati Sadino" w:date="2025-01-31T14:35:00Z">
            <w:rPr>
              <w:rFonts w:asciiTheme="minorBidi" w:hAnsiTheme="minorBidi" w:cstheme="minorBidi"/>
              <w:sz w:val="22"/>
              <w:szCs w:val="22"/>
            </w:rPr>
          </w:rPrChange>
        </w:rPr>
        <w:t xml:space="preserve"> </w:t>
      </w:r>
      <w:r w:rsidR="00E50CDC" w:rsidRPr="00922713">
        <w:rPr>
          <w:rFonts w:ascii="Arial" w:hAnsi="Arial" w:cs="Arial"/>
          <w:sz w:val="22"/>
          <w:szCs w:val="22"/>
          <w:rPrChange w:id="4031" w:author="Syahrani Rachmawati Sadino" w:date="2025-01-31T14:35:00Z">
            <w:rPr>
              <w:rFonts w:asciiTheme="minorBidi" w:hAnsiTheme="minorBidi" w:cstheme="minorBidi"/>
              <w:sz w:val="22"/>
              <w:szCs w:val="22"/>
            </w:rPr>
          </w:rPrChange>
        </w:rPr>
        <w:t>BRILIFE-Care</w:t>
      </w:r>
      <w:r w:rsidRPr="00922713">
        <w:rPr>
          <w:rFonts w:ascii="Arial" w:hAnsi="Arial" w:cs="Arial"/>
          <w:sz w:val="22"/>
          <w:szCs w:val="22"/>
          <w:rPrChange w:id="4032" w:author="Syahrani Rachmawati Sadino" w:date="2025-01-31T14:35:00Z">
            <w:rPr>
              <w:rFonts w:asciiTheme="minorBidi" w:hAnsiTheme="minorBidi" w:cstheme="minorBidi"/>
              <w:sz w:val="22"/>
              <w:szCs w:val="22"/>
            </w:rPr>
          </w:rPrChange>
        </w:rPr>
        <w:t xml:space="preserve"> yang </w:t>
      </w:r>
      <w:proofErr w:type="spellStart"/>
      <w:r w:rsidRPr="00922713">
        <w:rPr>
          <w:rFonts w:ascii="Arial" w:hAnsi="Arial" w:cs="Arial"/>
          <w:sz w:val="22"/>
          <w:szCs w:val="22"/>
          <w:rPrChange w:id="4033" w:author="Syahrani Rachmawati Sadino" w:date="2025-01-31T14:35:00Z">
            <w:rPr>
              <w:rFonts w:asciiTheme="minorBidi" w:hAnsiTheme="minorBidi" w:cstheme="minorBidi"/>
              <w:sz w:val="22"/>
              <w:szCs w:val="22"/>
            </w:rPr>
          </w:rPrChange>
        </w:rPr>
        <w:t>divalidasi</w:t>
      </w:r>
      <w:proofErr w:type="spellEnd"/>
      <w:r w:rsidRPr="00922713">
        <w:rPr>
          <w:rFonts w:ascii="Arial" w:hAnsi="Arial" w:cs="Arial"/>
          <w:sz w:val="22"/>
          <w:szCs w:val="22"/>
          <w:rPrChange w:id="403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4035" w:author="Syahrani Rachmawati Sadino" w:date="2025-01-31T14:35:00Z">
            <w:rPr>
              <w:rFonts w:asciiTheme="minorBidi" w:hAnsiTheme="minorBidi" w:cstheme="minorBidi"/>
              <w:sz w:val="22"/>
              <w:szCs w:val="22"/>
            </w:rPr>
          </w:rPrChange>
        </w:rPr>
        <w:t>dengan</w:t>
      </w:r>
      <w:proofErr w:type="spellEnd"/>
      <w:r w:rsidRPr="00922713">
        <w:rPr>
          <w:rFonts w:ascii="Arial" w:hAnsi="Arial" w:cs="Arial"/>
          <w:sz w:val="22"/>
          <w:szCs w:val="22"/>
          <w:rPrChange w:id="403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4037" w:author="Syahrani Rachmawati Sadino" w:date="2025-01-31T14:35:00Z">
            <w:rPr>
              <w:rFonts w:asciiTheme="minorBidi" w:hAnsiTheme="minorBidi" w:cstheme="minorBidi"/>
              <w:sz w:val="22"/>
              <w:szCs w:val="22"/>
            </w:rPr>
          </w:rPrChange>
        </w:rPr>
        <w:t>kartu</w:t>
      </w:r>
      <w:proofErr w:type="spellEnd"/>
      <w:r w:rsidRPr="00922713">
        <w:rPr>
          <w:rFonts w:ascii="Arial" w:hAnsi="Arial" w:cs="Arial"/>
          <w:sz w:val="22"/>
          <w:szCs w:val="22"/>
          <w:rPrChange w:id="403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4039" w:author="Syahrani Rachmawati Sadino" w:date="2025-01-31T14:35:00Z">
            <w:rPr>
              <w:rFonts w:asciiTheme="minorBidi" w:hAnsiTheme="minorBidi" w:cstheme="minorBidi"/>
              <w:sz w:val="22"/>
              <w:szCs w:val="22"/>
            </w:rPr>
          </w:rPrChange>
        </w:rPr>
        <w:t>identitas</w:t>
      </w:r>
      <w:proofErr w:type="spellEnd"/>
      <w:r w:rsidRPr="00922713">
        <w:rPr>
          <w:rFonts w:ascii="Arial" w:hAnsi="Arial" w:cs="Arial"/>
          <w:sz w:val="22"/>
          <w:szCs w:val="22"/>
          <w:rPrChange w:id="4040" w:author="Syahrani Rachmawati Sadino" w:date="2025-01-31T14:35:00Z">
            <w:rPr>
              <w:rFonts w:asciiTheme="minorBidi" w:hAnsiTheme="minorBidi" w:cstheme="minorBidi"/>
              <w:sz w:val="22"/>
              <w:szCs w:val="22"/>
            </w:rPr>
          </w:rPrChange>
        </w:rPr>
        <w:t xml:space="preserve"> (KTP/SIM/</w:t>
      </w:r>
      <w:proofErr w:type="spellStart"/>
      <w:r w:rsidRPr="00922713">
        <w:rPr>
          <w:rFonts w:ascii="Arial" w:hAnsi="Arial" w:cs="Arial"/>
          <w:sz w:val="22"/>
          <w:szCs w:val="22"/>
          <w:rPrChange w:id="4041" w:author="Syahrani Rachmawati Sadino" w:date="2025-01-31T14:35:00Z">
            <w:rPr>
              <w:rFonts w:asciiTheme="minorBidi" w:hAnsiTheme="minorBidi" w:cstheme="minorBidi"/>
              <w:sz w:val="22"/>
              <w:szCs w:val="22"/>
            </w:rPr>
          </w:rPrChange>
        </w:rPr>
        <w:t>Paspor</w:t>
      </w:r>
      <w:proofErr w:type="spellEnd"/>
      <w:r w:rsidRPr="00922713">
        <w:rPr>
          <w:rFonts w:ascii="Arial" w:hAnsi="Arial" w:cs="Arial"/>
          <w:sz w:val="22"/>
          <w:szCs w:val="22"/>
          <w:rPrChange w:id="4042" w:author="Syahrani Rachmawati Sadino" w:date="2025-01-31T14:35:00Z">
            <w:rPr>
              <w:rFonts w:asciiTheme="minorBidi" w:hAnsiTheme="minorBidi" w:cstheme="minorBidi"/>
              <w:sz w:val="22"/>
              <w:szCs w:val="22"/>
            </w:rPr>
          </w:rPrChange>
        </w:rPr>
        <w:t>)</w:t>
      </w:r>
      <w:r w:rsidRPr="00922713">
        <w:rPr>
          <w:rFonts w:ascii="Arial" w:hAnsi="Arial" w:cs="Arial"/>
          <w:sz w:val="22"/>
          <w:szCs w:val="22"/>
          <w:lang w:val="en-US"/>
          <w:rPrChange w:id="4043" w:author="Syahrani Rachmawati Sadino" w:date="2025-01-31T14:35:00Z">
            <w:rPr>
              <w:rFonts w:asciiTheme="minorBidi" w:hAnsiTheme="minorBidi" w:cstheme="minorBidi"/>
              <w:sz w:val="22"/>
              <w:szCs w:val="22"/>
              <w:lang w:val="en-US"/>
            </w:rPr>
          </w:rPrChange>
        </w:rPr>
        <w:t>.</w:t>
      </w:r>
    </w:p>
    <w:p w14:paraId="6AB2501B" w14:textId="6C66FFB3" w:rsidR="001E317A" w:rsidRPr="00922713" w:rsidDel="00540355" w:rsidRDefault="001E317A">
      <w:pPr>
        <w:pStyle w:val="BodyTextIndent"/>
        <w:keepNext w:val="0"/>
        <w:keepLines w:val="0"/>
        <w:tabs>
          <w:tab w:val="clear" w:pos="720"/>
        </w:tabs>
        <w:spacing w:after="0" w:line="276" w:lineRule="auto"/>
        <w:ind w:firstLine="0"/>
        <w:rPr>
          <w:del w:id="4044" w:author="ADMIN" w:date="2025-07-29T12:59:00Z" w16du:dateUtc="2025-07-29T05:59:00Z"/>
          <w:rFonts w:ascii="Arial" w:hAnsi="Arial" w:cs="Arial"/>
          <w:sz w:val="22"/>
          <w:szCs w:val="22"/>
          <w:lang w:val="en-US"/>
          <w:rPrChange w:id="4045" w:author="Syahrani Rachmawati Sadino" w:date="2025-01-31T14:35:00Z">
            <w:rPr>
              <w:del w:id="4046" w:author="ADMIN" w:date="2025-07-29T12:59:00Z" w16du:dateUtc="2025-07-29T05:59:00Z"/>
              <w:rFonts w:asciiTheme="minorBidi" w:hAnsiTheme="minorBidi" w:cstheme="minorBidi"/>
              <w:sz w:val="22"/>
              <w:szCs w:val="22"/>
              <w:lang w:val="en-US"/>
            </w:rPr>
          </w:rPrChange>
        </w:rPr>
      </w:pPr>
    </w:p>
    <w:p w14:paraId="2A766ED5" w14:textId="4B68AFF3" w:rsidR="00D449A7" w:rsidRPr="00922713" w:rsidDel="00540355" w:rsidRDefault="001E317A">
      <w:pPr>
        <w:pStyle w:val="BodyTextIndent"/>
        <w:keepNext w:val="0"/>
        <w:keepLines w:val="0"/>
        <w:numPr>
          <w:ilvl w:val="2"/>
          <w:numId w:val="59"/>
        </w:numPr>
        <w:tabs>
          <w:tab w:val="clear" w:pos="3960"/>
        </w:tabs>
        <w:spacing w:after="0" w:line="276" w:lineRule="auto"/>
        <w:ind w:left="851"/>
        <w:rPr>
          <w:ins w:id="4047" w:author="Syahrani Rachmawati Sadino" w:date="2025-01-31T12:59:00Z"/>
          <w:del w:id="4048" w:author="ADMIN" w:date="2025-07-29T12:59:00Z" w16du:dateUtc="2025-07-29T05:59:00Z"/>
          <w:rFonts w:ascii="Arial" w:hAnsi="Arial" w:cs="Arial"/>
          <w:sz w:val="22"/>
          <w:szCs w:val="22"/>
          <w:lang w:val="en-US"/>
          <w:rPrChange w:id="4049" w:author="Syahrani Rachmawati Sadino" w:date="2025-01-31T14:35:00Z">
            <w:rPr>
              <w:ins w:id="4050" w:author="Syahrani Rachmawati Sadino" w:date="2025-01-31T12:59:00Z"/>
              <w:del w:id="4051" w:author="ADMIN" w:date="2025-07-29T12:59:00Z" w16du:dateUtc="2025-07-29T05:59:00Z"/>
              <w:rFonts w:asciiTheme="minorBidi" w:hAnsiTheme="minorBidi" w:cstheme="minorBidi"/>
              <w:color w:val="0070C0"/>
              <w:sz w:val="22"/>
              <w:szCs w:val="22"/>
              <w:lang w:val="id-ID"/>
            </w:rPr>
          </w:rPrChange>
        </w:rPr>
        <w:pPrChange w:id="4052" w:author="Syahrani Rachmawati Sadino" w:date="2025-01-31T15:00:00Z">
          <w:pPr>
            <w:pStyle w:val="BodyTextIndent"/>
            <w:keepNext w:val="0"/>
            <w:keepLines w:val="0"/>
            <w:numPr>
              <w:ilvl w:val="2"/>
              <w:numId w:val="59"/>
            </w:numPr>
            <w:tabs>
              <w:tab w:val="clear" w:pos="720"/>
              <w:tab w:val="num" w:pos="3960"/>
            </w:tabs>
            <w:spacing w:after="0" w:line="276" w:lineRule="auto"/>
            <w:ind w:left="851" w:hanging="425"/>
          </w:pPr>
        </w:pPrChange>
      </w:pPr>
      <w:del w:id="4053" w:author="ADMIN" w:date="2025-07-29T12:59:00Z" w16du:dateUtc="2025-07-29T05:59:00Z">
        <w:r w:rsidRPr="00922713" w:rsidDel="00540355">
          <w:rPr>
            <w:rFonts w:ascii="Arial" w:hAnsi="Arial" w:cs="Arial"/>
            <w:sz w:val="22"/>
            <w:szCs w:val="22"/>
            <w:lang w:val="id-ID"/>
            <w:rPrChange w:id="4054" w:author="Syahrani Rachmawati Sadino" w:date="2025-01-31T14:35:00Z">
              <w:rPr>
                <w:rFonts w:asciiTheme="minorBidi" w:hAnsiTheme="minorBidi" w:cstheme="minorBidi"/>
                <w:sz w:val="22"/>
                <w:szCs w:val="22"/>
                <w:lang w:val="id-ID"/>
              </w:rPr>
            </w:rPrChange>
          </w:rPr>
          <w:delText>Plan</w:delText>
        </w:r>
        <w:r w:rsidRPr="00922713" w:rsidDel="00540355">
          <w:rPr>
            <w:rFonts w:ascii="Arial" w:hAnsi="Arial" w:cs="Arial"/>
            <w:sz w:val="22"/>
            <w:szCs w:val="22"/>
            <w:rPrChange w:id="4055" w:author="Syahrani Rachmawati Sadino" w:date="2025-01-31T14:35:00Z">
              <w:rPr>
                <w:rFonts w:asciiTheme="minorBidi" w:hAnsiTheme="minorBidi" w:cstheme="minorBidi"/>
                <w:sz w:val="22"/>
                <w:szCs w:val="22"/>
              </w:rPr>
            </w:rPrChange>
          </w:rPr>
          <w:delText xml:space="preserve"> Peserta </w:delText>
        </w:r>
        <w:r w:rsidRPr="00922713" w:rsidDel="00540355">
          <w:rPr>
            <w:rFonts w:ascii="Arial" w:hAnsi="Arial" w:cs="Arial"/>
            <w:color w:val="000000"/>
            <w:sz w:val="22"/>
            <w:szCs w:val="22"/>
            <w:rPrChange w:id="4056" w:author="Syahrani Rachmawati Sadino" w:date="2025-01-31T14:35:00Z">
              <w:rPr>
                <w:rFonts w:asciiTheme="minorBidi" w:hAnsiTheme="minorBidi" w:cstheme="minorBidi"/>
                <w:color w:val="000000"/>
                <w:sz w:val="22"/>
                <w:szCs w:val="22"/>
              </w:rPr>
            </w:rPrChange>
          </w:rPr>
          <w:delText xml:space="preserve">yang dapat dilayani di </w:delText>
        </w:r>
        <w:r w:rsidRPr="00922713" w:rsidDel="00540355">
          <w:rPr>
            <w:rFonts w:ascii="Arial" w:hAnsi="Arial" w:cs="Arial"/>
            <w:b/>
            <w:color w:val="000000"/>
            <w:sz w:val="22"/>
            <w:szCs w:val="22"/>
            <w:rPrChange w:id="4057" w:author="Syahrani Rachmawati Sadino" w:date="2025-01-31T14:35:00Z">
              <w:rPr>
                <w:rFonts w:asciiTheme="minorBidi" w:hAnsiTheme="minorBidi" w:cstheme="minorBidi"/>
                <w:b/>
                <w:color w:val="000000"/>
                <w:sz w:val="22"/>
                <w:szCs w:val="22"/>
              </w:rPr>
            </w:rPrChange>
          </w:rPr>
          <w:delText>PIHAK KEDUA</w:delText>
        </w:r>
        <w:r w:rsidRPr="00922713" w:rsidDel="00540355">
          <w:rPr>
            <w:rFonts w:ascii="Arial" w:hAnsi="Arial" w:cs="Arial"/>
            <w:color w:val="0070C0"/>
            <w:sz w:val="22"/>
            <w:szCs w:val="22"/>
            <w:rPrChange w:id="4058" w:author="Syahrani Rachmawati Sadino" w:date="2025-01-31T14:35:00Z">
              <w:rPr>
                <w:rFonts w:asciiTheme="minorBidi" w:hAnsiTheme="minorBidi" w:cstheme="minorBidi"/>
                <w:color w:val="0070C0"/>
                <w:sz w:val="22"/>
                <w:szCs w:val="22"/>
              </w:rPr>
            </w:rPrChange>
          </w:rPr>
          <w:delText xml:space="preserve"> </w:delText>
        </w:r>
        <w:r w:rsidRPr="00922713" w:rsidDel="00540355">
          <w:rPr>
            <w:rFonts w:ascii="Arial" w:hAnsi="Arial" w:cs="Arial"/>
            <w:color w:val="000000"/>
            <w:sz w:val="22"/>
            <w:szCs w:val="22"/>
            <w:rPrChange w:id="4059" w:author="Syahrani Rachmawati Sadino" w:date="2025-01-31T14:35:00Z">
              <w:rPr>
                <w:rFonts w:asciiTheme="minorBidi" w:hAnsiTheme="minorBidi" w:cstheme="minorBidi"/>
                <w:color w:val="000000"/>
                <w:sz w:val="22"/>
                <w:szCs w:val="22"/>
              </w:rPr>
            </w:rPrChange>
          </w:rPr>
          <w:delText xml:space="preserve">adalah Plan Peserta sesuai kesepakatan </w:delText>
        </w:r>
        <w:r w:rsidR="00A20015" w:rsidRPr="00922713" w:rsidDel="00540355">
          <w:rPr>
            <w:rFonts w:ascii="Arial" w:hAnsi="Arial" w:cs="Arial"/>
            <w:b/>
            <w:bCs/>
            <w:color w:val="000000"/>
            <w:sz w:val="22"/>
            <w:szCs w:val="22"/>
            <w:rPrChange w:id="4060" w:author="Syahrani Rachmawati Sadino" w:date="2025-01-31T14:35:00Z">
              <w:rPr>
                <w:rFonts w:asciiTheme="minorBidi" w:hAnsiTheme="minorBidi" w:cstheme="minorBidi"/>
                <w:b/>
                <w:bCs/>
                <w:color w:val="000000"/>
                <w:sz w:val="22"/>
                <w:szCs w:val="22"/>
              </w:rPr>
            </w:rPrChange>
          </w:rPr>
          <w:delText>PARAH PIHAK</w:delText>
        </w:r>
        <w:r w:rsidRPr="00922713" w:rsidDel="00540355">
          <w:rPr>
            <w:rFonts w:ascii="Arial" w:hAnsi="Arial" w:cs="Arial"/>
            <w:color w:val="000000"/>
            <w:sz w:val="22"/>
            <w:szCs w:val="22"/>
            <w:rPrChange w:id="4061" w:author="Syahrani Rachmawati Sadino" w:date="2025-01-31T14:35:00Z">
              <w:rPr>
                <w:rFonts w:asciiTheme="minorBidi" w:hAnsiTheme="minorBidi" w:cstheme="minorBidi"/>
                <w:color w:val="000000"/>
                <w:sz w:val="22"/>
                <w:szCs w:val="22"/>
              </w:rPr>
            </w:rPrChange>
          </w:rPr>
          <w:delText xml:space="preserve"> yaitu: </w:delText>
        </w:r>
        <w:r w:rsidRPr="00922713" w:rsidDel="00540355">
          <w:rPr>
            <w:rFonts w:ascii="Arial" w:hAnsi="Arial" w:cs="Arial"/>
            <w:color w:val="FF0000"/>
            <w:sz w:val="22"/>
            <w:szCs w:val="22"/>
            <w:rPrChange w:id="4062" w:author="Syahrani Rachmawati Sadino" w:date="2025-01-31T14:35:00Z">
              <w:rPr>
                <w:rFonts w:asciiTheme="minorBidi" w:hAnsiTheme="minorBidi" w:cstheme="minorBidi"/>
                <w:color w:val="FF0000"/>
                <w:sz w:val="22"/>
                <w:szCs w:val="22"/>
              </w:rPr>
            </w:rPrChange>
          </w:rPr>
          <w:delText>(hapus kolom plan yang tidak dikerjasamakan)</w:delText>
        </w:r>
        <w:r w:rsidR="005D130D" w:rsidRPr="00922713" w:rsidDel="00540355">
          <w:rPr>
            <w:rFonts w:ascii="Arial" w:hAnsi="Arial" w:cs="Arial"/>
            <w:color w:val="0070C0"/>
            <w:sz w:val="22"/>
            <w:szCs w:val="22"/>
            <w:lang w:val="id-ID"/>
            <w:rPrChange w:id="4063" w:author="Syahrani Rachmawati Sadino" w:date="2025-01-31T14:35:00Z">
              <w:rPr>
                <w:rFonts w:asciiTheme="minorBidi" w:hAnsiTheme="minorBidi" w:cstheme="minorBidi"/>
                <w:color w:val="0070C0"/>
                <w:sz w:val="22"/>
                <w:szCs w:val="22"/>
                <w:lang w:val="id-ID"/>
              </w:rPr>
            </w:rPrChange>
          </w:rPr>
          <w:delText xml:space="preserve"> </w:delText>
        </w:r>
      </w:del>
    </w:p>
    <w:p w14:paraId="40D03EDA" w14:textId="0A32D446" w:rsidR="00D449A7" w:rsidRPr="00922713" w:rsidDel="00540355" w:rsidRDefault="00D449A7">
      <w:pPr>
        <w:pStyle w:val="BodyTextIndent"/>
        <w:keepNext w:val="0"/>
        <w:keepLines w:val="0"/>
        <w:tabs>
          <w:tab w:val="clear" w:pos="720"/>
        </w:tabs>
        <w:spacing w:after="0" w:line="276" w:lineRule="auto"/>
        <w:ind w:left="0" w:firstLine="0"/>
        <w:rPr>
          <w:del w:id="4064" w:author="ADMIN" w:date="2025-07-29T12:59:00Z" w16du:dateUtc="2025-07-29T05:59:00Z"/>
          <w:rFonts w:ascii="Arial" w:hAnsi="Arial" w:cs="Arial"/>
          <w:sz w:val="22"/>
          <w:szCs w:val="22"/>
          <w:lang w:val="en-US"/>
          <w:rPrChange w:id="4065" w:author="Syahrani Rachmawati Sadino" w:date="2025-01-31T14:35:00Z">
            <w:rPr>
              <w:del w:id="4066" w:author="ADMIN" w:date="2025-07-29T12:59:00Z" w16du:dateUtc="2025-07-29T05:59:00Z"/>
              <w:rFonts w:asciiTheme="minorBidi" w:hAnsiTheme="minorBidi" w:cstheme="minorBidi"/>
              <w:sz w:val="22"/>
              <w:szCs w:val="22"/>
              <w:lang w:val="en-US"/>
            </w:rPr>
          </w:rPrChange>
        </w:rPr>
        <w:pPrChange w:id="4067" w:author="Syahrani Rachmawati Sadino" w:date="2025-01-31T15:00:00Z">
          <w:pPr>
            <w:pStyle w:val="BodyTextIndent"/>
            <w:keepNext w:val="0"/>
            <w:keepLines w:val="0"/>
            <w:numPr>
              <w:ilvl w:val="2"/>
              <w:numId w:val="59"/>
            </w:numPr>
            <w:tabs>
              <w:tab w:val="clear" w:pos="720"/>
              <w:tab w:val="num" w:pos="3960"/>
            </w:tabs>
            <w:spacing w:after="0" w:line="276" w:lineRule="auto"/>
            <w:ind w:left="851" w:hanging="425"/>
          </w:pPr>
        </w:pPrChange>
      </w:pPr>
    </w:p>
    <w:tbl>
      <w:tblPr>
        <w:tblStyle w:val="TableGrid1"/>
        <w:tblW w:w="0" w:type="auto"/>
        <w:tblInd w:w="828" w:type="dxa"/>
        <w:tblLook w:val="04A0" w:firstRow="1" w:lastRow="0" w:firstColumn="1" w:lastColumn="0" w:noHBand="0" w:noVBand="1"/>
      </w:tblPr>
      <w:tblGrid>
        <w:gridCol w:w="2666"/>
        <w:gridCol w:w="5523"/>
      </w:tblGrid>
      <w:tr w:rsidR="001E3313" w:rsidRPr="00922713" w:rsidDel="00540355" w14:paraId="4BD0F0CB" w14:textId="19E8E6E7" w:rsidTr="00F625C2">
        <w:trPr>
          <w:del w:id="4068" w:author="ADMIN" w:date="2025-07-29T12:59:00Z" w16du:dateUtc="2025-07-29T05:59:00Z"/>
        </w:trPr>
        <w:tc>
          <w:tcPr>
            <w:tcW w:w="2666" w:type="dxa"/>
          </w:tcPr>
          <w:p w14:paraId="221A770E" w14:textId="70460CD0" w:rsidR="001E3313" w:rsidRPr="00922713" w:rsidDel="00540355" w:rsidRDefault="001E3313">
            <w:pPr>
              <w:spacing w:line="276" w:lineRule="auto"/>
              <w:rPr>
                <w:del w:id="4069" w:author="ADMIN" w:date="2025-07-29T12:59:00Z" w16du:dateUtc="2025-07-29T05:59:00Z"/>
                <w:rFonts w:ascii="Arial" w:eastAsia="Verdana" w:hAnsi="Arial" w:cs="Arial"/>
                <w:noProof w:val="0"/>
                <w:color w:val="000000"/>
                <w:kern w:val="2"/>
                <w:sz w:val="22"/>
                <w:szCs w:val="22"/>
                <w:lang w:eastAsia="id-ID"/>
                <w:rPrChange w:id="4070" w:author="Syahrani Rachmawati Sadino" w:date="2025-01-31T14:35:00Z">
                  <w:rPr>
                    <w:del w:id="4071" w:author="ADMIN" w:date="2025-07-29T12:59:00Z" w16du:dateUtc="2025-07-29T05:59:00Z"/>
                    <w:rFonts w:asciiTheme="minorBidi" w:eastAsia="Verdana" w:hAnsiTheme="minorBidi" w:cstheme="minorBidi"/>
                    <w:noProof w:val="0"/>
                    <w:color w:val="000000"/>
                    <w:kern w:val="2"/>
                    <w:sz w:val="22"/>
                    <w:szCs w:val="22"/>
                    <w:lang w:eastAsia="id-ID"/>
                  </w:rPr>
                </w:rPrChange>
              </w:rPr>
            </w:pPr>
            <w:del w:id="4072" w:author="ADMIN" w:date="2025-07-29T12:59:00Z" w16du:dateUtc="2025-07-29T05:59:00Z">
              <w:r w:rsidRPr="00922713" w:rsidDel="00540355">
                <w:rPr>
                  <w:rFonts w:ascii="Arial" w:eastAsia="Verdana" w:hAnsi="Arial" w:cs="Arial"/>
                  <w:color w:val="000000"/>
                  <w:kern w:val="2"/>
                  <w:sz w:val="22"/>
                  <w:szCs w:val="22"/>
                  <w:rPrChange w:id="4073" w:author="Syahrani Rachmawati Sadino" w:date="2025-01-31T14:35:00Z">
                    <w:rPr>
                      <w:rFonts w:asciiTheme="minorBidi" w:eastAsia="Verdana" w:hAnsiTheme="minorBidi" w:cstheme="minorBidi"/>
                      <w:color w:val="000000"/>
                      <w:kern w:val="2"/>
                      <w:sz w:val="22"/>
                      <w:szCs w:val="22"/>
                    </w:rPr>
                  </w:rPrChange>
                </w:rPr>
                <mc:AlternateContent>
                  <mc:Choice Requires="wps">
                    <w:drawing>
                      <wp:anchor distT="0" distB="0" distL="114300" distR="114300" simplePos="0" relativeHeight="251663872" behindDoc="0" locked="0" layoutInCell="1" allowOverlap="1" wp14:anchorId="4CFD10D4" wp14:editId="237B657E">
                        <wp:simplePos x="0" y="0"/>
                        <wp:positionH relativeFrom="column">
                          <wp:posOffset>731520</wp:posOffset>
                        </wp:positionH>
                        <wp:positionV relativeFrom="paragraph">
                          <wp:posOffset>127635</wp:posOffset>
                        </wp:positionV>
                        <wp:extent cx="114300" cy="114300"/>
                        <wp:effectExtent l="9525" t="9525" r="9525" b="9525"/>
                        <wp:wrapNone/>
                        <wp:docPr id="34"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EEC671" id="Rectangle 78" o:spid="_x0000_s1026" style="position:absolute;margin-left:57.6pt;margin-top:10.05pt;width:9pt;height:9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" filled="f"/>
                    </w:pict>
                  </mc:Fallback>
                </mc:AlternateContent>
              </w:r>
              <w:r w:rsidRPr="00922713" w:rsidDel="00540355">
                <w:rPr>
                  <w:rFonts w:ascii="Arial" w:eastAsia="Verdana" w:hAnsi="Arial" w:cs="Arial"/>
                  <w:noProof w:val="0"/>
                  <w:color w:val="000000"/>
                  <w:kern w:val="2"/>
                  <w:sz w:val="22"/>
                  <w:szCs w:val="22"/>
                  <w:lang w:eastAsia="id-ID"/>
                  <w:rPrChange w:id="4074" w:author="Syahrani Rachmawati Sadino" w:date="2025-01-31T14:35:00Z">
                    <w:rPr>
                      <w:rFonts w:asciiTheme="minorBidi" w:eastAsia="Verdana" w:hAnsiTheme="minorBidi" w:cstheme="minorBidi"/>
                      <w:noProof w:val="0"/>
                      <w:color w:val="000000"/>
                      <w:kern w:val="2"/>
                      <w:sz w:val="22"/>
                      <w:szCs w:val="22"/>
                      <w:lang w:eastAsia="id-ID"/>
                    </w:rPr>
                  </w:rPrChange>
                </w:rPr>
                <w:delText xml:space="preserve"> </w:delText>
              </w:r>
            </w:del>
          </w:p>
          <w:p w14:paraId="6C562289" w14:textId="4A6672C9" w:rsidR="001E3313" w:rsidRPr="00922713" w:rsidDel="00540355" w:rsidRDefault="001E3313">
            <w:pPr>
              <w:spacing w:line="276" w:lineRule="auto"/>
              <w:rPr>
                <w:del w:id="4075" w:author="ADMIN" w:date="2025-07-29T12:59:00Z" w16du:dateUtc="2025-07-29T05:59:00Z"/>
                <w:rFonts w:ascii="Arial" w:eastAsia="Verdana" w:hAnsi="Arial" w:cs="Arial"/>
                <w:noProof w:val="0"/>
                <w:color w:val="000000"/>
                <w:kern w:val="2"/>
                <w:sz w:val="22"/>
                <w:szCs w:val="22"/>
                <w:lang w:eastAsia="id-ID"/>
                <w:rPrChange w:id="4076" w:author="Syahrani Rachmawati Sadino" w:date="2025-01-31T14:35:00Z">
                  <w:rPr>
                    <w:del w:id="4077" w:author="ADMIN" w:date="2025-07-29T12:59:00Z" w16du:dateUtc="2025-07-29T05:59:00Z"/>
                    <w:rFonts w:asciiTheme="minorBidi" w:eastAsia="Verdana" w:hAnsiTheme="minorBidi" w:cstheme="minorBidi"/>
                    <w:noProof w:val="0"/>
                    <w:color w:val="000000"/>
                    <w:kern w:val="2"/>
                    <w:sz w:val="22"/>
                    <w:szCs w:val="22"/>
                    <w:lang w:eastAsia="id-ID"/>
                  </w:rPr>
                </w:rPrChange>
              </w:rPr>
            </w:pPr>
          </w:p>
          <w:p w14:paraId="3F77C26D" w14:textId="74CBE83F" w:rsidR="001E3313" w:rsidRPr="00922713" w:rsidDel="00540355" w:rsidRDefault="001E3313">
            <w:pPr>
              <w:spacing w:line="276" w:lineRule="auto"/>
              <w:jc w:val="center"/>
              <w:rPr>
                <w:del w:id="4078" w:author="ADMIN" w:date="2025-07-29T12:59:00Z" w16du:dateUtc="2025-07-29T05:59:00Z"/>
                <w:rFonts w:ascii="Arial" w:eastAsia="Verdana" w:hAnsi="Arial" w:cs="Arial"/>
                <w:noProof w:val="0"/>
                <w:color w:val="000000"/>
                <w:kern w:val="2"/>
                <w:sz w:val="22"/>
                <w:szCs w:val="22"/>
                <w:lang w:eastAsia="id-ID"/>
                <w:rPrChange w:id="4079" w:author="Syahrani Rachmawati Sadino" w:date="2025-01-31T14:35:00Z">
                  <w:rPr>
                    <w:del w:id="4080" w:author="ADMIN" w:date="2025-07-29T12:59:00Z" w16du:dateUtc="2025-07-29T05:59:00Z"/>
                    <w:rFonts w:asciiTheme="minorBidi" w:eastAsia="Verdana" w:hAnsiTheme="minorBidi" w:cstheme="minorBidi"/>
                    <w:noProof w:val="0"/>
                    <w:color w:val="000000"/>
                    <w:kern w:val="2"/>
                    <w:sz w:val="22"/>
                    <w:szCs w:val="22"/>
                    <w:lang w:eastAsia="id-ID"/>
                  </w:rPr>
                </w:rPrChange>
              </w:rPr>
            </w:pPr>
            <w:del w:id="4081" w:author="ADMIN" w:date="2025-07-29T12:59:00Z" w16du:dateUtc="2025-07-29T05:59:00Z">
              <w:r w:rsidRPr="00922713" w:rsidDel="00540355">
                <w:rPr>
                  <w:rFonts w:ascii="Arial" w:eastAsia="Verdana" w:hAnsi="Arial" w:cs="Arial"/>
                  <w:noProof w:val="0"/>
                  <w:color w:val="000000"/>
                  <w:kern w:val="2"/>
                  <w:sz w:val="22"/>
                  <w:szCs w:val="22"/>
                  <w:lang w:eastAsia="id-ID"/>
                  <w:rPrChange w:id="4082" w:author="Syahrani Rachmawati Sadino" w:date="2025-01-31T14:35:00Z">
                    <w:rPr>
                      <w:rFonts w:asciiTheme="minorBidi" w:eastAsia="Verdana" w:hAnsiTheme="minorBidi" w:cstheme="minorBidi"/>
                      <w:noProof w:val="0"/>
                      <w:color w:val="000000"/>
                      <w:kern w:val="2"/>
                      <w:sz w:val="22"/>
                      <w:szCs w:val="22"/>
                      <w:lang w:eastAsia="id-ID"/>
                    </w:rPr>
                  </w:rPrChange>
                </w:rPr>
                <w:delText>Diamond</w:delText>
              </w:r>
            </w:del>
          </w:p>
        </w:tc>
        <w:tc>
          <w:tcPr>
            <w:tcW w:w="5523" w:type="dxa"/>
          </w:tcPr>
          <w:p w14:paraId="706AB5B9" w14:textId="6BFE1EE4" w:rsidR="001E3313" w:rsidRPr="00922713" w:rsidDel="00540355" w:rsidRDefault="001E3313">
            <w:pPr>
              <w:numPr>
                <w:ilvl w:val="0"/>
                <w:numId w:val="67"/>
              </w:numPr>
              <w:spacing w:line="276" w:lineRule="auto"/>
              <w:ind w:left="192" w:hanging="254"/>
              <w:jc w:val="both"/>
              <w:rPr>
                <w:del w:id="4083" w:author="ADMIN" w:date="2025-07-29T12:59:00Z" w16du:dateUtc="2025-07-29T05:59:00Z"/>
                <w:rFonts w:ascii="Arial" w:eastAsia="Verdana" w:hAnsi="Arial" w:cs="Arial"/>
                <w:noProof w:val="0"/>
                <w:color w:val="000000"/>
                <w:kern w:val="2"/>
                <w:sz w:val="22"/>
                <w:szCs w:val="22"/>
                <w:lang w:eastAsia="id-ID"/>
                <w:rPrChange w:id="4084" w:author="Syahrani Rachmawati Sadino" w:date="2025-01-31T14:35:00Z">
                  <w:rPr>
                    <w:del w:id="4085" w:author="ADMIN" w:date="2025-07-29T12:59:00Z" w16du:dateUtc="2025-07-29T05:59:00Z"/>
                    <w:rFonts w:asciiTheme="minorBidi" w:eastAsia="Verdana" w:hAnsiTheme="minorBidi" w:cstheme="minorBidi"/>
                    <w:noProof w:val="0"/>
                    <w:color w:val="000000"/>
                    <w:kern w:val="2"/>
                    <w:sz w:val="22"/>
                    <w:szCs w:val="22"/>
                    <w:lang w:eastAsia="id-ID"/>
                  </w:rPr>
                </w:rPrChange>
              </w:rPr>
            </w:pPr>
            <w:del w:id="4086" w:author="ADMIN" w:date="2025-07-29T12:59:00Z" w16du:dateUtc="2025-07-29T05:59:00Z">
              <w:r w:rsidRPr="00922713" w:rsidDel="00540355">
                <w:rPr>
                  <w:rFonts w:ascii="Arial" w:eastAsia="Verdana" w:hAnsi="Arial" w:cs="Arial"/>
                  <w:b/>
                  <w:bCs/>
                  <w:noProof w:val="0"/>
                  <w:color w:val="000000"/>
                  <w:kern w:val="2"/>
                  <w:sz w:val="22"/>
                  <w:szCs w:val="22"/>
                  <w:lang w:eastAsia="id-ID"/>
                  <w:rPrChange w:id="4087" w:author="Syahrani Rachmawati Sadino" w:date="2025-01-31T14:35:00Z">
                    <w:rPr>
                      <w:rFonts w:asciiTheme="minorBidi" w:eastAsia="Verdana" w:hAnsiTheme="minorBidi" w:cstheme="minorBidi"/>
                      <w:b/>
                      <w:bCs/>
                      <w:noProof w:val="0"/>
                      <w:color w:val="000000"/>
                      <w:kern w:val="2"/>
                      <w:sz w:val="22"/>
                      <w:szCs w:val="22"/>
                      <w:lang w:eastAsia="id-ID"/>
                    </w:rPr>
                  </w:rPrChange>
                </w:rPr>
                <w:delText>Region</w:delText>
              </w:r>
              <w:r w:rsidRPr="00922713" w:rsidDel="00540355">
                <w:rPr>
                  <w:rFonts w:ascii="Arial" w:eastAsia="Verdana" w:hAnsi="Arial" w:cs="Arial"/>
                  <w:noProof w:val="0"/>
                  <w:color w:val="000000"/>
                  <w:kern w:val="2"/>
                  <w:sz w:val="22"/>
                  <w:szCs w:val="22"/>
                  <w:lang w:eastAsia="id-ID"/>
                  <w:rPrChange w:id="4088" w:author="Syahrani Rachmawati Sadino" w:date="2025-01-31T14:35:00Z">
                    <w:rPr>
                      <w:rFonts w:asciiTheme="minorBidi" w:eastAsia="Verdana" w:hAnsiTheme="minorBidi" w:cstheme="minorBidi"/>
                      <w:noProof w:val="0"/>
                      <w:color w:val="000000"/>
                      <w:kern w:val="2"/>
                      <w:sz w:val="22"/>
                      <w:szCs w:val="22"/>
                      <w:lang w:eastAsia="id-ID"/>
                    </w:rPr>
                  </w:rPrChange>
                </w:rPr>
                <w:delText>: Indonesia dan Internasional</w:delText>
              </w:r>
            </w:del>
          </w:p>
          <w:p w14:paraId="48CA6A26" w14:textId="564F9376" w:rsidR="001E3313" w:rsidRPr="00922713" w:rsidDel="00540355" w:rsidRDefault="001E3313">
            <w:pPr>
              <w:numPr>
                <w:ilvl w:val="0"/>
                <w:numId w:val="67"/>
              </w:numPr>
              <w:spacing w:line="276" w:lineRule="auto"/>
              <w:ind w:left="192" w:hanging="254"/>
              <w:jc w:val="both"/>
              <w:rPr>
                <w:del w:id="4089" w:author="ADMIN" w:date="2025-07-29T12:59:00Z" w16du:dateUtc="2025-07-29T05:59:00Z"/>
                <w:rFonts w:ascii="Arial" w:eastAsia="Verdana" w:hAnsi="Arial" w:cs="Arial"/>
                <w:noProof w:val="0"/>
                <w:color w:val="000000"/>
                <w:kern w:val="2"/>
                <w:sz w:val="22"/>
                <w:szCs w:val="22"/>
                <w:lang w:eastAsia="id-ID"/>
                <w:rPrChange w:id="4090" w:author="Syahrani Rachmawati Sadino" w:date="2025-01-31T14:35:00Z">
                  <w:rPr>
                    <w:del w:id="4091" w:author="ADMIN" w:date="2025-07-29T12:59:00Z" w16du:dateUtc="2025-07-29T05:59:00Z"/>
                    <w:rFonts w:asciiTheme="minorBidi" w:eastAsia="Verdana" w:hAnsiTheme="minorBidi" w:cstheme="minorBidi"/>
                    <w:noProof w:val="0"/>
                    <w:color w:val="000000"/>
                    <w:kern w:val="2"/>
                    <w:sz w:val="22"/>
                    <w:szCs w:val="22"/>
                    <w:lang w:eastAsia="id-ID"/>
                  </w:rPr>
                </w:rPrChange>
              </w:rPr>
            </w:pPr>
            <w:del w:id="4092" w:author="ADMIN" w:date="2025-07-29T12:59:00Z" w16du:dateUtc="2025-07-29T05:59:00Z">
              <w:r w:rsidRPr="00922713" w:rsidDel="00540355">
                <w:rPr>
                  <w:rFonts w:ascii="Arial" w:eastAsia="Verdana" w:hAnsi="Arial" w:cs="Arial"/>
                  <w:b/>
                  <w:bCs/>
                  <w:noProof w:val="0"/>
                  <w:color w:val="000000"/>
                  <w:kern w:val="2"/>
                  <w:sz w:val="22"/>
                  <w:szCs w:val="22"/>
                  <w:lang w:eastAsia="id-ID"/>
                  <w:rPrChange w:id="4093" w:author="Syahrani Rachmawati Sadino" w:date="2025-01-31T14:35:00Z">
                    <w:rPr>
                      <w:rFonts w:asciiTheme="minorBidi" w:eastAsia="Verdana" w:hAnsiTheme="minorBidi" w:cstheme="minorBidi"/>
                      <w:b/>
                      <w:bCs/>
                      <w:noProof w:val="0"/>
                      <w:color w:val="000000"/>
                      <w:kern w:val="2"/>
                      <w:sz w:val="22"/>
                      <w:szCs w:val="22"/>
                      <w:lang w:eastAsia="id-ID"/>
                    </w:rPr>
                  </w:rPrChange>
                </w:rPr>
                <w:delText>Rumah Sakit</w:delText>
              </w:r>
              <w:r w:rsidRPr="00922713" w:rsidDel="00540355">
                <w:rPr>
                  <w:rFonts w:ascii="Arial" w:eastAsia="Verdana" w:hAnsi="Arial" w:cs="Arial"/>
                  <w:noProof w:val="0"/>
                  <w:color w:val="000000"/>
                  <w:kern w:val="2"/>
                  <w:sz w:val="22"/>
                  <w:szCs w:val="22"/>
                  <w:lang w:eastAsia="id-ID"/>
                  <w:rPrChange w:id="4094" w:author="Syahrani Rachmawati Sadino" w:date="2025-01-31T14:35:00Z">
                    <w:rPr>
                      <w:rFonts w:asciiTheme="minorBidi" w:eastAsia="Verdana" w:hAnsiTheme="minorBidi" w:cstheme="minorBidi"/>
                      <w:noProof w:val="0"/>
                      <w:color w:val="000000"/>
                      <w:kern w:val="2"/>
                      <w:sz w:val="22"/>
                      <w:szCs w:val="22"/>
                      <w:lang w:eastAsia="id-ID"/>
                    </w:rPr>
                  </w:rPrChange>
                </w:rPr>
                <w:delText>: Overseas Hospitals (Malaysia &amp; Singapore), Exclusive Hospitals in Indonesia, Private &amp; Government Hospitals in Indonesia.</w:delText>
              </w:r>
            </w:del>
          </w:p>
          <w:p w14:paraId="18571C08" w14:textId="58B8AB24" w:rsidR="001E3313" w:rsidRPr="00922713" w:rsidDel="00540355" w:rsidRDefault="001E3313">
            <w:pPr>
              <w:numPr>
                <w:ilvl w:val="0"/>
                <w:numId w:val="67"/>
              </w:numPr>
              <w:spacing w:line="276" w:lineRule="auto"/>
              <w:ind w:left="192" w:hanging="254"/>
              <w:jc w:val="both"/>
              <w:rPr>
                <w:del w:id="4095" w:author="ADMIN" w:date="2025-07-29T12:59:00Z" w16du:dateUtc="2025-07-29T05:59:00Z"/>
                <w:rFonts w:ascii="Arial" w:eastAsia="Verdana" w:hAnsi="Arial" w:cs="Arial"/>
                <w:noProof w:val="0"/>
                <w:color w:val="000000"/>
                <w:kern w:val="2"/>
                <w:sz w:val="22"/>
                <w:szCs w:val="22"/>
                <w:lang w:eastAsia="id-ID"/>
                <w:rPrChange w:id="4096" w:author="Syahrani Rachmawati Sadino" w:date="2025-01-31T14:35:00Z">
                  <w:rPr>
                    <w:del w:id="4097" w:author="ADMIN" w:date="2025-07-29T12:59:00Z" w16du:dateUtc="2025-07-29T05:59:00Z"/>
                    <w:rFonts w:asciiTheme="minorBidi" w:eastAsia="Verdana" w:hAnsiTheme="minorBidi" w:cstheme="minorBidi"/>
                    <w:noProof w:val="0"/>
                    <w:color w:val="000000"/>
                    <w:kern w:val="2"/>
                    <w:sz w:val="22"/>
                    <w:szCs w:val="22"/>
                    <w:lang w:eastAsia="id-ID"/>
                  </w:rPr>
                </w:rPrChange>
              </w:rPr>
            </w:pPr>
            <w:del w:id="4098" w:author="ADMIN" w:date="2025-07-29T12:59:00Z" w16du:dateUtc="2025-07-29T05:59:00Z">
              <w:r w:rsidRPr="00922713" w:rsidDel="00540355">
                <w:rPr>
                  <w:rFonts w:ascii="Arial" w:eastAsia="Verdana" w:hAnsi="Arial" w:cs="Arial"/>
                  <w:b/>
                  <w:bCs/>
                  <w:noProof w:val="0"/>
                  <w:color w:val="000000"/>
                  <w:kern w:val="2"/>
                  <w:sz w:val="22"/>
                  <w:szCs w:val="22"/>
                  <w:lang w:eastAsia="id-ID"/>
                  <w:rPrChange w:id="4099" w:author="Syahrani Rachmawati Sadino" w:date="2025-01-31T14:35:00Z">
                    <w:rPr>
                      <w:rFonts w:asciiTheme="minorBidi" w:eastAsia="Verdana" w:hAnsiTheme="minorBidi" w:cstheme="minorBidi"/>
                      <w:b/>
                      <w:bCs/>
                      <w:noProof w:val="0"/>
                      <w:color w:val="000000"/>
                      <w:kern w:val="2"/>
                      <w:sz w:val="22"/>
                      <w:szCs w:val="22"/>
                      <w:lang w:eastAsia="id-ID"/>
                    </w:rPr>
                  </w:rPrChange>
                </w:rPr>
                <w:delText>Tipe Kamar</w:delText>
              </w:r>
              <w:r w:rsidRPr="00922713" w:rsidDel="00540355">
                <w:rPr>
                  <w:rFonts w:ascii="Arial" w:eastAsia="Verdana" w:hAnsi="Arial" w:cs="Arial"/>
                  <w:noProof w:val="0"/>
                  <w:color w:val="000000"/>
                  <w:kern w:val="2"/>
                  <w:sz w:val="22"/>
                  <w:szCs w:val="22"/>
                  <w:lang w:eastAsia="id-ID"/>
                  <w:rPrChange w:id="4100" w:author="Syahrani Rachmawati Sadino" w:date="2025-01-31T14:35:00Z">
                    <w:rPr>
                      <w:rFonts w:asciiTheme="minorBidi" w:eastAsia="Verdana" w:hAnsiTheme="minorBidi" w:cstheme="minorBidi"/>
                      <w:noProof w:val="0"/>
                      <w:color w:val="000000"/>
                      <w:kern w:val="2"/>
                      <w:sz w:val="22"/>
                      <w:szCs w:val="22"/>
                      <w:lang w:eastAsia="id-ID"/>
                    </w:rPr>
                  </w:rPrChange>
                </w:rPr>
                <w:delText>: VVIP.</w:delText>
              </w:r>
            </w:del>
          </w:p>
          <w:p w14:paraId="60DB2BC8" w14:textId="39E10740" w:rsidR="001E3313" w:rsidRPr="00922713" w:rsidDel="00540355" w:rsidRDefault="001E3313">
            <w:pPr>
              <w:numPr>
                <w:ilvl w:val="0"/>
                <w:numId w:val="67"/>
              </w:numPr>
              <w:spacing w:line="276" w:lineRule="auto"/>
              <w:ind w:left="192" w:hanging="254"/>
              <w:jc w:val="both"/>
              <w:rPr>
                <w:del w:id="4101" w:author="ADMIN" w:date="2025-07-29T12:59:00Z" w16du:dateUtc="2025-07-29T05:59:00Z"/>
                <w:rFonts w:ascii="Arial" w:eastAsia="Verdana" w:hAnsi="Arial" w:cs="Arial"/>
                <w:noProof w:val="0"/>
                <w:color w:val="000000"/>
                <w:kern w:val="2"/>
                <w:sz w:val="22"/>
                <w:szCs w:val="22"/>
                <w:lang w:val="sv-SE" w:eastAsia="id-ID"/>
                <w:rPrChange w:id="4102" w:author="Syahrani Rachmawati Sadino" w:date="2025-01-31T14:35:00Z">
                  <w:rPr>
                    <w:del w:id="4103" w:author="ADMIN" w:date="2025-07-29T12:59:00Z" w16du:dateUtc="2025-07-29T05:59:00Z"/>
                    <w:rFonts w:asciiTheme="minorBidi" w:eastAsia="Verdana" w:hAnsiTheme="minorBidi" w:cstheme="minorBidi"/>
                    <w:noProof w:val="0"/>
                    <w:color w:val="000000"/>
                    <w:kern w:val="2"/>
                    <w:sz w:val="22"/>
                    <w:szCs w:val="22"/>
                    <w:lang w:val="sv-SE" w:eastAsia="id-ID"/>
                  </w:rPr>
                </w:rPrChange>
              </w:rPr>
            </w:pPr>
            <w:del w:id="4104" w:author="ADMIN" w:date="2025-07-29T12:59:00Z" w16du:dateUtc="2025-07-29T05:59:00Z">
              <w:r w:rsidRPr="00922713" w:rsidDel="00540355">
                <w:rPr>
                  <w:rFonts w:ascii="Arial" w:eastAsia="Verdana" w:hAnsi="Arial" w:cs="Arial"/>
                  <w:b/>
                  <w:bCs/>
                  <w:noProof w:val="0"/>
                  <w:color w:val="000000"/>
                  <w:kern w:val="2"/>
                  <w:sz w:val="22"/>
                  <w:szCs w:val="22"/>
                  <w:lang w:val="sv-SE" w:eastAsia="id-ID"/>
                  <w:rPrChange w:id="4105" w:author="Syahrani Rachmawati Sadino" w:date="2025-01-31T14:35:00Z">
                    <w:rPr>
                      <w:rFonts w:asciiTheme="minorBidi" w:eastAsia="Verdana" w:hAnsiTheme="minorBidi" w:cstheme="minorBidi"/>
                      <w:b/>
                      <w:bCs/>
                      <w:noProof w:val="0"/>
                      <w:color w:val="000000"/>
                      <w:kern w:val="2"/>
                      <w:sz w:val="22"/>
                      <w:szCs w:val="22"/>
                      <w:lang w:val="sv-SE" w:eastAsia="id-ID"/>
                    </w:rPr>
                  </w:rPrChange>
                </w:rPr>
                <w:delText>Manfaat Utama</w:delText>
              </w:r>
              <w:r w:rsidRPr="00922713" w:rsidDel="00540355">
                <w:rPr>
                  <w:rFonts w:ascii="Arial" w:eastAsia="Verdana" w:hAnsi="Arial" w:cs="Arial"/>
                  <w:noProof w:val="0"/>
                  <w:color w:val="000000"/>
                  <w:kern w:val="2"/>
                  <w:sz w:val="22"/>
                  <w:szCs w:val="22"/>
                  <w:lang w:val="sv-SE" w:eastAsia="id-ID"/>
                  <w:rPrChange w:id="4106" w:author="Syahrani Rachmawati Sadino" w:date="2025-01-31T14:35:00Z">
                    <w:rPr>
                      <w:rFonts w:asciiTheme="minorBidi" w:eastAsia="Verdana" w:hAnsiTheme="minorBidi" w:cstheme="minorBidi"/>
                      <w:noProof w:val="0"/>
                      <w:color w:val="000000"/>
                      <w:kern w:val="2"/>
                      <w:sz w:val="22"/>
                      <w:szCs w:val="22"/>
                      <w:lang w:val="sv-SE" w:eastAsia="id-ID"/>
                    </w:rPr>
                  </w:rPrChange>
                </w:rPr>
                <w:delText xml:space="preserve">: </w:delText>
              </w:r>
              <w:r w:rsidRPr="00922713" w:rsidDel="00540355">
                <w:rPr>
                  <w:rFonts w:ascii="Arial" w:eastAsia="Verdana" w:hAnsi="Arial" w:cs="Arial"/>
                  <w:color w:val="000000"/>
                  <w:kern w:val="2"/>
                  <w:sz w:val="22"/>
                  <w:szCs w:val="22"/>
                  <w:lang w:val="fi-FI" w:eastAsia="id-ID"/>
                  <w:rPrChange w:id="4107" w:author="Syahrani Rachmawati Sadino" w:date="2025-01-31T14:35:00Z">
                    <w:rPr>
                      <w:rFonts w:asciiTheme="minorBidi" w:eastAsia="Verdana" w:hAnsiTheme="minorBidi" w:cstheme="minorBidi"/>
                      <w:color w:val="000000"/>
                      <w:kern w:val="2"/>
                      <w:sz w:val="22"/>
                      <w:szCs w:val="22"/>
                      <w:lang w:val="fi-FI" w:eastAsia="id-ID"/>
                    </w:rPr>
                  </w:rPrChange>
                </w:rPr>
                <w:delText>RJP, RJL, RI, Obat</w:delText>
              </w:r>
              <w:r w:rsidRPr="00922713" w:rsidDel="00540355">
                <w:rPr>
                  <w:rFonts w:ascii="Arial" w:eastAsia="Verdana" w:hAnsi="Arial" w:cs="Arial"/>
                  <w:noProof w:val="0"/>
                  <w:color w:val="000000"/>
                  <w:kern w:val="2"/>
                  <w:sz w:val="22"/>
                  <w:szCs w:val="22"/>
                  <w:lang w:val="sv-SE" w:eastAsia="id-ID"/>
                  <w:rPrChange w:id="4108" w:author="Syahrani Rachmawati Sadino" w:date="2025-01-31T14:35:00Z">
                    <w:rPr>
                      <w:rFonts w:asciiTheme="minorBidi" w:eastAsia="Verdana" w:hAnsiTheme="minorBidi" w:cstheme="minorBidi"/>
                      <w:noProof w:val="0"/>
                      <w:color w:val="000000"/>
                      <w:kern w:val="2"/>
                      <w:sz w:val="22"/>
                      <w:szCs w:val="22"/>
                      <w:lang w:val="sv-SE" w:eastAsia="id-ID"/>
                    </w:rPr>
                  </w:rPrChange>
                </w:rPr>
                <w:delText>.</w:delText>
              </w:r>
            </w:del>
          </w:p>
          <w:p w14:paraId="532B7F6E" w14:textId="61166CBB" w:rsidR="001E3313" w:rsidRPr="00922713" w:rsidDel="00540355" w:rsidRDefault="001E3313">
            <w:pPr>
              <w:numPr>
                <w:ilvl w:val="0"/>
                <w:numId w:val="67"/>
              </w:numPr>
              <w:spacing w:line="276" w:lineRule="auto"/>
              <w:ind w:left="192" w:hanging="254"/>
              <w:jc w:val="both"/>
              <w:rPr>
                <w:del w:id="4109" w:author="ADMIN" w:date="2025-07-29T12:59:00Z" w16du:dateUtc="2025-07-29T05:59:00Z"/>
                <w:rFonts w:ascii="Arial" w:eastAsia="Verdana" w:hAnsi="Arial" w:cs="Arial"/>
                <w:color w:val="000000"/>
                <w:kern w:val="2"/>
                <w:sz w:val="22"/>
                <w:szCs w:val="22"/>
                <w:lang w:val="en-ID" w:eastAsia="id-ID"/>
                <w:rPrChange w:id="4110" w:author="Syahrani Rachmawati Sadino" w:date="2025-01-31T14:35:00Z">
                  <w:rPr>
                    <w:del w:id="4111" w:author="ADMIN" w:date="2025-07-29T12:59:00Z" w16du:dateUtc="2025-07-29T05:59:00Z"/>
                    <w:rFonts w:asciiTheme="minorBidi" w:eastAsia="Verdana" w:hAnsiTheme="minorBidi" w:cstheme="minorBidi"/>
                    <w:color w:val="000000"/>
                    <w:kern w:val="2"/>
                    <w:sz w:val="22"/>
                    <w:szCs w:val="22"/>
                    <w:lang w:val="en-ID" w:eastAsia="id-ID"/>
                  </w:rPr>
                </w:rPrChange>
              </w:rPr>
            </w:pPr>
            <w:del w:id="4112" w:author="ADMIN" w:date="2025-07-29T12:59:00Z" w16du:dateUtc="2025-07-29T05:59:00Z">
              <w:r w:rsidRPr="00922713" w:rsidDel="00540355">
                <w:rPr>
                  <w:rFonts w:ascii="Arial" w:eastAsia="Verdana" w:hAnsi="Arial" w:cs="Arial"/>
                  <w:b/>
                  <w:bCs/>
                  <w:noProof w:val="0"/>
                  <w:color w:val="000000"/>
                  <w:kern w:val="2"/>
                  <w:sz w:val="22"/>
                  <w:szCs w:val="22"/>
                  <w:lang w:eastAsia="id-ID"/>
                  <w:rPrChange w:id="4113" w:author="Syahrani Rachmawati Sadino" w:date="2025-01-31T14:35:00Z">
                    <w:rPr>
                      <w:rFonts w:asciiTheme="minorBidi" w:eastAsia="Verdana" w:hAnsiTheme="minorBidi" w:cstheme="minorBidi"/>
                      <w:b/>
                      <w:bCs/>
                      <w:noProof w:val="0"/>
                      <w:color w:val="000000"/>
                      <w:kern w:val="2"/>
                      <w:sz w:val="22"/>
                      <w:szCs w:val="22"/>
                      <w:lang w:eastAsia="id-ID"/>
                    </w:rPr>
                  </w:rPrChange>
                </w:rPr>
                <w:delText>Manfaat Tambahan</w:delText>
              </w:r>
              <w:r w:rsidRPr="00922713" w:rsidDel="00540355">
                <w:rPr>
                  <w:rFonts w:ascii="Arial" w:eastAsia="Verdana" w:hAnsi="Arial" w:cs="Arial"/>
                  <w:noProof w:val="0"/>
                  <w:color w:val="000000"/>
                  <w:kern w:val="2"/>
                  <w:sz w:val="22"/>
                  <w:szCs w:val="22"/>
                  <w:lang w:eastAsia="id-ID"/>
                  <w:rPrChange w:id="4114" w:author="Syahrani Rachmawati Sadino" w:date="2025-01-31T14:35:00Z">
                    <w:rPr>
                      <w:rFonts w:asciiTheme="minorBidi" w:eastAsia="Verdana" w:hAnsiTheme="minorBidi" w:cstheme="minorBidi"/>
                      <w:noProof w:val="0"/>
                      <w:color w:val="000000"/>
                      <w:kern w:val="2"/>
                      <w:sz w:val="22"/>
                      <w:szCs w:val="22"/>
                      <w:lang w:eastAsia="id-ID"/>
                    </w:rPr>
                  </w:rPrChange>
                </w:rPr>
                <w:delText xml:space="preserve">: </w:delText>
              </w:r>
              <w:r w:rsidRPr="00922713" w:rsidDel="00540355">
                <w:rPr>
                  <w:rFonts w:ascii="Arial" w:eastAsia="Verdana" w:hAnsi="Arial" w:cs="Arial"/>
                  <w:color w:val="000000"/>
                  <w:kern w:val="2"/>
                  <w:sz w:val="22"/>
                  <w:szCs w:val="22"/>
                  <w:lang w:eastAsia="id-ID"/>
                  <w:rPrChange w:id="4115" w:author="Syahrani Rachmawati Sadino" w:date="2025-01-31T14:35:00Z">
                    <w:rPr>
                      <w:rFonts w:asciiTheme="minorBidi" w:eastAsia="Verdana" w:hAnsiTheme="minorBidi" w:cstheme="minorBidi"/>
                      <w:color w:val="000000"/>
                      <w:kern w:val="2"/>
                      <w:sz w:val="22"/>
                      <w:szCs w:val="22"/>
                      <w:lang w:eastAsia="id-ID"/>
                    </w:rPr>
                  </w:rPrChange>
                </w:rPr>
                <w:delText xml:space="preserve">Maternity Package, </w:delText>
              </w:r>
              <w:r w:rsidRPr="00922713" w:rsidDel="00540355">
                <w:rPr>
                  <w:rFonts w:ascii="Arial" w:eastAsia="Verdana" w:hAnsi="Arial" w:cs="Arial"/>
                  <w:noProof w:val="0"/>
                  <w:color w:val="000000"/>
                  <w:kern w:val="2"/>
                  <w:sz w:val="22"/>
                  <w:szCs w:val="22"/>
                  <w:lang w:eastAsia="id-ID"/>
                  <w:rPrChange w:id="4116" w:author="Syahrani Rachmawati Sadino" w:date="2025-01-31T14:35:00Z">
                    <w:rPr>
                      <w:rFonts w:asciiTheme="minorBidi" w:eastAsia="Verdana" w:hAnsiTheme="minorBidi" w:cstheme="minorBidi"/>
                      <w:noProof w:val="0"/>
                      <w:color w:val="000000"/>
                      <w:kern w:val="2"/>
                      <w:sz w:val="22"/>
                      <w:szCs w:val="22"/>
                      <w:lang w:eastAsia="id-ID"/>
                    </w:rPr>
                  </w:rPrChange>
                </w:rPr>
                <w:delText>Additional Benefits Package (formerly Supplements)</w:delText>
              </w:r>
              <w:r w:rsidRPr="00922713" w:rsidDel="00540355">
                <w:rPr>
                  <w:rFonts w:ascii="Arial" w:eastAsia="Verdana" w:hAnsi="Arial" w:cs="Arial"/>
                  <w:color w:val="000000"/>
                  <w:kern w:val="2"/>
                  <w:sz w:val="22"/>
                  <w:szCs w:val="22"/>
                  <w:lang w:eastAsia="id-ID"/>
                  <w:rPrChange w:id="4117" w:author="Syahrani Rachmawati Sadino" w:date="2025-01-31T14:35:00Z">
                    <w:rPr>
                      <w:rFonts w:asciiTheme="minorBidi" w:eastAsia="Verdana" w:hAnsiTheme="minorBidi" w:cstheme="minorBidi"/>
                      <w:color w:val="000000"/>
                      <w:kern w:val="2"/>
                      <w:sz w:val="22"/>
                      <w:szCs w:val="22"/>
                      <w:lang w:eastAsia="id-ID"/>
                    </w:rPr>
                  </w:rPrChange>
                </w:rPr>
                <w:delText xml:space="preserve">, </w:delText>
              </w:r>
              <w:r w:rsidRPr="00922713" w:rsidDel="00540355">
                <w:rPr>
                  <w:rFonts w:ascii="Arial" w:eastAsia="Verdana" w:hAnsi="Arial" w:cs="Arial"/>
                  <w:noProof w:val="0"/>
                  <w:color w:val="000000"/>
                  <w:kern w:val="2"/>
                  <w:sz w:val="22"/>
                  <w:szCs w:val="22"/>
                  <w:lang w:eastAsia="id-ID"/>
                  <w:rPrChange w:id="4118" w:author="Syahrani Rachmawati Sadino" w:date="2025-01-31T14:35:00Z">
                    <w:rPr>
                      <w:rFonts w:asciiTheme="minorBidi" w:eastAsia="Verdana" w:hAnsiTheme="minorBidi" w:cstheme="minorBidi"/>
                      <w:noProof w:val="0"/>
                      <w:color w:val="000000"/>
                      <w:kern w:val="2"/>
                      <w:sz w:val="22"/>
                      <w:szCs w:val="22"/>
                      <w:lang w:eastAsia="id-ID"/>
                    </w:rPr>
                  </w:rPrChange>
                </w:rPr>
                <w:delText>Hemodialysis</w:delText>
              </w:r>
              <w:r w:rsidRPr="00922713" w:rsidDel="00540355">
                <w:rPr>
                  <w:rFonts w:ascii="Arial" w:eastAsia="Verdana" w:hAnsi="Arial" w:cs="Arial"/>
                  <w:color w:val="000000"/>
                  <w:kern w:val="2"/>
                  <w:sz w:val="22"/>
                  <w:szCs w:val="22"/>
                  <w:lang w:eastAsia="id-ID"/>
                  <w:rPrChange w:id="4119" w:author="Syahrani Rachmawati Sadino" w:date="2025-01-31T14:35:00Z">
                    <w:rPr>
                      <w:rFonts w:asciiTheme="minorBidi" w:eastAsia="Verdana" w:hAnsiTheme="minorBidi" w:cstheme="minorBidi"/>
                      <w:color w:val="000000"/>
                      <w:kern w:val="2"/>
                      <w:sz w:val="22"/>
                      <w:szCs w:val="22"/>
                      <w:lang w:eastAsia="id-ID"/>
                    </w:rPr>
                  </w:rPrChange>
                </w:rPr>
                <w:delText xml:space="preserve">, </w:delText>
              </w:r>
              <w:r w:rsidRPr="00922713" w:rsidDel="00540355">
                <w:rPr>
                  <w:rFonts w:ascii="Arial" w:eastAsia="Verdana" w:hAnsi="Arial" w:cs="Arial"/>
                  <w:noProof w:val="0"/>
                  <w:color w:val="000000"/>
                  <w:kern w:val="2"/>
                  <w:sz w:val="22"/>
                  <w:szCs w:val="22"/>
                  <w:lang w:eastAsia="id-ID"/>
                  <w:rPrChange w:id="4120" w:author="Syahrani Rachmawati Sadino" w:date="2025-01-31T14:35:00Z">
                    <w:rPr>
                      <w:rFonts w:asciiTheme="minorBidi" w:eastAsia="Verdana" w:hAnsiTheme="minorBidi" w:cstheme="minorBidi"/>
                      <w:noProof w:val="0"/>
                      <w:color w:val="000000"/>
                      <w:kern w:val="2"/>
                      <w:sz w:val="22"/>
                      <w:szCs w:val="22"/>
                      <w:lang w:eastAsia="id-ID"/>
                    </w:rPr>
                  </w:rPrChange>
                </w:rPr>
                <w:delText>Nuclear Medicine</w:delText>
              </w:r>
              <w:r w:rsidRPr="00922713" w:rsidDel="00540355">
                <w:rPr>
                  <w:rFonts w:ascii="Arial" w:eastAsia="Verdana" w:hAnsi="Arial" w:cs="Arial"/>
                  <w:color w:val="000000"/>
                  <w:kern w:val="2"/>
                  <w:sz w:val="22"/>
                  <w:szCs w:val="22"/>
                  <w:lang w:eastAsia="id-ID"/>
                  <w:rPrChange w:id="4121" w:author="Syahrani Rachmawati Sadino" w:date="2025-01-31T14:35:00Z">
                    <w:rPr>
                      <w:rFonts w:asciiTheme="minorBidi" w:eastAsia="Verdana" w:hAnsiTheme="minorBidi" w:cstheme="minorBidi"/>
                      <w:color w:val="000000"/>
                      <w:kern w:val="2"/>
                      <w:sz w:val="22"/>
                      <w:szCs w:val="22"/>
                      <w:lang w:eastAsia="id-ID"/>
                    </w:rPr>
                  </w:rPrChange>
                </w:rPr>
                <w:delText xml:space="preserve">, </w:delText>
              </w:r>
              <w:r w:rsidRPr="00922713" w:rsidDel="00540355">
                <w:rPr>
                  <w:rFonts w:ascii="Arial" w:eastAsia="Verdana" w:hAnsi="Arial" w:cs="Arial"/>
                  <w:noProof w:val="0"/>
                  <w:color w:val="000000"/>
                  <w:kern w:val="2"/>
                  <w:sz w:val="22"/>
                  <w:szCs w:val="22"/>
                  <w:lang w:eastAsia="id-ID"/>
                  <w:rPrChange w:id="4122" w:author="Syahrani Rachmawati Sadino" w:date="2025-01-31T14:35:00Z">
                    <w:rPr>
                      <w:rFonts w:asciiTheme="minorBidi" w:eastAsia="Verdana" w:hAnsiTheme="minorBidi" w:cstheme="minorBidi"/>
                      <w:noProof w:val="0"/>
                      <w:color w:val="000000"/>
                      <w:kern w:val="2"/>
                      <w:sz w:val="22"/>
                      <w:szCs w:val="22"/>
                      <w:lang w:eastAsia="id-ID"/>
                    </w:rPr>
                  </w:rPrChange>
                </w:rPr>
                <w:delText>Advanced Equipment.</w:delText>
              </w:r>
            </w:del>
          </w:p>
          <w:p w14:paraId="46C48EC1" w14:textId="72DB05CB" w:rsidR="001E3313" w:rsidRPr="00922713" w:rsidDel="00540355" w:rsidRDefault="001E3313">
            <w:pPr>
              <w:numPr>
                <w:ilvl w:val="0"/>
                <w:numId w:val="67"/>
              </w:numPr>
              <w:spacing w:line="276" w:lineRule="auto"/>
              <w:ind w:left="192" w:hanging="254"/>
              <w:jc w:val="both"/>
              <w:rPr>
                <w:del w:id="4123" w:author="ADMIN" w:date="2025-07-29T12:59:00Z" w16du:dateUtc="2025-07-29T05:59:00Z"/>
                <w:rFonts w:ascii="Arial" w:eastAsia="Verdana" w:hAnsi="Arial" w:cs="Arial"/>
                <w:color w:val="000000"/>
                <w:kern w:val="2"/>
                <w:sz w:val="22"/>
                <w:szCs w:val="22"/>
                <w:lang w:val="en-ID" w:eastAsia="id-ID"/>
                <w:rPrChange w:id="4124" w:author="Syahrani Rachmawati Sadino" w:date="2025-01-31T14:35:00Z">
                  <w:rPr>
                    <w:del w:id="4125" w:author="ADMIN" w:date="2025-07-29T12:59:00Z" w16du:dateUtc="2025-07-29T05:59:00Z"/>
                    <w:rFonts w:asciiTheme="minorBidi" w:eastAsia="Verdana" w:hAnsiTheme="minorBidi" w:cstheme="minorBidi"/>
                    <w:color w:val="000000"/>
                    <w:kern w:val="2"/>
                    <w:sz w:val="22"/>
                    <w:szCs w:val="22"/>
                    <w:lang w:val="en-ID" w:eastAsia="id-ID"/>
                  </w:rPr>
                </w:rPrChange>
              </w:rPr>
            </w:pPr>
            <w:del w:id="4126" w:author="ADMIN" w:date="2025-07-29T12:59:00Z" w16du:dateUtc="2025-07-29T05:59:00Z">
              <w:r w:rsidRPr="00922713" w:rsidDel="00540355">
                <w:rPr>
                  <w:rFonts w:ascii="Arial" w:eastAsia="Verdana" w:hAnsi="Arial" w:cs="Arial"/>
                  <w:b/>
                  <w:bCs/>
                  <w:color w:val="000000"/>
                  <w:kern w:val="2"/>
                  <w:sz w:val="22"/>
                  <w:szCs w:val="22"/>
                  <w:lang w:val="en-ID" w:eastAsia="id-ID"/>
                  <w:rPrChange w:id="4127" w:author="Syahrani Rachmawati Sadino" w:date="2025-01-31T14:35:00Z">
                    <w:rPr>
                      <w:rFonts w:asciiTheme="minorBidi" w:eastAsia="Verdana" w:hAnsiTheme="minorBidi" w:cstheme="minorBidi"/>
                      <w:b/>
                      <w:bCs/>
                      <w:color w:val="000000"/>
                      <w:kern w:val="2"/>
                      <w:sz w:val="22"/>
                      <w:szCs w:val="22"/>
                      <w:lang w:val="en-ID" w:eastAsia="id-ID"/>
                    </w:rPr>
                  </w:rPrChange>
                </w:rPr>
                <w:delText>Manfaat Spesial</w:delText>
              </w:r>
              <w:r w:rsidRPr="00922713" w:rsidDel="00540355">
                <w:rPr>
                  <w:rFonts w:ascii="Arial" w:eastAsia="Verdana" w:hAnsi="Arial" w:cs="Arial"/>
                  <w:color w:val="000000"/>
                  <w:kern w:val="2"/>
                  <w:sz w:val="22"/>
                  <w:szCs w:val="22"/>
                  <w:lang w:val="en-ID" w:eastAsia="id-ID"/>
                  <w:rPrChange w:id="4128" w:author="Syahrani Rachmawati Sadino" w:date="2025-01-31T14:35:00Z">
                    <w:rPr>
                      <w:rFonts w:asciiTheme="minorBidi" w:eastAsia="Verdana" w:hAnsiTheme="minorBidi" w:cstheme="minorBidi"/>
                      <w:color w:val="000000"/>
                      <w:kern w:val="2"/>
                      <w:sz w:val="22"/>
                      <w:szCs w:val="22"/>
                      <w:lang w:val="en-ID" w:eastAsia="id-ID"/>
                    </w:rPr>
                  </w:rPrChange>
                </w:rPr>
                <w:delText>: Heart surgery, kidney surgery, lung surgery, surgeries using advanced equipment.</w:delText>
              </w:r>
            </w:del>
          </w:p>
          <w:p w14:paraId="7DA55C40" w14:textId="6AC16FBF" w:rsidR="001E3313" w:rsidRPr="00922713" w:rsidDel="00540355" w:rsidRDefault="001E3313">
            <w:pPr>
              <w:numPr>
                <w:ilvl w:val="0"/>
                <w:numId w:val="67"/>
              </w:numPr>
              <w:spacing w:line="276" w:lineRule="auto"/>
              <w:ind w:left="192" w:hanging="254"/>
              <w:jc w:val="both"/>
              <w:rPr>
                <w:del w:id="4129" w:author="ADMIN" w:date="2025-07-29T12:59:00Z" w16du:dateUtc="2025-07-29T05:59:00Z"/>
                <w:rFonts w:ascii="Arial" w:eastAsia="Verdana" w:hAnsi="Arial" w:cs="Arial"/>
                <w:color w:val="000000"/>
                <w:kern w:val="2"/>
                <w:sz w:val="22"/>
                <w:szCs w:val="22"/>
                <w:lang w:val="en-ID" w:eastAsia="id-ID"/>
                <w:rPrChange w:id="4130" w:author="Syahrani Rachmawati Sadino" w:date="2025-01-31T14:35:00Z">
                  <w:rPr>
                    <w:del w:id="4131" w:author="ADMIN" w:date="2025-07-29T12:59:00Z" w16du:dateUtc="2025-07-29T05:59:00Z"/>
                    <w:rFonts w:asciiTheme="minorBidi" w:eastAsia="Verdana" w:hAnsiTheme="minorBidi" w:cstheme="minorBidi"/>
                    <w:color w:val="000000"/>
                    <w:kern w:val="2"/>
                    <w:sz w:val="22"/>
                    <w:szCs w:val="22"/>
                    <w:lang w:val="en-ID" w:eastAsia="id-ID"/>
                  </w:rPr>
                </w:rPrChange>
              </w:rPr>
            </w:pPr>
            <w:del w:id="4132" w:author="ADMIN" w:date="2025-07-29T12:59:00Z" w16du:dateUtc="2025-07-29T05:59:00Z">
              <w:r w:rsidRPr="00922713" w:rsidDel="00540355">
                <w:rPr>
                  <w:rFonts w:ascii="Arial" w:eastAsia="Verdana" w:hAnsi="Arial" w:cs="Arial"/>
                  <w:b/>
                  <w:bCs/>
                  <w:color w:val="000000"/>
                  <w:kern w:val="2"/>
                  <w:sz w:val="22"/>
                  <w:szCs w:val="22"/>
                  <w:lang w:val="en-ID" w:eastAsia="id-ID"/>
                  <w:rPrChange w:id="4133" w:author="Syahrani Rachmawati Sadino" w:date="2025-01-31T14:35:00Z">
                    <w:rPr>
                      <w:rFonts w:asciiTheme="minorBidi" w:eastAsia="Verdana" w:hAnsiTheme="minorBidi" w:cstheme="minorBidi"/>
                      <w:b/>
                      <w:bCs/>
                      <w:color w:val="000000"/>
                      <w:kern w:val="2"/>
                      <w:sz w:val="22"/>
                      <w:szCs w:val="22"/>
                      <w:lang w:val="en-ID" w:eastAsia="id-ID"/>
                    </w:rPr>
                  </w:rPrChange>
                </w:rPr>
                <w:delText>Services</w:delText>
              </w:r>
              <w:r w:rsidRPr="00922713" w:rsidDel="00540355">
                <w:rPr>
                  <w:rFonts w:ascii="Arial" w:eastAsia="Verdana" w:hAnsi="Arial" w:cs="Arial"/>
                  <w:color w:val="000000"/>
                  <w:kern w:val="2"/>
                  <w:sz w:val="22"/>
                  <w:szCs w:val="22"/>
                  <w:lang w:val="en-ID" w:eastAsia="id-ID"/>
                  <w:rPrChange w:id="4134" w:author="Syahrani Rachmawati Sadino" w:date="2025-01-31T14:35:00Z">
                    <w:rPr>
                      <w:rFonts w:asciiTheme="minorBidi" w:eastAsia="Verdana" w:hAnsiTheme="minorBidi" w:cstheme="minorBidi"/>
                      <w:color w:val="000000"/>
                      <w:kern w:val="2"/>
                      <w:sz w:val="22"/>
                      <w:szCs w:val="22"/>
                      <w:lang w:val="en-ID" w:eastAsia="id-ID"/>
                    </w:rPr>
                  </w:rPrChange>
                </w:rPr>
                <w:delText>: Tanpa surat rujukan.</w:delText>
              </w:r>
            </w:del>
          </w:p>
        </w:tc>
      </w:tr>
      <w:tr w:rsidR="001E3313" w:rsidRPr="00922713" w:rsidDel="00540355" w14:paraId="11D50813" w14:textId="17428811" w:rsidTr="00F625C2">
        <w:trPr>
          <w:del w:id="4135" w:author="ADMIN" w:date="2025-07-29T12:59:00Z" w16du:dateUtc="2025-07-29T05:59:00Z"/>
        </w:trPr>
        <w:tc>
          <w:tcPr>
            <w:tcW w:w="2666" w:type="dxa"/>
          </w:tcPr>
          <w:p w14:paraId="29B28B2B" w14:textId="47B2D63E" w:rsidR="001E3313" w:rsidRPr="00922713" w:rsidDel="00540355" w:rsidRDefault="001E3313">
            <w:pPr>
              <w:spacing w:line="276" w:lineRule="auto"/>
              <w:rPr>
                <w:del w:id="4136" w:author="ADMIN" w:date="2025-07-29T12:59:00Z" w16du:dateUtc="2025-07-29T05:59:00Z"/>
                <w:rFonts w:ascii="Arial" w:eastAsia="Verdana" w:hAnsi="Arial" w:cs="Arial"/>
                <w:noProof w:val="0"/>
                <w:color w:val="000000"/>
                <w:kern w:val="2"/>
                <w:sz w:val="22"/>
                <w:szCs w:val="22"/>
                <w:lang w:eastAsia="id-ID"/>
                <w:rPrChange w:id="4137" w:author="Syahrani Rachmawati Sadino" w:date="2025-01-31T14:35:00Z">
                  <w:rPr>
                    <w:del w:id="4138" w:author="ADMIN" w:date="2025-07-29T12:59:00Z" w16du:dateUtc="2025-07-29T05:59:00Z"/>
                    <w:rFonts w:asciiTheme="minorBidi" w:eastAsia="Verdana" w:hAnsiTheme="minorBidi" w:cstheme="minorBidi"/>
                    <w:noProof w:val="0"/>
                    <w:color w:val="000000"/>
                    <w:kern w:val="2"/>
                    <w:sz w:val="22"/>
                    <w:szCs w:val="22"/>
                    <w:lang w:eastAsia="id-ID"/>
                  </w:rPr>
                </w:rPrChange>
              </w:rPr>
            </w:pPr>
            <w:del w:id="4139" w:author="ADMIN" w:date="2025-07-29T12:59:00Z" w16du:dateUtc="2025-07-29T05:59:00Z">
              <w:r w:rsidRPr="00922713" w:rsidDel="00540355">
                <w:rPr>
                  <w:rFonts w:ascii="Arial" w:eastAsia="Verdana" w:hAnsi="Arial" w:cs="Arial"/>
                  <w:color w:val="000000"/>
                  <w:kern w:val="2"/>
                  <w:sz w:val="22"/>
                  <w:szCs w:val="22"/>
                  <w:rPrChange w:id="4140" w:author="Syahrani Rachmawati Sadino" w:date="2025-01-31T14:35:00Z">
                    <w:rPr>
                      <w:rFonts w:asciiTheme="minorBidi" w:eastAsia="Verdana" w:hAnsiTheme="minorBidi" w:cstheme="minorBidi"/>
                      <w:color w:val="000000"/>
                      <w:kern w:val="2"/>
                      <w:sz w:val="22"/>
                      <w:szCs w:val="22"/>
                    </w:rPr>
                  </w:rPrChange>
                </w:rPr>
                <mc:AlternateContent>
                  <mc:Choice Requires="wps">
                    <w:drawing>
                      <wp:anchor distT="0" distB="0" distL="114300" distR="114300" simplePos="0" relativeHeight="251662848" behindDoc="0" locked="0" layoutInCell="1" allowOverlap="1" wp14:anchorId="4FF14965" wp14:editId="7699917D">
                        <wp:simplePos x="0" y="0"/>
                        <wp:positionH relativeFrom="column">
                          <wp:posOffset>731520</wp:posOffset>
                        </wp:positionH>
                        <wp:positionV relativeFrom="paragraph">
                          <wp:posOffset>93980</wp:posOffset>
                        </wp:positionV>
                        <wp:extent cx="114300" cy="114300"/>
                        <wp:effectExtent l="9525" t="10160" r="9525" b="8890"/>
                        <wp:wrapNone/>
                        <wp:docPr id="33"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525311" id="Rectangle 77" o:spid="_x0000_s1026" style="position:absolute;margin-left:57.6pt;margin-top:7.4pt;width:9pt;height:9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" filled="f"/>
                    </w:pict>
                  </mc:Fallback>
                </mc:AlternateContent>
              </w:r>
              <w:r w:rsidRPr="00922713" w:rsidDel="00540355">
                <w:rPr>
                  <w:rFonts w:ascii="Arial" w:eastAsia="Verdana" w:hAnsi="Arial" w:cs="Arial"/>
                  <w:noProof w:val="0"/>
                  <w:color w:val="000000"/>
                  <w:kern w:val="2"/>
                  <w:sz w:val="22"/>
                  <w:szCs w:val="22"/>
                  <w:lang w:eastAsia="id-ID"/>
                  <w:rPrChange w:id="4141" w:author="Syahrani Rachmawati Sadino" w:date="2025-01-31T14:35:00Z">
                    <w:rPr>
                      <w:rFonts w:asciiTheme="minorBidi" w:eastAsia="Verdana" w:hAnsiTheme="minorBidi" w:cstheme="minorBidi"/>
                      <w:noProof w:val="0"/>
                      <w:color w:val="000000"/>
                      <w:kern w:val="2"/>
                      <w:sz w:val="22"/>
                      <w:szCs w:val="22"/>
                      <w:lang w:eastAsia="id-ID"/>
                    </w:rPr>
                  </w:rPrChange>
                </w:rPr>
                <w:delText xml:space="preserve"> </w:delText>
              </w:r>
            </w:del>
          </w:p>
          <w:p w14:paraId="4191A7EB" w14:textId="32D1E2D0" w:rsidR="001E3313" w:rsidRPr="00922713" w:rsidDel="00540355" w:rsidRDefault="001E3313">
            <w:pPr>
              <w:spacing w:line="276" w:lineRule="auto"/>
              <w:rPr>
                <w:del w:id="4142" w:author="ADMIN" w:date="2025-07-29T12:59:00Z" w16du:dateUtc="2025-07-29T05:59:00Z"/>
                <w:rFonts w:ascii="Arial" w:eastAsia="Verdana" w:hAnsi="Arial" w:cs="Arial"/>
                <w:noProof w:val="0"/>
                <w:color w:val="000000"/>
                <w:kern w:val="2"/>
                <w:sz w:val="22"/>
                <w:szCs w:val="22"/>
                <w:lang w:eastAsia="id-ID"/>
                <w:rPrChange w:id="4143" w:author="Syahrani Rachmawati Sadino" w:date="2025-01-31T14:35:00Z">
                  <w:rPr>
                    <w:del w:id="4144" w:author="ADMIN" w:date="2025-07-29T12:59:00Z" w16du:dateUtc="2025-07-29T05:59:00Z"/>
                    <w:rFonts w:asciiTheme="minorBidi" w:eastAsia="Verdana" w:hAnsiTheme="minorBidi" w:cstheme="minorBidi"/>
                    <w:noProof w:val="0"/>
                    <w:color w:val="000000"/>
                    <w:kern w:val="2"/>
                    <w:sz w:val="22"/>
                    <w:szCs w:val="22"/>
                    <w:lang w:eastAsia="id-ID"/>
                  </w:rPr>
                </w:rPrChange>
              </w:rPr>
            </w:pPr>
          </w:p>
          <w:p w14:paraId="0BE3BE29" w14:textId="7AC76C3C" w:rsidR="001E3313" w:rsidRPr="00922713" w:rsidDel="00540355" w:rsidRDefault="001E3313">
            <w:pPr>
              <w:spacing w:line="276" w:lineRule="auto"/>
              <w:jc w:val="center"/>
              <w:rPr>
                <w:del w:id="4145" w:author="ADMIN" w:date="2025-07-29T12:59:00Z" w16du:dateUtc="2025-07-29T05:59:00Z"/>
                <w:rFonts w:ascii="Arial" w:eastAsia="Verdana" w:hAnsi="Arial" w:cs="Arial"/>
                <w:noProof w:val="0"/>
                <w:color w:val="000000"/>
                <w:kern w:val="2"/>
                <w:sz w:val="22"/>
                <w:szCs w:val="22"/>
                <w:lang w:eastAsia="id-ID"/>
                <w:rPrChange w:id="4146" w:author="Syahrani Rachmawati Sadino" w:date="2025-01-31T14:35:00Z">
                  <w:rPr>
                    <w:del w:id="4147" w:author="ADMIN" w:date="2025-07-29T12:59:00Z" w16du:dateUtc="2025-07-29T05:59:00Z"/>
                    <w:rFonts w:asciiTheme="minorBidi" w:eastAsia="Verdana" w:hAnsiTheme="minorBidi" w:cstheme="minorBidi"/>
                    <w:noProof w:val="0"/>
                    <w:color w:val="000000"/>
                    <w:kern w:val="2"/>
                    <w:sz w:val="22"/>
                    <w:szCs w:val="22"/>
                    <w:lang w:eastAsia="id-ID"/>
                  </w:rPr>
                </w:rPrChange>
              </w:rPr>
            </w:pPr>
            <w:del w:id="4148" w:author="ADMIN" w:date="2025-07-29T12:59:00Z" w16du:dateUtc="2025-07-29T05:59:00Z">
              <w:r w:rsidRPr="00922713" w:rsidDel="00540355">
                <w:rPr>
                  <w:rFonts w:ascii="Arial" w:eastAsia="Verdana" w:hAnsi="Arial" w:cs="Arial"/>
                  <w:noProof w:val="0"/>
                  <w:color w:val="000000"/>
                  <w:kern w:val="2"/>
                  <w:sz w:val="22"/>
                  <w:szCs w:val="22"/>
                  <w:lang w:eastAsia="id-ID"/>
                  <w:rPrChange w:id="4149" w:author="Syahrani Rachmawati Sadino" w:date="2025-01-31T14:35:00Z">
                    <w:rPr>
                      <w:rFonts w:asciiTheme="minorBidi" w:eastAsia="Verdana" w:hAnsiTheme="minorBidi" w:cstheme="minorBidi"/>
                      <w:noProof w:val="0"/>
                      <w:color w:val="000000"/>
                      <w:kern w:val="2"/>
                      <w:sz w:val="22"/>
                      <w:szCs w:val="22"/>
                      <w:lang w:eastAsia="id-ID"/>
                    </w:rPr>
                  </w:rPrChange>
                </w:rPr>
                <w:delText>Ruby</w:delText>
              </w:r>
            </w:del>
          </w:p>
        </w:tc>
        <w:tc>
          <w:tcPr>
            <w:tcW w:w="5523" w:type="dxa"/>
          </w:tcPr>
          <w:p w14:paraId="3B02F1ED" w14:textId="36882248" w:rsidR="001E3313" w:rsidRPr="00922713" w:rsidDel="00540355" w:rsidRDefault="001E3313">
            <w:pPr>
              <w:numPr>
                <w:ilvl w:val="1"/>
                <w:numId w:val="65"/>
              </w:numPr>
              <w:spacing w:line="276" w:lineRule="auto"/>
              <w:ind w:left="222" w:hanging="284"/>
              <w:contextualSpacing/>
              <w:jc w:val="both"/>
              <w:rPr>
                <w:del w:id="4150" w:author="ADMIN" w:date="2025-07-29T12:59:00Z" w16du:dateUtc="2025-07-29T05:59:00Z"/>
                <w:rFonts w:ascii="Arial" w:eastAsia="Verdana" w:hAnsi="Arial" w:cs="Arial"/>
                <w:noProof w:val="0"/>
                <w:color w:val="000000"/>
                <w:kern w:val="2"/>
                <w:sz w:val="22"/>
                <w:szCs w:val="22"/>
                <w:lang w:val="x-none" w:eastAsia="id-ID"/>
                <w:rPrChange w:id="4151" w:author="Syahrani Rachmawati Sadino" w:date="2025-01-31T14:35:00Z">
                  <w:rPr>
                    <w:del w:id="4152" w:author="ADMIN" w:date="2025-07-29T12:59:00Z" w16du:dateUtc="2025-07-29T05:59:00Z"/>
                    <w:rFonts w:asciiTheme="minorBidi" w:eastAsia="Verdana" w:hAnsiTheme="minorBidi" w:cstheme="minorBidi"/>
                    <w:noProof w:val="0"/>
                    <w:color w:val="000000"/>
                    <w:kern w:val="2"/>
                    <w:sz w:val="22"/>
                    <w:szCs w:val="22"/>
                    <w:lang w:val="x-none" w:eastAsia="id-ID"/>
                  </w:rPr>
                </w:rPrChange>
              </w:rPr>
            </w:pPr>
            <w:del w:id="4153" w:author="ADMIN" w:date="2025-07-29T12:59:00Z" w16du:dateUtc="2025-07-29T05:59:00Z">
              <w:r w:rsidRPr="00922713" w:rsidDel="00540355">
                <w:rPr>
                  <w:rFonts w:ascii="Arial" w:eastAsia="Verdana" w:hAnsi="Arial" w:cs="Arial"/>
                  <w:b/>
                  <w:bCs/>
                  <w:noProof w:val="0"/>
                  <w:color w:val="000000"/>
                  <w:kern w:val="2"/>
                  <w:sz w:val="22"/>
                  <w:szCs w:val="22"/>
                  <w:lang w:val="x-none" w:eastAsia="id-ID"/>
                  <w:rPrChange w:id="4154" w:author="Syahrani Rachmawati Sadino" w:date="2025-01-31T14:35:00Z">
                    <w:rPr>
                      <w:rFonts w:asciiTheme="minorBidi" w:eastAsia="Verdana" w:hAnsiTheme="minorBidi" w:cstheme="minorBidi"/>
                      <w:b/>
                      <w:bCs/>
                      <w:noProof w:val="0"/>
                      <w:color w:val="000000"/>
                      <w:kern w:val="2"/>
                      <w:sz w:val="22"/>
                      <w:szCs w:val="22"/>
                      <w:lang w:val="x-none" w:eastAsia="id-ID"/>
                    </w:rPr>
                  </w:rPrChange>
                </w:rPr>
                <w:delText>Region</w:delText>
              </w:r>
              <w:r w:rsidRPr="00922713" w:rsidDel="00540355">
                <w:rPr>
                  <w:rFonts w:ascii="Arial" w:eastAsia="Verdana" w:hAnsi="Arial" w:cs="Arial"/>
                  <w:noProof w:val="0"/>
                  <w:color w:val="000000"/>
                  <w:kern w:val="2"/>
                  <w:sz w:val="22"/>
                  <w:szCs w:val="22"/>
                  <w:lang w:val="x-none" w:eastAsia="id-ID"/>
                  <w:rPrChange w:id="4155" w:author="Syahrani Rachmawati Sadino" w:date="2025-01-31T14:35:00Z">
                    <w:rPr>
                      <w:rFonts w:asciiTheme="minorBidi" w:eastAsia="Verdana" w:hAnsiTheme="minorBidi" w:cstheme="minorBidi"/>
                      <w:noProof w:val="0"/>
                      <w:color w:val="000000"/>
                      <w:kern w:val="2"/>
                      <w:sz w:val="22"/>
                      <w:szCs w:val="22"/>
                      <w:lang w:val="x-none" w:eastAsia="id-ID"/>
                    </w:rPr>
                  </w:rPrChange>
                </w:rPr>
                <w:delText>: Indonesia</w:delText>
              </w:r>
            </w:del>
          </w:p>
          <w:p w14:paraId="7B07F26D" w14:textId="0FCCAA71" w:rsidR="001E3313" w:rsidRPr="00922713" w:rsidDel="00540355" w:rsidRDefault="001E3313">
            <w:pPr>
              <w:numPr>
                <w:ilvl w:val="1"/>
                <w:numId w:val="65"/>
              </w:numPr>
              <w:spacing w:line="276" w:lineRule="auto"/>
              <w:ind w:left="222" w:hanging="284"/>
              <w:contextualSpacing/>
              <w:jc w:val="both"/>
              <w:rPr>
                <w:del w:id="4156" w:author="ADMIN" w:date="2025-07-29T12:59:00Z" w16du:dateUtc="2025-07-29T05:59:00Z"/>
                <w:rFonts w:ascii="Arial" w:eastAsia="Verdana" w:hAnsi="Arial" w:cs="Arial"/>
                <w:noProof w:val="0"/>
                <w:color w:val="000000"/>
                <w:kern w:val="2"/>
                <w:sz w:val="22"/>
                <w:szCs w:val="22"/>
                <w:lang w:val="x-none" w:eastAsia="id-ID"/>
                <w:rPrChange w:id="4157" w:author="Syahrani Rachmawati Sadino" w:date="2025-01-31T14:35:00Z">
                  <w:rPr>
                    <w:del w:id="4158" w:author="ADMIN" w:date="2025-07-29T12:59:00Z" w16du:dateUtc="2025-07-29T05:59:00Z"/>
                    <w:rFonts w:asciiTheme="minorBidi" w:eastAsia="Verdana" w:hAnsiTheme="minorBidi" w:cstheme="minorBidi"/>
                    <w:noProof w:val="0"/>
                    <w:color w:val="000000"/>
                    <w:kern w:val="2"/>
                    <w:sz w:val="22"/>
                    <w:szCs w:val="22"/>
                    <w:lang w:val="x-none" w:eastAsia="id-ID"/>
                  </w:rPr>
                </w:rPrChange>
              </w:rPr>
            </w:pPr>
            <w:del w:id="4159" w:author="ADMIN" w:date="2025-07-29T12:59:00Z" w16du:dateUtc="2025-07-29T05:59:00Z">
              <w:r w:rsidRPr="00922713" w:rsidDel="00540355">
                <w:rPr>
                  <w:rFonts w:ascii="Arial" w:eastAsia="Verdana" w:hAnsi="Arial" w:cs="Arial"/>
                  <w:b/>
                  <w:bCs/>
                  <w:noProof w:val="0"/>
                  <w:color w:val="000000"/>
                  <w:kern w:val="2"/>
                  <w:sz w:val="22"/>
                  <w:szCs w:val="22"/>
                  <w:lang w:val="x-none" w:eastAsia="id-ID"/>
                  <w:rPrChange w:id="4160" w:author="Syahrani Rachmawati Sadino" w:date="2025-01-31T14:35:00Z">
                    <w:rPr>
                      <w:rFonts w:asciiTheme="minorBidi" w:eastAsia="Verdana" w:hAnsiTheme="minorBidi" w:cstheme="minorBidi"/>
                      <w:b/>
                      <w:bCs/>
                      <w:noProof w:val="0"/>
                      <w:color w:val="000000"/>
                      <w:kern w:val="2"/>
                      <w:sz w:val="22"/>
                      <w:szCs w:val="22"/>
                      <w:lang w:val="x-none" w:eastAsia="id-ID"/>
                    </w:rPr>
                  </w:rPrChange>
                </w:rPr>
                <w:delText>Rumah Sakit</w:delText>
              </w:r>
              <w:r w:rsidRPr="00922713" w:rsidDel="00540355">
                <w:rPr>
                  <w:rFonts w:ascii="Arial" w:eastAsia="Verdana" w:hAnsi="Arial" w:cs="Arial"/>
                  <w:noProof w:val="0"/>
                  <w:color w:val="000000"/>
                  <w:kern w:val="2"/>
                  <w:sz w:val="22"/>
                  <w:szCs w:val="22"/>
                  <w:lang w:val="x-none" w:eastAsia="id-ID"/>
                  <w:rPrChange w:id="4161" w:author="Syahrani Rachmawati Sadino" w:date="2025-01-31T14:35:00Z">
                    <w:rPr>
                      <w:rFonts w:asciiTheme="minorBidi" w:eastAsia="Verdana" w:hAnsiTheme="minorBidi" w:cstheme="minorBidi"/>
                      <w:noProof w:val="0"/>
                      <w:color w:val="000000"/>
                      <w:kern w:val="2"/>
                      <w:sz w:val="22"/>
                      <w:szCs w:val="22"/>
                      <w:lang w:val="x-none" w:eastAsia="id-ID"/>
                    </w:rPr>
                  </w:rPrChange>
                </w:rPr>
                <w:delText>: Exclusive Hospitals, Private &amp; Government Hospitals in Indonesia</w:delText>
              </w:r>
            </w:del>
          </w:p>
          <w:p w14:paraId="7AEC3DEC" w14:textId="0372638C" w:rsidR="001E3313" w:rsidRPr="00922713" w:rsidDel="00540355" w:rsidRDefault="001E3313">
            <w:pPr>
              <w:numPr>
                <w:ilvl w:val="1"/>
                <w:numId w:val="65"/>
              </w:numPr>
              <w:spacing w:line="276" w:lineRule="auto"/>
              <w:ind w:left="222" w:hanging="284"/>
              <w:contextualSpacing/>
              <w:jc w:val="both"/>
              <w:rPr>
                <w:del w:id="4162" w:author="ADMIN" w:date="2025-07-29T12:59:00Z" w16du:dateUtc="2025-07-29T05:59:00Z"/>
                <w:rFonts w:ascii="Arial" w:eastAsia="Verdana" w:hAnsi="Arial" w:cs="Arial"/>
                <w:noProof w:val="0"/>
                <w:color w:val="000000"/>
                <w:kern w:val="2"/>
                <w:sz w:val="22"/>
                <w:szCs w:val="22"/>
                <w:lang w:val="x-none" w:eastAsia="id-ID"/>
                <w:rPrChange w:id="4163" w:author="Syahrani Rachmawati Sadino" w:date="2025-01-31T14:35:00Z">
                  <w:rPr>
                    <w:del w:id="4164" w:author="ADMIN" w:date="2025-07-29T12:59:00Z" w16du:dateUtc="2025-07-29T05:59:00Z"/>
                    <w:rFonts w:asciiTheme="minorBidi" w:eastAsia="Verdana" w:hAnsiTheme="minorBidi" w:cstheme="minorBidi"/>
                    <w:noProof w:val="0"/>
                    <w:color w:val="000000"/>
                    <w:kern w:val="2"/>
                    <w:sz w:val="22"/>
                    <w:szCs w:val="22"/>
                    <w:lang w:val="x-none" w:eastAsia="id-ID"/>
                  </w:rPr>
                </w:rPrChange>
              </w:rPr>
            </w:pPr>
            <w:del w:id="4165" w:author="ADMIN" w:date="2025-07-29T12:59:00Z" w16du:dateUtc="2025-07-29T05:59:00Z">
              <w:r w:rsidRPr="00922713" w:rsidDel="00540355">
                <w:rPr>
                  <w:rFonts w:ascii="Arial" w:eastAsia="Verdana" w:hAnsi="Arial" w:cs="Arial"/>
                  <w:b/>
                  <w:bCs/>
                  <w:noProof w:val="0"/>
                  <w:color w:val="000000"/>
                  <w:kern w:val="2"/>
                  <w:sz w:val="22"/>
                  <w:szCs w:val="22"/>
                  <w:lang w:val="x-none" w:eastAsia="id-ID"/>
                  <w:rPrChange w:id="4166" w:author="Syahrani Rachmawati Sadino" w:date="2025-01-31T14:35:00Z">
                    <w:rPr>
                      <w:rFonts w:asciiTheme="minorBidi" w:eastAsia="Verdana" w:hAnsiTheme="minorBidi" w:cstheme="minorBidi"/>
                      <w:b/>
                      <w:bCs/>
                      <w:noProof w:val="0"/>
                      <w:color w:val="000000"/>
                      <w:kern w:val="2"/>
                      <w:sz w:val="22"/>
                      <w:szCs w:val="22"/>
                      <w:lang w:val="x-none" w:eastAsia="id-ID"/>
                    </w:rPr>
                  </w:rPrChange>
                </w:rPr>
                <w:delText>Tipe Kamar</w:delText>
              </w:r>
              <w:r w:rsidRPr="00922713" w:rsidDel="00540355">
                <w:rPr>
                  <w:rFonts w:ascii="Arial" w:eastAsia="Verdana" w:hAnsi="Arial" w:cs="Arial"/>
                  <w:noProof w:val="0"/>
                  <w:color w:val="000000"/>
                  <w:kern w:val="2"/>
                  <w:sz w:val="22"/>
                  <w:szCs w:val="22"/>
                  <w:lang w:val="x-none" w:eastAsia="id-ID"/>
                  <w:rPrChange w:id="4167" w:author="Syahrani Rachmawati Sadino" w:date="2025-01-31T14:35:00Z">
                    <w:rPr>
                      <w:rFonts w:asciiTheme="minorBidi" w:eastAsia="Verdana" w:hAnsiTheme="minorBidi" w:cstheme="minorBidi"/>
                      <w:noProof w:val="0"/>
                      <w:color w:val="000000"/>
                      <w:kern w:val="2"/>
                      <w:sz w:val="22"/>
                      <w:szCs w:val="22"/>
                      <w:lang w:val="x-none" w:eastAsia="id-ID"/>
                    </w:rPr>
                  </w:rPrChange>
                </w:rPr>
                <w:delText>: VIP, I, II</w:delText>
              </w:r>
            </w:del>
          </w:p>
          <w:p w14:paraId="54109087" w14:textId="7A37F2B4" w:rsidR="001E3313" w:rsidRPr="00922713" w:rsidDel="00540355" w:rsidRDefault="001E3313">
            <w:pPr>
              <w:numPr>
                <w:ilvl w:val="1"/>
                <w:numId w:val="65"/>
              </w:numPr>
              <w:spacing w:line="276" w:lineRule="auto"/>
              <w:ind w:left="222" w:hanging="284"/>
              <w:contextualSpacing/>
              <w:jc w:val="both"/>
              <w:rPr>
                <w:del w:id="4168" w:author="ADMIN" w:date="2025-07-29T12:59:00Z" w16du:dateUtc="2025-07-29T05:59:00Z"/>
                <w:rFonts w:ascii="Arial" w:eastAsia="Verdana" w:hAnsi="Arial" w:cs="Arial"/>
                <w:noProof w:val="0"/>
                <w:color w:val="000000"/>
                <w:kern w:val="2"/>
                <w:sz w:val="22"/>
                <w:szCs w:val="22"/>
                <w:lang w:val="x-none" w:eastAsia="id-ID"/>
                <w:rPrChange w:id="4169" w:author="Syahrani Rachmawati Sadino" w:date="2025-01-31T14:35:00Z">
                  <w:rPr>
                    <w:del w:id="4170" w:author="ADMIN" w:date="2025-07-29T12:59:00Z" w16du:dateUtc="2025-07-29T05:59:00Z"/>
                    <w:rFonts w:asciiTheme="minorBidi" w:eastAsia="Verdana" w:hAnsiTheme="minorBidi" w:cstheme="minorBidi"/>
                    <w:noProof w:val="0"/>
                    <w:color w:val="000000"/>
                    <w:kern w:val="2"/>
                    <w:sz w:val="22"/>
                    <w:szCs w:val="22"/>
                    <w:lang w:val="x-none" w:eastAsia="id-ID"/>
                  </w:rPr>
                </w:rPrChange>
              </w:rPr>
            </w:pPr>
            <w:del w:id="4171" w:author="ADMIN" w:date="2025-07-29T12:59:00Z" w16du:dateUtc="2025-07-29T05:59:00Z">
              <w:r w:rsidRPr="00922713" w:rsidDel="00540355">
                <w:rPr>
                  <w:rFonts w:ascii="Arial" w:eastAsia="Verdana" w:hAnsi="Arial" w:cs="Arial"/>
                  <w:b/>
                  <w:bCs/>
                  <w:noProof w:val="0"/>
                  <w:color w:val="000000"/>
                  <w:kern w:val="2"/>
                  <w:sz w:val="22"/>
                  <w:szCs w:val="22"/>
                  <w:lang w:val="x-none" w:eastAsia="id-ID"/>
                  <w:rPrChange w:id="4172" w:author="Syahrani Rachmawati Sadino" w:date="2025-01-31T14:35:00Z">
                    <w:rPr>
                      <w:rFonts w:asciiTheme="minorBidi" w:eastAsia="Verdana" w:hAnsiTheme="minorBidi" w:cstheme="minorBidi"/>
                      <w:b/>
                      <w:bCs/>
                      <w:noProof w:val="0"/>
                      <w:color w:val="000000"/>
                      <w:kern w:val="2"/>
                      <w:sz w:val="22"/>
                      <w:szCs w:val="22"/>
                      <w:lang w:val="x-none" w:eastAsia="id-ID"/>
                    </w:rPr>
                  </w:rPrChange>
                </w:rPr>
                <w:delText>Manfaat Utama</w:delText>
              </w:r>
              <w:r w:rsidRPr="00922713" w:rsidDel="00540355">
                <w:rPr>
                  <w:rFonts w:ascii="Arial" w:eastAsia="Verdana" w:hAnsi="Arial" w:cs="Arial"/>
                  <w:noProof w:val="0"/>
                  <w:color w:val="000000"/>
                  <w:kern w:val="2"/>
                  <w:sz w:val="22"/>
                  <w:szCs w:val="22"/>
                  <w:lang w:val="x-none" w:eastAsia="id-ID"/>
                  <w:rPrChange w:id="4173" w:author="Syahrani Rachmawati Sadino" w:date="2025-01-31T14:35:00Z">
                    <w:rPr>
                      <w:rFonts w:asciiTheme="minorBidi" w:eastAsia="Verdana" w:hAnsiTheme="minorBidi" w:cstheme="minorBidi"/>
                      <w:noProof w:val="0"/>
                      <w:color w:val="000000"/>
                      <w:kern w:val="2"/>
                      <w:sz w:val="22"/>
                      <w:szCs w:val="22"/>
                      <w:lang w:val="x-none" w:eastAsia="id-ID"/>
                    </w:rPr>
                  </w:rPrChange>
                </w:rPr>
                <w:delText>: RJP, RJL, RI, Obat</w:delText>
              </w:r>
            </w:del>
          </w:p>
          <w:p w14:paraId="1A856662" w14:textId="17FDE07C" w:rsidR="001E3313" w:rsidRPr="00922713" w:rsidDel="00540355" w:rsidRDefault="001E3313">
            <w:pPr>
              <w:numPr>
                <w:ilvl w:val="1"/>
                <w:numId w:val="65"/>
              </w:numPr>
              <w:spacing w:line="276" w:lineRule="auto"/>
              <w:ind w:left="222" w:hanging="284"/>
              <w:contextualSpacing/>
              <w:jc w:val="both"/>
              <w:rPr>
                <w:del w:id="4174" w:author="ADMIN" w:date="2025-07-29T12:59:00Z" w16du:dateUtc="2025-07-29T05:59:00Z"/>
                <w:rFonts w:ascii="Arial" w:eastAsia="Verdana" w:hAnsi="Arial" w:cs="Arial"/>
                <w:noProof w:val="0"/>
                <w:color w:val="000000"/>
                <w:kern w:val="2"/>
                <w:sz w:val="22"/>
                <w:szCs w:val="22"/>
                <w:lang w:val="x-none" w:eastAsia="id-ID"/>
                <w:rPrChange w:id="4175" w:author="Syahrani Rachmawati Sadino" w:date="2025-01-31T14:35:00Z">
                  <w:rPr>
                    <w:del w:id="4176" w:author="ADMIN" w:date="2025-07-29T12:59:00Z" w16du:dateUtc="2025-07-29T05:59:00Z"/>
                    <w:rFonts w:asciiTheme="minorBidi" w:eastAsia="Verdana" w:hAnsiTheme="minorBidi" w:cstheme="minorBidi"/>
                    <w:noProof w:val="0"/>
                    <w:color w:val="000000"/>
                    <w:kern w:val="2"/>
                    <w:sz w:val="22"/>
                    <w:szCs w:val="22"/>
                    <w:lang w:val="x-none" w:eastAsia="id-ID"/>
                  </w:rPr>
                </w:rPrChange>
              </w:rPr>
            </w:pPr>
            <w:del w:id="4177" w:author="ADMIN" w:date="2025-07-29T12:59:00Z" w16du:dateUtc="2025-07-29T05:59:00Z">
              <w:r w:rsidRPr="00922713" w:rsidDel="00540355">
                <w:rPr>
                  <w:rFonts w:ascii="Arial" w:eastAsia="Verdana" w:hAnsi="Arial" w:cs="Arial"/>
                  <w:b/>
                  <w:bCs/>
                  <w:noProof w:val="0"/>
                  <w:color w:val="000000"/>
                  <w:kern w:val="2"/>
                  <w:sz w:val="22"/>
                  <w:szCs w:val="22"/>
                  <w:lang w:val="x-none" w:eastAsia="id-ID"/>
                  <w:rPrChange w:id="4178" w:author="Syahrani Rachmawati Sadino" w:date="2025-01-31T14:35:00Z">
                    <w:rPr>
                      <w:rFonts w:asciiTheme="minorBidi" w:eastAsia="Verdana" w:hAnsiTheme="minorBidi" w:cstheme="minorBidi"/>
                      <w:b/>
                      <w:bCs/>
                      <w:noProof w:val="0"/>
                      <w:color w:val="000000"/>
                      <w:kern w:val="2"/>
                      <w:sz w:val="22"/>
                      <w:szCs w:val="22"/>
                      <w:lang w:val="x-none" w:eastAsia="id-ID"/>
                    </w:rPr>
                  </w:rPrChange>
                </w:rPr>
                <w:delText>Manfaat Tambahan</w:delText>
              </w:r>
              <w:r w:rsidRPr="00922713" w:rsidDel="00540355">
                <w:rPr>
                  <w:rFonts w:ascii="Arial" w:eastAsia="Verdana" w:hAnsi="Arial" w:cs="Arial"/>
                  <w:noProof w:val="0"/>
                  <w:color w:val="000000"/>
                  <w:kern w:val="2"/>
                  <w:sz w:val="22"/>
                  <w:szCs w:val="22"/>
                  <w:lang w:val="x-none" w:eastAsia="id-ID"/>
                  <w:rPrChange w:id="4179" w:author="Syahrani Rachmawati Sadino" w:date="2025-01-31T14:35:00Z">
                    <w:rPr>
                      <w:rFonts w:asciiTheme="minorBidi" w:eastAsia="Verdana" w:hAnsiTheme="minorBidi" w:cstheme="minorBidi"/>
                      <w:noProof w:val="0"/>
                      <w:color w:val="000000"/>
                      <w:kern w:val="2"/>
                      <w:sz w:val="22"/>
                      <w:szCs w:val="22"/>
                      <w:lang w:val="x-none" w:eastAsia="id-ID"/>
                    </w:rPr>
                  </w:rPrChange>
                </w:rPr>
                <w:delText>: Maternity Package, Additional Benefits Package, Hemodialysis, Nuclear Medicine, Advanced Equipment</w:delText>
              </w:r>
            </w:del>
          </w:p>
          <w:p w14:paraId="0AB58131" w14:textId="0613BE18" w:rsidR="001E3313" w:rsidRPr="00922713" w:rsidDel="00540355" w:rsidRDefault="001E3313">
            <w:pPr>
              <w:numPr>
                <w:ilvl w:val="1"/>
                <w:numId w:val="65"/>
              </w:numPr>
              <w:spacing w:line="276" w:lineRule="auto"/>
              <w:ind w:left="222" w:hanging="284"/>
              <w:contextualSpacing/>
              <w:jc w:val="both"/>
              <w:rPr>
                <w:del w:id="4180" w:author="ADMIN" w:date="2025-07-29T12:59:00Z" w16du:dateUtc="2025-07-29T05:59:00Z"/>
                <w:rFonts w:ascii="Arial" w:eastAsia="Verdana" w:hAnsi="Arial" w:cs="Arial"/>
                <w:noProof w:val="0"/>
                <w:color w:val="000000"/>
                <w:kern w:val="2"/>
                <w:sz w:val="22"/>
                <w:szCs w:val="22"/>
                <w:lang w:val="x-none" w:eastAsia="id-ID"/>
                <w:rPrChange w:id="4181" w:author="Syahrani Rachmawati Sadino" w:date="2025-01-31T14:35:00Z">
                  <w:rPr>
                    <w:del w:id="4182" w:author="ADMIN" w:date="2025-07-29T12:59:00Z" w16du:dateUtc="2025-07-29T05:59:00Z"/>
                    <w:rFonts w:asciiTheme="minorBidi" w:eastAsia="Verdana" w:hAnsiTheme="minorBidi" w:cstheme="minorBidi"/>
                    <w:noProof w:val="0"/>
                    <w:color w:val="000000"/>
                    <w:kern w:val="2"/>
                    <w:sz w:val="22"/>
                    <w:szCs w:val="22"/>
                    <w:lang w:val="x-none" w:eastAsia="id-ID"/>
                  </w:rPr>
                </w:rPrChange>
              </w:rPr>
            </w:pPr>
            <w:del w:id="4183" w:author="ADMIN" w:date="2025-07-29T12:59:00Z" w16du:dateUtc="2025-07-29T05:59:00Z">
              <w:r w:rsidRPr="00922713" w:rsidDel="00540355">
                <w:rPr>
                  <w:rFonts w:ascii="Arial" w:eastAsia="Verdana" w:hAnsi="Arial" w:cs="Arial"/>
                  <w:b/>
                  <w:bCs/>
                  <w:noProof w:val="0"/>
                  <w:color w:val="000000"/>
                  <w:kern w:val="2"/>
                  <w:sz w:val="22"/>
                  <w:szCs w:val="22"/>
                  <w:lang w:val="x-none" w:eastAsia="id-ID"/>
                  <w:rPrChange w:id="4184" w:author="Syahrani Rachmawati Sadino" w:date="2025-01-31T14:35:00Z">
                    <w:rPr>
                      <w:rFonts w:asciiTheme="minorBidi" w:eastAsia="Verdana" w:hAnsiTheme="minorBidi" w:cstheme="minorBidi"/>
                      <w:b/>
                      <w:bCs/>
                      <w:noProof w:val="0"/>
                      <w:color w:val="000000"/>
                      <w:kern w:val="2"/>
                      <w:sz w:val="22"/>
                      <w:szCs w:val="22"/>
                      <w:lang w:val="x-none" w:eastAsia="id-ID"/>
                    </w:rPr>
                  </w:rPrChange>
                </w:rPr>
                <w:delText>Manfaat Spesial</w:delText>
              </w:r>
              <w:r w:rsidRPr="00922713" w:rsidDel="00540355">
                <w:rPr>
                  <w:rFonts w:ascii="Arial" w:eastAsia="Verdana" w:hAnsi="Arial" w:cs="Arial"/>
                  <w:noProof w:val="0"/>
                  <w:color w:val="000000"/>
                  <w:kern w:val="2"/>
                  <w:sz w:val="22"/>
                  <w:szCs w:val="22"/>
                  <w:lang w:val="x-none" w:eastAsia="id-ID"/>
                  <w:rPrChange w:id="4185" w:author="Syahrani Rachmawati Sadino" w:date="2025-01-31T14:35:00Z">
                    <w:rPr>
                      <w:rFonts w:asciiTheme="minorBidi" w:eastAsia="Verdana" w:hAnsiTheme="minorBidi" w:cstheme="minorBidi"/>
                      <w:noProof w:val="0"/>
                      <w:color w:val="000000"/>
                      <w:kern w:val="2"/>
                      <w:sz w:val="22"/>
                      <w:szCs w:val="22"/>
                      <w:lang w:val="x-none" w:eastAsia="id-ID"/>
                    </w:rPr>
                  </w:rPrChange>
                </w:rPr>
                <w:delText>: Heart surgery, kidney surgery, lung surgery, surgeries using advanced equipment</w:delText>
              </w:r>
            </w:del>
          </w:p>
          <w:p w14:paraId="7029E221" w14:textId="10C95806" w:rsidR="001E3313" w:rsidRPr="00922713" w:rsidDel="00540355" w:rsidRDefault="001E3313">
            <w:pPr>
              <w:numPr>
                <w:ilvl w:val="1"/>
                <w:numId w:val="65"/>
              </w:numPr>
              <w:spacing w:line="276" w:lineRule="auto"/>
              <w:ind w:left="222" w:hanging="284"/>
              <w:contextualSpacing/>
              <w:jc w:val="both"/>
              <w:rPr>
                <w:del w:id="4186" w:author="ADMIN" w:date="2025-07-29T12:59:00Z" w16du:dateUtc="2025-07-29T05:59:00Z"/>
                <w:rFonts w:ascii="Arial" w:eastAsia="Verdana" w:hAnsi="Arial" w:cs="Arial"/>
                <w:noProof w:val="0"/>
                <w:color w:val="000000"/>
                <w:kern w:val="2"/>
                <w:sz w:val="22"/>
                <w:szCs w:val="22"/>
                <w:lang w:val="x-none" w:eastAsia="id-ID"/>
                <w:rPrChange w:id="4187" w:author="Syahrani Rachmawati Sadino" w:date="2025-01-31T14:35:00Z">
                  <w:rPr>
                    <w:del w:id="4188" w:author="ADMIN" w:date="2025-07-29T12:59:00Z" w16du:dateUtc="2025-07-29T05:59:00Z"/>
                    <w:rFonts w:asciiTheme="minorBidi" w:eastAsia="Verdana" w:hAnsiTheme="minorBidi" w:cstheme="minorBidi"/>
                    <w:noProof w:val="0"/>
                    <w:color w:val="000000"/>
                    <w:kern w:val="2"/>
                    <w:sz w:val="22"/>
                    <w:szCs w:val="22"/>
                    <w:lang w:val="x-none" w:eastAsia="id-ID"/>
                  </w:rPr>
                </w:rPrChange>
              </w:rPr>
            </w:pPr>
            <w:del w:id="4189" w:author="ADMIN" w:date="2025-07-29T12:59:00Z" w16du:dateUtc="2025-07-29T05:59:00Z">
              <w:r w:rsidRPr="00922713" w:rsidDel="00540355">
                <w:rPr>
                  <w:rFonts w:ascii="Arial" w:eastAsia="Verdana" w:hAnsi="Arial" w:cs="Arial"/>
                  <w:b/>
                  <w:bCs/>
                  <w:noProof w:val="0"/>
                  <w:color w:val="000000"/>
                  <w:kern w:val="2"/>
                  <w:sz w:val="22"/>
                  <w:szCs w:val="22"/>
                  <w:lang w:val="x-none" w:eastAsia="id-ID"/>
                  <w:rPrChange w:id="4190" w:author="Syahrani Rachmawati Sadino" w:date="2025-01-31T14:35:00Z">
                    <w:rPr>
                      <w:rFonts w:asciiTheme="minorBidi" w:eastAsia="Verdana" w:hAnsiTheme="minorBidi" w:cstheme="minorBidi"/>
                      <w:b/>
                      <w:bCs/>
                      <w:noProof w:val="0"/>
                      <w:color w:val="000000"/>
                      <w:kern w:val="2"/>
                      <w:sz w:val="22"/>
                      <w:szCs w:val="22"/>
                      <w:lang w:val="x-none" w:eastAsia="id-ID"/>
                    </w:rPr>
                  </w:rPrChange>
                </w:rPr>
                <w:delText>Services</w:delText>
              </w:r>
              <w:r w:rsidRPr="00922713" w:rsidDel="00540355">
                <w:rPr>
                  <w:rFonts w:ascii="Arial" w:eastAsia="Verdana" w:hAnsi="Arial" w:cs="Arial"/>
                  <w:noProof w:val="0"/>
                  <w:color w:val="000000"/>
                  <w:kern w:val="2"/>
                  <w:sz w:val="22"/>
                  <w:szCs w:val="22"/>
                  <w:lang w:val="x-none" w:eastAsia="id-ID"/>
                  <w:rPrChange w:id="4191" w:author="Syahrani Rachmawati Sadino" w:date="2025-01-31T14:35:00Z">
                    <w:rPr>
                      <w:rFonts w:asciiTheme="minorBidi" w:eastAsia="Verdana" w:hAnsiTheme="minorBidi" w:cstheme="minorBidi"/>
                      <w:noProof w:val="0"/>
                      <w:color w:val="000000"/>
                      <w:kern w:val="2"/>
                      <w:sz w:val="22"/>
                      <w:szCs w:val="22"/>
                      <w:lang w:val="x-none" w:eastAsia="id-ID"/>
                    </w:rPr>
                  </w:rPrChange>
                </w:rPr>
                <w:delText>: Dengan surat rujukan</w:delText>
              </w:r>
            </w:del>
          </w:p>
        </w:tc>
      </w:tr>
      <w:tr w:rsidR="001E3313" w:rsidRPr="00922713" w:rsidDel="00540355" w14:paraId="628D8CED" w14:textId="17D0DB6E" w:rsidTr="00F625C2">
        <w:trPr>
          <w:del w:id="4192" w:author="ADMIN" w:date="2025-07-29T12:59:00Z" w16du:dateUtc="2025-07-29T05:59:00Z"/>
        </w:trPr>
        <w:tc>
          <w:tcPr>
            <w:tcW w:w="2666" w:type="dxa"/>
          </w:tcPr>
          <w:p w14:paraId="34A36C96" w14:textId="4F297BDD" w:rsidR="001E3313" w:rsidRPr="00922713" w:rsidDel="00540355" w:rsidRDefault="001E3313">
            <w:pPr>
              <w:spacing w:line="276" w:lineRule="auto"/>
              <w:rPr>
                <w:del w:id="4193" w:author="ADMIN" w:date="2025-07-29T12:59:00Z" w16du:dateUtc="2025-07-29T05:59:00Z"/>
                <w:rFonts w:ascii="Arial" w:eastAsia="Verdana" w:hAnsi="Arial" w:cs="Arial"/>
                <w:noProof w:val="0"/>
                <w:color w:val="000000"/>
                <w:kern w:val="2"/>
                <w:sz w:val="22"/>
                <w:szCs w:val="22"/>
                <w:lang w:eastAsia="id-ID"/>
                <w:rPrChange w:id="4194" w:author="Syahrani Rachmawati Sadino" w:date="2025-01-31T14:35:00Z">
                  <w:rPr>
                    <w:del w:id="4195" w:author="ADMIN" w:date="2025-07-29T12:59:00Z" w16du:dateUtc="2025-07-29T05:59:00Z"/>
                    <w:rFonts w:asciiTheme="minorBidi" w:eastAsia="Verdana" w:hAnsiTheme="minorBidi" w:cstheme="minorBidi"/>
                    <w:noProof w:val="0"/>
                    <w:color w:val="000000"/>
                    <w:kern w:val="2"/>
                    <w:sz w:val="22"/>
                    <w:szCs w:val="22"/>
                    <w:lang w:eastAsia="id-ID"/>
                  </w:rPr>
                </w:rPrChange>
              </w:rPr>
            </w:pPr>
            <w:del w:id="4196" w:author="ADMIN" w:date="2025-07-29T12:59:00Z" w16du:dateUtc="2025-07-29T05:59:00Z">
              <w:r w:rsidRPr="00922713" w:rsidDel="00540355">
                <w:rPr>
                  <w:rFonts w:ascii="Arial" w:eastAsia="Verdana" w:hAnsi="Arial" w:cs="Arial"/>
                  <w:color w:val="000000"/>
                  <w:kern w:val="2"/>
                  <w:sz w:val="22"/>
                  <w:szCs w:val="22"/>
                  <w:rPrChange w:id="4197" w:author="Syahrani Rachmawati Sadino" w:date="2025-01-31T14:35:00Z">
                    <w:rPr>
                      <w:rFonts w:asciiTheme="minorBidi" w:eastAsia="Verdana" w:hAnsiTheme="minorBidi" w:cstheme="minorBidi"/>
                      <w:color w:val="000000"/>
                      <w:kern w:val="2"/>
                      <w:sz w:val="22"/>
                      <w:szCs w:val="22"/>
                    </w:rPr>
                  </w:rPrChange>
                </w:rPr>
                <mc:AlternateContent>
                  <mc:Choice Requires="wps">
                    <w:drawing>
                      <wp:anchor distT="0" distB="0" distL="114300" distR="114300" simplePos="0" relativeHeight="251664896" behindDoc="0" locked="0" layoutInCell="1" allowOverlap="1" wp14:anchorId="7C6F5487" wp14:editId="560AC371">
                        <wp:simplePos x="0" y="0"/>
                        <wp:positionH relativeFrom="column">
                          <wp:posOffset>731520</wp:posOffset>
                        </wp:positionH>
                        <wp:positionV relativeFrom="paragraph">
                          <wp:posOffset>106045</wp:posOffset>
                        </wp:positionV>
                        <wp:extent cx="114300" cy="114300"/>
                        <wp:effectExtent l="9525" t="5080" r="9525" b="13970"/>
                        <wp:wrapNone/>
                        <wp:docPr id="32"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82608D" id="Rectangle 79" o:spid="_x0000_s1026" style="position:absolute;margin-left:57.6pt;margin-top:8.35pt;width:9pt;height:9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" filled="f"/>
                    </w:pict>
                  </mc:Fallback>
                </mc:AlternateContent>
              </w:r>
            </w:del>
          </w:p>
          <w:p w14:paraId="7C898C5B" w14:textId="0581B703" w:rsidR="001E3313" w:rsidRPr="00922713" w:rsidDel="00540355" w:rsidRDefault="001E3313">
            <w:pPr>
              <w:spacing w:line="276" w:lineRule="auto"/>
              <w:rPr>
                <w:del w:id="4198" w:author="ADMIN" w:date="2025-07-29T12:59:00Z" w16du:dateUtc="2025-07-29T05:59:00Z"/>
                <w:rFonts w:ascii="Arial" w:eastAsia="Verdana" w:hAnsi="Arial" w:cs="Arial"/>
                <w:noProof w:val="0"/>
                <w:color w:val="000000"/>
                <w:kern w:val="2"/>
                <w:sz w:val="22"/>
                <w:szCs w:val="22"/>
                <w:lang w:eastAsia="id-ID"/>
                <w:rPrChange w:id="4199" w:author="Syahrani Rachmawati Sadino" w:date="2025-01-31T14:35:00Z">
                  <w:rPr>
                    <w:del w:id="4200" w:author="ADMIN" w:date="2025-07-29T12:59:00Z" w16du:dateUtc="2025-07-29T05:59:00Z"/>
                    <w:rFonts w:asciiTheme="minorBidi" w:eastAsia="Verdana" w:hAnsiTheme="minorBidi" w:cstheme="minorBidi"/>
                    <w:noProof w:val="0"/>
                    <w:color w:val="000000"/>
                    <w:kern w:val="2"/>
                    <w:sz w:val="22"/>
                    <w:szCs w:val="22"/>
                    <w:lang w:eastAsia="id-ID"/>
                  </w:rPr>
                </w:rPrChange>
              </w:rPr>
            </w:pPr>
          </w:p>
          <w:p w14:paraId="43DA8568" w14:textId="3A9DFA0D" w:rsidR="001E3313" w:rsidRPr="00922713" w:rsidDel="00540355" w:rsidRDefault="001E3313">
            <w:pPr>
              <w:spacing w:line="276" w:lineRule="auto"/>
              <w:jc w:val="center"/>
              <w:rPr>
                <w:del w:id="4201" w:author="ADMIN" w:date="2025-07-29T12:59:00Z" w16du:dateUtc="2025-07-29T05:59:00Z"/>
                <w:rFonts w:ascii="Arial" w:eastAsia="Verdana" w:hAnsi="Arial" w:cs="Arial"/>
                <w:noProof w:val="0"/>
                <w:color w:val="000000"/>
                <w:kern w:val="2"/>
                <w:sz w:val="22"/>
                <w:szCs w:val="22"/>
                <w:lang w:eastAsia="id-ID"/>
                <w:rPrChange w:id="4202" w:author="Syahrani Rachmawati Sadino" w:date="2025-01-31T14:35:00Z">
                  <w:rPr>
                    <w:del w:id="4203" w:author="ADMIN" w:date="2025-07-29T12:59:00Z" w16du:dateUtc="2025-07-29T05:59:00Z"/>
                    <w:rFonts w:asciiTheme="minorBidi" w:eastAsia="Verdana" w:hAnsiTheme="minorBidi" w:cstheme="minorBidi"/>
                    <w:noProof w:val="0"/>
                    <w:color w:val="000000"/>
                    <w:kern w:val="2"/>
                    <w:sz w:val="22"/>
                    <w:szCs w:val="22"/>
                    <w:lang w:eastAsia="id-ID"/>
                  </w:rPr>
                </w:rPrChange>
              </w:rPr>
            </w:pPr>
            <w:del w:id="4204" w:author="ADMIN" w:date="2025-07-29T12:59:00Z" w16du:dateUtc="2025-07-29T05:59:00Z">
              <w:r w:rsidRPr="00922713" w:rsidDel="00540355">
                <w:rPr>
                  <w:rFonts w:ascii="Arial" w:eastAsia="Verdana" w:hAnsi="Arial" w:cs="Arial"/>
                  <w:noProof w:val="0"/>
                  <w:color w:val="000000"/>
                  <w:kern w:val="2"/>
                  <w:sz w:val="22"/>
                  <w:szCs w:val="22"/>
                  <w:lang w:eastAsia="id-ID"/>
                  <w:rPrChange w:id="4205" w:author="Syahrani Rachmawati Sadino" w:date="2025-01-31T14:35:00Z">
                    <w:rPr>
                      <w:rFonts w:asciiTheme="minorBidi" w:eastAsia="Verdana" w:hAnsiTheme="minorBidi" w:cstheme="minorBidi"/>
                      <w:noProof w:val="0"/>
                      <w:color w:val="000000"/>
                      <w:kern w:val="2"/>
                      <w:sz w:val="22"/>
                      <w:szCs w:val="22"/>
                      <w:lang w:eastAsia="id-ID"/>
                    </w:rPr>
                  </w:rPrChange>
                </w:rPr>
                <w:delText>S</w:delText>
              </w:r>
            </w:del>
            <w:ins w:id="4206" w:author="Syahrani Rachmawati Sadino" w:date="2025-01-31T12:30:00Z">
              <w:del w:id="4207" w:author="ADMIN" w:date="2025-07-29T12:59:00Z" w16du:dateUtc="2025-07-29T05:59:00Z">
                <w:r w:rsidR="008C3D1B" w:rsidRPr="00922713" w:rsidDel="00540355">
                  <w:rPr>
                    <w:rFonts w:ascii="Arial" w:eastAsia="Verdana" w:hAnsi="Arial" w:cs="Arial"/>
                    <w:noProof w:val="0"/>
                    <w:color w:val="000000"/>
                    <w:kern w:val="2"/>
                    <w:sz w:val="22"/>
                    <w:szCs w:val="22"/>
                    <w:lang w:eastAsia="id-ID"/>
                    <w:rPrChange w:id="4208" w:author="Syahrani Rachmawati Sadino" w:date="2025-01-31T14:35:00Z">
                      <w:rPr>
                        <w:rFonts w:asciiTheme="minorBidi" w:eastAsia="Verdana" w:hAnsiTheme="minorBidi" w:cstheme="minorBidi"/>
                        <w:noProof w:val="0"/>
                        <w:color w:val="000000"/>
                        <w:kern w:val="2"/>
                        <w:sz w:val="22"/>
                        <w:szCs w:val="22"/>
                        <w:lang w:eastAsia="id-ID"/>
                      </w:rPr>
                    </w:rPrChange>
                  </w:rPr>
                  <w:delText>happire</w:delText>
                </w:r>
              </w:del>
            </w:ins>
            <w:del w:id="4209" w:author="ADMIN" w:date="2025-07-29T12:59:00Z" w16du:dateUtc="2025-07-29T05:59:00Z">
              <w:r w:rsidRPr="00922713" w:rsidDel="00540355">
                <w:rPr>
                  <w:rFonts w:ascii="Arial" w:eastAsia="Verdana" w:hAnsi="Arial" w:cs="Arial"/>
                  <w:noProof w:val="0"/>
                  <w:color w:val="000000"/>
                  <w:kern w:val="2"/>
                  <w:sz w:val="22"/>
                  <w:szCs w:val="22"/>
                  <w:lang w:eastAsia="id-ID"/>
                  <w:rPrChange w:id="4210" w:author="Syahrani Rachmawati Sadino" w:date="2025-01-31T14:35:00Z">
                    <w:rPr>
                      <w:rFonts w:asciiTheme="minorBidi" w:eastAsia="Verdana" w:hAnsiTheme="minorBidi" w:cstheme="minorBidi"/>
                      <w:noProof w:val="0"/>
                      <w:color w:val="000000"/>
                      <w:kern w:val="2"/>
                      <w:sz w:val="22"/>
                      <w:szCs w:val="22"/>
                      <w:lang w:eastAsia="id-ID"/>
                    </w:rPr>
                  </w:rPrChange>
                </w:rPr>
                <w:delText>afir</w:delText>
              </w:r>
            </w:del>
          </w:p>
        </w:tc>
        <w:tc>
          <w:tcPr>
            <w:tcW w:w="5523" w:type="dxa"/>
          </w:tcPr>
          <w:p w14:paraId="313CB47C" w14:textId="2920F6BB" w:rsidR="001E3313" w:rsidRPr="00922713" w:rsidDel="00540355" w:rsidRDefault="001E3313">
            <w:pPr>
              <w:numPr>
                <w:ilvl w:val="0"/>
                <w:numId w:val="68"/>
              </w:numPr>
              <w:spacing w:line="276" w:lineRule="auto"/>
              <w:ind w:left="222" w:hanging="284"/>
              <w:jc w:val="both"/>
              <w:rPr>
                <w:del w:id="4211" w:author="ADMIN" w:date="2025-07-29T12:59:00Z" w16du:dateUtc="2025-07-29T05:59:00Z"/>
                <w:rFonts w:ascii="Arial" w:eastAsia="Verdana" w:hAnsi="Arial" w:cs="Arial"/>
                <w:noProof w:val="0"/>
                <w:color w:val="000000"/>
                <w:kern w:val="2"/>
                <w:sz w:val="22"/>
                <w:szCs w:val="22"/>
                <w:lang w:eastAsia="id-ID"/>
                <w:rPrChange w:id="4212" w:author="Syahrani Rachmawati Sadino" w:date="2025-01-31T14:35:00Z">
                  <w:rPr>
                    <w:del w:id="4213" w:author="ADMIN" w:date="2025-07-29T12:59:00Z" w16du:dateUtc="2025-07-29T05:59:00Z"/>
                    <w:rFonts w:asciiTheme="minorBidi" w:eastAsia="Verdana" w:hAnsiTheme="minorBidi" w:cstheme="minorBidi"/>
                    <w:noProof w:val="0"/>
                    <w:color w:val="000000"/>
                    <w:kern w:val="2"/>
                    <w:sz w:val="22"/>
                    <w:szCs w:val="22"/>
                    <w:lang w:eastAsia="id-ID"/>
                  </w:rPr>
                </w:rPrChange>
              </w:rPr>
            </w:pPr>
            <w:del w:id="4214" w:author="ADMIN" w:date="2025-07-29T12:59:00Z" w16du:dateUtc="2025-07-29T05:59:00Z">
              <w:r w:rsidRPr="00922713" w:rsidDel="00540355">
                <w:rPr>
                  <w:rFonts w:ascii="Arial" w:eastAsia="Verdana" w:hAnsi="Arial" w:cs="Arial"/>
                  <w:b/>
                  <w:bCs/>
                  <w:noProof w:val="0"/>
                  <w:color w:val="000000"/>
                  <w:kern w:val="2"/>
                  <w:sz w:val="22"/>
                  <w:szCs w:val="22"/>
                  <w:lang w:eastAsia="id-ID"/>
                  <w:rPrChange w:id="4215" w:author="Syahrani Rachmawati Sadino" w:date="2025-01-31T14:35:00Z">
                    <w:rPr>
                      <w:rFonts w:asciiTheme="minorBidi" w:eastAsia="Verdana" w:hAnsiTheme="minorBidi" w:cstheme="minorBidi"/>
                      <w:b/>
                      <w:bCs/>
                      <w:noProof w:val="0"/>
                      <w:color w:val="000000"/>
                      <w:kern w:val="2"/>
                      <w:sz w:val="22"/>
                      <w:szCs w:val="22"/>
                      <w:lang w:eastAsia="id-ID"/>
                    </w:rPr>
                  </w:rPrChange>
                </w:rPr>
                <w:delText>Region</w:delText>
              </w:r>
              <w:r w:rsidRPr="00922713" w:rsidDel="00540355">
                <w:rPr>
                  <w:rFonts w:ascii="Arial" w:eastAsia="Verdana" w:hAnsi="Arial" w:cs="Arial"/>
                  <w:noProof w:val="0"/>
                  <w:color w:val="000000"/>
                  <w:kern w:val="2"/>
                  <w:sz w:val="22"/>
                  <w:szCs w:val="22"/>
                  <w:lang w:eastAsia="id-ID"/>
                  <w:rPrChange w:id="4216" w:author="Syahrani Rachmawati Sadino" w:date="2025-01-31T14:35:00Z">
                    <w:rPr>
                      <w:rFonts w:asciiTheme="minorBidi" w:eastAsia="Verdana" w:hAnsiTheme="minorBidi" w:cstheme="minorBidi"/>
                      <w:noProof w:val="0"/>
                      <w:color w:val="000000"/>
                      <w:kern w:val="2"/>
                      <w:sz w:val="22"/>
                      <w:szCs w:val="22"/>
                      <w:lang w:eastAsia="id-ID"/>
                    </w:rPr>
                  </w:rPrChange>
                </w:rPr>
                <w:delText>: Indonesia</w:delText>
              </w:r>
            </w:del>
          </w:p>
          <w:p w14:paraId="00E4BA63" w14:textId="41F9EC6A" w:rsidR="001E3313" w:rsidRPr="00922713" w:rsidDel="00540355" w:rsidRDefault="001E3313">
            <w:pPr>
              <w:numPr>
                <w:ilvl w:val="0"/>
                <w:numId w:val="68"/>
              </w:numPr>
              <w:spacing w:line="276" w:lineRule="auto"/>
              <w:ind w:left="222" w:hanging="284"/>
              <w:jc w:val="both"/>
              <w:rPr>
                <w:del w:id="4217" w:author="ADMIN" w:date="2025-07-29T12:59:00Z" w16du:dateUtc="2025-07-29T05:59:00Z"/>
                <w:rFonts w:ascii="Arial" w:eastAsia="Verdana" w:hAnsi="Arial" w:cs="Arial"/>
                <w:noProof w:val="0"/>
                <w:color w:val="000000"/>
                <w:kern w:val="2"/>
                <w:sz w:val="22"/>
                <w:szCs w:val="22"/>
                <w:lang w:eastAsia="id-ID"/>
                <w:rPrChange w:id="4218" w:author="Syahrani Rachmawati Sadino" w:date="2025-01-31T14:35:00Z">
                  <w:rPr>
                    <w:del w:id="4219" w:author="ADMIN" w:date="2025-07-29T12:59:00Z" w16du:dateUtc="2025-07-29T05:59:00Z"/>
                    <w:rFonts w:asciiTheme="minorBidi" w:eastAsia="Verdana" w:hAnsiTheme="minorBidi" w:cstheme="minorBidi"/>
                    <w:noProof w:val="0"/>
                    <w:color w:val="000000"/>
                    <w:kern w:val="2"/>
                    <w:sz w:val="22"/>
                    <w:szCs w:val="22"/>
                    <w:lang w:eastAsia="id-ID"/>
                  </w:rPr>
                </w:rPrChange>
              </w:rPr>
            </w:pPr>
            <w:del w:id="4220" w:author="ADMIN" w:date="2025-07-29T12:59:00Z" w16du:dateUtc="2025-07-29T05:59:00Z">
              <w:r w:rsidRPr="00922713" w:rsidDel="00540355">
                <w:rPr>
                  <w:rFonts w:ascii="Arial" w:eastAsia="Verdana" w:hAnsi="Arial" w:cs="Arial"/>
                  <w:b/>
                  <w:bCs/>
                  <w:noProof w:val="0"/>
                  <w:color w:val="000000"/>
                  <w:kern w:val="2"/>
                  <w:sz w:val="22"/>
                  <w:szCs w:val="22"/>
                  <w:lang w:eastAsia="id-ID"/>
                  <w:rPrChange w:id="4221" w:author="Syahrani Rachmawati Sadino" w:date="2025-01-31T14:35:00Z">
                    <w:rPr>
                      <w:rFonts w:asciiTheme="minorBidi" w:eastAsia="Verdana" w:hAnsiTheme="minorBidi" w:cstheme="minorBidi"/>
                      <w:b/>
                      <w:bCs/>
                      <w:noProof w:val="0"/>
                      <w:color w:val="000000"/>
                      <w:kern w:val="2"/>
                      <w:sz w:val="22"/>
                      <w:szCs w:val="22"/>
                      <w:lang w:eastAsia="id-ID"/>
                    </w:rPr>
                  </w:rPrChange>
                </w:rPr>
                <w:delText>Rumah Sakit</w:delText>
              </w:r>
              <w:r w:rsidRPr="00922713" w:rsidDel="00540355">
                <w:rPr>
                  <w:rFonts w:ascii="Arial" w:eastAsia="Verdana" w:hAnsi="Arial" w:cs="Arial"/>
                  <w:noProof w:val="0"/>
                  <w:color w:val="000000"/>
                  <w:kern w:val="2"/>
                  <w:sz w:val="22"/>
                  <w:szCs w:val="22"/>
                  <w:lang w:eastAsia="id-ID"/>
                  <w:rPrChange w:id="4222" w:author="Syahrani Rachmawati Sadino" w:date="2025-01-31T14:35:00Z">
                    <w:rPr>
                      <w:rFonts w:asciiTheme="minorBidi" w:eastAsia="Verdana" w:hAnsiTheme="minorBidi" w:cstheme="minorBidi"/>
                      <w:noProof w:val="0"/>
                      <w:color w:val="000000"/>
                      <w:kern w:val="2"/>
                      <w:sz w:val="22"/>
                      <w:szCs w:val="22"/>
                      <w:lang w:eastAsia="id-ID"/>
                    </w:rPr>
                  </w:rPrChange>
                </w:rPr>
                <w:delText>: Private &amp; Government Hospitals in Indonesia*)</w:delText>
              </w:r>
            </w:del>
          </w:p>
          <w:p w14:paraId="61CF2A6D" w14:textId="0AB9970D" w:rsidR="001E3313" w:rsidRPr="00922713" w:rsidDel="00540355" w:rsidRDefault="001E3313">
            <w:pPr>
              <w:numPr>
                <w:ilvl w:val="0"/>
                <w:numId w:val="68"/>
              </w:numPr>
              <w:spacing w:line="276" w:lineRule="auto"/>
              <w:ind w:left="222" w:hanging="284"/>
              <w:jc w:val="both"/>
              <w:rPr>
                <w:del w:id="4223" w:author="ADMIN" w:date="2025-07-29T12:59:00Z" w16du:dateUtc="2025-07-29T05:59:00Z"/>
                <w:rFonts w:ascii="Arial" w:eastAsia="Verdana" w:hAnsi="Arial" w:cs="Arial"/>
                <w:noProof w:val="0"/>
                <w:color w:val="000000"/>
                <w:kern w:val="2"/>
                <w:sz w:val="22"/>
                <w:szCs w:val="22"/>
                <w:lang w:val="sv-SE" w:eastAsia="id-ID"/>
                <w:rPrChange w:id="4224" w:author="Syahrani Rachmawati Sadino" w:date="2025-01-31T14:35:00Z">
                  <w:rPr>
                    <w:del w:id="4225" w:author="ADMIN" w:date="2025-07-29T12:59:00Z" w16du:dateUtc="2025-07-29T05:59:00Z"/>
                    <w:rFonts w:asciiTheme="minorBidi" w:eastAsia="Verdana" w:hAnsiTheme="minorBidi" w:cstheme="minorBidi"/>
                    <w:noProof w:val="0"/>
                    <w:color w:val="000000"/>
                    <w:kern w:val="2"/>
                    <w:sz w:val="22"/>
                    <w:szCs w:val="22"/>
                    <w:lang w:val="sv-SE" w:eastAsia="id-ID"/>
                  </w:rPr>
                </w:rPrChange>
              </w:rPr>
            </w:pPr>
            <w:del w:id="4226" w:author="ADMIN" w:date="2025-07-29T12:59:00Z" w16du:dateUtc="2025-07-29T05:59:00Z">
              <w:r w:rsidRPr="00922713" w:rsidDel="00540355">
                <w:rPr>
                  <w:rFonts w:ascii="Arial" w:eastAsia="Verdana" w:hAnsi="Arial" w:cs="Arial"/>
                  <w:b/>
                  <w:bCs/>
                  <w:noProof w:val="0"/>
                  <w:color w:val="000000"/>
                  <w:kern w:val="2"/>
                  <w:sz w:val="22"/>
                  <w:szCs w:val="22"/>
                  <w:lang w:val="sv-SE" w:eastAsia="id-ID"/>
                  <w:rPrChange w:id="4227" w:author="Syahrani Rachmawati Sadino" w:date="2025-01-31T14:35:00Z">
                    <w:rPr>
                      <w:rFonts w:asciiTheme="minorBidi" w:eastAsia="Verdana" w:hAnsiTheme="minorBidi" w:cstheme="minorBidi"/>
                      <w:b/>
                      <w:bCs/>
                      <w:noProof w:val="0"/>
                      <w:color w:val="000000"/>
                      <w:kern w:val="2"/>
                      <w:sz w:val="22"/>
                      <w:szCs w:val="22"/>
                      <w:lang w:val="sv-SE" w:eastAsia="id-ID"/>
                    </w:rPr>
                  </w:rPrChange>
                </w:rPr>
                <w:delText>Tipe Kamar</w:delText>
              </w:r>
              <w:r w:rsidRPr="00922713" w:rsidDel="00540355">
                <w:rPr>
                  <w:rFonts w:ascii="Arial" w:eastAsia="Verdana" w:hAnsi="Arial" w:cs="Arial"/>
                  <w:noProof w:val="0"/>
                  <w:color w:val="000000"/>
                  <w:kern w:val="2"/>
                  <w:sz w:val="22"/>
                  <w:szCs w:val="22"/>
                  <w:lang w:val="sv-SE" w:eastAsia="id-ID"/>
                  <w:rPrChange w:id="4228" w:author="Syahrani Rachmawati Sadino" w:date="2025-01-31T14:35:00Z">
                    <w:rPr>
                      <w:rFonts w:asciiTheme="minorBidi" w:eastAsia="Verdana" w:hAnsiTheme="minorBidi" w:cstheme="minorBidi"/>
                      <w:noProof w:val="0"/>
                      <w:color w:val="000000"/>
                      <w:kern w:val="2"/>
                      <w:sz w:val="22"/>
                      <w:szCs w:val="22"/>
                      <w:lang w:val="sv-SE" w:eastAsia="id-ID"/>
                    </w:rPr>
                  </w:rPrChange>
                </w:rPr>
                <w:delText>: VIP, I, II, III</w:delText>
              </w:r>
            </w:del>
          </w:p>
          <w:p w14:paraId="639B75DB" w14:textId="41F9845A" w:rsidR="001E3313" w:rsidRPr="00922713" w:rsidDel="00540355" w:rsidRDefault="001E3313">
            <w:pPr>
              <w:numPr>
                <w:ilvl w:val="0"/>
                <w:numId w:val="68"/>
              </w:numPr>
              <w:spacing w:line="276" w:lineRule="auto"/>
              <w:ind w:left="222" w:hanging="284"/>
              <w:jc w:val="both"/>
              <w:rPr>
                <w:del w:id="4229" w:author="ADMIN" w:date="2025-07-29T12:59:00Z" w16du:dateUtc="2025-07-29T05:59:00Z"/>
                <w:rFonts w:ascii="Arial" w:eastAsia="Verdana" w:hAnsi="Arial" w:cs="Arial"/>
                <w:noProof w:val="0"/>
                <w:color w:val="000000"/>
                <w:kern w:val="2"/>
                <w:sz w:val="22"/>
                <w:szCs w:val="22"/>
                <w:lang w:val="sv-SE" w:eastAsia="id-ID"/>
                <w:rPrChange w:id="4230" w:author="Syahrani Rachmawati Sadino" w:date="2025-01-31T14:35:00Z">
                  <w:rPr>
                    <w:del w:id="4231" w:author="ADMIN" w:date="2025-07-29T12:59:00Z" w16du:dateUtc="2025-07-29T05:59:00Z"/>
                    <w:rFonts w:asciiTheme="minorBidi" w:eastAsia="Verdana" w:hAnsiTheme="minorBidi" w:cstheme="minorBidi"/>
                    <w:noProof w:val="0"/>
                    <w:color w:val="000000"/>
                    <w:kern w:val="2"/>
                    <w:sz w:val="22"/>
                    <w:szCs w:val="22"/>
                    <w:lang w:val="sv-SE" w:eastAsia="id-ID"/>
                  </w:rPr>
                </w:rPrChange>
              </w:rPr>
            </w:pPr>
            <w:del w:id="4232" w:author="ADMIN" w:date="2025-07-29T12:59:00Z" w16du:dateUtc="2025-07-29T05:59:00Z">
              <w:r w:rsidRPr="00922713" w:rsidDel="00540355">
                <w:rPr>
                  <w:rFonts w:ascii="Arial" w:eastAsia="Verdana" w:hAnsi="Arial" w:cs="Arial"/>
                  <w:b/>
                  <w:bCs/>
                  <w:noProof w:val="0"/>
                  <w:color w:val="000000"/>
                  <w:kern w:val="2"/>
                  <w:sz w:val="22"/>
                  <w:szCs w:val="22"/>
                  <w:lang w:val="sv-SE" w:eastAsia="id-ID"/>
                  <w:rPrChange w:id="4233" w:author="Syahrani Rachmawati Sadino" w:date="2025-01-31T14:35:00Z">
                    <w:rPr>
                      <w:rFonts w:asciiTheme="minorBidi" w:eastAsia="Verdana" w:hAnsiTheme="minorBidi" w:cstheme="minorBidi"/>
                      <w:b/>
                      <w:bCs/>
                      <w:noProof w:val="0"/>
                      <w:color w:val="000000"/>
                      <w:kern w:val="2"/>
                      <w:sz w:val="22"/>
                      <w:szCs w:val="22"/>
                      <w:lang w:val="sv-SE" w:eastAsia="id-ID"/>
                    </w:rPr>
                  </w:rPrChange>
                </w:rPr>
                <w:delText>Manfaat Utama</w:delText>
              </w:r>
              <w:r w:rsidRPr="00922713" w:rsidDel="00540355">
                <w:rPr>
                  <w:rFonts w:ascii="Arial" w:eastAsia="Verdana" w:hAnsi="Arial" w:cs="Arial"/>
                  <w:noProof w:val="0"/>
                  <w:color w:val="000000"/>
                  <w:kern w:val="2"/>
                  <w:sz w:val="22"/>
                  <w:szCs w:val="22"/>
                  <w:lang w:val="sv-SE" w:eastAsia="id-ID"/>
                  <w:rPrChange w:id="4234" w:author="Syahrani Rachmawati Sadino" w:date="2025-01-31T14:35:00Z">
                    <w:rPr>
                      <w:rFonts w:asciiTheme="minorBidi" w:eastAsia="Verdana" w:hAnsiTheme="minorBidi" w:cstheme="minorBidi"/>
                      <w:noProof w:val="0"/>
                      <w:color w:val="000000"/>
                      <w:kern w:val="2"/>
                      <w:sz w:val="22"/>
                      <w:szCs w:val="22"/>
                      <w:lang w:val="sv-SE" w:eastAsia="id-ID"/>
                    </w:rPr>
                  </w:rPrChange>
                </w:rPr>
                <w:delText>: RJP, RJL, RI, Obat</w:delText>
              </w:r>
            </w:del>
          </w:p>
          <w:p w14:paraId="5E054B31" w14:textId="24493F95" w:rsidR="001E3313" w:rsidRPr="00922713" w:rsidDel="00540355" w:rsidRDefault="001E3313">
            <w:pPr>
              <w:numPr>
                <w:ilvl w:val="0"/>
                <w:numId w:val="68"/>
              </w:numPr>
              <w:spacing w:line="276" w:lineRule="auto"/>
              <w:ind w:left="222" w:hanging="284"/>
              <w:jc w:val="both"/>
              <w:rPr>
                <w:del w:id="4235" w:author="ADMIN" w:date="2025-07-29T12:59:00Z" w16du:dateUtc="2025-07-29T05:59:00Z"/>
                <w:rFonts w:ascii="Arial" w:eastAsia="Verdana" w:hAnsi="Arial" w:cs="Arial"/>
                <w:noProof w:val="0"/>
                <w:color w:val="000000"/>
                <w:kern w:val="2"/>
                <w:sz w:val="22"/>
                <w:szCs w:val="22"/>
                <w:lang w:eastAsia="id-ID"/>
                <w:rPrChange w:id="4236" w:author="Syahrani Rachmawati Sadino" w:date="2025-01-31T14:35:00Z">
                  <w:rPr>
                    <w:del w:id="4237" w:author="ADMIN" w:date="2025-07-29T12:59:00Z" w16du:dateUtc="2025-07-29T05:59:00Z"/>
                    <w:rFonts w:asciiTheme="minorBidi" w:eastAsia="Verdana" w:hAnsiTheme="minorBidi" w:cstheme="minorBidi"/>
                    <w:noProof w:val="0"/>
                    <w:color w:val="000000"/>
                    <w:kern w:val="2"/>
                    <w:sz w:val="22"/>
                    <w:szCs w:val="22"/>
                    <w:lang w:eastAsia="id-ID"/>
                  </w:rPr>
                </w:rPrChange>
              </w:rPr>
            </w:pPr>
            <w:del w:id="4238" w:author="ADMIN" w:date="2025-07-29T12:59:00Z" w16du:dateUtc="2025-07-29T05:59:00Z">
              <w:r w:rsidRPr="00922713" w:rsidDel="00540355">
                <w:rPr>
                  <w:rFonts w:ascii="Arial" w:eastAsia="Verdana" w:hAnsi="Arial" w:cs="Arial"/>
                  <w:b/>
                  <w:bCs/>
                  <w:noProof w:val="0"/>
                  <w:color w:val="000000"/>
                  <w:kern w:val="2"/>
                  <w:sz w:val="22"/>
                  <w:szCs w:val="22"/>
                  <w:lang w:eastAsia="id-ID"/>
                  <w:rPrChange w:id="4239" w:author="Syahrani Rachmawati Sadino" w:date="2025-01-31T14:35:00Z">
                    <w:rPr>
                      <w:rFonts w:asciiTheme="minorBidi" w:eastAsia="Verdana" w:hAnsiTheme="minorBidi" w:cstheme="minorBidi"/>
                      <w:b/>
                      <w:bCs/>
                      <w:noProof w:val="0"/>
                      <w:color w:val="000000"/>
                      <w:kern w:val="2"/>
                      <w:sz w:val="22"/>
                      <w:szCs w:val="22"/>
                      <w:lang w:eastAsia="id-ID"/>
                    </w:rPr>
                  </w:rPrChange>
                </w:rPr>
                <w:delText>Manfaat Tambahan</w:delText>
              </w:r>
              <w:r w:rsidRPr="00922713" w:rsidDel="00540355">
                <w:rPr>
                  <w:rFonts w:ascii="Arial" w:eastAsia="Verdana" w:hAnsi="Arial" w:cs="Arial"/>
                  <w:noProof w:val="0"/>
                  <w:color w:val="000000"/>
                  <w:kern w:val="2"/>
                  <w:sz w:val="22"/>
                  <w:szCs w:val="22"/>
                  <w:lang w:eastAsia="id-ID"/>
                  <w:rPrChange w:id="4240" w:author="Syahrani Rachmawati Sadino" w:date="2025-01-31T14:35:00Z">
                    <w:rPr>
                      <w:rFonts w:asciiTheme="minorBidi" w:eastAsia="Verdana" w:hAnsiTheme="minorBidi" w:cstheme="minorBidi"/>
                      <w:noProof w:val="0"/>
                      <w:color w:val="000000"/>
                      <w:kern w:val="2"/>
                      <w:sz w:val="22"/>
                      <w:szCs w:val="22"/>
                      <w:lang w:eastAsia="id-ID"/>
                    </w:rPr>
                  </w:rPrChange>
                </w:rPr>
                <w:delText>: Maternity Package, Additional Benefits Package, Hemodialysis</w:delText>
              </w:r>
            </w:del>
          </w:p>
          <w:p w14:paraId="0C228194" w14:textId="75D1033E" w:rsidR="001E3313" w:rsidRPr="00922713" w:rsidDel="00540355" w:rsidRDefault="001E3313">
            <w:pPr>
              <w:numPr>
                <w:ilvl w:val="0"/>
                <w:numId w:val="68"/>
              </w:numPr>
              <w:spacing w:line="276" w:lineRule="auto"/>
              <w:ind w:left="222" w:hanging="284"/>
              <w:jc w:val="both"/>
              <w:rPr>
                <w:del w:id="4241" w:author="ADMIN" w:date="2025-07-29T12:59:00Z" w16du:dateUtc="2025-07-29T05:59:00Z"/>
                <w:rFonts w:ascii="Arial" w:eastAsia="Verdana" w:hAnsi="Arial" w:cs="Arial"/>
                <w:noProof w:val="0"/>
                <w:color w:val="000000"/>
                <w:kern w:val="2"/>
                <w:sz w:val="22"/>
                <w:szCs w:val="22"/>
                <w:lang w:eastAsia="id-ID"/>
                <w:rPrChange w:id="4242" w:author="Syahrani Rachmawati Sadino" w:date="2025-01-31T14:35:00Z">
                  <w:rPr>
                    <w:del w:id="4243" w:author="ADMIN" w:date="2025-07-29T12:59:00Z" w16du:dateUtc="2025-07-29T05:59:00Z"/>
                    <w:rFonts w:asciiTheme="minorBidi" w:eastAsia="Verdana" w:hAnsiTheme="minorBidi" w:cstheme="minorBidi"/>
                    <w:noProof w:val="0"/>
                    <w:color w:val="000000"/>
                    <w:kern w:val="2"/>
                    <w:sz w:val="22"/>
                    <w:szCs w:val="22"/>
                    <w:lang w:eastAsia="id-ID"/>
                  </w:rPr>
                </w:rPrChange>
              </w:rPr>
            </w:pPr>
            <w:del w:id="4244" w:author="ADMIN" w:date="2025-07-29T12:59:00Z" w16du:dateUtc="2025-07-29T05:59:00Z">
              <w:r w:rsidRPr="00922713" w:rsidDel="00540355">
                <w:rPr>
                  <w:rFonts w:ascii="Arial" w:eastAsia="Verdana" w:hAnsi="Arial" w:cs="Arial"/>
                  <w:b/>
                  <w:bCs/>
                  <w:noProof w:val="0"/>
                  <w:color w:val="000000"/>
                  <w:kern w:val="2"/>
                  <w:sz w:val="22"/>
                  <w:szCs w:val="22"/>
                  <w:lang w:eastAsia="id-ID"/>
                  <w:rPrChange w:id="4245" w:author="Syahrani Rachmawati Sadino" w:date="2025-01-31T14:35:00Z">
                    <w:rPr>
                      <w:rFonts w:asciiTheme="minorBidi" w:eastAsia="Verdana" w:hAnsiTheme="minorBidi" w:cstheme="minorBidi"/>
                      <w:b/>
                      <w:bCs/>
                      <w:noProof w:val="0"/>
                      <w:color w:val="000000"/>
                      <w:kern w:val="2"/>
                      <w:sz w:val="22"/>
                      <w:szCs w:val="22"/>
                      <w:lang w:eastAsia="id-ID"/>
                    </w:rPr>
                  </w:rPrChange>
                </w:rPr>
                <w:delText>Manfaat Spesial</w:delText>
              </w:r>
              <w:r w:rsidRPr="00922713" w:rsidDel="00540355">
                <w:rPr>
                  <w:rFonts w:ascii="Arial" w:eastAsia="Verdana" w:hAnsi="Arial" w:cs="Arial"/>
                  <w:noProof w:val="0"/>
                  <w:color w:val="000000"/>
                  <w:kern w:val="2"/>
                  <w:sz w:val="22"/>
                  <w:szCs w:val="22"/>
                  <w:lang w:eastAsia="id-ID"/>
                  <w:rPrChange w:id="4246" w:author="Syahrani Rachmawati Sadino" w:date="2025-01-31T14:35:00Z">
                    <w:rPr>
                      <w:rFonts w:asciiTheme="minorBidi" w:eastAsia="Verdana" w:hAnsiTheme="minorBidi" w:cstheme="minorBidi"/>
                      <w:noProof w:val="0"/>
                      <w:color w:val="000000"/>
                      <w:kern w:val="2"/>
                      <w:sz w:val="22"/>
                      <w:szCs w:val="22"/>
                      <w:lang w:eastAsia="id-ID"/>
                    </w:rPr>
                  </w:rPrChange>
                </w:rPr>
                <w:delText>: -</w:delText>
              </w:r>
            </w:del>
          </w:p>
          <w:p w14:paraId="22D1B806" w14:textId="32CA594E" w:rsidR="001E3313" w:rsidRPr="00922713" w:rsidDel="00540355" w:rsidRDefault="001E3313">
            <w:pPr>
              <w:numPr>
                <w:ilvl w:val="0"/>
                <w:numId w:val="68"/>
              </w:numPr>
              <w:spacing w:line="276" w:lineRule="auto"/>
              <w:ind w:left="222" w:hanging="284"/>
              <w:jc w:val="both"/>
              <w:rPr>
                <w:del w:id="4247" w:author="ADMIN" w:date="2025-07-29T12:59:00Z" w16du:dateUtc="2025-07-29T05:59:00Z"/>
                <w:rFonts w:ascii="Arial" w:eastAsia="Verdana" w:hAnsi="Arial" w:cs="Arial"/>
                <w:color w:val="000000"/>
                <w:kern w:val="2"/>
                <w:sz w:val="22"/>
                <w:szCs w:val="22"/>
                <w:lang w:val="en-ID" w:eastAsia="id-ID"/>
                <w:rPrChange w:id="4248" w:author="Syahrani Rachmawati Sadino" w:date="2025-01-31T14:35:00Z">
                  <w:rPr>
                    <w:del w:id="4249" w:author="ADMIN" w:date="2025-07-29T12:59:00Z" w16du:dateUtc="2025-07-29T05:59:00Z"/>
                    <w:rFonts w:asciiTheme="minorBidi" w:eastAsia="Verdana" w:hAnsiTheme="minorBidi" w:cstheme="minorBidi"/>
                    <w:color w:val="000000"/>
                    <w:kern w:val="2"/>
                    <w:sz w:val="22"/>
                    <w:szCs w:val="22"/>
                    <w:lang w:val="en-ID" w:eastAsia="id-ID"/>
                  </w:rPr>
                </w:rPrChange>
              </w:rPr>
            </w:pPr>
            <w:del w:id="4250" w:author="ADMIN" w:date="2025-07-29T12:59:00Z" w16du:dateUtc="2025-07-29T05:59:00Z">
              <w:r w:rsidRPr="00922713" w:rsidDel="00540355">
                <w:rPr>
                  <w:rFonts w:ascii="Arial" w:eastAsia="Verdana" w:hAnsi="Arial" w:cs="Arial"/>
                  <w:b/>
                  <w:bCs/>
                  <w:noProof w:val="0"/>
                  <w:color w:val="000000"/>
                  <w:kern w:val="2"/>
                  <w:sz w:val="22"/>
                  <w:szCs w:val="22"/>
                  <w:lang w:eastAsia="id-ID"/>
                  <w:rPrChange w:id="4251" w:author="Syahrani Rachmawati Sadino" w:date="2025-01-31T14:35:00Z">
                    <w:rPr>
                      <w:rFonts w:asciiTheme="minorBidi" w:eastAsia="Verdana" w:hAnsiTheme="minorBidi" w:cstheme="minorBidi"/>
                      <w:b/>
                      <w:bCs/>
                      <w:noProof w:val="0"/>
                      <w:color w:val="000000"/>
                      <w:kern w:val="2"/>
                      <w:sz w:val="22"/>
                      <w:szCs w:val="22"/>
                      <w:lang w:eastAsia="id-ID"/>
                    </w:rPr>
                  </w:rPrChange>
                </w:rPr>
                <w:delText>Services</w:delText>
              </w:r>
              <w:r w:rsidRPr="00922713" w:rsidDel="00540355">
                <w:rPr>
                  <w:rFonts w:ascii="Arial" w:eastAsia="Verdana" w:hAnsi="Arial" w:cs="Arial"/>
                  <w:noProof w:val="0"/>
                  <w:color w:val="000000"/>
                  <w:kern w:val="2"/>
                  <w:sz w:val="22"/>
                  <w:szCs w:val="22"/>
                  <w:lang w:eastAsia="id-ID"/>
                  <w:rPrChange w:id="4252" w:author="Syahrani Rachmawati Sadino" w:date="2025-01-31T14:35:00Z">
                    <w:rPr>
                      <w:rFonts w:asciiTheme="minorBidi" w:eastAsia="Verdana" w:hAnsiTheme="minorBidi" w:cstheme="minorBidi"/>
                      <w:noProof w:val="0"/>
                      <w:color w:val="000000"/>
                      <w:kern w:val="2"/>
                      <w:sz w:val="22"/>
                      <w:szCs w:val="22"/>
                      <w:lang w:eastAsia="id-ID"/>
                    </w:rPr>
                  </w:rPrChange>
                </w:rPr>
                <w:delText xml:space="preserve">: </w:delText>
              </w:r>
              <w:r w:rsidRPr="00922713" w:rsidDel="00540355">
                <w:rPr>
                  <w:rFonts w:ascii="Arial" w:eastAsia="Verdana" w:hAnsi="Arial" w:cs="Arial"/>
                  <w:color w:val="000000"/>
                  <w:kern w:val="2"/>
                  <w:sz w:val="22"/>
                  <w:szCs w:val="22"/>
                  <w:lang w:eastAsia="id-ID"/>
                  <w:rPrChange w:id="4253" w:author="Syahrani Rachmawati Sadino" w:date="2025-01-31T14:35:00Z">
                    <w:rPr>
                      <w:rFonts w:asciiTheme="minorBidi" w:eastAsia="Verdana" w:hAnsiTheme="minorBidi" w:cstheme="minorBidi"/>
                      <w:color w:val="000000"/>
                      <w:kern w:val="2"/>
                      <w:sz w:val="22"/>
                      <w:szCs w:val="22"/>
                      <w:lang w:eastAsia="id-ID"/>
                    </w:rPr>
                  </w:rPrChange>
                </w:rPr>
                <w:delText>Dengan surat rujukan</w:delText>
              </w:r>
            </w:del>
          </w:p>
        </w:tc>
      </w:tr>
      <w:commentRangeStart w:id="4254"/>
      <w:commentRangeStart w:id="4255"/>
      <w:tr w:rsidR="001E3313" w:rsidRPr="00922713" w:rsidDel="00540355" w14:paraId="531AFA31" w14:textId="5872B27C" w:rsidTr="00811A0E">
        <w:trPr>
          <w:trHeight w:val="71"/>
          <w:del w:id="4256" w:author="ADMIN" w:date="2025-07-29T12:59:00Z" w16du:dateUtc="2025-07-29T05:59:00Z"/>
        </w:trPr>
        <w:tc>
          <w:tcPr>
            <w:tcW w:w="2666" w:type="dxa"/>
          </w:tcPr>
          <w:p w14:paraId="6B645CA0" w14:textId="176A51AD" w:rsidR="001E3313" w:rsidRPr="00922713" w:rsidDel="00540355" w:rsidRDefault="001E3313">
            <w:pPr>
              <w:spacing w:line="276" w:lineRule="auto"/>
              <w:rPr>
                <w:del w:id="4257" w:author="ADMIN" w:date="2025-07-29T12:59:00Z" w16du:dateUtc="2025-07-29T05:59:00Z"/>
                <w:rFonts w:ascii="Arial" w:eastAsia="Verdana" w:hAnsi="Arial" w:cs="Arial"/>
                <w:noProof w:val="0"/>
                <w:color w:val="000000"/>
                <w:kern w:val="2"/>
                <w:sz w:val="22"/>
                <w:szCs w:val="22"/>
                <w:lang w:eastAsia="id-ID"/>
                <w:rPrChange w:id="4258" w:author="Syahrani Rachmawati Sadino" w:date="2025-01-31T14:35:00Z">
                  <w:rPr>
                    <w:del w:id="4259" w:author="ADMIN" w:date="2025-07-29T12:59:00Z" w16du:dateUtc="2025-07-29T05:59:00Z"/>
                    <w:rFonts w:asciiTheme="minorBidi" w:eastAsia="Verdana" w:hAnsiTheme="minorBidi" w:cstheme="minorBidi"/>
                    <w:noProof w:val="0"/>
                    <w:color w:val="000000"/>
                    <w:kern w:val="2"/>
                    <w:sz w:val="22"/>
                    <w:szCs w:val="22"/>
                    <w:lang w:eastAsia="id-ID"/>
                  </w:rPr>
                </w:rPrChange>
              </w:rPr>
            </w:pPr>
            <w:del w:id="4260" w:author="ADMIN" w:date="2025-07-29T12:59:00Z" w16du:dateUtc="2025-07-29T05:59:00Z">
              <w:r w:rsidRPr="00922713" w:rsidDel="00540355">
                <w:rPr>
                  <w:rFonts w:ascii="Arial" w:eastAsia="Verdana" w:hAnsi="Arial" w:cs="Arial"/>
                  <w:color w:val="000000"/>
                  <w:kern w:val="2"/>
                  <w:sz w:val="22"/>
                  <w:szCs w:val="22"/>
                  <w:rPrChange w:id="4261" w:author="Syahrani Rachmawati Sadino" w:date="2025-01-31T14:35:00Z">
                    <w:rPr>
                      <w:rFonts w:asciiTheme="minorBidi" w:eastAsia="Verdana" w:hAnsiTheme="minorBidi" w:cstheme="minorBidi"/>
                      <w:color w:val="000000"/>
                      <w:kern w:val="2"/>
                      <w:sz w:val="22"/>
                      <w:szCs w:val="22"/>
                    </w:rPr>
                  </w:rPrChange>
                </w:rPr>
                <mc:AlternateContent>
                  <mc:Choice Requires="wps">
                    <w:drawing>
                      <wp:anchor distT="0" distB="0" distL="114300" distR="114300" simplePos="0" relativeHeight="251665920" behindDoc="0" locked="0" layoutInCell="1" allowOverlap="1" wp14:anchorId="75F89E63" wp14:editId="5DE14216">
                        <wp:simplePos x="0" y="0"/>
                        <wp:positionH relativeFrom="column">
                          <wp:posOffset>731520</wp:posOffset>
                        </wp:positionH>
                        <wp:positionV relativeFrom="paragraph">
                          <wp:posOffset>71755</wp:posOffset>
                        </wp:positionV>
                        <wp:extent cx="114300" cy="114300"/>
                        <wp:effectExtent l="9525" t="5080" r="9525" b="13970"/>
                        <wp:wrapNone/>
                        <wp:docPr id="31"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EFF5C7" id="Rectangle 80" o:spid="_x0000_s1026" style="position:absolute;margin-left:57.6pt;margin-top:5.65pt;width:9pt;height:9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" filled="f"/>
                    </w:pict>
                  </mc:Fallback>
                </mc:AlternateContent>
              </w:r>
            </w:del>
          </w:p>
          <w:p w14:paraId="044261FC" w14:textId="64CC1557" w:rsidR="001E3313" w:rsidRPr="00922713" w:rsidDel="00540355" w:rsidRDefault="001E3313">
            <w:pPr>
              <w:spacing w:line="276" w:lineRule="auto"/>
              <w:rPr>
                <w:del w:id="4262" w:author="ADMIN" w:date="2025-07-29T12:59:00Z" w16du:dateUtc="2025-07-29T05:59:00Z"/>
                <w:rFonts w:ascii="Arial" w:eastAsia="Verdana" w:hAnsi="Arial" w:cs="Arial"/>
                <w:noProof w:val="0"/>
                <w:color w:val="000000"/>
                <w:kern w:val="2"/>
                <w:sz w:val="22"/>
                <w:szCs w:val="22"/>
                <w:lang w:eastAsia="id-ID"/>
                <w:rPrChange w:id="4263" w:author="Syahrani Rachmawati Sadino" w:date="2025-01-31T14:35:00Z">
                  <w:rPr>
                    <w:del w:id="4264" w:author="ADMIN" w:date="2025-07-29T12:59:00Z" w16du:dateUtc="2025-07-29T05:59:00Z"/>
                    <w:rFonts w:asciiTheme="minorBidi" w:eastAsia="Verdana" w:hAnsiTheme="minorBidi" w:cstheme="minorBidi"/>
                    <w:noProof w:val="0"/>
                    <w:color w:val="000000"/>
                    <w:kern w:val="2"/>
                    <w:sz w:val="22"/>
                    <w:szCs w:val="22"/>
                    <w:lang w:eastAsia="id-ID"/>
                  </w:rPr>
                </w:rPrChange>
              </w:rPr>
            </w:pPr>
          </w:p>
          <w:p w14:paraId="01B5BDC4" w14:textId="473C8C58" w:rsidR="001E3313" w:rsidRPr="00922713" w:rsidDel="00540355" w:rsidRDefault="001E3313">
            <w:pPr>
              <w:spacing w:line="276" w:lineRule="auto"/>
              <w:jc w:val="center"/>
              <w:rPr>
                <w:del w:id="4265" w:author="ADMIN" w:date="2025-07-29T12:59:00Z" w16du:dateUtc="2025-07-29T05:59:00Z"/>
                <w:rFonts w:ascii="Arial" w:eastAsia="Verdana" w:hAnsi="Arial" w:cs="Arial"/>
                <w:noProof w:val="0"/>
                <w:color w:val="000000"/>
                <w:kern w:val="2"/>
                <w:sz w:val="22"/>
                <w:szCs w:val="22"/>
                <w:lang w:eastAsia="id-ID"/>
                <w:rPrChange w:id="4266" w:author="Syahrani Rachmawati Sadino" w:date="2025-01-31T14:35:00Z">
                  <w:rPr>
                    <w:del w:id="4267" w:author="ADMIN" w:date="2025-07-29T12:59:00Z" w16du:dateUtc="2025-07-29T05:59:00Z"/>
                    <w:rFonts w:asciiTheme="minorBidi" w:eastAsia="Verdana" w:hAnsiTheme="minorBidi" w:cstheme="minorBidi"/>
                    <w:noProof w:val="0"/>
                    <w:color w:val="000000"/>
                    <w:kern w:val="2"/>
                    <w:sz w:val="22"/>
                    <w:szCs w:val="22"/>
                    <w:lang w:eastAsia="id-ID"/>
                  </w:rPr>
                </w:rPrChange>
              </w:rPr>
            </w:pPr>
            <w:del w:id="4268" w:author="ADMIN" w:date="2025-07-29T12:59:00Z" w16du:dateUtc="2025-07-29T05:59:00Z">
              <w:r w:rsidRPr="00922713" w:rsidDel="00540355">
                <w:rPr>
                  <w:rFonts w:ascii="Arial" w:eastAsia="Verdana" w:hAnsi="Arial" w:cs="Arial"/>
                  <w:noProof w:val="0"/>
                  <w:color w:val="000000"/>
                  <w:kern w:val="2"/>
                  <w:sz w:val="22"/>
                  <w:szCs w:val="22"/>
                  <w:lang w:eastAsia="id-ID"/>
                  <w:rPrChange w:id="4269" w:author="Syahrani Rachmawati Sadino" w:date="2025-01-31T14:35:00Z">
                    <w:rPr>
                      <w:rFonts w:asciiTheme="minorBidi" w:eastAsia="Verdana" w:hAnsiTheme="minorBidi" w:cstheme="minorBidi"/>
                      <w:noProof w:val="0"/>
                      <w:color w:val="000000"/>
                      <w:kern w:val="2"/>
                      <w:sz w:val="22"/>
                      <w:szCs w:val="22"/>
                      <w:lang w:eastAsia="id-ID"/>
                    </w:rPr>
                  </w:rPrChange>
                </w:rPr>
                <w:delText>Emerald</w:delText>
              </w:r>
            </w:del>
          </w:p>
        </w:tc>
        <w:tc>
          <w:tcPr>
            <w:tcW w:w="5523" w:type="dxa"/>
          </w:tcPr>
          <w:p w14:paraId="343DCB0A" w14:textId="6C3535FB" w:rsidR="001E3313" w:rsidRPr="00922713" w:rsidDel="00540355" w:rsidRDefault="001E3313">
            <w:pPr>
              <w:numPr>
                <w:ilvl w:val="0"/>
                <w:numId w:val="69"/>
              </w:numPr>
              <w:spacing w:line="276" w:lineRule="auto"/>
              <w:ind w:left="222" w:hanging="284"/>
              <w:jc w:val="both"/>
              <w:rPr>
                <w:del w:id="4270" w:author="ADMIN" w:date="2025-07-29T12:59:00Z" w16du:dateUtc="2025-07-29T05:59:00Z"/>
                <w:rFonts w:ascii="Arial" w:eastAsia="Verdana" w:hAnsi="Arial" w:cs="Arial"/>
                <w:noProof w:val="0"/>
                <w:color w:val="000000"/>
                <w:kern w:val="2"/>
                <w:sz w:val="22"/>
                <w:szCs w:val="22"/>
                <w:lang w:eastAsia="id-ID"/>
                <w:rPrChange w:id="4271" w:author="Syahrani Rachmawati Sadino" w:date="2025-01-31T14:35:00Z">
                  <w:rPr>
                    <w:del w:id="4272" w:author="ADMIN" w:date="2025-07-29T12:59:00Z" w16du:dateUtc="2025-07-29T05:59:00Z"/>
                    <w:rFonts w:asciiTheme="minorBidi" w:eastAsia="Verdana" w:hAnsiTheme="minorBidi" w:cstheme="minorBidi"/>
                    <w:noProof w:val="0"/>
                    <w:color w:val="000000"/>
                    <w:kern w:val="2"/>
                    <w:sz w:val="22"/>
                    <w:szCs w:val="22"/>
                    <w:lang w:eastAsia="id-ID"/>
                  </w:rPr>
                </w:rPrChange>
              </w:rPr>
            </w:pPr>
            <w:del w:id="4273" w:author="ADMIN" w:date="2025-07-29T12:59:00Z" w16du:dateUtc="2025-07-29T05:59:00Z">
              <w:r w:rsidRPr="00922713" w:rsidDel="00540355">
                <w:rPr>
                  <w:rFonts w:ascii="Arial" w:eastAsia="Verdana" w:hAnsi="Arial" w:cs="Arial"/>
                  <w:b/>
                  <w:bCs/>
                  <w:noProof w:val="0"/>
                  <w:color w:val="000000"/>
                  <w:kern w:val="2"/>
                  <w:sz w:val="22"/>
                  <w:szCs w:val="22"/>
                  <w:lang w:eastAsia="id-ID"/>
                  <w:rPrChange w:id="4274" w:author="Syahrani Rachmawati Sadino" w:date="2025-01-31T14:35:00Z">
                    <w:rPr>
                      <w:rFonts w:asciiTheme="minorBidi" w:eastAsia="Verdana" w:hAnsiTheme="minorBidi" w:cstheme="minorBidi"/>
                      <w:b/>
                      <w:bCs/>
                      <w:noProof w:val="0"/>
                      <w:color w:val="000000"/>
                      <w:kern w:val="2"/>
                      <w:sz w:val="22"/>
                      <w:szCs w:val="22"/>
                      <w:lang w:eastAsia="id-ID"/>
                    </w:rPr>
                  </w:rPrChange>
                </w:rPr>
                <w:delText>Region</w:delText>
              </w:r>
              <w:r w:rsidRPr="00922713" w:rsidDel="00540355">
                <w:rPr>
                  <w:rFonts w:ascii="Arial" w:eastAsia="Verdana" w:hAnsi="Arial" w:cs="Arial"/>
                  <w:noProof w:val="0"/>
                  <w:color w:val="000000"/>
                  <w:kern w:val="2"/>
                  <w:sz w:val="22"/>
                  <w:szCs w:val="22"/>
                  <w:lang w:eastAsia="id-ID"/>
                  <w:rPrChange w:id="4275" w:author="Syahrani Rachmawati Sadino" w:date="2025-01-31T14:35:00Z">
                    <w:rPr>
                      <w:rFonts w:asciiTheme="minorBidi" w:eastAsia="Verdana" w:hAnsiTheme="minorBidi" w:cstheme="minorBidi"/>
                      <w:noProof w:val="0"/>
                      <w:color w:val="000000"/>
                      <w:kern w:val="2"/>
                      <w:sz w:val="22"/>
                      <w:szCs w:val="22"/>
                      <w:lang w:eastAsia="id-ID"/>
                    </w:rPr>
                  </w:rPrChange>
                </w:rPr>
                <w:delText>: Regional/Provinsi</w:delText>
              </w:r>
            </w:del>
          </w:p>
          <w:p w14:paraId="41A31960" w14:textId="61EA9A23" w:rsidR="001E3313" w:rsidRPr="00922713" w:rsidDel="00540355" w:rsidRDefault="001E3313">
            <w:pPr>
              <w:numPr>
                <w:ilvl w:val="0"/>
                <w:numId w:val="69"/>
              </w:numPr>
              <w:spacing w:line="276" w:lineRule="auto"/>
              <w:ind w:left="222" w:hanging="284"/>
              <w:jc w:val="both"/>
              <w:rPr>
                <w:del w:id="4276" w:author="ADMIN" w:date="2025-07-29T12:59:00Z" w16du:dateUtc="2025-07-29T05:59:00Z"/>
                <w:rFonts w:ascii="Arial" w:eastAsia="Verdana" w:hAnsi="Arial" w:cs="Arial"/>
                <w:noProof w:val="0"/>
                <w:color w:val="000000"/>
                <w:kern w:val="2"/>
                <w:sz w:val="22"/>
                <w:szCs w:val="22"/>
                <w:lang w:eastAsia="id-ID"/>
                <w:rPrChange w:id="4277" w:author="Syahrani Rachmawati Sadino" w:date="2025-01-31T14:35:00Z">
                  <w:rPr>
                    <w:del w:id="4278" w:author="ADMIN" w:date="2025-07-29T12:59:00Z" w16du:dateUtc="2025-07-29T05:59:00Z"/>
                    <w:rFonts w:asciiTheme="minorBidi" w:eastAsia="Verdana" w:hAnsiTheme="minorBidi" w:cstheme="minorBidi"/>
                    <w:noProof w:val="0"/>
                    <w:color w:val="000000"/>
                    <w:kern w:val="2"/>
                    <w:sz w:val="22"/>
                    <w:szCs w:val="22"/>
                    <w:lang w:eastAsia="id-ID"/>
                  </w:rPr>
                </w:rPrChange>
              </w:rPr>
            </w:pPr>
            <w:del w:id="4279" w:author="ADMIN" w:date="2025-07-29T12:59:00Z" w16du:dateUtc="2025-07-29T05:59:00Z">
              <w:r w:rsidRPr="00922713" w:rsidDel="00540355">
                <w:rPr>
                  <w:rFonts w:ascii="Arial" w:eastAsia="Verdana" w:hAnsi="Arial" w:cs="Arial"/>
                  <w:b/>
                  <w:bCs/>
                  <w:noProof w:val="0"/>
                  <w:color w:val="000000"/>
                  <w:kern w:val="2"/>
                  <w:sz w:val="22"/>
                  <w:szCs w:val="22"/>
                  <w:lang w:eastAsia="id-ID"/>
                  <w:rPrChange w:id="4280" w:author="Syahrani Rachmawati Sadino" w:date="2025-01-31T14:35:00Z">
                    <w:rPr>
                      <w:rFonts w:asciiTheme="minorBidi" w:eastAsia="Verdana" w:hAnsiTheme="minorBidi" w:cstheme="minorBidi"/>
                      <w:b/>
                      <w:bCs/>
                      <w:noProof w:val="0"/>
                      <w:color w:val="000000"/>
                      <w:kern w:val="2"/>
                      <w:sz w:val="22"/>
                      <w:szCs w:val="22"/>
                      <w:lang w:eastAsia="id-ID"/>
                    </w:rPr>
                  </w:rPrChange>
                </w:rPr>
                <w:delText>Rumah Sakit</w:delText>
              </w:r>
              <w:r w:rsidRPr="00922713" w:rsidDel="00540355">
                <w:rPr>
                  <w:rFonts w:ascii="Arial" w:eastAsia="Verdana" w:hAnsi="Arial" w:cs="Arial"/>
                  <w:noProof w:val="0"/>
                  <w:color w:val="000000"/>
                  <w:kern w:val="2"/>
                  <w:sz w:val="22"/>
                  <w:szCs w:val="22"/>
                  <w:lang w:eastAsia="id-ID"/>
                  <w:rPrChange w:id="4281" w:author="Syahrani Rachmawati Sadino" w:date="2025-01-31T14:35:00Z">
                    <w:rPr>
                      <w:rFonts w:asciiTheme="minorBidi" w:eastAsia="Verdana" w:hAnsiTheme="minorBidi" w:cstheme="minorBidi"/>
                      <w:noProof w:val="0"/>
                      <w:color w:val="000000"/>
                      <w:kern w:val="2"/>
                      <w:sz w:val="22"/>
                      <w:szCs w:val="22"/>
                      <w:lang w:eastAsia="id-ID"/>
                    </w:rPr>
                  </w:rPrChange>
                </w:rPr>
                <w:delText>: Private &amp; Government Hospitals in region &amp; province*)</w:delText>
              </w:r>
            </w:del>
          </w:p>
          <w:p w14:paraId="29114115" w14:textId="1EDDA558" w:rsidR="001E3313" w:rsidRPr="00922713" w:rsidDel="00540355" w:rsidRDefault="001E3313">
            <w:pPr>
              <w:numPr>
                <w:ilvl w:val="0"/>
                <w:numId w:val="69"/>
              </w:numPr>
              <w:spacing w:line="276" w:lineRule="auto"/>
              <w:ind w:left="222" w:hanging="284"/>
              <w:jc w:val="both"/>
              <w:rPr>
                <w:del w:id="4282" w:author="ADMIN" w:date="2025-07-29T12:59:00Z" w16du:dateUtc="2025-07-29T05:59:00Z"/>
                <w:rFonts w:ascii="Arial" w:eastAsia="Verdana" w:hAnsi="Arial" w:cs="Arial"/>
                <w:noProof w:val="0"/>
                <w:color w:val="000000"/>
                <w:kern w:val="2"/>
                <w:sz w:val="22"/>
                <w:szCs w:val="22"/>
                <w:lang w:val="sv-SE" w:eastAsia="id-ID"/>
                <w:rPrChange w:id="4283" w:author="Syahrani Rachmawati Sadino" w:date="2025-01-31T14:35:00Z">
                  <w:rPr>
                    <w:del w:id="4284" w:author="ADMIN" w:date="2025-07-29T12:59:00Z" w16du:dateUtc="2025-07-29T05:59:00Z"/>
                    <w:rFonts w:asciiTheme="minorBidi" w:eastAsia="Verdana" w:hAnsiTheme="minorBidi" w:cstheme="minorBidi"/>
                    <w:noProof w:val="0"/>
                    <w:color w:val="000000"/>
                    <w:kern w:val="2"/>
                    <w:sz w:val="22"/>
                    <w:szCs w:val="22"/>
                    <w:lang w:val="sv-SE" w:eastAsia="id-ID"/>
                  </w:rPr>
                </w:rPrChange>
              </w:rPr>
            </w:pPr>
            <w:del w:id="4285" w:author="ADMIN" w:date="2025-07-29T12:59:00Z" w16du:dateUtc="2025-07-29T05:59:00Z">
              <w:r w:rsidRPr="00922713" w:rsidDel="00540355">
                <w:rPr>
                  <w:rFonts w:ascii="Arial" w:eastAsia="Verdana" w:hAnsi="Arial" w:cs="Arial"/>
                  <w:b/>
                  <w:bCs/>
                  <w:noProof w:val="0"/>
                  <w:color w:val="000000"/>
                  <w:kern w:val="2"/>
                  <w:sz w:val="22"/>
                  <w:szCs w:val="22"/>
                  <w:lang w:val="sv-SE" w:eastAsia="id-ID"/>
                  <w:rPrChange w:id="4286" w:author="Syahrani Rachmawati Sadino" w:date="2025-01-31T14:35:00Z">
                    <w:rPr>
                      <w:rFonts w:asciiTheme="minorBidi" w:eastAsia="Verdana" w:hAnsiTheme="minorBidi" w:cstheme="minorBidi"/>
                      <w:b/>
                      <w:bCs/>
                      <w:noProof w:val="0"/>
                      <w:color w:val="000000"/>
                      <w:kern w:val="2"/>
                      <w:sz w:val="22"/>
                      <w:szCs w:val="22"/>
                      <w:lang w:val="sv-SE" w:eastAsia="id-ID"/>
                    </w:rPr>
                  </w:rPrChange>
                </w:rPr>
                <w:delText>Tipe Kamar</w:delText>
              </w:r>
              <w:r w:rsidRPr="00922713" w:rsidDel="00540355">
                <w:rPr>
                  <w:rFonts w:ascii="Arial" w:eastAsia="Verdana" w:hAnsi="Arial" w:cs="Arial"/>
                  <w:noProof w:val="0"/>
                  <w:color w:val="000000"/>
                  <w:kern w:val="2"/>
                  <w:sz w:val="22"/>
                  <w:szCs w:val="22"/>
                  <w:lang w:val="sv-SE" w:eastAsia="id-ID"/>
                  <w:rPrChange w:id="4287" w:author="Syahrani Rachmawati Sadino" w:date="2025-01-31T14:35:00Z">
                    <w:rPr>
                      <w:rFonts w:asciiTheme="minorBidi" w:eastAsia="Verdana" w:hAnsiTheme="minorBidi" w:cstheme="minorBidi"/>
                      <w:noProof w:val="0"/>
                      <w:color w:val="000000"/>
                      <w:kern w:val="2"/>
                      <w:sz w:val="22"/>
                      <w:szCs w:val="22"/>
                      <w:lang w:val="sv-SE" w:eastAsia="id-ID"/>
                    </w:rPr>
                  </w:rPrChange>
                </w:rPr>
                <w:delText>: VIP, I, II, III</w:delText>
              </w:r>
            </w:del>
          </w:p>
          <w:p w14:paraId="15FA87DE" w14:textId="0F02E732" w:rsidR="001E3313" w:rsidRPr="00922713" w:rsidDel="00540355" w:rsidRDefault="001E3313">
            <w:pPr>
              <w:numPr>
                <w:ilvl w:val="0"/>
                <w:numId w:val="69"/>
              </w:numPr>
              <w:spacing w:line="276" w:lineRule="auto"/>
              <w:ind w:left="222" w:hanging="284"/>
              <w:jc w:val="both"/>
              <w:rPr>
                <w:del w:id="4288" w:author="ADMIN" w:date="2025-07-29T12:59:00Z" w16du:dateUtc="2025-07-29T05:59:00Z"/>
                <w:rFonts w:ascii="Arial" w:eastAsia="Verdana" w:hAnsi="Arial" w:cs="Arial"/>
                <w:noProof w:val="0"/>
                <w:color w:val="000000"/>
                <w:kern w:val="2"/>
                <w:sz w:val="22"/>
                <w:szCs w:val="22"/>
                <w:lang w:val="sv-SE" w:eastAsia="id-ID"/>
                <w:rPrChange w:id="4289" w:author="Syahrani Rachmawati Sadino" w:date="2025-01-31T14:35:00Z">
                  <w:rPr>
                    <w:del w:id="4290" w:author="ADMIN" w:date="2025-07-29T12:59:00Z" w16du:dateUtc="2025-07-29T05:59:00Z"/>
                    <w:rFonts w:asciiTheme="minorBidi" w:eastAsia="Verdana" w:hAnsiTheme="minorBidi" w:cstheme="minorBidi"/>
                    <w:noProof w:val="0"/>
                    <w:color w:val="000000"/>
                    <w:kern w:val="2"/>
                    <w:sz w:val="22"/>
                    <w:szCs w:val="22"/>
                    <w:lang w:val="sv-SE" w:eastAsia="id-ID"/>
                  </w:rPr>
                </w:rPrChange>
              </w:rPr>
            </w:pPr>
            <w:del w:id="4291" w:author="ADMIN" w:date="2025-07-29T12:59:00Z" w16du:dateUtc="2025-07-29T05:59:00Z">
              <w:r w:rsidRPr="00922713" w:rsidDel="00540355">
                <w:rPr>
                  <w:rFonts w:ascii="Arial" w:eastAsia="Verdana" w:hAnsi="Arial" w:cs="Arial"/>
                  <w:b/>
                  <w:bCs/>
                  <w:noProof w:val="0"/>
                  <w:color w:val="000000"/>
                  <w:kern w:val="2"/>
                  <w:sz w:val="22"/>
                  <w:szCs w:val="22"/>
                  <w:lang w:val="sv-SE" w:eastAsia="id-ID"/>
                  <w:rPrChange w:id="4292" w:author="Syahrani Rachmawati Sadino" w:date="2025-01-31T14:35:00Z">
                    <w:rPr>
                      <w:rFonts w:asciiTheme="minorBidi" w:eastAsia="Verdana" w:hAnsiTheme="minorBidi" w:cstheme="minorBidi"/>
                      <w:b/>
                      <w:bCs/>
                      <w:noProof w:val="0"/>
                      <w:color w:val="000000"/>
                      <w:kern w:val="2"/>
                      <w:sz w:val="22"/>
                      <w:szCs w:val="22"/>
                      <w:lang w:val="sv-SE" w:eastAsia="id-ID"/>
                    </w:rPr>
                  </w:rPrChange>
                </w:rPr>
                <w:delText>Manfaat Utama</w:delText>
              </w:r>
              <w:r w:rsidRPr="00922713" w:rsidDel="00540355">
                <w:rPr>
                  <w:rFonts w:ascii="Arial" w:eastAsia="Verdana" w:hAnsi="Arial" w:cs="Arial"/>
                  <w:noProof w:val="0"/>
                  <w:color w:val="000000"/>
                  <w:kern w:val="2"/>
                  <w:sz w:val="22"/>
                  <w:szCs w:val="22"/>
                  <w:lang w:val="sv-SE" w:eastAsia="id-ID"/>
                  <w:rPrChange w:id="4293" w:author="Syahrani Rachmawati Sadino" w:date="2025-01-31T14:35:00Z">
                    <w:rPr>
                      <w:rFonts w:asciiTheme="minorBidi" w:eastAsia="Verdana" w:hAnsiTheme="minorBidi" w:cstheme="minorBidi"/>
                      <w:noProof w:val="0"/>
                      <w:color w:val="000000"/>
                      <w:kern w:val="2"/>
                      <w:sz w:val="22"/>
                      <w:szCs w:val="22"/>
                      <w:lang w:val="sv-SE" w:eastAsia="id-ID"/>
                    </w:rPr>
                  </w:rPrChange>
                </w:rPr>
                <w:delText>: RJP, RJL, RI, Obat</w:delText>
              </w:r>
            </w:del>
          </w:p>
          <w:p w14:paraId="473AFCD5" w14:textId="095596BE" w:rsidR="001E3313" w:rsidRPr="00922713" w:rsidDel="00540355" w:rsidRDefault="001E3313">
            <w:pPr>
              <w:numPr>
                <w:ilvl w:val="0"/>
                <w:numId w:val="69"/>
              </w:numPr>
              <w:spacing w:line="276" w:lineRule="auto"/>
              <w:ind w:left="222" w:hanging="284"/>
              <w:jc w:val="both"/>
              <w:rPr>
                <w:del w:id="4294" w:author="ADMIN" w:date="2025-07-29T12:59:00Z" w16du:dateUtc="2025-07-29T05:59:00Z"/>
                <w:rFonts w:ascii="Arial" w:eastAsia="Verdana" w:hAnsi="Arial" w:cs="Arial"/>
                <w:noProof w:val="0"/>
                <w:color w:val="000000"/>
                <w:kern w:val="2"/>
                <w:sz w:val="22"/>
                <w:szCs w:val="22"/>
                <w:lang w:eastAsia="id-ID"/>
                <w:rPrChange w:id="4295" w:author="Syahrani Rachmawati Sadino" w:date="2025-01-31T14:35:00Z">
                  <w:rPr>
                    <w:del w:id="4296" w:author="ADMIN" w:date="2025-07-29T12:59:00Z" w16du:dateUtc="2025-07-29T05:59:00Z"/>
                    <w:rFonts w:asciiTheme="minorBidi" w:eastAsia="Verdana" w:hAnsiTheme="minorBidi" w:cstheme="minorBidi"/>
                    <w:noProof w:val="0"/>
                    <w:color w:val="000000"/>
                    <w:kern w:val="2"/>
                    <w:sz w:val="22"/>
                    <w:szCs w:val="22"/>
                    <w:lang w:eastAsia="id-ID"/>
                  </w:rPr>
                </w:rPrChange>
              </w:rPr>
            </w:pPr>
            <w:del w:id="4297" w:author="ADMIN" w:date="2025-07-29T12:59:00Z" w16du:dateUtc="2025-07-29T05:59:00Z">
              <w:r w:rsidRPr="00922713" w:rsidDel="00540355">
                <w:rPr>
                  <w:rFonts w:ascii="Arial" w:eastAsia="Verdana" w:hAnsi="Arial" w:cs="Arial"/>
                  <w:b/>
                  <w:bCs/>
                  <w:noProof w:val="0"/>
                  <w:color w:val="000000"/>
                  <w:kern w:val="2"/>
                  <w:sz w:val="22"/>
                  <w:szCs w:val="22"/>
                  <w:lang w:eastAsia="id-ID"/>
                  <w:rPrChange w:id="4298" w:author="Syahrani Rachmawati Sadino" w:date="2025-01-31T14:35:00Z">
                    <w:rPr>
                      <w:rFonts w:asciiTheme="minorBidi" w:eastAsia="Verdana" w:hAnsiTheme="minorBidi" w:cstheme="minorBidi"/>
                      <w:b/>
                      <w:bCs/>
                      <w:noProof w:val="0"/>
                      <w:color w:val="000000"/>
                      <w:kern w:val="2"/>
                      <w:sz w:val="22"/>
                      <w:szCs w:val="22"/>
                      <w:lang w:eastAsia="id-ID"/>
                    </w:rPr>
                  </w:rPrChange>
                </w:rPr>
                <w:delText>Manfaat Tambahan</w:delText>
              </w:r>
              <w:r w:rsidRPr="00922713" w:rsidDel="00540355">
                <w:rPr>
                  <w:rFonts w:ascii="Arial" w:eastAsia="Verdana" w:hAnsi="Arial" w:cs="Arial"/>
                  <w:noProof w:val="0"/>
                  <w:color w:val="000000"/>
                  <w:kern w:val="2"/>
                  <w:sz w:val="22"/>
                  <w:szCs w:val="22"/>
                  <w:lang w:eastAsia="id-ID"/>
                  <w:rPrChange w:id="4299" w:author="Syahrani Rachmawati Sadino" w:date="2025-01-31T14:35:00Z">
                    <w:rPr>
                      <w:rFonts w:asciiTheme="minorBidi" w:eastAsia="Verdana" w:hAnsiTheme="minorBidi" w:cstheme="minorBidi"/>
                      <w:noProof w:val="0"/>
                      <w:color w:val="000000"/>
                      <w:kern w:val="2"/>
                      <w:sz w:val="22"/>
                      <w:szCs w:val="22"/>
                      <w:lang w:eastAsia="id-ID"/>
                    </w:rPr>
                  </w:rPrChange>
                </w:rPr>
                <w:delText>: Maternity Package, Additional Benefits Package, Hemodialysis</w:delText>
              </w:r>
            </w:del>
          </w:p>
          <w:p w14:paraId="3D023F29" w14:textId="52FDC2AB" w:rsidR="001E3313" w:rsidRPr="00922713" w:rsidDel="00540355" w:rsidRDefault="001E3313">
            <w:pPr>
              <w:numPr>
                <w:ilvl w:val="0"/>
                <w:numId w:val="69"/>
              </w:numPr>
              <w:spacing w:line="276" w:lineRule="auto"/>
              <w:ind w:left="222" w:hanging="284"/>
              <w:jc w:val="both"/>
              <w:rPr>
                <w:del w:id="4300" w:author="ADMIN" w:date="2025-07-29T12:59:00Z" w16du:dateUtc="2025-07-29T05:59:00Z"/>
                <w:rFonts w:ascii="Arial" w:eastAsia="Verdana" w:hAnsi="Arial" w:cs="Arial"/>
                <w:noProof w:val="0"/>
                <w:color w:val="000000"/>
                <w:kern w:val="2"/>
                <w:sz w:val="22"/>
                <w:szCs w:val="22"/>
                <w:lang w:eastAsia="id-ID"/>
                <w:rPrChange w:id="4301" w:author="Syahrani Rachmawati Sadino" w:date="2025-01-31T14:35:00Z">
                  <w:rPr>
                    <w:del w:id="4302" w:author="ADMIN" w:date="2025-07-29T12:59:00Z" w16du:dateUtc="2025-07-29T05:59:00Z"/>
                    <w:rFonts w:asciiTheme="minorBidi" w:eastAsia="Verdana" w:hAnsiTheme="minorBidi" w:cstheme="minorBidi"/>
                    <w:noProof w:val="0"/>
                    <w:color w:val="000000"/>
                    <w:kern w:val="2"/>
                    <w:sz w:val="22"/>
                    <w:szCs w:val="22"/>
                    <w:lang w:eastAsia="id-ID"/>
                  </w:rPr>
                </w:rPrChange>
              </w:rPr>
            </w:pPr>
            <w:del w:id="4303" w:author="ADMIN" w:date="2025-07-29T12:59:00Z" w16du:dateUtc="2025-07-29T05:59:00Z">
              <w:r w:rsidRPr="00922713" w:rsidDel="00540355">
                <w:rPr>
                  <w:rFonts w:ascii="Arial" w:eastAsia="Verdana" w:hAnsi="Arial" w:cs="Arial"/>
                  <w:b/>
                  <w:bCs/>
                  <w:noProof w:val="0"/>
                  <w:color w:val="000000"/>
                  <w:kern w:val="2"/>
                  <w:sz w:val="22"/>
                  <w:szCs w:val="22"/>
                  <w:lang w:eastAsia="id-ID"/>
                  <w:rPrChange w:id="4304" w:author="Syahrani Rachmawati Sadino" w:date="2025-01-31T14:35:00Z">
                    <w:rPr>
                      <w:rFonts w:asciiTheme="minorBidi" w:eastAsia="Verdana" w:hAnsiTheme="minorBidi" w:cstheme="minorBidi"/>
                      <w:b/>
                      <w:bCs/>
                      <w:noProof w:val="0"/>
                      <w:color w:val="000000"/>
                      <w:kern w:val="2"/>
                      <w:sz w:val="22"/>
                      <w:szCs w:val="22"/>
                      <w:lang w:eastAsia="id-ID"/>
                    </w:rPr>
                  </w:rPrChange>
                </w:rPr>
                <w:delText>Manfaat Spesial</w:delText>
              </w:r>
              <w:r w:rsidRPr="00922713" w:rsidDel="00540355">
                <w:rPr>
                  <w:rFonts w:ascii="Arial" w:eastAsia="Verdana" w:hAnsi="Arial" w:cs="Arial"/>
                  <w:noProof w:val="0"/>
                  <w:color w:val="000000"/>
                  <w:kern w:val="2"/>
                  <w:sz w:val="22"/>
                  <w:szCs w:val="22"/>
                  <w:lang w:eastAsia="id-ID"/>
                  <w:rPrChange w:id="4305" w:author="Syahrani Rachmawati Sadino" w:date="2025-01-31T14:35:00Z">
                    <w:rPr>
                      <w:rFonts w:asciiTheme="minorBidi" w:eastAsia="Verdana" w:hAnsiTheme="minorBidi" w:cstheme="minorBidi"/>
                      <w:noProof w:val="0"/>
                      <w:color w:val="000000"/>
                      <w:kern w:val="2"/>
                      <w:sz w:val="22"/>
                      <w:szCs w:val="22"/>
                      <w:lang w:eastAsia="id-ID"/>
                    </w:rPr>
                  </w:rPrChange>
                </w:rPr>
                <w:delText>: -</w:delText>
              </w:r>
            </w:del>
          </w:p>
          <w:p w14:paraId="1A3DE230" w14:textId="3B08B774" w:rsidR="001E3313" w:rsidRPr="00922713" w:rsidDel="00540355" w:rsidRDefault="001E3313">
            <w:pPr>
              <w:numPr>
                <w:ilvl w:val="0"/>
                <w:numId w:val="69"/>
              </w:numPr>
              <w:spacing w:line="276" w:lineRule="auto"/>
              <w:ind w:left="222" w:hanging="284"/>
              <w:jc w:val="both"/>
              <w:rPr>
                <w:del w:id="4306" w:author="ADMIN" w:date="2025-07-29T12:59:00Z" w16du:dateUtc="2025-07-29T05:59:00Z"/>
                <w:rFonts w:ascii="Arial" w:eastAsia="Verdana" w:hAnsi="Arial" w:cs="Arial"/>
                <w:noProof w:val="0"/>
                <w:color w:val="000000"/>
                <w:kern w:val="2"/>
                <w:sz w:val="22"/>
                <w:szCs w:val="22"/>
                <w:lang w:eastAsia="id-ID"/>
                <w:rPrChange w:id="4307" w:author="Syahrani Rachmawati Sadino" w:date="2025-01-31T14:35:00Z">
                  <w:rPr>
                    <w:del w:id="4308" w:author="ADMIN" w:date="2025-07-29T12:59:00Z" w16du:dateUtc="2025-07-29T05:59:00Z"/>
                    <w:rFonts w:asciiTheme="minorBidi" w:eastAsia="Verdana" w:hAnsiTheme="minorBidi" w:cstheme="minorBidi"/>
                    <w:noProof w:val="0"/>
                    <w:color w:val="000000"/>
                    <w:kern w:val="2"/>
                    <w:sz w:val="22"/>
                    <w:szCs w:val="22"/>
                    <w:lang w:eastAsia="id-ID"/>
                  </w:rPr>
                </w:rPrChange>
              </w:rPr>
            </w:pPr>
            <w:del w:id="4309" w:author="ADMIN" w:date="2025-07-29T12:59:00Z" w16du:dateUtc="2025-07-29T05:59:00Z">
              <w:r w:rsidRPr="00922713" w:rsidDel="00540355">
                <w:rPr>
                  <w:rFonts w:ascii="Arial" w:eastAsia="Verdana" w:hAnsi="Arial" w:cs="Arial"/>
                  <w:b/>
                  <w:bCs/>
                  <w:noProof w:val="0"/>
                  <w:color w:val="000000"/>
                  <w:kern w:val="2"/>
                  <w:sz w:val="22"/>
                  <w:szCs w:val="22"/>
                  <w:lang w:eastAsia="id-ID"/>
                  <w:rPrChange w:id="4310" w:author="Syahrani Rachmawati Sadino" w:date="2025-01-31T14:35:00Z">
                    <w:rPr>
                      <w:rFonts w:asciiTheme="minorBidi" w:eastAsia="Verdana" w:hAnsiTheme="minorBidi" w:cstheme="minorBidi"/>
                      <w:b/>
                      <w:bCs/>
                      <w:noProof w:val="0"/>
                      <w:color w:val="000000"/>
                      <w:kern w:val="2"/>
                      <w:sz w:val="22"/>
                      <w:szCs w:val="22"/>
                      <w:lang w:eastAsia="id-ID"/>
                    </w:rPr>
                  </w:rPrChange>
                </w:rPr>
                <w:delText>Services</w:delText>
              </w:r>
              <w:r w:rsidRPr="00922713" w:rsidDel="00540355">
                <w:rPr>
                  <w:rFonts w:ascii="Arial" w:eastAsia="Verdana" w:hAnsi="Arial" w:cs="Arial"/>
                  <w:noProof w:val="0"/>
                  <w:color w:val="000000"/>
                  <w:kern w:val="2"/>
                  <w:sz w:val="22"/>
                  <w:szCs w:val="22"/>
                  <w:lang w:eastAsia="id-ID"/>
                  <w:rPrChange w:id="4311" w:author="Syahrani Rachmawati Sadino" w:date="2025-01-31T14:35:00Z">
                    <w:rPr>
                      <w:rFonts w:asciiTheme="minorBidi" w:eastAsia="Verdana" w:hAnsiTheme="minorBidi" w:cstheme="minorBidi"/>
                      <w:noProof w:val="0"/>
                      <w:color w:val="000000"/>
                      <w:kern w:val="2"/>
                      <w:sz w:val="22"/>
                      <w:szCs w:val="22"/>
                      <w:lang w:eastAsia="id-ID"/>
                    </w:rPr>
                  </w:rPrChange>
                </w:rPr>
                <w:delText>: Dengan surat rujukan</w:delText>
              </w:r>
              <w:commentRangeEnd w:id="4254"/>
              <w:r w:rsidR="0073718F" w:rsidRPr="00922713" w:rsidDel="00540355">
                <w:rPr>
                  <w:rStyle w:val="CommentReference"/>
                  <w:rFonts w:ascii="Arial" w:hAnsi="Arial" w:cs="Arial"/>
                  <w:sz w:val="22"/>
                  <w:szCs w:val="22"/>
                  <w:lang w:val="x-none" w:eastAsia="x-none"/>
                  <w:rPrChange w:id="4312" w:author="Syahrani Rachmawati Sadino" w:date="2025-01-31T14:35:00Z">
                    <w:rPr>
                      <w:rStyle w:val="CommentReference"/>
                      <w:rFonts w:asciiTheme="minorBidi" w:hAnsiTheme="minorBidi" w:cstheme="minorBidi"/>
                      <w:sz w:val="22"/>
                      <w:szCs w:val="22"/>
                      <w:lang w:val="x-none" w:eastAsia="x-none"/>
                    </w:rPr>
                  </w:rPrChange>
                </w:rPr>
                <w:commentReference w:id="4254"/>
              </w:r>
              <w:r w:rsidR="00260BED" w:rsidRPr="00922713" w:rsidDel="00540355">
                <w:rPr>
                  <w:rStyle w:val="CommentReference"/>
                  <w:rFonts w:ascii="Arial" w:hAnsi="Arial" w:cs="Arial"/>
                  <w:sz w:val="22"/>
                  <w:szCs w:val="22"/>
                  <w:lang w:val="x-none" w:eastAsia="x-none"/>
                  <w:rPrChange w:id="4313" w:author="Syahrani Rachmawati Sadino" w:date="2025-01-31T14:35:00Z">
                    <w:rPr>
                      <w:rStyle w:val="CommentReference"/>
                      <w:lang w:val="x-none" w:eastAsia="x-none"/>
                    </w:rPr>
                  </w:rPrChange>
                </w:rPr>
                <w:commentReference w:id="4255"/>
              </w:r>
            </w:del>
          </w:p>
        </w:tc>
      </w:tr>
    </w:tbl>
    <w:commentRangeEnd w:id="4255"/>
    <w:p w14:paraId="3DB8CFEB" w14:textId="0CC1B583" w:rsidR="001E3313" w:rsidRPr="00922713" w:rsidDel="00540355" w:rsidRDefault="00D449A7">
      <w:pPr>
        <w:spacing w:line="276" w:lineRule="auto"/>
        <w:rPr>
          <w:del w:id="4314" w:author="ADMIN" w:date="2025-07-29T12:59:00Z" w16du:dateUtc="2025-07-29T05:59:00Z"/>
          <w:rFonts w:ascii="Arial" w:hAnsi="Arial" w:cs="Arial"/>
          <w:sz w:val="22"/>
          <w:szCs w:val="22"/>
          <w:lang w:val="sv-SE"/>
          <w:rPrChange w:id="4315" w:author="Syahrani Rachmawati Sadino" w:date="2025-01-31T14:35:00Z">
            <w:rPr>
              <w:del w:id="4316" w:author="ADMIN" w:date="2025-07-29T12:59:00Z" w16du:dateUtc="2025-07-29T05:59:00Z"/>
              <w:rFonts w:asciiTheme="minorBidi" w:hAnsiTheme="minorBidi" w:cstheme="minorBidi"/>
              <w:sz w:val="22"/>
              <w:szCs w:val="22"/>
              <w:lang w:val="sv-SE"/>
            </w:rPr>
          </w:rPrChange>
        </w:rPr>
        <w:pPrChange w:id="4317" w:author="Syahrani Rachmawati Sadino" w:date="2025-01-31T15:00:00Z">
          <w:pPr>
            <w:pStyle w:val="ListParagraph"/>
            <w:spacing w:line="276" w:lineRule="auto"/>
          </w:pPr>
        </w:pPrChange>
      </w:pPr>
      <w:ins w:id="4318" w:author="Syahrani Rachmawati Sadino" w:date="2025-01-31T13:02:00Z">
        <w:del w:id="4319" w:author="ADMIN" w:date="2025-07-29T12:59:00Z" w16du:dateUtc="2025-07-29T05:59:00Z">
          <w:r w:rsidRPr="00922713" w:rsidDel="00540355">
            <w:rPr>
              <w:rFonts w:ascii="Arial" w:hAnsi="Arial" w:cs="Arial"/>
              <w:sz w:val="22"/>
              <w:szCs w:val="22"/>
              <w:lang w:val="sv-SE"/>
              <w:rPrChange w:id="4320" w:author="Syahrani Rachmawati Sadino" w:date="2025-01-31T14:35:00Z">
                <w:rPr>
                  <w:rFonts w:asciiTheme="minorBidi" w:hAnsiTheme="minorBidi" w:cstheme="minorBidi"/>
                  <w:sz w:val="22"/>
                  <w:szCs w:val="22"/>
                  <w:lang w:val="sv-SE"/>
                </w:rPr>
              </w:rPrChange>
            </w:rPr>
            <w:delText xml:space="preserve"> </w:delText>
          </w:r>
        </w:del>
      </w:ins>
    </w:p>
    <w:p w14:paraId="461F677E" w14:textId="7E5D1A55" w:rsidR="00D449A7" w:rsidRPr="00922713" w:rsidDel="00540355" w:rsidRDefault="00D449A7">
      <w:pPr>
        <w:spacing w:line="276" w:lineRule="auto"/>
        <w:rPr>
          <w:ins w:id="4321" w:author="Syahrani Rachmawati Sadino" w:date="2025-01-31T13:01:00Z"/>
          <w:del w:id="4322" w:author="ADMIN" w:date="2025-07-29T12:59:00Z" w16du:dateUtc="2025-07-29T05:59:00Z"/>
          <w:rFonts w:ascii="Arial" w:hAnsi="Arial" w:cs="Arial"/>
          <w:sz w:val="22"/>
          <w:szCs w:val="22"/>
          <w:lang w:val="sv-SE"/>
          <w:rPrChange w:id="4323" w:author="Syahrani Rachmawati Sadino" w:date="2025-01-31T14:35:00Z">
            <w:rPr>
              <w:ins w:id="4324" w:author="Syahrani Rachmawati Sadino" w:date="2025-01-31T13:01:00Z"/>
              <w:del w:id="4325" w:author="ADMIN" w:date="2025-07-29T12:59:00Z" w16du:dateUtc="2025-07-29T05:59:00Z"/>
              <w:lang w:val="sv-SE"/>
            </w:rPr>
          </w:rPrChange>
        </w:rPr>
        <w:pPrChange w:id="4326" w:author="Syahrani Rachmawati Sadino" w:date="2025-01-31T15:00:00Z">
          <w:pPr>
            <w:pStyle w:val="ListParagraph"/>
            <w:spacing w:line="276" w:lineRule="auto"/>
          </w:pPr>
        </w:pPrChange>
      </w:pPr>
    </w:p>
    <w:p w14:paraId="0BB1798F" w14:textId="1F920111" w:rsidR="009B2740" w:rsidRPr="00922713" w:rsidDel="00540355" w:rsidRDefault="009B2740">
      <w:pPr>
        <w:pStyle w:val="BodyTextIndent"/>
        <w:numPr>
          <w:ilvl w:val="0"/>
          <w:numId w:val="79"/>
        </w:numPr>
        <w:spacing w:line="276" w:lineRule="auto"/>
        <w:rPr>
          <w:ins w:id="4327" w:author="Syahrani Rachmawati Sadino" w:date="2025-01-31T13:24:00Z"/>
          <w:del w:id="4328" w:author="ADMIN" w:date="2025-07-29T12:59:00Z" w16du:dateUtc="2025-07-29T05:59:00Z"/>
          <w:rFonts w:ascii="Arial" w:hAnsi="Arial" w:cs="Arial"/>
          <w:sz w:val="22"/>
          <w:szCs w:val="22"/>
          <w:lang w:val="sv-SE"/>
          <w:rPrChange w:id="4329" w:author="Syahrani Rachmawati Sadino" w:date="2025-01-31T14:35:00Z">
            <w:rPr>
              <w:ins w:id="4330" w:author="Syahrani Rachmawati Sadino" w:date="2025-01-31T13:24:00Z"/>
              <w:del w:id="4331" w:author="ADMIN" w:date="2025-07-29T12:59:00Z" w16du:dateUtc="2025-07-29T05:59:00Z"/>
              <w:rFonts w:ascii="Arial" w:hAnsi="Arial" w:cs="Arial"/>
              <w:b/>
              <w:sz w:val="22"/>
              <w:szCs w:val="22"/>
              <w:lang w:val="sv-SE"/>
            </w:rPr>
          </w:rPrChange>
        </w:rPr>
        <w:pPrChange w:id="4332" w:author="Syahrani Rachmawati Sadino" w:date="2025-01-31T15:00:00Z">
          <w:pPr>
            <w:pStyle w:val="BodyTextIndent"/>
            <w:numPr>
              <w:numId w:val="75"/>
            </w:numPr>
            <w:tabs>
              <w:tab w:val="clear" w:pos="720"/>
            </w:tabs>
            <w:spacing w:line="276" w:lineRule="auto"/>
            <w:ind w:hanging="360"/>
          </w:pPr>
        </w:pPrChange>
      </w:pPr>
      <w:ins w:id="4333" w:author="Syahrani Rachmawati Sadino" w:date="2025-01-31T13:24:00Z">
        <w:del w:id="4334" w:author="ADMIN" w:date="2025-07-29T12:59:00Z" w16du:dateUtc="2025-07-29T05:59:00Z">
          <w:r w:rsidRPr="00922713" w:rsidDel="00540355">
            <w:rPr>
              <w:rFonts w:ascii="Arial" w:hAnsi="Arial" w:cs="Arial"/>
              <w:sz w:val="22"/>
              <w:szCs w:val="22"/>
              <w:lang w:val="sv-SE"/>
              <w:rPrChange w:id="4335" w:author="Syahrani Rachmawati Sadino" w:date="2025-01-31T14:35:00Z">
                <w:rPr>
                  <w:rFonts w:ascii="Arial" w:hAnsi="Arial" w:cs="Arial"/>
                  <w:b/>
                  <w:sz w:val="22"/>
                  <w:szCs w:val="22"/>
                  <w:lang w:val="sv-SE"/>
                </w:rPr>
              </w:rPrChange>
            </w:rPr>
            <w:delText>Kartu Peserta Asuransi Kesehatan PT Asuransi BRI LifeDesain Kartu Peserta (Diamond, Ruby, Shappire, Emerald)</w:delText>
          </w:r>
        </w:del>
      </w:ins>
    </w:p>
    <w:p w14:paraId="09F36303" w14:textId="285D149D" w:rsidR="0071585B" w:rsidRPr="00922713" w:rsidDel="00540355" w:rsidRDefault="0071585B">
      <w:pPr>
        <w:spacing w:line="276" w:lineRule="auto"/>
        <w:rPr>
          <w:del w:id="4336" w:author="ADMIN" w:date="2025-07-29T12:59:00Z" w16du:dateUtc="2025-07-29T05:59:00Z"/>
          <w:rFonts w:ascii="Arial" w:hAnsi="Arial" w:cs="Arial"/>
          <w:b/>
          <w:sz w:val="22"/>
          <w:szCs w:val="22"/>
          <w:lang w:val="sv-SE"/>
          <w:rPrChange w:id="4337" w:author="Syahrani Rachmawati Sadino" w:date="2025-01-31T14:35:00Z">
            <w:rPr>
              <w:del w:id="4338" w:author="ADMIN" w:date="2025-07-29T12:59:00Z" w16du:dateUtc="2025-07-29T05:59:00Z"/>
              <w:lang w:val="sv-SE"/>
            </w:rPr>
          </w:rPrChange>
        </w:rPr>
        <w:pPrChange w:id="4339" w:author="Syahrani Rachmawati Sadino" w:date="2025-01-31T15:00:00Z">
          <w:pPr>
            <w:pStyle w:val="ListParagraph"/>
            <w:numPr>
              <w:ilvl w:val="2"/>
              <w:numId w:val="59"/>
            </w:numPr>
            <w:tabs>
              <w:tab w:val="num" w:pos="3960"/>
            </w:tabs>
            <w:spacing w:line="276" w:lineRule="auto"/>
            <w:ind w:left="709" w:hanging="425"/>
          </w:pPr>
        </w:pPrChange>
      </w:pPr>
      <w:del w:id="4340" w:author="ADMIN" w:date="2025-07-29T12:59:00Z" w16du:dateUtc="2025-07-29T05:59:00Z">
        <w:r w:rsidRPr="00922713" w:rsidDel="00540355">
          <w:rPr>
            <w:rFonts w:ascii="Arial" w:hAnsi="Arial" w:cs="Arial"/>
            <w:b/>
            <w:sz w:val="22"/>
            <w:szCs w:val="22"/>
            <w:lang w:val="sv-SE"/>
            <w:rPrChange w:id="4341" w:author="Syahrani Rachmawati Sadino" w:date="2025-01-31T14:35:00Z">
              <w:rPr>
                <w:lang w:val="sv-SE"/>
              </w:rPr>
            </w:rPrChange>
          </w:rPr>
          <w:delText>Desain Kartu Peserta (Plan Ruby, Safir, Emerald)</w:delText>
        </w:r>
      </w:del>
    </w:p>
    <w:p w14:paraId="3E323158" w14:textId="15ECA015" w:rsidR="0071585B" w:rsidRPr="00922713" w:rsidDel="00540355" w:rsidRDefault="0071585B">
      <w:pPr>
        <w:spacing w:line="276" w:lineRule="auto"/>
        <w:rPr>
          <w:del w:id="4342" w:author="ADMIN" w:date="2025-07-29T12:59:00Z" w16du:dateUtc="2025-07-29T05:59:00Z"/>
          <w:rFonts w:ascii="Arial" w:hAnsi="Arial" w:cs="Arial"/>
          <w:sz w:val="22"/>
          <w:szCs w:val="22"/>
          <w:lang w:val="sv-SE"/>
          <w:rPrChange w:id="4343" w:author="Syahrani Rachmawati Sadino" w:date="2025-01-31T14:35:00Z">
            <w:rPr>
              <w:del w:id="4344" w:author="ADMIN" w:date="2025-07-29T12:59:00Z" w16du:dateUtc="2025-07-29T05:59:00Z"/>
              <w:lang w:val="sv-SE"/>
            </w:rPr>
          </w:rPrChange>
        </w:rPr>
        <w:pPrChange w:id="4345" w:author="Syahrani Rachmawati Sadino" w:date="2025-01-31T15:00:00Z">
          <w:pPr>
            <w:pStyle w:val="ListParagraph"/>
            <w:spacing w:line="276" w:lineRule="auto"/>
          </w:pPr>
        </w:pPrChange>
      </w:pPr>
    </w:p>
    <w:tbl>
      <w:tblPr>
        <w:tblStyle w:val="TableGrid"/>
        <w:tblW w:w="8647"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346" w:author="Syahrani Rachmawati Sadino" w:date="2025-01-31T13:26:00Z">
          <w:tblPr>
            <w:tblStyle w:val="TableGrid"/>
            <w:tblW w:w="9493" w:type="dxa"/>
            <w:tblLook w:val="04A0" w:firstRow="1" w:lastRow="0" w:firstColumn="1" w:lastColumn="0" w:noHBand="0" w:noVBand="1"/>
          </w:tblPr>
        </w:tblPrChange>
      </w:tblPr>
      <w:tblGrid>
        <w:gridCol w:w="4395"/>
        <w:gridCol w:w="4252"/>
        <w:tblGridChange w:id="4347">
          <w:tblGrid>
            <w:gridCol w:w="557"/>
            <w:gridCol w:w="3953"/>
            <w:gridCol w:w="442"/>
            <w:gridCol w:w="4252"/>
            <w:gridCol w:w="289"/>
          </w:tblGrid>
        </w:tblGridChange>
      </w:tblGrid>
      <w:tr w:rsidR="00F87C6A" w:rsidRPr="00922713" w:rsidDel="00540355" w14:paraId="05E303A0" w14:textId="38AA1670" w:rsidTr="009B2740">
        <w:trPr>
          <w:trHeight w:val="3020"/>
          <w:ins w:id="4348" w:author="Syahrani Rachmawati Sadino" w:date="2025-01-31T12:08:00Z"/>
          <w:del w:id="4349" w:author="ADMIN" w:date="2025-07-29T12:59:00Z" w16du:dateUtc="2025-07-29T05:59:00Z"/>
          <w:trPrChange w:id="4350" w:author="Syahrani Rachmawati Sadino" w:date="2025-01-31T13:26:00Z">
            <w:trPr>
              <w:trHeight w:val="3393"/>
            </w:trPr>
          </w:trPrChange>
        </w:trPr>
        <w:tc>
          <w:tcPr>
            <w:tcW w:w="4395" w:type="dxa"/>
            <w:tcPrChange w:id="4351" w:author="Syahrani Rachmawati Sadino" w:date="2025-01-31T13:26:00Z">
              <w:tcPr>
                <w:tcW w:w="4510" w:type="dxa"/>
                <w:gridSpan w:val="2"/>
              </w:tcPr>
            </w:tcPrChange>
          </w:tcPr>
          <w:p w14:paraId="7F123215" w14:textId="3DA2023D" w:rsidR="00F87C6A" w:rsidRPr="00922713" w:rsidDel="00540355" w:rsidRDefault="00F87C6A">
            <w:pPr>
              <w:spacing w:line="276" w:lineRule="auto"/>
              <w:rPr>
                <w:ins w:id="4352" w:author="Syahrani Rachmawati Sadino" w:date="2025-01-31T12:08:00Z"/>
                <w:del w:id="4353" w:author="ADMIN" w:date="2025-07-29T12:59:00Z" w16du:dateUtc="2025-07-29T05:59:00Z"/>
                <w:rFonts w:ascii="Arial" w:hAnsi="Arial" w:cs="Arial"/>
                <w:sz w:val="22"/>
                <w:szCs w:val="22"/>
                <w:rPrChange w:id="4354" w:author="Syahrani Rachmawati Sadino" w:date="2025-01-31T14:35:00Z">
                  <w:rPr>
                    <w:ins w:id="4355" w:author="Syahrani Rachmawati Sadino" w:date="2025-01-31T12:08:00Z"/>
                    <w:del w:id="4356" w:author="ADMIN" w:date="2025-07-29T12:59:00Z" w16du:dateUtc="2025-07-29T05:59:00Z"/>
                  </w:rPr>
                </w:rPrChange>
              </w:rPr>
              <w:pPrChange w:id="4357" w:author="Syahrani Rachmawati Sadino" w:date="2025-01-31T15:00:00Z">
                <w:pPr/>
              </w:pPrChange>
            </w:pPr>
            <w:ins w:id="4358" w:author="Syahrani Rachmawati Sadino" w:date="2025-01-31T12:08:00Z">
              <w:del w:id="4359" w:author="ADMIN" w:date="2025-07-29T12:59:00Z" w16du:dateUtc="2025-07-29T05:59:00Z">
                <w:r w:rsidRPr="00922713" w:rsidDel="00540355">
                  <w:rPr>
                    <w:rFonts w:ascii="Arial" w:hAnsi="Arial" w:cs="Arial"/>
                    <w:sz w:val="22"/>
                    <w:szCs w:val="22"/>
                    <w:rPrChange w:id="4360" w:author="Syahrani Rachmawati Sadino" w:date="2025-01-31T14:35:00Z">
                      <w:rPr/>
                    </w:rPrChange>
                  </w:rPr>
                  <w:drawing>
                    <wp:anchor distT="0" distB="0" distL="114300" distR="114300" simplePos="0" relativeHeight="251671040" behindDoc="1" locked="0" layoutInCell="1" allowOverlap="1" wp14:anchorId="04EBAB71" wp14:editId="53B33660">
                      <wp:simplePos x="0" y="0"/>
                      <wp:positionH relativeFrom="column">
                        <wp:posOffset>314960</wp:posOffset>
                      </wp:positionH>
                      <wp:positionV relativeFrom="paragraph">
                        <wp:posOffset>175895</wp:posOffset>
                      </wp:positionV>
                      <wp:extent cx="2133600" cy="1292225"/>
                      <wp:effectExtent l="19050" t="0" r="19050" b="403225"/>
                      <wp:wrapTight wrapText="bothSides">
                        <wp:wrapPolygon edited="0">
                          <wp:start x="193" y="0"/>
                          <wp:lineTo x="-193" y="318"/>
                          <wp:lineTo x="-193" y="28022"/>
                          <wp:lineTo x="21600" y="28022"/>
                          <wp:lineTo x="21600" y="4140"/>
                          <wp:lineTo x="21407" y="637"/>
                          <wp:lineTo x="21214" y="0"/>
                          <wp:lineTo x="193"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BEBA8EAE-BF5A-486C-A8C5-ECC9F3942E4B}">
                                    <a14:imgProps xmlns:a14="http://schemas.microsoft.com/office/drawing/2010/main">
                                      <a14:imgLayer r:embed="rId13">
                                        <a14:imgEffect>
                                          <a14:sharpenSoften amount="25000"/>
                                        </a14:imgEffect>
                                      </a14:imgLayer>
                                    </a14:imgProps>
                                  </a:ext>
                                  <a:ext uri="{28A0092B-C50C-407E-A947-70E740481C1C}">
                                    <a14:useLocalDpi xmlns:a14="http://schemas.microsoft.com/office/drawing/2010/main" val="0"/>
                                  </a:ext>
                                </a:extLst>
                              </a:blip>
                              <a:srcRect l="1845" t="4113" r="1623" b="1695"/>
                              <a:stretch/>
                            </pic:blipFill>
                            <pic:spPr bwMode="auto">
                              <a:xfrm>
                                <a:off x="0" y="0"/>
                                <a:ext cx="2133600" cy="12922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del>
            </w:ins>
          </w:p>
        </w:tc>
        <w:tc>
          <w:tcPr>
            <w:tcW w:w="4252" w:type="dxa"/>
            <w:tcPrChange w:id="4361" w:author="Syahrani Rachmawati Sadino" w:date="2025-01-31T13:26:00Z">
              <w:tcPr>
                <w:tcW w:w="4983" w:type="dxa"/>
                <w:gridSpan w:val="3"/>
              </w:tcPr>
            </w:tcPrChange>
          </w:tcPr>
          <w:p w14:paraId="57C6EF9B" w14:textId="0B64E4CC" w:rsidR="00F87C6A" w:rsidRPr="00922713" w:rsidDel="00540355" w:rsidRDefault="00F87C6A">
            <w:pPr>
              <w:spacing w:line="276" w:lineRule="auto"/>
              <w:rPr>
                <w:ins w:id="4362" w:author="Syahrani Rachmawati Sadino" w:date="2025-01-31T12:08:00Z"/>
                <w:del w:id="4363" w:author="ADMIN" w:date="2025-07-29T12:59:00Z" w16du:dateUtc="2025-07-29T05:59:00Z"/>
                <w:rFonts w:ascii="Arial" w:hAnsi="Arial" w:cs="Arial"/>
                <w:sz w:val="22"/>
                <w:szCs w:val="22"/>
                <w:rPrChange w:id="4364" w:author="Syahrani Rachmawati Sadino" w:date="2025-01-31T14:35:00Z">
                  <w:rPr>
                    <w:ins w:id="4365" w:author="Syahrani Rachmawati Sadino" w:date="2025-01-31T12:08:00Z"/>
                    <w:del w:id="4366" w:author="ADMIN" w:date="2025-07-29T12:59:00Z" w16du:dateUtc="2025-07-29T05:59:00Z"/>
                  </w:rPr>
                </w:rPrChange>
              </w:rPr>
              <w:pPrChange w:id="4367" w:author="Syahrani Rachmawati Sadino" w:date="2025-01-31T15:00:00Z">
                <w:pPr/>
              </w:pPrChange>
            </w:pPr>
            <w:ins w:id="4368" w:author="Syahrani Rachmawati Sadino" w:date="2025-01-31T12:08:00Z">
              <w:del w:id="4369" w:author="ADMIN" w:date="2025-07-29T12:59:00Z" w16du:dateUtc="2025-07-29T05:59:00Z">
                <w:r w:rsidRPr="00922713" w:rsidDel="00540355">
                  <w:rPr>
                    <w:rFonts w:ascii="Arial" w:hAnsi="Arial" w:cs="Arial"/>
                    <w:sz w:val="22"/>
                    <w:szCs w:val="22"/>
                    <w:rPrChange w:id="4370" w:author="Syahrani Rachmawati Sadino" w:date="2025-01-31T14:35:00Z">
                      <w:rPr/>
                    </w:rPrChange>
                  </w:rPr>
                  <w:drawing>
                    <wp:anchor distT="0" distB="0" distL="114300" distR="114300" simplePos="0" relativeHeight="251670016" behindDoc="1" locked="0" layoutInCell="1" allowOverlap="1" wp14:anchorId="4B921A32" wp14:editId="34C70FBB">
                      <wp:simplePos x="0" y="0"/>
                      <wp:positionH relativeFrom="column">
                        <wp:posOffset>235910</wp:posOffset>
                      </wp:positionH>
                      <wp:positionV relativeFrom="paragraph">
                        <wp:posOffset>220345</wp:posOffset>
                      </wp:positionV>
                      <wp:extent cx="2042795" cy="1247775"/>
                      <wp:effectExtent l="19050" t="0" r="14605" b="390525"/>
                      <wp:wrapTight wrapText="bothSides">
                        <wp:wrapPolygon edited="0">
                          <wp:start x="201" y="0"/>
                          <wp:lineTo x="-201" y="330"/>
                          <wp:lineTo x="-201" y="28031"/>
                          <wp:lineTo x="21553" y="28031"/>
                          <wp:lineTo x="21553" y="5276"/>
                          <wp:lineTo x="21352" y="330"/>
                          <wp:lineTo x="21352" y="0"/>
                          <wp:lineTo x="201"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BEBA8EAE-BF5A-486C-A8C5-ECC9F3942E4B}">
                                    <a14:imgProps xmlns:a14="http://schemas.microsoft.com/office/drawing/2010/main">
                                      <a14:imgLayer r:embed="rId15">
                                        <a14:imgEffect>
                                          <a14:sharpenSoften amount="25000"/>
                                        </a14:imgEffect>
                                      </a14:imgLayer>
                                    </a14:imgProps>
                                  </a:ext>
                                  <a:ext uri="{28A0092B-C50C-407E-A947-70E740481C1C}">
                                    <a14:useLocalDpi xmlns:a14="http://schemas.microsoft.com/office/drawing/2010/main" val="0"/>
                                  </a:ext>
                                </a:extLst>
                              </a:blip>
                              <a:srcRect l="2889" t="2741"/>
                              <a:stretch/>
                            </pic:blipFill>
                            <pic:spPr bwMode="auto">
                              <a:xfrm>
                                <a:off x="0" y="0"/>
                                <a:ext cx="2042795" cy="124777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del>
            </w:ins>
          </w:p>
        </w:tc>
      </w:tr>
      <w:tr w:rsidR="00F87C6A" w:rsidRPr="00922713" w:rsidDel="00540355" w14:paraId="1815DED0" w14:textId="3173F422" w:rsidTr="009B2740">
        <w:trPr>
          <w:ins w:id="4371" w:author="Syahrani Rachmawati Sadino" w:date="2025-01-31T12:08:00Z"/>
          <w:del w:id="4372" w:author="ADMIN" w:date="2025-07-29T12:59:00Z" w16du:dateUtc="2025-07-29T05:59:00Z"/>
        </w:trPr>
        <w:tc>
          <w:tcPr>
            <w:tcW w:w="4395" w:type="dxa"/>
            <w:tcPrChange w:id="4373" w:author="Syahrani Rachmawati Sadino" w:date="2025-01-31T13:26:00Z">
              <w:tcPr>
                <w:tcW w:w="4510" w:type="dxa"/>
                <w:gridSpan w:val="2"/>
              </w:tcPr>
            </w:tcPrChange>
          </w:tcPr>
          <w:p w14:paraId="710EBD54" w14:textId="702BA698" w:rsidR="00F87C6A" w:rsidRPr="00922713" w:rsidDel="00540355" w:rsidRDefault="00F87C6A">
            <w:pPr>
              <w:spacing w:line="276" w:lineRule="auto"/>
              <w:rPr>
                <w:ins w:id="4374" w:author="Syahrani Rachmawati Sadino" w:date="2025-01-31T12:08:00Z"/>
                <w:del w:id="4375" w:author="ADMIN" w:date="2025-07-29T12:59:00Z" w16du:dateUtc="2025-07-29T05:59:00Z"/>
                <w:rFonts w:ascii="Arial" w:hAnsi="Arial" w:cs="Arial"/>
                <w:sz w:val="22"/>
                <w:szCs w:val="22"/>
                <w:rPrChange w:id="4376" w:author="Syahrani Rachmawati Sadino" w:date="2025-01-31T14:35:00Z">
                  <w:rPr>
                    <w:ins w:id="4377" w:author="Syahrani Rachmawati Sadino" w:date="2025-01-31T12:08:00Z"/>
                    <w:del w:id="4378" w:author="ADMIN" w:date="2025-07-29T12:59:00Z" w16du:dateUtc="2025-07-29T05:59:00Z"/>
                  </w:rPr>
                </w:rPrChange>
              </w:rPr>
              <w:pPrChange w:id="4379" w:author="Syahrani Rachmawati Sadino" w:date="2025-01-31T15:00:00Z">
                <w:pPr/>
              </w:pPrChange>
            </w:pPr>
          </w:p>
          <w:p w14:paraId="5D824629" w14:textId="2155171B" w:rsidR="00F87C6A" w:rsidRPr="00922713" w:rsidDel="00540355" w:rsidRDefault="00F87C6A">
            <w:pPr>
              <w:spacing w:line="276" w:lineRule="auto"/>
              <w:rPr>
                <w:ins w:id="4380" w:author="Syahrani Rachmawati Sadino" w:date="2025-01-31T12:08:00Z"/>
                <w:del w:id="4381" w:author="ADMIN" w:date="2025-07-29T12:59:00Z" w16du:dateUtc="2025-07-29T05:59:00Z"/>
                <w:rFonts w:ascii="Arial" w:hAnsi="Arial" w:cs="Arial"/>
                <w:sz w:val="22"/>
                <w:szCs w:val="22"/>
                <w:rPrChange w:id="4382" w:author="Syahrani Rachmawati Sadino" w:date="2025-01-31T14:35:00Z">
                  <w:rPr>
                    <w:ins w:id="4383" w:author="Syahrani Rachmawati Sadino" w:date="2025-01-31T12:08:00Z"/>
                    <w:del w:id="4384" w:author="ADMIN" w:date="2025-07-29T12:59:00Z" w16du:dateUtc="2025-07-29T05:59:00Z"/>
                  </w:rPr>
                </w:rPrChange>
              </w:rPr>
              <w:pPrChange w:id="4385" w:author="Syahrani Rachmawati Sadino" w:date="2025-01-31T15:00:00Z">
                <w:pPr/>
              </w:pPrChange>
            </w:pPr>
            <w:ins w:id="4386" w:author="Syahrani Rachmawati Sadino" w:date="2025-01-31T12:08:00Z">
              <w:del w:id="4387" w:author="ADMIN" w:date="2025-07-29T12:59:00Z" w16du:dateUtc="2025-07-29T05:59:00Z">
                <w:r w:rsidRPr="00922713" w:rsidDel="00540355">
                  <w:rPr>
                    <w:rFonts w:ascii="Arial" w:hAnsi="Arial" w:cs="Arial"/>
                    <w:sz w:val="22"/>
                    <w:szCs w:val="22"/>
                    <w:rPrChange w:id="4388" w:author="Syahrani Rachmawati Sadino" w:date="2025-01-31T14:35:00Z">
                      <w:rPr/>
                    </w:rPrChange>
                  </w:rPr>
                  <w:drawing>
                    <wp:anchor distT="0" distB="0" distL="114300" distR="114300" simplePos="0" relativeHeight="251672064" behindDoc="1" locked="0" layoutInCell="1" allowOverlap="1" wp14:anchorId="0FF91392" wp14:editId="4071DF3D">
                      <wp:simplePos x="0" y="0"/>
                      <wp:positionH relativeFrom="column">
                        <wp:posOffset>282575</wp:posOffset>
                      </wp:positionH>
                      <wp:positionV relativeFrom="paragraph">
                        <wp:posOffset>123946</wp:posOffset>
                      </wp:positionV>
                      <wp:extent cx="2136140" cy="1282065"/>
                      <wp:effectExtent l="19050" t="0" r="16510" b="394335"/>
                      <wp:wrapTight wrapText="bothSides">
                        <wp:wrapPolygon edited="0">
                          <wp:start x="193" y="0"/>
                          <wp:lineTo x="-193" y="321"/>
                          <wp:lineTo x="-193" y="27923"/>
                          <wp:lineTo x="21574" y="27923"/>
                          <wp:lineTo x="21574" y="4172"/>
                          <wp:lineTo x="21382" y="642"/>
                          <wp:lineTo x="21189" y="0"/>
                          <wp:lineTo x="193"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l="2182" t="3720"/>
                              <a:stretch/>
                            </pic:blipFill>
                            <pic:spPr bwMode="auto">
                              <a:xfrm>
                                <a:off x="0" y="0"/>
                                <a:ext cx="2136140" cy="128206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del>
            </w:ins>
          </w:p>
        </w:tc>
        <w:tc>
          <w:tcPr>
            <w:tcW w:w="4252" w:type="dxa"/>
            <w:tcPrChange w:id="4389" w:author="Syahrani Rachmawati Sadino" w:date="2025-01-31T13:26:00Z">
              <w:tcPr>
                <w:tcW w:w="4983" w:type="dxa"/>
                <w:gridSpan w:val="3"/>
              </w:tcPr>
            </w:tcPrChange>
          </w:tcPr>
          <w:p w14:paraId="69CA7C77" w14:textId="7E7A35EE" w:rsidR="00F87C6A" w:rsidRPr="00922713" w:rsidDel="00540355" w:rsidRDefault="00F87C6A">
            <w:pPr>
              <w:spacing w:line="276" w:lineRule="auto"/>
              <w:rPr>
                <w:ins w:id="4390" w:author="Syahrani Rachmawati Sadino" w:date="2025-01-31T12:08:00Z"/>
                <w:del w:id="4391" w:author="ADMIN" w:date="2025-07-29T12:59:00Z" w16du:dateUtc="2025-07-29T05:59:00Z"/>
                <w:rFonts w:ascii="Arial" w:hAnsi="Arial" w:cs="Arial"/>
                <w:sz w:val="22"/>
                <w:szCs w:val="22"/>
                <w:rPrChange w:id="4392" w:author="Syahrani Rachmawati Sadino" w:date="2025-01-31T14:35:00Z">
                  <w:rPr>
                    <w:ins w:id="4393" w:author="Syahrani Rachmawati Sadino" w:date="2025-01-31T12:08:00Z"/>
                    <w:del w:id="4394" w:author="ADMIN" w:date="2025-07-29T12:59:00Z" w16du:dateUtc="2025-07-29T05:59:00Z"/>
                  </w:rPr>
                </w:rPrChange>
              </w:rPr>
              <w:pPrChange w:id="4395" w:author="Syahrani Rachmawati Sadino" w:date="2025-01-31T15:00:00Z">
                <w:pPr/>
              </w:pPrChange>
            </w:pPr>
            <w:ins w:id="4396" w:author="Syahrani Rachmawati Sadino" w:date="2025-01-31T12:08:00Z">
              <w:del w:id="4397" w:author="ADMIN" w:date="2025-07-29T12:59:00Z" w16du:dateUtc="2025-07-29T05:59:00Z">
                <w:r w:rsidRPr="00922713" w:rsidDel="00540355">
                  <w:rPr>
                    <w:rFonts w:ascii="Arial" w:hAnsi="Arial" w:cs="Arial"/>
                    <w:sz w:val="22"/>
                    <w:szCs w:val="22"/>
                    <w:rPrChange w:id="4398" w:author="Syahrani Rachmawati Sadino" w:date="2025-01-31T14:35:00Z">
                      <w:rPr/>
                    </w:rPrChange>
                  </w:rPr>
                  <w:drawing>
                    <wp:anchor distT="0" distB="0" distL="114300" distR="114300" simplePos="0" relativeHeight="251673088" behindDoc="1" locked="0" layoutInCell="1" allowOverlap="1" wp14:anchorId="36CB9FC2" wp14:editId="7845E66E">
                      <wp:simplePos x="0" y="0"/>
                      <wp:positionH relativeFrom="column">
                        <wp:posOffset>234795</wp:posOffset>
                      </wp:positionH>
                      <wp:positionV relativeFrom="paragraph">
                        <wp:posOffset>269317</wp:posOffset>
                      </wp:positionV>
                      <wp:extent cx="2128520" cy="1306195"/>
                      <wp:effectExtent l="19050" t="0" r="24130" b="408305"/>
                      <wp:wrapTight wrapText="bothSides">
                        <wp:wrapPolygon edited="0">
                          <wp:start x="193" y="0"/>
                          <wp:lineTo x="-193" y="315"/>
                          <wp:lineTo x="-193" y="28037"/>
                          <wp:lineTo x="21652" y="28037"/>
                          <wp:lineTo x="21652" y="4725"/>
                          <wp:lineTo x="21458" y="945"/>
                          <wp:lineTo x="21265" y="0"/>
                          <wp:lineTo x="193"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28520" cy="130619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del>
            </w:ins>
          </w:p>
        </w:tc>
      </w:tr>
      <w:tr w:rsidR="00F87C6A" w:rsidRPr="00922713" w:rsidDel="00540355" w14:paraId="3DA2070B" w14:textId="24EBBC56" w:rsidTr="009B2740">
        <w:tblPrEx>
          <w:tblPrExChange w:id="4399" w:author="Syahrani Rachmawati Sadino" w:date="2025-01-31T13:26:00Z">
            <w:tblPrEx>
              <w:tblW w:w="8647"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ins w:id="4400" w:author="Syahrani Rachmawati Sadino" w:date="2025-01-31T12:08:00Z"/>
          <w:del w:id="4401" w:author="ADMIN" w:date="2025-07-29T12:59:00Z" w16du:dateUtc="2025-07-29T05:59:00Z"/>
          <w:trPrChange w:id="4402" w:author="Syahrani Rachmawati Sadino" w:date="2025-01-31T13:26:00Z">
            <w:trPr>
              <w:gridBefore w:val="1"/>
              <w:gridAfter w:val="0"/>
            </w:trPr>
          </w:trPrChange>
        </w:trPr>
        <w:tc>
          <w:tcPr>
            <w:tcW w:w="4395" w:type="dxa"/>
            <w:tcPrChange w:id="4403" w:author="Syahrani Rachmawati Sadino" w:date="2025-01-31T13:26:00Z">
              <w:tcPr>
                <w:tcW w:w="4395" w:type="dxa"/>
                <w:gridSpan w:val="2"/>
              </w:tcPr>
            </w:tcPrChange>
          </w:tcPr>
          <w:p w14:paraId="1A119586" w14:textId="48697BD1" w:rsidR="00F87C6A" w:rsidRPr="00922713" w:rsidDel="00540355" w:rsidRDefault="00F87C6A">
            <w:pPr>
              <w:spacing w:line="276" w:lineRule="auto"/>
              <w:rPr>
                <w:ins w:id="4404" w:author="Syahrani Rachmawati Sadino" w:date="2025-01-31T12:08:00Z"/>
                <w:del w:id="4405" w:author="ADMIN" w:date="2025-07-29T12:59:00Z" w16du:dateUtc="2025-07-29T05:59:00Z"/>
                <w:rFonts w:ascii="Arial" w:hAnsi="Arial" w:cs="Arial"/>
                <w:sz w:val="22"/>
                <w:szCs w:val="22"/>
                <w:rPrChange w:id="4406" w:author="Syahrani Rachmawati Sadino" w:date="2025-01-31T14:35:00Z">
                  <w:rPr>
                    <w:ins w:id="4407" w:author="Syahrani Rachmawati Sadino" w:date="2025-01-31T12:08:00Z"/>
                    <w:del w:id="4408" w:author="ADMIN" w:date="2025-07-29T12:59:00Z" w16du:dateUtc="2025-07-29T05:59:00Z"/>
                  </w:rPr>
                </w:rPrChange>
              </w:rPr>
              <w:pPrChange w:id="4409" w:author="Syahrani Rachmawati Sadino" w:date="2025-01-31T15:00:00Z">
                <w:pPr/>
              </w:pPrChange>
            </w:pPr>
          </w:p>
          <w:p w14:paraId="2FA205DB" w14:textId="357B7847" w:rsidR="00F87C6A" w:rsidRPr="00922713" w:rsidDel="00540355" w:rsidRDefault="00F87C6A">
            <w:pPr>
              <w:spacing w:line="276" w:lineRule="auto"/>
              <w:rPr>
                <w:ins w:id="4410" w:author="Syahrani Rachmawati Sadino" w:date="2025-01-31T12:08:00Z"/>
                <w:del w:id="4411" w:author="ADMIN" w:date="2025-07-29T12:59:00Z" w16du:dateUtc="2025-07-29T05:59:00Z"/>
                <w:rFonts w:ascii="Arial" w:hAnsi="Arial" w:cs="Arial"/>
                <w:sz w:val="22"/>
                <w:szCs w:val="22"/>
                <w:rPrChange w:id="4412" w:author="Syahrani Rachmawati Sadino" w:date="2025-01-31T14:35:00Z">
                  <w:rPr>
                    <w:ins w:id="4413" w:author="Syahrani Rachmawati Sadino" w:date="2025-01-31T12:08:00Z"/>
                    <w:del w:id="4414" w:author="ADMIN" w:date="2025-07-29T12:59:00Z" w16du:dateUtc="2025-07-29T05:59:00Z"/>
                  </w:rPr>
                </w:rPrChange>
              </w:rPr>
              <w:pPrChange w:id="4415" w:author="Syahrani Rachmawati Sadino" w:date="2025-01-31T15:00:00Z">
                <w:pPr/>
              </w:pPrChange>
            </w:pPr>
            <w:ins w:id="4416" w:author="Syahrani Rachmawati Sadino" w:date="2025-01-31T12:08:00Z">
              <w:del w:id="4417" w:author="ADMIN" w:date="2025-07-29T12:59:00Z" w16du:dateUtc="2025-07-29T05:59:00Z">
                <w:r w:rsidRPr="00922713" w:rsidDel="00540355">
                  <w:rPr>
                    <w:rFonts w:ascii="Arial" w:hAnsi="Arial" w:cs="Arial"/>
                    <w:sz w:val="22"/>
                    <w:szCs w:val="22"/>
                    <w:rPrChange w:id="4418" w:author="Syahrani Rachmawati Sadino" w:date="2025-01-31T14:35:00Z">
                      <w:rPr/>
                    </w:rPrChange>
                  </w:rPr>
                  <w:drawing>
                    <wp:anchor distT="0" distB="0" distL="114300" distR="114300" simplePos="0" relativeHeight="251674112" behindDoc="1" locked="0" layoutInCell="1" allowOverlap="1" wp14:anchorId="2DDDC541" wp14:editId="1CC634AD">
                      <wp:simplePos x="0" y="0"/>
                      <wp:positionH relativeFrom="column">
                        <wp:posOffset>305988</wp:posOffset>
                      </wp:positionH>
                      <wp:positionV relativeFrom="paragraph">
                        <wp:posOffset>215081</wp:posOffset>
                      </wp:positionV>
                      <wp:extent cx="2072640" cy="1267460"/>
                      <wp:effectExtent l="19050" t="0" r="22860" b="408940"/>
                      <wp:wrapTight wrapText="bothSides">
                        <wp:wrapPolygon edited="0">
                          <wp:start x="199" y="0"/>
                          <wp:lineTo x="-199" y="325"/>
                          <wp:lineTo x="-199" y="28244"/>
                          <wp:lineTo x="21640" y="28244"/>
                          <wp:lineTo x="21640" y="4220"/>
                          <wp:lineTo x="21441" y="649"/>
                          <wp:lineTo x="21243" y="0"/>
                          <wp:lineTo x="199"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t="2321"/>
                              <a:stretch/>
                            </pic:blipFill>
                            <pic:spPr bwMode="auto">
                              <a:xfrm>
                                <a:off x="0" y="0"/>
                                <a:ext cx="2072640" cy="12674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del>
            </w:ins>
          </w:p>
        </w:tc>
        <w:tc>
          <w:tcPr>
            <w:tcW w:w="4252" w:type="dxa"/>
            <w:tcPrChange w:id="4419" w:author="Syahrani Rachmawati Sadino" w:date="2025-01-31T13:26:00Z">
              <w:tcPr>
                <w:tcW w:w="4252" w:type="dxa"/>
              </w:tcPr>
            </w:tcPrChange>
          </w:tcPr>
          <w:p w14:paraId="75C763AB" w14:textId="5CC20525" w:rsidR="00F87C6A" w:rsidRPr="00922713" w:rsidDel="00540355" w:rsidRDefault="00F87C6A">
            <w:pPr>
              <w:spacing w:line="276" w:lineRule="auto"/>
              <w:rPr>
                <w:ins w:id="4420" w:author="Syahrani Rachmawati Sadino" w:date="2025-01-31T12:08:00Z"/>
                <w:del w:id="4421" w:author="ADMIN" w:date="2025-07-29T12:59:00Z" w16du:dateUtc="2025-07-29T05:59:00Z"/>
                <w:rFonts w:ascii="Arial" w:hAnsi="Arial" w:cs="Arial"/>
                <w:sz w:val="22"/>
                <w:szCs w:val="22"/>
                <w:rPrChange w:id="4422" w:author="Syahrani Rachmawati Sadino" w:date="2025-01-31T14:35:00Z">
                  <w:rPr>
                    <w:ins w:id="4423" w:author="Syahrani Rachmawati Sadino" w:date="2025-01-31T12:08:00Z"/>
                    <w:del w:id="4424" w:author="ADMIN" w:date="2025-07-29T12:59:00Z" w16du:dateUtc="2025-07-29T05:59:00Z"/>
                  </w:rPr>
                </w:rPrChange>
              </w:rPr>
              <w:pPrChange w:id="4425" w:author="Syahrani Rachmawati Sadino" w:date="2025-01-31T15:00:00Z">
                <w:pPr/>
              </w:pPrChange>
            </w:pPr>
          </w:p>
          <w:p w14:paraId="7D479167" w14:textId="166467B8" w:rsidR="00F87C6A" w:rsidRPr="00922713" w:rsidDel="00540355" w:rsidRDefault="00F87C6A">
            <w:pPr>
              <w:spacing w:line="276" w:lineRule="auto"/>
              <w:rPr>
                <w:ins w:id="4426" w:author="Syahrani Rachmawati Sadino" w:date="2025-01-31T12:08:00Z"/>
                <w:del w:id="4427" w:author="ADMIN" w:date="2025-07-29T12:59:00Z" w16du:dateUtc="2025-07-29T05:59:00Z"/>
                <w:rFonts w:ascii="Arial" w:hAnsi="Arial" w:cs="Arial"/>
                <w:sz w:val="22"/>
                <w:szCs w:val="22"/>
                <w:rPrChange w:id="4428" w:author="Syahrani Rachmawati Sadino" w:date="2025-01-31T14:35:00Z">
                  <w:rPr>
                    <w:ins w:id="4429" w:author="Syahrani Rachmawati Sadino" w:date="2025-01-31T12:08:00Z"/>
                    <w:del w:id="4430" w:author="ADMIN" w:date="2025-07-29T12:59:00Z" w16du:dateUtc="2025-07-29T05:59:00Z"/>
                  </w:rPr>
                </w:rPrChange>
              </w:rPr>
              <w:pPrChange w:id="4431" w:author="Syahrani Rachmawati Sadino" w:date="2025-01-31T15:00:00Z">
                <w:pPr/>
              </w:pPrChange>
            </w:pPr>
            <w:ins w:id="4432" w:author="Syahrani Rachmawati Sadino" w:date="2025-01-31T12:08:00Z">
              <w:del w:id="4433" w:author="ADMIN" w:date="2025-07-29T12:59:00Z" w16du:dateUtc="2025-07-29T05:59:00Z">
                <w:r w:rsidRPr="00922713" w:rsidDel="00540355">
                  <w:rPr>
                    <w:rFonts w:ascii="Arial" w:hAnsi="Arial" w:cs="Arial"/>
                    <w:sz w:val="22"/>
                    <w:szCs w:val="22"/>
                    <w:rPrChange w:id="4434" w:author="Syahrani Rachmawati Sadino" w:date="2025-01-31T14:35:00Z">
                      <w:rPr/>
                    </w:rPrChange>
                  </w:rPr>
                  <w:drawing>
                    <wp:anchor distT="0" distB="0" distL="114300" distR="114300" simplePos="0" relativeHeight="251675136" behindDoc="1" locked="0" layoutInCell="1" allowOverlap="1" wp14:anchorId="0325D4A6" wp14:editId="13FF95D6">
                      <wp:simplePos x="0" y="0"/>
                      <wp:positionH relativeFrom="column">
                        <wp:posOffset>278110</wp:posOffset>
                      </wp:positionH>
                      <wp:positionV relativeFrom="paragraph">
                        <wp:posOffset>215716</wp:posOffset>
                      </wp:positionV>
                      <wp:extent cx="2116455" cy="1267460"/>
                      <wp:effectExtent l="19050" t="0" r="17145" b="408940"/>
                      <wp:wrapTight wrapText="bothSides">
                        <wp:wrapPolygon edited="0">
                          <wp:start x="194" y="0"/>
                          <wp:lineTo x="-194" y="325"/>
                          <wp:lineTo x="-194" y="28244"/>
                          <wp:lineTo x="21581" y="28244"/>
                          <wp:lineTo x="21581" y="4220"/>
                          <wp:lineTo x="21386" y="649"/>
                          <wp:lineTo x="21192" y="0"/>
                          <wp:lineTo x="194"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l="4602" t="2846" b="1819"/>
                              <a:stretch/>
                            </pic:blipFill>
                            <pic:spPr bwMode="auto">
                              <a:xfrm>
                                <a:off x="0" y="0"/>
                                <a:ext cx="2116455" cy="12674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del>
            </w:ins>
          </w:p>
        </w:tc>
      </w:tr>
      <w:tr w:rsidR="00F87C6A" w:rsidRPr="00922713" w:rsidDel="00540355" w14:paraId="742D3232" w14:textId="6254E55D" w:rsidTr="009B2740">
        <w:tblPrEx>
          <w:tblPrExChange w:id="4435" w:author="Syahrani Rachmawati Sadino" w:date="2025-01-31T13:26:00Z">
            <w:tblPrEx>
              <w:tblW w:w="8647"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trHeight w:val="2980"/>
          <w:ins w:id="4436" w:author="Syahrani Rachmawati Sadino" w:date="2025-01-31T12:08:00Z"/>
          <w:del w:id="4437" w:author="ADMIN" w:date="2025-07-29T12:59:00Z" w16du:dateUtc="2025-07-29T05:59:00Z"/>
          <w:trPrChange w:id="4438" w:author="Syahrani Rachmawati Sadino" w:date="2025-01-31T13:26:00Z">
            <w:trPr>
              <w:gridBefore w:val="1"/>
              <w:gridAfter w:val="0"/>
              <w:trHeight w:val="2980"/>
            </w:trPr>
          </w:trPrChange>
        </w:trPr>
        <w:tc>
          <w:tcPr>
            <w:tcW w:w="4395" w:type="dxa"/>
            <w:tcPrChange w:id="4439" w:author="Syahrani Rachmawati Sadino" w:date="2025-01-31T13:26:00Z">
              <w:tcPr>
                <w:tcW w:w="4395" w:type="dxa"/>
                <w:gridSpan w:val="2"/>
              </w:tcPr>
            </w:tcPrChange>
          </w:tcPr>
          <w:p w14:paraId="0BF4F6C2" w14:textId="079EB390" w:rsidR="00F87C6A" w:rsidRPr="00922713" w:rsidDel="00540355" w:rsidRDefault="00F87C6A">
            <w:pPr>
              <w:spacing w:line="276" w:lineRule="auto"/>
              <w:rPr>
                <w:ins w:id="4440" w:author="Syahrani Rachmawati Sadino" w:date="2025-01-31T12:08:00Z"/>
                <w:del w:id="4441" w:author="ADMIN" w:date="2025-07-29T12:59:00Z" w16du:dateUtc="2025-07-29T05:59:00Z"/>
                <w:rFonts w:ascii="Arial" w:hAnsi="Arial" w:cs="Arial"/>
                <w:sz w:val="22"/>
                <w:szCs w:val="22"/>
                <w:rPrChange w:id="4442" w:author="Syahrani Rachmawati Sadino" w:date="2025-01-31T14:35:00Z">
                  <w:rPr>
                    <w:ins w:id="4443" w:author="Syahrani Rachmawati Sadino" w:date="2025-01-31T12:08:00Z"/>
                    <w:del w:id="4444" w:author="ADMIN" w:date="2025-07-29T12:59:00Z" w16du:dateUtc="2025-07-29T05:59:00Z"/>
                  </w:rPr>
                </w:rPrChange>
              </w:rPr>
              <w:pPrChange w:id="4445" w:author="Syahrani Rachmawati Sadino" w:date="2025-01-31T15:00:00Z">
                <w:pPr/>
              </w:pPrChange>
            </w:pPr>
            <w:ins w:id="4446" w:author="Syahrani Rachmawati Sadino" w:date="2025-01-31T12:08:00Z">
              <w:del w:id="4447" w:author="ADMIN" w:date="2025-07-29T12:59:00Z" w16du:dateUtc="2025-07-29T05:59:00Z">
                <w:r w:rsidRPr="00922713" w:rsidDel="00540355">
                  <w:rPr>
                    <w:rFonts w:ascii="Arial" w:hAnsi="Arial" w:cs="Arial"/>
                    <w:sz w:val="22"/>
                    <w:szCs w:val="22"/>
                    <w:rPrChange w:id="4448" w:author="Syahrani Rachmawati Sadino" w:date="2025-01-31T14:35:00Z">
                      <w:rPr/>
                    </w:rPrChange>
                  </w:rPr>
                  <w:drawing>
                    <wp:anchor distT="0" distB="0" distL="114300" distR="114300" simplePos="0" relativeHeight="251676160" behindDoc="1" locked="0" layoutInCell="1" allowOverlap="1" wp14:anchorId="1BA17EF1" wp14:editId="74B0DF42">
                      <wp:simplePos x="0" y="0"/>
                      <wp:positionH relativeFrom="column">
                        <wp:posOffset>245663</wp:posOffset>
                      </wp:positionH>
                      <wp:positionV relativeFrom="paragraph">
                        <wp:posOffset>212725</wp:posOffset>
                      </wp:positionV>
                      <wp:extent cx="2130425" cy="1302385"/>
                      <wp:effectExtent l="19050" t="0" r="22225" b="393065"/>
                      <wp:wrapTight wrapText="bothSides">
                        <wp:wrapPolygon edited="0">
                          <wp:start x="193" y="0"/>
                          <wp:lineTo x="-193" y="316"/>
                          <wp:lineTo x="-193" y="27803"/>
                          <wp:lineTo x="21632" y="27803"/>
                          <wp:lineTo x="21632" y="4107"/>
                          <wp:lineTo x="21439" y="632"/>
                          <wp:lineTo x="21246" y="0"/>
                          <wp:lineTo x="193"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l="929" r="1090"/>
                              <a:stretch/>
                            </pic:blipFill>
                            <pic:spPr bwMode="auto">
                              <a:xfrm>
                                <a:off x="0" y="0"/>
                                <a:ext cx="2130425" cy="130238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del>
            </w:ins>
          </w:p>
        </w:tc>
        <w:tc>
          <w:tcPr>
            <w:tcW w:w="4252" w:type="dxa"/>
            <w:tcPrChange w:id="4449" w:author="Syahrani Rachmawati Sadino" w:date="2025-01-31T13:26:00Z">
              <w:tcPr>
                <w:tcW w:w="4252" w:type="dxa"/>
              </w:tcPr>
            </w:tcPrChange>
          </w:tcPr>
          <w:p w14:paraId="4FAB2813" w14:textId="459E3B47" w:rsidR="00F87C6A" w:rsidRPr="00922713" w:rsidDel="00540355" w:rsidRDefault="00F87C6A">
            <w:pPr>
              <w:spacing w:line="276" w:lineRule="auto"/>
              <w:rPr>
                <w:ins w:id="4450" w:author="Syahrani Rachmawati Sadino" w:date="2025-01-31T12:08:00Z"/>
                <w:del w:id="4451" w:author="ADMIN" w:date="2025-07-29T12:59:00Z" w16du:dateUtc="2025-07-29T05:59:00Z"/>
                <w:rFonts w:ascii="Arial" w:hAnsi="Arial" w:cs="Arial"/>
                <w:sz w:val="22"/>
                <w:szCs w:val="22"/>
                <w:rPrChange w:id="4452" w:author="Syahrani Rachmawati Sadino" w:date="2025-01-31T14:35:00Z">
                  <w:rPr>
                    <w:ins w:id="4453" w:author="Syahrani Rachmawati Sadino" w:date="2025-01-31T12:08:00Z"/>
                    <w:del w:id="4454" w:author="ADMIN" w:date="2025-07-29T12:59:00Z" w16du:dateUtc="2025-07-29T05:59:00Z"/>
                  </w:rPr>
                </w:rPrChange>
              </w:rPr>
              <w:pPrChange w:id="4455" w:author="Syahrani Rachmawati Sadino" w:date="2025-01-31T15:00:00Z">
                <w:pPr/>
              </w:pPrChange>
            </w:pPr>
            <w:ins w:id="4456" w:author="Syahrani Rachmawati Sadino" w:date="2025-01-31T12:08:00Z">
              <w:del w:id="4457" w:author="ADMIN" w:date="2025-07-29T12:59:00Z" w16du:dateUtc="2025-07-29T05:59:00Z">
                <w:r w:rsidRPr="00922713" w:rsidDel="00540355">
                  <w:rPr>
                    <w:rFonts w:ascii="Arial" w:hAnsi="Arial" w:cs="Arial"/>
                    <w:sz w:val="22"/>
                    <w:szCs w:val="22"/>
                    <w:rPrChange w:id="4458" w:author="Syahrani Rachmawati Sadino" w:date="2025-01-31T14:35:00Z">
                      <w:rPr/>
                    </w:rPrChange>
                  </w:rPr>
                  <w:drawing>
                    <wp:anchor distT="0" distB="0" distL="114300" distR="114300" simplePos="0" relativeHeight="251677184" behindDoc="1" locked="0" layoutInCell="1" allowOverlap="1" wp14:anchorId="27CFE2A8" wp14:editId="47DF43D0">
                      <wp:simplePos x="0" y="0"/>
                      <wp:positionH relativeFrom="column">
                        <wp:posOffset>271391</wp:posOffset>
                      </wp:positionH>
                      <wp:positionV relativeFrom="paragraph">
                        <wp:posOffset>243922</wp:posOffset>
                      </wp:positionV>
                      <wp:extent cx="2120900" cy="1271905"/>
                      <wp:effectExtent l="19050" t="0" r="12700" b="404495"/>
                      <wp:wrapTight wrapText="bothSides">
                        <wp:wrapPolygon edited="0">
                          <wp:start x="194" y="0"/>
                          <wp:lineTo x="-194" y="324"/>
                          <wp:lineTo x="-194" y="28146"/>
                          <wp:lineTo x="21535" y="28146"/>
                          <wp:lineTo x="21535" y="4206"/>
                          <wp:lineTo x="21341" y="647"/>
                          <wp:lineTo x="21147" y="0"/>
                          <wp:lineTo x="194"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20900" cy="127190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del>
            </w:ins>
          </w:p>
        </w:tc>
      </w:tr>
    </w:tbl>
    <w:p w14:paraId="757DBBED" w14:textId="23362C91" w:rsidR="0071585B" w:rsidRPr="00922713" w:rsidDel="008C3D1B" w:rsidRDefault="0071585B">
      <w:pPr>
        <w:spacing w:line="276" w:lineRule="auto"/>
        <w:rPr>
          <w:del w:id="4459" w:author="Syahrani Rachmawati Sadino" w:date="2025-01-31T12:30:00Z"/>
          <w:rFonts w:ascii="Arial" w:hAnsi="Arial" w:cs="Arial"/>
          <w:sz w:val="22"/>
          <w:szCs w:val="22"/>
          <w:lang w:val="sv-SE"/>
          <w:rPrChange w:id="4460" w:author="Syahrani Rachmawati Sadino" w:date="2025-01-31T14:35:00Z">
            <w:rPr>
              <w:del w:id="4461" w:author="Syahrani Rachmawati Sadino" w:date="2025-01-31T12:30:00Z"/>
              <w:lang w:val="sv-SE"/>
            </w:rPr>
          </w:rPrChange>
        </w:rPr>
        <w:pPrChange w:id="4462" w:author="Syahrani Rachmawati Sadino" w:date="2025-01-31T15:00:00Z">
          <w:pPr>
            <w:pStyle w:val="ListParagraph"/>
            <w:spacing w:line="276" w:lineRule="auto"/>
          </w:pPr>
        </w:pPrChange>
      </w:pPr>
      <w:del w:id="4463" w:author="Syahrani Rachmawati Sadino" w:date="2025-01-31T12:08:00Z">
        <w:r w:rsidRPr="00922713" w:rsidDel="00F87C6A">
          <w:rPr>
            <w:rFonts w:ascii="Arial" w:hAnsi="Arial" w:cs="Arial"/>
            <w:sz w:val="22"/>
            <w:szCs w:val="22"/>
            <w:rPrChange w:id="4464" w:author="Syahrani Rachmawati Sadino" w:date="2025-01-31T14:35:00Z">
              <w:rPr/>
            </w:rPrChange>
          </w:rPr>
          <w:drawing>
            <wp:inline distT="0" distB="0" distL="0" distR="0" wp14:anchorId="0C226860" wp14:editId="705868CD">
              <wp:extent cx="4328795" cy="26396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28795" cy="2639695"/>
                      </a:xfrm>
                      <a:prstGeom prst="rect">
                        <a:avLst/>
                      </a:prstGeom>
                      <a:noFill/>
                    </pic:spPr>
                  </pic:pic>
                </a:graphicData>
              </a:graphic>
            </wp:inline>
          </w:drawing>
        </w:r>
      </w:del>
    </w:p>
    <w:p w14:paraId="591DF37D" w14:textId="52849D5D" w:rsidR="0071585B" w:rsidRPr="00922713" w:rsidDel="00F87C6A" w:rsidRDefault="0071585B">
      <w:pPr>
        <w:spacing w:line="276" w:lineRule="auto"/>
        <w:rPr>
          <w:del w:id="4465" w:author="Syahrani Rachmawati Sadino" w:date="2025-01-31T12:08:00Z"/>
          <w:rFonts w:ascii="Arial" w:hAnsi="Arial" w:cs="Arial"/>
          <w:sz w:val="22"/>
          <w:szCs w:val="22"/>
          <w:lang w:val="sv-SE"/>
          <w:rPrChange w:id="4466" w:author="Syahrani Rachmawati Sadino" w:date="2025-01-31T14:35:00Z">
            <w:rPr>
              <w:del w:id="4467" w:author="Syahrani Rachmawati Sadino" w:date="2025-01-31T12:08:00Z"/>
              <w:lang w:val="sv-SE"/>
            </w:rPr>
          </w:rPrChange>
        </w:rPr>
        <w:pPrChange w:id="4468" w:author="Syahrani Rachmawati Sadino" w:date="2025-01-31T15:00:00Z">
          <w:pPr>
            <w:pStyle w:val="ListParagraph"/>
            <w:spacing w:line="276" w:lineRule="auto"/>
          </w:pPr>
        </w:pPrChange>
      </w:pPr>
    </w:p>
    <w:p w14:paraId="30CA026D" w14:textId="37348EBB" w:rsidR="0071585B" w:rsidRPr="00922713" w:rsidDel="00F87C6A" w:rsidRDefault="0071585B">
      <w:pPr>
        <w:spacing w:line="276" w:lineRule="auto"/>
        <w:rPr>
          <w:del w:id="4469" w:author="Syahrani Rachmawati Sadino" w:date="2025-01-31T12:08:00Z"/>
          <w:rFonts w:ascii="Arial" w:hAnsi="Arial" w:cs="Arial"/>
          <w:sz w:val="22"/>
          <w:szCs w:val="22"/>
          <w:lang w:val="sv-SE"/>
          <w:rPrChange w:id="4470" w:author="Syahrani Rachmawati Sadino" w:date="2025-01-31T14:35:00Z">
            <w:rPr>
              <w:del w:id="4471" w:author="Syahrani Rachmawati Sadino" w:date="2025-01-31T12:08:00Z"/>
              <w:lang w:val="sv-SE"/>
            </w:rPr>
          </w:rPrChange>
        </w:rPr>
        <w:pPrChange w:id="4472" w:author="Syahrani Rachmawati Sadino" w:date="2025-01-31T15:00:00Z">
          <w:pPr>
            <w:pStyle w:val="ListParagraph"/>
            <w:spacing w:line="276" w:lineRule="auto"/>
          </w:pPr>
        </w:pPrChange>
      </w:pPr>
      <w:del w:id="4473" w:author="Syahrani Rachmawati Sadino" w:date="2025-01-31T12:08:00Z">
        <w:r w:rsidRPr="00922713" w:rsidDel="00F87C6A">
          <w:rPr>
            <w:rFonts w:ascii="Arial" w:hAnsi="Arial" w:cs="Arial"/>
            <w:sz w:val="22"/>
            <w:szCs w:val="22"/>
            <w:rPrChange w:id="4474" w:author="Syahrani Rachmawati Sadino" w:date="2025-01-31T14:35:00Z">
              <w:rPr/>
            </w:rPrChange>
          </w:rPr>
          <w:drawing>
            <wp:inline distT="0" distB="0" distL="0" distR="0" wp14:anchorId="6FF98491" wp14:editId="09BAC9E3">
              <wp:extent cx="4344485" cy="2640000"/>
              <wp:effectExtent l="0" t="0" r="0" b="8255"/>
              <wp:docPr id="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23"/>
                      <a:stretch>
                        <a:fillRect/>
                      </a:stretch>
                    </pic:blipFill>
                    <pic:spPr>
                      <a:xfrm>
                        <a:off x="0" y="0"/>
                        <a:ext cx="4344485" cy="2640000"/>
                      </a:xfrm>
                      <a:prstGeom prst="rect">
                        <a:avLst/>
                      </a:prstGeom>
                    </pic:spPr>
                  </pic:pic>
                </a:graphicData>
              </a:graphic>
            </wp:inline>
          </w:drawing>
        </w:r>
      </w:del>
    </w:p>
    <w:p w14:paraId="58A1F572" w14:textId="1BFC4920" w:rsidR="0071585B" w:rsidRPr="00922713" w:rsidDel="00F87C6A" w:rsidRDefault="0071585B">
      <w:pPr>
        <w:spacing w:line="276" w:lineRule="auto"/>
        <w:rPr>
          <w:del w:id="4475" w:author="Syahrani Rachmawati Sadino" w:date="2025-01-31T12:08:00Z"/>
          <w:rFonts w:ascii="Arial" w:hAnsi="Arial" w:cs="Arial"/>
          <w:sz w:val="22"/>
          <w:szCs w:val="22"/>
          <w:lang w:val="sv-SE"/>
          <w:rPrChange w:id="4476" w:author="Syahrani Rachmawati Sadino" w:date="2025-01-31T14:35:00Z">
            <w:rPr>
              <w:del w:id="4477" w:author="Syahrani Rachmawati Sadino" w:date="2025-01-31T12:08:00Z"/>
              <w:lang w:val="sv-SE"/>
            </w:rPr>
          </w:rPrChange>
        </w:rPr>
        <w:pPrChange w:id="4478" w:author="Syahrani Rachmawati Sadino" w:date="2025-01-31T15:00:00Z">
          <w:pPr>
            <w:pStyle w:val="ListParagraph"/>
            <w:spacing w:line="276" w:lineRule="auto"/>
          </w:pPr>
        </w:pPrChange>
      </w:pPr>
    </w:p>
    <w:p w14:paraId="2AF1A5BC" w14:textId="451C9A82" w:rsidR="0071585B" w:rsidRPr="00922713" w:rsidDel="00F87C6A" w:rsidRDefault="0071585B">
      <w:pPr>
        <w:spacing w:line="276" w:lineRule="auto"/>
        <w:rPr>
          <w:del w:id="4479" w:author="Syahrani Rachmawati Sadino" w:date="2025-01-31T12:08:00Z"/>
          <w:rFonts w:ascii="Arial" w:hAnsi="Arial" w:cs="Arial"/>
          <w:sz w:val="22"/>
          <w:szCs w:val="22"/>
          <w:lang w:val="sv-SE"/>
          <w:rPrChange w:id="4480" w:author="Syahrani Rachmawati Sadino" w:date="2025-01-31T14:35:00Z">
            <w:rPr>
              <w:del w:id="4481" w:author="Syahrani Rachmawati Sadino" w:date="2025-01-31T12:08:00Z"/>
              <w:lang w:val="sv-SE"/>
            </w:rPr>
          </w:rPrChange>
        </w:rPr>
        <w:pPrChange w:id="4482" w:author="Syahrani Rachmawati Sadino" w:date="2025-01-31T15:00:00Z">
          <w:pPr>
            <w:pStyle w:val="ListParagraph"/>
            <w:spacing w:line="276" w:lineRule="auto"/>
          </w:pPr>
        </w:pPrChange>
      </w:pPr>
      <w:del w:id="4483" w:author="Syahrani Rachmawati Sadino" w:date="2025-01-31T12:08:00Z">
        <w:r w:rsidRPr="00922713" w:rsidDel="00F87C6A">
          <w:rPr>
            <w:rFonts w:ascii="Arial" w:hAnsi="Arial" w:cs="Arial"/>
            <w:sz w:val="22"/>
            <w:szCs w:val="22"/>
            <w:rPrChange w:id="4484" w:author="Syahrani Rachmawati Sadino" w:date="2025-01-31T14:35:00Z">
              <w:rPr/>
            </w:rPrChange>
          </w:rPr>
          <w:drawing>
            <wp:inline distT="0" distB="0" distL="0" distR="0" wp14:anchorId="05E0C528" wp14:editId="1AF831ED">
              <wp:extent cx="4327423" cy="2640000"/>
              <wp:effectExtent l="0" t="0" r="0" b="8255"/>
              <wp:docPr id="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24"/>
                      <a:stretch>
                        <a:fillRect/>
                      </a:stretch>
                    </pic:blipFill>
                    <pic:spPr>
                      <a:xfrm>
                        <a:off x="0" y="0"/>
                        <a:ext cx="4327423" cy="2640000"/>
                      </a:xfrm>
                      <a:prstGeom prst="rect">
                        <a:avLst/>
                      </a:prstGeom>
                    </pic:spPr>
                  </pic:pic>
                </a:graphicData>
              </a:graphic>
            </wp:inline>
          </w:drawing>
        </w:r>
      </w:del>
    </w:p>
    <w:p w14:paraId="2A45A0F9" w14:textId="6717645A" w:rsidR="0071585B" w:rsidRPr="00922713" w:rsidDel="00F87C6A" w:rsidRDefault="0071585B">
      <w:pPr>
        <w:spacing w:line="276" w:lineRule="auto"/>
        <w:rPr>
          <w:del w:id="4485" w:author="Syahrani Rachmawati Sadino" w:date="2025-01-31T12:08:00Z"/>
          <w:rFonts w:ascii="Arial" w:hAnsi="Arial" w:cs="Arial"/>
          <w:sz w:val="22"/>
          <w:szCs w:val="22"/>
          <w:lang w:val="sv-SE"/>
          <w:rPrChange w:id="4486" w:author="Syahrani Rachmawati Sadino" w:date="2025-01-31T14:35:00Z">
            <w:rPr>
              <w:del w:id="4487" w:author="Syahrani Rachmawati Sadino" w:date="2025-01-31T12:08:00Z"/>
              <w:lang w:val="sv-SE"/>
            </w:rPr>
          </w:rPrChange>
        </w:rPr>
        <w:pPrChange w:id="4488" w:author="Syahrani Rachmawati Sadino" w:date="2025-01-31T15:00:00Z">
          <w:pPr>
            <w:pStyle w:val="ListParagraph"/>
            <w:spacing w:line="276" w:lineRule="auto"/>
          </w:pPr>
        </w:pPrChange>
      </w:pPr>
    </w:p>
    <w:p w14:paraId="7F30F3C7" w14:textId="308545F9" w:rsidR="0071585B" w:rsidRPr="00922713" w:rsidDel="00F87C6A" w:rsidRDefault="0071585B">
      <w:pPr>
        <w:spacing w:line="276" w:lineRule="auto"/>
        <w:rPr>
          <w:del w:id="4489" w:author="Syahrani Rachmawati Sadino" w:date="2025-01-31T12:08:00Z"/>
          <w:rFonts w:ascii="Arial" w:hAnsi="Arial" w:cs="Arial"/>
          <w:sz w:val="22"/>
          <w:szCs w:val="22"/>
          <w:lang w:val="sv-SE"/>
          <w:rPrChange w:id="4490" w:author="Syahrani Rachmawati Sadino" w:date="2025-01-31T14:35:00Z">
            <w:rPr>
              <w:del w:id="4491" w:author="Syahrani Rachmawati Sadino" w:date="2025-01-31T12:08:00Z"/>
              <w:lang w:val="sv-SE"/>
            </w:rPr>
          </w:rPrChange>
        </w:rPr>
        <w:pPrChange w:id="4492" w:author="Syahrani Rachmawati Sadino" w:date="2025-01-31T15:00:00Z">
          <w:pPr>
            <w:pStyle w:val="ListParagraph"/>
            <w:spacing w:line="276" w:lineRule="auto"/>
          </w:pPr>
        </w:pPrChange>
      </w:pPr>
      <w:del w:id="4493" w:author="Syahrani Rachmawati Sadino" w:date="2025-01-31T12:08:00Z">
        <w:r w:rsidRPr="00922713" w:rsidDel="00F87C6A">
          <w:rPr>
            <w:rFonts w:ascii="Arial" w:hAnsi="Arial" w:cs="Arial"/>
            <w:sz w:val="22"/>
            <w:szCs w:val="22"/>
            <w:rPrChange w:id="4494" w:author="Syahrani Rachmawati Sadino" w:date="2025-01-31T14:35:00Z">
              <w:rPr/>
            </w:rPrChange>
          </w:rPr>
          <w:drawing>
            <wp:inline distT="0" distB="0" distL="0" distR="0" wp14:anchorId="79B561D6" wp14:editId="3E775923">
              <wp:extent cx="4334986" cy="2640000"/>
              <wp:effectExtent l="0" t="0" r="8890" b="8255"/>
              <wp:docPr id="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pic:cNvPicPr>
                    </pic:nvPicPr>
                    <pic:blipFill>
                      <a:blip r:embed="rId25"/>
                      <a:stretch>
                        <a:fillRect/>
                      </a:stretch>
                    </pic:blipFill>
                    <pic:spPr>
                      <a:xfrm>
                        <a:off x="0" y="0"/>
                        <a:ext cx="4334986" cy="2640000"/>
                      </a:xfrm>
                      <a:prstGeom prst="rect">
                        <a:avLst/>
                      </a:prstGeom>
                    </pic:spPr>
                  </pic:pic>
                </a:graphicData>
              </a:graphic>
            </wp:inline>
          </w:drawing>
        </w:r>
      </w:del>
    </w:p>
    <w:p w14:paraId="4636EDFB" w14:textId="6B8D92E0" w:rsidR="0071585B" w:rsidRPr="00922713" w:rsidDel="00F87C6A" w:rsidRDefault="0071585B">
      <w:pPr>
        <w:spacing w:line="276" w:lineRule="auto"/>
        <w:rPr>
          <w:del w:id="4495" w:author="Syahrani Rachmawati Sadino" w:date="2025-01-31T12:08:00Z"/>
          <w:rFonts w:ascii="Arial" w:hAnsi="Arial" w:cs="Arial"/>
          <w:b/>
          <w:sz w:val="22"/>
          <w:szCs w:val="22"/>
          <w:lang w:val="sv-SE"/>
          <w:rPrChange w:id="4496" w:author="Syahrani Rachmawati Sadino" w:date="2025-01-31T14:35:00Z">
            <w:rPr>
              <w:del w:id="4497" w:author="Syahrani Rachmawati Sadino" w:date="2025-01-31T12:08:00Z"/>
              <w:b/>
              <w:lang w:val="sv-SE"/>
            </w:rPr>
          </w:rPrChange>
        </w:rPr>
        <w:pPrChange w:id="4498" w:author="Syahrani Rachmawati Sadino" w:date="2025-01-31T15:00:00Z">
          <w:pPr>
            <w:pStyle w:val="ListParagraph"/>
            <w:numPr>
              <w:ilvl w:val="2"/>
              <w:numId w:val="59"/>
            </w:numPr>
            <w:tabs>
              <w:tab w:val="num" w:pos="3960"/>
            </w:tabs>
            <w:spacing w:line="276" w:lineRule="auto"/>
            <w:ind w:left="709" w:hanging="425"/>
          </w:pPr>
        </w:pPrChange>
      </w:pPr>
      <w:del w:id="4499" w:author="Syahrani Rachmawati Sadino" w:date="2025-01-31T12:08:00Z">
        <w:r w:rsidRPr="00922713" w:rsidDel="00F87C6A">
          <w:rPr>
            <w:rFonts w:ascii="Arial" w:hAnsi="Arial" w:cs="Arial"/>
            <w:b/>
            <w:sz w:val="22"/>
            <w:szCs w:val="22"/>
            <w:lang w:val="sv-SE"/>
            <w:rPrChange w:id="4500" w:author="Syahrani Rachmawati Sadino" w:date="2025-01-31T14:35:00Z">
              <w:rPr>
                <w:b/>
                <w:lang w:val="sv-SE"/>
              </w:rPr>
            </w:rPrChange>
          </w:rPr>
          <w:delText>Desain Kartu Peserta (Plan Diamond)</w:delText>
        </w:r>
      </w:del>
    </w:p>
    <w:p w14:paraId="2067515F" w14:textId="31489F06" w:rsidR="0071585B" w:rsidRPr="00922713" w:rsidDel="00F87C6A" w:rsidRDefault="0071585B">
      <w:pPr>
        <w:spacing w:line="276" w:lineRule="auto"/>
        <w:rPr>
          <w:del w:id="4501" w:author="Syahrani Rachmawati Sadino" w:date="2025-01-31T12:08:00Z"/>
          <w:rFonts w:ascii="Arial" w:hAnsi="Arial" w:cs="Arial"/>
          <w:b/>
          <w:sz w:val="22"/>
          <w:szCs w:val="22"/>
          <w:lang w:val="sv-SE"/>
          <w:rPrChange w:id="4502" w:author="Syahrani Rachmawati Sadino" w:date="2025-01-31T14:35:00Z">
            <w:rPr>
              <w:del w:id="4503" w:author="Syahrani Rachmawati Sadino" w:date="2025-01-31T12:08:00Z"/>
              <w:b/>
              <w:lang w:val="sv-SE"/>
            </w:rPr>
          </w:rPrChange>
        </w:rPr>
        <w:pPrChange w:id="4504" w:author="Syahrani Rachmawati Sadino" w:date="2025-01-31T15:00:00Z">
          <w:pPr>
            <w:pStyle w:val="ListParagraph"/>
            <w:spacing w:line="276" w:lineRule="auto"/>
            <w:ind w:left="709"/>
          </w:pPr>
        </w:pPrChange>
      </w:pPr>
    </w:p>
    <w:p w14:paraId="517CC226" w14:textId="4A098890" w:rsidR="0071585B" w:rsidRPr="00922713" w:rsidDel="00F87C6A" w:rsidRDefault="0071585B">
      <w:pPr>
        <w:spacing w:line="276" w:lineRule="auto"/>
        <w:rPr>
          <w:del w:id="4505" w:author="Syahrani Rachmawati Sadino" w:date="2025-01-31T12:08:00Z"/>
          <w:rFonts w:ascii="Arial" w:hAnsi="Arial" w:cs="Arial"/>
          <w:b/>
          <w:sz w:val="22"/>
          <w:szCs w:val="22"/>
          <w:lang w:val="sv-SE"/>
          <w:rPrChange w:id="4506" w:author="Syahrani Rachmawati Sadino" w:date="2025-01-31T14:35:00Z">
            <w:rPr>
              <w:del w:id="4507" w:author="Syahrani Rachmawati Sadino" w:date="2025-01-31T12:08:00Z"/>
              <w:b/>
              <w:lang w:val="sv-SE"/>
            </w:rPr>
          </w:rPrChange>
        </w:rPr>
        <w:pPrChange w:id="4508" w:author="Syahrani Rachmawati Sadino" w:date="2025-01-31T15:00:00Z">
          <w:pPr>
            <w:pStyle w:val="ListParagraph"/>
            <w:spacing w:line="276" w:lineRule="auto"/>
            <w:ind w:left="709"/>
          </w:pPr>
        </w:pPrChange>
      </w:pPr>
    </w:p>
    <w:p w14:paraId="5202A36E" w14:textId="371CB8B6" w:rsidR="0071585B" w:rsidRPr="00922713" w:rsidDel="00F87C6A" w:rsidRDefault="0071585B">
      <w:pPr>
        <w:spacing w:line="276" w:lineRule="auto"/>
        <w:rPr>
          <w:del w:id="4509" w:author="Syahrani Rachmawati Sadino" w:date="2025-01-31T12:08:00Z"/>
          <w:rFonts w:ascii="Arial" w:hAnsi="Arial" w:cs="Arial"/>
          <w:b/>
          <w:sz w:val="22"/>
          <w:szCs w:val="22"/>
          <w:lang w:val="sv-SE"/>
          <w:rPrChange w:id="4510" w:author="Syahrani Rachmawati Sadino" w:date="2025-01-31T14:35:00Z">
            <w:rPr>
              <w:del w:id="4511" w:author="Syahrani Rachmawati Sadino" w:date="2025-01-31T12:08:00Z"/>
              <w:b/>
              <w:lang w:val="sv-SE"/>
            </w:rPr>
          </w:rPrChange>
        </w:rPr>
        <w:pPrChange w:id="4512" w:author="Syahrani Rachmawati Sadino" w:date="2025-01-31T15:00:00Z">
          <w:pPr>
            <w:pStyle w:val="ListParagraph"/>
            <w:spacing w:line="276" w:lineRule="auto"/>
            <w:ind w:left="709"/>
          </w:pPr>
        </w:pPrChange>
      </w:pPr>
      <w:del w:id="4513" w:author="Syahrani Rachmawati Sadino" w:date="2025-01-31T12:08:00Z">
        <w:r w:rsidRPr="00922713" w:rsidDel="00F87C6A">
          <w:rPr>
            <w:rFonts w:ascii="Arial" w:hAnsi="Arial" w:cs="Arial"/>
            <w:b/>
            <w:sz w:val="22"/>
            <w:szCs w:val="22"/>
            <w:rPrChange w:id="4514" w:author="Syahrani Rachmawati Sadino" w:date="2025-01-31T14:35:00Z">
              <w:rPr>
                <w:b/>
              </w:rPr>
            </w:rPrChange>
          </w:rPr>
          <w:drawing>
            <wp:inline distT="0" distB="0" distL="0" distR="0" wp14:anchorId="7565C403" wp14:editId="5C1D9CE1">
              <wp:extent cx="4322445" cy="2700655"/>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22445" cy="2700655"/>
                      </a:xfrm>
                      <a:prstGeom prst="rect">
                        <a:avLst/>
                      </a:prstGeom>
                      <a:noFill/>
                    </pic:spPr>
                  </pic:pic>
                </a:graphicData>
              </a:graphic>
            </wp:inline>
          </w:drawing>
        </w:r>
      </w:del>
    </w:p>
    <w:p w14:paraId="16BF3E58" w14:textId="7F901283" w:rsidR="0071585B" w:rsidRPr="00922713" w:rsidDel="00F87C6A" w:rsidRDefault="0071585B">
      <w:pPr>
        <w:spacing w:line="276" w:lineRule="auto"/>
        <w:ind w:firstLine="630"/>
        <w:rPr>
          <w:del w:id="4515" w:author="Syahrani Rachmawati Sadino" w:date="2025-01-31T12:08:00Z"/>
          <w:rFonts w:ascii="Arial" w:hAnsi="Arial" w:cs="Arial"/>
          <w:sz w:val="22"/>
          <w:szCs w:val="22"/>
          <w:lang w:val="sv-SE" w:eastAsia="x-none"/>
          <w:rPrChange w:id="4516" w:author="Syahrani Rachmawati Sadino" w:date="2025-01-31T14:35:00Z">
            <w:rPr>
              <w:del w:id="4517" w:author="Syahrani Rachmawati Sadino" w:date="2025-01-31T12:08:00Z"/>
              <w:lang w:val="sv-SE" w:eastAsia="x-none"/>
            </w:rPr>
          </w:rPrChange>
        </w:rPr>
        <w:pPrChange w:id="4518" w:author="Syahrani Rachmawati Sadino" w:date="2025-01-31T15:00:00Z">
          <w:pPr>
            <w:ind w:firstLine="630"/>
          </w:pPr>
        </w:pPrChange>
      </w:pPr>
      <w:del w:id="4519" w:author="Syahrani Rachmawati Sadino" w:date="2025-01-31T12:08:00Z">
        <w:r w:rsidRPr="00922713" w:rsidDel="00F87C6A">
          <w:rPr>
            <w:rFonts w:ascii="Arial" w:hAnsi="Arial" w:cs="Arial"/>
            <w:sz w:val="22"/>
            <w:szCs w:val="22"/>
            <w:rPrChange w:id="4520" w:author="Syahrani Rachmawati Sadino" w:date="2025-01-31T14:35:00Z">
              <w:rPr/>
            </w:rPrChange>
          </w:rPr>
          <w:drawing>
            <wp:inline distT="0" distB="0" distL="0" distR="0" wp14:anchorId="6E70BD3C" wp14:editId="132819B2">
              <wp:extent cx="4322445" cy="265811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22445" cy="2658110"/>
                      </a:xfrm>
                      <a:prstGeom prst="rect">
                        <a:avLst/>
                      </a:prstGeom>
                      <a:noFill/>
                    </pic:spPr>
                  </pic:pic>
                </a:graphicData>
              </a:graphic>
            </wp:inline>
          </w:drawing>
        </w:r>
      </w:del>
    </w:p>
    <w:p w14:paraId="29F49146" w14:textId="2021F3B6" w:rsidR="0071585B" w:rsidRPr="00922713" w:rsidDel="00F87C6A" w:rsidRDefault="0071585B">
      <w:pPr>
        <w:spacing w:line="276" w:lineRule="auto"/>
        <w:ind w:firstLine="540"/>
        <w:rPr>
          <w:del w:id="4521" w:author="Syahrani Rachmawati Sadino" w:date="2025-01-31T12:08:00Z"/>
          <w:rFonts w:ascii="Arial" w:hAnsi="Arial" w:cs="Arial"/>
          <w:sz w:val="22"/>
          <w:szCs w:val="22"/>
          <w:lang w:val="sv-SE" w:eastAsia="x-none"/>
          <w:rPrChange w:id="4522" w:author="Syahrani Rachmawati Sadino" w:date="2025-01-31T14:35:00Z">
            <w:rPr>
              <w:del w:id="4523" w:author="Syahrani Rachmawati Sadino" w:date="2025-01-31T12:08:00Z"/>
              <w:lang w:val="sv-SE" w:eastAsia="x-none"/>
            </w:rPr>
          </w:rPrChange>
        </w:rPr>
        <w:pPrChange w:id="4524" w:author="Syahrani Rachmawati Sadino" w:date="2025-01-31T15:00:00Z">
          <w:pPr>
            <w:ind w:firstLine="540"/>
          </w:pPr>
        </w:pPrChange>
      </w:pPr>
    </w:p>
    <w:p w14:paraId="051F9698" w14:textId="0384ECAA" w:rsidR="0071585B" w:rsidRPr="00922713" w:rsidDel="00F87C6A" w:rsidRDefault="0071585B">
      <w:pPr>
        <w:spacing w:line="276" w:lineRule="auto"/>
        <w:rPr>
          <w:del w:id="4525" w:author="Syahrani Rachmawati Sadino" w:date="2025-01-31T12:08:00Z"/>
          <w:rFonts w:ascii="Arial" w:hAnsi="Arial" w:cs="Arial"/>
          <w:sz w:val="22"/>
          <w:szCs w:val="22"/>
          <w:lang w:val="sv-SE" w:eastAsia="x-none"/>
          <w:rPrChange w:id="4526" w:author="Syahrani Rachmawati Sadino" w:date="2025-01-31T14:35:00Z">
            <w:rPr>
              <w:del w:id="4527" w:author="Syahrani Rachmawati Sadino" w:date="2025-01-31T12:08:00Z"/>
              <w:lang w:val="sv-SE" w:eastAsia="x-none"/>
            </w:rPr>
          </w:rPrChange>
        </w:rPr>
        <w:pPrChange w:id="4528" w:author="Syahrani Rachmawati Sadino" w:date="2025-01-31T15:00:00Z">
          <w:pPr/>
        </w:pPrChange>
      </w:pPr>
      <w:del w:id="4529" w:author="Syahrani Rachmawati Sadino" w:date="2025-01-31T12:08:00Z">
        <w:r w:rsidRPr="00922713" w:rsidDel="00F87C6A">
          <w:rPr>
            <w:rFonts w:ascii="Arial" w:hAnsi="Arial" w:cs="Arial"/>
            <w:sz w:val="22"/>
            <w:szCs w:val="22"/>
            <w:lang w:val="sv-SE" w:eastAsia="x-none"/>
            <w:rPrChange w:id="4530" w:author="Syahrani Rachmawati Sadino" w:date="2025-01-31T14:35:00Z">
              <w:rPr>
                <w:lang w:val="sv-SE" w:eastAsia="x-none"/>
              </w:rPr>
            </w:rPrChange>
          </w:rPr>
          <w:br w:type="page"/>
        </w:r>
      </w:del>
    </w:p>
    <w:p w14:paraId="6234E12E" w14:textId="1DAB63EB" w:rsidR="0071585B" w:rsidRPr="00922713" w:rsidDel="00F87C6A" w:rsidRDefault="0071585B">
      <w:pPr>
        <w:spacing w:line="276" w:lineRule="auto"/>
        <w:rPr>
          <w:del w:id="4531" w:author="Syahrani Rachmawati Sadino" w:date="2025-01-31T12:08:00Z"/>
          <w:rFonts w:ascii="Arial" w:hAnsi="Arial" w:cs="Arial"/>
          <w:sz w:val="22"/>
          <w:szCs w:val="22"/>
          <w:lang w:val="sv-SE" w:eastAsia="x-none"/>
          <w:rPrChange w:id="4532" w:author="Syahrani Rachmawati Sadino" w:date="2025-01-31T14:35:00Z">
            <w:rPr>
              <w:del w:id="4533" w:author="Syahrani Rachmawati Sadino" w:date="2025-01-31T12:08:00Z"/>
              <w:lang w:val="sv-SE" w:eastAsia="x-none"/>
            </w:rPr>
          </w:rPrChange>
        </w:rPr>
        <w:pPrChange w:id="4534" w:author="Syahrani Rachmawati Sadino" w:date="2025-01-31T15:00:00Z">
          <w:pPr>
            <w:ind w:firstLine="810"/>
          </w:pPr>
        </w:pPrChange>
      </w:pPr>
      <w:del w:id="4535" w:author="Syahrani Rachmawati Sadino" w:date="2025-01-31T12:08:00Z">
        <w:r w:rsidRPr="00922713" w:rsidDel="00F87C6A">
          <w:rPr>
            <w:rFonts w:ascii="Arial" w:hAnsi="Arial" w:cs="Arial"/>
            <w:sz w:val="22"/>
            <w:szCs w:val="22"/>
            <w:rPrChange w:id="4536" w:author="Syahrani Rachmawati Sadino" w:date="2025-01-31T14:35:00Z">
              <w:rPr/>
            </w:rPrChange>
          </w:rPr>
          <w:drawing>
            <wp:inline distT="0" distB="0" distL="0" distR="0" wp14:anchorId="385A16F8" wp14:editId="371F5777">
              <wp:extent cx="4316095" cy="2627630"/>
              <wp:effectExtent l="0" t="0" r="825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16095" cy="2627630"/>
                      </a:xfrm>
                      <a:prstGeom prst="rect">
                        <a:avLst/>
                      </a:prstGeom>
                      <a:noFill/>
                    </pic:spPr>
                  </pic:pic>
                </a:graphicData>
              </a:graphic>
            </wp:inline>
          </w:drawing>
        </w:r>
      </w:del>
    </w:p>
    <w:p w14:paraId="69BCDC23" w14:textId="0095A2E1" w:rsidR="0071585B" w:rsidRPr="00922713" w:rsidDel="00F87C6A" w:rsidRDefault="0071585B">
      <w:pPr>
        <w:spacing w:line="276" w:lineRule="auto"/>
        <w:rPr>
          <w:del w:id="4537" w:author="Syahrani Rachmawati Sadino" w:date="2025-01-31T12:08:00Z"/>
          <w:rFonts w:ascii="Arial" w:hAnsi="Arial" w:cs="Arial"/>
          <w:sz w:val="22"/>
          <w:szCs w:val="22"/>
          <w:lang w:val="sv-SE" w:eastAsia="x-none"/>
          <w:rPrChange w:id="4538" w:author="Syahrani Rachmawati Sadino" w:date="2025-01-31T14:35:00Z">
            <w:rPr>
              <w:del w:id="4539" w:author="Syahrani Rachmawati Sadino" w:date="2025-01-31T12:08:00Z"/>
              <w:lang w:val="sv-SE" w:eastAsia="x-none"/>
            </w:rPr>
          </w:rPrChange>
        </w:rPr>
        <w:pPrChange w:id="4540" w:author="Syahrani Rachmawati Sadino" w:date="2025-01-31T15:00:00Z">
          <w:pPr>
            <w:ind w:firstLine="540"/>
          </w:pPr>
        </w:pPrChange>
      </w:pPr>
    </w:p>
    <w:p w14:paraId="5B168E03" w14:textId="0796497D" w:rsidR="0071585B" w:rsidRPr="00922713" w:rsidDel="00F87C6A" w:rsidRDefault="0071585B">
      <w:pPr>
        <w:spacing w:line="276" w:lineRule="auto"/>
        <w:rPr>
          <w:del w:id="4541" w:author="Syahrani Rachmawati Sadino" w:date="2025-01-31T12:08:00Z"/>
          <w:rFonts w:ascii="Arial" w:hAnsi="Arial" w:cs="Arial"/>
          <w:sz w:val="22"/>
          <w:szCs w:val="22"/>
          <w:lang w:val="sv-SE" w:eastAsia="x-none"/>
          <w:rPrChange w:id="4542" w:author="Syahrani Rachmawati Sadino" w:date="2025-01-31T14:35:00Z">
            <w:rPr>
              <w:del w:id="4543" w:author="Syahrani Rachmawati Sadino" w:date="2025-01-31T12:08:00Z"/>
              <w:lang w:val="sv-SE" w:eastAsia="x-none"/>
            </w:rPr>
          </w:rPrChange>
        </w:rPr>
        <w:pPrChange w:id="4544" w:author="Syahrani Rachmawati Sadino" w:date="2025-01-31T15:00:00Z">
          <w:pPr>
            <w:ind w:firstLine="540"/>
          </w:pPr>
        </w:pPrChange>
      </w:pPr>
    </w:p>
    <w:p w14:paraId="046A799D" w14:textId="00A11F55" w:rsidR="0071585B" w:rsidRPr="00922713" w:rsidDel="00F87C6A" w:rsidRDefault="0071585B">
      <w:pPr>
        <w:spacing w:line="276" w:lineRule="auto"/>
        <w:rPr>
          <w:del w:id="4545" w:author="Syahrani Rachmawati Sadino" w:date="2025-01-31T12:08:00Z"/>
          <w:rFonts w:ascii="Arial" w:hAnsi="Arial" w:cs="Arial"/>
          <w:sz w:val="22"/>
          <w:szCs w:val="22"/>
          <w:lang w:val="sv-SE" w:eastAsia="x-none"/>
          <w:rPrChange w:id="4546" w:author="Syahrani Rachmawati Sadino" w:date="2025-01-31T14:35:00Z">
            <w:rPr>
              <w:del w:id="4547" w:author="Syahrani Rachmawati Sadino" w:date="2025-01-31T12:08:00Z"/>
              <w:lang w:val="sv-SE" w:eastAsia="x-none"/>
            </w:rPr>
          </w:rPrChange>
        </w:rPr>
        <w:pPrChange w:id="4548" w:author="Syahrani Rachmawati Sadino" w:date="2025-01-31T15:00:00Z">
          <w:pPr>
            <w:ind w:firstLine="810"/>
          </w:pPr>
        </w:pPrChange>
      </w:pPr>
      <w:del w:id="4549" w:author="Syahrani Rachmawati Sadino" w:date="2025-01-31T12:08:00Z">
        <w:r w:rsidRPr="00922713" w:rsidDel="00F87C6A">
          <w:rPr>
            <w:rFonts w:ascii="Arial" w:hAnsi="Arial" w:cs="Arial"/>
            <w:sz w:val="22"/>
            <w:szCs w:val="22"/>
            <w:rPrChange w:id="4550" w:author="Syahrani Rachmawati Sadino" w:date="2025-01-31T14:35:00Z">
              <w:rPr/>
            </w:rPrChange>
          </w:rPr>
          <w:drawing>
            <wp:inline distT="0" distB="0" distL="0" distR="0" wp14:anchorId="6C7211B3" wp14:editId="230FAC96">
              <wp:extent cx="4322445" cy="2603500"/>
              <wp:effectExtent l="0" t="0" r="190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22445" cy="2603500"/>
                      </a:xfrm>
                      <a:prstGeom prst="rect">
                        <a:avLst/>
                      </a:prstGeom>
                      <a:noFill/>
                    </pic:spPr>
                  </pic:pic>
                </a:graphicData>
              </a:graphic>
            </wp:inline>
          </w:drawing>
        </w:r>
      </w:del>
    </w:p>
    <w:p w14:paraId="0FA057E1" w14:textId="77777777" w:rsidR="0071585B" w:rsidRPr="00922713" w:rsidRDefault="0071585B">
      <w:pPr>
        <w:spacing w:line="276" w:lineRule="auto"/>
        <w:rPr>
          <w:rFonts w:ascii="Arial" w:hAnsi="Arial" w:cs="Arial"/>
          <w:sz w:val="22"/>
          <w:szCs w:val="22"/>
          <w:lang w:val="sv-SE"/>
          <w:rPrChange w:id="4551" w:author="Syahrani Rachmawati Sadino" w:date="2025-01-31T14:35:00Z">
            <w:rPr>
              <w:lang w:val="sv-SE"/>
            </w:rPr>
          </w:rPrChange>
        </w:rPr>
        <w:pPrChange w:id="4552" w:author="Syahrani Rachmawati Sadino" w:date="2025-01-31T15:00:00Z">
          <w:pPr>
            <w:ind w:firstLine="540"/>
          </w:pPr>
        </w:pPrChange>
      </w:pPr>
    </w:p>
    <w:p w14:paraId="066855EA" w14:textId="1F069E5F" w:rsidR="00E77289" w:rsidRPr="00922713" w:rsidRDefault="00E77289">
      <w:pPr>
        <w:pStyle w:val="Heading3"/>
        <w:keepNext w:val="0"/>
        <w:numPr>
          <w:ilvl w:val="0"/>
          <w:numId w:val="70"/>
        </w:numPr>
        <w:spacing w:before="0" w:after="0" w:line="276" w:lineRule="auto"/>
        <w:ind w:left="426" w:right="-245" w:hanging="426"/>
        <w:rPr>
          <w:rFonts w:ascii="Arial" w:hAnsi="Arial" w:cs="Arial"/>
          <w:sz w:val="22"/>
          <w:szCs w:val="22"/>
          <w:lang w:val="sv-SE"/>
          <w:rPrChange w:id="4553"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sv-SE"/>
          <w:rPrChange w:id="4554" w:author="Syahrani Rachmawati Sadino" w:date="2025-01-31T14:35:00Z">
            <w:rPr>
              <w:rFonts w:asciiTheme="minorBidi" w:hAnsiTheme="minorBidi" w:cstheme="minorBidi"/>
              <w:sz w:val="22"/>
              <w:szCs w:val="22"/>
              <w:lang w:val="sv-SE"/>
            </w:rPr>
          </w:rPrChange>
        </w:rPr>
        <w:t>PELAYANAN KESEHATAN</w:t>
      </w:r>
    </w:p>
    <w:p w14:paraId="6BB49DEA" w14:textId="77777777" w:rsidR="00E77289" w:rsidRPr="00922713" w:rsidRDefault="00E77289">
      <w:pPr>
        <w:numPr>
          <w:ilvl w:val="2"/>
          <w:numId w:val="33"/>
        </w:numPr>
        <w:spacing w:line="276" w:lineRule="auto"/>
        <w:ind w:left="851" w:hanging="425"/>
        <w:jc w:val="both"/>
        <w:rPr>
          <w:rFonts w:ascii="Arial" w:hAnsi="Arial" w:cs="Arial"/>
          <w:b/>
          <w:bCs/>
          <w:sz w:val="22"/>
          <w:szCs w:val="22"/>
          <w:lang w:val="sv-SE"/>
          <w:rPrChange w:id="4555" w:author="Syahrani Rachmawati Sadino" w:date="2025-01-31T14:35:00Z">
            <w:rPr>
              <w:rFonts w:asciiTheme="minorBidi" w:hAnsiTheme="minorBidi" w:cstheme="minorBidi"/>
              <w:b/>
              <w:bCs/>
              <w:sz w:val="22"/>
              <w:szCs w:val="22"/>
              <w:lang w:val="sv-SE"/>
            </w:rPr>
          </w:rPrChange>
        </w:rPr>
      </w:pPr>
      <w:r w:rsidRPr="00922713">
        <w:rPr>
          <w:rFonts w:ascii="Arial" w:hAnsi="Arial" w:cs="Arial"/>
          <w:b/>
          <w:bCs/>
          <w:sz w:val="22"/>
          <w:szCs w:val="22"/>
          <w:lang w:val="sv-SE"/>
          <w:rPrChange w:id="4556" w:author="Syahrani Rachmawati Sadino" w:date="2025-01-31T14:35:00Z">
            <w:rPr>
              <w:rFonts w:asciiTheme="minorBidi" w:hAnsiTheme="minorBidi" w:cstheme="minorBidi"/>
              <w:b/>
              <w:bCs/>
              <w:sz w:val="22"/>
              <w:szCs w:val="22"/>
              <w:lang w:val="sv-SE"/>
            </w:rPr>
          </w:rPrChange>
        </w:rPr>
        <w:t>Ruang Lingkup Pelayanan</w:t>
      </w:r>
    </w:p>
    <w:p w14:paraId="2693405A" w14:textId="38C9C432" w:rsidR="00E77289" w:rsidRPr="00922713" w:rsidRDefault="00E77289">
      <w:pPr>
        <w:spacing w:line="276" w:lineRule="auto"/>
        <w:ind w:left="851"/>
        <w:jc w:val="both"/>
        <w:rPr>
          <w:rFonts w:ascii="Arial" w:hAnsi="Arial" w:cs="Arial"/>
          <w:sz w:val="22"/>
          <w:szCs w:val="22"/>
          <w:lang w:val="id-ID"/>
          <w:rPrChange w:id="4557" w:author="Syahrani Rachmawati Sadino" w:date="2025-01-31T14:35:00Z">
            <w:rPr>
              <w:rFonts w:asciiTheme="minorBidi" w:hAnsiTheme="minorBidi" w:cstheme="minorBidi"/>
              <w:sz w:val="22"/>
              <w:szCs w:val="22"/>
              <w:lang w:val="id-ID"/>
            </w:rPr>
          </w:rPrChange>
        </w:rPr>
      </w:pPr>
      <w:r w:rsidRPr="00922713">
        <w:rPr>
          <w:rFonts w:ascii="Arial" w:hAnsi="Arial" w:cs="Arial"/>
          <w:sz w:val="22"/>
          <w:szCs w:val="22"/>
          <w:lang w:val="sv-SE"/>
          <w:rPrChange w:id="4558" w:author="Syahrani Rachmawati Sadino" w:date="2025-01-31T14:35:00Z">
            <w:rPr>
              <w:rFonts w:asciiTheme="minorBidi" w:hAnsiTheme="minorBidi" w:cstheme="minorBidi"/>
              <w:sz w:val="22"/>
              <w:szCs w:val="22"/>
              <w:lang w:val="sv-SE"/>
            </w:rPr>
          </w:rPrChange>
        </w:rPr>
        <w:t xml:space="preserve">Ruang Lingkup Pelayanan </w:t>
      </w:r>
      <w:r w:rsidRPr="00922713">
        <w:rPr>
          <w:rFonts w:ascii="Arial" w:hAnsi="Arial" w:cs="Arial"/>
          <w:sz w:val="22"/>
          <w:szCs w:val="22"/>
          <w:lang w:val="id-ID"/>
          <w:rPrChange w:id="4559" w:author="Syahrani Rachmawati Sadino" w:date="2025-01-31T14:35:00Z">
            <w:rPr>
              <w:rFonts w:asciiTheme="minorBidi" w:hAnsiTheme="minorBidi" w:cstheme="minorBidi"/>
              <w:sz w:val="22"/>
              <w:szCs w:val="22"/>
              <w:lang w:val="id-ID"/>
            </w:rPr>
          </w:rPrChange>
        </w:rPr>
        <w:t xml:space="preserve">di </w:t>
      </w:r>
      <w:r w:rsidRPr="00922713">
        <w:rPr>
          <w:rFonts w:ascii="Arial" w:hAnsi="Arial" w:cs="Arial"/>
          <w:sz w:val="22"/>
          <w:szCs w:val="22"/>
          <w:rPrChange w:id="4560" w:author="Syahrani Rachmawati Sadino" w:date="2025-01-31T14:35:00Z">
            <w:rPr>
              <w:rFonts w:asciiTheme="minorBidi" w:hAnsiTheme="minorBidi" w:cstheme="minorBidi"/>
              <w:sz w:val="22"/>
              <w:szCs w:val="22"/>
            </w:rPr>
          </w:rPrChange>
        </w:rPr>
        <w:t>Provider</w:t>
      </w:r>
      <w:r w:rsidRPr="00922713">
        <w:rPr>
          <w:rFonts w:ascii="Arial" w:hAnsi="Arial" w:cs="Arial"/>
          <w:sz w:val="22"/>
          <w:szCs w:val="22"/>
          <w:lang w:val="id-ID"/>
          <w:rPrChange w:id="4561" w:author="Syahrani Rachmawati Sadino" w:date="2025-01-31T14:35:00Z">
            <w:rPr>
              <w:rFonts w:asciiTheme="minorBidi" w:hAnsiTheme="minorBidi" w:cstheme="minorBidi"/>
              <w:sz w:val="22"/>
              <w:szCs w:val="22"/>
              <w:lang w:val="id-ID"/>
            </w:rPr>
          </w:rPrChange>
        </w:rPr>
        <w:t xml:space="preserve"> </w:t>
      </w:r>
      <w:r w:rsidRPr="00922713">
        <w:rPr>
          <w:rFonts w:ascii="Arial" w:hAnsi="Arial" w:cs="Arial"/>
          <w:sz w:val="22"/>
          <w:szCs w:val="22"/>
          <w:lang w:val="sv-SE"/>
          <w:rPrChange w:id="4562" w:author="Syahrani Rachmawati Sadino" w:date="2025-01-31T14:35:00Z">
            <w:rPr>
              <w:rFonts w:asciiTheme="minorBidi" w:hAnsiTheme="minorBidi" w:cstheme="minorBidi"/>
              <w:sz w:val="22"/>
              <w:szCs w:val="22"/>
              <w:lang w:val="sv-SE"/>
            </w:rPr>
          </w:rPrChange>
        </w:rPr>
        <w:t>terdiri atas</w:t>
      </w:r>
      <w:r w:rsidR="005D130D" w:rsidRPr="00922713">
        <w:rPr>
          <w:rFonts w:ascii="Arial" w:hAnsi="Arial" w:cs="Arial"/>
          <w:sz w:val="22"/>
          <w:szCs w:val="22"/>
          <w:lang w:val="sv-SE"/>
          <w:rPrChange w:id="4563" w:author="Syahrani Rachmawati Sadino" w:date="2025-01-31T14:35:00Z">
            <w:rPr>
              <w:rFonts w:asciiTheme="minorBidi" w:hAnsiTheme="minorBidi" w:cstheme="minorBidi"/>
              <w:sz w:val="22"/>
              <w:szCs w:val="22"/>
              <w:lang w:val="sv-SE"/>
            </w:rPr>
          </w:rPrChange>
        </w:rPr>
        <w:t>:</w:t>
      </w:r>
    </w:p>
    <w:p w14:paraId="7A189269" w14:textId="11439EE3" w:rsidR="002E5FAA" w:rsidRPr="00922713" w:rsidRDefault="00E77289">
      <w:pPr>
        <w:numPr>
          <w:ilvl w:val="1"/>
          <w:numId w:val="36"/>
        </w:numPr>
        <w:tabs>
          <w:tab w:val="clear" w:pos="1440"/>
        </w:tabs>
        <w:spacing w:line="276" w:lineRule="auto"/>
        <w:ind w:left="1276" w:hanging="425"/>
        <w:jc w:val="both"/>
        <w:rPr>
          <w:rFonts w:ascii="Arial" w:hAnsi="Arial" w:cs="Arial"/>
          <w:sz w:val="22"/>
          <w:szCs w:val="22"/>
          <w:lang w:val="fi-FI"/>
          <w:rPrChange w:id="4564" w:author="Syahrani Rachmawati Sadino" w:date="2025-01-31T14:35:00Z">
            <w:rPr>
              <w:rFonts w:asciiTheme="minorBidi" w:hAnsiTheme="minorBidi" w:cstheme="minorBidi"/>
              <w:sz w:val="22"/>
              <w:szCs w:val="22"/>
              <w:lang w:val="fi-FI"/>
            </w:rPr>
          </w:rPrChange>
        </w:rPr>
        <w:pPrChange w:id="4565" w:author="Syahrani Rachmawati Sadino" w:date="2025-01-31T15:00:00Z">
          <w:pPr>
            <w:numPr>
              <w:ilvl w:val="1"/>
              <w:numId w:val="36"/>
            </w:numPr>
            <w:tabs>
              <w:tab w:val="num" w:pos="1440"/>
            </w:tabs>
            <w:spacing w:line="276" w:lineRule="auto"/>
            <w:ind w:left="1276" w:hanging="425"/>
            <w:jc w:val="both"/>
          </w:pPr>
        </w:pPrChange>
      </w:pPr>
      <w:r w:rsidRPr="00922713">
        <w:rPr>
          <w:rFonts w:ascii="Arial" w:hAnsi="Arial" w:cs="Arial"/>
          <w:sz w:val="22"/>
          <w:szCs w:val="22"/>
          <w:lang w:val="fi-FI"/>
          <w:rPrChange w:id="4566" w:author="Syahrani Rachmawati Sadino" w:date="2025-01-31T14:35:00Z">
            <w:rPr>
              <w:rFonts w:asciiTheme="minorBidi" w:hAnsiTheme="minorBidi" w:cstheme="minorBidi"/>
              <w:sz w:val="22"/>
              <w:szCs w:val="22"/>
              <w:lang w:val="fi-FI"/>
            </w:rPr>
          </w:rPrChange>
        </w:rPr>
        <w:t xml:space="preserve">Rawat Jalan </w:t>
      </w:r>
      <w:r w:rsidR="005E54ED" w:rsidRPr="00922713">
        <w:rPr>
          <w:rFonts w:ascii="Arial" w:hAnsi="Arial" w:cs="Arial"/>
          <w:sz w:val="22"/>
          <w:szCs w:val="22"/>
          <w:lang w:val="fi-FI"/>
          <w:rPrChange w:id="4567" w:author="Syahrani Rachmawati Sadino" w:date="2025-01-31T14:35:00Z">
            <w:rPr>
              <w:rFonts w:asciiTheme="minorBidi" w:hAnsiTheme="minorBidi" w:cstheme="minorBidi"/>
              <w:sz w:val="22"/>
              <w:szCs w:val="22"/>
              <w:lang w:val="fi-FI"/>
            </w:rPr>
          </w:rPrChange>
        </w:rPr>
        <w:t xml:space="preserve">Tingkat </w:t>
      </w:r>
      <w:r w:rsidRPr="00922713">
        <w:rPr>
          <w:rFonts w:ascii="Arial" w:hAnsi="Arial" w:cs="Arial"/>
          <w:sz w:val="22"/>
          <w:szCs w:val="22"/>
          <w:lang w:val="fi-FI"/>
          <w:rPrChange w:id="4568" w:author="Syahrani Rachmawati Sadino" w:date="2025-01-31T14:35:00Z">
            <w:rPr>
              <w:rFonts w:asciiTheme="minorBidi" w:hAnsiTheme="minorBidi" w:cstheme="minorBidi"/>
              <w:sz w:val="22"/>
              <w:szCs w:val="22"/>
              <w:lang w:val="fi-FI"/>
            </w:rPr>
          </w:rPrChange>
        </w:rPr>
        <w:t>Pertama (RJ</w:t>
      </w:r>
      <w:r w:rsidR="005E54ED" w:rsidRPr="00922713">
        <w:rPr>
          <w:rFonts w:ascii="Arial" w:hAnsi="Arial" w:cs="Arial"/>
          <w:sz w:val="22"/>
          <w:szCs w:val="22"/>
          <w:lang w:val="fi-FI"/>
          <w:rPrChange w:id="4569" w:author="Syahrani Rachmawati Sadino" w:date="2025-01-31T14:35:00Z">
            <w:rPr>
              <w:rFonts w:asciiTheme="minorBidi" w:hAnsiTheme="minorBidi" w:cstheme="minorBidi"/>
              <w:sz w:val="22"/>
              <w:szCs w:val="22"/>
              <w:lang w:val="fi-FI"/>
            </w:rPr>
          </w:rPrChange>
        </w:rPr>
        <w:t>T</w:t>
      </w:r>
      <w:r w:rsidRPr="00922713">
        <w:rPr>
          <w:rFonts w:ascii="Arial" w:hAnsi="Arial" w:cs="Arial"/>
          <w:sz w:val="22"/>
          <w:szCs w:val="22"/>
          <w:lang w:val="fi-FI"/>
          <w:rPrChange w:id="4570" w:author="Syahrani Rachmawati Sadino" w:date="2025-01-31T14:35:00Z">
            <w:rPr>
              <w:rFonts w:asciiTheme="minorBidi" w:hAnsiTheme="minorBidi" w:cstheme="minorBidi"/>
              <w:sz w:val="22"/>
              <w:szCs w:val="22"/>
              <w:lang w:val="fi-FI"/>
            </w:rPr>
          </w:rPrChange>
        </w:rPr>
        <w:t>P)</w:t>
      </w:r>
      <w:r w:rsidR="005D130D" w:rsidRPr="00922713">
        <w:rPr>
          <w:rFonts w:ascii="Arial" w:hAnsi="Arial" w:cs="Arial"/>
          <w:sz w:val="22"/>
          <w:szCs w:val="22"/>
          <w:lang w:val="fi-FI"/>
          <w:rPrChange w:id="4571" w:author="Syahrani Rachmawati Sadino" w:date="2025-01-31T14:35:00Z">
            <w:rPr>
              <w:rFonts w:asciiTheme="minorBidi" w:hAnsiTheme="minorBidi" w:cstheme="minorBidi"/>
              <w:sz w:val="22"/>
              <w:szCs w:val="22"/>
              <w:lang w:val="fi-FI"/>
            </w:rPr>
          </w:rPrChange>
        </w:rPr>
        <w:t>.</w:t>
      </w:r>
    </w:p>
    <w:p w14:paraId="1BB5BE8F" w14:textId="45CB7B54" w:rsidR="00E77289" w:rsidRPr="00922713" w:rsidRDefault="00E77289">
      <w:pPr>
        <w:numPr>
          <w:ilvl w:val="1"/>
          <w:numId w:val="36"/>
        </w:numPr>
        <w:tabs>
          <w:tab w:val="clear" w:pos="1440"/>
        </w:tabs>
        <w:spacing w:line="276" w:lineRule="auto"/>
        <w:ind w:left="1276" w:hanging="425"/>
        <w:jc w:val="both"/>
        <w:rPr>
          <w:rFonts w:ascii="Arial" w:hAnsi="Arial" w:cs="Arial"/>
          <w:sz w:val="22"/>
          <w:szCs w:val="22"/>
          <w:rPrChange w:id="4572" w:author="Syahrani Rachmawati Sadino" w:date="2025-01-31T14:35:00Z">
            <w:rPr>
              <w:rFonts w:asciiTheme="minorBidi" w:hAnsiTheme="minorBidi" w:cstheme="minorBidi"/>
              <w:sz w:val="22"/>
              <w:szCs w:val="22"/>
            </w:rPr>
          </w:rPrChange>
        </w:rPr>
        <w:pPrChange w:id="4573" w:author="Syahrani Rachmawati Sadino" w:date="2025-01-31T15:00:00Z">
          <w:pPr>
            <w:numPr>
              <w:ilvl w:val="1"/>
              <w:numId w:val="36"/>
            </w:numPr>
            <w:tabs>
              <w:tab w:val="num" w:pos="1440"/>
            </w:tabs>
            <w:spacing w:line="276" w:lineRule="auto"/>
            <w:ind w:left="1276" w:hanging="425"/>
            <w:jc w:val="both"/>
          </w:pPr>
        </w:pPrChange>
      </w:pPr>
      <w:r w:rsidRPr="00922713">
        <w:rPr>
          <w:rFonts w:ascii="Arial" w:hAnsi="Arial" w:cs="Arial"/>
          <w:sz w:val="22"/>
          <w:szCs w:val="22"/>
          <w:lang w:val="id-ID"/>
          <w:rPrChange w:id="4574" w:author="Syahrani Rachmawati Sadino" w:date="2025-01-31T14:35:00Z">
            <w:rPr>
              <w:rFonts w:asciiTheme="minorBidi" w:hAnsiTheme="minorBidi" w:cstheme="minorBidi"/>
              <w:sz w:val="22"/>
              <w:szCs w:val="22"/>
              <w:lang w:val="id-ID"/>
            </w:rPr>
          </w:rPrChange>
        </w:rPr>
        <w:t>Pelayanan Obat-obatan</w:t>
      </w:r>
      <w:r w:rsidR="005D130D" w:rsidRPr="00922713">
        <w:rPr>
          <w:rFonts w:ascii="Arial" w:hAnsi="Arial" w:cs="Arial"/>
          <w:sz w:val="22"/>
          <w:szCs w:val="22"/>
          <w:rPrChange w:id="4575" w:author="Syahrani Rachmawati Sadino" w:date="2025-01-31T14:35:00Z">
            <w:rPr>
              <w:rFonts w:asciiTheme="minorBidi" w:hAnsiTheme="minorBidi" w:cstheme="minorBidi"/>
              <w:sz w:val="22"/>
              <w:szCs w:val="22"/>
            </w:rPr>
          </w:rPrChange>
        </w:rPr>
        <w:t>.</w:t>
      </w:r>
    </w:p>
    <w:p w14:paraId="265C2388" w14:textId="45565B76" w:rsidR="00E77289" w:rsidRPr="00922713" w:rsidDel="00C33BCA" w:rsidRDefault="00E77289">
      <w:pPr>
        <w:numPr>
          <w:ilvl w:val="1"/>
          <w:numId w:val="36"/>
        </w:numPr>
        <w:tabs>
          <w:tab w:val="clear" w:pos="1440"/>
        </w:tabs>
        <w:spacing w:line="276" w:lineRule="auto"/>
        <w:ind w:left="1276" w:hanging="425"/>
        <w:jc w:val="both"/>
        <w:rPr>
          <w:del w:id="4576" w:author="ADMIN" w:date="2025-07-29T11:07:00Z" w16du:dateUtc="2025-07-29T04:07:00Z"/>
          <w:rFonts w:ascii="Arial" w:hAnsi="Arial" w:cs="Arial"/>
          <w:sz w:val="22"/>
          <w:szCs w:val="22"/>
          <w:lang w:val="sv-SE"/>
          <w:rPrChange w:id="4577" w:author="Syahrani Rachmawati Sadino" w:date="2025-01-31T14:35:00Z">
            <w:rPr>
              <w:del w:id="4578" w:author="ADMIN" w:date="2025-07-29T11:07:00Z" w16du:dateUtc="2025-07-29T04:07:00Z"/>
              <w:rFonts w:asciiTheme="minorBidi" w:hAnsiTheme="minorBidi" w:cstheme="minorBidi"/>
              <w:sz w:val="22"/>
              <w:szCs w:val="22"/>
              <w:lang w:val="sv-SE"/>
            </w:rPr>
          </w:rPrChange>
        </w:rPr>
        <w:pPrChange w:id="4579" w:author="Syahrani Rachmawati Sadino" w:date="2025-01-31T15:00:00Z">
          <w:pPr>
            <w:numPr>
              <w:ilvl w:val="1"/>
              <w:numId w:val="36"/>
            </w:numPr>
            <w:tabs>
              <w:tab w:val="num" w:pos="1440"/>
            </w:tabs>
            <w:spacing w:line="276" w:lineRule="auto"/>
            <w:ind w:left="1276" w:hanging="425"/>
            <w:jc w:val="both"/>
          </w:pPr>
        </w:pPrChange>
      </w:pPr>
      <w:del w:id="4580" w:author="ADMIN" w:date="2025-07-29T11:07:00Z" w16du:dateUtc="2025-07-29T04:07:00Z">
        <w:r w:rsidRPr="00922713" w:rsidDel="00C33BCA">
          <w:rPr>
            <w:rFonts w:ascii="Arial" w:hAnsi="Arial" w:cs="Arial"/>
            <w:sz w:val="22"/>
            <w:szCs w:val="22"/>
            <w:lang w:val="sv-SE"/>
            <w:rPrChange w:id="4581" w:author="Syahrani Rachmawati Sadino" w:date="2025-01-31T14:35:00Z">
              <w:rPr>
                <w:rFonts w:asciiTheme="minorBidi" w:hAnsiTheme="minorBidi" w:cstheme="minorBidi"/>
                <w:sz w:val="22"/>
                <w:szCs w:val="22"/>
                <w:lang w:val="sv-SE"/>
              </w:rPr>
            </w:rPrChange>
          </w:rPr>
          <w:delText>Pelayanan Gawat Darurat</w:delText>
        </w:r>
        <w:r w:rsidR="005D130D" w:rsidRPr="00922713" w:rsidDel="00C33BCA">
          <w:rPr>
            <w:rFonts w:ascii="Arial" w:hAnsi="Arial" w:cs="Arial"/>
            <w:sz w:val="22"/>
            <w:szCs w:val="22"/>
            <w:lang w:val="sv-SE"/>
            <w:rPrChange w:id="4582" w:author="Syahrani Rachmawati Sadino" w:date="2025-01-31T14:35:00Z">
              <w:rPr>
                <w:rFonts w:asciiTheme="minorBidi" w:hAnsiTheme="minorBidi" w:cstheme="minorBidi"/>
                <w:sz w:val="22"/>
                <w:szCs w:val="22"/>
                <w:lang w:val="sv-SE"/>
              </w:rPr>
            </w:rPrChange>
          </w:rPr>
          <w:delText>.</w:delText>
        </w:r>
        <w:r w:rsidR="00F86390" w:rsidRPr="00922713" w:rsidDel="00C33BCA">
          <w:rPr>
            <w:rFonts w:ascii="Arial" w:hAnsi="Arial" w:cs="Arial"/>
            <w:sz w:val="22"/>
            <w:szCs w:val="22"/>
            <w:lang w:val="sv-SE"/>
            <w:rPrChange w:id="4583" w:author="Syahrani Rachmawati Sadino" w:date="2025-01-31T14:35:00Z">
              <w:rPr>
                <w:rFonts w:asciiTheme="minorBidi" w:hAnsiTheme="minorBidi" w:cstheme="minorBidi"/>
                <w:sz w:val="22"/>
                <w:szCs w:val="22"/>
                <w:lang w:val="sv-SE"/>
              </w:rPr>
            </w:rPrChange>
          </w:rPr>
          <w:delText xml:space="preserve"> </w:delText>
        </w:r>
        <w:r w:rsidR="00F86390" w:rsidRPr="00922713" w:rsidDel="00C33BCA">
          <w:rPr>
            <w:rFonts w:ascii="Arial" w:hAnsi="Arial" w:cs="Arial"/>
            <w:color w:val="FF0000"/>
            <w:sz w:val="22"/>
            <w:szCs w:val="22"/>
            <w:lang w:val="fi-FI"/>
            <w:rPrChange w:id="4584" w:author="Syahrani Rachmawati Sadino" w:date="2025-01-31T14:35:00Z">
              <w:rPr>
                <w:rFonts w:asciiTheme="minorBidi" w:hAnsiTheme="minorBidi" w:cstheme="minorBidi"/>
                <w:color w:val="FF0000"/>
                <w:sz w:val="22"/>
                <w:szCs w:val="22"/>
                <w:lang w:val="fi-FI"/>
              </w:rPr>
            </w:rPrChange>
          </w:rPr>
          <w:delText>(hapus jika tidak ada)</w:delText>
        </w:r>
      </w:del>
    </w:p>
    <w:p w14:paraId="37CBD8FF" w14:textId="77777777" w:rsidR="00E77289" w:rsidRPr="00922713" w:rsidRDefault="00E77289">
      <w:pPr>
        <w:tabs>
          <w:tab w:val="left" w:pos="397"/>
          <w:tab w:val="left" w:pos="2340"/>
        </w:tabs>
        <w:spacing w:line="276" w:lineRule="auto"/>
        <w:jc w:val="both"/>
        <w:rPr>
          <w:rFonts w:ascii="Arial" w:hAnsi="Arial" w:cs="Arial"/>
          <w:b/>
          <w:bCs/>
          <w:sz w:val="22"/>
          <w:szCs w:val="22"/>
          <w:lang w:val="sv-SE"/>
          <w:rPrChange w:id="4585" w:author="Syahrani Rachmawati Sadino" w:date="2025-01-31T14:35:00Z">
            <w:rPr>
              <w:rFonts w:asciiTheme="minorBidi" w:hAnsiTheme="minorBidi" w:cstheme="minorBidi"/>
              <w:b/>
              <w:bCs/>
              <w:sz w:val="22"/>
              <w:szCs w:val="22"/>
              <w:lang w:val="sv-SE"/>
            </w:rPr>
          </w:rPrChange>
        </w:rPr>
      </w:pPr>
    </w:p>
    <w:p w14:paraId="22507825" w14:textId="77777777" w:rsidR="00E77289" w:rsidRPr="00922713" w:rsidRDefault="00E77289">
      <w:pPr>
        <w:numPr>
          <w:ilvl w:val="2"/>
          <w:numId w:val="33"/>
        </w:numPr>
        <w:spacing w:line="276" w:lineRule="auto"/>
        <w:ind w:left="851" w:hanging="425"/>
        <w:jc w:val="both"/>
        <w:rPr>
          <w:rFonts w:ascii="Arial" w:hAnsi="Arial" w:cs="Arial"/>
          <w:b/>
          <w:bCs/>
          <w:sz w:val="22"/>
          <w:szCs w:val="22"/>
          <w:lang w:val="id-ID"/>
          <w:rPrChange w:id="4586" w:author="Syahrani Rachmawati Sadino" w:date="2025-01-31T14:35:00Z">
            <w:rPr>
              <w:rFonts w:asciiTheme="minorBidi" w:hAnsiTheme="minorBidi" w:cstheme="minorBidi"/>
              <w:b/>
              <w:bCs/>
              <w:sz w:val="22"/>
              <w:szCs w:val="22"/>
              <w:lang w:val="id-ID"/>
            </w:rPr>
          </w:rPrChange>
        </w:rPr>
      </w:pPr>
      <w:r w:rsidRPr="00922713">
        <w:rPr>
          <w:rFonts w:ascii="Arial" w:hAnsi="Arial" w:cs="Arial"/>
          <w:b/>
          <w:bCs/>
          <w:sz w:val="22"/>
          <w:szCs w:val="22"/>
          <w:lang w:val="sv-SE"/>
          <w:rPrChange w:id="4587" w:author="Syahrani Rachmawati Sadino" w:date="2025-01-31T14:35:00Z">
            <w:rPr>
              <w:rFonts w:asciiTheme="minorBidi" w:hAnsiTheme="minorBidi" w:cstheme="minorBidi"/>
              <w:b/>
              <w:bCs/>
              <w:sz w:val="22"/>
              <w:szCs w:val="22"/>
              <w:lang w:val="sv-SE"/>
            </w:rPr>
          </w:rPrChange>
        </w:rPr>
        <w:t>Penjelasan Ruang Lingkup Pelayanan</w:t>
      </w:r>
    </w:p>
    <w:p w14:paraId="08E19A81" w14:textId="3FF024E8" w:rsidR="00255FA6" w:rsidRPr="00922713" w:rsidRDefault="00255FA6">
      <w:pPr>
        <w:numPr>
          <w:ilvl w:val="2"/>
          <w:numId w:val="36"/>
        </w:numPr>
        <w:tabs>
          <w:tab w:val="clear" w:pos="2340"/>
        </w:tabs>
        <w:spacing w:line="276" w:lineRule="auto"/>
        <w:ind w:left="1276" w:hanging="425"/>
        <w:jc w:val="both"/>
        <w:rPr>
          <w:rFonts w:ascii="Arial" w:hAnsi="Arial" w:cs="Arial"/>
          <w:sz w:val="22"/>
          <w:szCs w:val="22"/>
          <w:lang w:val="fi-FI"/>
          <w:rPrChange w:id="4588" w:author="Syahrani Rachmawati Sadino" w:date="2025-01-31T14:35:00Z">
            <w:rPr>
              <w:rFonts w:asciiTheme="minorBidi" w:hAnsiTheme="minorBidi" w:cstheme="minorBidi"/>
              <w:sz w:val="22"/>
              <w:szCs w:val="22"/>
              <w:lang w:val="fi-FI"/>
            </w:rPr>
          </w:rPrChange>
        </w:rPr>
        <w:pPrChange w:id="4589" w:author="Syahrani Rachmawati Sadino" w:date="2025-01-31T15:00:00Z">
          <w:pPr>
            <w:numPr>
              <w:ilvl w:val="2"/>
              <w:numId w:val="36"/>
            </w:numPr>
            <w:tabs>
              <w:tab w:val="num" w:pos="2340"/>
            </w:tabs>
            <w:spacing w:line="276" w:lineRule="auto"/>
            <w:ind w:left="1276" w:hanging="425"/>
            <w:jc w:val="both"/>
          </w:pPr>
        </w:pPrChange>
      </w:pPr>
      <w:r w:rsidRPr="00922713">
        <w:rPr>
          <w:rFonts w:ascii="Arial" w:hAnsi="Arial" w:cs="Arial"/>
          <w:sz w:val="22"/>
          <w:szCs w:val="22"/>
          <w:lang w:val="fi-FI"/>
          <w:rPrChange w:id="4590" w:author="Syahrani Rachmawati Sadino" w:date="2025-01-31T14:35:00Z">
            <w:rPr>
              <w:rFonts w:asciiTheme="minorBidi" w:hAnsiTheme="minorBidi" w:cstheme="minorBidi"/>
              <w:sz w:val="22"/>
              <w:szCs w:val="22"/>
              <w:lang w:val="fi-FI"/>
            </w:rPr>
          </w:rPrChange>
        </w:rPr>
        <w:t xml:space="preserve">Pelayanan Rawat Jalan </w:t>
      </w:r>
      <w:r w:rsidR="005E54ED" w:rsidRPr="00922713">
        <w:rPr>
          <w:rFonts w:ascii="Arial" w:hAnsi="Arial" w:cs="Arial"/>
          <w:sz w:val="22"/>
          <w:szCs w:val="22"/>
          <w:lang w:val="fi-FI"/>
          <w:rPrChange w:id="4591" w:author="Syahrani Rachmawati Sadino" w:date="2025-01-31T14:35:00Z">
            <w:rPr>
              <w:rFonts w:asciiTheme="minorBidi" w:hAnsiTheme="minorBidi" w:cstheme="minorBidi"/>
              <w:sz w:val="22"/>
              <w:szCs w:val="22"/>
              <w:lang w:val="fi-FI"/>
            </w:rPr>
          </w:rPrChange>
        </w:rPr>
        <w:t xml:space="preserve">Tingkat </w:t>
      </w:r>
      <w:r w:rsidRPr="00922713">
        <w:rPr>
          <w:rFonts w:ascii="Arial" w:hAnsi="Arial" w:cs="Arial"/>
          <w:sz w:val="22"/>
          <w:szCs w:val="22"/>
          <w:lang w:val="fi-FI"/>
          <w:rPrChange w:id="4592" w:author="Syahrani Rachmawati Sadino" w:date="2025-01-31T14:35:00Z">
            <w:rPr>
              <w:rFonts w:asciiTheme="minorBidi" w:hAnsiTheme="minorBidi" w:cstheme="minorBidi"/>
              <w:sz w:val="22"/>
              <w:szCs w:val="22"/>
              <w:lang w:val="fi-FI"/>
            </w:rPr>
          </w:rPrChange>
        </w:rPr>
        <w:t>Pertama</w:t>
      </w:r>
      <w:r w:rsidR="005D130D" w:rsidRPr="00922713">
        <w:rPr>
          <w:rFonts w:ascii="Arial" w:hAnsi="Arial" w:cs="Arial"/>
          <w:sz w:val="22"/>
          <w:szCs w:val="22"/>
          <w:lang w:val="fi-FI"/>
          <w:rPrChange w:id="4593" w:author="Syahrani Rachmawati Sadino" w:date="2025-01-31T14:35:00Z">
            <w:rPr>
              <w:rFonts w:asciiTheme="minorBidi" w:hAnsiTheme="minorBidi" w:cstheme="minorBidi"/>
              <w:sz w:val="22"/>
              <w:szCs w:val="22"/>
              <w:lang w:val="fi-FI"/>
            </w:rPr>
          </w:rPrChange>
        </w:rPr>
        <w:t xml:space="preserve"> </w:t>
      </w:r>
      <w:r w:rsidRPr="00922713">
        <w:rPr>
          <w:rFonts w:ascii="Arial" w:hAnsi="Arial" w:cs="Arial"/>
          <w:sz w:val="22"/>
          <w:szCs w:val="22"/>
          <w:lang w:val="fi-FI"/>
          <w:rPrChange w:id="4594" w:author="Syahrani Rachmawati Sadino" w:date="2025-01-31T14:35:00Z">
            <w:rPr>
              <w:rFonts w:asciiTheme="minorBidi" w:hAnsiTheme="minorBidi" w:cstheme="minorBidi"/>
              <w:sz w:val="22"/>
              <w:szCs w:val="22"/>
              <w:lang w:val="fi-FI"/>
            </w:rPr>
          </w:rPrChange>
        </w:rPr>
        <w:t>(RJ</w:t>
      </w:r>
      <w:r w:rsidR="005E54ED" w:rsidRPr="00922713">
        <w:rPr>
          <w:rFonts w:ascii="Arial" w:hAnsi="Arial" w:cs="Arial"/>
          <w:sz w:val="22"/>
          <w:szCs w:val="22"/>
          <w:lang w:val="fi-FI"/>
          <w:rPrChange w:id="4595" w:author="Syahrani Rachmawati Sadino" w:date="2025-01-31T14:35:00Z">
            <w:rPr>
              <w:rFonts w:asciiTheme="minorBidi" w:hAnsiTheme="minorBidi" w:cstheme="minorBidi"/>
              <w:sz w:val="22"/>
              <w:szCs w:val="22"/>
              <w:lang w:val="fi-FI"/>
            </w:rPr>
          </w:rPrChange>
        </w:rPr>
        <w:t>T</w:t>
      </w:r>
      <w:r w:rsidRPr="00922713">
        <w:rPr>
          <w:rFonts w:ascii="Arial" w:hAnsi="Arial" w:cs="Arial"/>
          <w:sz w:val="22"/>
          <w:szCs w:val="22"/>
          <w:lang w:val="fi-FI"/>
          <w:rPrChange w:id="4596" w:author="Syahrani Rachmawati Sadino" w:date="2025-01-31T14:35:00Z">
            <w:rPr>
              <w:rFonts w:asciiTheme="minorBidi" w:hAnsiTheme="minorBidi" w:cstheme="minorBidi"/>
              <w:sz w:val="22"/>
              <w:szCs w:val="22"/>
              <w:lang w:val="fi-FI"/>
            </w:rPr>
          </w:rPrChange>
        </w:rPr>
        <w:t>P)</w:t>
      </w:r>
      <w:r w:rsidR="005D130D" w:rsidRPr="00922713">
        <w:rPr>
          <w:rFonts w:ascii="Arial" w:hAnsi="Arial" w:cs="Arial"/>
          <w:sz w:val="22"/>
          <w:szCs w:val="22"/>
          <w:lang w:val="fi-FI"/>
          <w:rPrChange w:id="4597" w:author="Syahrani Rachmawati Sadino" w:date="2025-01-31T14:35:00Z">
            <w:rPr>
              <w:rFonts w:asciiTheme="minorBidi" w:hAnsiTheme="minorBidi" w:cstheme="minorBidi"/>
              <w:sz w:val="22"/>
              <w:szCs w:val="22"/>
              <w:lang w:val="fi-FI"/>
            </w:rPr>
          </w:rPrChange>
        </w:rPr>
        <w:t>:</w:t>
      </w:r>
      <w:r w:rsidRPr="00922713">
        <w:rPr>
          <w:rFonts w:ascii="Arial" w:hAnsi="Arial" w:cs="Arial"/>
          <w:sz w:val="22"/>
          <w:szCs w:val="22"/>
          <w:lang w:val="id-ID"/>
          <w:rPrChange w:id="4598" w:author="Syahrani Rachmawati Sadino" w:date="2025-01-31T14:35:00Z">
            <w:rPr>
              <w:rFonts w:asciiTheme="minorBidi" w:hAnsiTheme="minorBidi" w:cstheme="minorBidi"/>
              <w:sz w:val="22"/>
              <w:szCs w:val="22"/>
              <w:lang w:val="id-ID"/>
            </w:rPr>
          </w:rPrChange>
        </w:rPr>
        <w:t xml:space="preserve"> </w:t>
      </w:r>
    </w:p>
    <w:p w14:paraId="51F0E9C7" w14:textId="77777777" w:rsidR="00255FA6" w:rsidRPr="00922713" w:rsidRDefault="00255FA6">
      <w:pPr>
        <w:pStyle w:val="ListParagraph"/>
        <w:numPr>
          <w:ilvl w:val="2"/>
          <w:numId w:val="24"/>
        </w:numPr>
        <w:tabs>
          <w:tab w:val="clear" w:pos="1080"/>
        </w:tabs>
        <w:spacing w:line="276" w:lineRule="auto"/>
        <w:ind w:left="1701" w:hanging="425"/>
        <w:rPr>
          <w:rFonts w:ascii="Arial" w:eastAsia="Calibri" w:hAnsi="Arial" w:cs="Arial"/>
          <w:sz w:val="22"/>
          <w:szCs w:val="22"/>
          <w:lang w:val="sv-SE"/>
          <w:rPrChange w:id="4599" w:author="Syahrani Rachmawati Sadino" w:date="2025-01-31T14:35:00Z">
            <w:rPr>
              <w:rFonts w:asciiTheme="minorBidi" w:eastAsia="Calibri" w:hAnsiTheme="minorBidi" w:cstheme="minorBidi"/>
              <w:sz w:val="22"/>
              <w:szCs w:val="22"/>
              <w:lang w:val="sv-SE"/>
            </w:rPr>
          </w:rPrChange>
        </w:rPr>
        <w:pPrChange w:id="4600" w:author="Syahrani Rachmawati Sadino" w:date="2025-01-31T15:00:00Z">
          <w:pPr>
            <w:pStyle w:val="ListParagraph"/>
            <w:numPr>
              <w:ilvl w:val="2"/>
              <w:numId w:val="24"/>
            </w:numPr>
            <w:tabs>
              <w:tab w:val="num" w:pos="1080"/>
            </w:tabs>
            <w:spacing w:line="276" w:lineRule="auto"/>
            <w:ind w:left="1701" w:hanging="425"/>
          </w:pPr>
        </w:pPrChange>
      </w:pPr>
      <w:r w:rsidRPr="00922713">
        <w:rPr>
          <w:rFonts w:ascii="Arial" w:hAnsi="Arial" w:cs="Arial"/>
          <w:sz w:val="22"/>
          <w:szCs w:val="22"/>
          <w:lang w:val="fi-FI"/>
          <w:rPrChange w:id="4601" w:author="Syahrani Rachmawati Sadino" w:date="2025-01-31T14:35:00Z">
            <w:rPr>
              <w:rFonts w:asciiTheme="minorBidi" w:hAnsiTheme="minorBidi" w:cstheme="minorBidi"/>
              <w:sz w:val="22"/>
              <w:szCs w:val="22"/>
              <w:lang w:val="fi-FI"/>
            </w:rPr>
          </w:rPrChange>
        </w:rPr>
        <w:t xml:space="preserve">Konsultasi medis, </w:t>
      </w:r>
      <w:r w:rsidRPr="00922713">
        <w:rPr>
          <w:rFonts w:ascii="Arial" w:hAnsi="Arial" w:cs="Arial"/>
          <w:sz w:val="22"/>
          <w:szCs w:val="22"/>
          <w:lang w:val="sv-SE"/>
          <w:rPrChange w:id="4602" w:author="Syahrani Rachmawati Sadino" w:date="2025-01-31T14:35:00Z">
            <w:rPr>
              <w:rFonts w:asciiTheme="minorBidi" w:hAnsiTheme="minorBidi" w:cstheme="minorBidi"/>
              <w:sz w:val="22"/>
              <w:szCs w:val="22"/>
              <w:lang w:val="sv-SE"/>
            </w:rPr>
          </w:rPrChange>
        </w:rPr>
        <w:t xml:space="preserve">penyuluhan </w:t>
      </w:r>
      <w:r w:rsidRPr="00922713">
        <w:rPr>
          <w:rFonts w:ascii="Arial" w:eastAsia="Calibri" w:hAnsi="Arial" w:cs="Arial"/>
          <w:sz w:val="22"/>
          <w:szCs w:val="22"/>
          <w:lang w:val="sv-SE"/>
          <w:rPrChange w:id="4603" w:author="Syahrani Rachmawati Sadino" w:date="2025-01-31T14:35:00Z">
            <w:rPr>
              <w:rFonts w:asciiTheme="minorBidi" w:eastAsia="Calibri" w:hAnsiTheme="minorBidi" w:cstheme="minorBidi"/>
              <w:sz w:val="22"/>
              <w:szCs w:val="22"/>
              <w:lang w:val="sv-SE"/>
            </w:rPr>
          </w:rPrChange>
        </w:rPr>
        <w:t>kesehatan pengobatan dan tindakan medis oleh dokter umum</w:t>
      </w:r>
      <w:r w:rsidRPr="00922713">
        <w:rPr>
          <w:rFonts w:ascii="Arial" w:hAnsi="Arial" w:cs="Arial"/>
          <w:sz w:val="22"/>
          <w:szCs w:val="22"/>
          <w:lang w:val="sv-SE"/>
          <w:rPrChange w:id="4604" w:author="Syahrani Rachmawati Sadino" w:date="2025-01-31T14:35:00Z">
            <w:rPr>
              <w:rFonts w:asciiTheme="minorBidi" w:hAnsiTheme="minorBidi" w:cstheme="minorBidi"/>
              <w:sz w:val="22"/>
              <w:szCs w:val="22"/>
              <w:lang w:val="sv-SE"/>
            </w:rPr>
          </w:rPrChange>
        </w:rPr>
        <w:t>.</w:t>
      </w:r>
    </w:p>
    <w:p w14:paraId="224569DC" w14:textId="0C382A9F" w:rsidR="00255FA6" w:rsidRPr="00922713" w:rsidRDefault="00255FA6">
      <w:pPr>
        <w:pStyle w:val="ListParagraph"/>
        <w:numPr>
          <w:ilvl w:val="2"/>
          <w:numId w:val="24"/>
        </w:numPr>
        <w:tabs>
          <w:tab w:val="clear" w:pos="1080"/>
        </w:tabs>
        <w:spacing w:line="276" w:lineRule="auto"/>
        <w:ind w:left="1701" w:hanging="425"/>
        <w:rPr>
          <w:rFonts w:ascii="Arial" w:eastAsia="Calibri" w:hAnsi="Arial" w:cs="Arial"/>
          <w:sz w:val="22"/>
          <w:szCs w:val="22"/>
          <w:lang w:val="sv-SE"/>
          <w:rPrChange w:id="4605" w:author="Syahrani Rachmawati Sadino" w:date="2025-01-31T14:35:00Z">
            <w:rPr>
              <w:rFonts w:asciiTheme="minorBidi" w:eastAsia="Calibri" w:hAnsiTheme="minorBidi" w:cstheme="minorBidi"/>
              <w:sz w:val="22"/>
              <w:szCs w:val="22"/>
              <w:lang w:val="sv-SE"/>
            </w:rPr>
          </w:rPrChange>
        </w:rPr>
        <w:pPrChange w:id="4606" w:author="Syahrani Rachmawati Sadino" w:date="2025-01-31T15:00:00Z">
          <w:pPr>
            <w:pStyle w:val="ListParagraph"/>
            <w:numPr>
              <w:ilvl w:val="2"/>
              <w:numId w:val="24"/>
            </w:numPr>
            <w:tabs>
              <w:tab w:val="num" w:pos="1080"/>
            </w:tabs>
            <w:spacing w:line="276" w:lineRule="auto"/>
            <w:ind w:left="1701" w:hanging="425"/>
          </w:pPr>
        </w:pPrChange>
      </w:pPr>
      <w:r w:rsidRPr="00922713">
        <w:rPr>
          <w:rFonts w:ascii="Arial" w:eastAsia="Calibri" w:hAnsi="Arial" w:cs="Arial"/>
          <w:sz w:val="22"/>
          <w:szCs w:val="22"/>
          <w:lang w:val="sv-SE"/>
          <w:rPrChange w:id="4607" w:author="Syahrani Rachmawati Sadino" w:date="2025-01-31T14:35:00Z">
            <w:rPr>
              <w:rFonts w:asciiTheme="minorBidi" w:eastAsia="Calibri" w:hAnsiTheme="minorBidi" w:cstheme="minorBidi"/>
              <w:sz w:val="22"/>
              <w:szCs w:val="22"/>
              <w:lang w:val="sv-SE"/>
            </w:rPr>
          </w:rPrChange>
        </w:rPr>
        <w:t xml:space="preserve">Pemeriksaan gigi, pengobatan dan tindakan medis oleh dokter gigi. (sesuai dengan tindakan yang disepakati pada </w:t>
      </w:r>
      <w:r w:rsidRPr="00922713">
        <w:rPr>
          <w:rFonts w:ascii="Arial" w:eastAsia="Calibri" w:hAnsi="Arial" w:cs="Arial"/>
          <w:b/>
          <w:sz w:val="22"/>
          <w:szCs w:val="22"/>
          <w:lang w:val="sv-SE"/>
          <w:rPrChange w:id="4608" w:author="Syahrani Rachmawati Sadino" w:date="2025-01-31T14:35:00Z">
            <w:rPr>
              <w:rFonts w:asciiTheme="minorBidi" w:eastAsia="Calibri" w:hAnsiTheme="minorBidi" w:cstheme="minorBidi"/>
              <w:b/>
              <w:sz w:val="22"/>
              <w:szCs w:val="22"/>
              <w:lang w:val="sv-SE"/>
            </w:rPr>
          </w:rPrChange>
        </w:rPr>
        <w:t>Lampiran</w:t>
      </w:r>
      <w:r w:rsidR="005E54ED" w:rsidRPr="00922713">
        <w:rPr>
          <w:rFonts w:ascii="Arial" w:eastAsia="Calibri" w:hAnsi="Arial" w:cs="Arial"/>
          <w:b/>
          <w:sz w:val="22"/>
          <w:szCs w:val="22"/>
          <w:lang w:val="sv-SE"/>
          <w:rPrChange w:id="4609" w:author="Syahrani Rachmawati Sadino" w:date="2025-01-31T14:35:00Z">
            <w:rPr>
              <w:rFonts w:asciiTheme="minorBidi" w:eastAsia="Calibri" w:hAnsiTheme="minorBidi" w:cstheme="minorBidi"/>
              <w:b/>
              <w:sz w:val="22"/>
              <w:szCs w:val="22"/>
              <w:lang w:val="sv-SE"/>
            </w:rPr>
          </w:rPrChange>
        </w:rPr>
        <w:t xml:space="preserve"> </w:t>
      </w:r>
      <w:r w:rsidR="005E54ED" w:rsidRPr="00922713">
        <w:rPr>
          <w:rFonts w:ascii="Arial" w:eastAsia="Calibri" w:hAnsi="Arial" w:cs="Arial"/>
          <w:sz w:val="22"/>
          <w:szCs w:val="22"/>
          <w:lang w:val="sv-SE"/>
          <w:rPrChange w:id="4610" w:author="Syahrani Rachmawati Sadino" w:date="2025-01-31T14:35:00Z">
            <w:rPr>
              <w:rFonts w:asciiTheme="minorBidi" w:eastAsia="Calibri" w:hAnsiTheme="minorBidi" w:cstheme="minorBidi"/>
              <w:sz w:val="22"/>
              <w:szCs w:val="22"/>
              <w:lang w:val="sv-SE"/>
            </w:rPr>
          </w:rPrChange>
        </w:rPr>
        <w:t>Perjanjian ini</w:t>
      </w:r>
      <w:r w:rsidRPr="00922713">
        <w:rPr>
          <w:rFonts w:ascii="Arial" w:eastAsia="Calibri" w:hAnsi="Arial" w:cs="Arial"/>
          <w:sz w:val="22"/>
          <w:szCs w:val="22"/>
          <w:lang w:val="sv-SE"/>
          <w:rPrChange w:id="4611" w:author="Syahrani Rachmawati Sadino" w:date="2025-01-31T14:35:00Z">
            <w:rPr>
              <w:rFonts w:asciiTheme="minorBidi" w:eastAsia="Calibri" w:hAnsiTheme="minorBidi" w:cstheme="minorBidi"/>
              <w:sz w:val="22"/>
              <w:szCs w:val="22"/>
              <w:lang w:val="sv-SE"/>
            </w:rPr>
          </w:rPrChange>
        </w:rPr>
        <w:t xml:space="preserve">) </w:t>
      </w:r>
      <w:del w:id="4612" w:author="ADMIN" w:date="2025-07-29T11:07:00Z" w16du:dateUtc="2025-07-29T04:07:00Z">
        <w:r w:rsidRPr="00922713" w:rsidDel="00C33BCA">
          <w:rPr>
            <w:rFonts w:ascii="Arial" w:hAnsi="Arial" w:cs="Arial"/>
            <w:color w:val="FF0000"/>
            <w:sz w:val="22"/>
            <w:szCs w:val="22"/>
            <w:lang w:val="fi-FI"/>
            <w:rPrChange w:id="4613" w:author="Syahrani Rachmawati Sadino" w:date="2025-01-31T14:35:00Z">
              <w:rPr>
                <w:rFonts w:asciiTheme="minorBidi" w:hAnsiTheme="minorBidi" w:cstheme="minorBidi"/>
                <w:color w:val="FF0000"/>
                <w:sz w:val="22"/>
                <w:szCs w:val="22"/>
                <w:lang w:val="fi-FI"/>
              </w:rPr>
            </w:rPrChange>
          </w:rPr>
          <w:delText>(hapus jika tidak ada)</w:delText>
        </w:r>
      </w:del>
    </w:p>
    <w:p w14:paraId="5BFAEC58" w14:textId="77777777" w:rsidR="00255FA6" w:rsidRPr="00922713" w:rsidRDefault="00255FA6">
      <w:pPr>
        <w:pStyle w:val="ListParagraph"/>
        <w:numPr>
          <w:ilvl w:val="2"/>
          <w:numId w:val="24"/>
        </w:numPr>
        <w:tabs>
          <w:tab w:val="clear" w:pos="1080"/>
        </w:tabs>
        <w:spacing w:line="276" w:lineRule="auto"/>
        <w:ind w:left="1701" w:hanging="425"/>
        <w:rPr>
          <w:rFonts w:ascii="Arial" w:eastAsia="Calibri" w:hAnsi="Arial" w:cs="Arial"/>
          <w:sz w:val="22"/>
          <w:szCs w:val="22"/>
          <w:rPrChange w:id="4614" w:author="Syahrani Rachmawati Sadino" w:date="2025-01-31T14:35:00Z">
            <w:rPr>
              <w:rFonts w:asciiTheme="minorBidi" w:eastAsia="Calibri" w:hAnsiTheme="minorBidi" w:cstheme="minorBidi"/>
              <w:sz w:val="22"/>
              <w:szCs w:val="22"/>
            </w:rPr>
          </w:rPrChange>
        </w:rPr>
        <w:pPrChange w:id="4615" w:author="Syahrani Rachmawati Sadino" w:date="2025-01-31T15:00:00Z">
          <w:pPr>
            <w:pStyle w:val="ListParagraph"/>
            <w:numPr>
              <w:ilvl w:val="2"/>
              <w:numId w:val="24"/>
            </w:numPr>
            <w:tabs>
              <w:tab w:val="num" w:pos="1080"/>
            </w:tabs>
            <w:spacing w:line="276" w:lineRule="auto"/>
            <w:ind w:left="1701" w:hanging="425"/>
          </w:pPr>
        </w:pPrChange>
      </w:pPr>
      <w:r w:rsidRPr="00922713">
        <w:rPr>
          <w:rFonts w:ascii="Arial" w:hAnsi="Arial" w:cs="Arial"/>
          <w:sz w:val="22"/>
          <w:szCs w:val="22"/>
          <w:lang w:val="id-ID"/>
          <w:rPrChange w:id="4616" w:author="Syahrani Rachmawati Sadino" w:date="2025-01-31T14:35:00Z">
            <w:rPr>
              <w:rFonts w:asciiTheme="minorBidi" w:hAnsiTheme="minorBidi" w:cstheme="minorBidi"/>
              <w:sz w:val="22"/>
              <w:szCs w:val="22"/>
              <w:lang w:val="id-ID"/>
            </w:rPr>
          </w:rPrChange>
        </w:rPr>
        <w:t>Pemberian</w:t>
      </w:r>
      <w:r w:rsidRPr="00922713">
        <w:rPr>
          <w:rFonts w:ascii="Arial" w:hAnsi="Arial" w:cs="Arial"/>
          <w:sz w:val="22"/>
          <w:szCs w:val="22"/>
          <w:rPrChange w:id="4617" w:author="Syahrani Rachmawati Sadino" w:date="2025-01-31T14:35:00Z">
            <w:rPr>
              <w:rFonts w:asciiTheme="minorBidi" w:hAnsiTheme="minorBidi" w:cstheme="minorBidi"/>
              <w:sz w:val="22"/>
              <w:szCs w:val="22"/>
            </w:rPr>
          </w:rPrChange>
        </w:rPr>
        <w:t xml:space="preserve"> </w:t>
      </w:r>
      <w:proofErr w:type="spellStart"/>
      <w:r w:rsidRPr="00922713">
        <w:rPr>
          <w:rFonts w:ascii="Arial" w:eastAsia="Calibri" w:hAnsi="Arial" w:cs="Arial"/>
          <w:sz w:val="22"/>
          <w:szCs w:val="22"/>
          <w:rPrChange w:id="4618" w:author="Syahrani Rachmawati Sadino" w:date="2025-01-31T14:35:00Z">
            <w:rPr>
              <w:rFonts w:asciiTheme="minorBidi" w:eastAsia="Calibri" w:hAnsiTheme="minorBidi" w:cstheme="minorBidi"/>
              <w:sz w:val="22"/>
              <w:szCs w:val="22"/>
            </w:rPr>
          </w:rPrChange>
        </w:rPr>
        <w:t>tindakan</w:t>
      </w:r>
      <w:proofErr w:type="spellEnd"/>
      <w:r w:rsidRPr="00922713">
        <w:rPr>
          <w:rFonts w:ascii="Arial" w:eastAsia="Calibri" w:hAnsi="Arial" w:cs="Arial"/>
          <w:sz w:val="22"/>
          <w:szCs w:val="22"/>
          <w:rPrChange w:id="4619" w:author="Syahrani Rachmawati Sadino" w:date="2025-01-31T14:35:00Z">
            <w:rPr>
              <w:rFonts w:asciiTheme="minorBidi" w:eastAsia="Calibri" w:hAnsiTheme="minorBidi" w:cstheme="minorBidi"/>
              <w:sz w:val="22"/>
              <w:szCs w:val="22"/>
            </w:rPr>
          </w:rPrChange>
        </w:rPr>
        <w:t xml:space="preserve"> </w:t>
      </w:r>
      <w:proofErr w:type="spellStart"/>
      <w:r w:rsidRPr="00922713">
        <w:rPr>
          <w:rFonts w:ascii="Arial" w:eastAsia="Calibri" w:hAnsi="Arial" w:cs="Arial"/>
          <w:sz w:val="22"/>
          <w:szCs w:val="22"/>
          <w:rPrChange w:id="4620" w:author="Syahrani Rachmawati Sadino" w:date="2025-01-31T14:35:00Z">
            <w:rPr>
              <w:rFonts w:asciiTheme="minorBidi" w:eastAsia="Calibri" w:hAnsiTheme="minorBidi" w:cstheme="minorBidi"/>
              <w:sz w:val="22"/>
              <w:szCs w:val="22"/>
            </w:rPr>
          </w:rPrChange>
        </w:rPr>
        <w:t>medis</w:t>
      </w:r>
      <w:proofErr w:type="spellEnd"/>
      <w:r w:rsidRPr="00922713">
        <w:rPr>
          <w:rFonts w:ascii="Arial" w:eastAsia="Calibri" w:hAnsi="Arial" w:cs="Arial"/>
          <w:sz w:val="22"/>
          <w:szCs w:val="22"/>
          <w:rPrChange w:id="4621" w:author="Syahrani Rachmawati Sadino" w:date="2025-01-31T14:35:00Z">
            <w:rPr>
              <w:rFonts w:asciiTheme="minorBidi" w:eastAsia="Calibri" w:hAnsiTheme="minorBidi" w:cstheme="minorBidi"/>
              <w:sz w:val="22"/>
              <w:szCs w:val="22"/>
            </w:rPr>
          </w:rPrChange>
        </w:rPr>
        <w:t xml:space="preserve"> </w:t>
      </w:r>
      <w:proofErr w:type="spellStart"/>
      <w:r w:rsidRPr="00922713">
        <w:rPr>
          <w:rFonts w:ascii="Arial" w:hAnsi="Arial" w:cs="Arial"/>
          <w:sz w:val="22"/>
          <w:szCs w:val="22"/>
          <w:rPrChange w:id="4622" w:author="Syahrani Rachmawati Sadino" w:date="2025-01-31T14:35:00Z">
            <w:rPr>
              <w:rFonts w:asciiTheme="minorBidi" w:hAnsiTheme="minorBidi" w:cstheme="minorBidi"/>
              <w:sz w:val="22"/>
              <w:szCs w:val="22"/>
            </w:rPr>
          </w:rPrChange>
        </w:rPr>
        <w:t>kecil</w:t>
      </w:r>
      <w:proofErr w:type="spellEnd"/>
      <w:r w:rsidRPr="00922713">
        <w:rPr>
          <w:rFonts w:ascii="Arial" w:hAnsi="Arial" w:cs="Arial"/>
          <w:sz w:val="22"/>
          <w:szCs w:val="22"/>
          <w:rPrChange w:id="4623" w:author="Syahrani Rachmawati Sadino" w:date="2025-01-31T14:35:00Z">
            <w:rPr>
              <w:rFonts w:asciiTheme="minorBidi" w:hAnsiTheme="minorBidi" w:cstheme="minorBidi"/>
              <w:sz w:val="22"/>
              <w:szCs w:val="22"/>
            </w:rPr>
          </w:rPrChange>
        </w:rPr>
        <w:t>/</w:t>
      </w:r>
      <w:proofErr w:type="spellStart"/>
      <w:r w:rsidRPr="00922713">
        <w:rPr>
          <w:rFonts w:ascii="Arial" w:hAnsi="Arial" w:cs="Arial"/>
          <w:sz w:val="22"/>
          <w:szCs w:val="22"/>
          <w:rPrChange w:id="4624" w:author="Syahrani Rachmawati Sadino" w:date="2025-01-31T14:35:00Z">
            <w:rPr>
              <w:rFonts w:asciiTheme="minorBidi" w:hAnsiTheme="minorBidi" w:cstheme="minorBidi"/>
              <w:sz w:val="22"/>
              <w:szCs w:val="22"/>
            </w:rPr>
          </w:rPrChange>
        </w:rPr>
        <w:t>sederhana</w:t>
      </w:r>
      <w:proofErr w:type="spellEnd"/>
    </w:p>
    <w:p w14:paraId="4449DA7D" w14:textId="77777777" w:rsidR="00255FA6" w:rsidRPr="00922713" w:rsidRDefault="00255FA6">
      <w:pPr>
        <w:pStyle w:val="ListParagraph"/>
        <w:numPr>
          <w:ilvl w:val="2"/>
          <w:numId w:val="24"/>
        </w:numPr>
        <w:tabs>
          <w:tab w:val="clear" w:pos="1080"/>
        </w:tabs>
        <w:spacing w:line="276" w:lineRule="auto"/>
        <w:ind w:left="1701" w:hanging="425"/>
        <w:rPr>
          <w:rFonts w:ascii="Arial" w:eastAsia="Calibri" w:hAnsi="Arial" w:cs="Arial"/>
          <w:sz w:val="22"/>
          <w:szCs w:val="22"/>
          <w:rPrChange w:id="4625" w:author="Syahrani Rachmawati Sadino" w:date="2025-01-31T14:35:00Z">
            <w:rPr>
              <w:rFonts w:asciiTheme="minorBidi" w:eastAsia="Calibri" w:hAnsiTheme="minorBidi" w:cstheme="minorBidi"/>
              <w:sz w:val="22"/>
              <w:szCs w:val="22"/>
            </w:rPr>
          </w:rPrChange>
        </w:rPr>
        <w:pPrChange w:id="4626" w:author="Syahrani Rachmawati Sadino" w:date="2025-01-31T15:00:00Z">
          <w:pPr>
            <w:pStyle w:val="ListParagraph"/>
            <w:numPr>
              <w:ilvl w:val="2"/>
              <w:numId w:val="24"/>
            </w:numPr>
            <w:tabs>
              <w:tab w:val="num" w:pos="1080"/>
            </w:tabs>
            <w:spacing w:line="276" w:lineRule="auto"/>
            <w:ind w:left="1701" w:hanging="425"/>
          </w:pPr>
        </w:pPrChange>
      </w:pPr>
      <w:r w:rsidRPr="00922713">
        <w:rPr>
          <w:rFonts w:ascii="Arial" w:hAnsi="Arial" w:cs="Arial"/>
          <w:sz w:val="22"/>
          <w:szCs w:val="22"/>
          <w:lang w:val="id-ID"/>
          <w:rPrChange w:id="4627" w:author="Syahrani Rachmawati Sadino" w:date="2025-01-31T14:35:00Z">
            <w:rPr>
              <w:rFonts w:asciiTheme="minorBidi" w:hAnsiTheme="minorBidi" w:cstheme="minorBidi"/>
              <w:sz w:val="22"/>
              <w:szCs w:val="22"/>
              <w:lang w:val="id-ID"/>
            </w:rPr>
          </w:rPrChange>
        </w:rPr>
        <w:t>Pemberian</w:t>
      </w:r>
      <w:r w:rsidRPr="00922713">
        <w:rPr>
          <w:rFonts w:ascii="Arial" w:eastAsia="Calibri" w:hAnsi="Arial" w:cs="Arial"/>
          <w:sz w:val="22"/>
          <w:szCs w:val="22"/>
          <w:rPrChange w:id="4628" w:author="Syahrani Rachmawati Sadino" w:date="2025-01-31T14:35:00Z">
            <w:rPr>
              <w:rFonts w:asciiTheme="minorBidi" w:eastAsia="Calibri" w:hAnsiTheme="minorBidi" w:cstheme="minorBidi"/>
              <w:sz w:val="22"/>
              <w:szCs w:val="22"/>
            </w:rPr>
          </w:rPrChange>
        </w:rPr>
        <w:t xml:space="preserve"> </w:t>
      </w:r>
      <w:proofErr w:type="spellStart"/>
      <w:r w:rsidRPr="00922713">
        <w:rPr>
          <w:rFonts w:ascii="Arial" w:eastAsia="Calibri" w:hAnsi="Arial" w:cs="Arial"/>
          <w:sz w:val="22"/>
          <w:szCs w:val="22"/>
          <w:rPrChange w:id="4629" w:author="Syahrani Rachmawati Sadino" w:date="2025-01-31T14:35:00Z">
            <w:rPr>
              <w:rFonts w:asciiTheme="minorBidi" w:eastAsia="Calibri" w:hAnsiTheme="minorBidi" w:cstheme="minorBidi"/>
              <w:sz w:val="22"/>
              <w:szCs w:val="22"/>
            </w:rPr>
          </w:rPrChange>
        </w:rPr>
        <w:t>penunjang</w:t>
      </w:r>
      <w:proofErr w:type="spellEnd"/>
      <w:r w:rsidRPr="00922713">
        <w:rPr>
          <w:rFonts w:ascii="Arial" w:eastAsia="Calibri" w:hAnsi="Arial" w:cs="Arial"/>
          <w:sz w:val="22"/>
          <w:szCs w:val="22"/>
          <w:rPrChange w:id="4630" w:author="Syahrani Rachmawati Sadino" w:date="2025-01-31T14:35:00Z">
            <w:rPr>
              <w:rFonts w:asciiTheme="minorBidi" w:eastAsia="Calibri" w:hAnsiTheme="minorBidi" w:cstheme="minorBidi"/>
              <w:sz w:val="22"/>
              <w:szCs w:val="22"/>
            </w:rPr>
          </w:rPrChange>
        </w:rPr>
        <w:t xml:space="preserve"> </w:t>
      </w:r>
      <w:proofErr w:type="spellStart"/>
      <w:r w:rsidRPr="00922713">
        <w:rPr>
          <w:rFonts w:ascii="Arial" w:eastAsia="Calibri" w:hAnsi="Arial" w:cs="Arial"/>
          <w:sz w:val="22"/>
          <w:szCs w:val="22"/>
          <w:rPrChange w:id="4631" w:author="Syahrani Rachmawati Sadino" w:date="2025-01-31T14:35:00Z">
            <w:rPr>
              <w:rFonts w:asciiTheme="minorBidi" w:eastAsia="Calibri" w:hAnsiTheme="minorBidi" w:cstheme="minorBidi"/>
              <w:sz w:val="22"/>
              <w:szCs w:val="22"/>
            </w:rPr>
          </w:rPrChange>
        </w:rPr>
        <w:t>diagnostik</w:t>
      </w:r>
      <w:proofErr w:type="spellEnd"/>
      <w:r w:rsidRPr="00922713">
        <w:rPr>
          <w:rFonts w:ascii="Arial" w:eastAsia="Calibri" w:hAnsi="Arial" w:cs="Arial"/>
          <w:sz w:val="22"/>
          <w:szCs w:val="22"/>
          <w:rPrChange w:id="4632" w:author="Syahrani Rachmawati Sadino" w:date="2025-01-31T14:35:00Z">
            <w:rPr>
              <w:rFonts w:asciiTheme="minorBidi" w:eastAsia="Calibri" w:hAnsiTheme="minorBidi" w:cstheme="minorBidi"/>
              <w:sz w:val="22"/>
              <w:szCs w:val="22"/>
            </w:rPr>
          </w:rPrChange>
        </w:rPr>
        <w:t xml:space="preserve"> </w:t>
      </w:r>
      <w:proofErr w:type="spellStart"/>
      <w:r w:rsidRPr="00922713">
        <w:rPr>
          <w:rFonts w:ascii="Arial" w:eastAsia="Calibri" w:hAnsi="Arial" w:cs="Arial"/>
          <w:sz w:val="22"/>
          <w:szCs w:val="22"/>
          <w:rPrChange w:id="4633" w:author="Syahrani Rachmawati Sadino" w:date="2025-01-31T14:35:00Z">
            <w:rPr>
              <w:rFonts w:asciiTheme="minorBidi" w:eastAsia="Calibri" w:hAnsiTheme="minorBidi" w:cstheme="minorBidi"/>
              <w:sz w:val="22"/>
              <w:szCs w:val="22"/>
            </w:rPr>
          </w:rPrChange>
        </w:rPr>
        <w:t>sederhana</w:t>
      </w:r>
      <w:proofErr w:type="spellEnd"/>
      <w:r w:rsidRPr="00922713">
        <w:rPr>
          <w:rFonts w:ascii="Arial" w:eastAsia="Calibri" w:hAnsi="Arial" w:cs="Arial"/>
          <w:sz w:val="22"/>
          <w:szCs w:val="22"/>
          <w:rPrChange w:id="4634" w:author="Syahrani Rachmawati Sadino" w:date="2025-01-31T14:35:00Z">
            <w:rPr>
              <w:rFonts w:asciiTheme="minorBidi" w:eastAsia="Calibri" w:hAnsiTheme="minorBidi" w:cstheme="minorBidi"/>
              <w:sz w:val="22"/>
              <w:szCs w:val="22"/>
            </w:rPr>
          </w:rPrChange>
        </w:rPr>
        <w:t xml:space="preserve">. </w:t>
      </w:r>
    </w:p>
    <w:p w14:paraId="604FC42D" w14:textId="77777777" w:rsidR="00255FA6" w:rsidRPr="00922713" w:rsidRDefault="00255FA6">
      <w:pPr>
        <w:pStyle w:val="ListParagraph"/>
        <w:numPr>
          <w:ilvl w:val="2"/>
          <w:numId w:val="24"/>
        </w:numPr>
        <w:tabs>
          <w:tab w:val="clear" w:pos="1080"/>
        </w:tabs>
        <w:spacing w:line="276" w:lineRule="auto"/>
        <w:ind w:left="1701" w:hanging="425"/>
        <w:rPr>
          <w:rFonts w:ascii="Arial" w:eastAsia="Calibri" w:hAnsi="Arial" w:cs="Arial"/>
          <w:sz w:val="22"/>
          <w:szCs w:val="22"/>
          <w:lang w:val="sv-SE"/>
          <w:rPrChange w:id="4635" w:author="Syahrani Rachmawati Sadino" w:date="2025-01-31T14:35:00Z">
            <w:rPr>
              <w:rFonts w:asciiTheme="minorBidi" w:eastAsia="Calibri" w:hAnsiTheme="minorBidi" w:cstheme="minorBidi"/>
              <w:sz w:val="22"/>
              <w:szCs w:val="22"/>
              <w:lang w:val="sv-SE"/>
            </w:rPr>
          </w:rPrChange>
        </w:rPr>
        <w:pPrChange w:id="4636" w:author="Syahrani Rachmawati Sadino" w:date="2025-01-31T15:00:00Z">
          <w:pPr>
            <w:pStyle w:val="ListParagraph"/>
            <w:numPr>
              <w:ilvl w:val="2"/>
              <w:numId w:val="24"/>
            </w:numPr>
            <w:tabs>
              <w:tab w:val="num" w:pos="1080"/>
            </w:tabs>
            <w:spacing w:line="276" w:lineRule="auto"/>
            <w:ind w:left="1701" w:hanging="425"/>
          </w:pPr>
        </w:pPrChange>
      </w:pPr>
      <w:r w:rsidRPr="00922713">
        <w:rPr>
          <w:rFonts w:ascii="Arial" w:hAnsi="Arial" w:cs="Arial"/>
          <w:sz w:val="22"/>
          <w:szCs w:val="22"/>
          <w:lang w:val="id-ID"/>
          <w:rPrChange w:id="4637" w:author="Syahrani Rachmawati Sadino" w:date="2025-01-31T14:35:00Z">
            <w:rPr>
              <w:rFonts w:asciiTheme="minorBidi" w:hAnsiTheme="minorBidi" w:cstheme="minorBidi"/>
              <w:sz w:val="22"/>
              <w:szCs w:val="22"/>
              <w:lang w:val="id-ID"/>
            </w:rPr>
          </w:rPrChange>
        </w:rPr>
        <w:t>Pemeriksaan</w:t>
      </w:r>
      <w:r w:rsidRPr="00922713">
        <w:rPr>
          <w:rFonts w:ascii="Arial" w:eastAsia="Calibri" w:hAnsi="Arial" w:cs="Arial"/>
          <w:sz w:val="22"/>
          <w:szCs w:val="22"/>
          <w:lang w:val="sv-SE"/>
          <w:rPrChange w:id="4638" w:author="Syahrani Rachmawati Sadino" w:date="2025-01-31T14:35:00Z">
            <w:rPr>
              <w:rFonts w:asciiTheme="minorBidi" w:eastAsia="Calibri" w:hAnsiTheme="minorBidi" w:cstheme="minorBidi"/>
              <w:sz w:val="22"/>
              <w:szCs w:val="22"/>
              <w:lang w:val="sv-SE"/>
            </w:rPr>
          </w:rPrChange>
        </w:rPr>
        <w:t xml:space="preserve"> ibu hamil, nifas, ibu menyusui, bayi dan anak balita </w:t>
      </w:r>
    </w:p>
    <w:p w14:paraId="6F25D939" w14:textId="0F76C0CA" w:rsidR="00255FA6" w:rsidRPr="00922713" w:rsidDel="00C33BCA" w:rsidRDefault="00255FA6">
      <w:pPr>
        <w:pStyle w:val="ListParagraph"/>
        <w:numPr>
          <w:ilvl w:val="2"/>
          <w:numId w:val="24"/>
        </w:numPr>
        <w:tabs>
          <w:tab w:val="clear" w:pos="1080"/>
        </w:tabs>
        <w:spacing w:line="276" w:lineRule="auto"/>
        <w:ind w:left="1701" w:hanging="425"/>
        <w:rPr>
          <w:del w:id="4639" w:author="ADMIN" w:date="2025-07-29T11:08:00Z" w16du:dateUtc="2025-07-29T04:08:00Z"/>
          <w:rFonts w:ascii="Arial" w:eastAsia="Calibri" w:hAnsi="Arial" w:cs="Arial"/>
          <w:sz w:val="22"/>
          <w:szCs w:val="22"/>
          <w:lang w:val="sv-SE"/>
          <w:rPrChange w:id="4640" w:author="Syahrani Rachmawati Sadino" w:date="2025-01-31T14:35:00Z">
            <w:rPr>
              <w:del w:id="4641" w:author="ADMIN" w:date="2025-07-29T11:08:00Z" w16du:dateUtc="2025-07-29T04:08:00Z"/>
              <w:rFonts w:asciiTheme="minorBidi" w:eastAsia="Calibri" w:hAnsiTheme="minorBidi" w:cstheme="minorBidi"/>
              <w:sz w:val="22"/>
              <w:szCs w:val="22"/>
              <w:lang w:val="sv-SE"/>
            </w:rPr>
          </w:rPrChange>
        </w:rPr>
        <w:pPrChange w:id="4642" w:author="Syahrani Rachmawati Sadino" w:date="2025-01-31T15:00:00Z">
          <w:pPr>
            <w:pStyle w:val="ListParagraph"/>
            <w:numPr>
              <w:ilvl w:val="2"/>
              <w:numId w:val="24"/>
            </w:numPr>
            <w:tabs>
              <w:tab w:val="num" w:pos="1080"/>
            </w:tabs>
            <w:spacing w:line="276" w:lineRule="auto"/>
            <w:ind w:left="1701" w:hanging="425"/>
          </w:pPr>
        </w:pPrChange>
      </w:pPr>
      <w:del w:id="4643" w:author="ADMIN" w:date="2025-07-29T11:08:00Z" w16du:dateUtc="2025-07-29T04:08:00Z">
        <w:r w:rsidRPr="00922713" w:rsidDel="00C33BCA">
          <w:rPr>
            <w:rFonts w:ascii="Arial" w:hAnsi="Arial" w:cs="Arial"/>
            <w:sz w:val="22"/>
            <w:szCs w:val="22"/>
            <w:lang w:val="id-ID"/>
            <w:rPrChange w:id="4644" w:author="Syahrani Rachmawati Sadino" w:date="2025-01-31T14:35:00Z">
              <w:rPr>
                <w:rFonts w:asciiTheme="minorBidi" w:hAnsiTheme="minorBidi" w:cstheme="minorBidi"/>
                <w:sz w:val="22"/>
                <w:szCs w:val="22"/>
                <w:lang w:val="id-ID"/>
              </w:rPr>
            </w:rPrChange>
          </w:rPr>
          <w:delText>Pelayanan</w:delText>
        </w:r>
        <w:r w:rsidRPr="00922713" w:rsidDel="00C33BCA">
          <w:rPr>
            <w:rFonts w:ascii="Arial" w:eastAsia="Calibri" w:hAnsi="Arial" w:cs="Arial"/>
            <w:sz w:val="22"/>
            <w:szCs w:val="22"/>
            <w:lang w:val="sv-SE"/>
            <w:rPrChange w:id="4645" w:author="Syahrani Rachmawati Sadino" w:date="2025-01-31T14:35:00Z">
              <w:rPr>
                <w:rFonts w:asciiTheme="minorBidi" w:eastAsia="Calibri" w:hAnsiTheme="minorBidi" w:cstheme="minorBidi"/>
                <w:sz w:val="22"/>
                <w:szCs w:val="22"/>
                <w:lang w:val="sv-SE"/>
              </w:rPr>
            </w:rPrChange>
          </w:rPr>
          <w:delText xml:space="preserve"> Imunisasi dasar BCG, DPT,</w:delText>
        </w:r>
        <w:r w:rsidRPr="00922713" w:rsidDel="00C33BCA">
          <w:rPr>
            <w:rFonts w:ascii="Arial" w:hAnsi="Arial" w:cs="Arial"/>
            <w:sz w:val="22"/>
            <w:szCs w:val="22"/>
            <w:lang w:val="sv-SE"/>
            <w:rPrChange w:id="4646" w:author="Syahrani Rachmawati Sadino" w:date="2025-01-31T14:35:00Z">
              <w:rPr>
                <w:rFonts w:asciiTheme="minorBidi" w:hAnsiTheme="minorBidi" w:cstheme="minorBidi"/>
                <w:sz w:val="22"/>
                <w:szCs w:val="22"/>
                <w:lang w:val="sv-SE"/>
              </w:rPr>
            </w:rPrChange>
          </w:rPr>
          <w:delText xml:space="preserve"> </w:delText>
        </w:r>
        <w:r w:rsidRPr="00922713" w:rsidDel="00C33BCA">
          <w:rPr>
            <w:rFonts w:ascii="Arial" w:eastAsia="Calibri" w:hAnsi="Arial" w:cs="Arial"/>
            <w:sz w:val="22"/>
            <w:szCs w:val="22"/>
            <w:lang w:val="sv-SE"/>
            <w:rPrChange w:id="4647" w:author="Syahrani Rachmawati Sadino" w:date="2025-01-31T14:35:00Z">
              <w:rPr>
                <w:rFonts w:asciiTheme="minorBidi" w:eastAsia="Calibri" w:hAnsiTheme="minorBidi" w:cstheme="minorBidi"/>
                <w:sz w:val="22"/>
                <w:szCs w:val="22"/>
                <w:lang w:val="sv-SE"/>
              </w:rPr>
            </w:rPrChange>
          </w:rPr>
          <w:delText>Polio,</w:delText>
        </w:r>
        <w:r w:rsidRPr="00922713" w:rsidDel="00C33BCA">
          <w:rPr>
            <w:rFonts w:ascii="Arial" w:hAnsi="Arial" w:cs="Arial"/>
            <w:sz w:val="22"/>
            <w:szCs w:val="22"/>
            <w:lang w:val="sv-SE"/>
            <w:rPrChange w:id="4648" w:author="Syahrani Rachmawati Sadino" w:date="2025-01-31T14:35:00Z">
              <w:rPr>
                <w:rFonts w:asciiTheme="minorBidi" w:hAnsiTheme="minorBidi" w:cstheme="minorBidi"/>
                <w:sz w:val="22"/>
                <w:szCs w:val="22"/>
                <w:lang w:val="sv-SE"/>
              </w:rPr>
            </w:rPrChange>
          </w:rPr>
          <w:delText xml:space="preserve"> </w:delText>
        </w:r>
        <w:r w:rsidRPr="00922713" w:rsidDel="00C33BCA">
          <w:rPr>
            <w:rFonts w:ascii="Arial" w:eastAsia="Calibri" w:hAnsi="Arial" w:cs="Arial"/>
            <w:sz w:val="22"/>
            <w:szCs w:val="22"/>
            <w:lang w:val="sv-SE"/>
            <w:rPrChange w:id="4649" w:author="Syahrani Rachmawati Sadino" w:date="2025-01-31T14:35:00Z">
              <w:rPr>
                <w:rFonts w:asciiTheme="minorBidi" w:eastAsia="Calibri" w:hAnsiTheme="minorBidi" w:cstheme="minorBidi"/>
                <w:sz w:val="22"/>
                <w:szCs w:val="22"/>
                <w:lang w:val="sv-SE"/>
              </w:rPr>
            </w:rPrChange>
          </w:rPr>
          <w:delText>campak</w:delText>
        </w:r>
        <w:r w:rsidRPr="00922713" w:rsidDel="00C33BCA">
          <w:rPr>
            <w:rFonts w:ascii="Arial" w:hAnsi="Arial" w:cs="Arial"/>
            <w:sz w:val="22"/>
            <w:szCs w:val="22"/>
            <w:lang w:val="sv-SE"/>
            <w:rPrChange w:id="4650" w:author="Syahrani Rachmawati Sadino" w:date="2025-01-31T14:35:00Z">
              <w:rPr>
                <w:rFonts w:asciiTheme="minorBidi" w:hAnsiTheme="minorBidi" w:cstheme="minorBidi"/>
                <w:sz w:val="22"/>
                <w:szCs w:val="22"/>
                <w:lang w:val="sv-SE"/>
              </w:rPr>
            </w:rPrChange>
          </w:rPr>
          <w:delText>, hepatitis</w:delText>
        </w:r>
        <w:r w:rsidRPr="00922713" w:rsidDel="00C33BCA">
          <w:rPr>
            <w:rFonts w:ascii="Arial" w:eastAsia="Calibri" w:hAnsi="Arial" w:cs="Arial"/>
            <w:sz w:val="22"/>
            <w:szCs w:val="22"/>
            <w:lang w:val="sv-SE"/>
            <w:rPrChange w:id="4651" w:author="Syahrani Rachmawati Sadino" w:date="2025-01-31T14:35:00Z">
              <w:rPr>
                <w:rFonts w:asciiTheme="minorBidi" w:eastAsia="Calibri" w:hAnsiTheme="minorBidi" w:cstheme="minorBidi"/>
                <w:sz w:val="22"/>
                <w:szCs w:val="22"/>
                <w:lang w:val="sv-SE"/>
              </w:rPr>
            </w:rPrChange>
          </w:rPr>
          <w:delText xml:space="preserve"> untuk bayi/ anak dibawah 2 (dua) tahun.</w:delText>
        </w:r>
      </w:del>
    </w:p>
    <w:p w14:paraId="1A0B489C" w14:textId="77777777" w:rsidR="00255FA6" w:rsidRPr="00922713" w:rsidRDefault="00255FA6">
      <w:pPr>
        <w:pStyle w:val="ListParagraph"/>
        <w:numPr>
          <w:ilvl w:val="2"/>
          <w:numId w:val="24"/>
        </w:numPr>
        <w:tabs>
          <w:tab w:val="clear" w:pos="1080"/>
        </w:tabs>
        <w:spacing w:line="276" w:lineRule="auto"/>
        <w:ind w:left="1701" w:hanging="425"/>
        <w:rPr>
          <w:rFonts w:ascii="Arial" w:hAnsi="Arial" w:cs="Arial"/>
          <w:sz w:val="22"/>
          <w:szCs w:val="22"/>
          <w:lang w:val="sv-SE"/>
          <w:rPrChange w:id="4652" w:author="Syahrani Rachmawati Sadino" w:date="2025-01-31T14:35:00Z">
            <w:rPr>
              <w:rFonts w:asciiTheme="minorBidi" w:hAnsiTheme="minorBidi" w:cstheme="minorBidi"/>
              <w:sz w:val="22"/>
              <w:szCs w:val="22"/>
              <w:lang w:val="sv-SE"/>
            </w:rPr>
          </w:rPrChange>
        </w:rPr>
        <w:pPrChange w:id="4653" w:author="Syahrani Rachmawati Sadino" w:date="2025-01-31T15:00:00Z">
          <w:pPr>
            <w:pStyle w:val="ListParagraph"/>
            <w:numPr>
              <w:ilvl w:val="2"/>
              <w:numId w:val="24"/>
            </w:numPr>
            <w:tabs>
              <w:tab w:val="num" w:pos="1080"/>
            </w:tabs>
            <w:spacing w:line="276" w:lineRule="auto"/>
            <w:ind w:left="1701" w:hanging="425"/>
          </w:pPr>
        </w:pPrChange>
      </w:pPr>
      <w:r w:rsidRPr="00922713">
        <w:rPr>
          <w:rFonts w:ascii="Arial" w:hAnsi="Arial" w:cs="Arial"/>
          <w:sz w:val="22"/>
          <w:szCs w:val="22"/>
          <w:lang w:val="id-ID"/>
          <w:rPrChange w:id="4654" w:author="Syahrani Rachmawati Sadino" w:date="2025-01-31T14:35:00Z">
            <w:rPr>
              <w:rFonts w:asciiTheme="minorBidi" w:hAnsiTheme="minorBidi" w:cstheme="minorBidi"/>
              <w:sz w:val="22"/>
              <w:szCs w:val="22"/>
              <w:lang w:val="id-ID"/>
            </w:rPr>
          </w:rPrChange>
        </w:rPr>
        <w:t>Pelayanan</w:t>
      </w:r>
      <w:r w:rsidRPr="00922713">
        <w:rPr>
          <w:rFonts w:ascii="Arial" w:eastAsia="Calibri" w:hAnsi="Arial" w:cs="Arial"/>
          <w:sz w:val="22"/>
          <w:szCs w:val="22"/>
          <w:lang w:val="sv-SE"/>
          <w:rPrChange w:id="4655" w:author="Syahrani Rachmawati Sadino" w:date="2025-01-31T14:35:00Z">
            <w:rPr>
              <w:rFonts w:asciiTheme="minorBidi" w:eastAsia="Calibri" w:hAnsiTheme="minorBidi" w:cstheme="minorBidi"/>
              <w:sz w:val="22"/>
              <w:szCs w:val="22"/>
              <w:lang w:val="sv-SE"/>
            </w:rPr>
          </w:rPrChange>
        </w:rPr>
        <w:t xml:space="preserve"> Kontrasepsi (Pil, suntik, IUD dan susuk) dan upaya penyembuhan terhadap efek samping kontrasepsi.</w:t>
      </w:r>
    </w:p>
    <w:p w14:paraId="3DED478A" w14:textId="2AFEF778" w:rsidR="00255FA6" w:rsidRPr="00922713" w:rsidRDefault="00255FA6">
      <w:pPr>
        <w:pStyle w:val="ListParagraph"/>
        <w:numPr>
          <w:ilvl w:val="2"/>
          <w:numId w:val="24"/>
        </w:numPr>
        <w:tabs>
          <w:tab w:val="clear" w:pos="1080"/>
        </w:tabs>
        <w:spacing w:line="276" w:lineRule="auto"/>
        <w:ind w:left="1701" w:hanging="425"/>
        <w:rPr>
          <w:rFonts w:ascii="Arial" w:hAnsi="Arial" w:cs="Arial"/>
          <w:sz w:val="22"/>
          <w:szCs w:val="22"/>
          <w:lang w:val="sv-SE"/>
          <w:rPrChange w:id="4656" w:author="Syahrani Rachmawati Sadino" w:date="2025-01-31T14:35:00Z">
            <w:rPr>
              <w:rFonts w:asciiTheme="minorBidi" w:hAnsiTheme="minorBidi" w:cstheme="minorBidi"/>
              <w:sz w:val="22"/>
              <w:szCs w:val="22"/>
              <w:lang w:val="sv-SE"/>
            </w:rPr>
          </w:rPrChange>
        </w:rPr>
        <w:pPrChange w:id="4657" w:author="Syahrani Rachmawati Sadino" w:date="2025-01-31T15:00:00Z">
          <w:pPr>
            <w:pStyle w:val="ListParagraph"/>
            <w:numPr>
              <w:ilvl w:val="2"/>
              <w:numId w:val="24"/>
            </w:numPr>
            <w:tabs>
              <w:tab w:val="num" w:pos="1080"/>
            </w:tabs>
            <w:spacing w:line="276" w:lineRule="auto"/>
            <w:ind w:left="1701" w:hanging="425"/>
          </w:pPr>
        </w:pPrChange>
      </w:pPr>
      <w:r w:rsidRPr="00922713">
        <w:rPr>
          <w:rFonts w:ascii="Arial" w:hAnsi="Arial" w:cs="Arial"/>
          <w:sz w:val="22"/>
          <w:szCs w:val="22"/>
          <w:lang w:val="sv-SE"/>
          <w:rPrChange w:id="4658" w:author="Syahrani Rachmawati Sadino" w:date="2025-01-31T14:35:00Z">
            <w:rPr>
              <w:rFonts w:asciiTheme="minorBidi" w:hAnsiTheme="minorBidi" w:cstheme="minorBidi"/>
              <w:sz w:val="22"/>
              <w:szCs w:val="22"/>
              <w:lang w:val="sv-SE"/>
            </w:rPr>
          </w:rPrChange>
        </w:rPr>
        <w:t>Pemberian</w:t>
      </w:r>
      <w:r w:rsidRPr="00922713">
        <w:rPr>
          <w:rFonts w:ascii="Arial" w:eastAsia="Calibri" w:hAnsi="Arial" w:cs="Arial"/>
          <w:sz w:val="22"/>
          <w:szCs w:val="22"/>
          <w:lang w:val="sv-SE"/>
          <w:rPrChange w:id="4659" w:author="Syahrani Rachmawati Sadino" w:date="2025-01-31T14:35:00Z">
            <w:rPr>
              <w:rFonts w:asciiTheme="minorBidi" w:eastAsia="Calibri" w:hAnsiTheme="minorBidi" w:cstheme="minorBidi"/>
              <w:sz w:val="22"/>
              <w:szCs w:val="22"/>
              <w:lang w:val="sv-SE"/>
            </w:rPr>
          </w:rPrChange>
        </w:rPr>
        <w:t xml:space="preserve"> obat pelayanan dasar sesuai </w:t>
      </w:r>
      <w:r w:rsidR="001E3313" w:rsidRPr="00922713">
        <w:rPr>
          <w:rFonts w:ascii="Arial" w:eastAsia="Calibri" w:hAnsi="Arial" w:cs="Arial"/>
          <w:sz w:val="22"/>
          <w:szCs w:val="22"/>
          <w:lang w:val="sv-SE"/>
          <w:rPrChange w:id="4660" w:author="Syahrani Rachmawati Sadino" w:date="2025-01-31T14:35:00Z">
            <w:rPr>
              <w:rFonts w:asciiTheme="minorBidi" w:eastAsia="Calibri" w:hAnsiTheme="minorBidi" w:cstheme="minorBidi"/>
              <w:sz w:val="22"/>
              <w:szCs w:val="22"/>
              <w:lang w:val="sv-SE"/>
            </w:rPr>
          </w:rPrChange>
        </w:rPr>
        <w:t xml:space="preserve">Formularium Nasional (Fornas) </w:t>
      </w:r>
      <w:r w:rsidRPr="00922713">
        <w:rPr>
          <w:rFonts w:ascii="Arial" w:eastAsia="Calibri" w:hAnsi="Arial" w:cs="Arial"/>
          <w:sz w:val="22"/>
          <w:szCs w:val="22"/>
          <w:lang w:val="sv-SE"/>
          <w:rPrChange w:id="4661" w:author="Syahrani Rachmawati Sadino" w:date="2025-01-31T14:35:00Z">
            <w:rPr>
              <w:rFonts w:asciiTheme="minorBidi" w:eastAsia="Calibri" w:hAnsiTheme="minorBidi" w:cstheme="minorBidi"/>
              <w:sz w:val="22"/>
              <w:szCs w:val="22"/>
              <w:lang w:val="sv-SE"/>
            </w:rPr>
          </w:rPrChange>
        </w:rPr>
        <w:t>yang berlaku</w:t>
      </w:r>
      <w:r w:rsidR="005D130D" w:rsidRPr="00922713">
        <w:rPr>
          <w:rFonts w:ascii="Arial" w:eastAsia="Calibri" w:hAnsi="Arial" w:cs="Arial"/>
          <w:sz w:val="22"/>
          <w:szCs w:val="22"/>
          <w:lang w:val="sv-SE"/>
          <w:rPrChange w:id="4662" w:author="Syahrani Rachmawati Sadino" w:date="2025-01-31T14:35:00Z">
            <w:rPr>
              <w:rFonts w:asciiTheme="minorBidi" w:eastAsia="Calibri" w:hAnsiTheme="minorBidi" w:cstheme="minorBidi"/>
              <w:sz w:val="22"/>
              <w:szCs w:val="22"/>
              <w:lang w:val="sv-SE"/>
            </w:rPr>
          </w:rPrChange>
        </w:rPr>
        <w:t>.</w:t>
      </w:r>
      <w:r w:rsidRPr="00922713">
        <w:rPr>
          <w:rFonts w:ascii="Arial" w:eastAsia="Calibri" w:hAnsi="Arial" w:cs="Arial"/>
          <w:sz w:val="22"/>
          <w:szCs w:val="22"/>
          <w:lang w:val="sv-SE"/>
          <w:rPrChange w:id="4663" w:author="Syahrani Rachmawati Sadino" w:date="2025-01-31T14:35:00Z">
            <w:rPr>
              <w:rFonts w:asciiTheme="minorBidi" w:eastAsia="Calibri" w:hAnsiTheme="minorBidi" w:cstheme="minorBidi"/>
              <w:sz w:val="22"/>
              <w:szCs w:val="22"/>
              <w:lang w:val="sv-SE"/>
            </w:rPr>
          </w:rPrChange>
        </w:rPr>
        <w:t xml:space="preserve"> untuk Bidan dan Paramedis obat yang dapat diberikan sesuai dengan ruang lingkup batas kewenangan seorang Bidan dan Paramedis.</w:t>
      </w:r>
    </w:p>
    <w:p w14:paraId="52DE3BD1" w14:textId="77777777" w:rsidR="00255FA6" w:rsidRPr="00922713" w:rsidRDefault="00255FA6">
      <w:pPr>
        <w:pStyle w:val="ListParagraph"/>
        <w:numPr>
          <w:ilvl w:val="2"/>
          <w:numId w:val="24"/>
        </w:numPr>
        <w:tabs>
          <w:tab w:val="clear" w:pos="1080"/>
        </w:tabs>
        <w:spacing w:line="276" w:lineRule="auto"/>
        <w:ind w:left="1701" w:hanging="425"/>
        <w:rPr>
          <w:rFonts w:ascii="Arial" w:hAnsi="Arial" w:cs="Arial"/>
          <w:sz w:val="22"/>
          <w:szCs w:val="22"/>
          <w:lang w:val="sv-SE"/>
          <w:rPrChange w:id="4664" w:author="Syahrani Rachmawati Sadino" w:date="2025-01-31T14:35:00Z">
            <w:rPr>
              <w:rFonts w:asciiTheme="minorBidi" w:hAnsiTheme="minorBidi" w:cstheme="minorBidi"/>
              <w:sz w:val="22"/>
              <w:szCs w:val="22"/>
              <w:lang w:val="sv-SE"/>
            </w:rPr>
          </w:rPrChange>
        </w:rPr>
        <w:pPrChange w:id="4665" w:author="Syahrani Rachmawati Sadino" w:date="2025-01-31T15:00:00Z">
          <w:pPr>
            <w:pStyle w:val="ListParagraph"/>
            <w:numPr>
              <w:ilvl w:val="2"/>
              <w:numId w:val="24"/>
            </w:numPr>
            <w:tabs>
              <w:tab w:val="num" w:pos="1080"/>
            </w:tabs>
            <w:spacing w:line="276" w:lineRule="auto"/>
            <w:ind w:left="1701" w:hanging="425"/>
          </w:pPr>
        </w:pPrChange>
      </w:pPr>
      <w:r w:rsidRPr="00922713">
        <w:rPr>
          <w:rFonts w:ascii="Arial" w:eastAsia="Calibri" w:hAnsi="Arial" w:cs="Arial"/>
          <w:sz w:val="22"/>
          <w:szCs w:val="22"/>
          <w:lang w:val="sv-SE"/>
          <w:rPrChange w:id="4666" w:author="Syahrani Rachmawati Sadino" w:date="2025-01-31T14:35:00Z">
            <w:rPr>
              <w:rFonts w:asciiTheme="minorBidi" w:eastAsia="Calibri" w:hAnsiTheme="minorBidi" w:cstheme="minorBidi"/>
              <w:sz w:val="22"/>
              <w:szCs w:val="22"/>
              <w:lang w:val="sv-SE"/>
            </w:rPr>
          </w:rPrChange>
        </w:rPr>
        <w:t>Bahan dan Alat Kesehatan Habis Pakai (BAHP)</w:t>
      </w:r>
    </w:p>
    <w:p w14:paraId="32A9B417" w14:textId="77777777" w:rsidR="00255FA6" w:rsidRPr="00922713" w:rsidRDefault="00255FA6">
      <w:pPr>
        <w:pStyle w:val="ListParagraph"/>
        <w:numPr>
          <w:ilvl w:val="2"/>
          <w:numId w:val="24"/>
        </w:numPr>
        <w:tabs>
          <w:tab w:val="clear" w:pos="1080"/>
        </w:tabs>
        <w:spacing w:line="276" w:lineRule="auto"/>
        <w:ind w:left="1701" w:hanging="425"/>
        <w:rPr>
          <w:rFonts w:ascii="Arial" w:hAnsi="Arial" w:cs="Arial"/>
          <w:sz w:val="22"/>
          <w:szCs w:val="22"/>
          <w:lang w:val="sv-SE"/>
          <w:rPrChange w:id="4667" w:author="Syahrani Rachmawati Sadino" w:date="2025-01-31T14:35:00Z">
            <w:rPr>
              <w:rFonts w:asciiTheme="minorBidi" w:hAnsiTheme="minorBidi" w:cstheme="minorBidi"/>
              <w:sz w:val="22"/>
              <w:szCs w:val="22"/>
              <w:lang w:val="sv-SE"/>
            </w:rPr>
          </w:rPrChange>
        </w:rPr>
        <w:pPrChange w:id="4668" w:author="Syahrani Rachmawati Sadino" w:date="2025-01-31T15:00:00Z">
          <w:pPr>
            <w:pStyle w:val="ListParagraph"/>
            <w:numPr>
              <w:ilvl w:val="2"/>
              <w:numId w:val="24"/>
            </w:numPr>
            <w:tabs>
              <w:tab w:val="num" w:pos="1080"/>
            </w:tabs>
            <w:spacing w:line="276" w:lineRule="auto"/>
            <w:ind w:left="1701" w:hanging="425"/>
          </w:pPr>
        </w:pPrChange>
      </w:pPr>
      <w:r w:rsidRPr="00922713">
        <w:rPr>
          <w:rFonts w:ascii="Arial" w:hAnsi="Arial" w:cs="Arial"/>
          <w:sz w:val="22"/>
          <w:szCs w:val="22"/>
          <w:lang w:val="sv-SE"/>
          <w:rPrChange w:id="4669" w:author="Syahrani Rachmawati Sadino" w:date="2025-01-31T14:35:00Z">
            <w:rPr>
              <w:rFonts w:asciiTheme="minorBidi" w:hAnsiTheme="minorBidi" w:cstheme="minorBidi"/>
              <w:sz w:val="22"/>
              <w:szCs w:val="22"/>
              <w:lang w:val="sv-SE"/>
            </w:rPr>
          </w:rPrChange>
        </w:rPr>
        <w:t>Pemberian surat rujukan ke spesialis, fasilitas penunjang diagnostik atau rawat inap</w:t>
      </w:r>
      <w:r w:rsidRPr="00922713">
        <w:rPr>
          <w:rFonts w:ascii="Arial" w:eastAsia="Calibri" w:hAnsi="Arial" w:cs="Arial"/>
          <w:sz w:val="22"/>
          <w:szCs w:val="22"/>
          <w:lang w:val="sv-SE"/>
          <w:rPrChange w:id="4670" w:author="Syahrani Rachmawati Sadino" w:date="2025-01-31T14:35:00Z">
            <w:rPr>
              <w:rFonts w:asciiTheme="minorBidi" w:eastAsia="Calibri" w:hAnsiTheme="minorBidi" w:cstheme="minorBidi"/>
              <w:sz w:val="22"/>
              <w:szCs w:val="22"/>
              <w:lang w:val="sv-SE"/>
            </w:rPr>
          </w:rPrChange>
        </w:rPr>
        <w:t>.</w:t>
      </w:r>
    </w:p>
    <w:p w14:paraId="336EB72A" w14:textId="77777777" w:rsidR="00255FA6" w:rsidRPr="00922713" w:rsidRDefault="00255FA6">
      <w:pPr>
        <w:pStyle w:val="ListParagraph"/>
        <w:numPr>
          <w:ilvl w:val="2"/>
          <w:numId w:val="24"/>
        </w:numPr>
        <w:tabs>
          <w:tab w:val="clear" w:pos="1080"/>
        </w:tabs>
        <w:spacing w:line="276" w:lineRule="auto"/>
        <w:ind w:left="1701" w:hanging="425"/>
        <w:rPr>
          <w:rFonts w:ascii="Arial" w:hAnsi="Arial" w:cs="Arial"/>
          <w:sz w:val="22"/>
          <w:szCs w:val="22"/>
          <w:lang w:val="sv-SE"/>
          <w:rPrChange w:id="4671" w:author="Syahrani Rachmawati Sadino" w:date="2025-01-31T14:35:00Z">
            <w:rPr>
              <w:rFonts w:asciiTheme="minorBidi" w:hAnsiTheme="minorBidi" w:cstheme="minorBidi"/>
              <w:sz w:val="22"/>
              <w:szCs w:val="22"/>
              <w:lang w:val="sv-SE"/>
            </w:rPr>
          </w:rPrChange>
        </w:rPr>
        <w:pPrChange w:id="4672" w:author="Syahrani Rachmawati Sadino" w:date="2025-01-31T15:00:00Z">
          <w:pPr>
            <w:pStyle w:val="ListParagraph"/>
            <w:numPr>
              <w:ilvl w:val="2"/>
              <w:numId w:val="24"/>
            </w:numPr>
            <w:tabs>
              <w:tab w:val="num" w:pos="1080"/>
            </w:tabs>
            <w:spacing w:line="276" w:lineRule="auto"/>
            <w:ind w:left="1701" w:hanging="425"/>
          </w:pPr>
        </w:pPrChange>
      </w:pPr>
      <w:r w:rsidRPr="00922713">
        <w:rPr>
          <w:rFonts w:ascii="Arial" w:eastAsia="Calibri" w:hAnsi="Arial" w:cs="Arial"/>
          <w:sz w:val="22"/>
          <w:szCs w:val="22"/>
          <w:lang w:val="sv-SE"/>
          <w:rPrChange w:id="4673" w:author="Syahrani Rachmawati Sadino" w:date="2025-01-31T14:35:00Z">
            <w:rPr>
              <w:rFonts w:asciiTheme="minorBidi" w:eastAsia="Calibri" w:hAnsiTheme="minorBidi" w:cstheme="minorBidi"/>
              <w:sz w:val="22"/>
              <w:szCs w:val="22"/>
              <w:lang w:val="sv-SE"/>
            </w:rPr>
          </w:rPrChange>
        </w:rPr>
        <w:t xml:space="preserve">Pelayanan rujuk balik dari </w:t>
      </w:r>
      <w:r w:rsidRPr="00922713">
        <w:rPr>
          <w:rFonts w:ascii="Arial" w:hAnsi="Arial" w:cs="Arial"/>
          <w:i/>
          <w:sz w:val="22"/>
          <w:szCs w:val="22"/>
          <w:lang w:val="sv-SE"/>
          <w:rPrChange w:id="4674" w:author="Syahrani Rachmawati Sadino" w:date="2025-01-31T14:35:00Z">
            <w:rPr>
              <w:rFonts w:asciiTheme="minorBidi" w:hAnsiTheme="minorBidi" w:cstheme="minorBidi"/>
              <w:i/>
              <w:sz w:val="22"/>
              <w:szCs w:val="22"/>
              <w:lang w:val="sv-SE"/>
            </w:rPr>
          </w:rPrChange>
        </w:rPr>
        <w:t>Provider</w:t>
      </w:r>
      <w:r w:rsidRPr="00922713">
        <w:rPr>
          <w:rFonts w:ascii="Arial" w:hAnsi="Arial" w:cs="Arial"/>
          <w:sz w:val="22"/>
          <w:szCs w:val="22"/>
          <w:lang w:val="sv-SE"/>
          <w:rPrChange w:id="4675" w:author="Syahrani Rachmawati Sadino" w:date="2025-01-31T14:35:00Z">
            <w:rPr>
              <w:rFonts w:asciiTheme="minorBidi" w:hAnsiTheme="minorBidi" w:cstheme="minorBidi"/>
              <w:sz w:val="22"/>
              <w:szCs w:val="22"/>
              <w:lang w:val="sv-SE"/>
            </w:rPr>
          </w:rPrChange>
        </w:rPr>
        <w:t xml:space="preserve"> lanjutan.</w:t>
      </w:r>
    </w:p>
    <w:p w14:paraId="397593CF" w14:textId="639C6757" w:rsidR="00255FA6" w:rsidRPr="00922713" w:rsidRDefault="00255FA6">
      <w:pPr>
        <w:pStyle w:val="ListParagraph"/>
        <w:numPr>
          <w:ilvl w:val="2"/>
          <w:numId w:val="24"/>
        </w:numPr>
        <w:tabs>
          <w:tab w:val="clear" w:pos="1080"/>
        </w:tabs>
        <w:spacing w:line="276" w:lineRule="auto"/>
        <w:ind w:left="1701" w:hanging="425"/>
        <w:rPr>
          <w:rFonts w:ascii="Arial" w:hAnsi="Arial" w:cs="Arial"/>
          <w:sz w:val="22"/>
          <w:szCs w:val="22"/>
          <w:lang w:val="id-ID"/>
          <w:rPrChange w:id="4676" w:author="Syahrani Rachmawati Sadino" w:date="2025-01-31T14:35:00Z">
            <w:rPr>
              <w:rFonts w:asciiTheme="minorBidi" w:hAnsiTheme="minorBidi" w:cstheme="minorBidi"/>
              <w:sz w:val="22"/>
              <w:szCs w:val="22"/>
              <w:lang w:val="id-ID"/>
            </w:rPr>
          </w:rPrChange>
        </w:rPr>
        <w:pPrChange w:id="4677" w:author="Syahrani Rachmawati Sadino" w:date="2025-01-31T15:00:00Z">
          <w:pPr>
            <w:pStyle w:val="ListParagraph"/>
            <w:numPr>
              <w:ilvl w:val="2"/>
              <w:numId w:val="24"/>
            </w:numPr>
            <w:tabs>
              <w:tab w:val="num" w:pos="1080"/>
            </w:tabs>
            <w:spacing w:line="276" w:lineRule="auto"/>
            <w:ind w:left="1701" w:hanging="425"/>
          </w:pPr>
        </w:pPrChange>
      </w:pPr>
      <w:bookmarkStart w:id="4678" w:name="_Hlk57481970"/>
      <w:bookmarkStart w:id="4679" w:name="_Hlk57476885"/>
      <w:r w:rsidRPr="00922713">
        <w:rPr>
          <w:rFonts w:ascii="Arial" w:hAnsi="Arial" w:cs="Arial"/>
          <w:color w:val="000000"/>
          <w:sz w:val="22"/>
          <w:szCs w:val="22"/>
          <w:lang w:val="sv-SE"/>
          <w:rPrChange w:id="4680" w:author="Syahrani Rachmawati Sadino" w:date="2025-01-31T14:35:00Z">
            <w:rPr>
              <w:rFonts w:asciiTheme="minorBidi" w:hAnsiTheme="minorBidi" w:cstheme="minorBidi"/>
              <w:color w:val="000000"/>
              <w:sz w:val="22"/>
              <w:szCs w:val="22"/>
              <w:lang w:val="sv-SE"/>
            </w:rPr>
          </w:rPrChange>
        </w:rPr>
        <w:t>Dalam hal</w:t>
      </w:r>
      <w:r w:rsidRPr="00922713">
        <w:rPr>
          <w:rFonts w:ascii="Arial" w:hAnsi="Arial" w:cs="Arial"/>
          <w:b/>
          <w:color w:val="000000"/>
          <w:sz w:val="22"/>
          <w:szCs w:val="22"/>
          <w:lang w:val="sv-SE"/>
          <w:rPrChange w:id="4681" w:author="Syahrani Rachmawati Sadino" w:date="2025-01-31T14:35:00Z">
            <w:rPr>
              <w:rFonts w:asciiTheme="minorBidi" w:hAnsiTheme="minorBidi" w:cstheme="minorBidi"/>
              <w:b/>
              <w:color w:val="000000"/>
              <w:sz w:val="22"/>
              <w:szCs w:val="22"/>
              <w:lang w:val="sv-SE"/>
            </w:rPr>
          </w:rPrChange>
        </w:rPr>
        <w:t xml:space="preserve"> PIHAK KEDUA </w:t>
      </w:r>
      <w:r w:rsidRPr="00922713">
        <w:rPr>
          <w:rFonts w:ascii="Arial" w:hAnsi="Arial" w:cs="Arial"/>
          <w:color w:val="000000"/>
          <w:sz w:val="22"/>
          <w:szCs w:val="22"/>
          <w:lang w:val="sv-SE"/>
          <w:rPrChange w:id="4682" w:author="Syahrani Rachmawati Sadino" w:date="2025-01-31T14:35:00Z">
            <w:rPr>
              <w:rFonts w:asciiTheme="minorBidi" w:hAnsiTheme="minorBidi" w:cstheme="minorBidi"/>
              <w:color w:val="000000"/>
              <w:sz w:val="22"/>
              <w:szCs w:val="22"/>
              <w:lang w:val="sv-SE"/>
            </w:rPr>
          </w:rPrChange>
        </w:rPr>
        <w:t xml:space="preserve">menyediakan layanan </w:t>
      </w:r>
      <w:r w:rsidRPr="00922713">
        <w:rPr>
          <w:rFonts w:ascii="Arial" w:hAnsi="Arial" w:cs="Arial"/>
          <w:i/>
          <w:color w:val="000000"/>
          <w:sz w:val="22"/>
          <w:szCs w:val="22"/>
          <w:lang w:val="sv-SE"/>
          <w:rPrChange w:id="4683" w:author="Syahrani Rachmawati Sadino" w:date="2025-01-31T14:35:00Z">
            <w:rPr>
              <w:rFonts w:asciiTheme="minorBidi" w:hAnsiTheme="minorBidi" w:cstheme="minorBidi"/>
              <w:i/>
              <w:color w:val="000000"/>
              <w:sz w:val="22"/>
              <w:szCs w:val="22"/>
              <w:lang w:val="sv-SE"/>
            </w:rPr>
          </w:rPrChange>
        </w:rPr>
        <w:t>Telemedicine</w:t>
      </w:r>
      <w:r w:rsidRPr="00922713">
        <w:rPr>
          <w:rFonts w:ascii="Arial" w:hAnsi="Arial" w:cs="Arial"/>
          <w:color w:val="000000"/>
          <w:sz w:val="22"/>
          <w:szCs w:val="22"/>
          <w:lang w:val="sv-SE"/>
          <w:rPrChange w:id="4684" w:author="Syahrani Rachmawati Sadino" w:date="2025-01-31T14:35:00Z">
            <w:rPr>
              <w:rFonts w:asciiTheme="minorBidi" w:hAnsiTheme="minorBidi" w:cstheme="minorBidi"/>
              <w:color w:val="000000"/>
              <w:sz w:val="22"/>
              <w:szCs w:val="22"/>
              <w:lang w:val="sv-SE"/>
            </w:rPr>
          </w:rPrChange>
        </w:rPr>
        <w:t>, maka</w:t>
      </w:r>
      <w:r w:rsidRPr="00922713">
        <w:rPr>
          <w:rFonts w:ascii="Arial" w:hAnsi="Arial" w:cs="Arial"/>
          <w:i/>
          <w:color w:val="000000"/>
          <w:sz w:val="22"/>
          <w:szCs w:val="22"/>
          <w:lang w:val="sv-SE"/>
          <w:rPrChange w:id="4685" w:author="Syahrani Rachmawati Sadino" w:date="2025-01-31T14:35:00Z">
            <w:rPr>
              <w:rFonts w:asciiTheme="minorBidi" w:hAnsiTheme="minorBidi" w:cstheme="minorBidi"/>
              <w:i/>
              <w:color w:val="000000"/>
              <w:sz w:val="22"/>
              <w:szCs w:val="22"/>
              <w:lang w:val="sv-SE"/>
            </w:rPr>
          </w:rPrChange>
        </w:rPr>
        <w:t xml:space="preserve"> </w:t>
      </w:r>
      <w:r w:rsidRPr="00922713">
        <w:rPr>
          <w:rFonts w:ascii="Arial" w:hAnsi="Arial" w:cs="Arial"/>
          <w:color w:val="000000"/>
          <w:sz w:val="22"/>
          <w:szCs w:val="22"/>
          <w:lang w:val="sv-SE"/>
          <w:rPrChange w:id="4686" w:author="Syahrani Rachmawati Sadino" w:date="2025-01-31T14:35:00Z">
            <w:rPr>
              <w:rFonts w:asciiTheme="minorBidi" w:hAnsiTheme="minorBidi" w:cstheme="minorBidi"/>
              <w:color w:val="000000"/>
              <w:sz w:val="22"/>
              <w:szCs w:val="22"/>
              <w:lang w:val="sv-SE"/>
            </w:rPr>
          </w:rPrChange>
        </w:rPr>
        <w:t>lingkup pelayanan sebagai berikut</w:t>
      </w:r>
      <w:r w:rsidR="005D130D" w:rsidRPr="00922713">
        <w:rPr>
          <w:rFonts w:ascii="Arial" w:hAnsi="Arial" w:cs="Arial"/>
          <w:color w:val="000000"/>
          <w:sz w:val="22"/>
          <w:szCs w:val="22"/>
          <w:lang w:val="sv-SE"/>
          <w:rPrChange w:id="4687" w:author="Syahrani Rachmawati Sadino" w:date="2025-01-31T14:35:00Z">
            <w:rPr>
              <w:rFonts w:asciiTheme="minorBidi" w:hAnsiTheme="minorBidi" w:cstheme="minorBidi"/>
              <w:color w:val="000000"/>
              <w:sz w:val="22"/>
              <w:szCs w:val="22"/>
              <w:lang w:val="sv-SE"/>
            </w:rPr>
          </w:rPrChange>
        </w:rPr>
        <w:t>:</w:t>
      </w:r>
    </w:p>
    <w:p w14:paraId="6EB445F6" w14:textId="61D94351" w:rsidR="00255FA6" w:rsidRPr="00922713" w:rsidRDefault="00255FA6">
      <w:pPr>
        <w:pStyle w:val="ListParagraph"/>
        <w:numPr>
          <w:ilvl w:val="4"/>
          <w:numId w:val="54"/>
        </w:numPr>
        <w:tabs>
          <w:tab w:val="clear" w:pos="3600"/>
        </w:tabs>
        <w:spacing w:line="276" w:lineRule="auto"/>
        <w:ind w:left="2127" w:hanging="426"/>
        <w:rPr>
          <w:rFonts w:ascii="Arial" w:eastAsia="Calibri" w:hAnsi="Arial" w:cs="Arial"/>
          <w:sz w:val="22"/>
          <w:szCs w:val="22"/>
          <w:lang w:val="id-ID"/>
          <w:rPrChange w:id="4688" w:author="Syahrani Rachmawati Sadino" w:date="2025-01-31T14:35:00Z">
            <w:rPr>
              <w:rFonts w:asciiTheme="minorBidi" w:eastAsia="Calibri" w:hAnsiTheme="minorBidi" w:cstheme="minorBidi"/>
              <w:sz w:val="22"/>
              <w:szCs w:val="22"/>
              <w:lang w:val="id-ID"/>
            </w:rPr>
          </w:rPrChange>
        </w:rPr>
        <w:pPrChange w:id="4689" w:author="Syahrani Rachmawati Sadino" w:date="2025-01-31T15:00:00Z">
          <w:pPr>
            <w:pStyle w:val="ListParagraph"/>
            <w:numPr>
              <w:ilvl w:val="4"/>
              <w:numId w:val="54"/>
            </w:numPr>
            <w:tabs>
              <w:tab w:val="num" w:pos="3600"/>
            </w:tabs>
            <w:spacing w:line="276" w:lineRule="auto"/>
            <w:ind w:left="2127" w:hanging="426"/>
          </w:pPr>
        </w:pPrChange>
      </w:pPr>
      <w:r w:rsidRPr="00922713">
        <w:rPr>
          <w:rFonts w:ascii="Arial" w:eastAsia="Calibri" w:hAnsi="Arial" w:cs="Arial"/>
          <w:sz w:val="22"/>
          <w:szCs w:val="22"/>
          <w:lang w:val="sv-SE"/>
          <w:rPrChange w:id="4690" w:author="Syahrani Rachmawati Sadino" w:date="2025-01-31T14:35:00Z">
            <w:rPr>
              <w:rFonts w:asciiTheme="minorBidi" w:eastAsia="Calibri" w:hAnsiTheme="minorBidi" w:cstheme="minorBidi"/>
              <w:sz w:val="22"/>
              <w:szCs w:val="22"/>
              <w:lang w:val="sv-SE"/>
            </w:rPr>
          </w:rPrChange>
        </w:rPr>
        <w:t>K</w:t>
      </w:r>
      <w:r w:rsidRPr="00922713">
        <w:rPr>
          <w:rFonts w:ascii="Arial" w:eastAsia="Calibri" w:hAnsi="Arial" w:cs="Arial"/>
          <w:sz w:val="22"/>
          <w:szCs w:val="22"/>
          <w:lang w:val="id-ID"/>
          <w:rPrChange w:id="4691" w:author="Syahrani Rachmawati Sadino" w:date="2025-01-31T14:35:00Z">
            <w:rPr>
              <w:rFonts w:asciiTheme="minorBidi" w:eastAsia="Calibri" w:hAnsiTheme="minorBidi" w:cstheme="minorBidi"/>
              <w:sz w:val="22"/>
              <w:szCs w:val="22"/>
              <w:lang w:val="id-ID"/>
            </w:rPr>
          </w:rPrChange>
        </w:rPr>
        <w:t xml:space="preserve">onsultasi medis dan penyuluhan kesehatan pengobatan oleh dokter umum, sesuai yang disepakati pada </w:t>
      </w:r>
      <w:r w:rsidRPr="00922713">
        <w:rPr>
          <w:rFonts w:ascii="Arial" w:eastAsia="Calibri" w:hAnsi="Arial" w:cs="Arial"/>
          <w:b/>
          <w:sz w:val="22"/>
          <w:szCs w:val="22"/>
          <w:lang w:val="id-ID"/>
          <w:rPrChange w:id="4692" w:author="Syahrani Rachmawati Sadino" w:date="2025-01-31T14:35:00Z">
            <w:rPr>
              <w:rFonts w:asciiTheme="minorBidi" w:eastAsia="Calibri" w:hAnsiTheme="minorBidi" w:cstheme="minorBidi"/>
              <w:b/>
              <w:sz w:val="22"/>
              <w:szCs w:val="22"/>
              <w:lang w:val="id-ID"/>
            </w:rPr>
          </w:rPrChange>
        </w:rPr>
        <w:t>Lampiran</w:t>
      </w:r>
      <w:r w:rsidRPr="00922713">
        <w:rPr>
          <w:rFonts w:ascii="Arial" w:eastAsia="Calibri" w:hAnsi="Arial" w:cs="Arial"/>
          <w:sz w:val="22"/>
          <w:szCs w:val="22"/>
          <w:lang w:val="sv-SE"/>
          <w:rPrChange w:id="4693" w:author="Syahrani Rachmawati Sadino" w:date="2025-01-31T14:35:00Z">
            <w:rPr>
              <w:rFonts w:asciiTheme="minorBidi" w:eastAsia="Calibri" w:hAnsiTheme="minorBidi" w:cstheme="minorBidi"/>
              <w:sz w:val="22"/>
              <w:szCs w:val="22"/>
              <w:lang w:val="sv-SE"/>
            </w:rPr>
          </w:rPrChange>
        </w:rPr>
        <w:t xml:space="preserve"> Perjanjian ini</w:t>
      </w:r>
      <w:r w:rsidR="005D130D" w:rsidRPr="00922713">
        <w:rPr>
          <w:rFonts w:ascii="Arial" w:eastAsia="Calibri" w:hAnsi="Arial" w:cs="Arial"/>
          <w:sz w:val="22"/>
          <w:szCs w:val="22"/>
          <w:lang w:val="sv-SE"/>
          <w:rPrChange w:id="4694" w:author="Syahrani Rachmawati Sadino" w:date="2025-01-31T14:35:00Z">
            <w:rPr>
              <w:rFonts w:asciiTheme="minorBidi" w:eastAsia="Calibri" w:hAnsiTheme="minorBidi" w:cstheme="minorBidi"/>
              <w:sz w:val="22"/>
              <w:szCs w:val="22"/>
              <w:lang w:val="sv-SE"/>
            </w:rPr>
          </w:rPrChange>
        </w:rPr>
        <w:t>.</w:t>
      </w:r>
    </w:p>
    <w:p w14:paraId="14ECDF70" w14:textId="61DF0E30" w:rsidR="00255FA6" w:rsidRPr="00922713" w:rsidRDefault="00255FA6">
      <w:pPr>
        <w:pStyle w:val="ListParagraph"/>
        <w:numPr>
          <w:ilvl w:val="4"/>
          <w:numId w:val="54"/>
        </w:numPr>
        <w:tabs>
          <w:tab w:val="clear" w:pos="3600"/>
        </w:tabs>
        <w:spacing w:line="276" w:lineRule="auto"/>
        <w:ind w:left="2127" w:hanging="426"/>
        <w:rPr>
          <w:rFonts w:ascii="Arial" w:eastAsia="Calibri" w:hAnsi="Arial" w:cs="Arial"/>
          <w:sz w:val="22"/>
          <w:szCs w:val="22"/>
          <w:lang w:val="id-ID"/>
          <w:rPrChange w:id="4695" w:author="Syahrani Rachmawati Sadino" w:date="2025-01-31T14:35:00Z">
            <w:rPr>
              <w:rFonts w:asciiTheme="minorBidi" w:eastAsia="Calibri" w:hAnsiTheme="minorBidi" w:cstheme="minorBidi"/>
              <w:sz w:val="22"/>
              <w:szCs w:val="22"/>
              <w:lang w:val="id-ID"/>
            </w:rPr>
          </w:rPrChange>
        </w:rPr>
        <w:pPrChange w:id="4696" w:author="Syahrani Rachmawati Sadino" w:date="2025-01-31T15:00:00Z">
          <w:pPr>
            <w:pStyle w:val="ListParagraph"/>
            <w:numPr>
              <w:ilvl w:val="4"/>
              <w:numId w:val="54"/>
            </w:numPr>
            <w:tabs>
              <w:tab w:val="num" w:pos="3600"/>
            </w:tabs>
            <w:spacing w:line="276" w:lineRule="auto"/>
            <w:ind w:left="2127" w:hanging="426"/>
          </w:pPr>
        </w:pPrChange>
      </w:pPr>
      <w:r w:rsidRPr="00922713">
        <w:rPr>
          <w:rFonts w:ascii="Arial" w:eastAsia="Calibri" w:hAnsi="Arial" w:cs="Arial"/>
          <w:sz w:val="22"/>
          <w:szCs w:val="22"/>
          <w:lang w:val="id-ID"/>
          <w:rPrChange w:id="4697" w:author="Syahrani Rachmawati Sadino" w:date="2025-01-31T14:35:00Z">
            <w:rPr>
              <w:rFonts w:asciiTheme="minorBidi" w:eastAsia="Calibri" w:hAnsiTheme="minorBidi" w:cstheme="minorBidi"/>
              <w:sz w:val="22"/>
              <w:szCs w:val="22"/>
              <w:lang w:val="id-ID"/>
            </w:rPr>
          </w:rPrChange>
        </w:rPr>
        <w:t xml:space="preserve">Pelayanan telemedicine dengan diagnosa penyakit kronis harus mendapat persetujuan dari </w:t>
      </w:r>
      <w:r w:rsidRPr="00922713">
        <w:rPr>
          <w:rFonts w:ascii="Arial" w:eastAsia="Calibri" w:hAnsi="Arial" w:cs="Arial"/>
          <w:b/>
          <w:sz w:val="22"/>
          <w:szCs w:val="22"/>
          <w:lang w:val="id-ID"/>
          <w:rPrChange w:id="4698" w:author="Syahrani Rachmawati Sadino" w:date="2025-01-31T14:35:00Z">
            <w:rPr>
              <w:rFonts w:asciiTheme="minorBidi" w:eastAsia="Calibri" w:hAnsiTheme="minorBidi" w:cstheme="minorBidi"/>
              <w:b/>
              <w:sz w:val="22"/>
              <w:szCs w:val="22"/>
              <w:lang w:val="id-ID"/>
            </w:rPr>
          </w:rPrChange>
        </w:rPr>
        <w:t>PIHAK PERTAMA</w:t>
      </w:r>
      <w:r w:rsidR="005D130D" w:rsidRPr="00922713">
        <w:rPr>
          <w:rFonts w:ascii="Arial" w:eastAsia="Calibri" w:hAnsi="Arial" w:cs="Arial"/>
          <w:sz w:val="22"/>
          <w:szCs w:val="22"/>
          <w:lang w:val="id-ID"/>
          <w:rPrChange w:id="4699" w:author="Syahrani Rachmawati Sadino" w:date="2025-01-31T14:35:00Z">
            <w:rPr>
              <w:rFonts w:asciiTheme="minorBidi" w:eastAsia="Calibri" w:hAnsiTheme="minorBidi" w:cstheme="minorBidi"/>
              <w:sz w:val="22"/>
              <w:szCs w:val="22"/>
              <w:lang w:val="id-ID"/>
            </w:rPr>
          </w:rPrChange>
        </w:rPr>
        <w:t>.</w:t>
      </w:r>
    </w:p>
    <w:p w14:paraId="5E4482E8" w14:textId="67A696D8" w:rsidR="00255FA6" w:rsidRPr="00922713" w:rsidRDefault="00255FA6">
      <w:pPr>
        <w:pStyle w:val="ListParagraph"/>
        <w:numPr>
          <w:ilvl w:val="4"/>
          <w:numId w:val="54"/>
        </w:numPr>
        <w:tabs>
          <w:tab w:val="clear" w:pos="3600"/>
        </w:tabs>
        <w:spacing w:line="276" w:lineRule="auto"/>
        <w:ind w:left="2127" w:hanging="426"/>
        <w:rPr>
          <w:rFonts w:ascii="Arial" w:eastAsia="Calibri" w:hAnsi="Arial" w:cs="Arial"/>
          <w:sz w:val="22"/>
          <w:szCs w:val="22"/>
          <w:lang w:val="id-ID"/>
          <w:rPrChange w:id="4700" w:author="Syahrani Rachmawati Sadino" w:date="2025-01-31T14:35:00Z">
            <w:rPr>
              <w:rFonts w:asciiTheme="minorBidi" w:eastAsia="Calibri" w:hAnsiTheme="minorBidi" w:cstheme="minorBidi"/>
              <w:sz w:val="22"/>
              <w:szCs w:val="22"/>
              <w:lang w:val="id-ID"/>
            </w:rPr>
          </w:rPrChange>
        </w:rPr>
        <w:pPrChange w:id="4701" w:author="Syahrani Rachmawati Sadino" w:date="2025-01-31T15:00:00Z">
          <w:pPr>
            <w:pStyle w:val="ListParagraph"/>
            <w:numPr>
              <w:ilvl w:val="4"/>
              <w:numId w:val="54"/>
            </w:numPr>
            <w:tabs>
              <w:tab w:val="num" w:pos="3600"/>
            </w:tabs>
            <w:spacing w:line="276" w:lineRule="auto"/>
            <w:ind w:left="2127" w:hanging="426"/>
          </w:pPr>
        </w:pPrChange>
      </w:pPr>
      <w:r w:rsidRPr="00922713">
        <w:rPr>
          <w:rFonts w:ascii="Arial" w:eastAsia="Calibri" w:hAnsi="Arial" w:cs="Arial"/>
          <w:sz w:val="22"/>
          <w:szCs w:val="22"/>
          <w:lang w:val="id-ID"/>
          <w:rPrChange w:id="4702" w:author="Syahrani Rachmawati Sadino" w:date="2025-01-31T14:35:00Z">
            <w:rPr>
              <w:rFonts w:asciiTheme="minorBidi" w:eastAsia="Calibri" w:hAnsiTheme="minorBidi" w:cstheme="minorBidi"/>
              <w:sz w:val="22"/>
              <w:szCs w:val="22"/>
              <w:lang w:val="id-ID"/>
            </w:rPr>
          </w:rPrChange>
        </w:rPr>
        <w:lastRenderedPageBreak/>
        <w:t xml:space="preserve">Pemberian surat rujukan ke spesialis, fasilitas penunjang diagnostik atau rawat inap tidak berlaku untuk pelayanan </w:t>
      </w:r>
      <w:r w:rsidRPr="00922713">
        <w:rPr>
          <w:rFonts w:ascii="Arial" w:eastAsia="Calibri" w:hAnsi="Arial" w:cs="Arial"/>
          <w:i/>
          <w:sz w:val="22"/>
          <w:szCs w:val="22"/>
          <w:lang w:val="id-ID"/>
          <w:rPrChange w:id="4703" w:author="Syahrani Rachmawati Sadino" w:date="2025-01-31T14:35:00Z">
            <w:rPr>
              <w:rFonts w:asciiTheme="minorBidi" w:eastAsia="Calibri" w:hAnsiTheme="minorBidi" w:cstheme="minorBidi"/>
              <w:i/>
              <w:sz w:val="22"/>
              <w:szCs w:val="22"/>
              <w:lang w:val="id-ID"/>
            </w:rPr>
          </w:rPrChange>
        </w:rPr>
        <w:t>telemedicine</w:t>
      </w:r>
      <w:bookmarkEnd w:id="4678"/>
      <w:r w:rsidR="005D130D" w:rsidRPr="00922713">
        <w:rPr>
          <w:rFonts w:ascii="Arial" w:eastAsia="Calibri" w:hAnsi="Arial" w:cs="Arial"/>
          <w:sz w:val="22"/>
          <w:szCs w:val="22"/>
          <w:lang w:val="id-ID"/>
          <w:rPrChange w:id="4704" w:author="Syahrani Rachmawati Sadino" w:date="2025-01-31T14:35:00Z">
            <w:rPr>
              <w:rFonts w:asciiTheme="minorBidi" w:eastAsia="Calibri" w:hAnsiTheme="minorBidi" w:cstheme="minorBidi"/>
              <w:sz w:val="22"/>
              <w:szCs w:val="22"/>
              <w:lang w:val="id-ID"/>
            </w:rPr>
          </w:rPrChange>
        </w:rPr>
        <w:t>.</w:t>
      </w:r>
    </w:p>
    <w:bookmarkEnd w:id="4679"/>
    <w:p w14:paraId="055EF978" w14:textId="77777777" w:rsidR="00255FA6" w:rsidRPr="00922713" w:rsidRDefault="00255FA6">
      <w:pPr>
        <w:tabs>
          <w:tab w:val="left" w:pos="1191"/>
          <w:tab w:val="left" w:pos="2340"/>
        </w:tabs>
        <w:spacing w:line="276" w:lineRule="auto"/>
        <w:jc w:val="both"/>
        <w:rPr>
          <w:rFonts w:ascii="Arial" w:hAnsi="Arial" w:cs="Arial"/>
          <w:sz w:val="22"/>
          <w:szCs w:val="22"/>
          <w:lang w:val="sv-SE"/>
          <w:rPrChange w:id="4705" w:author="Syahrani Rachmawati Sadino" w:date="2025-01-31T14:35:00Z">
            <w:rPr>
              <w:rFonts w:asciiTheme="minorBidi" w:hAnsiTheme="minorBidi" w:cstheme="minorBidi"/>
              <w:sz w:val="22"/>
              <w:szCs w:val="22"/>
              <w:lang w:val="sv-SE"/>
            </w:rPr>
          </w:rPrChange>
        </w:rPr>
      </w:pPr>
    </w:p>
    <w:p w14:paraId="27951563" w14:textId="77777777" w:rsidR="00255FA6" w:rsidRPr="00922713" w:rsidRDefault="00255FA6">
      <w:pPr>
        <w:numPr>
          <w:ilvl w:val="2"/>
          <w:numId w:val="36"/>
        </w:numPr>
        <w:tabs>
          <w:tab w:val="clear" w:pos="2340"/>
        </w:tabs>
        <w:spacing w:line="276" w:lineRule="auto"/>
        <w:ind w:left="1276" w:hanging="425"/>
        <w:jc w:val="both"/>
        <w:rPr>
          <w:rFonts w:ascii="Arial" w:hAnsi="Arial" w:cs="Arial"/>
          <w:sz w:val="22"/>
          <w:szCs w:val="22"/>
          <w:lang w:val="id-ID"/>
          <w:rPrChange w:id="4706" w:author="Syahrani Rachmawati Sadino" w:date="2025-01-31T14:35:00Z">
            <w:rPr>
              <w:rFonts w:asciiTheme="minorBidi" w:hAnsiTheme="minorBidi" w:cstheme="minorBidi"/>
              <w:sz w:val="22"/>
              <w:szCs w:val="22"/>
              <w:lang w:val="id-ID"/>
            </w:rPr>
          </w:rPrChange>
        </w:rPr>
        <w:pPrChange w:id="4707" w:author="Syahrani Rachmawati Sadino" w:date="2025-01-31T15:00:00Z">
          <w:pPr>
            <w:numPr>
              <w:ilvl w:val="2"/>
              <w:numId w:val="36"/>
            </w:numPr>
            <w:tabs>
              <w:tab w:val="num" w:pos="2340"/>
            </w:tabs>
            <w:spacing w:line="276" w:lineRule="auto"/>
            <w:ind w:left="1276" w:hanging="425"/>
            <w:jc w:val="both"/>
          </w:pPr>
        </w:pPrChange>
      </w:pPr>
      <w:bookmarkStart w:id="4708" w:name="_Hlk57476918"/>
      <w:r w:rsidRPr="00922713">
        <w:rPr>
          <w:rFonts w:ascii="Arial" w:hAnsi="Arial" w:cs="Arial"/>
          <w:sz w:val="22"/>
          <w:szCs w:val="22"/>
          <w:lang w:val="sv-SE"/>
          <w:rPrChange w:id="4709" w:author="Syahrani Rachmawati Sadino" w:date="2025-01-31T14:35:00Z">
            <w:rPr>
              <w:rFonts w:asciiTheme="minorBidi" w:hAnsiTheme="minorBidi" w:cstheme="minorBidi"/>
              <w:sz w:val="22"/>
              <w:szCs w:val="22"/>
              <w:lang w:val="sv-SE"/>
            </w:rPr>
          </w:rPrChange>
        </w:rPr>
        <w:t>Pelayanan Obat</w:t>
      </w:r>
      <w:r w:rsidRPr="00922713">
        <w:rPr>
          <w:rFonts w:ascii="Arial" w:hAnsi="Arial" w:cs="Arial"/>
          <w:sz w:val="22"/>
          <w:szCs w:val="22"/>
          <w:lang w:val="id-ID"/>
          <w:rPrChange w:id="4710" w:author="Syahrani Rachmawati Sadino" w:date="2025-01-31T14:35:00Z">
            <w:rPr>
              <w:rFonts w:asciiTheme="minorBidi" w:hAnsiTheme="minorBidi" w:cstheme="minorBidi"/>
              <w:sz w:val="22"/>
              <w:szCs w:val="22"/>
              <w:lang w:val="id-ID"/>
            </w:rPr>
          </w:rPrChange>
        </w:rPr>
        <w:t>-obatan</w:t>
      </w:r>
    </w:p>
    <w:p w14:paraId="2CAD9836" w14:textId="2EDC8726" w:rsidR="00413631" w:rsidRPr="00922713" w:rsidRDefault="00413631">
      <w:pPr>
        <w:spacing w:line="276" w:lineRule="auto"/>
        <w:ind w:left="1276"/>
        <w:jc w:val="both"/>
        <w:rPr>
          <w:rFonts w:ascii="Arial" w:hAnsi="Arial" w:cs="Arial"/>
          <w:sz w:val="22"/>
          <w:szCs w:val="22"/>
          <w:lang w:val="id-ID"/>
          <w:rPrChange w:id="4711" w:author="Syahrani Rachmawati Sadino" w:date="2025-01-31T14:35:00Z">
            <w:rPr>
              <w:rFonts w:asciiTheme="minorBidi" w:hAnsiTheme="minorBidi" w:cstheme="minorBidi"/>
              <w:sz w:val="22"/>
              <w:szCs w:val="22"/>
              <w:lang w:val="id-ID"/>
            </w:rPr>
          </w:rPrChange>
        </w:rPr>
      </w:pPr>
      <w:r w:rsidRPr="00922713">
        <w:rPr>
          <w:rFonts w:ascii="Arial" w:hAnsi="Arial" w:cs="Arial"/>
          <w:sz w:val="22"/>
          <w:szCs w:val="22"/>
          <w:lang w:val="id-ID"/>
          <w:rPrChange w:id="4712" w:author="Syahrani Rachmawati Sadino" w:date="2025-01-31T14:35:00Z">
            <w:rPr>
              <w:rFonts w:asciiTheme="minorBidi" w:hAnsiTheme="minorBidi" w:cstheme="minorBidi"/>
              <w:sz w:val="22"/>
              <w:szCs w:val="22"/>
              <w:lang w:val="id-ID"/>
            </w:rPr>
          </w:rPrChange>
        </w:rPr>
        <w:t>Meliputi pemberian obat Rawat Jalan Tingkat Pertama (RJTP) sebagai tindak lanjut dari pelayanan yang diberikan pada berbagai jenjang pelayanan kesehatan.</w:t>
      </w:r>
    </w:p>
    <w:p w14:paraId="1AB51B13" w14:textId="5F69C3DB" w:rsidR="00255FA6" w:rsidRPr="00922713" w:rsidRDefault="00413631">
      <w:pPr>
        <w:spacing w:line="276" w:lineRule="auto"/>
        <w:ind w:left="1276"/>
        <w:jc w:val="both"/>
        <w:rPr>
          <w:rFonts w:ascii="Arial" w:hAnsi="Arial" w:cs="Arial"/>
          <w:sz w:val="22"/>
          <w:szCs w:val="22"/>
          <w:lang w:val="sv-SE"/>
          <w:rPrChange w:id="4713"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id-ID"/>
          <w:rPrChange w:id="4714" w:author="Syahrani Rachmawati Sadino" w:date="2025-01-31T14:35:00Z">
            <w:rPr>
              <w:rFonts w:asciiTheme="minorBidi" w:hAnsiTheme="minorBidi" w:cstheme="minorBidi"/>
              <w:sz w:val="22"/>
              <w:szCs w:val="22"/>
              <w:lang w:val="id-ID"/>
            </w:rPr>
          </w:rPrChange>
        </w:rPr>
        <w:t xml:space="preserve">Meliputi pemberian semua jenis obat-obatan yang sesuai dengan kebutuhan medis, dapat diberikan dengan cara diminum/ disuntik/ dioles/ dihirup atau diteteskan yang berpedoman kepada </w:t>
      </w:r>
      <w:bookmarkStart w:id="4715" w:name="_Hlk185319572"/>
      <w:r w:rsidR="00927B37" w:rsidRPr="00922713">
        <w:rPr>
          <w:rFonts w:ascii="Arial" w:hAnsi="Arial" w:cs="Arial"/>
          <w:bCs/>
          <w:sz w:val="22"/>
          <w:szCs w:val="22"/>
          <w:lang w:val="fi-FI"/>
          <w:rPrChange w:id="4716" w:author="Syahrani Rachmawati Sadino" w:date="2025-01-31T14:35:00Z">
            <w:rPr>
              <w:rFonts w:asciiTheme="minorBidi" w:hAnsiTheme="minorBidi" w:cstheme="minorBidi"/>
              <w:bCs/>
              <w:sz w:val="22"/>
              <w:szCs w:val="22"/>
              <w:lang w:val="fi-FI"/>
            </w:rPr>
          </w:rPrChange>
        </w:rPr>
        <w:t>Formularium Nasional (Fornas)</w:t>
      </w:r>
      <w:bookmarkEnd w:id="4715"/>
      <w:r w:rsidR="00927B37" w:rsidRPr="00922713">
        <w:rPr>
          <w:rFonts w:ascii="Arial" w:hAnsi="Arial" w:cs="Arial"/>
          <w:bCs/>
          <w:sz w:val="22"/>
          <w:szCs w:val="22"/>
          <w:lang w:val="fi-FI"/>
          <w:rPrChange w:id="4717" w:author="Syahrani Rachmawati Sadino" w:date="2025-01-31T14:35:00Z">
            <w:rPr>
              <w:rFonts w:asciiTheme="minorBidi" w:hAnsiTheme="minorBidi" w:cstheme="minorBidi"/>
              <w:bCs/>
              <w:sz w:val="22"/>
              <w:szCs w:val="22"/>
              <w:lang w:val="fi-FI"/>
            </w:rPr>
          </w:rPrChange>
        </w:rPr>
        <w:t xml:space="preserve"> </w:t>
      </w:r>
      <w:r w:rsidRPr="00922713">
        <w:rPr>
          <w:rFonts w:ascii="Arial" w:hAnsi="Arial" w:cs="Arial"/>
          <w:sz w:val="22"/>
          <w:szCs w:val="22"/>
          <w:lang w:val="id-ID"/>
          <w:rPrChange w:id="4718" w:author="Syahrani Rachmawati Sadino" w:date="2025-01-31T14:35:00Z">
            <w:rPr>
              <w:rFonts w:asciiTheme="minorBidi" w:hAnsiTheme="minorBidi" w:cstheme="minorBidi"/>
              <w:sz w:val="22"/>
              <w:szCs w:val="22"/>
              <w:lang w:val="id-ID"/>
            </w:rPr>
          </w:rPrChange>
        </w:rPr>
        <w:t xml:space="preserve">yang telah disepakati </w:t>
      </w:r>
      <w:r w:rsidR="00A20015" w:rsidRPr="00922713">
        <w:rPr>
          <w:rFonts w:ascii="Arial" w:hAnsi="Arial" w:cs="Arial"/>
          <w:b/>
          <w:bCs/>
          <w:sz w:val="22"/>
          <w:szCs w:val="22"/>
          <w:lang w:val="id-ID"/>
          <w:rPrChange w:id="4719" w:author="Syahrani Rachmawati Sadino" w:date="2025-01-31T14:35:00Z">
            <w:rPr>
              <w:rFonts w:asciiTheme="minorBidi" w:hAnsiTheme="minorBidi" w:cstheme="minorBidi"/>
              <w:b/>
              <w:bCs/>
              <w:sz w:val="22"/>
              <w:szCs w:val="22"/>
              <w:lang w:val="id-ID"/>
            </w:rPr>
          </w:rPrChange>
        </w:rPr>
        <w:t>PARAH PIHAK</w:t>
      </w:r>
      <w:r w:rsidRPr="00922713">
        <w:rPr>
          <w:rFonts w:ascii="Arial" w:hAnsi="Arial" w:cs="Arial"/>
          <w:b/>
          <w:bCs/>
          <w:sz w:val="22"/>
          <w:szCs w:val="22"/>
          <w:lang w:val="id-ID"/>
          <w:rPrChange w:id="4720" w:author="Syahrani Rachmawati Sadino" w:date="2025-01-31T14:35:00Z">
            <w:rPr>
              <w:rFonts w:asciiTheme="minorBidi" w:hAnsiTheme="minorBidi" w:cstheme="minorBidi"/>
              <w:b/>
              <w:bCs/>
              <w:sz w:val="22"/>
              <w:szCs w:val="22"/>
              <w:lang w:val="id-ID"/>
            </w:rPr>
          </w:rPrChange>
        </w:rPr>
        <w:t xml:space="preserve"> </w:t>
      </w:r>
      <w:r w:rsidRPr="00922713">
        <w:rPr>
          <w:rFonts w:ascii="Arial" w:hAnsi="Arial" w:cs="Arial"/>
          <w:sz w:val="22"/>
          <w:szCs w:val="22"/>
          <w:lang w:val="id-ID"/>
          <w:rPrChange w:id="4721" w:author="Syahrani Rachmawati Sadino" w:date="2025-01-31T14:35:00Z">
            <w:rPr>
              <w:rFonts w:asciiTheme="minorBidi" w:hAnsiTheme="minorBidi" w:cstheme="minorBidi"/>
              <w:sz w:val="22"/>
              <w:szCs w:val="22"/>
              <w:lang w:val="id-ID"/>
            </w:rPr>
          </w:rPrChange>
        </w:rPr>
        <w:t xml:space="preserve">dalam rangka penyembuhan, tidak termasuk obat-obatan yang masih merupakan percobaan/ hipotesa /riset. </w:t>
      </w:r>
      <w:r w:rsidRPr="00922713">
        <w:rPr>
          <w:rFonts w:ascii="Arial" w:hAnsi="Arial" w:cs="Arial"/>
          <w:sz w:val="22"/>
          <w:szCs w:val="22"/>
          <w:lang w:val="sv-SE"/>
          <w:rPrChange w:id="4722" w:author="Syahrani Rachmawati Sadino" w:date="2025-01-31T14:35:00Z">
            <w:rPr>
              <w:rFonts w:asciiTheme="minorBidi" w:hAnsiTheme="minorBidi" w:cstheme="minorBidi"/>
              <w:sz w:val="22"/>
              <w:szCs w:val="22"/>
              <w:lang w:val="sv-SE"/>
            </w:rPr>
          </w:rPrChange>
        </w:rPr>
        <w:t>Pemberian obat sebagai tindak lanjut dari pelayanan yang diberikan pada berbagai jenjang pelayanan kesehatan:</w:t>
      </w:r>
    </w:p>
    <w:bookmarkEnd w:id="4708"/>
    <w:p w14:paraId="10290FBC" w14:textId="072BE0AB" w:rsidR="00255FA6" w:rsidRPr="00922713" w:rsidRDefault="00255FA6">
      <w:pPr>
        <w:spacing w:line="276" w:lineRule="auto"/>
        <w:ind w:left="1276"/>
        <w:jc w:val="both"/>
        <w:rPr>
          <w:rFonts w:ascii="Arial" w:hAnsi="Arial" w:cs="Arial"/>
          <w:sz w:val="22"/>
          <w:szCs w:val="22"/>
          <w:lang w:val="sv-SE"/>
          <w:rPrChange w:id="4723"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sv-SE"/>
          <w:rPrChange w:id="4724" w:author="Syahrani Rachmawati Sadino" w:date="2025-01-31T14:35:00Z">
            <w:rPr>
              <w:rFonts w:asciiTheme="minorBidi" w:hAnsiTheme="minorBidi" w:cstheme="minorBidi"/>
              <w:sz w:val="22"/>
              <w:szCs w:val="22"/>
              <w:lang w:val="sv-SE"/>
            </w:rPr>
          </w:rPrChange>
        </w:rPr>
        <w:t>Dalam hal</w:t>
      </w:r>
      <w:r w:rsidRPr="00922713">
        <w:rPr>
          <w:rFonts w:ascii="Arial" w:hAnsi="Arial" w:cs="Arial"/>
          <w:b/>
          <w:sz w:val="22"/>
          <w:szCs w:val="22"/>
          <w:lang w:val="sv-SE"/>
          <w:rPrChange w:id="4725" w:author="Syahrani Rachmawati Sadino" w:date="2025-01-31T14:35:00Z">
            <w:rPr>
              <w:rFonts w:asciiTheme="minorBidi" w:hAnsiTheme="minorBidi" w:cstheme="minorBidi"/>
              <w:b/>
              <w:sz w:val="22"/>
              <w:szCs w:val="22"/>
              <w:lang w:val="sv-SE"/>
            </w:rPr>
          </w:rPrChange>
        </w:rPr>
        <w:t xml:space="preserve"> PIHAK KEDUA </w:t>
      </w:r>
      <w:r w:rsidRPr="00922713">
        <w:rPr>
          <w:rFonts w:ascii="Arial" w:hAnsi="Arial" w:cs="Arial"/>
          <w:sz w:val="22"/>
          <w:szCs w:val="22"/>
          <w:lang w:val="sv-SE"/>
          <w:rPrChange w:id="4726" w:author="Syahrani Rachmawati Sadino" w:date="2025-01-31T14:35:00Z">
            <w:rPr>
              <w:rFonts w:asciiTheme="minorBidi" w:hAnsiTheme="minorBidi" w:cstheme="minorBidi"/>
              <w:sz w:val="22"/>
              <w:szCs w:val="22"/>
              <w:lang w:val="sv-SE"/>
            </w:rPr>
          </w:rPrChange>
        </w:rPr>
        <w:t xml:space="preserve">menyediakan layanan </w:t>
      </w:r>
      <w:r w:rsidRPr="00922713">
        <w:rPr>
          <w:rFonts w:ascii="Arial" w:hAnsi="Arial" w:cs="Arial"/>
          <w:i/>
          <w:sz w:val="22"/>
          <w:szCs w:val="22"/>
          <w:lang w:val="sv-SE"/>
          <w:rPrChange w:id="4727" w:author="Syahrani Rachmawati Sadino" w:date="2025-01-31T14:35:00Z">
            <w:rPr>
              <w:rFonts w:asciiTheme="minorBidi" w:hAnsiTheme="minorBidi" w:cstheme="minorBidi"/>
              <w:i/>
              <w:sz w:val="22"/>
              <w:szCs w:val="22"/>
              <w:lang w:val="sv-SE"/>
            </w:rPr>
          </w:rPrChange>
        </w:rPr>
        <w:t>Telemedicine</w:t>
      </w:r>
      <w:r w:rsidRPr="00922713">
        <w:rPr>
          <w:rFonts w:ascii="Arial" w:hAnsi="Arial" w:cs="Arial"/>
          <w:sz w:val="22"/>
          <w:szCs w:val="22"/>
          <w:lang w:val="sv-SE"/>
          <w:rPrChange w:id="4728" w:author="Syahrani Rachmawati Sadino" w:date="2025-01-31T14:35:00Z">
            <w:rPr>
              <w:rFonts w:asciiTheme="minorBidi" w:hAnsiTheme="minorBidi" w:cstheme="minorBidi"/>
              <w:sz w:val="22"/>
              <w:szCs w:val="22"/>
              <w:lang w:val="sv-SE"/>
            </w:rPr>
          </w:rPrChange>
        </w:rPr>
        <w:t xml:space="preserve">, pemberian obat berdasarkan resep obat yang dikeluarkan oleh dokter yang terdaftar di </w:t>
      </w:r>
      <w:r w:rsidRPr="00922713">
        <w:rPr>
          <w:rFonts w:ascii="Arial" w:hAnsi="Arial" w:cs="Arial"/>
          <w:b/>
          <w:sz w:val="22"/>
          <w:szCs w:val="22"/>
          <w:lang w:val="sv-SE"/>
          <w:rPrChange w:id="4729" w:author="Syahrani Rachmawati Sadino" w:date="2025-01-31T14:35:00Z">
            <w:rPr>
              <w:rFonts w:asciiTheme="minorBidi" w:hAnsiTheme="minorBidi" w:cstheme="minorBidi"/>
              <w:b/>
              <w:sz w:val="22"/>
              <w:szCs w:val="22"/>
              <w:lang w:val="sv-SE"/>
            </w:rPr>
          </w:rPrChange>
        </w:rPr>
        <w:t xml:space="preserve">PIHAK KEDUA </w:t>
      </w:r>
      <w:r w:rsidRPr="00922713">
        <w:rPr>
          <w:rFonts w:ascii="Arial" w:hAnsi="Arial" w:cs="Arial"/>
          <w:sz w:val="22"/>
          <w:szCs w:val="22"/>
          <w:lang w:val="sv-SE"/>
          <w:rPrChange w:id="4730" w:author="Syahrani Rachmawati Sadino" w:date="2025-01-31T14:35:00Z">
            <w:rPr>
              <w:rFonts w:asciiTheme="minorBidi" w:hAnsiTheme="minorBidi" w:cstheme="minorBidi"/>
              <w:sz w:val="22"/>
              <w:szCs w:val="22"/>
              <w:lang w:val="sv-SE"/>
            </w:rPr>
          </w:rPrChange>
        </w:rPr>
        <w:t xml:space="preserve">yang mengacu kepada </w:t>
      </w:r>
      <w:r w:rsidR="00927B37" w:rsidRPr="00922713">
        <w:rPr>
          <w:rFonts w:ascii="Arial" w:hAnsi="Arial" w:cs="Arial"/>
          <w:bCs/>
          <w:sz w:val="22"/>
          <w:szCs w:val="22"/>
          <w:lang w:val="fi-FI"/>
          <w:rPrChange w:id="4731" w:author="Syahrani Rachmawati Sadino" w:date="2025-01-31T14:35:00Z">
            <w:rPr>
              <w:rFonts w:asciiTheme="minorBidi" w:hAnsiTheme="minorBidi" w:cstheme="minorBidi"/>
              <w:bCs/>
              <w:sz w:val="22"/>
              <w:szCs w:val="22"/>
              <w:highlight w:val="yellow"/>
              <w:lang w:val="fi-FI"/>
            </w:rPr>
          </w:rPrChange>
        </w:rPr>
        <w:t>Formularium Nasional (Fornas)</w:t>
      </w:r>
      <w:r w:rsidR="00927B37" w:rsidRPr="00922713">
        <w:rPr>
          <w:rFonts w:ascii="Arial" w:hAnsi="Arial" w:cs="Arial"/>
          <w:bCs/>
          <w:sz w:val="22"/>
          <w:szCs w:val="22"/>
          <w:lang w:val="fi-FI"/>
          <w:rPrChange w:id="4732" w:author="Syahrani Rachmawati Sadino" w:date="2025-01-31T14:35:00Z">
            <w:rPr>
              <w:rFonts w:asciiTheme="minorBidi" w:hAnsiTheme="minorBidi" w:cstheme="minorBidi"/>
              <w:bCs/>
              <w:sz w:val="22"/>
              <w:szCs w:val="22"/>
              <w:lang w:val="fi-FI"/>
            </w:rPr>
          </w:rPrChange>
        </w:rPr>
        <w:t xml:space="preserve"> </w:t>
      </w:r>
      <w:r w:rsidRPr="00922713">
        <w:rPr>
          <w:rFonts w:ascii="Arial" w:hAnsi="Arial" w:cs="Arial"/>
          <w:sz w:val="22"/>
          <w:szCs w:val="22"/>
          <w:lang w:val="id-ID"/>
          <w:rPrChange w:id="4733" w:author="Syahrani Rachmawati Sadino" w:date="2025-01-31T14:35:00Z">
            <w:rPr>
              <w:rFonts w:asciiTheme="minorBidi" w:hAnsiTheme="minorBidi" w:cstheme="minorBidi"/>
              <w:sz w:val="22"/>
              <w:szCs w:val="22"/>
              <w:lang w:val="id-ID"/>
            </w:rPr>
          </w:rPrChange>
        </w:rPr>
        <w:t xml:space="preserve">serta ketentuan lainnya yang berlaku dengan </w:t>
      </w:r>
      <w:r w:rsidRPr="00922713">
        <w:rPr>
          <w:rFonts w:ascii="Arial" w:hAnsi="Arial" w:cs="Arial"/>
          <w:sz w:val="22"/>
          <w:szCs w:val="22"/>
          <w:lang w:val="sv-SE"/>
          <w:rPrChange w:id="4734" w:author="Syahrani Rachmawati Sadino" w:date="2025-01-31T14:35:00Z">
            <w:rPr>
              <w:rFonts w:asciiTheme="minorBidi" w:hAnsiTheme="minorBidi" w:cstheme="minorBidi"/>
              <w:sz w:val="22"/>
              <w:szCs w:val="22"/>
              <w:lang w:val="sv-SE"/>
            </w:rPr>
          </w:rPrChange>
        </w:rPr>
        <w:t>p</w:t>
      </w:r>
      <w:r w:rsidRPr="00922713">
        <w:rPr>
          <w:rFonts w:ascii="Arial" w:hAnsi="Arial" w:cs="Arial"/>
          <w:sz w:val="22"/>
          <w:szCs w:val="22"/>
          <w:lang w:val="id-ID"/>
          <w:rPrChange w:id="4735" w:author="Syahrani Rachmawati Sadino" w:date="2025-01-31T14:35:00Z">
            <w:rPr>
              <w:rFonts w:asciiTheme="minorBidi" w:hAnsiTheme="minorBidi" w:cstheme="minorBidi"/>
              <w:sz w:val="22"/>
              <w:szCs w:val="22"/>
              <w:lang w:val="id-ID"/>
            </w:rPr>
          </w:rPrChange>
        </w:rPr>
        <w:t>rosedur penyerahan obat sebagai berikut</w:t>
      </w:r>
      <w:r w:rsidR="005D130D" w:rsidRPr="00922713">
        <w:rPr>
          <w:rFonts w:ascii="Arial" w:hAnsi="Arial" w:cs="Arial"/>
          <w:sz w:val="22"/>
          <w:szCs w:val="22"/>
          <w:lang w:val="id-ID"/>
          <w:rPrChange w:id="4736" w:author="Syahrani Rachmawati Sadino" w:date="2025-01-31T14:35:00Z">
            <w:rPr>
              <w:rFonts w:asciiTheme="minorBidi" w:hAnsiTheme="minorBidi" w:cstheme="minorBidi"/>
              <w:sz w:val="22"/>
              <w:szCs w:val="22"/>
              <w:lang w:val="id-ID"/>
            </w:rPr>
          </w:rPrChange>
        </w:rPr>
        <w:t>:</w:t>
      </w:r>
    </w:p>
    <w:p w14:paraId="3A67B35F" w14:textId="2C22FFF1" w:rsidR="00255FA6" w:rsidRPr="00922713" w:rsidRDefault="00255FA6">
      <w:pPr>
        <w:pStyle w:val="BodyTextIndent"/>
        <w:keepNext w:val="0"/>
        <w:keepLines w:val="0"/>
        <w:numPr>
          <w:ilvl w:val="4"/>
          <w:numId w:val="54"/>
        </w:numPr>
        <w:tabs>
          <w:tab w:val="clear" w:pos="3600"/>
        </w:tabs>
        <w:spacing w:after="0" w:line="276" w:lineRule="auto"/>
        <w:ind w:left="1701" w:hanging="448"/>
        <w:rPr>
          <w:rFonts w:ascii="Arial" w:hAnsi="Arial" w:cs="Arial"/>
          <w:color w:val="000000"/>
          <w:sz w:val="22"/>
          <w:szCs w:val="22"/>
          <w:lang w:val="id-ID"/>
          <w:rPrChange w:id="4737" w:author="Syahrani Rachmawati Sadino" w:date="2025-01-31T14:35:00Z">
            <w:rPr>
              <w:rFonts w:asciiTheme="minorBidi" w:hAnsiTheme="minorBidi" w:cstheme="minorBidi"/>
              <w:color w:val="000000"/>
              <w:sz w:val="22"/>
              <w:szCs w:val="22"/>
              <w:lang w:val="id-ID"/>
            </w:rPr>
          </w:rPrChange>
        </w:rPr>
        <w:pPrChange w:id="4738" w:author="Syahrani Rachmawati Sadino" w:date="2025-01-31T15:00:00Z">
          <w:pPr>
            <w:pStyle w:val="BodyTextIndent"/>
            <w:keepNext w:val="0"/>
            <w:keepLines w:val="0"/>
            <w:numPr>
              <w:ilvl w:val="4"/>
              <w:numId w:val="54"/>
            </w:numPr>
            <w:tabs>
              <w:tab w:val="clear" w:pos="720"/>
              <w:tab w:val="num" w:pos="3600"/>
            </w:tabs>
            <w:spacing w:after="0" w:line="276" w:lineRule="auto"/>
            <w:ind w:left="1701" w:hanging="448"/>
          </w:pPr>
        </w:pPrChange>
      </w:pPr>
      <w:r w:rsidRPr="00922713">
        <w:rPr>
          <w:rFonts w:ascii="Arial" w:hAnsi="Arial" w:cs="Arial"/>
          <w:color w:val="000000"/>
          <w:sz w:val="22"/>
          <w:szCs w:val="22"/>
          <w:lang w:val="sv-SE"/>
          <w:rPrChange w:id="4739" w:author="Syahrani Rachmawati Sadino" w:date="2025-01-31T14:35:00Z">
            <w:rPr>
              <w:rFonts w:asciiTheme="minorBidi" w:hAnsiTheme="minorBidi" w:cstheme="minorBidi"/>
              <w:color w:val="000000"/>
              <w:sz w:val="22"/>
              <w:szCs w:val="22"/>
              <w:lang w:val="sv-SE"/>
            </w:rPr>
          </w:rPrChange>
        </w:rPr>
        <w:t xml:space="preserve">Dokter </w:t>
      </w:r>
      <w:r w:rsidRPr="00922713">
        <w:rPr>
          <w:rFonts w:ascii="Arial" w:hAnsi="Arial" w:cs="Arial"/>
          <w:color w:val="000000"/>
          <w:sz w:val="22"/>
          <w:szCs w:val="22"/>
          <w:lang w:val="id-ID"/>
          <w:rPrChange w:id="4740" w:author="Syahrani Rachmawati Sadino" w:date="2025-01-31T14:35:00Z">
            <w:rPr>
              <w:rFonts w:asciiTheme="minorBidi" w:hAnsiTheme="minorBidi" w:cstheme="minorBidi"/>
              <w:color w:val="000000"/>
              <w:sz w:val="22"/>
              <w:szCs w:val="22"/>
              <w:lang w:val="id-ID"/>
            </w:rPr>
          </w:rPrChange>
        </w:rPr>
        <w:t xml:space="preserve">wajib menjelaskan jumlah dan jenis </w:t>
      </w:r>
      <w:r w:rsidRPr="00922713">
        <w:rPr>
          <w:rFonts w:ascii="Arial" w:hAnsi="Arial" w:cs="Arial"/>
          <w:color w:val="000000"/>
          <w:sz w:val="22"/>
          <w:szCs w:val="22"/>
          <w:lang w:val="sv-SE"/>
          <w:rPrChange w:id="4741" w:author="Syahrani Rachmawati Sadino" w:date="2025-01-31T14:35:00Z">
            <w:rPr>
              <w:rFonts w:asciiTheme="minorBidi" w:hAnsiTheme="minorBidi" w:cstheme="minorBidi"/>
              <w:color w:val="000000"/>
              <w:sz w:val="22"/>
              <w:szCs w:val="22"/>
              <w:lang w:val="sv-SE"/>
            </w:rPr>
          </w:rPrChange>
        </w:rPr>
        <w:t xml:space="preserve">obat </w:t>
      </w:r>
      <w:r w:rsidRPr="00922713">
        <w:rPr>
          <w:rFonts w:ascii="Arial" w:hAnsi="Arial" w:cs="Arial"/>
          <w:color w:val="000000"/>
          <w:sz w:val="22"/>
          <w:szCs w:val="22"/>
          <w:lang w:val="id-ID"/>
          <w:rPrChange w:id="4742" w:author="Syahrani Rachmawati Sadino" w:date="2025-01-31T14:35:00Z">
            <w:rPr>
              <w:rFonts w:asciiTheme="minorBidi" w:hAnsiTheme="minorBidi" w:cstheme="minorBidi"/>
              <w:color w:val="000000"/>
              <w:sz w:val="22"/>
              <w:szCs w:val="22"/>
              <w:lang w:val="id-ID"/>
            </w:rPr>
          </w:rPrChange>
        </w:rPr>
        <w:t xml:space="preserve">yang diberikan kepada Peserta </w:t>
      </w:r>
      <w:r w:rsidR="00457E9E" w:rsidRPr="00922713">
        <w:rPr>
          <w:rFonts w:ascii="Arial" w:hAnsi="Arial" w:cs="Arial"/>
          <w:color w:val="000000"/>
          <w:sz w:val="22"/>
          <w:szCs w:val="22"/>
          <w:lang w:val="id-ID"/>
          <w:rPrChange w:id="4743" w:author="Syahrani Rachmawati Sadino" w:date="2025-01-31T14:35:00Z">
            <w:rPr>
              <w:rFonts w:asciiTheme="minorBidi" w:hAnsiTheme="minorBidi" w:cstheme="minorBidi"/>
              <w:color w:val="000000"/>
              <w:sz w:val="22"/>
              <w:szCs w:val="22"/>
              <w:lang w:val="id-ID"/>
            </w:rPr>
          </w:rPrChange>
        </w:rPr>
        <w:t>BRI Life</w:t>
      </w:r>
      <w:r w:rsidRPr="00922713">
        <w:rPr>
          <w:rFonts w:ascii="Arial" w:hAnsi="Arial" w:cs="Arial"/>
          <w:color w:val="000000"/>
          <w:sz w:val="22"/>
          <w:szCs w:val="22"/>
          <w:lang w:val="sv-SE"/>
          <w:rPrChange w:id="4744" w:author="Syahrani Rachmawati Sadino" w:date="2025-01-31T14:35:00Z">
            <w:rPr>
              <w:rFonts w:asciiTheme="minorBidi" w:hAnsiTheme="minorBidi" w:cstheme="minorBidi"/>
              <w:color w:val="000000"/>
              <w:sz w:val="22"/>
              <w:szCs w:val="22"/>
              <w:lang w:val="sv-SE"/>
            </w:rPr>
          </w:rPrChange>
        </w:rPr>
        <w:t xml:space="preserve"> pada ruang </w:t>
      </w:r>
      <w:r w:rsidRPr="00922713">
        <w:rPr>
          <w:rFonts w:ascii="Arial" w:hAnsi="Arial" w:cs="Arial"/>
          <w:i/>
          <w:color w:val="000000"/>
          <w:sz w:val="22"/>
          <w:szCs w:val="22"/>
          <w:lang w:val="id-ID"/>
          <w:rPrChange w:id="4745" w:author="Syahrani Rachmawati Sadino" w:date="2025-01-31T14:35:00Z">
            <w:rPr>
              <w:rFonts w:asciiTheme="minorBidi" w:hAnsiTheme="minorBidi" w:cstheme="minorBidi"/>
              <w:i/>
              <w:color w:val="000000"/>
              <w:sz w:val="22"/>
              <w:szCs w:val="22"/>
              <w:lang w:val="id-ID"/>
            </w:rPr>
          </w:rPrChange>
        </w:rPr>
        <w:t>chat</w:t>
      </w:r>
      <w:r w:rsidRPr="00922713">
        <w:rPr>
          <w:rFonts w:ascii="Arial" w:hAnsi="Arial" w:cs="Arial"/>
          <w:i/>
          <w:color w:val="000000"/>
          <w:sz w:val="22"/>
          <w:szCs w:val="22"/>
          <w:lang w:val="sv-SE"/>
          <w:rPrChange w:id="4746" w:author="Syahrani Rachmawati Sadino" w:date="2025-01-31T14:35:00Z">
            <w:rPr>
              <w:rFonts w:asciiTheme="minorBidi" w:hAnsiTheme="minorBidi" w:cstheme="minorBidi"/>
              <w:i/>
              <w:color w:val="000000"/>
              <w:sz w:val="22"/>
              <w:szCs w:val="22"/>
              <w:lang w:val="sv-SE"/>
            </w:rPr>
          </w:rPrChange>
        </w:rPr>
        <w:t>/call/video call</w:t>
      </w:r>
      <w:r w:rsidRPr="00922713">
        <w:rPr>
          <w:rFonts w:ascii="Arial" w:hAnsi="Arial" w:cs="Arial"/>
          <w:i/>
          <w:color w:val="000000"/>
          <w:sz w:val="22"/>
          <w:szCs w:val="22"/>
          <w:lang w:val="id-ID"/>
          <w:rPrChange w:id="4747" w:author="Syahrani Rachmawati Sadino" w:date="2025-01-31T14:35:00Z">
            <w:rPr>
              <w:rFonts w:asciiTheme="minorBidi" w:hAnsiTheme="minorBidi" w:cstheme="minorBidi"/>
              <w:i/>
              <w:color w:val="000000"/>
              <w:sz w:val="22"/>
              <w:szCs w:val="22"/>
              <w:lang w:val="id-ID"/>
            </w:rPr>
          </w:rPrChange>
        </w:rPr>
        <w:t xml:space="preserve"> </w:t>
      </w:r>
      <w:r w:rsidRPr="00922713">
        <w:rPr>
          <w:rFonts w:ascii="Arial" w:hAnsi="Arial" w:cs="Arial"/>
          <w:i/>
          <w:color w:val="000000"/>
          <w:sz w:val="22"/>
          <w:szCs w:val="22"/>
          <w:lang w:val="sv-SE"/>
          <w:rPrChange w:id="4748" w:author="Syahrani Rachmawati Sadino" w:date="2025-01-31T14:35:00Z">
            <w:rPr>
              <w:rFonts w:asciiTheme="minorBidi" w:hAnsiTheme="minorBidi" w:cstheme="minorBidi"/>
              <w:i/>
              <w:color w:val="000000"/>
              <w:sz w:val="22"/>
              <w:szCs w:val="22"/>
              <w:lang w:val="sv-SE"/>
            </w:rPr>
          </w:rPrChange>
        </w:rPr>
        <w:t>Telemedicine</w:t>
      </w:r>
      <w:r w:rsidRPr="00922713">
        <w:rPr>
          <w:rFonts w:ascii="Arial" w:hAnsi="Arial" w:cs="Arial"/>
          <w:color w:val="000000"/>
          <w:sz w:val="22"/>
          <w:szCs w:val="22"/>
          <w:lang w:val="id-ID"/>
          <w:rPrChange w:id="4749" w:author="Syahrani Rachmawati Sadino" w:date="2025-01-31T14:35:00Z">
            <w:rPr>
              <w:rFonts w:asciiTheme="minorBidi" w:hAnsiTheme="minorBidi" w:cstheme="minorBidi"/>
              <w:color w:val="000000"/>
              <w:sz w:val="22"/>
              <w:szCs w:val="22"/>
              <w:lang w:val="id-ID"/>
            </w:rPr>
          </w:rPrChange>
        </w:rPr>
        <w:t>.</w:t>
      </w:r>
    </w:p>
    <w:p w14:paraId="37591449" w14:textId="16A6FF0F" w:rsidR="00255FA6" w:rsidRPr="00922713" w:rsidDel="00C33BCA" w:rsidRDefault="00255FA6">
      <w:pPr>
        <w:pStyle w:val="BodyTextIndent"/>
        <w:keepNext w:val="0"/>
        <w:keepLines w:val="0"/>
        <w:numPr>
          <w:ilvl w:val="4"/>
          <w:numId w:val="54"/>
        </w:numPr>
        <w:tabs>
          <w:tab w:val="clear" w:pos="3600"/>
        </w:tabs>
        <w:snapToGrid w:val="0"/>
        <w:spacing w:after="0" w:line="276" w:lineRule="auto"/>
        <w:ind w:left="1701" w:hanging="448"/>
        <w:rPr>
          <w:del w:id="4750" w:author="ADMIN" w:date="2025-07-29T11:08:00Z" w16du:dateUtc="2025-07-29T04:08:00Z"/>
          <w:rFonts w:ascii="Arial" w:hAnsi="Arial" w:cs="Arial"/>
          <w:sz w:val="22"/>
          <w:szCs w:val="22"/>
          <w:lang w:val="id-ID"/>
          <w:rPrChange w:id="4751" w:author="Syahrani Rachmawati Sadino" w:date="2025-01-31T14:35:00Z">
            <w:rPr>
              <w:del w:id="4752" w:author="ADMIN" w:date="2025-07-29T11:08:00Z" w16du:dateUtc="2025-07-29T04:08:00Z"/>
              <w:rFonts w:asciiTheme="minorBidi" w:hAnsiTheme="minorBidi" w:cstheme="minorBidi"/>
              <w:sz w:val="22"/>
              <w:szCs w:val="22"/>
              <w:lang w:val="id-ID"/>
            </w:rPr>
          </w:rPrChange>
        </w:rPr>
        <w:pPrChange w:id="4753" w:author="Syahrani Rachmawati Sadino" w:date="2025-01-31T15:00:00Z">
          <w:pPr>
            <w:pStyle w:val="BodyTextIndent"/>
            <w:keepNext w:val="0"/>
            <w:keepLines w:val="0"/>
            <w:numPr>
              <w:ilvl w:val="4"/>
              <w:numId w:val="54"/>
            </w:numPr>
            <w:tabs>
              <w:tab w:val="clear" w:pos="720"/>
              <w:tab w:val="num" w:pos="3600"/>
            </w:tabs>
            <w:snapToGrid w:val="0"/>
            <w:spacing w:after="0" w:line="276" w:lineRule="auto"/>
            <w:ind w:left="1701" w:hanging="448"/>
          </w:pPr>
        </w:pPrChange>
      </w:pPr>
      <w:r w:rsidRPr="00922713">
        <w:rPr>
          <w:rFonts w:ascii="Arial" w:hAnsi="Arial" w:cs="Arial"/>
          <w:color w:val="000000"/>
          <w:sz w:val="22"/>
          <w:szCs w:val="22"/>
          <w:lang w:val="sv-SE"/>
          <w:rPrChange w:id="4754" w:author="Syahrani Rachmawati Sadino" w:date="2025-01-31T14:35:00Z">
            <w:rPr>
              <w:rFonts w:asciiTheme="minorBidi" w:hAnsiTheme="minorBidi" w:cstheme="minorBidi"/>
              <w:color w:val="000000"/>
              <w:sz w:val="22"/>
              <w:szCs w:val="22"/>
              <w:lang w:val="sv-SE"/>
            </w:rPr>
          </w:rPrChange>
        </w:rPr>
        <w:t xml:space="preserve">Obat akan diserahkan </w:t>
      </w:r>
      <w:r w:rsidRPr="00922713">
        <w:rPr>
          <w:rFonts w:ascii="Arial" w:hAnsi="Arial" w:cs="Arial"/>
          <w:b/>
          <w:color w:val="000000"/>
          <w:sz w:val="22"/>
          <w:szCs w:val="22"/>
          <w:lang w:val="sv-SE"/>
          <w:rPrChange w:id="4755" w:author="Syahrani Rachmawati Sadino" w:date="2025-01-31T14:35:00Z">
            <w:rPr>
              <w:rFonts w:asciiTheme="minorBidi" w:hAnsiTheme="minorBidi" w:cstheme="minorBidi"/>
              <w:b/>
              <w:color w:val="000000"/>
              <w:sz w:val="22"/>
              <w:szCs w:val="22"/>
              <w:lang w:val="sv-SE"/>
            </w:rPr>
          </w:rPrChange>
        </w:rPr>
        <w:t>PIHAK KEDUA</w:t>
      </w:r>
      <w:r w:rsidRPr="00922713">
        <w:rPr>
          <w:rFonts w:ascii="Arial" w:hAnsi="Arial" w:cs="Arial"/>
          <w:color w:val="000000"/>
          <w:sz w:val="22"/>
          <w:szCs w:val="22"/>
          <w:lang w:val="sv-SE"/>
          <w:rPrChange w:id="4756" w:author="Syahrani Rachmawati Sadino" w:date="2025-01-31T14:35:00Z">
            <w:rPr>
              <w:rFonts w:asciiTheme="minorBidi" w:hAnsiTheme="minorBidi" w:cstheme="minorBidi"/>
              <w:color w:val="000000"/>
              <w:sz w:val="22"/>
              <w:szCs w:val="22"/>
              <w:lang w:val="sv-SE"/>
            </w:rPr>
          </w:rPrChange>
        </w:rPr>
        <w:t xml:space="preserve"> melalui pengiriman kepada alamat Peserta </w:t>
      </w:r>
      <w:r w:rsidR="00457E9E" w:rsidRPr="00922713">
        <w:rPr>
          <w:rFonts w:ascii="Arial" w:hAnsi="Arial" w:cs="Arial"/>
          <w:color w:val="000000"/>
          <w:sz w:val="22"/>
          <w:szCs w:val="22"/>
          <w:lang w:val="sv-SE"/>
          <w:rPrChange w:id="4757" w:author="Syahrani Rachmawati Sadino" w:date="2025-01-31T14:35:00Z">
            <w:rPr>
              <w:rFonts w:asciiTheme="minorBidi" w:hAnsiTheme="minorBidi" w:cstheme="minorBidi"/>
              <w:color w:val="000000"/>
              <w:sz w:val="22"/>
              <w:szCs w:val="22"/>
              <w:lang w:val="sv-SE"/>
            </w:rPr>
          </w:rPrChange>
        </w:rPr>
        <w:t>BRI Life</w:t>
      </w:r>
      <w:r w:rsidRPr="00922713">
        <w:rPr>
          <w:rFonts w:ascii="Arial" w:hAnsi="Arial" w:cs="Arial"/>
          <w:color w:val="000000"/>
          <w:sz w:val="22"/>
          <w:szCs w:val="22"/>
          <w:lang w:val="sv-SE"/>
          <w:rPrChange w:id="4758" w:author="Syahrani Rachmawati Sadino" w:date="2025-01-31T14:35:00Z">
            <w:rPr>
              <w:rFonts w:asciiTheme="minorBidi" w:hAnsiTheme="minorBidi" w:cstheme="minorBidi"/>
              <w:color w:val="000000"/>
              <w:sz w:val="22"/>
              <w:szCs w:val="22"/>
              <w:lang w:val="sv-SE"/>
            </w:rPr>
          </w:rPrChange>
        </w:rPr>
        <w:t xml:space="preserve">. Biaya pengiriman obat dapat ditagihkan </w:t>
      </w:r>
      <w:r w:rsidRPr="00922713">
        <w:rPr>
          <w:rFonts w:ascii="Arial" w:hAnsi="Arial" w:cs="Arial"/>
          <w:b/>
          <w:color w:val="000000"/>
          <w:sz w:val="22"/>
          <w:szCs w:val="22"/>
          <w:lang w:val="sv-SE"/>
          <w:rPrChange w:id="4759" w:author="Syahrani Rachmawati Sadino" w:date="2025-01-31T14:35:00Z">
            <w:rPr>
              <w:rFonts w:asciiTheme="minorBidi" w:hAnsiTheme="minorBidi" w:cstheme="minorBidi"/>
              <w:b/>
              <w:color w:val="000000"/>
              <w:sz w:val="22"/>
              <w:szCs w:val="22"/>
              <w:lang w:val="sv-SE"/>
            </w:rPr>
          </w:rPrChange>
        </w:rPr>
        <w:t>PIHAK KEDUA</w:t>
      </w:r>
      <w:r w:rsidRPr="00922713">
        <w:rPr>
          <w:rFonts w:ascii="Arial" w:hAnsi="Arial" w:cs="Arial"/>
          <w:color w:val="000000"/>
          <w:sz w:val="22"/>
          <w:szCs w:val="22"/>
          <w:lang w:val="sv-SE"/>
          <w:rPrChange w:id="4760" w:author="Syahrani Rachmawati Sadino" w:date="2025-01-31T14:35:00Z">
            <w:rPr>
              <w:rFonts w:asciiTheme="minorBidi" w:hAnsiTheme="minorBidi" w:cstheme="minorBidi"/>
              <w:color w:val="000000"/>
              <w:sz w:val="22"/>
              <w:szCs w:val="22"/>
              <w:lang w:val="sv-SE"/>
            </w:rPr>
          </w:rPrChange>
        </w:rPr>
        <w:t xml:space="preserve"> kepada Peserta </w:t>
      </w:r>
      <w:r w:rsidR="00457E9E" w:rsidRPr="00922713">
        <w:rPr>
          <w:rFonts w:ascii="Arial" w:hAnsi="Arial" w:cs="Arial"/>
          <w:color w:val="000000"/>
          <w:sz w:val="22"/>
          <w:szCs w:val="22"/>
          <w:lang w:val="sv-SE"/>
          <w:rPrChange w:id="4761" w:author="Syahrani Rachmawati Sadino" w:date="2025-01-31T14:35:00Z">
            <w:rPr>
              <w:rFonts w:asciiTheme="minorBidi" w:hAnsiTheme="minorBidi" w:cstheme="minorBidi"/>
              <w:color w:val="000000"/>
              <w:sz w:val="22"/>
              <w:szCs w:val="22"/>
              <w:lang w:val="sv-SE"/>
            </w:rPr>
          </w:rPrChange>
        </w:rPr>
        <w:t>BRI Life</w:t>
      </w:r>
      <w:r w:rsidRPr="00922713">
        <w:rPr>
          <w:rFonts w:ascii="Arial" w:hAnsi="Arial" w:cs="Arial"/>
          <w:color w:val="000000"/>
          <w:sz w:val="22"/>
          <w:szCs w:val="22"/>
          <w:lang w:val="sv-SE"/>
          <w:rPrChange w:id="4762" w:author="Syahrani Rachmawati Sadino" w:date="2025-01-31T14:35:00Z">
            <w:rPr>
              <w:rFonts w:asciiTheme="minorBidi" w:hAnsiTheme="minorBidi" w:cstheme="minorBidi"/>
              <w:color w:val="000000"/>
              <w:sz w:val="22"/>
              <w:szCs w:val="22"/>
              <w:lang w:val="sv-SE"/>
            </w:rPr>
          </w:rPrChange>
        </w:rPr>
        <w:t>.</w:t>
      </w:r>
    </w:p>
    <w:p w14:paraId="6F6C0703" w14:textId="77777777" w:rsidR="00255FA6" w:rsidRPr="00C33BCA" w:rsidDel="00C33BCA" w:rsidRDefault="00255FA6" w:rsidP="00C33BCA">
      <w:pPr>
        <w:pStyle w:val="BodyTextIndent"/>
        <w:keepNext w:val="0"/>
        <w:keepLines w:val="0"/>
        <w:numPr>
          <w:ilvl w:val="4"/>
          <w:numId w:val="54"/>
        </w:numPr>
        <w:tabs>
          <w:tab w:val="clear" w:pos="3600"/>
        </w:tabs>
        <w:snapToGrid w:val="0"/>
        <w:spacing w:after="0" w:line="276" w:lineRule="auto"/>
        <w:ind w:left="1701" w:hanging="448"/>
        <w:rPr>
          <w:del w:id="4763" w:author="ADMIN" w:date="2025-07-29T11:08:00Z" w16du:dateUtc="2025-07-29T04:08:00Z"/>
          <w:rFonts w:ascii="Arial" w:hAnsi="Arial" w:cs="Arial"/>
          <w:color w:val="000000"/>
          <w:sz w:val="22"/>
          <w:szCs w:val="22"/>
          <w:lang w:val="id-ID"/>
          <w:rPrChange w:id="4764" w:author="ADMIN" w:date="2025-07-29T11:08:00Z" w16du:dateUtc="2025-07-29T04:08:00Z">
            <w:rPr>
              <w:del w:id="4765" w:author="ADMIN" w:date="2025-07-29T11:08:00Z" w16du:dateUtc="2025-07-29T04:08:00Z"/>
              <w:rFonts w:asciiTheme="minorBidi" w:hAnsiTheme="minorBidi" w:cstheme="minorBidi"/>
              <w:color w:val="000000"/>
              <w:sz w:val="22"/>
              <w:szCs w:val="22"/>
              <w:highlight w:val="cyan"/>
              <w:lang w:val="id-ID"/>
            </w:rPr>
          </w:rPrChange>
        </w:rPr>
        <w:pPrChange w:id="4766" w:author="ADMIN" w:date="2025-07-29T11:08:00Z" w16du:dateUtc="2025-07-29T04:08:00Z">
          <w:pPr>
            <w:pStyle w:val="BodyTextIndent"/>
            <w:keepNext w:val="0"/>
            <w:keepLines w:val="0"/>
            <w:tabs>
              <w:tab w:val="left" w:pos="720"/>
            </w:tabs>
            <w:spacing w:after="0" w:line="276" w:lineRule="auto"/>
            <w:ind w:left="1888" w:firstLine="0"/>
          </w:pPr>
        </w:pPrChange>
      </w:pPr>
    </w:p>
    <w:p w14:paraId="1E55FDC5" w14:textId="0900EF55" w:rsidR="00255FA6" w:rsidRPr="00C33BCA" w:rsidDel="00C33BCA" w:rsidRDefault="00255FA6" w:rsidP="00C33BCA">
      <w:pPr>
        <w:pStyle w:val="BodyTextIndent"/>
        <w:keepNext w:val="0"/>
        <w:keepLines w:val="0"/>
        <w:numPr>
          <w:ilvl w:val="4"/>
          <w:numId w:val="54"/>
        </w:numPr>
        <w:tabs>
          <w:tab w:val="clear" w:pos="3600"/>
        </w:tabs>
        <w:snapToGrid w:val="0"/>
        <w:spacing w:after="0" w:line="276" w:lineRule="auto"/>
        <w:ind w:left="1701" w:hanging="448"/>
        <w:rPr>
          <w:del w:id="4767" w:author="ADMIN" w:date="2025-07-29T11:08:00Z" w16du:dateUtc="2025-07-29T04:08:00Z"/>
          <w:rFonts w:ascii="Arial" w:hAnsi="Arial" w:cs="Arial"/>
          <w:sz w:val="22"/>
          <w:szCs w:val="22"/>
          <w:lang w:val="sv-SE"/>
          <w:rPrChange w:id="4768" w:author="ADMIN" w:date="2025-07-29T11:08:00Z" w16du:dateUtc="2025-07-29T04:08:00Z">
            <w:rPr>
              <w:del w:id="4769" w:author="ADMIN" w:date="2025-07-29T11:08:00Z" w16du:dateUtc="2025-07-29T04:08:00Z"/>
              <w:rFonts w:asciiTheme="minorBidi" w:hAnsiTheme="minorBidi" w:cstheme="minorBidi"/>
              <w:sz w:val="22"/>
              <w:szCs w:val="22"/>
              <w:lang w:val="sv-SE"/>
            </w:rPr>
          </w:rPrChange>
        </w:rPr>
        <w:pPrChange w:id="4770" w:author="ADMIN" w:date="2025-07-29T11:08:00Z" w16du:dateUtc="2025-07-29T04:08:00Z">
          <w:pPr>
            <w:numPr>
              <w:ilvl w:val="2"/>
              <w:numId w:val="36"/>
            </w:numPr>
            <w:tabs>
              <w:tab w:val="num" w:pos="2340"/>
            </w:tabs>
            <w:spacing w:line="276" w:lineRule="auto"/>
            <w:ind w:left="1276" w:hanging="425"/>
            <w:jc w:val="both"/>
          </w:pPr>
        </w:pPrChange>
      </w:pPr>
      <w:del w:id="4771" w:author="ADMIN" w:date="2025-07-29T11:08:00Z" w16du:dateUtc="2025-07-29T04:08:00Z">
        <w:r w:rsidRPr="00C33BCA" w:rsidDel="00C33BCA">
          <w:rPr>
            <w:rFonts w:ascii="Arial" w:hAnsi="Arial" w:cs="Arial"/>
            <w:sz w:val="22"/>
            <w:szCs w:val="22"/>
            <w:lang w:val="id-ID"/>
            <w:rPrChange w:id="4772" w:author="ADMIN" w:date="2025-07-29T11:08:00Z" w16du:dateUtc="2025-07-29T04:08:00Z">
              <w:rPr>
                <w:rFonts w:asciiTheme="minorBidi" w:hAnsiTheme="minorBidi" w:cstheme="minorBidi"/>
                <w:sz w:val="22"/>
                <w:szCs w:val="22"/>
                <w:lang w:val="id-ID"/>
              </w:rPr>
            </w:rPrChange>
          </w:rPr>
          <w:delText>Pelayanan Gawat Darurat</w:delText>
        </w:r>
        <w:r w:rsidRPr="00C33BCA" w:rsidDel="00C33BCA">
          <w:rPr>
            <w:rFonts w:ascii="Arial" w:hAnsi="Arial" w:cs="Arial"/>
            <w:sz w:val="22"/>
            <w:szCs w:val="22"/>
            <w:lang w:val="sv-SE"/>
            <w:rPrChange w:id="4773" w:author="ADMIN" w:date="2025-07-29T11:08:00Z" w16du:dateUtc="2025-07-29T04:08:00Z">
              <w:rPr>
                <w:rFonts w:asciiTheme="minorBidi" w:hAnsiTheme="minorBidi" w:cstheme="minorBidi"/>
                <w:sz w:val="22"/>
                <w:szCs w:val="22"/>
                <w:lang w:val="sv-SE"/>
              </w:rPr>
            </w:rPrChange>
          </w:rPr>
          <w:delText>, terdiri dari</w:delText>
        </w:r>
        <w:r w:rsidR="005D130D" w:rsidRPr="00C33BCA" w:rsidDel="00C33BCA">
          <w:rPr>
            <w:rFonts w:ascii="Arial" w:hAnsi="Arial" w:cs="Arial"/>
            <w:sz w:val="22"/>
            <w:szCs w:val="22"/>
            <w:lang w:val="sv-SE"/>
            <w:rPrChange w:id="4774" w:author="ADMIN" w:date="2025-07-29T11:08:00Z" w16du:dateUtc="2025-07-29T04:08:00Z">
              <w:rPr>
                <w:rFonts w:asciiTheme="minorBidi" w:hAnsiTheme="minorBidi" w:cstheme="minorBidi"/>
                <w:sz w:val="22"/>
                <w:szCs w:val="22"/>
                <w:lang w:val="sv-SE"/>
              </w:rPr>
            </w:rPrChange>
          </w:rPr>
          <w:delText>:</w:delText>
        </w:r>
        <w:r w:rsidRPr="00C33BCA" w:rsidDel="00C33BCA">
          <w:rPr>
            <w:rFonts w:ascii="Arial" w:hAnsi="Arial" w:cs="Arial"/>
            <w:sz w:val="22"/>
            <w:szCs w:val="22"/>
            <w:lang w:val="sv-SE"/>
            <w:rPrChange w:id="4775" w:author="ADMIN" w:date="2025-07-29T11:08:00Z" w16du:dateUtc="2025-07-29T04:08:00Z">
              <w:rPr>
                <w:rFonts w:asciiTheme="minorBidi" w:hAnsiTheme="minorBidi" w:cstheme="minorBidi"/>
                <w:sz w:val="22"/>
                <w:szCs w:val="22"/>
                <w:lang w:val="sv-SE"/>
              </w:rPr>
            </w:rPrChange>
          </w:rPr>
          <w:delText xml:space="preserve"> </w:delText>
        </w:r>
        <w:r w:rsidRPr="00C33BCA" w:rsidDel="00C33BCA">
          <w:rPr>
            <w:rFonts w:ascii="Arial" w:hAnsi="Arial" w:cs="Arial"/>
            <w:color w:val="FF0000"/>
            <w:sz w:val="22"/>
            <w:szCs w:val="22"/>
            <w:lang w:val="fi-FI"/>
            <w:rPrChange w:id="4776" w:author="ADMIN" w:date="2025-07-29T11:08:00Z" w16du:dateUtc="2025-07-29T04:08:00Z">
              <w:rPr>
                <w:rFonts w:asciiTheme="minorBidi" w:hAnsiTheme="minorBidi" w:cstheme="minorBidi"/>
                <w:color w:val="FF0000"/>
                <w:sz w:val="22"/>
                <w:szCs w:val="22"/>
                <w:lang w:val="fi-FI"/>
              </w:rPr>
            </w:rPrChange>
          </w:rPr>
          <w:delText>(hapus jika tidak ada)</w:delText>
        </w:r>
      </w:del>
    </w:p>
    <w:p w14:paraId="63F535D2" w14:textId="778B77DC" w:rsidR="00255FA6" w:rsidRPr="00922713" w:rsidDel="00C33BCA" w:rsidRDefault="00255FA6" w:rsidP="00C33BCA">
      <w:pPr>
        <w:pStyle w:val="BodyTextIndent"/>
        <w:rPr>
          <w:del w:id="4777" w:author="ADMIN" w:date="2025-07-29T11:08:00Z" w16du:dateUtc="2025-07-29T04:08:00Z"/>
          <w:lang w:val="fi-FI"/>
          <w:rPrChange w:id="4778" w:author="Syahrani Rachmawati Sadino" w:date="2025-01-31T14:35:00Z">
            <w:rPr>
              <w:del w:id="4779" w:author="ADMIN" w:date="2025-07-29T11:08:00Z" w16du:dateUtc="2025-07-29T04:08:00Z"/>
              <w:rFonts w:asciiTheme="minorBidi" w:hAnsiTheme="minorBidi" w:cstheme="minorBidi"/>
              <w:sz w:val="22"/>
              <w:szCs w:val="22"/>
              <w:lang w:val="fi-FI"/>
            </w:rPr>
          </w:rPrChange>
        </w:rPr>
        <w:pPrChange w:id="4780" w:author="ADMIN" w:date="2025-07-29T11:08:00Z" w16du:dateUtc="2025-07-29T04:08:00Z">
          <w:pPr>
            <w:numPr>
              <w:numId w:val="37"/>
            </w:numPr>
            <w:spacing w:line="276" w:lineRule="auto"/>
            <w:ind w:left="1701" w:hanging="425"/>
            <w:jc w:val="both"/>
          </w:pPr>
        </w:pPrChange>
      </w:pPr>
      <w:del w:id="4781" w:author="ADMIN" w:date="2025-07-29T11:08:00Z" w16du:dateUtc="2025-07-29T04:08:00Z">
        <w:r w:rsidRPr="00922713" w:rsidDel="00C33BCA">
          <w:rPr>
            <w:lang w:val="fi-FI"/>
            <w:rPrChange w:id="4782" w:author="Syahrani Rachmawati Sadino" w:date="2025-01-31T14:35:00Z">
              <w:rPr>
                <w:rFonts w:asciiTheme="minorBidi" w:hAnsiTheme="minorBidi" w:cstheme="minorBidi"/>
                <w:sz w:val="22"/>
                <w:szCs w:val="22"/>
                <w:lang w:val="fi-FI"/>
              </w:rPr>
            </w:rPrChange>
          </w:rPr>
          <w:delText>Konsultasi medis, pemeriksaan dan pengobatan oleh dokter</w:delText>
        </w:r>
        <w:r w:rsidRPr="00922713" w:rsidDel="00C33BCA">
          <w:rPr>
            <w:rPrChange w:id="4783" w:author="Syahrani Rachmawati Sadino" w:date="2025-01-31T14:35:00Z">
              <w:rPr>
                <w:rFonts w:asciiTheme="minorBidi" w:hAnsiTheme="minorBidi" w:cstheme="minorBidi"/>
                <w:sz w:val="22"/>
                <w:szCs w:val="22"/>
                <w:lang w:val="id-ID"/>
              </w:rPr>
            </w:rPrChange>
          </w:rPr>
          <w:delText xml:space="preserve"> UGD</w:delText>
        </w:r>
        <w:r w:rsidR="005D130D" w:rsidRPr="00922713" w:rsidDel="00C33BCA">
          <w:rPr>
            <w:lang w:val="fi-FI"/>
            <w:rPrChange w:id="4784" w:author="Syahrani Rachmawati Sadino" w:date="2025-01-31T14:35:00Z">
              <w:rPr>
                <w:rFonts w:asciiTheme="minorBidi" w:hAnsiTheme="minorBidi" w:cstheme="minorBidi"/>
                <w:sz w:val="22"/>
                <w:szCs w:val="22"/>
                <w:lang w:val="fi-FI"/>
              </w:rPr>
            </w:rPrChange>
          </w:rPr>
          <w:delText>.</w:delText>
        </w:r>
      </w:del>
    </w:p>
    <w:p w14:paraId="511EAF86" w14:textId="09E9A6E8" w:rsidR="00255FA6" w:rsidRPr="00922713" w:rsidDel="00C33BCA" w:rsidRDefault="00255FA6" w:rsidP="00C33BCA">
      <w:pPr>
        <w:pStyle w:val="BodyTextIndent"/>
        <w:rPr>
          <w:del w:id="4785" w:author="ADMIN" w:date="2025-07-29T11:08:00Z" w16du:dateUtc="2025-07-29T04:08:00Z"/>
          <w:lang w:val="fi-FI"/>
          <w:rPrChange w:id="4786" w:author="Syahrani Rachmawati Sadino" w:date="2025-01-31T14:35:00Z">
            <w:rPr>
              <w:del w:id="4787" w:author="ADMIN" w:date="2025-07-29T11:08:00Z" w16du:dateUtc="2025-07-29T04:08:00Z"/>
              <w:rFonts w:asciiTheme="minorBidi" w:hAnsiTheme="minorBidi" w:cstheme="minorBidi"/>
              <w:sz w:val="22"/>
              <w:szCs w:val="22"/>
              <w:lang w:val="fi-FI"/>
            </w:rPr>
          </w:rPrChange>
        </w:rPr>
        <w:pPrChange w:id="4788" w:author="ADMIN" w:date="2025-07-29T11:08:00Z" w16du:dateUtc="2025-07-29T04:08:00Z">
          <w:pPr>
            <w:numPr>
              <w:numId w:val="37"/>
            </w:numPr>
            <w:spacing w:line="276" w:lineRule="auto"/>
            <w:ind w:left="1701" w:hanging="425"/>
            <w:jc w:val="both"/>
          </w:pPr>
        </w:pPrChange>
      </w:pPr>
      <w:del w:id="4789" w:author="ADMIN" w:date="2025-07-29T11:08:00Z" w16du:dateUtc="2025-07-29T04:08:00Z">
        <w:r w:rsidRPr="00922713" w:rsidDel="00C33BCA">
          <w:rPr>
            <w:lang w:val="fi-FI"/>
            <w:rPrChange w:id="4790" w:author="Syahrani Rachmawati Sadino" w:date="2025-01-31T14:35:00Z">
              <w:rPr>
                <w:rFonts w:asciiTheme="minorBidi" w:hAnsiTheme="minorBidi" w:cstheme="minorBidi"/>
                <w:sz w:val="22"/>
                <w:szCs w:val="22"/>
                <w:lang w:val="fi-FI"/>
              </w:rPr>
            </w:rPrChange>
          </w:rPr>
          <w:delText>Pemeriksaan penunjang diagnostik sederhana</w:delText>
        </w:r>
        <w:r w:rsidR="005D130D" w:rsidRPr="00922713" w:rsidDel="00C33BCA">
          <w:rPr>
            <w:lang w:val="fi-FI"/>
            <w:rPrChange w:id="4791" w:author="Syahrani Rachmawati Sadino" w:date="2025-01-31T14:35:00Z">
              <w:rPr>
                <w:rFonts w:asciiTheme="minorBidi" w:hAnsiTheme="minorBidi" w:cstheme="minorBidi"/>
                <w:sz w:val="22"/>
                <w:szCs w:val="22"/>
                <w:lang w:val="fi-FI"/>
              </w:rPr>
            </w:rPrChange>
          </w:rPr>
          <w:delText>.</w:delText>
        </w:r>
      </w:del>
    </w:p>
    <w:p w14:paraId="214099A6" w14:textId="6C2AB60B" w:rsidR="00255FA6" w:rsidRPr="00922713" w:rsidDel="00C33BCA" w:rsidRDefault="00255FA6" w:rsidP="00C33BCA">
      <w:pPr>
        <w:pStyle w:val="BodyTextIndent"/>
        <w:rPr>
          <w:del w:id="4792" w:author="ADMIN" w:date="2025-07-29T11:08:00Z" w16du:dateUtc="2025-07-29T04:08:00Z"/>
          <w:lang w:val="fi-FI"/>
          <w:rPrChange w:id="4793" w:author="Syahrani Rachmawati Sadino" w:date="2025-01-31T14:35:00Z">
            <w:rPr>
              <w:del w:id="4794" w:author="ADMIN" w:date="2025-07-29T11:08:00Z" w16du:dateUtc="2025-07-29T04:08:00Z"/>
              <w:rFonts w:asciiTheme="minorBidi" w:hAnsiTheme="minorBidi" w:cstheme="minorBidi"/>
              <w:sz w:val="22"/>
              <w:szCs w:val="22"/>
              <w:lang w:val="fi-FI"/>
            </w:rPr>
          </w:rPrChange>
        </w:rPr>
        <w:pPrChange w:id="4795" w:author="ADMIN" w:date="2025-07-29T11:08:00Z" w16du:dateUtc="2025-07-29T04:08:00Z">
          <w:pPr>
            <w:numPr>
              <w:numId w:val="37"/>
            </w:numPr>
            <w:spacing w:line="276" w:lineRule="auto"/>
            <w:ind w:left="1701" w:hanging="425"/>
            <w:jc w:val="both"/>
          </w:pPr>
        </w:pPrChange>
      </w:pPr>
      <w:del w:id="4796" w:author="ADMIN" w:date="2025-07-29T11:08:00Z" w16du:dateUtc="2025-07-29T04:08:00Z">
        <w:r w:rsidRPr="00922713" w:rsidDel="00C33BCA">
          <w:rPr>
            <w:lang w:val="fi-FI"/>
            <w:rPrChange w:id="4797" w:author="Syahrani Rachmawati Sadino" w:date="2025-01-31T14:35:00Z">
              <w:rPr>
                <w:rFonts w:asciiTheme="minorBidi" w:hAnsiTheme="minorBidi" w:cstheme="minorBidi"/>
                <w:sz w:val="22"/>
                <w:szCs w:val="22"/>
                <w:lang w:val="fi-FI"/>
              </w:rPr>
            </w:rPrChange>
          </w:rPr>
          <w:delText>Tindakan medis sederhana</w:delText>
        </w:r>
        <w:r w:rsidR="005D130D" w:rsidRPr="00922713" w:rsidDel="00C33BCA">
          <w:rPr>
            <w:lang w:val="fi-FI"/>
            <w:rPrChange w:id="4798" w:author="Syahrani Rachmawati Sadino" w:date="2025-01-31T14:35:00Z">
              <w:rPr>
                <w:rFonts w:asciiTheme="minorBidi" w:hAnsiTheme="minorBidi" w:cstheme="minorBidi"/>
                <w:sz w:val="22"/>
                <w:szCs w:val="22"/>
                <w:lang w:val="fi-FI"/>
              </w:rPr>
            </w:rPrChange>
          </w:rPr>
          <w:delText>.</w:delText>
        </w:r>
      </w:del>
    </w:p>
    <w:p w14:paraId="46533358" w14:textId="768E05F5" w:rsidR="00255FA6" w:rsidRPr="00922713" w:rsidDel="00C33BCA" w:rsidRDefault="00255FA6" w:rsidP="00C33BCA">
      <w:pPr>
        <w:pStyle w:val="BodyTextIndent"/>
        <w:rPr>
          <w:del w:id="4799" w:author="ADMIN" w:date="2025-07-29T11:08:00Z" w16du:dateUtc="2025-07-29T04:08:00Z"/>
          <w:lang w:val="sv-SE"/>
          <w:rPrChange w:id="4800" w:author="Syahrani Rachmawati Sadino" w:date="2025-01-31T14:35:00Z">
            <w:rPr>
              <w:del w:id="4801" w:author="ADMIN" w:date="2025-07-29T11:08:00Z" w16du:dateUtc="2025-07-29T04:08:00Z"/>
              <w:rFonts w:asciiTheme="minorBidi" w:hAnsiTheme="minorBidi" w:cstheme="minorBidi"/>
              <w:sz w:val="22"/>
              <w:szCs w:val="22"/>
              <w:lang w:val="sv-SE"/>
            </w:rPr>
          </w:rPrChange>
        </w:rPr>
        <w:pPrChange w:id="4802" w:author="ADMIN" w:date="2025-07-29T11:08:00Z" w16du:dateUtc="2025-07-29T04:08:00Z">
          <w:pPr>
            <w:numPr>
              <w:numId w:val="37"/>
            </w:numPr>
            <w:spacing w:line="276" w:lineRule="auto"/>
            <w:ind w:left="1701" w:hanging="425"/>
            <w:jc w:val="both"/>
          </w:pPr>
        </w:pPrChange>
      </w:pPr>
      <w:del w:id="4803" w:author="ADMIN" w:date="2025-07-29T11:08:00Z" w16du:dateUtc="2025-07-29T04:08:00Z">
        <w:r w:rsidRPr="00922713" w:rsidDel="00C33BCA">
          <w:rPr>
            <w:lang w:val="sv-SE"/>
            <w:rPrChange w:id="4804" w:author="Syahrani Rachmawati Sadino" w:date="2025-01-31T14:35:00Z">
              <w:rPr>
                <w:rFonts w:asciiTheme="minorBidi" w:hAnsiTheme="minorBidi" w:cstheme="minorBidi"/>
                <w:sz w:val="22"/>
                <w:szCs w:val="22"/>
                <w:lang w:val="sv-SE"/>
              </w:rPr>
            </w:rPrChange>
          </w:rPr>
          <w:delText xml:space="preserve">Pemberian obat-obatan dengan mengutaman </w:delText>
        </w:r>
        <w:r w:rsidR="00927B37" w:rsidRPr="00922713" w:rsidDel="00C33BCA">
          <w:rPr>
            <w:bCs/>
            <w:lang w:val="fi-FI"/>
            <w:rPrChange w:id="4805" w:author="Syahrani Rachmawati Sadino" w:date="2025-01-31T14:35:00Z">
              <w:rPr>
                <w:rFonts w:asciiTheme="minorBidi" w:hAnsiTheme="minorBidi" w:cstheme="minorBidi"/>
                <w:bCs/>
                <w:sz w:val="22"/>
                <w:szCs w:val="22"/>
                <w:lang w:val="fi-FI"/>
              </w:rPr>
            </w:rPrChange>
          </w:rPr>
          <w:delText xml:space="preserve">Formularium Nasional (Fornas) </w:delText>
        </w:r>
        <w:r w:rsidRPr="00922713" w:rsidDel="00C33BCA">
          <w:rPr>
            <w:lang w:val="sv-SE"/>
            <w:rPrChange w:id="4806" w:author="Syahrani Rachmawati Sadino" w:date="2025-01-31T14:35:00Z">
              <w:rPr>
                <w:rFonts w:asciiTheme="minorBidi" w:hAnsiTheme="minorBidi" w:cstheme="minorBidi"/>
                <w:sz w:val="22"/>
                <w:szCs w:val="22"/>
                <w:lang w:val="sv-SE"/>
              </w:rPr>
            </w:rPrChange>
          </w:rPr>
          <w:delText>atau sesuai Formularium Klinik yang telah disepakati</w:delText>
        </w:r>
        <w:r w:rsidR="005D130D" w:rsidRPr="00922713" w:rsidDel="00C33BCA">
          <w:rPr>
            <w:lang w:val="sv-SE"/>
            <w:rPrChange w:id="4807" w:author="Syahrani Rachmawati Sadino" w:date="2025-01-31T14:35:00Z">
              <w:rPr>
                <w:rFonts w:asciiTheme="minorBidi" w:hAnsiTheme="minorBidi" w:cstheme="minorBidi"/>
                <w:sz w:val="22"/>
                <w:szCs w:val="22"/>
                <w:lang w:val="sv-SE"/>
              </w:rPr>
            </w:rPrChange>
          </w:rPr>
          <w:delText>.</w:delText>
        </w:r>
      </w:del>
    </w:p>
    <w:p w14:paraId="00E5A019" w14:textId="5427A49B" w:rsidR="00255FA6" w:rsidRPr="00922713" w:rsidDel="00C33BCA" w:rsidRDefault="00255FA6" w:rsidP="00C33BCA">
      <w:pPr>
        <w:pStyle w:val="BodyTextIndent"/>
        <w:rPr>
          <w:del w:id="4808" w:author="ADMIN" w:date="2025-07-29T11:08:00Z" w16du:dateUtc="2025-07-29T04:08:00Z"/>
          <w:lang w:val="fi-FI"/>
          <w:rPrChange w:id="4809" w:author="Syahrani Rachmawati Sadino" w:date="2025-01-31T14:35:00Z">
            <w:rPr>
              <w:del w:id="4810" w:author="ADMIN" w:date="2025-07-29T11:08:00Z" w16du:dateUtc="2025-07-29T04:08:00Z"/>
              <w:rFonts w:asciiTheme="minorBidi" w:hAnsiTheme="minorBidi" w:cstheme="minorBidi"/>
              <w:sz w:val="22"/>
              <w:szCs w:val="22"/>
              <w:lang w:val="fi-FI"/>
            </w:rPr>
          </w:rPrChange>
        </w:rPr>
        <w:pPrChange w:id="4811" w:author="ADMIN" w:date="2025-07-29T11:08:00Z" w16du:dateUtc="2025-07-29T04:08:00Z">
          <w:pPr>
            <w:numPr>
              <w:numId w:val="37"/>
            </w:numPr>
            <w:spacing w:line="276" w:lineRule="auto"/>
            <w:ind w:left="1701" w:hanging="425"/>
            <w:jc w:val="both"/>
          </w:pPr>
        </w:pPrChange>
      </w:pPr>
      <w:del w:id="4812" w:author="ADMIN" w:date="2025-07-29T11:08:00Z" w16du:dateUtc="2025-07-29T04:08:00Z">
        <w:r w:rsidRPr="00922713" w:rsidDel="00C33BCA">
          <w:rPr>
            <w:lang w:val="fi-FI"/>
            <w:rPrChange w:id="4813" w:author="Syahrani Rachmawati Sadino" w:date="2025-01-31T14:35:00Z">
              <w:rPr>
                <w:rFonts w:asciiTheme="minorBidi" w:hAnsiTheme="minorBidi" w:cstheme="minorBidi"/>
                <w:sz w:val="22"/>
                <w:szCs w:val="22"/>
                <w:lang w:val="fi-FI"/>
              </w:rPr>
            </w:rPrChange>
          </w:rPr>
          <w:delText>Bahan dan alat kesehatan habis pakai</w:delText>
        </w:r>
        <w:r w:rsidR="005D130D" w:rsidRPr="00922713" w:rsidDel="00C33BCA">
          <w:rPr>
            <w:lang w:val="fi-FI"/>
            <w:rPrChange w:id="4814" w:author="Syahrani Rachmawati Sadino" w:date="2025-01-31T14:35:00Z">
              <w:rPr>
                <w:rFonts w:asciiTheme="minorBidi" w:hAnsiTheme="minorBidi" w:cstheme="minorBidi"/>
                <w:sz w:val="22"/>
                <w:szCs w:val="22"/>
                <w:lang w:val="fi-FI"/>
              </w:rPr>
            </w:rPrChange>
          </w:rPr>
          <w:delText>.</w:delText>
        </w:r>
      </w:del>
    </w:p>
    <w:p w14:paraId="043B8C7E" w14:textId="64C5A0E9" w:rsidR="00255FA6" w:rsidRPr="00922713" w:rsidDel="00C33BCA" w:rsidRDefault="00255FA6" w:rsidP="00C33BCA">
      <w:pPr>
        <w:pStyle w:val="BodyTextIndent"/>
        <w:rPr>
          <w:del w:id="4815" w:author="ADMIN" w:date="2025-07-29T11:08:00Z" w16du:dateUtc="2025-07-29T04:08:00Z"/>
          <w:rPrChange w:id="4816" w:author="Syahrani Rachmawati Sadino" w:date="2025-01-31T14:35:00Z">
            <w:rPr>
              <w:del w:id="4817" w:author="ADMIN" w:date="2025-07-29T11:08:00Z" w16du:dateUtc="2025-07-29T04:08:00Z"/>
              <w:rFonts w:asciiTheme="minorBidi" w:hAnsiTheme="minorBidi" w:cstheme="minorBidi"/>
              <w:sz w:val="22"/>
              <w:szCs w:val="22"/>
            </w:rPr>
          </w:rPrChange>
        </w:rPr>
        <w:pPrChange w:id="4818" w:author="ADMIN" w:date="2025-07-29T11:08:00Z" w16du:dateUtc="2025-07-29T04:08:00Z">
          <w:pPr>
            <w:numPr>
              <w:numId w:val="37"/>
            </w:numPr>
            <w:spacing w:line="276" w:lineRule="auto"/>
            <w:ind w:left="1701" w:hanging="425"/>
            <w:jc w:val="both"/>
          </w:pPr>
        </w:pPrChange>
      </w:pPr>
      <w:del w:id="4819" w:author="ADMIN" w:date="2025-07-29T11:08:00Z" w16du:dateUtc="2025-07-29T04:08:00Z">
        <w:r w:rsidRPr="00922713" w:rsidDel="00C33BCA">
          <w:rPr>
            <w:rPrChange w:id="4820" w:author="Syahrani Rachmawati Sadino" w:date="2025-01-31T14:35:00Z">
              <w:rPr>
                <w:rFonts w:asciiTheme="minorBidi" w:hAnsiTheme="minorBidi" w:cstheme="minorBidi"/>
                <w:sz w:val="22"/>
                <w:szCs w:val="22"/>
              </w:rPr>
            </w:rPrChange>
          </w:rPr>
          <w:delText>Pemberian rujukan ke</w:delText>
        </w:r>
        <w:r w:rsidRPr="00922713" w:rsidDel="00C33BCA">
          <w:rPr>
            <w:rPrChange w:id="4821" w:author="Syahrani Rachmawati Sadino" w:date="2025-01-31T14:35:00Z">
              <w:rPr>
                <w:rFonts w:asciiTheme="minorBidi" w:hAnsiTheme="minorBidi" w:cstheme="minorBidi"/>
                <w:sz w:val="22"/>
                <w:szCs w:val="22"/>
                <w:lang w:val="id-ID"/>
              </w:rPr>
            </w:rPrChange>
          </w:rPr>
          <w:delText xml:space="preserve"> spesialis/subspesialis dan rawat inap</w:delText>
        </w:r>
        <w:r w:rsidRPr="00922713" w:rsidDel="00C33BCA">
          <w:rPr>
            <w:rPrChange w:id="4822" w:author="Syahrani Rachmawati Sadino" w:date="2025-01-31T14:35:00Z">
              <w:rPr>
                <w:rFonts w:asciiTheme="minorBidi" w:hAnsiTheme="minorBidi" w:cstheme="minorBidi"/>
                <w:sz w:val="22"/>
                <w:szCs w:val="22"/>
              </w:rPr>
            </w:rPrChange>
          </w:rPr>
          <w:delText>.</w:delText>
        </w:r>
      </w:del>
    </w:p>
    <w:p w14:paraId="7B897418" w14:textId="77777777" w:rsidR="00255FA6" w:rsidRPr="00922713" w:rsidRDefault="00255FA6" w:rsidP="00C33BCA">
      <w:pPr>
        <w:pStyle w:val="BodyTextIndent"/>
        <w:keepNext w:val="0"/>
        <w:keepLines w:val="0"/>
        <w:numPr>
          <w:ilvl w:val="4"/>
          <w:numId w:val="54"/>
        </w:numPr>
        <w:tabs>
          <w:tab w:val="clear" w:pos="3600"/>
        </w:tabs>
        <w:snapToGrid w:val="0"/>
        <w:spacing w:after="0" w:line="276" w:lineRule="auto"/>
        <w:ind w:left="1701" w:hanging="448"/>
        <w:rPr>
          <w:rPrChange w:id="4823" w:author="Syahrani Rachmawati Sadino" w:date="2025-01-31T14:35:00Z">
            <w:rPr>
              <w:rFonts w:asciiTheme="minorBidi" w:hAnsiTheme="minorBidi" w:cstheme="minorBidi"/>
              <w:sz w:val="22"/>
              <w:szCs w:val="22"/>
            </w:rPr>
          </w:rPrChange>
        </w:rPr>
        <w:pPrChange w:id="4824" w:author="ADMIN" w:date="2025-07-29T11:08:00Z" w16du:dateUtc="2025-07-29T04:08:00Z">
          <w:pPr>
            <w:spacing w:line="276" w:lineRule="auto"/>
            <w:ind w:left="1440"/>
            <w:jc w:val="both"/>
          </w:pPr>
        </w:pPrChange>
      </w:pPr>
    </w:p>
    <w:p w14:paraId="6337BC81" w14:textId="77777777" w:rsidR="00E77289" w:rsidRPr="00922713" w:rsidRDefault="00255FA6">
      <w:pPr>
        <w:pStyle w:val="ListParagraph"/>
        <w:numPr>
          <w:ilvl w:val="2"/>
          <w:numId w:val="36"/>
        </w:numPr>
        <w:tabs>
          <w:tab w:val="clear" w:pos="2340"/>
        </w:tabs>
        <w:spacing w:line="276" w:lineRule="auto"/>
        <w:ind w:left="1276" w:hanging="425"/>
        <w:rPr>
          <w:rFonts w:ascii="Arial" w:hAnsi="Arial" w:cs="Arial"/>
          <w:sz w:val="22"/>
          <w:szCs w:val="22"/>
          <w:lang w:val="sv-SE"/>
          <w:rPrChange w:id="4825" w:author="Syahrani Rachmawati Sadino" w:date="2025-01-31T14:35:00Z">
            <w:rPr>
              <w:rFonts w:asciiTheme="minorBidi" w:hAnsiTheme="minorBidi" w:cstheme="minorBidi"/>
              <w:sz w:val="22"/>
              <w:szCs w:val="22"/>
              <w:lang w:val="sv-SE"/>
            </w:rPr>
          </w:rPrChange>
        </w:rPr>
        <w:pPrChange w:id="4826" w:author="Syahrani Rachmawati Sadino" w:date="2025-01-31T15:00:00Z">
          <w:pPr>
            <w:pStyle w:val="ListParagraph"/>
            <w:numPr>
              <w:ilvl w:val="2"/>
              <w:numId w:val="36"/>
            </w:numPr>
            <w:tabs>
              <w:tab w:val="num" w:pos="2340"/>
            </w:tabs>
            <w:spacing w:line="276" w:lineRule="auto"/>
            <w:ind w:left="1276" w:hanging="425"/>
          </w:pPr>
        </w:pPrChange>
      </w:pPr>
      <w:r w:rsidRPr="00922713">
        <w:rPr>
          <w:rFonts w:ascii="Arial" w:hAnsi="Arial" w:cs="Arial"/>
          <w:sz w:val="22"/>
          <w:szCs w:val="22"/>
          <w:lang w:val="sv-SE"/>
          <w:rPrChange w:id="4827" w:author="Syahrani Rachmawati Sadino" w:date="2025-01-31T14:35:00Z">
            <w:rPr>
              <w:rFonts w:asciiTheme="minorBidi" w:hAnsiTheme="minorBidi" w:cstheme="minorBidi"/>
              <w:sz w:val="22"/>
              <w:szCs w:val="22"/>
              <w:lang w:val="sv-SE"/>
            </w:rPr>
          </w:rPrChange>
        </w:rPr>
        <w:t xml:space="preserve">Pelayanan kesehatan lain yang tidak diatur dalam Manfaat pelayanan standar Perjanjian ini namun mendapat persetujuan dari </w:t>
      </w:r>
      <w:r w:rsidRPr="00922713">
        <w:rPr>
          <w:rFonts w:ascii="Arial" w:hAnsi="Arial" w:cs="Arial"/>
          <w:b/>
          <w:sz w:val="22"/>
          <w:szCs w:val="22"/>
          <w:lang w:val="sv-SE"/>
          <w:rPrChange w:id="4828" w:author="Syahrani Rachmawati Sadino" w:date="2025-01-31T14:35:00Z">
            <w:rPr>
              <w:rFonts w:asciiTheme="minorBidi" w:hAnsiTheme="minorBidi" w:cstheme="minorBidi"/>
              <w:b/>
              <w:sz w:val="22"/>
              <w:szCs w:val="22"/>
              <w:lang w:val="sv-SE"/>
            </w:rPr>
          </w:rPrChange>
        </w:rPr>
        <w:t>PIHAK PERTAMA.</w:t>
      </w:r>
    </w:p>
    <w:p w14:paraId="6C477E26" w14:textId="77777777" w:rsidR="00F86390" w:rsidRPr="00922713" w:rsidRDefault="00F86390">
      <w:pPr>
        <w:pStyle w:val="ListParagraph"/>
        <w:spacing w:line="276" w:lineRule="auto"/>
        <w:ind w:left="1077"/>
        <w:rPr>
          <w:rFonts w:ascii="Arial" w:hAnsi="Arial" w:cs="Arial"/>
          <w:b/>
          <w:sz w:val="22"/>
          <w:szCs w:val="22"/>
          <w:lang w:val="sv-SE"/>
          <w:rPrChange w:id="4829" w:author="Syahrani Rachmawati Sadino" w:date="2025-01-31T14:35:00Z">
            <w:rPr>
              <w:rFonts w:asciiTheme="minorBidi" w:hAnsiTheme="minorBidi" w:cstheme="minorBidi"/>
              <w:b/>
              <w:sz w:val="22"/>
              <w:szCs w:val="22"/>
              <w:lang w:val="sv-SE"/>
            </w:rPr>
          </w:rPrChange>
        </w:rPr>
      </w:pPr>
    </w:p>
    <w:p w14:paraId="0DBF571E" w14:textId="77777777" w:rsidR="00E77289" w:rsidRPr="00922713" w:rsidRDefault="00E77289">
      <w:pPr>
        <w:numPr>
          <w:ilvl w:val="0"/>
          <w:numId w:val="40"/>
        </w:numPr>
        <w:tabs>
          <w:tab w:val="clear" w:pos="360"/>
        </w:tabs>
        <w:spacing w:line="276" w:lineRule="auto"/>
        <w:ind w:left="426" w:hanging="426"/>
        <w:jc w:val="both"/>
        <w:rPr>
          <w:rFonts w:ascii="Arial" w:hAnsi="Arial" w:cs="Arial"/>
          <w:b/>
          <w:sz w:val="22"/>
          <w:szCs w:val="22"/>
          <w:lang w:val="fi-FI"/>
          <w:rPrChange w:id="4830" w:author="Syahrani Rachmawati Sadino" w:date="2025-01-31T14:35:00Z">
            <w:rPr>
              <w:rFonts w:asciiTheme="minorBidi" w:hAnsiTheme="minorBidi" w:cstheme="minorBidi"/>
              <w:b/>
              <w:sz w:val="22"/>
              <w:szCs w:val="22"/>
              <w:lang w:val="fi-FI"/>
            </w:rPr>
          </w:rPrChange>
        </w:rPr>
        <w:pPrChange w:id="4831" w:author="Syahrani Rachmawati Sadino" w:date="2025-01-31T15:00:00Z">
          <w:pPr>
            <w:numPr>
              <w:numId w:val="40"/>
            </w:numPr>
            <w:tabs>
              <w:tab w:val="num" w:pos="360"/>
            </w:tabs>
            <w:spacing w:line="276" w:lineRule="auto"/>
            <w:ind w:left="426" w:hanging="426"/>
            <w:jc w:val="both"/>
          </w:pPr>
        </w:pPrChange>
      </w:pPr>
      <w:r w:rsidRPr="00922713">
        <w:rPr>
          <w:rFonts w:ascii="Arial" w:hAnsi="Arial" w:cs="Arial"/>
          <w:b/>
          <w:sz w:val="22"/>
          <w:szCs w:val="22"/>
          <w:lang w:val="fi-FI"/>
          <w:rPrChange w:id="4832" w:author="Syahrani Rachmawati Sadino" w:date="2025-01-31T14:35:00Z">
            <w:rPr>
              <w:rFonts w:asciiTheme="minorBidi" w:hAnsiTheme="minorBidi" w:cstheme="minorBidi"/>
              <w:b/>
              <w:sz w:val="22"/>
              <w:szCs w:val="22"/>
              <w:lang w:val="fi-FI"/>
            </w:rPr>
          </w:rPrChange>
        </w:rPr>
        <w:t>Persyaratan administratif dan prosedur mendapatkan Manfaat Pelayanan</w:t>
      </w:r>
    </w:p>
    <w:p w14:paraId="007DCF2D" w14:textId="77777777" w:rsidR="00E77289" w:rsidRPr="00922713" w:rsidRDefault="00FD0FF1">
      <w:pPr>
        <w:pStyle w:val="Heading4"/>
        <w:numPr>
          <w:ilvl w:val="6"/>
          <w:numId w:val="40"/>
        </w:numPr>
        <w:tabs>
          <w:tab w:val="clear" w:pos="2520"/>
        </w:tabs>
        <w:spacing w:before="0" w:after="0" w:line="276" w:lineRule="auto"/>
        <w:ind w:left="851" w:hanging="425"/>
        <w:jc w:val="both"/>
        <w:rPr>
          <w:rFonts w:ascii="Arial" w:hAnsi="Arial" w:cs="Arial"/>
          <w:sz w:val="22"/>
          <w:szCs w:val="22"/>
          <w:lang w:val="sv-SE"/>
          <w:rPrChange w:id="4833" w:author="Syahrani Rachmawati Sadino" w:date="2025-01-31T14:35:00Z">
            <w:rPr>
              <w:rFonts w:asciiTheme="minorBidi" w:hAnsiTheme="minorBidi" w:cstheme="minorBidi"/>
              <w:sz w:val="22"/>
              <w:szCs w:val="22"/>
              <w:lang w:val="sv-SE"/>
            </w:rPr>
          </w:rPrChange>
        </w:rPr>
        <w:pPrChange w:id="4834" w:author="Syahrani Rachmawati Sadino" w:date="2025-01-31T15:00:00Z">
          <w:pPr>
            <w:pStyle w:val="Heading4"/>
            <w:numPr>
              <w:ilvl w:val="6"/>
              <w:numId w:val="40"/>
            </w:numPr>
            <w:tabs>
              <w:tab w:val="num" w:pos="2520"/>
            </w:tabs>
            <w:spacing w:before="0" w:after="0" w:line="276" w:lineRule="auto"/>
            <w:ind w:left="851" w:hanging="425"/>
            <w:jc w:val="both"/>
          </w:pPr>
        </w:pPrChange>
      </w:pPr>
      <w:r w:rsidRPr="00922713">
        <w:rPr>
          <w:rFonts w:ascii="Arial" w:hAnsi="Arial" w:cs="Arial"/>
          <w:sz w:val="22"/>
          <w:szCs w:val="22"/>
          <w:lang w:val="sv-SE"/>
          <w:rPrChange w:id="4835" w:author="Syahrani Rachmawati Sadino" w:date="2025-01-31T14:35:00Z">
            <w:rPr>
              <w:rFonts w:asciiTheme="minorBidi" w:hAnsiTheme="minorBidi" w:cstheme="minorBidi"/>
              <w:sz w:val="22"/>
              <w:szCs w:val="22"/>
              <w:lang w:val="sv-SE"/>
            </w:rPr>
          </w:rPrChange>
        </w:rPr>
        <w:t xml:space="preserve">Rawat Jalan </w:t>
      </w:r>
      <w:r w:rsidR="005E54ED" w:rsidRPr="00922713">
        <w:rPr>
          <w:rFonts w:ascii="Arial" w:hAnsi="Arial" w:cs="Arial"/>
          <w:sz w:val="22"/>
          <w:szCs w:val="22"/>
          <w:lang w:val="sv-SE"/>
          <w:rPrChange w:id="4836" w:author="Syahrani Rachmawati Sadino" w:date="2025-01-31T14:35:00Z">
            <w:rPr>
              <w:rFonts w:asciiTheme="minorBidi" w:hAnsiTheme="minorBidi" w:cstheme="minorBidi"/>
              <w:sz w:val="22"/>
              <w:szCs w:val="22"/>
              <w:lang w:val="sv-SE"/>
            </w:rPr>
          </w:rPrChange>
        </w:rPr>
        <w:t xml:space="preserve">Tingkat </w:t>
      </w:r>
      <w:r w:rsidRPr="00922713">
        <w:rPr>
          <w:rFonts w:ascii="Arial" w:hAnsi="Arial" w:cs="Arial"/>
          <w:sz w:val="22"/>
          <w:szCs w:val="22"/>
          <w:lang w:val="sv-SE"/>
          <w:rPrChange w:id="4837" w:author="Syahrani Rachmawati Sadino" w:date="2025-01-31T14:35:00Z">
            <w:rPr>
              <w:rFonts w:asciiTheme="minorBidi" w:hAnsiTheme="minorBidi" w:cstheme="minorBidi"/>
              <w:sz w:val="22"/>
              <w:szCs w:val="22"/>
              <w:lang w:val="sv-SE"/>
            </w:rPr>
          </w:rPrChange>
        </w:rPr>
        <w:t>Pertama (RJ</w:t>
      </w:r>
      <w:r w:rsidR="005E54ED" w:rsidRPr="00922713">
        <w:rPr>
          <w:rFonts w:ascii="Arial" w:hAnsi="Arial" w:cs="Arial"/>
          <w:sz w:val="22"/>
          <w:szCs w:val="22"/>
          <w:lang w:val="sv-SE"/>
          <w:rPrChange w:id="4838" w:author="Syahrani Rachmawati Sadino" w:date="2025-01-31T14:35:00Z">
            <w:rPr>
              <w:rFonts w:asciiTheme="minorBidi" w:hAnsiTheme="minorBidi" w:cstheme="minorBidi"/>
              <w:sz w:val="22"/>
              <w:szCs w:val="22"/>
              <w:lang w:val="sv-SE"/>
            </w:rPr>
          </w:rPrChange>
        </w:rPr>
        <w:t>T</w:t>
      </w:r>
      <w:r w:rsidRPr="00922713">
        <w:rPr>
          <w:rFonts w:ascii="Arial" w:hAnsi="Arial" w:cs="Arial"/>
          <w:sz w:val="22"/>
          <w:szCs w:val="22"/>
          <w:lang w:val="sv-SE"/>
          <w:rPrChange w:id="4839" w:author="Syahrani Rachmawati Sadino" w:date="2025-01-31T14:35:00Z">
            <w:rPr>
              <w:rFonts w:asciiTheme="minorBidi" w:hAnsiTheme="minorBidi" w:cstheme="minorBidi"/>
              <w:sz w:val="22"/>
              <w:szCs w:val="22"/>
              <w:lang w:val="sv-SE"/>
            </w:rPr>
          </w:rPrChange>
        </w:rPr>
        <w:t>P)</w:t>
      </w:r>
      <w:r w:rsidR="00073AED" w:rsidRPr="00922713">
        <w:rPr>
          <w:rFonts w:ascii="Arial" w:hAnsi="Arial" w:cs="Arial"/>
          <w:sz w:val="22"/>
          <w:szCs w:val="22"/>
          <w:lang w:val="id-ID"/>
          <w:rPrChange w:id="4840" w:author="Syahrani Rachmawati Sadino" w:date="2025-01-31T14:35:00Z">
            <w:rPr>
              <w:rFonts w:asciiTheme="minorBidi" w:hAnsiTheme="minorBidi" w:cstheme="minorBidi"/>
              <w:sz w:val="22"/>
              <w:szCs w:val="22"/>
              <w:lang w:val="id-ID"/>
            </w:rPr>
          </w:rPrChange>
        </w:rPr>
        <w:t xml:space="preserve"> </w:t>
      </w:r>
    </w:p>
    <w:p w14:paraId="7581AA71" w14:textId="77777777" w:rsidR="00413631" w:rsidRPr="00922713" w:rsidRDefault="00413631">
      <w:pPr>
        <w:pStyle w:val="ListParagraph"/>
        <w:numPr>
          <w:ilvl w:val="0"/>
          <w:numId w:val="62"/>
        </w:numPr>
        <w:spacing w:line="276" w:lineRule="auto"/>
        <w:ind w:left="1276" w:hanging="425"/>
        <w:rPr>
          <w:rFonts w:ascii="Arial" w:hAnsi="Arial" w:cs="Arial"/>
          <w:sz w:val="22"/>
          <w:szCs w:val="22"/>
          <w:lang w:val="sv-SE"/>
          <w:rPrChange w:id="4841" w:author="Syahrani Rachmawati Sadino" w:date="2025-01-31T14:35:00Z">
            <w:rPr>
              <w:rFonts w:asciiTheme="minorBidi" w:hAnsiTheme="minorBidi" w:cstheme="minorBidi"/>
              <w:sz w:val="22"/>
              <w:szCs w:val="22"/>
              <w:lang w:val="sv-SE"/>
            </w:rPr>
          </w:rPrChange>
        </w:rPr>
      </w:pPr>
      <w:bookmarkStart w:id="4842" w:name="_Hlk66207015"/>
      <w:r w:rsidRPr="00922713">
        <w:rPr>
          <w:rFonts w:ascii="Arial" w:hAnsi="Arial" w:cs="Arial"/>
          <w:sz w:val="22"/>
          <w:szCs w:val="22"/>
          <w:lang w:val="sv-SE"/>
          <w:rPrChange w:id="4843" w:author="Syahrani Rachmawati Sadino" w:date="2025-01-31T14:35:00Z">
            <w:rPr>
              <w:rFonts w:asciiTheme="minorBidi" w:hAnsiTheme="minorBidi" w:cstheme="minorBidi"/>
              <w:sz w:val="22"/>
              <w:szCs w:val="22"/>
              <w:lang w:val="sv-SE"/>
            </w:rPr>
          </w:rPrChange>
        </w:rPr>
        <w:t xml:space="preserve">Syarat-syarat untuk mendapatkan pelayanan di </w:t>
      </w:r>
      <w:r w:rsidRPr="00922713">
        <w:rPr>
          <w:rFonts w:ascii="Arial" w:hAnsi="Arial" w:cs="Arial"/>
          <w:iCs/>
          <w:sz w:val="22"/>
          <w:szCs w:val="22"/>
          <w:lang w:val="sv-SE"/>
          <w:rPrChange w:id="4844" w:author="Syahrani Rachmawati Sadino" w:date="2025-01-31T14:35:00Z">
            <w:rPr>
              <w:rFonts w:asciiTheme="minorBidi" w:hAnsiTheme="minorBidi" w:cstheme="minorBidi"/>
              <w:iCs/>
              <w:sz w:val="22"/>
              <w:szCs w:val="22"/>
              <w:lang w:val="sv-SE"/>
            </w:rPr>
          </w:rPrChange>
        </w:rPr>
        <w:t>Provider Tingkat Pertama</w:t>
      </w:r>
      <w:r w:rsidRPr="00922713">
        <w:rPr>
          <w:rFonts w:ascii="Arial" w:hAnsi="Arial" w:cs="Arial"/>
          <w:sz w:val="22"/>
          <w:szCs w:val="22"/>
          <w:lang w:val="sv-SE"/>
          <w:rPrChange w:id="4845" w:author="Syahrani Rachmawati Sadino" w:date="2025-01-31T14:35:00Z">
            <w:rPr>
              <w:rFonts w:asciiTheme="minorBidi" w:hAnsiTheme="minorBidi" w:cstheme="minorBidi"/>
              <w:sz w:val="22"/>
              <w:szCs w:val="22"/>
              <w:lang w:val="sv-SE"/>
            </w:rPr>
          </w:rPrChange>
        </w:rPr>
        <w:t xml:space="preserve"> dengan pelayanan RJ</w:t>
      </w:r>
      <w:r w:rsidR="00B12399" w:rsidRPr="00922713">
        <w:rPr>
          <w:rFonts w:ascii="Arial" w:hAnsi="Arial" w:cs="Arial"/>
          <w:sz w:val="22"/>
          <w:szCs w:val="22"/>
          <w:lang w:val="sv-SE"/>
          <w:rPrChange w:id="4846" w:author="Syahrani Rachmawati Sadino" w:date="2025-01-31T14:35:00Z">
            <w:rPr>
              <w:rFonts w:asciiTheme="minorBidi" w:hAnsiTheme="minorBidi" w:cstheme="minorBidi"/>
              <w:sz w:val="22"/>
              <w:szCs w:val="22"/>
              <w:lang w:val="sv-SE"/>
            </w:rPr>
          </w:rPrChange>
        </w:rPr>
        <w:t>T</w:t>
      </w:r>
      <w:r w:rsidRPr="00922713">
        <w:rPr>
          <w:rFonts w:ascii="Arial" w:hAnsi="Arial" w:cs="Arial"/>
          <w:sz w:val="22"/>
          <w:szCs w:val="22"/>
          <w:lang w:val="sv-SE"/>
          <w:rPrChange w:id="4847" w:author="Syahrani Rachmawati Sadino" w:date="2025-01-31T14:35:00Z">
            <w:rPr>
              <w:rFonts w:asciiTheme="minorBidi" w:hAnsiTheme="minorBidi" w:cstheme="minorBidi"/>
              <w:sz w:val="22"/>
              <w:szCs w:val="22"/>
              <w:lang w:val="sv-SE"/>
            </w:rPr>
          </w:rPrChange>
        </w:rPr>
        <w:t>P adalah:</w:t>
      </w:r>
    </w:p>
    <w:p w14:paraId="0A749AA1" w14:textId="09D428CD" w:rsidR="00413631" w:rsidRPr="00922713" w:rsidRDefault="00413631">
      <w:pPr>
        <w:numPr>
          <w:ilvl w:val="1"/>
          <w:numId w:val="12"/>
        </w:numPr>
        <w:tabs>
          <w:tab w:val="clear" w:pos="2880"/>
        </w:tabs>
        <w:spacing w:line="276" w:lineRule="auto"/>
        <w:ind w:left="1701" w:hanging="425"/>
        <w:jc w:val="both"/>
        <w:rPr>
          <w:rFonts w:ascii="Arial" w:hAnsi="Arial" w:cs="Arial"/>
          <w:sz w:val="22"/>
          <w:szCs w:val="22"/>
          <w:lang w:val="sv-SE"/>
          <w:rPrChange w:id="4848" w:author="Syahrani Rachmawati Sadino" w:date="2025-01-31T14:35:00Z">
            <w:rPr>
              <w:rFonts w:asciiTheme="minorBidi" w:hAnsiTheme="minorBidi" w:cstheme="minorBidi"/>
              <w:sz w:val="22"/>
              <w:szCs w:val="22"/>
              <w:lang w:val="sv-SE"/>
            </w:rPr>
          </w:rPrChange>
        </w:rPr>
        <w:pPrChange w:id="4849" w:author="Syahrani Rachmawati Sadino" w:date="2025-01-31T15:00:00Z">
          <w:pPr>
            <w:numPr>
              <w:ilvl w:val="1"/>
              <w:numId w:val="12"/>
            </w:numPr>
            <w:tabs>
              <w:tab w:val="num" w:pos="2880"/>
            </w:tabs>
            <w:spacing w:line="276" w:lineRule="auto"/>
            <w:ind w:left="1701" w:hanging="425"/>
            <w:jc w:val="both"/>
          </w:pPr>
        </w:pPrChange>
      </w:pPr>
      <w:r w:rsidRPr="00922713">
        <w:rPr>
          <w:rFonts w:ascii="Arial" w:hAnsi="Arial" w:cs="Arial"/>
          <w:sz w:val="22"/>
          <w:szCs w:val="22"/>
          <w:lang w:val="sv-SE"/>
          <w:rPrChange w:id="4850" w:author="Syahrani Rachmawati Sadino" w:date="2025-01-31T14:35:00Z">
            <w:rPr>
              <w:rFonts w:asciiTheme="minorBidi" w:hAnsiTheme="minorBidi" w:cstheme="minorBidi"/>
              <w:sz w:val="22"/>
              <w:szCs w:val="22"/>
              <w:lang w:val="sv-SE"/>
            </w:rPr>
          </w:rPrChange>
        </w:rPr>
        <w:t xml:space="preserve">Membawa dan menunjukkan Kartu </w:t>
      </w:r>
      <w:r w:rsidR="00457E9E" w:rsidRPr="00922713">
        <w:rPr>
          <w:rFonts w:ascii="Arial" w:hAnsi="Arial" w:cs="Arial"/>
          <w:sz w:val="22"/>
          <w:szCs w:val="22"/>
          <w:lang w:val="sv-SE"/>
          <w:rPrChange w:id="4851" w:author="Syahrani Rachmawati Sadino" w:date="2025-01-31T14:35:00Z">
            <w:rPr>
              <w:rFonts w:asciiTheme="minorBidi" w:hAnsiTheme="minorBidi" w:cstheme="minorBidi"/>
              <w:sz w:val="22"/>
              <w:szCs w:val="22"/>
              <w:lang w:val="sv-SE"/>
            </w:rPr>
          </w:rPrChange>
        </w:rPr>
        <w:t>BRI Life</w:t>
      </w:r>
      <w:r w:rsidRPr="00922713">
        <w:rPr>
          <w:rFonts w:ascii="Arial" w:hAnsi="Arial" w:cs="Arial"/>
          <w:sz w:val="22"/>
          <w:szCs w:val="22"/>
          <w:lang w:val="sv-SE"/>
          <w:rPrChange w:id="4852" w:author="Syahrani Rachmawati Sadino" w:date="2025-01-31T14:35:00Z">
            <w:rPr>
              <w:rFonts w:asciiTheme="minorBidi" w:hAnsiTheme="minorBidi" w:cstheme="minorBidi"/>
              <w:sz w:val="22"/>
              <w:szCs w:val="22"/>
              <w:lang w:val="sv-SE"/>
            </w:rPr>
          </w:rPrChange>
        </w:rPr>
        <w:t xml:space="preserve">/ kartu sementara/ </w:t>
      </w:r>
      <w:r w:rsidRPr="00922713">
        <w:rPr>
          <w:rFonts w:ascii="Arial" w:hAnsi="Arial" w:cs="Arial"/>
          <w:i/>
          <w:sz w:val="22"/>
          <w:szCs w:val="22"/>
          <w:lang w:val="sv-SE"/>
          <w:rPrChange w:id="4853" w:author="Syahrani Rachmawati Sadino" w:date="2025-01-31T14:35:00Z">
            <w:rPr>
              <w:rFonts w:asciiTheme="minorBidi" w:hAnsiTheme="minorBidi" w:cstheme="minorBidi"/>
              <w:i/>
              <w:sz w:val="22"/>
              <w:szCs w:val="22"/>
              <w:lang w:val="sv-SE"/>
            </w:rPr>
          </w:rPrChange>
        </w:rPr>
        <w:t>e-Card</w:t>
      </w:r>
      <w:r w:rsidRPr="00922713">
        <w:rPr>
          <w:rFonts w:ascii="Arial" w:hAnsi="Arial" w:cs="Arial"/>
          <w:sz w:val="22"/>
          <w:szCs w:val="22"/>
          <w:lang w:val="sv-SE"/>
          <w:rPrChange w:id="4854" w:author="Syahrani Rachmawati Sadino" w:date="2025-01-31T14:35:00Z">
            <w:rPr>
              <w:rFonts w:asciiTheme="minorBidi" w:hAnsiTheme="minorBidi" w:cstheme="minorBidi"/>
              <w:sz w:val="22"/>
              <w:szCs w:val="22"/>
              <w:lang w:val="sv-SE"/>
            </w:rPr>
          </w:rPrChange>
        </w:rPr>
        <w:t xml:space="preserve"> pada Aplikasi </w:t>
      </w:r>
      <w:r w:rsidRPr="00922713">
        <w:rPr>
          <w:rFonts w:ascii="Arial" w:hAnsi="Arial" w:cs="Arial"/>
          <w:b/>
          <w:sz w:val="22"/>
          <w:szCs w:val="22"/>
          <w:lang w:val="sv-SE"/>
          <w:rPrChange w:id="4855" w:author="Syahrani Rachmawati Sadino" w:date="2025-01-31T14:35:00Z">
            <w:rPr>
              <w:rFonts w:asciiTheme="minorBidi" w:hAnsiTheme="minorBidi" w:cstheme="minorBidi"/>
              <w:b/>
              <w:sz w:val="22"/>
              <w:szCs w:val="22"/>
              <w:lang w:val="sv-SE"/>
            </w:rPr>
          </w:rPrChange>
        </w:rPr>
        <w:t>PIHAK PERTAMA</w:t>
      </w:r>
      <w:r w:rsidRPr="00922713">
        <w:rPr>
          <w:rFonts w:ascii="Arial" w:hAnsi="Arial" w:cs="Arial"/>
          <w:sz w:val="22"/>
          <w:szCs w:val="22"/>
          <w:lang w:val="sv-SE"/>
          <w:rPrChange w:id="4856" w:author="Syahrani Rachmawati Sadino" w:date="2025-01-31T14:35:00Z">
            <w:rPr>
              <w:rFonts w:asciiTheme="minorBidi" w:hAnsiTheme="minorBidi" w:cstheme="minorBidi"/>
              <w:sz w:val="22"/>
              <w:szCs w:val="22"/>
              <w:lang w:val="sv-SE"/>
            </w:rPr>
          </w:rPrChange>
        </w:rPr>
        <w:t xml:space="preserve"> dari </w:t>
      </w:r>
      <w:r w:rsidRPr="00922713">
        <w:rPr>
          <w:rFonts w:ascii="Arial" w:hAnsi="Arial" w:cs="Arial"/>
          <w:i/>
          <w:sz w:val="22"/>
          <w:szCs w:val="22"/>
          <w:lang w:val="sv-SE"/>
          <w:rPrChange w:id="4857" w:author="Syahrani Rachmawati Sadino" w:date="2025-01-31T14:35:00Z">
            <w:rPr>
              <w:rFonts w:asciiTheme="minorBidi" w:hAnsiTheme="minorBidi" w:cstheme="minorBidi"/>
              <w:i/>
              <w:sz w:val="22"/>
              <w:szCs w:val="22"/>
              <w:lang w:val="sv-SE"/>
            </w:rPr>
          </w:rPrChange>
        </w:rPr>
        <w:t>handphone</w:t>
      </w:r>
      <w:r w:rsidRPr="00922713">
        <w:rPr>
          <w:rFonts w:ascii="Arial" w:hAnsi="Arial" w:cs="Arial"/>
          <w:sz w:val="22"/>
          <w:szCs w:val="22"/>
          <w:lang w:val="sv-SE"/>
          <w:rPrChange w:id="4858" w:author="Syahrani Rachmawati Sadino" w:date="2025-01-31T14:35:00Z">
            <w:rPr>
              <w:rFonts w:asciiTheme="minorBidi" w:hAnsiTheme="minorBidi" w:cstheme="minorBidi"/>
              <w:sz w:val="22"/>
              <w:szCs w:val="22"/>
              <w:lang w:val="sv-SE"/>
            </w:rPr>
          </w:rPrChange>
        </w:rPr>
        <w:t xml:space="preserve"> Peserta dengan status aktif pada </w:t>
      </w:r>
      <w:r w:rsidR="00E50CDC" w:rsidRPr="00922713">
        <w:rPr>
          <w:rFonts w:ascii="Arial" w:hAnsi="Arial" w:cs="Arial"/>
          <w:sz w:val="22"/>
          <w:szCs w:val="22"/>
          <w:lang w:val="sv-SE"/>
          <w:rPrChange w:id="4859" w:author="Syahrani Rachmawati Sadino" w:date="2025-01-31T14:35:00Z">
            <w:rPr>
              <w:rFonts w:asciiTheme="minorBidi" w:hAnsiTheme="minorBidi" w:cstheme="minorBidi"/>
              <w:sz w:val="22"/>
              <w:szCs w:val="22"/>
              <w:lang w:val="sv-SE"/>
            </w:rPr>
          </w:rPrChange>
        </w:rPr>
        <w:t xml:space="preserve">BRILIFE-Care </w:t>
      </w:r>
      <w:r w:rsidRPr="00922713">
        <w:rPr>
          <w:rFonts w:ascii="Arial" w:hAnsi="Arial" w:cs="Arial"/>
          <w:sz w:val="22"/>
          <w:szCs w:val="22"/>
          <w:lang w:val="sv-SE"/>
          <w:rPrChange w:id="4860" w:author="Syahrani Rachmawati Sadino" w:date="2025-01-31T14:35:00Z">
            <w:rPr>
              <w:rFonts w:asciiTheme="minorBidi" w:hAnsiTheme="minorBidi" w:cstheme="minorBidi"/>
              <w:sz w:val="22"/>
              <w:szCs w:val="22"/>
              <w:lang w:val="sv-SE"/>
            </w:rPr>
          </w:rPrChange>
        </w:rPr>
        <w:t>yang divalidasi dengan kartu identitas (KTP/SIM/Paspor).</w:t>
      </w:r>
    </w:p>
    <w:p w14:paraId="365CCEF5" w14:textId="76B63E92" w:rsidR="00413631" w:rsidRPr="00922713" w:rsidRDefault="00413631">
      <w:pPr>
        <w:numPr>
          <w:ilvl w:val="1"/>
          <w:numId w:val="12"/>
        </w:numPr>
        <w:tabs>
          <w:tab w:val="clear" w:pos="2880"/>
        </w:tabs>
        <w:spacing w:line="276" w:lineRule="auto"/>
        <w:ind w:left="1701" w:hanging="425"/>
        <w:jc w:val="both"/>
        <w:rPr>
          <w:rFonts w:ascii="Arial" w:hAnsi="Arial" w:cs="Arial"/>
          <w:sz w:val="22"/>
          <w:szCs w:val="22"/>
          <w:lang w:val="sv-SE"/>
          <w:rPrChange w:id="4861" w:author="Syahrani Rachmawati Sadino" w:date="2025-01-31T14:35:00Z">
            <w:rPr>
              <w:rFonts w:asciiTheme="minorBidi" w:hAnsiTheme="minorBidi" w:cstheme="minorBidi"/>
              <w:sz w:val="22"/>
              <w:szCs w:val="22"/>
              <w:lang w:val="sv-SE"/>
            </w:rPr>
          </w:rPrChange>
        </w:rPr>
        <w:pPrChange w:id="4862" w:author="Syahrani Rachmawati Sadino" w:date="2025-01-31T15:00:00Z">
          <w:pPr>
            <w:numPr>
              <w:ilvl w:val="1"/>
              <w:numId w:val="12"/>
            </w:numPr>
            <w:tabs>
              <w:tab w:val="num" w:pos="2880"/>
            </w:tabs>
            <w:spacing w:line="276" w:lineRule="auto"/>
            <w:ind w:left="1701" w:hanging="425"/>
            <w:jc w:val="both"/>
          </w:pPr>
        </w:pPrChange>
      </w:pPr>
      <w:r w:rsidRPr="00922713">
        <w:rPr>
          <w:rFonts w:ascii="Arial" w:hAnsi="Arial" w:cs="Arial"/>
          <w:sz w:val="22"/>
          <w:szCs w:val="22"/>
          <w:lang w:val="sv-SE"/>
          <w:rPrChange w:id="4863" w:author="Syahrani Rachmawati Sadino" w:date="2025-01-31T14:35:00Z">
            <w:rPr>
              <w:rFonts w:asciiTheme="minorBidi" w:hAnsiTheme="minorBidi" w:cstheme="minorBidi"/>
              <w:sz w:val="22"/>
              <w:szCs w:val="22"/>
              <w:lang w:val="sv-SE"/>
            </w:rPr>
          </w:rPrChange>
        </w:rPr>
        <w:t>Bila sedang berada di luar domisilinya, peserta dapat berobat ke Provider Tingkat Pertama lainnya</w:t>
      </w:r>
      <w:r w:rsidR="005D130D" w:rsidRPr="00922713">
        <w:rPr>
          <w:rFonts w:ascii="Arial" w:hAnsi="Arial" w:cs="Arial"/>
          <w:sz w:val="22"/>
          <w:szCs w:val="22"/>
          <w:lang w:val="sv-SE"/>
          <w:rPrChange w:id="4864" w:author="Syahrani Rachmawati Sadino" w:date="2025-01-31T14:35:00Z">
            <w:rPr>
              <w:rFonts w:asciiTheme="minorBidi" w:hAnsiTheme="minorBidi" w:cstheme="minorBidi"/>
              <w:sz w:val="22"/>
              <w:szCs w:val="22"/>
              <w:lang w:val="sv-SE"/>
            </w:rPr>
          </w:rPrChange>
        </w:rPr>
        <w:t>.</w:t>
      </w:r>
    </w:p>
    <w:p w14:paraId="217C56E3" w14:textId="77777777" w:rsidR="00413631" w:rsidRPr="00922713" w:rsidRDefault="00413631">
      <w:pPr>
        <w:spacing w:line="276" w:lineRule="auto"/>
        <w:ind w:left="1710"/>
        <w:jc w:val="both"/>
        <w:rPr>
          <w:rFonts w:ascii="Arial" w:hAnsi="Arial" w:cs="Arial"/>
          <w:sz w:val="22"/>
          <w:szCs w:val="22"/>
          <w:lang w:val="sv-SE"/>
          <w:rPrChange w:id="4865" w:author="Syahrani Rachmawati Sadino" w:date="2025-01-31T14:35:00Z">
            <w:rPr>
              <w:rFonts w:asciiTheme="minorBidi" w:hAnsiTheme="minorBidi" w:cstheme="minorBidi"/>
              <w:sz w:val="22"/>
              <w:szCs w:val="22"/>
              <w:lang w:val="sv-SE"/>
            </w:rPr>
          </w:rPrChange>
        </w:rPr>
      </w:pPr>
    </w:p>
    <w:p w14:paraId="3A1DF9B0" w14:textId="70278922" w:rsidR="00413631" w:rsidRPr="00922713" w:rsidRDefault="00413631">
      <w:pPr>
        <w:pStyle w:val="ListParagraph"/>
        <w:numPr>
          <w:ilvl w:val="0"/>
          <w:numId w:val="62"/>
        </w:numPr>
        <w:spacing w:line="276" w:lineRule="auto"/>
        <w:ind w:left="1276" w:hanging="425"/>
        <w:rPr>
          <w:rFonts w:ascii="Arial" w:hAnsi="Arial" w:cs="Arial"/>
          <w:sz w:val="22"/>
          <w:szCs w:val="22"/>
          <w:rPrChange w:id="4866" w:author="Syahrani Rachmawati Sadino" w:date="2025-01-31T14:35:00Z">
            <w:rPr>
              <w:rFonts w:asciiTheme="minorBidi" w:hAnsiTheme="minorBidi" w:cstheme="minorBidi"/>
              <w:sz w:val="22"/>
              <w:szCs w:val="22"/>
            </w:rPr>
          </w:rPrChange>
        </w:rPr>
      </w:pPr>
      <w:proofErr w:type="spellStart"/>
      <w:r w:rsidRPr="00922713">
        <w:rPr>
          <w:rFonts w:ascii="Arial" w:hAnsi="Arial" w:cs="Arial"/>
          <w:sz w:val="22"/>
          <w:szCs w:val="22"/>
          <w:rPrChange w:id="4867" w:author="Syahrani Rachmawati Sadino" w:date="2025-01-31T14:35:00Z">
            <w:rPr>
              <w:rFonts w:asciiTheme="minorBidi" w:hAnsiTheme="minorBidi" w:cstheme="minorBidi"/>
              <w:sz w:val="22"/>
              <w:szCs w:val="22"/>
            </w:rPr>
          </w:rPrChange>
        </w:rPr>
        <w:t>Prosedur</w:t>
      </w:r>
      <w:proofErr w:type="spellEnd"/>
      <w:r w:rsidRPr="00922713">
        <w:rPr>
          <w:rFonts w:ascii="Arial" w:hAnsi="Arial" w:cs="Arial"/>
          <w:sz w:val="22"/>
          <w:szCs w:val="22"/>
          <w:rPrChange w:id="486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4869" w:author="Syahrani Rachmawati Sadino" w:date="2025-01-31T14:35:00Z">
            <w:rPr>
              <w:rFonts w:asciiTheme="minorBidi" w:hAnsiTheme="minorBidi" w:cstheme="minorBidi"/>
              <w:sz w:val="22"/>
              <w:szCs w:val="22"/>
            </w:rPr>
          </w:rPrChange>
        </w:rPr>
        <w:t>Pelayanan</w:t>
      </w:r>
      <w:proofErr w:type="spellEnd"/>
      <w:r w:rsidRPr="00922713">
        <w:rPr>
          <w:rFonts w:ascii="Arial" w:hAnsi="Arial" w:cs="Arial"/>
          <w:sz w:val="22"/>
          <w:szCs w:val="22"/>
          <w:rPrChange w:id="487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4871" w:author="Syahrani Rachmawati Sadino" w:date="2025-01-31T14:35:00Z">
            <w:rPr>
              <w:rFonts w:asciiTheme="minorBidi" w:hAnsiTheme="minorBidi" w:cstheme="minorBidi"/>
              <w:sz w:val="22"/>
              <w:szCs w:val="22"/>
            </w:rPr>
          </w:rPrChange>
        </w:rPr>
        <w:t>Peserta</w:t>
      </w:r>
      <w:proofErr w:type="spellEnd"/>
      <w:r w:rsidRPr="00922713">
        <w:rPr>
          <w:rFonts w:ascii="Arial" w:hAnsi="Arial" w:cs="Arial"/>
          <w:sz w:val="22"/>
          <w:szCs w:val="22"/>
          <w:rPrChange w:id="4872" w:author="Syahrani Rachmawati Sadino" w:date="2025-01-31T14:35:00Z">
            <w:rPr>
              <w:rFonts w:asciiTheme="minorBidi" w:hAnsiTheme="minorBidi" w:cstheme="minorBidi"/>
              <w:sz w:val="22"/>
              <w:szCs w:val="22"/>
            </w:rPr>
          </w:rPrChange>
        </w:rPr>
        <w:t xml:space="preserve"> </w:t>
      </w:r>
      <w:r w:rsidR="00457E9E" w:rsidRPr="00922713">
        <w:rPr>
          <w:rFonts w:ascii="Arial" w:hAnsi="Arial" w:cs="Arial"/>
          <w:sz w:val="22"/>
          <w:szCs w:val="22"/>
          <w:rPrChange w:id="4873" w:author="Syahrani Rachmawati Sadino" w:date="2025-01-31T14:35:00Z">
            <w:rPr>
              <w:rFonts w:asciiTheme="minorBidi" w:hAnsiTheme="minorBidi" w:cstheme="minorBidi"/>
              <w:sz w:val="22"/>
              <w:szCs w:val="22"/>
            </w:rPr>
          </w:rPrChange>
        </w:rPr>
        <w:t>BRI Life</w:t>
      </w:r>
    </w:p>
    <w:p w14:paraId="2B00A9C2" w14:textId="0E86BFDD" w:rsidR="00413631" w:rsidRPr="00922713" w:rsidRDefault="00413631">
      <w:pPr>
        <w:numPr>
          <w:ilvl w:val="1"/>
          <w:numId w:val="63"/>
        </w:numPr>
        <w:tabs>
          <w:tab w:val="clear" w:pos="2880"/>
        </w:tabs>
        <w:spacing w:line="276" w:lineRule="auto"/>
        <w:ind w:left="1710" w:hanging="434"/>
        <w:jc w:val="both"/>
        <w:rPr>
          <w:rFonts w:ascii="Arial" w:hAnsi="Arial" w:cs="Arial"/>
          <w:sz w:val="22"/>
          <w:szCs w:val="22"/>
          <w:rPrChange w:id="4874" w:author="Syahrani Rachmawati Sadino" w:date="2025-01-31T14:35:00Z">
            <w:rPr>
              <w:rFonts w:asciiTheme="minorBidi" w:hAnsiTheme="minorBidi" w:cstheme="minorBidi"/>
              <w:sz w:val="22"/>
              <w:szCs w:val="22"/>
            </w:rPr>
          </w:rPrChange>
        </w:rPr>
        <w:pPrChange w:id="4875" w:author="Syahrani Rachmawati Sadino" w:date="2025-01-31T15:00:00Z">
          <w:pPr>
            <w:numPr>
              <w:ilvl w:val="1"/>
              <w:numId w:val="63"/>
            </w:numPr>
            <w:tabs>
              <w:tab w:val="num" w:pos="2880"/>
            </w:tabs>
            <w:spacing w:line="276" w:lineRule="auto"/>
            <w:ind w:left="1710" w:hanging="434"/>
            <w:jc w:val="both"/>
          </w:pPr>
        </w:pPrChange>
      </w:pPr>
      <w:r w:rsidRPr="00922713">
        <w:rPr>
          <w:rFonts w:ascii="Arial" w:hAnsi="Arial" w:cs="Arial"/>
          <w:sz w:val="22"/>
          <w:szCs w:val="22"/>
          <w:rPrChange w:id="4876" w:author="Syahrani Rachmawati Sadino" w:date="2025-01-31T14:35:00Z">
            <w:rPr>
              <w:rFonts w:asciiTheme="minorBidi" w:hAnsiTheme="minorBidi" w:cstheme="minorBidi"/>
              <w:sz w:val="22"/>
              <w:szCs w:val="22"/>
            </w:rPr>
          </w:rPrChange>
        </w:rPr>
        <w:t xml:space="preserve">Peserta </w:t>
      </w:r>
      <w:r w:rsidR="00E50CDC" w:rsidRPr="00922713">
        <w:rPr>
          <w:rFonts w:ascii="Arial" w:hAnsi="Arial" w:cs="Arial"/>
          <w:sz w:val="22"/>
          <w:szCs w:val="22"/>
          <w:rPrChange w:id="4877" w:author="Syahrani Rachmawati Sadino" w:date="2025-01-31T14:35:00Z">
            <w:rPr>
              <w:rFonts w:asciiTheme="minorBidi" w:hAnsiTheme="minorBidi" w:cstheme="minorBidi"/>
              <w:sz w:val="22"/>
              <w:szCs w:val="22"/>
            </w:rPr>
          </w:rPrChange>
        </w:rPr>
        <w:t>BRI Life</w:t>
      </w:r>
      <w:r w:rsidRPr="00922713">
        <w:rPr>
          <w:rFonts w:ascii="Arial" w:hAnsi="Arial" w:cs="Arial"/>
          <w:sz w:val="22"/>
          <w:szCs w:val="22"/>
          <w:rPrChange w:id="4878" w:author="Syahrani Rachmawati Sadino" w:date="2025-01-31T14:35:00Z">
            <w:rPr>
              <w:rFonts w:asciiTheme="minorBidi" w:hAnsiTheme="minorBidi" w:cstheme="minorBidi"/>
              <w:sz w:val="22"/>
              <w:szCs w:val="22"/>
            </w:rPr>
          </w:rPrChange>
        </w:rPr>
        <w:t xml:space="preserve"> datang ke klinik untuk mendapatkan pelayanan RJTP dengan memperlihatkan kartu </w:t>
      </w:r>
      <w:r w:rsidR="00457E9E" w:rsidRPr="00922713">
        <w:rPr>
          <w:rFonts w:ascii="Arial" w:hAnsi="Arial" w:cs="Arial"/>
          <w:sz w:val="22"/>
          <w:szCs w:val="22"/>
          <w:rPrChange w:id="4879" w:author="Syahrani Rachmawati Sadino" w:date="2025-01-31T14:35:00Z">
            <w:rPr>
              <w:rFonts w:asciiTheme="minorBidi" w:hAnsiTheme="minorBidi" w:cstheme="minorBidi"/>
              <w:sz w:val="22"/>
              <w:szCs w:val="22"/>
            </w:rPr>
          </w:rPrChange>
        </w:rPr>
        <w:t>BRI Life</w:t>
      </w:r>
      <w:r w:rsidRPr="00922713">
        <w:rPr>
          <w:rFonts w:ascii="Arial" w:hAnsi="Arial" w:cs="Arial"/>
          <w:sz w:val="22"/>
          <w:szCs w:val="22"/>
          <w:rPrChange w:id="4880" w:author="Syahrani Rachmawati Sadino" w:date="2025-01-31T14:35:00Z">
            <w:rPr>
              <w:rFonts w:asciiTheme="minorBidi" w:hAnsiTheme="minorBidi" w:cstheme="minorBidi"/>
              <w:sz w:val="22"/>
              <w:szCs w:val="22"/>
            </w:rPr>
          </w:rPrChange>
        </w:rPr>
        <w:t xml:space="preserve">/ kartu sementara/ </w:t>
      </w:r>
      <w:r w:rsidRPr="00922713">
        <w:rPr>
          <w:rFonts w:ascii="Arial" w:hAnsi="Arial" w:cs="Arial"/>
          <w:i/>
          <w:sz w:val="22"/>
          <w:szCs w:val="22"/>
          <w:rPrChange w:id="4881" w:author="Syahrani Rachmawati Sadino" w:date="2025-01-31T14:35:00Z">
            <w:rPr>
              <w:rFonts w:asciiTheme="minorBidi" w:hAnsiTheme="minorBidi" w:cstheme="minorBidi"/>
              <w:i/>
              <w:sz w:val="22"/>
              <w:szCs w:val="22"/>
            </w:rPr>
          </w:rPrChange>
        </w:rPr>
        <w:t>e-Card</w:t>
      </w:r>
      <w:r w:rsidRPr="00922713">
        <w:rPr>
          <w:rFonts w:ascii="Arial" w:hAnsi="Arial" w:cs="Arial"/>
          <w:sz w:val="22"/>
          <w:szCs w:val="22"/>
          <w:rPrChange w:id="4882" w:author="Syahrani Rachmawati Sadino" w:date="2025-01-31T14:35:00Z">
            <w:rPr>
              <w:rFonts w:asciiTheme="minorBidi" w:hAnsiTheme="minorBidi" w:cstheme="minorBidi"/>
              <w:sz w:val="22"/>
              <w:szCs w:val="22"/>
            </w:rPr>
          </w:rPrChange>
        </w:rPr>
        <w:t xml:space="preserve"> pada Aplikasi </w:t>
      </w:r>
      <w:r w:rsidRPr="00922713">
        <w:rPr>
          <w:rFonts w:ascii="Arial" w:hAnsi="Arial" w:cs="Arial"/>
          <w:b/>
          <w:sz w:val="22"/>
          <w:szCs w:val="22"/>
          <w:rPrChange w:id="4883" w:author="Syahrani Rachmawati Sadino" w:date="2025-01-31T14:35:00Z">
            <w:rPr>
              <w:rFonts w:asciiTheme="minorBidi" w:hAnsiTheme="minorBidi" w:cstheme="minorBidi"/>
              <w:b/>
              <w:sz w:val="22"/>
              <w:szCs w:val="22"/>
            </w:rPr>
          </w:rPrChange>
        </w:rPr>
        <w:t>PIHAK PERTAMA</w:t>
      </w:r>
      <w:r w:rsidRPr="00922713">
        <w:rPr>
          <w:rFonts w:ascii="Arial" w:hAnsi="Arial" w:cs="Arial"/>
          <w:sz w:val="22"/>
          <w:szCs w:val="22"/>
          <w:rPrChange w:id="4884" w:author="Syahrani Rachmawati Sadino" w:date="2025-01-31T14:35:00Z">
            <w:rPr>
              <w:rFonts w:asciiTheme="minorBidi" w:hAnsiTheme="minorBidi" w:cstheme="minorBidi"/>
              <w:sz w:val="22"/>
              <w:szCs w:val="22"/>
            </w:rPr>
          </w:rPrChange>
        </w:rPr>
        <w:t xml:space="preserve"> dari </w:t>
      </w:r>
      <w:r w:rsidRPr="00922713">
        <w:rPr>
          <w:rFonts w:ascii="Arial" w:hAnsi="Arial" w:cs="Arial"/>
          <w:i/>
          <w:sz w:val="22"/>
          <w:szCs w:val="22"/>
          <w:rPrChange w:id="4885" w:author="Syahrani Rachmawati Sadino" w:date="2025-01-31T14:35:00Z">
            <w:rPr>
              <w:rFonts w:asciiTheme="minorBidi" w:hAnsiTheme="minorBidi" w:cstheme="minorBidi"/>
              <w:i/>
              <w:sz w:val="22"/>
              <w:szCs w:val="22"/>
            </w:rPr>
          </w:rPrChange>
        </w:rPr>
        <w:t>handphone</w:t>
      </w:r>
      <w:r w:rsidRPr="00922713">
        <w:rPr>
          <w:rFonts w:ascii="Arial" w:hAnsi="Arial" w:cs="Arial"/>
          <w:sz w:val="22"/>
          <w:szCs w:val="22"/>
          <w:rPrChange w:id="4886" w:author="Syahrani Rachmawati Sadino" w:date="2025-01-31T14:35:00Z">
            <w:rPr>
              <w:rFonts w:asciiTheme="minorBidi" w:hAnsiTheme="minorBidi" w:cstheme="minorBidi"/>
              <w:sz w:val="22"/>
              <w:szCs w:val="22"/>
            </w:rPr>
          </w:rPrChange>
        </w:rPr>
        <w:t xml:space="preserve"> Peserta dengan status aktif pada </w:t>
      </w:r>
      <w:r w:rsidR="00E50CDC" w:rsidRPr="00922713">
        <w:rPr>
          <w:rFonts w:ascii="Arial" w:hAnsi="Arial" w:cs="Arial"/>
          <w:sz w:val="22"/>
          <w:szCs w:val="22"/>
          <w:rPrChange w:id="4887" w:author="Syahrani Rachmawati Sadino" w:date="2025-01-31T14:35:00Z">
            <w:rPr>
              <w:rFonts w:asciiTheme="minorBidi" w:hAnsiTheme="minorBidi" w:cstheme="minorBidi"/>
              <w:sz w:val="22"/>
              <w:szCs w:val="22"/>
            </w:rPr>
          </w:rPrChange>
        </w:rPr>
        <w:t xml:space="preserve">BRILIFE-Care </w:t>
      </w:r>
      <w:r w:rsidRPr="00922713">
        <w:rPr>
          <w:rFonts w:ascii="Arial" w:hAnsi="Arial" w:cs="Arial"/>
          <w:sz w:val="22"/>
          <w:szCs w:val="22"/>
          <w:rPrChange w:id="4888" w:author="Syahrani Rachmawati Sadino" w:date="2025-01-31T14:35:00Z">
            <w:rPr>
              <w:rFonts w:asciiTheme="minorBidi" w:hAnsiTheme="minorBidi" w:cstheme="minorBidi"/>
              <w:sz w:val="22"/>
              <w:szCs w:val="22"/>
            </w:rPr>
          </w:rPrChange>
        </w:rPr>
        <w:t>yang divalidasi dengan kartu identitas (KTP/SIM/Paspor)</w:t>
      </w:r>
      <w:r w:rsidR="005D130D" w:rsidRPr="00922713">
        <w:rPr>
          <w:rFonts w:ascii="Arial" w:hAnsi="Arial" w:cs="Arial"/>
          <w:sz w:val="22"/>
          <w:szCs w:val="22"/>
          <w:rPrChange w:id="4889" w:author="Syahrani Rachmawati Sadino" w:date="2025-01-31T14:35:00Z">
            <w:rPr>
              <w:rFonts w:asciiTheme="minorBidi" w:hAnsiTheme="minorBidi" w:cstheme="minorBidi"/>
              <w:sz w:val="22"/>
              <w:szCs w:val="22"/>
            </w:rPr>
          </w:rPrChange>
        </w:rPr>
        <w:t>.</w:t>
      </w:r>
      <w:r w:rsidRPr="00922713">
        <w:rPr>
          <w:rFonts w:ascii="Arial" w:hAnsi="Arial" w:cs="Arial"/>
          <w:sz w:val="22"/>
          <w:szCs w:val="22"/>
          <w:rPrChange w:id="4890" w:author="Syahrani Rachmawati Sadino" w:date="2025-01-31T14:35:00Z">
            <w:rPr>
              <w:rFonts w:asciiTheme="minorBidi" w:hAnsiTheme="minorBidi" w:cstheme="minorBidi"/>
              <w:sz w:val="22"/>
              <w:szCs w:val="22"/>
            </w:rPr>
          </w:rPrChange>
        </w:rPr>
        <w:t xml:space="preserve"> </w:t>
      </w:r>
    </w:p>
    <w:p w14:paraId="537D42A1" w14:textId="52B6BF0E" w:rsidR="00413631" w:rsidRPr="00922713" w:rsidRDefault="00413631">
      <w:pPr>
        <w:numPr>
          <w:ilvl w:val="1"/>
          <w:numId w:val="63"/>
        </w:numPr>
        <w:spacing w:line="276" w:lineRule="auto"/>
        <w:ind w:left="1710" w:hanging="434"/>
        <w:jc w:val="both"/>
        <w:rPr>
          <w:rFonts w:ascii="Arial" w:hAnsi="Arial" w:cs="Arial"/>
          <w:sz w:val="22"/>
          <w:szCs w:val="22"/>
          <w:lang w:val="sv-SE"/>
          <w:rPrChange w:id="4891"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id-ID"/>
          <w:rPrChange w:id="4892" w:author="Syahrani Rachmawati Sadino" w:date="2025-01-31T14:35:00Z">
            <w:rPr>
              <w:rFonts w:asciiTheme="minorBidi" w:hAnsiTheme="minorBidi" w:cstheme="minorBidi"/>
              <w:sz w:val="22"/>
              <w:szCs w:val="22"/>
              <w:lang w:val="id-ID"/>
            </w:rPr>
          </w:rPrChange>
        </w:rPr>
        <w:t xml:space="preserve">Petugas </w:t>
      </w:r>
      <w:r w:rsidRPr="00922713">
        <w:rPr>
          <w:rFonts w:ascii="Arial" w:hAnsi="Arial" w:cs="Arial"/>
          <w:sz w:val="22"/>
          <w:szCs w:val="22"/>
          <w:lang w:val="sv-SE"/>
          <w:rPrChange w:id="4893" w:author="Syahrani Rachmawati Sadino" w:date="2025-01-31T14:35:00Z">
            <w:rPr>
              <w:rFonts w:asciiTheme="minorBidi" w:hAnsiTheme="minorBidi" w:cstheme="minorBidi"/>
              <w:sz w:val="22"/>
              <w:szCs w:val="22"/>
              <w:lang w:val="sv-SE"/>
            </w:rPr>
          </w:rPrChange>
        </w:rPr>
        <w:t>Klinik</w:t>
      </w:r>
      <w:r w:rsidRPr="00922713">
        <w:rPr>
          <w:rFonts w:ascii="Arial" w:hAnsi="Arial" w:cs="Arial"/>
          <w:color w:val="FF0000"/>
          <w:sz w:val="22"/>
          <w:szCs w:val="22"/>
          <w:lang w:val="id-ID"/>
          <w:rPrChange w:id="4894" w:author="Syahrani Rachmawati Sadino" w:date="2025-01-31T14:35:00Z">
            <w:rPr>
              <w:rFonts w:asciiTheme="minorBidi" w:hAnsiTheme="minorBidi" w:cstheme="minorBidi"/>
              <w:color w:val="FF0000"/>
              <w:sz w:val="22"/>
              <w:szCs w:val="22"/>
              <w:lang w:val="id-ID"/>
            </w:rPr>
          </w:rPrChange>
        </w:rPr>
        <w:t xml:space="preserve"> </w:t>
      </w:r>
      <w:r w:rsidRPr="00922713">
        <w:rPr>
          <w:rFonts w:ascii="Arial" w:hAnsi="Arial" w:cs="Arial"/>
          <w:sz w:val="22"/>
          <w:szCs w:val="22"/>
          <w:lang w:val="fi-FI"/>
          <w:rPrChange w:id="4895" w:author="Syahrani Rachmawati Sadino" w:date="2025-01-31T14:35:00Z">
            <w:rPr>
              <w:rFonts w:asciiTheme="minorBidi" w:hAnsiTheme="minorBidi" w:cstheme="minorBidi"/>
              <w:sz w:val="22"/>
              <w:szCs w:val="22"/>
              <w:lang w:val="fi-FI"/>
            </w:rPr>
          </w:rPrChange>
        </w:rPr>
        <w:t>selanjutnya meng</w:t>
      </w:r>
      <w:r w:rsidRPr="00922713">
        <w:rPr>
          <w:rFonts w:ascii="Arial" w:hAnsi="Arial" w:cs="Arial"/>
          <w:sz w:val="22"/>
          <w:szCs w:val="22"/>
          <w:lang w:val="id-ID"/>
          <w:rPrChange w:id="4896" w:author="Syahrani Rachmawati Sadino" w:date="2025-01-31T14:35:00Z">
            <w:rPr>
              <w:rFonts w:asciiTheme="minorBidi" w:hAnsiTheme="minorBidi" w:cstheme="minorBidi"/>
              <w:sz w:val="22"/>
              <w:szCs w:val="22"/>
              <w:lang w:val="id-ID"/>
            </w:rPr>
          </w:rPrChange>
        </w:rPr>
        <w:t>-</w:t>
      </w:r>
      <w:r w:rsidRPr="00922713">
        <w:rPr>
          <w:rFonts w:ascii="Arial" w:hAnsi="Arial" w:cs="Arial"/>
          <w:i/>
          <w:sz w:val="22"/>
          <w:szCs w:val="22"/>
          <w:lang w:val="fi-FI"/>
          <w:rPrChange w:id="4897" w:author="Syahrani Rachmawati Sadino" w:date="2025-01-31T14:35:00Z">
            <w:rPr>
              <w:rFonts w:asciiTheme="minorBidi" w:hAnsiTheme="minorBidi" w:cstheme="minorBidi"/>
              <w:i/>
              <w:sz w:val="22"/>
              <w:szCs w:val="22"/>
              <w:lang w:val="fi-FI"/>
            </w:rPr>
          </w:rPrChange>
        </w:rPr>
        <w:t>entr</w:t>
      </w:r>
      <w:r w:rsidRPr="00922713">
        <w:rPr>
          <w:rFonts w:ascii="Arial" w:hAnsi="Arial" w:cs="Arial"/>
          <w:i/>
          <w:sz w:val="22"/>
          <w:szCs w:val="22"/>
          <w:lang w:val="id-ID"/>
          <w:rPrChange w:id="4898" w:author="Syahrani Rachmawati Sadino" w:date="2025-01-31T14:35:00Z">
            <w:rPr>
              <w:rFonts w:asciiTheme="minorBidi" w:hAnsiTheme="minorBidi" w:cstheme="minorBidi"/>
              <w:i/>
              <w:sz w:val="22"/>
              <w:szCs w:val="22"/>
              <w:lang w:val="id-ID"/>
            </w:rPr>
          </w:rPrChange>
        </w:rPr>
        <w:t>y</w:t>
      </w:r>
      <w:r w:rsidRPr="00922713">
        <w:rPr>
          <w:rFonts w:ascii="Arial" w:hAnsi="Arial" w:cs="Arial"/>
          <w:sz w:val="22"/>
          <w:szCs w:val="22"/>
          <w:lang w:val="id-ID"/>
          <w:rPrChange w:id="4899" w:author="Syahrani Rachmawati Sadino" w:date="2025-01-31T14:35:00Z">
            <w:rPr>
              <w:rFonts w:asciiTheme="minorBidi" w:hAnsiTheme="minorBidi" w:cstheme="minorBidi"/>
              <w:sz w:val="22"/>
              <w:szCs w:val="22"/>
              <w:lang w:val="id-ID"/>
            </w:rPr>
          </w:rPrChange>
        </w:rPr>
        <w:t>,</w:t>
      </w:r>
      <w:r w:rsidRPr="00922713">
        <w:rPr>
          <w:rFonts w:ascii="Arial" w:hAnsi="Arial" w:cs="Arial"/>
          <w:sz w:val="22"/>
          <w:szCs w:val="22"/>
          <w:lang w:val="fi-FI"/>
          <w:rPrChange w:id="4900" w:author="Syahrani Rachmawati Sadino" w:date="2025-01-31T14:35:00Z">
            <w:rPr>
              <w:rFonts w:asciiTheme="minorBidi" w:hAnsiTheme="minorBidi" w:cstheme="minorBidi"/>
              <w:sz w:val="22"/>
              <w:szCs w:val="22"/>
              <w:lang w:val="fi-FI"/>
            </w:rPr>
          </w:rPrChange>
        </w:rPr>
        <w:t xml:space="preserve"> mencetak</w:t>
      </w:r>
      <w:r w:rsidRPr="00922713">
        <w:rPr>
          <w:rFonts w:ascii="Arial" w:hAnsi="Arial" w:cs="Arial"/>
          <w:sz w:val="22"/>
          <w:szCs w:val="22"/>
          <w:lang w:val="id-ID"/>
          <w:rPrChange w:id="4901" w:author="Syahrani Rachmawati Sadino" w:date="2025-01-31T14:35:00Z">
            <w:rPr>
              <w:rFonts w:asciiTheme="minorBidi" w:hAnsiTheme="minorBidi" w:cstheme="minorBidi"/>
              <w:sz w:val="22"/>
              <w:szCs w:val="22"/>
              <w:lang w:val="id-ID"/>
            </w:rPr>
          </w:rPrChange>
        </w:rPr>
        <w:t xml:space="preserve"> dan melegalisir</w:t>
      </w:r>
      <w:r w:rsidRPr="00922713">
        <w:rPr>
          <w:rFonts w:ascii="Arial" w:hAnsi="Arial" w:cs="Arial"/>
          <w:sz w:val="22"/>
          <w:szCs w:val="22"/>
          <w:lang w:val="fi-FI"/>
          <w:rPrChange w:id="4902" w:author="Syahrani Rachmawati Sadino" w:date="2025-01-31T14:35:00Z">
            <w:rPr>
              <w:rFonts w:asciiTheme="minorBidi" w:hAnsiTheme="minorBidi" w:cstheme="minorBidi"/>
              <w:sz w:val="22"/>
              <w:szCs w:val="22"/>
              <w:lang w:val="fi-FI"/>
            </w:rPr>
          </w:rPrChange>
        </w:rPr>
        <w:t xml:space="preserve"> </w:t>
      </w:r>
      <w:r w:rsidRPr="00922713">
        <w:rPr>
          <w:rFonts w:ascii="Arial" w:hAnsi="Arial" w:cs="Arial"/>
          <w:sz w:val="22"/>
          <w:szCs w:val="22"/>
          <w:lang w:val="id-ID"/>
          <w:rPrChange w:id="4903" w:author="Syahrani Rachmawati Sadino" w:date="2025-01-31T14:35:00Z">
            <w:rPr>
              <w:rFonts w:asciiTheme="minorBidi" w:hAnsiTheme="minorBidi" w:cstheme="minorBidi"/>
              <w:sz w:val="22"/>
              <w:szCs w:val="22"/>
              <w:lang w:val="id-ID"/>
            </w:rPr>
          </w:rPrChange>
        </w:rPr>
        <w:t>Surat Jaminan Pelayanan (SJP)</w:t>
      </w:r>
      <w:r w:rsidRPr="00922713">
        <w:rPr>
          <w:rFonts w:ascii="Arial" w:hAnsi="Arial" w:cs="Arial"/>
          <w:sz w:val="22"/>
          <w:szCs w:val="22"/>
          <w:lang w:val="sv-SE"/>
          <w:rPrChange w:id="4904" w:author="Syahrani Rachmawati Sadino" w:date="2025-01-31T14:35:00Z">
            <w:rPr>
              <w:rFonts w:asciiTheme="minorBidi" w:hAnsiTheme="minorBidi" w:cstheme="minorBidi"/>
              <w:sz w:val="22"/>
              <w:szCs w:val="22"/>
              <w:lang w:val="sv-SE"/>
            </w:rPr>
          </w:rPrChange>
        </w:rPr>
        <w:t xml:space="preserve"> </w:t>
      </w:r>
      <w:r w:rsidRPr="00922713">
        <w:rPr>
          <w:rFonts w:ascii="Arial" w:hAnsi="Arial" w:cs="Arial"/>
          <w:sz w:val="22"/>
          <w:szCs w:val="22"/>
          <w:lang w:val="id-ID"/>
          <w:rPrChange w:id="4905" w:author="Syahrani Rachmawati Sadino" w:date="2025-01-31T14:35:00Z">
            <w:rPr>
              <w:rFonts w:asciiTheme="minorBidi" w:hAnsiTheme="minorBidi" w:cstheme="minorBidi"/>
              <w:sz w:val="22"/>
              <w:szCs w:val="22"/>
              <w:lang w:val="id-ID"/>
            </w:rPr>
          </w:rPrChange>
        </w:rPr>
        <w:t>dengan syarat dan mekanisme sebagai berikut</w:t>
      </w:r>
      <w:r w:rsidR="005D130D" w:rsidRPr="00922713">
        <w:rPr>
          <w:rFonts w:ascii="Arial" w:hAnsi="Arial" w:cs="Arial"/>
          <w:sz w:val="22"/>
          <w:szCs w:val="22"/>
          <w:lang w:val="id-ID"/>
          <w:rPrChange w:id="4906" w:author="Syahrani Rachmawati Sadino" w:date="2025-01-31T14:35:00Z">
            <w:rPr>
              <w:rFonts w:asciiTheme="minorBidi" w:hAnsiTheme="minorBidi" w:cstheme="minorBidi"/>
              <w:sz w:val="22"/>
              <w:szCs w:val="22"/>
              <w:lang w:val="id-ID"/>
            </w:rPr>
          </w:rPrChange>
        </w:rPr>
        <w:t>:</w:t>
      </w:r>
    </w:p>
    <w:p w14:paraId="0771FB73" w14:textId="62863A54" w:rsidR="00413631" w:rsidRPr="00922713" w:rsidRDefault="00413631">
      <w:pPr>
        <w:numPr>
          <w:ilvl w:val="0"/>
          <w:numId w:val="44"/>
        </w:numPr>
        <w:spacing w:line="276" w:lineRule="auto"/>
        <w:ind w:left="2127" w:hanging="425"/>
        <w:jc w:val="both"/>
        <w:rPr>
          <w:rFonts w:ascii="Arial" w:hAnsi="Arial" w:cs="Arial"/>
          <w:sz w:val="22"/>
          <w:szCs w:val="22"/>
          <w:rPrChange w:id="4907"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sv-SE"/>
          <w:rPrChange w:id="4908" w:author="Syahrani Rachmawati Sadino" w:date="2025-01-31T14:35:00Z">
            <w:rPr>
              <w:rFonts w:asciiTheme="minorBidi" w:hAnsiTheme="minorBidi" w:cstheme="minorBidi"/>
              <w:sz w:val="22"/>
              <w:szCs w:val="22"/>
              <w:lang w:val="sv-SE"/>
            </w:rPr>
          </w:rPrChange>
        </w:rPr>
        <w:lastRenderedPageBreak/>
        <w:t xml:space="preserve">Setiap </w:t>
      </w:r>
      <w:r w:rsidRPr="00922713">
        <w:rPr>
          <w:rFonts w:ascii="Arial" w:hAnsi="Arial" w:cs="Arial"/>
          <w:i/>
          <w:sz w:val="22"/>
          <w:szCs w:val="22"/>
          <w:lang w:val="sv-SE"/>
          <w:rPrChange w:id="4909" w:author="Syahrani Rachmawati Sadino" w:date="2025-01-31T14:35:00Z">
            <w:rPr>
              <w:rFonts w:asciiTheme="minorBidi" w:hAnsiTheme="minorBidi" w:cstheme="minorBidi"/>
              <w:i/>
              <w:sz w:val="22"/>
              <w:szCs w:val="22"/>
              <w:lang w:val="sv-SE"/>
            </w:rPr>
          </w:rPrChange>
        </w:rPr>
        <w:t>entry</w:t>
      </w:r>
      <w:r w:rsidRPr="00922713">
        <w:rPr>
          <w:rFonts w:ascii="Arial" w:hAnsi="Arial" w:cs="Arial"/>
          <w:sz w:val="22"/>
          <w:szCs w:val="22"/>
          <w:lang w:val="sv-SE"/>
          <w:rPrChange w:id="4910" w:author="Syahrani Rachmawati Sadino" w:date="2025-01-31T14:35:00Z">
            <w:rPr>
              <w:rFonts w:asciiTheme="minorBidi" w:hAnsiTheme="minorBidi" w:cstheme="minorBidi"/>
              <w:sz w:val="22"/>
              <w:szCs w:val="22"/>
              <w:lang w:val="sv-SE"/>
            </w:rPr>
          </w:rPrChange>
        </w:rPr>
        <w:t xml:space="preserve"> harus menggunakan </w:t>
      </w:r>
      <w:r w:rsidR="00E50CDC" w:rsidRPr="00922713">
        <w:rPr>
          <w:rFonts w:ascii="Arial" w:hAnsi="Arial" w:cs="Arial"/>
          <w:sz w:val="22"/>
          <w:szCs w:val="22"/>
          <w:lang w:val="sv-SE"/>
          <w:rPrChange w:id="4911" w:author="Syahrani Rachmawati Sadino" w:date="2025-01-31T14:35:00Z">
            <w:rPr>
              <w:rFonts w:asciiTheme="minorBidi" w:hAnsiTheme="minorBidi" w:cstheme="minorBidi"/>
              <w:sz w:val="22"/>
              <w:szCs w:val="22"/>
              <w:lang w:val="sv-SE"/>
            </w:rPr>
          </w:rPrChange>
        </w:rPr>
        <w:t>BRILIFE-Care</w:t>
      </w:r>
      <w:r w:rsidRPr="00922713">
        <w:rPr>
          <w:rFonts w:ascii="Arial" w:hAnsi="Arial" w:cs="Arial"/>
          <w:sz w:val="22"/>
          <w:szCs w:val="22"/>
          <w:lang w:val="sv-SE"/>
          <w:rPrChange w:id="4912" w:author="Syahrani Rachmawati Sadino" w:date="2025-01-31T14:35:00Z">
            <w:rPr>
              <w:rFonts w:asciiTheme="minorBidi" w:hAnsiTheme="minorBidi" w:cstheme="minorBidi"/>
              <w:sz w:val="22"/>
              <w:szCs w:val="22"/>
              <w:lang w:val="sv-SE"/>
            </w:rPr>
          </w:rPrChange>
        </w:rPr>
        <w:t xml:space="preserve"> dengan mengakses melalui</w:t>
      </w:r>
      <w:ins w:id="4913" w:author="Syahrani Rachmawati Sadino" w:date="2025-01-31T13:41:00Z">
        <w:r w:rsidR="00E528F1" w:rsidRPr="00922713">
          <w:rPr>
            <w:rFonts w:ascii="Arial" w:hAnsi="Arial" w:cs="Arial"/>
            <w:sz w:val="22"/>
            <w:szCs w:val="22"/>
            <w:lang w:val="sv-SE"/>
          </w:rPr>
          <w:t xml:space="preserve"> </w:t>
        </w:r>
      </w:ins>
      <w:ins w:id="4914" w:author="Syahrani Rachmawati Sadino" w:date="2025-01-31T14:03:00Z">
        <w:r w:rsidR="00B00826" w:rsidRPr="00922713">
          <w:rPr>
            <w:rFonts w:ascii="Arial" w:hAnsi="Arial" w:cs="Arial"/>
            <w:sz w:val="22"/>
            <w:szCs w:val="22"/>
            <w:rPrChange w:id="4915" w:author="Syahrani Rachmawati Sadino" w:date="2025-01-31T14:35:00Z">
              <w:rPr/>
            </w:rPrChange>
          </w:rPr>
          <w:fldChar w:fldCharType="begin"/>
        </w:r>
        <w:r w:rsidR="00B00826" w:rsidRPr="00922713">
          <w:rPr>
            <w:rFonts w:ascii="Arial" w:hAnsi="Arial" w:cs="Arial"/>
            <w:sz w:val="22"/>
            <w:szCs w:val="22"/>
            <w:rPrChange w:id="4916" w:author="Syahrani Rachmawati Sadino" w:date="2025-01-31T14:35:00Z">
              <w:rPr/>
            </w:rPrChange>
          </w:rPr>
          <w:instrText xml:space="preserve"> HYPERLINK "https://healthcare.brilife.co.id/provider/" \o "https://healthcare.brilife.co.id/provider/" \t "_blank" </w:instrText>
        </w:r>
        <w:r w:rsidR="00B00826" w:rsidRPr="004E6E6E">
          <w:rPr>
            <w:rFonts w:ascii="Arial" w:hAnsi="Arial" w:cs="Arial"/>
            <w:sz w:val="22"/>
            <w:szCs w:val="22"/>
          </w:rPr>
        </w:r>
        <w:r w:rsidR="00B00826" w:rsidRPr="00922713">
          <w:rPr>
            <w:rFonts w:ascii="Arial" w:hAnsi="Arial" w:cs="Arial"/>
            <w:sz w:val="22"/>
            <w:szCs w:val="22"/>
            <w:rPrChange w:id="4917" w:author="Syahrani Rachmawati Sadino" w:date="2025-01-31T14:35:00Z">
              <w:rPr/>
            </w:rPrChange>
          </w:rPr>
          <w:fldChar w:fldCharType="separate"/>
        </w:r>
        <w:r w:rsidR="00B00826" w:rsidRPr="00922713">
          <w:rPr>
            <w:rStyle w:val="Hyperlink"/>
            <w:rFonts w:ascii="Arial" w:hAnsi="Arial" w:cs="Arial"/>
            <w:sz w:val="22"/>
            <w:szCs w:val="22"/>
            <w:rPrChange w:id="4918" w:author="Syahrani Rachmawati Sadino" w:date="2025-01-31T14:35:00Z">
              <w:rPr>
                <w:rStyle w:val="Hyperlink"/>
              </w:rPr>
            </w:rPrChange>
          </w:rPr>
          <w:t>https://healthcare.brilife.co.id/provider/</w:t>
        </w:r>
        <w:r w:rsidR="00B00826" w:rsidRPr="00922713">
          <w:rPr>
            <w:rFonts w:ascii="Arial" w:hAnsi="Arial" w:cs="Arial"/>
            <w:sz w:val="22"/>
            <w:szCs w:val="22"/>
            <w:rPrChange w:id="4919" w:author="Syahrani Rachmawati Sadino" w:date="2025-01-31T14:35:00Z">
              <w:rPr/>
            </w:rPrChange>
          </w:rPr>
          <w:fldChar w:fldCharType="end"/>
        </w:r>
      </w:ins>
      <w:ins w:id="4920" w:author="Syahrani Rachmawati Sadino" w:date="2025-01-31T14:01:00Z">
        <w:r w:rsidR="00B00826" w:rsidRPr="00922713">
          <w:rPr>
            <w:rFonts w:ascii="Arial" w:hAnsi="Arial" w:cs="Arial"/>
            <w:sz w:val="22"/>
            <w:szCs w:val="22"/>
          </w:rPr>
          <w:t xml:space="preserve"> d</w:t>
        </w:r>
      </w:ins>
      <w:del w:id="4921" w:author="Syahrani Rachmawati Sadino" w:date="2025-01-31T14:01:00Z">
        <w:r w:rsidRPr="00922713" w:rsidDel="00B00826">
          <w:rPr>
            <w:rFonts w:ascii="Arial" w:hAnsi="Arial" w:cs="Arial"/>
            <w:sz w:val="22"/>
            <w:szCs w:val="22"/>
            <w:lang w:val="sv-SE"/>
            <w:rPrChange w:id="4922" w:author="Syahrani Rachmawati Sadino" w:date="2025-01-31T14:35:00Z">
              <w:rPr>
                <w:rFonts w:asciiTheme="minorBidi" w:hAnsiTheme="minorBidi" w:cstheme="minorBidi"/>
                <w:sz w:val="22"/>
                <w:szCs w:val="22"/>
                <w:lang w:val="sv-SE"/>
              </w:rPr>
            </w:rPrChange>
          </w:rPr>
          <w:delText xml:space="preserve"> </w:delText>
        </w:r>
      </w:del>
      <w:commentRangeStart w:id="4923"/>
      <w:commentRangeStart w:id="4924"/>
      <w:del w:id="4925" w:author="Syahrani Rachmawati Sadino" w:date="2025-01-31T13:41:00Z">
        <w:r w:rsidR="00F625C2" w:rsidRPr="00922713" w:rsidDel="00E528F1">
          <w:rPr>
            <w:rFonts w:ascii="Arial" w:hAnsi="Arial" w:cs="Arial"/>
            <w:sz w:val="22"/>
            <w:szCs w:val="22"/>
            <w:rPrChange w:id="4926" w:author="Syahrani Rachmawati Sadino" w:date="2025-01-31T14:35:00Z">
              <w:rPr/>
            </w:rPrChange>
          </w:rPr>
          <w:fldChar w:fldCharType="begin"/>
        </w:r>
        <w:r w:rsidR="00F625C2" w:rsidRPr="00922713" w:rsidDel="00E528F1">
          <w:rPr>
            <w:rFonts w:ascii="Arial" w:hAnsi="Arial" w:cs="Arial"/>
            <w:sz w:val="22"/>
            <w:szCs w:val="22"/>
            <w:lang w:val="sv-SE"/>
            <w:rPrChange w:id="4927" w:author="Syahrani Rachmawati Sadino" w:date="2025-01-31T14:35:00Z">
              <w:rPr>
                <w:lang w:val="sv-SE"/>
              </w:rPr>
            </w:rPrChange>
          </w:rPr>
          <w:delInstrText xml:space="preserve"> HYPERLINK "https://pelkesonline.inhealth.co.id/" </w:delInstrText>
        </w:r>
        <w:r w:rsidR="00F625C2" w:rsidRPr="004E6E6E" w:rsidDel="00E528F1">
          <w:rPr>
            <w:rFonts w:ascii="Arial" w:hAnsi="Arial" w:cs="Arial"/>
            <w:sz w:val="22"/>
            <w:szCs w:val="22"/>
          </w:rPr>
        </w:r>
        <w:r w:rsidR="00F625C2" w:rsidRPr="00922713" w:rsidDel="00E528F1">
          <w:rPr>
            <w:rFonts w:ascii="Arial" w:hAnsi="Arial" w:cs="Arial"/>
            <w:rPrChange w:id="4928" w:author="Syahrani Rachmawati Sadino" w:date="2025-01-31T14:35:00Z">
              <w:rPr>
                <w:rStyle w:val="Hyperlink"/>
                <w:rFonts w:asciiTheme="minorBidi" w:hAnsiTheme="minorBidi" w:cstheme="minorBidi"/>
                <w:sz w:val="22"/>
                <w:szCs w:val="22"/>
              </w:rPr>
            </w:rPrChange>
          </w:rPr>
          <w:fldChar w:fldCharType="separate"/>
        </w:r>
        <w:r w:rsidR="00E50CDC" w:rsidRPr="00922713" w:rsidDel="00E528F1">
          <w:rPr>
            <w:rStyle w:val="Hyperlink"/>
            <w:rFonts w:ascii="Arial" w:hAnsi="Arial" w:cs="Arial"/>
            <w:sz w:val="22"/>
            <w:szCs w:val="22"/>
            <w:lang w:val="sv-SE"/>
            <w:rPrChange w:id="4929" w:author="Syahrani Rachmawati Sadino" w:date="2025-01-31T14:35:00Z">
              <w:rPr>
                <w:rStyle w:val="Hyperlink"/>
                <w:rFonts w:asciiTheme="minorBidi" w:hAnsiTheme="minorBidi" w:cstheme="minorBidi"/>
                <w:sz w:val="22"/>
                <w:szCs w:val="22"/>
                <w:lang w:val="sv-SE"/>
              </w:rPr>
            </w:rPrChange>
          </w:rPr>
          <w:delText>________________</w:delText>
        </w:r>
        <w:r w:rsidR="00F625C2" w:rsidRPr="00922713" w:rsidDel="00E528F1">
          <w:rPr>
            <w:rStyle w:val="Hyperlink"/>
            <w:rFonts w:ascii="Arial" w:hAnsi="Arial" w:cs="Arial"/>
            <w:sz w:val="22"/>
            <w:szCs w:val="22"/>
            <w:rPrChange w:id="4930" w:author="Syahrani Rachmawati Sadino" w:date="2025-01-31T14:35:00Z">
              <w:rPr>
                <w:rStyle w:val="Hyperlink"/>
                <w:rFonts w:asciiTheme="minorBidi" w:hAnsiTheme="minorBidi" w:cstheme="minorBidi"/>
                <w:sz w:val="22"/>
                <w:szCs w:val="22"/>
              </w:rPr>
            </w:rPrChange>
          </w:rPr>
          <w:fldChar w:fldCharType="end"/>
        </w:r>
        <w:commentRangeEnd w:id="4923"/>
        <w:r w:rsidR="00E50CDC" w:rsidRPr="00922713" w:rsidDel="00E528F1">
          <w:rPr>
            <w:rStyle w:val="CommentReference"/>
            <w:rFonts w:ascii="Arial" w:hAnsi="Arial" w:cs="Arial"/>
            <w:sz w:val="22"/>
            <w:szCs w:val="22"/>
            <w:lang w:val="x-none" w:eastAsia="x-none"/>
            <w:rPrChange w:id="4931" w:author="Syahrani Rachmawati Sadino" w:date="2025-01-31T14:35:00Z">
              <w:rPr>
                <w:rStyle w:val="CommentReference"/>
                <w:lang w:val="x-none" w:eastAsia="x-none"/>
              </w:rPr>
            </w:rPrChange>
          </w:rPr>
          <w:commentReference w:id="4923"/>
        </w:r>
        <w:commentRangeEnd w:id="4924"/>
        <w:r w:rsidR="00820154" w:rsidRPr="00922713" w:rsidDel="00E528F1">
          <w:rPr>
            <w:rStyle w:val="CommentReference"/>
            <w:rFonts w:ascii="Arial" w:hAnsi="Arial" w:cs="Arial"/>
            <w:sz w:val="22"/>
            <w:szCs w:val="22"/>
            <w:lang w:val="x-none" w:eastAsia="x-none"/>
            <w:rPrChange w:id="4932" w:author="Syahrani Rachmawati Sadino" w:date="2025-01-31T14:35:00Z">
              <w:rPr>
                <w:rStyle w:val="CommentReference"/>
                <w:lang w:val="x-none" w:eastAsia="x-none"/>
              </w:rPr>
            </w:rPrChange>
          </w:rPr>
          <w:commentReference w:id="4924"/>
        </w:r>
        <w:r w:rsidRPr="00922713" w:rsidDel="00E528F1">
          <w:rPr>
            <w:rFonts w:ascii="Arial" w:hAnsi="Arial" w:cs="Arial"/>
            <w:sz w:val="22"/>
            <w:szCs w:val="22"/>
            <w:lang w:val="sv-SE"/>
            <w:rPrChange w:id="4933" w:author="Syahrani Rachmawati Sadino" w:date="2025-01-31T14:35:00Z">
              <w:rPr>
                <w:rFonts w:asciiTheme="minorBidi" w:hAnsiTheme="minorBidi" w:cstheme="minorBidi"/>
                <w:sz w:val="22"/>
                <w:szCs w:val="22"/>
                <w:lang w:val="sv-SE"/>
              </w:rPr>
            </w:rPrChange>
          </w:rPr>
          <w:delText xml:space="preserve"> </w:delText>
        </w:r>
        <w:r w:rsidRPr="00922713" w:rsidDel="00E528F1">
          <w:rPr>
            <w:rFonts w:ascii="Arial" w:hAnsi="Arial" w:cs="Arial"/>
            <w:noProof w:val="0"/>
            <w:color w:val="000000"/>
            <w:sz w:val="22"/>
            <w:szCs w:val="22"/>
            <w:lang w:val="sv-SE"/>
            <w:rPrChange w:id="4934" w:author="Syahrani Rachmawati Sadino" w:date="2025-01-31T14:35:00Z">
              <w:rPr>
                <w:rFonts w:asciiTheme="minorBidi" w:hAnsiTheme="minorBidi" w:cstheme="minorBidi"/>
                <w:noProof w:val="0"/>
                <w:color w:val="000000"/>
                <w:sz w:val="22"/>
                <w:szCs w:val="22"/>
                <w:lang w:val="sv-SE"/>
              </w:rPr>
            </w:rPrChange>
          </w:rPr>
          <w:delText>d</w:delText>
        </w:r>
      </w:del>
      <w:r w:rsidRPr="00922713">
        <w:rPr>
          <w:rFonts w:ascii="Arial" w:hAnsi="Arial" w:cs="Arial"/>
          <w:noProof w:val="0"/>
          <w:color w:val="000000"/>
          <w:sz w:val="22"/>
          <w:szCs w:val="22"/>
          <w:lang w:val="sv-SE"/>
          <w:rPrChange w:id="4935" w:author="Syahrani Rachmawati Sadino" w:date="2025-01-31T14:35:00Z">
            <w:rPr>
              <w:rFonts w:asciiTheme="minorBidi" w:hAnsiTheme="minorBidi" w:cstheme="minorBidi"/>
              <w:noProof w:val="0"/>
              <w:color w:val="000000"/>
              <w:sz w:val="22"/>
              <w:szCs w:val="22"/>
              <w:lang w:val="sv-SE"/>
            </w:rPr>
          </w:rPrChange>
        </w:rPr>
        <w:t xml:space="preserve">an login dengan </w:t>
      </w:r>
      <w:r w:rsidRPr="00922713">
        <w:rPr>
          <w:rFonts w:ascii="Arial" w:hAnsi="Arial" w:cs="Arial"/>
          <w:i/>
          <w:noProof w:val="0"/>
          <w:color w:val="000000"/>
          <w:sz w:val="22"/>
          <w:szCs w:val="22"/>
          <w:lang w:val="sv-SE"/>
          <w:rPrChange w:id="4936" w:author="Syahrani Rachmawati Sadino" w:date="2025-01-31T14:35:00Z">
            <w:rPr>
              <w:rFonts w:asciiTheme="minorBidi" w:hAnsiTheme="minorBidi" w:cstheme="minorBidi"/>
              <w:i/>
              <w:noProof w:val="0"/>
              <w:color w:val="000000"/>
              <w:sz w:val="22"/>
              <w:szCs w:val="22"/>
              <w:lang w:val="sv-SE"/>
            </w:rPr>
          </w:rPrChange>
        </w:rPr>
        <w:t>username</w:t>
      </w:r>
      <w:r w:rsidRPr="00922713">
        <w:rPr>
          <w:rFonts w:ascii="Arial" w:hAnsi="Arial" w:cs="Arial"/>
          <w:noProof w:val="0"/>
          <w:color w:val="000000"/>
          <w:sz w:val="22"/>
          <w:szCs w:val="22"/>
          <w:lang w:val="sv-SE"/>
          <w:rPrChange w:id="4937" w:author="Syahrani Rachmawati Sadino" w:date="2025-01-31T14:35:00Z">
            <w:rPr>
              <w:rFonts w:asciiTheme="minorBidi" w:hAnsiTheme="minorBidi" w:cstheme="minorBidi"/>
              <w:noProof w:val="0"/>
              <w:color w:val="000000"/>
              <w:sz w:val="22"/>
              <w:szCs w:val="22"/>
              <w:lang w:val="sv-SE"/>
            </w:rPr>
          </w:rPrChange>
        </w:rPr>
        <w:t xml:space="preserve"> dan </w:t>
      </w:r>
      <w:r w:rsidRPr="00922713">
        <w:rPr>
          <w:rFonts w:ascii="Arial" w:hAnsi="Arial" w:cs="Arial"/>
          <w:i/>
          <w:noProof w:val="0"/>
          <w:color w:val="000000"/>
          <w:sz w:val="22"/>
          <w:szCs w:val="22"/>
          <w:lang w:val="sv-SE"/>
          <w:rPrChange w:id="4938" w:author="Syahrani Rachmawati Sadino" w:date="2025-01-31T14:35:00Z">
            <w:rPr>
              <w:rFonts w:asciiTheme="minorBidi" w:hAnsiTheme="minorBidi" w:cstheme="minorBidi"/>
              <w:i/>
              <w:noProof w:val="0"/>
              <w:color w:val="000000"/>
              <w:sz w:val="22"/>
              <w:szCs w:val="22"/>
              <w:lang w:val="sv-SE"/>
            </w:rPr>
          </w:rPrChange>
        </w:rPr>
        <w:t>password</w:t>
      </w:r>
      <w:r w:rsidRPr="00922713">
        <w:rPr>
          <w:rFonts w:ascii="Arial" w:hAnsi="Arial" w:cs="Arial"/>
          <w:noProof w:val="0"/>
          <w:color w:val="000000"/>
          <w:sz w:val="22"/>
          <w:szCs w:val="22"/>
          <w:lang w:val="sv-SE"/>
          <w:rPrChange w:id="4939" w:author="Syahrani Rachmawati Sadino" w:date="2025-01-31T14:35:00Z">
            <w:rPr>
              <w:rFonts w:asciiTheme="minorBidi" w:hAnsiTheme="minorBidi" w:cstheme="minorBidi"/>
              <w:noProof w:val="0"/>
              <w:color w:val="000000"/>
              <w:sz w:val="22"/>
              <w:szCs w:val="22"/>
              <w:lang w:val="sv-SE"/>
            </w:rPr>
          </w:rPrChange>
        </w:rPr>
        <w:t xml:space="preserve"> yang sudah diberikan.</w:t>
      </w:r>
    </w:p>
    <w:p w14:paraId="3AC81FE7" w14:textId="7CE72A89" w:rsidR="00413631" w:rsidRPr="00922713" w:rsidRDefault="00413631">
      <w:pPr>
        <w:numPr>
          <w:ilvl w:val="0"/>
          <w:numId w:val="44"/>
        </w:numPr>
        <w:spacing w:line="276" w:lineRule="auto"/>
        <w:ind w:left="2127" w:hanging="425"/>
        <w:jc w:val="both"/>
        <w:rPr>
          <w:rFonts w:ascii="Arial" w:hAnsi="Arial" w:cs="Arial"/>
          <w:sz w:val="22"/>
          <w:szCs w:val="22"/>
          <w:rPrChange w:id="4940" w:author="Syahrani Rachmawati Sadino" w:date="2025-01-31T14:35:00Z">
            <w:rPr>
              <w:rFonts w:asciiTheme="minorBidi" w:hAnsiTheme="minorBidi" w:cstheme="minorBidi"/>
              <w:sz w:val="22"/>
              <w:szCs w:val="22"/>
            </w:rPr>
          </w:rPrChange>
        </w:rPr>
      </w:pPr>
      <w:r w:rsidRPr="00922713">
        <w:rPr>
          <w:rFonts w:ascii="Arial" w:hAnsi="Arial" w:cs="Arial"/>
          <w:sz w:val="22"/>
          <w:szCs w:val="22"/>
          <w:lang w:val="id-ID"/>
          <w:rPrChange w:id="4941" w:author="Syahrani Rachmawati Sadino" w:date="2025-01-31T14:35:00Z">
            <w:rPr>
              <w:rFonts w:asciiTheme="minorBidi" w:hAnsiTheme="minorBidi" w:cstheme="minorBidi"/>
              <w:sz w:val="22"/>
              <w:szCs w:val="22"/>
              <w:lang w:val="id-ID"/>
            </w:rPr>
          </w:rPrChange>
        </w:rPr>
        <w:t xml:space="preserve">Petugas </w:t>
      </w:r>
      <w:r w:rsidRPr="00922713">
        <w:rPr>
          <w:rFonts w:ascii="Arial" w:hAnsi="Arial" w:cs="Arial"/>
          <w:sz w:val="22"/>
          <w:szCs w:val="22"/>
          <w:lang w:val="sv-SE"/>
          <w:rPrChange w:id="4942" w:author="Syahrani Rachmawati Sadino" w:date="2025-01-31T14:35:00Z">
            <w:rPr>
              <w:rFonts w:asciiTheme="minorBidi" w:hAnsiTheme="minorBidi" w:cstheme="minorBidi"/>
              <w:sz w:val="22"/>
              <w:szCs w:val="22"/>
              <w:lang w:val="sv-SE"/>
            </w:rPr>
          </w:rPrChange>
        </w:rPr>
        <w:t>Klinik</w:t>
      </w:r>
      <w:r w:rsidRPr="00922713">
        <w:rPr>
          <w:rFonts w:ascii="Arial" w:hAnsi="Arial" w:cs="Arial"/>
          <w:sz w:val="22"/>
          <w:szCs w:val="22"/>
          <w:lang w:val="id-ID"/>
          <w:rPrChange w:id="4943" w:author="Syahrani Rachmawati Sadino" w:date="2025-01-31T14:35:00Z">
            <w:rPr>
              <w:rFonts w:asciiTheme="minorBidi" w:hAnsiTheme="minorBidi" w:cstheme="minorBidi"/>
              <w:sz w:val="22"/>
              <w:szCs w:val="22"/>
              <w:lang w:val="id-ID"/>
            </w:rPr>
          </w:rPrChange>
        </w:rPr>
        <w:t xml:space="preserve"> </w:t>
      </w:r>
      <w:r w:rsidRPr="00922713">
        <w:rPr>
          <w:rFonts w:ascii="Arial" w:hAnsi="Arial" w:cs="Arial"/>
          <w:sz w:val="22"/>
          <w:szCs w:val="22"/>
          <w:lang w:val="fi-FI"/>
          <w:rPrChange w:id="4944" w:author="Syahrani Rachmawati Sadino" w:date="2025-01-31T14:35:00Z">
            <w:rPr>
              <w:rFonts w:asciiTheme="minorBidi" w:hAnsiTheme="minorBidi" w:cstheme="minorBidi"/>
              <w:sz w:val="22"/>
              <w:szCs w:val="22"/>
              <w:lang w:val="fi-FI"/>
            </w:rPr>
          </w:rPrChange>
        </w:rPr>
        <w:t xml:space="preserve">meneliti kelengkapan dan keabsahan Kartu </w:t>
      </w:r>
      <w:r w:rsidR="00457E9E" w:rsidRPr="00922713">
        <w:rPr>
          <w:rFonts w:ascii="Arial" w:hAnsi="Arial" w:cs="Arial"/>
          <w:sz w:val="22"/>
          <w:szCs w:val="22"/>
          <w:lang w:val="fi-FI"/>
          <w:rPrChange w:id="4945" w:author="Syahrani Rachmawati Sadino" w:date="2025-01-31T14:35:00Z">
            <w:rPr>
              <w:rFonts w:asciiTheme="minorBidi" w:hAnsiTheme="minorBidi" w:cstheme="minorBidi"/>
              <w:sz w:val="22"/>
              <w:szCs w:val="22"/>
              <w:lang w:val="fi-FI"/>
            </w:rPr>
          </w:rPrChange>
        </w:rPr>
        <w:t>BRI Life</w:t>
      </w:r>
      <w:r w:rsidRPr="00922713">
        <w:rPr>
          <w:rFonts w:ascii="Arial" w:hAnsi="Arial" w:cs="Arial"/>
          <w:sz w:val="22"/>
          <w:szCs w:val="22"/>
          <w:lang w:val="sv-SE"/>
          <w:rPrChange w:id="4946" w:author="Syahrani Rachmawati Sadino" w:date="2025-01-31T14:35:00Z">
            <w:rPr>
              <w:rFonts w:asciiTheme="minorBidi" w:hAnsiTheme="minorBidi" w:cstheme="minorBidi"/>
              <w:sz w:val="22"/>
              <w:szCs w:val="22"/>
              <w:lang w:val="sv-SE"/>
            </w:rPr>
          </w:rPrChange>
        </w:rPr>
        <w:t xml:space="preserve">/ kartu sementara dengan status aktif pada </w:t>
      </w:r>
      <w:r w:rsidR="00E50CDC" w:rsidRPr="00922713">
        <w:rPr>
          <w:rFonts w:ascii="Arial" w:hAnsi="Arial" w:cs="Arial"/>
          <w:sz w:val="22"/>
          <w:szCs w:val="22"/>
          <w:lang w:val="sv-SE"/>
          <w:rPrChange w:id="4947" w:author="Syahrani Rachmawati Sadino" w:date="2025-01-31T14:35:00Z">
            <w:rPr>
              <w:rFonts w:asciiTheme="minorBidi" w:hAnsiTheme="minorBidi" w:cstheme="minorBidi"/>
              <w:sz w:val="22"/>
              <w:szCs w:val="22"/>
              <w:lang w:val="sv-SE"/>
            </w:rPr>
          </w:rPrChange>
        </w:rPr>
        <w:t xml:space="preserve">BRILIFE-Care </w:t>
      </w:r>
      <w:r w:rsidRPr="00922713">
        <w:rPr>
          <w:rFonts w:ascii="Arial" w:hAnsi="Arial" w:cs="Arial"/>
          <w:sz w:val="22"/>
          <w:szCs w:val="22"/>
          <w:lang w:val="sv-SE"/>
          <w:rPrChange w:id="4948" w:author="Syahrani Rachmawati Sadino" w:date="2025-01-31T14:35:00Z">
            <w:rPr>
              <w:rFonts w:asciiTheme="minorBidi" w:hAnsiTheme="minorBidi" w:cstheme="minorBidi"/>
              <w:sz w:val="22"/>
              <w:szCs w:val="22"/>
              <w:lang w:val="sv-SE"/>
            </w:rPr>
          </w:rPrChange>
        </w:rPr>
        <w:t xml:space="preserve">/ kartu Peserta pada Aplikasi dari </w:t>
      </w:r>
      <w:r w:rsidRPr="00922713">
        <w:rPr>
          <w:rFonts w:ascii="Arial" w:hAnsi="Arial" w:cs="Arial"/>
          <w:i/>
          <w:sz w:val="22"/>
          <w:szCs w:val="22"/>
          <w:lang w:val="sv-SE"/>
          <w:rPrChange w:id="4949" w:author="Syahrani Rachmawati Sadino" w:date="2025-01-31T14:35:00Z">
            <w:rPr>
              <w:rFonts w:asciiTheme="minorBidi" w:hAnsiTheme="minorBidi" w:cstheme="minorBidi"/>
              <w:i/>
              <w:sz w:val="22"/>
              <w:szCs w:val="22"/>
              <w:lang w:val="sv-SE"/>
            </w:rPr>
          </w:rPrChange>
        </w:rPr>
        <w:t>handphone</w:t>
      </w:r>
      <w:r w:rsidRPr="00922713">
        <w:rPr>
          <w:rFonts w:ascii="Arial" w:hAnsi="Arial" w:cs="Arial"/>
          <w:sz w:val="22"/>
          <w:szCs w:val="22"/>
          <w:lang w:val="sv-SE"/>
          <w:rPrChange w:id="4950" w:author="Syahrani Rachmawati Sadino" w:date="2025-01-31T14:35:00Z">
            <w:rPr>
              <w:rFonts w:asciiTheme="minorBidi" w:hAnsiTheme="minorBidi" w:cstheme="minorBidi"/>
              <w:sz w:val="22"/>
              <w:szCs w:val="22"/>
              <w:lang w:val="sv-SE"/>
            </w:rPr>
          </w:rPrChange>
        </w:rPr>
        <w:t xml:space="preserve"> Peserta yang divalidasi dengan kartu identitas (KTP/SIM)</w:t>
      </w:r>
      <w:r w:rsidRPr="00922713">
        <w:rPr>
          <w:rFonts w:ascii="Arial" w:hAnsi="Arial" w:cs="Arial"/>
          <w:sz w:val="22"/>
          <w:szCs w:val="22"/>
          <w:lang w:val="fi-FI"/>
          <w:rPrChange w:id="4951" w:author="Syahrani Rachmawati Sadino" w:date="2025-01-31T14:35:00Z">
            <w:rPr>
              <w:rFonts w:asciiTheme="minorBidi" w:hAnsiTheme="minorBidi" w:cstheme="minorBidi"/>
              <w:sz w:val="22"/>
              <w:szCs w:val="22"/>
              <w:lang w:val="fi-FI"/>
            </w:rPr>
          </w:rPrChange>
        </w:rPr>
        <w:t>. Apabila berkas tidak lengkap, langsung dikembalikan ke peserta untuk melengkapinya</w:t>
      </w:r>
    </w:p>
    <w:p w14:paraId="2A7CB271" w14:textId="77777777" w:rsidR="00413631" w:rsidRPr="00922713" w:rsidRDefault="00413631">
      <w:pPr>
        <w:numPr>
          <w:ilvl w:val="0"/>
          <w:numId w:val="44"/>
        </w:numPr>
        <w:spacing w:line="276" w:lineRule="auto"/>
        <w:ind w:left="2127" w:hanging="450"/>
        <w:jc w:val="both"/>
        <w:rPr>
          <w:rFonts w:ascii="Arial" w:hAnsi="Arial" w:cs="Arial"/>
          <w:sz w:val="22"/>
          <w:szCs w:val="22"/>
          <w:lang w:val="sv-SE"/>
          <w:rPrChange w:id="4952"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sv-SE"/>
          <w:rPrChange w:id="4953" w:author="Syahrani Rachmawati Sadino" w:date="2025-01-31T14:35:00Z">
            <w:rPr>
              <w:rFonts w:asciiTheme="minorBidi" w:hAnsiTheme="minorBidi" w:cstheme="minorBidi"/>
              <w:sz w:val="22"/>
              <w:szCs w:val="22"/>
              <w:lang w:val="sv-SE"/>
            </w:rPr>
          </w:rPrChange>
        </w:rPr>
        <w:t xml:space="preserve">Petugas Klinik selanjutnya menerbitkan Surat Jaminan Pelayanan (SJP) tiga rangkap dan diberikan ke Peserta sebagai syarat memperoleh pelayanan dan obat. </w:t>
      </w:r>
    </w:p>
    <w:p w14:paraId="0CD66482" w14:textId="1345E94A" w:rsidR="00413631" w:rsidRPr="00922713" w:rsidRDefault="00413631">
      <w:pPr>
        <w:numPr>
          <w:ilvl w:val="1"/>
          <w:numId w:val="63"/>
        </w:numPr>
        <w:tabs>
          <w:tab w:val="clear" w:pos="2880"/>
        </w:tabs>
        <w:spacing w:line="276" w:lineRule="auto"/>
        <w:ind w:left="1710" w:hanging="434"/>
        <w:jc w:val="both"/>
        <w:rPr>
          <w:rFonts w:ascii="Arial" w:hAnsi="Arial" w:cs="Arial"/>
          <w:sz w:val="22"/>
          <w:szCs w:val="22"/>
          <w:lang w:val="sv-SE"/>
          <w:rPrChange w:id="4954" w:author="Syahrani Rachmawati Sadino" w:date="2025-01-31T14:35:00Z">
            <w:rPr>
              <w:rFonts w:asciiTheme="minorBidi" w:hAnsiTheme="minorBidi" w:cstheme="minorBidi"/>
              <w:sz w:val="22"/>
              <w:szCs w:val="22"/>
              <w:lang w:val="sv-SE"/>
            </w:rPr>
          </w:rPrChange>
        </w:rPr>
        <w:pPrChange w:id="4955" w:author="Syahrani Rachmawati Sadino" w:date="2025-01-31T15:00:00Z">
          <w:pPr>
            <w:numPr>
              <w:ilvl w:val="1"/>
              <w:numId w:val="63"/>
            </w:numPr>
            <w:tabs>
              <w:tab w:val="num" w:pos="2880"/>
            </w:tabs>
            <w:spacing w:line="276" w:lineRule="auto"/>
            <w:ind w:left="1710" w:hanging="434"/>
            <w:jc w:val="both"/>
          </w:pPr>
        </w:pPrChange>
      </w:pPr>
      <w:r w:rsidRPr="00922713">
        <w:rPr>
          <w:rFonts w:ascii="Arial" w:hAnsi="Arial" w:cs="Arial"/>
          <w:sz w:val="22"/>
          <w:szCs w:val="22"/>
          <w:lang w:val="sv-SE"/>
          <w:rPrChange w:id="4956" w:author="Syahrani Rachmawati Sadino" w:date="2025-01-31T14:35:00Z">
            <w:rPr>
              <w:rFonts w:asciiTheme="minorBidi" w:hAnsiTheme="minorBidi" w:cstheme="minorBidi"/>
              <w:sz w:val="22"/>
              <w:szCs w:val="22"/>
              <w:lang w:val="sv-SE"/>
            </w:rPr>
          </w:rPrChange>
        </w:rPr>
        <w:t xml:space="preserve">Bila diperlukan pemeriksaan laboratorium diluar dari pemeriksaan laboratorium pada </w:t>
      </w:r>
      <w:r w:rsidRPr="00922713">
        <w:rPr>
          <w:rFonts w:ascii="Arial" w:hAnsi="Arial" w:cs="Arial"/>
          <w:b/>
          <w:sz w:val="22"/>
          <w:szCs w:val="22"/>
          <w:lang w:val="sv-SE"/>
          <w:rPrChange w:id="4957" w:author="Syahrani Rachmawati Sadino" w:date="2025-01-31T14:35:00Z">
            <w:rPr>
              <w:rFonts w:asciiTheme="minorBidi" w:hAnsiTheme="minorBidi" w:cstheme="minorBidi"/>
              <w:b/>
              <w:sz w:val="22"/>
              <w:szCs w:val="22"/>
              <w:lang w:val="sv-SE"/>
            </w:rPr>
          </w:rPrChange>
        </w:rPr>
        <w:t>Lampiran</w:t>
      </w:r>
      <w:r w:rsidRPr="00922713">
        <w:rPr>
          <w:rFonts w:ascii="Arial" w:hAnsi="Arial" w:cs="Arial"/>
          <w:sz w:val="22"/>
          <w:szCs w:val="22"/>
          <w:lang w:val="sv-SE"/>
          <w:rPrChange w:id="4958" w:author="Syahrani Rachmawati Sadino" w:date="2025-01-31T14:35:00Z">
            <w:rPr>
              <w:rFonts w:asciiTheme="minorBidi" w:hAnsiTheme="minorBidi" w:cstheme="minorBidi"/>
              <w:sz w:val="22"/>
              <w:szCs w:val="22"/>
              <w:lang w:val="sv-SE"/>
            </w:rPr>
          </w:rPrChange>
        </w:rPr>
        <w:t xml:space="preserve"> Perjanjian ini, dokter umum/dokter gigi yang terdaftar di </w:t>
      </w:r>
      <w:r w:rsidRPr="00922713">
        <w:rPr>
          <w:rFonts w:ascii="Arial" w:hAnsi="Arial" w:cs="Arial"/>
          <w:sz w:val="22"/>
          <w:szCs w:val="22"/>
          <w:lang w:val="id-ID"/>
          <w:rPrChange w:id="4959" w:author="Syahrani Rachmawati Sadino" w:date="2025-01-31T14:35:00Z">
            <w:rPr>
              <w:rFonts w:asciiTheme="minorBidi" w:hAnsiTheme="minorBidi" w:cstheme="minorBidi"/>
              <w:sz w:val="22"/>
              <w:szCs w:val="22"/>
              <w:lang w:val="id-ID"/>
            </w:rPr>
          </w:rPrChange>
        </w:rPr>
        <w:t>Klinik</w:t>
      </w:r>
      <w:r w:rsidRPr="00922713">
        <w:rPr>
          <w:rFonts w:ascii="Arial" w:hAnsi="Arial" w:cs="Arial"/>
          <w:sz w:val="22"/>
          <w:szCs w:val="22"/>
          <w:lang w:val="sv-SE"/>
          <w:rPrChange w:id="4960" w:author="Syahrani Rachmawati Sadino" w:date="2025-01-31T14:35:00Z">
            <w:rPr>
              <w:rFonts w:asciiTheme="minorBidi" w:hAnsiTheme="minorBidi" w:cstheme="minorBidi"/>
              <w:sz w:val="22"/>
              <w:szCs w:val="22"/>
              <w:lang w:val="sv-SE"/>
            </w:rPr>
          </w:rPrChange>
        </w:rPr>
        <w:t xml:space="preserve"> </w:t>
      </w:r>
      <w:r w:rsidR="00457E9E" w:rsidRPr="00922713">
        <w:rPr>
          <w:rFonts w:ascii="Arial" w:hAnsi="Arial" w:cs="Arial"/>
          <w:sz w:val="22"/>
          <w:szCs w:val="22"/>
          <w:lang w:val="sv-SE"/>
          <w:rPrChange w:id="4961" w:author="Syahrani Rachmawati Sadino" w:date="2025-01-31T14:35:00Z">
            <w:rPr>
              <w:rFonts w:asciiTheme="minorBidi" w:hAnsiTheme="minorBidi" w:cstheme="minorBidi"/>
              <w:sz w:val="22"/>
              <w:szCs w:val="22"/>
              <w:lang w:val="sv-SE"/>
            </w:rPr>
          </w:rPrChange>
        </w:rPr>
        <w:t>BRI Life</w:t>
      </w:r>
      <w:r w:rsidRPr="00922713">
        <w:rPr>
          <w:rFonts w:ascii="Arial" w:hAnsi="Arial" w:cs="Arial"/>
          <w:sz w:val="22"/>
          <w:szCs w:val="22"/>
          <w:lang w:val="sv-SE"/>
          <w:rPrChange w:id="4962" w:author="Syahrani Rachmawati Sadino" w:date="2025-01-31T14:35:00Z">
            <w:rPr>
              <w:rFonts w:asciiTheme="minorBidi" w:hAnsiTheme="minorBidi" w:cstheme="minorBidi"/>
              <w:sz w:val="22"/>
              <w:szCs w:val="22"/>
              <w:lang w:val="sv-SE"/>
            </w:rPr>
          </w:rPrChange>
        </w:rPr>
        <w:t xml:space="preserve"> </w:t>
      </w:r>
      <w:r w:rsidRPr="00922713">
        <w:rPr>
          <w:rFonts w:ascii="Arial" w:hAnsi="Arial" w:cs="Arial"/>
          <w:b/>
          <w:sz w:val="22"/>
          <w:szCs w:val="22"/>
          <w:lang w:val="sv-SE"/>
          <w:rPrChange w:id="4963" w:author="Syahrani Rachmawati Sadino" w:date="2025-01-31T14:35:00Z">
            <w:rPr>
              <w:rFonts w:asciiTheme="minorBidi" w:hAnsiTheme="minorBidi" w:cstheme="minorBidi"/>
              <w:b/>
              <w:sz w:val="22"/>
              <w:szCs w:val="22"/>
              <w:lang w:val="sv-SE"/>
            </w:rPr>
          </w:rPrChange>
        </w:rPr>
        <w:t>PIHAK KEDUA</w:t>
      </w:r>
      <w:r w:rsidRPr="00922713">
        <w:rPr>
          <w:rFonts w:ascii="Arial" w:hAnsi="Arial" w:cs="Arial"/>
          <w:sz w:val="22"/>
          <w:szCs w:val="22"/>
          <w:lang w:val="sv-SE"/>
          <w:rPrChange w:id="4964" w:author="Syahrani Rachmawati Sadino" w:date="2025-01-31T14:35:00Z">
            <w:rPr>
              <w:rFonts w:asciiTheme="minorBidi" w:hAnsiTheme="minorBidi" w:cstheme="minorBidi"/>
              <w:sz w:val="22"/>
              <w:szCs w:val="22"/>
              <w:lang w:val="sv-SE"/>
            </w:rPr>
          </w:rPrChange>
        </w:rPr>
        <w:t xml:space="preserve"> akan memberikan surat pengantar/rujukan ke laboratorium yang bekerjasama dengan </w:t>
      </w:r>
      <w:r w:rsidR="00457E9E" w:rsidRPr="00922713">
        <w:rPr>
          <w:rFonts w:ascii="Arial" w:hAnsi="Arial" w:cs="Arial"/>
          <w:sz w:val="22"/>
          <w:szCs w:val="22"/>
          <w:lang w:val="sv-SE"/>
          <w:rPrChange w:id="4965" w:author="Syahrani Rachmawati Sadino" w:date="2025-01-31T14:35:00Z">
            <w:rPr>
              <w:rFonts w:asciiTheme="minorBidi" w:hAnsiTheme="minorBidi" w:cstheme="minorBidi"/>
              <w:sz w:val="22"/>
              <w:szCs w:val="22"/>
              <w:lang w:val="sv-SE"/>
            </w:rPr>
          </w:rPrChange>
        </w:rPr>
        <w:t>BRI Life</w:t>
      </w:r>
      <w:r w:rsidRPr="00922713">
        <w:rPr>
          <w:rFonts w:ascii="Arial" w:hAnsi="Arial" w:cs="Arial"/>
          <w:sz w:val="22"/>
          <w:szCs w:val="22"/>
          <w:lang w:val="sv-SE"/>
          <w:rPrChange w:id="4966" w:author="Syahrani Rachmawati Sadino" w:date="2025-01-31T14:35:00Z">
            <w:rPr>
              <w:rFonts w:asciiTheme="minorBidi" w:hAnsiTheme="minorBidi" w:cstheme="minorBidi"/>
              <w:sz w:val="22"/>
              <w:szCs w:val="22"/>
              <w:lang w:val="sv-SE"/>
            </w:rPr>
          </w:rPrChange>
        </w:rPr>
        <w:t xml:space="preserve"> sesuai dengan kompetensi dokter umum/dokter gigi</w:t>
      </w:r>
      <w:r w:rsidR="005D130D" w:rsidRPr="00922713">
        <w:rPr>
          <w:rFonts w:ascii="Arial" w:hAnsi="Arial" w:cs="Arial"/>
          <w:sz w:val="22"/>
          <w:szCs w:val="22"/>
          <w:lang w:val="sv-SE"/>
          <w:rPrChange w:id="4967" w:author="Syahrani Rachmawati Sadino" w:date="2025-01-31T14:35:00Z">
            <w:rPr>
              <w:rFonts w:asciiTheme="minorBidi" w:hAnsiTheme="minorBidi" w:cstheme="minorBidi"/>
              <w:sz w:val="22"/>
              <w:szCs w:val="22"/>
              <w:lang w:val="sv-SE"/>
            </w:rPr>
          </w:rPrChange>
        </w:rPr>
        <w:t>.</w:t>
      </w:r>
    </w:p>
    <w:p w14:paraId="17DA7F55" w14:textId="134D2F72" w:rsidR="00413631" w:rsidRPr="00922713" w:rsidRDefault="00413631">
      <w:pPr>
        <w:numPr>
          <w:ilvl w:val="1"/>
          <w:numId w:val="63"/>
        </w:numPr>
        <w:tabs>
          <w:tab w:val="clear" w:pos="2880"/>
        </w:tabs>
        <w:spacing w:line="276" w:lineRule="auto"/>
        <w:ind w:left="1710" w:hanging="434"/>
        <w:jc w:val="both"/>
        <w:rPr>
          <w:rFonts w:ascii="Arial" w:hAnsi="Arial" w:cs="Arial"/>
          <w:sz w:val="22"/>
          <w:szCs w:val="22"/>
          <w:lang w:val="sv-SE"/>
          <w:rPrChange w:id="4968" w:author="Syahrani Rachmawati Sadino" w:date="2025-01-31T14:35:00Z">
            <w:rPr>
              <w:rFonts w:asciiTheme="minorBidi" w:hAnsiTheme="minorBidi" w:cstheme="minorBidi"/>
              <w:sz w:val="22"/>
              <w:szCs w:val="22"/>
              <w:lang w:val="sv-SE"/>
            </w:rPr>
          </w:rPrChange>
        </w:rPr>
        <w:pPrChange w:id="4969" w:author="Syahrani Rachmawati Sadino" w:date="2025-01-31T15:00:00Z">
          <w:pPr>
            <w:numPr>
              <w:ilvl w:val="1"/>
              <w:numId w:val="63"/>
            </w:numPr>
            <w:tabs>
              <w:tab w:val="num" w:pos="2880"/>
            </w:tabs>
            <w:spacing w:line="276" w:lineRule="auto"/>
            <w:ind w:left="1710" w:hanging="434"/>
            <w:jc w:val="both"/>
          </w:pPr>
        </w:pPrChange>
      </w:pPr>
      <w:r w:rsidRPr="00922713">
        <w:rPr>
          <w:rFonts w:ascii="Arial" w:hAnsi="Arial" w:cs="Arial"/>
          <w:sz w:val="22"/>
          <w:szCs w:val="22"/>
          <w:lang w:val="sv-SE"/>
          <w:rPrChange w:id="4970" w:author="Syahrani Rachmawati Sadino" w:date="2025-01-31T14:35:00Z">
            <w:rPr>
              <w:rFonts w:asciiTheme="minorBidi" w:hAnsiTheme="minorBidi" w:cstheme="minorBidi"/>
              <w:sz w:val="22"/>
              <w:szCs w:val="22"/>
              <w:lang w:val="sv-SE"/>
            </w:rPr>
          </w:rPrChange>
        </w:rPr>
        <w:t xml:space="preserve">Bila diperlukan rawat inap, dokter umum yang terdaftar di </w:t>
      </w:r>
      <w:r w:rsidRPr="00922713">
        <w:rPr>
          <w:rFonts w:ascii="Arial" w:hAnsi="Arial" w:cs="Arial"/>
          <w:sz w:val="22"/>
          <w:szCs w:val="22"/>
          <w:lang w:val="id-ID"/>
          <w:rPrChange w:id="4971" w:author="Syahrani Rachmawati Sadino" w:date="2025-01-31T14:35:00Z">
            <w:rPr>
              <w:rFonts w:asciiTheme="minorBidi" w:hAnsiTheme="minorBidi" w:cstheme="minorBidi"/>
              <w:sz w:val="22"/>
              <w:szCs w:val="22"/>
              <w:lang w:val="id-ID"/>
            </w:rPr>
          </w:rPrChange>
        </w:rPr>
        <w:t>Klinik</w:t>
      </w:r>
      <w:r w:rsidRPr="00922713">
        <w:rPr>
          <w:rFonts w:ascii="Arial" w:hAnsi="Arial" w:cs="Arial"/>
          <w:sz w:val="22"/>
          <w:szCs w:val="22"/>
          <w:lang w:val="sv-SE"/>
          <w:rPrChange w:id="4972" w:author="Syahrani Rachmawati Sadino" w:date="2025-01-31T14:35:00Z">
            <w:rPr>
              <w:rFonts w:asciiTheme="minorBidi" w:hAnsiTheme="minorBidi" w:cstheme="minorBidi"/>
              <w:sz w:val="22"/>
              <w:szCs w:val="22"/>
              <w:lang w:val="sv-SE"/>
            </w:rPr>
          </w:rPrChange>
        </w:rPr>
        <w:t xml:space="preserve"> </w:t>
      </w:r>
      <w:r w:rsidR="00457E9E" w:rsidRPr="00922713">
        <w:rPr>
          <w:rFonts w:ascii="Arial" w:hAnsi="Arial" w:cs="Arial"/>
          <w:sz w:val="22"/>
          <w:szCs w:val="22"/>
          <w:lang w:val="sv-SE"/>
          <w:rPrChange w:id="4973" w:author="Syahrani Rachmawati Sadino" w:date="2025-01-31T14:35:00Z">
            <w:rPr>
              <w:rFonts w:asciiTheme="minorBidi" w:hAnsiTheme="minorBidi" w:cstheme="minorBidi"/>
              <w:sz w:val="22"/>
              <w:szCs w:val="22"/>
              <w:lang w:val="sv-SE"/>
            </w:rPr>
          </w:rPrChange>
        </w:rPr>
        <w:t>BRI Life</w:t>
      </w:r>
      <w:r w:rsidRPr="00922713">
        <w:rPr>
          <w:rFonts w:ascii="Arial" w:hAnsi="Arial" w:cs="Arial"/>
          <w:sz w:val="22"/>
          <w:szCs w:val="22"/>
          <w:lang w:val="sv-SE"/>
          <w:rPrChange w:id="4974" w:author="Syahrani Rachmawati Sadino" w:date="2025-01-31T14:35:00Z">
            <w:rPr>
              <w:rFonts w:asciiTheme="minorBidi" w:hAnsiTheme="minorBidi" w:cstheme="minorBidi"/>
              <w:sz w:val="22"/>
              <w:szCs w:val="22"/>
              <w:lang w:val="sv-SE"/>
            </w:rPr>
          </w:rPrChange>
        </w:rPr>
        <w:t xml:space="preserve"> </w:t>
      </w:r>
      <w:r w:rsidRPr="00922713">
        <w:rPr>
          <w:rFonts w:ascii="Arial" w:hAnsi="Arial" w:cs="Arial"/>
          <w:b/>
          <w:sz w:val="22"/>
          <w:szCs w:val="22"/>
          <w:lang w:val="sv-SE"/>
          <w:rPrChange w:id="4975" w:author="Syahrani Rachmawati Sadino" w:date="2025-01-31T14:35:00Z">
            <w:rPr>
              <w:rFonts w:asciiTheme="minorBidi" w:hAnsiTheme="minorBidi" w:cstheme="minorBidi"/>
              <w:b/>
              <w:sz w:val="22"/>
              <w:szCs w:val="22"/>
              <w:lang w:val="sv-SE"/>
            </w:rPr>
          </w:rPrChange>
        </w:rPr>
        <w:t>PIHAK KEDUA</w:t>
      </w:r>
      <w:r w:rsidRPr="00922713">
        <w:rPr>
          <w:rFonts w:ascii="Arial" w:hAnsi="Arial" w:cs="Arial"/>
          <w:sz w:val="22"/>
          <w:szCs w:val="22"/>
          <w:lang w:val="sv-SE"/>
          <w:rPrChange w:id="4976" w:author="Syahrani Rachmawati Sadino" w:date="2025-01-31T14:35:00Z">
            <w:rPr>
              <w:rFonts w:asciiTheme="minorBidi" w:hAnsiTheme="minorBidi" w:cstheme="minorBidi"/>
              <w:sz w:val="22"/>
              <w:szCs w:val="22"/>
              <w:lang w:val="sv-SE"/>
            </w:rPr>
          </w:rPrChange>
        </w:rPr>
        <w:t xml:space="preserve"> dapat memberikan surat rujukan rawat inap ke klinik dengan rawat inap atau rumah sakit</w:t>
      </w:r>
      <w:r w:rsidR="005D130D" w:rsidRPr="00922713">
        <w:rPr>
          <w:rFonts w:ascii="Arial" w:hAnsi="Arial" w:cs="Arial"/>
          <w:sz w:val="22"/>
          <w:szCs w:val="22"/>
          <w:lang w:val="sv-SE"/>
          <w:rPrChange w:id="4977" w:author="Syahrani Rachmawati Sadino" w:date="2025-01-31T14:35:00Z">
            <w:rPr>
              <w:rFonts w:asciiTheme="minorBidi" w:hAnsiTheme="minorBidi" w:cstheme="minorBidi"/>
              <w:sz w:val="22"/>
              <w:szCs w:val="22"/>
              <w:lang w:val="sv-SE"/>
            </w:rPr>
          </w:rPrChange>
        </w:rPr>
        <w:t>.</w:t>
      </w:r>
    </w:p>
    <w:p w14:paraId="3453AAE2" w14:textId="36CF0DA3" w:rsidR="00413631" w:rsidRPr="00922713" w:rsidRDefault="00413631">
      <w:pPr>
        <w:numPr>
          <w:ilvl w:val="1"/>
          <w:numId w:val="63"/>
        </w:numPr>
        <w:tabs>
          <w:tab w:val="clear" w:pos="2880"/>
        </w:tabs>
        <w:spacing w:line="276" w:lineRule="auto"/>
        <w:ind w:left="1710" w:hanging="434"/>
        <w:jc w:val="both"/>
        <w:rPr>
          <w:rFonts w:ascii="Arial" w:hAnsi="Arial" w:cs="Arial"/>
          <w:sz w:val="22"/>
          <w:szCs w:val="22"/>
          <w:lang w:val="sv-SE"/>
          <w:rPrChange w:id="4978" w:author="Syahrani Rachmawati Sadino" w:date="2025-01-31T14:35:00Z">
            <w:rPr>
              <w:rFonts w:asciiTheme="minorBidi" w:hAnsiTheme="minorBidi" w:cstheme="minorBidi"/>
              <w:sz w:val="22"/>
              <w:szCs w:val="22"/>
              <w:lang w:val="sv-SE"/>
            </w:rPr>
          </w:rPrChange>
        </w:rPr>
        <w:pPrChange w:id="4979" w:author="Syahrani Rachmawati Sadino" w:date="2025-01-31T15:00:00Z">
          <w:pPr>
            <w:numPr>
              <w:ilvl w:val="1"/>
              <w:numId w:val="63"/>
            </w:numPr>
            <w:tabs>
              <w:tab w:val="num" w:pos="2880"/>
            </w:tabs>
            <w:spacing w:line="276" w:lineRule="auto"/>
            <w:ind w:left="1710" w:hanging="434"/>
            <w:jc w:val="both"/>
          </w:pPr>
        </w:pPrChange>
      </w:pPr>
      <w:r w:rsidRPr="00922713">
        <w:rPr>
          <w:rFonts w:ascii="Arial" w:hAnsi="Arial" w:cs="Arial"/>
          <w:sz w:val="22"/>
          <w:szCs w:val="22"/>
          <w:lang w:val="sv-SE"/>
          <w:rPrChange w:id="4980" w:author="Syahrani Rachmawati Sadino" w:date="2025-01-31T14:35:00Z">
            <w:rPr>
              <w:rFonts w:asciiTheme="minorBidi" w:hAnsiTheme="minorBidi" w:cstheme="minorBidi"/>
              <w:sz w:val="22"/>
              <w:szCs w:val="22"/>
              <w:lang w:val="sv-SE"/>
            </w:rPr>
          </w:rPrChange>
        </w:rPr>
        <w:t xml:space="preserve">Bila hasil pemeriksaan dokter umum/dokter gigi yang terdaftar di </w:t>
      </w:r>
      <w:r w:rsidRPr="00922713">
        <w:rPr>
          <w:rFonts w:ascii="Arial" w:hAnsi="Arial" w:cs="Arial"/>
          <w:sz w:val="22"/>
          <w:szCs w:val="22"/>
          <w:lang w:val="id-ID"/>
          <w:rPrChange w:id="4981" w:author="Syahrani Rachmawati Sadino" w:date="2025-01-31T14:35:00Z">
            <w:rPr>
              <w:rFonts w:asciiTheme="minorBidi" w:hAnsiTheme="minorBidi" w:cstheme="minorBidi"/>
              <w:sz w:val="22"/>
              <w:szCs w:val="22"/>
              <w:lang w:val="id-ID"/>
            </w:rPr>
          </w:rPrChange>
        </w:rPr>
        <w:t>Klinik</w:t>
      </w:r>
      <w:r w:rsidRPr="00922713">
        <w:rPr>
          <w:rFonts w:ascii="Arial" w:hAnsi="Arial" w:cs="Arial"/>
          <w:sz w:val="22"/>
          <w:szCs w:val="22"/>
          <w:lang w:val="sv-SE"/>
          <w:rPrChange w:id="4982" w:author="Syahrani Rachmawati Sadino" w:date="2025-01-31T14:35:00Z">
            <w:rPr>
              <w:rFonts w:asciiTheme="minorBidi" w:hAnsiTheme="minorBidi" w:cstheme="minorBidi"/>
              <w:sz w:val="22"/>
              <w:szCs w:val="22"/>
              <w:lang w:val="sv-SE"/>
            </w:rPr>
          </w:rPrChange>
        </w:rPr>
        <w:t xml:space="preserve"> </w:t>
      </w:r>
      <w:r w:rsidR="00457E9E" w:rsidRPr="00922713">
        <w:rPr>
          <w:rFonts w:ascii="Arial" w:hAnsi="Arial" w:cs="Arial"/>
          <w:sz w:val="22"/>
          <w:szCs w:val="22"/>
          <w:lang w:val="sv-SE"/>
          <w:rPrChange w:id="4983" w:author="Syahrani Rachmawati Sadino" w:date="2025-01-31T14:35:00Z">
            <w:rPr>
              <w:rFonts w:asciiTheme="minorBidi" w:hAnsiTheme="minorBidi" w:cstheme="minorBidi"/>
              <w:sz w:val="22"/>
              <w:szCs w:val="22"/>
              <w:lang w:val="sv-SE"/>
            </w:rPr>
          </w:rPrChange>
        </w:rPr>
        <w:t>BRI Life</w:t>
      </w:r>
      <w:r w:rsidRPr="00922713">
        <w:rPr>
          <w:rFonts w:ascii="Arial" w:hAnsi="Arial" w:cs="Arial"/>
          <w:sz w:val="22"/>
          <w:szCs w:val="22"/>
          <w:lang w:val="sv-SE"/>
          <w:rPrChange w:id="4984" w:author="Syahrani Rachmawati Sadino" w:date="2025-01-31T14:35:00Z">
            <w:rPr>
              <w:rFonts w:asciiTheme="minorBidi" w:hAnsiTheme="minorBidi" w:cstheme="minorBidi"/>
              <w:sz w:val="22"/>
              <w:szCs w:val="22"/>
              <w:lang w:val="sv-SE"/>
            </w:rPr>
          </w:rPrChange>
        </w:rPr>
        <w:t xml:space="preserve"> </w:t>
      </w:r>
      <w:r w:rsidRPr="00922713">
        <w:rPr>
          <w:rFonts w:ascii="Arial" w:hAnsi="Arial" w:cs="Arial"/>
          <w:b/>
          <w:sz w:val="22"/>
          <w:szCs w:val="22"/>
          <w:lang w:val="sv-SE"/>
          <w:rPrChange w:id="4985" w:author="Syahrani Rachmawati Sadino" w:date="2025-01-31T14:35:00Z">
            <w:rPr>
              <w:rFonts w:asciiTheme="minorBidi" w:hAnsiTheme="minorBidi" w:cstheme="minorBidi"/>
              <w:b/>
              <w:sz w:val="22"/>
              <w:szCs w:val="22"/>
              <w:lang w:val="sv-SE"/>
            </w:rPr>
          </w:rPrChange>
        </w:rPr>
        <w:t>PIHAK KEDUA</w:t>
      </w:r>
      <w:r w:rsidRPr="00922713">
        <w:rPr>
          <w:rFonts w:ascii="Arial" w:hAnsi="Arial" w:cs="Arial"/>
          <w:sz w:val="22"/>
          <w:szCs w:val="22"/>
          <w:lang w:val="sv-SE"/>
          <w:rPrChange w:id="4986" w:author="Syahrani Rachmawati Sadino" w:date="2025-01-31T14:35:00Z">
            <w:rPr>
              <w:rFonts w:asciiTheme="minorBidi" w:hAnsiTheme="minorBidi" w:cstheme="minorBidi"/>
              <w:sz w:val="22"/>
              <w:szCs w:val="22"/>
              <w:lang w:val="sv-SE"/>
            </w:rPr>
          </w:rPrChange>
        </w:rPr>
        <w:t xml:space="preserve"> ternyata memerlukan pemeriksaan ataupun tindakan spesialis/sub-spesialis sesuai dengan indikasi medis, maka Klinik </w:t>
      </w:r>
      <w:r w:rsidR="00457E9E" w:rsidRPr="00922713">
        <w:rPr>
          <w:rFonts w:ascii="Arial" w:hAnsi="Arial" w:cs="Arial"/>
          <w:sz w:val="22"/>
          <w:szCs w:val="22"/>
          <w:lang w:val="sv-SE"/>
          <w:rPrChange w:id="4987" w:author="Syahrani Rachmawati Sadino" w:date="2025-01-31T14:35:00Z">
            <w:rPr>
              <w:rFonts w:asciiTheme="minorBidi" w:hAnsiTheme="minorBidi" w:cstheme="minorBidi"/>
              <w:sz w:val="22"/>
              <w:szCs w:val="22"/>
              <w:lang w:val="sv-SE"/>
            </w:rPr>
          </w:rPrChange>
        </w:rPr>
        <w:t>BRI Life</w:t>
      </w:r>
      <w:r w:rsidRPr="00922713">
        <w:rPr>
          <w:rFonts w:ascii="Arial" w:hAnsi="Arial" w:cs="Arial"/>
          <w:sz w:val="22"/>
          <w:szCs w:val="22"/>
          <w:lang w:val="sv-SE"/>
          <w:rPrChange w:id="4988" w:author="Syahrani Rachmawati Sadino" w:date="2025-01-31T14:35:00Z">
            <w:rPr>
              <w:rFonts w:asciiTheme="minorBidi" w:hAnsiTheme="minorBidi" w:cstheme="minorBidi"/>
              <w:sz w:val="22"/>
              <w:szCs w:val="22"/>
              <w:lang w:val="sv-SE"/>
            </w:rPr>
          </w:rPrChange>
        </w:rPr>
        <w:t xml:space="preserve"> akan memberikan surat rujukan ke </w:t>
      </w:r>
      <w:r w:rsidRPr="00922713">
        <w:rPr>
          <w:rFonts w:ascii="Arial" w:hAnsi="Arial" w:cs="Arial"/>
          <w:i/>
          <w:sz w:val="22"/>
          <w:szCs w:val="22"/>
          <w:lang w:val="sv-SE"/>
          <w:rPrChange w:id="4989" w:author="Syahrani Rachmawati Sadino" w:date="2025-01-31T14:35:00Z">
            <w:rPr>
              <w:rFonts w:asciiTheme="minorBidi" w:hAnsiTheme="minorBidi" w:cstheme="minorBidi"/>
              <w:i/>
              <w:sz w:val="22"/>
              <w:szCs w:val="22"/>
              <w:lang w:val="sv-SE"/>
            </w:rPr>
          </w:rPrChange>
        </w:rPr>
        <w:t>Provider</w:t>
      </w:r>
      <w:r w:rsidRPr="00922713">
        <w:rPr>
          <w:rFonts w:ascii="Arial" w:hAnsi="Arial" w:cs="Arial"/>
          <w:sz w:val="22"/>
          <w:szCs w:val="22"/>
          <w:lang w:val="sv-SE"/>
          <w:rPrChange w:id="4990" w:author="Syahrani Rachmawati Sadino" w:date="2025-01-31T14:35:00Z">
            <w:rPr>
              <w:rFonts w:asciiTheme="minorBidi" w:hAnsiTheme="minorBidi" w:cstheme="minorBidi"/>
              <w:sz w:val="22"/>
              <w:szCs w:val="22"/>
              <w:lang w:val="sv-SE"/>
            </w:rPr>
          </w:rPrChange>
        </w:rPr>
        <w:t xml:space="preserve"> </w:t>
      </w:r>
      <w:r w:rsidR="00457E9E" w:rsidRPr="00922713">
        <w:rPr>
          <w:rFonts w:ascii="Arial" w:hAnsi="Arial" w:cs="Arial"/>
          <w:sz w:val="22"/>
          <w:szCs w:val="22"/>
          <w:lang w:val="sv-SE"/>
          <w:rPrChange w:id="4991" w:author="Syahrani Rachmawati Sadino" w:date="2025-01-31T14:35:00Z">
            <w:rPr>
              <w:rFonts w:asciiTheme="minorBidi" w:hAnsiTheme="minorBidi" w:cstheme="minorBidi"/>
              <w:sz w:val="22"/>
              <w:szCs w:val="22"/>
              <w:lang w:val="sv-SE"/>
            </w:rPr>
          </w:rPrChange>
        </w:rPr>
        <w:t>BRI Life</w:t>
      </w:r>
      <w:r w:rsidR="005D130D" w:rsidRPr="00922713">
        <w:rPr>
          <w:rFonts w:ascii="Arial" w:hAnsi="Arial" w:cs="Arial"/>
          <w:sz w:val="22"/>
          <w:szCs w:val="22"/>
          <w:lang w:val="sv-SE"/>
          <w:rPrChange w:id="4992" w:author="Syahrani Rachmawati Sadino" w:date="2025-01-31T14:35:00Z">
            <w:rPr>
              <w:rFonts w:asciiTheme="minorBidi" w:hAnsiTheme="minorBidi" w:cstheme="minorBidi"/>
              <w:sz w:val="22"/>
              <w:szCs w:val="22"/>
              <w:lang w:val="sv-SE"/>
            </w:rPr>
          </w:rPrChange>
        </w:rPr>
        <w:t>.</w:t>
      </w:r>
    </w:p>
    <w:p w14:paraId="08CF7320" w14:textId="28D97B87" w:rsidR="00413631" w:rsidRPr="00922713" w:rsidRDefault="00413631">
      <w:pPr>
        <w:numPr>
          <w:ilvl w:val="1"/>
          <w:numId w:val="63"/>
        </w:numPr>
        <w:tabs>
          <w:tab w:val="clear" w:pos="2880"/>
        </w:tabs>
        <w:spacing w:line="276" w:lineRule="auto"/>
        <w:ind w:left="1710" w:hanging="434"/>
        <w:jc w:val="both"/>
        <w:rPr>
          <w:rFonts w:ascii="Arial" w:hAnsi="Arial" w:cs="Arial"/>
          <w:sz w:val="22"/>
          <w:szCs w:val="22"/>
          <w:lang w:val="sv-SE"/>
          <w:rPrChange w:id="4993" w:author="Syahrani Rachmawati Sadino" w:date="2025-01-31T14:35:00Z">
            <w:rPr>
              <w:rFonts w:asciiTheme="minorBidi" w:hAnsiTheme="minorBidi" w:cstheme="minorBidi"/>
              <w:sz w:val="22"/>
              <w:szCs w:val="22"/>
              <w:lang w:val="sv-SE"/>
            </w:rPr>
          </w:rPrChange>
        </w:rPr>
        <w:pPrChange w:id="4994" w:author="Syahrani Rachmawati Sadino" w:date="2025-01-31T15:00:00Z">
          <w:pPr>
            <w:numPr>
              <w:ilvl w:val="1"/>
              <w:numId w:val="63"/>
            </w:numPr>
            <w:tabs>
              <w:tab w:val="num" w:pos="2880"/>
            </w:tabs>
            <w:spacing w:line="276" w:lineRule="auto"/>
            <w:ind w:left="1710" w:hanging="434"/>
            <w:jc w:val="both"/>
          </w:pPr>
        </w:pPrChange>
      </w:pPr>
      <w:r w:rsidRPr="00922713">
        <w:rPr>
          <w:rFonts w:ascii="Arial" w:hAnsi="Arial" w:cs="Arial"/>
          <w:b/>
          <w:bCs/>
          <w:sz w:val="22"/>
          <w:szCs w:val="22"/>
          <w:lang w:val="sv-SE"/>
          <w:rPrChange w:id="4995" w:author="Syahrani Rachmawati Sadino" w:date="2025-01-31T14:35:00Z">
            <w:rPr>
              <w:rFonts w:asciiTheme="minorBidi" w:hAnsiTheme="minorBidi" w:cstheme="minorBidi"/>
              <w:b/>
              <w:bCs/>
              <w:sz w:val="22"/>
              <w:szCs w:val="22"/>
              <w:lang w:val="sv-SE"/>
            </w:rPr>
          </w:rPrChange>
        </w:rPr>
        <w:t>PIHAK KEDUA</w:t>
      </w:r>
      <w:r w:rsidRPr="00922713">
        <w:rPr>
          <w:rFonts w:ascii="Arial" w:hAnsi="Arial" w:cs="Arial"/>
          <w:sz w:val="22"/>
          <w:szCs w:val="22"/>
          <w:lang w:val="sv-SE"/>
          <w:rPrChange w:id="4996" w:author="Syahrani Rachmawati Sadino" w:date="2025-01-31T14:35:00Z">
            <w:rPr>
              <w:rFonts w:asciiTheme="minorBidi" w:hAnsiTheme="minorBidi" w:cstheme="minorBidi"/>
              <w:sz w:val="22"/>
              <w:szCs w:val="22"/>
              <w:lang w:val="sv-SE"/>
            </w:rPr>
          </w:rPrChange>
        </w:rPr>
        <w:t xml:space="preserve"> melakukan </w:t>
      </w:r>
      <w:r w:rsidRPr="00922713">
        <w:rPr>
          <w:rFonts w:ascii="Arial" w:hAnsi="Arial" w:cs="Arial"/>
          <w:i/>
          <w:iCs/>
          <w:sz w:val="22"/>
          <w:szCs w:val="22"/>
          <w:lang w:val="sv-SE"/>
          <w:rPrChange w:id="4997" w:author="Syahrani Rachmawati Sadino" w:date="2025-01-31T14:35:00Z">
            <w:rPr>
              <w:rFonts w:asciiTheme="minorBidi" w:hAnsiTheme="minorBidi" w:cstheme="minorBidi"/>
              <w:i/>
              <w:iCs/>
              <w:sz w:val="22"/>
              <w:szCs w:val="22"/>
              <w:lang w:val="sv-SE"/>
            </w:rPr>
          </w:rPrChange>
        </w:rPr>
        <w:t>entry</w:t>
      </w:r>
      <w:r w:rsidRPr="00922713">
        <w:rPr>
          <w:rFonts w:ascii="Arial" w:hAnsi="Arial" w:cs="Arial"/>
          <w:sz w:val="22"/>
          <w:szCs w:val="22"/>
          <w:lang w:val="sv-SE"/>
          <w:rPrChange w:id="4998" w:author="Syahrani Rachmawati Sadino" w:date="2025-01-31T14:35:00Z">
            <w:rPr>
              <w:rFonts w:asciiTheme="minorBidi" w:hAnsiTheme="minorBidi" w:cstheme="minorBidi"/>
              <w:sz w:val="22"/>
              <w:szCs w:val="22"/>
              <w:lang w:val="sv-SE"/>
            </w:rPr>
          </w:rPrChange>
        </w:rPr>
        <w:t xml:space="preserve"> aplikasi </w:t>
      </w:r>
      <w:r w:rsidR="00E50CDC" w:rsidRPr="00922713">
        <w:rPr>
          <w:rFonts w:ascii="Arial" w:hAnsi="Arial" w:cs="Arial"/>
          <w:b/>
          <w:sz w:val="22"/>
          <w:szCs w:val="22"/>
          <w:lang w:val="sv-SE"/>
          <w:rPrChange w:id="4999" w:author="Syahrani Rachmawati Sadino" w:date="2025-01-31T14:35:00Z">
            <w:rPr>
              <w:rFonts w:asciiTheme="minorBidi" w:hAnsiTheme="minorBidi" w:cstheme="minorBidi"/>
              <w:b/>
              <w:sz w:val="22"/>
              <w:szCs w:val="22"/>
              <w:lang w:val="sv-SE"/>
            </w:rPr>
          </w:rPrChange>
        </w:rPr>
        <w:t>BRILIFE-Care</w:t>
      </w:r>
      <w:r w:rsidR="00E50CDC" w:rsidRPr="00922713">
        <w:rPr>
          <w:rFonts w:ascii="Arial" w:hAnsi="Arial" w:cs="Arial"/>
          <w:sz w:val="22"/>
          <w:szCs w:val="22"/>
          <w:lang w:val="sv-SE"/>
          <w:rPrChange w:id="5000" w:author="Syahrani Rachmawati Sadino" w:date="2025-01-31T14:35:00Z">
            <w:rPr>
              <w:rFonts w:asciiTheme="minorBidi" w:hAnsiTheme="minorBidi" w:cstheme="minorBidi"/>
              <w:sz w:val="22"/>
              <w:szCs w:val="22"/>
              <w:lang w:val="sv-SE"/>
            </w:rPr>
          </w:rPrChange>
        </w:rPr>
        <w:t xml:space="preserve"> </w:t>
      </w:r>
      <w:r w:rsidRPr="00922713">
        <w:rPr>
          <w:rFonts w:ascii="Arial" w:hAnsi="Arial" w:cs="Arial"/>
          <w:sz w:val="22"/>
          <w:szCs w:val="22"/>
          <w:lang w:val="sv-SE"/>
          <w:rPrChange w:id="5001" w:author="Syahrani Rachmawati Sadino" w:date="2025-01-31T14:35:00Z">
            <w:rPr>
              <w:rFonts w:asciiTheme="minorBidi" w:hAnsiTheme="minorBidi" w:cstheme="minorBidi"/>
              <w:sz w:val="22"/>
              <w:szCs w:val="22"/>
              <w:lang w:val="sv-SE"/>
            </w:rPr>
          </w:rPrChange>
        </w:rPr>
        <w:t>secara realtime atas data kunjungan maupun rujukan</w:t>
      </w:r>
      <w:del w:id="5002" w:author="Syahrani Rachmawati Sadino" w:date="2025-01-31T16:12:00Z">
        <w:r w:rsidRPr="00922713" w:rsidDel="00012CD8">
          <w:rPr>
            <w:rFonts w:ascii="Arial" w:hAnsi="Arial" w:cs="Arial"/>
            <w:sz w:val="22"/>
            <w:szCs w:val="22"/>
            <w:lang w:val="sv-SE"/>
            <w:rPrChange w:id="5003" w:author="Syahrani Rachmawati Sadino" w:date="2025-01-31T14:35:00Z">
              <w:rPr>
                <w:rFonts w:asciiTheme="minorBidi" w:hAnsiTheme="minorBidi" w:cstheme="minorBidi"/>
                <w:sz w:val="22"/>
                <w:szCs w:val="22"/>
                <w:lang w:val="sv-SE"/>
              </w:rPr>
            </w:rPrChange>
          </w:rPr>
          <w:delText xml:space="preserve"> baik</w:delText>
        </w:r>
      </w:del>
      <w:r w:rsidRPr="00922713">
        <w:rPr>
          <w:rFonts w:ascii="Arial" w:hAnsi="Arial" w:cs="Arial"/>
          <w:sz w:val="22"/>
          <w:szCs w:val="22"/>
          <w:lang w:val="sv-SE"/>
          <w:rPrChange w:id="5004" w:author="Syahrani Rachmawati Sadino" w:date="2025-01-31T14:35:00Z">
            <w:rPr>
              <w:rFonts w:asciiTheme="minorBidi" w:hAnsiTheme="minorBidi" w:cstheme="minorBidi"/>
              <w:sz w:val="22"/>
              <w:szCs w:val="22"/>
              <w:lang w:val="sv-SE"/>
            </w:rPr>
          </w:rPrChange>
        </w:rPr>
        <w:t xml:space="preserve"> peserta yang terdaftar </w:t>
      </w:r>
      <w:del w:id="5005" w:author="Syahrani Rachmawati Sadino" w:date="2025-01-31T16:13:00Z">
        <w:r w:rsidRPr="00922713" w:rsidDel="0093406C">
          <w:rPr>
            <w:rFonts w:ascii="Arial" w:hAnsi="Arial" w:cs="Arial"/>
            <w:sz w:val="22"/>
            <w:szCs w:val="22"/>
            <w:lang w:val="sv-SE"/>
            <w:rPrChange w:id="5006" w:author="Syahrani Rachmawati Sadino" w:date="2025-01-31T14:35:00Z">
              <w:rPr>
                <w:rFonts w:asciiTheme="minorBidi" w:hAnsiTheme="minorBidi" w:cstheme="minorBidi"/>
                <w:sz w:val="22"/>
                <w:szCs w:val="22"/>
                <w:lang w:val="sv-SE"/>
              </w:rPr>
            </w:rPrChange>
          </w:rPr>
          <w:delText xml:space="preserve">kapitasi ataupun peserta </w:delText>
        </w:r>
      </w:del>
      <w:r w:rsidRPr="00922713">
        <w:rPr>
          <w:rFonts w:ascii="Arial" w:hAnsi="Arial" w:cs="Arial"/>
          <w:sz w:val="22"/>
          <w:szCs w:val="22"/>
          <w:lang w:val="sv-SE"/>
          <w:rPrChange w:id="5007" w:author="Syahrani Rachmawati Sadino" w:date="2025-01-31T14:35:00Z">
            <w:rPr>
              <w:rFonts w:asciiTheme="minorBidi" w:hAnsiTheme="minorBidi" w:cstheme="minorBidi"/>
              <w:sz w:val="22"/>
              <w:szCs w:val="22"/>
              <w:lang w:val="sv-SE"/>
            </w:rPr>
          </w:rPrChange>
        </w:rPr>
        <w:t>dengan mekanisme penagihan Fee For Service</w:t>
      </w:r>
      <w:r w:rsidR="005D130D" w:rsidRPr="00922713">
        <w:rPr>
          <w:rFonts w:ascii="Arial" w:hAnsi="Arial" w:cs="Arial"/>
          <w:sz w:val="22"/>
          <w:szCs w:val="22"/>
          <w:lang w:val="sv-SE"/>
          <w:rPrChange w:id="5008" w:author="Syahrani Rachmawati Sadino" w:date="2025-01-31T14:35:00Z">
            <w:rPr>
              <w:rFonts w:asciiTheme="minorBidi" w:hAnsiTheme="minorBidi" w:cstheme="minorBidi"/>
              <w:sz w:val="22"/>
              <w:szCs w:val="22"/>
              <w:lang w:val="sv-SE"/>
            </w:rPr>
          </w:rPrChange>
        </w:rPr>
        <w:t>.</w:t>
      </w:r>
    </w:p>
    <w:p w14:paraId="19804FFE" w14:textId="153A4E32" w:rsidR="00413631" w:rsidRPr="00922713" w:rsidRDefault="00413631">
      <w:pPr>
        <w:numPr>
          <w:ilvl w:val="1"/>
          <w:numId w:val="63"/>
        </w:numPr>
        <w:tabs>
          <w:tab w:val="clear" w:pos="2880"/>
        </w:tabs>
        <w:spacing w:line="276" w:lineRule="auto"/>
        <w:ind w:left="1710" w:hanging="434"/>
        <w:jc w:val="both"/>
        <w:rPr>
          <w:rFonts w:ascii="Arial" w:hAnsi="Arial" w:cs="Arial"/>
          <w:sz w:val="22"/>
          <w:szCs w:val="22"/>
          <w:lang w:val="sv-SE"/>
          <w:rPrChange w:id="5009" w:author="Syahrani Rachmawati Sadino" w:date="2025-01-31T14:35:00Z">
            <w:rPr>
              <w:rFonts w:asciiTheme="minorBidi" w:hAnsiTheme="minorBidi" w:cstheme="minorBidi"/>
              <w:sz w:val="22"/>
              <w:szCs w:val="22"/>
              <w:lang w:val="sv-SE"/>
            </w:rPr>
          </w:rPrChange>
        </w:rPr>
        <w:pPrChange w:id="5010" w:author="Syahrani Rachmawati Sadino" w:date="2025-01-31T15:00:00Z">
          <w:pPr>
            <w:numPr>
              <w:ilvl w:val="1"/>
              <w:numId w:val="63"/>
            </w:numPr>
            <w:tabs>
              <w:tab w:val="num" w:pos="2880"/>
            </w:tabs>
            <w:spacing w:line="276" w:lineRule="auto"/>
            <w:ind w:left="1710" w:hanging="434"/>
            <w:jc w:val="both"/>
          </w:pPr>
        </w:pPrChange>
      </w:pPr>
      <w:r w:rsidRPr="00922713">
        <w:rPr>
          <w:rFonts w:ascii="Arial" w:hAnsi="Arial" w:cs="Arial"/>
          <w:b/>
          <w:bCs/>
          <w:sz w:val="22"/>
          <w:szCs w:val="22"/>
          <w:lang w:val="sv-SE"/>
          <w:rPrChange w:id="5011" w:author="Syahrani Rachmawati Sadino" w:date="2025-01-31T14:35:00Z">
            <w:rPr>
              <w:rFonts w:asciiTheme="minorBidi" w:hAnsiTheme="minorBidi" w:cstheme="minorBidi"/>
              <w:b/>
              <w:bCs/>
              <w:sz w:val="22"/>
              <w:szCs w:val="22"/>
              <w:lang w:val="sv-SE"/>
            </w:rPr>
          </w:rPrChange>
        </w:rPr>
        <w:t>PIHAK</w:t>
      </w:r>
      <w:r w:rsidRPr="00922713">
        <w:rPr>
          <w:rFonts w:ascii="Arial" w:hAnsi="Arial" w:cs="Arial"/>
          <w:sz w:val="22"/>
          <w:szCs w:val="22"/>
          <w:lang w:val="sv-SE"/>
          <w:rPrChange w:id="5012" w:author="Syahrani Rachmawati Sadino" w:date="2025-01-31T14:35:00Z">
            <w:rPr>
              <w:rFonts w:asciiTheme="minorBidi" w:hAnsiTheme="minorBidi" w:cstheme="minorBidi"/>
              <w:sz w:val="22"/>
              <w:szCs w:val="22"/>
              <w:lang w:val="sv-SE"/>
            </w:rPr>
          </w:rPrChange>
        </w:rPr>
        <w:t xml:space="preserve"> </w:t>
      </w:r>
      <w:r w:rsidRPr="00922713">
        <w:rPr>
          <w:rFonts w:ascii="Arial" w:hAnsi="Arial" w:cs="Arial"/>
          <w:b/>
          <w:bCs/>
          <w:sz w:val="22"/>
          <w:szCs w:val="22"/>
          <w:lang w:val="sv-SE"/>
          <w:rPrChange w:id="5013" w:author="Syahrani Rachmawati Sadino" w:date="2025-01-31T14:35:00Z">
            <w:rPr>
              <w:rFonts w:asciiTheme="minorBidi" w:hAnsiTheme="minorBidi" w:cstheme="minorBidi"/>
              <w:b/>
              <w:bCs/>
              <w:sz w:val="22"/>
              <w:szCs w:val="22"/>
              <w:lang w:val="sv-SE"/>
            </w:rPr>
          </w:rPrChange>
        </w:rPr>
        <w:t>KEDUA</w:t>
      </w:r>
      <w:r w:rsidRPr="00922713">
        <w:rPr>
          <w:rFonts w:ascii="Arial" w:hAnsi="Arial" w:cs="Arial"/>
          <w:sz w:val="22"/>
          <w:szCs w:val="22"/>
          <w:lang w:val="sv-SE"/>
          <w:rPrChange w:id="5014" w:author="Syahrani Rachmawati Sadino" w:date="2025-01-31T14:35:00Z">
            <w:rPr>
              <w:rFonts w:asciiTheme="minorBidi" w:hAnsiTheme="minorBidi" w:cstheme="minorBidi"/>
              <w:sz w:val="22"/>
              <w:szCs w:val="22"/>
              <w:lang w:val="sv-SE"/>
            </w:rPr>
          </w:rPrChange>
        </w:rPr>
        <w:t xml:space="preserve"> menjalankan fungsinya sebagai dokter keluarga </w:t>
      </w:r>
      <w:r w:rsidR="00457E9E" w:rsidRPr="00922713">
        <w:rPr>
          <w:rFonts w:ascii="Arial" w:hAnsi="Arial" w:cs="Arial"/>
          <w:sz w:val="22"/>
          <w:szCs w:val="22"/>
          <w:lang w:val="sv-SE"/>
          <w:rPrChange w:id="5015" w:author="Syahrani Rachmawati Sadino" w:date="2025-01-31T14:35:00Z">
            <w:rPr>
              <w:rFonts w:asciiTheme="minorBidi" w:hAnsiTheme="minorBidi" w:cstheme="minorBidi"/>
              <w:sz w:val="22"/>
              <w:szCs w:val="22"/>
              <w:lang w:val="sv-SE"/>
            </w:rPr>
          </w:rPrChange>
        </w:rPr>
        <w:t>BRI Life</w:t>
      </w:r>
      <w:r w:rsidRPr="00922713">
        <w:rPr>
          <w:rFonts w:ascii="Arial" w:hAnsi="Arial" w:cs="Arial"/>
          <w:sz w:val="22"/>
          <w:szCs w:val="22"/>
          <w:lang w:val="sv-SE"/>
          <w:rPrChange w:id="5016" w:author="Syahrani Rachmawati Sadino" w:date="2025-01-31T14:35:00Z">
            <w:rPr>
              <w:rFonts w:asciiTheme="minorBidi" w:hAnsiTheme="minorBidi" w:cstheme="minorBidi"/>
              <w:sz w:val="22"/>
              <w:szCs w:val="22"/>
              <w:lang w:val="sv-SE"/>
            </w:rPr>
          </w:rPrChange>
        </w:rPr>
        <w:t xml:space="preserve"> dengan memonitoring angka rujukan berdasarkan indikasi medis dengan angka harapan rujukan tidak melebihi</w:t>
      </w:r>
      <w:r w:rsidR="005D130D" w:rsidRPr="00922713">
        <w:rPr>
          <w:rFonts w:ascii="Arial" w:hAnsi="Arial" w:cs="Arial"/>
          <w:sz w:val="22"/>
          <w:szCs w:val="22"/>
          <w:lang w:val="sv-SE"/>
          <w:rPrChange w:id="5017" w:author="Syahrani Rachmawati Sadino" w:date="2025-01-31T14:35:00Z">
            <w:rPr>
              <w:rFonts w:asciiTheme="minorBidi" w:hAnsiTheme="minorBidi" w:cstheme="minorBidi"/>
              <w:sz w:val="22"/>
              <w:szCs w:val="22"/>
              <w:lang w:val="sv-SE"/>
            </w:rPr>
          </w:rPrChange>
        </w:rPr>
        <w:t xml:space="preserve"> </w:t>
      </w:r>
      <w:r w:rsidRPr="00922713">
        <w:rPr>
          <w:rFonts w:ascii="Arial" w:hAnsi="Arial" w:cs="Arial"/>
          <w:sz w:val="22"/>
          <w:szCs w:val="22"/>
          <w:lang w:val="sv-SE"/>
          <w:rPrChange w:id="5018" w:author="Syahrani Rachmawati Sadino" w:date="2025-01-31T14:35:00Z">
            <w:rPr>
              <w:rFonts w:asciiTheme="minorBidi" w:hAnsiTheme="minorBidi" w:cstheme="minorBidi"/>
              <w:sz w:val="22"/>
              <w:szCs w:val="22"/>
              <w:lang w:val="sv-SE"/>
            </w:rPr>
          </w:rPrChange>
        </w:rPr>
        <w:t>20%</w:t>
      </w:r>
    </w:p>
    <w:p w14:paraId="6A89940B" w14:textId="77777777" w:rsidR="00413631" w:rsidRPr="00922713" w:rsidRDefault="00413631">
      <w:pPr>
        <w:numPr>
          <w:ilvl w:val="1"/>
          <w:numId w:val="63"/>
        </w:numPr>
        <w:tabs>
          <w:tab w:val="clear" w:pos="2880"/>
        </w:tabs>
        <w:spacing w:line="276" w:lineRule="auto"/>
        <w:ind w:left="1710" w:hanging="434"/>
        <w:jc w:val="both"/>
        <w:rPr>
          <w:rFonts w:ascii="Arial" w:hAnsi="Arial" w:cs="Arial"/>
          <w:sz w:val="22"/>
          <w:szCs w:val="22"/>
          <w:lang w:val="sv-SE"/>
          <w:rPrChange w:id="5019" w:author="Syahrani Rachmawati Sadino" w:date="2025-01-31T14:35:00Z">
            <w:rPr>
              <w:rFonts w:asciiTheme="minorBidi" w:hAnsiTheme="minorBidi" w:cstheme="minorBidi"/>
              <w:sz w:val="22"/>
              <w:szCs w:val="22"/>
              <w:lang w:val="sv-SE"/>
            </w:rPr>
          </w:rPrChange>
        </w:rPr>
        <w:pPrChange w:id="5020" w:author="Syahrani Rachmawati Sadino" w:date="2025-01-31T15:00:00Z">
          <w:pPr>
            <w:numPr>
              <w:ilvl w:val="1"/>
              <w:numId w:val="63"/>
            </w:numPr>
            <w:tabs>
              <w:tab w:val="num" w:pos="2880"/>
            </w:tabs>
            <w:spacing w:line="276" w:lineRule="auto"/>
            <w:ind w:left="1710" w:hanging="434"/>
            <w:jc w:val="both"/>
          </w:pPr>
        </w:pPrChange>
      </w:pPr>
      <w:r w:rsidRPr="00922713">
        <w:rPr>
          <w:rFonts w:ascii="Arial" w:hAnsi="Arial" w:cs="Arial"/>
          <w:sz w:val="22"/>
          <w:szCs w:val="22"/>
          <w:lang w:val="fr-FR"/>
          <w:rPrChange w:id="5021" w:author="Syahrani Rachmawati Sadino" w:date="2025-01-31T14:35:00Z">
            <w:rPr>
              <w:rFonts w:asciiTheme="minorBidi" w:hAnsiTheme="minorBidi" w:cstheme="minorBidi"/>
              <w:sz w:val="22"/>
              <w:szCs w:val="22"/>
              <w:lang w:val="fr-FR"/>
            </w:rPr>
          </w:rPrChange>
        </w:rPr>
        <w:t>Peserta menanda tangani bukti pelayanan setelah mendapatkan pelayanan</w:t>
      </w:r>
      <w:r w:rsidRPr="00922713">
        <w:rPr>
          <w:rFonts w:ascii="Arial" w:hAnsi="Arial" w:cs="Arial"/>
          <w:sz w:val="22"/>
          <w:szCs w:val="22"/>
          <w:lang w:val="id-ID"/>
          <w:rPrChange w:id="5022" w:author="Syahrani Rachmawati Sadino" w:date="2025-01-31T14:35:00Z">
            <w:rPr>
              <w:rFonts w:asciiTheme="minorBidi" w:hAnsiTheme="minorBidi" w:cstheme="minorBidi"/>
              <w:sz w:val="22"/>
              <w:szCs w:val="22"/>
              <w:lang w:val="id-ID"/>
            </w:rPr>
          </w:rPrChange>
        </w:rPr>
        <w:t>.</w:t>
      </w:r>
      <w:bookmarkStart w:id="5023" w:name="_Hlk57476956"/>
    </w:p>
    <w:p w14:paraId="3B0162DB" w14:textId="035FC9EA" w:rsidR="00413631" w:rsidRPr="00922713" w:rsidRDefault="00413631">
      <w:pPr>
        <w:numPr>
          <w:ilvl w:val="1"/>
          <w:numId w:val="63"/>
        </w:numPr>
        <w:tabs>
          <w:tab w:val="clear" w:pos="2880"/>
        </w:tabs>
        <w:spacing w:line="276" w:lineRule="auto"/>
        <w:ind w:left="1710" w:hanging="434"/>
        <w:jc w:val="both"/>
        <w:rPr>
          <w:rFonts w:ascii="Arial" w:hAnsi="Arial" w:cs="Arial"/>
          <w:sz w:val="22"/>
          <w:szCs w:val="22"/>
          <w:lang w:val="sv-SE"/>
          <w:rPrChange w:id="5024" w:author="Syahrani Rachmawati Sadino" w:date="2025-01-31T14:35:00Z">
            <w:rPr>
              <w:rFonts w:asciiTheme="minorBidi" w:hAnsiTheme="minorBidi" w:cstheme="minorBidi"/>
              <w:sz w:val="22"/>
              <w:szCs w:val="22"/>
              <w:lang w:val="sv-SE"/>
            </w:rPr>
          </w:rPrChange>
        </w:rPr>
        <w:pPrChange w:id="5025" w:author="Syahrani Rachmawati Sadino" w:date="2025-01-31T15:00:00Z">
          <w:pPr>
            <w:numPr>
              <w:ilvl w:val="1"/>
              <w:numId w:val="63"/>
            </w:numPr>
            <w:tabs>
              <w:tab w:val="num" w:pos="2880"/>
            </w:tabs>
            <w:spacing w:line="276" w:lineRule="auto"/>
            <w:ind w:left="1710" w:hanging="434"/>
            <w:jc w:val="both"/>
          </w:pPr>
        </w:pPrChange>
      </w:pPr>
      <w:r w:rsidRPr="00922713">
        <w:rPr>
          <w:rFonts w:ascii="Arial" w:hAnsi="Arial" w:cs="Arial"/>
          <w:sz w:val="22"/>
          <w:szCs w:val="22"/>
          <w:lang w:val="sv-SE"/>
          <w:rPrChange w:id="5026" w:author="Syahrani Rachmawati Sadino" w:date="2025-01-31T14:35:00Z">
            <w:rPr>
              <w:rFonts w:asciiTheme="minorBidi" w:hAnsiTheme="minorBidi" w:cstheme="minorBidi"/>
              <w:sz w:val="22"/>
              <w:szCs w:val="22"/>
              <w:lang w:val="sv-SE"/>
            </w:rPr>
          </w:rPrChange>
        </w:rPr>
        <w:t xml:space="preserve">Dalam hal </w:t>
      </w:r>
      <w:r w:rsidRPr="00922713">
        <w:rPr>
          <w:rFonts w:ascii="Arial" w:hAnsi="Arial" w:cs="Arial"/>
          <w:b/>
          <w:sz w:val="22"/>
          <w:szCs w:val="22"/>
          <w:lang w:val="sv-SE"/>
          <w:rPrChange w:id="5027" w:author="Syahrani Rachmawati Sadino" w:date="2025-01-31T14:35:00Z">
            <w:rPr>
              <w:rFonts w:asciiTheme="minorBidi" w:hAnsiTheme="minorBidi" w:cstheme="minorBidi"/>
              <w:b/>
              <w:sz w:val="22"/>
              <w:szCs w:val="22"/>
              <w:lang w:val="sv-SE"/>
            </w:rPr>
          </w:rPrChange>
        </w:rPr>
        <w:t xml:space="preserve">PIHAK KEDUA </w:t>
      </w:r>
      <w:r w:rsidRPr="00922713">
        <w:rPr>
          <w:rFonts w:ascii="Arial" w:hAnsi="Arial" w:cs="Arial"/>
          <w:color w:val="000000"/>
          <w:sz w:val="22"/>
          <w:szCs w:val="22"/>
          <w:lang w:val="sv-SE"/>
          <w:rPrChange w:id="5028" w:author="Syahrani Rachmawati Sadino" w:date="2025-01-31T14:35:00Z">
            <w:rPr>
              <w:rFonts w:asciiTheme="minorBidi" w:hAnsiTheme="minorBidi" w:cstheme="minorBidi"/>
              <w:color w:val="000000"/>
              <w:sz w:val="22"/>
              <w:szCs w:val="22"/>
              <w:lang w:val="sv-SE"/>
            </w:rPr>
          </w:rPrChange>
        </w:rPr>
        <w:t xml:space="preserve">menyediakan pelayanan </w:t>
      </w:r>
      <w:r w:rsidRPr="00922713">
        <w:rPr>
          <w:rFonts w:ascii="Arial" w:hAnsi="Arial" w:cs="Arial"/>
          <w:i/>
          <w:color w:val="000000"/>
          <w:sz w:val="22"/>
          <w:szCs w:val="22"/>
          <w:lang w:val="sv-SE"/>
          <w:rPrChange w:id="5029" w:author="Syahrani Rachmawati Sadino" w:date="2025-01-31T14:35:00Z">
            <w:rPr>
              <w:rFonts w:asciiTheme="minorBidi" w:hAnsiTheme="minorBidi" w:cstheme="minorBidi"/>
              <w:i/>
              <w:color w:val="000000"/>
              <w:sz w:val="22"/>
              <w:szCs w:val="22"/>
              <w:lang w:val="sv-SE"/>
            </w:rPr>
          </w:rPrChange>
        </w:rPr>
        <w:t>Telemedicine</w:t>
      </w:r>
      <w:r w:rsidRPr="00922713">
        <w:rPr>
          <w:rFonts w:ascii="Arial" w:hAnsi="Arial" w:cs="Arial"/>
          <w:color w:val="000000"/>
          <w:sz w:val="22"/>
          <w:szCs w:val="22"/>
          <w:lang w:val="sv-SE"/>
          <w:rPrChange w:id="5030" w:author="Syahrani Rachmawati Sadino" w:date="2025-01-31T14:35:00Z">
            <w:rPr>
              <w:rFonts w:asciiTheme="minorBidi" w:hAnsiTheme="minorBidi" w:cstheme="minorBidi"/>
              <w:color w:val="000000"/>
              <w:sz w:val="22"/>
              <w:szCs w:val="22"/>
              <w:lang w:val="sv-SE"/>
            </w:rPr>
          </w:rPrChange>
        </w:rPr>
        <w:t>, maka m</w:t>
      </w:r>
      <w:r w:rsidRPr="00922713">
        <w:rPr>
          <w:rFonts w:ascii="Arial" w:hAnsi="Arial" w:cs="Arial"/>
          <w:color w:val="000000"/>
          <w:sz w:val="22"/>
          <w:szCs w:val="22"/>
          <w:lang w:val="id-ID"/>
          <w:rPrChange w:id="5031" w:author="Syahrani Rachmawati Sadino" w:date="2025-01-31T14:35:00Z">
            <w:rPr>
              <w:rFonts w:asciiTheme="minorBidi" w:hAnsiTheme="minorBidi" w:cstheme="minorBidi"/>
              <w:color w:val="000000"/>
              <w:sz w:val="22"/>
              <w:szCs w:val="22"/>
              <w:lang w:val="id-ID"/>
            </w:rPr>
          </w:rPrChange>
        </w:rPr>
        <w:t xml:space="preserve">ekanisme pelayanan </w:t>
      </w:r>
      <w:r w:rsidRPr="00922713">
        <w:rPr>
          <w:rFonts w:ascii="Arial" w:hAnsi="Arial" w:cs="Arial"/>
          <w:i/>
          <w:color w:val="000000"/>
          <w:sz w:val="22"/>
          <w:szCs w:val="22"/>
          <w:lang w:val="id-ID"/>
          <w:rPrChange w:id="5032" w:author="Syahrani Rachmawati Sadino" w:date="2025-01-31T14:35:00Z">
            <w:rPr>
              <w:rFonts w:asciiTheme="minorBidi" w:hAnsiTheme="minorBidi" w:cstheme="minorBidi"/>
              <w:i/>
              <w:color w:val="000000"/>
              <w:sz w:val="22"/>
              <w:szCs w:val="22"/>
              <w:lang w:val="id-ID"/>
            </w:rPr>
          </w:rPrChange>
        </w:rPr>
        <w:t>Telemedicine</w:t>
      </w:r>
      <w:r w:rsidRPr="00922713">
        <w:rPr>
          <w:rFonts w:ascii="Arial" w:hAnsi="Arial" w:cs="Arial"/>
          <w:color w:val="000000"/>
          <w:sz w:val="22"/>
          <w:szCs w:val="22"/>
          <w:lang w:val="id-ID"/>
          <w:rPrChange w:id="5033" w:author="Syahrani Rachmawati Sadino" w:date="2025-01-31T14:35:00Z">
            <w:rPr>
              <w:rFonts w:asciiTheme="minorBidi" w:hAnsiTheme="minorBidi" w:cstheme="minorBidi"/>
              <w:color w:val="000000"/>
              <w:sz w:val="22"/>
              <w:szCs w:val="22"/>
              <w:lang w:val="id-ID"/>
            </w:rPr>
          </w:rPrChange>
        </w:rPr>
        <w:t xml:space="preserve"> di </w:t>
      </w:r>
      <w:r w:rsidRPr="00922713">
        <w:rPr>
          <w:rFonts w:ascii="Arial" w:hAnsi="Arial" w:cs="Arial"/>
          <w:b/>
          <w:color w:val="000000"/>
          <w:sz w:val="22"/>
          <w:szCs w:val="22"/>
          <w:lang w:val="sv-SE"/>
          <w:rPrChange w:id="5034" w:author="Syahrani Rachmawati Sadino" w:date="2025-01-31T14:35:00Z">
            <w:rPr>
              <w:rFonts w:asciiTheme="minorBidi" w:hAnsiTheme="minorBidi" w:cstheme="minorBidi"/>
              <w:b/>
              <w:color w:val="000000"/>
              <w:sz w:val="22"/>
              <w:szCs w:val="22"/>
              <w:lang w:val="sv-SE"/>
            </w:rPr>
          </w:rPrChange>
        </w:rPr>
        <w:t>PIHAK KEDUA</w:t>
      </w:r>
      <w:r w:rsidRPr="00922713">
        <w:rPr>
          <w:rFonts w:ascii="Arial" w:hAnsi="Arial" w:cs="Arial"/>
          <w:color w:val="000000"/>
          <w:sz w:val="22"/>
          <w:szCs w:val="22"/>
          <w:lang w:val="id-ID"/>
          <w:rPrChange w:id="5035" w:author="Syahrani Rachmawati Sadino" w:date="2025-01-31T14:35:00Z">
            <w:rPr>
              <w:rFonts w:asciiTheme="minorBidi" w:hAnsiTheme="minorBidi" w:cstheme="minorBidi"/>
              <w:color w:val="000000"/>
              <w:sz w:val="22"/>
              <w:szCs w:val="22"/>
              <w:lang w:val="id-ID"/>
            </w:rPr>
          </w:rPrChange>
        </w:rPr>
        <w:t xml:space="preserve"> sebagai berikut</w:t>
      </w:r>
      <w:r w:rsidR="005D130D" w:rsidRPr="00922713">
        <w:rPr>
          <w:rFonts w:ascii="Arial" w:hAnsi="Arial" w:cs="Arial"/>
          <w:color w:val="000000"/>
          <w:sz w:val="22"/>
          <w:szCs w:val="22"/>
          <w:lang w:val="id-ID"/>
          <w:rPrChange w:id="5036" w:author="Syahrani Rachmawati Sadino" w:date="2025-01-31T14:35:00Z">
            <w:rPr>
              <w:rFonts w:asciiTheme="minorBidi" w:hAnsiTheme="minorBidi" w:cstheme="minorBidi"/>
              <w:color w:val="000000"/>
              <w:sz w:val="22"/>
              <w:szCs w:val="22"/>
              <w:lang w:val="id-ID"/>
            </w:rPr>
          </w:rPrChange>
        </w:rPr>
        <w:t>:</w:t>
      </w:r>
    </w:p>
    <w:p w14:paraId="0DDDA997" w14:textId="77777777" w:rsidR="00076F55" w:rsidRPr="00922713" w:rsidRDefault="00413631">
      <w:pPr>
        <w:pStyle w:val="ListParagraph"/>
        <w:numPr>
          <w:ilvl w:val="0"/>
          <w:numId w:val="55"/>
        </w:numPr>
        <w:spacing w:line="276" w:lineRule="auto"/>
        <w:ind w:left="2127" w:hanging="426"/>
        <w:rPr>
          <w:rFonts w:ascii="Arial" w:hAnsi="Arial" w:cs="Arial"/>
          <w:color w:val="000000"/>
          <w:sz w:val="22"/>
          <w:szCs w:val="22"/>
          <w:lang w:val="id-ID"/>
          <w:rPrChange w:id="5037" w:author="Syahrani Rachmawati Sadino" w:date="2025-01-31T14:35:00Z">
            <w:rPr>
              <w:rFonts w:asciiTheme="minorBidi" w:hAnsiTheme="minorBidi" w:cstheme="minorBidi"/>
              <w:color w:val="000000"/>
              <w:sz w:val="22"/>
              <w:szCs w:val="22"/>
              <w:lang w:val="id-ID"/>
            </w:rPr>
          </w:rPrChange>
        </w:rPr>
      </w:pPr>
      <w:r w:rsidRPr="00922713">
        <w:rPr>
          <w:rFonts w:ascii="Arial" w:hAnsi="Arial" w:cs="Arial"/>
          <w:color w:val="000000"/>
          <w:sz w:val="22"/>
          <w:szCs w:val="22"/>
          <w:lang w:val="id-ID"/>
          <w:rPrChange w:id="5038" w:author="Syahrani Rachmawati Sadino" w:date="2025-01-31T14:35:00Z">
            <w:rPr>
              <w:rFonts w:asciiTheme="minorBidi" w:hAnsiTheme="minorBidi" w:cstheme="minorBidi"/>
              <w:color w:val="000000"/>
              <w:sz w:val="22"/>
              <w:szCs w:val="22"/>
              <w:lang w:val="id-ID"/>
            </w:rPr>
          </w:rPrChange>
        </w:rPr>
        <w:t xml:space="preserve">Peserta </w:t>
      </w:r>
      <w:r w:rsidR="00457E9E" w:rsidRPr="00922713">
        <w:rPr>
          <w:rFonts w:ascii="Arial" w:hAnsi="Arial" w:cs="Arial"/>
          <w:color w:val="000000"/>
          <w:sz w:val="22"/>
          <w:szCs w:val="22"/>
          <w:lang w:val="id-ID"/>
          <w:rPrChange w:id="5039" w:author="Syahrani Rachmawati Sadino" w:date="2025-01-31T14:35:00Z">
            <w:rPr>
              <w:rFonts w:asciiTheme="minorBidi" w:hAnsiTheme="minorBidi" w:cstheme="minorBidi"/>
              <w:color w:val="000000"/>
              <w:sz w:val="22"/>
              <w:szCs w:val="22"/>
              <w:lang w:val="id-ID"/>
            </w:rPr>
          </w:rPrChange>
        </w:rPr>
        <w:t>BRI Life</w:t>
      </w:r>
      <w:r w:rsidRPr="00922713">
        <w:rPr>
          <w:rFonts w:ascii="Arial" w:hAnsi="Arial" w:cs="Arial"/>
          <w:color w:val="000000"/>
          <w:sz w:val="22"/>
          <w:szCs w:val="22"/>
          <w:lang w:val="id-ID"/>
          <w:rPrChange w:id="5040" w:author="Syahrani Rachmawati Sadino" w:date="2025-01-31T14:35:00Z">
            <w:rPr>
              <w:rFonts w:asciiTheme="minorBidi" w:hAnsiTheme="minorBidi" w:cstheme="minorBidi"/>
              <w:color w:val="000000"/>
              <w:sz w:val="22"/>
              <w:szCs w:val="22"/>
              <w:lang w:val="id-ID"/>
            </w:rPr>
          </w:rPrChange>
        </w:rPr>
        <w:t xml:space="preserve"> akan menghubungi</w:t>
      </w:r>
      <w:r w:rsidRPr="00922713">
        <w:rPr>
          <w:rFonts w:ascii="Arial" w:hAnsi="Arial" w:cs="Arial"/>
          <w:color w:val="000000"/>
          <w:sz w:val="22"/>
          <w:szCs w:val="22"/>
          <w:lang w:val="sv-SE"/>
          <w:rPrChange w:id="5041" w:author="Syahrani Rachmawati Sadino" w:date="2025-01-31T14:35:00Z">
            <w:rPr>
              <w:rFonts w:asciiTheme="minorBidi" w:hAnsiTheme="minorBidi" w:cstheme="minorBidi"/>
              <w:color w:val="000000"/>
              <w:sz w:val="22"/>
              <w:szCs w:val="22"/>
              <w:lang w:val="sv-SE"/>
            </w:rPr>
          </w:rPrChange>
        </w:rPr>
        <w:t xml:space="preserve"> ruang</w:t>
      </w:r>
      <w:r w:rsidRPr="00922713">
        <w:rPr>
          <w:rFonts w:ascii="Arial" w:hAnsi="Arial" w:cs="Arial"/>
          <w:color w:val="000000"/>
          <w:sz w:val="22"/>
          <w:szCs w:val="22"/>
          <w:lang w:val="id-ID"/>
          <w:rPrChange w:id="5042" w:author="Syahrani Rachmawati Sadino" w:date="2025-01-31T14:35:00Z">
            <w:rPr>
              <w:rFonts w:asciiTheme="minorBidi" w:hAnsiTheme="minorBidi" w:cstheme="minorBidi"/>
              <w:color w:val="000000"/>
              <w:sz w:val="22"/>
              <w:szCs w:val="22"/>
              <w:lang w:val="id-ID"/>
            </w:rPr>
          </w:rPrChange>
        </w:rPr>
        <w:t xml:space="preserve"> </w:t>
      </w:r>
      <w:r w:rsidRPr="00922713">
        <w:rPr>
          <w:rFonts w:ascii="Arial" w:hAnsi="Arial" w:cs="Arial"/>
          <w:i/>
          <w:color w:val="000000"/>
          <w:sz w:val="22"/>
          <w:szCs w:val="22"/>
          <w:lang w:val="id-ID"/>
          <w:rPrChange w:id="5043" w:author="Syahrani Rachmawati Sadino" w:date="2025-01-31T14:35:00Z">
            <w:rPr>
              <w:rFonts w:asciiTheme="minorBidi" w:hAnsiTheme="minorBidi" w:cstheme="minorBidi"/>
              <w:i/>
              <w:color w:val="000000"/>
              <w:sz w:val="22"/>
              <w:szCs w:val="22"/>
              <w:lang w:val="id-ID"/>
            </w:rPr>
          </w:rPrChange>
        </w:rPr>
        <w:t xml:space="preserve">chat/call/video call </w:t>
      </w:r>
      <w:r w:rsidRPr="00922713">
        <w:rPr>
          <w:rFonts w:ascii="Arial" w:hAnsi="Arial" w:cs="Arial"/>
          <w:color w:val="000000"/>
          <w:sz w:val="22"/>
          <w:szCs w:val="22"/>
          <w:lang w:val="id-ID"/>
          <w:rPrChange w:id="5044" w:author="Syahrani Rachmawati Sadino" w:date="2025-01-31T14:35:00Z">
            <w:rPr>
              <w:rFonts w:asciiTheme="minorBidi" w:hAnsiTheme="minorBidi" w:cstheme="minorBidi"/>
              <w:color w:val="000000"/>
              <w:sz w:val="22"/>
              <w:szCs w:val="22"/>
              <w:lang w:val="id-ID"/>
            </w:rPr>
          </w:rPrChange>
        </w:rPr>
        <w:t>pada nomor</w:t>
      </w:r>
      <w:r w:rsidRPr="00922713">
        <w:rPr>
          <w:rFonts w:ascii="Arial" w:hAnsi="Arial" w:cs="Arial"/>
          <w:color w:val="000000"/>
          <w:sz w:val="22"/>
          <w:szCs w:val="22"/>
          <w:lang w:val="sv-SE"/>
          <w:rPrChange w:id="5045" w:author="Syahrani Rachmawati Sadino" w:date="2025-01-31T14:35:00Z">
            <w:rPr>
              <w:rFonts w:asciiTheme="minorBidi" w:hAnsiTheme="minorBidi" w:cstheme="minorBidi"/>
              <w:color w:val="000000"/>
              <w:sz w:val="22"/>
              <w:szCs w:val="22"/>
              <w:lang w:val="sv-SE"/>
            </w:rPr>
          </w:rPrChange>
        </w:rPr>
        <w:t>/aplikasi</w:t>
      </w:r>
      <w:r w:rsidRPr="00922713">
        <w:rPr>
          <w:rFonts w:ascii="Arial" w:hAnsi="Arial" w:cs="Arial"/>
          <w:color w:val="000000"/>
          <w:sz w:val="22"/>
          <w:szCs w:val="22"/>
          <w:lang w:val="id-ID"/>
          <w:rPrChange w:id="5046" w:author="Syahrani Rachmawati Sadino" w:date="2025-01-31T14:35:00Z">
            <w:rPr>
              <w:rFonts w:asciiTheme="minorBidi" w:hAnsiTheme="minorBidi" w:cstheme="minorBidi"/>
              <w:color w:val="000000"/>
              <w:sz w:val="22"/>
              <w:szCs w:val="22"/>
              <w:lang w:val="id-ID"/>
            </w:rPr>
          </w:rPrChange>
        </w:rPr>
        <w:t xml:space="preserve"> yang disediakan</w:t>
      </w:r>
      <w:r w:rsidRPr="00922713">
        <w:rPr>
          <w:rFonts w:ascii="Arial" w:hAnsi="Arial" w:cs="Arial"/>
          <w:color w:val="000000"/>
          <w:sz w:val="22"/>
          <w:szCs w:val="22"/>
          <w:lang w:val="sv-SE"/>
          <w:rPrChange w:id="5047" w:author="Syahrani Rachmawati Sadino" w:date="2025-01-31T14:35:00Z">
            <w:rPr>
              <w:rFonts w:asciiTheme="minorBidi" w:hAnsiTheme="minorBidi" w:cstheme="minorBidi"/>
              <w:color w:val="000000"/>
              <w:sz w:val="22"/>
              <w:szCs w:val="22"/>
              <w:lang w:val="sv-SE"/>
            </w:rPr>
          </w:rPrChange>
        </w:rPr>
        <w:t xml:space="preserve"> oleh </w:t>
      </w:r>
      <w:r w:rsidRPr="00922713">
        <w:rPr>
          <w:rFonts w:ascii="Arial" w:hAnsi="Arial" w:cs="Arial"/>
          <w:b/>
          <w:color w:val="000000"/>
          <w:sz w:val="22"/>
          <w:szCs w:val="22"/>
          <w:lang w:val="sv-SE"/>
          <w:rPrChange w:id="5048" w:author="Syahrani Rachmawati Sadino" w:date="2025-01-31T14:35:00Z">
            <w:rPr>
              <w:rFonts w:asciiTheme="minorBidi" w:hAnsiTheme="minorBidi" w:cstheme="minorBidi"/>
              <w:b/>
              <w:color w:val="000000"/>
              <w:sz w:val="22"/>
              <w:szCs w:val="22"/>
              <w:lang w:val="sv-SE"/>
            </w:rPr>
          </w:rPrChange>
        </w:rPr>
        <w:t>PIHAK KEDUA</w:t>
      </w:r>
      <w:r w:rsidRPr="00922713">
        <w:rPr>
          <w:rFonts w:ascii="Arial" w:hAnsi="Arial" w:cs="Arial"/>
          <w:color w:val="000000"/>
          <w:sz w:val="22"/>
          <w:szCs w:val="22"/>
          <w:lang w:val="id-ID"/>
          <w:rPrChange w:id="5049" w:author="Syahrani Rachmawati Sadino" w:date="2025-01-31T14:35:00Z">
            <w:rPr>
              <w:rFonts w:asciiTheme="minorBidi" w:hAnsiTheme="minorBidi" w:cstheme="minorBidi"/>
              <w:color w:val="000000"/>
              <w:sz w:val="22"/>
              <w:szCs w:val="22"/>
              <w:lang w:val="id-ID"/>
            </w:rPr>
          </w:rPrChange>
        </w:rPr>
        <w:t xml:space="preserve"> untuk melakukan pendaftaran</w:t>
      </w:r>
      <w:r w:rsidRPr="00922713">
        <w:rPr>
          <w:rFonts w:ascii="Arial" w:hAnsi="Arial" w:cs="Arial"/>
          <w:b/>
          <w:color w:val="000000"/>
          <w:sz w:val="22"/>
          <w:szCs w:val="22"/>
          <w:lang w:val="sv-SE"/>
          <w:rPrChange w:id="5050" w:author="Syahrani Rachmawati Sadino" w:date="2025-01-31T14:35:00Z">
            <w:rPr>
              <w:rFonts w:asciiTheme="minorBidi" w:hAnsiTheme="minorBidi" w:cstheme="minorBidi"/>
              <w:b/>
              <w:color w:val="000000"/>
              <w:sz w:val="22"/>
              <w:szCs w:val="22"/>
              <w:lang w:val="sv-SE"/>
            </w:rPr>
          </w:rPrChange>
        </w:rPr>
        <w:t>.</w:t>
      </w:r>
    </w:p>
    <w:p w14:paraId="39710CA2" w14:textId="1D638478" w:rsidR="00413631" w:rsidRPr="00922713" w:rsidRDefault="00413631">
      <w:pPr>
        <w:pStyle w:val="ListParagraph"/>
        <w:numPr>
          <w:ilvl w:val="0"/>
          <w:numId w:val="55"/>
        </w:numPr>
        <w:spacing w:line="276" w:lineRule="auto"/>
        <w:ind w:left="2127" w:hanging="426"/>
        <w:rPr>
          <w:rFonts w:ascii="Arial" w:hAnsi="Arial" w:cs="Arial"/>
          <w:color w:val="000000"/>
          <w:sz w:val="22"/>
          <w:szCs w:val="22"/>
          <w:lang w:val="id-ID"/>
          <w:rPrChange w:id="5051" w:author="Syahrani Rachmawati Sadino" w:date="2025-01-31T14:35:00Z">
            <w:rPr>
              <w:rFonts w:asciiTheme="minorBidi" w:hAnsiTheme="minorBidi" w:cstheme="minorBidi"/>
              <w:color w:val="000000"/>
              <w:sz w:val="22"/>
              <w:szCs w:val="22"/>
              <w:lang w:val="id-ID"/>
            </w:rPr>
          </w:rPrChange>
        </w:rPr>
      </w:pPr>
      <w:r w:rsidRPr="00922713">
        <w:rPr>
          <w:rFonts w:ascii="Arial" w:hAnsi="Arial" w:cs="Arial"/>
          <w:b/>
          <w:color w:val="000000"/>
          <w:sz w:val="22"/>
          <w:szCs w:val="22"/>
          <w:lang w:val="id-ID"/>
          <w:rPrChange w:id="5052" w:author="Syahrani Rachmawati Sadino" w:date="2025-01-31T14:35:00Z">
            <w:rPr>
              <w:rFonts w:asciiTheme="minorBidi" w:hAnsiTheme="minorBidi" w:cstheme="minorBidi"/>
              <w:b/>
              <w:color w:val="000000"/>
              <w:sz w:val="22"/>
              <w:szCs w:val="22"/>
              <w:lang w:val="id-ID"/>
            </w:rPr>
          </w:rPrChange>
        </w:rPr>
        <w:t>PIHAK KEDUA</w:t>
      </w:r>
      <w:r w:rsidRPr="00922713">
        <w:rPr>
          <w:rFonts w:ascii="Arial" w:hAnsi="Arial" w:cs="Arial"/>
          <w:color w:val="000000"/>
          <w:sz w:val="22"/>
          <w:szCs w:val="22"/>
          <w:lang w:val="id-ID"/>
          <w:rPrChange w:id="5053" w:author="Syahrani Rachmawati Sadino" w:date="2025-01-31T14:35:00Z">
            <w:rPr>
              <w:rFonts w:asciiTheme="minorBidi" w:hAnsiTheme="minorBidi" w:cstheme="minorBidi"/>
              <w:color w:val="000000"/>
              <w:sz w:val="22"/>
              <w:szCs w:val="22"/>
              <w:lang w:val="id-ID"/>
            </w:rPr>
          </w:rPrChange>
        </w:rPr>
        <w:t xml:space="preserve"> meneliti kelengkapan dan keabsahan Peserta dengan meminta Peserta mengirimkan foto </w:t>
      </w:r>
      <w:r w:rsidR="00457E9E" w:rsidRPr="00922713">
        <w:rPr>
          <w:rFonts w:ascii="Arial" w:hAnsi="Arial" w:cs="Arial"/>
          <w:color w:val="000000"/>
          <w:sz w:val="22"/>
          <w:szCs w:val="22"/>
          <w:lang w:val="id-ID"/>
          <w:rPrChange w:id="5054" w:author="Syahrani Rachmawati Sadino" w:date="2025-01-31T14:35:00Z">
            <w:rPr>
              <w:rFonts w:asciiTheme="minorBidi" w:hAnsiTheme="minorBidi" w:cstheme="minorBidi"/>
              <w:color w:val="000000"/>
              <w:sz w:val="22"/>
              <w:szCs w:val="22"/>
              <w:lang w:val="id-ID"/>
            </w:rPr>
          </w:rPrChange>
        </w:rPr>
        <w:t>Kartu BRILIFE</w:t>
      </w:r>
      <w:r w:rsidRPr="00922713">
        <w:rPr>
          <w:rFonts w:ascii="Arial" w:hAnsi="Arial" w:cs="Arial"/>
          <w:color w:val="000000"/>
          <w:sz w:val="22"/>
          <w:szCs w:val="22"/>
          <w:lang w:val="id-ID"/>
          <w:rPrChange w:id="5055" w:author="Syahrani Rachmawati Sadino" w:date="2025-01-31T14:35:00Z">
            <w:rPr>
              <w:rFonts w:asciiTheme="minorBidi" w:hAnsiTheme="minorBidi" w:cstheme="minorBidi"/>
              <w:color w:val="000000"/>
              <w:sz w:val="22"/>
              <w:szCs w:val="22"/>
              <w:lang w:val="id-ID"/>
            </w:rPr>
          </w:rPrChange>
        </w:rPr>
        <w:t xml:space="preserve"> dan kartu identitas (KTP/SIM) untuk dilakukan validasi. Apabila berkas tidak lengkap, langsung diinformasikan ke </w:t>
      </w:r>
      <w:r w:rsidRPr="00922713">
        <w:rPr>
          <w:rFonts w:ascii="Arial" w:hAnsi="Arial" w:cs="Arial"/>
          <w:color w:val="000000"/>
          <w:sz w:val="22"/>
          <w:szCs w:val="22"/>
          <w:lang w:val="sv-SE"/>
          <w:rPrChange w:id="5056" w:author="Syahrani Rachmawati Sadino" w:date="2025-01-31T14:35:00Z">
            <w:rPr>
              <w:rFonts w:asciiTheme="minorBidi" w:hAnsiTheme="minorBidi" w:cstheme="minorBidi"/>
              <w:color w:val="000000"/>
              <w:sz w:val="22"/>
              <w:szCs w:val="22"/>
              <w:lang w:val="sv-SE"/>
            </w:rPr>
          </w:rPrChange>
        </w:rPr>
        <w:t>Peserta</w:t>
      </w:r>
      <w:r w:rsidRPr="00922713">
        <w:rPr>
          <w:rFonts w:ascii="Arial" w:hAnsi="Arial" w:cs="Arial"/>
          <w:color w:val="000000"/>
          <w:sz w:val="22"/>
          <w:szCs w:val="22"/>
          <w:lang w:val="id-ID"/>
          <w:rPrChange w:id="5057" w:author="Syahrani Rachmawati Sadino" w:date="2025-01-31T14:35:00Z">
            <w:rPr>
              <w:rFonts w:asciiTheme="minorBidi" w:hAnsiTheme="minorBidi" w:cstheme="minorBidi"/>
              <w:color w:val="000000"/>
              <w:sz w:val="22"/>
              <w:szCs w:val="22"/>
              <w:lang w:val="id-ID"/>
            </w:rPr>
          </w:rPrChange>
        </w:rPr>
        <w:t xml:space="preserve"> untuk melengkapinya.</w:t>
      </w:r>
      <w:r w:rsidRPr="00922713">
        <w:rPr>
          <w:rFonts w:ascii="Arial" w:hAnsi="Arial" w:cs="Arial"/>
          <w:color w:val="000000"/>
          <w:sz w:val="22"/>
          <w:szCs w:val="22"/>
          <w:lang w:val="id-ID"/>
          <w:rPrChange w:id="5058" w:author="Syahrani Rachmawati Sadino" w:date="2025-01-31T14:35:00Z">
            <w:rPr>
              <w:rFonts w:asciiTheme="minorBidi" w:hAnsiTheme="minorBidi" w:cstheme="minorBidi"/>
              <w:color w:val="000000"/>
              <w:sz w:val="22"/>
              <w:szCs w:val="22"/>
              <w:lang w:val="id-ID"/>
            </w:rPr>
          </w:rPrChange>
        </w:rPr>
        <w:tab/>
      </w:r>
    </w:p>
    <w:p w14:paraId="40FE72BA" w14:textId="77777777" w:rsidR="00413631" w:rsidRPr="00922713" w:rsidRDefault="00413631">
      <w:pPr>
        <w:pStyle w:val="ListParagraph"/>
        <w:numPr>
          <w:ilvl w:val="0"/>
          <w:numId w:val="55"/>
        </w:numPr>
        <w:spacing w:line="276" w:lineRule="auto"/>
        <w:ind w:left="2127" w:hanging="426"/>
        <w:rPr>
          <w:rFonts w:ascii="Arial" w:hAnsi="Arial" w:cs="Arial"/>
          <w:sz w:val="22"/>
          <w:szCs w:val="22"/>
          <w:lang w:val="id-ID"/>
          <w:rPrChange w:id="5059" w:author="Syahrani Rachmawati Sadino" w:date="2025-01-31T14:35:00Z">
            <w:rPr>
              <w:rFonts w:asciiTheme="minorBidi" w:hAnsiTheme="minorBidi" w:cstheme="minorBidi"/>
              <w:sz w:val="22"/>
              <w:szCs w:val="22"/>
              <w:lang w:val="id-ID"/>
            </w:rPr>
          </w:rPrChange>
        </w:rPr>
      </w:pPr>
      <w:r w:rsidRPr="00922713">
        <w:rPr>
          <w:rFonts w:ascii="Arial" w:hAnsi="Arial" w:cs="Arial"/>
          <w:b/>
          <w:color w:val="000000"/>
          <w:sz w:val="22"/>
          <w:szCs w:val="22"/>
          <w:lang w:val="en-ID"/>
          <w:rPrChange w:id="5060" w:author="Syahrani Rachmawati Sadino" w:date="2025-01-31T14:35:00Z">
            <w:rPr>
              <w:rFonts w:asciiTheme="minorBidi" w:hAnsiTheme="minorBidi" w:cstheme="minorBidi"/>
              <w:b/>
              <w:color w:val="000000"/>
              <w:sz w:val="22"/>
              <w:szCs w:val="22"/>
              <w:lang w:val="en-ID"/>
            </w:rPr>
          </w:rPrChange>
        </w:rPr>
        <w:t>PIHAK KEDUA</w:t>
      </w:r>
      <w:r w:rsidRPr="00922713">
        <w:rPr>
          <w:rFonts w:ascii="Arial" w:hAnsi="Arial" w:cs="Arial"/>
          <w:color w:val="000000"/>
          <w:sz w:val="22"/>
          <w:szCs w:val="22"/>
          <w:lang w:val="id-ID"/>
          <w:rPrChange w:id="5061" w:author="Syahrani Rachmawati Sadino" w:date="2025-01-31T14:35:00Z">
            <w:rPr>
              <w:rFonts w:asciiTheme="minorBidi" w:hAnsiTheme="minorBidi" w:cstheme="minorBidi"/>
              <w:color w:val="000000"/>
              <w:sz w:val="22"/>
              <w:szCs w:val="22"/>
              <w:lang w:val="id-ID"/>
            </w:rPr>
          </w:rPrChange>
        </w:rPr>
        <w:t xml:space="preserve"> melakukan </w:t>
      </w:r>
      <w:r w:rsidRPr="00922713">
        <w:rPr>
          <w:rFonts w:ascii="Arial" w:hAnsi="Arial" w:cs="Arial"/>
          <w:i/>
          <w:iCs/>
          <w:color w:val="000000"/>
          <w:sz w:val="22"/>
          <w:szCs w:val="22"/>
          <w:lang w:val="id-ID"/>
          <w:rPrChange w:id="5062" w:author="Syahrani Rachmawati Sadino" w:date="2025-01-31T14:35:00Z">
            <w:rPr>
              <w:rFonts w:asciiTheme="minorBidi" w:hAnsiTheme="minorBidi" w:cstheme="minorBidi"/>
              <w:i/>
              <w:iCs/>
              <w:color w:val="000000"/>
              <w:sz w:val="22"/>
              <w:szCs w:val="22"/>
              <w:lang w:val="id-ID"/>
            </w:rPr>
          </w:rPrChange>
        </w:rPr>
        <w:t>entr</w:t>
      </w:r>
      <w:r w:rsidRPr="00922713">
        <w:rPr>
          <w:rFonts w:ascii="Arial" w:hAnsi="Arial" w:cs="Arial"/>
          <w:i/>
          <w:iCs/>
          <w:color w:val="000000"/>
          <w:sz w:val="22"/>
          <w:szCs w:val="22"/>
          <w:rPrChange w:id="5063" w:author="Syahrani Rachmawati Sadino" w:date="2025-01-31T14:35:00Z">
            <w:rPr>
              <w:rFonts w:asciiTheme="minorBidi" w:hAnsiTheme="minorBidi" w:cstheme="minorBidi"/>
              <w:i/>
              <w:iCs/>
              <w:color w:val="000000"/>
              <w:sz w:val="22"/>
              <w:szCs w:val="22"/>
            </w:rPr>
          </w:rPrChange>
        </w:rPr>
        <w:t>y</w:t>
      </w:r>
      <w:r w:rsidRPr="00922713">
        <w:rPr>
          <w:rFonts w:ascii="Arial" w:hAnsi="Arial" w:cs="Arial"/>
          <w:color w:val="000000"/>
          <w:sz w:val="22"/>
          <w:szCs w:val="22"/>
          <w:lang w:val="id-ID"/>
          <w:rPrChange w:id="5064" w:author="Syahrani Rachmawati Sadino" w:date="2025-01-31T14:35:00Z">
            <w:rPr>
              <w:rFonts w:asciiTheme="minorBidi" w:hAnsiTheme="minorBidi" w:cstheme="minorBidi"/>
              <w:color w:val="000000"/>
              <w:sz w:val="22"/>
              <w:szCs w:val="22"/>
              <w:lang w:val="id-ID"/>
            </w:rPr>
          </w:rPrChange>
        </w:rPr>
        <w:t xml:space="preserve"> dan terbit SJP </w:t>
      </w:r>
      <w:r w:rsidRPr="00922713">
        <w:rPr>
          <w:rFonts w:ascii="Arial" w:hAnsi="Arial" w:cs="Arial"/>
          <w:i/>
          <w:iCs/>
          <w:color w:val="000000"/>
          <w:sz w:val="22"/>
          <w:szCs w:val="22"/>
          <w:lang w:val="id-ID"/>
          <w:rPrChange w:id="5065" w:author="Syahrani Rachmawati Sadino" w:date="2025-01-31T14:35:00Z">
            <w:rPr>
              <w:rFonts w:asciiTheme="minorBidi" w:hAnsiTheme="minorBidi" w:cstheme="minorBidi"/>
              <w:i/>
              <w:iCs/>
              <w:color w:val="000000"/>
              <w:sz w:val="22"/>
              <w:szCs w:val="22"/>
              <w:lang w:val="id-ID"/>
            </w:rPr>
          </w:rPrChange>
        </w:rPr>
        <w:t>Telemedicine</w:t>
      </w:r>
      <w:r w:rsidRPr="00922713">
        <w:rPr>
          <w:rFonts w:ascii="Arial" w:hAnsi="Arial" w:cs="Arial"/>
          <w:color w:val="000000"/>
          <w:sz w:val="22"/>
          <w:szCs w:val="22"/>
          <w:lang w:val="id-ID"/>
          <w:rPrChange w:id="5066" w:author="Syahrani Rachmawati Sadino" w:date="2025-01-31T14:35:00Z">
            <w:rPr>
              <w:rFonts w:asciiTheme="minorBidi" w:hAnsiTheme="minorBidi" w:cstheme="minorBidi"/>
              <w:color w:val="000000"/>
              <w:sz w:val="22"/>
              <w:szCs w:val="22"/>
              <w:lang w:val="id-ID"/>
            </w:rPr>
          </w:rPrChange>
        </w:rPr>
        <w:t xml:space="preserve"> secara </w:t>
      </w:r>
      <w:r w:rsidRPr="00922713">
        <w:rPr>
          <w:rFonts w:ascii="Arial" w:hAnsi="Arial" w:cs="Arial"/>
          <w:i/>
          <w:color w:val="000000"/>
          <w:sz w:val="22"/>
          <w:szCs w:val="22"/>
          <w:lang w:val="id-ID"/>
          <w:rPrChange w:id="5067" w:author="Syahrani Rachmawati Sadino" w:date="2025-01-31T14:35:00Z">
            <w:rPr>
              <w:rFonts w:asciiTheme="minorBidi" w:hAnsiTheme="minorBidi" w:cstheme="minorBidi"/>
              <w:i/>
              <w:color w:val="000000"/>
              <w:sz w:val="22"/>
              <w:szCs w:val="22"/>
              <w:lang w:val="id-ID"/>
            </w:rPr>
          </w:rPrChange>
        </w:rPr>
        <w:t>realtime</w:t>
      </w:r>
      <w:r w:rsidRPr="00922713">
        <w:rPr>
          <w:rFonts w:ascii="Arial" w:hAnsi="Arial" w:cs="Arial"/>
          <w:color w:val="000000"/>
          <w:sz w:val="22"/>
          <w:szCs w:val="22"/>
          <w:lang w:val="id-ID"/>
          <w:rPrChange w:id="5068" w:author="Syahrani Rachmawati Sadino" w:date="2025-01-31T14:35:00Z">
            <w:rPr>
              <w:rFonts w:asciiTheme="minorBidi" w:hAnsiTheme="minorBidi" w:cstheme="minorBidi"/>
              <w:color w:val="000000"/>
              <w:sz w:val="22"/>
              <w:szCs w:val="22"/>
              <w:lang w:val="id-ID"/>
            </w:rPr>
          </w:rPrChange>
        </w:rPr>
        <w:t xml:space="preserve"> di Aplikasi</w:t>
      </w:r>
      <w:r w:rsidRPr="00922713">
        <w:rPr>
          <w:rFonts w:ascii="Arial" w:hAnsi="Arial" w:cs="Arial"/>
          <w:sz w:val="22"/>
          <w:szCs w:val="22"/>
          <w:lang w:val="id-ID"/>
          <w:rPrChange w:id="5069" w:author="Syahrani Rachmawati Sadino" w:date="2025-01-31T14:35:00Z">
            <w:rPr>
              <w:rFonts w:asciiTheme="minorBidi" w:hAnsiTheme="minorBidi" w:cstheme="minorBidi"/>
              <w:sz w:val="22"/>
              <w:szCs w:val="22"/>
              <w:lang w:val="id-ID"/>
            </w:rPr>
          </w:rPrChange>
        </w:rPr>
        <w:t xml:space="preserve"> </w:t>
      </w:r>
      <w:r w:rsidRPr="00922713">
        <w:rPr>
          <w:rFonts w:ascii="Arial" w:hAnsi="Arial" w:cs="Arial"/>
          <w:sz w:val="22"/>
          <w:szCs w:val="22"/>
          <w:rPrChange w:id="5070" w:author="Syahrani Rachmawati Sadino" w:date="2025-01-31T14:35:00Z">
            <w:rPr>
              <w:rFonts w:asciiTheme="minorBidi" w:hAnsiTheme="minorBidi" w:cstheme="minorBidi"/>
              <w:sz w:val="22"/>
              <w:szCs w:val="22"/>
            </w:rPr>
          </w:rPrChange>
        </w:rPr>
        <w:t>Pelkes Online</w:t>
      </w:r>
      <w:r w:rsidRPr="00922713">
        <w:rPr>
          <w:rFonts w:ascii="Arial" w:hAnsi="Arial" w:cs="Arial"/>
          <w:sz w:val="22"/>
          <w:szCs w:val="22"/>
          <w:lang w:val="id-ID"/>
          <w:rPrChange w:id="5071" w:author="Syahrani Rachmawati Sadino" w:date="2025-01-31T14:35:00Z">
            <w:rPr>
              <w:rFonts w:asciiTheme="minorBidi" w:hAnsiTheme="minorBidi" w:cstheme="minorBidi"/>
              <w:sz w:val="22"/>
              <w:szCs w:val="22"/>
              <w:lang w:val="id-ID"/>
            </w:rPr>
          </w:rPrChange>
        </w:rPr>
        <w:t xml:space="preserve">. </w:t>
      </w:r>
    </w:p>
    <w:p w14:paraId="7C84152B" w14:textId="76E648F2" w:rsidR="00413631" w:rsidRPr="00922713" w:rsidRDefault="00413631">
      <w:pPr>
        <w:pStyle w:val="ListParagraph"/>
        <w:numPr>
          <w:ilvl w:val="0"/>
          <w:numId w:val="55"/>
        </w:numPr>
        <w:spacing w:line="276" w:lineRule="auto"/>
        <w:ind w:left="2127" w:hanging="426"/>
        <w:rPr>
          <w:rFonts w:ascii="Arial" w:hAnsi="Arial" w:cs="Arial"/>
          <w:sz w:val="22"/>
          <w:szCs w:val="22"/>
          <w:lang w:val="id-ID"/>
          <w:rPrChange w:id="5072" w:author="Syahrani Rachmawati Sadino" w:date="2025-01-31T14:35:00Z">
            <w:rPr>
              <w:rFonts w:asciiTheme="minorBidi" w:hAnsiTheme="minorBidi" w:cstheme="minorBidi"/>
              <w:sz w:val="22"/>
              <w:szCs w:val="22"/>
              <w:lang w:val="id-ID"/>
            </w:rPr>
          </w:rPrChange>
        </w:rPr>
      </w:pPr>
      <w:r w:rsidRPr="00922713">
        <w:rPr>
          <w:rFonts w:ascii="Arial" w:hAnsi="Arial" w:cs="Arial"/>
          <w:b/>
          <w:color w:val="000000"/>
          <w:sz w:val="22"/>
          <w:szCs w:val="22"/>
          <w:lang w:val="id-ID"/>
          <w:rPrChange w:id="5073" w:author="Syahrani Rachmawati Sadino" w:date="2025-01-31T14:35:00Z">
            <w:rPr>
              <w:rFonts w:asciiTheme="minorBidi" w:hAnsiTheme="minorBidi" w:cstheme="minorBidi"/>
              <w:b/>
              <w:color w:val="000000"/>
              <w:sz w:val="22"/>
              <w:szCs w:val="22"/>
              <w:lang w:val="id-ID"/>
            </w:rPr>
          </w:rPrChange>
        </w:rPr>
        <w:t>PIHAK KEDUA</w:t>
      </w:r>
      <w:r w:rsidRPr="00922713">
        <w:rPr>
          <w:rFonts w:ascii="Arial" w:hAnsi="Arial" w:cs="Arial"/>
          <w:color w:val="000000"/>
          <w:sz w:val="22"/>
          <w:szCs w:val="22"/>
          <w:lang w:val="id-ID"/>
          <w:rPrChange w:id="5074" w:author="Syahrani Rachmawati Sadino" w:date="2025-01-31T14:35:00Z">
            <w:rPr>
              <w:rFonts w:asciiTheme="minorBidi" w:hAnsiTheme="minorBidi" w:cstheme="minorBidi"/>
              <w:color w:val="000000"/>
              <w:sz w:val="22"/>
              <w:szCs w:val="22"/>
              <w:lang w:val="id-ID"/>
            </w:rPr>
          </w:rPrChange>
        </w:rPr>
        <w:t xml:space="preserve"> selanjutnya meng-</w:t>
      </w:r>
      <w:r w:rsidRPr="00922713">
        <w:rPr>
          <w:rFonts w:ascii="Arial" w:hAnsi="Arial" w:cs="Arial"/>
          <w:i/>
          <w:color w:val="000000"/>
          <w:sz w:val="22"/>
          <w:szCs w:val="22"/>
          <w:lang w:val="id-ID"/>
          <w:rPrChange w:id="5075" w:author="Syahrani Rachmawati Sadino" w:date="2025-01-31T14:35:00Z">
            <w:rPr>
              <w:rFonts w:asciiTheme="minorBidi" w:hAnsiTheme="minorBidi" w:cstheme="minorBidi"/>
              <w:i/>
              <w:color w:val="000000"/>
              <w:sz w:val="22"/>
              <w:szCs w:val="22"/>
              <w:lang w:val="id-ID"/>
            </w:rPr>
          </w:rPrChange>
        </w:rPr>
        <w:t>entry</w:t>
      </w:r>
      <w:r w:rsidRPr="00922713">
        <w:rPr>
          <w:rFonts w:ascii="Arial" w:hAnsi="Arial" w:cs="Arial"/>
          <w:color w:val="000000"/>
          <w:sz w:val="22"/>
          <w:szCs w:val="22"/>
          <w:lang w:val="id-ID"/>
          <w:rPrChange w:id="5076" w:author="Syahrani Rachmawati Sadino" w:date="2025-01-31T14:35:00Z">
            <w:rPr>
              <w:rFonts w:asciiTheme="minorBidi" w:hAnsiTheme="minorBidi" w:cstheme="minorBidi"/>
              <w:color w:val="000000"/>
              <w:sz w:val="22"/>
              <w:szCs w:val="22"/>
              <w:lang w:val="id-ID"/>
            </w:rPr>
          </w:rPrChange>
        </w:rPr>
        <w:t xml:space="preserve">, mencetak, memberikan pernyataan dan jaminan keaslian atas Surat Jaminan Pelayanan (SJP) dengan syarat dan mekanisme setiap </w:t>
      </w:r>
      <w:r w:rsidRPr="00922713">
        <w:rPr>
          <w:rFonts w:ascii="Arial" w:hAnsi="Arial" w:cs="Arial"/>
          <w:i/>
          <w:color w:val="000000"/>
          <w:sz w:val="22"/>
          <w:szCs w:val="22"/>
          <w:lang w:val="id-ID"/>
          <w:rPrChange w:id="5077" w:author="Syahrani Rachmawati Sadino" w:date="2025-01-31T14:35:00Z">
            <w:rPr>
              <w:rFonts w:asciiTheme="minorBidi" w:hAnsiTheme="minorBidi" w:cstheme="minorBidi"/>
              <w:i/>
              <w:color w:val="000000"/>
              <w:sz w:val="22"/>
              <w:szCs w:val="22"/>
              <w:lang w:val="id-ID"/>
            </w:rPr>
          </w:rPrChange>
        </w:rPr>
        <w:t>entry</w:t>
      </w:r>
      <w:r w:rsidRPr="00922713">
        <w:rPr>
          <w:rFonts w:ascii="Arial" w:hAnsi="Arial" w:cs="Arial"/>
          <w:color w:val="000000"/>
          <w:sz w:val="22"/>
          <w:szCs w:val="22"/>
          <w:lang w:val="id-ID"/>
          <w:rPrChange w:id="5078" w:author="Syahrani Rachmawati Sadino" w:date="2025-01-31T14:35:00Z">
            <w:rPr>
              <w:rFonts w:asciiTheme="minorBidi" w:hAnsiTheme="minorBidi" w:cstheme="minorBidi"/>
              <w:color w:val="000000"/>
              <w:sz w:val="22"/>
              <w:szCs w:val="22"/>
              <w:lang w:val="id-ID"/>
            </w:rPr>
          </w:rPrChange>
        </w:rPr>
        <w:t xml:space="preserve"> harus menggunakan </w:t>
      </w:r>
      <w:r w:rsidR="00E50CDC" w:rsidRPr="00922713">
        <w:rPr>
          <w:rFonts w:ascii="Arial" w:hAnsi="Arial" w:cs="Arial"/>
          <w:sz w:val="22"/>
          <w:szCs w:val="22"/>
          <w:lang w:val="id-ID"/>
          <w:rPrChange w:id="5079" w:author="Syahrani Rachmawati Sadino" w:date="2025-01-31T14:35:00Z">
            <w:rPr>
              <w:rFonts w:asciiTheme="minorBidi" w:hAnsiTheme="minorBidi" w:cstheme="minorBidi"/>
              <w:sz w:val="22"/>
              <w:szCs w:val="22"/>
              <w:lang w:val="id-ID"/>
            </w:rPr>
          </w:rPrChange>
        </w:rPr>
        <w:t xml:space="preserve">BRILIFE-Care </w:t>
      </w:r>
      <w:r w:rsidRPr="00922713">
        <w:rPr>
          <w:rFonts w:ascii="Arial" w:hAnsi="Arial" w:cs="Arial"/>
          <w:sz w:val="22"/>
          <w:szCs w:val="22"/>
          <w:lang w:val="id-ID"/>
          <w:rPrChange w:id="5080" w:author="Syahrani Rachmawati Sadino" w:date="2025-01-31T14:35:00Z">
            <w:rPr>
              <w:rFonts w:asciiTheme="minorBidi" w:hAnsiTheme="minorBidi" w:cstheme="minorBidi"/>
              <w:sz w:val="22"/>
              <w:szCs w:val="22"/>
              <w:lang w:val="id-ID"/>
            </w:rPr>
          </w:rPrChange>
        </w:rPr>
        <w:t xml:space="preserve">dengan mengakses melalui </w:t>
      </w:r>
      <w:ins w:id="5081" w:author="Syahrani Rachmawati Sadino" w:date="2025-01-31T14:04:00Z">
        <w:r w:rsidR="00B00826" w:rsidRPr="00A7651A">
          <w:rPr>
            <w:rFonts w:ascii="Arial" w:hAnsi="Arial" w:cs="Arial"/>
            <w:sz w:val="22"/>
            <w:szCs w:val="22"/>
          </w:rPr>
          <w:lastRenderedPageBreak/>
          <w:fldChar w:fldCharType="begin"/>
        </w:r>
        <w:r w:rsidR="00B00826" w:rsidRPr="00A7651A">
          <w:rPr>
            <w:rFonts w:ascii="Arial" w:hAnsi="Arial" w:cs="Arial"/>
            <w:sz w:val="22"/>
            <w:szCs w:val="22"/>
          </w:rPr>
          <w:instrText xml:space="preserve"> HYPERLINK "https://healthcare.brilife.co.id/provider/" \o "https://healthcare.brilife.co.id/provider/" \t "_blank" </w:instrText>
        </w:r>
        <w:r w:rsidR="00B00826" w:rsidRPr="00A7651A">
          <w:rPr>
            <w:rFonts w:ascii="Arial" w:hAnsi="Arial" w:cs="Arial"/>
            <w:sz w:val="22"/>
            <w:szCs w:val="22"/>
          </w:rPr>
        </w:r>
        <w:r w:rsidR="00B00826" w:rsidRPr="00A7651A">
          <w:rPr>
            <w:rFonts w:ascii="Arial" w:hAnsi="Arial" w:cs="Arial"/>
            <w:sz w:val="22"/>
            <w:szCs w:val="22"/>
          </w:rPr>
          <w:fldChar w:fldCharType="separate"/>
        </w:r>
        <w:r w:rsidR="00B00826" w:rsidRPr="00A7651A">
          <w:rPr>
            <w:rStyle w:val="Hyperlink"/>
            <w:rFonts w:ascii="Arial" w:hAnsi="Arial" w:cs="Arial"/>
            <w:sz w:val="22"/>
            <w:szCs w:val="22"/>
          </w:rPr>
          <w:t>https://healthcare.brilife.co.id/provider/</w:t>
        </w:r>
        <w:r w:rsidR="00B00826" w:rsidRPr="00A7651A">
          <w:rPr>
            <w:rFonts w:ascii="Arial" w:hAnsi="Arial" w:cs="Arial"/>
            <w:sz w:val="22"/>
            <w:szCs w:val="22"/>
          </w:rPr>
          <w:fldChar w:fldCharType="end"/>
        </w:r>
      </w:ins>
      <w:commentRangeStart w:id="5082"/>
      <w:commentRangeStart w:id="5083"/>
      <w:del w:id="5084" w:author="Syahrani Rachmawati Sadino" w:date="2025-01-31T14:04:00Z">
        <w:r w:rsidR="00E50CDC" w:rsidRPr="00922713" w:rsidDel="00B00826">
          <w:rPr>
            <w:rFonts w:ascii="Arial" w:hAnsi="Arial" w:cs="Arial"/>
            <w:sz w:val="22"/>
            <w:szCs w:val="22"/>
            <w:lang w:val="id-ID"/>
            <w:rPrChange w:id="5085" w:author="Syahrani Rachmawati Sadino" w:date="2025-01-31T14:35:00Z">
              <w:rPr>
                <w:rFonts w:asciiTheme="minorBidi" w:hAnsiTheme="minorBidi" w:cstheme="minorBidi"/>
                <w:sz w:val="22"/>
                <w:szCs w:val="22"/>
                <w:lang w:val="id-ID"/>
              </w:rPr>
            </w:rPrChange>
          </w:rPr>
          <w:delText>__________</w:delText>
        </w:r>
      </w:del>
      <w:r w:rsidR="00E50CDC" w:rsidRPr="00922713">
        <w:rPr>
          <w:rFonts w:ascii="Arial" w:hAnsi="Arial" w:cs="Arial"/>
          <w:sz w:val="22"/>
          <w:szCs w:val="22"/>
          <w:lang w:val="id-ID"/>
          <w:rPrChange w:id="5086" w:author="Syahrani Rachmawati Sadino" w:date="2025-01-31T14:35:00Z">
            <w:rPr>
              <w:rFonts w:asciiTheme="minorBidi" w:hAnsiTheme="minorBidi" w:cstheme="minorBidi"/>
              <w:sz w:val="22"/>
              <w:szCs w:val="22"/>
              <w:lang w:val="id-ID"/>
            </w:rPr>
          </w:rPrChange>
        </w:rPr>
        <w:t xml:space="preserve"> </w:t>
      </w:r>
      <w:commentRangeEnd w:id="5082"/>
      <w:r w:rsidR="00E50CDC" w:rsidRPr="00922713">
        <w:rPr>
          <w:rStyle w:val="CommentReference"/>
          <w:rFonts w:ascii="Arial" w:hAnsi="Arial" w:cs="Arial"/>
          <w:noProof/>
          <w:sz w:val="22"/>
          <w:szCs w:val="22"/>
          <w:lang w:val="x-none" w:eastAsia="x-none"/>
          <w:rPrChange w:id="5087" w:author="Syahrani Rachmawati Sadino" w:date="2025-01-31T14:35:00Z">
            <w:rPr>
              <w:rStyle w:val="CommentReference"/>
              <w:noProof/>
              <w:lang w:val="x-none" w:eastAsia="x-none"/>
            </w:rPr>
          </w:rPrChange>
        </w:rPr>
        <w:commentReference w:id="5082"/>
      </w:r>
      <w:commentRangeEnd w:id="5083"/>
      <w:r w:rsidR="00820154" w:rsidRPr="00922713">
        <w:rPr>
          <w:rStyle w:val="CommentReference"/>
          <w:rFonts w:ascii="Arial" w:hAnsi="Arial" w:cs="Arial"/>
          <w:noProof/>
          <w:sz w:val="22"/>
          <w:szCs w:val="22"/>
          <w:lang w:val="x-none" w:eastAsia="x-none"/>
          <w:rPrChange w:id="5088" w:author="Syahrani Rachmawati Sadino" w:date="2025-01-31T14:35:00Z">
            <w:rPr>
              <w:rStyle w:val="CommentReference"/>
              <w:noProof/>
              <w:lang w:val="x-none" w:eastAsia="x-none"/>
            </w:rPr>
          </w:rPrChange>
        </w:rPr>
        <w:commentReference w:id="5083"/>
      </w:r>
      <w:r w:rsidRPr="00922713">
        <w:rPr>
          <w:rFonts w:ascii="Arial" w:hAnsi="Arial" w:cs="Arial"/>
          <w:sz w:val="22"/>
          <w:szCs w:val="22"/>
          <w:lang w:val="id-ID"/>
          <w:rPrChange w:id="5089" w:author="Syahrani Rachmawati Sadino" w:date="2025-01-31T14:35:00Z">
            <w:rPr>
              <w:rFonts w:asciiTheme="minorBidi" w:hAnsiTheme="minorBidi" w:cstheme="minorBidi"/>
              <w:sz w:val="22"/>
              <w:szCs w:val="22"/>
              <w:lang w:val="id-ID"/>
            </w:rPr>
          </w:rPrChange>
        </w:rPr>
        <w:t xml:space="preserve">dan memilih SJP </w:t>
      </w:r>
      <w:r w:rsidRPr="00922713">
        <w:rPr>
          <w:rFonts w:ascii="Arial" w:hAnsi="Arial" w:cs="Arial"/>
          <w:i/>
          <w:iCs/>
          <w:sz w:val="22"/>
          <w:szCs w:val="22"/>
          <w:lang w:val="id-ID"/>
          <w:rPrChange w:id="5090" w:author="Syahrani Rachmawati Sadino" w:date="2025-01-31T14:35:00Z">
            <w:rPr>
              <w:rFonts w:asciiTheme="minorBidi" w:hAnsiTheme="minorBidi" w:cstheme="minorBidi"/>
              <w:i/>
              <w:iCs/>
              <w:sz w:val="22"/>
              <w:szCs w:val="22"/>
              <w:lang w:val="id-ID"/>
            </w:rPr>
          </w:rPrChange>
        </w:rPr>
        <w:t>Telemedicine</w:t>
      </w:r>
      <w:r w:rsidRPr="00922713">
        <w:rPr>
          <w:rFonts w:ascii="Arial" w:hAnsi="Arial" w:cs="Arial"/>
          <w:sz w:val="22"/>
          <w:szCs w:val="22"/>
          <w:lang w:val="id-ID"/>
          <w:rPrChange w:id="5091" w:author="Syahrani Rachmawati Sadino" w:date="2025-01-31T14:35:00Z">
            <w:rPr>
              <w:rFonts w:asciiTheme="minorBidi" w:hAnsiTheme="minorBidi" w:cstheme="minorBidi"/>
              <w:sz w:val="22"/>
              <w:szCs w:val="22"/>
              <w:lang w:val="id-ID"/>
            </w:rPr>
          </w:rPrChange>
        </w:rPr>
        <w:t xml:space="preserve"> serta login dengan </w:t>
      </w:r>
      <w:r w:rsidRPr="00922713">
        <w:rPr>
          <w:rFonts w:ascii="Arial" w:hAnsi="Arial" w:cs="Arial"/>
          <w:i/>
          <w:iCs/>
          <w:sz w:val="22"/>
          <w:szCs w:val="22"/>
          <w:lang w:val="id-ID"/>
          <w:rPrChange w:id="5092" w:author="Syahrani Rachmawati Sadino" w:date="2025-01-31T14:35:00Z">
            <w:rPr>
              <w:rFonts w:asciiTheme="minorBidi" w:hAnsiTheme="minorBidi" w:cstheme="minorBidi"/>
              <w:i/>
              <w:iCs/>
              <w:sz w:val="22"/>
              <w:szCs w:val="22"/>
              <w:lang w:val="id-ID"/>
            </w:rPr>
          </w:rPrChange>
        </w:rPr>
        <w:t>username</w:t>
      </w:r>
      <w:r w:rsidRPr="00922713">
        <w:rPr>
          <w:rFonts w:ascii="Arial" w:hAnsi="Arial" w:cs="Arial"/>
          <w:sz w:val="22"/>
          <w:szCs w:val="22"/>
          <w:lang w:val="id-ID"/>
          <w:rPrChange w:id="5093" w:author="Syahrani Rachmawati Sadino" w:date="2025-01-31T14:35:00Z">
            <w:rPr>
              <w:rFonts w:asciiTheme="minorBidi" w:hAnsiTheme="minorBidi" w:cstheme="minorBidi"/>
              <w:sz w:val="22"/>
              <w:szCs w:val="22"/>
              <w:lang w:val="id-ID"/>
            </w:rPr>
          </w:rPrChange>
        </w:rPr>
        <w:t xml:space="preserve"> dan password yang sudah diberikan.</w:t>
      </w:r>
    </w:p>
    <w:p w14:paraId="722D1D63" w14:textId="39ED0C08" w:rsidR="00413631" w:rsidRPr="00922713" w:rsidRDefault="00413631">
      <w:pPr>
        <w:pStyle w:val="ListParagraph"/>
        <w:numPr>
          <w:ilvl w:val="0"/>
          <w:numId w:val="55"/>
        </w:numPr>
        <w:spacing w:line="276" w:lineRule="auto"/>
        <w:ind w:left="2127" w:hanging="426"/>
        <w:rPr>
          <w:rFonts w:ascii="Arial" w:hAnsi="Arial" w:cs="Arial"/>
          <w:sz w:val="22"/>
          <w:szCs w:val="22"/>
          <w:lang w:val="id-ID"/>
          <w:rPrChange w:id="5094" w:author="Syahrani Rachmawati Sadino" w:date="2025-01-31T14:35:00Z">
            <w:rPr>
              <w:rFonts w:asciiTheme="minorBidi" w:hAnsiTheme="minorBidi" w:cstheme="minorBidi"/>
              <w:sz w:val="22"/>
              <w:szCs w:val="22"/>
              <w:lang w:val="id-ID"/>
            </w:rPr>
          </w:rPrChange>
        </w:rPr>
      </w:pPr>
      <w:r w:rsidRPr="00922713">
        <w:rPr>
          <w:rFonts w:ascii="Arial" w:hAnsi="Arial" w:cs="Arial"/>
          <w:b/>
          <w:color w:val="000000"/>
          <w:sz w:val="22"/>
          <w:szCs w:val="22"/>
          <w:lang w:val="sv-SE"/>
          <w:rPrChange w:id="5095" w:author="Syahrani Rachmawati Sadino" w:date="2025-01-31T14:35:00Z">
            <w:rPr>
              <w:rFonts w:asciiTheme="minorBidi" w:hAnsiTheme="minorBidi" w:cstheme="minorBidi"/>
              <w:b/>
              <w:color w:val="000000"/>
              <w:sz w:val="22"/>
              <w:szCs w:val="22"/>
              <w:lang w:val="sv-SE"/>
            </w:rPr>
          </w:rPrChange>
        </w:rPr>
        <w:t>PIHAK KEDUA</w:t>
      </w:r>
      <w:r w:rsidRPr="00922713">
        <w:rPr>
          <w:rFonts w:ascii="Arial" w:hAnsi="Arial" w:cs="Arial"/>
          <w:color w:val="000000"/>
          <w:sz w:val="22"/>
          <w:szCs w:val="22"/>
          <w:lang w:val="id-ID"/>
          <w:rPrChange w:id="5096" w:author="Syahrani Rachmawati Sadino" w:date="2025-01-31T14:35:00Z">
            <w:rPr>
              <w:rFonts w:asciiTheme="minorBidi" w:hAnsiTheme="minorBidi" w:cstheme="minorBidi"/>
              <w:color w:val="000000"/>
              <w:sz w:val="22"/>
              <w:szCs w:val="22"/>
              <w:lang w:val="id-ID"/>
            </w:rPr>
          </w:rPrChange>
        </w:rPr>
        <w:t xml:space="preserve"> </w:t>
      </w:r>
      <w:r w:rsidRPr="00922713">
        <w:rPr>
          <w:rFonts w:ascii="Arial" w:hAnsi="Arial" w:cs="Arial"/>
          <w:sz w:val="22"/>
          <w:szCs w:val="22"/>
          <w:lang w:val="id-ID"/>
          <w:rPrChange w:id="5097" w:author="Syahrani Rachmawati Sadino" w:date="2025-01-31T14:35:00Z">
            <w:rPr>
              <w:rFonts w:asciiTheme="minorBidi" w:hAnsiTheme="minorBidi" w:cstheme="minorBidi"/>
              <w:sz w:val="22"/>
              <w:szCs w:val="22"/>
              <w:lang w:val="id-ID"/>
            </w:rPr>
          </w:rPrChange>
        </w:rPr>
        <w:t>selanjutnya menerbitkan Surat Jaminan Pelayanan</w:t>
      </w:r>
      <w:r w:rsidRPr="00922713">
        <w:rPr>
          <w:rFonts w:ascii="Arial" w:hAnsi="Arial" w:cs="Arial"/>
          <w:sz w:val="22"/>
          <w:szCs w:val="22"/>
          <w:lang w:val="sv-SE"/>
          <w:rPrChange w:id="5098" w:author="Syahrani Rachmawati Sadino" w:date="2025-01-31T14:35:00Z">
            <w:rPr>
              <w:rFonts w:asciiTheme="minorBidi" w:hAnsiTheme="minorBidi" w:cstheme="minorBidi"/>
              <w:sz w:val="22"/>
              <w:szCs w:val="22"/>
              <w:lang w:val="sv-SE"/>
            </w:rPr>
          </w:rPrChange>
        </w:rPr>
        <w:t xml:space="preserve"> </w:t>
      </w:r>
      <w:r w:rsidRPr="00922713">
        <w:rPr>
          <w:rFonts w:ascii="Arial" w:hAnsi="Arial" w:cs="Arial"/>
          <w:sz w:val="22"/>
          <w:szCs w:val="22"/>
          <w:lang w:val="id-ID"/>
          <w:rPrChange w:id="5099" w:author="Syahrani Rachmawati Sadino" w:date="2025-01-31T14:35:00Z">
            <w:rPr>
              <w:rFonts w:asciiTheme="minorBidi" w:hAnsiTheme="minorBidi" w:cstheme="minorBidi"/>
              <w:sz w:val="22"/>
              <w:szCs w:val="22"/>
              <w:lang w:val="id-ID"/>
            </w:rPr>
          </w:rPrChange>
        </w:rPr>
        <w:t>(SJP)</w:t>
      </w:r>
      <w:r w:rsidRPr="00922713">
        <w:rPr>
          <w:rFonts w:ascii="Arial" w:hAnsi="Arial" w:cs="Arial"/>
          <w:sz w:val="22"/>
          <w:szCs w:val="22"/>
          <w:lang w:val="sv-SE"/>
          <w:rPrChange w:id="5100" w:author="Syahrani Rachmawati Sadino" w:date="2025-01-31T14:35:00Z">
            <w:rPr>
              <w:rFonts w:asciiTheme="minorBidi" w:hAnsiTheme="minorBidi" w:cstheme="minorBidi"/>
              <w:sz w:val="22"/>
              <w:szCs w:val="22"/>
              <w:lang w:val="sv-SE"/>
            </w:rPr>
          </w:rPrChange>
        </w:rPr>
        <w:t xml:space="preserve"> </w:t>
      </w:r>
      <w:r w:rsidRPr="00922713">
        <w:rPr>
          <w:rFonts w:ascii="Arial" w:hAnsi="Arial" w:cs="Arial"/>
          <w:i/>
          <w:iCs/>
          <w:sz w:val="22"/>
          <w:szCs w:val="22"/>
          <w:lang w:val="sv-SE"/>
          <w:rPrChange w:id="5101" w:author="Syahrani Rachmawati Sadino" w:date="2025-01-31T14:35:00Z">
            <w:rPr>
              <w:rFonts w:asciiTheme="minorBidi" w:hAnsiTheme="minorBidi" w:cstheme="minorBidi"/>
              <w:i/>
              <w:iCs/>
              <w:sz w:val="22"/>
              <w:szCs w:val="22"/>
              <w:lang w:val="sv-SE"/>
            </w:rPr>
          </w:rPrChange>
        </w:rPr>
        <w:t>Telemedicine</w:t>
      </w:r>
      <w:r w:rsidRPr="00922713">
        <w:rPr>
          <w:rFonts w:ascii="Arial" w:hAnsi="Arial" w:cs="Arial"/>
          <w:sz w:val="22"/>
          <w:szCs w:val="22"/>
          <w:lang w:val="id-ID"/>
          <w:rPrChange w:id="5102" w:author="Syahrani Rachmawati Sadino" w:date="2025-01-31T14:35:00Z">
            <w:rPr>
              <w:rFonts w:asciiTheme="minorBidi" w:hAnsiTheme="minorBidi" w:cstheme="minorBidi"/>
              <w:sz w:val="22"/>
              <w:szCs w:val="22"/>
              <w:lang w:val="id-ID"/>
            </w:rPr>
          </w:rPrChange>
        </w:rPr>
        <w:t xml:space="preserve">, kemudian ditandatangani oleh Petugas Klinik dan tidak mensyaratkan tanda tangan Peserta </w:t>
      </w:r>
      <w:r w:rsidR="00457E9E" w:rsidRPr="00922713">
        <w:rPr>
          <w:rFonts w:ascii="Arial" w:hAnsi="Arial" w:cs="Arial"/>
          <w:sz w:val="22"/>
          <w:szCs w:val="22"/>
          <w:lang w:val="id-ID"/>
          <w:rPrChange w:id="5103" w:author="Syahrani Rachmawati Sadino" w:date="2025-01-31T14:35:00Z">
            <w:rPr>
              <w:rFonts w:asciiTheme="minorBidi" w:hAnsiTheme="minorBidi" w:cstheme="minorBidi"/>
              <w:sz w:val="22"/>
              <w:szCs w:val="22"/>
              <w:lang w:val="id-ID"/>
            </w:rPr>
          </w:rPrChange>
        </w:rPr>
        <w:t>BRI Life</w:t>
      </w:r>
      <w:r w:rsidRPr="00922713">
        <w:rPr>
          <w:rFonts w:ascii="Arial" w:hAnsi="Arial" w:cs="Arial"/>
          <w:sz w:val="22"/>
          <w:szCs w:val="22"/>
          <w:lang w:val="id-ID"/>
          <w:rPrChange w:id="5104" w:author="Syahrani Rachmawati Sadino" w:date="2025-01-31T14:35:00Z">
            <w:rPr>
              <w:rFonts w:asciiTheme="minorBidi" w:hAnsiTheme="minorBidi" w:cstheme="minorBidi"/>
              <w:sz w:val="22"/>
              <w:szCs w:val="22"/>
              <w:lang w:val="id-ID"/>
            </w:rPr>
          </w:rPrChange>
        </w:rPr>
        <w:t>.</w:t>
      </w:r>
    </w:p>
    <w:p w14:paraId="47CD4817" w14:textId="2ACEA8E0" w:rsidR="00413631" w:rsidRPr="00922713" w:rsidRDefault="00413631">
      <w:pPr>
        <w:pStyle w:val="ListParagraph"/>
        <w:numPr>
          <w:ilvl w:val="0"/>
          <w:numId w:val="55"/>
        </w:numPr>
        <w:spacing w:line="276" w:lineRule="auto"/>
        <w:ind w:left="2127" w:hanging="426"/>
        <w:rPr>
          <w:rFonts w:ascii="Arial" w:hAnsi="Arial" w:cs="Arial"/>
          <w:sz w:val="22"/>
          <w:szCs w:val="22"/>
          <w:lang w:val="id-ID"/>
          <w:rPrChange w:id="5105" w:author="Syahrani Rachmawati Sadino" w:date="2025-01-31T14:35:00Z">
            <w:rPr>
              <w:rFonts w:asciiTheme="minorBidi" w:hAnsiTheme="minorBidi" w:cstheme="minorBidi"/>
              <w:sz w:val="22"/>
              <w:szCs w:val="22"/>
              <w:lang w:val="id-ID"/>
            </w:rPr>
          </w:rPrChange>
        </w:rPr>
      </w:pPr>
      <w:r w:rsidRPr="00922713">
        <w:rPr>
          <w:rFonts w:ascii="Arial" w:hAnsi="Arial" w:cs="Arial"/>
          <w:sz w:val="22"/>
          <w:szCs w:val="22"/>
          <w:lang w:val="id-ID"/>
          <w:rPrChange w:id="5106" w:author="Syahrani Rachmawati Sadino" w:date="2025-01-31T14:35:00Z">
            <w:rPr>
              <w:rFonts w:asciiTheme="minorBidi" w:hAnsiTheme="minorBidi" w:cstheme="minorBidi"/>
              <w:sz w:val="22"/>
              <w:szCs w:val="22"/>
              <w:lang w:val="id-ID"/>
            </w:rPr>
          </w:rPrChange>
        </w:rPr>
        <w:t xml:space="preserve">Peserta yang telah dinyatakan valid di </w:t>
      </w:r>
      <w:r w:rsidR="00E50CDC" w:rsidRPr="00922713">
        <w:rPr>
          <w:rFonts w:ascii="Arial" w:hAnsi="Arial" w:cs="Arial"/>
          <w:sz w:val="22"/>
          <w:szCs w:val="22"/>
          <w:lang w:val="id-ID"/>
          <w:rPrChange w:id="5107" w:author="Syahrani Rachmawati Sadino" w:date="2025-01-31T14:35:00Z">
            <w:rPr>
              <w:rFonts w:asciiTheme="minorBidi" w:hAnsiTheme="minorBidi" w:cstheme="minorBidi"/>
              <w:sz w:val="22"/>
              <w:szCs w:val="22"/>
              <w:lang w:val="id-ID"/>
            </w:rPr>
          </w:rPrChange>
        </w:rPr>
        <w:t>BRILIFE-Care</w:t>
      </w:r>
      <w:r w:rsidRPr="00922713">
        <w:rPr>
          <w:rFonts w:ascii="Arial" w:hAnsi="Arial" w:cs="Arial"/>
          <w:sz w:val="22"/>
          <w:szCs w:val="22"/>
          <w:lang w:val="id-ID"/>
          <w:rPrChange w:id="5108" w:author="Syahrani Rachmawati Sadino" w:date="2025-01-31T14:35:00Z">
            <w:rPr>
              <w:rFonts w:asciiTheme="minorBidi" w:hAnsiTheme="minorBidi" w:cstheme="minorBidi"/>
              <w:sz w:val="22"/>
              <w:szCs w:val="22"/>
              <w:lang w:val="id-ID"/>
            </w:rPr>
          </w:rPrChange>
        </w:rPr>
        <w:t xml:space="preserve"> mendapatkan pelayanan </w:t>
      </w:r>
      <w:del w:id="5109" w:author="Yohanita Dewi Chandra Murti" w:date="2025-01-16T11:27:00Z">
        <w:r w:rsidRPr="00922713" w:rsidDel="00BE7865">
          <w:rPr>
            <w:rFonts w:ascii="Arial" w:hAnsi="Arial" w:cs="Arial"/>
            <w:i/>
            <w:sz w:val="22"/>
            <w:szCs w:val="22"/>
            <w:lang w:val="id-ID"/>
            <w:rPrChange w:id="5110" w:author="Syahrani Rachmawati Sadino" w:date="2025-01-31T14:35:00Z">
              <w:rPr>
                <w:rFonts w:asciiTheme="minorBidi" w:hAnsiTheme="minorBidi" w:cstheme="minorBidi"/>
                <w:i/>
                <w:sz w:val="22"/>
                <w:szCs w:val="22"/>
                <w:lang w:val="id-ID"/>
              </w:rPr>
            </w:rPrChange>
          </w:rPr>
          <w:delText>telemedicine</w:delText>
        </w:r>
        <w:r w:rsidRPr="00922713" w:rsidDel="00BE7865">
          <w:rPr>
            <w:rFonts w:ascii="Arial" w:hAnsi="Arial" w:cs="Arial"/>
            <w:sz w:val="22"/>
            <w:szCs w:val="22"/>
            <w:lang w:val="id-ID"/>
            <w:rPrChange w:id="5111" w:author="Syahrani Rachmawati Sadino" w:date="2025-01-31T14:35:00Z">
              <w:rPr>
                <w:rFonts w:asciiTheme="minorBidi" w:hAnsiTheme="minorBidi" w:cstheme="minorBidi"/>
                <w:sz w:val="22"/>
                <w:szCs w:val="22"/>
                <w:lang w:val="id-ID"/>
              </w:rPr>
            </w:rPrChange>
          </w:rPr>
          <w:delText xml:space="preserve"> </w:delText>
        </w:r>
      </w:del>
      <w:ins w:id="5112" w:author="Yohanita Dewi Chandra Murti" w:date="2025-01-16T11:27:00Z">
        <w:r w:rsidR="00BE7865" w:rsidRPr="00922713">
          <w:rPr>
            <w:rFonts w:ascii="Arial" w:hAnsi="Arial" w:cs="Arial"/>
            <w:i/>
            <w:sz w:val="22"/>
            <w:szCs w:val="22"/>
            <w:lang w:val="id-ID"/>
            <w:rPrChange w:id="5113" w:author="Syahrani Rachmawati Sadino" w:date="2025-01-31T14:35:00Z">
              <w:rPr>
                <w:rFonts w:asciiTheme="minorBidi" w:hAnsiTheme="minorBidi" w:cstheme="minorBidi"/>
                <w:i/>
                <w:sz w:val="22"/>
                <w:szCs w:val="22"/>
                <w:lang w:val="id-ID"/>
              </w:rPr>
            </w:rPrChange>
          </w:rPr>
          <w:t>Telemedicine</w:t>
        </w:r>
        <w:r w:rsidR="00BE7865" w:rsidRPr="00922713">
          <w:rPr>
            <w:rFonts w:ascii="Arial" w:hAnsi="Arial" w:cs="Arial"/>
            <w:sz w:val="22"/>
            <w:szCs w:val="22"/>
            <w:lang w:val="id-ID"/>
            <w:rPrChange w:id="5114" w:author="Syahrani Rachmawati Sadino" w:date="2025-01-31T14:35:00Z">
              <w:rPr>
                <w:rFonts w:asciiTheme="minorBidi" w:hAnsiTheme="minorBidi" w:cstheme="minorBidi"/>
                <w:sz w:val="22"/>
                <w:szCs w:val="22"/>
                <w:lang w:val="id-ID"/>
              </w:rPr>
            </w:rPrChange>
          </w:rPr>
          <w:t xml:space="preserve"> </w:t>
        </w:r>
      </w:ins>
      <w:r w:rsidRPr="00922713">
        <w:rPr>
          <w:rFonts w:ascii="Arial" w:hAnsi="Arial" w:cs="Arial"/>
          <w:sz w:val="22"/>
          <w:szCs w:val="22"/>
          <w:lang w:val="id-ID"/>
          <w:rPrChange w:id="5115" w:author="Syahrani Rachmawati Sadino" w:date="2025-01-31T14:35:00Z">
            <w:rPr>
              <w:rFonts w:asciiTheme="minorBidi" w:hAnsiTheme="minorBidi" w:cstheme="minorBidi"/>
              <w:sz w:val="22"/>
              <w:szCs w:val="22"/>
              <w:lang w:val="id-ID"/>
            </w:rPr>
          </w:rPrChange>
        </w:rPr>
        <w:t xml:space="preserve">yang ditindaklanjuti oleh </w:t>
      </w:r>
      <w:r w:rsidRPr="00922713">
        <w:rPr>
          <w:rFonts w:ascii="Arial" w:hAnsi="Arial" w:cs="Arial"/>
          <w:b/>
          <w:color w:val="000000"/>
          <w:sz w:val="22"/>
          <w:szCs w:val="22"/>
          <w:lang w:val="id-ID"/>
          <w:rPrChange w:id="5116" w:author="Syahrani Rachmawati Sadino" w:date="2025-01-31T14:35:00Z">
            <w:rPr>
              <w:rFonts w:asciiTheme="minorBidi" w:hAnsiTheme="minorBidi" w:cstheme="minorBidi"/>
              <w:b/>
              <w:color w:val="000000"/>
              <w:sz w:val="22"/>
              <w:szCs w:val="22"/>
              <w:lang w:val="id-ID"/>
            </w:rPr>
          </w:rPrChange>
        </w:rPr>
        <w:t>PIHAK KEDUA</w:t>
      </w:r>
      <w:r w:rsidRPr="00922713">
        <w:rPr>
          <w:rFonts w:ascii="Arial" w:hAnsi="Arial" w:cs="Arial"/>
          <w:sz w:val="22"/>
          <w:szCs w:val="22"/>
          <w:lang w:val="id-ID"/>
          <w:rPrChange w:id="5117" w:author="Syahrani Rachmawati Sadino" w:date="2025-01-31T14:35:00Z">
            <w:rPr>
              <w:rFonts w:asciiTheme="minorBidi" w:hAnsiTheme="minorBidi" w:cstheme="minorBidi"/>
              <w:sz w:val="22"/>
              <w:szCs w:val="22"/>
              <w:lang w:val="id-ID"/>
            </w:rPr>
          </w:rPrChange>
        </w:rPr>
        <w:t xml:space="preserve"> dengan memilih dokter yang </w:t>
      </w:r>
      <w:r w:rsidRPr="00922713">
        <w:rPr>
          <w:rFonts w:ascii="Arial" w:hAnsi="Arial" w:cs="Arial"/>
          <w:i/>
          <w:sz w:val="22"/>
          <w:szCs w:val="22"/>
          <w:lang w:val="id-ID"/>
          <w:rPrChange w:id="5118" w:author="Syahrani Rachmawati Sadino" w:date="2025-01-31T14:35:00Z">
            <w:rPr>
              <w:rFonts w:asciiTheme="minorBidi" w:hAnsiTheme="minorBidi" w:cstheme="minorBidi"/>
              <w:i/>
              <w:sz w:val="22"/>
              <w:szCs w:val="22"/>
              <w:lang w:val="id-ID"/>
            </w:rPr>
          </w:rPrChange>
        </w:rPr>
        <w:t>available</w:t>
      </w:r>
      <w:r w:rsidRPr="00922713">
        <w:rPr>
          <w:rFonts w:ascii="Arial" w:hAnsi="Arial" w:cs="Arial"/>
          <w:sz w:val="22"/>
          <w:szCs w:val="22"/>
          <w:lang w:val="id-ID"/>
          <w:rPrChange w:id="5119" w:author="Syahrani Rachmawati Sadino" w:date="2025-01-31T14:35:00Z">
            <w:rPr>
              <w:rFonts w:asciiTheme="minorBidi" w:hAnsiTheme="minorBidi" w:cstheme="minorBidi"/>
              <w:sz w:val="22"/>
              <w:szCs w:val="22"/>
              <w:lang w:val="id-ID"/>
            </w:rPr>
          </w:rPrChange>
        </w:rPr>
        <w:t xml:space="preserve"> dan peserta akan dihubungi oleh dokter </w:t>
      </w:r>
      <w:r w:rsidRPr="00922713">
        <w:rPr>
          <w:rFonts w:ascii="Arial" w:hAnsi="Arial" w:cs="Arial"/>
          <w:b/>
          <w:sz w:val="22"/>
          <w:szCs w:val="22"/>
          <w:lang w:val="id-ID"/>
          <w:rPrChange w:id="5120" w:author="Syahrani Rachmawati Sadino" w:date="2025-01-31T14:35:00Z">
            <w:rPr>
              <w:rFonts w:asciiTheme="minorBidi" w:hAnsiTheme="minorBidi" w:cstheme="minorBidi"/>
              <w:b/>
              <w:sz w:val="22"/>
              <w:szCs w:val="22"/>
              <w:lang w:val="id-ID"/>
            </w:rPr>
          </w:rPrChange>
        </w:rPr>
        <w:t>PIHAK KEDUA</w:t>
      </w:r>
      <w:r w:rsidRPr="00922713">
        <w:rPr>
          <w:rFonts w:ascii="Arial" w:hAnsi="Arial" w:cs="Arial"/>
          <w:sz w:val="22"/>
          <w:szCs w:val="22"/>
          <w:lang w:val="id-ID"/>
          <w:rPrChange w:id="5121" w:author="Syahrani Rachmawati Sadino" w:date="2025-01-31T14:35:00Z">
            <w:rPr>
              <w:rFonts w:asciiTheme="minorBidi" w:hAnsiTheme="minorBidi" w:cstheme="minorBidi"/>
              <w:sz w:val="22"/>
              <w:szCs w:val="22"/>
              <w:lang w:val="id-ID"/>
            </w:rPr>
          </w:rPrChange>
        </w:rPr>
        <w:t>.</w:t>
      </w:r>
    </w:p>
    <w:p w14:paraId="25F8FFDD" w14:textId="77777777" w:rsidR="00076F55" w:rsidRPr="00922713" w:rsidRDefault="00413631">
      <w:pPr>
        <w:pStyle w:val="ListParagraph"/>
        <w:numPr>
          <w:ilvl w:val="0"/>
          <w:numId w:val="55"/>
        </w:numPr>
        <w:spacing w:line="276" w:lineRule="auto"/>
        <w:ind w:left="2127" w:hanging="426"/>
        <w:rPr>
          <w:rFonts w:ascii="Arial" w:hAnsi="Arial" w:cs="Arial"/>
          <w:sz w:val="22"/>
          <w:szCs w:val="22"/>
          <w:lang w:val="id-ID"/>
          <w:rPrChange w:id="5122" w:author="Syahrani Rachmawati Sadino" w:date="2025-01-31T14:35:00Z">
            <w:rPr>
              <w:rFonts w:asciiTheme="minorBidi" w:hAnsiTheme="minorBidi" w:cstheme="minorBidi"/>
              <w:sz w:val="22"/>
              <w:szCs w:val="22"/>
              <w:lang w:val="id-ID"/>
            </w:rPr>
          </w:rPrChange>
        </w:rPr>
      </w:pPr>
      <w:r w:rsidRPr="00922713">
        <w:rPr>
          <w:rFonts w:ascii="Arial" w:hAnsi="Arial" w:cs="Arial"/>
          <w:b/>
          <w:sz w:val="22"/>
          <w:szCs w:val="22"/>
          <w:lang w:val="sv-SE"/>
          <w:rPrChange w:id="5123" w:author="Syahrani Rachmawati Sadino" w:date="2025-01-31T14:35:00Z">
            <w:rPr>
              <w:rFonts w:asciiTheme="minorBidi" w:hAnsiTheme="minorBidi" w:cstheme="minorBidi"/>
              <w:b/>
              <w:sz w:val="22"/>
              <w:szCs w:val="22"/>
              <w:lang w:val="sv-SE"/>
            </w:rPr>
          </w:rPrChange>
        </w:rPr>
        <w:t>PIHAK KEDUA</w:t>
      </w:r>
      <w:r w:rsidRPr="00922713">
        <w:rPr>
          <w:rFonts w:ascii="Arial" w:hAnsi="Arial" w:cs="Arial"/>
          <w:sz w:val="22"/>
          <w:szCs w:val="22"/>
          <w:lang w:val="id-ID"/>
          <w:rPrChange w:id="5124" w:author="Syahrani Rachmawati Sadino" w:date="2025-01-31T14:35:00Z">
            <w:rPr>
              <w:rFonts w:asciiTheme="minorBidi" w:hAnsiTheme="minorBidi" w:cstheme="minorBidi"/>
              <w:sz w:val="22"/>
              <w:szCs w:val="22"/>
              <w:lang w:val="id-ID"/>
            </w:rPr>
          </w:rPrChange>
        </w:rPr>
        <w:t xml:space="preserve"> akan merespon </w:t>
      </w:r>
      <w:r w:rsidRPr="00922713">
        <w:rPr>
          <w:rFonts w:ascii="Arial" w:hAnsi="Arial" w:cs="Arial"/>
          <w:i/>
          <w:iCs/>
          <w:sz w:val="22"/>
          <w:szCs w:val="22"/>
          <w:lang w:val="id-ID"/>
          <w:rPrChange w:id="5125" w:author="Syahrani Rachmawati Sadino" w:date="2025-01-31T14:35:00Z">
            <w:rPr>
              <w:rFonts w:asciiTheme="minorBidi" w:hAnsiTheme="minorBidi" w:cstheme="minorBidi"/>
              <w:i/>
              <w:iCs/>
              <w:sz w:val="22"/>
              <w:szCs w:val="22"/>
              <w:lang w:val="id-ID"/>
            </w:rPr>
          </w:rPrChange>
        </w:rPr>
        <w:t>chat</w:t>
      </w:r>
      <w:r w:rsidRPr="00922713">
        <w:rPr>
          <w:rFonts w:ascii="Arial" w:hAnsi="Arial" w:cs="Arial"/>
          <w:sz w:val="22"/>
          <w:szCs w:val="22"/>
          <w:lang w:val="id-ID"/>
          <w:rPrChange w:id="5126" w:author="Syahrani Rachmawati Sadino" w:date="2025-01-31T14:35:00Z">
            <w:rPr>
              <w:rFonts w:asciiTheme="minorBidi" w:hAnsiTheme="minorBidi" w:cstheme="minorBidi"/>
              <w:sz w:val="22"/>
              <w:szCs w:val="22"/>
              <w:lang w:val="id-ID"/>
            </w:rPr>
          </w:rPrChange>
        </w:rPr>
        <w:t xml:space="preserve"> peserta paling lambat dalam 3 menit dan dokter </w:t>
      </w:r>
      <w:r w:rsidRPr="00922713">
        <w:rPr>
          <w:rFonts w:ascii="Arial" w:hAnsi="Arial" w:cs="Arial"/>
          <w:b/>
          <w:sz w:val="22"/>
          <w:szCs w:val="22"/>
          <w:lang w:val="sv-SE"/>
          <w:rPrChange w:id="5127" w:author="Syahrani Rachmawati Sadino" w:date="2025-01-31T14:35:00Z">
            <w:rPr>
              <w:rFonts w:asciiTheme="minorBidi" w:hAnsiTheme="minorBidi" w:cstheme="minorBidi"/>
              <w:b/>
              <w:sz w:val="22"/>
              <w:szCs w:val="22"/>
              <w:lang w:val="sv-SE"/>
            </w:rPr>
          </w:rPrChange>
        </w:rPr>
        <w:t>PIHAK KEDUA</w:t>
      </w:r>
      <w:r w:rsidRPr="00922713">
        <w:rPr>
          <w:rFonts w:ascii="Arial" w:hAnsi="Arial" w:cs="Arial"/>
          <w:sz w:val="22"/>
          <w:szCs w:val="22"/>
          <w:lang w:val="id-ID"/>
          <w:rPrChange w:id="5128" w:author="Syahrani Rachmawati Sadino" w:date="2025-01-31T14:35:00Z">
            <w:rPr>
              <w:rFonts w:asciiTheme="minorBidi" w:hAnsiTheme="minorBidi" w:cstheme="minorBidi"/>
              <w:sz w:val="22"/>
              <w:szCs w:val="22"/>
              <w:lang w:val="id-ID"/>
            </w:rPr>
          </w:rPrChange>
        </w:rPr>
        <w:t xml:space="preserve"> akan menghubungi peserta paling lambat dalam 3 menit</w:t>
      </w:r>
      <w:r w:rsidRPr="00922713">
        <w:rPr>
          <w:rFonts w:ascii="Arial" w:hAnsi="Arial" w:cs="Arial"/>
          <w:sz w:val="22"/>
          <w:szCs w:val="22"/>
          <w:lang w:val="sv-SE"/>
          <w:rPrChange w:id="5129" w:author="Syahrani Rachmawati Sadino" w:date="2025-01-31T14:35:00Z">
            <w:rPr>
              <w:rFonts w:asciiTheme="minorBidi" w:hAnsiTheme="minorBidi" w:cstheme="minorBidi"/>
              <w:sz w:val="22"/>
              <w:szCs w:val="22"/>
              <w:lang w:val="sv-SE"/>
            </w:rPr>
          </w:rPrChange>
        </w:rPr>
        <w:t xml:space="preserve"> sejak mendapat konfirmasi dari </w:t>
      </w:r>
      <w:r w:rsidRPr="00922713">
        <w:rPr>
          <w:rFonts w:ascii="Arial" w:hAnsi="Arial" w:cs="Arial"/>
          <w:b/>
          <w:sz w:val="22"/>
          <w:szCs w:val="22"/>
          <w:lang w:val="sv-SE"/>
          <w:rPrChange w:id="5130" w:author="Syahrani Rachmawati Sadino" w:date="2025-01-31T14:35:00Z">
            <w:rPr>
              <w:rFonts w:asciiTheme="minorBidi" w:hAnsiTheme="minorBidi" w:cstheme="minorBidi"/>
              <w:b/>
              <w:sz w:val="22"/>
              <w:szCs w:val="22"/>
              <w:lang w:val="sv-SE"/>
            </w:rPr>
          </w:rPrChange>
        </w:rPr>
        <w:t>PIHAK KEDUA</w:t>
      </w:r>
      <w:r w:rsidRPr="00922713">
        <w:rPr>
          <w:rFonts w:ascii="Arial" w:hAnsi="Arial" w:cs="Arial"/>
          <w:sz w:val="22"/>
          <w:szCs w:val="22"/>
          <w:lang w:val="id-ID"/>
          <w:rPrChange w:id="5131" w:author="Syahrani Rachmawati Sadino" w:date="2025-01-31T14:35:00Z">
            <w:rPr>
              <w:rFonts w:asciiTheme="minorBidi" w:hAnsiTheme="minorBidi" w:cstheme="minorBidi"/>
              <w:sz w:val="22"/>
              <w:szCs w:val="22"/>
              <w:lang w:val="id-ID"/>
            </w:rPr>
          </w:rPrChange>
        </w:rPr>
        <w:t>.</w:t>
      </w:r>
    </w:p>
    <w:p w14:paraId="2D0B0E7F" w14:textId="7D5CA9B3" w:rsidR="00076F55" w:rsidRPr="00922713" w:rsidRDefault="00413631">
      <w:pPr>
        <w:pStyle w:val="ListParagraph"/>
        <w:numPr>
          <w:ilvl w:val="0"/>
          <w:numId w:val="55"/>
        </w:numPr>
        <w:spacing w:line="276" w:lineRule="auto"/>
        <w:ind w:left="2127" w:hanging="426"/>
        <w:rPr>
          <w:rFonts w:ascii="Arial" w:hAnsi="Arial" w:cs="Arial"/>
          <w:sz w:val="22"/>
          <w:szCs w:val="22"/>
          <w:lang w:val="id-ID"/>
          <w:rPrChange w:id="5132" w:author="Syahrani Rachmawati Sadino" w:date="2025-01-31T14:35:00Z">
            <w:rPr>
              <w:rFonts w:asciiTheme="minorBidi" w:hAnsiTheme="minorBidi" w:cstheme="minorBidi"/>
              <w:sz w:val="22"/>
              <w:szCs w:val="22"/>
              <w:lang w:val="id-ID"/>
            </w:rPr>
          </w:rPrChange>
        </w:rPr>
      </w:pPr>
      <w:r w:rsidRPr="00922713">
        <w:rPr>
          <w:rFonts w:ascii="Arial" w:hAnsi="Arial" w:cs="Arial"/>
          <w:sz w:val="22"/>
          <w:szCs w:val="22"/>
          <w:lang w:val="id-ID"/>
          <w:rPrChange w:id="5133" w:author="Syahrani Rachmawati Sadino" w:date="2025-01-31T14:35:00Z">
            <w:rPr>
              <w:rFonts w:asciiTheme="minorBidi" w:hAnsiTheme="minorBidi" w:cstheme="minorBidi"/>
              <w:sz w:val="22"/>
              <w:szCs w:val="22"/>
              <w:lang w:val="id-ID"/>
            </w:rPr>
          </w:rPrChange>
        </w:rPr>
        <w:t xml:space="preserve">Setelah pelayanan </w:t>
      </w:r>
      <w:del w:id="5134" w:author="Yohanita Dewi Chandra Murti" w:date="2025-01-16T11:27:00Z">
        <w:r w:rsidRPr="00922713" w:rsidDel="00BE7865">
          <w:rPr>
            <w:rFonts w:ascii="Arial" w:hAnsi="Arial" w:cs="Arial"/>
            <w:i/>
            <w:sz w:val="22"/>
            <w:szCs w:val="22"/>
            <w:lang w:val="id-ID"/>
            <w:rPrChange w:id="5135" w:author="Syahrani Rachmawati Sadino" w:date="2025-01-31T14:35:00Z">
              <w:rPr>
                <w:rFonts w:asciiTheme="minorBidi" w:hAnsiTheme="minorBidi" w:cstheme="minorBidi"/>
                <w:i/>
                <w:sz w:val="22"/>
                <w:szCs w:val="22"/>
                <w:lang w:val="id-ID"/>
              </w:rPr>
            </w:rPrChange>
          </w:rPr>
          <w:delText>telemedicine</w:delText>
        </w:r>
        <w:r w:rsidRPr="00922713" w:rsidDel="00BE7865">
          <w:rPr>
            <w:rFonts w:ascii="Arial" w:hAnsi="Arial" w:cs="Arial"/>
            <w:sz w:val="22"/>
            <w:szCs w:val="22"/>
            <w:lang w:val="id-ID"/>
            <w:rPrChange w:id="5136" w:author="Syahrani Rachmawati Sadino" w:date="2025-01-31T14:35:00Z">
              <w:rPr>
                <w:rFonts w:asciiTheme="minorBidi" w:hAnsiTheme="minorBidi" w:cstheme="minorBidi"/>
                <w:sz w:val="22"/>
                <w:szCs w:val="22"/>
                <w:lang w:val="id-ID"/>
              </w:rPr>
            </w:rPrChange>
          </w:rPr>
          <w:delText xml:space="preserve"> </w:delText>
        </w:r>
      </w:del>
      <w:ins w:id="5137" w:author="Yohanita Dewi Chandra Murti" w:date="2025-01-16T11:27:00Z">
        <w:r w:rsidR="00BE7865" w:rsidRPr="00922713">
          <w:rPr>
            <w:rFonts w:ascii="Arial" w:hAnsi="Arial" w:cs="Arial"/>
            <w:i/>
            <w:sz w:val="22"/>
            <w:szCs w:val="22"/>
            <w:lang w:val="id-ID"/>
            <w:rPrChange w:id="5138" w:author="Syahrani Rachmawati Sadino" w:date="2025-01-31T14:35:00Z">
              <w:rPr>
                <w:rFonts w:asciiTheme="minorBidi" w:hAnsiTheme="minorBidi" w:cstheme="minorBidi"/>
                <w:i/>
                <w:sz w:val="22"/>
                <w:szCs w:val="22"/>
                <w:lang w:val="id-ID"/>
              </w:rPr>
            </w:rPrChange>
          </w:rPr>
          <w:t>Telemedicine</w:t>
        </w:r>
        <w:r w:rsidR="00BE7865" w:rsidRPr="00922713">
          <w:rPr>
            <w:rFonts w:ascii="Arial" w:hAnsi="Arial" w:cs="Arial"/>
            <w:sz w:val="22"/>
            <w:szCs w:val="22"/>
            <w:lang w:val="id-ID"/>
            <w:rPrChange w:id="5139" w:author="Syahrani Rachmawati Sadino" w:date="2025-01-31T14:35:00Z">
              <w:rPr>
                <w:rFonts w:asciiTheme="minorBidi" w:hAnsiTheme="minorBidi" w:cstheme="minorBidi"/>
                <w:sz w:val="22"/>
                <w:szCs w:val="22"/>
                <w:lang w:val="id-ID"/>
              </w:rPr>
            </w:rPrChange>
          </w:rPr>
          <w:t xml:space="preserve"> </w:t>
        </w:r>
      </w:ins>
      <w:r w:rsidRPr="00922713">
        <w:rPr>
          <w:rFonts w:ascii="Arial" w:hAnsi="Arial" w:cs="Arial"/>
          <w:sz w:val="22"/>
          <w:szCs w:val="22"/>
          <w:lang w:val="id-ID"/>
          <w:rPrChange w:id="5140" w:author="Syahrani Rachmawati Sadino" w:date="2025-01-31T14:35:00Z">
            <w:rPr>
              <w:rFonts w:asciiTheme="minorBidi" w:hAnsiTheme="minorBidi" w:cstheme="minorBidi"/>
              <w:sz w:val="22"/>
              <w:szCs w:val="22"/>
              <w:lang w:val="id-ID"/>
            </w:rPr>
          </w:rPrChange>
        </w:rPr>
        <w:t xml:space="preserve">selesai, dokter </w:t>
      </w:r>
      <w:r w:rsidRPr="00922713">
        <w:rPr>
          <w:rFonts w:ascii="Arial" w:hAnsi="Arial" w:cs="Arial"/>
          <w:b/>
          <w:sz w:val="22"/>
          <w:szCs w:val="22"/>
          <w:lang w:val="sv-SE"/>
          <w:rPrChange w:id="5141" w:author="Syahrani Rachmawati Sadino" w:date="2025-01-31T14:35:00Z">
            <w:rPr>
              <w:rFonts w:asciiTheme="minorBidi" w:hAnsiTheme="minorBidi" w:cstheme="minorBidi"/>
              <w:b/>
              <w:sz w:val="22"/>
              <w:szCs w:val="22"/>
              <w:lang w:val="sv-SE"/>
            </w:rPr>
          </w:rPrChange>
        </w:rPr>
        <w:t>PIHAK KEDUA</w:t>
      </w:r>
      <w:r w:rsidRPr="00922713">
        <w:rPr>
          <w:rFonts w:ascii="Arial" w:hAnsi="Arial" w:cs="Arial"/>
          <w:sz w:val="22"/>
          <w:szCs w:val="22"/>
          <w:lang w:val="id-ID"/>
          <w:rPrChange w:id="5142" w:author="Syahrani Rachmawati Sadino" w:date="2025-01-31T14:35:00Z">
            <w:rPr>
              <w:rFonts w:asciiTheme="minorBidi" w:hAnsiTheme="minorBidi" w:cstheme="minorBidi"/>
              <w:sz w:val="22"/>
              <w:szCs w:val="22"/>
              <w:lang w:val="id-ID"/>
            </w:rPr>
          </w:rPrChange>
        </w:rPr>
        <w:t xml:space="preserve"> yang memberikan pelayanan kesehatan dan obat menuliskan diagnosa pada bukti kunjungan.</w:t>
      </w:r>
      <w:bookmarkEnd w:id="4842"/>
      <w:bookmarkEnd w:id="5023"/>
    </w:p>
    <w:p w14:paraId="5F8B7D8A" w14:textId="77777777" w:rsidR="00076F55" w:rsidRPr="00922713" w:rsidRDefault="00076F55">
      <w:pPr>
        <w:pStyle w:val="ListParagraph"/>
        <w:spacing w:line="276" w:lineRule="auto"/>
        <w:ind w:left="2127"/>
        <w:rPr>
          <w:rFonts w:ascii="Arial" w:hAnsi="Arial" w:cs="Arial"/>
          <w:sz w:val="22"/>
          <w:szCs w:val="22"/>
          <w:lang w:val="id-ID"/>
          <w:rPrChange w:id="5143" w:author="Syahrani Rachmawati Sadino" w:date="2025-01-31T14:35:00Z">
            <w:rPr>
              <w:rFonts w:asciiTheme="minorBidi" w:hAnsiTheme="minorBidi" w:cstheme="minorBidi"/>
              <w:sz w:val="22"/>
              <w:szCs w:val="22"/>
              <w:lang w:val="id-ID"/>
            </w:rPr>
          </w:rPrChange>
        </w:rPr>
      </w:pPr>
    </w:p>
    <w:p w14:paraId="6CF2805B" w14:textId="746A290E" w:rsidR="00E77289" w:rsidRPr="00922713" w:rsidRDefault="00E77289">
      <w:pPr>
        <w:pStyle w:val="ListParagraph"/>
        <w:numPr>
          <w:ilvl w:val="0"/>
          <w:numId w:val="40"/>
        </w:numPr>
        <w:tabs>
          <w:tab w:val="clear" w:pos="360"/>
        </w:tabs>
        <w:spacing w:line="276" w:lineRule="auto"/>
        <w:ind w:left="426" w:hanging="426"/>
        <w:rPr>
          <w:rFonts w:ascii="Arial" w:hAnsi="Arial" w:cs="Arial"/>
          <w:b/>
          <w:sz w:val="22"/>
          <w:szCs w:val="22"/>
          <w:u w:val="single"/>
          <w:lang w:val="nb-NO"/>
          <w:rPrChange w:id="5144" w:author="Syahrani Rachmawati Sadino" w:date="2025-01-31T14:35:00Z">
            <w:rPr>
              <w:rFonts w:asciiTheme="minorBidi" w:hAnsiTheme="minorBidi" w:cstheme="minorBidi"/>
              <w:b/>
              <w:sz w:val="22"/>
              <w:szCs w:val="22"/>
              <w:u w:val="single"/>
              <w:lang w:val="nb-NO"/>
            </w:rPr>
          </w:rPrChange>
        </w:rPr>
        <w:pPrChange w:id="5145" w:author="Syahrani Rachmawati Sadino" w:date="2025-01-31T15:00:00Z">
          <w:pPr>
            <w:pStyle w:val="ListParagraph"/>
            <w:numPr>
              <w:numId w:val="40"/>
            </w:numPr>
            <w:tabs>
              <w:tab w:val="num" w:pos="360"/>
            </w:tabs>
            <w:spacing w:line="276" w:lineRule="auto"/>
            <w:ind w:left="426" w:hanging="426"/>
          </w:pPr>
        </w:pPrChange>
      </w:pPr>
      <w:r w:rsidRPr="00922713">
        <w:rPr>
          <w:rFonts w:ascii="Arial" w:hAnsi="Arial" w:cs="Arial"/>
          <w:b/>
          <w:sz w:val="22"/>
          <w:szCs w:val="22"/>
          <w:lang w:val="nb-NO"/>
          <w:rPrChange w:id="5146" w:author="Syahrani Rachmawati Sadino" w:date="2025-01-31T14:35:00Z">
            <w:rPr>
              <w:rFonts w:asciiTheme="minorBidi" w:hAnsiTheme="minorBidi" w:cstheme="minorBidi"/>
              <w:b/>
              <w:sz w:val="22"/>
              <w:szCs w:val="22"/>
              <w:lang w:val="nb-NO"/>
            </w:rPr>
          </w:rPrChange>
        </w:rPr>
        <w:t>Tindak Lanjut</w:t>
      </w:r>
    </w:p>
    <w:p w14:paraId="2E330780" w14:textId="0D896E3A" w:rsidR="001648F2" w:rsidRPr="00922713" w:rsidRDefault="001648F2">
      <w:pPr>
        <w:numPr>
          <w:ilvl w:val="1"/>
          <w:numId w:val="38"/>
        </w:numPr>
        <w:spacing w:line="276" w:lineRule="auto"/>
        <w:ind w:left="851" w:hanging="425"/>
        <w:jc w:val="both"/>
        <w:rPr>
          <w:rFonts w:ascii="Arial" w:hAnsi="Arial" w:cs="Arial"/>
          <w:sz w:val="22"/>
          <w:szCs w:val="22"/>
          <w:lang w:val="id-ID"/>
          <w:rPrChange w:id="5147" w:author="Syahrani Rachmawati Sadino" w:date="2025-01-31T14:35:00Z">
            <w:rPr>
              <w:rFonts w:asciiTheme="minorBidi" w:hAnsiTheme="minorBidi" w:cstheme="minorBidi"/>
              <w:sz w:val="22"/>
              <w:szCs w:val="22"/>
              <w:lang w:val="id-ID"/>
            </w:rPr>
          </w:rPrChange>
        </w:rPr>
      </w:pPr>
      <w:r w:rsidRPr="00922713">
        <w:rPr>
          <w:rFonts w:ascii="Arial" w:hAnsi="Arial" w:cs="Arial"/>
          <w:sz w:val="22"/>
          <w:szCs w:val="22"/>
          <w:lang w:val="nb-NO"/>
          <w:rPrChange w:id="5148" w:author="Syahrani Rachmawati Sadino" w:date="2025-01-31T14:35:00Z">
            <w:rPr>
              <w:rFonts w:asciiTheme="minorBidi" w:hAnsiTheme="minorBidi" w:cstheme="minorBidi"/>
              <w:sz w:val="22"/>
              <w:szCs w:val="22"/>
              <w:lang w:val="nb-NO"/>
            </w:rPr>
          </w:rPrChange>
        </w:rPr>
        <w:t>Setelah mendapatkan pel</w:t>
      </w:r>
      <w:r w:rsidRPr="00922713">
        <w:rPr>
          <w:rFonts w:ascii="Arial" w:hAnsi="Arial" w:cs="Arial"/>
          <w:sz w:val="22"/>
          <w:szCs w:val="22"/>
          <w:lang w:val="id-ID"/>
          <w:rPrChange w:id="5149" w:author="Syahrani Rachmawati Sadino" w:date="2025-01-31T14:35:00Z">
            <w:rPr>
              <w:rFonts w:asciiTheme="minorBidi" w:hAnsiTheme="minorBidi" w:cstheme="minorBidi"/>
              <w:sz w:val="22"/>
              <w:szCs w:val="22"/>
              <w:lang w:val="id-ID"/>
            </w:rPr>
          </w:rPrChange>
        </w:rPr>
        <w:t>ayanan</w:t>
      </w:r>
      <w:r w:rsidRPr="00922713">
        <w:rPr>
          <w:rFonts w:ascii="Arial" w:hAnsi="Arial" w:cs="Arial"/>
          <w:sz w:val="22"/>
          <w:szCs w:val="22"/>
          <w:lang w:val="nb-NO"/>
          <w:rPrChange w:id="5150" w:author="Syahrani Rachmawati Sadino" w:date="2025-01-31T14:35:00Z">
            <w:rPr>
              <w:rFonts w:asciiTheme="minorBidi" w:hAnsiTheme="minorBidi" w:cstheme="minorBidi"/>
              <w:sz w:val="22"/>
              <w:szCs w:val="22"/>
              <w:lang w:val="nb-NO"/>
            </w:rPr>
          </w:rPrChange>
        </w:rPr>
        <w:t xml:space="preserve">, beberapa kemungkinan sebagai tindak lanjut bagi Peserta </w:t>
      </w:r>
      <w:r w:rsidR="00457E9E" w:rsidRPr="00922713">
        <w:rPr>
          <w:rFonts w:ascii="Arial" w:hAnsi="Arial" w:cs="Arial"/>
          <w:sz w:val="22"/>
          <w:szCs w:val="22"/>
          <w:lang w:val="nb-NO"/>
          <w:rPrChange w:id="5151" w:author="Syahrani Rachmawati Sadino" w:date="2025-01-31T14:35:00Z">
            <w:rPr>
              <w:rFonts w:asciiTheme="minorBidi" w:hAnsiTheme="minorBidi" w:cstheme="minorBidi"/>
              <w:sz w:val="22"/>
              <w:szCs w:val="22"/>
              <w:lang w:val="nb-NO"/>
            </w:rPr>
          </w:rPrChange>
        </w:rPr>
        <w:t>BRI Life</w:t>
      </w:r>
      <w:r w:rsidRPr="00922713">
        <w:rPr>
          <w:rFonts w:ascii="Arial" w:hAnsi="Arial" w:cs="Arial"/>
          <w:sz w:val="22"/>
          <w:szCs w:val="22"/>
          <w:lang w:val="nb-NO"/>
          <w:rPrChange w:id="5152" w:author="Syahrani Rachmawati Sadino" w:date="2025-01-31T14:35:00Z">
            <w:rPr>
              <w:rFonts w:asciiTheme="minorBidi" w:hAnsiTheme="minorBidi" w:cstheme="minorBidi"/>
              <w:sz w:val="22"/>
              <w:szCs w:val="22"/>
              <w:lang w:val="nb-NO"/>
            </w:rPr>
          </w:rPrChange>
        </w:rPr>
        <w:t>, adalah:</w:t>
      </w:r>
    </w:p>
    <w:p w14:paraId="76B39309" w14:textId="3BB81040" w:rsidR="001648F2" w:rsidRPr="00922713" w:rsidRDefault="001648F2">
      <w:pPr>
        <w:numPr>
          <w:ilvl w:val="2"/>
          <w:numId w:val="39"/>
        </w:numPr>
        <w:spacing w:line="276" w:lineRule="auto"/>
        <w:ind w:left="1276" w:hanging="425"/>
        <w:jc w:val="both"/>
        <w:rPr>
          <w:rFonts w:ascii="Arial" w:hAnsi="Arial" w:cs="Arial"/>
          <w:sz w:val="22"/>
          <w:szCs w:val="22"/>
          <w:lang w:val="fi-FI"/>
          <w:rPrChange w:id="5153" w:author="Syahrani Rachmawati Sadino" w:date="2025-01-31T14:35:00Z">
            <w:rPr>
              <w:rFonts w:asciiTheme="minorBidi" w:hAnsiTheme="minorBidi" w:cstheme="minorBidi"/>
              <w:sz w:val="22"/>
              <w:szCs w:val="22"/>
              <w:lang w:val="fi-FI"/>
            </w:rPr>
          </w:rPrChange>
        </w:rPr>
      </w:pPr>
      <w:r w:rsidRPr="00922713">
        <w:rPr>
          <w:rFonts w:ascii="Arial" w:hAnsi="Arial" w:cs="Arial"/>
          <w:sz w:val="22"/>
          <w:szCs w:val="22"/>
          <w:lang w:val="fi-FI"/>
          <w:rPrChange w:id="5154" w:author="Syahrani Rachmawati Sadino" w:date="2025-01-31T14:35:00Z">
            <w:rPr>
              <w:rFonts w:asciiTheme="minorBidi" w:hAnsiTheme="minorBidi" w:cstheme="minorBidi"/>
              <w:sz w:val="22"/>
              <w:szCs w:val="22"/>
              <w:lang w:val="fi-FI"/>
            </w:rPr>
          </w:rPrChange>
        </w:rPr>
        <w:t>Rawat Jalan</w:t>
      </w:r>
      <w:r w:rsidR="005E54ED" w:rsidRPr="00922713">
        <w:rPr>
          <w:rFonts w:ascii="Arial" w:hAnsi="Arial" w:cs="Arial"/>
          <w:sz w:val="22"/>
          <w:szCs w:val="22"/>
          <w:lang w:val="fi-FI"/>
          <w:rPrChange w:id="5155" w:author="Syahrani Rachmawati Sadino" w:date="2025-01-31T14:35:00Z">
            <w:rPr>
              <w:rFonts w:asciiTheme="minorBidi" w:hAnsiTheme="minorBidi" w:cstheme="minorBidi"/>
              <w:sz w:val="22"/>
              <w:szCs w:val="22"/>
              <w:lang w:val="fi-FI"/>
            </w:rPr>
          </w:rPrChange>
        </w:rPr>
        <w:t xml:space="preserve"> Tingkat</w:t>
      </w:r>
      <w:r w:rsidRPr="00922713">
        <w:rPr>
          <w:rFonts w:ascii="Arial" w:hAnsi="Arial" w:cs="Arial"/>
          <w:sz w:val="22"/>
          <w:szCs w:val="22"/>
          <w:lang w:val="fi-FI"/>
          <w:rPrChange w:id="5156" w:author="Syahrani Rachmawati Sadino" w:date="2025-01-31T14:35:00Z">
            <w:rPr>
              <w:rFonts w:asciiTheme="minorBidi" w:hAnsiTheme="minorBidi" w:cstheme="minorBidi"/>
              <w:sz w:val="22"/>
              <w:szCs w:val="22"/>
              <w:lang w:val="fi-FI"/>
            </w:rPr>
          </w:rPrChange>
        </w:rPr>
        <w:t xml:space="preserve"> Pertama (RJ</w:t>
      </w:r>
      <w:r w:rsidR="005E54ED" w:rsidRPr="00922713">
        <w:rPr>
          <w:rFonts w:ascii="Arial" w:hAnsi="Arial" w:cs="Arial"/>
          <w:sz w:val="22"/>
          <w:szCs w:val="22"/>
          <w:lang w:val="fi-FI"/>
          <w:rPrChange w:id="5157" w:author="Syahrani Rachmawati Sadino" w:date="2025-01-31T14:35:00Z">
            <w:rPr>
              <w:rFonts w:asciiTheme="minorBidi" w:hAnsiTheme="minorBidi" w:cstheme="minorBidi"/>
              <w:sz w:val="22"/>
              <w:szCs w:val="22"/>
              <w:lang w:val="fi-FI"/>
            </w:rPr>
          </w:rPrChange>
        </w:rPr>
        <w:t>T</w:t>
      </w:r>
      <w:r w:rsidRPr="00922713">
        <w:rPr>
          <w:rFonts w:ascii="Arial" w:hAnsi="Arial" w:cs="Arial"/>
          <w:sz w:val="22"/>
          <w:szCs w:val="22"/>
          <w:lang w:val="fi-FI"/>
          <w:rPrChange w:id="5158" w:author="Syahrani Rachmawati Sadino" w:date="2025-01-31T14:35:00Z">
            <w:rPr>
              <w:rFonts w:asciiTheme="minorBidi" w:hAnsiTheme="minorBidi" w:cstheme="minorBidi"/>
              <w:sz w:val="22"/>
              <w:szCs w:val="22"/>
              <w:lang w:val="fi-FI"/>
            </w:rPr>
          </w:rPrChange>
        </w:rPr>
        <w:t>P)</w:t>
      </w:r>
    </w:p>
    <w:p w14:paraId="621CC2CB" w14:textId="1B048E16" w:rsidR="001648F2" w:rsidRPr="00922713" w:rsidRDefault="001648F2">
      <w:pPr>
        <w:numPr>
          <w:ilvl w:val="2"/>
          <w:numId w:val="38"/>
        </w:numPr>
        <w:spacing w:line="276" w:lineRule="auto"/>
        <w:ind w:left="1701" w:hanging="425"/>
        <w:jc w:val="both"/>
        <w:rPr>
          <w:rFonts w:ascii="Arial" w:hAnsi="Arial" w:cs="Arial"/>
          <w:sz w:val="22"/>
          <w:szCs w:val="22"/>
          <w:lang w:val="fi-FI"/>
          <w:rPrChange w:id="5159" w:author="Syahrani Rachmawati Sadino" w:date="2025-01-31T14:35:00Z">
            <w:rPr>
              <w:rFonts w:asciiTheme="minorBidi" w:hAnsiTheme="minorBidi" w:cstheme="minorBidi"/>
              <w:sz w:val="22"/>
              <w:szCs w:val="22"/>
              <w:lang w:val="fi-FI"/>
            </w:rPr>
          </w:rPrChange>
        </w:rPr>
      </w:pPr>
      <w:r w:rsidRPr="00922713">
        <w:rPr>
          <w:rFonts w:ascii="Arial" w:hAnsi="Arial" w:cs="Arial"/>
          <w:sz w:val="22"/>
          <w:szCs w:val="22"/>
          <w:lang w:val="fi-FI"/>
          <w:rPrChange w:id="5160" w:author="Syahrani Rachmawati Sadino" w:date="2025-01-31T14:35:00Z">
            <w:rPr>
              <w:rFonts w:asciiTheme="minorBidi" w:hAnsiTheme="minorBidi" w:cstheme="minorBidi"/>
              <w:sz w:val="22"/>
              <w:szCs w:val="22"/>
              <w:lang w:val="fi-FI"/>
            </w:rPr>
          </w:rPrChange>
        </w:rPr>
        <w:t>Pelayanan selesai diberikan</w:t>
      </w:r>
      <w:r w:rsidR="005D130D" w:rsidRPr="00922713">
        <w:rPr>
          <w:rFonts w:ascii="Arial" w:hAnsi="Arial" w:cs="Arial"/>
          <w:sz w:val="22"/>
          <w:szCs w:val="22"/>
          <w:lang w:val="fi-FI"/>
          <w:rPrChange w:id="5161" w:author="Syahrani Rachmawati Sadino" w:date="2025-01-31T14:35:00Z">
            <w:rPr>
              <w:rFonts w:asciiTheme="minorBidi" w:hAnsiTheme="minorBidi" w:cstheme="minorBidi"/>
              <w:sz w:val="22"/>
              <w:szCs w:val="22"/>
              <w:lang w:val="fi-FI"/>
            </w:rPr>
          </w:rPrChange>
        </w:rPr>
        <w:t>.</w:t>
      </w:r>
    </w:p>
    <w:p w14:paraId="0469CFC6" w14:textId="59342018" w:rsidR="001648F2" w:rsidRPr="00922713" w:rsidRDefault="001648F2">
      <w:pPr>
        <w:numPr>
          <w:ilvl w:val="2"/>
          <w:numId w:val="38"/>
        </w:numPr>
        <w:spacing w:line="276" w:lineRule="auto"/>
        <w:ind w:left="1701" w:hanging="425"/>
        <w:jc w:val="both"/>
        <w:rPr>
          <w:rFonts w:ascii="Arial" w:hAnsi="Arial" w:cs="Arial"/>
          <w:sz w:val="22"/>
          <w:szCs w:val="22"/>
          <w:lang w:val="fi-FI"/>
          <w:rPrChange w:id="5162" w:author="Syahrani Rachmawati Sadino" w:date="2025-01-31T14:35:00Z">
            <w:rPr>
              <w:rFonts w:asciiTheme="minorBidi" w:hAnsiTheme="minorBidi" w:cstheme="minorBidi"/>
              <w:sz w:val="22"/>
              <w:szCs w:val="22"/>
              <w:lang w:val="fi-FI"/>
            </w:rPr>
          </w:rPrChange>
        </w:rPr>
      </w:pPr>
      <w:r w:rsidRPr="00922713">
        <w:rPr>
          <w:rFonts w:ascii="Arial" w:hAnsi="Arial" w:cs="Arial"/>
          <w:sz w:val="22"/>
          <w:szCs w:val="22"/>
          <w:lang w:val="id-ID"/>
          <w:rPrChange w:id="5163" w:author="Syahrani Rachmawati Sadino" w:date="2025-01-31T14:35:00Z">
            <w:rPr>
              <w:rFonts w:asciiTheme="minorBidi" w:hAnsiTheme="minorBidi" w:cstheme="minorBidi"/>
              <w:sz w:val="22"/>
              <w:szCs w:val="22"/>
              <w:lang w:val="id-ID"/>
            </w:rPr>
          </w:rPrChange>
        </w:rPr>
        <w:t>Peserta Pulang dengan diresepkan Obat</w:t>
      </w:r>
      <w:r w:rsidR="005D130D" w:rsidRPr="00922713">
        <w:rPr>
          <w:rFonts w:ascii="Arial" w:hAnsi="Arial" w:cs="Arial"/>
          <w:sz w:val="22"/>
          <w:szCs w:val="22"/>
          <w:lang w:val="id-ID"/>
          <w:rPrChange w:id="5164" w:author="Syahrani Rachmawati Sadino" w:date="2025-01-31T14:35:00Z">
            <w:rPr>
              <w:rFonts w:asciiTheme="minorBidi" w:hAnsiTheme="minorBidi" w:cstheme="minorBidi"/>
              <w:sz w:val="22"/>
              <w:szCs w:val="22"/>
              <w:lang w:val="id-ID"/>
            </w:rPr>
          </w:rPrChange>
        </w:rPr>
        <w:t>.</w:t>
      </w:r>
    </w:p>
    <w:p w14:paraId="6A54933A" w14:textId="4A40BF55" w:rsidR="001648F2" w:rsidRPr="00922713" w:rsidRDefault="001648F2">
      <w:pPr>
        <w:numPr>
          <w:ilvl w:val="2"/>
          <w:numId w:val="38"/>
        </w:numPr>
        <w:spacing w:line="276" w:lineRule="auto"/>
        <w:ind w:left="1701" w:hanging="425"/>
        <w:jc w:val="both"/>
        <w:rPr>
          <w:rFonts w:ascii="Arial" w:hAnsi="Arial" w:cs="Arial"/>
          <w:sz w:val="22"/>
          <w:szCs w:val="22"/>
          <w:lang w:val="fi-FI"/>
          <w:rPrChange w:id="5165" w:author="Syahrani Rachmawati Sadino" w:date="2025-01-31T14:35:00Z">
            <w:rPr>
              <w:rFonts w:asciiTheme="minorBidi" w:hAnsiTheme="minorBidi" w:cstheme="minorBidi"/>
              <w:sz w:val="22"/>
              <w:szCs w:val="22"/>
              <w:lang w:val="fi-FI"/>
            </w:rPr>
          </w:rPrChange>
        </w:rPr>
      </w:pPr>
      <w:r w:rsidRPr="00922713">
        <w:rPr>
          <w:rFonts w:ascii="Arial" w:hAnsi="Arial" w:cs="Arial"/>
          <w:sz w:val="22"/>
          <w:szCs w:val="22"/>
          <w:lang w:val="es-ES"/>
          <w:rPrChange w:id="5166" w:author="Syahrani Rachmawati Sadino" w:date="2025-01-31T14:35:00Z">
            <w:rPr>
              <w:rFonts w:asciiTheme="minorBidi" w:hAnsiTheme="minorBidi" w:cstheme="minorBidi"/>
              <w:sz w:val="22"/>
              <w:szCs w:val="22"/>
              <w:lang w:val="es-ES"/>
            </w:rPr>
          </w:rPrChange>
        </w:rPr>
        <w:t>Peserta pulang, tetapi disuruh kontrol kembali</w:t>
      </w:r>
      <w:r w:rsidR="005D130D" w:rsidRPr="00922713">
        <w:rPr>
          <w:rFonts w:ascii="Arial" w:hAnsi="Arial" w:cs="Arial"/>
          <w:sz w:val="22"/>
          <w:szCs w:val="22"/>
          <w:lang w:val="es-ES"/>
          <w:rPrChange w:id="5167" w:author="Syahrani Rachmawati Sadino" w:date="2025-01-31T14:35:00Z">
            <w:rPr>
              <w:rFonts w:asciiTheme="minorBidi" w:hAnsiTheme="minorBidi" w:cstheme="minorBidi"/>
              <w:sz w:val="22"/>
              <w:szCs w:val="22"/>
              <w:lang w:val="es-ES"/>
            </w:rPr>
          </w:rPrChange>
        </w:rPr>
        <w:t>.</w:t>
      </w:r>
    </w:p>
    <w:p w14:paraId="49A11008" w14:textId="46F3A902" w:rsidR="001648F2" w:rsidRPr="00922713" w:rsidRDefault="001648F2">
      <w:pPr>
        <w:numPr>
          <w:ilvl w:val="2"/>
          <w:numId w:val="38"/>
        </w:numPr>
        <w:spacing w:line="276" w:lineRule="auto"/>
        <w:ind w:left="1701" w:hanging="425"/>
        <w:jc w:val="both"/>
        <w:rPr>
          <w:rFonts w:ascii="Arial" w:hAnsi="Arial" w:cs="Arial"/>
          <w:sz w:val="22"/>
          <w:szCs w:val="22"/>
          <w:lang w:val="fi-FI"/>
          <w:rPrChange w:id="5168" w:author="Syahrani Rachmawati Sadino" w:date="2025-01-31T14:35:00Z">
            <w:rPr>
              <w:rFonts w:asciiTheme="minorBidi" w:hAnsiTheme="minorBidi" w:cstheme="minorBidi"/>
              <w:sz w:val="22"/>
              <w:szCs w:val="22"/>
              <w:lang w:val="fi-FI"/>
            </w:rPr>
          </w:rPrChange>
        </w:rPr>
      </w:pPr>
      <w:r w:rsidRPr="00922713">
        <w:rPr>
          <w:rFonts w:ascii="Arial" w:hAnsi="Arial" w:cs="Arial"/>
          <w:sz w:val="22"/>
          <w:szCs w:val="22"/>
          <w:lang w:val="nb-NO"/>
          <w:rPrChange w:id="5169" w:author="Syahrani Rachmawati Sadino" w:date="2025-01-31T14:35:00Z">
            <w:rPr>
              <w:rFonts w:asciiTheme="minorBidi" w:hAnsiTheme="minorBidi" w:cstheme="minorBidi"/>
              <w:sz w:val="22"/>
              <w:szCs w:val="22"/>
              <w:lang w:val="nb-NO"/>
            </w:rPr>
          </w:rPrChange>
        </w:rPr>
        <w:t xml:space="preserve">Peserta </w:t>
      </w:r>
      <w:r w:rsidR="00457E9E" w:rsidRPr="00922713">
        <w:rPr>
          <w:rFonts w:ascii="Arial" w:hAnsi="Arial" w:cs="Arial"/>
          <w:sz w:val="22"/>
          <w:szCs w:val="22"/>
          <w:lang w:val="nb-NO"/>
          <w:rPrChange w:id="5170" w:author="Syahrani Rachmawati Sadino" w:date="2025-01-31T14:35:00Z">
            <w:rPr>
              <w:rFonts w:asciiTheme="minorBidi" w:hAnsiTheme="minorBidi" w:cstheme="minorBidi"/>
              <w:sz w:val="22"/>
              <w:szCs w:val="22"/>
              <w:lang w:val="nb-NO"/>
            </w:rPr>
          </w:rPrChange>
        </w:rPr>
        <w:t>BRI Life</w:t>
      </w:r>
      <w:r w:rsidRPr="00922713">
        <w:rPr>
          <w:rFonts w:ascii="Arial" w:hAnsi="Arial" w:cs="Arial"/>
          <w:sz w:val="22"/>
          <w:szCs w:val="22"/>
          <w:lang w:val="nb-NO"/>
          <w:rPrChange w:id="5171" w:author="Syahrani Rachmawati Sadino" w:date="2025-01-31T14:35:00Z">
            <w:rPr>
              <w:rFonts w:asciiTheme="minorBidi" w:hAnsiTheme="minorBidi" w:cstheme="minorBidi"/>
              <w:sz w:val="22"/>
              <w:szCs w:val="22"/>
              <w:lang w:val="nb-NO"/>
            </w:rPr>
          </w:rPrChange>
        </w:rPr>
        <w:t xml:space="preserve"> dirujuk.</w:t>
      </w:r>
    </w:p>
    <w:p w14:paraId="42F0D554" w14:textId="77777777" w:rsidR="001648F2" w:rsidRPr="00922713" w:rsidRDefault="001648F2">
      <w:pPr>
        <w:tabs>
          <w:tab w:val="left" w:pos="2835"/>
        </w:tabs>
        <w:spacing w:line="276" w:lineRule="auto"/>
        <w:ind w:left="851" w:hanging="425"/>
        <w:jc w:val="both"/>
        <w:rPr>
          <w:rFonts w:ascii="Arial" w:hAnsi="Arial" w:cs="Arial"/>
          <w:color w:val="FF0000"/>
          <w:sz w:val="22"/>
          <w:szCs w:val="22"/>
          <w:lang w:val="nb-NO"/>
          <w:rPrChange w:id="5172" w:author="Syahrani Rachmawati Sadino" w:date="2025-01-31T14:35:00Z">
            <w:rPr>
              <w:rFonts w:asciiTheme="minorBidi" w:hAnsiTheme="minorBidi" w:cstheme="minorBidi"/>
              <w:color w:val="FF0000"/>
              <w:sz w:val="22"/>
              <w:szCs w:val="22"/>
              <w:lang w:val="nb-NO"/>
            </w:rPr>
          </w:rPrChange>
        </w:rPr>
      </w:pPr>
    </w:p>
    <w:p w14:paraId="410755F1" w14:textId="77777777" w:rsidR="00076F55" w:rsidRPr="00922713" w:rsidRDefault="001648F2">
      <w:pPr>
        <w:pStyle w:val="ListParagraph"/>
        <w:numPr>
          <w:ilvl w:val="0"/>
          <w:numId w:val="60"/>
        </w:numPr>
        <w:spacing w:line="276" w:lineRule="auto"/>
        <w:ind w:left="851" w:hanging="425"/>
        <w:rPr>
          <w:rFonts w:ascii="Arial" w:hAnsi="Arial" w:cs="Arial"/>
          <w:sz w:val="22"/>
          <w:szCs w:val="22"/>
          <w:lang w:val="sv-SE"/>
          <w:rPrChange w:id="5173"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sv-SE"/>
          <w:rPrChange w:id="5174" w:author="Syahrani Rachmawati Sadino" w:date="2025-01-31T14:35:00Z">
            <w:rPr>
              <w:rFonts w:asciiTheme="minorBidi" w:hAnsiTheme="minorBidi" w:cstheme="minorBidi"/>
              <w:sz w:val="22"/>
              <w:szCs w:val="22"/>
              <w:lang w:val="sv-SE"/>
            </w:rPr>
          </w:rPrChange>
        </w:rPr>
        <w:t xml:space="preserve">Rujukan </w:t>
      </w:r>
      <w:r w:rsidRPr="00922713">
        <w:rPr>
          <w:rFonts w:ascii="Arial" w:hAnsi="Arial" w:cs="Arial"/>
          <w:i/>
          <w:iCs/>
          <w:sz w:val="22"/>
          <w:szCs w:val="22"/>
          <w:lang w:val="sv-SE"/>
          <w:rPrChange w:id="5175" w:author="Syahrani Rachmawati Sadino" w:date="2025-01-31T14:35:00Z">
            <w:rPr>
              <w:rFonts w:asciiTheme="minorBidi" w:hAnsiTheme="minorBidi" w:cstheme="minorBidi"/>
              <w:i/>
              <w:iCs/>
              <w:sz w:val="22"/>
              <w:szCs w:val="22"/>
              <w:lang w:val="sv-SE"/>
            </w:rPr>
          </w:rPrChange>
        </w:rPr>
        <w:t>Ekstern</w:t>
      </w:r>
    </w:p>
    <w:p w14:paraId="0030EEAB" w14:textId="1B0C46DD" w:rsidR="00660404" w:rsidRPr="00922713" w:rsidRDefault="00413631">
      <w:pPr>
        <w:pStyle w:val="ListParagraph"/>
        <w:spacing w:line="276" w:lineRule="auto"/>
        <w:ind w:left="851"/>
        <w:rPr>
          <w:rFonts w:ascii="Arial" w:hAnsi="Arial" w:cs="Arial"/>
          <w:sz w:val="22"/>
          <w:szCs w:val="22"/>
          <w:lang w:val="sv-SE"/>
          <w:rPrChange w:id="5176"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id-ID"/>
          <w:rPrChange w:id="5177" w:author="Syahrani Rachmawati Sadino" w:date="2025-01-31T14:35:00Z">
            <w:rPr>
              <w:rFonts w:asciiTheme="minorBidi" w:hAnsiTheme="minorBidi" w:cstheme="minorBidi"/>
              <w:sz w:val="22"/>
              <w:szCs w:val="22"/>
              <w:lang w:val="id-ID"/>
            </w:rPr>
          </w:rPrChange>
        </w:rPr>
        <w:t>B</w:t>
      </w:r>
      <w:r w:rsidR="001648F2" w:rsidRPr="00922713">
        <w:rPr>
          <w:rFonts w:ascii="Arial" w:hAnsi="Arial" w:cs="Arial"/>
          <w:sz w:val="22"/>
          <w:szCs w:val="22"/>
          <w:lang w:val="sv-SE"/>
          <w:rPrChange w:id="5178" w:author="Syahrani Rachmawati Sadino" w:date="2025-01-31T14:35:00Z">
            <w:rPr>
              <w:rFonts w:asciiTheme="minorBidi" w:hAnsiTheme="minorBidi" w:cstheme="minorBidi"/>
              <w:sz w:val="22"/>
              <w:szCs w:val="22"/>
              <w:lang w:val="sv-SE"/>
            </w:rPr>
          </w:rPrChange>
        </w:rPr>
        <w:t>ila Peserta dirujuk keluar dari lingkungan Klinik tersebut, maka Peserta diberikan surat rujukan/konsul ekstern dari Klinik pengirim.</w:t>
      </w:r>
    </w:p>
    <w:p w14:paraId="7040BF41" w14:textId="77777777" w:rsidR="00413631" w:rsidRPr="00922713" w:rsidRDefault="00413631">
      <w:pPr>
        <w:spacing w:line="276" w:lineRule="auto"/>
        <w:jc w:val="both"/>
        <w:rPr>
          <w:rFonts w:ascii="Arial" w:hAnsi="Arial" w:cs="Arial"/>
          <w:sz w:val="22"/>
          <w:szCs w:val="22"/>
          <w:lang w:val="id-ID"/>
          <w:rPrChange w:id="5179" w:author="Syahrani Rachmawati Sadino" w:date="2025-01-31T14:35:00Z">
            <w:rPr>
              <w:rFonts w:asciiTheme="minorBidi" w:hAnsiTheme="minorBidi" w:cstheme="minorBidi"/>
              <w:sz w:val="22"/>
              <w:szCs w:val="22"/>
              <w:lang w:val="id-ID"/>
            </w:rPr>
          </w:rPrChange>
        </w:rPr>
      </w:pPr>
    </w:p>
    <w:p w14:paraId="7EF61619" w14:textId="77777777" w:rsidR="00E77289" w:rsidRPr="00922713" w:rsidRDefault="00E77289">
      <w:pPr>
        <w:pStyle w:val="Heading2"/>
        <w:numPr>
          <w:ilvl w:val="0"/>
          <w:numId w:val="41"/>
        </w:numPr>
        <w:tabs>
          <w:tab w:val="clear" w:pos="360"/>
        </w:tabs>
        <w:spacing w:before="0" w:after="0" w:line="276" w:lineRule="auto"/>
        <w:ind w:left="426" w:hanging="426"/>
        <w:jc w:val="both"/>
        <w:rPr>
          <w:rFonts w:ascii="Arial" w:hAnsi="Arial" w:cs="Arial"/>
          <w:i w:val="0"/>
          <w:sz w:val="22"/>
          <w:szCs w:val="22"/>
          <w:rPrChange w:id="5180" w:author="Syahrani Rachmawati Sadino" w:date="2025-01-31T14:35:00Z">
            <w:rPr>
              <w:rFonts w:asciiTheme="minorBidi" w:hAnsiTheme="minorBidi" w:cstheme="minorBidi"/>
              <w:i w:val="0"/>
              <w:sz w:val="22"/>
              <w:szCs w:val="22"/>
            </w:rPr>
          </w:rPrChange>
        </w:rPr>
        <w:pPrChange w:id="5181" w:author="Syahrani Rachmawati Sadino" w:date="2025-01-31T15:00:00Z">
          <w:pPr>
            <w:pStyle w:val="Heading2"/>
            <w:numPr>
              <w:numId w:val="41"/>
            </w:numPr>
            <w:tabs>
              <w:tab w:val="num" w:pos="360"/>
            </w:tabs>
            <w:spacing w:before="0" w:after="0" w:line="276" w:lineRule="auto"/>
            <w:ind w:left="426" w:hanging="426"/>
            <w:jc w:val="both"/>
          </w:pPr>
        </w:pPrChange>
      </w:pPr>
      <w:r w:rsidRPr="00922713">
        <w:rPr>
          <w:rFonts w:ascii="Arial" w:hAnsi="Arial" w:cs="Arial"/>
          <w:i w:val="0"/>
          <w:sz w:val="22"/>
          <w:szCs w:val="22"/>
          <w:rPrChange w:id="5182" w:author="Syahrani Rachmawati Sadino" w:date="2025-01-31T14:35:00Z">
            <w:rPr>
              <w:rFonts w:asciiTheme="minorBidi" w:hAnsiTheme="minorBidi" w:cstheme="minorBidi"/>
              <w:i w:val="0"/>
              <w:sz w:val="22"/>
              <w:szCs w:val="22"/>
            </w:rPr>
          </w:rPrChange>
        </w:rPr>
        <w:t>HARI DAN JAM PRAKTIK</w:t>
      </w:r>
    </w:p>
    <w:p w14:paraId="41BAC47A" w14:textId="116BFF50" w:rsidR="00E77289" w:rsidRPr="00922713" w:rsidRDefault="00E77289">
      <w:pPr>
        <w:numPr>
          <w:ilvl w:val="0"/>
          <w:numId w:val="7"/>
        </w:numPr>
        <w:spacing w:line="276" w:lineRule="auto"/>
        <w:ind w:left="851" w:hanging="425"/>
        <w:jc w:val="both"/>
        <w:rPr>
          <w:rFonts w:ascii="Arial" w:hAnsi="Arial" w:cs="Arial"/>
          <w:sz w:val="22"/>
          <w:szCs w:val="22"/>
          <w:lang w:val="sv-SE"/>
          <w:rPrChange w:id="5183"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sv-SE"/>
          <w:rPrChange w:id="5184" w:author="Syahrani Rachmawati Sadino" w:date="2025-01-31T14:35:00Z">
            <w:rPr>
              <w:rFonts w:asciiTheme="minorBidi" w:hAnsiTheme="minorBidi" w:cstheme="minorBidi"/>
              <w:sz w:val="22"/>
              <w:szCs w:val="22"/>
              <w:lang w:val="sv-SE"/>
            </w:rPr>
          </w:rPrChange>
        </w:rPr>
        <w:t xml:space="preserve">Hari dan jam praktik yang telah disepakati </w:t>
      </w:r>
      <w:r w:rsidR="00A20015" w:rsidRPr="00922713">
        <w:rPr>
          <w:rFonts w:ascii="Arial" w:hAnsi="Arial" w:cs="Arial"/>
          <w:b/>
          <w:bCs/>
          <w:sz w:val="22"/>
          <w:szCs w:val="22"/>
          <w:lang w:val="sv-SE"/>
          <w:rPrChange w:id="5185" w:author="Syahrani Rachmawati Sadino" w:date="2025-01-31T14:35:00Z">
            <w:rPr>
              <w:rFonts w:asciiTheme="minorBidi" w:hAnsiTheme="minorBidi" w:cstheme="minorBidi"/>
              <w:b/>
              <w:bCs/>
              <w:sz w:val="22"/>
              <w:szCs w:val="22"/>
              <w:lang w:val="sv-SE"/>
            </w:rPr>
          </w:rPrChange>
        </w:rPr>
        <w:t>PARA</w:t>
      </w:r>
      <w:del w:id="5186" w:author="Yohanita Dewi Chandra Murti" w:date="2025-01-16T11:28:00Z">
        <w:r w:rsidR="00A20015" w:rsidRPr="00922713" w:rsidDel="00BE7865">
          <w:rPr>
            <w:rFonts w:ascii="Arial" w:hAnsi="Arial" w:cs="Arial"/>
            <w:b/>
            <w:bCs/>
            <w:sz w:val="22"/>
            <w:szCs w:val="22"/>
            <w:lang w:val="sv-SE"/>
            <w:rPrChange w:id="5187" w:author="Syahrani Rachmawati Sadino" w:date="2025-01-31T14:35:00Z">
              <w:rPr>
                <w:rFonts w:asciiTheme="minorBidi" w:hAnsiTheme="minorBidi" w:cstheme="minorBidi"/>
                <w:b/>
                <w:bCs/>
                <w:sz w:val="22"/>
                <w:szCs w:val="22"/>
                <w:lang w:val="sv-SE"/>
              </w:rPr>
            </w:rPrChange>
          </w:rPr>
          <w:delText>H</w:delText>
        </w:r>
      </w:del>
      <w:r w:rsidR="00A20015" w:rsidRPr="00922713">
        <w:rPr>
          <w:rFonts w:ascii="Arial" w:hAnsi="Arial" w:cs="Arial"/>
          <w:b/>
          <w:bCs/>
          <w:sz w:val="22"/>
          <w:szCs w:val="22"/>
          <w:lang w:val="sv-SE"/>
          <w:rPrChange w:id="5188" w:author="Syahrani Rachmawati Sadino" w:date="2025-01-31T14:35:00Z">
            <w:rPr>
              <w:rFonts w:asciiTheme="minorBidi" w:hAnsiTheme="minorBidi" w:cstheme="minorBidi"/>
              <w:b/>
              <w:bCs/>
              <w:sz w:val="22"/>
              <w:szCs w:val="22"/>
              <w:lang w:val="sv-SE"/>
            </w:rPr>
          </w:rPrChange>
        </w:rPr>
        <w:t xml:space="preserve"> PIHAK</w:t>
      </w:r>
      <w:r w:rsidRPr="00922713">
        <w:rPr>
          <w:rFonts w:ascii="Arial" w:hAnsi="Arial" w:cs="Arial"/>
          <w:sz w:val="22"/>
          <w:szCs w:val="22"/>
          <w:lang w:val="sv-SE"/>
          <w:rPrChange w:id="5189" w:author="Syahrani Rachmawati Sadino" w:date="2025-01-31T14:35:00Z">
            <w:rPr>
              <w:rFonts w:asciiTheme="minorBidi" w:hAnsiTheme="minorBidi" w:cstheme="minorBidi"/>
              <w:sz w:val="22"/>
              <w:szCs w:val="22"/>
              <w:lang w:val="sv-SE"/>
            </w:rPr>
          </w:rPrChange>
        </w:rPr>
        <w:t xml:space="preserve"> adalah sebagai berikut:</w:t>
      </w:r>
    </w:p>
    <w:p w14:paraId="35105EDA" w14:textId="77777777" w:rsidR="00AE51AA" w:rsidRPr="00922713" w:rsidRDefault="00AE51AA">
      <w:pPr>
        <w:pStyle w:val="Heading2"/>
        <w:keepNext w:val="0"/>
        <w:numPr>
          <w:ilvl w:val="1"/>
          <w:numId w:val="0"/>
        </w:numPr>
        <w:spacing w:before="0" w:after="0" w:line="276" w:lineRule="auto"/>
        <w:ind w:left="851"/>
        <w:jc w:val="both"/>
        <w:rPr>
          <w:rFonts w:ascii="Arial" w:hAnsi="Arial" w:cs="Arial"/>
          <w:i w:val="0"/>
          <w:sz w:val="22"/>
          <w:szCs w:val="22"/>
          <w:lang w:val="sv-SE"/>
          <w:rPrChange w:id="5190" w:author="Syahrani Rachmawati Sadino" w:date="2025-01-31T14:35:00Z">
            <w:rPr>
              <w:rFonts w:asciiTheme="minorBidi" w:hAnsiTheme="minorBidi" w:cstheme="minorBidi"/>
              <w:i w:val="0"/>
              <w:sz w:val="22"/>
              <w:szCs w:val="22"/>
              <w:lang w:val="sv-SE"/>
            </w:rPr>
          </w:rPrChange>
        </w:rPr>
      </w:pPr>
      <w:r w:rsidRPr="00922713">
        <w:rPr>
          <w:rFonts w:ascii="Arial" w:hAnsi="Arial" w:cs="Arial"/>
          <w:i w:val="0"/>
          <w:sz w:val="22"/>
          <w:szCs w:val="22"/>
          <w:lang w:val="sv-SE"/>
          <w:rPrChange w:id="5191" w:author="Syahrani Rachmawati Sadino" w:date="2025-01-31T14:35:00Z">
            <w:rPr>
              <w:rFonts w:asciiTheme="minorBidi" w:hAnsiTheme="minorBidi" w:cstheme="minorBidi"/>
              <w:i w:val="0"/>
              <w:sz w:val="22"/>
              <w:szCs w:val="22"/>
              <w:lang w:val="sv-SE"/>
            </w:rPr>
          </w:rPrChange>
        </w:rPr>
        <w:t xml:space="preserve">Rawat Jalan </w:t>
      </w:r>
    </w:p>
    <w:tbl>
      <w:tblPr>
        <w:tblW w:w="8419" w:type="dxa"/>
        <w:tblInd w:w="675" w:type="dxa"/>
        <w:tblLook w:val="04A0" w:firstRow="1" w:lastRow="0" w:firstColumn="1" w:lastColumn="0" w:noHBand="0" w:noVBand="1"/>
        <w:tblPrChange w:id="5192" w:author="ADMIN" w:date="2025-07-29T11:14:00Z" w16du:dateUtc="2025-07-29T04:14:00Z">
          <w:tblPr>
            <w:tblW w:w="8419" w:type="dxa"/>
            <w:tblInd w:w="675" w:type="dxa"/>
            <w:tblLook w:val="04A0" w:firstRow="1" w:lastRow="0" w:firstColumn="1" w:lastColumn="0" w:noHBand="0" w:noVBand="1"/>
          </w:tblPr>
        </w:tblPrChange>
      </w:tblPr>
      <w:tblGrid>
        <w:gridCol w:w="1227"/>
        <w:gridCol w:w="1000"/>
        <w:gridCol w:w="1053"/>
        <w:gridCol w:w="996"/>
        <w:gridCol w:w="1006"/>
        <w:gridCol w:w="1024"/>
        <w:gridCol w:w="1002"/>
        <w:gridCol w:w="1111"/>
        <w:tblGridChange w:id="5193">
          <w:tblGrid>
            <w:gridCol w:w="1227"/>
            <w:gridCol w:w="1000"/>
            <w:gridCol w:w="1053"/>
            <w:gridCol w:w="996"/>
            <w:gridCol w:w="1006"/>
            <w:gridCol w:w="1024"/>
            <w:gridCol w:w="1002"/>
            <w:gridCol w:w="1111"/>
          </w:tblGrid>
        </w:tblGridChange>
      </w:tblGrid>
      <w:tr w:rsidR="00AE51AA" w:rsidRPr="00922713" w14:paraId="7D5C65D7" w14:textId="77777777" w:rsidTr="003D79B2">
        <w:trPr>
          <w:trHeight w:val="283"/>
          <w:trPrChange w:id="5194" w:author="ADMIN" w:date="2025-07-29T11:14:00Z" w16du:dateUtc="2025-07-29T04:14:00Z">
            <w:trPr>
              <w:trHeight w:val="283"/>
            </w:trPr>
          </w:trPrChange>
        </w:trPr>
        <w:tc>
          <w:tcPr>
            <w:tcW w:w="1227" w:type="dxa"/>
            <w:tcBorders>
              <w:right w:val="single" w:sz="4" w:space="0" w:color="auto"/>
            </w:tcBorders>
            <w:tcPrChange w:id="5195" w:author="ADMIN" w:date="2025-07-29T11:14:00Z" w16du:dateUtc="2025-07-29T04:14:00Z">
              <w:tcPr>
                <w:tcW w:w="1063" w:type="dxa"/>
                <w:tcBorders>
                  <w:right w:val="single" w:sz="4" w:space="0" w:color="auto"/>
                </w:tcBorders>
              </w:tcPr>
            </w:tcPrChange>
          </w:tcPr>
          <w:p w14:paraId="5013A590" w14:textId="77777777" w:rsidR="00AE51AA" w:rsidRPr="00922713" w:rsidRDefault="00AE51AA">
            <w:pPr>
              <w:spacing w:line="276" w:lineRule="auto"/>
              <w:rPr>
                <w:rFonts w:ascii="Arial" w:hAnsi="Arial" w:cs="Arial"/>
                <w:sz w:val="22"/>
                <w:szCs w:val="22"/>
                <w:lang w:val="sv-SE" w:eastAsia="x-none"/>
                <w:rPrChange w:id="5196" w:author="Syahrani Rachmawati Sadino" w:date="2025-01-31T14:35:00Z">
                  <w:rPr>
                    <w:rFonts w:asciiTheme="minorBidi" w:hAnsiTheme="minorBidi" w:cstheme="minorBidi"/>
                    <w:sz w:val="22"/>
                    <w:szCs w:val="22"/>
                    <w:lang w:val="sv-SE" w:eastAsia="x-none"/>
                  </w:rPr>
                </w:rPrChange>
              </w:rPr>
            </w:pPr>
          </w:p>
        </w:tc>
        <w:tc>
          <w:tcPr>
            <w:tcW w:w="1000" w:type="dxa"/>
            <w:tcBorders>
              <w:left w:val="single" w:sz="4" w:space="0" w:color="auto"/>
              <w:bottom w:val="single" w:sz="4" w:space="0" w:color="auto"/>
            </w:tcBorders>
            <w:shd w:val="clear" w:color="auto" w:fill="auto"/>
            <w:tcPrChange w:id="5197" w:author="ADMIN" w:date="2025-07-29T11:14:00Z" w16du:dateUtc="2025-07-29T04:14:00Z">
              <w:tcPr>
                <w:tcW w:w="1027" w:type="dxa"/>
                <w:tcBorders>
                  <w:left w:val="single" w:sz="4" w:space="0" w:color="auto"/>
                  <w:bottom w:val="single" w:sz="4" w:space="0" w:color="auto"/>
                </w:tcBorders>
                <w:shd w:val="clear" w:color="auto" w:fill="auto"/>
              </w:tcPr>
            </w:tcPrChange>
          </w:tcPr>
          <w:p w14:paraId="1CC37362" w14:textId="77777777" w:rsidR="00AE51AA" w:rsidRPr="00922713" w:rsidRDefault="00AE51AA">
            <w:pPr>
              <w:pStyle w:val="Heading2"/>
              <w:keepNext w:val="0"/>
              <w:numPr>
                <w:ilvl w:val="1"/>
                <w:numId w:val="0"/>
              </w:numPr>
              <w:tabs>
                <w:tab w:val="num" w:pos="360"/>
              </w:tabs>
              <w:spacing w:before="0" w:after="0" w:line="276" w:lineRule="auto"/>
              <w:jc w:val="center"/>
              <w:rPr>
                <w:rFonts w:ascii="Arial" w:hAnsi="Arial" w:cs="Arial"/>
                <w:b w:val="0"/>
                <w:i w:val="0"/>
                <w:sz w:val="22"/>
                <w:szCs w:val="22"/>
                <w:lang w:val="sv-SE"/>
                <w:rPrChange w:id="5198" w:author="Syahrani Rachmawati Sadino" w:date="2025-01-31T14:35:00Z">
                  <w:rPr>
                    <w:rFonts w:asciiTheme="minorBidi" w:hAnsiTheme="minorBidi" w:cstheme="minorBidi"/>
                    <w:b w:val="0"/>
                    <w:i w:val="0"/>
                    <w:sz w:val="22"/>
                    <w:szCs w:val="22"/>
                    <w:lang w:val="sv-SE"/>
                  </w:rPr>
                </w:rPrChange>
              </w:rPr>
            </w:pPr>
            <w:r w:rsidRPr="00922713">
              <w:rPr>
                <w:rFonts w:ascii="Arial" w:hAnsi="Arial" w:cs="Arial"/>
                <w:b w:val="0"/>
                <w:i w:val="0"/>
                <w:sz w:val="22"/>
                <w:szCs w:val="22"/>
                <w:lang w:val="sv-SE"/>
                <w:rPrChange w:id="5199" w:author="Syahrani Rachmawati Sadino" w:date="2025-01-31T14:35:00Z">
                  <w:rPr>
                    <w:rFonts w:asciiTheme="minorBidi" w:hAnsiTheme="minorBidi" w:cstheme="minorBidi"/>
                    <w:b w:val="0"/>
                    <w:i w:val="0"/>
                    <w:sz w:val="22"/>
                    <w:szCs w:val="22"/>
                    <w:lang w:val="sv-SE"/>
                  </w:rPr>
                </w:rPrChange>
              </w:rPr>
              <w:t>Senin</w:t>
            </w:r>
          </w:p>
        </w:tc>
        <w:tc>
          <w:tcPr>
            <w:tcW w:w="1053" w:type="dxa"/>
            <w:tcBorders>
              <w:bottom w:val="single" w:sz="4" w:space="0" w:color="auto"/>
            </w:tcBorders>
            <w:shd w:val="clear" w:color="auto" w:fill="auto"/>
            <w:tcPrChange w:id="5200" w:author="ADMIN" w:date="2025-07-29T11:14:00Z" w16du:dateUtc="2025-07-29T04:14:00Z">
              <w:tcPr>
                <w:tcW w:w="1073" w:type="dxa"/>
                <w:tcBorders>
                  <w:bottom w:val="single" w:sz="4" w:space="0" w:color="auto"/>
                </w:tcBorders>
                <w:shd w:val="clear" w:color="auto" w:fill="auto"/>
              </w:tcPr>
            </w:tcPrChange>
          </w:tcPr>
          <w:p w14:paraId="112E49ED" w14:textId="77777777" w:rsidR="00AE51AA" w:rsidRPr="00922713" w:rsidRDefault="00AE51AA">
            <w:pPr>
              <w:pStyle w:val="Heading2"/>
              <w:keepNext w:val="0"/>
              <w:numPr>
                <w:ilvl w:val="1"/>
                <w:numId w:val="0"/>
              </w:numPr>
              <w:tabs>
                <w:tab w:val="num" w:pos="360"/>
              </w:tabs>
              <w:spacing w:before="0" w:after="0" w:line="276" w:lineRule="auto"/>
              <w:jc w:val="center"/>
              <w:rPr>
                <w:rFonts w:ascii="Arial" w:hAnsi="Arial" w:cs="Arial"/>
                <w:b w:val="0"/>
                <w:i w:val="0"/>
                <w:sz w:val="22"/>
                <w:szCs w:val="22"/>
                <w:lang w:val="sv-SE"/>
                <w:rPrChange w:id="5201" w:author="Syahrani Rachmawati Sadino" w:date="2025-01-31T14:35:00Z">
                  <w:rPr>
                    <w:rFonts w:asciiTheme="minorBidi" w:hAnsiTheme="minorBidi" w:cstheme="minorBidi"/>
                    <w:b w:val="0"/>
                    <w:i w:val="0"/>
                    <w:sz w:val="22"/>
                    <w:szCs w:val="22"/>
                    <w:lang w:val="sv-SE"/>
                  </w:rPr>
                </w:rPrChange>
              </w:rPr>
            </w:pPr>
            <w:r w:rsidRPr="00922713">
              <w:rPr>
                <w:rFonts w:ascii="Arial" w:hAnsi="Arial" w:cs="Arial"/>
                <w:b w:val="0"/>
                <w:i w:val="0"/>
                <w:sz w:val="22"/>
                <w:szCs w:val="22"/>
                <w:lang w:val="sv-SE"/>
                <w:rPrChange w:id="5202" w:author="Syahrani Rachmawati Sadino" w:date="2025-01-31T14:35:00Z">
                  <w:rPr>
                    <w:rFonts w:asciiTheme="minorBidi" w:hAnsiTheme="minorBidi" w:cstheme="minorBidi"/>
                    <w:b w:val="0"/>
                    <w:i w:val="0"/>
                    <w:sz w:val="22"/>
                    <w:szCs w:val="22"/>
                    <w:lang w:val="sv-SE"/>
                  </w:rPr>
                </w:rPrChange>
              </w:rPr>
              <w:t>Selasa</w:t>
            </w:r>
          </w:p>
        </w:tc>
        <w:tc>
          <w:tcPr>
            <w:tcW w:w="996" w:type="dxa"/>
            <w:tcBorders>
              <w:bottom w:val="single" w:sz="4" w:space="0" w:color="auto"/>
            </w:tcBorders>
            <w:tcPrChange w:id="5203" w:author="ADMIN" w:date="2025-07-29T11:14:00Z" w16du:dateUtc="2025-07-29T04:14:00Z">
              <w:tcPr>
                <w:tcW w:w="1027" w:type="dxa"/>
                <w:tcBorders>
                  <w:bottom w:val="single" w:sz="4" w:space="0" w:color="auto"/>
                </w:tcBorders>
              </w:tcPr>
            </w:tcPrChange>
          </w:tcPr>
          <w:p w14:paraId="37D6BBFA" w14:textId="77777777" w:rsidR="00AE51AA" w:rsidRPr="00922713" w:rsidRDefault="00AE51AA">
            <w:pPr>
              <w:spacing w:line="276" w:lineRule="auto"/>
              <w:jc w:val="center"/>
              <w:rPr>
                <w:rFonts w:ascii="Arial" w:hAnsi="Arial" w:cs="Arial"/>
                <w:sz w:val="22"/>
                <w:szCs w:val="22"/>
                <w:lang w:val="sv-SE"/>
                <w:rPrChange w:id="5204"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sv-SE"/>
                <w:rPrChange w:id="5205" w:author="Syahrani Rachmawati Sadino" w:date="2025-01-31T14:35:00Z">
                  <w:rPr>
                    <w:rFonts w:asciiTheme="minorBidi" w:hAnsiTheme="minorBidi" w:cstheme="minorBidi"/>
                    <w:sz w:val="22"/>
                    <w:szCs w:val="22"/>
                    <w:lang w:val="sv-SE"/>
                  </w:rPr>
                </w:rPrChange>
              </w:rPr>
              <w:t>Rabu</w:t>
            </w:r>
          </w:p>
        </w:tc>
        <w:tc>
          <w:tcPr>
            <w:tcW w:w="1006" w:type="dxa"/>
            <w:tcBorders>
              <w:bottom w:val="single" w:sz="4" w:space="0" w:color="auto"/>
            </w:tcBorders>
            <w:tcPrChange w:id="5206" w:author="ADMIN" w:date="2025-07-29T11:14:00Z" w16du:dateUtc="2025-07-29T04:14:00Z">
              <w:tcPr>
                <w:tcW w:w="1027" w:type="dxa"/>
                <w:tcBorders>
                  <w:bottom w:val="single" w:sz="4" w:space="0" w:color="auto"/>
                </w:tcBorders>
              </w:tcPr>
            </w:tcPrChange>
          </w:tcPr>
          <w:p w14:paraId="43F6261C" w14:textId="77777777" w:rsidR="00AE51AA" w:rsidRPr="00922713" w:rsidRDefault="00AE51AA">
            <w:pPr>
              <w:spacing w:line="276" w:lineRule="auto"/>
              <w:jc w:val="center"/>
              <w:rPr>
                <w:rFonts w:ascii="Arial" w:hAnsi="Arial" w:cs="Arial"/>
                <w:sz w:val="22"/>
                <w:szCs w:val="22"/>
                <w:lang w:val="sv-SE"/>
                <w:rPrChange w:id="5207"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sv-SE"/>
                <w:rPrChange w:id="5208" w:author="Syahrani Rachmawati Sadino" w:date="2025-01-31T14:35:00Z">
                  <w:rPr>
                    <w:rFonts w:asciiTheme="minorBidi" w:hAnsiTheme="minorBidi" w:cstheme="minorBidi"/>
                    <w:sz w:val="22"/>
                    <w:szCs w:val="22"/>
                    <w:lang w:val="sv-SE"/>
                  </w:rPr>
                </w:rPrChange>
              </w:rPr>
              <w:t>Kamis</w:t>
            </w:r>
          </w:p>
        </w:tc>
        <w:tc>
          <w:tcPr>
            <w:tcW w:w="1024" w:type="dxa"/>
            <w:tcBorders>
              <w:bottom w:val="single" w:sz="4" w:space="0" w:color="auto"/>
            </w:tcBorders>
            <w:tcPrChange w:id="5209" w:author="ADMIN" w:date="2025-07-29T11:14:00Z" w16du:dateUtc="2025-07-29T04:14:00Z">
              <w:tcPr>
                <w:tcW w:w="1043" w:type="dxa"/>
                <w:tcBorders>
                  <w:bottom w:val="single" w:sz="4" w:space="0" w:color="auto"/>
                </w:tcBorders>
              </w:tcPr>
            </w:tcPrChange>
          </w:tcPr>
          <w:p w14:paraId="5520D42A" w14:textId="77777777" w:rsidR="00AE51AA" w:rsidRPr="00922713" w:rsidRDefault="00AE51AA">
            <w:pPr>
              <w:spacing w:line="276" w:lineRule="auto"/>
              <w:jc w:val="center"/>
              <w:rPr>
                <w:rFonts w:ascii="Arial" w:hAnsi="Arial" w:cs="Arial"/>
                <w:sz w:val="22"/>
                <w:szCs w:val="22"/>
                <w:lang w:val="sv-SE"/>
                <w:rPrChange w:id="5210"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sv-SE"/>
                <w:rPrChange w:id="5211" w:author="Syahrani Rachmawati Sadino" w:date="2025-01-31T14:35:00Z">
                  <w:rPr>
                    <w:rFonts w:asciiTheme="minorBidi" w:hAnsiTheme="minorBidi" w:cstheme="minorBidi"/>
                    <w:sz w:val="22"/>
                    <w:szCs w:val="22"/>
                    <w:lang w:val="sv-SE"/>
                  </w:rPr>
                </w:rPrChange>
              </w:rPr>
              <w:t>Jum’at</w:t>
            </w:r>
          </w:p>
        </w:tc>
        <w:tc>
          <w:tcPr>
            <w:tcW w:w="1002" w:type="dxa"/>
            <w:tcBorders>
              <w:bottom w:val="single" w:sz="4" w:space="0" w:color="auto"/>
            </w:tcBorders>
            <w:tcPrChange w:id="5212" w:author="ADMIN" w:date="2025-07-29T11:14:00Z" w16du:dateUtc="2025-07-29T04:14:00Z">
              <w:tcPr>
                <w:tcW w:w="1027" w:type="dxa"/>
                <w:tcBorders>
                  <w:bottom w:val="single" w:sz="4" w:space="0" w:color="auto"/>
                </w:tcBorders>
              </w:tcPr>
            </w:tcPrChange>
          </w:tcPr>
          <w:p w14:paraId="677840D9" w14:textId="77777777" w:rsidR="00AE51AA" w:rsidRPr="00922713" w:rsidRDefault="00AE51AA">
            <w:pPr>
              <w:spacing w:line="276" w:lineRule="auto"/>
              <w:jc w:val="center"/>
              <w:rPr>
                <w:rFonts w:ascii="Arial" w:hAnsi="Arial" w:cs="Arial"/>
                <w:sz w:val="22"/>
                <w:szCs w:val="22"/>
                <w:lang w:val="sv-SE"/>
                <w:rPrChange w:id="5213"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sv-SE"/>
                <w:rPrChange w:id="5214" w:author="Syahrani Rachmawati Sadino" w:date="2025-01-31T14:35:00Z">
                  <w:rPr>
                    <w:rFonts w:asciiTheme="minorBidi" w:hAnsiTheme="minorBidi" w:cstheme="minorBidi"/>
                    <w:sz w:val="22"/>
                    <w:szCs w:val="22"/>
                    <w:lang w:val="sv-SE"/>
                  </w:rPr>
                </w:rPrChange>
              </w:rPr>
              <w:t>Sabtu</w:t>
            </w:r>
          </w:p>
        </w:tc>
        <w:tc>
          <w:tcPr>
            <w:tcW w:w="1111" w:type="dxa"/>
            <w:tcBorders>
              <w:bottom w:val="single" w:sz="4" w:space="0" w:color="auto"/>
            </w:tcBorders>
            <w:tcPrChange w:id="5215" w:author="ADMIN" w:date="2025-07-29T11:14:00Z" w16du:dateUtc="2025-07-29T04:14:00Z">
              <w:tcPr>
                <w:tcW w:w="1132" w:type="dxa"/>
                <w:tcBorders>
                  <w:bottom w:val="single" w:sz="4" w:space="0" w:color="auto"/>
                </w:tcBorders>
              </w:tcPr>
            </w:tcPrChange>
          </w:tcPr>
          <w:p w14:paraId="0B5CACC3" w14:textId="77777777" w:rsidR="00AE51AA" w:rsidRPr="00922713" w:rsidRDefault="00AE51AA">
            <w:pPr>
              <w:spacing w:line="276" w:lineRule="auto"/>
              <w:jc w:val="center"/>
              <w:rPr>
                <w:rFonts w:ascii="Arial" w:hAnsi="Arial" w:cs="Arial"/>
                <w:sz w:val="22"/>
                <w:szCs w:val="22"/>
                <w:lang w:val="sv-SE"/>
                <w:rPrChange w:id="5216"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sv-SE"/>
                <w:rPrChange w:id="5217" w:author="Syahrani Rachmawati Sadino" w:date="2025-01-31T14:35:00Z">
                  <w:rPr>
                    <w:rFonts w:asciiTheme="minorBidi" w:hAnsiTheme="minorBidi" w:cstheme="minorBidi"/>
                    <w:sz w:val="22"/>
                    <w:szCs w:val="22"/>
                    <w:lang w:val="sv-SE"/>
                  </w:rPr>
                </w:rPrChange>
              </w:rPr>
              <w:t>Minggu</w:t>
            </w:r>
          </w:p>
        </w:tc>
      </w:tr>
      <w:tr w:rsidR="00AE51AA" w:rsidRPr="00922713" w14:paraId="334DC26F" w14:textId="77777777" w:rsidTr="003D79B2">
        <w:trPr>
          <w:trHeight w:val="397"/>
          <w:trPrChange w:id="5218" w:author="ADMIN" w:date="2025-07-29T11:14:00Z" w16du:dateUtc="2025-07-29T04:14:00Z">
            <w:trPr>
              <w:trHeight w:val="397"/>
            </w:trPr>
          </w:trPrChange>
        </w:trPr>
        <w:tc>
          <w:tcPr>
            <w:tcW w:w="1227" w:type="dxa"/>
            <w:tcBorders>
              <w:bottom w:val="single" w:sz="4" w:space="0" w:color="auto"/>
              <w:right w:val="single" w:sz="4" w:space="0" w:color="auto"/>
            </w:tcBorders>
            <w:tcPrChange w:id="5219" w:author="ADMIN" w:date="2025-07-29T11:14:00Z" w16du:dateUtc="2025-07-29T04:14:00Z">
              <w:tcPr>
                <w:tcW w:w="1063" w:type="dxa"/>
                <w:tcBorders>
                  <w:bottom w:val="single" w:sz="4" w:space="0" w:color="auto"/>
                  <w:right w:val="single" w:sz="4" w:space="0" w:color="auto"/>
                </w:tcBorders>
              </w:tcPr>
            </w:tcPrChange>
          </w:tcPr>
          <w:p w14:paraId="5CBBE15D" w14:textId="77777777" w:rsidR="00AE51AA" w:rsidRDefault="00AE51AA">
            <w:pPr>
              <w:spacing w:line="276" w:lineRule="auto"/>
              <w:rPr>
                <w:ins w:id="5220" w:author="ADMIN" w:date="2025-07-29T11:13:00Z" w16du:dateUtc="2025-07-29T04:13:00Z"/>
                <w:rFonts w:ascii="Arial" w:hAnsi="Arial" w:cs="Arial"/>
                <w:sz w:val="18"/>
                <w:szCs w:val="18"/>
                <w:lang w:val="sv-SE" w:eastAsia="x-none"/>
              </w:rPr>
            </w:pPr>
            <w:r w:rsidRPr="00C33BCA">
              <w:rPr>
                <w:rFonts w:ascii="Arial" w:hAnsi="Arial" w:cs="Arial"/>
                <w:sz w:val="18"/>
                <w:szCs w:val="18"/>
                <w:lang w:val="sv-SE" w:eastAsia="x-none"/>
                <w:rPrChange w:id="5221" w:author="ADMIN" w:date="2025-07-29T11:13:00Z" w16du:dateUtc="2025-07-29T04:13:00Z">
                  <w:rPr>
                    <w:rFonts w:asciiTheme="minorBidi" w:hAnsiTheme="minorBidi" w:cstheme="minorBidi"/>
                    <w:sz w:val="22"/>
                    <w:szCs w:val="22"/>
                    <w:lang w:val="sv-SE" w:eastAsia="x-none"/>
                  </w:rPr>
                </w:rPrChange>
              </w:rPr>
              <w:t>Klinik Umum</w:t>
            </w:r>
          </w:p>
          <w:p w14:paraId="74FB1FE7" w14:textId="6702DA22" w:rsidR="00C33BCA" w:rsidRPr="00C33BCA" w:rsidRDefault="00C33BCA">
            <w:pPr>
              <w:spacing w:line="276" w:lineRule="auto"/>
              <w:rPr>
                <w:rFonts w:ascii="Arial" w:hAnsi="Arial" w:cs="Arial"/>
                <w:sz w:val="18"/>
                <w:szCs w:val="18"/>
                <w:lang w:val="sv-SE" w:eastAsia="x-none"/>
                <w:rPrChange w:id="5222" w:author="ADMIN" w:date="2025-07-29T11:13:00Z" w16du:dateUtc="2025-07-29T04:13:00Z">
                  <w:rPr>
                    <w:rFonts w:asciiTheme="minorBidi" w:hAnsiTheme="minorBidi" w:cstheme="minorBidi"/>
                    <w:sz w:val="22"/>
                    <w:szCs w:val="22"/>
                    <w:lang w:val="sv-SE" w:eastAsia="x-none"/>
                  </w:rPr>
                </w:rPrChange>
              </w:rPr>
            </w:pPr>
            <w:ins w:id="5223" w:author="ADMIN" w:date="2025-07-29T11:13:00Z" w16du:dateUtc="2025-07-29T04:13:00Z">
              <w:r>
                <w:rPr>
                  <w:rFonts w:ascii="Arial" w:hAnsi="Arial" w:cs="Arial"/>
                  <w:sz w:val="18"/>
                  <w:szCs w:val="18"/>
                  <w:lang w:val="sv-SE" w:eastAsia="x-none"/>
                </w:rPr>
                <w:t>Mutiara sehat Karanglo, Lawang &amp; Karangploso</w:t>
              </w:r>
            </w:ins>
          </w:p>
          <w:p w14:paraId="2EC19B28" w14:textId="77777777" w:rsidR="00AE51AA" w:rsidRPr="00922713" w:rsidRDefault="00AE51AA">
            <w:pPr>
              <w:spacing w:line="276" w:lineRule="auto"/>
              <w:rPr>
                <w:rFonts w:ascii="Arial" w:hAnsi="Arial" w:cs="Arial"/>
                <w:sz w:val="22"/>
                <w:szCs w:val="22"/>
                <w:lang w:val="sv-SE" w:eastAsia="x-none"/>
                <w:rPrChange w:id="5224" w:author="Syahrani Rachmawati Sadino" w:date="2025-01-31T14:35:00Z">
                  <w:rPr>
                    <w:rFonts w:asciiTheme="minorBidi" w:hAnsiTheme="minorBidi" w:cstheme="minorBidi"/>
                    <w:sz w:val="22"/>
                    <w:szCs w:val="22"/>
                    <w:lang w:val="sv-SE" w:eastAsia="x-none"/>
                  </w:rPr>
                </w:rPrChange>
              </w:rPr>
            </w:pPr>
          </w:p>
        </w:tc>
        <w:tc>
          <w:tcPr>
            <w:tcW w:w="1000" w:type="dxa"/>
            <w:tcBorders>
              <w:top w:val="single" w:sz="4" w:space="0" w:color="auto"/>
              <w:left w:val="single" w:sz="4" w:space="0" w:color="auto"/>
              <w:bottom w:val="single" w:sz="4" w:space="0" w:color="auto"/>
            </w:tcBorders>
            <w:shd w:val="clear" w:color="auto" w:fill="auto"/>
            <w:tcPrChange w:id="5225" w:author="ADMIN" w:date="2025-07-29T11:14:00Z" w16du:dateUtc="2025-07-29T04:14:00Z">
              <w:tcPr>
                <w:tcW w:w="1027" w:type="dxa"/>
                <w:tcBorders>
                  <w:top w:val="single" w:sz="4" w:space="0" w:color="auto"/>
                  <w:left w:val="single" w:sz="4" w:space="0" w:color="auto"/>
                  <w:bottom w:val="single" w:sz="4" w:space="0" w:color="auto"/>
                </w:tcBorders>
                <w:shd w:val="clear" w:color="auto" w:fill="auto"/>
              </w:tcPr>
            </w:tcPrChange>
          </w:tcPr>
          <w:p w14:paraId="33EFF144" w14:textId="77777777" w:rsidR="00C33BCA" w:rsidRDefault="00AE51AA">
            <w:pPr>
              <w:pStyle w:val="Heading2"/>
              <w:keepNext w:val="0"/>
              <w:numPr>
                <w:ilvl w:val="1"/>
                <w:numId w:val="0"/>
              </w:numPr>
              <w:tabs>
                <w:tab w:val="num" w:pos="360"/>
              </w:tabs>
              <w:spacing w:before="0" w:after="0" w:line="276" w:lineRule="auto"/>
              <w:jc w:val="center"/>
              <w:rPr>
                <w:ins w:id="5226" w:author="ADMIN" w:date="2025-07-29T11:11:00Z" w16du:dateUtc="2025-07-29T04:11:00Z"/>
                <w:rFonts w:ascii="Arial" w:hAnsi="Arial" w:cs="Arial"/>
                <w:b w:val="0"/>
                <w:i w:val="0"/>
                <w:sz w:val="22"/>
                <w:szCs w:val="22"/>
                <w:lang w:val="sv-SE"/>
              </w:rPr>
            </w:pPr>
            <w:r w:rsidRPr="00922713">
              <w:rPr>
                <w:rFonts w:ascii="Arial" w:hAnsi="Arial" w:cs="Arial"/>
                <w:b w:val="0"/>
                <w:i w:val="0"/>
                <w:sz w:val="22"/>
                <w:szCs w:val="22"/>
                <w:lang w:val="sv-SE"/>
                <w:rPrChange w:id="5227" w:author="Syahrani Rachmawati Sadino" w:date="2025-01-31T14:35:00Z">
                  <w:rPr>
                    <w:rFonts w:asciiTheme="minorBidi" w:hAnsiTheme="minorBidi" w:cstheme="minorBidi"/>
                    <w:b w:val="0"/>
                    <w:i w:val="0"/>
                    <w:sz w:val="22"/>
                    <w:szCs w:val="22"/>
                    <w:lang w:val="sv-SE"/>
                  </w:rPr>
                </w:rPrChange>
              </w:rPr>
              <w:t>Jam</w:t>
            </w:r>
            <w:r w:rsidR="005D130D" w:rsidRPr="00922713">
              <w:rPr>
                <w:rFonts w:ascii="Arial" w:hAnsi="Arial" w:cs="Arial"/>
                <w:b w:val="0"/>
                <w:i w:val="0"/>
                <w:sz w:val="22"/>
                <w:szCs w:val="22"/>
                <w:lang w:val="sv-SE"/>
                <w:rPrChange w:id="5228" w:author="Syahrani Rachmawati Sadino" w:date="2025-01-31T14:35:00Z">
                  <w:rPr>
                    <w:rFonts w:asciiTheme="minorBidi" w:hAnsiTheme="minorBidi" w:cstheme="minorBidi"/>
                    <w:b w:val="0"/>
                    <w:i w:val="0"/>
                    <w:sz w:val="22"/>
                    <w:szCs w:val="22"/>
                    <w:lang w:val="sv-SE"/>
                  </w:rPr>
                </w:rPrChange>
              </w:rPr>
              <w:t>:</w:t>
            </w:r>
          </w:p>
          <w:p w14:paraId="546A165C" w14:textId="5464A3E2" w:rsidR="00AE51AA" w:rsidRPr="00C33BCA" w:rsidRDefault="00C33BCA">
            <w:pPr>
              <w:pStyle w:val="Heading2"/>
              <w:keepNext w:val="0"/>
              <w:numPr>
                <w:ilvl w:val="1"/>
                <w:numId w:val="0"/>
              </w:numPr>
              <w:tabs>
                <w:tab w:val="num" w:pos="360"/>
              </w:tabs>
              <w:spacing w:before="0" w:after="0" w:line="276" w:lineRule="auto"/>
              <w:jc w:val="center"/>
              <w:rPr>
                <w:rFonts w:ascii="Arial" w:hAnsi="Arial" w:cs="Arial"/>
                <w:b w:val="0"/>
                <w:i w:val="0"/>
                <w:sz w:val="13"/>
                <w:szCs w:val="13"/>
                <w:lang w:val="en-US"/>
                <w:rPrChange w:id="5229" w:author="ADMIN" w:date="2025-07-29T11:11:00Z" w16du:dateUtc="2025-07-29T04:11:00Z">
                  <w:rPr>
                    <w:rFonts w:asciiTheme="minorBidi" w:hAnsiTheme="minorBidi" w:cstheme="minorBidi"/>
                    <w:b w:val="0"/>
                    <w:i w:val="0"/>
                    <w:sz w:val="22"/>
                    <w:szCs w:val="22"/>
                    <w:lang w:val="en-US"/>
                  </w:rPr>
                </w:rPrChange>
              </w:rPr>
            </w:pPr>
            <w:ins w:id="5230" w:author="ADMIN" w:date="2025-07-29T11:10:00Z" w16du:dateUtc="2025-07-29T04:10:00Z">
              <w:r w:rsidRPr="00C33BCA">
                <w:rPr>
                  <w:rFonts w:ascii="Arial" w:hAnsi="Arial" w:cs="Arial"/>
                  <w:b w:val="0"/>
                  <w:i w:val="0"/>
                  <w:sz w:val="13"/>
                  <w:szCs w:val="13"/>
                  <w:lang w:val="sv-SE"/>
                  <w:rPrChange w:id="5231" w:author="ADMIN" w:date="2025-07-29T11:11:00Z" w16du:dateUtc="2025-07-29T04:11:00Z">
                    <w:rPr>
                      <w:rFonts w:ascii="Arial" w:hAnsi="Arial" w:cs="Arial"/>
                      <w:b w:val="0"/>
                      <w:i w:val="0"/>
                      <w:sz w:val="22"/>
                      <w:szCs w:val="22"/>
                      <w:lang w:val="sv-SE"/>
                    </w:rPr>
                  </w:rPrChange>
                </w:rPr>
                <w:t xml:space="preserve">07.00 – 21.00 </w:t>
              </w:r>
            </w:ins>
          </w:p>
          <w:p w14:paraId="04E8B68B" w14:textId="77777777" w:rsidR="00AE51AA" w:rsidRPr="00922713" w:rsidRDefault="00AE51AA">
            <w:pPr>
              <w:pStyle w:val="Heading2"/>
              <w:keepNext w:val="0"/>
              <w:numPr>
                <w:ilvl w:val="1"/>
                <w:numId w:val="0"/>
              </w:numPr>
              <w:tabs>
                <w:tab w:val="num" w:pos="360"/>
              </w:tabs>
              <w:spacing w:before="0" w:after="0" w:line="276" w:lineRule="auto"/>
              <w:jc w:val="center"/>
              <w:rPr>
                <w:rFonts w:ascii="Arial" w:hAnsi="Arial" w:cs="Arial"/>
                <w:b w:val="0"/>
                <w:i w:val="0"/>
                <w:sz w:val="22"/>
                <w:szCs w:val="22"/>
                <w:lang w:val="id-ID"/>
                <w:rPrChange w:id="5232" w:author="Syahrani Rachmawati Sadino" w:date="2025-01-31T14:35:00Z">
                  <w:rPr>
                    <w:rFonts w:asciiTheme="minorBidi" w:hAnsiTheme="minorBidi" w:cstheme="minorBidi"/>
                    <w:b w:val="0"/>
                    <w:i w:val="0"/>
                    <w:sz w:val="22"/>
                    <w:szCs w:val="22"/>
                    <w:lang w:val="id-ID"/>
                  </w:rPr>
                </w:rPrChange>
              </w:rPr>
            </w:pPr>
          </w:p>
        </w:tc>
        <w:tc>
          <w:tcPr>
            <w:tcW w:w="1053" w:type="dxa"/>
            <w:tcBorders>
              <w:top w:val="single" w:sz="4" w:space="0" w:color="auto"/>
              <w:bottom w:val="single" w:sz="4" w:space="0" w:color="auto"/>
            </w:tcBorders>
            <w:shd w:val="clear" w:color="auto" w:fill="auto"/>
            <w:tcPrChange w:id="5233" w:author="ADMIN" w:date="2025-07-29T11:14:00Z" w16du:dateUtc="2025-07-29T04:14:00Z">
              <w:tcPr>
                <w:tcW w:w="1073" w:type="dxa"/>
                <w:tcBorders>
                  <w:top w:val="single" w:sz="4" w:space="0" w:color="auto"/>
                  <w:bottom w:val="single" w:sz="4" w:space="0" w:color="auto"/>
                </w:tcBorders>
                <w:shd w:val="clear" w:color="auto" w:fill="auto"/>
              </w:tcPr>
            </w:tcPrChange>
          </w:tcPr>
          <w:p w14:paraId="6239EA44" w14:textId="77777777" w:rsidR="00AE51AA" w:rsidRDefault="00AE51AA">
            <w:pPr>
              <w:pStyle w:val="Heading2"/>
              <w:keepNext w:val="0"/>
              <w:numPr>
                <w:ilvl w:val="1"/>
                <w:numId w:val="0"/>
              </w:numPr>
              <w:tabs>
                <w:tab w:val="num" w:pos="360"/>
              </w:tabs>
              <w:spacing w:before="0" w:after="0" w:line="276" w:lineRule="auto"/>
              <w:jc w:val="center"/>
              <w:rPr>
                <w:ins w:id="5234" w:author="ADMIN" w:date="2025-07-29T11:10:00Z" w16du:dateUtc="2025-07-29T04:10:00Z"/>
                <w:rFonts w:ascii="Arial" w:hAnsi="Arial" w:cs="Arial"/>
                <w:b w:val="0"/>
                <w:i w:val="0"/>
                <w:sz w:val="22"/>
                <w:szCs w:val="22"/>
                <w:lang w:val="sv-SE"/>
              </w:rPr>
            </w:pPr>
            <w:r w:rsidRPr="00922713">
              <w:rPr>
                <w:rFonts w:ascii="Arial" w:hAnsi="Arial" w:cs="Arial"/>
                <w:b w:val="0"/>
                <w:i w:val="0"/>
                <w:sz w:val="22"/>
                <w:szCs w:val="22"/>
                <w:lang w:val="sv-SE"/>
                <w:rPrChange w:id="5235" w:author="Syahrani Rachmawati Sadino" w:date="2025-01-31T14:35:00Z">
                  <w:rPr>
                    <w:rFonts w:asciiTheme="minorBidi" w:hAnsiTheme="minorBidi" w:cstheme="minorBidi"/>
                    <w:b w:val="0"/>
                    <w:i w:val="0"/>
                    <w:sz w:val="22"/>
                    <w:szCs w:val="22"/>
                    <w:lang w:val="sv-SE"/>
                  </w:rPr>
                </w:rPrChange>
              </w:rPr>
              <w:t>Jam</w:t>
            </w:r>
            <w:r w:rsidR="005D130D" w:rsidRPr="00922713">
              <w:rPr>
                <w:rFonts w:ascii="Arial" w:hAnsi="Arial" w:cs="Arial"/>
                <w:b w:val="0"/>
                <w:i w:val="0"/>
                <w:sz w:val="22"/>
                <w:szCs w:val="22"/>
                <w:lang w:val="sv-SE"/>
                <w:rPrChange w:id="5236" w:author="Syahrani Rachmawati Sadino" w:date="2025-01-31T14:35:00Z">
                  <w:rPr>
                    <w:rFonts w:asciiTheme="minorBidi" w:hAnsiTheme="minorBidi" w:cstheme="minorBidi"/>
                    <w:b w:val="0"/>
                    <w:i w:val="0"/>
                    <w:sz w:val="22"/>
                    <w:szCs w:val="22"/>
                    <w:lang w:val="sv-SE"/>
                  </w:rPr>
                </w:rPrChange>
              </w:rPr>
              <w:t>:</w:t>
            </w:r>
          </w:p>
          <w:p w14:paraId="654B444E" w14:textId="77777777" w:rsidR="00C33BCA" w:rsidRPr="001C288B" w:rsidRDefault="00C33BCA" w:rsidP="00C33BCA">
            <w:pPr>
              <w:pStyle w:val="Heading2"/>
              <w:keepNext w:val="0"/>
              <w:numPr>
                <w:ilvl w:val="1"/>
                <w:numId w:val="0"/>
              </w:numPr>
              <w:tabs>
                <w:tab w:val="num" w:pos="360"/>
              </w:tabs>
              <w:spacing w:before="0" w:after="0" w:line="276" w:lineRule="auto"/>
              <w:jc w:val="center"/>
              <w:rPr>
                <w:ins w:id="5237" w:author="ADMIN" w:date="2025-07-29T11:11:00Z" w16du:dateUtc="2025-07-29T04:11:00Z"/>
                <w:rFonts w:ascii="Arial" w:hAnsi="Arial" w:cs="Arial"/>
                <w:b w:val="0"/>
                <w:i w:val="0"/>
                <w:sz w:val="13"/>
                <w:szCs w:val="13"/>
                <w:lang w:val="en-US"/>
              </w:rPr>
            </w:pPr>
            <w:ins w:id="5238" w:author="ADMIN" w:date="2025-07-29T11:11:00Z" w16du:dateUtc="2025-07-29T04:11:00Z">
              <w:r w:rsidRPr="001C288B">
                <w:rPr>
                  <w:rFonts w:ascii="Arial" w:hAnsi="Arial" w:cs="Arial"/>
                  <w:b w:val="0"/>
                  <w:i w:val="0"/>
                  <w:sz w:val="13"/>
                  <w:szCs w:val="13"/>
                  <w:lang w:val="sv-SE"/>
                </w:rPr>
                <w:t xml:space="preserve">07.00 – 21.00 </w:t>
              </w:r>
            </w:ins>
          </w:p>
          <w:p w14:paraId="6EAFB448" w14:textId="08C4144B" w:rsidR="00C33BCA" w:rsidRPr="00C33BCA" w:rsidRDefault="00C33BCA" w:rsidP="00C33BCA">
            <w:pPr>
              <w:rPr>
                <w:bCs/>
                <w:iCs/>
                <w:lang w:val="sv-SE" w:eastAsia="x-none"/>
                <w:rPrChange w:id="5239" w:author="ADMIN" w:date="2025-07-29T11:10:00Z" w16du:dateUtc="2025-07-29T04:10:00Z">
                  <w:rPr>
                    <w:rFonts w:asciiTheme="minorBidi" w:hAnsiTheme="minorBidi" w:cstheme="minorBidi"/>
                    <w:b w:val="0"/>
                    <w:i w:val="0"/>
                    <w:sz w:val="22"/>
                    <w:szCs w:val="22"/>
                    <w:lang w:val="sv-SE"/>
                  </w:rPr>
                </w:rPrChange>
              </w:rPr>
              <w:pPrChange w:id="5240" w:author="ADMIN" w:date="2025-07-29T11:10:00Z" w16du:dateUtc="2025-07-29T04:10:00Z">
                <w:pPr>
                  <w:pStyle w:val="Heading2"/>
                  <w:keepNext w:val="0"/>
                  <w:numPr>
                    <w:ilvl w:val="1"/>
                  </w:numPr>
                  <w:tabs>
                    <w:tab w:val="num" w:pos="360"/>
                  </w:tabs>
                  <w:spacing w:before="0" w:after="0" w:line="276" w:lineRule="auto"/>
                  <w:jc w:val="center"/>
                </w:pPr>
              </w:pPrChange>
            </w:pPr>
          </w:p>
        </w:tc>
        <w:tc>
          <w:tcPr>
            <w:tcW w:w="996" w:type="dxa"/>
            <w:tcBorders>
              <w:top w:val="single" w:sz="4" w:space="0" w:color="auto"/>
              <w:bottom w:val="single" w:sz="4" w:space="0" w:color="auto"/>
            </w:tcBorders>
            <w:tcPrChange w:id="5241" w:author="ADMIN" w:date="2025-07-29T11:14:00Z" w16du:dateUtc="2025-07-29T04:14:00Z">
              <w:tcPr>
                <w:tcW w:w="1027" w:type="dxa"/>
                <w:tcBorders>
                  <w:top w:val="single" w:sz="4" w:space="0" w:color="auto"/>
                  <w:bottom w:val="single" w:sz="4" w:space="0" w:color="auto"/>
                </w:tcBorders>
              </w:tcPr>
            </w:tcPrChange>
          </w:tcPr>
          <w:p w14:paraId="62ABBE0F" w14:textId="77777777" w:rsidR="00AE51AA" w:rsidRDefault="00AE51AA">
            <w:pPr>
              <w:spacing w:line="276" w:lineRule="auto"/>
              <w:jc w:val="center"/>
              <w:rPr>
                <w:ins w:id="5242" w:author="ADMIN" w:date="2025-07-29T11:11:00Z" w16du:dateUtc="2025-07-29T04:11:00Z"/>
                <w:rFonts w:ascii="Arial" w:hAnsi="Arial" w:cs="Arial"/>
                <w:sz w:val="22"/>
                <w:szCs w:val="22"/>
                <w:lang w:val="sv-SE"/>
              </w:rPr>
            </w:pPr>
            <w:r w:rsidRPr="00922713">
              <w:rPr>
                <w:rFonts w:ascii="Arial" w:hAnsi="Arial" w:cs="Arial"/>
                <w:sz w:val="22"/>
                <w:szCs w:val="22"/>
                <w:lang w:val="sv-SE"/>
                <w:rPrChange w:id="5243" w:author="Syahrani Rachmawati Sadino" w:date="2025-01-31T14:35:00Z">
                  <w:rPr>
                    <w:rFonts w:asciiTheme="minorBidi" w:hAnsiTheme="minorBidi" w:cstheme="minorBidi"/>
                    <w:sz w:val="22"/>
                    <w:szCs w:val="22"/>
                    <w:lang w:val="sv-SE"/>
                  </w:rPr>
                </w:rPrChange>
              </w:rPr>
              <w:t>Jam</w:t>
            </w:r>
            <w:r w:rsidR="005D130D" w:rsidRPr="00922713">
              <w:rPr>
                <w:rFonts w:ascii="Arial" w:hAnsi="Arial" w:cs="Arial"/>
                <w:sz w:val="22"/>
                <w:szCs w:val="22"/>
                <w:lang w:val="sv-SE"/>
                <w:rPrChange w:id="5244" w:author="Syahrani Rachmawati Sadino" w:date="2025-01-31T14:35:00Z">
                  <w:rPr>
                    <w:rFonts w:asciiTheme="minorBidi" w:hAnsiTheme="minorBidi" w:cstheme="minorBidi"/>
                    <w:sz w:val="22"/>
                    <w:szCs w:val="22"/>
                    <w:lang w:val="sv-SE"/>
                  </w:rPr>
                </w:rPrChange>
              </w:rPr>
              <w:t>:</w:t>
            </w:r>
          </w:p>
          <w:p w14:paraId="58E4F078" w14:textId="77777777" w:rsidR="00C33BCA" w:rsidRPr="001C288B" w:rsidRDefault="00C33BCA" w:rsidP="00C33BCA">
            <w:pPr>
              <w:pStyle w:val="Heading2"/>
              <w:keepNext w:val="0"/>
              <w:numPr>
                <w:ilvl w:val="1"/>
                <w:numId w:val="0"/>
              </w:numPr>
              <w:tabs>
                <w:tab w:val="num" w:pos="360"/>
              </w:tabs>
              <w:spacing w:before="0" w:after="0" w:line="276" w:lineRule="auto"/>
              <w:jc w:val="center"/>
              <w:rPr>
                <w:ins w:id="5245" w:author="ADMIN" w:date="2025-07-29T11:11:00Z" w16du:dateUtc="2025-07-29T04:11:00Z"/>
                <w:rFonts w:ascii="Arial" w:hAnsi="Arial" w:cs="Arial"/>
                <w:b w:val="0"/>
                <w:i w:val="0"/>
                <w:sz w:val="13"/>
                <w:szCs w:val="13"/>
                <w:lang w:val="en-US"/>
              </w:rPr>
            </w:pPr>
            <w:ins w:id="5246" w:author="ADMIN" w:date="2025-07-29T11:11:00Z" w16du:dateUtc="2025-07-29T04:11:00Z">
              <w:r w:rsidRPr="001C288B">
                <w:rPr>
                  <w:rFonts w:ascii="Arial" w:hAnsi="Arial" w:cs="Arial"/>
                  <w:b w:val="0"/>
                  <w:i w:val="0"/>
                  <w:sz w:val="13"/>
                  <w:szCs w:val="13"/>
                  <w:lang w:val="sv-SE"/>
                </w:rPr>
                <w:t xml:space="preserve">07.00 – 21.00 </w:t>
              </w:r>
            </w:ins>
          </w:p>
          <w:p w14:paraId="65A41A6D" w14:textId="3047E78B" w:rsidR="00C33BCA" w:rsidRPr="00922713" w:rsidRDefault="00C33BCA">
            <w:pPr>
              <w:spacing w:line="276" w:lineRule="auto"/>
              <w:jc w:val="center"/>
              <w:rPr>
                <w:rFonts w:ascii="Arial" w:hAnsi="Arial" w:cs="Arial"/>
                <w:sz w:val="22"/>
                <w:szCs w:val="22"/>
                <w:lang w:val="sv-SE" w:eastAsia="x-none"/>
                <w:rPrChange w:id="5247" w:author="Syahrani Rachmawati Sadino" w:date="2025-01-31T14:35:00Z">
                  <w:rPr>
                    <w:rFonts w:asciiTheme="minorBidi" w:hAnsiTheme="minorBidi" w:cstheme="minorBidi"/>
                    <w:sz w:val="22"/>
                    <w:szCs w:val="22"/>
                    <w:lang w:val="sv-SE" w:eastAsia="x-none"/>
                  </w:rPr>
                </w:rPrChange>
              </w:rPr>
            </w:pPr>
          </w:p>
        </w:tc>
        <w:tc>
          <w:tcPr>
            <w:tcW w:w="1006" w:type="dxa"/>
            <w:tcBorders>
              <w:top w:val="single" w:sz="4" w:space="0" w:color="auto"/>
              <w:bottom w:val="single" w:sz="4" w:space="0" w:color="auto"/>
            </w:tcBorders>
            <w:tcPrChange w:id="5248" w:author="ADMIN" w:date="2025-07-29T11:14:00Z" w16du:dateUtc="2025-07-29T04:14:00Z">
              <w:tcPr>
                <w:tcW w:w="1027" w:type="dxa"/>
                <w:tcBorders>
                  <w:top w:val="single" w:sz="4" w:space="0" w:color="auto"/>
                  <w:bottom w:val="single" w:sz="4" w:space="0" w:color="auto"/>
                </w:tcBorders>
              </w:tcPr>
            </w:tcPrChange>
          </w:tcPr>
          <w:p w14:paraId="5F54873F" w14:textId="77777777" w:rsidR="00AE51AA" w:rsidRDefault="00AE51AA">
            <w:pPr>
              <w:spacing w:line="276" w:lineRule="auto"/>
              <w:jc w:val="center"/>
              <w:rPr>
                <w:ins w:id="5249" w:author="ADMIN" w:date="2025-07-29T11:11:00Z" w16du:dateUtc="2025-07-29T04:11:00Z"/>
                <w:rFonts w:ascii="Arial" w:hAnsi="Arial" w:cs="Arial"/>
                <w:sz w:val="22"/>
                <w:szCs w:val="22"/>
                <w:lang w:val="sv-SE"/>
              </w:rPr>
            </w:pPr>
            <w:r w:rsidRPr="00922713">
              <w:rPr>
                <w:rFonts w:ascii="Arial" w:hAnsi="Arial" w:cs="Arial"/>
                <w:sz w:val="22"/>
                <w:szCs w:val="22"/>
                <w:lang w:val="sv-SE"/>
                <w:rPrChange w:id="5250" w:author="Syahrani Rachmawati Sadino" w:date="2025-01-31T14:35:00Z">
                  <w:rPr>
                    <w:rFonts w:asciiTheme="minorBidi" w:hAnsiTheme="minorBidi" w:cstheme="minorBidi"/>
                    <w:sz w:val="22"/>
                    <w:szCs w:val="22"/>
                    <w:lang w:val="sv-SE"/>
                  </w:rPr>
                </w:rPrChange>
              </w:rPr>
              <w:t>Jam</w:t>
            </w:r>
            <w:r w:rsidR="005D130D" w:rsidRPr="00922713">
              <w:rPr>
                <w:rFonts w:ascii="Arial" w:hAnsi="Arial" w:cs="Arial"/>
                <w:sz w:val="22"/>
                <w:szCs w:val="22"/>
                <w:lang w:val="sv-SE"/>
                <w:rPrChange w:id="5251" w:author="Syahrani Rachmawati Sadino" w:date="2025-01-31T14:35:00Z">
                  <w:rPr>
                    <w:rFonts w:asciiTheme="minorBidi" w:hAnsiTheme="minorBidi" w:cstheme="minorBidi"/>
                    <w:sz w:val="22"/>
                    <w:szCs w:val="22"/>
                    <w:lang w:val="sv-SE"/>
                  </w:rPr>
                </w:rPrChange>
              </w:rPr>
              <w:t>:</w:t>
            </w:r>
          </w:p>
          <w:p w14:paraId="65D8660F" w14:textId="77777777" w:rsidR="00C33BCA" w:rsidRPr="001C288B" w:rsidRDefault="00C33BCA" w:rsidP="00C33BCA">
            <w:pPr>
              <w:pStyle w:val="Heading2"/>
              <w:keepNext w:val="0"/>
              <w:numPr>
                <w:ilvl w:val="1"/>
                <w:numId w:val="0"/>
              </w:numPr>
              <w:tabs>
                <w:tab w:val="num" w:pos="360"/>
              </w:tabs>
              <w:spacing w:before="0" w:after="0" w:line="276" w:lineRule="auto"/>
              <w:jc w:val="center"/>
              <w:rPr>
                <w:ins w:id="5252" w:author="ADMIN" w:date="2025-07-29T11:11:00Z" w16du:dateUtc="2025-07-29T04:11:00Z"/>
                <w:rFonts w:ascii="Arial" w:hAnsi="Arial" w:cs="Arial"/>
                <w:b w:val="0"/>
                <w:i w:val="0"/>
                <w:sz w:val="13"/>
                <w:szCs w:val="13"/>
                <w:lang w:val="en-US"/>
              </w:rPr>
            </w:pPr>
            <w:ins w:id="5253" w:author="ADMIN" w:date="2025-07-29T11:11:00Z" w16du:dateUtc="2025-07-29T04:11:00Z">
              <w:r w:rsidRPr="001C288B">
                <w:rPr>
                  <w:rFonts w:ascii="Arial" w:hAnsi="Arial" w:cs="Arial"/>
                  <w:b w:val="0"/>
                  <w:i w:val="0"/>
                  <w:sz w:val="13"/>
                  <w:szCs w:val="13"/>
                  <w:lang w:val="sv-SE"/>
                </w:rPr>
                <w:t xml:space="preserve">07.00 – 21.00 </w:t>
              </w:r>
            </w:ins>
          </w:p>
          <w:p w14:paraId="6396B391" w14:textId="4A1B6D17" w:rsidR="00C33BCA" w:rsidRPr="00922713" w:rsidRDefault="00C33BCA">
            <w:pPr>
              <w:spacing w:line="276" w:lineRule="auto"/>
              <w:jc w:val="center"/>
              <w:rPr>
                <w:rFonts w:ascii="Arial" w:hAnsi="Arial" w:cs="Arial"/>
                <w:sz w:val="22"/>
                <w:szCs w:val="22"/>
                <w:lang w:val="sv-SE" w:eastAsia="x-none"/>
                <w:rPrChange w:id="5254" w:author="Syahrani Rachmawati Sadino" w:date="2025-01-31T14:35:00Z">
                  <w:rPr>
                    <w:rFonts w:asciiTheme="minorBidi" w:hAnsiTheme="minorBidi" w:cstheme="minorBidi"/>
                    <w:sz w:val="22"/>
                    <w:szCs w:val="22"/>
                    <w:lang w:val="sv-SE" w:eastAsia="x-none"/>
                  </w:rPr>
                </w:rPrChange>
              </w:rPr>
            </w:pPr>
          </w:p>
        </w:tc>
        <w:tc>
          <w:tcPr>
            <w:tcW w:w="1024" w:type="dxa"/>
            <w:tcBorders>
              <w:top w:val="single" w:sz="4" w:space="0" w:color="auto"/>
              <w:bottom w:val="single" w:sz="4" w:space="0" w:color="auto"/>
            </w:tcBorders>
            <w:tcPrChange w:id="5255" w:author="ADMIN" w:date="2025-07-29T11:14:00Z" w16du:dateUtc="2025-07-29T04:14:00Z">
              <w:tcPr>
                <w:tcW w:w="1043" w:type="dxa"/>
                <w:tcBorders>
                  <w:top w:val="single" w:sz="4" w:space="0" w:color="auto"/>
                  <w:bottom w:val="single" w:sz="4" w:space="0" w:color="auto"/>
                </w:tcBorders>
              </w:tcPr>
            </w:tcPrChange>
          </w:tcPr>
          <w:p w14:paraId="3B523974" w14:textId="77777777" w:rsidR="00AE51AA" w:rsidRDefault="00AE51AA">
            <w:pPr>
              <w:spacing w:line="276" w:lineRule="auto"/>
              <w:jc w:val="center"/>
              <w:rPr>
                <w:ins w:id="5256" w:author="ADMIN" w:date="2025-07-29T11:11:00Z" w16du:dateUtc="2025-07-29T04:11:00Z"/>
                <w:rFonts w:ascii="Arial" w:hAnsi="Arial" w:cs="Arial"/>
                <w:sz w:val="22"/>
                <w:szCs w:val="22"/>
                <w:lang w:val="sv-SE"/>
              </w:rPr>
            </w:pPr>
            <w:r w:rsidRPr="00922713">
              <w:rPr>
                <w:rFonts w:ascii="Arial" w:hAnsi="Arial" w:cs="Arial"/>
                <w:sz w:val="22"/>
                <w:szCs w:val="22"/>
                <w:lang w:val="sv-SE"/>
                <w:rPrChange w:id="5257" w:author="Syahrani Rachmawati Sadino" w:date="2025-01-31T14:35:00Z">
                  <w:rPr>
                    <w:rFonts w:asciiTheme="minorBidi" w:hAnsiTheme="minorBidi" w:cstheme="minorBidi"/>
                    <w:sz w:val="22"/>
                    <w:szCs w:val="22"/>
                    <w:lang w:val="sv-SE"/>
                  </w:rPr>
                </w:rPrChange>
              </w:rPr>
              <w:t>Jam</w:t>
            </w:r>
            <w:r w:rsidR="005D130D" w:rsidRPr="00922713">
              <w:rPr>
                <w:rFonts w:ascii="Arial" w:hAnsi="Arial" w:cs="Arial"/>
                <w:sz w:val="22"/>
                <w:szCs w:val="22"/>
                <w:lang w:val="sv-SE"/>
                <w:rPrChange w:id="5258" w:author="Syahrani Rachmawati Sadino" w:date="2025-01-31T14:35:00Z">
                  <w:rPr>
                    <w:rFonts w:asciiTheme="minorBidi" w:hAnsiTheme="minorBidi" w:cstheme="minorBidi"/>
                    <w:sz w:val="22"/>
                    <w:szCs w:val="22"/>
                    <w:lang w:val="sv-SE"/>
                  </w:rPr>
                </w:rPrChange>
              </w:rPr>
              <w:t>:</w:t>
            </w:r>
          </w:p>
          <w:p w14:paraId="7C313EBF" w14:textId="77777777" w:rsidR="00C33BCA" w:rsidRPr="001C288B" w:rsidRDefault="00C33BCA" w:rsidP="00C33BCA">
            <w:pPr>
              <w:pStyle w:val="Heading2"/>
              <w:keepNext w:val="0"/>
              <w:numPr>
                <w:ilvl w:val="1"/>
                <w:numId w:val="0"/>
              </w:numPr>
              <w:tabs>
                <w:tab w:val="num" w:pos="360"/>
              </w:tabs>
              <w:spacing w:before="0" w:after="0" w:line="276" w:lineRule="auto"/>
              <w:jc w:val="center"/>
              <w:rPr>
                <w:ins w:id="5259" w:author="ADMIN" w:date="2025-07-29T11:11:00Z" w16du:dateUtc="2025-07-29T04:11:00Z"/>
                <w:rFonts w:ascii="Arial" w:hAnsi="Arial" w:cs="Arial"/>
                <w:b w:val="0"/>
                <w:i w:val="0"/>
                <w:sz w:val="13"/>
                <w:szCs w:val="13"/>
                <w:lang w:val="en-US"/>
              </w:rPr>
            </w:pPr>
            <w:ins w:id="5260" w:author="ADMIN" w:date="2025-07-29T11:11:00Z" w16du:dateUtc="2025-07-29T04:11:00Z">
              <w:r w:rsidRPr="001C288B">
                <w:rPr>
                  <w:rFonts w:ascii="Arial" w:hAnsi="Arial" w:cs="Arial"/>
                  <w:b w:val="0"/>
                  <w:i w:val="0"/>
                  <w:sz w:val="13"/>
                  <w:szCs w:val="13"/>
                  <w:lang w:val="sv-SE"/>
                </w:rPr>
                <w:t xml:space="preserve">07.00 – 21.00 </w:t>
              </w:r>
            </w:ins>
          </w:p>
          <w:p w14:paraId="2773B810" w14:textId="1E7A3321" w:rsidR="00C33BCA" w:rsidRPr="00922713" w:rsidRDefault="00C33BCA">
            <w:pPr>
              <w:spacing w:line="276" w:lineRule="auto"/>
              <w:jc w:val="center"/>
              <w:rPr>
                <w:rFonts w:ascii="Arial" w:hAnsi="Arial" w:cs="Arial"/>
                <w:sz w:val="22"/>
                <w:szCs w:val="22"/>
                <w:lang w:val="sv-SE" w:eastAsia="x-none"/>
                <w:rPrChange w:id="5261" w:author="Syahrani Rachmawati Sadino" w:date="2025-01-31T14:35:00Z">
                  <w:rPr>
                    <w:rFonts w:asciiTheme="minorBidi" w:hAnsiTheme="minorBidi" w:cstheme="minorBidi"/>
                    <w:sz w:val="22"/>
                    <w:szCs w:val="22"/>
                    <w:lang w:val="sv-SE" w:eastAsia="x-none"/>
                  </w:rPr>
                </w:rPrChange>
              </w:rPr>
            </w:pPr>
          </w:p>
        </w:tc>
        <w:tc>
          <w:tcPr>
            <w:tcW w:w="1002" w:type="dxa"/>
            <w:tcBorders>
              <w:top w:val="single" w:sz="4" w:space="0" w:color="auto"/>
              <w:bottom w:val="single" w:sz="4" w:space="0" w:color="auto"/>
            </w:tcBorders>
            <w:tcPrChange w:id="5262" w:author="ADMIN" w:date="2025-07-29T11:14:00Z" w16du:dateUtc="2025-07-29T04:14:00Z">
              <w:tcPr>
                <w:tcW w:w="1027" w:type="dxa"/>
                <w:tcBorders>
                  <w:top w:val="single" w:sz="4" w:space="0" w:color="auto"/>
                  <w:bottom w:val="single" w:sz="4" w:space="0" w:color="auto"/>
                </w:tcBorders>
              </w:tcPr>
            </w:tcPrChange>
          </w:tcPr>
          <w:p w14:paraId="019F1A37" w14:textId="77777777" w:rsidR="00AE51AA" w:rsidRDefault="00AE51AA">
            <w:pPr>
              <w:spacing w:line="276" w:lineRule="auto"/>
              <w:jc w:val="center"/>
              <w:rPr>
                <w:ins w:id="5263" w:author="ADMIN" w:date="2025-07-29T11:11:00Z" w16du:dateUtc="2025-07-29T04:11:00Z"/>
                <w:rFonts w:ascii="Arial" w:hAnsi="Arial" w:cs="Arial"/>
                <w:sz w:val="22"/>
                <w:szCs w:val="22"/>
                <w:lang w:val="sv-SE"/>
              </w:rPr>
            </w:pPr>
            <w:r w:rsidRPr="00922713">
              <w:rPr>
                <w:rFonts w:ascii="Arial" w:hAnsi="Arial" w:cs="Arial"/>
                <w:sz w:val="22"/>
                <w:szCs w:val="22"/>
                <w:lang w:val="sv-SE"/>
                <w:rPrChange w:id="5264" w:author="Syahrani Rachmawati Sadino" w:date="2025-01-31T14:35:00Z">
                  <w:rPr>
                    <w:rFonts w:asciiTheme="minorBidi" w:hAnsiTheme="minorBidi" w:cstheme="minorBidi"/>
                    <w:sz w:val="22"/>
                    <w:szCs w:val="22"/>
                    <w:lang w:val="sv-SE"/>
                  </w:rPr>
                </w:rPrChange>
              </w:rPr>
              <w:t>Jam</w:t>
            </w:r>
            <w:r w:rsidR="005D130D" w:rsidRPr="00922713">
              <w:rPr>
                <w:rFonts w:ascii="Arial" w:hAnsi="Arial" w:cs="Arial"/>
                <w:sz w:val="22"/>
                <w:szCs w:val="22"/>
                <w:lang w:val="sv-SE"/>
                <w:rPrChange w:id="5265" w:author="Syahrani Rachmawati Sadino" w:date="2025-01-31T14:35:00Z">
                  <w:rPr>
                    <w:rFonts w:asciiTheme="minorBidi" w:hAnsiTheme="minorBidi" w:cstheme="minorBidi"/>
                    <w:sz w:val="22"/>
                    <w:szCs w:val="22"/>
                    <w:lang w:val="sv-SE"/>
                  </w:rPr>
                </w:rPrChange>
              </w:rPr>
              <w:t>:</w:t>
            </w:r>
          </w:p>
          <w:p w14:paraId="2AEE592F" w14:textId="77777777" w:rsidR="00C33BCA" w:rsidRPr="001C288B" w:rsidRDefault="00C33BCA" w:rsidP="00C33BCA">
            <w:pPr>
              <w:pStyle w:val="Heading2"/>
              <w:keepNext w:val="0"/>
              <w:numPr>
                <w:ilvl w:val="1"/>
                <w:numId w:val="0"/>
              </w:numPr>
              <w:tabs>
                <w:tab w:val="num" w:pos="360"/>
              </w:tabs>
              <w:spacing w:before="0" w:after="0" w:line="276" w:lineRule="auto"/>
              <w:jc w:val="center"/>
              <w:rPr>
                <w:ins w:id="5266" w:author="ADMIN" w:date="2025-07-29T11:11:00Z" w16du:dateUtc="2025-07-29T04:11:00Z"/>
                <w:rFonts w:ascii="Arial" w:hAnsi="Arial" w:cs="Arial"/>
                <w:b w:val="0"/>
                <w:i w:val="0"/>
                <w:sz w:val="13"/>
                <w:szCs w:val="13"/>
                <w:lang w:val="en-US"/>
              </w:rPr>
            </w:pPr>
            <w:ins w:id="5267" w:author="ADMIN" w:date="2025-07-29T11:11:00Z" w16du:dateUtc="2025-07-29T04:11:00Z">
              <w:r w:rsidRPr="001C288B">
                <w:rPr>
                  <w:rFonts w:ascii="Arial" w:hAnsi="Arial" w:cs="Arial"/>
                  <w:b w:val="0"/>
                  <w:i w:val="0"/>
                  <w:sz w:val="13"/>
                  <w:szCs w:val="13"/>
                  <w:lang w:val="sv-SE"/>
                </w:rPr>
                <w:t xml:space="preserve">07.00 – 21.00 </w:t>
              </w:r>
            </w:ins>
          </w:p>
          <w:p w14:paraId="1D69175B" w14:textId="4513FB12" w:rsidR="00C33BCA" w:rsidRPr="00922713" w:rsidRDefault="00C33BCA">
            <w:pPr>
              <w:spacing w:line="276" w:lineRule="auto"/>
              <w:jc w:val="center"/>
              <w:rPr>
                <w:rFonts w:ascii="Arial" w:hAnsi="Arial" w:cs="Arial"/>
                <w:sz w:val="22"/>
                <w:szCs w:val="22"/>
                <w:lang w:val="sv-SE" w:eastAsia="x-none"/>
                <w:rPrChange w:id="5268" w:author="Syahrani Rachmawati Sadino" w:date="2025-01-31T14:35:00Z">
                  <w:rPr>
                    <w:rFonts w:asciiTheme="minorBidi" w:hAnsiTheme="minorBidi" w:cstheme="minorBidi"/>
                    <w:sz w:val="22"/>
                    <w:szCs w:val="22"/>
                    <w:lang w:val="sv-SE" w:eastAsia="x-none"/>
                  </w:rPr>
                </w:rPrChange>
              </w:rPr>
            </w:pPr>
          </w:p>
        </w:tc>
        <w:tc>
          <w:tcPr>
            <w:tcW w:w="1111" w:type="dxa"/>
            <w:tcBorders>
              <w:top w:val="single" w:sz="4" w:space="0" w:color="auto"/>
              <w:bottom w:val="single" w:sz="4" w:space="0" w:color="auto"/>
            </w:tcBorders>
            <w:tcPrChange w:id="5269" w:author="ADMIN" w:date="2025-07-29T11:14:00Z" w16du:dateUtc="2025-07-29T04:14:00Z">
              <w:tcPr>
                <w:tcW w:w="1132" w:type="dxa"/>
                <w:tcBorders>
                  <w:top w:val="single" w:sz="4" w:space="0" w:color="auto"/>
                  <w:bottom w:val="single" w:sz="4" w:space="0" w:color="auto"/>
                </w:tcBorders>
              </w:tcPr>
            </w:tcPrChange>
          </w:tcPr>
          <w:p w14:paraId="7311E3FB" w14:textId="77777777" w:rsidR="00AE51AA" w:rsidRDefault="00AE51AA">
            <w:pPr>
              <w:spacing w:line="276" w:lineRule="auto"/>
              <w:jc w:val="center"/>
              <w:rPr>
                <w:ins w:id="5270" w:author="ADMIN" w:date="2025-07-29T11:12:00Z" w16du:dateUtc="2025-07-29T04:12:00Z"/>
                <w:rFonts w:ascii="Arial" w:hAnsi="Arial" w:cs="Arial"/>
                <w:sz w:val="22"/>
                <w:szCs w:val="22"/>
                <w:lang w:val="sv-SE"/>
              </w:rPr>
            </w:pPr>
            <w:r w:rsidRPr="00922713">
              <w:rPr>
                <w:rFonts w:ascii="Arial" w:hAnsi="Arial" w:cs="Arial"/>
                <w:sz w:val="22"/>
                <w:szCs w:val="22"/>
                <w:lang w:val="sv-SE"/>
                <w:rPrChange w:id="5271" w:author="Syahrani Rachmawati Sadino" w:date="2025-01-31T14:35:00Z">
                  <w:rPr>
                    <w:rFonts w:asciiTheme="minorBidi" w:hAnsiTheme="minorBidi" w:cstheme="minorBidi"/>
                    <w:sz w:val="22"/>
                    <w:szCs w:val="22"/>
                    <w:lang w:val="sv-SE"/>
                  </w:rPr>
                </w:rPrChange>
              </w:rPr>
              <w:t>Jam</w:t>
            </w:r>
            <w:r w:rsidR="005D130D" w:rsidRPr="00922713">
              <w:rPr>
                <w:rFonts w:ascii="Arial" w:hAnsi="Arial" w:cs="Arial"/>
                <w:sz w:val="22"/>
                <w:szCs w:val="22"/>
                <w:lang w:val="sv-SE"/>
                <w:rPrChange w:id="5272" w:author="Syahrani Rachmawati Sadino" w:date="2025-01-31T14:35:00Z">
                  <w:rPr>
                    <w:rFonts w:asciiTheme="minorBidi" w:hAnsiTheme="minorBidi" w:cstheme="minorBidi"/>
                    <w:sz w:val="22"/>
                    <w:szCs w:val="22"/>
                    <w:lang w:val="sv-SE"/>
                  </w:rPr>
                </w:rPrChange>
              </w:rPr>
              <w:t>:</w:t>
            </w:r>
          </w:p>
          <w:p w14:paraId="63B1B3DB" w14:textId="45BFC9EE" w:rsidR="00C33BCA" w:rsidRPr="00C33BCA" w:rsidRDefault="00C33BCA">
            <w:pPr>
              <w:spacing w:line="276" w:lineRule="auto"/>
              <w:jc w:val="center"/>
              <w:rPr>
                <w:rFonts w:ascii="Arial" w:hAnsi="Arial" w:cs="Arial"/>
                <w:sz w:val="13"/>
                <w:szCs w:val="13"/>
                <w:lang w:val="sv-SE" w:eastAsia="x-none"/>
                <w:rPrChange w:id="5273" w:author="ADMIN" w:date="2025-07-29T11:12:00Z" w16du:dateUtc="2025-07-29T04:12:00Z">
                  <w:rPr>
                    <w:rFonts w:asciiTheme="minorBidi" w:hAnsiTheme="minorBidi" w:cstheme="minorBidi"/>
                    <w:sz w:val="22"/>
                    <w:szCs w:val="22"/>
                    <w:lang w:val="sv-SE" w:eastAsia="x-none"/>
                  </w:rPr>
                </w:rPrChange>
              </w:rPr>
            </w:pPr>
            <w:ins w:id="5274" w:author="ADMIN" w:date="2025-07-29T11:12:00Z" w16du:dateUtc="2025-07-29T04:12:00Z">
              <w:r w:rsidRPr="00C33BCA">
                <w:rPr>
                  <w:rFonts w:ascii="Arial" w:hAnsi="Arial" w:cs="Arial"/>
                  <w:sz w:val="13"/>
                  <w:szCs w:val="13"/>
                  <w:lang w:val="sv-SE"/>
                  <w:rPrChange w:id="5275" w:author="ADMIN" w:date="2025-07-29T11:12:00Z" w16du:dateUtc="2025-07-29T04:12:00Z">
                    <w:rPr>
                      <w:rFonts w:ascii="Arial" w:hAnsi="Arial" w:cs="Arial"/>
                      <w:sz w:val="22"/>
                      <w:szCs w:val="22"/>
                      <w:lang w:val="sv-SE"/>
                    </w:rPr>
                  </w:rPrChange>
                </w:rPr>
                <w:t>LIBUR</w:t>
              </w:r>
            </w:ins>
          </w:p>
        </w:tc>
      </w:tr>
      <w:tr w:rsidR="003D79B2" w:rsidRPr="00922713" w14:paraId="478A8879" w14:textId="77777777" w:rsidTr="003D79B2">
        <w:trPr>
          <w:trHeight w:val="397"/>
          <w:ins w:id="5276" w:author="ADMIN" w:date="2025-07-29T11:14:00Z" w16du:dateUtc="2025-07-29T04:14:00Z"/>
          <w:trPrChange w:id="5277" w:author="ADMIN" w:date="2025-07-29T11:14:00Z" w16du:dateUtc="2025-07-29T04:14:00Z">
            <w:trPr>
              <w:trHeight w:val="397"/>
            </w:trPr>
          </w:trPrChange>
        </w:trPr>
        <w:tc>
          <w:tcPr>
            <w:tcW w:w="1227" w:type="dxa"/>
            <w:tcBorders>
              <w:bottom w:val="single" w:sz="4" w:space="0" w:color="auto"/>
              <w:right w:val="single" w:sz="4" w:space="0" w:color="auto"/>
            </w:tcBorders>
            <w:tcPrChange w:id="5278" w:author="ADMIN" w:date="2025-07-29T11:14:00Z" w16du:dateUtc="2025-07-29T04:14:00Z">
              <w:tcPr>
                <w:tcW w:w="1063" w:type="dxa"/>
                <w:tcBorders>
                  <w:bottom w:val="single" w:sz="4" w:space="0" w:color="auto"/>
                  <w:right w:val="single" w:sz="4" w:space="0" w:color="auto"/>
                </w:tcBorders>
              </w:tcPr>
            </w:tcPrChange>
          </w:tcPr>
          <w:p w14:paraId="320791E4" w14:textId="77777777" w:rsidR="003D79B2" w:rsidRPr="003D79B2" w:rsidRDefault="003D79B2">
            <w:pPr>
              <w:spacing w:line="276" w:lineRule="auto"/>
              <w:rPr>
                <w:ins w:id="5279" w:author="ADMIN" w:date="2025-07-29T11:14:00Z" w16du:dateUtc="2025-07-29T04:14:00Z"/>
                <w:rFonts w:ascii="Arial" w:hAnsi="Arial" w:cs="Arial"/>
                <w:sz w:val="18"/>
                <w:szCs w:val="18"/>
                <w:lang w:val="sv-SE" w:eastAsia="x-none"/>
              </w:rPr>
            </w:pPr>
          </w:p>
        </w:tc>
        <w:tc>
          <w:tcPr>
            <w:tcW w:w="1000" w:type="dxa"/>
            <w:tcBorders>
              <w:top w:val="single" w:sz="4" w:space="0" w:color="auto"/>
              <w:left w:val="single" w:sz="4" w:space="0" w:color="auto"/>
              <w:bottom w:val="single" w:sz="4" w:space="0" w:color="auto"/>
            </w:tcBorders>
            <w:shd w:val="clear" w:color="auto" w:fill="auto"/>
            <w:tcPrChange w:id="5280" w:author="ADMIN" w:date="2025-07-29T11:14:00Z" w16du:dateUtc="2025-07-29T04:14:00Z">
              <w:tcPr>
                <w:tcW w:w="1027" w:type="dxa"/>
                <w:tcBorders>
                  <w:top w:val="single" w:sz="4" w:space="0" w:color="auto"/>
                  <w:left w:val="single" w:sz="4" w:space="0" w:color="auto"/>
                  <w:bottom w:val="single" w:sz="4" w:space="0" w:color="auto"/>
                </w:tcBorders>
                <w:shd w:val="clear" w:color="auto" w:fill="auto"/>
              </w:tcPr>
            </w:tcPrChange>
          </w:tcPr>
          <w:p w14:paraId="67749AF6" w14:textId="77777777" w:rsidR="003D79B2" w:rsidRPr="003D79B2" w:rsidRDefault="003D79B2">
            <w:pPr>
              <w:pStyle w:val="Heading2"/>
              <w:keepNext w:val="0"/>
              <w:numPr>
                <w:ilvl w:val="1"/>
                <w:numId w:val="0"/>
              </w:numPr>
              <w:tabs>
                <w:tab w:val="num" w:pos="360"/>
              </w:tabs>
              <w:spacing w:before="0" w:after="0" w:line="276" w:lineRule="auto"/>
              <w:jc w:val="center"/>
              <w:rPr>
                <w:ins w:id="5281" w:author="ADMIN" w:date="2025-07-29T11:14:00Z" w16du:dateUtc="2025-07-29T04:14:00Z"/>
                <w:rFonts w:ascii="Arial" w:hAnsi="Arial" w:cs="Arial"/>
                <w:b w:val="0"/>
                <w:i w:val="0"/>
                <w:sz w:val="22"/>
                <w:szCs w:val="22"/>
                <w:lang w:val="sv-SE"/>
              </w:rPr>
            </w:pPr>
          </w:p>
        </w:tc>
        <w:tc>
          <w:tcPr>
            <w:tcW w:w="1053" w:type="dxa"/>
            <w:tcBorders>
              <w:top w:val="single" w:sz="4" w:space="0" w:color="auto"/>
              <w:bottom w:val="single" w:sz="4" w:space="0" w:color="auto"/>
            </w:tcBorders>
            <w:shd w:val="clear" w:color="auto" w:fill="auto"/>
            <w:tcPrChange w:id="5282" w:author="ADMIN" w:date="2025-07-29T11:14:00Z" w16du:dateUtc="2025-07-29T04:14:00Z">
              <w:tcPr>
                <w:tcW w:w="1073" w:type="dxa"/>
                <w:tcBorders>
                  <w:top w:val="single" w:sz="4" w:space="0" w:color="auto"/>
                  <w:bottom w:val="single" w:sz="4" w:space="0" w:color="auto"/>
                </w:tcBorders>
                <w:shd w:val="clear" w:color="auto" w:fill="auto"/>
              </w:tcPr>
            </w:tcPrChange>
          </w:tcPr>
          <w:p w14:paraId="7F69C5FA" w14:textId="77777777" w:rsidR="003D79B2" w:rsidRPr="003D79B2" w:rsidRDefault="003D79B2">
            <w:pPr>
              <w:pStyle w:val="Heading2"/>
              <w:keepNext w:val="0"/>
              <w:numPr>
                <w:ilvl w:val="1"/>
                <w:numId w:val="0"/>
              </w:numPr>
              <w:tabs>
                <w:tab w:val="num" w:pos="360"/>
              </w:tabs>
              <w:spacing w:before="0" w:after="0" w:line="276" w:lineRule="auto"/>
              <w:jc w:val="center"/>
              <w:rPr>
                <w:ins w:id="5283" w:author="ADMIN" w:date="2025-07-29T11:14:00Z" w16du:dateUtc="2025-07-29T04:14:00Z"/>
                <w:rFonts w:ascii="Arial" w:hAnsi="Arial" w:cs="Arial"/>
                <w:b w:val="0"/>
                <w:i w:val="0"/>
                <w:sz w:val="22"/>
                <w:szCs w:val="22"/>
                <w:lang w:val="sv-SE"/>
              </w:rPr>
            </w:pPr>
          </w:p>
        </w:tc>
        <w:tc>
          <w:tcPr>
            <w:tcW w:w="996" w:type="dxa"/>
            <w:tcBorders>
              <w:top w:val="single" w:sz="4" w:space="0" w:color="auto"/>
              <w:bottom w:val="single" w:sz="4" w:space="0" w:color="auto"/>
            </w:tcBorders>
            <w:tcPrChange w:id="5284" w:author="ADMIN" w:date="2025-07-29T11:14:00Z" w16du:dateUtc="2025-07-29T04:14:00Z">
              <w:tcPr>
                <w:tcW w:w="1027" w:type="dxa"/>
                <w:tcBorders>
                  <w:top w:val="single" w:sz="4" w:space="0" w:color="auto"/>
                  <w:bottom w:val="single" w:sz="4" w:space="0" w:color="auto"/>
                </w:tcBorders>
              </w:tcPr>
            </w:tcPrChange>
          </w:tcPr>
          <w:p w14:paraId="17DCF644" w14:textId="77777777" w:rsidR="003D79B2" w:rsidRPr="003D79B2" w:rsidRDefault="003D79B2">
            <w:pPr>
              <w:spacing w:line="276" w:lineRule="auto"/>
              <w:jc w:val="center"/>
              <w:rPr>
                <w:ins w:id="5285" w:author="ADMIN" w:date="2025-07-29T11:14:00Z" w16du:dateUtc="2025-07-29T04:14:00Z"/>
                <w:rFonts w:ascii="Arial" w:hAnsi="Arial" w:cs="Arial"/>
                <w:sz w:val="22"/>
                <w:szCs w:val="22"/>
                <w:lang w:val="sv-SE"/>
              </w:rPr>
            </w:pPr>
          </w:p>
        </w:tc>
        <w:tc>
          <w:tcPr>
            <w:tcW w:w="1006" w:type="dxa"/>
            <w:tcBorders>
              <w:top w:val="single" w:sz="4" w:space="0" w:color="auto"/>
              <w:bottom w:val="single" w:sz="4" w:space="0" w:color="auto"/>
            </w:tcBorders>
            <w:tcPrChange w:id="5286" w:author="ADMIN" w:date="2025-07-29T11:14:00Z" w16du:dateUtc="2025-07-29T04:14:00Z">
              <w:tcPr>
                <w:tcW w:w="1027" w:type="dxa"/>
                <w:tcBorders>
                  <w:top w:val="single" w:sz="4" w:space="0" w:color="auto"/>
                  <w:bottom w:val="single" w:sz="4" w:space="0" w:color="auto"/>
                </w:tcBorders>
              </w:tcPr>
            </w:tcPrChange>
          </w:tcPr>
          <w:p w14:paraId="12E05EA8" w14:textId="77777777" w:rsidR="003D79B2" w:rsidRPr="003D79B2" w:rsidRDefault="003D79B2">
            <w:pPr>
              <w:spacing w:line="276" w:lineRule="auto"/>
              <w:jc w:val="center"/>
              <w:rPr>
                <w:ins w:id="5287" w:author="ADMIN" w:date="2025-07-29T11:14:00Z" w16du:dateUtc="2025-07-29T04:14:00Z"/>
                <w:rFonts w:ascii="Arial" w:hAnsi="Arial" w:cs="Arial"/>
                <w:sz w:val="22"/>
                <w:szCs w:val="22"/>
                <w:lang w:val="sv-SE"/>
              </w:rPr>
            </w:pPr>
          </w:p>
        </w:tc>
        <w:tc>
          <w:tcPr>
            <w:tcW w:w="1024" w:type="dxa"/>
            <w:tcBorders>
              <w:top w:val="single" w:sz="4" w:space="0" w:color="auto"/>
              <w:bottom w:val="single" w:sz="4" w:space="0" w:color="auto"/>
            </w:tcBorders>
            <w:tcPrChange w:id="5288" w:author="ADMIN" w:date="2025-07-29T11:14:00Z" w16du:dateUtc="2025-07-29T04:14:00Z">
              <w:tcPr>
                <w:tcW w:w="1043" w:type="dxa"/>
                <w:tcBorders>
                  <w:top w:val="single" w:sz="4" w:space="0" w:color="auto"/>
                  <w:bottom w:val="single" w:sz="4" w:space="0" w:color="auto"/>
                </w:tcBorders>
              </w:tcPr>
            </w:tcPrChange>
          </w:tcPr>
          <w:p w14:paraId="449BFF3D" w14:textId="77777777" w:rsidR="003D79B2" w:rsidRPr="003D79B2" w:rsidRDefault="003D79B2">
            <w:pPr>
              <w:spacing w:line="276" w:lineRule="auto"/>
              <w:jc w:val="center"/>
              <w:rPr>
                <w:ins w:id="5289" w:author="ADMIN" w:date="2025-07-29T11:14:00Z" w16du:dateUtc="2025-07-29T04:14:00Z"/>
                <w:rFonts w:ascii="Arial" w:hAnsi="Arial" w:cs="Arial"/>
                <w:sz w:val="22"/>
                <w:szCs w:val="22"/>
                <w:lang w:val="sv-SE"/>
              </w:rPr>
            </w:pPr>
          </w:p>
        </w:tc>
        <w:tc>
          <w:tcPr>
            <w:tcW w:w="1002" w:type="dxa"/>
            <w:tcBorders>
              <w:top w:val="single" w:sz="4" w:space="0" w:color="auto"/>
              <w:bottom w:val="single" w:sz="4" w:space="0" w:color="auto"/>
            </w:tcBorders>
            <w:tcPrChange w:id="5290" w:author="ADMIN" w:date="2025-07-29T11:14:00Z" w16du:dateUtc="2025-07-29T04:14:00Z">
              <w:tcPr>
                <w:tcW w:w="1027" w:type="dxa"/>
                <w:tcBorders>
                  <w:top w:val="single" w:sz="4" w:space="0" w:color="auto"/>
                  <w:bottom w:val="single" w:sz="4" w:space="0" w:color="auto"/>
                </w:tcBorders>
              </w:tcPr>
            </w:tcPrChange>
          </w:tcPr>
          <w:p w14:paraId="2F9BA772" w14:textId="77777777" w:rsidR="003D79B2" w:rsidRPr="003D79B2" w:rsidRDefault="003D79B2">
            <w:pPr>
              <w:spacing w:line="276" w:lineRule="auto"/>
              <w:jc w:val="center"/>
              <w:rPr>
                <w:ins w:id="5291" w:author="ADMIN" w:date="2025-07-29T11:14:00Z" w16du:dateUtc="2025-07-29T04:14:00Z"/>
                <w:rFonts w:ascii="Arial" w:hAnsi="Arial" w:cs="Arial"/>
                <w:sz w:val="22"/>
                <w:szCs w:val="22"/>
                <w:lang w:val="sv-SE"/>
              </w:rPr>
            </w:pPr>
          </w:p>
        </w:tc>
        <w:tc>
          <w:tcPr>
            <w:tcW w:w="1111" w:type="dxa"/>
            <w:tcBorders>
              <w:top w:val="single" w:sz="4" w:space="0" w:color="auto"/>
              <w:bottom w:val="single" w:sz="4" w:space="0" w:color="auto"/>
            </w:tcBorders>
            <w:tcPrChange w:id="5292" w:author="ADMIN" w:date="2025-07-29T11:14:00Z" w16du:dateUtc="2025-07-29T04:14:00Z">
              <w:tcPr>
                <w:tcW w:w="1132" w:type="dxa"/>
                <w:tcBorders>
                  <w:top w:val="single" w:sz="4" w:space="0" w:color="auto"/>
                  <w:bottom w:val="single" w:sz="4" w:space="0" w:color="auto"/>
                </w:tcBorders>
              </w:tcPr>
            </w:tcPrChange>
          </w:tcPr>
          <w:p w14:paraId="0173838E" w14:textId="77777777" w:rsidR="003D79B2" w:rsidRPr="003D79B2" w:rsidRDefault="003D79B2">
            <w:pPr>
              <w:spacing w:line="276" w:lineRule="auto"/>
              <w:jc w:val="center"/>
              <w:rPr>
                <w:ins w:id="5293" w:author="ADMIN" w:date="2025-07-29T11:14:00Z" w16du:dateUtc="2025-07-29T04:14:00Z"/>
                <w:rFonts w:ascii="Arial" w:hAnsi="Arial" w:cs="Arial"/>
                <w:sz w:val="22"/>
                <w:szCs w:val="22"/>
                <w:lang w:val="sv-SE"/>
              </w:rPr>
            </w:pPr>
          </w:p>
        </w:tc>
      </w:tr>
      <w:tr w:rsidR="00AE51AA" w:rsidRPr="00922713" w14:paraId="4354AFFD" w14:textId="77777777" w:rsidTr="003D79B2">
        <w:trPr>
          <w:trHeight w:val="542"/>
          <w:trPrChange w:id="5294" w:author="ADMIN" w:date="2025-07-29T11:14:00Z" w16du:dateUtc="2025-07-29T04:14:00Z">
            <w:trPr>
              <w:trHeight w:val="542"/>
            </w:trPr>
          </w:trPrChange>
        </w:trPr>
        <w:tc>
          <w:tcPr>
            <w:tcW w:w="1227" w:type="dxa"/>
            <w:tcBorders>
              <w:top w:val="single" w:sz="4" w:space="0" w:color="auto"/>
              <w:bottom w:val="single" w:sz="4" w:space="0" w:color="auto"/>
              <w:right w:val="single" w:sz="4" w:space="0" w:color="auto"/>
            </w:tcBorders>
            <w:tcPrChange w:id="5295" w:author="ADMIN" w:date="2025-07-29T11:14:00Z" w16du:dateUtc="2025-07-29T04:14:00Z">
              <w:tcPr>
                <w:tcW w:w="1063" w:type="dxa"/>
                <w:tcBorders>
                  <w:top w:val="single" w:sz="4" w:space="0" w:color="auto"/>
                  <w:bottom w:val="single" w:sz="4" w:space="0" w:color="auto"/>
                  <w:right w:val="single" w:sz="4" w:space="0" w:color="auto"/>
                </w:tcBorders>
              </w:tcPr>
            </w:tcPrChange>
          </w:tcPr>
          <w:p w14:paraId="4928E90D" w14:textId="6B12ABCD" w:rsidR="00AE51AA" w:rsidRPr="00C33BCA" w:rsidDel="003D79B2" w:rsidRDefault="00AE51AA">
            <w:pPr>
              <w:spacing w:line="276" w:lineRule="auto"/>
              <w:rPr>
                <w:del w:id="5296" w:author="ADMIN" w:date="2025-07-29T11:14:00Z" w16du:dateUtc="2025-07-29T04:14:00Z"/>
                <w:rFonts w:ascii="Arial" w:hAnsi="Arial" w:cs="Arial"/>
                <w:sz w:val="18"/>
                <w:szCs w:val="18"/>
                <w:lang w:val="sv-SE" w:eastAsia="x-none"/>
                <w:rPrChange w:id="5297" w:author="ADMIN" w:date="2025-07-29T11:13:00Z" w16du:dateUtc="2025-07-29T04:13:00Z">
                  <w:rPr>
                    <w:del w:id="5298" w:author="ADMIN" w:date="2025-07-29T11:14:00Z" w16du:dateUtc="2025-07-29T04:14:00Z"/>
                    <w:rFonts w:asciiTheme="minorBidi" w:hAnsiTheme="minorBidi" w:cstheme="minorBidi"/>
                    <w:sz w:val="22"/>
                    <w:szCs w:val="22"/>
                    <w:lang w:val="sv-SE" w:eastAsia="x-none"/>
                  </w:rPr>
                </w:rPrChange>
              </w:rPr>
            </w:pPr>
            <w:r w:rsidRPr="00C33BCA">
              <w:rPr>
                <w:rFonts w:ascii="Arial" w:hAnsi="Arial" w:cs="Arial"/>
                <w:sz w:val="18"/>
                <w:szCs w:val="18"/>
                <w:lang w:val="sv-SE" w:eastAsia="x-none"/>
                <w:rPrChange w:id="5299" w:author="ADMIN" w:date="2025-07-29T11:13:00Z" w16du:dateUtc="2025-07-29T04:13:00Z">
                  <w:rPr>
                    <w:rFonts w:asciiTheme="minorBidi" w:hAnsiTheme="minorBidi" w:cstheme="minorBidi"/>
                    <w:sz w:val="22"/>
                    <w:szCs w:val="22"/>
                    <w:lang w:val="sv-SE" w:eastAsia="x-none"/>
                  </w:rPr>
                </w:rPrChange>
              </w:rPr>
              <w:t>Klinik Gigi</w:t>
            </w:r>
            <w:ins w:id="5300" w:author="ADMIN" w:date="2025-07-29T11:13:00Z" w16du:dateUtc="2025-07-29T04:13:00Z">
              <w:r w:rsidR="00C33BCA" w:rsidRPr="00C33BCA">
                <w:rPr>
                  <w:rFonts w:ascii="Arial" w:hAnsi="Arial" w:cs="Arial"/>
                  <w:sz w:val="18"/>
                  <w:szCs w:val="18"/>
                  <w:lang w:val="sv-SE" w:eastAsia="x-none"/>
                  <w:rPrChange w:id="5301" w:author="ADMIN" w:date="2025-07-29T11:13:00Z" w16du:dateUtc="2025-07-29T04:13:00Z">
                    <w:rPr>
                      <w:rFonts w:ascii="Arial" w:hAnsi="Arial" w:cs="Arial"/>
                      <w:sz w:val="22"/>
                      <w:szCs w:val="22"/>
                      <w:lang w:val="sv-SE" w:eastAsia="x-none"/>
                    </w:rPr>
                  </w:rPrChange>
                </w:rPr>
                <w:br/>
                <w:t>Mutiara Sehat Karanglo</w:t>
              </w:r>
            </w:ins>
          </w:p>
          <w:p w14:paraId="41817190" w14:textId="77777777" w:rsidR="00AE51AA" w:rsidRPr="00C33BCA" w:rsidRDefault="00AE51AA">
            <w:pPr>
              <w:spacing w:line="276" w:lineRule="auto"/>
              <w:rPr>
                <w:rFonts w:ascii="Arial" w:hAnsi="Arial" w:cs="Arial"/>
                <w:sz w:val="18"/>
                <w:szCs w:val="18"/>
                <w:lang w:val="sv-SE" w:eastAsia="x-none"/>
                <w:rPrChange w:id="5302" w:author="ADMIN" w:date="2025-07-29T11:13:00Z" w16du:dateUtc="2025-07-29T04:13:00Z">
                  <w:rPr>
                    <w:rFonts w:asciiTheme="minorBidi" w:hAnsiTheme="minorBidi" w:cstheme="minorBidi"/>
                    <w:sz w:val="22"/>
                    <w:szCs w:val="22"/>
                    <w:lang w:val="sv-SE" w:eastAsia="x-none"/>
                  </w:rPr>
                </w:rPrChange>
              </w:rPr>
            </w:pPr>
          </w:p>
        </w:tc>
        <w:tc>
          <w:tcPr>
            <w:tcW w:w="1000" w:type="dxa"/>
            <w:tcBorders>
              <w:top w:val="single" w:sz="4" w:space="0" w:color="auto"/>
              <w:left w:val="single" w:sz="4" w:space="0" w:color="auto"/>
              <w:bottom w:val="single" w:sz="4" w:space="0" w:color="auto"/>
            </w:tcBorders>
            <w:shd w:val="clear" w:color="auto" w:fill="auto"/>
            <w:tcPrChange w:id="5303" w:author="ADMIN" w:date="2025-07-29T11:14:00Z" w16du:dateUtc="2025-07-29T04:14:00Z">
              <w:tcPr>
                <w:tcW w:w="1027" w:type="dxa"/>
                <w:tcBorders>
                  <w:top w:val="single" w:sz="4" w:space="0" w:color="auto"/>
                  <w:left w:val="single" w:sz="4" w:space="0" w:color="auto"/>
                  <w:bottom w:val="single" w:sz="4" w:space="0" w:color="auto"/>
                </w:tcBorders>
                <w:shd w:val="clear" w:color="auto" w:fill="auto"/>
              </w:tcPr>
            </w:tcPrChange>
          </w:tcPr>
          <w:p w14:paraId="2BC179DF" w14:textId="77777777" w:rsidR="00AE51AA" w:rsidRDefault="00AE51AA">
            <w:pPr>
              <w:spacing w:line="276" w:lineRule="auto"/>
              <w:jc w:val="center"/>
              <w:rPr>
                <w:ins w:id="5304" w:author="ADMIN" w:date="2025-07-29T11:13:00Z" w16du:dateUtc="2025-07-29T04:13:00Z"/>
                <w:rFonts w:ascii="Arial" w:hAnsi="Arial" w:cs="Arial"/>
                <w:sz w:val="22"/>
                <w:szCs w:val="22"/>
                <w:lang w:val="sv-SE"/>
              </w:rPr>
            </w:pPr>
            <w:r w:rsidRPr="00922713">
              <w:rPr>
                <w:rFonts w:ascii="Arial" w:hAnsi="Arial" w:cs="Arial"/>
                <w:sz w:val="22"/>
                <w:szCs w:val="22"/>
                <w:lang w:val="sv-SE"/>
                <w:rPrChange w:id="5305" w:author="Syahrani Rachmawati Sadino" w:date="2025-01-31T14:35:00Z">
                  <w:rPr>
                    <w:rFonts w:asciiTheme="minorBidi" w:hAnsiTheme="minorBidi" w:cstheme="minorBidi"/>
                    <w:sz w:val="22"/>
                    <w:szCs w:val="22"/>
                    <w:lang w:val="sv-SE"/>
                  </w:rPr>
                </w:rPrChange>
              </w:rPr>
              <w:t>Jam</w:t>
            </w:r>
            <w:r w:rsidR="005D130D" w:rsidRPr="00922713">
              <w:rPr>
                <w:rFonts w:ascii="Arial" w:hAnsi="Arial" w:cs="Arial"/>
                <w:sz w:val="22"/>
                <w:szCs w:val="22"/>
                <w:lang w:val="sv-SE"/>
                <w:rPrChange w:id="5306" w:author="Syahrani Rachmawati Sadino" w:date="2025-01-31T14:35:00Z">
                  <w:rPr>
                    <w:rFonts w:asciiTheme="minorBidi" w:hAnsiTheme="minorBidi" w:cstheme="minorBidi"/>
                    <w:sz w:val="22"/>
                    <w:szCs w:val="22"/>
                    <w:lang w:val="sv-SE"/>
                  </w:rPr>
                </w:rPrChange>
              </w:rPr>
              <w:t>:</w:t>
            </w:r>
          </w:p>
          <w:p w14:paraId="1DEE72FD" w14:textId="09670D0D" w:rsidR="003D79B2" w:rsidRPr="003D79B2" w:rsidRDefault="003D79B2">
            <w:pPr>
              <w:spacing w:line="276" w:lineRule="auto"/>
              <w:jc w:val="center"/>
              <w:rPr>
                <w:rFonts w:ascii="Arial" w:hAnsi="Arial" w:cs="Arial"/>
                <w:sz w:val="12"/>
                <w:szCs w:val="12"/>
                <w:lang w:val="sv-SE" w:eastAsia="x-none"/>
                <w:rPrChange w:id="5307" w:author="ADMIN" w:date="2025-07-29T11:14:00Z" w16du:dateUtc="2025-07-29T04:14:00Z">
                  <w:rPr>
                    <w:rFonts w:asciiTheme="minorBidi" w:hAnsiTheme="minorBidi" w:cstheme="minorBidi"/>
                    <w:sz w:val="22"/>
                    <w:szCs w:val="22"/>
                    <w:lang w:val="sv-SE" w:eastAsia="x-none"/>
                  </w:rPr>
                </w:rPrChange>
              </w:rPr>
            </w:pPr>
            <w:ins w:id="5308" w:author="ADMIN" w:date="2025-07-29T11:13:00Z" w16du:dateUtc="2025-07-29T04:13:00Z">
              <w:r w:rsidRPr="003D79B2">
                <w:rPr>
                  <w:rFonts w:ascii="Arial" w:hAnsi="Arial" w:cs="Arial"/>
                  <w:sz w:val="12"/>
                  <w:szCs w:val="12"/>
                  <w:lang w:val="sv-SE"/>
                  <w:rPrChange w:id="5309" w:author="ADMIN" w:date="2025-07-29T11:14:00Z" w16du:dateUtc="2025-07-29T04:14:00Z">
                    <w:rPr>
                      <w:rFonts w:ascii="Arial" w:hAnsi="Arial" w:cs="Arial"/>
                      <w:sz w:val="22"/>
                      <w:szCs w:val="22"/>
                      <w:lang w:val="sv-SE"/>
                    </w:rPr>
                  </w:rPrChange>
                </w:rPr>
                <w:t>08.00-20.00</w:t>
              </w:r>
            </w:ins>
          </w:p>
        </w:tc>
        <w:tc>
          <w:tcPr>
            <w:tcW w:w="1053" w:type="dxa"/>
            <w:tcBorders>
              <w:top w:val="single" w:sz="4" w:space="0" w:color="auto"/>
              <w:bottom w:val="single" w:sz="4" w:space="0" w:color="auto"/>
            </w:tcBorders>
            <w:shd w:val="clear" w:color="auto" w:fill="auto"/>
            <w:tcPrChange w:id="5310" w:author="ADMIN" w:date="2025-07-29T11:14:00Z" w16du:dateUtc="2025-07-29T04:14:00Z">
              <w:tcPr>
                <w:tcW w:w="1073" w:type="dxa"/>
                <w:tcBorders>
                  <w:top w:val="single" w:sz="4" w:space="0" w:color="auto"/>
                  <w:bottom w:val="single" w:sz="4" w:space="0" w:color="auto"/>
                </w:tcBorders>
                <w:shd w:val="clear" w:color="auto" w:fill="auto"/>
              </w:tcPr>
            </w:tcPrChange>
          </w:tcPr>
          <w:p w14:paraId="0CEED49D" w14:textId="77777777" w:rsidR="00AE51AA" w:rsidRDefault="00AE51AA">
            <w:pPr>
              <w:spacing w:line="276" w:lineRule="auto"/>
              <w:jc w:val="center"/>
              <w:rPr>
                <w:ins w:id="5311" w:author="ADMIN" w:date="2025-07-29T11:14:00Z" w16du:dateUtc="2025-07-29T04:14:00Z"/>
                <w:rFonts w:ascii="Arial" w:hAnsi="Arial" w:cs="Arial"/>
                <w:sz w:val="22"/>
                <w:szCs w:val="22"/>
                <w:lang w:val="sv-SE"/>
              </w:rPr>
            </w:pPr>
            <w:r w:rsidRPr="00922713">
              <w:rPr>
                <w:rFonts w:ascii="Arial" w:hAnsi="Arial" w:cs="Arial"/>
                <w:sz w:val="22"/>
                <w:szCs w:val="22"/>
                <w:lang w:val="sv-SE"/>
                <w:rPrChange w:id="5312" w:author="Syahrani Rachmawati Sadino" w:date="2025-01-31T14:35:00Z">
                  <w:rPr>
                    <w:rFonts w:asciiTheme="minorBidi" w:hAnsiTheme="minorBidi" w:cstheme="minorBidi"/>
                    <w:sz w:val="22"/>
                    <w:szCs w:val="22"/>
                    <w:lang w:val="sv-SE"/>
                  </w:rPr>
                </w:rPrChange>
              </w:rPr>
              <w:t>Jam</w:t>
            </w:r>
            <w:r w:rsidR="005D130D" w:rsidRPr="00922713">
              <w:rPr>
                <w:rFonts w:ascii="Arial" w:hAnsi="Arial" w:cs="Arial"/>
                <w:sz w:val="22"/>
                <w:szCs w:val="22"/>
                <w:lang w:val="sv-SE"/>
                <w:rPrChange w:id="5313" w:author="Syahrani Rachmawati Sadino" w:date="2025-01-31T14:35:00Z">
                  <w:rPr>
                    <w:rFonts w:asciiTheme="minorBidi" w:hAnsiTheme="minorBidi" w:cstheme="minorBidi"/>
                    <w:sz w:val="22"/>
                    <w:szCs w:val="22"/>
                    <w:lang w:val="sv-SE"/>
                  </w:rPr>
                </w:rPrChange>
              </w:rPr>
              <w:t>:</w:t>
            </w:r>
          </w:p>
          <w:p w14:paraId="5FBE06EF" w14:textId="51F90EC2" w:rsidR="003D79B2" w:rsidRPr="00922713" w:rsidRDefault="003D79B2">
            <w:pPr>
              <w:spacing w:line="276" w:lineRule="auto"/>
              <w:jc w:val="center"/>
              <w:rPr>
                <w:rFonts w:ascii="Arial" w:hAnsi="Arial" w:cs="Arial"/>
                <w:sz w:val="22"/>
                <w:szCs w:val="22"/>
                <w:lang w:val="sv-SE" w:eastAsia="x-none"/>
                <w:rPrChange w:id="5314" w:author="Syahrani Rachmawati Sadino" w:date="2025-01-31T14:35:00Z">
                  <w:rPr>
                    <w:rFonts w:asciiTheme="minorBidi" w:hAnsiTheme="minorBidi" w:cstheme="minorBidi"/>
                    <w:sz w:val="22"/>
                    <w:szCs w:val="22"/>
                    <w:lang w:val="sv-SE" w:eastAsia="x-none"/>
                  </w:rPr>
                </w:rPrChange>
              </w:rPr>
            </w:pPr>
            <w:ins w:id="5315" w:author="ADMIN" w:date="2025-07-29T11:14:00Z" w16du:dateUtc="2025-07-29T04:14:00Z">
              <w:r w:rsidRPr="001C288B">
                <w:rPr>
                  <w:rFonts w:ascii="Arial" w:hAnsi="Arial" w:cs="Arial"/>
                  <w:sz w:val="12"/>
                  <w:szCs w:val="12"/>
                  <w:lang w:val="sv-SE"/>
                </w:rPr>
                <w:t>08.00-20.00</w:t>
              </w:r>
            </w:ins>
          </w:p>
        </w:tc>
        <w:tc>
          <w:tcPr>
            <w:tcW w:w="996" w:type="dxa"/>
            <w:tcBorders>
              <w:top w:val="single" w:sz="4" w:space="0" w:color="auto"/>
              <w:bottom w:val="single" w:sz="4" w:space="0" w:color="auto"/>
            </w:tcBorders>
            <w:tcPrChange w:id="5316" w:author="ADMIN" w:date="2025-07-29T11:14:00Z" w16du:dateUtc="2025-07-29T04:14:00Z">
              <w:tcPr>
                <w:tcW w:w="1027" w:type="dxa"/>
                <w:tcBorders>
                  <w:top w:val="single" w:sz="4" w:space="0" w:color="auto"/>
                  <w:bottom w:val="single" w:sz="4" w:space="0" w:color="auto"/>
                </w:tcBorders>
              </w:tcPr>
            </w:tcPrChange>
          </w:tcPr>
          <w:p w14:paraId="75027556" w14:textId="77777777" w:rsidR="00AE51AA" w:rsidRDefault="00AE51AA">
            <w:pPr>
              <w:spacing w:line="276" w:lineRule="auto"/>
              <w:jc w:val="center"/>
              <w:rPr>
                <w:ins w:id="5317" w:author="ADMIN" w:date="2025-07-29T11:14:00Z" w16du:dateUtc="2025-07-29T04:14:00Z"/>
                <w:rFonts w:ascii="Arial" w:hAnsi="Arial" w:cs="Arial"/>
                <w:sz w:val="22"/>
                <w:szCs w:val="22"/>
                <w:lang w:val="sv-SE"/>
              </w:rPr>
            </w:pPr>
            <w:r w:rsidRPr="00922713">
              <w:rPr>
                <w:rFonts w:ascii="Arial" w:hAnsi="Arial" w:cs="Arial"/>
                <w:sz w:val="22"/>
                <w:szCs w:val="22"/>
                <w:lang w:val="sv-SE"/>
                <w:rPrChange w:id="5318" w:author="Syahrani Rachmawati Sadino" w:date="2025-01-31T14:35:00Z">
                  <w:rPr>
                    <w:rFonts w:asciiTheme="minorBidi" w:hAnsiTheme="minorBidi" w:cstheme="minorBidi"/>
                    <w:sz w:val="22"/>
                    <w:szCs w:val="22"/>
                    <w:lang w:val="sv-SE"/>
                  </w:rPr>
                </w:rPrChange>
              </w:rPr>
              <w:t>Jam</w:t>
            </w:r>
            <w:r w:rsidR="005D130D" w:rsidRPr="00922713">
              <w:rPr>
                <w:rFonts w:ascii="Arial" w:hAnsi="Arial" w:cs="Arial"/>
                <w:sz w:val="22"/>
                <w:szCs w:val="22"/>
                <w:lang w:val="sv-SE"/>
                <w:rPrChange w:id="5319" w:author="Syahrani Rachmawati Sadino" w:date="2025-01-31T14:35:00Z">
                  <w:rPr>
                    <w:rFonts w:asciiTheme="minorBidi" w:hAnsiTheme="minorBidi" w:cstheme="minorBidi"/>
                    <w:sz w:val="22"/>
                    <w:szCs w:val="22"/>
                    <w:lang w:val="sv-SE"/>
                  </w:rPr>
                </w:rPrChange>
              </w:rPr>
              <w:t>:</w:t>
            </w:r>
          </w:p>
          <w:p w14:paraId="181CF36A" w14:textId="1C85C364" w:rsidR="003D79B2" w:rsidRPr="00922713" w:rsidRDefault="003D79B2">
            <w:pPr>
              <w:spacing w:line="276" w:lineRule="auto"/>
              <w:jc w:val="center"/>
              <w:rPr>
                <w:rFonts w:ascii="Arial" w:hAnsi="Arial" w:cs="Arial"/>
                <w:sz w:val="22"/>
                <w:szCs w:val="22"/>
                <w:lang w:val="sv-SE" w:eastAsia="x-none"/>
                <w:rPrChange w:id="5320" w:author="Syahrani Rachmawati Sadino" w:date="2025-01-31T14:35:00Z">
                  <w:rPr>
                    <w:rFonts w:asciiTheme="minorBidi" w:hAnsiTheme="minorBidi" w:cstheme="minorBidi"/>
                    <w:sz w:val="22"/>
                    <w:szCs w:val="22"/>
                    <w:lang w:val="sv-SE" w:eastAsia="x-none"/>
                  </w:rPr>
                </w:rPrChange>
              </w:rPr>
            </w:pPr>
            <w:ins w:id="5321" w:author="ADMIN" w:date="2025-07-29T11:14:00Z" w16du:dateUtc="2025-07-29T04:14:00Z">
              <w:r w:rsidRPr="001C288B">
                <w:rPr>
                  <w:rFonts w:ascii="Arial" w:hAnsi="Arial" w:cs="Arial"/>
                  <w:sz w:val="12"/>
                  <w:szCs w:val="12"/>
                  <w:lang w:val="sv-SE"/>
                </w:rPr>
                <w:t>08.00-20.00</w:t>
              </w:r>
            </w:ins>
          </w:p>
        </w:tc>
        <w:tc>
          <w:tcPr>
            <w:tcW w:w="1006" w:type="dxa"/>
            <w:tcBorders>
              <w:top w:val="single" w:sz="4" w:space="0" w:color="auto"/>
              <w:bottom w:val="single" w:sz="4" w:space="0" w:color="auto"/>
            </w:tcBorders>
            <w:tcPrChange w:id="5322" w:author="ADMIN" w:date="2025-07-29T11:14:00Z" w16du:dateUtc="2025-07-29T04:14:00Z">
              <w:tcPr>
                <w:tcW w:w="1027" w:type="dxa"/>
                <w:tcBorders>
                  <w:top w:val="single" w:sz="4" w:space="0" w:color="auto"/>
                  <w:bottom w:val="single" w:sz="4" w:space="0" w:color="auto"/>
                </w:tcBorders>
              </w:tcPr>
            </w:tcPrChange>
          </w:tcPr>
          <w:p w14:paraId="1319181F" w14:textId="77777777" w:rsidR="00AE51AA" w:rsidRDefault="00AE51AA">
            <w:pPr>
              <w:spacing w:line="276" w:lineRule="auto"/>
              <w:jc w:val="center"/>
              <w:rPr>
                <w:ins w:id="5323" w:author="ADMIN" w:date="2025-07-29T11:14:00Z" w16du:dateUtc="2025-07-29T04:14:00Z"/>
                <w:rFonts w:ascii="Arial" w:hAnsi="Arial" w:cs="Arial"/>
                <w:sz w:val="22"/>
                <w:szCs w:val="22"/>
                <w:lang w:val="sv-SE"/>
              </w:rPr>
            </w:pPr>
            <w:r w:rsidRPr="00922713">
              <w:rPr>
                <w:rFonts w:ascii="Arial" w:hAnsi="Arial" w:cs="Arial"/>
                <w:sz w:val="22"/>
                <w:szCs w:val="22"/>
                <w:lang w:val="sv-SE"/>
                <w:rPrChange w:id="5324" w:author="Syahrani Rachmawati Sadino" w:date="2025-01-31T14:35:00Z">
                  <w:rPr>
                    <w:rFonts w:asciiTheme="minorBidi" w:hAnsiTheme="minorBidi" w:cstheme="minorBidi"/>
                    <w:sz w:val="22"/>
                    <w:szCs w:val="22"/>
                    <w:lang w:val="sv-SE"/>
                  </w:rPr>
                </w:rPrChange>
              </w:rPr>
              <w:t>Jam</w:t>
            </w:r>
            <w:r w:rsidR="005D130D" w:rsidRPr="00922713">
              <w:rPr>
                <w:rFonts w:ascii="Arial" w:hAnsi="Arial" w:cs="Arial"/>
                <w:sz w:val="22"/>
                <w:szCs w:val="22"/>
                <w:lang w:val="sv-SE"/>
                <w:rPrChange w:id="5325" w:author="Syahrani Rachmawati Sadino" w:date="2025-01-31T14:35:00Z">
                  <w:rPr>
                    <w:rFonts w:asciiTheme="minorBidi" w:hAnsiTheme="minorBidi" w:cstheme="minorBidi"/>
                    <w:sz w:val="22"/>
                    <w:szCs w:val="22"/>
                    <w:lang w:val="sv-SE"/>
                  </w:rPr>
                </w:rPrChange>
              </w:rPr>
              <w:t>:</w:t>
            </w:r>
          </w:p>
          <w:p w14:paraId="29B2F543" w14:textId="681ECE1B" w:rsidR="003D79B2" w:rsidRPr="00922713" w:rsidRDefault="003D79B2">
            <w:pPr>
              <w:spacing w:line="276" w:lineRule="auto"/>
              <w:jc w:val="center"/>
              <w:rPr>
                <w:rFonts w:ascii="Arial" w:hAnsi="Arial" w:cs="Arial"/>
                <w:sz w:val="22"/>
                <w:szCs w:val="22"/>
                <w:lang w:val="sv-SE" w:eastAsia="x-none"/>
                <w:rPrChange w:id="5326" w:author="Syahrani Rachmawati Sadino" w:date="2025-01-31T14:35:00Z">
                  <w:rPr>
                    <w:rFonts w:asciiTheme="minorBidi" w:hAnsiTheme="minorBidi" w:cstheme="minorBidi"/>
                    <w:sz w:val="22"/>
                    <w:szCs w:val="22"/>
                    <w:lang w:val="sv-SE" w:eastAsia="x-none"/>
                  </w:rPr>
                </w:rPrChange>
              </w:rPr>
            </w:pPr>
            <w:ins w:id="5327" w:author="ADMIN" w:date="2025-07-29T11:14:00Z" w16du:dateUtc="2025-07-29T04:14:00Z">
              <w:r w:rsidRPr="001C288B">
                <w:rPr>
                  <w:rFonts w:ascii="Arial" w:hAnsi="Arial" w:cs="Arial"/>
                  <w:sz w:val="12"/>
                  <w:szCs w:val="12"/>
                  <w:lang w:val="sv-SE"/>
                </w:rPr>
                <w:t>08.00-20.00</w:t>
              </w:r>
            </w:ins>
          </w:p>
        </w:tc>
        <w:tc>
          <w:tcPr>
            <w:tcW w:w="1024" w:type="dxa"/>
            <w:tcBorders>
              <w:top w:val="single" w:sz="4" w:space="0" w:color="auto"/>
              <w:bottom w:val="single" w:sz="4" w:space="0" w:color="auto"/>
            </w:tcBorders>
            <w:tcPrChange w:id="5328" w:author="ADMIN" w:date="2025-07-29T11:14:00Z" w16du:dateUtc="2025-07-29T04:14:00Z">
              <w:tcPr>
                <w:tcW w:w="1043" w:type="dxa"/>
                <w:tcBorders>
                  <w:top w:val="single" w:sz="4" w:space="0" w:color="auto"/>
                  <w:bottom w:val="single" w:sz="4" w:space="0" w:color="auto"/>
                </w:tcBorders>
              </w:tcPr>
            </w:tcPrChange>
          </w:tcPr>
          <w:p w14:paraId="2E700173" w14:textId="77777777" w:rsidR="00AE51AA" w:rsidRDefault="00AE51AA">
            <w:pPr>
              <w:spacing w:line="276" w:lineRule="auto"/>
              <w:jc w:val="center"/>
              <w:rPr>
                <w:ins w:id="5329" w:author="ADMIN" w:date="2025-07-29T11:14:00Z" w16du:dateUtc="2025-07-29T04:14:00Z"/>
                <w:rFonts w:ascii="Arial" w:hAnsi="Arial" w:cs="Arial"/>
                <w:sz w:val="22"/>
                <w:szCs w:val="22"/>
                <w:lang w:val="sv-SE"/>
              </w:rPr>
            </w:pPr>
            <w:r w:rsidRPr="00922713">
              <w:rPr>
                <w:rFonts w:ascii="Arial" w:hAnsi="Arial" w:cs="Arial"/>
                <w:sz w:val="22"/>
                <w:szCs w:val="22"/>
                <w:lang w:val="sv-SE"/>
                <w:rPrChange w:id="5330" w:author="Syahrani Rachmawati Sadino" w:date="2025-01-31T14:35:00Z">
                  <w:rPr>
                    <w:rFonts w:asciiTheme="minorBidi" w:hAnsiTheme="minorBidi" w:cstheme="minorBidi"/>
                    <w:sz w:val="22"/>
                    <w:szCs w:val="22"/>
                    <w:lang w:val="sv-SE"/>
                  </w:rPr>
                </w:rPrChange>
              </w:rPr>
              <w:t>Jam</w:t>
            </w:r>
            <w:r w:rsidR="005D130D" w:rsidRPr="00922713">
              <w:rPr>
                <w:rFonts w:ascii="Arial" w:hAnsi="Arial" w:cs="Arial"/>
                <w:sz w:val="22"/>
                <w:szCs w:val="22"/>
                <w:lang w:val="sv-SE"/>
                <w:rPrChange w:id="5331" w:author="Syahrani Rachmawati Sadino" w:date="2025-01-31T14:35:00Z">
                  <w:rPr>
                    <w:rFonts w:asciiTheme="minorBidi" w:hAnsiTheme="minorBidi" w:cstheme="minorBidi"/>
                    <w:sz w:val="22"/>
                    <w:szCs w:val="22"/>
                    <w:lang w:val="sv-SE"/>
                  </w:rPr>
                </w:rPrChange>
              </w:rPr>
              <w:t>:</w:t>
            </w:r>
          </w:p>
          <w:p w14:paraId="5177D751" w14:textId="7486FF3D" w:rsidR="003D79B2" w:rsidRPr="00922713" w:rsidRDefault="003D79B2">
            <w:pPr>
              <w:spacing w:line="276" w:lineRule="auto"/>
              <w:jc w:val="center"/>
              <w:rPr>
                <w:rFonts w:ascii="Arial" w:hAnsi="Arial" w:cs="Arial"/>
                <w:sz w:val="22"/>
                <w:szCs w:val="22"/>
                <w:lang w:val="sv-SE" w:eastAsia="x-none"/>
                <w:rPrChange w:id="5332" w:author="Syahrani Rachmawati Sadino" w:date="2025-01-31T14:35:00Z">
                  <w:rPr>
                    <w:rFonts w:asciiTheme="minorBidi" w:hAnsiTheme="minorBidi" w:cstheme="minorBidi"/>
                    <w:sz w:val="22"/>
                    <w:szCs w:val="22"/>
                    <w:lang w:val="sv-SE" w:eastAsia="x-none"/>
                  </w:rPr>
                </w:rPrChange>
              </w:rPr>
            </w:pPr>
            <w:ins w:id="5333" w:author="ADMIN" w:date="2025-07-29T11:14:00Z" w16du:dateUtc="2025-07-29T04:14:00Z">
              <w:r w:rsidRPr="001C288B">
                <w:rPr>
                  <w:rFonts w:ascii="Arial" w:hAnsi="Arial" w:cs="Arial"/>
                  <w:sz w:val="12"/>
                  <w:szCs w:val="12"/>
                  <w:lang w:val="sv-SE"/>
                </w:rPr>
                <w:t>08.00-20.00</w:t>
              </w:r>
            </w:ins>
          </w:p>
        </w:tc>
        <w:tc>
          <w:tcPr>
            <w:tcW w:w="1002" w:type="dxa"/>
            <w:tcBorders>
              <w:top w:val="single" w:sz="4" w:space="0" w:color="auto"/>
              <w:bottom w:val="single" w:sz="4" w:space="0" w:color="auto"/>
            </w:tcBorders>
            <w:tcPrChange w:id="5334" w:author="ADMIN" w:date="2025-07-29T11:14:00Z" w16du:dateUtc="2025-07-29T04:14:00Z">
              <w:tcPr>
                <w:tcW w:w="1027" w:type="dxa"/>
                <w:tcBorders>
                  <w:top w:val="single" w:sz="4" w:space="0" w:color="auto"/>
                  <w:bottom w:val="single" w:sz="4" w:space="0" w:color="auto"/>
                </w:tcBorders>
              </w:tcPr>
            </w:tcPrChange>
          </w:tcPr>
          <w:p w14:paraId="3A7627C3" w14:textId="77777777" w:rsidR="00AE51AA" w:rsidRDefault="00AE51AA">
            <w:pPr>
              <w:spacing w:line="276" w:lineRule="auto"/>
              <w:jc w:val="center"/>
              <w:rPr>
                <w:ins w:id="5335" w:author="ADMIN" w:date="2025-07-29T11:14:00Z" w16du:dateUtc="2025-07-29T04:14:00Z"/>
                <w:rFonts w:ascii="Arial" w:hAnsi="Arial" w:cs="Arial"/>
                <w:sz w:val="22"/>
                <w:szCs w:val="22"/>
                <w:lang w:val="sv-SE"/>
              </w:rPr>
            </w:pPr>
            <w:r w:rsidRPr="00922713">
              <w:rPr>
                <w:rFonts w:ascii="Arial" w:hAnsi="Arial" w:cs="Arial"/>
                <w:sz w:val="22"/>
                <w:szCs w:val="22"/>
                <w:lang w:val="sv-SE"/>
                <w:rPrChange w:id="5336" w:author="Syahrani Rachmawati Sadino" w:date="2025-01-31T14:35:00Z">
                  <w:rPr>
                    <w:rFonts w:asciiTheme="minorBidi" w:hAnsiTheme="minorBidi" w:cstheme="minorBidi"/>
                    <w:sz w:val="22"/>
                    <w:szCs w:val="22"/>
                    <w:lang w:val="sv-SE"/>
                  </w:rPr>
                </w:rPrChange>
              </w:rPr>
              <w:t>Jam</w:t>
            </w:r>
            <w:r w:rsidR="005D130D" w:rsidRPr="00922713">
              <w:rPr>
                <w:rFonts w:ascii="Arial" w:hAnsi="Arial" w:cs="Arial"/>
                <w:sz w:val="22"/>
                <w:szCs w:val="22"/>
                <w:lang w:val="sv-SE"/>
                <w:rPrChange w:id="5337" w:author="Syahrani Rachmawati Sadino" w:date="2025-01-31T14:35:00Z">
                  <w:rPr>
                    <w:rFonts w:asciiTheme="minorBidi" w:hAnsiTheme="minorBidi" w:cstheme="minorBidi"/>
                    <w:sz w:val="22"/>
                    <w:szCs w:val="22"/>
                    <w:lang w:val="sv-SE"/>
                  </w:rPr>
                </w:rPrChange>
              </w:rPr>
              <w:t>:</w:t>
            </w:r>
          </w:p>
          <w:p w14:paraId="7D8C1F4E" w14:textId="670D0943" w:rsidR="003D79B2" w:rsidRPr="00922713" w:rsidRDefault="003D79B2">
            <w:pPr>
              <w:spacing w:line="276" w:lineRule="auto"/>
              <w:jc w:val="center"/>
              <w:rPr>
                <w:rFonts w:ascii="Arial" w:hAnsi="Arial" w:cs="Arial"/>
                <w:sz w:val="22"/>
                <w:szCs w:val="22"/>
                <w:lang w:val="sv-SE" w:eastAsia="x-none"/>
                <w:rPrChange w:id="5338" w:author="Syahrani Rachmawati Sadino" w:date="2025-01-31T14:35:00Z">
                  <w:rPr>
                    <w:rFonts w:asciiTheme="minorBidi" w:hAnsiTheme="minorBidi" w:cstheme="minorBidi"/>
                    <w:sz w:val="22"/>
                    <w:szCs w:val="22"/>
                    <w:lang w:val="sv-SE" w:eastAsia="x-none"/>
                  </w:rPr>
                </w:rPrChange>
              </w:rPr>
            </w:pPr>
            <w:ins w:id="5339" w:author="ADMIN" w:date="2025-07-29T11:14:00Z" w16du:dateUtc="2025-07-29T04:14:00Z">
              <w:r w:rsidRPr="001C288B">
                <w:rPr>
                  <w:rFonts w:ascii="Arial" w:hAnsi="Arial" w:cs="Arial"/>
                  <w:sz w:val="12"/>
                  <w:szCs w:val="12"/>
                  <w:lang w:val="sv-SE"/>
                </w:rPr>
                <w:t>08.00-20.00</w:t>
              </w:r>
            </w:ins>
          </w:p>
        </w:tc>
        <w:tc>
          <w:tcPr>
            <w:tcW w:w="1111" w:type="dxa"/>
            <w:tcBorders>
              <w:top w:val="single" w:sz="4" w:space="0" w:color="auto"/>
              <w:bottom w:val="single" w:sz="4" w:space="0" w:color="auto"/>
            </w:tcBorders>
            <w:tcPrChange w:id="5340" w:author="ADMIN" w:date="2025-07-29T11:14:00Z" w16du:dateUtc="2025-07-29T04:14:00Z">
              <w:tcPr>
                <w:tcW w:w="1132" w:type="dxa"/>
                <w:tcBorders>
                  <w:top w:val="single" w:sz="4" w:space="0" w:color="auto"/>
                  <w:bottom w:val="single" w:sz="4" w:space="0" w:color="auto"/>
                </w:tcBorders>
              </w:tcPr>
            </w:tcPrChange>
          </w:tcPr>
          <w:p w14:paraId="2948B545" w14:textId="77777777" w:rsidR="00AE51AA" w:rsidRDefault="00AE51AA">
            <w:pPr>
              <w:spacing w:line="276" w:lineRule="auto"/>
              <w:jc w:val="center"/>
              <w:rPr>
                <w:ins w:id="5341" w:author="ADMIN" w:date="2025-07-29T11:14:00Z" w16du:dateUtc="2025-07-29T04:14:00Z"/>
                <w:rFonts w:ascii="Arial" w:hAnsi="Arial" w:cs="Arial"/>
                <w:sz w:val="22"/>
                <w:szCs w:val="22"/>
                <w:lang w:val="sv-SE"/>
              </w:rPr>
            </w:pPr>
            <w:r w:rsidRPr="00922713">
              <w:rPr>
                <w:rFonts w:ascii="Arial" w:hAnsi="Arial" w:cs="Arial"/>
                <w:sz w:val="22"/>
                <w:szCs w:val="22"/>
                <w:lang w:val="sv-SE"/>
                <w:rPrChange w:id="5342" w:author="Syahrani Rachmawati Sadino" w:date="2025-01-31T14:35:00Z">
                  <w:rPr>
                    <w:rFonts w:asciiTheme="minorBidi" w:hAnsiTheme="minorBidi" w:cstheme="minorBidi"/>
                    <w:sz w:val="22"/>
                    <w:szCs w:val="22"/>
                    <w:lang w:val="sv-SE"/>
                  </w:rPr>
                </w:rPrChange>
              </w:rPr>
              <w:t>Jam</w:t>
            </w:r>
            <w:r w:rsidR="005D130D" w:rsidRPr="00922713">
              <w:rPr>
                <w:rFonts w:ascii="Arial" w:hAnsi="Arial" w:cs="Arial"/>
                <w:sz w:val="22"/>
                <w:szCs w:val="22"/>
                <w:lang w:val="sv-SE"/>
                <w:rPrChange w:id="5343" w:author="Syahrani Rachmawati Sadino" w:date="2025-01-31T14:35:00Z">
                  <w:rPr>
                    <w:rFonts w:asciiTheme="minorBidi" w:hAnsiTheme="minorBidi" w:cstheme="minorBidi"/>
                    <w:sz w:val="22"/>
                    <w:szCs w:val="22"/>
                    <w:lang w:val="sv-SE"/>
                  </w:rPr>
                </w:rPrChange>
              </w:rPr>
              <w:t>:</w:t>
            </w:r>
          </w:p>
          <w:p w14:paraId="0399EE39" w14:textId="15C00BEF" w:rsidR="003D79B2" w:rsidRPr="003D79B2" w:rsidRDefault="003D79B2">
            <w:pPr>
              <w:spacing w:line="276" w:lineRule="auto"/>
              <w:jc w:val="center"/>
              <w:rPr>
                <w:rFonts w:ascii="Arial" w:hAnsi="Arial" w:cs="Arial"/>
                <w:sz w:val="13"/>
                <w:szCs w:val="13"/>
                <w:lang w:val="sv-SE" w:eastAsia="x-none"/>
                <w:rPrChange w:id="5344" w:author="ADMIN" w:date="2025-07-29T11:14:00Z" w16du:dateUtc="2025-07-29T04:14:00Z">
                  <w:rPr>
                    <w:rFonts w:asciiTheme="minorBidi" w:hAnsiTheme="minorBidi" w:cstheme="minorBidi"/>
                    <w:sz w:val="22"/>
                    <w:szCs w:val="22"/>
                    <w:lang w:val="sv-SE" w:eastAsia="x-none"/>
                  </w:rPr>
                </w:rPrChange>
              </w:rPr>
            </w:pPr>
            <w:ins w:id="5345" w:author="ADMIN" w:date="2025-07-29T11:14:00Z" w16du:dateUtc="2025-07-29T04:14:00Z">
              <w:r w:rsidRPr="003D79B2">
                <w:rPr>
                  <w:rFonts w:ascii="Arial" w:hAnsi="Arial" w:cs="Arial"/>
                  <w:sz w:val="13"/>
                  <w:szCs w:val="13"/>
                  <w:lang w:val="sv-SE"/>
                  <w:rPrChange w:id="5346" w:author="ADMIN" w:date="2025-07-29T11:14:00Z" w16du:dateUtc="2025-07-29T04:14:00Z">
                    <w:rPr>
                      <w:rFonts w:ascii="Arial" w:hAnsi="Arial" w:cs="Arial"/>
                      <w:sz w:val="22"/>
                      <w:szCs w:val="22"/>
                      <w:lang w:val="sv-SE"/>
                    </w:rPr>
                  </w:rPrChange>
                </w:rPr>
                <w:t>Libur</w:t>
              </w:r>
            </w:ins>
          </w:p>
        </w:tc>
      </w:tr>
      <w:tr w:rsidR="003D79B2" w:rsidRPr="00922713" w14:paraId="70749B24" w14:textId="77777777" w:rsidTr="003D79B2">
        <w:trPr>
          <w:trHeight w:val="542"/>
          <w:ins w:id="5347" w:author="ADMIN" w:date="2025-07-29T11:12:00Z" w16du:dateUtc="2025-07-29T04:12:00Z"/>
          <w:trPrChange w:id="5348" w:author="ADMIN" w:date="2025-07-29T11:14:00Z" w16du:dateUtc="2025-07-29T04:14:00Z">
            <w:trPr>
              <w:trHeight w:val="542"/>
            </w:trPr>
          </w:trPrChange>
        </w:trPr>
        <w:tc>
          <w:tcPr>
            <w:tcW w:w="1227" w:type="dxa"/>
            <w:tcBorders>
              <w:top w:val="single" w:sz="4" w:space="0" w:color="auto"/>
              <w:bottom w:val="single" w:sz="4" w:space="0" w:color="auto"/>
              <w:right w:val="single" w:sz="4" w:space="0" w:color="auto"/>
            </w:tcBorders>
            <w:tcPrChange w:id="5349" w:author="ADMIN" w:date="2025-07-29T11:14:00Z" w16du:dateUtc="2025-07-29T04:14:00Z">
              <w:tcPr>
                <w:tcW w:w="1063" w:type="dxa"/>
                <w:tcBorders>
                  <w:top w:val="single" w:sz="4" w:space="0" w:color="auto"/>
                  <w:bottom w:val="single" w:sz="4" w:space="0" w:color="auto"/>
                  <w:right w:val="single" w:sz="4" w:space="0" w:color="auto"/>
                </w:tcBorders>
              </w:tcPr>
            </w:tcPrChange>
          </w:tcPr>
          <w:p w14:paraId="17F6C61C" w14:textId="377A8A65" w:rsidR="003D79B2" w:rsidRPr="00C33BCA" w:rsidRDefault="003D79B2" w:rsidP="003D79B2">
            <w:pPr>
              <w:spacing w:line="276" w:lineRule="auto"/>
              <w:rPr>
                <w:ins w:id="5350" w:author="ADMIN" w:date="2025-07-29T11:12:00Z" w16du:dateUtc="2025-07-29T04:12:00Z"/>
                <w:rFonts w:ascii="Arial" w:hAnsi="Arial" w:cs="Arial"/>
                <w:sz w:val="22"/>
                <w:szCs w:val="22"/>
                <w:lang w:val="sv-SE" w:eastAsia="x-none"/>
              </w:rPr>
            </w:pPr>
            <w:ins w:id="5351" w:author="ADMIN" w:date="2025-07-29T11:14:00Z" w16du:dateUtc="2025-07-29T04:14:00Z">
              <w:r w:rsidRPr="001C288B">
                <w:rPr>
                  <w:rFonts w:ascii="Arial" w:hAnsi="Arial" w:cs="Arial"/>
                  <w:sz w:val="18"/>
                  <w:szCs w:val="18"/>
                  <w:lang w:val="sv-SE" w:eastAsia="x-none"/>
                </w:rPr>
                <w:t>Klinik Gigi</w:t>
              </w:r>
              <w:r w:rsidRPr="001C288B">
                <w:rPr>
                  <w:rFonts w:ascii="Arial" w:hAnsi="Arial" w:cs="Arial"/>
                  <w:sz w:val="18"/>
                  <w:szCs w:val="18"/>
                  <w:lang w:val="sv-SE" w:eastAsia="x-none"/>
                </w:rPr>
                <w:br/>
                <w:t xml:space="preserve">Mutiara </w:t>
              </w:r>
              <w:r w:rsidRPr="001C288B">
                <w:rPr>
                  <w:rFonts w:ascii="Arial" w:hAnsi="Arial" w:cs="Arial"/>
                  <w:sz w:val="18"/>
                  <w:szCs w:val="18"/>
                  <w:lang w:val="sv-SE" w:eastAsia="x-none"/>
                </w:rPr>
                <w:lastRenderedPageBreak/>
                <w:t>Seha</w:t>
              </w:r>
              <w:r>
                <w:rPr>
                  <w:rFonts w:ascii="Arial" w:hAnsi="Arial" w:cs="Arial"/>
                  <w:sz w:val="18"/>
                  <w:szCs w:val="18"/>
                  <w:lang w:val="sv-SE" w:eastAsia="x-none"/>
                </w:rPr>
                <w:t>t Lawang</w:t>
              </w:r>
            </w:ins>
          </w:p>
        </w:tc>
        <w:tc>
          <w:tcPr>
            <w:tcW w:w="1000" w:type="dxa"/>
            <w:tcBorders>
              <w:top w:val="single" w:sz="4" w:space="0" w:color="auto"/>
              <w:left w:val="single" w:sz="4" w:space="0" w:color="auto"/>
              <w:bottom w:val="single" w:sz="4" w:space="0" w:color="auto"/>
            </w:tcBorders>
            <w:shd w:val="clear" w:color="auto" w:fill="auto"/>
            <w:tcPrChange w:id="5352" w:author="ADMIN" w:date="2025-07-29T11:14:00Z" w16du:dateUtc="2025-07-29T04:14:00Z">
              <w:tcPr>
                <w:tcW w:w="1027" w:type="dxa"/>
                <w:tcBorders>
                  <w:top w:val="single" w:sz="4" w:space="0" w:color="auto"/>
                  <w:left w:val="single" w:sz="4" w:space="0" w:color="auto"/>
                  <w:bottom w:val="single" w:sz="4" w:space="0" w:color="auto"/>
                </w:tcBorders>
                <w:shd w:val="clear" w:color="auto" w:fill="auto"/>
              </w:tcPr>
            </w:tcPrChange>
          </w:tcPr>
          <w:p w14:paraId="49D3312A" w14:textId="77777777" w:rsidR="003D79B2" w:rsidRDefault="003D79B2" w:rsidP="003D79B2">
            <w:pPr>
              <w:spacing w:line="276" w:lineRule="auto"/>
              <w:jc w:val="center"/>
              <w:rPr>
                <w:ins w:id="5353" w:author="ADMIN" w:date="2025-07-29T11:14:00Z" w16du:dateUtc="2025-07-29T04:14:00Z"/>
                <w:rFonts w:ascii="Arial" w:hAnsi="Arial" w:cs="Arial"/>
                <w:sz w:val="22"/>
                <w:szCs w:val="22"/>
                <w:lang w:val="sv-SE"/>
              </w:rPr>
            </w:pPr>
            <w:ins w:id="5354" w:author="ADMIN" w:date="2025-07-29T11:14:00Z" w16du:dateUtc="2025-07-29T04:14:00Z">
              <w:r w:rsidRPr="001C288B">
                <w:rPr>
                  <w:rFonts w:ascii="Arial" w:hAnsi="Arial" w:cs="Arial"/>
                  <w:sz w:val="22"/>
                  <w:szCs w:val="22"/>
                  <w:lang w:val="sv-SE"/>
                </w:rPr>
                <w:lastRenderedPageBreak/>
                <w:t>Jam:</w:t>
              </w:r>
            </w:ins>
          </w:p>
          <w:p w14:paraId="711AD658" w14:textId="4611FC70" w:rsidR="003D79B2" w:rsidRPr="00C33BCA" w:rsidRDefault="003D79B2" w:rsidP="003D79B2">
            <w:pPr>
              <w:spacing w:line="276" w:lineRule="auto"/>
              <w:jc w:val="center"/>
              <w:rPr>
                <w:ins w:id="5355" w:author="ADMIN" w:date="2025-07-29T11:12:00Z" w16du:dateUtc="2025-07-29T04:12:00Z"/>
                <w:rFonts w:ascii="Arial" w:hAnsi="Arial" w:cs="Arial"/>
                <w:sz w:val="22"/>
                <w:szCs w:val="22"/>
                <w:lang w:val="sv-SE"/>
              </w:rPr>
            </w:pPr>
            <w:ins w:id="5356" w:author="ADMIN" w:date="2025-07-29T11:14:00Z" w16du:dateUtc="2025-07-29T04:14:00Z">
              <w:r w:rsidRPr="001C288B">
                <w:rPr>
                  <w:rFonts w:ascii="Arial" w:hAnsi="Arial" w:cs="Arial"/>
                  <w:sz w:val="12"/>
                  <w:szCs w:val="12"/>
                  <w:lang w:val="sv-SE"/>
                </w:rPr>
                <w:t>08.00-20.00</w:t>
              </w:r>
            </w:ins>
          </w:p>
        </w:tc>
        <w:tc>
          <w:tcPr>
            <w:tcW w:w="1053" w:type="dxa"/>
            <w:tcBorders>
              <w:top w:val="single" w:sz="4" w:space="0" w:color="auto"/>
              <w:bottom w:val="single" w:sz="4" w:space="0" w:color="auto"/>
            </w:tcBorders>
            <w:shd w:val="clear" w:color="auto" w:fill="auto"/>
            <w:tcPrChange w:id="5357" w:author="ADMIN" w:date="2025-07-29T11:14:00Z" w16du:dateUtc="2025-07-29T04:14:00Z">
              <w:tcPr>
                <w:tcW w:w="1073" w:type="dxa"/>
                <w:tcBorders>
                  <w:top w:val="single" w:sz="4" w:space="0" w:color="auto"/>
                  <w:bottom w:val="single" w:sz="4" w:space="0" w:color="auto"/>
                </w:tcBorders>
                <w:shd w:val="clear" w:color="auto" w:fill="auto"/>
              </w:tcPr>
            </w:tcPrChange>
          </w:tcPr>
          <w:p w14:paraId="3B0E28E8" w14:textId="77777777" w:rsidR="003D79B2" w:rsidRDefault="003D79B2" w:rsidP="003D79B2">
            <w:pPr>
              <w:spacing w:line="276" w:lineRule="auto"/>
              <w:jc w:val="center"/>
              <w:rPr>
                <w:ins w:id="5358" w:author="ADMIN" w:date="2025-07-29T11:14:00Z" w16du:dateUtc="2025-07-29T04:14:00Z"/>
                <w:rFonts w:ascii="Arial" w:hAnsi="Arial" w:cs="Arial"/>
                <w:sz w:val="22"/>
                <w:szCs w:val="22"/>
                <w:lang w:val="sv-SE"/>
              </w:rPr>
            </w:pPr>
            <w:ins w:id="5359" w:author="ADMIN" w:date="2025-07-29T11:14:00Z" w16du:dateUtc="2025-07-29T04:14:00Z">
              <w:r w:rsidRPr="001C288B">
                <w:rPr>
                  <w:rFonts w:ascii="Arial" w:hAnsi="Arial" w:cs="Arial"/>
                  <w:sz w:val="22"/>
                  <w:szCs w:val="22"/>
                  <w:lang w:val="sv-SE"/>
                </w:rPr>
                <w:t>Jam:</w:t>
              </w:r>
            </w:ins>
          </w:p>
          <w:p w14:paraId="2D9DD452" w14:textId="29442C6A" w:rsidR="003D79B2" w:rsidRPr="00C33BCA" w:rsidRDefault="003D79B2" w:rsidP="003D79B2">
            <w:pPr>
              <w:spacing w:line="276" w:lineRule="auto"/>
              <w:jc w:val="center"/>
              <w:rPr>
                <w:ins w:id="5360" w:author="ADMIN" w:date="2025-07-29T11:12:00Z" w16du:dateUtc="2025-07-29T04:12:00Z"/>
                <w:rFonts w:ascii="Arial" w:hAnsi="Arial" w:cs="Arial"/>
                <w:sz w:val="22"/>
                <w:szCs w:val="22"/>
                <w:lang w:val="sv-SE"/>
              </w:rPr>
            </w:pPr>
            <w:ins w:id="5361" w:author="ADMIN" w:date="2025-07-29T11:14:00Z" w16du:dateUtc="2025-07-29T04:14:00Z">
              <w:r w:rsidRPr="001C288B">
                <w:rPr>
                  <w:rFonts w:ascii="Arial" w:hAnsi="Arial" w:cs="Arial"/>
                  <w:sz w:val="12"/>
                  <w:szCs w:val="12"/>
                  <w:lang w:val="sv-SE"/>
                </w:rPr>
                <w:t>08.00-20.00</w:t>
              </w:r>
            </w:ins>
          </w:p>
        </w:tc>
        <w:tc>
          <w:tcPr>
            <w:tcW w:w="996" w:type="dxa"/>
            <w:tcBorders>
              <w:top w:val="single" w:sz="4" w:space="0" w:color="auto"/>
              <w:bottom w:val="single" w:sz="4" w:space="0" w:color="auto"/>
            </w:tcBorders>
            <w:tcPrChange w:id="5362" w:author="ADMIN" w:date="2025-07-29T11:14:00Z" w16du:dateUtc="2025-07-29T04:14:00Z">
              <w:tcPr>
                <w:tcW w:w="1027" w:type="dxa"/>
                <w:tcBorders>
                  <w:top w:val="single" w:sz="4" w:space="0" w:color="auto"/>
                  <w:bottom w:val="single" w:sz="4" w:space="0" w:color="auto"/>
                </w:tcBorders>
              </w:tcPr>
            </w:tcPrChange>
          </w:tcPr>
          <w:p w14:paraId="3768BA12" w14:textId="77777777" w:rsidR="003D79B2" w:rsidRDefault="003D79B2" w:rsidP="003D79B2">
            <w:pPr>
              <w:spacing w:line="276" w:lineRule="auto"/>
              <w:jc w:val="center"/>
              <w:rPr>
                <w:ins w:id="5363" w:author="ADMIN" w:date="2025-07-29T11:14:00Z" w16du:dateUtc="2025-07-29T04:14:00Z"/>
                <w:rFonts w:ascii="Arial" w:hAnsi="Arial" w:cs="Arial"/>
                <w:sz w:val="22"/>
                <w:szCs w:val="22"/>
                <w:lang w:val="sv-SE"/>
              </w:rPr>
            </w:pPr>
            <w:ins w:id="5364" w:author="ADMIN" w:date="2025-07-29T11:14:00Z" w16du:dateUtc="2025-07-29T04:14:00Z">
              <w:r w:rsidRPr="001C288B">
                <w:rPr>
                  <w:rFonts w:ascii="Arial" w:hAnsi="Arial" w:cs="Arial"/>
                  <w:sz w:val="22"/>
                  <w:szCs w:val="22"/>
                  <w:lang w:val="sv-SE"/>
                </w:rPr>
                <w:t>Jam:</w:t>
              </w:r>
            </w:ins>
          </w:p>
          <w:p w14:paraId="1AE72C6D" w14:textId="7DF7F2FA" w:rsidR="003D79B2" w:rsidRPr="00C33BCA" w:rsidRDefault="003D79B2" w:rsidP="003D79B2">
            <w:pPr>
              <w:spacing w:line="276" w:lineRule="auto"/>
              <w:jc w:val="center"/>
              <w:rPr>
                <w:ins w:id="5365" w:author="ADMIN" w:date="2025-07-29T11:12:00Z" w16du:dateUtc="2025-07-29T04:12:00Z"/>
                <w:rFonts w:ascii="Arial" w:hAnsi="Arial" w:cs="Arial"/>
                <w:sz w:val="22"/>
                <w:szCs w:val="22"/>
                <w:lang w:val="sv-SE"/>
              </w:rPr>
            </w:pPr>
            <w:ins w:id="5366" w:author="ADMIN" w:date="2025-07-29T11:14:00Z" w16du:dateUtc="2025-07-29T04:14:00Z">
              <w:r w:rsidRPr="001C288B">
                <w:rPr>
                  <w:rFonts w:ascii="Arial" w:hAnsi="Arial" w:cs="Arial"/>
                  <w:sz w:val="12"/>
                  <w:szCs w:val="12"/>
                  <w:lang w:val="sv-SE"/>
                </w:rPr>
                <w:t>08.00-</w:t>
              </w:r>
            </w:ins>
            <w:ins w:id="5367" w:author="ADMIN" w:date="2025-07-29T11:46:00Z" w16du:dateUtc="2025-07-29T04:46:00Z">
              <w:r w:rsidR="00B62C4F">
                <w:rPr>
                  <w:rFonts w:ascii="Arial" w:hAnsi="Arial" w:cs="Arial"/>
                  <w:sz w:val="12"/>
                  <w:szCs w:val="12"/>
                  <w:lang w:val="sv-SE"/>
                </w:rPr>
                <w:t>14</w:t>
              </w:r>
            </w:ins>
            <w:ins w:id="5368" w:author="ADMIN" w:date="2025-07-29T11:14:00Z" w16du:dateUtc="2025-07-29T04:14:00Z">
              <w:r w:rsidRPr="001C288B">
                <w:rPr>
                  <w:rFonts w:ascii="Arial" w:hAnsi="Arial" w:cs="Arial"/>
                  <w:sz w:val="12"/>
                  <w:szCs w:val="12"/>
                  <w:lang w:val="sv-SE"/>
                </w:rPr>
                <w:t>.00</w:t>
              </w:r>
            </w:ins>
          </w:p>
        </w:tc>
        <w:tc>
          <w:tcPr>
            <w:tcW w:w="1006" w:type="dxa"/>
            <w:tcBorders>
              <w:top w:val="single" w:sz="4" w:space="0" w:color="auto"/>
              <w:bottom w:val="single" w:sz="4" w:space="0" w:color="auto"/>
            </w:tcBorders>
            <w:tcPrChange w:id="5369" w:author="ADMIN" w:date="2025-07-29T11:14:00Z" w16du:dateUtc="2025-07-29T04:14:00Z">
              <w:tcPr>
                <w:tcW w:w="1027" w:type="dxa"/>
                <w:tcBorders>
                  <w:top w:val="single" w:sz="4" w:space="0" w:color="auto"/>
                  <w:bottom w:val="single" w:sz="4" w:space="0" w:color="auto"/>
                </w:tcBorders>
              </w:tcPr>
            </w:tcPrChange>
          </w:tcPr>
          <w:p w14:paraId="56E1833D" w14:textId="77777777" w:rsidR="003D79B2" w:rsidRDefault="003D79B2" w:rsidP="003D79B2">
            <w:pPr>
              <w:spacing w:line="276" w:lineRule="auto"/>
              <w:jc w:val="center"/>
              <w:rPr>
                <w:ins w:id="5370" w:author="ADMIN" w:date="2025-07-29T11:14:00Z" w16du:dateUtc="2025-07-29T04:14:00Z"/>
                <w:rFonts w:ascii="Arial" w:hAnsi="Arial" w:cs="Arial"/>
                <w:sz w:val="22"/>
                <w:szCs w:val="22"/>
                <w:lang w:val="sv-SE"/>
              </w:rPr>
            </w:pPr>
            <w:ins w:id="5371" w:author="ADMIN" w:date="2025-07-29T11:14:00Z" w16du:dateUtc="2025-07-29T04:14:00Z">
              <w:r w:rsidRPr="001C288B">
                <w:rPr>
                  <w:rFonts w:ascii="Arial" w:hAnsi="Arial" w:cs="Arial"/>
                  <w:sz w:val="22"/>
                  <w:szCs w:val="22"/>
                  <w:lang w:val="sv-SE"/>
                </w:rPr>
                <w:t>Jam:</w:t>
              </w:r>
            </w:ins>
          </w:p>
          <w:p w14:paraId="31A014E2" w14:textId="37721C02" w:rsidR="003D79B2" w:rsidRPr="00C33BCA" w:rsidRDefault="003D79B2" w:rsidP="003D79B2">
            <w:pPr>
              <w:spacing w:line="276" w:lineRule="auto"/>
              <w:jc w:val="center"/>
              <w:rPr>
                <w:ins w:id="5372" w:author="ADMIN" w:date="2025-07-29T11:12:00Z" w16du:dateUtc="2025-07-29T04:12:00Z"/>
                <w:rFonts w:ascii="Arial" w:hAnsi="Arial" w:cs="Arial"/>
                <w:sz w:val="22"/>
                <w:szCs w:val="22"/>
                <w:lang w:val="sv-SE"/>
              </w:rPr>
            </w:pPr>
            <w:ins w:id="5373" w:author="ADMIN" w:date="2025-07-29T11:14:00Z" w16du:dateUtc="2025-07-29T04:14:00Z">
              <w:r w:rsidRPr="001C288B">
                <w:rPr>
                  <w:rFonts w:ascii="Arial" w:hAnsi="Arial" w:cs="Arial"/>
                  <w:sz w:val="12"/>
                  <w:szCs w:val="12"/>
                  <w:lang w:val="sv-SE"/>
                </w:rPr>
                <w:t>08.00-</w:t>
              </w:r>
            </w:ins>
            <w:ins w:id="5374" w:author="ADMIN" w:date="2025-07-29T11:46:00Z" w16du:dateUtc="2025-07-29T04:46:00Z">
              <w:r w:rsidR="00B62C4F">
                <w:rPr>
                  <w:rFonts w:ascii="Arial" w:hAnsi="Arial" w:cs="Arial"/>
                  <w:sz w:val="12"/>
                  <w:szCs w:val="12"/>
                  <w:lang w:val="sv-SE"/>
                </w:rPr>
                <w:t>14</w:t>
              </w:r>
            </w:ins>
            <w:ins w:id="5375" w:author="ADMIN" w:date="2025-07-29T11:14:00Z" w16du:dateUtc="2025-07-29T04:14:00Z">
              <w:r w:rsidRPr="001C288B">
                <w:rPr>
                  <w:rFonts w:ascii="Arial" w:hAnsi="Arial" w:cs="Arial"/>
                  <w:sz w:val="12"/>
                  <w:szCs w:val="12"/>
                  <w:lang w:val="sv-SE"/>
                </w:rPr>
                <w:t>.00</w:t>
              </w:r>
            </w:ins>
          </w:p>
        </w:tc>
        <w:tc>
          <w:tcPr>
            <w:tcW w:w="1024" w:type="dxa"/>
            <w:tcBorders>
              <w:top w:val="single" w:sz="4" w:space="0" w:color="auto"/>
              <w:bottom w:val="single" w:sz="4" w:space="0" w:color="auto"/>
            </w:tcBorders>
            <w:tcPrChange w:id="5376" w:author="ADMIN" w:date="2025-07-29T11:14:00Z" w16du:dateUtc="2025-07-29T04:14:00Z">
              <w:tcPr>
                <w:tcW w:w="1043" w:type="dxa"/>
                <w:tcBorders>
                  <w:top w:val="single" w:sz="4" w:space="0" w:color="auto"/>
                  <w:bottom w:val="single" w:sz="4" w:space="0" w:color="auto"/>
                </w:tcBorders>
              </w:tcPr>
            </w:tcPrChange>
          </w:tcPr>
          <w:p w14:paraId="2711F7D9" w14:textId="77777777" w:rsidR="003D79B2" w:rsidRDefault="003D79B2" w:rsidP="003D79B2">
            <w:pPr>
              <w:spacing w:line="276" w:lineRule="auto"/>
              <w:jc w:val="center"/>
              <w:rPr>
                <w:ins w:id="5377" w:author="ADMIN" w:date="2025-07-29T11:14:00Z" w16du:dateUtc="2025-07-29T04:14:00Z"/>
                <w:rFonts w:ascii="Arial" w:hAnsi="Arial" w:cs="Arial"/>
                <w:sz w:val="22"/>
                <w:szCs w:val="22"/>
                <w:lang w:val="sv-SE"/>
              </w:rPr>
            </w:pPr>
            <w:ins w:id="5378" w:author="ADMIN" w:date="2025-07-29T11:14:00Z" w16du:dateUtc="2025-07-29T04:14:00Z">
              <w:r w:rsidRPr="001C288B">
                <w:rPr>
                  <w:rFonts w:ascii="Arial" w:hAnsi="Arial" w:cs="Arial"/>
                  <w:sz w:val="22"/>
                  <w:szCs w:val="22"/>
                  <w:lang w:val="sv-SE"/>
                </w:rPr>
                <w:t>Jam:</w:t>
              </w:r>
            </w:ins>
          </w:p>
          <w:p w14:paraId="654E0049" w14:textId="6A9F6D8D" w:rsidR="003D79B2" w:rsidRPr="00C33BCA" w:rsidRDefault="003D79B2" w:rsidP="003D79B2">
            <w:pPr>
              <w:spacing w:line="276" w:lineRule="auto"/>
              <w:jc w:val="center"/>
              <w:rPr>
                <w:ins w:id="5379" w:author="ADMIN" w:date="2025-07-29T11:12:00Z" w16du:dateUtc="2025-07-29T04:12:00Z"/>
                <w:rFonts w:ascii="Arial" w:hAnsi="Arial" w:cs="Arial"/>
                <w:sz w:val="22"/>
                <w:szCs w:val="22"/>
                <w:lang w:val="sv-SE"/>
              </w:rPr>
            </w:pPr>
            <w:ins w:id="5380" w:author="ADMIN" w:date="2025-07-29T11:14:00Z" w16du:dateUtc="2025-07-29T04:14:00Z">
              <w:r w:rsidRPr="001C288B">
                <w:rPr>
                  <w:rFonts w:ascii="Arial" w:hAnsi="Arial" w:cs="Arial"/>
                  <w:sz w:val="12"/>
                  <w:szCs w:val="12"/>
                  <w:lang w:val="sv-SE"/>
                </w:rPr>
                <w:t>08.00-</w:t>
              </w:r>
            </w:ins>
            <w:ins w:id="5381" w:author="ADMIN" w:date="2025-07-29T11:46:00Z" w16du:dateUtc="2025-07-29T04:46:00Z">
              <w:r w:rsidR="00B62C4F">
                <w:rPr>
                  <w:rFonts w:ascii="Arial" w:hAnsi="Arial" w:cs="Arial"/>
                  <w:sz w:val="12"/>
                  <w:szCs w:val="12"/>
                  <w:lang w:val="sv-SE"/>
                </w:rPr>
                <w:t>14</w:t>
              </w:r>
            </w:ins>
            <w:ins w:id="5382" w:author="ADMIN" w:date="2025-07-29T11:14:00Z" w16du:dateUtc="2025-07-29T04:14:00Z">
              <w:r w:rsidRPr="001C288B">
                <w:rPr>
                  <w:rFonts w:ascii="Arial" w:hAnsi="Arial" w:cs="Arial"/>
                  <w:sz w:val="12"/>
                  <w:szCs w:val="12"/>
                  <w:lang w:val="sv-SE"/>
                </w:rPr>
                <w:t>.00</w:t>
              </w:r>
            </w:ins>
          </w:p>
        </w:tc>
        <w:tc>
          <w:tcPr>
            <w:tcW w:w="1002" w:type="dxa"/>
            <w:tcBorders>
              <w:top w:val="single" w:sz="4" w:space="0" w:color="auto"/>
              <w:bottom w:val="single" w:sz="4" w:space="0" w:color="auto"/>
            </w:tcBorders>
            <w:tcPrChange w:id="5383" w:author="ADMIN" w:date="2025-07-29T11:14:00Z" w16du:dateUtc="2025-07-29T04:14:00Z">
              <w:tcPr>
                <w:tcW w:w="1027" w:type="dxa"/>
                <w:tcBorders>
                  <w:top w:val="single" w:sz="4" w:space="0" w:color="auto"/>
                  <w:bottom w:val="single" w:sz="4" w:space="0" w:color="auto"/>
                </w:tcBorders>
              </w:tcPr>
            </w:tcPrChange>
          </w:tcPr>
          <w:p w14:paraId="6BEF9C7D" w14:textId="77777777" w:rsidR="003D79B2" w:rsidRDefault="003D79B2" w:rsidP="003D79B2">
            <w:pPr>
              <w:spacing w:line="276" w:lineRule="auto"/>
              <w:jc w:val="center"/>
              <w:rPr>
                <w:ins w:id="5384" w:author="ADMIN" w:date="2025-07-29T11:14:00Z" w16du:dateUtc="2025-07-29T04:14:00Z"/>
                <w:rFonts w:ascii="Arial" w:hAnsi="Arial" w:cs="Arial"/>
                <w:sz w:val="22"/>
                <w:szCs w:val="22"/>
                <w:lang w:val="sv-SE"/>
              </w:rPr>
            </w:pPr>
            <w:ins w:id="5385" w:author="ADMIN" w:date="2025-07-29T11:14:00Z" w16du:dateUtc="2025-07-29T04:14:00Z">
              <w:r w:rsidRPr="001C288B">
                <w:rPr>
                  <w:rFonts w:ascii="Arial" w:hAnsi="Arial" w:cs="Arial"/>
                  <w:sz w:val="22"/>
                  <w:szCs w:val="22"/>
                  <w:lang w:val="sv-SE"/>
                </w:rPr>
                <w:t>Jam:</w:t>
              </w:r>
            </w:ins>
          </w:p>
          <w:p w14:paraId="7C6DD6B8" w14:textId="322F6B0A" w:rsidR="003D79B2" w:rsidRPr="00C33BCA" w:rsidRDefault="003D79B2" w:rsidP="003D79B2">
            <w:pPr>
              <w:spacing w:line="276" w:lineRule="auto"/>
              <w:jc w:val="center"/>
              <w:rPr>
                <w:ins w:id="5386" w:author="ADMIN" w:date="2025-07-29T11:12:00Z" w16du:dateUtc="2025-07-29T04:12:00Z"/>
                <w:rFonts w:ascii="Arial" w:hAnsi="Arial" w:cs="Arial"/>
                <w:sz w:val="22"/>
                <w:szCs w:val="22"/>
                <w:lang w:val="sv-SE"/>
              </w:rPr>
            </w:pPr>
            <w:ins w:id="5387" w:author="ADMIN" w:date="2025-07-29T11:14:00Z" w16du:dateUtc="2025-07-29T04:14:00Z">
              <w:r w:rsidRPr="001C288B">
                <w:rPr>
                  <w:rFonts w:ascii="Arial" w:hAnsi="Arial" w:cs="Arial"/>
                  <w:sz w:val="12"/>
                  <w:szCs w:val="12"/>
                  <w:lang w:val="sv-SE"/>
                </w:rPr>
                <w:t>08.00-</w:t>
              </w:r>
            </w:ins>
            <w:ins w:id="5388" w:author="ADMIN" w:date="2025-07-29T11:46:00Z" w16du:dateUtc="2025-07-29T04:46:00Z">
              <w:r w:rsidR="00B62C4F">
                <w:rPr>
                  <w:rFonts w:ascii="Arial" w:hAnsi="Arial" w:cs="Arial"/>
                  <w:sz w:val="12"/>
                  <w:szCs w:val="12"/>
                  <w:lang w:val="sv-SE"/>
                </w:rPr>
                <w:t>14</w:t>
              </w:r>
            </w:ins>
            <w:ins w:id="5389" w:author="ADMIN" w:date="2025-07-29T11:14:00Z" w16du:dateUtc="2025-07-29T04:14:00Z">
              <w:r w:rsidRPr="001C288B">
                <w:rPr>
                  <w:rFonts w:ascii="Arial" w:hAnsi="Arial" w:cs="Arial"/>
                  <w:sz w:val="12"/>
                  <w:szCs w:val="12"/>
                  <w:lang w:val="sv-SE"/>
                </w:rPr>
                <w:t>.00</w:t>
              </w:r>
            </w:ins>
          </w:p>
        </w:tc>
        <w:tc>
          <w:tcPr>
            <w:tcW w:w="1111" w:type="dxa"/>
            <w:tcBorders>
              <w:top w:val="single" w:sz="4" w:space="0" w:color="auto"/>
              <w:bottom w:val="single" w:sz="4" w:space="0" w:color="auto"/>
            </w:tcBorders>
            <w:tcPrChange w:id="5390" w:author="ADMIN" w:date="2025-07-29T11:14:00Z" w16du:dateUtc="2025-07-29T04:14:00Z">
              <w:tcPr>
                <w:tcW w:w="1132" w:type="dxa"/>
                <w:tcBorders>
                  <w:top w:val="single" w:sz="4" w:space="0" w:color="auto"/>
                  <w:bottom w:val="single" w:sz="4" w:space="0" w:color="auto"/>
                </w:tcBorders>
              </w:tcPr>
            </w:tcPrChange>
          </w:tcPr>
          <w:p w14:paraId="30BB71D3" w14:textId="77777777" w:rsidR="003D79B2" w:rsidRDefault="003D79B2" w:rsidP="003D79B2">
            <w:pPr>
              <w:spacing w:line="276" w:lineRule="auto"/>
              <w:jc w:val="center"/>
              <w:rPr>
                <w:ins w:id="5391" w:author="ADMIN" w:date="2025-07-29T11:14:00Z" w16du:dateUtc="2025-07-29T04:14:00Z"/>
                <w:rFonts w:ascii="Arial" w:hAnsi="Arial" w:cs="Arial"/>
                <w:sz w:val="22"/>
                <w:szCs w:val="22"/>
                <w:lang w:val="sv-SE"/>
              </w:rPr>
            </w:pPr>
            <w:ins w:id="5392" w:author="ADMIN" w:date="2025-07-29T11:14:00Z" w16du:dateUtc="2025-07-29T04:14:00Z">
              <w:r w:rsidRPr="001C288B">
                <w:rPr>
                  <w:rFonts w:ascii="Arial" w:hAnsi="Arial" w:cs="Arial"/>
                  <w:sz w:val="22"/>
                  <w:szCs w:val="22"/>
                  <w:lang w:val="sv-SE"/>
                </w:rPr>
                <w:t>Jam:</w:t>
              </w:r>
            </w:ins>
          </w:p>
          <w:p w14:paraId="1CD347C2" w14:textId="220A6EF1" w:rsidR="003D79B2" w:rsidRPr="00C33BCA" w:rsidRDefault="003D79B2" w:rsidP="003D79B2">
            <w:pPr>
              <w:spacing w:line="276" w:lineRule="auto"/>
              <w:jc w:val="center"/>
              <w:rPr>
                <w:ins w:id="5393" w:author="ADMIN" w:date="2025-07-29T11:12:00Z" w16du:dateUtc="2025-07-29T04:12:00Z"/>
                <w:rFonts w:ascii="Arial" w:hAnsi="Arial" w:cs="Arial"/>
                <w:sz w:val="22"/>
                <w:szCs w:val="22"/>
                <w:lang w:val="sv-SE"/>
              </w:rPr>
            </w:pPr>
            <w:ins w:id="5394" w:author="ADMIN" w:date="2025-07-29T11:14:00Z" w16du:dateUtc="2025-07-29T04:14:00Z">
              <w:r w:rsidRPr="001C288B">
                <w:rPr>
                  <w:rFonts w:ascii="Arial" w:hAnsi="Arial" w:cs="Arial"/>
                  <w:sz w:val="13"/>
                  <w:szCs w:val="13"/>
                  <w:lang w:val="sv-SE"/>
                </w:rPr>
                <w:t>Libur</w:t>
              </w:r>
            </w:ins>
          </w:p>
        </w:tc>
      </w:tr>
      <w:tr w:rsidR="003D79B2" w:rsidRPr="00922713" w14:paraId="03DD55CC" w14:textId="77777777" w:rsidTr="003D79B2">
        <w:trPr>
          <w:trHeight w:val="542"/>
          <w:ins w:id="5395" w:author="ADMIN" w:date="2025-07-29T11:12:00Z" w16du:dateUtc="2025-07-29T04:12:00Z"/>
          <w:trPrChange w:id="5396" w:author="ADMIN" w:date="2025-07-29T11:14:00Z" w16du:dateUtc="2025-07-29T04:14:00Z">
            <w:trPr>
              <w:trHeight w:val="542"/>
            </w:trPr>
          </w:trPrChange>
        </w:trPr>
        <w:tc>
          <w:tcPr>
            <w:tcW w:w="1227" w:type="dxa"/>
            <w:tcBorders>
              <w:top w:val="single" w:sz="4" w:space="0" w:color="auto"/>
              <w:bottom w:val="single" w:sz="4" w:space="0" w:color="auto"/>
              <w:right w:val="single" w:sz="4" w:space="0" w:color="auto"/>
            </w:tcBorders>
            <w:tcPrChange w:id="5397" w:author="ADMIN" w:date="2025-07-29T11:14:00Z" w16du:dateUtc="2025-07-29T04:14:00Z">
              <w:tcPr>
                <w:tcW w:w="1063" w:type="dxa"/>
                <w:tcBorders>
                  <w:top w:val="single" w:sz="4" w:space="0" w:color="auto"/>
                  <w:bottom w:val="single" w:sz="4" w:space="0" w:color="auto"/>
                  <w:right w:val="single" w:sz="4" w:space="0" w:color="auto"/>
                </w:tcBorders>
              </w:tcPr>
            </w:tcPrChange>
          </w:tcPr>
          <w:p w14:paraId="3040FE9E" w14:textId="4BCE0AAC" w:rsidR="003D79B2" w:rsidRPr="00C33BCA" w:rsidRDefault="003D79B2" w:rsidP="003D79B2">
            <w:pPr>
              <w:spacing w:line="276" w:lineRule="auto"/>
              <w:rPr>
                <w:ins w:id="5398" w:author="ADMIN" w:date="2025-07-29T11:12:00Z" w16du:dateUtc="2025-07-29T04:12:00Z"/>
                <w:rFonts w:ascii="Arial" w:hAnsi="Arial" w:cs="Arial"/>
                <w:sz w:val="22"/>
                <w:szCs w:val="22"/>
                <w:lang w:val="sv-SE" w:eastAsia="x-none"/>
              </w:rPr>
            </w:pPr>
            <w:ins w:id="5399" w:author="ADMIN" w:date="2025-07-29T11:14:00Z" w16du:dateUtc="2025-07-29T04:14:00Z">
              <w:r w:rsidRPr="001C288B">
                <w:rPr>
                  <w:rFonts w:ascii="Arial" w:hAnsi="Arial" w:cs="Arial"/>
                  <w:sz w:val="18"/>
                  <w:szCs w:val="18"/>
                  <w:lang w:val="sv-SE" w:eastAsia="x-none"/>
                </w:rPr>
                <w:t>Klinik Gigi</w:t>
              </w:r>
              <w:r w:rsidRPr="001C288B">
                <w:rPr>
                  <w:rFonts w:ascii="Arial" w:hAnsi="Arial" w:cs="Arial"/>
                  <w:sz w:val="18"/>
                  <w:szCs w:val="18"/>
                  <w:lang w:val="sv-SE" w:eastAsia="x-none"/>
                </w:rPr>
                <w:br/>
                <w:t>Mutiara Sehat Karang</w:t>
              </w:r>
            </w:ins>
            <w:ins w:id="5400" w:author="ADMIN" w:date="2025-07-29T11:46:00Z" w16du:dateUtc="2025-07-29T04:46:00Z">
              <w:r w:rsidR="00B62C4F">
                <w:rPr>
                  <w:rFonts w:ascii="Arial" w:hAnsi="Arial" w:cs="Arial"/>
                  <w:sz w:val="18"/>
                  <w:szCs w:val="18"/>
                  <w:lang w:val="sv-SE" w:eastAsia="x-none"/>
                </w:rPr>
                <w:t>ploso</w:t>
              </w:r>
            </w:ins>
          </w:p>
        </w:tc>
        <w:tc>
          <w:tcPr>
            <w:tcW w:w="1000" w:type="dxa"/>
            <w:tcBorders>
              <w:top w:val="single" w:sz="4" w:space="0" w:color="auto"/>
              <w:left w:val="single" w:sz="4" w:space="0" w:color="auto"/>
              <w:bottom w:val="single" w:sz="4" w:space="0" w:color="auto"/>
            </w:tcBorders>
            <w:shd w:val="clear" w:color="auto" w:fill="auto"/>
            <w:tcPrChange w:id="5401" w:author="ADMIN" w:date="2025-07-29T11:14:00Z" w16du:dateUtc="2025-07-29T04:14:00Z">
              <w:tcPr>
                <w:tcW w:w="1027" w:type="dxa"/>
                <w:tcBorders>
                  <w:top w:val="single" w:sz="4" w:space="0" w:color="auto"/>
                  <w:left w:val="single" w:sz="4" w:space="0" w:color="auto"/>
                  <w:bottom w:val="single" w:sz="4" w:space="0" w:color="auto"/>
                </w:tcBorders>
                <w:shd w:val="clear" w:color="auto" w:fill="auto"/>
              </w:tcPr>
            </w:tcPrChange>
          </w:tcPr>
          <w:p w14:paraId="494623AB" w14:textId="77777777" w:rsidR="003D79B2" w:rsidRDefault="003D79B2" w:rsidP="003D79B2">
            <w:pPr>
              <w:spacing w:line="276" w:lineRule="auto"/>
              <w:jc w:val="center"/>
              <w:rPr>
                <w:ins w:id="5402" w:author="ADMIN" w:date="2025-07-29T11:14:00Z" w16du:dateUtc="2025-07-29T04:14:00Z"/>
                <w:rFonts w:ascii="Arial" w:hAnsi="Arial" w:cs="Arial"/>
                <w:sz w:val="22"/>
                <w:szCs w:val="22"/>
                <w:lang w:val="sv-SE"/>
              </w:rPr>
            </w:pPr>
            <w:ins w:id="5403" w:author="ADMIN" w:date="2025-07-29T11:14:00Z" w16du:dateUtc="2025-07-29T04:14:00Z">
              <w:r w:rsidRPr="001C288B">
                <w:rPr>
                  <w:rFonts w:ascii="Arial" w:hAnsi="Arial" w:cs="Arial"/>
                  <w:sz w:val="22"/>
                  <w:szCs w:val="22"/>
                  <w:lang w:val="sv-SE"/>
                </w:rPr>
                <w:t>Jam:</w:t>
              </w:r>
            </w:ins>
          </w:p>
          <w:p w14:paraId="4874C8F7" w14:textId="0D50253F" w:rsidR="003D79B2" w:rsidRPr="00C33BCA" w:rsidRDefault="003D79B2" w:rsidP="003D79B2">
            <w:pPr>
              <w:spacing w:line="276" w:lineRule="auto"/>
              <w:jc w:val="center"/>
              <w:rPr>
                <w:ins w:id="5404" w:author="ADMIN" w:date="2025-07-29T11:12:00Z" w16du:dateUtc="2025-07-29T04:12:00Z"/>
                <w:rFonts w:ascii="Arial" w:hAnsi="Arial" w:cs="Arial"/>
                <w:sz w:val="22"/>
                <w:szCs w:val="22"/>
                <w:lang w:val="sv-SE"/>
              </w:rPr>
            </w:pPr>
            <w:ins w:id="5405" w:author="ADMIN" w:date="2025-07-29T11:14:00Z" w16du:dateUtc="2025-07-29T04:14:00Z">
              <w:r w:rsidRPr="001C288B">
                <w:rPr>
                  <w:rFonts w:ascii="Arial" w:hAnsi="Arial" w:cs="Arial"/>
                  <w:sz w:val="12"/>
                  <w:szCs w:val="12"/>
                  <w:lang w:val="sv-SE"/>
                </w:rPr>
                <w:t>08.00-</w:t>
              </w:r>
            </w:ins>
            <w:ins w:id="5406" w:author="ADMIN" w:date="2025-07-29T11:46:00Z" w16du:dateUtc="2025-07-29T04:46:00Z">
              <w:r w:rsidR="00B62C4F">
                <w:rPr>
                  <w:rFonts w:ascii="Arial" w:hAnsi="Arial" w:cs="Arial"/>
                  <w:sz w:val="12"/>
                  <w:szCs w:val="12"/>
                  <w:lang w:val="sv-SE"/>
                </w:rPr>
                <w:t>14</w:t>
              </w:r>
            </w:ins>
            <w:ins w:id="5407" w:author="ADMIN" w:date="2025-07-29T11:14:00Z" w16du:dateUtc="2025-07-29T04:14:00Z">
              <w:r w:rsidRPr="001C288B">
                <w:rPr>
                  <w:rFonts w:ascii="Arial" w:hAnsi="Arial" w:cs="Arial"/>
                  <w:sz w:val="12"/>
                  <w:szCs w:val="12"/>
                  <w:lang w:val="sv-SE"/>
                </w:rPr>
                <w:t>.00</w:t>
              </w:r>
            </w:ins>
          </w:p>
        </w:tc>
        <w:tc>
          <w:tcPr>
            <w:tcW w:w="1053" w:type="dxa"/>
            <w:tcBorders>
              <w:top w:val="single" w:sz="4" w:space="0" w:color="auto"/>
              <w:bottom w:val="single" w:sz="4" w:space="0" w:color="auto"/>
            </w:tcBorders>
            <w:shd w:val="clear" w:color="auto" w:fill="auto"/>
            <w:tcPrChange w:id="5408" w:author="ADMIN" w:date="2025-07-29T11:14:00Z" w16du:dateUtc="2025-07-29T04:14:00Z">
              <w:tcPr>
                <w:tcW w:w="1073" w:type="dxa"/>
                <w:tcBorders>
                  <w:top w:val="single" w:sz="4" w:space="0" w:color="auto"/>
                  <w:bottom w:val="single" w:sz="4" w:space="0" w:color="auto"/>
                </w:tcBorders>
                <w:shd w:val="clear" w:color="auto" w:fill="auto"/>
              </w:tcPr>
            </w:tcPrChange>
          </w:tcPr>
          <w:p w14:paraId="1DADA0A6" w14:textId="77777777" w:rsidR="003D79B2" w:rsidRDefault="003D79B2" w:rsidP="003D79B2">
            <w:pPr>
              <w:spacing w:line="276" w:lineRule="auto"/>
              <w:jc w:val="center"/>
              <w:rPr>
                <w:ins w:id="5409" w:author="ADMIN" w:date="2025-07-29T11:14:00Z" w16du:dateUtc="2025-07-29T04:14:00Z"/>
                <w:rFonts w:ascii="Arial" w:hAnsi="Arial" w:cs="Arial"/>
                <w:sz w:val="22"/>
                <w:szCs w:val="22"/>
                <w:lang w:val="sv-SE"/>
              </w:rPr>
            </w:pPr>
            <w:ins w:id="5410" w:author="ADMIN" w:date="2025-07-29T11:14:00Z" w16du:dateUtc="2025-07-29T04:14:00Z">
              <w:r w:rsidRPr="001C288B">
                <w:rPr>
                  <w:rFonts w:ascii="Arial" w:hAnsi="Arial" w:cs="Arial"/>
                  <w:sz w:val="22"/>
                  <w:szCs w:val="22"/>
                  <w:lang w:val="sv-SE"/>
                </w:rPr>
                <w:t>Jam:</w:t>
              </w:r>
            </w:ins>
          </w:p>
          <w:p w14:paraId="434E9634" w14:textId="5CBD1D91" w:rsidR="003D79B2" w:rsidRPr="00C33BCA" w:rsidRDefault="003D79B2" w:rsidP="003D79B2">
            <w:pPr>
              <w:spacing w:line="276" w:lineRule="auto"/>
              <w:jc w:val="center"/>
              <w:rPr>
                <w:ins w:id="5411" w:author="ADMIN" w:date="2025-07-29T11:12:00Z" w16du:dateUtc="2025-07-29T04:12:00Z"/>
                <w:rFonts w:ascii="Arial" w:hAnsi="Arial" w:cs="Arial"/>
                <w:sz w:val="22"/>
                <w:szCs w:val="22"/>
                <w:lang w:val="sv-SE"/>
              </w:rPr>
            </w:pPr>
            <w:ins w:id="5412" w:author="ADMIN" w:date="2025-07-29T11:14:00Z" w16du:dateUtc="2025-07-29T04:14:00Z">
              <w:r w:rsidRPr="001C288B">
                <w:rPr>
                  <w:rFonts w:ascii="Arial" w:hAnsi="Arial" w:cs="Arial"/>
                  <w:sz w:val="12"/>
                  <w:szCs w:val="12"/>
                  <w:lang w:val="sv-SE"/>
                </w:rPr>
                <w:t>08.00-</w:t>
              </w:r>
            </w:ins>
            <w:ins w:id="5413" w:author="ADMIN" w:date="2025-07-29T11:47:00Z" w16du:dateUtc="2025-07-29T04:47:00Z">
              <w:r w:rsidR="00B62C4F">
                <w:rPr>
                  <w:rFonts w:ascii="Arial" w:hAnsi="Arial" w:cs="Arial"/>
                  <w:sz w:val="12"/>
                  <w:szCs w:val="12"/>
                  <w:lang w:val="sv-SE"/>
                </w:rPr>
                <w:t>14</w:t>
              </w:r>
            </w:ins>
            <w:ins w:id="5414" w:author="ADMIN" w:date="2025-07-29T11:14:00Z" w16du:dateUtc="2025-07-29T04:14:00Z">
              <w:r w:rsidRPr="001C288B">
                <w:rPr>
                  <w:rFonts w:ascii="Arial" w:hAnsi="Arial" w:cs="Arial"/>
                  <w:sz w:val="12"/>
                  <w:szCs w:val="12"/>
                  <w:lang w:val="sv-SE"/>
                </w:rPr>
                <w:t>.00</w:t>
              </w:r>
            </w:ins>
          </w:p>
        </w:tc>
        <w:tc>
          <w:tcPr>
            <w:tcW w:w="996" w:type="dxa"/>
            <w:tcBorders>
              <w:top w:val="single" w:sz="4" w:space="0" w:color="auto"/>
              <w:bottom w:val="single" w:sz="4" w:space="0" w:color="auto"/>
            </w:tcBorders>
            <w:tcPrChange w:id="5415" w:author="ADMIN" w:date="2025-07-29T11:14:00Z" w16du:dateUtc="2025-07-29T04:14:00Z">
              <w:tcPr>
                <w:tcW w:w="1027" w:type="dxa"/>
                <w:tcBorders>
                  <w:top w:val="single" w:sz="4" w:space="0" w:color="auto"/>
                  <w:bottom w:val="single" w:sz="4" w:space="0" w:color="auto"/>
                </w:tcBorders>
              </w:tcPr>
            </w:tcPrChange>
          </w:tcPr>
          <w:p w14:paraId="6C5D000D" w14:textId="77777777" w:rsidR="003D79B2" w:rsidRDefault="003D79B2" w:rsidP="003D79B2">
            <w:pPr>
              <w:spacing w:line="276" w:lineRule="auto"/>
              <w:jc w:val="center"/>
              <w:rPr>
                <w:ins w:id="5416" w:author="ADMIN" w:date="2025-07-29T11:14:00Z" w16du:dateUtc="2025-07-29T04:14:00Z"/>
                <w:rFonts w:ascii="Arial" w:hAnsi="Arial" w:cs="Arial"/>
                <w:sz w:val="22"/>
                <w:szCs w:val="22"/>
                <w:lang w:val="sv-SE"/>
              </w:rPr>
            </w:pPr>
            <w:ins w:id="5417" w:author="ADMIN" w:date="2025-07-29T11:14:00Z" w16du:dateUtc="2025-07-29T04:14:00Z">
              <w:r w:rsidRPr="001C288B">
                <w:rPr>
                  <w:rFonts w:ascii="Arial" w:hAnsi="Arial" w:cs="Arial"/>
                  <w:sz w:val="22"/>
                  <w:szCs w:val="22"/>
                  <w:lang w:val="sv-SE"/>
                </w:rPr>
                <w:t>Jam:</w:t>
              </w:r>
            </w:ins>
          </w:p>
          <w:p w14:paraId="38E52700" w14:textId="269AA7CA" w:rsidR="003D79B2" w:rsidRPr="00C33BCA" w:rsidRDefault="003D79B2" w:rsidP="003D79B2">
            <w:pPr>
              <w:spacing w:line="276" w:lineRule="auto"/>
              <w:jc w:val="center"/>
              <w:rPr>
                <w:ins w:id="5418" w:author="ADMIN" w:date="2025-07-29T11:12:00Z" w16du:dateUtc="2025-07-29T04:12:00Z"/>
                <w:rFonts w:ascii="Arial" w:hAnsi="Arial" w:cs="Arial"/>
                <w:sz w:val="22"/>
                <w:szCs w:val="22"/>
                <w:lang w:val="sv-SE"/>
              </w:rPr>
            </w:pPr>
            <w:ins w:id="5419" w:author="ADMIN" w:date="2025-07-29T11:14:00Z" w16du:dateUtc="2025-07-29T04:14:00Z">
              <w:r w:rsidRPr="001C288B">
                <w:rPr>
                  <w:rFonts w:ascii="Arial" w:hAnsi="Arial" w:cs="Arial"/>
                  <w:sz w:val="12"/>
                  <w:szCs w:val="12"/>
                  <w:lang w:val="sv-SE"/>
                </w:rPr>
                <w:t>08.00-</w:t>
              </w:r>
            </w:ins>
            <w:ins w:id="5420" w:author="ADMIN" w:date="2025-07-29T11:47:00Z" w16du:dateUtc="2025-07-29T04:47:00Z">
              <w:r w:rsidR="00B62C4F">
                <w:rPr>
                  <w:rFonts w:ascii="Arial" w:hAnsi="Arial" w:cs="Arial"/>
                  <w:sz w:val="12"/>
                  <w:szCs w:val="12"/>
                  <w:lang w:val="sv-SE"/>
                </w:rPr>
                <w:t>14</w:t>
              </w:r>
            </w:ins>
            <w:ins w:id="5421" w:author="ADMIN" w:date="2025-07-29T11:14:00Z" w16du:dateUtc="2025-07-29T04:14:00Z">
              <w:r w:rsidRPr="001C288B">
                <w:rPr>
                  <w:rFonts w:ascii="Arial" w:hAnsi="Arial" w:cs="Arial"/>
                  <w:sz w:val="12"/>
                  <w:szCs w:val="12"/>
                  <w:lang w:val="sv-SE"/>
                </w:rPr>
                <w:t>.00</w:t>
              </w:r>
            </w:ins>
          </w:p>
        </w:tc>
        <w:tc>
          <w:tcPr>
            <w:tcW w:w="1006" w:type="dxa"/>
            <w:tcBorders>
              <w:top w:val="single" w:sz="4" w:space="0" w:color="auto"/>
              <w:bottom w:val="single" w:sz="4" w:space="0" w:color="auto"/>
            </w:tcBorders>
            <w:tcPrChange w:id="5422" w:author="ADMIN" w:date="2025-07-29T11:14:00Z" w16du:dateUtc="2025-07-29T04:14:00Z">
              <w:tcPr>
                <w:tcW w:w="1027" w:type="dxa"/>
                <w:tcBorders>
                  <w:top w:val="single" w:sz="4" w:space="0" w:color="auto"/>
                  <w:bottom w:val="single" w:sz="4" w:space="0" w:color="auto"/>
                </w:tcBorders>
              </w:tcPr>
            </w:tcPrChange>
          </w:tcPr>
          <w:p w14:paraId="65E85BE9" w14:textId="77777777" w:rsidR="003D79B2" w:rsidRDefault="003D79B2" w:rsidP="003D79B2">
            <w:pPr>
              <w:spacing w:line="276" w:lineRule="auto"/>
              <w:jc w:val="center"/>
              <w:rPr>
                <w:ins w:id="5423" w:author="ADMIN" w:date="2025-07-29T11:14:00Z" w16du:dateUtc="2025-07-29T04:14:00Z"/>
                <w:rFonts w:ascii="Arial" w:hAnsi="Arial" w:cs="Arial"/>
                <w:sz w:val="22"/>
                <w:szCs w:val="22"/>
                <w:lang w:val="sv-SE"/>
              </w:rPr>
            </w:pPr>
            <w:ins w:id="5424" w:author="ADMIN" w:date="2025-07-29T11:14:00Z" w16du:dateUtc="2025-07-29T04:14:00Z">
              <w:r w:rsidRPr="001C288B">
                <w:rPr>
                  <w:rFonts w:ascii="Arial" w:hAnsi="Arial" w:cs="Arial"/>
                  <w:sz w:val="22"/>
                  <w:szCs w:val="22"/>
                  <w:lang w:val="sv-SE"/>
                </w:rPr>
                <w:t>Jam:</w:t>
              </w:r>
            </w:ins>
          </w:p>
          <w:p w14:paraId="4A160A3C" w14:textId="3B28F467" w:rsidR="003D79B2" w:rsidRPr="00C33BCA" w:rsidRDefault="003D79B2" w:rsidP="003D79B2">
            <w:pPr>
              <w:spacing w:line="276" w:lineRule="auto"/>
              <w:jc w:val="center"/>
              <w:rPr>
                <w:ins w:id="5425" w:author="ADMIN" w:date="2025-07-29T11:12:00Z" w16du:dateUtc="2025-07-29T04:12:00Z"/>
                <w:rFonts w:ascii="Arial" w:hAnsi="Arial" w:cs="Arial"/>
                <w:sz w:val="22"/>
                <w:szCs w:val="22"/>
                <w:lang w:val="sv-SE"/>
              </w:rPr>
            </w:pPr>
            <w:ins w:id="5426" w:author="ADMIN" w:date="2025-07-29T11:14:00Z" w16du:dateUtc="2025-07-29T04:14:00Z">
              <w:r w:rsidRPr="001C288B">
                <w:rPr>
                  <w:rFonts w:ascii="Arial" w:hAnsi="Arial" w:cs="Arial"/>
                  <w:sz w:val="12"/>
                  <w:szCs w:val="12"/>
                  <w:lang w:val="sv-SE"/>
                </w:rPr>
                <w:t>08.00-</w:t>
              </w:r>
            </w:ins>
            <w:ins w:id="5427" w:author="ADMIN" w:date="2025-07-29T11:47:00Z" w16du:dateUtc="2025-07-29T04:47:00Z">
              <w:r w:rsidR="00B62C4F">
                <w:rPr>
                  <w:rFonts w:ascii="Arial" w:hAnsi="Arial" w:cs="Arial"/>
                  <w:sz w:val="12"/>
                  <w:szCs w:val="12"/>
                  <w:lang w:val="sv-SE"/>
                </w:rPr>
                <w:t>14</w:t>
              </w:r>
            </w:ins>
            <w:ins w:id="5428" w:author="ADMIN" w:date="2025-07-29T11:14:00Z" w16du:dateUtc="2025-07-29T04:14:00Z">
              <w:r w:rsidRPr="001C288B">
                <w:rPr>
                  <w:rFonts w:ascii="Arial" w:hAnsi="Arial" w:cs="Arial"/>
                  <w:sz w:val="12"/>
                  <w:szCs w:val="12"/>
                  <w:lang w:val="sv-SE"/>
                </w:rPr>
                <w:t>.00</w:t>
              </w:r>
            </w:ins>
          </w:p>
        </w:tc>
        <w:tc>
          <w:tcPr>
            <w:tcW w:w="1024" w:type="dxa"/>
            <w:tcBorders>
              <w:top w:val="single" w:sz="4" w:space="0" w:color="auto"/>
              <w:bottom w:val="single" w:sz="4" w:space="0" w:color="auto"/>
            </w:tcBorders>
            <w:tcPrChange w:id="5429" w:author="ADMIN" w:date="2025-07-29T11:14:00Z" w16du:dateUtc="2025-07-29T04:14:00Z">
              <w:tcPr>
                <w:tcW w:w="1043" w:type="dxa"/>
                <w:tcBorders>
                  <w:top w:val="single" w:sz="4" w:space="0" w:color="auto"/>
                  <w:bottom w:val="single" w:sz="4" w:space="0" w:color="auto"/>
                </w:tcBorders>
              </w:tcPr>
            </w:tcPrChange>
          </w:tcPr>
          <w:p w14:paraId="064FAC4D" w14:textId="77777777" w:rsidR="003D79B2" w:rsidRDefault="003D79B2" w:rsidP="003D79B2">
            <w:pPr>
              <w:spacing w:line="276" w:lineRule="auto"/>
              <w:jc w:val="center"/>
              <w:rPr>
                <w:ins w:id="5430" w:author="ADMIN" w:date="2025-07-29T11:14:00Z" w16du:dateUtc="2025-07-29T04:14:00Z"/>
                <w:rFonts w:ascii="Arial" w:hAnsi="Arial" w:cs="Arial"/>
                <w:sz w:val="22"/>
                <w:szCs w:val="22"/>
                <w:lang w:val="sv-SE"/>
              </w:rPr>
            </w:pPr>
            <w:ins w:id="5431" w:author="ADMIN" w:date="2025-07-29T11:14:00Z" w16du:dateUtc="2025-07-29T04:14:00Z">
              <w:r w:rsidRPr="001C288B">
                <w:rPr>
                  <w:rFonts w:ascii="Arial" w:hAnsi="Arial" w:cs="Arial"/>
                  <w:sz w:val="22"/>
                  <w:szCs w:val="22"/>
                  <w:lang w:val="sv-SE"/>
                </w:rPr>
                <w:t>Jam:</w:t>
              </w:r>
            </w:ins>
          </w:p>
          <w:p w14:paraId="4A937477" w14:textId="557EF224" w:rsidR="003D79B2" w:rsidRPr="00C33BCA" w:rsidRDefault="003D79B2" w:rsidP="003D79B2">
            <w:pPr>
              <w:spacing w:line="276" w:lineRule="auto"/>
              <w:jc w:val="center"/>
              <w:rPr>
                <w:ins w:id="5432" w:author="ADMIN" w:date="2025-07-29T11:12:00Z" w16du:dateUtc="2025-07-29T04:12:00Z"/>
                <w:rFonts w:ascii="Arial" w:hAnsi="Arial" w:cs="Arial"/>
                <w:sz w:val="22"/>
                <w:szCs w:val="22"/>
                <w:lang w:val="sv-SE"/>
              </w:rPr>
            </w:pPr>
            <w:ins w:id="5433" w:author="ADMIN" w:date="2025-07-29T11:14:00Z" w16du:dateUtc="2025-07-29T04:14:00Z">
              <w:r w:rsidRPr="001C288B">
                <w:rPr>
                  <w:rFonts w:ascii="Arial" w:hAnsi="Arial" w:cs="Arial"/>
                  <w:sz w:val="12"/>
                  <w:szCs w:val="12"/>
                  <w:lang w:val="sv-SE"/>
                </w:rPr>
                <w:t>08.00-</w:t>
              </w:r>
            </w:ins>
            <w:ins w:id="5434" w:author="ADMIN" w:date="2025-07-29T11:47:00Z" w16du:dateUtc="2025-07-29T04:47:00Z">
              <w:r w:rsidR="00B62C4F">
                <w:rPr>
                  <w:rFonts w:ascii="Arial" w:hAnsi="Arial" w:cs="Arial"/>
                  <w:sz w:val="12"/>
                  <w:szCs w:val="12"/>
                  <w:lang w:val="sv-SE"/>
                </w:rPr>
                <w:t>14</w:t>
              </w:r>
            </w:ins>
            <w:ins w:id="5435" w:author="ADMIN" w:date="2025-07-29T11:14:00Z" w16du:dateUtc="2025-07-29T04:14:00Z">
              <w:r w:rsidRPr="001C288B">
                <w:rPr>
                  <w:rFonts w:ascii="Arial" w:hAnsi="Arial" w:cs="Arial"/>
                  <w:sz w:val="12"/>
                  <w:szCs w:val="12"/>
                  <w:lang w:val="sv-SE"/>
                </w:rPr>
                <w:t>.00</w:t>
              </w:r>
            </w:ins>
          </w:p>
        </w:tc>
        <w:tc>
          <w:tcPr>
            <w:tcW w:w="1002" w:type="dxa"/>
            <w:tcBorders>
              <w:top w:val="single" w:sz="4" w:space="0" w:color="auto"/>
              <w:bottom w:val="single" w:sz="4" w:space="0" w:color="auto"/>
            </w:tcBorders>
            <w:tcPrChange w:id="5436" w:author="ADMIN" w:date="2025-07-29T11:14:00Z" w16du:dateUtc="2025-07-29T04:14:00Z">
              <w:tcPr>
                <w:tcW w:w="1027" w:type="dxa"/>
                <w:tcBorders>
                  <w:top w:val="single" w:sz="4" w:space="0" w:color="auto"/>
                  <w:bottom w:val="single" w:sz="4" w:space="0" w:color="auto"/>
                </w:tcBorders>
              </w:tcPr>
            </w:tcPrChange>
          </w:tcPr>
          <w:p w14:paraId="2567AF41" w14:textId="77777777" w:rsidR="003D79B2" w:rsidRDefault="003D79B2" w:rsidP="003D79B2">
            <w:pPr>
              <w:spacing w:line="276" w:lineRule="auto"/>
              <w:jc w:val="center"/>
              <w:rPr>
                <w:ins w:id="5437" w:author="ADMIN" w:date="2025-07-29T11:14:00Z" w16du:dateUtc="2025-07-29T04:14:00Z"/>
                <w:rFonts w:ascii="Arial" w:hAnsi="Arial" w:cs="Arial"/>
                <w:sz w:val="22"/>
                <w:szCs w:val="22"/>
                <w:lang w:val="sv-SE"/>
              </w:rPr>
            </w:pPr>
            <w:ins w:id="5438" w:author="ADMIN" w:date="2025-07-29T11:14:00Z" w16du:dateUtc="2025-07-29T04:14:00Z">
              <w:r w:rsidRPr="001C288B">
                <w:rPr>
                  <w:rFonts w:ascii="Arial" w:hAnsi="Arial" w:cs="Arial"/>
                  <w:sz w:val="22"/>
                  <w:szCs w:val="22"/>
                  <w:lang w:val="sv-SE"/>
                </w:rPr>
                <w:t>Jam:</w:t>
              </w:r>
            </w:ins>
          </w:p>
          <w:p w14:paraId="15E7DCD0" w14:textId="00BBECCE" w:rsidR="003D79B2" w:rsidRPr="00C33BCA" w:rsidRDefault="003D79B2" w:rsidP="003D79B2">
            <w:pPr>
              <w:spacing w:line="276" w:lineRule="auto"/>
              <w:jc w:val="center"/>
              <w:rPr>
                <w:ins w:id="5439" w:author="ADMIN" w:date="2025-07-29T11:12:00Z" w16du:dateUtc="2025-07-29T04:12:00Z"/>
                <w:rFonts w:ascii="Arial" w:hAnsi="Arial" w:cs="Arial"/>
                <w:sz w:val="22"/>
                <w:szCs w:val="22"/>
                <w:lang w:val="sv-SE"/>
              </w:rPr>
            </w:pPr>
            <w:ins w:id="5440" w:author="ADMIN" w:date="2025-07-29T11:14:00Z" w16du:dateUtc="2025-07-29T04:14:00Z">
              <w:r w:rsidRPr="001C288B">
                <w:rPr>
                  <w:rFonts w:ascii="Arial" w:hAnsi="Arial" w:cs="Arial"/>
                  <w:sz w:val="12"/>
                  <w:szCs w:val="12"/>
                  <w:lang w:val="sv-SE"/>
                </w:rPr>
                <w:t>08.00-</w:t>
              </w:r>
            </w:ins>
            <w:ins w:id="5441" w:author="ADMIN" w:date="2025-07-29T11:47:00Z" w16du:dateUtc="2025-07-29T04:47:00Z">
              <w:r w:rsidR="00B62C4F">
                <w:rPr>
                  <w:rFonts w:ascii="Arial" w:hAnsi="Arial" w:cs="Arial"/>
                  <w:sz w:val="12"/>
                  <w:szCs w:val="12"/>
                  <w:lang w:val="sv-SE"/>
                </w:rPr>
                <w:t>14</w:t>
              </w:r>
            </w:ins>
            <w:ins w:id="5442" w:author="ADMIN" w:date="2025-07-29T11:14:00Z" w16du:dateUtc="2025-07-29T04:14:00Z">
              <w:r w:rsidRPr="001C288B">
                <w:rPr>
                  <w:rFonts w:ascii="Arial" w:hAnsi="Arial" w:cs="Arial"/>
                  <w:sz w:val="12"/>
                  <w:szCs w:val="12"/>
                  <w:lang w:val="sv-SE"/>
                </w:rPr>
                <w:t>.00</w:t>
              </w:r>
            </w:ins>
          </w:p>
        </w:tc>
        <w:tc>
          <w:tcPr>
            <w:tcW w:w="1111" w:type="dxa"/>
            <w:tcBorders>
              <w:top w:val="single" w:sz="4" w:space="0" w:color="auto"/>
              <w:bottom w:val="single" w:sz="4" w:space="0" w:color="auto"/>
            </w:tcBorders>
            <w:tcPrChange w:id="5443" w:author="ADMIN" w:date="2025-07-29T11:14:00Z" w16du:dateUtc="2025-07-29T04:14:00Z">
              <w:tcPr>
                <w:tcW w:w="1132" w:type="dxa"/>
                <w:tcBorders>
                  <w:top w:val="single" w:sz="4" w:space="0" w:color="auto"/>
                  <w:bottom w:val="single" w:sz="4" w:space="0" w:color="auto"/>
                </w:tcBorders>
              </w:tcPr>
            </w:tcPrChange>
          </w:tcPr>
          <w:p w14:paraId="462DAEC6" w14:textId="77777777" w:rsidR="003D79B2" w:rsidRDefault="003D79B2" w:rsidP="003D79B2">
            <w:pPr>
              <w:spacing w:line="276" w:lineRule="auto"/>
              <w:jc w:val="center"/>
              <w:rPr>
                <w:ins w:id="5444" w:author="ADMIN" w:date="2025-07-29T11:14:00Z" w16du:dateUtc="2025-07-29T04:14:00Z"/>
                <w:rFonts w:ascii="Arial" w:hAnsi="Arial" w:cs="Arial"/>
                <w:sz w:val="22"/>
                <w:szCs w:val="22"/>
                <w:lang w:val="sv-SE"/>
              </w:rPr>
            </w:pPr>
            <w:ins w:id="5445" w:author="ADMIN" w:date="2025-07-29T11:14:00Z" w16du:dateUtc="2025-07-29T04:14:00Z">
              <w:r w:rsidRPr="001C288B">
                <w:rPr>
                  <w:rFonts w:ascii="Arial" w:hAnsi="Arial" w:cs="Arial"/>
                  <w:sz w:val="22"/>
                  <w:szCs w:val="22"/>
                  <w:lang w:val="sv-SE"/>
                </w:rPr>
                <w:t>Jam:</w:t>
              </w:r>
            </w:ins>
          </w:p>
          <w:p w14:paraId="7B0EDA65" w14:textId="6196B10D" w:rsidR="003D79B2" w:rsidRPr="00C33BCA" w:rsidRDefault="003D79B2" w:rsidP="003D79B2">
            <w:pPr>
              <w:spacing w:line="276" w:lineRule="auto"/>
              <w:jc w:val="center"/>
              <w:rPr>
                <w:ins w:id="5446" w:author="ADMIN" w:date="2025-07-29T11:12:00Z" w16du:dateUtc="2025-07-29T04:12:00Z"/>
                <w:rFonts w:ascii="Arial" w:hAnsi="Arial" w:cs="Arial"/>
                <w:sz w:val="22"/>
                <w:szCs w:val="22"/>
                <w:lang w:val="sv-SE"/>
              </w:rPr>
            </w:pPr>
            <w:ins w:id="5447" w:author="ADMIN" w:date="2025-07-29T11:14:00Z" w16du:dateUtc="2025-07-29T04:14:00Z">
              <w:r w:rsidRPr="001C288B">
                <w:rPr>
                  <w:rFonts w:ascii="Arial" w:hAnsi="Arial" w:cs="Arial"/>
                  <w:sz w:val="13"/>
                  <w:szCs w:val="13"/>
                  <w:lang w:val="sv-SE"/>
                </w:rPr>
                <w:t>Libur</w:t>
              </w:r>
            </w:ins>
          </w:p>
        </w:tc>
      </w:tr>
      <w:tr w:rsidR="003D79B2" w:rsidRPr="00922713" w14:paraId="6662A6F8" w14:textId="77777777" w:rsidTr="003D79B2">
        <w:trPr>
          <w:trHeight w:val="542"/>
          <w:trPrChange w:id="5448" w:author="ADMIN" w:date="2025-07-29T11:14:00Z" w16du:dateUtc="2025-07-29T04:14:00Z">
            <w:trPr>
              <w:trHeight w:val="542"/>
            </w:trPr>
          </w:trPrChange>
        </w:trPr>
        <w:tc>
          <w:tcPr>
            <w:tcW w:w="1227" w:type="dxa"/>
            <w:tcBorders>
              <w:top w:val="single" w:sz="4" w:space="0" w:color="auto"/>
              <w:right w:val="single" w:sz="4" w:space="0" w:color="auto"/>
            </w:tcBorders>
            <w:tcPrChange w:id="5449" w:author="ADMIN" w:date="2025-07-29T11:14:00Z" w16du:dateUtc="2025-07-29T04:14:00Z">
              <w:tcPr>
                <w:tcW w:w="1063" w:type="dxa"/>
                <w:tcBorders>
                  <w:top w:val="single" w:sz="4" w:space="0" w:color="auto"/>
                  <w:right w:val="single" w:sz="4" w:space="0" w:color="auto"/>
                </w:tcBorders>
              </w:tcPr>
            </w:tcPrChange>
          </w:tcPr>
          <w:p w14:paraId="22F047FE" w14:textId="311B783A" w:rsidR="003D79B2" w:rsidRPr="00922713" w:rsidDel="00C33BCA" w:rsidRDefault="003D79B2" w:rsidP="003D79B2">
            <w:pPr>
              <w:spacing w:line="276" w:lineRule="auto"/>
              <w:rPr>
                <w:del w:id="5450" w:author="ADMIN" w:date="2025-07-29T11:10:00Z" w16du:dateUtc="2025-07-29T04:10:00Z"/>
                <w:rFonts w:ascii="Arial" w:hAnsi="Arial" w:cs="Arial"/>
                <w:sz w:val="22"/>
                <w:szCs w:val="22"/>
                <w:lang w:val="sv-SE" w:eastAsia="x-none"/>
                <w:rPrChange w:id="5451" w:author="Syahrani Rachmawati Sadino" w:date="2025-01-31T14:35:00Z">
                  <w:rPr>
                    <w:del w:id="5452" w:author="ADMIN" w:date="2025-07-29T11:10:00Z" w16du:dateUtc="2025-07-29T04:10:00Z"/>
                    <w:rFonts w:asciiTheme="minorBidi" w:hAnsiTheme="minorBidi" w:cstheme="minorBidi"/>
                    <w:sz w:val="22"/>
                    <w:szCs w:val="22"/>
                    <w:lang w:val="sv-SE" w:eastAsia="x-none"/>
                  </w:rPr>
                </w:rPrChange>
              </w:rPr>
            </w:pPr>
            <w:del w:id="5453" w:author="ADMIN" w:date="2025-07-29T11:10:00Z" w16du:dateUtc="2025-07-29T04:10:00Z">
              <w:r w:rsidRPr="00922713" w:rsidDel="00C33BCA">
                <w:rPr>
                  <w:rFonts w:ascii="Arial" w:hAnsi="Arial" w:cs="Arial"/>
                  <w:sz w:val="22"/>
                  <w:szCs w:val="22"/>
                  <w:lang w:val="sv-SE" w:eastAsia="x-none"/>
                  <w:rPrChange w:id="5454" w:author="Syahrani Rachmawati Sadino" w:date="2025-01-31T14:35:00Z">
                    <w:rPr>
                      <w:rFonts w:asciiTheme="minorBidi" w:hAnsiTheme="minorBidi" w:cstheme="minorBidi"/>
                      <w:sz w:val="22"/>
                      <w:szCs w:val="22"/>
                      <w:lang w:val="sv-SE" w:eastAsia="x-none"/>
                    </w:rPr>
                  </w:rPrChange>
                </w:rPr>
                <w:delText>IGD</w:delText>
              </w:r>
            </w:del>
          </w:p>
          <w:p w14:paraId="77068EE5" w14:textId="77777777" w:rsidR="003D79B2" w:rsidRPr="00922713" w:rsidRDefault="003D79B2" w:rsidP="003D79B2">
            <w:pPr>
              <w:spacing w:line="276" w:lineRule="auto"/>
              <w:rPr>
                <w:rFonts w:ascii="Arial" w:hAnsi="Arial" w:cs="Arial"/>
                <w:sz w:val="22"/>
                <w:szCs w:val="22"/>
                <w:lang w:val="sv-SE" w:eastAsia="x-none"/>
                <w:rPrChange w:id="5455" w:author="Syahrani Rachmawati Sadino" w:date="2025-01-31T14:35:00Z">
                  <w:rPr>
                    <w:rFonts w:asciiTheme="minorBidi" w:hAnsiTheme="minorBidi" w:cstheme="minorBidi"/>
                    <w:sz w:val="22"/>
                    <w:szCs w:val="22"/>
                    <w:lang w:val="sv-SE" w:eastAsia="x-none"/>
                  </w:rPr>
                </w:rPrChange>
              </w:rPr>
            </w:pPr>
          </w:p>
        </w:tc>
        <w:tc>
          <w:tcPr>
            <w:tcW w:w="1000" w:type="dxa"/>
            <w:tcBorders>
              <w:top w:val="single" w:sz="4" w:space="0" w:color="auto"/>
              <w:left w:val="single" w:sz="4" w:space="0" w:color="auto"/>
            </w:tcBorders>
            <w:shd w:val="clear" w:color="auto" w:fill="auto"/>
            <w:tcPrChange w:id="5456" w:author="ADMIN" w:date="2025-07-29T11:14:00Z" w16du:dateUtc="2025-07-29T04:14:00Z">
              <w:tcPr>
                <w:tcW w:w="1027" w:type="dxa"/>
                <w:tcBorders>
                  <w:top w:val="single" w:sz="4" w:space="0" w:color="auto"/>
                  <w:left w:val="single" w:sz="4" w:space="0" w:color="auto"/>
                </w:tcBorders>
                <w:shd w:val="clear" w:color="auto" w:fill="auto"/>
              </w:tcPr>
            </w:tcPrChange>
          </w:tcPr>
          <w:p w14:paraId="51A4ED2A" w14:textId="1F2E9473" w:rsidR="003D79B2" w:rsidRPr="00922713" w:rsidRDefault="003D79B2" w:rsidP="003D79B2">
            <w:pPr>
              <w:spacing w:line="276" w:lineRule="auto"/>
              <w:jc w:val="center"/>
              <w:rPr>
                <w:rFonts w:ascii="Arial" w:hAnsi="Arial" w:cs="Arial"/>
                <w:sz w:val="22"/>
                <w:szCs w:val="22"/>
                <w:lang w:val="sv-SE"/>
                <w:rPrChange w:id="5457" w:author="Syahrani Rachmawati Sadino" w:date="2025-01-31T14:35:00Z">
                  <w:rPr>
                    <w:rFonts w:asciiTheme="minorBidi" w:hAnsiTheme="minorBidi" w:cstheme="minorBidi"/>
                    <w:sz w:val="22"/>
                    <w:szCs w:val="22"/>
                    <w:lang w:val="sv-SE"/>
                  </w:rPr>
                </w:rPrChange>
              </w:rPr>
            </w:pPr>
            <w:del w:id="5458" w:author="ADMIN" w:date="2025-07-29T11:10:00Z" w16du:dateUtc="2025-07-29T04:10:00Z">
              <w:r w:rsidRPr="00922713" w:rsidDel="00C33BCA">
                <w:rPr>
                  <w:rFonts w:ascii="Arial" w:hAnsi="Arial" w:cs="Arial"/>
                  <w:sz w:val="22"/>
                  <w:szCs w:val="22"/>
                  <w:lang w:val="sv-SE"/>
                  <w:rPrChange w:id="5459" w:author="Syahrani Rachmawati Sadino" w:date="2025-01-31T14:35:00Z">
                    <w:rPr>
                      <w:rFonts w:asciiTheme="minorBidi" w:hAnsiTheme="minorBidi" w:cstheme="minorBidi"/>
                      <w:sz w:val="22"/>
                      <w:szCs w:val="22"/>
                      <w:lang w:val="sv-SE"/>
                    </w:rPr>
                  </w:rPrChange>
                </w:rPr>
                <w:delText>Jam:</w:delText>
              </w:r>
            </w:del>
          </w:p>
        </w:tc>
        <w:tc>
          <w:tcPr>
            <w:tcW w:w="1053" w:type="dxa"/>
            <w:tcBorders>
              <w:top w:val="single" w:sz="4" w:space="0" w:color="auto"/>
            </w:tcBorders>
            <w:shd w:val="clear" w:color="auto" w:fill="auto"/>
            <w:tcPrChange w:id="5460" w:author="ADMIN" w:date="2025-07-29T11:14:00Z" w16du:dateUtc="2025-07-29T04:14:00Z">
              <w:tcPr>
                <w:tcW w:w="1073" w:type="dxa"/>
                <w:tcBorders>
                  <w:top w:val="single" w:sz="4" w:space="0" w:color="auto"/>
                </w:tcBorders>
                <w:shd w:val="clear" w:color="auto" w:fill="auto"/>
              </w:tcPr>
            </w:tcPrChange>
          </w:tcPr>
          <w:p w14:paraId="3F2B3568" w14:textId="43CD88AB" w:rsidR="003D79B2" w:rsidRPr="00922713" w:rsidRDefault="003D79B2" w:rsidP="003D79B2">
            <w:pPr>
              <w:spacing w:line="276" w:lineRule="auto"/>
              <w:jc w:val="center"/>
              <w:rPr>
                <w:rFonts w:ascii="Arial" w:hAnsi="Arial" w:cs="Arial"/>
                <w:sz w:val="22"/>
                <w:szCs w:val="22"/>
                <w:lang w:val="sv-SE"/>
                <w:rPrChange w:id="5461" w:author="Syahrani Rachmawati Sadino" w:date="2025-01-31T14:35:00Z">
                  <w:rPr>
                    <w:rFonts w:asciiTheme="minorBidi" w:hAnsiTheme="minorBidi" w:cstheme="minorBidi"/>
                    <w:sz w:val="22"/>
                    <w:szCs w:val="22"/>
                    <w:lang w:val="sv-SE"/>
                  </w:rPr>
                </w:rPrChange>
              </w:rPr>
            </w:pPr>
            <w:del w:id="5462" w:author="ADMIN" w:date="2025-07-29T11:10:00Z" w16du:dateUtc="2025-07-29T04:10:00Z">
              <w:r w:rsidRPr="00922713" w:rsidDel="00C33BCA">
                <w:rPr>
                  <w:rFonts w:ascii="Arial" w:hAnsi="Arial" w:cs="Arial"/>
                  <w:sz w:val="22"/>
                  <w:szCs w:val="22"/>
                  <w:lang w:val="sv-SE"/>
                  <w:rPrChange w:id="5463" w:author="Syahrani Rachmawati Sadino" w:date="2025-01-31T14:35:00Z">
                    <w:rPr>
                      <w:rFonts w:asciiTheme="minorBidi" w:hAnsiTheme="minorBidi" w:cstheme="minorBidi"/>
                      <w:sz w:val="22"/>
                      <w:szCs w:val="22"/>
                      <w:lang w:val="sv-SE"/>
                    </w:rPr>
                  </w:rPrChange>
                </w:rPr>
                <w:delText>Jam:</w:delText>
              </w:r>
            </w:del>
          </w:p>
        </w:tc>
        <w:tc>
          <w:tcPr>
            <w:tcW w:w="996" w:type="dxa"/>
            <w:tcBorders>
              <w:top w:val="single" w:sz="4" w:space="0" w:color="auto"/>
            </w:tcBorders>
            <w:tcPrChange w:id="5464" w:author="ADMIN" w:date="2025-07-29T11:14:00Z" w16du:dateUtc="2025-07-29T04:14:00Z">
              <w:tcPr>
                <w:tcW w:w="1027" w:type="dxa"/>
                <w:tcBorders>
                  <w:top w:val="single" w:sz="4" w:space="0" w:color="auto"/>
                </w:tcBorders>
              </w:tcPr>
            </w:tcPrChange>
          </w:tcPr>
          <w:p w14:paraId="77ACA5C1" w14:textId="756BE283" w:rsidR="003D79B2" w:rsidRPr="00922713" w:rsidRDefault="003D79B2" w:rsidP="003D79B2">
            <w:pPr>
              <w:spacing w:line="276" w:lineRule="auto"/>
              <w:jc w:val="center"/>
              <w:rPr>
                <w:rFonts w:ascii="Arial" w:hAnsi="Arial" w:cs="Arial"/>
                <w:sz w:val="22"/>
                <w:szCs w:val="22"/>
                <w:lang w:val="sv-SE"/>
                <w:rPrChange w:id="5465" w:author="Syahrani Rachmawati Sadino" w:date="2025-01-31T14:35:00Z">
                  <w:rPr>
                    <w:rFonts w:asciiTheme="minorBidi" w:hAnsiTheme="minorBidi" w:cstheme="minorBidi"/>
                    <w:sz w:val="22"/>
                    <w:szCs w:val="22"/>
                    <w:lang w:val="sv-SE"/>
                  </w:rPr>
                </w:rPrChange>
              </w:rPr>
            </w:pPr>
            <w:del w:id="5466" w:author="ADMIN" w:date="2025-07-29T11:10:00Z" w16du:dateUtc="2025-07-29T04:10:00Z">
              <w:r w:rsidRPr="00922713" w:rsidDel="00C33BCA">
                <w:rPr>
                  <w:rFonts w:ascii="Arial" w:hAnsi="Arial" w:cs="Arial"/>
                  <w:sz w:val="22"/>
                  <w:szCs w:val="22"/>
                  <w:lang w:val="sv-SE"/>
                  <w:rPrChange w:id="5467" w:author="Syahrani Rachmawati Sadino" w:date="2025-01-31T14:35:00Z">
                    <w:rPr>
                      <w:rFonts w:asciiTheme="minorBidi" w:hAnsiTheme="minorBidi" w:cstheme="minorBidi"/>
                      <w:sz w:val="22"/>
                      <w:szCs w:val="22"/>
                      <w:lang w:val="sv-SE"/>
                    </w:rPr>
                  </w:rPrChange>
                </w:rPr>
                <w:delText>Jam:</w:delText>
              </w:r>
            </w:del>
          </w:p>
        </w:tc>
        <w:tc>
          <w:tcPr>
            <w:tcW w:w="1006" w:type="dxa"/>
            <w:tcBorders>
              <w:top w:val="single" w:sz="4" w:space="0" w:color="auto"/>
            </w:tcBorders>
            <w:tcPrChange w:id="5468" w:author="ADMIN" w:date="2025-07-29T11:14:00Z" w16du:dateUtc="2025-07-29T04:14:00Z">
              <w:tcPr>
                <w:tcW w:w="1027" w:type="dxa"/>
                <w:tcBorders>
                  <w:top w:val="single" w:sz="4" w:space="0" w:color="auto"/>
                </w:tcBorders>
              </w:tcPr>
            </w:tcPrChange>
          </w:tcPr>
          <w:p w14:paraId="355FC830" w14:textId="27B05780" w:rsidR="003D79B2" w:rsidRPr="00922713" w:rsidRDefault="003D79B2" w:rsidP="003D79B2">
            <w:pPr>
              <w:spacing w:line="276" w:lineRule="auto"/>
              <w:jc w:val="center"/>
              <w:rPr>
                <w:rFonts w:ascii="Arial" w:hAnsi="Arial" w:cs="Arial"/>
                <w:sz w:val="22"/>
                <w:szCs w:val="22"/>
                <w:lang w:val="sv-SE"/>
                <w:rPrChange w:id="5469" w:author="Syahrani Rachmawati Sadino" w:date="2025-01-31T14:35:00Z">
                  <w:rPr>
                    <w:rFonts w:asciiTheme="minorBidi" w:hAnsiTheme="minorBidi" w:cstheme="minorBidi"/>
                    <w:sz w:val="22"/>
                    <w:szCs w:val="22"/>
                    <w:lang w:val="sv-SE"/>
                  </w:rPr>
                </w:rPrChange>
              </w:rPr>
            </w:pPr>
            <w:del w:id="5470" w:author="ADMIN" w:date="2025-07-29T11:10:00Z" w16du:dateUtc="2025-07-29T04:10:00Z">
              <w:r w:rsidRPr="00922713" w:rsidDel="00C33BCA">
                <w:rPr>
                  <w:rFonts w:ascii="Arial" w:hAnsi="Arial" w:cs="Arial"/>
                  <w:sz w:val="22"/>
                  <w:szCs w:val="22"/>
                  <w:lang w:val="sv-SE"/>
                  <w:rPrChange w:id="5471" w:author="Syahrani Rachmawati Sadino" w:date="2025-01-31T14:35:00Z">
                    <w:rPr>
                      <w:rFonts w:asciiTheme="minorBidi" w:hAnsiTheme="minorBidi" w:cstheme="minorBidi"/>
                      <w:sz w:val="22"/>
                      <w:szCs w:val="22"/>
                      <w:lang w:val="sv-SE"/>
                    </w:rPr>
                  </w:rPrChange>
                </w:rPr>
                <w:delText>Jam:</w:delText>
              </w:r>
            </w:del>
          </w:p>
        </w:tc>
        <w:tc>
          <w:tcPr>
            <w:tcW w:w="1024" w:type="dxa"/>
            <w:tcBorders>
              <w:top w:val="single" w:sz="4" w:space="0" w:color="auto"/>
            </w:tcBorders>
            <w:tcPrChange w:id="5472" w:author="ADMIN" w:date="2025-07-29T11:14:00Z" w16du:dateUtc="2025-07-29T04:14:00Z">
              <w:tcPr>
                <w:tcW w:w="1043" w:type="dxa"/>
                <w:tcBorders>
                  <w:top w:val="single" w:sz="4" w:space="0" w:color="auto"/>
                </w:tcBorders>
              </w:tcPr>
            </w:tcPrChange>
          </w:tcPr>
          <w:p w14:paraId="368FA2A5" w14:textId="7F27CEEF" w:rsidR="003D79B2" w:rsidRPr="00922713" w:rsidRDefault="003D79B2" w:rsidP="003D79B2">
            <w:pPr>
              <w:spacing w:line="276" w:lineRule="auto"/>
              <w:jc w:val="center"/>
              <w:rPr>
                <w:rFonts w:ascii="Arial" w:hAnsi="Arial" w:cs="Arial"/>
                <w:sz w:val="22"/>
                <w:szCs w:val="22"/>
                <w:lang w:val="sv-SE"/>
                <w:rPrChange w:id="5473" w:author="Syahrani Rachmawati Sadino" w:date="2025-01-31T14:35:00Z">
                  <w:rPr>
                    <w:rFonts w:asciiTheme="minorBidi" w:hAnsiTheme="minorBidi" w:cstheme="minorBidi"/>
                    <w:sz w:val="22"/>
                    <w:szCs w:val="22"/>
                    <w:lang w:val="sv-SE"/>
                  </w:rPr>
                </w:rPrChange>
              </w:rPr>
            </w:pPr>
            <w:del w:id="5474" w:author="ADMIN" w:date="2025-07-29T11:10:00Z" w16du:dateUtc="2025-07-29T04:10:00Z">
              <w:r w:rsidRPr="00922713" w:rsidDel="00C33BCA">
                <w:rPr>
                  <w:rFonts w:ascii="Arial" w:hAnsi="Arial" w:cs="Arial"/>
                  <w:sz w:val="22"/>
                  <w:szCs w:val="22"/>
                  <w:lang w:val="sv-SE"/>
                  <w:rPrChange w:id="5475" w:author="Syahrani Rachmawati Sadino" w:date="2025-01-31T14:35:00Z">
                    <w:rPr>
                      <w:rFonts w:asciiTheme="minorBidi" w:hAnsiTheme="minorBidi" w:cstheme="minorBidi"/>
                      <w:sz w:val="22"/>
                      <w:szCs w:val="22"/>
                      <w:lang w:val="sv-SE"/>
                    </w:rPr>
                  </w:rPrChange>
                </w:rPr>
                <w:delText>Jam:</w:delText>
              </w:r>
            </w:del>
          </w:p>
        </w:tc>
        <w:tc>
          <w:tcPr>
            <w:tcW w:w="1002" w:type="dxa"/>
            <w:tcBorders>
              <w:top w:val="single" w:sz="4" w:space="0" w:color="auto"/>
            </w:tcBorders>
            <w:tcPrChange w:id="5476" w:author="ADMIN" w:date="2025-07-29T11:14:00Z" w16du:dateUtc="2025-07-29T04:14:00Z">
              <w:tcPr>
                <w:tcW w:w="1027" w:type="dxa"/>
                <w:tcBorders>
                  <w:top w:val="single" w:sz="4" w:space="0" w:color="auto"/>
                </w:tcBorders>
              </w:tcPr>
            </w:tcPrChange>
          </w:tcPr>
          <w:p w14:paraId="3F5F592D" w14:textId="406E546D" w:rsidR="003D79B2" w:rsidRPr="00922713" w:rsidRDefault="003D79B2" w:rsidP="003D79B2">
            <w:pPr>
              <w:spacing w:line="276" w:lineRule="auto"/>
              <w:jc w:val="center"/>
              <w:rPr>
                <w:rFonts w:ascii="Arial" w:hAnsi="Arial" w:cs="Arial"/>
                <w:sz w:val="22"/>
                <w:szCs w:val="22"/>
                <w:lang w:val="sv-SE"/>
                <w:rPrChange w:id="5477" w:author="Syahrani Rachmawati Sadino" w:date="2025-01-31T14:35:00Z">
                  <w:rPr>
                    <w:rFonts w:asciiTheme="minorBidi" w:hAnsiTheme="minorBidi" w:cstheme="minorBidi"/>
                    <w:sz w:val="22"/>
                    <w:szCs w:val="22"/>
                    <w:lang w:val="sv-SE"/>
                  </w:rPr>
                </w:rPrChange>
              </w:rPr>
            </w:pPr>
            <w:del w:id="5478" w:author="ADMIN" w:date="2025-07-29T11:10:00Z" w16du:dateUtc="2025-07-29T04:10:00Z">
              <w:r w:rsidRPr="00922713" w:rsidDel="00C33BCA">
                <w:rPr>
                  <w:rFonts w:ascii="Arial" w:hAnsi="Arial" w:cs="Arial"/>
                  <w:sz w:val="22"/>
                  <w:szCs w:val="22"/>
                  <w:lang w:val="sv-SE"/>
                  <w:rPrChange w:id="5479" w:author="Syahrani Rachmawati Sadino" w:date="2025-01-31T14:35:00Z">
                    <w:rPr>
                      <w:rFonts w:asciiTheme="minorBidi" w:hAnsiTheme="minorBidi" w:cstheme="minorBidi"/>
                      <w:sz w:val="22"/>
                      <w:szCs w:val="22"/>
                      <w:lang w:val="sv-SE"/>
                    </w:rPr>
                  </w:rPrChange>
                </w:rPr>
                <w:delText>Jam:</w:delText>
              </w:r>
            </w:del>
          </w:p>
        </w:tc>
        <w:tc>
          <w:tcPr>
            <w:tcW w:w="1111" w:type="dxa"/>
            <w:tcBorders>
              <w:top w:val="single" w:sz="4" w:space="0" w:color="auto"/>
            </w:tcBorders>
            <w:tcPrChange w:id="5480" w:author="ADMIN" w:date="2025-07-29T11:14:00Z" w16du:dateUtc="2025-07-29T04:14:00Z">
              <w:tcPr>
                <w:tcW w:w="1132" w:type="dxa"/>
                <w:tcBorders>
                  <w:top w:val="single" w:sz="4" w:space="0" w:color="auto"/>
                </w:tcBorders>
              </w:tcPr>
            </w:tcPrChange>
          </w:tcPr>
          <w:p w14:paraId="47ECE6E4" w14:textId="4968EEBD" w:rsidR="003D79B2" w:rsidRPr="00922713" w:rsidRDefault="003D79B2" w:rsidP="003D79B2">
            <w:pPr>
              <w:spacing w:line="276" w:lineRule="auto"/>
              <w:jc w:val="center"/>
              <w:rPr>
                <w:rFonts w:ascii="Arial" w:hAnsi="Arial" w:cs="Arial"/>
                <w:sz w:val="22"/>
                <w:szCs w:val="22"/>
                <w:lang w:val="sv-SE"/>
                <w:rPrChange w:id="5481" w:author="Syahrani Rachmawati Sadino" w:date="2025-01-31T14:35:00Z">
                  <w:rPr>
                    <w:rFonts w:asciiTheme="minorBidi" w:hAnsiTheme="minorBidi" w:cstheme="minorBidi"/>
                    <w:sz w:val="22"/>
                    <w:szCs w:val="22"/>
                    <w:lang w:val="sv-SE"/>
                  </w:rPr>
                </w:rPrChange>
              </w:rPr>
            </w:pPr>
            <w:del w:id="5482" w:author="ADMIN" w:date="2025-07-29T11:10:00Z" w16du:dateUtc="2025-07-29T04:10:00Z">
              <w:r w:rsidRPr="00922713" w:rsidDel="00C33BCA">
                <w:rPr>
                  <w:rFonts w:ascii="Arial" w:hAnsi="Arial" w:cs="Arial"/>
                  <w:sz w:val="22"/>
                  <w:szCs w:val="22"/>
                  <w:lang w:val="sv-SE"/>
                  <w:rPrChange w:id="5483" w:author="Syahrani Rachmawati Sadino" w:date="2025-01-31T14:35:00Z">
                    <w:rPr>
                      <w:rFonts w:asciiTheme="minorBidi" w:hAnsiTheme="minorBidi" w:cstheme="minorBidi"/>
                      <w:sz w:val="22"/>
                      <w:szCs w:val="22"/>
                      <w:lang w:val="sv-SE"/>
                    </w:rPr>
                  </w:rPrChange>
                </w:rPr>
                <w:delText>Jam:</w:delText>
              </w:r>
            </w:del>
          </w:p>
        </w:tc>
      </w:tr>
    </w:tbl>
    <w:p w14:paraId="71AC78BE" w14:textId="50953AAA" w:rsidR="000C5D3F" w:rsidRPr="00922713" w:rsidDel="00C33BCA" w:rsidRDefault="00BE7865">
      <w:pPr>
        <w:spacing w:line="276" w:lineRule="auto"/>
        <w:ind w:left="709"/>
        <w:rPr>
          <w:del w:id="5484" w:author="ADMIN" w:date="2025-07-29T11:10:00Z" w16du:dateUtc="2025-07-29T04:10:00Z"/>
          <w:rFonts w:ascii="Arial" w:hAnsi="Arial" w:cs="Arial"/>
          <w:b/>
          <w:color w:val="FF0000"/>
          <w:sz w:val="22"/>
          <w:szCs w:val="22"/>
          <w:lang w:val="sv-SE"/>
          <w:rPrChange w:id="5485" w:author="Syahrani Rachmawati Sadino" w:date="2025-01-31T14:35:00Z">
            <w:rPr>
              <w:del w:id="5486" w:author="ADMIN" w:date="2025-07-29T11:10:00Z" w16du:dateUtc="2025-07-29T04:10:00Z"/>
              <w:rFonts w:asciiTheme="minorBidi" w:hAnsiTheme="minorBidi" w:cstheme="minorBidi"/>
              <w:b/>
              <w:sz w:val="22"/>
              <w:szCs w:val="22"/>
            </w:rPr>
          </w:rPrChange>
        </w:rPr>
      </w:pPr>
      <w:commentRangeStart w:id="5487"/>
      <w:ins w:id="5488" w:author="Yohanita Dewi Chandra Murti" w:date="2025-01-16T11:29:00Z">
        <w:del w:id="5489" w:author="ADMIN" w:date="2025-07-29T11:10:00Z" w16du:dateUtc="2025-07-29T04:10:00Z">
          <w:r w:rsidRPr="00922713" w:rsidDel="00C33BCA">
            <w:rPr>
              <w:rFonts w:ascii="Arial" w:eastAsia="Calibri" w:hAnsi="Arial" w:cs="Arial"/>
              <w:color w:val="FF0000"/>
              <w:sz w:val="22"/>
              <w:szCs w:val="22"/>
              <w:lang w:val="sv-SE"/>
              <w:rPrChange w:id="5490" w:author="Syahrani Rachmawati Sadino" w:date="2025-01-31T14:35:00Z">
                <w:rPr>
                  <w:rFonts w:asciiTheme="minorBidi" w:eastAsia="Calibri" w:hAnsiTheme="minorBidi" w:cstheme="minorBidi"/>
                  <w:sz w:val="22"/>
                  <w:szCs w:val="22"/>
                  <w:lang w:val="sv-SE"/>
                </w:rPr>
              </w:rPrChange>
            </w:rPr>
            <w:delText>(untuk diisi sesuai dengan hari dan jam praktik yang disepakati)</w:delText>
          </w:r>
        </w:del>
      </w:ins>
      <w:commentRangeEnd w:id="5487"/>
      <w:ins w:id="5491" w:author="Yohanita Dewi Chandra Murti" w:date="2025-01-16T11:30:00Z">
        <w:del w:id="5492" w:author="ADMIN" w:date="2025-07-29T11:10:00Z" w16du:dateUtc="2025-07-29T04:10:00Z">
          <w:r w:rsidRPr="00922713" w:rsidDel="00C33BCA">
            <w:rPr>
              <w:rStyle w:val="CommentReference"/>
              <w:rFonts w:ascii="Arial" w:hAnsi="Arial" w:cs="Arial"/>
              <w:color w:val="FF0000"/>
              <w:sz w:val="22"/>
              <w:szCs w:val="22"/>
              <w:lang w:val="x-none" w:eastAsia="x-none"/>
              <w:rPrChange w:id="5493" w:author="Syahrani Rachmawati Sadino" w:date="2025-01-31T14:35:00Z">
                <w:rPr>
                  <w:rStyle w:val="CommentReference"/>
                  <w:lang w:val="x-none" w:eastAsia="x-none"/>
                </w:rPr>
              </w:rPrChange>
            </w:rPr>
            <w:commentReference w:id="5487"/>
          </w:r>
        </w:del>
      </w:ins>
    </w:p>
    <w:p w14:paraId="00A10C82" w14:textId="4837348E" w:rsidR="00E77289" w:rsidRPr="00922713" w:rsidRDefault="00E77289">
      <w:pPr>
        <w:pStyle w:val="Heading2"/>
        <w:numPr>
          <w:ilvl w:val="0"/>
          <w:numId w:val="7"/>
        </w:numPr>
        <w:spacing w:before="0" w:after="0" w:line="276" w:lineRule="auto"/>
        <w:ind w:left="851" w:hanging="425"/>
        <w:jc w:val="both"/>
        <w:rPr>
          <w:rFonts w:ascii="Arial" w:hAnsi="Arial" w:cs="Arial"/>
          <w:b w:val="0"/>
          <w:i w:val="0"/>
          <w:sz w:val="22"/>
          <w:szCs w:val="22"/>
          <w:lang w:val="id-ID"/>
          <w:rPrChange w:id="5494" w:author="Syahrani Rachmawati Sadino" w:date="2025-01-31T14:35:00Z">
            <w:rPr>
              <w:rFonts w:asciiTheme="minorBidi" w:hAnsiTheme="minorBidi" w:cstheme="minorBidi"/>
              <w:b w:val="0"/>
              <w:i w:val="0"/>
              <w:sz w:val="22"/>
              <w:szCs w:val="22"/>
              <w:lang w:val="id-ID"/>
            </w:rPr>
          </w:rPrChange>
        </w:rPr>
      </w:pPr>
      <w:r w:rsidRPr="00922713">
        <w:rPr>
          <w:rFonts w:ascii="Arial" w:hAnsi="Arial" w:cs="Arial"/>
          <w:b w:val="0"/>
          <w:i w:val="0"/>
          <w:sz w:val="22"/>
          <w:szCs w:val="22"/>
          <w:lang w:val="sv-SE"/>
          <w:rPrChange w:id="5495" w:author="Syahrani Rachmawati Sadino" w:date="2025-01-31T14:35:00Z">
            <w:rPr>
              <w:rFonts w:asciiTheme="minorBidi" w:hAnsiTheme="minorBidi" w:cstheme="minorBidi"/>
              <w:b w:val="0"/>
              <w:i w:val="0"/>
              <w:sz w:val="22"/>
              <w:szCs w:val="22"/>
              <w:lang w:val="sv-SE"/>
            </w:rPr>
          </w:rPrChange>
        </w:rPr>
        <w:t xml:space="preserve">Bila </w:t>
      </w:r>
      <w:r w:rsidRPr="00922713">
        <w:rPr>
          <w:rFonts w:ascii="Arial" w:hAnsi="Arial" w:cs="Arial"/>
          <w:i w:val="0"/>
          <w:sz w:val="22"/>
          <w:szCs w:val="22"/>
          <w:lang w:val="sv-SE"/>
          <w:rPrChange w:id="5496" w:author="Syahrani Rachmawati Sadino" w:date="2025-01-31T14:35:00Z">
            <w:rPr>
              <w:rFonts w:asciiTheme="minorBidi" w:hAnsiTheme="minorBidi" w:cstheme="minorBidi"/>
              <w:i w:val="0"/>
              <w:sz w:val="22"/>
              <w:szCs w:val="22"/>
              <w:lang w:val="sv-SE"/>
            </w:rPr>
          </w:rPrChange>
        </w:rPr>
        <w:t>PIHAK KEDUA</w:t>
      </w:r>
      <w:r w:rsidRPr="00922713">
        <w:rPr>
          <w:rFonts w:ascii="Arial" w:hAnsi="Arial" w:cs="Arial"/>
          <w:b w:val="0"/>
          <w:i w:val="0"/>
          <w:sz w:val="22"/>
          <w:szCs w:val="22"/>
          <w:lang w:val="sv-SE"/>
          <w:rPrChange w:id="5497" w:author="Syahrani Rachmawati Sadino" w:date="2025-01-31T14:35:00Z">
            <w:rPr>
              <w:rFonts w:asciiTheme="minorBidi" w:hAnsiTheme="minorBidi" w:cstheme="minorBidi"/>
              <w:b w:val="0"/>
              <w:i w:val="0"/>
              <w:sz w:val="22"/>
              <w:szCs w:val="22"/>
              <w:lang w:val="sv-SE"/>
            </w:rPr>
          </w:rPrChange>
        </w:rPr>
        <w:t xml:space="preserve"> </w:t>
      </w:r>
      <w:r w:rsidR="001574D1" w:rsidRPr="00922713">
        <w:rPr>
          <w:rFonts w:ascii="Arial" w:hAnsi="Arial" w:cs="Arial"/>
          <w:b w:val="0"/>
          <w:i w:val="0"/>
          <w:sz w:val="22"/>
          <w:szCs w:val="22"/>
          <w:lang w:val="sv-SE"/>
          <w:rPrChange w:id="5498" w:author="Syahrani Rachmawati Sadino" w:date="2025-01-31T14:35:00Z">
            <w:rPr>
              <w:rFonts w:asciiTheme="minorBidi" w:hAnsiTheme="minorBidi" w:cstheme="minorBidi"/>
              <w:b w:val="0"/>
              <w:i w:val="0"/>
              <w:sz w:val="22"/>
              <w:szCs w:val="22"/>
              <w:lang w:val="sv-SE"/>
            </w:rPr>
          </w:rPrChange>
        </w:rPr>
        <w:t xml:space="preserve">tidak praktik </w:t>
      </w:r>
      <w:r w:rsidRPr="00922713">
        <w:rPr>
          <w:rFonts w:ascii="Arial" w:hAnsi="Arial" w:cs="Arial"/>
          <w:b w:val="0"/>
          <w:i w:val="0"/>
          <w:sz w:val="22"/>
          <w:szCs w:val="22"/>
          <w:lang w:val="sv-SE"/>
          <w:rPrChange w:id="5499" w:author="Syahrani Rachmawati Sadino" w:date="2025-01-31T14:35:00Z">
            <w:rPr>
              <w:rFonts w:asciiTheme="minorBidi" w:hAnsiTheme="minorBidi" w:cstheme="minorBidi"/>
              <w:b w:val="0"/>
              <w:i w:val="0"/>
              <w:sz w:val="22"/>
              <w:szCs w:val="22"/>
              <w:lang w:val="sv-SE"/>
            </w:rPr>
          </w:rPrChange>
        </w:rPr>
        <w:t xml:space="preserve">pada hari dan jam tersebut maka berkewajiban memberikan pemberitahuan kepada </w:t>
      </w:r>
      <w:r w:rsidRPr="00922713">
        <w:rPr>
          <w:rFonts w:ascii="Arial" w:hAnsi="Arial" w:cs="Arial"/>
          <w:i w:val="0"/>
          <w:sz w:val="22"/>
          <w:szCs w:val="22"/>
          <w:lang w:val="sv-SE"/>
          <w:rPrChange w:id="5500" w:author="Syahrani Rachmawati Sadino" w:date="2025-01-31T14:35:00Z">
            <w:rPr>
              <w:rFonts w:asciiTheme="minorBidi" w:hAnsiTheme="minorBidi" w:cstheme="minorBidi"/>
              <w:i w:val="0"/>
              <w:sz w:val="22"/>
              <w:szCs w:val="22"/>
              <w:lang w:val="sv-SE"/>
            </w:rPr>
          </w:rPrChange>
        </w:rPr>
        <w:t>PIHAK PERTAMA</w:t>
      </w:r>
      <w:r w:rsidRPr="00922713">
        <w:rPr>
          <w:rFonts w:ascii="Arial" w:hAnsi="Arial" w:cs="Arial"/>
          <w:b w:val="0"/>
          <w:i w:val="0"/>
          <w:sz w:val="22"/>
          <w:szCs w:val="22"/>
          <w:lang w:val="sv-SE"/>
          <w:rPrChange w:id="5501" w:author="Syahrani Rachmawati Sadino" w:date="2025-01-31T14:35:00Z">
            <w:rPr>
              <w:rFonts w:asciiTheme="minorBidi" w:hAnsiTheme="minorBidi" w:cstheme="minorBidi"/>
              <w:b w:val="0"/>
              <w:i w:val="0"/>
              <w:sz w:val="22"/>
              <w:szCs w:val="22"/>
              <w:lang w:val="sv-SE"/>
            </w:rPr>
          </w:rPrChange>
        </w:rPr>
        <w:t xml:space="preserve"> dan </w:t>
      </w:r>
      <w:r w:rsidR="000C5D3F" w:rsidRPr="00922713">
        <w:rPr>
          <w:rFonts w:ascii="Arial" w:hAnsi="Arial" w:cs="Arial"/>
          <w:b w:val="0"/>
          <w:i w:val="0"/>
          <w:sz w:val="22"/>
          <w:szCs w:val="22"/>
          <w:lang w:val="sv-SE"/>
          <w:rPrChange w:id="5502" w:author="Syahrani Rachmawati Sadino" w:date="2025-01-31T14:35:00Z">
            <w:rPr>
              <w:rFonts w:asciiTheme="minorBidi" w:hAnsiTheme="minorBidi" w:cstheme="minorBidi"/>
              <w:b w:val="0"/>
              <w:i w:val="0"/>
              <w:sz w:val="22"/>
              <w:szCs w:val="22"/>
              <w:lang w:val="sv-SE"/>
            </w:rPr>
          </w:rPrChange>
        </w:rPr>
        <w:t>mencari dokter pengganti di klinik tersebut pada hari kerja dan jam praktek</w:t>
      </w:r>
      <w:r w:rsidRPr="00922713">
        <w:rPr>
          <w:rFonts w:ascii="Arial" w:hAnsi="Arial" w:cs="Arial"/>
          <w:b w:val="0"/>
          <w:i w:val="0"/>
          <w:sz w:val="22"/>
          <w:szCs w:val="22"/>
          <w:lang w:val="id-ID"/>
          <w:rPrChange w:id="5503" w:author="Syahrani Rachmawati Sadino" w:date="2025-01-31T14:35:00Z">
            <w:rPr>
              <w:rFonts w:asciiTheme="minorBidi" w:hAnsiTheme="minorBidi" w:cstheme="minorBidi"/>
              <w:b w:val="0"/>
              <w:i w:val="0"/>
              <w:sz w:val="22"/>
              <w:szCs w:val="22"/>
              <w:lang w:val="id-ID"/>
            </w:rPr>
          </w:rPrChange>
        </w:rPr>
        <w:t>.</w:t>
      </w:r>
      <w:r w:rsidRPr="00922713">
        <w:rPr>
          <w:rFonts w:ascii="Arial" w:hAnsi="Arial" w:cs="Arial"/>
          <w:b w:val="0"/>
          <w:i w:val="0"/>
          <w:sz w:val="22"/>
          <w:szCs w:val="22"/>
          <w:rPrChange w:id="5504" w:author="Syahrani Rachmawati Sadino" w:date="2025-01-31T14:35:00Z">
            <w:rPr>
              <w:rFonts w:asciiTheme="minorBidi" w:hAnsiTheme="minorBidi" w:cstheme="minorBidi"/>
              <w:b w:val="0"/>
              <w:i w:val="0"/>
              <w:sz w:val="22"/>
              <w:szCs w:val="22"/>
            </w:rPr>
          </w:rPrChange>
        </w:rPr>
        <w:t xml:space="preserve"> </w:t>
      </w:r>
    </w:p>
    <w:p w14:paraId="3D6997E4" w14:textId="77777777" w:rsidR="00E77289" w:rsidRPr="00922713" w:rsidRDefault="00E77289">
      <w:pPr>
        <w:tabs>
          <w:tab w:val="left" w:pos="1080"/>
        </w:tabs>
        <w:spacing w:line="276" w:lineRule="auto"/>
        <w:jc w:val="both"/>
        <w:rPr>
          <w:rFonts w:ascii="Arial" w:hAnsi="Arial" w:cs="Arial"/>
          <w:b/>
          <w:sz w:val="22"/>
          <w:szCs w:val="22"/>
          <w:lang w:val="sv-SE"/>
          <w:rPrChange w:id="5505" w:author="Syahrani Rachmawati Sadino" w:date="2025-01-31T14:35:00Z">
            <w:rPr>
              <w:rFonts w:asciiTheme="minorBidi" w:hAnsiTheme="minorBidi" w:cstheme="minorBidi"/>
              <w:b/>
              <w:sz w:val="22"/>
              <w:szCs w:val="22"/>
              <w:lang w:val="sv-SE"/>
            </w:rPr>
          </w:rPrChange>
        </w:rPr>
      </w:pPr>
    </w:p>
    <w:p w14:paraId="16F4D64E" w14:textId="10DBDFC9" w:rsidR="00E77289" w:rsidRPr="00922713" w:rsidRDefault="00E77289">
      <w:pPr>
        <w:pStyle w:val="Heading2"/>
        <w:numPr>
          <w:ilvl w:val="0"/>
          <w:numId w:val="42"/>
        </w:numPr>
        <w:spacing w:before="0" w:after="0" w:line="276" w:lineRule="auto"/>
        <w:ind w:left="426" w:hanging="426"/>
        <w:jc w:val="both"/>
        <w:rPr>
          <w:rFonts w:ascii="Arial" w:hAnsi="Arial" w:cs="Arial"/>
          <w:sz w:val="22"/>
          <w:szCs w:val="22"/>
          <w:lang w:val="sv-SE"/>
          <w:rPrChange w:id="5506" w:author="Syahrani Rachmawati Sadino" w:date="2025-01-31T14:35:00Z">
            <w:rPr>
              <w:rFonts w:asciiTheme="minorBidi" w:hAnsiTheme="minorBidi" w:cstheme="minorBidi"/>
              <w:sz w:val="22"/>
              <w:szCs w:val="22"/>
              <w:lang w:val="sv-SE"/>
            </w:rPr>
          </w:rPrChange>
        </w:rPr>
      </w:pPr>
      <w:r w:rsidRPr="00922713">
        <w:rPr>
          <w:rFonts w:ascii="Arial" w:hAnsi="Arial" w:cs="Arial"/>
          <w:i w:val="0"/>
          <w:sz w:val="22"/>
          <w:szCs w:val="22"/>
          <w:lang w:val="sv-SE"/>
          <w:rPrChange w:id="5507" w:author="Syahrani Rachmawati Sadino" w:date="2025-01-31T14:35:00Z">
            <w:rPr>
              <w:rFonts w:asciiTheme="minorBidi" w:hAnsiTheme="minorBidi" w:cstheme="minorBidi"/>
              <w:i w:val="0"/>
              <w:sz w:val="22"/>
              <w:szCs w:val="22"/>
              <w:lang w:val="sv-SE"/>
            </w:rPr>
          </w:rPrChange>
        </w:rPr>
        <w:t xml:space="preserve">PELAYANAN YANG TIDAK DITANGGUNG PIHAK PERTAMA (disesuaikan dengan ketentuan dalam polis peserta </w:t>
      </w:r>
      <w:r w:rsidR="00457E9E" w:rsidRPr="00922713">
        <w:rPr>
          <w:rFonts w:ascii="Arial" w:hAnsi="Arial" w:cs="Arial"/>
          <w:i w:val="0"/>
          <w:sz w:val="22"/>
          <w:szCs w:val="22"/>
          <w:lang w:val="sv-SE"/>
          <w:rPrChange w:id="5508" w:author="Syahrani Rachmawati Sadino" w:date="2025-01-31T14:35:00Z">
            <w:rPr>
              <w:rFonts w:asciiTheme="minorBidi" w:hAnsiTheme="minorBidi" w:cstheme="minorBidi"/>
              <w:i w:val="0"/>
              <w:sz w:val="22"/>
              <w:szCs w:val="22"/>
              <w:lang w:val="sv-SE"/>
            </w:rPr>
          </w:rPrChange>
        </w:rPr>
        <w:t>BRI Life</w:t>
      </w:r>
      <w:r w:rsidRPr="00922713">
        <w:rPr>
          <w:rFonts w:ascii="Arial" w:hAnsi="Arial" w:cs="Arial"/>
          <w:i w:val="0"/>
          <w:sz w:val="22"/>
          <w:szCs w:val="22"/>
          <w:lang w:val="sv-SE"/>
          <w:rPrChange w:id="5509" w:author="Syahrani Rachmawati Sadino" w:date="2025-01-31T14:35:00Z">
            <w:rPr>
              <w:rFonts w:asciiTheme="minorBidi" w:hAnsiTheme="minorBidi" w:cstheme="minorBidi"/>
              <w:i w:val="0"/>
              <w:sz w:val="22"/>
              <w:szCs w:val="22"/>
              <w:lang w:val="sv-SE"/>
            </w:rPr>
          </w:rPrChange>
        </w:rPr>
        <w:t>)</w:t>
      </w:r>
    </w:p>
    <w:p w14:paraId="7F3FF220" w14:textId="77777777" w:rsidR="00C80146" w:rsidRPr="00922713" w:rsidRDefault="00C80146">
      <w:pPr>
        <w:spacing w:line="276" w:lineRule="auto"/>
        <w:ind w:left="426"/>
        <w:rPr>
          <w:rFonts w:ascii="Arial" w:hAnsi="Arial" w:cs="Arial"/>
          <w:noProof w:val="0"/>
          <w:sz w:val="22"/>
          <w:szCs w:val="22"/>
          <w:lang w:val="en-ID" w:eastAsia="en-ID"/>
          <w:rPrChange w:id="5510" w:author="Syahrani Rachmawati Sadino" w:date="2025-01-31T14:35:00Z">
            <w:rPr>
              <w:rFonts w:asciiTheme="minorBidi" w:hAnsiTheme="minorBidi" w:cstheme="minorBidi"/>
              <w:noProof w:val="0"/>
              <w:sz w:val="22"/>
              <w:szCs w:val="22"/>
              <w:lang w:val="en-ID" w:eastAsia="en-ID"/>
            </w:rPr>
          </w:rPrChange>
        </w:rPr>
      </w:pPr>
      <w:proofErr w:type="spellStart"/>
      <w:r w:rsidRPr="00922713">
        <w:rPr>
          <w:rFonts w:ascii="Arial" w:hAnsi="Arial" w:cs="Arial"/>
          <w:noProof w:val="0"/>
          <w:sz w:val="22"/>
          <w:szCs w:val="22"/>
          <w:lang w:val="en-ID" w:eastAsia="en-ID"/>
          <w:rPrChange w:id="5511" w:author="Syahrani Rachmawati Sadino" w:date="2025-01-31T14:35:00Z">
            <w:rPr>
              <w:rFonts w:asciiTheme="minorBidi" w:hAnsiTheme="minorBidi" w:cstheme="minorBidi"/>
              <w:noProof w:val="0"/>
              <w:sz w:val="22"/>
              <w:szCs w:val="22"/>
              <w:lang w:val="en-ID" w:eastAsia="en-ID"/>
            </w:rPr>
          </w:rPrChange>
        </w:rPr>
        <w:t>Berikut</w:t>
      </w:r>
      <w:proofErr w:type="spellEnd"/>
      <w:r w:rsidRPr="00922713">
        <w:rPr>
          <w:rFonts w:ascii="Arial" w:hAnsi="Arial" w:cs="Arial"/>
          <w:noProof w:val="0"/>
          <w:sz w:val="22"/>
          <w:szCs w:val="22"/>
          <w:lang w:val="en-ID" w:eastAsia="en-ID"/>
          <w:rPrChange w:id="5512"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513" w:author="Syahrani Rachmawati Sadino" w:date="2025-01-31T14:35:00Z">
            <w:rPr>
              <w:rFonts w:asciiTheme="minorBidi" w:hAnsiTheme="minorBidi" w:cstheme="minorBidi"/>
              <w:noProof w:val="0"/>
              <w:sz w:val="22"/>
              <w:szCs w:val="22"/>
              <w:lang w:val="en-ID" w:eastAsia="en-ID"/>
            </w:rPr>
          </w:rPrChange>
        </w:rPr>
        <w:t>adalah</w:t>
      </w:r>
      <w:proofErr w:type="spellEnd"/>
      <w:r w:rsidRPr="00922713">
        <w:rPr>
          <w:rFonts w:ascii="Arial" w:hAnsi="Arial" w:cs="Arial"/>
          <w:noProof w:val="0"/>
          <w:sz w:val="22"/>
          <w:szCs w:val="22"/>
          <w:lang w:val="en-ID" w:eastAsia="en-ID"/>
          <w:rPrChange w:id="5514"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515" w:author="Syahrani Rachmawati Sadino" w:date="2025-01-31T14:35:00Z">
            <w:rPr>
              <w:rFonts w:asciiTheme="minorBidi" w:hAnsiTheme="minorBidi" w:cstheme="minorBidi"/>
              <w:noProof w:val="0"/>
              <w:sz w:val="22"/>
              <w:szCs w:val="22"/>
              <w:lang w:val="en-ID" w:eastAsia="en-ID"/>
            </w:rPr>
          </w:rPrChange>
        </w:rPr>
        <w:t>teks</w:t>
      </w:r>
      <w:proofErr w:type="spellEnd"/>
      <w:r w:rsidRPr="00922713">
        <w:rPr>
          <w:rFonts w:ascii="Arial" w:hAnsi="Arial" w:cs="Arial"/>
          <w:noProof w:val="0"/>
          <w:sz w:val="22"/>
          <w:szCs w:val="22"/>
          <w:lang w:val="en-ID" w:eastAsia="en-ID"/>
          <w:rPrChange w:id="5516"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517" w:author="Syahrani Rachmawati Sadino" w:date="2025-01-31T14:35:00Z">
            <w:rPr>
              <w:rFonts w:asciiTheme="minorBidi" w:hAnsiTheme="minorBidi" w:cstheme="minorBidi"/>
              <w:noProof w:val="0"/>
              <w:sz w:val="22"/>
              <w:szCs w:val="22"/>
              <w:lang w:val="en-ID" w:eastAsia="en-ID"/>
            </w:rPr>
          </w:rPrChange>
        </w:rPr>
        <w:t>dengan</w:t>
      </w:r>
      <w:proofErr w:type="spellEnd"/>
      <w:r w:rsidRPr="00922713">
        <w:rPr>
          <w:rFonts w:ascii="Arial" w:hAnsi="Arial" w:cs="Arial"/>
          <w:noProof w:val="0"/>
          <w:sz w:val="22"/>
          <w:szCs w:val="22"/>
          <w:lang w:val="en-ID" w:eastAsia="en-ID"/>
          <w:rPrChange w:id="5518"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519" w:author="Syahrani Rachmawati Sadino" w:date="2025-01-31T14:35:00Z">
            <w:rPr>
              <w:rFonts w:asciiTheme="minorBidi" w:hAnsiTheme="minorBidi" w:cstheme="minorBidi"/>
              <w:noProof w:val="0"/>
              <w:sz w:val="22"/>
              <w:szCs w:val="22"/>
              <w:lang w:val="en-ID" w:eastAsia="en-ID"/>
            </w:rPr>
          </w:rPrChange>
        </w:rPr>
        <w:t>elemen</w:t>
      </w:r>
      <w:proofErr w:type="spellEnd"/>
      <w:r w:rsidRPr="00922713">
        <w:rPr>
          <w:rFonts w:ascii="Arial" w:hAnsi="Arial" w:cs="Arial"/>
          <w:noProof w:val="0"/>
          <w:sz w:val="22"/>
          <w:szCs w:val="22"/>
          <w:lang w:val="en-ID" w:eastAsia="en-ID"/>
          <w:rPrChange w:id="5520" w:author="Syahrani Rachmawati Sadino" w:date="2025-01-31T14:35:00Z">
            <w:rPr>
              <w:rFonts w:asciiTheme="minorBidi" w:hAnsiTheme="minorBidi" w:cstheme="minorBidi"/>
              <w:noProof w:val="0"/>
              <w:sz w:val="22"/>
              <w:szCs w:val="22"/>
              <w:lang w:val="en-ID" w:eastAsia="en-ID"/>
            </w:rPr>
          </w:rPrChange>
        </w:rPr>
        <w:t xml:space="preserve"> yang </w:t>
      </w:r>
      <w:proofErr w:type="spellStart"/>
      <w:r w:rsidRPr="00922713">
        <w:rPr>
          <w:rFonts w:ascii="Arial" w:hAnsi="Arial" w:cs="Arial"/>
          <w:noProof w:val="0"/>
          <w:sz w:val="22"/>
          <w:szCs w:val="22"/>
          <w:lang w:val="en-ID" w:eastAsia="en-ID"/>
          <w:rPrChange w:id="5521" w:author="Syahrani Rachmawati Sadino" w:date="2025-01-31T14:35:00Z">
            <w:rPr>
              <w:rFonts w:asciiTheme="minorBidi" w:hAnsiTheme="minorBidi" w:cstheme="minorBidi"/>
              <w:noProof w:val="0"/>
              <w:sz w:val="22"/>
              <w:szCs w:val="22"/>
              <w:lang w:val="en-ID" w:eastAsia="en-ID"/>
            </w:rPr>
          </w:rPrChange>
        </w:rPr>
        <w:t>harus</w:t>
      </w:r>
      <w:proofErr w:type="spellEnd"/>
      <w:r w:rsidRPr="00922713">
        <w:rPr>
          <w:rFonts w:ascii="Arial" w:hAnsi="Arial" w:cs="Arial"/>
          <w:noProof w:val="0"/>
          <w:sz w:val="22"/>
          <w:szCs w:val="22"/>
          <w:lang w:val="en-ID" w:eastAsia="en-ID"/>
          <w:rPrChange w:id="5522"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523" w:author="Syahrani Rachmawati Sadino" w:date="2025-01-31T14:35:00Z">
            <w:rPr>
              <w:rFonts w:asciiTheme="minorBidi" w:hAnsiTheme="minorBidi" w:cstheme="minorBidi"/>
              <w:noProof w:val="0"/>
              <w:sz w:val="22"/>
              <w:szCs w:val="22"/>
              <w:lang w:val="en-ID" w:eastAsia="en-ID"/>
            </w:rPr>
          </w:rPrChange>
        </w:rPr>
        <w:t>dicetak</w:t>
      </w:r>
      <w:proofErr w:type="spellEnd"/>
      <w:r w:rsidRPr="00922713">
        <w:rPr>
          <w:rFonts w:ascii="Arial" w:hAnsi="Arial" w:cs="Arial"/>
          <w:noProof w:val="0"/>
          <w:sz w:val="22"/>
          <w:szCs w:val="22"/>
          <w:lang w:val="en-ID" w:eastAsia="en-ID"/>
          <w:rPrChange w:id="5524" w:author="Syahrani Rachmawati Sadino" w:date="2025-01-31T14:35:00Z">
            <w:rPr>
              <w:rFonts w:asciiTheme="minorBidi" w:hAnsiTheme="minorBidi" w:cstheme="minorBidi"/>
              <w:noProof w:val="0"/>
              <w:sz w:val="22"/>
              <w:szCs w:val="22"/>
              <w:lang w:val="en-ID" w:eastAsia="en-ID"/>
            </w:rPr>
          </w:rPrChange>
        </w:rPr>
        <w:t xml:space="preserve"> miring (italic) </w:t>
      </w:r>
      <w:proofErr w:type="spellStart"/>
      <w:r w:rsidRPr="00922713">
        <w:rPr>
          <w:rFonts w:ascii="Arial" w:hAnsi="Arial" w:cs="Arial"/>
          <w:noProof w:val="0"/>
          <w:sz w:val="22"/>
          <w:szCs w:val="22"/>
          <w:lang w:val="en-ID" w:eastAsia="en-ID"/>
          <w:rPrChange w:id="5525" w:author="Syahrani Rachmawati Sadino" w:date="2025-01-31T14:35:00Z">
            <w:rPr>
              <w:rFonts w:asciiTheme="minorBidi" w:hAnsiTheme="minorBidi" w:cstheme="minorBidi"/>
              <w:noProof w:val="0"/>
              <w:sz w:val="22"/>
              <w:szCs w:val="22"/>
              <w:lang w:val="en-ID" w:eastAsia="en-ID"/>
            </w:rPr>
          </w:rPrChange>
        </w:rPr>
        <w:t>sesuai</w:t>
      </w:r>
      <w:proofErr w:type="spellEnd"/>
      <w:r w:rsidRPr="00922713">
        <w:rPr>
          <w:rFonts w:ascii="Arial" w:hAnsi="Arial" w:cs="Arial"/>
          <w:noProof w:val="0"/>
          <w:sz w:val="22"/>
          <w:szCs w:val="22"/>
          <w:lang w:val="en-ID" w:eastAsia="en-ID"/>
          <w:rPrChange w:id="5526"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527" w:author="Syahrani Rachmawati Sadino" w:date="2025-01-31T14:35:00Z">
            <w:rPr>
              <w:rFonts w:asciiTheme="minorBidi" w:hAnsiTheme="minorBidi" w:cstheme="minorBidi"/>
              <w:noProof w:val="0"/>
              <w:sz w:val="22"/>
              <w:szCs w:val="22"/>
              <w:lang w:val="en-ID" w:eastAsia="en-ID"/>
            </w:rPr>
          </w:rPrChange>
        </w:rPr>
        <w:t>permintaan</w:t>
      </w:r>
      <w:proofErr w:type="spellEnd"/>
      <w:r w:rsidRPr="00922713">
        <w:rPr>
          <w:rFonts w:ascii="Arial" w:hAnsi="Arial" w:cs="Arial"/>
          <w:noProof w:val="0"/>
          <w:sz w:val="22"/>
          <w:szCs w:val="22"/>
          <w:lang w:val="en-ID" w:eastAsia="en-ID"/>
          <w:rPrChange w:id="5528" w:author="Syahrani Rachmawati Sadino" w:date="2025-01-31T14:35:00Z">
            <w:rPr>
              <w:rFonts w:asciiTheme="minorBidi" w:hAnsiTheme="minorBidi" w:cstheme="minorBidi"/>
              <w:noProof w:val="0"/>
              <w:sz w:val="22"/>
              <w:szCs w:val="22"/>
              <w:lang w:val="en-ID" w:eastAsia="en-ID"/>
            </w:rPr>
          </w:rPrChange>
        </w:rPr>
        <w:t>:</w:t>
      </w:r>
    </w:p>
    <w:p w14:paraId="5338A737"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en-ID" w:eastAsia="en-ID"/>
          <w:rPrChange w:id="5529" w:author="Syahrani Rachmawati Sadino" w:date="2025-01-31T14:35:00Z">
            <w:rPr>
              <w:rFonts w:asciiTheme="minorBidi" w:hAnsiTheme="minorBidi" w:cstheme="minorBidi"/>
              <w:noProof w:val="0"/>
              <w:sz w:val="22"/>
              <w:szCs w:val="22"/>
              <w:lang w:val="en-ID" w:eastAsia="en-ID"/>
            </w:rPr>
          </w:rPrChange>
        </w:rPr>
        <w:pPrChange w:id="5530" w:author="Syahrani Rachmawati Sadino" w:date="2025-01-31T15:00:00Z">
          <w:pPr>
            <w:numPr>
              <w:numId w:val="71"/>
            </w:numPr>
            <w:tabs>
              <w:tab w:val="num" w:pos="720"/>
            </w:tabs>
            <w:spacing w:line="276" w:lineRule="auto"/>
            <w:ind w:left="851" w:hanging="425"/>
            <w:jc w:val="both"/>
          </w:pPr>
        </w:pPrChange>
      </w:pPr>
      <w:proofErr w:type="spellStart"/>
      <w:r w:rsidRPr="00922713">
        <w:rPr>
          <w:rFonts w:ascii="Arial" w:hAnsi="Arial" w:cs="Arial"/>
          <w:noProof w:val="0"/>
          <w:sz w:val="22"/>
          <w:szCs w:val="22"/>
          <w:lang w:val="en-ID" w:eastAsia="en-ID"/>
          <w:rPrChange w:id="5531" w:author="Syahrani Rachmawati Sadino" w:date="2025-01-31T14:35:00Z">
            <w:rPr>
              <w:rFonts w:asciiTheme="minorBidi" w:hAnsiTheme="minorBidi" w:cstheme="minorBidi"/>
              <w:noProof w:val="0"/>
              <w:sz w:val="22"/>
              <w:szCs w:val="22"/>
              <w:lang w:val="en-ID" w:eastAsia="en-ID"/>
            </w:rPr>
          </w:rPrChange>
        </w:rPr>
        <w:t>Kecelakaan</w:t>
      </w:r>
      <w:proofErr w:type="spellEnd"/>
      <w:r w:rsidRPr="00922713">
        <w:rPr>
          <w:rFonts w:ascii="Arial" w:hAnsi="Arial" w:cs="Arial"/>
          <w:noProof w:val="0"/>
          <w:sz w:val="22"/>
          <w:szCs w:val="22"/>
          <w:lang w:val="en-ID" w:eastAsia="en-ID"/>
          <w:rPrChange w:id="5532"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533" w:author="Syahrani Rachmawati Sadino" w:date="2025-01-31T14:35:00Z">
            <w:rPr>
              <w:rFonts w:asciiTheme="minorBidi" w:hAnsiTheme="minorBidi" w:cstheme="minorBidi"/>
              <w:noProof w:val="0"/>
              <w:sz w:val="22"/>
              <w:szCs w:val="22"/>
              <w:lang w:val="en-ID" w:eastAsia="en-ID"/>
            </w:rPr>
          </w:rPrChange>
        </w:rPr>
        <w:t>atau</w:t>
      </w:r>
      <w:proofErr w:type="spellEnd"/>
      <w:r w:rsidRPr="00922713">
        <w:rPr>
          <w:rFonts w:ascii="Arial" w:hAnsi="Arial" w:cs="Arial"/>
          <w:noProof w:val="0"/>
          <w:sz w:val="22"/>
          <w:szCs w:val="22"/>
          <w:lang w:val="en-ID" w:eastAsia="en-ID"/>
          <w:rPrChange w:id="5534"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535" w:author="Syahrani Rachmawati Sadino" w:date="2025-01-31T14:35:00Z">
            <w:rPr>
              <w:rFonts w:asciiTheme="minorBidi" w:hAnsiTheme="minorBidi" w:cstheme="minorBidi"/>
              <w:noProof w:val="0"/>
              <w:sz w:val="22"/>
              <w:szCs w:val="22"/>
              <w:lang w:val="en-ID" w:eastAsia="en-ID"/>
            </w:rPr>
          </w:rPrChange>
        </w:rPr>
        <w:t>penyakit</w:t>
      </w:r>
      <w:proofErr w:type="spellEnd"/>
      <w:r w:rsidRPr="00922713">
        <w:rPr>
          <w:rFonts w:ascii="Arial" w:hAnsi="Arial" w:cs="Arial"/>
          <w:noProof w:val="0"/>
          <w:sz w:val="22"/>
          <w:szCs w:val="22"/>
          <w:lang w:val="en-ID" w:eastAsia="en-ID"/>
          <w:rPrChange w:id="5536" w:author="Syahrani Rachmawati Sadino" w:date="2025-01-31T14:35:00Z">
            <w:rPr>
              <w:rFonts w:asciiTheme="minorBidi" w:hAnsiTheme="minorBidi" w:cstheme="minorBidi"/>
              <w:noProof w:val="0"/>
              <w:sz w:val="22"/>
              <w:szCs w:val="22"/>
              <w:lang w:val="en-ID" w:eastAsia="en-ID"/>
            </w:rPr>
          </w:rPrChange>
        </w:rPr>
        <w:t xml:space="preserve"> yang </w:t>
      </w:r>
      <w:proofErr w:type="spellStart"/>
      <w:r w:rsidRPr="00922713">
        <w:rPr>
          <w:rFonts w:ascii="Arial" w:hAnsi="Arial" w:cs="Arial"/>
          <w:noProof w:val="0"/>
          <w:sz w:val="22"/>
          <w:szCs w:val="22"/>
          <w:lang w:val="en-ID" w:eastAsia="en-ID"/>
          <w:rPrChange w:id="5537" w:author="Syahrani Rachmawati Sadino" w:date="2025-01-31T14:35:00Z">
            <w:rPr>
              <w:rFonts w:asciiTheme="minorBidi" w:hAnsiTheme="minorBidi" w:cstheme="minorBidi"/>
              <w:noProof w:val="0"/>
              <w:sz w:val="22"/>
              <w:szCs w:val="22"/>
              <w:lang w:val="en-ID" w:eastAsia="en-ID"/>
            </w:rPr>
          </w:rPrChange>
        </w:rPr>
        <w:t>berhubungan</w:t>
      </w:r>
      <w:proofErr w:type="spellEnd"/>
      <w:r w:rsidRPr="00922713">
        <w:rPr>
          <w:rFonts w:ascii="Arial" w:hAnsi="Arial" w:cs="Arial"/>
          <w:noProof w:val="0"/>
          <w:sz w:val="22"/>
          <w:szCs w:val="22"/>
          <w:lang w:val="en-ID" w:eastAsia="en-ID"/>
          <w:rPrChange w:id="5538"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539" w:author="Syahrani Rachmawati Sadino" w:date="2025-01-31T14:35:00Z">
            <w:rPr>
              <w:rFonts w:asciiTheme="minorBidi" w:hAnsiTheme="minorBidi" w:cstheme="minorBidi"/>
              <w:noProof w:val="0"/>
              <w:sz w:val="22"/>
              <w:szCs w:val="22"/>
              <w:lang w:val="en-ID" w:eastAsia="en-ID"/>
            </w:rPr>
          </w:rPrChange>
        </w:rPr>
        <w:t>dengan</w:t>
      </w:r>
      <w:proofErr w:type="spellEnd"/>
      <w:r w:rsidRPr="00922713">
        <w:rPr>
          <w:rFonts w:ascii="Arial" w:hAnsi="Arial" w:cs="Arial"/>
          <w:noProof w:val="0"/>
          <w:sz w:val="22"/>
          <w:szCs w:val="22"/>
          <w:lang w:val="en-ID" w:eastAsia="en-ID"/>
          <w:rPrChange w:id="5540"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541" w:author="Syahrani Rachmawati Sadino" w:date="2025-01-31T14:35:00Z">
            <w:rPr>
              <w:rFonts w:asciiTheme="minorBidi" w:hAnsiTheme="minorBidi" w:cstheme="minorBidi"/>
              <w:noProof w:val="0"/>
              <w:sz w:val="22"/>
              <w:szCs w:val="22"/>
              <w:lang w:val="en-ID" w:eastAsia="en-ID"/>
            </w:rPr>
          </w:rPrChange>
        </w:rPr>
        <w:t>pekerjaan</w:t>
      </w:r>
      <w:proofErr w:type="spellEnd"/>
      <w:r w:rsidRPr="00922713">
        <w:rPr>
          <w:rFonts w:ascii="Arial" w:hAnsi="Arial" w:cs="Arial"/>
          <w:noProof w:val="0"/>
          <w:sz w:val="22"/>
          <w:szCs w:val="22"/>
          <w:lang w:val="en-ID" w:eastAsia="en-ID"/>
          <w:rPrChange w:id="5542" w:author="Syahrani Rachmawati Sadino" w:date="2025-01-31T14:35:00Z">
            <w:rPr>
              <w:rFonts w:asciiTheme="minorBidi" w:hAnsiTheme="minorBidi" w:cstheme="minorBidi"/>
              <w:noProof w:val="0"/>
              <w:sz w:val="22"/>
              <w:szCs w:val="22"/>
              <w:lang w:val="en-ID" w:eastAsia="en-ID"/>
            </w:rPr>
          </w:rPrChange>
        </w:rPr>
        <w:t xml:space="preserve"> (</w:t>
      </w:r>
      <w:r w:rsidRPr="00922713">
        <w:rPr>
          <w:rFonts w:ascii="Arial" w:hAnsi="Arial" w:cs="Arial"/>
          <w:i/>
          <w:iCs/>
          <w:noProof w:val="0"/>
          <w:sz w:val="22"/>
          <w:szCs w:val="22"/>
          <w:lang w:val="en-ID" w:eastAsia="en-ID"/>
          <w:rPrChange w:id="5543" w:author="Syahrani Rachmawati Sadino" w:date="2025-01-31T14:35:00Z">
            <w:rPr>
              <w:rFonts w:asciiTheme="minorBidi" w:hAnsiTheme="minorBidi" w:cstheme="minorBidi"/>
              <w:i/>
              <w:iCs/>
              <w:noProof w:val="0"/>
              <w:sz w:val="22"/>
              <w:szCs w:val="22"/>
              <w:lang w:val="en-ID" w:eastAsia="en-ID"/>
            </w:rPr>
          </w:rPrChange>
        </w:rPr>
        <w:t>occupational accident/diseases</w:t>
      </w:r>
      <w:r w:rsidRPr="00922713">
        <w:rPr>
          <w:rFonts w:ascii="Arial" w:hAnsi="Arial" w:cs="Arial"/>
          <w:noProof w:val="0"/>
          <w:sz w:val="22"/>
          <w:szCs w:val="22"/>
          <w:lang w:val="en-ID" w:eastAsia="en-ID"/>
          <w:rPrChange w:id="5544" w:author="Syahrani Rachmawati Sadino" w:date="2025-01-31T14:35:00Z">
            <w:rPr>
              <w:rFonts w:asciiTheme="minorBidi" w:hAnsiTheme="minorBidi" w:cstheme="minorBidi"/>
              <w:noProof w:val="0"/>
              <w:sz w:val="22"/>
              <w:szCs w:val="22"/>
              <w:lang w:val="en-ID" w:eastAsia="en-ID"/>
            </w:rPr>
          </w:rPrChange>
        </w:rPr>
        <w:t xml:space="preserve">) yang </w:t>
      </w:r>
      <w:proofErr w:type="spellStart"/>
      <w:r w:rsidRPr="00922713">
        <w:rPr>
          <w:rFonts w:ascii="Arial" w:hAnsi="Arial" w:cs="Arial"/>
          <w:noProof w:val="0"/>
          <w:sz w:val="22"/>
          <w:szCs w:val="22"/>
          <w:lang w:val="en-ID" w:eastAsia="en-ID"/>
          <w:rPrChange w:id="5545" w:author="Syahrani Rachmawati Sadino" w:date="2025-01-31T14:35:00Z">
            <w:rPr>
              <w:rFonts w:asciiTheme="minorBidi" w:hAnsiTheme="minorBidi" w:cstheme="minorBidi"/>
              <w:noProof w:val="0"/>
              <w:sz w:val="22"/>
              <w:szCs w:val="22"/>
              <w:lang w:val="en-ID" w:eastAsia="en-ID"/>
            </w:rPr>
          </w:rPrChange>
        </w:rPr>
        <w:t>sudah</w:t>
      </w:r>
      <w:proofErr w:type="spellEnd"/>
      <w:r w:rsidRPr="00922713">
        <w:rPr>
          <w:rFonts w:ascii="Arial" w:hAnsi="Arial" w:cs="Arial"/>
          <w:noProof w:val="0"/>
          <w:sz w:val="22"/>
          <w:szCs w:val="22"/>
          <w:lang w:val="en-ID" w:eastAsia="en-ID"/>
          <w:rPrChange w:id="5546"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547" w:author="Syahrani Rachmawati Sadino" w:date="2025-01-31T14:35:00Z">
            <w:rPr>
              <w:rFonts w:asciiTheme="minorBidi" w:hAnsiTheme="minorBidi" w:cstheme="minorBidi"/>
              <w:noProof w:val="0"/>
              <w:sz w:val="22"/>
              <w:szCs w:val="22"/>
              <w:lang w:val="en-ID" w:eastAsia="en-ID"/>
            </w:rPr>
          </w:rPrChange>
        </w:rPr>
        <w:t>termasuk</w:t>
      </w:r>
      <w:proofErr w:type="spellEnd"/>
      <w:r w:rsidRPr="00922713">
        <w:rPr>
          <w:rFonts w:ascii="Arial" w:hAnsi="Arial" w:cs="Arial"/>
          <w:noProof w:val="0"/>
          <w:sz w:val="22"/>
          <w:szCs w:val="22"/>
          <w:lang w:val="en-ID" w:eastAsia="en-ID"/>
          <w:rPrChange w:id="5548"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549" w:author="Syahrani Rachmawati Sadino" w:date="2025-01-31T14:35:00Z">
            <w:rPr>
              <w:rFonts w:asciiTheme="minorBidi" w:hAnsiTheme="minorBidi" w:cstheme="minorBidi"/>
              <w:noProof w:val="0"/>
              <w:sz w:val="22"/>
              <w:szCs w:val="22"/>
              <w:lang w:val="en-ID" w:eastAsia="en-ID"/>
            </w:rPr>
          </w:rPrChange>
        </w:rPr>
        <w:t>dalam</w:t>
      </w:r>
      <w:proofErr w:type="spellEnd"/>
      <w:r w:rsidRPr="00922713">
        <w:rPr>
          <w:rFonts w:ascii="Arial" w:hAnsi="Arial" w:cs="Arial"/>
          <w:noProof w:val="0"/>
          <w:sz w:val="22"/>
          <w:szCs w:val="22"/>
          <w:lang w:val="en-ID" w:eastAsia="en-ID"/>
          <w:rPrChange w:id="5550" w:author="Syahrani Rachmawati Sadino" w:date="2025-01-31T14:35:00Z">
            <w:rPr>
              <w:rFonts w:asciiTheme="minorBidi" w:hAnsiTheme="minorBidi" w:cstheme="minorBidi"/>
              <w:noProof w:val="0"/>
              <w:sz w:val="22"/>
              <w:szCs w:val="22"/>
              <w:lang w:val="en-ID" w:eastAsia="en-ID"/>
            </w:rPr>
          </w:rPrChange>
        </w:rPr>
        <w:t xml:space="preserve"> program </w:t>
      </w:r>
      <w:proofErr w:type="spellStart"/>
      <w:r w:rsidRPr="00922713">
        <w:rPr>
          <w:rFonts w:ascii="Arial" w:hAnsi="Arial" w:cs="Arial"/>
          <w:noProof w:val="0"/>
          <w:sz w:val="22"/>
          <w:szCs w:val="22"/>
          <w:lang w:val="en-ID" w:eastAsia="en-ID"/>
          <w:rPrChange w:id="5551" w:author="Syahrani Rachmawati Sadino" w:date="2025-01-31T14:35:00Z">
            <w:rPr>
              <w:rFonts w:asciiTheme="minorBidi" w:hAnsiTheme="minorBidi" w:cstheme="minorBidi"/>
              <w:noProof w:val="0"/>
              <w:sz w:val="22"/>
              <w:szCs w:val="22"/>
              <w:lang w:val="en-ID" w:eastAsia="en-ID"/>
            </w:rPr>
          </w:rPrChange>
        </w:rPr>
        <w:t>Jamsostek</w:t>
      </w:r>
      <w:proofErr w:type="spellEnd"/>
      <w:r w:rsidRPr="00922713">
        <w:rPr>
          <w:rFonts w:ascii="Arial" w:hAnsi="Arial" w:cs="Arial"/>
          <w:noProof w:val="0"/>
          <w:sz w:val="22"/>
          <w:szCs w:val="22"/>
          <w:lang w:val="en-ID" w:eastAsia="en-ID"/>
          <w:rPrChange w:id="5552" w:author="Syahrani Rachmawati Sadino" w:date="2025-01-31T14:35:00Z">
            <w:rPr>
              <w:rFonts w:asciiTheme="minorBidi" w:hAnsiTheme="minorBidi" w:cstheme="minorBidi"/>
              <w:noProof w:val="0"/>
              <w:sz w:val="22"/>
              <w:szCs w:val="22"/>
              <w:lang w:val="en-ID" w:eastAsia="en-ID"/>
            </w:rPr>
          </w:rPrChange>
        </w:rPr>
        <w:t>.</w:t>
      </w:r>
    </w:p>
    <w:p w14:paraId="3F73D0E8"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5553" w:author="Syahrani Rachmawati Sadino" w:date="2025-01-31T14:35:00Z">
            <w:rPr>
              <w:rFonts w:asciiTheme="minorBidi" w:hAnsiTheme="minorBidi" w:cstheme="minorBidi"/>
              <w:noProof w:val="0"/>
              <w:sz w:val="22"/>
              <w:szCs w:val="22"/>
              <w:lang w:val="sv-SE" w:eastAsia="en-ID"/>
            </w:rPr>
          </w:rPrChange>
        </w:rPr>
        <w:pPrChange w:id="5554"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5555" w:author="Syahrani Rachmawati Sadino" w:date="2025-01-31T14:35:00Z">
            <w:rPr>
              <w:rFonts w:asciiTheme="minorBidi" w:hAnsiTheme="minorBidi" w:cstheme="minorBidi"/>
              <w:noProof w:val="0"/>
              <w:sz w:val="22"/>
              <w:szCs w:val="22"/>
              <w:lang w:val="sv-SE" w:eastAsia="en-ID"/>
            </w:rPr>
          </w:rPrChange>
        </w:rPr>
        <w:t>Akibat perang atau bertugas aktif di militer atau angkatan bersenjata dari suatu negara atau Badan Internasional, pemogokan, kerusuhan, huru-hara (</w:t>
      </w:r>
      <w:r w:rsidRPr="00922713">
        <w:rPr>
          <w:rFonts w:ascii="Arial" w:hAnsi="Arial" w:cs="Arial"/>
          <w:i/>
          <w:iCs/>
          <w:noProof w:val="0"/>
          <w:sz w:val="22"/>
          <w:szCs w:val="22"/>
          <w:lang w:val="sv-SE" w:eastAsia="en-ID"/>
          <w:rPrChange w:id="5556" w:author="Syahrani Rachmawati Sadino" w:date="2025-01-31T14:35:00Z">
            <w:rPr>
              <w:rFonts w:asciiTheme="minorBidi" w:hAnsiTheme="minorBidi" w:cstheme="minorBidi"/>
              <w:i/>
              <w:iCs/>
              <w:noProof w:val="0"/>
              <w:sz w:val="22"/>
              <w:szCs w:val="22"/>
              <w:lang w:val="sv-SE" w:eastAsia="en-ID"/>
            </w:rPr>
          </w:rPrChange>
        </w:rPr>
        <w:t>langsung dan tidak langsung</w:t>
      </w:r>
      <w:r w:rsidRPr="00922713">
        <w:rPr>
          <w:rFonts w:ascii="Arial" w:hAnsi="Arial" w:cs="Arial"/>
          <w:noProof w:val="0"/>
          <w:sz w:val="22"/>
          <w:szCs w:val="22"/>
          <w:lang w:val="sv-SE" w:eastAsia="en-ID"/>
          <w:rPrChange w:id="5557" w:author="Syahrani Rachmawati Sadino" w:date="2025-01-31T14:35:00Z">
            <w:rPr>
              <w:rFonts w:asciiTheme="minorBidi" w:hAnsiTheme="minorBidi" w:cstheme="minorBidi"/>
              <w:noProof w:val="0"/>
              <w:sz w:val="22"/>
              <w:szCs w:val="22"/>
              <w:lang w:val="sv-SE" w:eastAsia="en-ID"/>
            </w:rPr>
          </w:rPrChange>
        </w:rPr>
        <w:t>), tindakan kriminal (</w:t>
      </w:r>
      <w:r w:rsidRPr="00922713">
        <w:rPr>
          <w:rFonts w:ascii="Arial" w:hAnsi="Arial" w:cs="Arial"/>
          <w:i/>
          <w:iCs/>
          <w:noProof w:val="0"/>
          <w:sz w:val="22"/>
          <w:szCs w:val="22"/>
          <w:lang w:val="sv-SE" w:eastAsia="en-ID"/>
          <w:rPrChange w:id="5558" w:author="Syahrani Rachmawati Sadino" w:date="2025-01-31T14:35:00Z">
            <w:rPr>
              <w:rFonts w:asciiTheme="minorBidi" w:hAnsiTheme="minorBidi" w:cstheme="minorBidi"/>
              <w:i/>
              <w:iCs/>
              <w:noProof w:val="0"/>
              <w:sz w:val="22"/>
              <w:szCs w:val="22"/>
              <w:lang w:val="sv-SE" w:eastAsia="en-ID"/>
            </w:rPr>
          </w:rPrChange>
        </w:rPr>
        <w:t>aktif dan pasif</w:t>
      </w:r>
      <w:r w:rsidRPr="00922713">
        <w:rPr>
          <w:rFonts w:ascii="Arial" w:hAnsi="Arial" w:cs="Arial"/>
          <w:noProof w:val="0"/>
          <w:sz w:val="22"/>
          <w:szCs w:val="22"/>
          <w:lang w:val="sv-SE" w:eastAsia="en-ID"/>
          <w:rPrChange w:id="5559" w:author="Syahrani Rachmawati Sadino" w:date="2025-01-31T14:35:00Z">
            <w:rPr>
              <w:rFonts w:asciiTheme="minorBidi" w:hAnsiTheme="minorBidi" w:cstheme="minorBidi"/>
              <w:noProof w:val="0"/>
              <w:sz w:val="22"/>
              <w:szCs w:val="22"/>
              <w:lang w:val="sv-SE" w:eastAsia="en-ID"/>
            </w:rPr>
          </w:rPrChange>
        </w:rPr>
        <w:t>), pemberontakan dan sejenisnya.</w:t>
      </w:r>
    </w:p>
    <w:p w14:paraId="59222BA5"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5560" w:author="Syahrani Rachmawati Sadino" w:date="2025-01-31T14:35:00Z">
            <w:rPr>
              <w:rFonts w:asciiTheme="minorBidi" w:hAnsiTheme="minorBidi" w:cstheme="minorBidi"/>
              <w:noProof w:val="0"/>
              <w:sz w:val="22"/>
              <w:szCs w:val="22"/>
              <w:lang w:val="sv-SE" w:eastAsia="en-ID"/>
            </w:rPr>
          </w:rPrChange>
        </w:rPr>
        <w:pPrChange w:id="5561"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5562" w:author="Syahrani Rachmawati Sadino" w:date="2025-01-31T14:35:00Z">
            <w:rPr>
              <w:rFonts w:asciiTheme="minorBidi" w:hAnsiTheme="minorBidi" w:cstheme="minorBidi"/>
              <w:noProof w:val="0"/>
              <w:sz w:val="22"/>
              <w:szCs w:val="22"/>
              <w:lang w:val="sv-SE" w:eastAsia="en-ID"/>
            </w:rPr>
          </w:rPrChange>
        </w:rPr>
        <w:t>Naik ke dalam, turun dari, berada di dalam atau terbang dengan suatu alat angkutan di udara yang bermesin maupun yang tidak bermesin, melakukan penerbangan dengan pesawat udara charteran/militer/polisi/helikopter, kecuali jika peserta/pemegang polis sedang menggunakan pesawat udara penerbangan komersil dengan jadwal dan jalur penerbangan yang tetap.</w:t>
      </w:r>
    </w:p>
    <w:p w14:paraId="0EF15134"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5563" w:author="Syahrani Rachmawati Sadino" w:date="2025-01-31T14:35:00Z">
            <w:rPr>
              <w:rFonts w:asciiTheme="minorBidi" w:hAnsiTheme="minorBidi" w:cstheme="minorBidi"/>
              <w:noProof w:val="0"/>
              <w:sz w:val="22"/>
              <w:szCs w:val="22"/>
              <w:lang w:val="sv-SE" w:eastAsia="en-ID"/>
            </w:rPr>
          </w:rPrChange>
        </w:rPr>
        <w:pPrChange w:id="5564"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5565" w:author="Syahrani Rachmawati Sadino" w:date="2025-01-31T14:35:00Z">
            <w:rPr>
              <w:rFonts w:asciiTheme="minorBidi" w:hAnsiTheme="minorBidi" w:cstheme="minorBidi"/>
              <w:noProof w:val="0"/>
              <w:sz w:val="22"/>
              <w:szCs w:val="22"/>
              <w:lang w:val="sv-SE" w:eastAsia="en-ID"/>
            </w:rPr>
          </w:rPrChange>
        </w:rPr>
        <w:t xml:space="preserve">Penyakit atau luka yang disebabkan oleh atau berhubungan dengan </w:t>
      </w:r>
      <w:r w:rsidRPr="00922713">
        <w:rPr>
          <w:rFonts w:ascii="Arial" w:hAnsi="Arial" w:cs="Arial"/>
          <w:i/>
          <w:iCs/>
          <w:noProof w:val="0"/>
          <w:sz w:val="22"/>
          <w:szCs w:val="22"/>
          <w:lang w:val="sv-SE" w:eastAsia="en-ID"/>
          <w:rPrChange w:id="5566" w:author="Syahrani Rachmawati Sadino" w:date="2025-01-31T14:35:00Z">
            <w:rPr>
              <w:rFonts w:asciiTheme="minorBidi" w:hAnsiTheme="minorBidi" w:cstheme="minorBidi"/>
              <w:i/>
              <w:iCs/>
              <w:noProof w:val="0"/>
              <w:sz w:val="22"/>
              <w:szCs w:val="22"/>
              <w:lang w:val="sv-SE" w:eastAsia="en-ID"/>
            </w:rPr>
          </w:rPrChange>
        </w:rPr>
        <w:t>radiasi ionisasi</w:t>
      </w:r>
      <w:r w:rsidRPr="00922713">
        <w:rPr>
          <w:rFonts w:ascii="Arial" w:hAnsi="Arial" w:cs="Arial"/>
          <w:noProof w:val="0"/>
          <w:sz w:val="22"/>
          <w:szCs w:val="22"/>
          <w:lang w:val="sv-SE" w:eastAsia="en-ID"/>
          <w:rPrChange w:id="5567" w:author="Syahrani Rachmawati Sadino" w:date="2025-01-31T14:35:00Z">
            <w:rPr>
              <w:rFonts w:asciiTheme="minorBidi" w:hAnsiTheme="minorBidi" w:cstheme="minorBidi"/>
              <w:noProof w:val="0"/>
              <w:sz w:val="22"/>
              <w:szCs w:val="22"/>
              <w:lang w:val="sv-SE" w:eastAsia="en-ID"/>
            </w:rPr>
          </w:rPrChange>
        </w:rPr>
        <w:t xml:space="preserve"> atau kontaminasi oleh </w:t>
      </w:r>
      <w:r w:rsidRPr="00922713">
        <w:rPr>
          <w:rFonts w:ascii="Arial" w:hAnsi="Arial" w:cs="Arial"/>
          <w:i/>
          <w:iCs/>
          <w:noProof w:val="0"/>
          <w:sz w:val="22"/>
          <w:szCs w:val="22"/>
          <w:lang w:val="sv-SE" w:eastAsia="en-ID"/>
          <w:rPrChange w:id="5568" w:author="Syahrani Rachmawati Sadino" w:date="2025-01-31T14:35:00Z">
            <w:rPr>
              <w:rFonts w:asciiTheme="minorBidi" w:hAnsiTheme="minorBidi" w:cstheme="minorBidi"/>
              <w:i/>
              <w:iCs/>
              <w:noProof w:val="0"/>
              <w:sz w:val="22"/>
              <w:szCs w:val="22"/>
              <w:lang w:val="sv-SE" w:eastAsia="en-ID"/>
            </w:rPr>
          </w:rPrChange>
        </w:rPr>
        <w:t>radioaktif</w:t>
      </w:r>
      <w:r w:rsidRPr="00922713">
        <w:rPr>
          <w:rFonts w:ascii="Arial" w:hAnsi="Arial" w:cs="Arial"/>
          <w:noProof w:val="0"/>
          <w:sz w:val="22"/>
          <w:szCs w:val="22"/>
          <w:lang w:val="sv-SE" w:eastAsia="en-ID"/>
          <w:rPrChange w:id="5569" w:author="Syahrani Rachmawati Sadino" w:date="2025-01-31T14:35:00Z">
            <w:rPr>
              <w:rFonts w:asciiTheme="minorBidi" w:hAnsiTheme="minorBidi" w:cstheme="minorBidi"/>
              <w:noProof w:val="0"/>
              <w:sz w:val="22"/>
              <w:szCs w:val="22"/>
              <w:lang w:val="sv-SE" w:eastAsia="en-ID"/>
            </w:rPr>
          </w:rPrChange>
        </w:rPr>
        <w:t xml:space="preserve"> dari setiap bahan bakar nuklir atau limbah nuklir dari proses </w:t>
      </w:r>
      <w:r w:rsidRPr="00922713">
        <w:rPr>
          <w:rFonts w:ascii="Arial" w:hAnsi="Arial" w:cs="Arial"/>
          <w:i/>
          <w:iCs/>
          <w:noProof w:val="0"/>
          <w:sz w:val="22"/>
          <w:szCs w:val="22"/>
          <w:lang w:val="sv-SE" w:eastAsia="en-ID"/>
          <w:rPrChange w:id="5570" w:author="Syahrani Rachmawati Sadino" w:date="2025-01-31T14:35:00Z">
            <w:rPr>
              <w:rFonts w:asciiTheme="minorBidi" w:hAnsiTheme="minorBidi" w:cstheme="minorBidi"/>
              <w:i/>
              <w:iCs/>
              <w:noProof w:val="0"/>
              <w:sz w:val="22"/>
              <w:szCs w:val="22"/>
              <w:lang w:val="sv-SE" w:eastAsia="en-ID"/>
            </w:rPr>
          </w:rPrChange>
        </w:rPr>
        <w:t>fissi nuklir</w:t>
      </w:r>
      <w:r w:rsidRPr="00922713">
        <w:rPr>
          <w:rFonts w:ascii="Arial" w:hAnsi="Arial" w:cs="Arial"/>
          <w:noProof w:val="0"/>
          <w:sz w:val="22"/>
          <w:szCs w:val="22"/>
          <w:lang w:val="sv-SE" w:eastAsia="en-ID"/>
          <w:rPrChange w:id="5571" w:author="Syahrani Rachmawati Sadino" w:date="2025-01-31T14:35:00Z">
            <w:rPr>
              <w:rFonts w:asciiTheme="minorBidi" w:hAnsiTheme="minorBidi" w:cstheme="minorBidi"/>
              <w:noProof w:val="0"/>
              <w:sz w:val="22"/>
              <w:szCs w:val="22"/>
              <w:lang w:val="sv-SE" w:eastAsia="en-ID"/>
            </w:rPr>
          </w:rPrChange>
        </w:rPr>
        <w:t xml:space="preserve"> atau dari setiap bahan senjata nuklir.</w:t>
      </w:r>
    </w:p>
    <w:p w14:paraId="5AC4FFD2"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5572" w:author="Syahrani Rachmawati Sadino" w:date="2025-01-31T14:35:00Z">
            <w:rPr>
              <w:rFonts w:asciiTheme="minorBidi" w:hAnsiTheme="minorBidi" w:cstheme="minorBidi"/>
              <w:noProof w:val="0"/>
              <w:sz w:val="22"/>
              <w:szCs w:val="22"/>
              <w:lang w:val="sv-SE" w:eastAsia="en-ID"/>
            </w:rPr>
          </w:rPrChange>
        </w:rPr>
        <w:pPrChange w:id="5573"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5574" w:author="Syahrani Rachmawati Sadino" w:date="2025-01-31T14:35:00Z">
            <w:rPr>
              <w:rFonts w:asciiTheme="minorBidi" w:hAnsiTheme="minorBidi" w:cstheme="minorBidi"/>
              <w:noProof w:val="0"/>
              <w:sz w:val="22"/>
              <w:szCs w:val="22"/>
              <w:lang w:val="sv-SE" w:eastAsia="en-ID"/>
            </w:rPr>
          </w:rPrChange>
        </w:rPr>
        <w:t>Biaya perawatan di rumah perawatan atau sanatorium untuk memulihkan kesehatan, klinik pengobatan tradisional atau yang sejenis untuk rawat istirahat atau dirawat di Rumah Sakit sehubungan dengan akan melakukan pemeriksaan kesehatan.</w:t>
      </w:r>
    </w:p>
    <w:p w14:paraId="52970383"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5575" w:author="Syahrani Rachmawati Sadino" w:date="2025-01-31T14:35:00Z">
            <w:rPr>
              <w:rFonts w:asciiTheme="minorBidi" w:hAnsiTheme="minorBidi" w:cstheme="minorBidi"/>
              <w:noProof w:val="0"/>
              <w:sz w:val="22"/>
              <w:szCs w:val="22"/>
              <w:lang w:val="sv-SE" w:eastAsia="en-ID"/>
            </w:rPr>
          </w:rPrChange>
        </w:rPr>
        <w:pPrChange w:id="5576"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5577" w:author="Syahrani Rachmawati Sadino" w:date="2025-01-31T14:35:00Z">
            <w:rPr>
              <w:rFonts w:asciiTheme="minorBidi" w:hAnsiTheme="minorBidi" w:cstheme="minorBidi"/>
              <w:noProof w:val="0"/>
              <w:sz w:val="22"/>
              <w:szCs w:val="22"/>
              <w:lang w:val="sv-SE" w:eastAsia="en-ID"/>
            </w:rPr>
          </w:rPrChange>
        </w:rPr>
        <w:t>Peserta/pemegang polis bunuh diri, melukai diri sendiri, percobaan bunuh diri, baik dalam keadaan waras atau tidak waras, peserta/pemegang polis dengan sengaja melibatkan diri kedalam situasi yang membahayakan dirinya.</w:t>
      </w:r>
    </w:p>
    <w:p w14:paraId="066EABD5"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5578" w:author="Syahrani Rachmawati Sadino" w:date="2025-01-31T14:35:00Z">
            <w:rPr>
              <w:rFonts w:asciiTheme="minorBidi" w:hAnsiTheme="minorBidi" w:cstheme="minorBidi"/>
              <w:noProof w:val="0"/>
              <w:sz w:val="22"/>
              <w:szCs w:val="22"/>
              <w:lang w:val="sv-SE" w:eastAsia="en-ID"/>
            </w:rPr>
          </w:rPrChange>
        </w:rPr>
        <w:pPrChange w:id="5579"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5580" w:author="Syahrani Rachmawati Sadino" w:date="2025-01-31T14:35:00Z">
            <w:rPr>
              <w:rFonts w:asciiTheme="minorBidi" w:hAnsiTheme="minorBidi" w:cstheme="minorBidi"/>
              <w:noProof w:val="0"/>
              <w:sz w:val="22"/>
              <w:szCs w:val="22"/>
              <w:lang w:val="sv-SE" w:eastAsia="en-ID"/>
            </w:rPr>
          </w:rPrChange>
        </w:rPr>
        <w:t>Peserta/pemegang polis melakukan tindakan percobaan melanggar hukum, kriminal, melawan penahanan yang sah, peserta/pemegang polis diserang karena tindakan provokasi yang dilakukannya.</w:t>
      </w:r>
    </w:p>
    <w:p w14:paraId="5EC2CBCA"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5581" w:author="Syahrani Rachmawati Sadino" w:date="2025-01-31T14:35:00Z">
            <w:rPr>
              <w:rFonts w:asciiTheme="minorBidi" w:hAnsiTheme="minorBidi" w:cstheme="minorBidi"/>
              <w:noProof w:val="0"/>
              <w:sz w:val="22"/>
              <w:szCs w:val="22"/>
              <w:lang w:val="sv-SE" w:eastAsia="en-ID"/>
            </w:rPr>
          </w:rPrChange>
        </w:rPr>
        <w:pPrChange w:id="5582"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5583" w:author="Syahrani Rachmawati Sadino" w:date="2025-01-31T14:35:00Z">
            <w:rPr>
              <w:rFonts w:asciiTheme="minorBidi" w:hAnsiTheme="minorBidi" w:cstheme="minorBidi"/>
              <w:noProof w:val="0"/>
              <w:sz w:val="22"/>
              <w:szCs w:val="22"/>
              <w:lang w:val="sv-SE" w:eastAsia="en-ID"/>
            </w:rPr>
          </w:rPrChange>
        </w:rPr>
        <w:t xml:space="preserve">Penyakit atau luka yang timbul sebagai akibat dari pemakaian </w:t>
      </w:r>
      <w:r w:rsidRPr="00922713">
        <w:rPr>
          <w:rFonts w:ascii="Arial" w:hAnsi="Arial" w:cs="Arial"/>
          <w:i/>
          <w:iCs/>
          <w:noProof w:val="0"/>
          <w:sz w:val="22"/>
          <w:szCs w:val="22"/>
          <w:lang w:val="sv-SE" w:eastAsia="en-ID"/>
          <w:rPrChange w:id="5584" w:author="Syahrani Rachmawati Sadino" w:date="2025-01-31T14:35:00Z">
            <w:rPr>
              <w:rFonts w:asciiTheme="minorBidi" w:hAnsiTheme="minorBidi" w:cstheme="minorBidi"/>
              <w:i/>
              <w:iCs/>
              <w:noProof w:val="0"/>
              <w:sz w:val="22"/>
              <w:szCs w:val="22"/>
              <w:lang w:val="sv-SE" w:eastAsia="en-ID"/>
            </w:rPr>
          </w:rPrChange>
        </w:rPr>
        <w:t>alkohol</w:t>
      </w:r>
      <w:r w:rsidRPr="00922713">
        <w:rPr>
          <w:rFonts w:ascii="Arial" w:hAnsi="Arial" w:cs="Arial"/>
          <w:noProof w:val="0"/>
          <w:sz w:val="22"/>
          <w:szCs w:val="22"/>
          <w:lang w:val="sv-SE" w:eastAsia="en-ID"/>
          <w:rPrChange w:id="5585" w:author="Syahrani Rachmawati Sadino" w:date="2025-01-31T14:35:00Z">
            <w:rPr>
              <w:rFonts w:asciiTheme="minorBidi" w:hAnsiTheme="minorBidi" w:cstheme="minorBidi"/>
              <w:noProof w:val="0"/>
              <w:sz w:val="22"/>
              <w:szCs w:val="22"/>
              <w:lang w:val="sv-SE" w:eastAsia="en-ID"/>
            </w:rPr>
          </w:rPrChange>
        </w:rPr>
        <w:t xml:space="preserve">, </w:t>
      </w:r>
      <w:r w:rsidRPr="00922713">
        <w:rPr>
          <w:rFonts w:ascii="Arial" w:hAnsi="Arial" w:cs="Arial"/>
          <w:i/>
          <w:iCs/>
          <w:noProof w:val="0"/>
          <w:sz w:val="22"/>
          <w:szCs w:val="22"/>
          <w:lang w:val="sv-SE" w:eastAsia="en-ID"/>
          <w:rPrChange w:id="5586" w:author="Syahrani Rachmawati Sadino" w:date="2025-01-31T14:35:00Z">
            <w:rPr>
              <w:rFonts w:asciiTheme="minorBidi" w:hAnsiTheme="minorBidi" w:cstheme="minorBidi"/>
              <w:i/>
              <w:iCs/>
              <w:noProof w:val="0"/>
              <w:sz w:val="22"/>
              <w:szCs w:val="22"/>
              <w:lang w:val="sv-SE" w:eastAsia="en-ID"/>
            </w:rPr>
          </w:rPrChange>
        </w:rPr>
        <w:t>narkotika</w:t>
      </w:r>
      <w:r w:rsidRPr="00922713">
        <w:rPr>
          <w:rFonts w:ascii="Arial" w:hAnsi="Arial" w:cs="Arial"/>
          <w:noProof w:val="0"/>
          <w:sz w:val="22"/>
          <w:szCs w:val="22"/>
          <w:lang w:val="sv-SE" w:eastAsia="en-ID"/>
          <w:rPrChange w:id="5587" w:author="Syahrani Rachmawati Sadino" w:date="2025-01-31T14:35:00Z">
            <w:rPr>
              <w:rFonts w:asciiTheme="minorBidi" w:hAnsiTheme="minorBidi" w:cstheme="minorBidi"/>
              <w:noProof w:val="0"/>
              <w:sz w:val="22"/>
              <w:szCs w:val="22"/>
              <w:lang w:val="sv-SE" w:eastAsia="en-ID"/>
            </w:rPr>
          </w:rPrChange>
        </w:rPr>
        <w:t xml:space="preserve">, </w:t>
      </w:r>
      <w:r w:rsidRPr="00922713">
        <w:rPr>
          <w:rFonts w:ascii="Arial" w:hAnsi="Arial" w:cs="Arial"/>
          <w:i/>
          <w:iCs/>
          <w:noProof w:val="0"/>
          <w:sz w:val="22"/>
          <w:szCs w:val="22"/>
          <w:lang w:val="sv-SE" w:eastAsia="en-ID"/>
          <w:rPrChange w:id="5588" w:author="Syahrani Rachmawati Sadino" w:date="2025-01-31T14:35:00Z">
            <w:rPr>
              <w:rFonts w:asciiTheme="minorBidi" w:hAnsiTheme="minorBidi" w:cstheme="minorBidi"/>
              <w:i/>
              <w:iCs/>
              <w:noProof w:val="0"/>
              <w:sz w:val="22"/>
              <w:szCs w:val="22"/>
              <w:lang w:val="sv-SE" w:eastAsia="en-ID"/>
            </w:rPr>
          </w:rPrChange>
        </w:rPr>
        <w:t>obat obatan bius</w:t>
      </w:r>
      <w:r w:rsidRPr="00922713">
        <w:rPr>
          <w:rFonts w:ascii="Arial" w:hAnsi="Arial" w:cs="Arial"/>
          <w:noProof w:val="0"/>
          <w:sz w:val="22"/>
          <w:szCs w:val="22"/>
          <w:lang w:val="sv-SE" w:eastAsia="en-ID"/>
          <w:rPrChange w:id="5589" w:author="Syahrani Rachmawati Sadino" w:date="2025-01-31T14:35:00Z">
            <w:rPr>
              <w:rFonts w:asciiTheme="minorBidi" w:hAnsiTheme="minorBidi" w:cstheme="minorBidi"/>
              <w:noProof w:val="0"/>
              <w:sz w:val="22"/>
              <w:szCs w:val="22"/>
              <w:lang w:val="sv-SE" w:eastAsia="en-ID"/>
            </w:rPr>
          </w:rPrChange>
        </w:rPr>
        <w:t xml:space="preserve"> atau sejenisnya.</w:t>
      </w:r>
    </w:p>
    <w:p w14:paraId="7210F42C"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5590" w:author="Syahrani Rachmawati Sadino" w:date="2025-01-31T14:35:00Z">
            <w:rPr>
              <w:rFonts w:asciiTheme="minorBidi" w:hAnsiTheme="minorBidi" w:cstheme="minorBidi"/>
              <w:noProof w:val="0"/>
              <w:sz w:val="22"/>
              <w:szCs w:val="22"/>
              <w:lang w:val="sv-SE" w:eastAsia="en-ID"/>
            </w:rPr>
          </w:rPrChange>
        </w:rPr>
        <w:pPrChange w:id="5591"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5592" w:author="Syahrani Rachmawati Sadino" w:date="2025-01-31T14:35:00Z">
            <w:rPr>
              <w:rFonts w:asciiTheme="minorBidi" w:hAnsiTheme="minorBidi" w:cstheme="minorBidi"/>
              <w:noProof w:val="0"/>
              <w:sz w:val="22"/>
              <w:szCs w:val="22"/>
              <w:lang w:val="sv-SE" w:eastAsia="en-ID"/>
            </w:rPr>
          </w:rPrChange>
        </w:rPr>
        <w:t>Olah raga tertentu yang membahayakan seperti panjat gunung/tebing, bungy jumping, hang gliding, balap mobil/motor/sepeda/lomba kecepatan kendaraan beroda lainnya, parasut/terjun payung, tinju/olahraga kontak fisik lainnya, akrobatik, diving/scuba diving/selam, gantole, terbang layang/layang gantung, arung jeram dan semua jenis olahraga berisiko lainnya.</w:t>
      </w:r>
    </w:p>
    <w:p w14:paraId="0F743C7D"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5593" w:author="Syahrani Rachmawati Sadino" w:date="2025-01-31T14:35:00Z">
            <w:rPr>
              <w:rFonts w:asciiTheme="minorBidi" w:hAnsiTheme="minorBidi" w:cstheme="minorBidi"/>
              <w:noProof w:val="0"/>
              <w:sz w:val="22"/>
              <w:szCs w:val="22"/>
              <w:lang w:val="sv-SE" w:eastAsia="en-ID"/>
            </w:rPr>
          </w:rPrChange>
        </w:rPr>
        <w:pPrChange w:id="5594"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5595" w:author="Syahrani Rachmawati Sadino" w:date="2025-01-31T14:35:00Z">
            <w:rPr>
              <w:rFonts w:asciiTheme="minorBidi" w:hAnsiTheme="minorBidi" w:cstheme="minorBidi"/>
              <w:noProof w:val="0"/>
              <w:sz w:val="22"/>
              <w:szCs w:val="22"/>
              <w:lang w:val="sv-SE" w:eastAsia="en-ID"/>
            </w:rPr>
          </w:rPrChange>
        </w:rPr>
        <w:t>Penyakit yang terjadi melalui hubungan kelamin/</w:t>
      </w:r>
      <w:r w:rsidRPr="00922713">
        <w:rPr>
          <w:rFonts w:ascii="Arial" w:hAnsi="Arial" w:cs="Arial"/>
          <w:i/>
          <w:iCs/>
          <w:noProof w:val="0"/>
          <w:sz w:val="22"/>
          <w:szCs w:val="22"/>
          <w:lang w:val="sv-SE" w:eastAsia="en-ID"/>
          <w:rPrChange w:id="5596" w:author="Syahrani Rachmawati Sadino" w:date="2025-01-31T14:35:00Z">
            <w:rPr>
              <w:rFonts w:asciiTheme="minorBidi" w:hAnsiTheme="minorBidi" w:cstheme="minorBidi"/>
              <w:i/>
              <w:iCs/>
              <w:noProof w:val="0"/>
              <w:sz w:val="22"/>
              <w:szCs w:val="22"/>
              <w:lang w:val="sv-SE" w:eastAsia="en-ID"/>
            </w:rPr>
          </w:rPrChange>
        </w:rPr>
        <w:t>sexual</w:t>
      </w:r>
      <w:r w:rsidRPr="00922713">
        <w:rPr>
          <w:rFonts w:ascii="Arial" w:hAnsi="Arial" w:cs="Arial"/>
          <w:noProof w:val="0"/>
          <w:sz w:val="22"/>
          <w:szCs w:val="22"/>
          <w:lang w:val="sv-SE" w:eastAsia="en-ID"/>
          <w:rPrChange w:id="5597" w:author="Syahrani Rachmawati Sadino" w:date="2025-01-31T14:35:00Z">
            <w:rPr>
              <w:rFonts w:asciiTheme="minorBidi" w:hAnsiTheme="minorBidi" w:cstheme="minorBidi"/>
              <w:noProof w:val="0"/>
              <w:sz w:val="22"/>
              <w:szCs w:val="22"/>
              <w:lang w:val="sv-SE" w:eastAsia="en-ID"/>
            </w:rPr>
          </w:rPrChange>
        </w:rPr>
        <w:t xml:space="preserve">. 12.11. </w:t>
      </w:r>
      <w:r w:rsidRPr="00922713">
        <w:rPr>
          <w:rFonts w:ascii="Arial" w:hAnsi="Arial" w:cs="Arial"/>
          <w:i/>
          <w:iCs/>
          <w:noProof w:val="0"/>
          <w:sz w:val="22"/>
          <w:szCs w:val="22"/>
          <w:lang w:val="sv-SE" w:eastAsia="en-ID"/>
          <w:rPrChange w:id="5598" w:author="Syahrani Rachmawati Sadino" w:date="2025-01-31T14:35:00Z">
            <w:rPr>
              <w:rFonts w:asciiTheme="minorBidi" w:hAnsiTheme="minorBidi" w:cstheme="minorBidi"/>
              <w:i/>
              <w:iCs/>
              <w:noProof w:val="0"/>
              <w:sz w:val="22"/>
              <w:szCs w:val="22"/>
              <w:lang w:val="sv-SE" w:eastAsia="en-ID"/>
            </w:rPr>
          </w:rPrChange>
        </w:rPr>
        <w:t>AIDS</w:t>
      </w:r>
      <w:r w:rsidRPr="00922713">
        <w:rPr>
          <w:rFonts w:ascii="Arial" w:hAnsi="Arial" w:cs="Arial"/>
          <w:noProof w:val="0"/>
          <w:sz w:val="22"/>
          <w:szCs w:val="22"/>
          <w:lang w:val="sv-SE" w:eastAsia="en-ID"/>
          <w:rPrChange w:id="5599" w:author="Syahrani Rachmawati Sadino" w:date="2025-01-31T14:35:00Z">
            <w:rPr>
              <w:rFonts w:asciiTheme="minorBidi" w:hAnsiTheme="minorBidi" w:cstheme="minorBidi"/>
              <w:noProof w:val="0"/>
              <w:sz w:val="22"/>
              <w:szCs w:val="22"/>
              <w:lang w:val="sv-SE" w:eastAsia="en-ID"/>
            </w:rPr>
          </w:rPrChange>
        </w:rPr>
        <w:t xml:space="preserve"> (</w:t>
      </w:r>
      <w:r w:rsidRPr="00922713">
        <w:rPr>
          <w:rFonts w:ascii="Arial" w:hAnsi="Arial" w:cs="Arial"/>
          <w:i/>
          <w:iCs/>
          <w:noProof w:val="0"/>
          <w:sz w:val="22"/>
          <w:szCs w:val="22"/>
          <w:lang w:val="sv-SE" w:eastAsia="en-ID"/>
          <w:rPrChange w:id="5600" w:author="Syahrani Rachmawati Sadino" w:date="2025-01-31T14:35:00Z">
            <w:rPr>
              <w:rFonts w:asciiTheme="minorBidi" w:hAnsiTheme="minorBidi" w:cstheme="minorBidi"/>
              <w:i/>
              <w:iCs/>
              <w:noProof w:val="0"/>
              <w:sz w:val="22"/>
              <w:szCs w:val="22"/>
              <w:lang w:val="sv-SE" w:eastAsia="en-ID"/>
            </w:rPr>
          </w:rPrChange>
        </w:rPr>
        <w:t>Acquired Immune Defieciency Syndrome</w:t>
      </w:r>
      <w:r w:rsidRPr="00922713">
        <w:rPr>
          <w:rFonts w:ascii="Arial" w:hAnsi="Arial" w:cs="Arial"/>
          <w:noProof w:val="0"/>
          <w:sz w:val="22"/>
          <w:szCs w:val="22"/>
          <w:lang w:val="sv-SE" w:eastAsia="en-ID"/>
          <w:rPrChange w:id="5601" w:author="Syahrani Rachmawati Sadino" w:date="2025-01-31T14:35:00Z">
            <w:rPr>
              <w:rFonts w:asciiTheme="minorBidi" w:hAnsiTheme="minorBidi" w:cstheme="minorBidi"/>
              <w:noProof w:val="0"/>
              <w:sz w:val="22"/>
              <w:szCs w:val="22"/>
              <w:lang w:val="sv-SE" w:eastAsia="en-ID"/>
            </w:rPr>
          </w:rPrChange>
        </w:rPr>
        <w:t xml:space="preserve">) dan </w:t>
      </w:r>
      <w:r w:rsidRPr="00922713">
        <w:rPr>
          <w:rFonts w:ascii="Arial" w:hAnsi="Arial" w:cs="Arial"/>
          <w:i/>
          <w:iCs/>
          <w:noProof w:val="0"/>
          <w:sz w:val="22"/>
          <w:szCs w:val="22"/>
          <w:lang w:val="sv-SE" w:eastAsia="en-ID"/>
          <w:rPrChange w:id="5602" w:author="Syahrani Rachmawati Sadino" w:date="2025-01-31T14:35:00Z">
            <w:rPr>
              <w:rFonts w:asciiTheme="minorBidi" w:hAnsiTheme="minorBidi" w:cstheme="minorBidi"/>
              <w:i/>
              <w:iCs/>
              <w:noProof w:val="0"/>
              <w:sz w:val="22"/>
              <w:szCs w:val="22"/>
              <w:lang w:val="sv-SE" w:eastAsia="en-ID"/>
            </w:rPr>
          </w:rPrChange>
        </w:rPr>
        <w:t>ARC</w:t>
      </w:r>
      <w:r w:rsidRPr="00922713">
        <w:rPr>
          <w:rFonts w:ascii="Arial" w:hAnsi="Arial" w:cs="Arial"/>
          <w:noProof w:val="0"/>
          <w:sz w:val="22"/>
          <w:szCs w:val="22"/>
          <w:lang w:val="sv-SE" w:eastAsia="en-ID"/>
          <w:rPrChange w:id="5603" w:author="Syahrani Rachmawati Sadino" w:date="2025-01-31T14:35:00Z">
            <w:rPr>
              <w:rFonts w:asciiTheme="minorBidi" w:hAnsiTheme="minorBidi" w:cstheme="minorBidi"/>
              <w:noProof w:val="0"/>
              <w:sz w:val="22"/>
              <w:szCs w:val="22"/>
              <w:lang w:val="sv-SE" w:eastAsia="en-ID"/>
            </w:rPr>
          </w:rPrChange>
        </w:rPr>
        <w:t xml:space="preserve"> (</w:t>
      </w:r>
      <w:r w:rsidRPr="00922713">
        <w:rPr>
          <w:rFonts w:ascii="Arial" w:hAnsi="Arial" w:cs="Arial"/>
          <w:i/>
          <w:iCs/>
          <w:noProof w:val="0"/>
          <w:sz w:val="22"/>
          <w:szCs w:val="22"/>
          <w:lang w:val="sv-SE" w:eastAsia="en-ID"/>
          <w:rPrChange w:id="5604" w:author="Syahrani Rachmawati Sadino" w:date="2025-01-31T14:35:00Z">
            <w:rPr>
              <w:rFonts w:asciiTheme="minorBidi" w:hAnsiTheme="minorBidi" w:cstheme="minorBidi"/>
              <w:i/>
              <w:iCs/>
              <w:noProof w:val="0"/>
              <w:sz w:val="22"/>
              <w:szCs w:val="22"/>
              <w:lang w:val="sv-SE" w:eastAsia="en-ID"/>
            </w:rPr>
          </w:rPrChange>
        </w:rPr>
        <w:t>Aids Related Complex</w:t>
      </w:r>
      <w:r w:rsidRPr="00922713">
        <w:rPr>
          <w:rFonts w:ascii="Arial" w:hAnsi="Arial" w:cs="Arial"/>
          <w:noProof w:val="0"/>
          <w:sz w:val="22"/>
          <w:szCs w:val="22"/>
          <w:lang w:val="sv-SE" w:eastAsia="en-ID"/>
          <w:rPrChange w:id="5605" w:author="Syahrani Rachmawati Sadino" w:date="2025-01-31T14:35:00Z">
            <w:rPr>
              <w:rFonts w:asciiTheme="minorBidi" w:hAnsiTheme="minorBidi" w:cstheme="minorBidi"/>
              <w:noProof w:val="0"/>
              <w:sz w:val="22"/>
              <w:szCs w:val="22"/>
              <w:lang w:val="sv-SE" w:eastAsia="en-ID"/>
            </w:rPr>
          </w:rPrChange>
        </w:rPr>
        <w:t xml:space="preserve">) serta </w:t>
      </w:r>
      <w:r w:rsidRPr="00922713">
        <w:rPr>
          <w:rFonts w:ascii="Arial" w:hAnsi="Arial" w:cs="Arial"/>
          <w:i/>
          <w:iCs/>
          <w:noProof w:val="0"/>
          <w:sz w:val="22"/>
          <w:szCs w:val="22"/>
          <w:lang w:val="sv-SE" w:eastAsia="en-ID"/>
          <w:rPrChange w:id="5606" w:author="Syahrani Rachmawati Sadino" w:date="2025-01-31T14:35:00Z">
            <w:rPr>
              <w:rFonts w:asciiTheme="minorBidi" w:hAnsiTheme="minorBidi" w:cstheme="minorBidi"/>
              <w:i/>
              <w:iCs/>
              <w:noProof w:val="0"/>
              <w:sz w:val="22"/>
              <w:szCs w:val="22"/>
              <w:lang w:val="sv-SE" w:eastAsia="en-ID"/>
            </w:rPr>
          </w:rPrChange>
        </w:rPr>
        <w:t>HIV</w:t>
      </w:r>
      <w:r w:rsidRPr="00922713">
        <w:rPr>
          <w:rFonts w:ascii="Arial" w:hAnsi="Arial" w:cs="Arial"/>
          <w:noProof w:val="0"/>
          <w:sz w:val="22"/>
          <w:szCs w:val="22"/>
          <w:lang w:val="sv-SE" w:eastAsia="en-ID"/>
          <w:rPrChange w:id="5607" w:author="Syahrani Rachmawati Sadino" w:date="2025-01-31T14:35:00Z">
            <w:rPr>
              <w:rFonts w:asciiTheme="minorBidi" w:hAnsiTheme="minorBidi" w:cstheme="minorBidi"/>
              <w:noProof w:val="0"/>
              <w:sz w:val="22"/>
              <w:szCs w:val="22"/>
              <w:lang w:val="sv-SE" w:eastAsia="en-ID"/>
            </w:rPr>
          </w:rPrChange>
        </w:rPr>
        <w:t xml:space="preserve"> positif </w:t>
      </w:r>
      <w:r w:rsidRPr="00922713">
        <w:rPr>
          <w:rFonts w:ascii="Arial" w:hAnsi="Arial" w:cs="Arial"/>
          <w:noProof w:val="0"/>
          <w:sz w:val="22"/>
          <w:szCs w:val="22"/>
          <w:lang w:val="sv-SE" w:eastAsia="en-ID"/>
          <w:rPrChange w:id="5608" w:author="Syahrani Rachmawati Sadino" w:date="2025-01-31T14:35:00Z">
            <w:rPr>
              <w:rFonts w:asciiTheme="minorBidi" w:hAnsiTheme="minorBidi" w:cstheme="minorBidi"/>
              <w:noProof w:val="0"/>
              <w:sz w:val="22"/>
              <w:szCs w:val="22"/>
              <w:lang w:val="sv-SE" w:eastAsia="en-ID"/>
            </w:rPr>
          </w:rPrChange>
        </w:rPr>
        <w:lastRenderedPageBreak/>
        <w:t xml:space="preserve">dan semua penyakit yang disebabkan oleh atau berhubungan dengan virus </w:t>
      </w:r>
      <w:r w:rsidRPr="00922713">
        <w:rPr>
          <w:rFonts w:ascii="Arial" w:hAnsi="Arial" w:cs="Arial"/>
          <w:i/>
          <w:iCs/>
          <w:noProof w:val="0"/>
          <w:sz w:val="22"/>
          <w:szCs w:val="22"/>
          <w:lang w:val="sv-SE" w:eastAsia="en-ID"/>
          <w:rPrChange w:id="5609" w:author="Syahrani Rachmawati Sadino" w:date="2025-01-31T14:35:00Z">
            <w:rPr>
              <w:rFonts w:asciiTheme="minorBidi" w:hAnsiTheme="minorBidi" w:cstheme="minorBidi"/>
              <w:i/>
              <w:iCs/>
              <w:noProof w:val="0"/>
              <w:sz w:val="22"/>
              <w:szCs w:val="22"/>
              <w:lang w:val="sv-SE" w:eastAsia="en-ID"/>
            </w:rPr>
          </w:rPrChange>
        </w:rPr>
        <w:t>HIV</w:t>
      </w:r>
      <w:r w:rsidRPr="00922713">
        <w:rPr>
          <w:rFonts w:ascii="Arial" w:hAnsi="Arial" w:cs="Arial"/>
          <w:noProof w:val="0"/>
          <w:sz w:val="22"/>
          <w:szCs w:val="22"/>
          <w:lang w:val="sv-SE" w:eastAsia="en-ID"/>
          <w:rPrChange w:id="5610" w:author="Syahrani Rachmawati Sadino" w:date="2025-01-31T14:35:00Z">
            <w:rPr>
              <w:rFonts w:asciiTheme="minorBidi" w:hAnsiTheme="minorBidi" w:cstheme="minorBidi"/>
              <w:noProof w:val="0"/>
              <w:sz w:val="22"/>
              <w:szCs w:val="22"/>
              <w:lang w:val="sv-SE" w:eastAsia="en-ID"/>
            </w:rPr>
          </w:rPrChange>
        </w:rPr>
        <w:t xml:space="preserve"> positif.</w:t>
      </w:r>
    </w:p>
    <w:p w14:paraId="79414EAA"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5611" w:author="Syahrani Rachmawati Sadino" w:date="2025-01-31T14:35:00Z">
            <w:rPr>
              <w:rFonts w:asciiTheme="minorBidi" w:hAnsiTheme="minorBidi" w:cstheme="minorBidi"/>
              <w:noProof w:val="0"/>
              <w:sz w:val="22"/>
              <w:szCs w:val="22"/>
              <w:lang w:val="sv-SE" w:eastAsia="en-ID"/>
            </w:rPr>
          </w:rPrChange>
        </w:rPr>
        <w:pPrChange w:id="5612"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5613" w:author="Syahrani Rachmawati Sadino" w:date="2025-01-31T14:35:00Z">
            <w:rPr>
              <w:rFonts w:asciiTheme="minorBidi" w:hAnsiTheme="minorBidi" w:cstheme="minorBidi"/>
              <w:noProof w:val="0"/>
              <w:sz w:val="22"/>
              <w:szCs w:val="22"/>
              <w:lang w:val="sv-SE" w:eastAsia="en-ID"/>
            </w:rPr>
          </w:rPrChange>
        </w:rPr>
        <w:t xml:space="preserve">Pengobatan dan tindakan medis yang masih dikategorikan eksperimental misalnya </w:t>
      </w:r>
      <w:r w:rsidRPr="00922713">
        <w:rPr>
          <w:rFonts w:ascii="Arial" w:hAnsi="Arial" w:cs="Arial"/>
          <w:i/>
          <w:iCs/>
          <w:noProof w:val="0"/>
          <w:sz w:val="22"/>
          <w:szCs w:val="22"/>
          <w:lang w:val="sv-SE" w:eastAsia="en-ID"/>
          <w:rPrChange w:id="5614" w:author="Syahrani Rachmawati Sadino" w:date="2025-01-31T14:35:00Z">
            <w:rPr>
              <w:rFonts w:asciiTheme="minorBidi" w:hAnsiTheme="minorBidi" w:cstheme="minorBidi"/>
              <w:i/>
              <w:iCs/>
              <w:noProof w:val="0"/>
              <w:sz w:val="22"/>
              <w:szCs w:val="22"/>
              <w:lang w:val="sv-SE" w:eastAsia="en-ID"/>
            </w:rPr>
          </w:rPrChange>
        </w:rPr>
        <w:t>Therapy Ozon</w:t>
      </w:r>
      <w:r w:rsidRPr="00922713">
        <w:rPr>
          <w:rFonts w:ascii="Arial" w:hAnsi="Arial" w:cs="Arial"/>
          <w:noProof w:val="0"/>
          <w:sz w:val="22"/>
          <w:szCs w:val="22"/>
          <w:lang w:val="sv-SE" w:eastAsia="en-ID"/>
          <w:rPrChange w:id="5615" w:author="Syahrani Rachmawati Sadino" w:date="2025-01-31T14:35:00Z">
            <w:rPr>
              <w:rFonts w:asciiTheme="minorBidi" w:hAnsiTheme="minorBidi" w:cstheme="minorBidi"/>
              <w:noProof w:val="0"/>
              <w:sz w:val="22"/>
              <w:szCs w:val="22"/>
              <w:lang w:val="sv-SE" w:eastAsia="en-ID"/>
            </w:rPr>
          </w:rPrChange>
        </w:rPr>
        <w:t xml:space="preserve">, </w:t>
      </w:r>
      <w:r w:rsidRPr="00922713">
        <w:rPr>
          <w:rFonts w:ascii="Arial" w:hAnsi="Arial" w:cs="Arial"/>
          <w:i/>
          <w:iCs/>
          <w:noProof w:val="0"/>
          <w:sz w:val="22"/>
          <w:szCs w:val="22"/>
          <w:lang w:val="sv-SE" w:eastAsia="en-ID"/>
          <w:rPrChange w:id="5616" w:author="Syahrani Rachmawati Sadino" w:date="2025-01-31T14:35:00Z">
            <w:rPr>
              <w:rFonts w:asciiTheme="minorBidi" w:hAnsiTheme="minorBidi" w:cstheme="minorBidi"/>
              <w:i/>
              <w:iCs/>
              <w:noProof w:val="0"/>
              <w:sz w:val="22"/>
              <w:szCs w:val="22"/>
              <w:lang w:val="sv-SE" w:eastAsia="en-ID"/>
            </w:rPr>
          </w:rPrChange>
        </w:rPr>
        <w:t>Hyperbaric Therapy</w:t>
      </w:r>
      <w:r w:rsidRPr="00922713">
        <w:rPr>
          <w:rFonts w:ascii="Arial" w:hAnsi="Arial" w:cs="Arial"/>
          <w:noProof w:val="0"/>
          <w:sz w:val="22"/>
          <w:szCs w:val="22"/>
          <w:lang w:val="sv-SE" w:eastAsia="en-ID"/>
          <w:rPrChange w:id="5617" w:author="Syahrani Rachmawati Sadino" w:date="2025-01-31T14:35:00Z">
            <w:rPr>
              <w:rFonts w:asciiTheme="minorBidi" w:hAnsiTheme="minorBidi" w:cstheme="minorBidi"/>
              <w:noProof w:val="0"/>
              <w:sz w:val="22"/>
              <w:szCs w:val="22"/>
              <w:lang w:val="sv-SE" w:eastAsia="en-ID"/>
            </w:rPr>
          </w:rPrChange>
        </w:rPr>
        <w:t xml:space="preserve">, tindakan </w:t>
      </w:r>
      <w:r w:rsidRPr="00922713">
        <w:rPr>
          <w:rFonts w:ascii="Arial" w:hAnsi="Arial" w:cs="Arial"/>
          <w:i/>
          <w:iCs/>
          <w:noProof w:val="0"/>
          <w:sz w:val="22"/>
          <w:szCs w:val="22"/>
          <w:lang w:val="sv-SE" w:eastAsia="en-ID"/>
          <w:rPrChange w:id="5618" w:author="Syahrani Rachmawati Sadino" w:date="2025-01-31T14:35:00Z">
            <w:rPr>
              <w:rFonts w:asciiTheme="minorBidi" w:hAnsiTheme="minorBidi" w:cstheme="minorBidi"/>
              <w:i/>
              <w:iCs/>
              <w:noProof w:val="0"/>
              <w:sz w:val="22"/>
              <w:szCs w:val="22"/>
              <w:lang w:val="sv-SE" w:eastAsia="en-ID"/>
            </w:rPr>
          </w:rPrChange>
        </w:rPr>
        <w:t>Laser Eximer</w:t>
      </w:r>
      <w:r w:rsidRPr="00922713">
        <w:rPr>
          <w:rFonts w:ascii="Arial" w:hAnsi="Arial" w:cs="Arial"/>
          <w:noProof w:val="0"/>
          <w:sz w:val="22"/>
          <w:szCs w:val="22"/>
          <w:lang w:val="sv-SE" w:eastAsia="en-ID"/>
          <w:rPrChange w:id="5619" w:author="Syahrani Rachmawati Sadino" w:date="2025-01-31T14:35:00Z">
            <w:rPr>
              <w:rFonts w:asciiTheme="minorBidi" w:hAnsiTheme="minorBidi" w:cstheme="minorBidi"/>
              <w:noProof w:val="0"/>
              <w:sz w:val="22"/>
              <w:szCs w:val="22"/>
              <w:lang w:val="sv-SE" w:eastAsia="en-ID"/>
            </w:rPr>
          </w:rPrChange>
        </w:rPr>
        <w:t xml:space="preserve"> atau pelayanan kesehatan termasuk obat yang belum diakui secara resmi oleh Departemen Kesehatan.</w:t>
      </w:r>
    </w:p>
    <w:p w14:paraId="5973C5FE"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en-ID" w:eastAsia="en-ID"/>
          <w:rPrChange w:id="5620" w:author="Syahrani Rachmawati Sadino" w:date="2025-01-31T14:35:00Z">
            <w:rPr>
              <w:rFonts w:asciiTheme="minorBidi" w:hAnsiTheme="minorBidi" w:cstheme="minorBidi"/>
              <w:noProof w:val="0"/>
              <w:sz w:val="22"/>
              <w:szCs w:val="22"/>
              <w:lang w:val="en-ID" w:eastAsia="en-ID"/>
            </w:rPr>
          </w:rPrChange>
        </w:rPr>
        <w:pPrChange w:id="5621" w:author="Syahrani Rachmawati Sadino" w:date="2025-01-31T15:00:00Z">
          <w:pPr>
            <w:numPr>
              <w:numId w:val="71"/>
            </w:numPr>
            <w:tabs>
              <w:tab w:val="num" w:pos="720"/>
            </w:tabs>
            <w:spacing w:line="276" w:lineRule="auto"/>
            <w:ind w:left="851" w:hanging="425"/>
            <w:jc w:val="both"/>
          </w:pPr>
        </w:pPrChange>
      </w:pPr>
      <w:proofErr w:type="spellStart"/>
      <w:r w:rsidRPr="00922713">
        <w:rPr>
          <w:rFonts w:ascii="Arial" w:hAnsi="Arial" w:cs="Arial"/>
          <w:noProof w:val="0"/>
          <w:sz w:val="22"/>
          <w:szCs w:val="22"/>
          <w:lang w:val="en-ID" w:eastAsia="en-ID"/>
          <w:rPrChange w:id="5622" w:author="Syahrani Rachmawati Sadino" w:date="2025-01-31T14:35:00Z">
            <w:rPr>
              <w:rFonts w:asciiTheme="minorBidi" w:hAnsiTheme="minorBidi" w:cstheme="minorBidi"/>
              <w:noProof w:val="0"/>
              <w:sz w:val="22"/>
              <w:szCs w:val="22"/>
              <w:lang w:val="en-ID" w:eastAsia="en-ID"/>
            </w:rPr>
          </w:rPrChange>
        </w:rPr>
        <w:t>Kelainan</w:t>
      </w:r>
      <w:proofErr w:type="spellEnd"/>
      <w:r w:rsidRPr="00922713">
        <w:rPr>
          <w:rFonts w:ascii="Arial" w:hAnsi="Arial" w:cs="Arial"/>
          <w:noProof w:val="0"/>
          <w:sz w:val="22"/>
          <w:szCs w:val="22"/>
          <w:lang w:val="en-ID" w:eastAsia="en-ID"/>
          <w:rPrChange w:id="5623"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624" w:author="Syahrani Rachmawati Sadino" w:date="2025-01-31T14:35:00Z">
            <w:rPr>
              <w:rFonts w:asciiTheme="minorBidi" w:hAnsiTheme="minorBidi" w:cstheme="minorBidi"/>
              <w:noProof w:val="0"/>
              <w:sz w:val="22"/>
              <w:szCs w:val="22"/>
              <w:lang w:val="en-ID" w:eastAsia="en-ID"/>
            </w:rPr>
          </w:rPrChange>
        </w:rPr>
        <w:t>bawaan</w:t>
      </w:r>
      <w:proofErr w:type="spellEnd"/>
      <w:r w:rsidRPr="00922713">
        <w:rPr>
          <w:rFonts w:ascii="Arial" w:hAnsi="Arial" w:cs="Arial"/>
          <w:noProof w:val="0"/>
          <w:sz w:val="22"/>
          <w:szCs w:val="22"/>
          <w:lang w:val="en-ID" w:eastAsia="en-ID"/>
          <w:rPrChange w:id="5625" w:author="Syahrani Rachmawati Sadino" w:date="2025-01-31T14:35:00Z">
            <w:rPr>
              <w:rFonts w:asciiTheme="minorBidi" w:hAnsiTheme="minorBidi" w:cstheme="minorBidi"/>
              <w:noProof w:val="0"/>
              <w:sz w:val="22"/>
              <w:szCs w:val="22"/>
              <w:lang w:val="en-ID" w:eastAsia="en-ID"/>
            </w:rPr>
          </w:rPrChange>
        </w:rPr>
        <w:t>/</w:t>
      </w:r>
      <w:r w:rsidRPr="00922713">
        <w:rPr>
          <w:rFonts w:ascii="Arial" w:hAnsi="Arial" w:cs="Arial"/>
          <w:i/>
          <w:iCs/>
          <w:noProof w:val="0"/>
          <w:sz w:val="22"/>
          <w:szCs w:val="22"/>
          <w:lang w:val="en-ID" w:eastAsia="en-ID"/>
          <w:rPrChange w:id="5626" w:author="Syahrani Rachmawati Sadino" w:date="2025-01-31T14:35:00Z">
            <w:rPr>
              <w:rFonts w:asciiTheme="minorBidi" w:hAnsiTheme="minorBidi" w:cstheme="minorBidi"/>
              <w:i/>
              <w:iCs/>
              <w:noProof w:val="0"/>
              <w:sz w:val="22"/>
              <w:szCs w:val="22"/>
              <w:lang w:val="en-ID" w:eastAsia="en-ID"/>
            </w:rPr>
          </w:rPrChange>
        </w:rPr>
        <w:t>congenital</w:t>
      </w:r>
      <w:r w:rsidRPr="00922713">
        <w:rPr>
          <w:rFonts w:ascii="Arial" w:hAnsi="Arial" w:cs="Arial"/>
          <w:noProof w:val="0"/>
          <w:sz w:val="22"/>
          <w:szCs w:val="22"/>
          <w:lang w:val="en-ID" w:eastAsia="en-ID"/>
          <w:rPrChange w:id="5627" w:author="Syahrani Rachmawati Sadino" w:date="2025-01-31T14:35:00Z">
            <w:rPr>
              <w:rFonts w:asciiTheme="minorBidi" w:hAnsiTheme="minorBidi" w:cstheme="minorBidi"/>
              <w:noProof w:val="0"/>
              <w:sz w:val="22"/>
              <w:szCs w:val="22"/>
              <w:lang w:val="en-ID" w:eastAsia="en-ID"/>
            </w:rPr>
          </w:rPrChange>
        </w:rPr>
        <w:t xml:space="preserve"> dan </w:t>
      </w:r>
      <w:proofErr w:type="spellStart"/>
      <w:r w:rsidRPr="00922713">
        <w:rPr>
          <w:rFonts w:ascii="Arial" w:hAnsi="Arial" w:cs="Arial"/>
          <w:noProof w:val="0"/>
          <w:sz w:val="22"/>
          <w:szCs w:val="22"/>
          <w:lang w:val="en-ID" w:eastAsia="en-ID"/>
          <w:rPrChange w:id="5628" w:author="Syahrani Rachmawati Sadino" w:date="2025-01-31T14:35:00Z">
            <w:rPr>
              <w:rFonts w:asciiTheme="minorBidi" w:hAnsiTheme="minorBidi" w:cstheme="minorBidi"/>
              <w:noProof w:val="0"/>
              <w:sz w:val="22"/>
              <w:szCs w:val="22"/>
              <w:lang w:val="en-ID" w:eastAsia="en-ID"/>
            </w:rPr>
          </w:rPrChange>
        </w:rPr>
        <w:t>herediter</w:t>
      </w:r>
      <w:proofErr w:type="spellEnd"/>
      <w:r w:rsidRPr="00922713">
        <w:rPr>
          <w:rFonts w:ascii="Arial" w:hAnsi="Arial" w:cs="Arial"/>
          <w:noProof w:val="0"/>
          <w:sz w:val="22"/>
          <w:szCs w:val="22"/>
          <w:lang w:val="en-ID" w:eastAsia="en-ID"/>
          <w:rPrChange w:id="5629"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630" w:author="Syahrani Rachmawati Sadino" w:date="2025-01-31T14:35:00Z">
            <w:rPr>
              <w:rFonts w:asciiTheme="minorBidi" w:hAnsiTheme="minorBidi" w:cstheme="minorBidi"/>
              <w:noProof w:val="0"/>
              <w:sz w:val="22"/>
              <w:szCs w:val="22"/>
              <w:lang w:val="en-ID" w:eastAsia="en-ID"/>
            </w:rPr>
          </w:rPrChange>
        </w:rPr>
        <w:t>misalnya</w:t>
      </w:r>
      <w:proofErr w:type="spellEnd"/>
      <w:r w:rsidRPr="00922713">
        <w:rPr>
          <w:rFonts w:ascii="Arial" w:hAnsi="Arial" w:cs="Arial"/>
          <w:noProof w:val="0"/>
          <w:sz w:val="22"/>
          <w:szCs w:val="22"/>
          <w:lang w:val="en-ID" w:eastAsia="en-ID"/>
          <w:rPrChange w:id="5631" w:author="Syahrani Rachmawati Sadino" w:date="2025-01-31T14:35:00Z">
            <w:rPr>
              <w:rFonts w:asciiTheme="minorBidi" w:hAnsiTheme="minorBidi" w:cstheme="minorBidi"/>
              <w:noProof w:val="0"/>
              <w:sz w:val="22"/>
              <w:szCs w:val="22"/>
              <w:lang w:val="en-ID" w:eastAsia="en-ID"/>
            </w:rPr>
          </w:rPrChange>
        </w:rPr>
        <w:t xml:space="preserve">: hernia, VSD, ASD, </w:t>
      </w:r>
      <w:proofErr w:type="spellStart"/>
      <w:r w:rsidRPr="00922713">
        <w:rPr>
          <w:rFonts w:ascii="Arial" w:hAnsi="Arial" w:cs="Arial"/>
          <w:noProof w:val="0"/>
          <w:sz w:val="22"/>
          <w:szCs w:val="22"/>
          <w:lang w:val="en-ID" w:eastAsia="en-ID"/>
          <w:rPrChange w:id="5632" w:author="Syahrani Rachmawati Sadino" w:date="2025-01-31T14:35:00Z">
            <w:rPr>
              <w:rFonts w:asciiTheme="minorBidi" w:hAnsiTheme="minorBidi" w:cstheme="minorBidi"/>
              <w:noProof w:val="0"/>
              <w:sz w:val="22"/>
              <w:szCs w:val="22"/>
              <w:lang w:val="en-ID" w:eastAsia="en-ID"/>
            </w:rPr>
          </w:rPrChange>
        </w:rPr>
        <w:t>debil</w:t>
      </w:r>
      <w:proofErr w:type="spellEnd"/>
      <w:r w:rsidRPr="00922713">
        <w:rPr>
          <w:rFonts w:ascii="Arial" w:hAnsi="Arial" w:cs="Arial"/>
          <w:noProof w:val="0"/>
          <w:sz w:val="22"/>
          <w:szCs w:val="22"/>
          <w:lang w:val="en-ID" w:eastAsia="en-ID"/>
          <w:rPrChange w:id="5633"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634" w:author="Syahrani Rachmawati Sadino" w:date="2025-01-31T14:35:00Z">
            <w:rPr>
              <w:rFonts w:asciiTheme="minorBidi" w:hAnsiTheme="minorBidi" w:cstheme="minorBidi"/>
              <w:noProof w:val="0"/>
              <w:sz w:val="22"/>
              <w:szCs w:val="22"/>
              <w:lang w:val="en-ID" w:eastAsia="en-ID"/>
            </w:rPr>
          </w:rPrChange>
        </w:rPr>
        <w:t>embicil</w:t>
      </w:r>
      <w:proofErr w:type="spellEnd"/>
      <w:r w:rsidRPr="00922713">
        <w:rPr>
          <w:rFonts w:ascii="Arial" w:hAnsi="Arial" w:cs="Arial"/>
          <w:noProof w:val="0"/>
          <w:sz w:val="22"/>
          <w:szCs w:val="22"/>
          <w:lang w:val="en-ID" w:eastAsia="en-ID"/>
          <w:rPrChange w:id="5635" w:author="Syahrani Rachmawati Sadino" w:date="2025-01-31T14:35:00Z">
            <w:rPr>
              <w:rFonts w:asciiTheme="minorBidi" w:hAnsiTheme="minorBidi" w:cstheme="minorBidi"/>
              <w:noProof w:val="0"/>
              <w:sz w:val="22"/>
              <w:szCs w:val="22"/>
              <w:lang w:val="en-ID" w:eastAsia="en-ID"/>
            </w:rPr>
          </w:rPrChange>
        </w:rPr>
        <w:t xml:space="preserve">, mongoloid, cretinism, </w:t>
      </w:r>
      <w:proofErr w:type="spellStart"/>
      <w:r w:rsidRPr="00922713">
        <w:rPr>
          <w:rFonts w:ascii="Arial" w:hAnsi="Arial" w:cs="Arial"/>
          <w:noProof w:val="0"/>
          <w:sz w:val="22"/>
          <w:szCs w:val="22"/>
          <w:lang w:val="en-ID" w:eastAsia="en-ID"/>
          <w:rPrChange w:id="5636" w:author="Syahrani Rachmawati Sadino" w:date="2025-01-31T14:35:00Z">
            <w:rPr>
              <w:rFonts w:asciiTheme="minorBidi" w:hAnsiTheme="minorBidi" w:cstheme="minorBidi"/>
              <w:noProof w:val="0"/>
              <w:sz w:val="22"/>
              <w:szCs w:val="22"/>
              <w:lang w:val="en-ID" w:eastAsia="en-ID"/>
            </w:rPr>
          </w:rPrChange>
        </w:rPr>
        <w:t>thallasemia</w:t>
      </w:r>
      <w:proofErr w:type="spellEnd"/>
      <w:r w:rsidRPr="00922713">
        <w:rPr>
          <w:rFonts w:ascii="Arial" w:hAnsi="Arial" w:cs="Arial"/>
          <w:noProof w:val="0"/>
          <w:sz w:val="22"/>
          <w:szCs w:val="22"/>
          <w:lang w:val="en-ID" w:eastAsia="en-ID"/>
          <w:rPrChange w:id="5637"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638" w:author="Syahrani Rachmawati Sadino" w:date="2025-01-31T14:35:00Z">
            <w:rPr>
              <w:rFonts w:asciiTheme="minorBidi" w:hAnsiTheme="minorBidi" w:cstheme="minorBidi"/>
              <w:noProof w:val="0"/>
              <w:sz w:val="22"/>
              <w:szCs w:val="22"/>
              <w:lang w:val="en-ID" w:eastAsia="en-ID"/>
            </w:rPr>
          </w:rPrChange>
        </w:rPr>
        <w:t>haemophillia</w:t>
      </w:r>
      <w:proofErr w:type="spellEnd"/>
      <w:r w:rsidRPr="00922713">
        <w:rPr>
          <w:rFonts w:ascii="Arial" w:hAnsi="Arial" w:cs="Arial"/>
          <w:noProof w:val="0"/>
          <w:sz w:val="22"/>
          <w:szCs w:val="22"/>
          <w:lang w:val="en-ID" w:eastAsia="en-ID"/>
          <w:rPrChange w:id="5639" w:author="Syahrani Rachmawati Sadino" w:date="2025-01-31T14:35:00Z">
            <w:rPr>
              <w:rFonts w:asciiTheme="minorBidi" w:hAnsiTheme="minorBidi" w:cstheme="minorBidi"/>
              <w:noProof w:val="0"/>
              <w:sz w:val="22"/>
              <w:szCs w:val="22"/>
              <w:lang w:val="en-ID" w:eastAsia="en-ID"/>
            </w:rPr>
          </w:rPrChange>
        </w:rPr>
        <w:t xml:space="preserve"> dan lain-lain.</w:t>
      </w:r>
    </w:p>
    <w:p w14:paraId="497F9364"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en-ID" w:eastAsia="en-ID"/>
          <w:rPrChange w:id="5640" w:author="Syahrani Rachmawati Sadino" w:date="2025-01-31T14:35:00Z">
            <w:rPr>
              <w:rFonts w:asciiTheme="minorBidi" w:hAnsiTheme="minorBidi" w:cstheme="minorBidi"/>
              <w:noProof w:val="0"/>
              <w:sz w:val="22"/>
              <w:szCs w:val="22"/>
              <w:lang w:val="en-ID" w:eastAsia="en-ID"/>
            </w:rPr>
          </w:rPrChange>
        </w:rPr>
        <w:pPrChange w:id="5641" w:author="Syahrani Rachmawati Sadino" w:date="2025-01-31T15:00:00Z">
          <w:pPr>
            <w:numPr>
              <w:numId w:val="71"/>
            </w:numPr>
            <w:tabs>
              <w:tab w:val="num" w:pos="720"/>
            </w:tabs>
            <w:spacing w:line="276" w:lineRule="auto"/>
            <w:ind w:left="851" w:hanging="425"/>
            <w:jc w:val="both"/>
          </w:pPr>
        </w:pPrChange>
      </w:pPr>
      <w:proofErr w:type="spellStart"/>
      <w:r w:rsidRPr="00922713">
        <w:rPr>
          <w:rFonts w:ascii="Arial" w:hAnsi="Arial" w:cs="Arial"/>
          <w:noProof w:val="0"/>
          <w:sz w:val="22"/>
          <w:szCs w:val="22"/>
          <w:lang w:val="en-ID" w:eastAsia="en-ID"/>
          <w:rPrChange w:id="5642" w:author="Syahrani Rachmawati Sadino" w:date="2025-01-31T14:35:00Z">
            <w:rPr>
              <w:rFonts w:asciiTheme="minorBidi" w:hAnsiTheme="minorBidi" w:cstheme="minorBidi"/>
              <w:noProof w:val="0"/>
              <w:sz w:val="22"/>
              <w:szCs w:val="22"/>
              <w:lang w:val="en-ID" w:eastAsia="en-ID"/>
            </w:rPr>
          </w:rPrChange>
        </w:rPr>
        <w:t>Check up</w:t>
      </w:r>
      <w:proofErr w:type="spellEnd"/>
      <w:r w:rsidRPr="00922713">
        <w:rPr>
          <w:rFonts w:ascii="Arial" w:hAnsi="Arial" w:cs="Arial"/>
          <w:noProof w:val="0"/>
          <w:sz w:val="22"/>
          <w:szCs w:val="22"/>
          <w:lang w:val="en-ID" w:eastAsia="en-ID"/>
          <w:rPrChange w:id="5643"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644" w:author="Syahrani Rachmawati Sadino" w:date="2025-01-31T14:35:00Z">
            <w:rPr>
              <w:rFonts w:asciiTheme="minorBidi" w:hAnsiTheme="minorBidi" w:cstheme="minorBidi"/>
              <w:noProof w:val="0"/>
              <w:sz w:val="22"/>
              <w:szCs w:val="22"/>
              <w:lang w:val="en-ID" w:eastAsia="en-ID"/>
            </w:rPr>
          </w:rPrChange>
        </w:rPr>
        <w:t>kesehatan</w:t>
      </w:r>
      <w:proofErr w:type="spellEnd"/>
      <w:r w:rsidRPr="00922713">
        <w:rPr>
          <w:rFonts w:ascii="Arial" w:hAnsi="Arial" w:cs="Arial"/>
          <w:noProof w:val="0"/>
          <w:sz w:val="22"/>
          <w:szCs w:val="22"/>
          <w:lang w:val="en-ID" w:eastAsia="en-ID"/>
          <w:rPrChange w:id="5645" w:author="Syahrani Rachmawati Sadino" w:date="2025-01-31T14:35:00Z">
            <w:rPr>
              <w:rFonts w:asciiTheme="minorBidi" w:hAnsiTheme="minorBidi" w:cstheme="minorBidi"/>
              <w:noProof w:val="0"/>
              <w:sz w:val="22"/>
              <w:szCs w:val="22"/>
              <w:lang w:val="en-ID" w:eastAsia="en-ID"/>
            </w:rPr>
          </w:rPrChange>
        </w:rPr>
        <w:t xml:space="preserve">/General </w:t>
      </w:r>
      <w:proofErr w:type="spellStart"/>
      <w:r w:rsidRPr="00922713">
        <w:rPr>
          <w:rFonts w:ascii="Arial" w:hAnsi="Arial" w:cs="Arial"/>
          <w:noProof w:val="0"/>
          <w:sz w:val="22"/>
          <w:szCs w:val="22"/>
          <w:lang w:val="en-ID" w:eastAsia="en-ID"/>
          <w:rPrChange w:id="5646" w:author="Syahrani Rachmawati Sadino" w:date="2025-01-31T14:35:00Z">
            <w:rPr>
              <w:rFonts w:asciiTheme="minorBidi" w:hAnsiTheme="minorBidi" w:cstheme="minorBidi"/>
              <w:noProof w:val="0"/>
              <w:sz w:val="22"/>
              <w:szCs w:val="22"/>
              <w:lang w:val="en-ID" w:eastAsia="en-ID"/>
            </w:rPr>
          </w:rPrChange>
        </w:rPr>
        <w:t>check up</w:t>
      </w:r>
      <w:proofErr w:type="spellEnd"/>
      <w:r w:rsidRPr="00922713">
        <w:rPr>
          <w:rFonts w:ascii="Arial" w:hAnsi="Arial" w:cs="Arial"/>
          <w:noProof w:val="0"/>
          <w:sz w:val="22"/>
          <w:szCs w:val="22"/>
          <w:lang w:val="en-ID" w:eastAsia="en-ID"/>
          <w:rPrChange w:id="5647" w:author="Syahrani Rachmawati Sadino" w:date="2025-01-31T14:35:00Z">
            <w:rPr>
              <w:rFonts w:asciiTheme="minorBidi" w:hAnsiTheme="minorBidi" w:cstheme="minorBidi"/>
              <w:noProof w:val="0"/>
              <w:sz w:val="22"/>
              <w:szCs w:val="22"/>
              <w:lang w:val="en-ID" w:eastAsia="en-ID"/>
            </w:rPr>
          </w:rPrChange>
        </w:rPr>
        <w:t xml:space="preserve">/Regular </w:t>
      </w:r>
      <w:proofErr w:type="spellStart"/>
      <w:r w:rsidRPr="00922713">
        <w:rPr>
          <w:rFonts w:ascii="Arial" w:hAnsi="Arial" w:cs="Arial"/>
          <w:noProof w:val="0"/>
          <w:sz w:val="22"/>
          <w:szCs w:val="22"/>
          <w:lang w:val="en-ID" w:eastAsia="en-ID"/>
          <w:rPrChange w:id="5648" w:author="Syahrani Rachmawati Sadino" w:date="2025-01-31T14:35:00Z">
            <w:rPr>
              <w:rFonts w:asciiTheme="minorBidi" w:hAnsiTheme="minorBidi" w:cstheme="minorBidi"/>
              <w:noProof w:val="0"/>
              <w:sz w:val="22"/>
              <w:szCs w:val="22"/>
              <w:lang w:val="en-ID" w:eastAsia="en-ID"/>
            </w:rPr>
          </w:rPrChange>
        </w:rPr>
        <w:t>check up</w:t>
      </w:r>
      <w:proofErr w:type="spellEnd"/>
      <w:r w:rsidRPr="00922713">
        <w:rPr>
          <w:rFonts w:ascii="Arial" w:hAnsi="Arial" w:cs="Arial"/>
          <w:noProof w:val="0"/>
          <w:sz w:val="22"/>
          <w:szCs w:val="22"/>
          <w:lang w:val="en-ID" w:eastAsia="en-ID"/>
          <w:rPrChange w:id="5649" w:author="Syahrani Rachmawati Sadino" w:date="2025-01-31T14:35:00Z">
            <w:rPr>
              <w:rFonts w:asciiTheme="minorBidi" w:hAnsiTheme="minorBidi" w:cstheme="minorBidi"/>
              <w:noProof w:val="0"/>
              <w:sz w:val="22"/>
              <w:szCs w:val="22"/>
              <w:lang w:val="en-ID" w:eastAsia="en-ID"/>
            </w:rPr>
          </w:rPrChange>
        </w:rPr>
        <w:t>.</w:t>
      </w:r>
    </w:p>
    <w:p w14:paraId="3E462F4E" w14:textId="2558124B"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en-ID" w:eastAsia="en-ID"/>
          <w:rPrChange w:id="5650" w:author="Syahrani Rachmawati Sadino" w:date="2025-01-31T14:35:00Z">
            <w:rPr>
              <w:rFonts w:asciiTheme="minorBidi" w:hAnsiTheme="minorBidi" w:cstheme="minorBidi"/>
              <w:noProof w:val="0"/>
              <w:sz w:val="22"/>
              <w:szCs w:val="22"/>
              <w:lang w:val="en-ID" w:eastAsia="en-ID"/>
            </w:rPr>
          </w:rPrChange>
        </w:rPr>
        <w:pPrChange w:id="5651" w:author="Syahrani Rachmawati Sadino" w:date="2025-01-31T15:00:00Z">
          <w:pPr>
            <w:numPr>
              <w:numId w:val="71"/>
            </w:numPr>
            <w:tabs>
              <w:tab w:val="num" w:pos="720"/>
            </w:tabs>
            <w:spacing w:line="276" w:lineRule="auto"/>
            <w:ind w:left="851" w:hanging="425"/>
            <w:jc w:val="both"/>
          </w:pPr>
        </w:pPrChange>
      </w:pPr>
      <w:proofErr w:type="spellStart"/>
      <w:r w:rsidRPr="00922713">
        <w:rPr>
          <w:rFonts w:ascii="Arial" w:hAnsi="Arial" w:cs="Arial"/>
          <w:noProof w:val="0"/>
          <w:sz w:val="22"/>
          <w:szCs w:val="22"/>
          <w:lang w:val="en-ID" w:eastAsia="en-ID"/>
          <w:rPrChange w:id="5652" w:author="Syahrani Rachmawati Sadino" w:date="2025-01-31T14:35:00Z">
            <w:rPr>
              <w:rFonts w:asciiTheme="minorBidi" w:hAnsiTheme="minorBidi" w:cstheme="minorBidi"/>
              <w:noProof w:val="0"/>
              <w:sz w:val="22"/>
              <w:szCs w:val="22"/>
              <w:lang w:val="en-ID" w:eastAsia="en-ID"/>
            </w:rPr>
          </w:rPrChange>
        </w:rPr>
        <w:t>Tes</w:t>
      </w:r>
      <w:proofErr w:type="spellEnd"/>
      <w:r w:rsidRPr="00922713">
        <w:rPr>
          <w:rFonts w:ascii="Arial" w:hAnsi="Arial" w:cs="Arial"/>
          <w:noProof w:val="0"/>
          <w:sz w:val="22"/>
          <w:szCs w:val="22"/>
          <w:lang w:val="en-ID" w:eastAsia="en-ID"/>
          <w:rPrChange w:id="5653"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654" w:author="Syahrani Rachmawati Sadino" w:date="2025-01-31T14:35:00Z">
            <w:rPr>
              <w:rFonts w:asciiTheme="minorBidi" w:hAnsiTheme="minorBidi" w:cstheme="minorBidi"/>
              <w:noProof w:val="0"/>
              <w:sz w:val="22"/>
              <w:szCs w:val="22"/>
              <w:lang w:val="en-ID" w:eastAsia="en-ID"/>
            </w:rPr>
          </w:rPrChange>
        </w:rPr>
        <w:t>kesehatan</w:t>
      </w:r>
      <w:proofErr w:type="spellEnd"/>
      <w:r w:rsidRPr="00922713">
        <w:rPr>
          <w:rFonts w:ascii="Arial" w:hAnsi="Arial" w:cs="Arial"/>
          <w:noProof w:val="0"/>
          <w:sz w:val="22"/>
          <w:szCs w:val="22"/>
          <w:lang w:val="en-ID" w:eastAsia="en-ID"/>
          <w:rPrChange w:id="5655" w:author="Syahrani Rachmawati Sadino" w:date="2025-01-31T14:35:00Z">
            <w:rPr>
              <w:rFonts w:asciiTheme="minorBidi" w:hAnsiTheme="minorBidi" w:cstheme="minorBidi"/>
              <w:noProof w:val="0"/>
              <w:sz w:val="22"/>
              <w:szCs w:val="22"/>
              <w:lang w:val="en-ID" w:eastAsia="en-ID"/>
            </w:rPr>
          </w:rPrChange>
        </w:rPr>
        <w:t xml:space="preserve"> yang </w:t>
      </w:r>
      <w:proofErr w:type="spellStart"/>
      <w:r w:rsidRPr="00922713">
        <w:rPr>
          <w:rFonts w:ascii="Arial" w:hAnsi="Arial" w:cs="Arial"/>
          <w:noProof w:val="0"/>
          <w:sz w:val="22"/>
          <w:szCs w:val="22"/>
          <w:lang w:val="en-ID" w:eastAsia="en-ID"/>
          <w:rPrChange w:id="5656" w:author="Syahrani Rachmawati Sadino" w:date="2025-01-31T14:35:00Z">
            <w:rPr>
              <w:rFonts w:asciiTheme="minorBidi" w:hAnsiTheme="minorBidi" w:cstheme="minorBidi"/>
              <w:noProof w:val="0"/>
              <w:sz w:val="22"/>
              <w:szCs w:val="22"/>
              <w:lang w:val="en-ID" w:eastAsia="en-ID"/>
            </w:rPr>
          </w:rPrChange>
        </w:rPr>
        <w:t>tidak</w:t>
      </w:r>
      <w:proofErr w:type="spellEnd"/>
      <w:r w:rsidRPr="00922713">
        <w:rPr>
          <w:rFonts w:ascii="Arial" w:hAnsi="Arial" w:cs="Arial"/>
          <w:noProof w:val="0"/>
          <w:sz w:val="22"/>
          <w:szCs w:val="22"/>
          <w:lang w:val="en-ID" w:eastAsia="en-ID"/>
          <w:rPrChange w:id="5657"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658" w:author="Syahrani Rachmawati Sadino" w:date="2025-01-31T14:35:00Z">
            <w:rPr>
              <w:rFonts w:asciiTheme="minorBidi" w:hAnsiTheme="minorBidi" w:cstheme="minorBidi"/>
              <w:noProof w:val="0"/>
              <w:sz w:val="22"/>
              <w:szCs w:val="22"/>
              <w:lang w:val="en-ID" w:eastAsia="en-ID"/>
            </w:rPr>
          </w:rPrChange>
        </w:rPr>
        <w:t>berhubungan</w:t>
      </w:r>
      <w:proofErr w:type="spellEnd"/>
      <w:r w:rsidRPr="00922713">
        <w:rPr>
          <w:rFonts w:ascii="Arial" w:hAnsi="Arial" w:cs="Arial"/>
          <w:noProof w:val="0"/>
          <w:sz w:val="22"/>
          <w:szCs w:val="22"/>
          <w:lang w:val="en-ID" w:eastAsia="en-ID"/>
          <w:rPrChange w:id="5659"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660" w:author="Syahrani Rachmawati Sadino" w:date="2025-01-31T14:35:00Z">
            <w:rPr>
              <w:rFonts w:asciiTheme="minorBidi" w:hAnsiTheme="minorBidi" w:cstheme="minorBidi"/>
              <w:noProof w:val="0"/>
              <w:sz w:val="22"/>
              <w:szCs w:val="22"/>
              <w:lang w:val="en-ID" w:eastAsia="en-ID"/>
            </w:rPr>
          </w:rPrChange>
        </w:rPr>
        <w:t>dengan</w:t>
      </w:r>
      <w:proofErr w:type="spellEnd"/>
      <w:r w:rsidRPr="00922713">
        <w:rPr>
          <w:rFonts w:ascii="Arial" w:hAnsi="Arial" w:cs="Arial"/>
          <w:noProof w:val="0"/>
          <w:sz w:val="22"/>
          <w:szCs w:val="22"/>
          <w:lang w:val="en-ID" w:eastAsia="en-ID"/>
          <w:rPrChange w:id="5661"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662" w:author="Syahrani Rachmawati Sadino" w:date="2025-01-31T14:35:00Z">
            <w:rPr>
              <w:rFonts w:asciiTheme="minorBidi" w:hAnsiTheme="minorBidi" w:cstheme="minorBidi"/>
              <w:noProof w:val="0"/>
              <w:sz w:val="22"/>
              <w:szCs w:val="22"/>
              <w:lang w:val="en-ID" w:eastAsia="en-ID"/>
            </w:rPr>
          </w:rPrChange>
        </w:rPr>
        <w:t>pengobatan</w:t>
      </w:r>
      <w:proofErr w:type="spellEnd"/>
      <w:r w:rsidRPr="00922713">
        <w:rPr>
          <w:rFonts w:ascii="Arial" w:hAnsi="Arial" w:cs="Arial"/>
          <w:noProof w:val="0"/>
          <w:sz w:val="22"/>
          <w:szCs w:val="22"/>
          <w:lang w:val="en-ID" w:eastAsia="en-ID"/>
          <w:rPrChange w:id="5663"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664" w:author="Syahrani Rachmawati Sadino" w:date="2025-01-31T14:35:00Z">
            <w:rPr>
              <w:rFonts w:asciiTheme="minorBidi" w:hAnsiTheme="minorBidi" w:cstheme="minorBidi"/>
              <w:noProof w:val="0"/>
              <w:sz w:val="22"/>
              <w:szCs w:val="22"/>
              <w:lang w:val="en-ID" w:eastAsia="en-ID"/>
            </w:rPr>
          </w:rPrChange>
        </w:rPr>
        <w:t>atau</w:t>
      </w:r>
      <w:proofErr w:type="spellEnd"/>
      <w:r w:rsidRPr="00922713">
        <w:rPr>
          <w:rFonts w:ascii="Arial" w:hAnsi="Arial" w:cs="Arial"/>
          <w:noProof w:val="0"/>
          <w:sz w:val="22"/>
          <w:szCs w:val="22"/>
          <w:lang w:val="en-ID" w:eastAsia="en-ID"/>
          <w:rPrChange w:id="5665"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666" w:author="Syahrani Rachmawati Sadino" w:date="2025-01-31T14:35:00Z">
            <w:rPr>
              <w:rFonts w:asciiTheme="minorBidi" w:hAnsiTheme="minorBidi" w:cstheme="minorBidi"/>
              <w:noProof w:val="0"/>
              <w:sz w:val="22"/>
              <w:szCs w:val="22"/>
              <w:lang w:val="en-ID" w:eastAsia="en-ID"/>
            </w:rPr>
          </w:rPrChange>
        </w:rPr>
        <w:t>diagnosa</w:t>
      </w:r>
      <w:proofErr w:type="spellEnd"/>
      <w:r w:rsidRPr="00922713">
        <w:rPr>
          <w:rFonts w:ascii="Arial" w:hAnsi="Arial" w:cs="Arial"/>
          <w:noProof w:val="0"/>
          <w:sz w:val="22"/>
          <w:szCs w:val="22"/>
          <w:lang w:val="en-ID" w:eastAsia="en-ID"/>
          <w:rPrChange w:id="5667"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668" w:author="Syahrani Rachmawati Sadino" w:date="2025-01-31T14:35:00Z">
            <w:rPr>
              <w:rFonts w:asciiTheme="minorBidi" w:hAnsiTheme="minorBidi" w:cstheme="minorBidi"/>
              <w:noProof w:val="0"/>
              <w:sz w:val="22"/>
              <w:szCs w:val="22"/>
              <w:lang w:val="en-ID" w:eastAsia="en-ID"/>
            </w:rPr>
          </w:rPrChange>
        </w:rPr>
        <w:t>dari</w:t>
      </w:r>
      <w:proofErr w:type="spellEnd"/>
      <w:r w:rsidRPr="00922713">
        <w:rPr>
          <w:rFonts w:ascii="Arial" w:hAnsi="Arial" w:cs="Arial"/>
          <w:noProof w:val="0"/>
          <w:sz w:val="22"/>
          <w:szCs w:val="22"/>
          <w:lang w:val="en-ID" w:eastAsia="en-ID"/>
          <w:rPrChange w:id="5669"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670" w:author="Syahrani Rachmawati Sadino" w:date="2025-01-31T14:35:00Z">
            <w:rPr>
              <w:rFonts w:asciiTheme="minorBidi" w:hAnsiTheme="minorBidi" w:cstheme="minorBidi"/>
              <w:noProof w:val="0"/>
              <w:sz w:val="22"/>
              <w:szCs w:val="22"/>
              <w:lang w:val="en-ID" w:eastAsia="en-ID"/>
            </w:rPr>
          </w:rPrChange>
        </w:rPr>
        <w:t>ketidakmampuan</w:t>
      </w:r>
      <w:proofErr w:type="spellEnd"/>
      <w:r w:rsidRPr="00922713">
        <w:rPr>
          <w:rFonts w:ascii="Arial" w:hAnsi="Arial" w:cs="Arial"/>
          <w:noProof w:val="0"/>
          <w:sz w:val="22"/>
          <w:szCs w:val="22"/>
          <w:lang w:val="en-ID" w:eastAsia="en-ID"/>
          <w:rPrChange w:id="5671"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672" w:author="Syahrani Rachmawati Sadino" w:date="2025-01-31T14:35:00Z">
            <w:rPr>
              <w:rFonts w:asciiTheme="minorBidi" w:hAnsiTheme="minorBidi" w:cstheme="minorBidi"/>
              <w:noProof w:val="0"/>
              <w:sz w:val="22"/>
              <w:szCs w:val="22"/>
              <w:lang w:val="en-ID" w:eastAsia="en-ID"/>
            </w:rPr>
          </w:rPrChange>
        </w:rPr>
        <w:t>secara</w:t>
      </w:r>
      <w:proofErr w:type="spellEnd"/>
      <w:r w:rsidRPr="00922713">
        <w:rPr>
          <w:rFonts w:ascii="Arial" w:hAnsi="Arial" w:cs="Arial"/>
          <w:noProof w:val="0"/>
          <w:sz w:val="22"/>
          <w:szCs w:val="22"/>
          <w:lang w:val="en-ID" w:eastAsia="en-ID"/>
          <w:rPrChange w:id="5673"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674" w:author="Syahrani Rachmawati Sadino" w:date="2025-01-31T14:35:00Z">
            <w:rPr>
              <w:rFonts w:asciiTheme="minorBidi" w:hAnsiTheme="minorBidi" w:cstheme="minorBidi"/>
              <w:noProof w:val="0"/>
              <w:sz w:val="22"/>
              <w:szCs w:val="22"/>
              <w:lang w:val="en-ID" w:eastAsia="en-ID"/>
            </w:rPr>
          </w:rPrChange>
        </w:rPr>
        <w:t>fisik</w:t>
      </w:r>
      <w:proofErr w:type="spellEnd"/>
      <w:r w:rsidRPr="00922713">
        <w:rPr>
          <w:rFonts w:ascii="Arial" w:hAnsi="Arial" w:cs="Arial"/>
          <w:noProof w:val="0"/>
          <w:sz w:val="22"/>
          <w:szCs w:val="22"/>
          <w:lang w:val="en-ID" w:eastAsia="en-ID"/>
          <w:rPrChange w:id="5675" w:author="Syahrani Rachmawati Sadino" w:date="2025-01-31T14:35:00Z">
            <w:rPr>
              <w:rFonts w:asciiTheme="minorBidi" w:hAnsiTheme="minorBidi" w:cstheme="minorBidi"/>
              <w:noProof w:val="0"/>
              <w:sz w:val="22"/>
              <w:szCs w:val="22"/>
              <w:lang w:val="en-ID" w:eastAsia="en-ID"/>
            </w:rPr>
          </w:rPrChange>
        </w:rPr>
        <w:t xml:space="preserve"> yang </w:t>
      </w:r>
      <w:proofErr w:type="spellStart"/>
      <w:r w:rsidRPr="00922713">
        <w:rPr>
          <w:rFonts w:ascii="Arial" w:hAnsi="Arial" w:cs="Arial"/>
          <w:noProof w:val="0"/>
          <w:sz w:val="22"/>
          <w:szCs w:val="22"/>
          <w:lang w:val="en-ID" w:eastAsia="en-ID"/>
          <w:rPrChange w:id="5676" w:author="Syahrani Rachmawati Sadino" w:date="2025-01-31T14:35:00Z">
            <w:rPr>
              <w:rFonts w:asciiTheme="minorBidi" w:hAnsiTheme="minorBidi" w:cstheme="minorBidi"/>
              <w:noProof w:val="0"/>
              <w:sz w:val="22"/>
              <w:szCs w:val="22"/>
              <w:lang w:val="en-ID" w:eastAsia="en-ID"/>
            </w:rPr>
          </w:rPrChange>
        </w:rPr>
        <w:t>dijamin</w:t>
      </w:r>
      <w:proofErr w:type="spellEnd"/>
      <w:r w:rsidRPr="00922713">
        <w:rPr>
          <w:rFonts w:ascii="Arial" w:hAnsi="Arial" w:cs="Arial"/>
          <w:noProof w:val="0"/>
          <w:sz w:val="22"/>
          <w:szCs w:val="22"/>
          <w:lang w:val="en-ID" w:eastAsia="en-ID"/>
          <w:rPrChange w:id="5677"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678" w:author="Syahrani Rachmawati Sadino" w:date="2025-01-31T14:35:00Z">
            <w:rPr>
              <w:rFonts w:asciiTheme="minorBidi" w:hAnsiTheme="minorBidi" w:cstheme="minorBidi"/>
              <w:noProof w:val="0"/>
              <w:sz w:val="22"/>
              <w:szCs w:val="22"/>
              <w:lang w:val="en-ID" w:eastAsia="en-ID"/>
            </w:rPr>
          </w:rPrChange>
        </w:rPr>
        <w:t>atau</w:t>
      </w:r>
      <w:proofErr w:type="spellEnd"/>
      <w:r w:rsidRPr="00922713">
        <w:rPr>
          <w:rFonts w:ascii="Arial" w:hAnsi="Arial" w:cs="Arial"/>
          <w:noProof w:val="0"/>
          <w:sz w:val="22"/>
          <w:szCs w:val="22"/>
          <w:lang w:val="en-ID" w:eastAsia="en-ID"/>
          <w:rPrChange w:id="5679"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680" w:author="Syahrani Rachmawati Sadino" w:date="2025-01-31T14:35:00Z">
            <w:rPr>
              <w:rFonts w:asciiTheme="minorBidi" w:hAnsiTheme="minorBidi" w:cstheme="minorBidi"/>
              <w:noProof w:val="0"/>
              <w:sz w:val="22"/>
              <w:szCs w:val="22"/>
              <w:lang w:val="en-ID" w:eastAsia="en-ID"/>
            </w:rPr>
          </w:rPrChange>
        </w:rPr>
        <w:t>setiap</w:t>
      </w:r>
      <w:proofErr w:type="spellEnd"/>
      <w:r w:rsidRPr="00922713">
        <w:rPr>
          <w:rFonts w:ascii="Arial" w:hAnsi="Arial" w:cs="Arial"/>
          <w:noProof w:val="0"/>
          <w:sz w:val="22"/>
          <w:szCs w:val="22"/>
          <w:lang w:val="en-ID" w:eastAsia="en-ID"/>
          <w:rPrChange w:id="5681"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682" w:author="Syahrani Rachmawati Sadino" w:date="2025-01-31T14:35:00Z">
            <w:rPr>
              <w:rFonts w:asciiTheme="minorBidi" w:hAnsiTheme="minorBidi" w:cstheme="minorBidi"/>
              <w:noProof w:val="0"/>
              <w:sz w:val="22"/>
              <w:szCs w:val="22"/>
              <w:lang w:val="en-ID" w:eastAsia="en-ID"/>
            </w:rPr>
          </w:rPrChange>
        </w:rPr>
        <w:t>perawatan</w:t>
      </w:r>
      <w:proofErr w:type="spellEnd"/>
      <w:r w:rsidRPr="00922713">
        <w:rPr>
          <w:rFonts w:ascii="Arial" w:hAnsi="Arial" w:cs="Arial"/>
          <w:noProof w:val="0"/>
          <w:sz w:val="22"/>
          <w:szCs w:val="22"/>
          <w:lang w:val="en-ID" w:eastAsia="en-ID"/>
          <w:rPrChange w:id="5683" w:author="Syahrani Rachmawati Sadino" w:date="2025-01-31T14:35:00Z">
            <w:rPr>
              <w:rFonts w:asciiTheme="minorBidi" w:hAnsiTheme="minorBidi" w:cstheme="minorBidi"/>
              <w:noProof w:val="0"/>
              <w:sz w:val="22"/>
              <w:szCs w:val="22"/>
              <w:lang w:val="en-ID" w:eastAsia="en-ID"/>
            </w:rPr>
          </w:rPrChange>
        </w:rPr>
        <w:t>/</w:t>
      </w:r>
      <w:proofErr w:type="spellStart"/>
      <w:r w:rsidRPr="00922713">
        <w:rPr>
          <w:rFonts w:ascii="Arial" w:hAnsi="Arial" w:cs="Arial"/>
          <w:noProof w:val="0"/>
          <w:sz w:val="22"/>
          <w:szCs w:val="22"/>
          <w:lang w:val="en-ID" w:eastAsia="en-ID"/>
          <w:rPrChange w:id="5684" w:author="Syahrani Rachmawati Sadino" w:date="2025-01-31T14:35:00Z">
            <w:rPr>
              <w:rFonts w:asciiTheme="minorBidi" w:hAnsiTheme="minorBidi" w:cstheme="minorBidi"/>
              <w:noProof w:val="0"/>
              <w:sz w:val="22"/>
              <w:szCs w:val="22"/>
              <w:lang w:val="en-ID" w:eastAsia="en-ID"/>
            </w:rPr>
          </w:rPrChange>
        </w:rPr>
        <w:t>pengobatan</w:t>
      </w:r>
      <w:proofErr w:type="spellEnd"/>
      <w:r w:rsidRPr="00922713">
        <w:rPr>
          <w:rFonts w:ascii="Arial" w:hAnsi="Arial" w:cs="Arial"/>
          <w:noProof w:val="0"/>
          <w:sz w:val="22"/>
          <w:szCs w:val="22"/>
          <w:lang w:val="en-ID" w:eastAsia="en-ID"/>
          <w:rPrChange w:id="5685" w:author="Syahrani Rachmawati Sadino" w:date="2025-01-31T14:35:00Z">
            <w:rPr>
              <w:rFonts w:asciiTheme="minorBidi" w:hAnsiTheme="minorBidi" w:cstheme="minorBidi"/>
              <w:noProof w:val="0"/>
              <w:sz w:val="22"/>
              <w:szCs w:val="22"/>
              <w:lang w:val="en-ID" w:eastAsia="en-ID"/>
            </w:rPr>
          </w:rPrChange>
        </w:rPr>
        <w:t xml:space="preserve"> yang </w:t>
      </w:r>
      <w:proofErr w:type="spellStart"/>
      <w:r w:rsidRPr="00922713">
        <w:rPr>
          <w:rFonts w:ascii="Arial" w:hAnsi="Arial" w:cs="Arial"/>
          <w:noProof w:val="0"/>
          <w:sz w:val="22"/>
          <w:szCs w:val="22"/>
          <w:lang w:val="en-ID" w:eastAsia="en-ID"/>
          <w:rPrChange w:id="5686" w:author="Syahrani Rachmawati Sadino" w:date="2025-01-31T14:35:00Z">
            <w:rPr>
              <w:rFonts w:asciiTheme="minorBidi" w:hAnsiTheme="minorBidi" w:cstheme="minorBidi"/>
              <w:noProof w:val="0"/>
              <w:sz w:val="22"/>
              <w:szCs w:val="22"/>
              <w:lang w:val="en-ID" w:eastAsia="en-ID"/>
            </w:rPr>
          </w:rPrChange>
        </w:rPr>
        <w:t>tidak</w:t>
      </w:r>
      <w:proofErr w:type="spellEnd"/>
      <w:r w:rsidRPr="00922713">
        <w:rPr>
          <w:rFonts w:ascii="Arial" w:hAnsi="Arial" w:cs="Arial"/>
          <w:noProof w:val="0"/>
          <w:sz w:val="22"/>
          <w:szCs w:val="22"/>
          <w:lang w:val="en-ID" w:eastAsia="en-ID"/>
          <w:rPrChange w:id="5687"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688" w:author="Syahrani Rachmawati Sadino" w:date="2025-01-31T14:35:00Z">
            <w:rPr>
              <w:rFonts w:asciiTheme="minorBidi" w:hAnsiTheme="minorBidi" w:cstheme="minorBidi"/>
              <w:noProof w:val="0"/>
              <w:sz w:val="22"/>
              <w:szCs w:val="22"/>
              <w:lang w:val="en-ID" w:eastAsia="en-ID"/>
            </w:rPr>
          </w:rPrChange>
        </w:rPr>
        <w:t>perlu</w:t>
      </w:r>
      <w:proofErr w:type="spellEnd"/>
      <w:r w:rsidRPr="00922713">
        <w:rPr>
          <w:rFonts w:ascii="Arial" w:hAnsi="Arial" w:cs="Arial"/>
          <w:noProof w:val="0"/>
          <w:sz w:val="22"/>
          <w:szCs w:val="22"/>
          <w:lang w:val="en-ID" w:eastAsia="en-ID"/>
          <w:rPrChange w:id="5689"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690" w:author="Syahrani Rachmawati Sadino" w:date="2025-01-31T14:35:00Z">
            <w:rPr>
              <w:rFonts w:asciiTheme="minorBidi" w:hAnsiTheme="minorBidi" w:cstheme="minorBidi"/>
              <w:noProof w:val="0"/>
              <w:sz w:val="22"/>
              <w:szCs w:val="22"/>
              <w:lang w:val="en-ID" w:eastAsia="en-ID"/>
            </w:rPr>
          </w:rPrChange>
        </w:rPr>
        <w:t>secara</w:t>
      </w:r>
      <w:proofErr w:type="spellEnd"/>
      <w:r w:rsidRPr="00922713">
        <w:rPr>
          <w:rFonts w:ascii="Arial" w:hAnsi="Arial" w:cs="Arial"/>
          <w:noProof w:val="0"/>
          <w:sz w:val="22"/>
          <w:szCs w:val="22"/>
          <w:lang w:val="en-ID" w:eastAsia="en-ID"/>
          <w:rPrChange w:id="5691"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692" w:author="Syahrani Rachmawati Sadino" w:date="2025-01-31T14:35:00Z">
            <w:rPr>
              <w:rFonts w:asciiTheme="minorBidi" w:hAnsiTheme="minorBidi" w:cstheme="minorBidi"/>
              <w:noProof w:val="0"/>
              <w:sz w:val="22"/>
              <w:szCs w:val="22"/>
              <w:lang w:val="en-ID" w:eastAsia="en-ID"/>
            </w:rPr>
          </w:rPrChange>
        </w:rPr>
        <w:t>medis</w:t>
      </w:r>
      <w:proofErr w:type="spellEnd"/>
      <w:r w:rsidRPr="00922713">
        <w:rPr>
          <w:rFonts w:ascii="Arial" w:hAnsi="Arial" w:cs="Arial"/>
          <w:noProof w:val="0"/>
          <w:sz w:val="22"/>
          <w:szCs w:val="22"/>
          <w:lang w:val="en-ID" w:eastAsia="en-ID"/>
          <w:rPrChange w:id="5693"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694" w:author="Syahrani Rachmawati Sadino" w:date="2025-01-31T14:35:00Z">
            <w:rPr>
              <w:rFonts w:asciiTheme="minorBidi" w:hAnsiTheme="minorBidi" w:cstheme="minorBidi"/>
              <w:noProof w:val="0"/>
              <w:sz w:val="22"/>
              <w:szCs w:val="22"/>
              <w:lang w:val="en-ID" w:eastAsia="en-ID"/>
            </w:rPr>
          </w:rPrChange>
        </w:rPr>
        <w:t>biaya</w:t>
      </w:r>
      <w:proofErr w:type="spellEnd"/>
      <w:r w:rsidRPr="00922713">
        <w:rPr>
          <w:rFonts w:ascii="Arial" w:hAnsi="Arial" w:cs="Arial"/>
          <w:noProof w:val="0"/>
          <w:sz w:val="22"/>
          <w:szCs w:val="22"/>
          <w:lang w:val="en-ID" w:eastAsia="en-ID"/>
          <w:rPrChange w:id="5695" w:author="Syahrani Rachmawati Sadino" w:date="2025-01-31T14:35:00Z">
            <w:rPr>
              <w:rFonts w:asciiTheme="minorBidi" w:hAnsiTheme="minorBidi" w:cstheme="minorBidi"/>
              <w:noProof w:val="0"/>
              <w:sz w:val="22"/>
              <w:szCs w:val="22"/>
              <w:lang w:val="en-ID" w:eastAsia="en-ID"/>
            </w:rPr>
          </w:rPrChange>
        </w:rPr>
        <w:t xml:space="preserve"> yang </w:t>
      </w:r>
      <w:proofErr w:type="spellStart"/>
      <w:r w:rsidRPr="00922713">
        <w:rPr>
          <w:rFonts w:ascii="Arial" w:hAnsi="Arial" w:cs="Arial"/>
          <w:noProof w:val="0"/>
          <w:sz w:val="22"/>
          <w:szCs w:val="22"/>
          <w:lang w:val="en-ID" w:eastAsia="en-ID"/>
          <w:rPrChange w:id="5696" w:author="Syahrani Rachmawati Sadino" w:date="2025-01-31T14:35:00Z">
            <w:rPr>
              <w:rFonts w:asciiTheme="minorBidi" w:hAnsiTheme="minorBidi" w:cstheme="minorBidi"/>
              <w:noProof w:val="0"/>
              <w:sz w:val="22"/>
              <w:szCs w:val="22"/>
              <w:lang w:val="en-ID" w:eastAsia="en-ID"/>
            </w:rPr>
          </w:rPrChange>
        </w:rPr>
        <w:t>tidak</w:t>
      </w:r>
      <w:proofErr w:type="spellEnd"/>
      <w:r w:rsidRPr="00922713">
        <w:rPr>
          <w:rFonts w:ascii="Arial" w:hAnsi="Arial" w:cs="Arial"/>
          <w:noProof w:val="0"/>
          <w:sz w:val="22"/>
          <w:szCs w:val="22"/>
          <w:lang w:val="en-ID" w:eastAsia="en-ID"/>
          <w:rPrChange w:id="5697"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698" w:author="Syahrani Rachmawati Sadino" w:date="2025-01-31T14:35:00Z">
            <w:rPr>
              <w:rFonts w:asciiTheme="minorBidi" w:hAnsiTheme="minorBidi" w:cstheme="minorBidi"/>
              <w:noProof w:val="0"/>
              <w:sz w:val="22"/>
              <w:szCs w:val="22"/>
              <w:lang w:val="en-ID" w:eastAsia="en-ID"/>
            </w:rPr>
          </w:rPrChange>
        </w:rPr>
        <w:t>wajar</w:t>
      </w:r>
      <w:proofErr w:type="spellEnd"/>
      <w:r w:rsidRPr="00922713">
        <w:rPr>
          <w:rFonts w:ascii="Arial" w:hAnsi="Arial" w:cs="Arial"/>
          <w:noProof w:val="0"/>
          <w:sz w:val="22"/>
          <w:szCs w:val="22"/>
          <w:lang w:val="en-ID" w:eastAsia="en-ID"/>
          <w:rPrChange w:id="5699"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00" w:author="Syahrani Rachmawati Sadino" w:date="2025-01-31T14:35:00Z">
            <w:rPr>
              <w:rFonts w:asciiTheme="minorBidi" w:hAnsiTheme="minorBidi" w:cstheme="minorBidi"/>
              <w:noProof w:val="0"/>
              <w:sz w:val="22"/>
              <w:szCs w:val="22"/>
              <w:lang w:val="en-ID" w:eastAsia="en-ID"/>
            </w:rPr>
          </w:rPrChange>
        </w:rPr>
        <w:t>atau</w:t>
      </w:r>
      <w:proofErr w:type="spellEnd"/>
      <w:r w:rsidRPr="00922713">
        <w:rPr>
          <w:rFonts w:ascii="Arial" w:hAnsi="Arial" w:cs="Arial"/>
          <w:noProof w:val="0"/>
          <w:sz w:val="22"/>
          <w:szCs w:val="22"/>
          <w:lang w:val="en-ID" w:eastAsia="en-ID"/>
          <w:rPrChange w:id="5701"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02" w:author="Syahrani Rachmawati Sadino" w:date="2025-01-31T14:35:00Z">
            <w:rPr>
              <w:rFonts w:asciiTheme="minorBidi" w:hAnsiTheme="minorBidi" w:cstheme="minorBidi"/>
              <w:noProof w:val="0"/>
              <w:sz w:val="22"/>
              <w:szCs w:val="22"/>
              <w:lang w:val="en-ID" w:eastAsia="en-ID"/>
            </w:rPr>
          </w:rPrChange>
        </w:rPr>
        <w:t>tidak</w:t>
      </w:r>
      <w:proofErr w:type="spellEnd"/>
      <w:r w:rsidRPr="00922713">
        <w:rPr>
          <w:rFonts w:ascii="Arial" w:hAnsi="Arial" w:cs="Arial"/>
          <w:noProof w:val="0"/>
          <w:sz w:val="22"/>
          <w:szCs w:val="22"/>
          <w:lang w:val="en-ID" w:eastAsia="en-ID"/>
          <w:rPrChange w:id="5703"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04" w:author="Syahrani Rachmawati Sadino" w:date="2025-01-31T14:35:00Z">
            <w:rPr>
              <w:rFonts w:asciiTheme="minorBidi" w:hAnsiTheme="minorBidi" w:cstheme="minorBidi"/>
              <w:noProof w:val="0"/>
              <w:sz w:val="22"/>
              <w:szCs w:val="22"/>
              <w:lang w:val="en-ID" w:eastAsia="en-ID"/>
            </w:rPr>
          </w:rPrChange>
        </w:rPr>
        <w:t>diperlukan</w:t>
      </w:r>
      <w:proofErr w:type="spellEnd"/>
      <w:r w:rsidRPr="00922713">
        <w:rPr>
          <w:rFonts w:ascii="Arial" w:hAnsi="Arial" w:cs="Arial"/>
          <w:noProof w:val="0"/>
          <w:sz w:val="22"/>
          <w:szCs w:val="22"/>
          <w:lang w:val="en-ID" w:eastAsia="en-ID"/>
          <w:rPrChange w:id="5705"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06" w:author="Syahrani Rachmawati Sadino" w:date="2025-01-31T14:35:00Z">
            <w:rPr>
              <w:rFonts w:asciiTheme="minorBidi" w:hAnsiTheme="minorBidi" w:cstheme="minorBidi"/>
              <w:noProof w:val="0"/>
              <w:sz w:val="22"/>
              <w:szCs w:val="22"/>
              <w:lang w:val="en-ID" w:eastAsia="en-ID"/>
            </w:rPr>
          </w:rPrChange>
        </w:rPr>
        <w:t>untuk</w:t>
      </w:r>
      <w:proofErr w:type="spellEnd"/>
      <w:r w:rsidRPr="00922713">
        <w:rPr>
          <w:rFonts w:ascii="Arial" w:hAnsi="Arial" w:cs="Arial"/>
          <w:noProof w:val="0"/>
          <w:sz w:val="22"/>
          <w:szCs w:val="22"/>
          <w:lang w:val="en-ID" w:eastAsia="en-ID"/>
          <w:rPrChange w:id="5707"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08" w:author="Syahrani Rachmawati Sadino" w:date="2025-01-31T14:35:00Z">
            <w:rPr>
              <w:rFonts w:asciiTheme="minorBidi" w:hAnsiTheme="minorBidi" w:cstheme="minorBidi"/>
              <w:noProof w:val="0"/>
              <w:sz w:val="22"/>
              <w:szCs w:val="22"/>
              <w:lang w:val="en-ID" w:eastAsia="en-ID"/>
            </w:rPr>
          </w:rPrChange>
        </w:rPr>
        <w:t>pengobatan</w:t>
      </w:r>
      <w:proofErr w:type="spellEnd"/>
      <w:r w:rsidRPr="00922713">
        <w:rPr>
          <w:rFonts w:ascii="Arial" w:hAnsi="Arial" w:cs="Arial"/>
          <w:noProof w:val="0"/>
          <w:sz w:val="22"/>
          <w:szCs w:val="22"/>
          <w:lang w:val="en-ID" w:eastAsia="en-ID"/>
          <w:rPrChange w:id="5709"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10" w:author="Syahrani Rachmawati Sadino" w:date="2025-01-31T14:35:00Z">
            <w:rPr>
              <w:rFonts w:asciiTheme="minorBidi" w:hAnsiTheme="minorBidi" w:cstheme="minorBidi"/>
              <w:noProof w:val="0"/>
              <w:sz w:val="22"/>
              <w:szCs w:val="22"/>
              <w:lang w:val="en-ID" w:eastAsia="en-ID"/>
            </w:rPr>
          </w:rPrChange>
        </w:rPr>
        <w:t>suatu</w:t>
      </w:r>
      <w:proofErr w:type="spellEnd"/>
      <w:r w:rsidRPr="00922713">
        <w:rPr>
          <w:rFonts w:ascii="Arial" w:hAnsi="Arial" w:cs="Arial"/>
          <w:noProof w:val="0"/>
          <w:sz w:val="22"/>
          <w:szCs w:val="22"/>
          <w:lang w:val="en-ID" w:eastAsia="en-ID"/>
          <w:rPrChange w:id="5711"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12" w:author="Syahrani Rachmawati Sadino" w:date="2025-01-31T14:35:00Z">
            <w:rPr>
              <w:rFonts w:asciiTheme="minorBidi" w:hAnsiTheme="minorBidi" w:cstheme="minorBidi"/>
              <w:noProof w:val="0"/>
              <w:sz w:val="22"/>
              <w:szCs w:val="22"/>
              <w:lang w:val="en-ID" w:eastAsia="en-ID"/>
            </w:rPr>
          </w:rPrChange>
        </w:rPr>
        <w:t>penyakit</w:t>
      </w:r>
      <w:proofErr w:type="spellEnd"/>
      <w:r w:rsidRPr="00922713">
        <w:rPr>
          <w:rFonts w:ascii="Arial" w:hAnsi="Arial" w:cs="Arial"/>
          <w:noProof w:val="0"/>
          <w:sz w:val="22"/>
          <w:szCs w:val="22"/>
          <w:lang w:val="en-ID" w:eastAsia="en-ID"/>
          <w:rPrChange w:id="5713"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14" w:author="Syahrani Rachmawati Sadino" w:date="2025-01-31T14:35:00Z">
            <w:rPr>
              <w:rFonts w:asciiTheme="minorBidi" w:hAnsiTheme="minorBidi" w:cstheme="minorBidi"/>
              <w:noProof w:val="0"/>
              <w:sz w:val="22"/>
              <w:szCs w:val="22"/>
              <w:lang w:val="en-ID" w:eastAsia="en-ID"/>
            </w:rPr>
          </w:rPrChange>
        </w:rPr>
        <w:t>serta</w:t>
      </w:r>
      <w:proofErr w:type="spellEnd"/>
      <w:r w:rsidRPr="00922713">
        <w:rPr>
          <w:rFonts w:ascii="Arial" w:hAnsi="Arial" w:cs="Arial"/>
          <w:noProof w:val="0"/>
          <w:sz w:val="22"/>
          <w:szCs w:val="22"/>
          <w:lang w:val="en-ID" w:eastAsia="en-ID"/>
          <w:rPrChange w:id="5715"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16" w:author="Syahrani Rachmawati Sadino" w:date="2025-01-31T14:35:00Z">
            <w:rPr>
              <w:rFonts w:asciiTheme="minorBidi" w:hAnsiTheme="minorBidi" w:cstheme="minorBidi"/>
              <w:noProof w:val="0"/>
              <w:sz w:val="22"/>
              <w:szCs w:val="22"/>
              <w:lang w:val="en-ID" w:eastAsia="en-ID"/>
            </w:rPr>
          </w:rPrChange>
        </w:rPr>
        <w:t>setiap</w:t>
      </w:r>
      <w:proofErr w:type="spellEnd"/>
      <w:r w:rsidRPr="00922713">
        <w:rPr>
          <w:rFonts w:ascii="Arial" w:hAnsi="Arial" w:cs="Arial"/>
          <w:noProof w:val="0"/>
          <w:sz w:val="22"/>
          <w:szCs w:val="22"/>
          <w:lang w:val="en-ID" w:eastAsia="en-ID"/>
          <w:rPrChange w:id="5717"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18" w:author="Syahrani Rachmawati Sadino" w:date="2025-01-31T14:35:00Z">
            <w:rPr>
              <w:rFonts w:asciiTheme="minorBidi" w:hAnsiTheme="minorBidi" w:cstheme="minorBidi"/>
              <w:noProof w:val="0"/>
              <w:sz w:val="22"/>
              <w:szCs w:val="22"/>
              <w:lang w:val="en-ID" w:eastAsia="en-ID"/>
            </w:rPr>
          </w:rPrChange>
        </w:rPr>
        <w:t>pengobatan</w:t>
      </w:r>
      <w:proofErr w:type="spellEnd"/>
      <w:r w:rsidRPr="00922713">
        <w:rPr>
          <w:rFonts w:ascii="Arial" w:hAnsi="Arial" w:cs="Arial"/>
          <w:noProof w:val="0"/>
          <w:sz w:val="22"/>
          <w:szCs w:val="22"/>
          <w:lang w:val="en-ID" w:eastAsia="en-ID"/>
          <w:rPrChange w:id="5719"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20" w:author="Syahrani Rachmawati Sadino" w:date="2025-01-31T14:35:00Z">
            <w:rPr>
              <w:rFonts w:asciiTheme="minorBidi" w:hAnsiTheme="minorBidi" w:cstheme="minorBidi"/>
              <w:noProof w:val="0"/>
              <w:sz w:val="22"/>
              <w:szCs w:val="22"/>
              <w:lang w:val="en-ID" w:eastAsia="en-ID"/>
            </w:rPr>
          </w:rPrChange>
        </w:rPr>
        <w:t>preventif</w:t>
      </w:r>
      <w:proofErr w:type="spellEnd"/>
      <w:r w:rsidRPr="00922713">
        <w:rPr>
          <w:rFonts w:ascii="Arial" w:hAnsi="Arial" w:cs="Arial"/>
          <w:noProof w:val="0"/>
          <w:sz w:val="22"/>
          <w:szCs w:val="22"/>
          <w:lang w:val="en-ID" w:eastAsia="en-ID"/>
          <w:rPrChange w:id="5721"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22" w:author="Syahrani Rachmawati Sadino" w:date="2025-01-31T14:35:00Z">
            <w:rPr>
              <w:rFonts w:asciiTheme="minorBidi" w:hAnsiTheme="minorBidi" w:cstheme="minorBidi"/>
              <w:noProof w:val="0"/>
              <w:sz w:val="22"/>
              <w:szCs w:val="22"/>
              <w:lang w:val="en-ID" w:eastAsia="en-ID"/>
            </w:rPr>
          </w:rPrChange>
        </w:rPr>
        <w:t>pengobatan</w:t>
      </w:r>
      <w:proofErr w:type="spellEnd"/>
      <w:r w:rsidRPr="00922713">
        <w:rPr>
          <w:rFonts w:ascii="Arial" w:hAnsi="Arial" w:cs="Arial"/>
          <w:noProof w:val="0"/>
          <w:sz w:val="22"/>
          <w:szCs w:val="22"/>
          <w:lang w:val="en-ID" w:eastAsia="en-ID"/>
          <w:rPrChange w:id="5723"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24" w:author="Syahrani Rachmawati Sadino" w:date="2025-01-31T14:35:00Z">
            <w:rPr>
              <w:rFonts w:asciiTheme="minorBidi" w:hAnsiTheme="minorBidi" w:cstheme="minorBidi"/>
              <w:noProof w:val="0"/>
              <w:sz w:val="22"/>
              <w:szCs w:val="22"/>
              <w:lang w:val="en-ID" w:eastAsia="en-ID"/>
            </w:rPr>
          </w:rPrChange>
        </w:rPr>
        <w:t>atau</w:t>
      </w:r>
      <w:proofErr w:type="spellEnd"/>
      <w:r w:rsidRPr="00922713">
        <w:rPr>
          <w:rFonts w:ascii="Arial" w:hAnsi="Arial" w:cs="Arial"/>
          <w:noProof w:val="0"/>
          <w:sz w:val="22"/>
          <w:szCs w:val="22"/>
          <w:lang w:val="en-ID" w:eastAsia="en-ID"/>
          <w:rPrChange w:id="5725"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26" w:author="Syahrani Rachmawati Sadino" w:date="2025-01-31T14:35:00Z">
            <w:rPr>
              <w:rFonts w:asciiTheme="minorBidi" w:hAnsiTheme="minorBidi" w:cstheme="minorBidi"/>
              <w:noProof w:val="0"/>
              <w:sz w:val="22"/>
              <w:szCs w:val="22"/>
              <w:lang w:val="en-ID" w:eastAsia="en-ID"/>
            </w:rPr>
          </w:rPrChange>
        </w:rPr>
        <w:t>perawatan</w:t>
      </w:r>
      <w:proofErr w:type="spellEnd"/>
      <w:r w:rsidRPr="00922713">
        <w:rPr>
          <w:rFonts w:ascii="Arial" w:hAnsi="Arial" w:cs="Arial"/>
          <w:noProof w:val="0"/>
          <w:sz w:val="22"/>
          <w:szCs w:val="22"/>
          <w:lang w:val="en-ID" w:eastAsia="en-ID"/>
          <w:rPrChange w:id="5727" w:author="Syahrani Rachmawati Sadino" w:date="2025-01-31T14:35:00Z">
            <w:rPr>
              <w:rFonts w:asciiTheme="minorBidi" w:hAnsiTheme="minorBidi" w:cstheme="minorBidi"/>
              <w:noProof w:val="0"/>
              <w:sz w:val="22"/>
              <w:szCs w:val="22"/>
              <w:lang w:val="en-ID" w:eastAsia="en-ID"/>
            </w:rPr>
          </w:rPrChange>
        </w:rPr>
        <w:t xml:space="preserve"> hormonal, </w:t>
      </w:r>
      <w:proofErr w:type="spellStart"/>
      <w:r w:rsidRPr="00922713">
        <w:rPr>
          <w:rFonts w:ascii="Arial" w:hAnsi="Arial" w:cs="Arial"/>
          <w:noProof w:val="0"/>
          <w:sz w:val="22"/>
          <w:szCs w:val="22"/>
          <w:lang w:val="en-ID" w:eastAsia="en-ID"/>
          <w:rPrChange w:id="5728" w:author="Syahrani Rachmawati Sadino" w:date="2025-01-31T14:35:00Z">
            <w:rPr>
              <w:rFonts w:asciiTheme="minorBidi" w:hAnsiTheme="minorBidi" w:cstheme="minorBidi"/>
              <w:noProof w:val="0"/>
              <w:sz w:val="22"/>
              <w:szCs w:val="22"/>
              <w:lang w:val="en-ID" w:eastAsia="en-ID"/>
            </w:rPr>
          </w:rPrChange>
        </w:rPr>
        <w:t>biaya</w:t>
      </w:r>
      <w:proofErr w:type="spellEnd"/>
      <w:r w:rsidRPr="00922713">
        <w:rPr>
          <w:rFonts w:ascii="Arial" w:hAnsi="Arial" w:cs="Arial"/>
          <w:noProof w:val="0"/>
          <w:sz w:val="22"/>
          <w:szCs w:val="22"/>
          <w:lang w:val="en-ID" w:eastAsia="en-ID"/>
          <w:rPrChange w:id="5729" w:author="Syahrani Rachmawati Sadino" w:date="2025-01-31T14:35:00Z">
            <w:rPr>
              <w:rFonts w:asciiTheme="minorBidi" w:hAnsiTheme="minorBidi" w:cstheme="minorBidi"/>
              <w:noProof w:val="0"/>
              <w:sz w:val="22"/>
              <w:szCs w:val="22"/>
              <w:lang w:val="en-ID" w:eastAsia="en-ID"/>
            </w:rPr>
          </w:rPrChange>
        </w:rPr>
        <w:t xml:space="preserve"> yang </w:t>
      </w:r>
      <w:proofErr w:type="spellStart"/>
      <w:r w:rsidRPr="00922713">
        <w:rPr>
          <w:rFonts w:ascii="Arial" w:hAnsi="Arial" w:cs="Arial"/>
          <w:noProof w:val="0"/>
          <w:sz w:val="22"/>
          <w:szCs w:val="22"/>
          <w:lang w:val="en-ID" w:eastAsia="en-ID"/>
          <w:rPrChange w:id="5730" w:author="Syahrani Rachmawati Sadino" w:date="2025-01-31T14:35:00Z">
            <w:rPr>
              <w:rFonts w:asciiTheme="minorBidi" w:hAnsiTheme="minorBidi" w:cstheme="minorBidi"/>
              <w:noProof w:val="0"/>
              <w:sz w:val="22"/>
              <w:szCs w:val="22"/>
              <w:lang w:val="en-ID" w:eastAsia="en-ID"/>
            </w:rPr>
          </w:rPrChange>
        </w:rPr>
        <w:t>tidak</w:t>
      </w:r>
      <w:proofErr w:type="spellEnd"/>
      <w:r w:rsidRPr="00922713">
        <w:rPr>
          <w:rFonts w:ascii="Arial" w:hAnsi="Arial" w:cs="Arial"/>
          <w:noProof w:val="0"/>
          <w:sz w:val="22"/>
          <w:szCs w:val="22"/>
          <w:lang w:val="en-ID" w:eastAsia="en-ID"/>
          <w:rPrChange w:id="5731"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32" w:author="Syahrani Rachmawati Sadino" w:date="2025-01-31T14:35:00Z">
            <w:rPr>
              <w:rFonts w:asciiTheme="minorBidi" w:hAnsiTheme="minorBidi" w:cstheme="minorBidi"/>
              <w:noProof w:val="0"/>
              <w:sz w:val="22"/>
              <w:szCs w:val="22"/>
              <w:lang w:val="en-ID" w:eastAsia="en-ID"/>
            </w:rPr>
          </w:rPrChange>
        </w:rPr>
        <w:t>termasuk</w:t>
      </w:r>
      <w:proofErr w:type="spellEnd"/>
      <w:r w:rsidRPr="00922713">
        <w:rPr>
          <w:rFonts w:ascii="Arial" w:hAnsi="Arial" w:cs="Arial"/>
          <w:noProof w:val="0"/>
          <w:sz w:val="22"/>
          <w:szCs w:val="22"/>
          <w:lang w:val="en-ID" w:eastAsia="en-ID"/>
          <w:rPrChange w:id="5733"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34" w:author="Syahrani Rachmawati Sadino" w:date="2025-01-31T14:35:00Z">
            <w:rPr>
              <w:rFonts w:asciiTheme="minorBidi" w:hAnsiTheme="minorBidi" w:cstheme="minorBidi"/>
              <w:noProof w:val="0"/>
              <w:sz w:val="22"/>
              <w:szCs w:val="22"/>
              <w:lang w:val="en-ID" w:eastAsia="en-ID"/>
            </w:rPr>
          </w:rPrChange>
        </w:rPr>
        <w:t>biaya</w:t>
      </w:r>
      <w:proofErr w:type="spellEnd"/>
      <w:r w:rsidRPr="00922713">
        <w:rPr>
          <w:rFonts w:ascii="Arial" w:hAnsi="Arial" w:cs="Arial"/>
          <w:noProof w:val="0"/>
          <w:sz w:val="22"/>
          <w:szCs w:val="22"/>
          <w:lang w:val="en-ID" w:eastAsia="en-ID"/>
          <w:rPrChange w:id="5735"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36" w:author="Syahrani Rachmawati Sadino" w:date="2025-01-31T14:35:00Z">
            <w:rPr>
              <w:rFonts w:asciiTheme="minorBidi" w:hAnsiTheme="minorBidi" w:cstheme="minorBidi"/>
              <w:noProof w:val="0"/>
              <w:sz w:val="22"/>
              <w:szCs w:val="22"/>
              <w:lang w:val="en-ID" w:eastAsia="en-ID"/>
            </w:rPr>
          </w:rPrChange>
        </w:rPr>
        <w:t>medis</w:t>
      </w:r>
      <w:proofErr w:type="spellEnd"/>
      <w:r w:rsidRPr="00922713">
        <w:rPr>
          <w:rFonts w:ascii="Arial" w:hAnsi="Arial" w:cs="Arial"/>
          <w:noProof w:val="0"/>
          <w:sz w:val="22"/>
          <w:szCs w:val="22"/>
          <w:lang w:val="en-ID" w:eastAsia="en-ID"/>
          <w:rPrChange w:id="5737"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38" w:author="Syahrani Rachmawati Sadino" w:date="2025-01-31T14:35:00Z">
            <w:rPr>
              <w:rFonts w:asciiTheme="minorBidi" w:hAnsiTheme="minorBidi" w:cstheme="minorBidi"/>
              <w:noProof w:val="0"/>
              <w:sz w:val="22"/>
              <w:szCs w:val="22"/>
              <w:lang w:val="en-ID" w:eastAsia="en-ID"/>
            </w:rPr>
          </w:rPrChange>
        </w:rPr>
        <w:t>selama</w:t>
      </w:r>
      <w:proofErr w:type="spellEnd"/>
      <w:r w:rsidRPr="00922713">
        <w:rPr>
          <w:rFonts w:ascii="Arial" w:hAnsi="Arial" w:cs="Arial"/>
          <w:noProof w:val="0"/>
          <w:sz w:val="22"/>
          <w:szCs w:val="22"/>
          <w:lang w:val="en-ID" w:eastAsia="en-ID"/>
          <w:rPrChange w:id="5739"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40" w:author="Syahrani Rachmawati Sadino" w:date="2025-01-31T14:35:00Z">
            <w:rPr>
              <w:rFonts w:asciiTheme="minorBidi" w:hAnsiTheme="minorBidi" w:cstheme="minorBidi"/>
              <w:noProof w:val="0"/>
              <w:sz w:val="22"/>
              <w:szCs w:val="22"/>
              <w:lang w:val="en-ID" w:eastAsia="en-ID"/>
            </w:rPr>
          </w:rPrChange>
        </w:rPr>
        <w:t>perawatan</w:t>
      </w:r>
      <w:proofErr w:type="spellEnd"/>
      <w:r w:rsidRPr="00922713">
        <w:rPr>
          <w:rFonts w:ascii="Arial" w:hAnsi="Arial" w:cs="Arial"/>
          <w:noProof w:val="0"/>
          <w:sz w:val="22"/>
          <w:szCs w:val="22"/>
          <w:lang w:val="en-ID" w:eastAsia="en-ID"/>
          <w:rPrChange w:id="5741" w:author="Syahrani Rachmawati Sadino" w:date="2025-01-31T14:35:00Z">
            <w:rPr>
              <w:rFonts w:asciiTheme="minorBidi" w:hAnsiTheme="minorBidi" w:cstheme="minorBidi"/>
              <w:noProof w:val="0"/>
              <w:sz w:val="22"/>
              <w:szCs w:val="22"/>
              <w:lang w:val="en-ID" w:eastAsia="en-ID"/>
            </w:rPr>
          </w:rPrChange>
        </w:rPr>
        <w:t xml:space="preserve"> di Rumah Sakit dan </w:t>
      </w:r>
      <w:proofErr w:type="spellStart"/>
      <w:r w:rsidRPr="00922713">
        <w:rPr>
          <w:rFonts w:ascii="Arial" w:hAnsi="Arial" w:cs="Arial"/>
          <w:noProof w:val="0"/>
          <w:sz w:val="22"/>
          <w:szCs w:val="22"/>
          <w:lang w:val="en-ID" w:eastAsia="en-ID"/>
          <w:rPrChange w:id="5742" w:author="Syahrani Rachmawati Sadino" w:date="2025-01-31T14:35:00Z">
            <w:rPr>
              <w:rFonts w:asciiTheme="minorBidi" w:hAnsiTheme="minorBidi" w:cstheme="minorBidi"/>
              <w:noProof w:val="0"/>
              <w:sz w:val="22"/>
              <w:szCs w:val="22"/>
              <w:lang w:val="en-ID" w:eastAsia="en-ID"/>
            </w:rPr>
          </w:rPrChange>
        </w:rPr>
        <w:t>perawatan</w:t>
      </w:r>
      <w:proofErr w:type="spellEnd"/>
      <w:r w:rsidRPr="00922713">
        <w:rPr>
          <w:rFonts w:ascii="Arial" w:hAnsi="Arial" w:cs="Arial"/>
          <w:noProof w:val="0"/>
          <w:sz w:val="22"/>
          <w:szCs w:val="22"/>
          <w:lang w:val="en-ID" w:eastAsia="en-ID"/>
          <w:rPrChange w:id="5743"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44" w:author="Syahrani Rachmawati Sadino" w:date="2025-01-31T14:35:00Z">
            <w:rPr>
              <w:rFonts w:asciiTheme="minorBidi" w:hAnsiTheme="minorBidi" w:cstheme="minorBidi"/>
              <w:noProof w:val="0"/>
              <w:sz w:val="22"/>
              <w:szCs w:val="22"/>
              <w:lang w:val="en-ID" w:eastAsia="en-ID"/>
            </w:rPr>
          </w:rPrChange>
        </w:rPr>
        <w:t>untuk</w:t>
      </w:r>
      <w:proofErr w:type="spellEnd"/>
      <w:r w:rsidRPr="00922713">
        <w:rPr>
          <w:rFonts w:ascii="Arial" w:hAnsi="Arial" w:cs="Arial"/>
          <w:noProof w:val="0"/>
          <w:sz w:val="22"/>
          <w:szCs w:val="22"/>
          <w:lang w:val="en-ID" w:eastAsia="en-ID"/>
          <w:rPrChange w:id="5745"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46" w:author="Syahrani Rachmawati Sadino" w:date="2025-01-31T14:35:00Z">
            <w:rPr>
              <w:rFonts w:asciiTheme="minorBidi" w:hAnsiTheme="minorBidi" w:cstheme="minorBidi"/>
              <w:noProof w:val="0"/>
              <w:sz w:val="22"/>
              <w:szCs w:val="22"/>
              <w:lang w:val="en-ID" w:eastAsia="en-ID"/>
            </w:rPr>
          </w:rPrChange>
        </w:rPr>
        <w:t>penurunan</w:t>
      </w:r>
      <w:proofErr w:type="spellEnd"/>
      <w:ins w:id="5747" w:author="Syahrani Rachmawati Sadino" w:date="2025-01-31T16:24:00Z">
        <w:r w:rsidR="00125728">
          <w:rPr>
            <w:rFonts w:ascii="Arial" w:hAnsi="Arial" w:cs="Arial"/>
            <w:noProof w:val="0"/>
            <w:sz w:val="22"/>
            <w:szCs w:val="22"/>
            <w:lang w:val="en-ID" w:eastAsia="en-ID"/>
          </w:rPr>
          <w:t xml:space="preserve"> </w:t>
        </w:r>
      </w:ins>
      <w:del w:id="5748" w:author="Syahrani Rachmawati Sadino" w:date="2025-01-31T16:24:00Z">
        <w:r w:rsidRPr="00922713" w:rsidDel="00125728">
          <w:rPr>
            <w:rFonts w:ascii="Arial" w:hAnsi="Arial" w:cs="Arial"/>
            <w:noProof w:val="0"/>
            <w:sz w:val="22"/>
            <w:szCs w:val="22"/>
            <w:lang w:val="en-ID" w:eastAsia="en-ID"/>
            <w:rPrChange w:id="5749" w:author="Syahrani Rachmawati Sadino" w:date="2025-01-31T14:35:00Z">
              <w:rPr>
                <w:rFonts w:asciiTheme="minorBidi" w:hAnsiTheme="minorBidi" w:cstheme="minorBidi"/>
                <w:noProof w:val="0"/>
                <w:sz w:val="22"/>
                <w:szCs w:val="22"/>
                <w:lang w:val="en-ID" w:eastAsia="en-ID"/>
              </w:rPr>
            </w:rPrChange>
          </w:rPr>
          <w:delText xml:space="preserve"> </w:delText>
        </w:r>
      </w:del>
      <w:proofErr w:type="spellStart"/>
      <w:r w:rsidRPr="00922713">
        <w:rPr>
          <w:rFonts w:ascii="Arial" w:hAnsi="Arial" w:cs="Arial"/>
          <w:noProof w:val="0"/>
          <w:sz w:val="22"/>
          <w:szCs w:val="22"/>
          <w:lang w:val="en-ID" w:eastAsia="en-ID"/>
          <w:rPrChange w:id="5750" w:author="Syahrani Rachmawati Sadino" w:date="2025-01-31T14:35:00Z">
            <w:rPr>
              <w:rFonts w:asciiTheme="minorBidi" w:hAnsiTheme="minorBidi" w:cstheme="minorBidi"/>
              <w:noProof w:val="0"/>
              <w:sz w:val="22"/>
              <w:szCs w:val="22"/>
              <w:lang w:val="en-ID" w:eastAsia="en-ID"/>
            </w:rPr>
          </w:rPrChange>
        </w:rPr>
        <w:t>berat</w:t>
      </w:r>
      <w:proofErr w:type="spellEnd"/>
      <w:r w:rsidRPr="00922713">
        <w:rPr>
          <w:rFonts w:ascii="Arial" w:hAnsi="Arial" w:cs="Arial"/>
          <w:noProof w:val="0"/>
          <w:sz w:val="22"/>
          <w:szCs w:val="22"/>
          <w:lang w:val="en-ID" w:eastAsia="en-ID"/>
          <w:rPrChange w:id="5751" w:author="Syahrani Rachmawati Sadino" w:date="2025-01-31T14:35:00Z">
            <w:rPr>
              <w:rFonts w:asciiTheme="minorBidi" w:hAnsiTheme="minorBidi" w:cstheme="minorBidi"/>
              <w:noProof w:val="0"/>
              <w:sz w:val="22"/>
              <w:szCs w:val="22"/>
              <w:lang w:val="en-ID" w:eastAsia="en-ID"/>
            </w:rPr>
          </w:rPrChange>
        </w:rPr>
        <w:t xml:space="preserve"> badan </w:t>
      </w:r>
      <w:proofErr w:type="spellStart"/>
      <w:r w:rsidRPr="00922713">
        <w:rPr>
          <w:rFonts w:ascii="Arial" w:hAnsi="Arial" w:cs="Arial"/>
          <w:noProof w:val="0"/>
          <w:sz w:val="22"/>
          <w:szCs w:val="22"/>
          <w:lang w:val="en-ID" w:eastAsia="en-ID"/>
          <w:rPrChange w:id="5752" w:author="Syahrani Rachmawati Sadino" w:date="2025-01-31T14:35:00Z">
            <w:rPr>
              <w:rFonts w:asciiTheme="minorBidi" w:hAnsiTheme="minorBidi" w:cstheme="minorBidi"/>
              <w:noProof w:val="0"/>
              <w:sz w:val="22"/>
              <w:szCs w:val="22"/>
              <w:lang w:val="en-ID" w:eastAsia="en-ID"/>
            </w:rPr>
          </w:rPrChange>
        </w:rPr>
        <w:t>atau</w:t>
      </w:r>
      <w:proofErr w:type="spellEnd"/>
      <w:r w:rsidRPr="00922713">
        <w:rPr>
          <w:rFonts w:ascii="Arial" w:hAnsi="Arial" w:cs="Arial"/>
          <w:noProof w:val="0"/>
          <w:sz w:val="22"/>
          <w:szCs w:val="22"/>
          <w:lang w:val="en-ID" w:eastAsia="en-ID"/>
          <w:rPrChange w:id="5753"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54" w:author="Syahrani Rachmawati Sadino" w:date="2025-01-31T14:35:00Z">
            <w:rPr>
              <w:rFonts w:asciiTheme="minorBidi" w:hAnsiTheme="minorBidi" w:cstheme="minorBidi"/>
              <w:noProof w:val="0"/>
              <w:sz w:val="22"/>
              <w:szCs w:val="22"/>
              <w:lang w:val="en-ID" w:eastAsia="en-ID"/>
            </w:rPr>
          </w:rPrChange>
        </w:rPr>
        <w:t>untuk</w:t>
      </w:r>
      <w:proofErr w:type="spellEnd"/>
      <w:r w:rsidRPr="00922713">
        <w:rPr>
          <w:rFonts w:ascii="Arial" w:hAnsi="Arial" w:cs="Arial"/>
          <w:noProof w:val="0"/>
          <w:sz w:val="22"/>
          <w:szCs w:val="22"/>
          <w:lang w:val="en-ID" w:eastAsia="en-ID"/>
          <w:rPrChange w:id="5755"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56" w:author="Syahrani Rachmawati Sadino" w:date="2025-01-31T14:35:00Z">
            <w:rPr>
              <w:rFonts w:asciiTheme="minorBidi" w:hAnsiTheme="minorBidi" w:cstheme="minorBidi"/>
              <w:noProof w:val="0"/>
              <w:sz w:val="22"/>
              <w:szCs w:val="22"/>
              <w:lang w:val="en-ID" w:eastAsia="en-ID"/>
            </w:rPr>
          </w:rPrChange>
        </w:rPr>
        <w:t>menambah</w:t>
      </w:r>
      <w:proofErr w:type="spellEnd"/>
      <w:r w:rsidRPr="00922713">
        <w:rPr>
          <w:rFonts w:ascii="Arial" w:hAnsi="Arial" w:cs="Arial"/>
          <w:noProof w:val="0"/>
          <w:sz w:val="22"/>
          <w:szCs w:val="22"/>
          <w:lang w:val="en-ID" w:eastAsia="en-ID"/>
          <w:rPrChange w:id="5757"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58" w:author="Syahrani Rachmawati Sadino" w:date="2025-01-31T14:35:00Z">
            <w:rPr>
              <w:rFonts w:asciiTheme="minorBidi" w:hAnsiTheme="minorBidi" w:cstheme="minorBidi"/>
              <w:noProof w:val="0"/>
              <w:sz w:val="22"/>
              <w:szCs w:val="22"/>
              <w:lang w:val="en-ID" w:eastAsia="en-ID"/>
            </w:rPr>
          </w:rPrChange>
        </w:rPr>
        <w:t>berat</w:t>
      </w:r>
      <w:proofErr w:type="spellEnd"/>
      <w:r w:rsidRPr="00922713">
        <w:rPr>
          <w:rFonts w:ascii="Arial" w:hAnsi="Arial" w:cs="Arial"/>
          <w:noProof w:val="0"/>
          <w:sz w:val="22"/>
          <w:szCs w:val="22"/>
          <w:lang w:val="en-ID" w:eastAsia="en-ID"/>
          <w:rPrChange w:id="5759" w:author="Syahrani Rachmawati Sadino" w:date="2025-01-31T14:35:00Z">
            <w:rPr>
              <w:rFonts w:asciiTheme="minorBidi" w:hAnsiTheme="minorBidi" w:cstheme="minorBidi"/>
              <w:noProof w:val="0"/>
              <w:sz w:val="22"/>
              <w:szCs w:val="22"/>
              <w:lang w:val="en-ID" w:eastAsia="en-ID"/>
            </w:rPr>
          </w:rPrChange>
        </w:rPr>
        <w:t xml:space="preserve"> badan.</w:t>
      </w:r>
    </w:p>
    <w:p w14:paraId="2591A438"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en-ID" w:eastAsia="en-ID"/>
          <w:rPrChange w:id="5760" w:author="Syahrani Rachmawati Sadino" w:date="2025-01-31T14:35:00Z">
            <w:rPr>
              <w:rFonts w:asciiTheme="minorBidi" w:hAnsiTheme="minorBidi" w:cstheme="minorBidi"/>
              <w:noProof w:val="0"/>
              <w:sz w:val="22"/>
              <w:szCs w:val="22"/>
              <w:lang w:val="en-ID" w:eastAsia="en-ID"/>
            </w:rPr>
          </w:rPrChange>
        </w:rPr>
        <w:pPrChange w:id="5761" w:author="Syahrani Rachmawati Sadino" w:date="2025-01-31T15:00:00Z">
          <w:pPr>
            <w:numPr>
              <w:numId w:val="71"/>
            </w:numPr>
            <w:tabs>
              <w:tab w:val="num" w:pos="720"/>
            </w:tabs>
            <w:spacing w:line="276" w:lineRule="auto"/>
            <w:ind w:left="851" w:hanging="425"/>
            <w:jc w:val="both"/>
          </w:pPr>
        </w:pPrChange>
      </w:pPr>
      <w:proofErr w:type="spellStart"/>
      <w:r w:rsidRPr="00922713">
        <w:rPr>
          <w:rFonts w:ascii="Arial" w:hAnsi="Arial" w:cs="Arial"/>
          <w:noProof w:val="0"/>
          <w:sz w:val="22"/>
          <w:szCs w:val="22"/>
          <w:lang w:val="en-ID" w:eastAsia="en-ID"/>
          <w:rPrChange w:id="5762" w:author="Syahrani Rachmawati Sadino" w:date="2025-01-31T14:35:00Z">
            <w:rPr>
              <w:rFonts w:asciiTheme="minorBidi" w:hAnsiTheme="minorBidi" w:cstheme="minorBidi"/>
              <w:noProof w:val="0"/>
              <w:sz w:val="22"/>
              <w:szCs w:val="22"/>
              <w:lang w:val="en-ID" w:eastAsia="en-ID"/>
            </w:rPr>
          </w:rPrChange>
        </w:rPr>
        <w:t>Biaya</w:t>
      </w:r>
      <w:proofErr w:type="spellEnd"/>
      <w:r w:rsidRPr="00922713">
        <w:rPr>
          <w:rFonts w:ascii="Arial" w:hAnsi="Arial" w:cs="Arial"/>
          <w:noProof w:val="0"/>
          <w:sz w:val="22"/>
          <w:szCs w:val="22"/>
          <w:lang w:val="en-ID" w:eastAsia="en-ID"/>
          <w:rPrChange w:id="5763"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64" w:author="Syahrani Rachmawati Sadino" w:date="2025-01-31T14:35:00Z">
            <w:rPr>
              <w:rFonts w:asciiTheme="minorBidi" w:hAnsiTheme="minorBidi" w:cstheme="minorBidi"/>
              <w:noProof w:val="0"/>
              <w:sz w:val="22"/>
              <w:szCs w:val="22"/>
              <w:lang w:val="en-ID" w:eastAsia="en-ID"/>
            </w:rPr>
          </w:rPrChange>
        </w:rPr>
        <w:t>pemberi</w:t>
      </w:r>
      <w:proofErr w:type="spellEnd"/>
      <w:r w:rsidRPr="00922713">
        <w:rPr>
          <w:rFonts w:ascii="Arial" w:hAnsi="Arial" w:cs="Arial"/>
          <w:noProof w:val="0"/>
          <w:sz w:val="22"/>
          <w:szCs w:val="22"/>
          <w:lang w:val="en-ID" w:eastAsia="en-ID"/>
          <w:rPrChange w:id="5765"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66" w:author="Syahrani Rachmawati Sadino" w:date="2025-01-31T14:35:00Z">
            <w:rPr>
              <w:rFonts w:asciiTheme="minorBidi" w:hAnsiTheme="minorBidi" w:cstheme="minorBidi"/>
              <w:noProof w:val="0"/>
              <w:sz w:val="22"/>
              <w:szCs w:val="22"/>
              <w:lang w:val="en-ID" w:eastAsia="en-ID"/>
            </w:rPr>
          </w:rPrChange>
        </w:rPr>
        <w:t>jasa</w:t>
      </w:r>
      <w:proofErr w:type="spellEnd"/>
      <w:r w:rsidRPr="00922713">
        <w:rPr>
          <w:rFonts w:ascii="Arial" w:hAnsi="Arial" w:cs="Arial"/>
          <w:noProof w:val="0"/>
          <w:sz w:val="22"/>
          <w:szCs w:val="22"/>
          <w:lang w:val="en-ID" w:eastAsia="en-ID"/>
          <w:rPrChange w:id="5767"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68" w:author="Syahrani Rachmawati Sadino" w:date="2025-01-31T14:35:00Z">
            <w:rPr>
              <w:rFonts w:asciiTheme="minorBidi" w:hAnsiTheme="minorBidi" w:cstheme="minorBidi"/>
              <w:noProof w:val="0"/>
              <w:sz w:val="22"/>
              <w:szCs w:val="22"/>
              <w:lang w:val="en-ID" w:eastAsia="en-ID"/>
            </w:rPr>
          </w:rPrChange>
        </w:rPr>
        <w:t>medis</w:t>
      </w:r>
      <w:proofErr w:type="spellEnd"/>
      <w:r w:rsidRPr="00922713">
        <w:rPr>
          <w:rFonts w:ascii="Arial" w:hAnsi="Arial" w:cs="Arial"/>
          <w:noProof w:val="0"/>
          <w:sz w:val="22"/>
          <w:szCs w:val="22"/>
          <w:lang w:val="en-ID" w:eastAsia="en-ID"/>
          <w:rPrChange w:id="5769" w:author="Syahrani Rachmawati Sadino" w:date="2025-01-31T14:35:00Z">
            <w:rPr>
              <w:rFonts w:asciiTheme="minorBidi" w:hAnsiTheme="minorBidi" w:cstheme="minorBidi"/>
              <w:noProof w:val="0"/>
              <w:sz w:val="22"/>
              <w:szCs w:val="22"/>
              <w:lang w:val="en-ID" w:eastAsia="en-ID"/>
            </w:rPr>
          </w:rPrChange>
        </w:rPr>
        <w:t xml:space="preserve"> yang </w:t>
      </w:r>
      <w:proofErr w:type="spellStart"/>
      <w:r w:rsidRPr="00922713">
        <w:rPr>
          <w:rFonts w:ascii="Arial" w:hAnsi="Arial" w:cs="Arial"/>
          <w:noProof w:val="0"/>
          <w:sz w:val="22"/>
          <w:szCs w:val="22"/>
          <w:lang w:val="en-ID" w:eastAsia="en-ID"/>
          <w:rPrChange w:id="5770" w:author="Syahrani Rachmawati Sadino" w:date="2025-01-31T14:35:00Z">
            <w:rPr>
              <w:rFonts w:asciiTheme="minorBidi" w:hAnsiTheme="minorBidi" w:cstheme="minorBidi"/>
              <w:noProof w:val="0"/>
              <w:sz w:val="22"/>
              <w:szCs w:val="22"/>
              <w:lang w:val="en-ID" w:eastAsia="en-ID"/>
            </w:rPr>
          </w:rPrChange>
        </w:rPr>
        <w:t>dikenakan</w:t>
      </w:r>
      <w:proofErr w:type="spellEnd"/>
      <w:r w:rsidRPr="00922713">
        <w:rPr>
          <w:rFonts w:ascii="Arial" w:hAnsi="Arial" w:cs="Arial"/>
          <w:noProof w:val="0"/>
          <w:sz w:val="22"/>
          <w:szCs w:val="22"/>
          <w:lang w:val="en-ID" w:eastAsia="en-ID"/>
          <w:rPrChange w:id="5771" w:author="Syahrani Rachmawati Sadino" w:date="2025-01-31T14:35:00Z">
            <w:rPr>
              <w:rFonts w:asciiTheme="minorBidi" w:hAnsiTheme="minorBidi" w:cstheme="minorBidi"/>
              <w:noProof w:val="0"/>
              <w:sz w:val="22"/>
              <w:szCs w:val="22"/>
              <w:lang w:val="en-ID" w:eastAsia="en-ID"/>
            </w:rPr>
          </w:rPrChange>
        </w:rPr>
        <w:t xml:space="preserve"> oleh </w:t>
      </w:r>
      <w:proofErr w:type="spellStart"/>
      <w:r w:rsidRPr="00922713">
        <w:rPr>
          <w:rFonts w:ascii="Arial" w:hAnsi="Arial" w:cs="Arial"/>
          <w:noProof w:val="0"/>
          <w:sz w:val="22"/>
          <w:szCs w:val="22"/>
          <w:lang w:val="en-ID" w:eastAsia="en-ID"/>
          <w:rPrChange w:id="5772" w:author="Syahrani Rachmawati Sadino" w:date="2025-01-31T14:35:00Z">
            <w:rPr>
              <w:rFonts w:asciiTheme="minorBidi" w:hAnsiTheme="minorBidi" w:cstheme="minorBidi"/>
              <w:noProof w:val="0"/>
              <w:sz w:val="22"/>
              <w:szCs w:val="22"/>
              <w:lang w:val="en-ID" w:eastAsia="en-ID"/>
            </w:rPr>
          </w:rPrChange>
        </w:rPr>
        <w:t>keluarga</w:t>
      </w:r>
      <w:proofErr w:type="spellEnd"/>
      <w:r w:rsidRPr="00922713">
        <w:rPr>
          <w:rFonts w:ascii="Arial" w:hAnsi="Arial" w:cs="Arial"/>
          <w:noProof w:val="0"/>
          <w:sz w:val="22"/>
          <w:szCs w:val="22"/>
          <w:lang w:val="en-ID" w:eastAsia="en-ID"/>
          <w:rPrChange w:id="5773"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74" w:author="Syahrani Rachmawati Sadino" w:date="2025-01-31T14:35:00Z">
            <w:rPr>
              <w:rFonts w:asciiTheme="minorBidi" w:hAnsiTheme="minorBidi" w:cstheme="minorBidi"/>
              <w:noProof w:val="0"/>
              <w:sz w:val="22"/>
              <w:szCs w:val="22"/>
              <w:lang w:val="en-ID" w:eastAsia="en-ID"/>
            </w:rPr>
          </w:rPrChange>
        </w:rPr>
        <w:t>dekat</w:t>
      </w:r>
      <w:proofErr w:type="spellEnd"/>
      <w:r w:rsidRPr="00922713">
        <w:rPr>
          <w:rFonts w:ascii="Arial" w:hAnsi="Arial" w:cs="Arial"/>
          <w:noProof w:val="0"/>
          <w:sz w:val="22"/>
          <w:szCs w:val="22"/>
          <w:lang w:val="en-ID" w:eastAsia="en-ID"/>
          <w:rPrChange w:id="5775"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76" w:author="Syahrani Rachmawati Sadino" w:date="2025-01-31T14:35:00Z">
            <w:rPr>
              <w:rFonts w:asciiTheme="minorBidi" w:hAnsiTheme="minorBidi" w:cstheme="minorBidi"/>
              <w:noProof w:val="0"/>
              <w:sz w:val="22"/>
              <w:szCs w:val="22"/>
              <w:lang w:val="en-ID" w:eastAsia="en-ID"/>
            </w:rPr>
          </w:rPrChange>
        </w:rPr>
        <w:t>Peserta</w:t>
      </w:r>
      <w:proofErr w:type="spellEnd"/>
      <w:r w:rsidRPr="00922713">
        <w:rPr>
          <w:rFonts w:ascii="Arial" w:hAnsi="Arial" w:cs="Arial"/>
          <w:noProof w:val="0"/>
          <w:sz w:val="22"/>
          <w:szCs w:val="22"/>
          <w:lang w:val="en-ID" w:eastAsia="en-ID"/>
          <w:rPrChange w:id="5777" w:author="Syahrani Rachmawati Sadino" w:date="2025-01-31T14:35:00Z">
            <w:rPr>
              <w:rFonts w:asciiTheme="minorBidi" w:hAnsiTheme="minorBidi" w:cstheme="minorBidi"/>
              <w:noProof w:val="0"/>
              <w:sz w:val="22"/>
              <w:szCs w:val="22"/>
              <w:lang w:val="en-ID" w:eastAsia="en-ID"/>
            </w:rPr>
          </w:rPrChange>
        </w:rPr>
        <w:t>/</w:t>
      </w:r>
      <w:proofErr w:type="spellStart"/>
      <w:r w:rsidRPr="00922713">
        <w:rPr>
          <w:rFonts w:ascii="Arial" w:hAnsi="Arial" w:cs="Arial"/>
          <w:noProof w:val="0"/>
          <w:sz w:val="22"/>
          <w:szCs w:val="22"/>
          <w:lang w:val="en-ID" w:eastAsia="en-ID"/>
          <w:rPrChange w:id="5778" w:author="Syahrani Rachmawati Sadino" w:date="2025-01-31T14:35:00Z">
            <w:rPr>
              <w:rFonts w:asciiTheme="minorBidi" w:hAnsiTheme="minorBidi" w:cstheme="minorBidi"/>
              <w:noProof w:val="0"/>
              <w:sz w:val="22"/>
              <w:szCs w:val="22"/>
              <w:lang w:val="en-ID" w:eastAsia="en-ID"/>
            </w:rPr>
          </w:rPrChange>
        </w:rPr>
        <w:t>pemegang</w:t>
      </w:r>
      <w:proofErr w:type="spellEnd"/>
      <w:r w:rsidRPr="00922713">
        <w:rPr>
          <w:rFonts w:ascii="Arial" w:hAnsi="Arial" w:cs="Arial"/>
          <w:noProof w:val="0"/>
          <w:sz w:val="22"/>
          <w:szCs w:val="22"/>
          <w:lang w:val="en-ID" w:eastAsia="en-ID"/>
          <w:rPrChange w:id="5779" w:author="Syahrani Rachmawati Sadino" w:date="2025-01-31T14:35:00Z">
            <w:rPr>
              <w:rFonts w:asciiTheme="minorBidi" w:hAnsiTheme="minorBidi" w:cstheme="minorBidi"/>
              <w:noProof w:val="0"/>
              <w:sz w:val="22"/>
              <w:szCs w:val="22"/>
              <w:lang w:val="en-ID" w:eastAsia="en-ID"/>
            </w:rPr>
          </w:rPrChange>
        </w:rPr>
        <w:t xml:space="preserve"> polis </w:t>
      </w:r>
      <w:proofErr w:type="spellStart"/>
      <w:r w:rsidRPr="00922713">
        <w:rPr>
          <w:rFonts w:ascii="Arial" w:hAnsi="Arial" w:cs="Arial"/>
          <w:noProof w:val="0"/>
          <w:sz w:val="22"/>
          <w:szCs w:val="22"/>
          <w:lang w:val="en-ID" w:eastAsia="en-ID"/>
          <w:rPrChange w:id="5780" w:author="Syahrani Rachmawati Sadino" w:date="2025-01-31T14:35:00Z">
            <w:rPr>
              <w:rFonts w:asciiTheme="minorBidi" w:hAnsiTheme="minorBidi" w:cstheme="minorBidi"/>
              <w:noProof w:val="0"/>
              <w:sz w:val="22"/>
              <w:szCs w:val="22"/>
              <w:lang w:val="en-ID" w:eastAsia="en-ID"/>
            </w:rPr>
          </w:rPrChange>
        </w:rPr>
        <w:t>atau</w:t>
      </w:r>
      <w:proofErr w:type="spellEnd"/>
      <w:r w:rsidRPr="00922713">
        <w:rPr>
          <w:rFonts w:ascii="Arial" w:hAnsi="Arial" w:cs="Arial"/>
          <w:noProof w:val="0"/>
          <w:sz w:val="22"/>
          <w:szCs w:val="22"/>
          <w:lang w:val="en-ID" w:eastAsia="en-ID"/>
          <w:rPrChange w:id="5781" w:author="Syahrani Rachmawati Sadino" w:date="2025-01-31T14:35:00Z">
            <w:rPr>
              <w:rFonts w:asciiTheme="minorBidi" w:hAnsiTheme="minorBidi" w:cstheme="minorBidi"/>
              <w:noProof w:val="0"/>
              <w:sz w:val="22"/>
              <w:szCs w:val="22"/>
              <w:lang w:val="en-ID" w:eastAsia="en-ID"/>
            </w:rPr>
          </w:rPrChange>
        </w:rPr>
        <w:t xml:space="preserve"> oleh </w:t>
      </w:r>
      <w:proofErr w:type="spellStart"/>
      <w:r w:rsidRPr="00922713">
        <w:rPr>
          <w:rFonts w:ascii="Arial" w:hAnsi="Arial" w:cs="Arial"/>
          <w:noProof w:val="0"/>
          <w:sz w:val="22"/>
          <w:szCs w:val="22"/>
          <w:lang w:val="en-ID" w:eastAsia="en-ID"/>
          <w:rPrChange w:id="5782" w:author="Syahrani Rachmawati Sadino" w:date="2025-01-31T14:35:00Z">
            <w:rPr>
              <w:rFonts w:asciiTheme="minorBidi" w:hAnsiTheme="minorBidi" w:cstheme="minorBidi"/>
              <w:noProof w:val="0"/>
              <w:sz w:val="22"/>
              <w:szCs w:val="22"/>
              <w:lang w:val="en-ID" w:eastAsia="en-ID"/>
            </w:rPr>
          </w:rPrChange>
        </w:rPr>
        <w:t>seseorang</w:t>
      </w:r>
      <w:proofErr w:type="spellEnd"/>
      <w:r w:rsidRPr="00922713">
        <w:rPr>
          <w:rFonts w:ascii="Arial" w:hAnsi="Arial" w:cs="Arial"/>
          <w:noProof w:val="0"/>
          <w:sz w:val="22"/>
          <w:szCs w:val="22"/>
          <w:lang w:val="en-ID" w:eastAsia="en-ID"/>
          <w:rPrChange w:id="5783" w:author="Syahrani Rachmawati Sadino" w:date="2025-01-31T14:35:00Z">
            <w:rPr>
              <w:rFonts w:asciiTheme="minorBidi" w:hAnsiTheme="minorBidi" w:cstheme="minorBidi"/>
              <w:noProof w:val="0"/>
              <w:sz w:val="22"/>
              <w:szCs w:val="22"/>
              <w:lang w:val="en-ID" w:eastAsia="en-ID"/>
            </w:rPr>
          </w:rPrChange>
        </w:rPr>
        <w:t xml:space="preserve"> yang </w:t>
      </w:r>
      <w:proofErr w:type="spellStart"/>
      <w:r w:rsidRPr="00922713">
        <w:rPr>
          <w:rFonts w:ascii="Arial" w:hAnsi="Arial" w:cs="Arial"/>
          <w:noProof w:val="0"/>
          <w:sz w:val="22"/>
          <w:szCs w:val="22"/>
          <w:lang w:val="en-ID" w:eastAsia="en-ID"/>
          <w:rPrChange w:id="5784" w:author="Syahrani Rachmawati Sadino" w:date="2025-01-31T14:35:00Z">
            <w:rPr>
              <w:rFonts w:asciiTheme="minorBidi" w:hAnsiTheme="minorBidi" w:cstheme="minorBidi"/>
              <w:noProof w:val="0"/>
              <w:sz w:val="22"/>
              <w:szCs w:val="22"/>
              <w:lang w:val="en-ID" w:eastAsia="en-ID"/>
            </w:rPr>
          </w:rPrChange>
        </w:rPr>
        <w:t>secara</w:t>
      </w:r>
      <w:proofErr w:type="spellEnd"/>
      <w:r w:rsidRPr="00922713">
        <w:rPr>
          <w:rFonts w:ascii="Arial" w:hAnsi="Arial" w:cs="Arial"/>
          <w:noProof w:val="0"/>
          <w:sz w:val="22"/>
          <w:szCs w:val="22"/>
          <w:lang w:val="en-ID" w:eastAsia="en-ID"/>
          <w:rPrChange w:id="5785" w:author="Syahrani Rachmawati Sadino" w:date="2025-01-31T14:35:00Z">
            <w:rPr>
              <w:rFonts w:asciiTheme="minorBidi" w:hAnsiTheme="minorBidi" w:cstheme="minorBidi"/>
              <w:noProof w:val="0"/>
              <w:sz w:val="22"/>
              <w:szCs w:val="22"/>
              <w:lang w:val="en-ID" w:eastAsia="en-ID"/>
            </w:rPr>
          </w:rPrChange>
        </w:rPr>
        <w:t xml:space="preserve"> normal </w:t>
      </w:r>
      <w:proofErr w:type="spellStart"/>
      <w:r w:rsidRPr="00922713">
        <w:rPr>
          <w:rFonts w:ascii="Arial" w:hAnsi="Arial" w:cs="Arial"/>
          <w:noProof w:val="0"/>
          <w:sz w:val="22"/>
          <w:szCs w:val="22"/>
          <w:lang w:val="en-ID" w:eastAsia="en-ID"/>
          <w:rPrChange w:id="5786" w:author="Syahrani Rachmawati Sadino" w:date="2025-01-31T14:35:00Z">
            <w:rPr>
              <w:rFonts w:asciiTheme="minorBidi" w:hAnsiTheme="minorBidi" w:cstheme="minorBidi"/>
              <w:noProof w:val="0"/>
              <w:sz w:val="22"/>
              <w:szCs w:val="22"/>
              <w:lang w:val="en-ID" w:eastAsia="en-ID"/>
            </w:rPr>
          </w:rPrChange>
        </w:rPr>
        <w:t>tinggal</w:t>
      </w:r>
      <w:proofErr w:type="spellEnd"/>
      <w:r w:rsidRPr="00922713">
        <w:rPr>
          <w:rFonts w:ascii="Arial" w:hAnsi="Arial" w:cs="Arial"/>
          <w:noProof w:val="0"/>
          <w:sz w:val="22"/>
          <w:szCs w:val="22"/>
          <w:lang w:val="en-ID" w:eastAsia="en-ID"/>
          <w:rPrChange w:id="5787"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88" w:author="Syahrani Rachmawati Sadino" w:date="2025-01-31T14:35:00Z">
            <w:rPr>
              <w:rFonts w:asciiTheme="minorBidi" w:hAnsiTheme="minorBidi" w:cstheme="minorBidi"/>
              <w:noProof w:val="0"/>
              <w:sz w:val="22"/>
              <w:szCs w:val="22"/>
              <w:lang w:val="en-ID" w:eastAsia="en-ID"/>
            </w:rPr>
          </w:rPrChange>
        </w:rPr>
        <w:t>dalam</w:t>
      </w:r>
      <w:proofErr w:type="spellEnd"/>
      <w:r w:rsidRPr="00922713">
        <w:rPr>
          <w:rFonts w:ascii="Arial" w:hAnsi="Arial" w:cs="Arial"/>
          <w:noProof w:val="0"/>
          <w:sz w:val="22"/>
          <w:szCs w:val="22"/>
          <w:lang w:val="en-ID" w:eastAsia="en-ID"/>
          <w:rPrChange w:id="5789"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90" w:author="Syahrani Rachmawati Sadino" w:date="2025-01-31T14:35:00Z">
            <w:rPr>
              <w:rFonts w:asciiTheme="minorBidi" w:hAnsiTheme="minorBidi" w:cstheme="minorBidi"/>
              <w:noProof w:val="0"/>
              <w:sz w:val="22"/>
              <w:szCs w:val="22"/>
              <w:lang w:val="en-ID" w:eastAsia="en-ID"/>
            </w:rPr>
          </w:rPrChange>
        </w:rPr>
        <w:t>rumah</w:t>
      </w:r>
      <w:proofErr w:type="spellEnd"/>
      <w:r w:rsidRPr="00922713">
        <w:rPr>
          <w:rFonts w:ascii="Arial" w:hAnsi="Arial" w:cs="Arial"/>
          <w:noProof w:val="0"/>
          <w:sz w:val="22"/>
          <w:szCs w:val="22"/>
          <w:lang w:val="en-ID" w:eastAsia="en-ID"/>
          <w:rPrChange w:id="5791"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92" w:author="Syahrani Rachmawati Sadino" w:date="2025-01-31T14:35:00Z">
            <w:rPr>
              <w:rFonts w:asciiTheme="minorBidi" w:hAnsiTheme="minorBidi" w:cstheme="minorBidi"/>
              <w:noProof w:val="0"/>
              <w:sz w:val="22"/>
              <w:szCs w:val="22"/>
              <w:lang w:val="en-ID" w:eastAsia="en-ID"/>
            </w:rPr>
          </w:rPrChange>
        </w:rPr>
        <w:t>tangga</w:t>
      </w:r>
      <w:proofErr w:type="spellEnd"/>
      <w:r w:rsidRPr="00922713">
        <w:rPr>
          <w:rFonts w:ascii="Arial" w:hAnsi="Arial" w:cs="Arial"/>
          <w:noProof w:val="0"/>
          <w:sz w:val="22"/>
          <w:szCs w:val="22"/>
          <w:lang w:val="en-ID" w:eastAsia="en-ID"/>
          <w:rPrChange w:id="5793"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794" w:author="Syahrani Rachmawati Sadino" w:date="2025-01-31T14:35:00Z">
            <w:rPr>
              <w:rFonts w:asciiTheme="minorBidi" w:hAnsiTheme="minorBidi" w:cstheme="minorBidi"/>
              <w:noProof w:val="0"/>
              <w:sz w:val="22"/>
              <w:szCs w:val="22"/>
              <w:lang w:val="en-ID" w:eastAsia="en-ID"/>
            </w:rPr>
          </w:rPrChange>
        </w:rPr>
        <w:t>Peserta</w:t>
      </w:r>
      <w:proofErr w:type="spellEnd"/>
      <w:r w:rsidRPr="00922713">
        <w:rPr>
          <w:rFonts w:ascii="Arial" w:hAnsi="Arial" w:cs="Arial"/>
          <w:noProof w:val="0"/>
          <w:sz w:val="22"/>
          <w:szCs w:val="22"/>
          <w:lang w:val="en-ID" w:eastAsia="en-ID"/>
          <w:rPrChange w:id="5795" w:author="Syahrani Rachmawati Sadino" w:date="2025-01-31T14:35:00Z">
            <w:rPr>
              <w:rFonts w:asciiTheme="minorBidi" w:hAnsiTheme="minorBidi" w:cstheme="minorBidi"/>
              <w:noProof w:val="0"/>
              <w:sz w:val="22"/>
              <w:szCs w:val="22"/>
              <w:lang w:val="en-ID" w:eastAsia="en-ID"/>
            </w:rPr>
          </w:rPrChange>
        </w:rPr>
        <w:t>/</w:t>
      </w:r>
      <w:proofErr w:type="spellStart"/>
      <w:r w:rsidRPr="00922713">
        <w:rPr>
          <w:rFonts w:ascii="Arial" w:hAnsi="Arial" w:cs="Arial"/>
          <w:noProof w:val="0"/>
          <w:sz w:val="22"/>
          <w:szCs w:val="22"/>
          <w:lang w:val="en-ID" w:eastAsia="en-ID"/>
          <w:rPrChange w:id="5796" w:author="Syahrani Rachmawati Sadino" w:date="2025-01-31T14:35:00Z">
            <w:rPr>
              <w:rFonts w:asciiTheme="minorBidi" w:hAnsiTheme="minorBidi" w:cstheme="minorBidi"/>
              <w:noProof w:val="0"/>
              <w:sz w:val="22"/>
              <w:szCs w:val="22"/>
              <w:lang w:val="en-ID" w:eastAsia="en-ID"/>
            </w:rPr>
          </w:rPrChange>
        </w:rPr>
        <w:t>pemegang</w:t>
      </w:r>
      <w:proofErr w:type="spellEnd"/>
      <w:r w:rsidRPr="00922713">
        <w:rPr>
          <w:rFonts w:ascii="Arial" w:hAnsi="Arial" w:cs="Arial"/>
          <w:noProof w:val="0"/>
          <w:sz w:val="22"/>
          <w:szCs w:val="22"/>
          <w:lang w:val="en-ID" w:eastAsia="en-ID"/>
          <w:rPrChange w:id="5797" w:author="Syahrani Rachmawati Sadino" w:date="2025-01-31T14:35:00Z">
            <w:rPr>
              <w:rFonts w:asciiTheme="minorBidi" w:hAnsiTheme="minorBidi" w:cstheme="minorBidi"/>
              <w:noProof w:val="0"/>
              <w:sz w:val="22"/>
              <w:szCs w:val="22"/>
              <w:lang w:val="en-ID" w:eastAsia="en-ID"/>
            </w:rPr>
          </w:rPrChange>
        </w:rPr>
        <w:t xml:space="preserve"> polis.</w:t>
      </w:r>
    </w:p>
    <w:p w14:paraId="5F55CCDC"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en-ID" w:eastAsia="en-ID"/>
          <w:rPrChange w:id="5798" w:author="Syahrani Rachmawati Sadino" w:date="2025-01-31T14:35:00Z">
            <w:rPr>
              <w:rFonts w:asciiTheme="minorBidi" w:hAnsiTheme="minorBidi" w:cstheme="minorBidi"/>
              <w:noProof w:val="0"/>
              <w:sz w:val="22"/>
              <w:szCs w:val="22"/>
              <w:lang w:val="en-ID" w:eastAsia="en-ID"/>
            </w:rPr>
          </w:rPrChange>
        </w:rPr>
        <w:pPrChange w:id="5799" w:author="Syahrani Rachmawati Sadino" w:date="2025-01-31T15:00:00Z">
          <w:pPr>
            <w:numPr>
              <w:numId w:val="71"/>
            </w:numPr>
            <w:tabs>
              <w:tab w:val="num" w:pos="720"/>
            </w:tabs>
            <w:spacing w:line="276" w:lineRule="auto"/>
            <w:ind w:left="851" w:hanging="425"/>
            <w:jc w:val="both"/>
          </w:pPr>
        </w:pPrChange>
      </w:pPr>
      <w:proofErr w:type="spellStart"/>
      <w:r w:rsidRPr="00922713">
        <w:rPr>
          <w:rFonts w:ascii="Arial" w:hAnsi="Arial" w:cs="Arial"/>
          <w:noProof w:val="0"/>
          <w:sz w:val="22"/>
          <w:szCs w:val="22"/>
          <w:lang w:val="en-ID" w:eastAsia="en-ID"/>
          <w:rPrChange w:id="5800" w:author="Syahrani Rachmawati Sadino" w:date="2025-01-31T14:35:00Z">
            <w:rPr>
              <w:rFonts w:asciiTheme="minorBidi" w:hAnsiTheme="minorBidi" w:cstheme="minorBidi"/>
              <w:noProof w:val="0"/>
              <w:sz w:val="22"/>
              <w:szCs w:val="22"/>
              <w:lang w:val="en-ID" w:eastAsia="en-ID"/>
            </w:rPr>
          </w:rPrChange>
        </w:rPr>
        <w:t>Gangguan</w:t>
      </w:r>
      <w:proofErr w:type="spellEnd"/>
      <w:r w:rsidRPr="00922713">
        <w:rPr>
          <w:rFonts w:ascii="Arial" w:hAnsi="Arial" w:cs="Arial"/>
          <w:noProof w:val="0"/>
          <w:sz w:val="22"/>
          <w:szCs w:val="22"/>
          <w:lang w:val="en-ID" w:eastAsia="en-ID"/>
          <w:rPrChange w:id="5801"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802" w:author="Syahrani Rachmawati Sadino" w:date="2025-01-31T14:35:00Z">
            <w:rPr>
              <w:rFonts w:asciiTheme="minorBidi" w:hAnsiTheme="minorBidi" w:cstheme="minorBidi"/>
              <w:noProof w:val="0"/>
              <w:sz w:val="22"/>
              <w:szCs w:val="22"/>
              <w:lang w:val="en-ID" w:eastAsia="en-ID"/>
            </w:rPr>
          </w:rPrChange>
        </w:rPr>
        <w:t>akibat</w:t>
      </w:r>
      <w:proofErr w:type="spellEnd"/>
      <w:r w:rsidRPr="00922713">
        <w:rPr>
          <w:rFonts w:ascii="Arial" w:hAnsi="Arial" w:cs="Arial"/>
          <w:noProof w:val="0"/>
          <w:sz w:val="22"/>
          <w:szCs w:val="22"/>
          <w:lang w:val="en-ID" w:eastAsia="en-ID"/>
          <w:rPrChange w:id="5803"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804" w:author="Syahrani Rachmawati Sadino" w:date="2025-01-31T14:35:00Z">
            <w:rPr>
              <w:rFonts w:asciiTheme="minorBidi" w:hAnsiTheme="minorBidi" w:cstheme="minorBidi"/>
              <w:noProof w:val="0"/>
              <w:sz w:val="22"/>
              <w:szCs w:val="22"/>
              <w:lang w:val="en-ID" w:eastAsia="en-ID"/>
            </w:rPr>
          </w:rPrChange>
        </w:rPr>
        <w:t>sinar</w:t>
      </w:r>
      <w:proofErr w:type="spellEnd"/>
      <w:r w:rsidRPr="00922713">
        <w:rPr>
          <w:rFonts w:ascii="Arial" w:hAnsi="Arial" w:cs="Arial"/>
          <w:noProof w:val="0"/>
          <w:sz w:val="22"/>
          <w:szCs w:val="22"/>
          <w:lang w:val="en-ID" w:eastAsia="en-ID"/>
          <w:rPrChange w:id="5805" w:author="Syahrani Rachmawati Sadino" w:date="2025-01-31T14:35:00Z">
            <w:rPr>
              <w:rFonts w:asciiTheme="minorBidi" w:hAnsiTheme="minorBidi" w:cstheme="minorBidi"/>
              <w:noProof w:val="0"/>
              <w:sz w:val="22"/>
              <w:szCs w:val="22"/>
              <w:lang w:val="en-ID" w:eastAsia="en-ID"/>
            </w:rPr>
          </w:rPrChange>
        </w:rPr>
        <w:t xml:space="preserve"> </w:t>
      </w:r>
      <w:r w:rsidRPr="00922713">
        <w:rPr>
          <w:rFonts w:ascii="Arial" w:hAnsi="Arial" w:cs="Arial"/>
          <w:i/>
          <w:iCs/>
          <w:noProof w:val="0"/>
          <w:sz w:val="22"/>
          <w:szCs w:val="22"/>
          <w:lang w:val="en-ID" w:eastAsia="en-ID"/>
          <w:rPrChange w:id="5806" w:author="Syahrani Rachmawati Sadino" w:date="2025-01-31T14:35:00Z">
            <w:rPr>
              <w:rFonts w:asciiTheme="minorBidi" w:hAnsiTheme="minorBidi" w:cstheme="minorBidi"/>
              <w:i/>
              <w:iCs/>
              <w:noProof w:val="0"/>
              <w:sz w:val="22"/>
              <w:szCs w:val="22"/>
              <w:lang w:val="en-ID" w:eastAsia="en-ID"/>
            </w:rPr>
          </w:rPrChange>
        </w:rPr>
        <w:t xml:space="preserve">radio </w:t>
      </w:r>
      <w:proofErr w:type="spellStart"/>
      <w:r w:rsidRPr="00922713">
        <w:rPr>
          <w:rFonts w:ascii="Arial" w:hAnsi="Arial" w:cs="Arial"/>
          <w:i/>
          <w:iCs/>
          <w:noProof w:val="0"/>
          <w:sz w:val="22"/>
          <w:szCs w:val="22"/>
          <w:lang w:val="en-ID" w:eastAsia="en-ID"/>
          <w:rPrChange w:id="5807" w:author="Syahrani Rachmawati Sadino" w:date="2025-01-31T14:35:00Z">
            <w:rPr>
              <w:rFonts w:asciiTheme="minorBidi" w:hAnsiTheme="minorBidi" w:cstheme="minorBidi"/>
              <w:i/>
              <w:iCs/>
              <w:noProof w:val="0"/>
              <w:sz w:val="22"/>
              <w:szCs w:val="22"/>
              <w:lang w:val="en-ID" w:eastAsia="en-ID"/>
            </w:rPr>
          </w:rPrChange>
        </w:rPr>
        <w:t>aktif</w:t>
      </w:r>
      <w:proofErr w:type="spellEnd"/>
      <w:r w:rsidRPr="00922713">
        <w:rPr>
          <w:rFonts w:ascii="Arial" w:hAnsi="Arial" w:cs="Arial"/>
          <w:noProof w:val="0"/>
          <w:sz w:val="22"/>
          <w:szCs w:val="22"/>
          <w:lang w:val="en-ID" w:eastAsia="en-ID"/>
          <w:rPrChange w:id="5808"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i/>
          <w:iCs/>
          <w:noProof w:val="0"/>
          <w:sz w:val="22"/>
          <w:szCs w:val="22"/>
          <w:lang w:val="en-ID" w:eastAsia="en-ID"/>
          <w:rPrChange w:id="5809" w:author="Syahrani Rachmawati Sadino" w:date="2025-01-31T14:35:00Z">
            <w:rPr>
              <w:rFonts w:asciiTheme="minorBidi" w:hAnsiTheme="minorBidi" w:cstheme="minorBidi"/>
              <w:i/>
              <w:iCs/>
              <w:noProof w:val="0"/>
              <w:sz w:val="22"/>
              <w:szCs w:val="22"/>
              <w:lang w:val="en-ID" w:eastAsia="en-ID"/>
            </w:rPr>
          </w:rPrChange>
        </w:rPr>
        <w:t>nuklir</w:t>
      </w:r>
      <w:proofErr w:type="spellEnd"/>
      <w:r w:rsidRPr="00922713">
        <w:rPr>
          <w:rFonts w:ascii="Arial" w:hAnsi="Arial" w:cs="Arial"/>
          <w:noProof w:val="0"/>
          <w:sz w:val="22"/>
          <w:szCs w:val="22"/>
          <w:lang w:val="en-ID" w:eastAsia="en-ID"/>
          <w:rPrChange w:id="5810"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811" w:author="Syahrani Rachmawati Sadino" w:date="2025-01-31T14:35:00Z">
            <w:rPr>
              <w:rFonts w:asciiTheme="minorBidi" w:hAnsiTheme="minorBidi" w:cstheme="minorBidi"/>
              <w:noProof w:val="0"/>
              <w:sz w:val="22"/>
              <w:szCs w:val="22"/>
              <w:lang w:val="en-ID" w:eastAsia="en-ID"/>
            </w:rPr>
          </w:rPrChange>
        </w:rPr>
        <w:t>bencana</w:t>
      </w:r>
      <w:proofErr w:type="spellEnd"/>
      <w:r w:rsidRPr="00922713">
        <w:rPr>
          <w:rFonts w:ascii="Arial" w:hAnsi="Arial" w:cs="Arial"/>
          <w:noProof w:val="0"/>
          <w:sz w:val="22"/>
          <w:szCs w:val="22"/>
          <w:lang w:val="en-ID" w:eastAsia="en-ID"/>
          <w:rPrChange w:id="5812"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813" w:author="Syahrani Rachmawati Sadino" w:date="2025-01-31T14:35:00Z">
            <w:rPr>
              <w:rFonts w:asciiTheme="minorBidi" w:hAnsiTheme="minorBidi" w:cstheme="minorBidi"/>
              <w:noProof w:val="0"/>
              <w:sz w:val="22"/>
              <w:szCs w:val="22"/>
              <w:lang w:val="en-ID" w:eastAsia="en-ID"/>
            </w:rPr>
          </w:rPrChange>
        </w:rPr>
        <w:t>alam</w:t>
      </w:r>
      <w:proofErr w:type="spellEnd"/>
      <w:r w:rsidRPr="00922713">
        <w:rPr>
          <w:rFonts w:ascii="Arial" w:hAnsi="Arial" w:cs="Arial"/>
          <w:noProof w:val="0"/>
          <w:sz w:val="22"/>
          <w:szCs w:val="22"/>
          <w:lang w:val="en-ID" w:eastAsia="en-ID"/>
          <w:rPrChange w:id="5814"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815" w:author="Syahrani Rachmawati Sadino" w:date="2025-01-31T14:35:00Z">
            <w:rPr>
              <w:rFonts w:asciiTheme="minorBidi" w:hAnsiTheme="minorBidi" w:cstheme="minorBidi"/>
              <w:noProof w:val="0"/>
              <w:sz w:val="22"/>
              <w:szCs w:val="22"/>
              <w:lang w:val="en-ID" w:eastAsia="en-ID"/>
            </w:rPr>
          </w:rPrChange>
        </w:rPr>
        <w:t>gempa</w:t>
      </w:r>
      <w:proofErr w:type="spellEnd"/>
      <w:r w:rsidRPr="00922713">
        <w:rPr>
          <w:rFonts w:ascii="Arial" w:hAnsi="Arial" w:cs="Arial"/>
          <w:noProof w:val="0"/>
          <w:sz w:val="22"/>
          <w:szCs w:val="22"/>
          <w:lang w:val="en-ID" w:eastAsia="en-ID"/>
          <w:rPrChange w:id="5816"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817" w:author="Syahrani Rachmawati Sadino" w:date="2025-01-31T14:35:00Z">
            <w:rPr>
              <w:rFonts w:asciiTheme="minorBidi" w:hAnsiTheme="minorBidi" w:cstheme="minorBidi"/>
              <w:noProof w:val="0"/>
              <w:sz w:val="22"/>
              <w:szCs w:val="22"/>
              <w:lang w:val="en-ID" w:eastAsia="en-ID"/>
            </w:rPr>
          </w:rPrChange>
        </w:rPr>
        <w:t>bumi</w:t>
      </w:r>
      <w:proofErr w:type="spellEnd"/>
      <w:r w:rsidRPr="00922713">
        <w:rPr>
          <w:rFonts w:ascii="Arial" w:hAnsi="Arial" w:cs="Arial"/>
          <w:noProof w:val="0"/>
          <w:sz w:val="22"/>
          <w:szCs w:val="22"/>
          <w:lang w:val="en-ID" w:eastAsia="en-ID"/>
          <w:rPrChange w:id="5818"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819" w:author="Syahrani Rachmawati Sadino" w:date="2025-01-31T14:35:00Z">
            <w:rPr>
              <w:rFonts w:asciiTheme="minorBidi" w:hAnsiTheme="minorBidi" w:cstheme="minorBidi"/>
              <w:noProof w:val="0"/>
              <w:sz w:val="22"/>
              <w:szCs w:val="22"/>
              <w:lang w:val="en-ID" w:eastAsia="en-ID"/>
            </w:rPr>
          </w:rPrChange>
        </w:rPr>
        <w:t>banjir</w:t>
      </w:r>
      <w:proofErr w:type="spellEnd"/>
      <w:r w:rsidRPr="00922713">
        <w:rPr>
          <w:rFonts w:ascii="Arial" w:hAnsi="Arial" w:cs="Arial"/>
          <w:noProof w:val="0"/>
          <w:sz w:val="22"/>
          <w:szCs w:val="22"/>
          <w:lang w:val="en-ID" w:eastAsia="en-ID"/>
          <w:rPrChange w:id="5820"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821" w:author="Syahrani Rachmawati Sadino" w:date="2025-01-31T14:35:00Z">
            <w:rPr>
              <w:rFonts w:asciiTheme="minorBidi" w:hAnsiTheme="minorBidi" w:cstheme="minorBidi"/>
              <w:noProof w:val="0"/>
              <w:sz w:val="22"/>
              <w:szCs w:val="22"/>
              <w:lang w:val="en-ID" w:eastAsia="en-ID"/>
            </w:rPr>
          </w:rPrChange>
        </w:rPr>
        <w:t>letusan</w:t>
      </w:r>
      <w:proofErr w:type="spellEnd"/>
      <w:r w:rsidRPr="00922713">
        <w:rPr>
          <w:rFonts w:ascii="Arial" w:hAnsi="Arial" w:cs="Arial"/>
          <w:noProof w:val="0"/>
          <w:sz w:val="22"/>
          <w:szCs w:val="22"/>
          <w:lang w:val="en-ID" w:eastAsia="en-ID"/>
          <w:rPrChange w:id="5822"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823" w:author="Syahrani Rachmawati Sadino" w:date="2025-01-31T14:35:00Z">
            <w:rPr>
              <w:rFonts w:asciiTheme="minorBidi" w:hAnsiTheme="minorBidi" w:cstheme="minorBidi"/>
              <w:noProof w:val="0"/>
              <w:sz w:val="22"/>
              <w:szCs w:val="22"/>
              <w:lang w:val="en-ID" w:eastAsia="en-ID"/>
            </w:rPr>
          </w:rPrChange>
        </w:rPr>
        <w:t>gunung</w:t>
      </w:r>
      <w:proofErr w:type="spellEnd"/>
      <w:r w:rsidRPr="00922713">
        <w:rPr>
          <w:rFonts w:ascii="Arial" w:hAnsi="Arial" w:cs="Arial"/>
          <w:noProof w:val="0"/>
          <w:sz w:val="22"/>
          <w:szCs w:val="22"/>
          <w:lang w:val="en-ID" w:eastAsia="en-ID"/>
          <w:rPrChange w:id="5824"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825" w:author="Syahrani Rachmawati Sadino" w:date="2025-01-31T14:35:00Z">
            <w:rPr>
              <w:rFonts w:asciiTheme="minorBidi" w:hAnsiTheme="minorBidi" w:cstheme="minorBidi"/>
              <w:noProof w:val="0"/>
              <w:sz w:val="22"/>
              <w:szCs w:val="22"/>
              <w:lang w:val="en-ID" w:eastAsia="en-ID"/>
            </w:rPr>
          </w:rPrChange>
        </w:rPr>
        <w:t>berapi</w:t>
      </w:r>
      <w:proofErr w:type="spellEnd"/>
      <w:r w:rsidRPr="00922713">
        <w:rPr>
          <w:rFonts w:ascii="Arial" w:hAnsi="Arial" w:cs="Arial"/>
          <w:noProof w:val="0"/>
          <w:sz w:val="22"/>
          <w:szCs w:val="22"/>
          <w:lang w:val="en-ID" w:eastAsia="en-ID"/>
          <w:rPrChange w:id="5826"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827" w:author="Syahrani Rachmawati Sadino" w:date="2025-01-31T14:35:00Z">
            <w:rPr>
              <w:rFonts w:asciiTheme="minorBidi" w:hAnsiTheme="minorBidi" w:cstheme="minorBidi"/>
              <w:noProof w:val="0"/>
              <w:sz w:val="22"/>
              <w:szCs w:val="22"/>
              <w:lang w:val="en-ID" w:eastAsia="en-ID"/>
            </w:rPr>
          </w:rPrChange>
        </w:rPr>
        <w:t>badai</w:t>
      </w:r>
      <w:proofErr w:type="spellEnd"/>
      <w:r w:rsidRPr="00922713">
        <w:rPr>
          <w:rFonts w:ascii="Arial" w:hAnsi="Arial" w:cs="Arial"/>
          <w:noProof w:val="0"/>
          <w:sz w:val="22"/>
          <w:szCs w:val="22"/>
          <w:lang w:val="en-ID" w:eastAsia="en-ID"/>
          <w:rPrChange w:id="5828" w:author="Syahrani Rachmawati Sadino" w:date="2025-01-31T14:35:00Z">
            <w:rPr>
              <w:rFonts w:asciiTheme="minorBidi" w:hAnsiTheme="minorBidi" w:cstheme="minorBidi"/>
              <w:noProof w:val="0"/>
              <w:sz w:val="22"/>
              <w:szCs w:val="22"/>
              <w:lang w:val="en-ID" w:eastAsia="en-ID"/>
            </w:rPr>
          </w:rPrChange>
        </w:rPr>
        <w:t xml:space="preserve">, tsunami dan </w:t>
      </w:r>
      <w:proofErr w:type="spellStart"/>
      <w:r w:rsidRPr="00922713">
        <w:rPr>
          <w:rFonts w:ascii="Arial" w:hAnsi="Arial" w:cs="Arial"/>
          <w:noProof w:val="0"/>
          <w:sz w:val="22"/>
          <w:szCs w:val="22"/>
          <w:lang w:val="en-ID" w:eastAsia="en-ID"/>
          <w:rPrChange w:id="5829" w:author="Syahrani Rachmawati Sadino" w:date="2025-01-31T14:35:00Z">
            <w:rPr>
              <w:rFonts w:asciiTheme="minorBidi" w:hAnsiTheme="minorBidi" w:cstheme="minorBidi"/>
              <w:noProof w:val="0"/>
              <w:sz w:val="22"/>
              <w:szCs w:val="22"/>
              <w:lang w:val="en-ID" w:eastAsia="en-ID"/>
            </w:rPr>
          </w:rPrChange>
        </w:rPr>
        <w:t>sejenisnya</w:t>
      </w:r>
      <w:proofErr w:type="spellEnd"/>
      <w:r w:rsidRPr="00922713">
        <w:rPr>
          <w:rFonts w:ascii="Arial" w:hAnsi="Arial" w:cs="Arial"/>
          <w:noProof w:val="0"/>
          <w:sz w:val="22"/>
          <w:szCs w:val="22"/>
          <w:lang w:val="en-ID" w:eastAsia="en-ID"/>
          <w:rPrChange w:id="5830" w:author="Syahrani Rachmawati Sadino" w:date="2025-01-31T14:35:00Z">
            <w:rPr>
              <w:rFonts w:asciiTheme="minorBidi" w:hAnsiTheme="minorBidi" w:cstheme="minorBidi"/>
              <w:noProof w:val="0"/>
              <w:sz w:val="22"/>
              <w:szCs w:val="22"/>
              <w:lang w:val="en-ID" w:eastAsia="en-ID"/>
            </w:rPr>
          </w:rPrChange>
        </w:rPr>
        <w:t>).</w:t>
      </w:r>
    </w:p>
    <w:p w14:paraId="79A10FED"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5831" w:author="Syahrani Rachmawati Sadino" w:date="2025-01-31T14:35:00Z">
            <w:rPr>
              <w:rFonts w:asciiTheme="minorBidi" w:hAnsiTheme="minorBidi" w:cstheme="minorBidi"/>
              <w:noProof w:val="0"/>
              <w:sz w:val="22"/>
              <w:szCs w:val="22"/>
              <w:lang w:val="sv-SE" w:eastAsia="en-ID"/>
            </w:rPr>
          </w:rPrChange>
        </w:rPr>
        <w:pPrChange w:id="5832"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5833" w:author="Syahrani Rachmawati Sadino" w:date="2025-01-31T14:35:00Z">
            <w:rPr>
              <w:rFonts w:asciiTheme="minorBidi" w:hAnsiTheme="minorBidi" w:cstheme="minorBidi"/>
              <w:noProof w:val="0"/>
              <w:sz w:val="22"/>
              <w:szCs w:val="22"/>
              <w:lang w:val="sv-SE" w:eastAsia="en-ID"/>
            </w:rPr>
          </w:rPrChange>
        </w:rPr>
        <w:t>Imunisasi masal, hepatitis dan imunisasi lainnya yang tidak termasuk program imunisasi dasar (</w:t>
      </w:r>
      <w:r w:rsidRPr="00922713">
        <w:rPr>
          <w:rFonts w:ascii="Arial" w:hAnsi="Arial" w:cs="Arial"/>
          <w:i/>
          <w:iCs/>
          <w:noProof w:val="0"/>
          <w:sz w:val="22"/>
          <w:szCs w:val="22"/>
          <w:lang w:val="sv-SE" w:eastAsia="en-ID"/>
          <w:rPrChange w:id="5834" w:author="Syahrani Rachmawati Sadino" w:date="2025-01-31T14:35:00Z">
            <w:rPr>
              <w:rFonts w:asciiTheme="minorBidi" w:hAnsiTheme="minorBidi" w:cstheme="minorBidi"/>
              <w:i/>
              <w:iCs/>
              <w:noProof w:val="0"/>
              <w:sz w:val="22"/>
              <w:szCs w:val="22"/>
              <w:lang w:val="sv-SE" w:eastAsia="en-ID"/>
            </w:rPr>
          </w:rPrChange>
        </w:rPr>
        <w:t>BCG</w:t>
      </w:r>
      <w:r w:rsidRPr="00922713">
        <w:rPr>
          <w:rFonts w:ascii="Arial" w:hAnsi="Arial" w:cs="Arial"/>
          <w:noProof w:val="0"/>
          <w:sz w:val="22"/>
          <w:szCs w:val="22"/>
          <w:lang w:val="sv-SE" w:eastAsia="en-ID"/>
          <w:rPrChange w:id="5835" w:author="Syahrani Rachmawati Sadino" w:date="2025-01-31T14:35:00Z">
            <w:rPr>
              <w:rFonts w:asciiTheme="minorBidi" w:hAnsiTheme="minorBidi" w:cstheme="minorBidi"/>
              <w:noProof w:val="0"/>
              <w:sz w:val="22"/>
              <w:szCs w:val="22"/>
              <w:lang w:val="sv-SE" w:eastAsia="en-ID"/>
            </w:rPr>
          </w:rPrChange>
        </w:rPr>
        <w:t xml:space="preserve">, </w:t>
      </w:r>
      <w:r w:rsidRPr="00922713">
        <w:rPr>
          <w:rFonts w:ascii="Arial" w:hAnsi="Arial" w:cs="Arial"/>
          <w:i/>
          <w:iCs/>
          <w:noProof w:val="0"/>
          <w:sz w:val="22"/>
          <w:szCs w:val="22"/>
          <w:lang w:val="sv-SE" w:eastAsia="en-ID"/>
          <w:rPrChange w:id="5836" w:author="Syahrani Rachmawati Sadino" w:date="2025-01-31T14:35:00Z">
            <w:rPr>
              <w:rFonts w:asciiTheme="minorBidi" w:hAnsiTheme="minorBidi" w:cstheme="minorBidi"/>
              <w:i/>
              <w:iCs/>
              <w:noProof w:val="0"/>
              <w:sz w:val="22"/>
              <w:szCs w:val="22"/>
              <w:lang w:val="sv-SE" w:eastAsia="en-ID"/>
            </w:rPr>
          </w:rPrChange>
        </w:rPr>
        <w:t>DPT</w:t>
      </w:r>
      <w:r w:rsidRPr="00922713">
        <w:rPr>
          <w:rFonts w:ascii="Arial" w:hAnsi="Arial" w:cs="Arial"/>
          <w:noProof w:val="0"/>
          <w:sz w:val="22"/>
          <w:szCs w:val="22"/>
          <w:lang w:val="sv-SE" w:eastAsia="en-ID"/>
          <w:rPrChange w:id="5837" w:author="Syahrani Rachmawati Sadino" w:date="2025-01-31T14:35:00Z">
            <w:rPr>
              <w:rFonts w:asciiTheme="minorBidi" w:hAnsiTheme="minorBidi" w:cstheme="minorBidi"/>
              <w:noProof w:val="0"/>
              <w:sz w:val="22"/>
              <w:szCs w:val="22"/>
              <w:lang w:val="sv-SE" w:eastAsia="en-ID"/>
            </w:rPr>
          </w:rPrChange>
        </w:rPr>
        <w:t xml:space="preserve"> dan </w:t>
      </w:r>
      <w:r w:rsidRPr="00922713">
        <w:rPr>
          <w:rFonts w:ascii="Arial" w:hAnsi="Arial" w:cs="Arial"/>
          <w:i/>
          <w:iCs/>
          <w:noProof w:val="0"/>
          <w:sz w:val="22"/>
          <w:szCs w:val="22"/>
          <w:lang w:val="sv-SE" w:eastAsia="en-ID"/>
          <w:rPrChange w:id="5838" w:author="Syahrani Rachmawati Sadino" w:date="2025-01-31T14:35:00Z">
            <w:rPr>
              <w:rFonts w:asciiTheme="minorBidi" w:hAnsiTheme="minorBidi" w:cstheme="minorBidi"/>
              <w:i/>
              <w:iCs/>
              <w:noProof w:val="0"/>
              <w:sz w:val="22"/>
              <w:szCs w:val="22"/>
              <w:lang w:val="sv-SE" w:eastAsia="en-ID"/>
            </w:rPr>
          </w:rPrChange>
        </w:rPr>
        <w:t>Polio</w:t>
      </w:r>
      <w:r w:rsidRPr="00922713">
        <w:rPr>
          <w:rFonts w:ascii="Arial" w:hAnsi="Arial" w:cs="Arial"/>
          <w:noProof w:val="0"/>
          <w:sz w:val="22"/>
          <w:szCs w:val="22"/>
          <w:lang w:val="sv-SE" w:eastAsia="en-ID"/>
          <w:rPrChange w:id="5839" w:author="Syahrani Rachmawati Sadino" w:date="2025-01-31T14:35:00Z">
            <w:rPr>
              <w:rFonts w:asciiTheme="minorBidi" w:hAnsiTheme="minorBidi" w:cstheme="minorBidi"/>
              <w:noProof w:val="0"/>
              <w:sz w:val="22"/>
              <w:szCs w:val="22"/>
              <w:lang w:val="sv-SE" w:eastAsia="en-ID"/>
            </w:rPr>
          </w:rPrChange>
        </w:rPr>
        <w:t>).</w:t>
      </w:r>
    </w:p>
    <w:p w14:paraId="32ECE88A"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5840" w:author="Syahrani Rachmawati Sadino" w:date="2025-01-31T14:35:00Z">
            <w:rPr>
              <w:rFonts w:asciiTheme="minorBidi" w:hAnsiTheme="minorBidi" w:cstheme="minorBidi"/>
              <w:noProof w:val="0"/>
              <w:sz w:val="22"/>
              <w:szCs w:val="22"/>
              <w:lang w:val="sv-SE" w:eastAsia="en-ID"/>
            </w:rPr>
          </w:rPrChange>
        </w:rPr>
        <w:pPrChange w:id="5841"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5842" w:author="Syahrani Rachmawati Sadino" w:date="2025-01-31T14:35:00Z">
            <w:rPr>
              <w:rFonts w:asciiTheme="minorBidi" w:hAnsiTheme="minorBidi" w:cstheme="minorBidi"/>
              <w:noProof w:val="0"/>
              <w:sz w:val="22"/>
              <w:szCs w:val="22"/>
              <w:lang w:val="sv-SE" w:eastAsia="en-ID"/>
            </w:rPr>
          </w:rPrChange>
        </w:rPr>
        <w:t>Pembuatan gigi palsu, crown, inlay, bridge dan sejenisnya. Meratakan gigi (</w:t>
      </w:r>
      <w:r w:rsidRPr="00922713">
        <w:rPr>
          <w:rFonts w:ascii="Arial" w:hAnsi="Arial" w:cs="Arial"/>
          <w:i/>
          <w:iCs/>
          <w:noProof w:val="0"/>
          <w:sz w:val="22"/>
          <w:szCs w:val="22"/>
          <w:lang w:val="sv-SE" w:eastAsia="en-ID"/>
          <w:rPrChange w:id="5843" w:author="Syahrani Rachmawati Sadino" w:date="2025-01-31T14:35:00Z">
            <w:rPr>
              <w:rFonts w:asciiTheme="minorBidi" w:hAnsiTheme="minorBidi" w:cstheme="minorBidi"/>
              <w:i/>
              <w:iCs/>
              <w:noProof w:val="0"/>
              <w:sz w:val="22"/>
              <w:szCs w:val="22"/>
              <w:lang w:val="sv-SE" w:eastAsia="en-ID"/>
            </w:rPr>
          </w:rPrChange>
        </w:rPr>
        <w:t>ortodonti</w:t>
      </w:r>
      <w:r w:rsidRPr="00922713">
        <w:rPr>
          <w:rFonts w:ascii="Arial" w:hAnsi="Arial" w:cs="Arial"/>
          <w:noProof w:val="0"/>
          <w:sz w:val="22"/>
          <w:szCs w:val="22"/>
          <w:lang w:val="sv-SE" w:eastAsia="en-ID"/>
          <w:rPrChange w:id="5844" w:author="Syahrani Rachmawati Sadino" w:date="2025-01-31T14:35:00Z">
            <w:rPr>
              <w:rFonts w:asciiTheme="minorBidi" w:hAnsiTheme="minorBidi" w:cstheme="minorBidi"/>
              <w:noProof w:val="0"/>
              <w:sz w:val="22"/>
              <w:szCs w:val="22"/>
              <w:lang w:val="sv-SE" w:eastAsia="en-ID"/>
            </w:rPr>
          </w:rPrChange>
        </w:rPr>
        <w:t xml:space="preserve">, </w:t>
      </w:r>
      <w:r w:rsidRPr="00922713">
        <w:rPr>
          <w:rFonts w:ascii="Arial" w:hAnsi="Arial" w:cs="Arial"/>
          <w:i/>
          <w:iCs/>
          <w:noProof w:val="0"/>
          <w:sz w:val="22"/>
          <w:szCs w:val="22"/>
          <w:lang w:val="sv-SE" w:eastAsia="en-ID"/>
          <w:rPrChange w:id="5845" w:author="Syahrani Rachmawati Sadino" w:date="2025-01-31T14:35:00Z">
            <w:rPr>
              <w:rFonts w:asciiTheme="minorBidi" w:hAnsiTheme="minorBidi" w:cstheme="minorBidi"/>
              <w:i/>
              <w:iCs/>
              <w:noProof w:val="0"/>
              <w:sz w:val="22"/>
              <w:szCs w:val="22"/>
              <w:lang w:val="sv-SE" w:eastAsia="en-ID"/>
            </w:rPr>
          </w:rPrChange>
        </w:rPr>
        <w:t>fixed appliance</w:t>
      </w:r>
      <w:r w:rsidRPr="00922713">
        <w:rPr>
          <w:rFonts w:ascii="Arial" w:hAnsi="Arial" w:cs="Arial"/>
          <w:noProof w:val="0"/>
          <w:sz w:val="22"/>
          <w:szCs w:val="22"/>
          <w:lang w:val="sv-SE" w:eastAsia="en-ID"/>
          <w:rPrChange w:id="5846" w:author="Syahrani Rachmawati Sadino" w:date="2025-01-31T14:35:00Z">
            <w:rPr>
              <w:rFonts w:asciiTheme="minorBidi" w:hAnsiTheme="minorBidi" w:cstheme="minorBidi"/>
              <w:noProof w:val="0"/>
              <w:sz w:val="22"/>
              <w:szCs w:val="22"/>
              <w:lang w:val="sv-SE" w:eastAsia="en-ID"/>
            </w:rPr>
          </w:rPrChange>
        </w:rPr>
        <w:t>) dan sejenisnya.</w:t>
      </w:r>
    </w:p>
    <w:p w14:paraId="45A1D046"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en-ID" w:eastAsia="en-ID"/>
          <w:rPrChange w:id="5847" w:author="Syahrani Rachmawati Sadino" w:date="2025-01-31T14:35:00Z">
            <w:rPr>
              <w:rFonts w:asciiTheme="minorBidi" w:hAnsiTheme="minorBidi" w:cstheme="minorBidi"/>
              <w:noProof w:val="0"/>
              <w:sz w:val="22"/>
              <w:szCs w:val="22"/>
              <w:lang w:val="en-ID" w:eastAsia="en-ID"/>
            </w:rPr>
          </w:rPrChange>
        </w:rPr>
        <w:pPrChange w:id="5848"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5849" w:author="Syahrani Rachmawati Sadino" w:date="2025-01-31T14:35:00Z">
            <w:rPr>
              <w:rFonts w:asciiTheme="minorBidi" w:hAnsiTheme="minorBidi" w:cstheme="minorBidi"/>
              <w:noProof w:val="0"/>
              <w:sz w:val="22"/>
              <w:szCs w:val="22"/>
              <w:lang w:val="sv-SE" w:eastAsia="en-ID"/>
            </w:rPr>
          </w:rPrChange>
        </w:rPr>
        <w:t xml:space="preserve">Semua jenis perawatan yang berhubungan dengan gigi kecuali pengobatan darurat terhadap gigi asli yang rusak karena kecelakaan. </w:t>
      </w:r>
      <w:r w:rsidRPr="00922713">
        <w:rPr>
          <w:rFonts w:ascii="Arial" w:hAnsi="Arial" w:cs="Arial"/>
          <w:noProof w:val="0"/>
          <w:sz w:val="22"/>
          <w:szCs w:val="22"/>
          <w:lang w:val="en-ID" w:eastAsia="en-ID"/>
          <w:rPrChange w:id="5850" w:author="Syahrani Rachmawati Sadino" w:date="2025-01-31T14:35:00Z">
            <w:rPr>
              <w:rFonts w:asciiTheme="minorBidi" w:hAnsiTheme="minorBidi" w:cstheme="minorBidi"/>
              <w:noProof w:val="0"/>
              <w:sz w:val="22"/>
              <w:szCs w:val="22"/>
              <w:lang w:val="en-ID" w:eastAsia="en-ID"/>
            </w:rPr>
          </w:rPrChange>
        </w:rPr>
        <w:t>(</w:t>
      </w:r>
      <w:proofErr w:type="spellStart"/>
      <w:r w:rsidRPr="00922713">
        <w:rPr>
          <w:rFonts w:ascii="Arial" w:hAnsi="Arial" w:cs="Arial"/>
          <w:i/>
          <w:iCs/>
          <w:noProof w:val="0"/>
          <w:sz w:val="22"/>
          <w:szCs w:val="22"/>
          <w:lang w:val="en-ID" w:eastAsia="en-ID"/>
          <w:rPrChange w:id="5851" w:author="Syahrani Rachmawati Sadino" w:date="2025-01-31T14:35:00Z">
            <w:rPr>
              <w:rFonts w:asciiTheme="minorBidi" w:hAnsiTheme="minorBidi" w:cstheme="minorBidi"/>
              <w:i/>
              <w:iCs/>
              <w:noProof w:val="0"/>
              <w:sz w:val="22"/>
              <w:szCs w:val="22"/>
              <w:lang w:val="en-ID" w:eastAsia="en-ID"/>
            </w:rPr>
          </w:rPrChange>
        </w:rPr>
        <w:t>apabila</w:t>
      </w:r>
      <w:proofErr w:type="spellEnd"/>
      <w:r w:rsidRPr="00922713">
        <w:rPr>
          <w:rFonts w:ascii="Arial" w:hAnsi="Arial" w:cs="Arial"/>
          <w:i/>
          <w:iCs/>
          <w:noProof w:val="0"/>
          <w:sz w:val="22"/>
          <w:szCs w:val="22"/>
          <w:lang w:val="en-ID" w:eastAsia="en-ID"/>
          <w:rPrChange w:id="5852" w:author="Syahrani Rachmawati Sadino" w:date="2025-01-31T14:35:00Z">
            <w:rPr>
              <w:rFonts w:asciiTheme="minorBidi" w:hAnsiTheme="minorBidi" w:cstheme="minorBidi"/>
              <w:i/>
              <w:iCs/>
              <w:noProof w:val="0"/>
              <w:sz w:val="22"/>
              <w:szCs w:val="22"/>
              <w:lang w:val="en-ID" w:eastAsia="en-ID"/>
            </w:rPr>
          </w:rPrChange>
        </w:rPr>
        <w:t xml:space="preserve"> </w:t>
      </w:r>
      <w:proofErr w:type="spellStart"/>
      <w:r w:rsidRPr="00922713">
        <w:rPr>
          <w:rFonts w:ascii="Arial" w:hAnsi="Arial" w:cs="Arial"/>
          <w:i/>
          <w:iCs/>
          <w:noProof w:val="0"/>
          <w:sz w:val="22"/>
          <w:szCs w:val="22"/>
          <w:lang w:val="en-ID" w:eastAsia="en-ID"/>
          <w:rPrChange w:id="5853" w:author="Syahrani Rachmawati Sadino" w:date="2025-01-31T14:35:00Z">
            <w:rPr>
              <w:rFonts w:asciiTheme="minorBidi" w:hAnsiTheme="minorBidi" w:cstheme="minorBidi"/>
              <w:i/>
              <w:iCs/>
              <w:noProof w:val="0"/>
              <w:sz w:val="22"/>
              <w:szCs w:val="22"/>
              <w:lang w:val="en-ID" w:eastAsia="en-ID"/>
            </w:rPr>
          </w:rPrChange>
        </w:rPr>
        <w:t>tidak</w:t>
      </w:r>
      <w:proofErr w:type="spellEnd"/>
      <w:r w:rsidRPr="00922713">
        <w:rPr>
          <w:rFonts w:ascii="Arial" w:hAnsi="Arial" w:cs="Arial"/>
          <w:i/>
          <w:iCs/>
          <w:noProof w:val="0"/>
          <w:sz w:val="22"/>
          <w:szCs w:val="22"/>
          <w:lang w:val="en-ID" w:eastAsia="en-ID"/>
          <w:rPrChange w:id="5854" w:author="Syahrani Rachmawati Sadino" w:date="2025-01-31T14:35:00Z">
            <w:rPr>
              <w:rFonts w:asciiTheme="minorBidi" w:hAnsiTheme="minorBidi" w:cstheme="minorBidi"/>
              <w:i/>
              <w:iCs/>
              <w:noProof w:val="0"/>
              <w:sz w:val="22"/>
              <w:szCs w:val="22"/>
              <w:lang w:val="en-ID" w:eastAsia="en-ID"/>
            </w:rPr>
          </w:rPrChange>
        </w:rPr>
        <w:t xml:space="preserve"> </w:t>
      </w:r>
      <w:proofErr w:type="spellStart"/>
      <w:r w:rsidRPr="00922713">
        <w:rPr>
          <w:rFonts w:ascii="Arial" w:hAnsi="Arial" w:cs="Arial"/>
          <w:i/>
          <w:iCs/>
          <w:noProof w:val="0"/>
          <w:sz w:val="22"/>
          <w:szCs w:val="22"/>
          <w:lang w:val="en-ID" w:eastAsia="en-ID"/>
          <w:rPrChange w:id="5855" w:author="Syahrani Rachmawati Sadino" w:date="2025-01-31T14:35:00Z">
            <w:rPr>
              <w:rFonts w:asciiTheme="minorBidi" w:hAnsiTheme="minorBidi" w:cstheme="minorBidi"/>
              <w:i/>
              <w:iCs/>
              <w:noProof w:val="0"/>
              <w:sz w:val="22"/>
              <w:szCs w:val="22"/>
              <w:lang w:val="en-ID" w:eastAsia="en-ID"/>
            </w:rPr>
          </w:rPrChange>
        </w:rPr>
        <w:t>memilih</w:t>
      </w:r>
      <w:proofErr w:type="spellEnd"/>
      <w:r w:rsidRPr="00922713">
        <w:rPr>
          <w:rFonts w:ascii="Arial" w:hAnsi="Arial" w:cs="Arial"/>
          <w:i/>
          <w:iCs/>
          <w:noProof w:val="0"/>
          <w:sz w:val="22"/>
          <w:szCs w:val="22"/>
          <w:lang w:val="en-ID" w:eastAsia="en-ID"/>
          <w:rPrChange w:id="5856" w:author="Syahrani Rachmawati Sadino" w:date="2025-01-31T14:35:00Z">
            <w:rPr>
              <w:rFonts w:asciiTheme="minorBidi" w:hAnsiTheme="minorBidi" w:cstheme="minorBidi"/>
              <w:i/>
              <w:iCs/>
              <w:noProof w:val="0"/>
              <w:sz w:val="22"/>
              <w:szCs w:val="22"/>
              <w:lang w:val="en-ID" w:eastAsia="en-ID"/>
            </w:rPr>
          </w:rPrChange>
        </w:rPr>
        <w:t xml:space="preserve"> benefit </w:t>
      </w:r>
      <w:proofErr w:type="spellStart"/>
      <w:r w:rsidRPr="00922713">
        <w:rPr>
          <w:rFonts w:ascii="Arial" w:hAnsi="Arial" w:cs="Arial"/>
          <w:i/>
          <w:iCs/>
          <w:noProof w:val="0"/>
          <w:sz w:val="22"/>
          <w:szCs w:val="22"/>
          <w:lang w:val="en-ID" w:eastAsia="en-ID"/>
          <w:rPrChange w:id="5857" w:author="Syahrani Rachmawati Sadino" w:date="2025-01-31T14:35:00Z">
            <w:rPr>
              <w:rFonts w:asciiTheme="minorBidi" w:hAnsiTheme="minorBidi" w:cstheme="minorBidi"/>
              <w:i/>
              <w:iCs/>
              <w:noProof w:val="0"/>
              <w:sz w:val="22"/>
              <w:szCs w:val="22"/>
              <w:lang w:val="en-ID" w:eastAsia="en-ID"/>
            </w:rPr>
          </w:rPrChange>
        </w:rPr>
        <w:t>perawatan</w:t>
      </w:r>
      <w:proofErr w:type="spellEnd"/>
      <w:r w:rsidRPr="00922713">
        <w:rPr>
          <w:rFonts w:ascii="Arial" w:hAnsi="Arial" w:cs="Arial"/>
          <w:i/>
          <w:iCs/>
          <w:noProof w:val="0"/>
          <w:sz w:val="22"/>
          <w:szCs w:val="22"/>
          <w:lang w:val="en-ID" w:eastAsia="en-ID"/>
          <w:rPrChange w:id="5858" w:author="Syahrani Rachmawati Sadino" w:date="2025-01-31T14:35:00Z">
            <w:rPr>
              <w:rFonts w:asciiTheme="minorBidi" w:hAnsiTheme="minorBidi" w:cstheme="minorBidi"/>
              <w:i/>
              <w:iCs/>
              <w:noProof w:val="0"/>
              <w:sz w:val="22"/>
              <w:szCs w:val="22"/>
              <w:lang w:val="en-ID" w:eastAsia="en-ID"/>
            </w:rPr>
          </w:rPrChange>
        </w:rPr>
        <w:t xml:space="preserve"> </w:t>
      </w:r>
      <w:proofErr w:type="spellStart"/>
      <w:r w:rsidRPr="00922713">
        <w:rPr>
          <w:rFonts w:ascii="Arial" w:hAnsi="Arial" w:cs="Arial"/>
          <w:i/>
          <w:iCs/>
          <w:noProof w:val="0"/>
          <w:sz w:val="22"/>
          <w:szCs w:val="22"/>
          <w:lang w:val="en-ID" w:eastAsia="en-ID"/>
          <w:rPrChange w:id="5859" w:author="Syahrani Rachmawati Sadino" w:date="2025-01-31T14:35:00Z">
            <w:rPr>
              <w:rFonts w:asciiTheme="minorBidi" w:hAnsiTheme="minorBidi" w:cstheme="minorBidi"/>
              <w:i/>
              <w:iCs/>
              <w:noProof w:val="0"/>
              <w:sz w:val="22"/>
              <w:szCs w:val="22"/>
              <w:lang w:val="en-ID" w:eastAsia="en-ID"/>
            </w:rPr>
          </w:rPrChange>
        </w:rPr>
        <w:t>gigi</w:t>
      </w:r>
      <w:proofErr w:type="spellEnd"/>
      <w:r w:rsidRPr="00922713">
        <w:rPr>
          <w:rFonts w:ascii="Arial" w:hAnsi="Arial" w:cs="Arial"/>
          <w:noProof w:val="0"/>
          <w:sz w:val="22"/>
          <w:szCs w:val="22"/>
          <w:lang w:val="en-ID" w:eastAsia="en-ID"/>
          <w:rPrChange w:id="5860" w:author="Syahrani Rachmawati Sadino" w:date="2025-01-31T14:35:00Z">
            <w:rPr>
              <w:rFonts w:asciiTheme="minorBidi" w:hAnsiTheme="minorBidi" w:cstheme="minorBidi"/>
              <w:noProof w:val="0"/>
              <w:sz w:val="22"/>
              <w:szCs w:val="22"/>
              <w:lang w:val="en-ID" w:eastAsia="en-ID"/>
            </w:rPr>
          </w:rPrChange>
        </w:rPr>
        <w:t>).</w:t>
      </w:r>
    </w:p>
    <w:p w14:paraId="6BBFD49C"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en-ID" w:eastAsia="en-ID"/>
          <w:rPrChange w:id="5861" w:author="Syahrani Rachmawati Sadino" w:date="2025-01-31T14:35:00Z">
            <w:rPr>
              <w:rFonts w:asciiTheme="minorBidi" w:hAnsiTheme="minorBidi" w:cstheme="minorBidi"/>
              <w:noProof w:val="0"/>
              <w:sz w:val="22"/>
              <w:szCs w:val="22"/>
              <w:lang w:val="en-ID" w:eastAsia="en-ID"/>
            </w:rPr>
          </w:rPrChange>
        </w:rPr>
        <w:pPrChange w:id="5862"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5863" w:author="Syahrani Rachmawati Sadino" w:date="2025-01-31T14:35:00Z">
            <w:rPr>
              <w:rFonts w:asciiTheme="minorBidi" w:hAnsiTheme="minorBidi" w:cstheme="minorBidi"/>
              <w:noProof w:val="0"/>
              <w:sz w:val="22"/>
              <w:szCs w:val="22"/>
              <w:lang w:val="sv-SE" w:eastAsia="en-ID"/>
            </w:rPr>
          </w:rPrChange>
        </w:rPr>
        <w:t xml:space="preserve">Semua jenis perawatan yang berhubungan dengan kehamilan, persalinan dan keguguran. </w:t>
      </w:r>
      <w:r w:rsidRPr="00922713">
        <w:rPr>
          <w:rFonts w:ascii="Arial" w:hAnsi="Arial" w:cs="Arial"/>
          <w:noProof w:val="0"/>
          <w:sz w:val="22"/>
          <w:szCs w:val="22"/>
          <w:lang w:val="en-ID" w:eastAsia="en-ID"/>
          <w:rPrChange w:id="5864" w:author="Syahrani Rachmawati Sadino" w:date="2025-01-31T14:35:00Z">
            <w:rPr>
              <w:rFonts w:asciiTheme="minorBidi" w:hAnsiTheme="minorBidi" w:cstheme="minorBidi"/>
              <w:noProof w:val="0"/>
              <w:sz w:val="22"/>
              <w:szCs w:val="22"/>
              <w:lang w:val="en-ID" w:eastAsia="en-ID"/>
            </w:rPr>
          </w:rPrChange>
        </w:rPr>
        <w:t>(</w:t>
      </w:r>
      <w:proofErr w:type="spellStart"/>
      <w:r w:rsidRPr="00922713">
        <w:rPr>
          <w:rFonts w:ascii="Arial" w:hAnsi="Arial" w:cs="Arial"/>
          <w:i/>
          <w:iCs/>
          <w:noProof w:val="0"/>
          <w:sz w:val="22"/>
          <w:szCs w:val="22"/>
          <w:lang w:val="en-ID" w:eastAsia="en-ID"/>
          <w:rPrChange w:id="5865" w:author="Syahrani Rachmawati Sadino" w:date="2025-01-31T14:35:00Z">
            <w:rPr>
              <w:rFonts w:asciiTheme="minorBidi" w:hAnsiTheme="minorBidi" w:cstheme="minorBidi"/>
              <w:i/>
              <w:iCs/>
              <w:noProof w:val="0"/>
              <w:sz w:val="22"/>
              <w:szCs w:val="22"/>
              <w:lang w:val="en-ID" w:eastAsia="en-ID"/>
            </w:rPr>
          </w:rPrChange>
        </w:rPr>
        <w:t>apabila</w:t>
      </w:r>
      <w:proofErr w:type="spellEnd"/>
      <w:r w:rsidRPr="00922713">
        <w:rPr>
          <w:rFonts w:ascii="Arial" w:hAnsi="Arial" w:cs="Arial"/>
          <w:i/>
          <w:iCs/>
          <w:noProof w:val="0"/>
          <w:sz w:val="22"/>
          <w:szCs w:val="22"/>
          <w:lang w:val="en-ID" w:eastAsia="en-ID"/>
          <w:rPrChange w:id="5866" w:author="Syahrani Rachmawati Sadino" w:date="2025-01-31T14:35:00Z">
            <w:rPr>
              <w:rFonts w:asciiTheme="minorBidi" w:hAnsiTheme="minorBidi" w:cstheme="minorBidi"/>
              <w:i/>
              <w:iCs/>
              <w:noProof w:val="0"/>
              <w:sz w:val="22"/>
              <w:szCs w:val="22"/>
              <w:lang w:val="en-ID" w:eastAsia="en-ID"/>
            </w:rPr>
          </w:rPrChange>
        </w:rPr>
        <w:t xml:space="preserve"> </w:t>
      </w:r>
      <w:proofErr w:type="spellStart"/>
      <w:r w:rsidRPr="00922713">
        <w:rPr>
          <w:rFonts w:ascii="Arial" w:hAnsi="Arial" w:cs="Arial"/>
          <w:i/>
          <w:iCs/>
          <w:noProof w:val="0"/>
          <w:sz w:val="22"/>
          <w:szCs w:val="22"/>
          <w:lang w:val="en-ID" w:eastAsia="en-ID"/>
          <w:rPrChange w:id="5867" w:author="Syahrani Rachmawati Sadino" w:date="2025-01-31T14:35:00Z">
            <w:rPr>
              <w:rFonts w:asciiTheme="minorBidi" w:hAnsiTheme="minorBidi" w:cstheme="minorBidi"/>
              <w:i/>
              <w:iCs/>
              <w:noProof w:val="0"/>
              <w:sz w:val="22"/>
              <w:szCs w:val="22"/>
              <w:lang w:val="en-ID" w:eastAsia="en-ID"/>
            </w:rPr>
          </w:rPrChange>
        </w:rPr>
        <w:t>tidak</w:t>
      </w:r>
      <w:proofErr w:type="spellEnd"/>
      <w:r w:rsidRPr="00922713">
        <w:rPr>
          <w:rFonts w:ascii="Arial" w:hAnsi="Arial" w:cs="Arial"/>
          <w:i/>
          <w:iCs/>
          <w:noProof w:val="0"/>
          <w:sz w:val="22"/>
          <w:szCs w:val="22"/>
          <w:lang w:val="en-ID" w:eastAsia="en-ID"/>
          <w:rPrChange w:id="5868" w:author="Syahrani Rachmawati Sadino" w:date="2025-01-31T14:35:00Z">
            <w:rPr>
              <w:rFonts w:asciiTheme="minorBidi" w:hAnsiTheme="minorBidi" w:cstheme="minorBidi"/>
              <w:i/>
              <w:iCs/>
              <w:noProof w:val="0"/>
              <w:sz w:val="22"/>
              <w:szCs w:val="22"/>
              <w:lang w:val="en-ID" w:eastAsia="en-ID"/>
            </w:rPr>
          </w:rPrChange>
        </w:rPr>
        <w:t xml:space="preserve"> </w:t>
      </w:r>
      <w:proofErr w:type="spellStart"/>
      <w:r w:rsidRPr="00922713">
        <w:rPr>
          <w:rFonts w:ascii="Arial" w:hAnsi="Arial" w:cs="Arial"/>
          <w:i/>
          <w:iCs/>
          <w:noProof w:val="0"/>
          <w:sz w:val="22"/>
          <w:szCs w:val="22"/>
          <w:lang w:val="en-ID" w:eastAsia="en-ID"/>
          <w:rPrChange w:id="5869" w:author="Syahrani Rachmawati Sadino" w:date="2025-01-31T14:35:00Z">
            <w:rPr>
              <w:rFonts w:asciiTheme="minorBidi" w:hAnsiTheme="minorBidi" w:cstheme="minorBidi"/>
              <w:i/>
              <w:iCs/>
              <w:noProof w:val="0"/>
              <w:sz w:val="22"/>
              <w:szCs w:val="22"/>
              <w:lang w:val="en-ID" w:eastAsia="en-ID"/>
            </w:rPr>
          </w:rPrChange>
        </w:rPr>
        <w:t>memilih</w:t>
      </w:r>
      <w:proofErr w:type="spellEnd"/>
      <w:r w:rsidRPr="00922713">
        <w:rPr>
          <w:rFonts w:ascii="Arial" w:hAnsi="Arial" w:cs="Arial"/>
          <w:i/>
          <w:iCs/>
          <w:noProof w:val="0"/>
          <w:sz w:val="22"/>
          <w:szCs w:val="22"/>
          <w:lang w:val="en-ID" w:eastAsia="en-ID"/>
          <w:rPrChange w:id="5870" w:author="Syahrani Rachmawati Sadino" w:date="2025-01-31T14:35:00Z">
            <w:rPr>
              <w:rFonts w:asciiTheme="minorBidi" w:hAnsiTheme="minorBidi" w:cstheme="minorBidi"/>
              <w:i/>
              <w:iCs/>
              <w:noProof w:val="0"/>
              <w:sz w:val="22"/>
              <w:szCs w:val="22"/>
              <w:lang w:val="en-ID" w:eastAsia="en-ID"/>
            </w:rPr>
          </w:rPrChange>
        </w:rPr>
        <w:t xml:space="preserve"> benefit</w:t>
      </w:r>
      <w:r w:rsidRPr="00922713">
        <w:rPr>
          <w:rFonts w:ascii="Arial" w:hAnsi="Arial" w:cs="Arial"/>
          <w:noProof w:val="0"/>
          <w:sz w:val="22"/>
          <w:szCs w:val="22"/>
          <w:lang w:val="en-ID" w:eastAsia="en-ID"/>
          <w:rPrChange w:id="5871" w:author="Syahrani Rachmawati Sadino" w:date="2025-01-31T14:35:00Z">
            <w:rPr>
              <w:rFonts w:asciiTheme="minorBidi" w:hAnsiTheme="minorBidi" w:cstheme="minorBidi"/>
              <w:noProof w:val="0"/>
              <w:sz w:val="22"/>
              <w:szCs w:val="22"/>
              <w:lang w:val="en-ID" w:eastAsia="en-ID"/>
            </w:rPr>
          </w:rPrChange>
        </w:rPr>
        <w:t>).</w:t>
      </w:r>
    </w:p>
    <w:p w14:paraId="394C53F1"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en-ID" w:eastAsia="en-ID"/>
          <w:rPrChange w:id="5872" w:author="Syahrani Rachmawati Sadino" w:date="2025-01-31T14:35:00Z">
            <w:rPr>
              <w:rFonts w:asciiTheme="minorBidi" w:hAnsiTheme="minorBidi" w:cstheme="minorBidi"/>
              <w:noProof w:val="0"/>
              <w:sz w:val="22"/>
              <w:szCs w:val="22"/>
              <w:lang w:val="en-ID" w:eastAsia="en-ID"/>
            </w:rPr>
          </w:rPrChange>
        </w:rPr>
        <w:pPrChange w:id="5873"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5874" w:author="Syahrani Rachmawati Sadino" w:date="2025-01-31T14:35:00Z">
            <w:rPr>
              <w:rFonts w:asciiTheme="minorBidi" w:hAnsiTheme="minorBidi" w:cstheme="minorBidi"/>
              <w:noProof w:val="0"/>
              <w:sz w:val="22"/>
              <w:szCs w:val="22"/>
              <w:lang w:val="sv-SE" w:eastAsia="en-ID"/>
            </w:rPr>
          </w:rPrChange>
        </w:rPr>
        <w:t>Semua jenis perawatan yang berhubungan dengan gangguan jarak pandang penglihatan (</w:t>
      </w:r>
      <w:r w:rsidRPr="00922713">
        <w:rPr>
          <w:rFonts w:ascii="Arial" w:hAnsi="Arial" w:cs="Arial"/>
          <w:i/>
          <w:iCs/>
          <w:noProof w:val="0"/>
          <w:sz w:val="22"/>
          <w:szCs w:val="22"/>
          <w:lang w:val="sv-SE" w:eastAsia="en-ID"/>
          <w:rPrChange w:id="5875" w:author="Syahrani Rachmawati Sadino" w:date="2025-01-31T14:35:00Z">
            <w:rPr>
              <w:rFonts w:asciiTheme="minorBidi" w:hAnsiTheme="minorBidi" w:cstheme="minorBidi"/>
              <w:i/>
              <w:iCs/>
              <w:noProof w:val="0"/>
              <w:sz w:val="22"/>
              <w:szCs w:val="22"/>
              <w:lang w:val="sv-SE" w:eastAsia="en-ID"/>
            </w:rPr>
          </w:rPrChange>
        </w:rPr>
        <w:t>visus mata</w:t>
      </w:r>
      <w:r w:rsidRPr="00922713">
        <w:rPr>
          <w:rFonts w:ascii="Arial" w:hAnsi="Arial" w:cs="Arial"/>
          <w:noProof w:val="0"/>
          <w:sz w:val="22"/>
          <w:szCs w:val="22"/>
          <w:lang w:val="sv-SE" w:eastAsia="en-ID"/>
          <w:rPrChange w:id="5876" w:author="Syahrani Rachmawati Sadino" w:date="2025-01-31T14:35:00Z">
            <w:rPr>
              <w:rFonts w:asciiTheme="minorBidi" w:hAnsiTheme="minorBidi" w:cstheme="minorBidi"/>
              <w:noProof w:val="0"/>
              <w:sz w:val="22"/>
              <w:szCs w:val="22"/>
              <w:lang w:val="sv-SE" w:eastAsia="en-ID"/>
            </w:rPr>
          </w:rPrChange>
        </w:rPr>
        <w:t xml:space="preserve">) dan pembelian kacamata termasuk pemasangan </w:t>
      </w:r>
      <w:r w:rsidRPr="00922713">
        <w:rPr>
          <w:rFonts w:ascii="Arial" w:hAnsi="Arial" w:cs="Arial"/>
          <w:i/>
          <w:iCs/>
          <w:noProof w:val="0"/>
          <w:sz w:val="22"/>
          <w:szCs w:val="22"/>
          <w:lang w:val="sv-SE" w:eastAsia="en-ID"/>
          <w:rPrChange w:id="5877" w:author="Syahrani Rachmawati Sadino" w:date="2025-01-31T14:35:00Z">
            <w:rPr>
              <w:rFonts w:asciiTheme="minorBidi" w:hAnsiTheme="minorBidi" w:cstheme="minorBidi"/>
              <w:i/>
              <w:iCs/>
              <w:noProof w:val="0"/>
              <w:sz w:val="22"/>
              <w:szCs w:val="22"/>
              <w:lang w:val="sv-SE" w:eastAsia="en-ID"/>
            </w:rPr>
          </w:rPrChange>
        </w:rPr>
        <w:t>implants</w:t>
      </w:r>
      <w:r w:rsidRPr="00922713">
        <w:rPr>
          <w:rFonts w:ascii="Arial" w:hAnsi="Arial" w:cs="Arial"/>
          <w:noProof w:val="0"/>
          <w:sz w:val="22"/>
          <w:szCs w:val="22"/>
          <w:lang w:val="sv-SE" w:eastAsia="en-ID"/>
          <w:rPrChange w:id="5878" w:author="Syahrani Rachmawati Sadino" w:date="2025-01-31T14:35:00Z">
            <w:rPr>
              <w:rFonts w:asciiTheme="minorBidi" w:hAnsiTheme="minorBidi" w:cstheme="minorBidi"/>
              <w:noProof w:val="0"/>
              <w:sz w:val="22"/>
              <w:szCs w:val="22"/>
              <w:lang w:val="sv-SE" w:eastAsia="en-ID"/>
            </w:rPr>
          </w:rPrChange>
        </w:rPr>
        <w:t xml:space="preserve"> seperti lensa. </w:t>
      </w:r>
      <w:r w:rsidRPr="00922713">
        <w:rPr>
          <w:rFonts w:ascii="Arial" w:hAnsi="Arial" w:cs="Arial"/>
          <w:noProof w:val="0"/>
          <w:sz w:val="22"/>
          <w:szCs w:val="22"/>
          <w:lang w:val="en-ID" w:eastAsia="en-ID"/>
          <w:rPrChange w:id="5879" w:author="Syahrani Rachmawati Sadino" w:date="2025-01-31T14:35:00Z">
            <w:rPr>
              <w:rFonts w:asciiTheme="minorBidi" w:hAnsiTheme="minorBidi" w:cstheme="minorBidi"/>
              <w:noProof w:val="0"/>
              <w:sz w:val="22"/>
              <w:szCs w:val="22"/>
              <w:lang w:val="en-ID" w:eastAsia="en-ID"/>
            </w:rPr>
          </w:rPrChange>
        </w:rPr>
        <w:t>(</w:t>
      </w:r>
      <w:proofErr w:type="spellStart"/>
      <w:r w:rsidRPr="00922713">
        <w:rPr>
          <w:rFonts w:ascii="Arial" w:hAnsi="Arial" w:cs="Arial"/>
          <w:i/>
          <w:iCs/>
          <w:noProof w:val="0"/>
          <w:sz w:val="22"/>
          <w:szCs w:val="22"/>
          <w:lang w:val="en-ID" w:eastAsia="en-ID"/>
          <w:rPrChange w:id="5880" w:author="Syahrani Rachmawati Sadino" w:date="2025-01-31T14:35:00Z">
            <w:rPr>
              <w:rFonts w:asciiTheme="minorBidi" w:hAnsiTheme="minorBidi" w:cstheme="minorBidi"/>
              <w:i/>
              <w:iCs/>
              <w:noProof w:val="0"/>
              <w:sz w:val="22"/>
              <w:szCs w:val="22"/>
              <w:lang w:val="en-ID" w:eastAsia="en-ID"/>
            </w:rPr>
          </w:rPrChange>
        </w:rPr>
        <w:t>apabila</w:t>
      </w:r>
      <w:proofErr w:type="spellEnd"/>
      <w:r w:rsidRPr="00922713">
        <w:rPr>
          <w:rFonts w:ascii="Arial" w:hAnsi="Arial" w:cs="Arial"/>
          <w:i/>
          <w:iCs/>
          <w:noProof w:val="0"/>
          <w:sz w:val="22"/>
          <w:szCs w:val="22"/>
          <w:lang w:val="en-ID" w:eastAsia="en-ID"/>
          <w:rPrChange w:id="5881" w:author="Syahrani Rachmawati Sadino" w:date="2025-01-31T14:35:00Z">
            <w:rPr>
              <w:rFonts w:asciiTheme="minorBidi" w:hAnsiTheme="minorBidi" w:cstheme="minorBidi"/>
              <w:i/>
              <w:iCs/>
              <w:noProof w:val="0"/>
              <w:sz w:val="22"/>
              <w:szCs w:val="22"/>
              <w:lang w:val="en-ID" w:eastAsia="en-ID"/>
            </w:rPr>
          </w:rPrChange>
        </w:rPr>
        <w:t xml:space="preserve"> </w:t>
      </w:r>
      <w:proofErr w:type="spellStart"/>
      <w:r w:rsidRPr="00922713">
        <w:rPr>
          <w:rFonts w:ascii="Arial" w:hAnsi="Arial" w:cs="Arial"/>
          <w:i/>
          <w:iCs/>
          <w:noProof w:val="0"/>
          <w:sz w:val="22"/>
          <w:szCs w:val="22"/>
          <w:lang w:val="en-ID" w:eastAsia="en-ID"/>
          <w:rPrChange w:id="5882" w:author="Syahrani Rachmawati Sadino" w:date="2025-01-31T14:35:00Z">
            <w:rPr>
              <w:rFonts w:asciiTheme="minorBidi" w:hAnsiTheme="minorBidi" w:cstheme="minorBidi"/>
              <w:i/>
              <w:iCs/>
              <w:noProof w:val="0"/>
              <w:sz w:val="22"/>
              <w:szCs w:val="22"/>
              <w:lang w:val="en-ID" w:eastAsia="en-ID"/>
            </w:rPr>
          </w:rPrChange>
        </w:rPr>
        <w:t>tidak</w:t>
      </w:r>
      <w:proofErr w:type="spellEnd"/>
      <w:r w:rsidRPr="00922713">
        <w:rPr>
          <w:rFonts w:ascii="Arial" w:hAnsi="Arial" w:cs="Arial"/>
          <w:i/>
          <w:iCs/>
          <w:noProof w:val="0"/>
          <w:sz w:val="22"/>
          <w:szCs w:val="22"/>
          <w:lang w:val="en-ID" w:eastAsia="en-ID"/>
          <w:rPrChange w:id="5883" w:author="Syahrani Rachmawati Sadino" w:date="2025-01-31T14:35:00Z">
            <w:rPr>
              <w:rFonts w:asciiTheme="minorBidi" w:hAnsiTheme="minorBidi" w:cstheme="minorBidi"/>
              <w:i/>
              <w:iCs/>
              <w:noProof w:val="0"/>
              <w:sz w:val="22"/>
              <w:szCs w:val="22"/>
              <w:lang w:val="en-ID" w:eastAsia="en-ID"/>
            </w:rPr>
          </w:rPrChange>
        </w:rPr>
        <w:t xml:space="preserve"> </w:t>
      </w:r>
      <w:proofErr w:type="spellStart"/>
      <w:r w:rsidRPr="00922713">
        <w:rPr>
          <w:rFonts w:ascii="Arial" w:hAnsi="Arial" w:cs="Arial"/>
          <w:i/>
          <w:iCs/>
          <w:noProof w:val="0"/>
          <w:sz w:val="22"/>
          <w:szCs w:val="22"/>
          <w:lang w:val="en-ID" w:eastAsia="en-ID"/>
          <w:rPrChange w:id="5884" w:author="Syahrani Rachmawati Sadino" w:date="2025-01-31T14:35:00Z">
            <w:rPr>
              <w:rFonts w:asciiTheme="minorBidi" w:hAnsiTheme="minorBidi" w:cstheme="minorBidi"/>
              <w:i/>
              <w:iCs/>
              <w:noProof w:val="0"/>
              <w:sz w:val="22"/>
              <w:szCs w:val="22"/>
              <w:lang w:val="en-ID" w:eastAsia="en-ID"/>
            </w:rPr>
          </w:rPrChange>
        </w:rPr>
        <w:t>memilih</w:t>
      </w:r>
      <w:proofErr w:type="spellEnd"/>
      <w:r w:rsidRPr="00922713">
        <w:rPr>
          <w:rFonts w:ascii="Arial" w:hAnsi="Arial" w:cs="Arial"/>
          <w:i/>
          <w:iCs/>
          <w:noProof w:val="0"/>
          <w:sz w:val="22"/>
          <w:szCs w:val="22"/>
          <w:lang w:val="en-ID" w:eastAsia="en-ID"/>
          <w:rPrChange w:id="5885" w:author="Syahrani Rachmawati Sadino" w:date="2025-01-31T14:35:00Z">
            <w:rPr>
              <w:rFonts w:asciiTheme="minorBidi" w:hAnsiTheme="minorBidi" w:cstheme="minorBidi"/>
              <w:i/>
              <w:iCs/>
              <w:noProof w:val="0"/>
              <w:sz w:val="22"/>
              <w:szCs w:val="22"/>
              <w:lang w:val="en-ID" w:eastAsia="en-ID"/>
            </w:rPr>
          </w:rPrChange>
        </w:rPr>
        <w:t xml:space="preserve"> benefit </w:t>
      </w:r>
      <w:proofErr w:type="spellStart"/>
      <w:r w:rsidRPr="00922713">
        <w:rPr>
          <w:rFonts w:ascii="Arial" w:hAnsi="Arial" w:cs="Arial"/>
          <w:i/>
          <w:iCs/>
          <w:noProof w:val="0"/>
          <w:sz w:val="22"/>
          <w:szCs w:val="22"/>
          <w:lang w:val="en-ID" w:eastAsia="en-ID"/>
          <w:rPrChange w:id="5886" w:author="Syahrani Rachmawati Sadino" w:date="2025-01-31T14:35:00Z">
            <w:rPr>
              <w:rFonts w:asciiTheme="minorBidi" w:hAnsiTheme="minorBidi" w:cstheme="minorBidi"/>
              <w:i/>
              <w:iCs/>
              <w:noProof w:val="0"/>
              <w:sz w:val="22"/>
              <w:szCs w:val="22"/>
              <w:lang w:val="en-ID" w:eastAsia="en-ID"/>
            </w:rPr>
          </w:rPrChange>
        </w:rPr>
        <w:t>penggantian</w:t>
      </w:r>
      <w:proofErr w:type="spellEnd"/>
      <w:r w:rsidRPr="00922713">
        <w:rPr>
          <w:rFonts w:ascii="Arial" w:hAnsi="Arial" w:cs="Arial"/>
          <w:i/>
          <w:iCs/>
          <w:noProof w:val="0"/>
          <w:sz w:val="22"/>
          <w:szCs w:val="22"/>
          <w:lang w:val="en-ID" w:eastAsia="en-ID"/>
          <w:rPrChange w:id="5887" w:author="Syahrani Rachmawati Sadino" w:date="2025-01-31T14:35:00Z">
            <w:rPr>
              <w:rFonts w:asciiTheme="minorBidi" w:hAnsiTheme="minorBidi" w:cstheme="minorBidi"/>
              <w:i/>
              <w:iCs/>
              <w:noProof w:val="0"/>
              <w:sz w:val="22"/>
              <w:szCs w:val="22"/>
              <w:lang w:val="en-ID" w:eastAsia="en-ID"/>
            </w:rPr>
          </w:rPrChange>
        </w:rPr>
        <w:t xml:space="preserve"> </w:t>
      </w:r>
      <w:proofErr w:type="spellStart"/>
      <w:r w:rsidRPr="00922713">
        <w:rPr>
          <w:rFonts w:ascii="Arial" w:hAnsi="Arial" w:cs="Arial"/>
          <w:i/>
          <w:iCs/>
          <w:noProof w:val="0"/>
          <w:sz w:val="22"/>
          <w:szCs w:val="22"/>
          <w:lang w:val="en-ID" w:eastAsia="en-ID"/>
          <w:rPrChange w:id="5888" w:author="Syahrani Rachmawati Sadino" w:date="2025-01-31T14:35:00Z">
            <w:rPr>
              <w:rFonts w:asciiTheme="minorBidi" w:hAnsiTheme="minorBidi" w:cstheme="minorBidi"/>
              <w:i/>
              <w:iCs/>
              <w:noProof w:val="0"/>
              <w:sz w:val="22"/>
              <w:szCs w:val="22"/>
              <w:lang w:val="en-ID" w:eastAsia="en-ID"/>
            </w:rPr>
          </w:rPrChange>
        </w:rPr>
        <w:t>kacamata</w:t>
      </w:r>
      <w:proofErr w:type="spellEnd"/>
      <w:r w:rsidRPr="00922713">
        <w:rPr>
          <w:rFonts w:ascii="Arial" w:hAnsi="Arial" w:cs="Arial"/>
          <w:noProof w:val="0"/>
          <w:sz w:val="22"/>
          <w:szCs w:val="22"/>
          <w:lang w:val="en-ID" w:eastAsia="en-ID"/>
          <w:rPrChange w:id="5889" w:author="Syahrani Rachmawati Sadino" w:date="2025-01-31T14:35:00Z">
            <w:rPr>
              <w:rFonts w:asciiTheme="minorBidi" w:hAnsiTheme="minorBidi" w:cstheme="minorBidi"/>
              <w:noProof w:val="0"/>
              <w:sz w:val="22"/>
              <w:szCs w:val="22"/>
              <w:lang w:val="en-ID" w:eastAsia="en-ID"/>
            </w:rPr>
          </w:rPrChange>
        </w:rPr>
        <w:t>).</w:t>
      </w:r>
    </w:p>
    <w:p w14:paraId="403D145A"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en-ID" w:eastAsia="en-ID"/>
          <w:rPrChange w:id="5890" w:author="Syahrani Rachmawati Sadino" w:date="2025-01-31T14:35:00Z">
            <w:rPr>
              <w:rFonts w:asciiTheme="minorBidi" w:hAnsiTheme="minorBidi" w:cstheme="minorBidi"/>
              <w:noProof w:val="0"/>
              <w:sz w:val="22"/>
              <w:szCs w:val="22"/>
              <w:lang w:val="en-ID" w:eastAsia="en-ID"/>
            </w:rPr>
          </w:rPrChange>
        </w:rPr>
        <w:pPrChange w:id="5891" w:author="Syahrani Rachmawati Sadino" w:date="2025-01-31T15:00:00Z">
          <w:pPr>
            <w:numPr>
              <w:numId w:val="71"/>
            </w:numPr>
            <w:tabs>
              <w:tab w:val="num" w:pos="720"/>
            </w:tabs>
            <w:spacing w:line="276" w:lineRule="auto"/>
            <w:ind w:left="851" w:hanging="425"/>
            <w:jc w:val="both"/>
          </w:pPr>
        </w:pPrChange>
      </w:pPr>
      <w:proofErr w:type="spellStart"/>
      <w:r w:rsidRPr="00922713">
        <w:rPr>
          <w:rFonts w:ascii="Arial" w:hAnsi="Arial" w:cs="Arial"/>
          <w:noProof w:val="0"/>
          <w:sz w:val="22"/>
          <w:szCs w:val="22"/>
          <w:lang w:val="en-ID" w:eastAsia="en-ID"/>
          <w:rPrChange w:id="5892" w:author="Syahrani Rachmawati Sadino" w:date="2025-01-31T14:35:00Z">
            <w:rPr>
              <w:rFonts w:asciiTheme="minorBidi" w:hAnsiTheme="minorBidi" w:cstheme="minorBidi"/>
              <w:noProof w:val="0"/>
              <w:sz w:val="22"/>
              <w:szCs w:val="22"/>
              <w:lang w:val="en-ID" w:eastAsia="en-ID"/>
            </w:rPr>
          </w:rPrChange>
        </w:rPr>
        <w:t>Semua</w:t>
      </w:r>
      <w:proofErr w:type="spellEnd"/>
      <w:r w:rsidRPr="00922713">
        <w:rPr>
          <w:rFonts w:ascii="Arial" w:hAnsi="Arial" w:cs="Arial"/>
          <w:noProof w:val="0"/>
          <w:sz w:val="22"/>
          <w:szCs w:val="22"/>
          <w:lang w:val="en-ID" w:eastAsia="en-ID"/>
          <w:rPrChange w:id="5893"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894" w:author="Syahrani Rachmawati Sadino" w:date="2025-01-31T14:35:00Z">
            <w:rPr>
              <w:rFonts w:asciiTheme="minorBidi" w:hAnsiTheme="minorBidi" w:cstheme="minorBidi"/>
              <w:noProof w:val="0"/>
              <w:sz w:val="22"/>
              <w:szCs w:val="22"/>
              <w:lang w:val="en-ID" w:eastAsia="en-ID"/>
            </w:rPr>
          </w:rPrChange>
        </w:rPr>
        <w:t>bentuk</w:t>
      </w:r>
      <w:proofErr w:type="spellEnd"/>
      <w:r w:rsidRPr="00922713">
        <w:rPr>
          <w:rFonts w:ascii="Arial" w:hAnsi="Arial" w:cs="Arial"/>
          <w:noProof w:val="0"/>
          <w:sz w:val="22"/>
          <w:szCs w:val="22"/>
          <w:lang w:val="en-ID" w:eastAsia="en-ID"/>
          <w:rPrChange w:id="5895" w:author="Syahrani Rachmawati Sadino" w:date="2025-01-31T14:35:00Z">
            <w:rPr>
              <w:rFonts w:asciiTheme="minorBidi" w:hAnsiTheme="minorBidi" w:cstheme="minorBidi"/>
              <w:noProof w:val="0"/>
              <w:sz w:val="22"/>
              <w:szCs w:val="22"/>
              <w:lang w:val="en-ID" w:eastAsia="en-ID"/>
            </w:rPr>
          </w:rPrChange>
        </w:rPr>
        <w:t xml:space="preserve"> </w:t>
      </w:r>
      <w:r w:rsidRPr="00922713">
        <w:rPr>
          <w:rFonts w:ascii="Arial" w:hAnsi="Arial" w:cs="Arial"/>
          <w:i/>
          <w:iCs/>
          <w:noProof w:val="0"/>
          <w:sz w:val="22"/>
          <w:szCs w:val="22"/>
          <w:lang w:val="en-ID" w:eastAsia="en-ID"/>
          <w:rPrChange w:id="5896" w:author="Syahrani Rachmawati Sadino" w:date="2025-01-31T14:35:00Z">
            <w:rPr>
              <w:rFonts w:asciiTheme="minorBidi" w:hAnsiTheme="minorBidi" w:cstheme="minorBidi"/>
              <w:i/>
              <w:iCs/>
              <w:noProof w:val="0"/>
              <w:sz w:val="22"/>
              <w:szCs w:val="22"/>
              <w:lang w:val="en-ID" w:eastAsia="en-ID"/>
            </w:rPr>
          </w:rPrChange>
        </w:rPr>
        <w:t>multivitamin</w:t>
      </w:r>
      <w:r w:rsidRPr="00922713">
        <w:rPr>
          <w:rFonts w:ascii="Arial" w:hAnsi="Arial" w:cs="Arial"/>
          <w:noProof w:val="0"/>
          <w:sz w:val="22"/>
          <w:szCs w:val="22"/>
          <w:lang w:val="en-ID" w:eastAsia="en-ID"/>
          <w:rPrChange w:id="5897" w:author="Syahrani Rachmawati Sadino" w:date="2025-01-31T14:35:00Z">
            <w:rPr>
              <w:rFonts w:asciiTheme="minorBidi" w:hAnsiTheme="minorBidi" w:cstheme="minorBidi"/>
              <w:noProof w:val="0"/>
              <w:sz w:val="22"/>
              <w:szCs w:val="22"/>
              <w:lang w:val="en-ID" w:eastAsia="en-ID"/>
            </w:rPr>
          </w:rPrChange>
        </w:rPr>
        <w:t xml:space="preserve"> dan </w:t>
      </w:r>
      <w:r w:rsidRPr="00922713">
        <w:rPr>
          <w:rFonts w:ascii="Arial" w:hAnsi="Arial" w:cs="Arial"/>
          <w:i/>
          <w:iCs/>
          <w:noProof w:val="0"/>
          <w:sz w:val="22"/>
          <w:szCs w:val="22"/>
          <w:lang w:val="en-ID" w:eastAsia="en-ID"/>
          <w:rPrChange w:id="5898" w:author="Syahrani Rachmawati Sadino" w:date="2025-01-31T14:35:00Z">
            <w:rPr>
              <w:rFonts w:asciiTheme="minorBidi" w:hAnsiTheme="minorBidi" w:cstheme="minorBidi"/>
              <w:i/>
              <w:iCs/>
              <w:noProof w:val="0"/>
              <w:sz w:val="22"/>
              <w:szCs w:val="22"/>
              <w:lang w:val="en-ID" w:eastAsia="en-ID"/>
            </w:rPr>
          </w:rPrChange>
        </w:rPr>
        <w:t xml:space="preserve">food </w:t>
      </w:r>
      <w:proofErr w:type="spellStart"/>
      <w:r w:rsidRPr="00922713">
        <w:rPr>
          <w:rFonts w:ascii="Arial" w:hAnsi="Arial" w:cs="Arial"/>
          <w:i/>
          <w:iCs/>
          <w:noProof w:val="0"/>
          <w:sz w:val="22"/>
          <w:szCs w:val="22"/>
          <w:lang w:val="en-ID" w:eastAsia="en-ID"/>
          <w:rPrChange w:id="5899" w:author="Syahrani Rachmawati Sadino" w:date="2025-01-31T14:35:00Z">
            <w:rPr>
              <w:rFonts w:asciiTheme="minorBidi" w:hAnsiTheme="minorBidi" w:cstheme="minorBidi"/>
              <w:i/>
              <w:iCs/>
              <w:noProof w:val="0"/>
              <w:sz w:val="22"/>
              <w:szCs w:val="22"/>
              <w:lang w:val="en-ID" w:eastAsia="en-ID"/>
            </w:rPr>
          </w:rPrChange>
        </w:rPr>
        <w:t>suplemen</w:t>
      </w:r>
      <w:proofErr w:type="spellEnd"/>
      <w:r w:rsidRPr="00922713">
        <w:rPr>
          <w:rFonts w:ascii="Arial" w:hAnsi="Arial" w:cs="Arial"/>
          <w:noProof w:val="0"/>
          <w:sz w:val="22"/>
          <w:szCs w:val="22"/>
          <w:lang w:val="en-ID" w:eastAsia="en-ID"/>
          <w:rPrChange w:id="5900"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01" w:author="Syahrani Rachmawati Sadino" w:date="2025-01-31T14:35:00Z">
            <w:rPr>
              <w:rFonts w:asciiTheme="minorBidi" w:hAnsiTheme="minorBidi" w:cstheme="minorBidi"/>
              <w:noProof w:val="0"/>
              <w:sz w:val="22"/>
              <w:szCs w:val="22"/>
              <w:lang w:val="en-ID" w:eastAsia="en-ID"/>
            </w:rPr>
          </w:rPrChange>
        </w:rPr>
        <w:t>termasuk</w:t>
      </w:r>
      <w:proofErr w:type="spellEnd"/>
      <w:r w:rsidRPr="00922713">
        <w:rPr>
          <w:rFonts w:ascii="Arial" w:hAnsi="Arial" w:cs="Arial"/>
          <w:noProof w:val="0"/>
          <w:sz w:val="22"/>
          <w:szCs w:val="22"/>
          <w:lang w:val="en-ID" w:eastAsia="en-ID"/>
          <w:rPrChange w:id="5902"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03" w:author="Syahrani Rachmawati Sadino" w:date="2025-01-31T14:35:00Z">
            <w:rPr>
              <w:rFonts w:asciiTheme="minorBidi" w:hAnsiTheme="minorBidi" w:cstheme="minorBidi"/>
              <w:noProof w:val="0"/>
              <w:sz w:val="22"/>
              <w:szCs w:val="22"/>
              <w:lang w:val="en-ID" w:eastAsia="en-ID"/>
            </w:rPr>
          </w:rPrChange>
        </w:rPr>
        <w:t>bahan</w:t>
      </w:r>
      <w:proofErr w:type="spellEnd"/>
      <w:r w:rsidRPr="00922713">
        <w:rPr>
          <w:rFonts w:ascii="Arial" w:hAnsi="Arial" w:cs="Arial"/>
          <w:noProof w:val="0"/>
          <w:sz w:val="22"/>
          <w:szCs w:val="22"/>
          <w:lang w:val="en-ID" w:eastAsia="en-ID"/>
          <w:rPrChange w:id="5904"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05" w:author="Syahrani Rachmawati Sadino" w:date="2025-01-31T14:35:00Z">
            <w:rPr>
              <w:rFonts w:asciiTheme="minorBidi" w:hAnsiTheme="minorBidi" w:cstheme="minorBidi"/>
              <w:noProof w:val="0"/>
              <w:sz w:val="22"/>
              <w:szCs w:val="22"/>
              <w:lang w:val="en-ID" w:eastAsia="en-ID"/>
            </w:rPr>
          </w:rPrChange>
        </w:rPr>
        <w:t>pembersih</w:t>
      </w:r>
      <w:proofErr w:type="spellEnd"/>
      <w:r w:rsidRPr="00922713">
        <w:rPr>
          <w:rFonts w:ascii="Arial" w:hAnsi="Arial" w:cs="Arial"/>
          <w:noProof w:val="0"/>
          <w:sz w:val="22"/>
          <w:szCs w:val="22"/>
          <w:lang w:val="en-ID" w:eastAsia="en-ID"/>
          <w:rPrChange w:id="5906"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07" w:author="Syahrani Rachmawati Sadino" w:date="2025-01-31T14:35:00Z">
            <w:rPr>
              <w:rFonts w:asciiTheme="minorBidi" w:hAnsiTheme="minorBidi" w:cstheme="minorBidi"/>
              <w:noProof w:val="0"/>
              <w:sz w:val="22"/>
              <w:szCs w:val="22"/>
              <w:lang w:val="en-ID" w:eastAsia="en-ID"/>
            </w:rPr>
          </w:rPrChange>
        </w:rPr>
        <w:t>gigi</w:t>
      </w:r>
      <w:proofErr w:type="spellEnd"/>
      <w:r w:rsidRPr="00922713">
        <w:rPr>
          <w:rFonts w:ascii="Arial" w:hAnsi="Arial" w:cs="Arial"/>
          <w:noProof w:val="0"/>
          <w:sz w:val="22"/>
          <w:szCs w:val="22"/>
          <w:lang w:val="en-ID" w:eastAsia="en-ID"/>
          <w:rPrChange w:id="5908"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09" w:author="Syahrani Rachmawati Sadino" w:date="2025-01-31T14:35:00Z">
            <w:rPr>
              <w:rFonts w:asciiTheme="minorBidi" w:hAnsiTheme="minorBidi" w:cstheme="minorBidi"/>
              <w:noProof w:val="0"/>
              <w:sz w:val="22"/>
              <w:szCs w:val="22"/>
              <w:lang w:val="en-ID" w:eastAsia="en-ID"/>
            </w:rPr>
          </w:rPrChange>
        </w:rPr>
        <w:t>obat</w:t>
      </w:r>
      <w:proofErr w:type="spellEnd"/>
      <w:r w:rsidRPr="00922713">
        <w:rPr>
          <w:rFonts w:ascii="Arial" w:hAnsi="Arial" w:cs="Arial"/>
          <w:noProof w:val="0"/>
          <w:sz w:val="22"/>
          <w:szCs w:val="22"/>
          <w:lang w:val="en-ID" w:eastAsia="en-ID"/>
          <w:rPrChange w:id="5910"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11" w:author="Syahrani Rachmawati Sadino" w:date="2025-01-31T14:35:00Z">
            <w:rPr>
              <w:rFonts w:asciiTheme="minorBidi" w:hAnsiTheme="minorBidi" w:cstheme="minorBidi"/>
              <w:noProof w:val="0"/>
              <w:sz w:val="22"/>
              <w:szCs w:val="22"/>
              <w:lang w:val="en-ID" w:eastAsia="en-ID"/>
            </w:rPr>
          </w:rPrChange>
        </w:rPr>
        <w:t>jerawat</w:t>
      </w:r>
      <w:proofErr w:type="spellEnd"/>
      <w:r w:rsidRPr="00922713">
        <w:rPr>
          <w:rFonts w:ascii="Arial" w:hAnsi="Arial" w:cs="Arial"/>
          <w:noProof w:val="0"/>
          <w:sz w:val="22"/>
          <w:szCs w:val="22"/>
          <w:lang w:val="en-ID" w:eastAsia="en-ID"/>
          <w:rPrChange w:id="5912"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13" w:author="Syahrani Rachmawati Sadino" w:date="2025-01-31T14:35:00Z">
            <w:rPr>
              <w:rFonts w:asciiTheme="minorBidi" w:hAnsiTheme="minorBidi" w:cstheme="minorBidi"/>
              <w:noProof w:val="0"/>
              <w:sz w:val="22"/>
              <w:szCs w:val="22"/>
              <w:lang w:val="en-ID" w:eastAsia="en-ID"/>
            </w:rPr>
          </w:rPrChange>
        </w:rPr>
        <w:t>obat-obatan</w:t>
      </w:r>
      <w:proofErr w:type="spellEnd"/>
      <w:r w:rsidRPr="00922713">
        <w:rPr>
          <w:rFonts w:ascii="Arial" w:hAnsi="Arial" w:cs="Arial"/>
          <w:noProof w:val="0"/>
          <w:sz w:val="22"/>
          <w:szCs w:val="22"/>
          <w:lang w:val="en-ID" w:eastAsia="en-ID"/>
          <w:rPrChange w:id="5914"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15" w:author="Syahrani Rachmawati Sadino" w:date="2025-01-31T14:35:00Z">
            <w:rPr>
              <w:rFonts w:asciiTheme="minorBidi" w:hAnsiTheme="minorBidi" w:cstheme="minorBidi"/>
              <w:noProof w:val="0"/>
              <w:sz w:val="22"/>
              <w:szCs w:val="22"/>
              <w:lang w:val="en-ID" w:eastAsia="en-ID"/>
            </w:rPr>
          </w:rPrChange>
        </w:rPr>
        <w:t>untuk</w:t>
      </w:r>
      <w:proofErr w:type="spellEnd"/>
      <w:r w:rsidRPr="00922713">
        <w:rPr>
          <w:rFonts w:ascii="Arial" w:hAnsi="Arial" w:cs="Arial"/>
          <w:noProof w:val="0"/>
          <w:sz w:val="22"/>
          <w:szCs w:val="22"/>
          <w:lang w:val="en-ID" w:eastAsia="en-ID"/>
          <w:rPrChange w:id="5916"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17" w:author="Syahrani Rachmawati Sadino" w:date="2025-01-31T14:35:00Z">
            <w:rPr>
              <w:rFonts w:asciiTheme="minorBidi" w:hAnsiTheme="minorBidi" w:cstheme="minorBidi"/>
              <w:noProof w:val="0"/>
              <w:sz w:val="22"/>
              <w:szCs w:val="22"/>
              <w:lang w:val="en-ID" w:eastAsia="en-ID"/>
            </w:rPr>
          </w:rPrChange>
        </w:rPr>
        <w:t>mempercantik</w:t>
      </w:r>
      <w:proofErr w:type="spellEnd"/>
      <w:r w:rsidRPr="00922713">
        <w:rPr>
          <w:rFonts w:ascii="Arial" w:hAnsi="Arial" w:cs="Arial"/>
          <w:noProof w:val="0"/>
          <w:sz w:val="22"/>
          <w:szCs w:val="22"/>
          <w:lang w:val="en-ID" w:eastAsia="en-ID"/>
          <w:rPrChange w:id="5918"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19" w:author="Syahrani Rachmawati Sadino" w:date="2025-01-31T14:35:00Z">
            <w:rPr>
              <w:rFonts w:asciiTheme="minorBidi" w:hAnsiTheme="minorBidi" w:cstheme="minorBidi"/>
              <w:noProof w:val="0"/>
              <w:sz w:val="22"/>
              <w:szCs w:val="22"/>
              <w:lang w:val="en-ID" w:eastAsia="en-ID"/>
            </w:rPr>
          </w:rPrChange>
        </w:rPr>
        <w:t>diri</w:t>
      </w:r>
      <w:proofErr w:type="spellEnd"/>
      <w:r w:rsidRPr="00922713">
        <w:rPr>
          <w:rFonts w:ascii="Arial" w:hAnsi="Arial" w:cs="Arial"/>
          <w:noProof w:val="0"/>
          <w:sz w:val="22"/>
          <w:szCs w:val="22"/>
          <w:lang w:val="en-ID" w:eastAsia="en-ID"/>
          <w:rPrChange w:id="5920"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21" w:author="Syahrani Rachmawati Sadino" w:date="2025-01-31T14:35:00Z">
            <w:rPr>
              <w:rFonts w:asciiTheme="minorBidi" w:hAnsiTheme="minorBidi" w:cstheme="minorBidi"/>
              <w:noProof w:val="0"/>
              <w:sz w:val="22"/>
              <w:szCs w:val="22"/>
              <w:lang w:val="en-ID" w:eastAsia="en-ID"/>
            </w:rPr>
          </w:rPrChange>
        </w:rPr>
        <w:t>obat-obatan</w:t>
      </w:r>
      <w:proofErr w:type="spellEnd"/>
      <w:r w:rsidRPr="00922713">
        <w:rPr>
          <w:rFonts w:ascii="Arial" w:hAnsi="Arial" w:cs="Arial"/>
          <w:noProof w:val="0"/>
          <w:sz w:val="22"/>
          <w:szCs w:val="22"/>
          <w:lang w:val="en-ID" w:eastAsia="en-ID"/>
          <w:rPrChange w:id="5922"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23" w:author="Syahrani Rachmawati Sadino" w:date="2025-01-31T14:35:00Z">
            <w:rPr>
              <w:rFonts w:asciiTheme="minorBidi" w:hAnsiTheme="minorBidi" w:cstheme="minorBidi"/>
              <w:noProof w:val="0"/>
              <w:sz w:val="22"/>
              <w:szCs w:val="22"/>
              <w:lang w:val="en-ID" w:eastAsia="en-ID"/>
            </w:rPr>
          </w:rPrChange>
        </w:rPr>
        <w:t>tradisional</w:t>
      </w:r>
      <w:proofErr w:type="spellEnd"/>
      <w:r w:rsidRPr="00922713">
        <w:rPr>
          <w:rFonts w:ascii="Arial" w:hAnsi="Arial" w:cs="Arial"/>
          <w:noProof w:val="0"/>
          <w:sz w:val="22"/>
          <w:szCs w:val="22"/>
          <w:lang w:val="en-ID" w:eastAsia="en-ID"/>
          <w:rPrChange w:id="5924"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25" w:author="Syahrani Rachmawati Sadino" w:date="2025-01-31T14:35:00Z">
            <w:rPr>
              <w:rFonts w:asciiTheme="minorBidi" w:hAnsiTheme="minorBidi" w:cstheme="minorBidi"/>
              <w:noProof w:val="0"/>
              <w:sz w:val="22"/>
              <w:szCs w:val="22"/>
              <w:lang w:val="en-ID" w:eastAsia="en-ID"/>
            </w:rPr>
          </w:rPrChange>
        </w:rPr>
        <w:t>minyak</w:t>
      </w:r>
      <w:proofErr w:type="spellEnd"/>
      <w:r w:rsidRPr="00922713">
        <w:rPr>
          <w:rFonts w:ascii="Arial" w:hAnsi="Arial" w:cs="Arial"/>
          <w:noProof w:val="0"/>
          <w:sz w:val="22"/>
          <w:szCs w:val="22"/>
          <w:lang w:val="en-ID" w:eastAsia="en-ID"/>
          <w:rPrChange w:id="5926"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27" w:author="Syahrani Rachmawati Sadino" w:date="2025-01-31T14:35:00Z">
            <w:rPr>
              <w:rFonts w:asciiTheme="minorBidi" w:hAnsiTheme="minorBidi" w:cstheme="minorBidi"/>
              <w:noProof w:val="0"/>
              <w:sz w:val="22"/>
              <w:szCs w:val="22"/>
              <w:lang w:val="en-ID" w:eastAsia="en-ID"/>
            </w:rPr>
          </w:rPrChange>
        </w:rPr>
        <w:t>kayu</w:t>
      </w:r>
      <w:proofErr w:type="spellEnd"/>
      <w:r w:rsidRPr="00922713">
        <w:rPr>
          <w:rFonts w:ascii="Arial" w:hAnsi="Arial" w:cs="Arial"/>
          <w:noProof w:val="0"/>
          <w:sz w:val="22"/>
          <w:szCs w:val="22"/>
          <w:lang w:val="en-ID" w:eastAsia="en-ID"/>
          <w:rPrChange w:id="5928"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29" w:author="Syahrani Rachmawati Sadino" w:date="2025-01-31T14:35:00Z">
            <w:rPr>
              <w:rFonts w:asciiTheme="minorBidi" w:hAnsiTheme="minorBidi" w:cstheme="minorBidi"/>
              <w:noProof w:val="0"/>
              <w:sz w:val="22"/>
              <w:szCs w:val="22"/>
              <w:lang w:val="en-ID" w:eastAsia="en-ID"/>
            </w:rPr>
          </w:rPrChange>
        </w:rPr>
        <w:t>putih</w:t>
      </w:r>
      <w:proofErr w:type="spellEnd"/>
      <w:r w:rsidRPr="00922713">
        <w:rPr>
          <w:rFonts w:ascii="Arial" w:hAnsi="Arial" w:cs="Arial"/>
          <w:noProof w:val="0"/>
          <w:sz w:val="22"/>
          <w:szCs w:val="22"/>
          <w:lang w:val="en-ID" w:eastAsia="en-ID"/>
          <w:rPrChange w:id="5930" w:author="Syahrani Rachmawati Sadino" w:date="2025-01-31T14:35:00Z">
            <w:rPr>
              <w:rFonts w:asciiTheme="minorBidi" w:hAnsiTheme="minorBidi" w:cstheme="minorBidi"/>
              <w:noProof w:val="0"/>
              <w:sz w:val="22"/>
              <w:szCs w:val="22"/>
              <w:lang w:val="en-ID" w:eastAsia="en-ID"/>
            </w:rPr>
          </w:rPrChange>
        </w:rPr>
        <w:t xml:space="preserve">, balsam, gel, </w:t>
      </w:r>
      <w:proofErr w:type="spellStart"/>
      <w:r w:rsidRPr="00922713">
        <w:rPr>
          <w:rFonts w:ascii="Arial" w:hAnsi="Arial" w:cs="Arial"/>
          <w:noProof w:val="0"/>
          <w:sz w:val="22"/>
          <w:szCs w:val="22"/>
          <w:lang w:val="en-ID" w:eastAsia="en-ID"/>
          <w:rPrChange w:id="5931" w:author="Syahrani Rachmawati Sadino" w:date="2025-01-31T14:35:00Z">
            <w:rPr>
              <w:rFonts w:asciiTheme="minorBidi" w:hAnsiTheme="minorBidi" w:cstheme="minorBidi"/>
              <w:noProof w:val="0"/>
              <w:sz w:val="22"/>
              <w:szCs w:val="22"/>
              <w:lang w:val="en-ID" w:eastAsia="en-ID"/>
            </w:rPr>
          </w:rPrChange>
        </w:rPr>
        <w:t>sabun</w:t>
      </w:r>
      <w:proofErr w:type="spellEnd"/>
      <w:r w:rsidRPr="00922713">
        <w:rPr>
          <w:rFonts w:ascii="Arial" w:hAnsi="Arial" w:cs="Arial"/>
          <w:noProof w:val="0"/>
          <w:sz w:val="22"/>
          <w:szCs w:val="22"/>
          <w:lang w:val="en-ID" w:eastAsia="en-ID"/>
          <w:rPrChange w:id="5932" w:author="Syahrani Rachmawati Sadino" w:date="2025-01-31T14:35:00Z">
            <w:rPr>
              <w:rFonts w:asciiTheme="minorBidi" w:hAnsiTheme="minorBidi" w:cstheme="minorBidi"/>
              <w:noProof w:val="0"/>
              <w:sz w:val="22"/>
              <w:szCs w:val="22"/>
              <w:lang w:val="en-ID" w:eastAsia="en-ID"/>
            </w:rPr>
          </w:rPrChange>
        </w:rPr>
        <w:t xml:space="preserve">, pasta </w:t>
      </w:r>
      <w:proofErr w:type="spellStart"/>
      <w:r w:rsidRPr="00922713">
        <w:rPr>
          <w:rFonts w:ascii="Arial" w:hAnsi="Arial" w:cs="Arial"/>
          <w:noProof w:val="0"/>
          <w:sz w:val="22"/>
          <w:szCs w:val="22"/>
          <w:lang w:val="en-ID" w:eastAsia="en-ID"/>
          <w:rPrChange w:id="5933" w:author="Syahrani Rachmawati Sadino" w:date="2025-01-31T14:35:00Z">
            <w:rPr>
              <w:rFonts w:asciiTheme="minorBidi" w:hAnsiTheme="minorBidi" w:cstheme="minorBidi"/>
              <w:noProof w:val="0"/>
              <w:sz w:val="22"/>
              <w:szCs w:val="22"/>
              <w:lang w:val="en-ID" w:eastAsia="en-ID"/>
            </w:rPr>
          </w:rPrChange>
        </w:rPr>
        <w:t>gigi</w:t>
      </w:r>
      <w:proofErr w:type="spellEnd"/>
      <w:r w:rsidRPr="00922713">
        <w:rPr>
          <w:rFonts w:ascii="Arial" w:hAnsi="Arial" w:cs="Arial"/>
          <w:noProof w:val="0"/>
          <w:sz w:val="22"/>
          <w:szCs w:val="22"/>
          <w:lang w:val="en-ID" w:eastAsia="en-ID"/>
          <w:rPrChange w:id="5934" w:author="Syahrani Rachmawati Sadino" w:date="2025-01-31T14:35:00Z">
            <w:rPr>
              <w:rFonts w:asciiTheme="minorBidi" w:hAnsiTheme="minorBidi" w:cstheme="minorBidi"/>
              <w:noProof w:val="0"/>
              <w:sz w:val="22"/>
              <w:szCs w:val="22"/>
              <w:lang w:val="en-ID" w:eastAsia="en-ID"/>
            </w:rPr>
          </w:rPrChange>
        </w:rPr>
        <w:t xml:space="preserve"> dan </w:t>
      </w:r>
      <w:proofErr w:type="spellStart"/>
      <w:r w:rsidRPr="00922713">
        <w:rPr>
          <w:rFonts w:ascii="Arial" w:hAnsi="Arial" w:cs="Arial"/>
          <w:noProof w:val="0"/>
          <w:sz w:val="22"/>
          <w:szCs w:val="22"/>
          <w:lang w:val="en-ID" w:eastAsia="en-ID"/>
          <w:rPrChange w:id="5935" w:author="Syahrani Rachmawati Sadino" w:date="2025-01-31T14:35:00Z">
            <w:rPr>
              <w:rFonts w:asciiTheme="minorBidi" w:hAnsiTheme="minorBidi" w:cstheme="minorBidi"/>
              <w:noProof w:val="0"/>
              <w:sz w:val="22"/>
              <w:szCs w:val="22"/>
              <w:lang w:val="en-ID" w:eastAsia="en-ID"/>
            </w:rPr>
          </w:rPrChange>
        </w:rPr>
        <w:t>sejenisnya</w:t>
      </w:r>
      <w:proofErr w:type="spellEnd"/>
      <w:r w:rsidRPr="00922713">
        <w:rPr>
          <w:rFonts w:ascii="Arial" w:hAnsi="Arial" w:cs="Arial"/>
          <w:noProof w:val="0"/>
          <w:sz w:val="22"/>
          <w:szCs w:val="22"/>
          <w:lang w:val="en-ID" w:eastAsia="en-ID"/>
          <w:rPrChange w:id="5936" w:author="Syahrani Rachmawati Sadino" w:date="2025-01-31T14:35:00Z">
            <w:rPr>
              <w:rFonts w:asciiTheme="minorBidi" w:hAnsiTheme="minorBidi" w:cstheme="minorBidi"/>
              <w:noProof w:val="0"/>
              <w:sz w:val="22"/>
              <w:szCs w:val="22"/>
              <w:lang w:val="en-ID" w:eastAsia="en-ID"/>
            </w:rPr>
          </w:rPrChange>
        </w:rPr>
        <w:t>.</w:t>
      </w:r>
    </w:p>
    <w:p w14:paraId="02428555"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5937" w:author="Syahrani Rachmawati Sadino" w:date="2025-01-31T14:35:00Z">
            <w:rPr>
              <w:rFonts w:asciiTheme="minorBidi" w:hAnsiTheme="minorBidi" w:cstheme="minorBidi"/>
              <w:noProof w:val="0"/>
              <w:sz w:val="22"/>
              <w:szCs w:val="22"/>
              <w:lang w:val="sv-SE" w:eastAsia="en-ID"/>
            </w:rPr>
          </w:rPrChange>
        </w:rPr>
        <w:pPrChange w:id="5938"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5939" w:author="Syahrani Rachmawati Sadino" w:date="2025-01-31T14:35:00Z">
            <w:rPr>
              <w:rFonts w:asciiTheme="minorBidi" w:hAnsiTheme="minorBidi" w:cstheme="minorBidi"/>
              <w:noProof w:val="0"/>
              <w:sz w:val="22"/>
              <w:szCs w:val="22"/>
              <w:lang w:val="sv-SE" w:eastAsia="en-ID"/>
            </w:rPr>
          </w:rPrChange>
        </w:rPr>
        <w:t xml:space="preserve">Penggantian </w:t>
      </w:r>
      <w:r w:rsidRPr="00922713">
        <w:rPr>
          <w:rFonts w:ascii="Arial" w:hAnsi="Arial" w:cs="Arial"/>
          <w:i/>
          <w:iCs/>
          <w:noProof w:val="0"/>
          <w:sz w:val="22"/>
          <w:szCs w:val="22"/>
          <w:lang w:val="sv-SE" w:eastAsia="en-ID"/>
          <w:rPrChange w:id="5940" w:author="Syahrani Rachmawati Sadino" w:date="2025-01-31T14:35:00Z">
            <w:rPr>
              <w:rFonts w:asciiTheme="minorBidi" w:hAnsiTheme="minorBidi" w:cstheme="minorBidi"/>
              <w:i/>
              <w:iCs/>
              <w:noProof w:val="0"/>
              <w:sz w:val="22"/>
              <w:szCs w:val="22"/>
              <w:lang w:val="sv-SE" w:eastAsia="en-ID"/>
            </w:rPr>
          </w:rPrChange>
        </w:rPr>
        <w:t>protesa tangan</w:t>
      </w:r>
      <w:r w:rsidRPr="00922713">
        <w:rPr>
          <w:rFonts w:ascii="Arial" w:hAnsi="Arial" w:cs="Arial"/>
          <w:noProof w:val="0"/>
          <w:sz w:val="22"/>
          <w:szCs w:val="22"/>
          <w:lang w:val="sv-SE" w:eastAsia="en-ID"/>
          <w:rPrChange w:id="5941" w:author="Syahrani Rachmawati Sadino" w:date="2025-01-31T14:35:00Z">
            <w:rPr>
              <w:rFonts w:asciiTheme="minorBidi" w:hAnsiTheme="minorBidi" w:cstheme="minorBidi"/>
              <w:noProof w:val="0"/>
              <w:sz w:val="22"/>
              <w:szCs w:val="22"/>
              <w:lang w:val="sv-SE" w:eastAsia="en-ID"/>
            </w:rPr>
          </w:rPrChange>
        </w:rPr>
        <w:t xml:space="preserve">, </w:t>
      </w:r>
      <w:r w:rsidRPr="00922713">
        <w:rPr>
          <w:rFonts w:ascii="Arial" w:hAnsi="Arial" w:cs="Arial"/>
          <w:i/>
          <w:iCs/>
          <w:noProof w:val="0"/>
          <w:sz w:val="22"/>
          <w:szCs w:val="22"/>
          <w:lang w:val="sv-SE" w:eastAsia="en-ID"/>
          <w:rPrChange w:id="5942" w:author="Syahrani Rachmawati Sadino" w:date="2025-01-31T14:35:00Z">
            <w:rPr>
              <w:rFonts w:asciiTheme="minorBidi" w:hAnsiTheme="minorBidi" w:cstheme="minorBidi"/>
              <w:i/>
              <w:iCs/>
              <w:noProof w:val="0"/>
              <w:sz w:val="22"/>
              <w:szCs w:val="22"/>
              <w:lang w:val="sv-SE" w:eastAsia="en-ID"/>
            </w:rPr>
          </w:rPrChange>
        </w:rPr>
        <w:t>protesa mata</w:t>
      </w:r>
      <w:r w:rsidRPr="00922713">
        <w:rPr>
          <w:rFonts w:ascii="Arial" w:hAnsi="Arial" w:cs="Arial"/>
          <w:noProof w:val="0"/>
          <w:sz w:val="22"/>
          <w:szCs w:val="22"/>
          <w:lang w:val="sv-SE" w:eastAsia="en-ID"/>
          <w:rPrChange w:id="5943" w:author="Syahrani Rachmawati Sadino" w:date="2025-01-31T14:35:00Z">
            <w:rPr>
              <w:rFonts w:asciiTheme="minorBidi" w:hAnsiTheme="minorBidi" w:cstheme="minorBidi"/>
              <w:noProof w:val="0"/>
              <w:sz w:val="22"/>
              <w:szCs w:val="22"/>
              <w:lang w:val="sv-SE" w:eastAsia="en-ID"/>
            </w:rPr>
          </w:rPrChange>
        </w:rPr>
        <w:t xml:space="preserve">, </w:t>
      </w:r>
      <w:r w:rsidRPr="00922713">
        <w:rPr>
          <w:rFonts w:ascii="Arial" w:hAnsi="Arial" w:cs="Arial"/>
          <w:i/>
          <w:iCs/>
          <w:noProof w:val="0"/>
          <w:sz w:val="22"/>
          <w:szCs w:val="22"/>
          <w:lang w:val="sv-SE" w:eastAsia="en-ID"/>
          <w:rPrChange w:id="5944" w:author="Syahrani Rachmawati Sadino" w:date="2025-01-31T14:35:00Z">
            <w:rPr>
              <w:rFonts w:asciiTheme="minorBidi" w:hAnsiTheme="minorBidi" w:cstheme="minorBidi"/>
              <w:i/>
              <w:iCs/>
              <w:noProof w:val="0"/>
              <w:sz w:val="22"/>
              <w:szCs w:val="22"/>
              <w:lang w:val="sv-SE" w:eastAsia="en-ID"/>
            </w:rPr>
          </w:rPrChange>
        </w:rPr>
        <w:t>protesa kaki</w:t>
      </w:r>
      <w:r w:rsidRPr="00922713">
        <w:rPr>
          <w:rFonts w:ascii="Arial" w:hAnsi="Arial" w:cs="Arial"/>
          <w:noProof w:val="0"/>
          <w:sz w:val="22"/>
          <w:szCs w:val="22"/>
          <w:lang w:val="sv-SE" w:eastAsia="en-ID"/>
          <w:rPrChange w:id="5945" w:author="Syahrani Rachmawati Sadino" w:date="2025-01-31T14:35:00Z">
            <w:rPr>
              <w:rFonts w:asciiTheme="minorBidi" w:hAnsiTheme="minorBidi" w:cstheme="minorBidi"/>
              <w:noProof w:val="0"/>
              <w:sz w:val="22"/>
              <w:szCs w:val="22"/>
              <w:lang w:val="sv-SE" w:eastAsia="en-ID"/>
            </w:rPr>
          </w:rPrChange>
        </w:rPr>
        <w:t xml:space="preserve"> dan alat bantu pendengaran.</w:t>
      </w:r>
    </w:p>
    <w:p w14:paraId="4D01D00A"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en-ID" w:eastAsia="en-ID"/>
          <w:rPrChange w:id="5946" w:author="Syahrani Rachmawati Sadino" w:date="2025-01-31T14:35:00Z">
            <w:rPr>
              <w:rFonts w:asciiTheme="minorBidi" w:hAnsiTheme="minorBidi" w:cstheme="minorBidi"/>
              <w:noProof w:val="0"/>
              <w:sz w:val="22"/>
              <w:szCs w:val="22"/>
              <w:lang w:val="en-ID" w:eastAsia="en-ID"/>
            </w:rPr>
          </w:rPrChange>
        </w:rPr>
        <w:pPrChange w:id="5947"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i/>
          <w:iCs/>
          <w:noProof w:val="0"/>
          <w:sz w:val="22"/>
          <w:szCs w:val="22"/>
          <w:lang w:val="en-ID" w:eastAsia="en-ID"/>
          <w:rPrChange w:id="5948" w:author="Syahrani Rachmawati Sadino" w:date="2025-01-31T14:35:00Z">
            <w:rPr>
              <w:rFonts w:asciiTheme="minorBidi" w:hAnsiTheme="minorBidi" w:cstheme="minorBidi"/>
              <w:i/>
              <w:iCs/>
              <w:noProof w:val="0"/>
              <w:sz w:val="22"/>
              <w:szCs w:val="22"/>
              <w:lang w:val="en-ID" w:eastAsia="en-ID"/>
            </w:rPr>
          </w:rPrChange>
        </w:rPr>
        <w:t>Keloid</w:t>
      </w:r>
      <w:r w:rsidRPr="00922713">
        <w:rPr>
          <w:rFonts w:ascii="Arial" w:hAnsi="Arial" w:cs="Arial"/>
          <w:noProof w:val="0"/>
          <w:sz w:val="22"/>
          <w:szCs w:val="22"/>
          <w:lang w:val="en-ID" w:eastAsia="en-ID"/>
          <w:rPrChange w:id="5949" w:author="Syahrani Rachmawati Sadino" w:date="2025-01-31T14:35:00Z">
            <w:rPr>
              <w:rFonts w:asciiTheme="minorBidi" w:hAnsiTheme="minorBidi" w:cstheme="minorBidi"/>
              <w:noProof w:val="0"/>
              <w:sz w:val="22"/>
              <w:szCs w:val="22"/>
              <w:lang w:val="en-ID" w:eastAsia="en-ID"/>
            </w:rPr>
          </w:rPrChange>
        </w:rPr>
        <w:t xml:space="preserve"> dan </w:t>
      </w:r>
      <w:r w:rsidRPr="00922713">
        <w:rPr>
          <w:rFonts w:ascii="Arial" w:hAnsi="Arial" w:cs="Arial"/>
          <w:i/>
          <w:iCs/>
          <w:noProof w:val="0"/>
          <w:sz w:val="22"/>
          <w:szCs w:val="22"/>
          <w:lang w:val="en-ID" w:eastAsia="en-ID"/>
          <w:rPrChange w:id="5950" w:author="Syahrani Rachmawati Sadino" w:date="2025-01-31T14:35:00Z">
            <w:rPr>
              <w:rFonts w:asciiTheme="minorBidi" w:hAnsiTheme="minorBidi" w:cstheme="minorBidi"/>
              <w:i/>
              <w:iCs/>
              <w:noProof w:val="0"/>
              <w:sz w:val="22"/>
              <w:szCs w:val="22"/>
              <w:lang w:val="en-ID" w:eastAsia="en-ID"/>
            </w:rPr>
          </w:rPrChange>
        </w:rPr>
        <w:t>Cosmetic Surgery</w:t>
      </w:r>
      <w:r w:rsidRPr="00922713">
        <w:rPr>
          <w:rFonts w:ascii="Arial" w:hAnsi="Arial" w:cs="Arial"/>
          <w:noProof w:val="0"/>
          <w:sz w:val="22"/>
          <w:szCs w:val="22"/>
          <w:lang w:val="en-ID" w:eastAsia="en-ID"/>
          <w:rPrChange w:id="5951"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52" w:author="Syahrani Rachmawati Sadino" w:date="2025-01-31T14:35:00Z">
            <w:rPr>
              <w:rFonts w:asciiTheme="minorBidi" w:hAnsiTheme="minorBidi" w:cstheme="minorBidi"/>
              <w:noProof w:val="0"/>
              <w:sz w:val="22"/>
              <w:szCs w:val="22"/>
              <w:lang w:val="en-ID" w:eastAsia="en-ID"/>
            </w:rPr>
          </w:rPrChange>
        </w:rPr>
        <w:t>operasi</w:t>
      </w:r>
      <w:proofErr w:type="spellEnd"/>
      <w:r w:rsidRPr="00922713">
        <w:rPr>
          <w:rFonts w:ascii="Arial" w:hAnsi="Arial" w:cs="Arial"/>
          <w:noProof w:val="0"/>
          <w:sz w:val="22"/>
          <w:szCs w:val="22"/>
          <w:lang w:val="en-ID" w:eastAsia="en-ID"/>
          <w:rPrChange w:id="5953"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54" w:author="Syahrani Rachmawati Sadino" w:date="2025-01-31T14:35:00Z">
            <w:rPr>
              <w:rFonts w:asciiTheme="minorBidi" w:hAnsiTheme="minorBidi" w:cstheme="minorBidi"/>
              <w:noProof w:val="0"/>
              <w:sz w:val="22"/>
              <w:szCs w:val="22"/>
              <w:lang w:val="en-ID" w:eastAsia="en-ID"/>
            </w:rPr>
          </w:rPrChange>
        </w:rPr>
        <w:t>plastik</w:t>
      </w:r>
      <w:proofErr w:type="spellEnd"/>
      <w:r w:rsidRPr="00922713">
        <w:rPr>
          <w:rFonts w:ascii="Arial" w:hAnsi="Arial" w:cs="Arial"/>
          <w:noProof w:val="0"/>
          <w:sz w:val="22"/>
          <w:szCs w:val="22"/>
          <w:lang w:val="en-ID" w:eastAsia="en-ID"/>
          <w:rPrChange w:id="5955"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56" w:author="Syahrani Rachmawati Sadino" w:date="2025-01-31T14:35:00Z">
            <w:rPr>
              <w:rFonts w:asciiTheme="minorBidi" w:hAnsiTheme="minorBidi" w:cstheme="minorBidi"/>
              <w:noProof w:val="0"/>
              <w:sz w:val="22"/>
              <w:szCs w:val="22"/>
              <w:lang w:val="en-ID" w:eastAsia="en-ID"/>
            </w:rPr>
          </w:rPrChange>
        </w:rPr>
        <w:t>kecuali</w:t>
      </w:r>
      <w:proofErr w:type="spellEnd"/>
      <w:r w:rsidRPr="00922713">
        <w:rPr>
          <w:rFonts w:ascii="Arial" w:hAnsi="Arial" w:cs="Arial"/>
          <w:noProof w:val="0"/>
          <w:sz w:val="22"/>
          <w:szCs w:val="22"/>
          <w:lang w:val="en-ID" w:eastAsia="en-ID"/>
          <w:rPrChange w:id="5957"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58" w:author="Syahrani Rachmawati Sadino" w:date="2025-01-31T14:35:00Z">
            <w:rPr>
              <w:rFonts w:asciiTheme="minorBidi" w:hAnsiTheme="minorBidi" w:cstheme="minorBidi"/>
              <w:noProof w:val="0"/>
              <w:sz w:val="22"/>
              <w:szCs w:val="22"/>
              <w:lang w:val="en-ID" w:eastAsia="en-ID"/>
            </w:rPr>
          </w:rPrChange>
        </w:rPr>
        <w:t>akibat</w:t>
      </w:r>
      <w:proofErr w:type="spellEnd"/>
      <w:r w:rsidRPr="00922713">
        <w:rPr>
          <w:rFonts w:ascii="Arial" w:hAnsi="Arial" w:cs="Arial"/>
          <w:noProof w:val="0"/>
          <w:sz w:val="22"/>
          <w:szCs w:val="22"/>
          <w:lang w:val="en-ID" w:eastAsia="en-ID"/>
          <w:rPrChange w:id="5959"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60" w:author="Syahrani Rachmawati Sadino" w:date="2025-01-31T14:35:00Z">
            <w:rPr>
              <w:rFonts w:asciiTheme="minorBidi" w:hAnsiTheme="minorBidi" w:cstheme="minorBidi"/>
              <w:noProof w:val="0"/>
              <w:sz w:val="22"/>
              <w:szCs w:val="22"/>
              <w:lang w:val="en-ID" w:eastAsia="en-ID"/>
            </w:rPr>
          </w:rPrChange>
        </w:rPr>
        <w:t>kecelakaan</w:t>
      </w:r>
      <w:proofErr w:type="spellEnd"/>
      <w:r w:rsidRPr="00922713">
        <w:rPr>
          <w:rFonts w:ascii="Arial" w:hAnsi="Arial" w:cs="Arial"/>
          <w:noProof w:val="0"/>
          <w:sz w:val="22"/>
          <w:szCs w:val="22"/>
          <w:lang w:val="en-ID" w:eastAsia="en-ID"/>
          <w:rPrChange w:id="5961" w:author="Syahrani Rachmawati Sadino" w:date="2025-01-31T14:35:00Z">
            <w:rPr>
              <w:rFonts w:asciiTheme="minorBidi" w:hAnsiTheme="minorBidi" w:cstheme="minorBidi"/>
              <w:noProof w:val="0"/>
              <w:sz w:val="22"/>
              <w:szCs w:val="22"/>
              <w:lang w:val="en-ID" w:eastAsia="en-ID"/>
            </w:rPr>
          </w:rPrChange>
        </w:rPr>
        <w:t>.</w:t>
      </w:r>
    </w:p>
    <w:p w14:paraId="5996F862"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en-ID" w:eastAsia="en-ID"/>
          <w:rPrChange w:id="5962" w:author="Syahrani Rachmawati Sadino" w:date="2025-01-31T14:35:00Z">
            <w:rPr>
              <w:rFonts w:asciiTheme="minorBidi" w:hAnsiTheme="minorBidi" w:cstheme="minorBidi"/>
              <w:noProof w:val="0"/>
              <w:sz w:val="22"/>
              <w:szCs w:val="22"/>
              <w:lang w:val="en-ID" w:eastAsia="en-ID"/>
            </w:rPr>
          </w:rPrChange>
        </w:rPr>
        <w:pPrChange w:id="5963"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en-ID" w:eastAsia="en-ID"/>
          <w:rPrChange w:id="5964" w:author="Syahrani Rachmawati Sadino" w:date="2025-01-31T14:35:00Z">
            <w:rPr>
              <w:rFonts w:asciiTheme="minorBidi" w:hAnsiTheme="minorBidi" w:cstheme="minorBidi"/>
              <w:noProof w:val="0"/>
              <w:sz w:val="22"/>
              <w:szCs w:val="22"/>
              <w:lang w:val="en-ID" w:eastAsia="en-ID"/>
            </w:rPr>
          </w:rPrChange>
        </w:rPr>
        <w:t>Home Nursing (</w:t>
      </w:r>
      <w:proofErr w:type="spellStart"/>
      <w:r w:rsidRPr="00922713">
        <w:rPr>
          <w:rFonts w:ascii="Arial" w:hAnsi="Arial" w:cs="Arial"/>
          <w:noProof w:val="0"/>
          <w:sz w:val="22"/>
          <w:szCs w:val="22"/>
          <w:lang w:val="en-ID" w:eastAsia="en-ID"/>
          <w:rPrChange w:id="5965" w:author="Syahrani Rachmawati Sadino" w:date="2025-01-31T14:35:00Z">
            <w:rPr>
              <w:rFonts w:asciiTheme="minorBidi" w:hAnsiTheme="minorBidi" w:cstheme="minorBidi"/>
              <w:noProof w:val="0"/>
              <w:sz w:val="22"/>
              <w:szCs w:val="22"/>
              <w:lang w:val="en-ID" w:eastAsia="en-ID"/>
            </w:rPr>
          </w:rPrChange>
        </w:rPr>
        <w:t>perawatan</w:t>
      </w:r>
      <w:proofErr w:type="spellEnd"/>
      <w:r w:rsidRPr="00922713">
        <w:rPr>
          <w:rFonts w:ascii="Arial" w:hAnsi="Arial" w:cs="Arial"/>
          <w:noProof w:val="0"/>
          <w:sz w:val="22"/>
          <w:szCs w:val="22"/>
          <w:lang w:val="en-ID" w:eastAsia="en-ID"/>
          <w:rPrChange w:id="5966" w:author="Syahrani Rachmawati Sadino" w:date="2025-01-31T14:35:00Z">
            <w:rPr>
              <w:rFonts w:asciiTheme="minorBidi" w:hAnsiTheme="minorBidi" w:cstheme="minorBidi"/>
              <w:noProof w:val="0"/>
              <w:sz w:val="22"/>
              <w:szCs w:val="22"/>
              <w:lang w:val="en-ID" w:eastAsia="en-ID"/>
            </w:rPr>
          </w:rPrChange>
        </w:rPr>
        <w:t xml:space="preserve"> di </w:t>
      </w:r>
      <w:proofErr w:type="spellStart"/>
      <w:r w:rsidRPr="00922713">
        <w:rPr>
          <w:rFonts w:ascii="Arial" w:hAnsi="Arial" w:cs="Arial"/>
          <w:noProof w:val="0"/>
          <w:sz w:val="22"/>
          <w:szCs w:val="22"/>
          <w:lang w:val="en-ID" w:eastAsia="en-ID"/>
          <w:rPrChange w:id="5967" w:author="Syahrani Rachmawati Sadino" w:date="2025-01-31T14:35:00Z">
            <w:rPr>
              <w:rFonts w:asciiTheme="minorBidi" w:hAnsiTheme="minorBidi" w:cstheme="minorBidi"/>
              <w:noProof w:val="0"/>
              <w:sz w:val="22"/>
              <w:szCs w:val="22"/>
              <w:lang w:val="en-ID" w:eastAsia="en-ID"/>
            </w:rPr>
          </w:rPrChange>
        </w:rPr>
        <w:t>rumah</w:t>
      </w:r>
      <w:proofErr w:type="spellEnd"/>
      <w:r w:rsidRPr="00922713">
        <w:rPr>
          <w:rFonts w:ascii="Arial" w:hAnsi="Arial" w:cs="Arial"/>
          <w:noProof w:val="0"/>
          <w:sz w:val="22"/>
          <w:szCs w:val="22"/>
          <w:lang w:val="en-ID" w:eastAsia="en-ID"/>
          <w:rPrChange w:id="5968"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69" w:author="Syahrani Rachmawati Sadino" w:date="2025-01-31T14:35:00Z">
            <w:rPr>
              <w:rFonts w:asciiTheme="minorBidi" w:hAnsiTheme="minorBidi" w:cstheme="minorBidi"/>
              <w:noProof w:val="0"/>
              <w:sz w:val="22"/>
              <w:szCs w:val="22"/>
              <w:lang w:val="en-ID" w:eastAsia="en-ID"/>
            </w:rPr>
          </w:rPrChange>
        </w:rPr>
        <w:t>atau</w:t>
      </w:r>
      <w:proofErr w:type="spellEnd"/>
      <w:r w:rsidRPr="00922713">
        <w:rPr>
          <w:rFonts w:ascii="Arial" w:hAnsi="Arial" w:cs="Arial"/>
          <w:noProof w:val="0"/>
          <w:sz w:val="22"/>
          <w:szCs w:val="22"/>
          <w:lang w:val="en-ID" w:eastAsia="en-ID"/>
          <w:rPrChange w:id="5970"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71" w:author="Syahrani Rachmawati Sadino" w:date="2025-01-31T14:35:00Z">
            <w:rPr>
              <w:rFonts w:asciiTheme="minorBidi" w:hAnsiTheme="minorBidi" w:cstheme="minorBidi"/>
              <w:noProof w:val="0"/>
              <w:sz w:val="22"/>
              <w:szCs w:val="22"/>
              <w:lang w:val="en-ID" w:eastAsia="en-ID"/>
            </w:rPr>
          </w:rPrChange>
        </w:rPr>
        <w:t>untuk</w:t>
      </w:r>
      <w:proofErr w:type="spellEnd"/>
      <w:r w:rsidRPr="00922713">
        <w:rPr>
          <w:rFonts w:ascii="Arial" w:hAnsi="Arial" w:cs="Arial"/>
          <w:noProof w:val="0"/>
          <w:sz w:val="22"/>
          <w:szCs w:val="22"/>
          <w:lang w:val="en-ID" w:eastAsia="en-ID"/>
          <w:rPrChange w:id="5972"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73" w:author="Syahrani Rachmawati Sadino" w:date="2025-01-31T14:35:00Z">
            <w:rPr>
              <w:rFonts w:asciiTheme="minorBidi" w:hAnsiTheme="minorBidi" w:cstheme="minorBidi"/>
              <w:noProof w:val="0"/>
              <w:sz w:val="22"/>
              <w:szCs w:val="22"/>
              <w:lang w:val="en-ID" w:eastAsia="en-ID"/>
            </w:rPr>
          </w:rPrChange>
        </w:rPr>
        <w:t>perawatan</w:t>
      </w:r>
      <w:proofErr w:type="spellEnd"/>
      <w:r w:rsidRPr="00922713">
        <w:rPr>
          <w:rFonts w:ascii="Arial" w:hAnsi="Arial" w:cs="Arial"/>
          <w:noProof w:val="0"/>
          <w:sz w:val="22"/>
          <w:szCs w:val="22"/>
          <w:lang w:val="en-ID" w:eastAsia="en-ID"/>
          <w:rPrChange w:id="5974"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75" w:author="Syahrani Rachmawati Sadino" w:date="2025-01-31T14:35:00Z">
            <w:rPr>
              <w:rFonts w:asciiTheme="minorBidi" w:hAnsiTheme="minorBidi" w:cstheme="minorBidi"/>
              <w:noProof w:val="0"/>
              <w:sz w:val="22"/>
              <w:szCs w:val="22"/>
              <w:lang w:val="en-ID" w:eastAsia="en-ID"/>
            </w:rPr>
          </w:rPrChange>
        </w:rPr>
        <w:t>pribadi</w:t>
      </w:r>
      <w:proofErr w:type="spellEnd"/>
      <w:r w:rsidRPr="00922713">
        <w:rPr>
          <w:rFonts w:ascii="Arial" w:hAnsi="Arial" w:cs="Arial"/>
          <w:noProof w:val="0"/>
          <w:sz w:val="22"/>
          <w:szCs w:val="22"/>
          <w:lang w:val="en-ID" w:eastAsia="en-ID"/>
          <w:rPrChange w:id="5976" w:author="Syahrani Rachmawati Sadino" w:date="2025-01-31T14:35:00Z">
            <w:rPr>
              <w:rFonts w:asciiTheme="minorBidi" w:hAnsiTheme="minorBidi" w:cstheme="minorBidi"/>
              <w:noProof w:val="0"/>
              <w:sz w:val="22"/>
              <w:szCs w:val="22"/>
              <w:lang w:val="en-ID" w:eastAsia="en-ID"/>
            </w:rPr>
          </w:rPrChange>
        </w:rPr>
        <w:t>.</w:t>
      </w:r>
    </w:p>
    <w:p w14:paraId="0FC3B5E6"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5977" w:author="Syahrani Rachmawati Sadino" w:date="2025-01-31T14:35:00Z">
            <w:rPr>
              <w:rFonts w:asciiTheme="minorBidi" w:hAnsiTheme="minorBidi" w:cstheme="minorBidi"/>
              <w:noProof w:val="0"/>
              <w:sz w:val="22"/>
              <w:szCs w:val="22"/>
              <w:lang w:val="sv-SE" w:eastAsia="en-ID"/>
            </w:rPr>
          </w:rPrChange>
        </w:rPr>
        <w:pPrChange w:id="5978"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5979" w:author="Syahrani Rachmawati Sadino" w:date="2025-01-31T14:35:00Z">
            <w:rPr>
              <w:rFonts w:asciiTheme="minorBidi" w:hAnsiTheme="minorBidi" w:cstheme="minorBidi"/>
              <w:noProof w:val="0"/>
              <w:sz w:val="22"/>
              <w:szCs w:val="22"/>
              <w:lang w:val="sv-SE" w:eastAsia="en-ID"/>
            </w:rPr>
          </w:rPrChange>
        </w:rPr>
        <w:t>Transplantasi organ tubuh termasuk sumsum tulang.</w:t>
      </w:r>
    </w:p>
    <w:p w14:paraId="6225FA6A"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5980" w:author="Syahrani Rachmawati Sadino" w:date="2025-01-31T14:35:00Z">
            <w:rPr>
              <w:rFonts w:asciiTheme="minorBidi" w:hAnsiTheme="minorBidi" w:cstheme="minorBidi"/>
              <w:noProof w:val="0"/>
              <w:sz w:val="22"/>
              <w:szCs w:val="22"/>
              <w:lang w:val="sv-SE" w:eastAsia="en-ID"/>
            </w:rPr>
          </w:rPrChange>
        </w:rPr>
        <w:pPrChange w:id="5981"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i/>
          <w:iCs/>
          <w:noProof w:val="0"/>
          <w:sz w:val="22"/>
          <w:szCs w:val="22"/>
          <w:lang w:val="sv-SE" w:eastAsia="en-ID"/>
          <w:rPrChange w:id="5982" w:author="Syahrani Rachmawati Sadino" w:date="2025-01-31T14:35:00Z">
            <w:rPr>
              <w:rFonts w:asciiTheme="minorBidi" w:hAnsiTheme="minorBidi" w:cstheme="minorBidi"/>
              <w:i/>
              <w:iCs/>
              <w:noProof w:val="0"/>
              <w:sz w:val="22"/>
              <w:szCs w:val="22"/>
              <w:lang w:val="sv-SE" w:eastAsia="en-ID"/>
            </w:rPr>
          </w:rPrChange>
        </w:rPr>
        <w:t>Haemodialisa</w:t>
      </w:r>
      <w:r w:rsidRPr="00922713">
        <w:rPr>
          <w:rFonts w:ascii="Arial" w:hAnsi="Arial" w:cs="Arial"/>
          <w:noProof w:val="0"/>
          <w:sz w:val="22"/>
          <w:szCs w:val="22"/>
          <w:lang w:val="sv-SE" w:eastAsia="en-ID"/>
          <w:rPrChange w:id="5983" w:author="Syahrani Rachmawati Sadino" w:date="2025-01-31T14:35:00Z">
            <w:rPr>
              <w:rFonts w:asciiTheme="minorBidi" w:hAnsiTheme="minorBidi" w:cstheme="minorBidi"/>
              <w:noProof w:val="0"/>
              <w:sz w:val="22"/>
              <w:szCs w:val="22"/>
              <w:lang w:val="sv-SE" w:eastAsia="en-ID"/>
            </w:rPr>
          </w:rPrChange>
        </w:rPr>
        <w:t xml:space="preserve"> (cuci darah) dan </w:t>
      </w:r>
      <w:r w:rsidRPr="00922713">
        <w:rPr>
          <w:rFonts w:ascii="Arial" w:hAnsi="Arial" w:cs="Arial"/>
          <w:i/>
          <w:iCs/>
          <w:noProof w:val="0"/>
          <w:sz w:val="22"/>
          <w:szCs w:val="22"/>
          <w:lang w:val="sv-SE" w:eastAsia="en-ID"/>
          <w:rPrChange w:id="5984" w:author="Syahrani Rachmawati Sadino" w:date="2025-01-31T14:35:00Z">
            <w:rPr>
              <w:rFonts w:asciiTheme="minorBidi" w:hAnsiTheme="minorBidi" w:cstheme="minorBidi"/>
              <w:i/>
              <w:iCs/>
              <w:noProof w:val="0"/>
              <w:sz w:val="22"/>
              <w:szCs w:val="22"/>
              <w:lang w:val="sv-SE" w:eastAsia="en-ID"/>
            </w:rPr>
          </w:rPrChange>
        </w:rPr>
        <w:t>Radiotherapi</w:t>
      </w:r>
      <w:r w:rsidRPr="00922713">
        <w:rPr>
          <w:rFonts w:ascii="Arial" w:hAnsi="Arial" w:cs="Arial"/>
          <w:noProof w:val="0"/>
          <w:sz w:val="22"/>
          <w:szCs w:val="22"/>
          <w:lang w:val="sv-SE" w:eastAsia="en-ID"/>
          <w:rPrChange w:id="5985" w:author="Syahrani Rachmawati Sadino" w:date="2025-01-31T14:35:00Z">
            <w:rPr>
              <w:rFonts w:asciiTheme="minorBidi" w:hAnsiTheme="minorBidi" w:cstheme="minorBidi"/>
              <w:noProof w:val="0"/>
              <w:sz w:val="22"/>
              <w:szCs w:val="22"/>
              <w:lang w:val="sv-SE" w:eastAsia="en-ID"/>
            </w:rPr>
          </w:rPrChange>
        </w:rPr>
        <w:t>/Kemoterapi untuk segala jenis kanker.</w:t>
      </w:r>
    </w:p>
    <w:p w14:paraId="6604A7BF"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5986" w:author="Syahrani Rachmawati Sadino" w:date="2025-01-31T14:35:00Z">
            <w:rPr>
              <w:rFonts w:asciiTheme="minorBidi" w:hAnsiTheme="minorBidi" w:cstheme="minorBidi"/>
              <w:noProof w:val="0"/>
              <w:sz w:val="22"/>
              <w:szCs w:val="22"/>
              <w:lang w:val="sv-SE" w:eastAsia="en-ID"/>
            </w:rPr>
          </w:rPrChange>
        </w:rPr>
        <w:pPrChange w:id="5987"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5988" w:author="Syahrani Rachmawati Sadino" w:date="2025-01-31T14:35:00Z">
            <w:rPr>
              <w:rFonts w:asciiTheme="minorBidi" w:hAnsiTheme="minorBidi" w:cstheme="minorBidi"/>
              <w:noProof w:val="0"/>
              <w:sz w:val="22"/>
              <w:szCs w:val="22"/>
              <w:lang w:val="sv-SE" w:eastAsia="en-ID"/>
            </w:rPr>
          </w:rPrChange>
        </w:rPr>
        <w:t>Biaya telpon, fax, salon, video, televisi, sauna, laundry, mini bar, serta lain-lain hal yang tidak ada hubungannya dengan pengobatan.</w:t>
      </w:r>
    </w:p>
    <w:p w14:paraId="5BA43229"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en-ID" w:eastAsia="en-ID"/>
          <w:rPrChange w:id="5989" w:author="Syahrani Rachmawati Sadino" w:date="2025-01-31T14:35:00Z">
            <w:rPr>
              <w:rFonts w:asciiTheme="minorBidi" w:hAnsiTheme="minorBidi" w:cstheme="minorBidi"/>
              <w:noProof w:val="0"/>
              <w:sz w:val="22"/>
              <w:szCs w:val="22"/>
              <w:lang w:val="en-ID" w:eastAsia="en-ID"/>
            </w:rPr>
          </w:rPrChange>
        </w:rPr>
        <w:pPrChange w:id="5990" w:author="Syahrani Rachmawati Sadino" w:date="2025-01-31T15:00:00Z">
          <w:pPr>
            <w:numPr>
              <w:numId w:val="71"/>
            </w:numPr>
            <w:tabs>
              <w:tab w:val="num" w:pos="720"/>
            </w:tabs>
            <w:spacing w:line="276" w:lineRule="auto"/>
            <w:ind w:left="851" w:hanging="425"/>
            <w:jc w:val="both"/>
          </w:pPr>
        </w:pPrChange>
      </w:pPr>
      <w:proofErr w:type="spellStart"/>
      <w:r w:rsidRPr="00922713">
        <w:rPr>
          <w:rFonts w:ascii="Arial" w:hAnsi="Arial" w:cs="Arial"/>
          <w:noProof w:val="0"/>
          <w:sz w:val="22"/>
          <w:szCs w:val="22"/>
          <w:lang w:val="en-ID" w:eastAsia="en-ID"/>
          <w:rPrChange w:id="5991" w:author="Syahrani Rachmawati Sadino" w:date="2025-01-31T14:35:00Z">
            <w:rPr>
              <w:rFonts w:asciiTheme="minorBidi" w:hAnsiTheme="minorBidi" w:cstheme="minorBidi"/>
              <w:noProof w:val="0"/>
              <w:sz w:val="22"/>
              <w:szCs w:val="22"/>
              <w:lang w:val="en-ID" w:eastAsia="en-ID"/>
            </w:rPr>
          </w:rPrChange>
        </w:rPr>
        <w:t>Pembelian</w:t>
      </w:r>
      <w:proofErr w:type="spellEnd"/>
      <w:r w:rsidRPr="00922713">
        <w:rPr>
          <w:rFonts w:ascii="Arial" w:hAnsi="Arial" w:cs="Arial"/>
          <w:noProof w:val="0"/>
          <w:sz w:val="22"/>
          <w:szCs w:val="22"/>
          <w:lang w:val="en-ID" w:eastAsia="en-ID"/>
          <w:rPrChange w:id="5992"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93" w:author="Syahrani Rachmawati Sadino" w:date="2025-01-31T14:35:00Z">
            <w:rPr>
              <w:rFonts w:asciiTheme="minorBidi" w:hAnsiTheme="minorBidi" w:cstheme="minorBidi"/>
              <w:noProof w:val="0"/>
              <w:sz w:val="22"/>
              <w:szCs w:val="22"/>
              <w:lang w:val="en-ID" w:eastAsia="en-ID"/>
            </w:rPr>
          </w:rPrChange>
        </w:rPr>
        <w:t>obat-obatan</w:t>
      </w:r>
      <w:proofErr w:type="spellEnd"/>
      <w:r w:rsidRPr="00922713">
        <w:rPr>
          <w:rFonts w:ascii="Arial" w:hAnsi="Arial" w:cs="Arial"/>
          <w:noProof w:val="0"/>
          <w:sz w:val="22"/>
          <w:szCs w:val="22"/>
          <w:lang w:val="en-ID" w:eastAsia="en-ID"/>
          <w:rPrChange w:id="5994"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95" w:author="Syahrani Rachmawati Sadino" w:date="2025-01-31T14:35:00Z">
            <w:rPr>
              <w:rFonts w:asciiTheme="minorBidi" w:hAnsiTheme="minorBidi" w:cstheme="minorBidi"/>
              <w:noProof w:val="0"/>
              <w:sz w:val="22"/>
              <w:szCs w:val="22"/>
              <w:lang w:val="en-ID" w:eastAsia="en-ID"/>
            </w:rPr>
          </w:rPrChange>
        </w:rPr>
        <w:t>tanpa</w:t>
      </w:r>
      <w:proofErr w:type="spellEnd"/>
      <w:r w:rsidRPr="00922713">
        <w:rPr>
          <w:rFonts w:ascii="Arial" w:hAnsi="Arial" w:cs="Arial"/>
          <w:noProof w:val="0"/>
          <w:sz w:val="22"/>
          <w:szCs w:val="22"/>
          <w:lang w:val="en-ID" w:eastAsia="en-ID"/>
          <w:rPrChange w:id="5996"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97" w:author="Syahrani Rachmawati Sadino" w:date="2025-01-31T14:35:00Z">
            <w:rPr>
              <w:rFonts w:asciiTheme="minorBidi" w:hAnsiTheme="minorBidi" w:cstheme="minorBidi"/>
              <w:noProof w:val="0"/>
              <w:sz w:val="22"/>
              <w:szCs w:val="22"/>
              <w:lang w:val="en-ID" w:eastAsia="en-ID"/>
            </w:rPr>
          </w:rPrChange>
        </w:rPr>
        <w:t>resep</w:t>
      </w:r>
      <w:proofErr w:type="spellEnd"/>
      <w:r w:rsidRPr="00922713">
        <w:rPr>
          <w:rFonts w:ascii="Arial" w:hAnsi="Arial" w:cs="Arial"/>
          <w:noProof w:val="0"/>
          <w:sz w:val="22"/>
          <w:szCs w:val="22"/>
          <w:lang w:val="en-ID" w:eastAsia="en-ID"/>
          <w:rPrChange w:id="5998"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5999" w:author="Syahrani Rachmawati Sadino" w:date="2025-01-31T14:35:00Z">
            <w:rPr>
              <w:rFonts w:asciiTheme="minorBidi" w:hAnsiTheme="minorBidi" w:cstheme="minorBidi"/>
              <w:noProof w:val="0"/>
              <w:sz w:val="22"/>
              <w:szCs w:val="22"/>
              <w:lang w:val="en-ID" w:eastAsia="en-ID"/>
            </w:rPr>
          </w:rPrChange>
        </w:rPr>
        <w:t>dokter</w:t>
      </w:r>
      <w:proofErr w:type="spellEnd"/>
      <w:r w:rsidRPr="00922713">
        <w:rPr>
          <w:rFonts w:ascii="Arial" w:hAnsi="Arial" w:cs="Arial"/>
          <w:noProof w:val="0"/>
          <w:sz w:val="22"/>
          <w:szCs w:val="22"/>
          <w:lang w:val="en-ID" w:eastAsia="en-ID"/>
          <w:rPrChange w:id="6000" w:author="Syahrani Rachmawati Sadino" w:date="2025-01-31T14:35:00Z">
            <w:rPr>
              <w:rFonts w:asciiTheme="minorBidi" w:hAnsiTheme="minorBidi" w:cstheme="minorBidi"/>
              <w:noProof w:val="0"/>
              <w:sz w:val="22"/>
              <w:szCs w:val="22"/>
              <w:lang w:val="en-ID" w:eastAsia="en-ID"/>
            </w:rPr>
          </w:rPrChange>
        </w:rPr>
        <w:t xml:space="preserve"> (</w:t>
      </w:r>
      <w:r w:rsidRPr="00922713">
        <w:rPr>
          <w:rFonts w:ascii="Arial" w:hAnsi="Arial" w:cs="Arial"/>
          <w:i/>
          <w:iCs/>
          <w:noProof w:val="0"/>
          <w:sz w:val="22"/>
          <w:szCs w:val="22"/>
          <w:lang w:val="en-ID" w:eastAsia="en-ID"/>
          <w:rPrChange w:id="6001" w:author="Syahrani Rachmawati Sadino" w:date="2025-01-31T14:35:00Z">
            <w:rPr>
              <w:rFonts w:asciiTheme="minorBidi" w:hAnsiTheme="minorBidi" w:cstheme="minorBidi"/>
              <w:i/>
              <w:iCs/>
              <w:noProof w:val="0"/>
              <w:sz w:val="22"/>
              <w:szCs w:val="22"/>
              <w:lang w:val="en-ID" w:eastAsia="en-ID"/>
            </w:rPr>
          </w:rPrChange>
        </w:rPr>
        <w:t>over the counter drug</w:t>
      </w:r>
      <w:r w:rsidRPr="00922713">
        <w:rPr>
          <w:rFonts w:ascii="Arial" w:hAnsi="Arial" w:cs="Arial"/>
          <w:noProof w:val="0"/>
          <w:sz w:val="22"/>
          <w:szCs w:val="22"/>
          <w:lang w:val="en-ID" w:eastAsia="en-ID"/>
          <w:rPrChange w:id="6002" w:author="Syahrani Rachmawati Sadino" w:date="2025-01-31T14:35:00Z">
            <w:rPr>
              <w:rFonts w:asciiTheme="minorBidi" w:hAnsiTheme="minorBidi" w:cstheme="minorBidi"/>
              <w:noProof w:val="0"/>
              <w:sz w:val="22"/>
              <w:szCs w:val="22"/>
              <w:lang w:val="en-ID" w:eastAsia="en-ID"/>
            </w:rPr>
          </w:rPrChange>
        </w:rPr>
        <w:t>).</w:t>
      </w:r>
    </w:p>
    <w:p w14:paraId="45253EB0"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en-ID" w:eastAsia="en-ID"/>
          <w:rPrChange w:id="6003" w:author="Syahrani Rachmawati Sadino" w:date="2025-01-31T14:35:00Z">
            <w:rPr>
              <w:rFonts w:asciiTheme="minorBidi" w:hAnsiTheme="minorBidi" w:cstheme="minorBidi"/>
              <w:noProof w:val="0"/>
              <w:sz w:val="22"/>
              <w:szCs w:val="22"/>
              <w:lang w:val="en-ID" w:eastAsia="en-ID"/>
            </w:rPr>
          </w:rPrChange>
        </w:rPr>
        <w:pPrChange w:id="6004"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6005" w:author="Syahrani Rachmawati Sadino" w:date="2025-01-31T14:35:00Z">
            <w:rPr>
              <w:rFonts w:asciiTheme="minorBidi" w:hAnsiTheme="minorBidi" w:cstheme="minorBidi"/>
              <w:noProof w:val="0"/>
              <w:sz w:val="22"/>
              <w:szCs w:val="22"/>
              <w:lang w:val="sv-SE" w:eastAsia="en-ID"/>
            </w:rPr>
          </w:rPrChange>
        </w:rPr>
        <w:lastRenderedPageBreak/>
        <w:t xml:space="preserve">Pengobatan akupuntur yang tidak dilaksanakan oleh dokter ahli akupuntur. Perawatan kesehatan di Spa, Health Hydros dan tempat perawatan tradisional. </w:t>
      </w:r>
      <w:proofErr w:type="spellStart"/>
      <w:r w:rsidRPr="00922713">
        <w:rPr>
          <w:rFonts w:ascii="Arial" w:hAnsi="Arial" w:cs="Arial"/>
          <w:noProof w:val="0"/>
          <w:sz w:val="22"/>
          <w:szCs w:val="22"/>
          <w:lang w:val="en-ID" w:eastAsia="en-ID"/>
          <w:rPrChange w:id="6006" w:author="Syahrani Rachmawati Sadino" w:date="2025-01-31T14:35:00Z">
            <w:rPr>
              <w:rFonts w:asciiTheme="minorBidi" w:hAnsiTheme="minorBidi" w:cstheme="minorBidi"/>
              <w:noProof w:val="0"/>
              <w:sz w:val="22"/>
              <w:szCs w:val="22"/>
              <w:lang w:val="en-ID" w:eastAsia="en-ID"/>
            </w:rPr>
          </w:rPrChange>
        </w:rPr>
        <w:t>Semua</w:t>
      </w:r>
      <w:proofErr w:type="spellEnd"/>
      <w:r w:rsidRPr="00922713">
        <w:rPr>
          <w:rFonts w:ascii="Arial" w:hAnsi="Arial" w:cs="Arial"/>
          <w:noProof w:val="0"/>
          <w:sz w:val="22"/>
          <w:szCs w:val="22"/>
          <w:lang w:val="en-ID" w:eastAsia="en-ID"/>
          <w:rPrChange w:id="6007"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6008" w:author="Syahrani Rachmawati Sadino" w:date="2025-01-31T14:35:00Z">
            <w:rPr>
              <w:rFonts w:asciiTheme="minorBidi" w:hAnsiTheme="minorBidi" w:cstheme="minorBidi"/>
              <w:noProof w:val="0"/>
              <w:sz w:val="22"/>
              <w:szCs w:val="22"/>
              <w:lang w:val="en-ID" w:eastAsia="en-ID"/>
            </w:rPr>
          </w:rPrChange>
        </w:rPr>
        <w:t>penyakit</w:t>
      </w:r>
      <w:proofErr w:type="spellEnd"/>
      <w:r w:rsidRPr="00922713">
        <w:rPr>
          <w:rFonts w:ascii="Arial" w:hAnsi="Arial" w:cs="Arial"/>
          <w:noProof w:val="0"/>
          <w:sz w:val="22"/>
          <w:szCs w:val="22"/>
          <w:lang w:val="en-ID" w:eastAsia="en-ID"/>
          <w:rPrChange w:id="6009" w:author="Syahrani Rachmawati Sadino" w:date="2025-01-31T14:35:00Z">
            <w:rPr>
              <w:rFonts w:asciiTheme="minorBidi" w:hAnsiTheme="minorBidi" w:cstheme="minorBidi"/>
              <w:noProof w:val="0"/>
              <w:sz w:val="22"/>
              <w:szCs w:val="22"/>
              <w:lang w:val="en-ID" w:eastAsia="en-ID"/>
            </w:rPr>
          </w:rPrChange>
        </w:rPr>
        <w:t xml:space="preserve"> pada </w:t>
      </w:r>
      <w:proofErr w:type="spellStart"/>
      <w:r w:rsidRPr="00922713">
        <w:rPr>
          <w:rFonts w:ascii="Arial" w:hAnsi="Arial" w:cs="Arial"/>
          <w:noProof w:val="0"/>
          <w:sz w:val="22"/>
          <w:szCs w:val="22"/>
          <w:lang w:val="en-ID" w:eastAsia="en-ID"/>
          <w:rPrChange w:id="6010" w:author="Syahrani Rachmawati Sadino" w:date="2025-01-31T14:35:00Z">
            <w:rPr>
              <w:rFonts w:asciiTheme="minorBidi" w:hAnsiTheme="minorBidi" w:cstheme="minorBidi"/>
              <w:noProof w:val="0"/>
              <w:sz w:val="22"/>
              <w:szCs w:val="22"/>
              <w:lang w:val="en-ID" w:eastAsia="en-ID"/>
            </w:rPr>
          </w:rPrChange>
        </w:rPr>
        <w:t>anak</w:t>
      </w:r>
      <w:proofErr w:type="spellEnd"/>
      <w:r w:rsidRPr="00922713">
        <w:rPr>
          <w:rFonts w:ascii="Arial" w:hAnsi="Arial" w:cs="Arial"/>
          <w:noProof w:val="0"/>
          <w:sz w:val="22"/>
          <w:szCs w:val="22"/>
          <w:lang w:val="en-ID" w:eastAsia="en-ID"/>
          <w:rPrChange w:id="6011" w:author="Syahrani Rachmawati Sadino" w:date="2025-01-31T14:35:00Z">
            <w:rPr>
              <w:rFonts w:asciiTheme="minorBidi" w:hAnsiTheme="minorBidi" w:cstheme="minorBidi"/>
              <w:noProof w:val="0"/>
              <w:sz w:val="22"/>
              <w:szCs w:val="22"/>
              <w:lang w:val="en-ID" w:eastAsia="en-ID"/>
            </w:rPr>
          </w:rPrChange>
        </w:rPr>
        <w:t xml:space="preserve"> yang </w:t>
      </w:r>
      <w:proofErr w:type="spellStart"/>
      <w:r w:rsidRPr="00922713">
        <w:rPr>
          <w:rFonts w:ascii="Arial" w:hAnsi="Arial" w:cs="Arial"/>
          <w:noProof w:val="0"/>
          <w:sz w:val="22"/>
          <w:szCs w:val="22"/>
          <w:lang w:val="en-ID" w:eastAsia="en-ID"/>
          <w:rPrChange w:id="6012" w:author="Syahrani Rachmawati Sadino" w:date="2025-01-31T14:35:00Z">
            <w:rPr>
              <w:rFonts w:asciiTheme="minorBidi" w:hAnsiTheme="minorBidi" w:cstheme="minorBidi"/>
              <w:noProof w:val="0"/>
              <w:sz w:val="22"/>
              <w:szCs w:val="22"/>
              <w:lang w:val="en-ID" w:eastAsia="en-ID"/>
            </w:rPr>
          </w:rPrChange>
        </w:rPr>
        <w:t>belum</w:t>
      </w:r>
      <w:proofErr w:type="spellEnd"/>
      <w:r w:rsidRPr="00922713">
        <w:rPr>
          <w:rFonts w:ascii="Arial" w:hAnsi="Arial" w:cs="Arial"/>
          <w:noProof w:val="0"/>
          <w:sz w:val="22"/>
          <w:szCs w:val="22"/>
          <w:lang w:val="en-ID" w:eastAsia="en-ID"/>
          <w:rPrChange w:id="6013"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6014" w:author="Syahrani Rachmawati Sadino" w:date="2025-01-31T14:35:00Z">
            <w:rPr>
              <w:rFonts w:asciiTheme="minorBidi" w:hAnsiTheme="minorBidi" w:cstheme="minorBidi"/>
              <w:noProof w:val="0"/>
              <w:sz w:val="22"/>
              <w:szCs w:val="22"/>
              <w:lang w:val="en-ID" w:eastAsia="en-ID"/>
            </w:rPr>
          </w:rPrChange>
        </w:rPr>
        <w:t>mencapai</w:t>
      </w:r>
      <w:proofErr w:type="spellEnd"/>
      <w:r w:rsidRPr="00922713">
        <w:rPr>
          <w:rFonts w:ascii="Arial" w:hAnsi="Arial" w:cs="Arial"/>
          <w:noProof w:val="0"/>
          <w:sz w:val="22"/>
          <w:szCs w:val="22"/>
          <w:lang w:val="en-ID" w:eastAsia="en-ID"/>
          <w:rPrChange w:id="6015"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6016" w:author="Syahrani Rachmawati Sadino" w:date="2025-01-31T14:35:00Z">
            <w:rPr>
              <w:rFonts w:asciiTheme="minorBidi" w:hAnsiTheme="minorBidi" w:cstheme="minorBidi"/>
              <w:noProof w:val="0"/>
              <w:sz w:val="22"/>
              <w:szCs w:val="22"/>
              <w:lang w:val="en-ID" w:eastAsia="en-ID"/>
            </w:rPr>
          </w:rPrChange>
        </w:rPr>
        <w:t>usia</w:t>
      </w:r>
      <w:proofErr w:type="spellEnd"/>
      <w:r w:rsidRPr="00922713">
        <w:rPr>
          <w:rFonts w:ascii="Arial" w:hAnsi="Arial" w:cs="Arial"/>
          <w:noProof w:val="0"/>
          <w:sz w:val="22"/>
          <w:szCs w:val="22"/>
          <w:lang w:val="en-ID" w:eastAsia="en-ID"/>
          <w:rPrChange w:id="6017" w:author="Syahrani Rachmawati Sadino" w:date="2025-01-31T14:35:00Z">
            <w:rPr>
              <w:rFonts w:asciiTheme="minorBidi" w:hAnsiTheme="minorBidi" w:cstheme="minorBidi"/>
              <w:noProof w:val="0"/>
              <w:sz w:val="22"/>
              <w:szCs w:val="22"/>
              <w:lang w:val="en-ID" w:eastAsia="en-ID"/>
            </w:rPr>
          </w:rPrChange>
        </w:rPr>
        <w:t xml:space="preserve"> 30 </w:t>
      </w:r>
      <w:proofErr w:type="spellStart"/>
      <w:r w:rsidRPr="00922713">
        <w:rPr>
          <w:rFonts w:ascii="Arial" w:hAnsi="Arial" w:cs="Arial"/>
          <w:noProof w:val="0"/>
          <w:sz w:val="22"/>
          <w:szCs w:val="22"/>
          <w:lang w:val="en-ID" w:eastAsia="en-ID"/>
          <w:rPrChange w:id="6018" w:author="Syahrani Rachmawati Sadino" w:date="2025-01-31T14:35:00Z">
            <w:rPr>
              <w:rFonts w:asciiTheme="minorBidi" w:hAnsiTheme="minorBidi" w:cstheme="minorBidi"/>
              <w:noProof w:val="0"/>
              <w:sz w:val="22"/>
              <w:szCs w:val="22"/>
              <w:lang w:val="en-ID" w:eastAsia="en-ID"/>
            </w:rPr>
          </w:rPrChange>
        </w:rPr>
        <w:t>hari</w:t>
      </w:r>
      <w:proofErr w:type="spellEnd"/>
      <w:r w:rsidRPr="00922713">
        <w:rPr>
          <w:rFonts w:ascii="Arial" w:hAnsi="Arial" w:cs="Arial"/>
          <w:noProof w:val="0"/>
          <w:sz w:val="22"/>
          <w:szCs w:val="22"/>
          <w:lang w:val="en-ID" w:eastAsia="en-ID"/>
          <w:rPrChange w:id="6019" w:author="Syahrani Rachmawati Sadino" w:date="2025-01-31T14:35:00Z">
            <w:rPr>
              <w:rFonts w:asciiTheme="minorBidi" w:hAnsiTheme="minorBidi" w:cstheme="minorBidi"/>
              <w:noProof w:val="0"/>
              <w:sz w:val="22"/>
              <w:szCs w:val="22"/>
              <w:lang w:val="en-ID" w:eastAsia="en-ID"/>
            </w:rPr>
          </w:rPrChange>
        </w:rPr>
        <w:t>.</w:t>
      </w:r>
    </w:p>
    <w:p w14:paraId="40E2C014"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6020" w:author="Syahrani Rachmawati Sadino" w:date="2025-01-31T14:35:00Z">
            <w:rPr>
              <w:rFonts w:asciiTheme="minorBidi" w:hAnsiTheme="minorBidi" w:cstheme="minorBidi"/>
              <w:noProof w:val="0"/>
              <w:sz w:val="22"/>
              <w:szCs w:val="22"/>
              <w:lang w:val="sv-SE" w:eastAsia="en-ID"/>
            </w:rPr>
          </w:rPrChange>
        </w:rPr>
        <w:pPrChange w:id="6021"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6022" w:author="Syahrani Rachmawati Sadino" w:date="2025-01-31T14:35:00Z">
            <w:rPr>
              <w:rFonts w:asciiTheme="minorBidi" w:hAnsiTheme="minorBidi" w:cstheme="minorBidi"/>
              <w:noProof w:val="0"/>
              <w:sz w:val="22"/>
              <w:szCs w:val="22"/>
              <w:lang w:val="sv-SE" w:eastAsia="en-ID"/>
            </w:rPr>
          </w:rPrChange>
        </w:rPr>
        <w:t>Sunat (</w:t>
      </w:r>
      <w:r w:rsidRPr="00922713">
        <w:rPr>
          <w:rFonts w:ascii="Arial" w:hAnsi="Arial" w:cs="Arial"/>
          <w:i/>
          <w:iCs/>
          <w:noProof w:val="0"/>
          <w:sz w:val="22"/>
          <w:szCs w:val="22"/>
          <w:lang w:val="sv-SE" w:eastAsia="en-ID"/>
          <w:rPrChange w:id="6023" w:author="Syahrani Rachmawati Sadino" w:date="2025-01-31T14:35:00Z">
            <w:rPr>
              <w:rFonts w:asciiTheme="minorBidi" w:hAnsiTheme="minorBidi" w:cstheme="minorBidi"/>
              <w:i/>
              <w:iCs/>
              <w:noProof w:val="0"/>
              <w:sz w:val="22"/>
              <w:szCs w:val="22"/>
              <w:lang w:val="sv-SE" w:eastAsia="en-ID"/>
            </w:rPr>
          </w:rPrChange>
        </w:rPr>
        <w:t>sirkumsisi</w:t>
      </w:r>
      <w:r w:rsidRPr="00922713">
        <w:rPr>
          <w:rFonts w:ascii="Arial" w:hAnsi="Arial" w:cs="Arial"/>
          <w:noProof w:val="0"/>
          <w:sz w:val="22"/>
          <w:szCs w:val="22"/>
          <w:lang w:val="sv-SE" w:eastAsia="en-ID"/>
          <w:rPrChange w:id="6024" w:author="Syahrani Rachmawati Sadino" w:date="2025-01-31T14:35:00Z">
            <w:rPr>
              <w:rFonts w:asciiTheme="minorBidi" w:hAnsiTheme="minorBidi" w:cstheme="minorBidi"/>
              <w:noProof w:val="0"/>
              <w:sz w:val="22"/>
              <w:szCs w:val="22"/>
              <w:lang w:val="sv-SE" w:eastAsia="en-ID"/>
            </w:rPr>
          </w:rPrChange>
        </w:rPr>
        <w:t xml:space="preserve">) baik pada anak maupun dewasa kecuali atas indikasi medis misalnya pada </w:t>
      </w:r>
      <w:r w:rsidRPr="00922713">
        <w:rPr>
          <w:rFonts w:ascii="Arial" w:hAnsi="Arial" w:cs="Arial"/>
          <w:i/>
          <w:iCs/>
          <w:noProof w:val="0"/>
          <w:sz w:val="22"/>
          <w:szCs w:val="22"/>
          <w:lang w:val="sv-SE" w:eastAsia="en-ID"/>
          <w:rPrChange w:id="6025" w:author="Syahrani Rachmawati Sadino" w:date="2025-01-31T14:35:00Z">
            <w:rPr>
              <w:rFonts w:asciiTheme="minorBidi" w:hAnsiTheme="minorBidi" w:cstheme="minorBidi"/>
              <w:i/>
              <w:iCs/>
              <w:noProof w:val="0"/>
              <w:sz w:val="22"/>
              <w:szCs w:val="22"/>
              <w:lang w:val="sv-SE" w:eastAsia="en-ID"/>
            </w:rPr>
          </w:rPrChange>
        </w:rPr>
        <w:t>phymosis</w:t>
      </w:r>
      <w:r w:rsidRPr="00922713">
        <w:rPr>
          <w:rFonts w:ascii="Arial" w:hAnsi="Arial" w:cs="Arial"/>
          <w:noProof w:val="0"/>
          <w:sz w:val="22"/>
          <w:szCs w:val="22"/>
          <w:lang w:val="sv-SE" w:eastAsia="en-ID"/>
          <w:rPrChange w:id="6026" w:author="Syahrani Rachmawati Sadino" w:date="2025-01-31T14:35:00Z">
            <w:rPr>
              <w:rFonts w:asciiTheme="minorBidi" w:hAnsiTheme="minorBidi" w:cstheme="minorBidi"/>
              <w:noProof w:val="0"/>
              <w:sz w:val="22"/>
              <w:szCs w:val="22"/>
              <w:lang w:val="sv-SE" w:eastAsia="en-ID"/>
            </w:rPr>
          </w:rPrChange>
        </w:rPr>
        <w:t>.</w:t>
      </w:r>
    </w:p>
    <w:p w14:paraId="55EF8672"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6027" w:author="Syahrani Rachmawati Sadino" w:date="2025-01-31T14:35:00Z">
            <w:rPr>
              <w:rFonts w:asciiTheme="minorBidi" w:hAnsiTheme="minorBidi" w:cstheme="minorBidi"/>
              <w:noProof w:val="0"/>
              <w:sz w:val="22"/>
              <w:szCs w:val="22"/>
              <w:lang w:val="sv-SE" w:eastAsia="en-ID"/>
            </w:rPr>
          </w:rPrChange>
        </w:rPr>
        <w:pPrChange w:id="6028"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6029" w:author="Syahrani Rachmawati Sadino" w:date="2025-01-31T14:35:00Z">
            <w:rPr>
              <w:rFonts w:asciiTheme="minorBidi" w:hAnsiTheme="minorBidi" w:cstheme="minorBidi"/>
              <w:noProof w:val="0"/>
              <w:sz w:val="22"/>
              <w:szCs w:val="22"/>
              <w:lang w:val="sv-SE" w:eastAsia="en-ID"/>
            </w:rPr>
          </w:rPrChange>
        </w:rPr>
        <w:t>Alat-alat kesehatan seperti termometer, ice-cup, warm water zaak dan sebagainya dan alat bantu lain seperti tongkat penyanggah badan, kursi roda dan sejenisnya.</w:t>
      </w:r>
    </w:p>
    <w:p w14:paraId="6105B2AE"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6030" w:author="Syahrani Rachmawati Sadino" w:date="2025-01-31T14:35:00Z">
            <w:rPr>
              <w:rFonts w:asciiTheme="minorBidi" w:hAnsiTheme="minorBidi" w:cstheme="minorBidi"/>
              <w:noProof w:val="0"/>
              <w:sz w:val="22"/>
              <w:szCs w:val="22"/>
              <w:lang w:val="sv-SE" w:eastAsia="en-ID"/>
            </w:rPr>
          </w:rPrChange>
        </w:rPr>
        <w:pPrChange w:id="6031"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6032" w:author="Syahrani Rachmawati Sadino" w:date="2025-01-31T14:35:00Z">
            <w:rPr>
              <w:rFonts w:asciiTheme="minorBidi" w:hAnsiTheme="minorBidi" w:cstheme="minorBidi"/>
              <w:noProof w:val="0"/>
              <w:sz w:val="22"/>
              <w:szCs w:val="22"/>
              <w:lang w:val="sv-SE" w:eastAsia="en-ID"/>
            </w:rPr>
          </w:rPrChange>
        </w:rPr>
        <w:t>Pengobatan terhadap penyakit kejiwaan psikologis atau gangguan mental (</w:t>
      </w:r>
      <w:r w:rsidRPr="00922713">
        <w:rPr>
          <w:rFonts w:ascii="Arial" w:hAnsi="Arial" w:cs="Arial"/>
          <w:i/>
          <w:iCs/>
          <w:noProof w:val="0"/>
          <w:sz w:val="22"/>
          <w:szCs w:val="22"/>
          <w:lang w:val="sv-SE" w:eastAsia="en-ID"/>
          <w:rPrChange w:id="6033" w:author="Syahrani Rachmawati Sadino" w:date="2025-01-31T14:35:00Z">
            <w:rPr>
              <w:rFonts w:asciiTheme="minorBidi" w:hAnsiTheme="minorBidi" w:cstheme="minorBidi"/>
              <w:i/>
              <w:iCs/>
              <w:noProof w:val="0"/>
              <w:sz w:val="22"/>
              <w:szCs w:val="22"/>
              <w:lang w:val="sv-SE" w:eastAsia="en-ID"/>
            </w:rPr>
          </w:rPrChange>
        </w:rPr>
        <w:t>mental disorder</w:t>
      </w:r>
      <w:r w:rsidRPr="00922713">
        <w:rPr>
          <w:rFonts w:ascii="Arial" w:hAnsi="Arial" w:cs="Arial"/>
          <w:noProof w:val="0"/>
          <w:sz w:val="22"/>
          <w:szCs w:val="22"/>
          <w:lang w:val="sv-SE" w:eastAsia="en-ID"/>
          <w:rPrChange w:id="6034" w:author="Syahrani Rachmawati Sadino" w:date="2025-01-31T14:35:00Z">
            <w:rPr>
              <w:rFonts w:asciiTheme="minorBidi" w:hAnsiTheme="minorBidi" w:cstheme="minorBidi"/>
              <w:noProof w:val="0"/>
              <w:sz w:val="22"/>
              <w:szCs w:val="22"/>
              <w:lang w:val="sv-SE" w:eastAsia="en-ID"/>
            </w:rPr>
          </w:rPrChange>
        </w:rPr>
        <w:t>) dan gangguan syaraf lainnya termasuk setiap manifestasi yang berhubungan dengan gangguan psikologi atau psikosomatik.</w:t>
      </w:r>
    </w:p>
    <w:p w14:paraId="32A4B34D"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6035" w:author="Syahrani Rachmawati Sadino" w:date="2025-01-31T14:35:00Z">
            <w:rPr>
              <w:rFonts w:asciiTheme="minorBidi" w:hAnsiTheme="minorBidi" w:cstheme="minorBidi"/>
              <w:noProof w:val="0"/>
              <w:sz w:val="22"/>
              <w:szCs w:val="22"/>
              <w:lang w:val="sv-SE" w:eastAsia="en-ID"/>
            </w:rPr>
          </w:rPrChange>
        </w:rPr>
        <w:pPrChange w:id="6036"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6037" w:author="Syahrani Rachmawati Sadino" w:date="2025-01-31T14:35:00Z">
            <w:rPr>
              <w:rFonts w:asciiTheme="minorBidi" w:hAnsiTheme="minorBidi" w:cstheme="minorBidi"/>
              <w:noProof w:val="0"/>
              <w:sz w:val="22"/>
              <w:szCs w:val="22"/>
              <w:lang w:val="sv-SE" w:eastAsia="en-ID"/>
            </w:rPr>
          </w:rPrChange>
        </w:rPr>
        <w:t>Pengobatan sehubungan dengan kondisi geriatrik dan psiko-geriatrik.</w:t>
      </w:r>
    </w:p>
    <w:p w14:paraId="737F4EA3"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6038" w:author="Syahrani Rachmawati Sadino" w:date="2025-01-31T14:35:00Z">
            <w:rPr>
              <w:rFonts w:asciiTheme="minorBidi" w:hAnsiTheme="minorBidi" w:cstheme="minorBidi"/>
              <w:noProof w:val="0"/>
              <w:sz w:val="22"/>
              <w:szCs w:val="22"/>
              <w:lang w:val="sv-SE" w:eastAsia="en-ID"/>
            </w:rPr>
          </w:rPrChange>
        </w:rPr>
        <w:pPrChange w:id="6039"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6040" w:author="Syahrani Rachmawati Sadino" w:date="2025-01-31T14:35:00Z">
            <w:rPr>
              <w:rFonts w:asciiTheme="minorBidi" w:hAnsiTheme="minorBidi" w:cstheme="minorBidi"/>
              <w:noProof w:val="0"/>
              <w:sz w:val="22"/>
              <w:szCs w:val="22"/>
              <w:lang w:val="sv-SE" w:eastAsia="en-ID"/>
            </w:rPr>
          </w:rPrChange>
        </w:rPr>
        <w:t>Segala pemakaian alat kontrasepsi dan pengobatan yang berkaitan dengan program Keluarga Berencana, termasuk komplikasi yang berhubungan dengan pemakaian atau pengobatan akibat alat kontrasepsi.</w:t>
      </w:r>
    </w:p>
    <w:p w14:paraId="75F8AFDC"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6041" w:author="Syahrani Rachmawati Sadino" w:date="2025-01-31T14:35:00Z">
            <w:rPr>
              <w:rFonts w:asciiTheme="minorBidi" w:hAnsiTheme="minorBidi" w:cstheme="minorBidi"/>
              <w:noProof w:val="0"/>
              <w:sz w:val="22"/>
              <w:szCs w:val="22"/>
              <w:lang w:val="sv-SE" w:eastAsia="en-ID"/>
            </w:rPr>
          </w:rPrChange>
        </w:rPr>
        <w:pPrChange w:id="6042"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6043" w:author="Syahrani Rachmawati Sadino" w:date="2025-01-31T14:35:00Z">
            <w:rPr>
              <w:rFonts w:asciiTheme="minorBidi" w:hAnsiTheme="minorBidi" w:cstheme="minorBidi"/>
              <w:noProof w:val="0"/>
              <w:sz w:val="22"/>
              <w:szCs w:val="22"/>
              <w:lang w:val="sv-SE" w:eastAsia="en-ID"/>
            </w:rPr>
          </w:rPrChange>
        </w:rPr>
        <w:t>Sterilisasi, pengobatan kemandulan, pengobatan untuk mendapatkan kesuburan/</w:t>
      </w:r>
      <w:r w:rsidRPr="00922713">
        <w:rPr>
          <w:rFonts w:ascii="Arial" w:hAnsi="Arial" w:cs="Arial"/>
          <w:i/>
          <w:iCs/>
          <w:noProof w:val="0"/>
          <w:sz w:val="22"/>
          <w:szCs w:val="22"/>
          <w:lang w:val="sv-SE" w:eastAsia="en-ID"/>
          <w:rPrChange w:id="6044" w:author="Syahrani Rachmawati Sadino" w:date="2025-01-31T14:35:00Z">
            <w:rPr>
              <w:rFonts w:asciiTheme="minorBidi" w:hAnsiTheme="minorBidi" w:cstheme="minorBidi"/>
              <w:i/>
              <w:iCs/>
              <w:noProof w:val="0"/>
              <w:sz w:val="22"/>
              <w:szCs w:val="22"/>
              <w:lang w:val="sv-SE" w:eastAsia="en-ID"/>
            </w:rPr>
          </w:rPrChange>
        </w:rPr>
        <w:t>infertilitas</w:t>
      </w:r>
      <w:r w:rsidRPr="00922713">
        <w:rPr>
          <w:rFonts w:ascii="Arial" w:hAnsi="Arial" w:cs="Arial"/>
          <w:noProof w:val="0"/>
          <w:sz w:val="22"/>
          <w:szCs w:val="22"/>
          <w:lang w:val="sv-SE" w:eastAsia="en-ID"/>
          <w:rPrChange w:id="6045" w:author="Syahrani Rachmawati Sadino" w:date="2025-01-31T14:35:00Z">
            <w:rPr>
              <w:rFonts w:asciiTheme="minorBidi" w:hAnsiTheme="minorBidi" w:cstheme="minorBidi"/>
              <w:noProof w:val="0"/>
              <w:sz w:val="22"/>
              <w:szCs w:val="22"/>
              <w:lang w:val="sv-SE" w:eastAsia="en-ID"/>
            </w:rPr>
          </w:rPrChange>
        </w:rPr>
        <w:t xml:space="preserve"> termasuk </w:t>
      </w:r>
      <w:r w:rsidRPr="00922713">
        <w:rPr>
          <w:rFonts w:ascii="Arial" w:hAnsi="Arial" w:cs="Arial"/>
          <w:i/>
          <w:iCs/>
          <w:noProof w:val="0"/>
          <w:sz w:val="22"/>
          <w:szCs w:val="22"/>
          <w:lang w:val="sv-SE" w:eastAsia="en-ID"/>
          <w:rPrChange w:id="6046" w:author="Syahrani Rachmawati Sadino" w:date="2025-01-31T14:35:00Z">
            <w:rPr>
              <w:rFonts w:asciiTheme="minorBidi" w:hAnsiTheme="minorBidi" w:cstheme="minorBidi"/>
              <w:i/>
              <w:iCs/>
              <w:noProof w:val="0"/>
              <w:sz w:val="22"/>
              <w:szCs w:val="22"/>
              <w:lang w:val="sv-SE" w:eastAsia="en-ID"/>
            </w:rPr>
          </w:rPrChange>
        </w:rPr>
        <w:t>endometriosis</w:t>
      </w:r>
      <w:r w:rsidRPr="00922713">
        <w:rPr>
          <w:rFonts w:ascii="Arial" w:hAnsi="Arial" w:cs="Arial"/>
          <w:noProof w:val="0"/>
          <w:sz w:val="22"/>
          <w:szCs w:val="22"/>
          <w:lang w:val="sv-SE" w:eastAsia="en-ID"/>
          <w:rPrChange w:id="6047" w:author="Syahrani Rachmawati Sadino" w:date="2025-01-31T14:35:00Z">
            <w:rPr>
              <w:rFonts w:asciiTheme="minorBidi" w:hAnsiTheme="minorBidi" w:cstheme="minorBidi"/>
              <w:noProof w:val="0"/>
              <w:sz w:val="22"/>
              <w:szCs w:val="22"/>
              <w:lang w:val="sv-SE" w:eastAsia="en-ID"/>
            </w:rPr>
          </w:rPrChange>
        </w:rPr>
        <w:t xml:space="preserve">, bayi tabung, impotensi, obat-obatan hormonal, pengobatan </w:t>
      </w:r>
      <w:r w:rsidRPr="00922713">
        <w:rPr>
          <w:rFonts w:ascii="Arial" w:hAnsi="Arial" w:cs="Arial"/>
          <w:i/>
          <w:iCs/>
          <w:noProof w:val="0"/>
          <w:sz w:val="22"/>
          <w:szCs w:val="22"/>
          <w:lang w:val="sv-SE" w:eastAsia="en-ID"/>
          <w:rPrChange w:id="6048" w:author="Syahrani Rachmawati Sadino" w:date="2025-01-31T14:35:00Z">
            <w:rPr>
              <w:rFonts w:asciiTheme="minorBidi" w:hAnsiTheme="minorBidi" w:cstheme="minorBidi"/>
              <w:i/>
              <w:iCs/>
              <w:noProof w:val="0"/>
              <w:sz w:val="22"/>
              <w:szCs w:val="22"/>
              <w:lang w:val="sv-SE" w:eastAsia="en-ID"/>
            </w:rPr>
          </w:rPrChange>
        </w:rPr>
        <w:t>toxoplasmosis</w:t>
      </w:r>
      <w:r w:rsidRPr="00922713">
        <w:rPr>
          <w:rFonts w:ascii="Arial" w:hAnsi="Arial" w:cs="Arial"/>
          <w:noProof w:val="0"/>
          <w:sz w:val="22"/>
          <w:szCs w:val="22"/>
          <w:lang w:val="sv-SE" w:eastAsia="en-ID"/>
          <w:rPrChange w:id="6049" w:author="Syahrani Rachmawati Sadino" w:date="2025-01-31T14:35:00Z">
            <w:rPr>
              <w:rFonts w:asciiTheme="minorBidi" w:hAnsiTheme="minorBidi" w:cstheme="minorBidi"/>
              <w:noProof w:val="0"/>
              <w:sz w:val="22"/>
              <w:szCs w:val="22"/>
              <w:lang w:val="sv-SE" w:eastAsia="en-ID"/>
            </w:rPr>
          </w:rPrChange>
        </w:rPr>
        <w:t xml:space="preserve"> dan lain-lain.</w:t>
      </w:r>
    </w:p>
    <w:p w14:paraId="607F7372"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6050" w:author="Syahrani Rachmawati Sadino" w:date="2025-01-31T14:35:00Z">
            <w:rPr>
              <w:rFonts w:asciiTheme="minorBidi" w:hAnsiTheme="minorBidi" w:cstheme="minorBidi"/>
              <w:noProof w:val="0"/>
              <w:sz w:val="22"/>
              <w:szCs w:val="22"/>
              <w:lang w:val="sv-SE" w:eastAsia="en-ID"/>
            </w:rPr>
          </w:rPrChange>
        </w:rPr>
        <w:pPrChange w:id="6051"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6052" w:author="Syahrani Rachmawati Sadino" w:date="2025-01-31T14:35:00Z">
            <w:rPr>
              <w:rFonts w:asciiTheme="minorBidi" w:hAnsiTheme="minorBidi" w:cstheme="minorBidi"/>
              <w:noProof w:val="0"/>
              <w:sz w:val="22"/>
              <w:szCs w:val="22"/>
              <w:lang w:val="sv-SE" w:eastAsia="en-ID"/>
            </w:rPr>
          </w:rPrChange>
        </w:rPr>
        <w:t>Pelayanan lainnya yang tidak biasa dan lazim yang diberikan dalam kesehatan resmi seperti pelayanan dukun, paranormal, sinze, dan pengobatan alternatif atau pelayanan eksperimen.</w:t>
      </w:r>
    </w:p>
    <w:p w14:paraId="147CC53E"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6053" w:author="Syahrani Rachmawati Sadino" w:date="2025-01-31T14:35:00Z">
            <w:rPr>
              <w:rFonts w:asciiTheme="minorBidi" w:hAnsiTheme="minorBidi" w:cstheme="minorBidi"/>
              <w:noProof w:val="0"/>
              <w:sz w:val="22"/>
              <w:szCs w:val="22"/>
              <w:lang w:val="sv-SE" w:eastAsia="en-ID"/>
            </w:rPr>
          </w:rPrChange>
        </w:rPr>
        <w:pPrChange w:id="6054"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6055" w:author="Syahrani Rachmawati Sadino" w:date="2025-01-31T14:35:00Z">
            <w:rPr>
              <w:rFonts w:asciiTheme="minorBidi" w:hAnsiTheme="minorBidi" w:cstheme="minorBidi"/>
              <w:noProof w:val="0"/>
              <w:sz w:val="22"/>
              <w:szCs w:val="22"/>
              <w:lang w:val="sv-SE" w:eastAsia="en-ID"/>
            </w:rPr>
          </w:rPrChange>
        </w:rPr>
        <w:t>Biaya perjalanan untuk memperoleh perawatan/pengobatan di Rumah Sakit yang ditunjuk di wilayah DKI Jakarta bagi peserta/pemegang polis yang berdomisili di luar kota Jakarta dan biaya mengurus kelengkapan administrasi, jaminan rawat dan klaim.</w:t>
      </w:r>
    </w:p>
    <w:p w14:paraId="11A7936C"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6056" w:author="Syahrani Rachmawati Sadino" w:date="2025-01-31T14:35:00Z">
            <w:rPr>
              <w:rFonts w:asciiTheme="minorBidi" w:hAnsiTheme="minorBidi" w:cstheme="minorBidi"/>
              <w:noProof w:val="0"/>
              <w:sz w:val="22"/>
              <w:szCs w:val="22"/>
              <w:lang w:val="sv-SE" w:eastAsia="en-ID"/>
            </w:rPr>
          </w:rPrChange>
        </w:rPr>
        <w:pPrChange w:id="6057"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i/>
          <w:iCs/>
          <w:noProof w:val="0"/>
          <w:sz w:val="22"/>
          <w:szCs w:val="22"/>
          <w:lang w:val="sv-SE" w:eastAsia="en-ID"/>
          <w:rPrChange w:id="6058" w:author="Syahrani Rachmawati Sadino" w:date="2025-01-31T14:35:00Z">
            <w:rPr>
              <w:rFonts w:asciiTheme="minorBidi" w:hAnsiTheme="minorBidi" w:cstheme="minorBidi"/>
              <w:i/>
              <w:iCs/>
              <w:noProof w:val="0"/>
              <w:sz w:val="22"/>
              <w:szCs w:val="22"/>
              <w:lang w:val="sv-SE" w:eastAsia="en-ID"/>
            </w:rPr>
          </w:rPrChange>
        </w:rPr>
        <w:t>Fatigue</w:t>
      </w:r>
      <w:r w:rsidRPr="00922713">
        <w:rPr>
          <w:rFonts w:ascii="Arial" w:hAnsi="Arial" w:cs="Arial"/>
          <w:noProof w:val="0"/>
          <w:sz w:val="22"/>
          <w:szCs w:val="22"/>
          <w:lang w:val="sv-SE" w:eastAsia="en-ID"/>
          <w:rPrChange w:id="6059" w:author="Syahrani Rachmawati Sadino" w:date="2025-01-31T14:35:00Z">
            <w:rPr>
              <w:rFonts w:asciiTheme="minorBidi" w:hAnsiTheme="minorBidi" w:cstheme="minorBidi"/>
              <w:noProof w:val="0"/>
              <w:sz w:val="22"/>
              <w:szCs w:val="22"/>
              <w:lang w:val="sv-SE" w:eastAsia="en-ID"/>
            </w:rPr>
          </w:rPrChange>
        </w:rPr>
        <w:t xml:space="preserve"> (kelelahan), </w:t>
      </w:r>
      <w:r w:rsidRPr="00922713">
        <w:rPr>
          <w:rFonts w:ascii="Arial" w:hAnsi="Arial" w:cs="Arial"/>
          <w:i/>
          <w:iCs/>
          <w:noProof w:val="0"/>
          <w:sz w:val="22"/>
          <w:szCs w:val="22"/>
          <w:lang w:val="sv-SE" w:eastAsia="en-ID"/>
          <w:rPrChange w:id="6060" w:author="Syahrani Rachmawati Sadino" w:date="2025-01-31T14:35:00Z">
            <w:rPr>
              <w:rFonts w:asciiTheme="minorBidi" w:hAnsiTheme="minorBidi" w:cstheme="minorBidi"/>
              <w:i/>
              <w:iCs/>
              <w:noProof w:val="0"/>
              <w:sz w:val="22"/>
              <w:szCs w:val="22"/>
              <w:lang w:val="sv-SE" w:eastAsia="en-ID"/>
            </w:rPr>
          </w:rPrChange>
        </w:rPr>
        <w:t>Asthenopia</w:t>
      </w:r>
      <w:r w:rsidRPr="00922713">
        <w:rPr>
          <w:rFonts w:ascii="Arial" w:hAnsi="Arial" w:cs="Arial"/>
          <w:noProof w:val="0"/>
          <w:sz w:val="22"/>
          <w:szCs w:val="22"/>
          <w:lang w:val="sv-SE" w:eastAsia="en-ID"/>
          <w:rPrChange w:id="6061" w:author="Syahrani Rachmawati Sadino" w:date="2025-01-31T14:35:00Z">
            <w:rPr>
              <w:rFonts w:asciiTheme="minorBidi" w:hAnsiTheme="minorBidi" w:cstheme="minorBidi"/>
              <w:noProof w:val="0"/>
              <w:sz w:val="22"/>
              <w:szCs w:val="22"/>
              <w:lang w:val="sv-SE" w:eastAsia="en-ID"/>
            </w:rPr>
          </w:rPrChange>
        </w:rPr>
        <w:t xml:space="preserve"> (kelelahan pada mata) dan insomnia (kesulitan untuk tidur).</w:t>
      </w:r>
    </w:p>
    <w:p w14:paraId="64CF5D0A"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en-ID" w:eastAsia="en-ID"/>
          <w:rPrChange w:id="6062" w:author="Syahrani Rachmawati Sadino" w:date="2025-01-31T14:35:00Z">
            <w:rPr>
              <w:rFonts w:asciiTheme="minorBidi" w:hAnsiTheme="minorBidi" w:cstheme="minorBidi"/>
              <w:noProof w:val="0"/>
              <w:sz w:val="22"/>
              <w:szCs w:val="22"/>
              <w:lang w:val="en-ID" w:eastAsia="en-ID"/>
            </w:rPr>
          </w:rPrChange>
        </w:rPr>
        <w:pPrChange w:id="6063" w:author="Syahrani Rachmawati Sadino" w:date="2025-01-31T15:00:00Z">
          <w:pPr>
            <w:numPr>
              <w:numId w:val="71"/>
            </w:numPr>
            <w:tabs>
              <w:tab w:val="num" w:pos="720"/>
            </w:tabs>
            <w:spacing w:line="276" w:lineRule="auto"/>
            <w:ind w:left="851" w:hanging="425"/>
            <w:jc w:val="both"/>
          </w:pPr>
        </w:pPrChange>
      </w:pPr>
      <w:proofErr w:type="spellStart"/>
      <w:r w:rsidRPr="00922713">
        <w:rPr>
          <w:rFonts w:ascii="Arial" w:hAnsi="Arial" w:cs="Arial"/>
          <w:noProof w:val="0"/>
          <w:sz w:val="22"/>
          <w:szCs w:val="22"/>
          <w:lang w:val="en-ID" w:eastAsia="en-ID"/>
          <w:rPrChange w:id="6064" w:author="Syahrani Rachmawati Sadino" w:date="2025-01-31T14:35:00Z">
            <w:rPr>
              <w:rFonts w:asciiTheme="minorBidi" w:hAnsiTheme="minorBidi" w:cstheme="minorBidi"/>
              <w:noProof w:val="0"/>
              <w:sz w:val="22"/>
              <w:szCs w:val="22"/>
              <w:lang w:val="en-ID" w:eastAsia="en-ID"/>
            </w:rPr>
          </w:rPrChange>
        </w:rPr>
        <w:t>Penyakit</w:t>
      </w:r>
      <w:proofErr w:type="spellEnd"/>
      <w:r w:rsidRPr="00922713">
        <w:rPr>
          <w:rFonts w:ascii="Arial" w:hAnsi="Arial" w:cs="Arial"/>
          <w:noProof w:val="0"/>
          <w:sz w:val="22"/>
          <w:szCs w:val="22"/>
          <w:lang w:val="en-ID" w:eastAsia="en-ID"/>
          <w:rPrChange w:id="6065" w:author="Syahrani Rachmawati Sadino" w:date="2025-01-31T14:35:00Z">
            <w:rPr>
              <w:rFonts w:asciiTheme="minorBidi" w:hAnsiTheme="minorBidi" w:cstheme="minorBidi"/>
              <w:noProof w:val="0"/>
              <w:sz w:val="22"/>
              <w:szCs w:val="22"/>
              <w:lang w:val="en-ID" w:eastAsia="en-ID"/>
            </w:rPr>
          </w:rPrChange>
        </w:rPr>
        <w:t xml:space="preserve"> </w:t>
      </w:r>
      <w:r w:rsidRPr="00922713">
        <w:rPr>
          <w:rFonts w:ascii="Arial" w:hAnsi="Arial" w:cs="Arial"/>
          <w:i/>
          <w:iCs/>
          <w:noProof w:val="0"/>
          <w:sz w:val="22"/>
          <w:szCs w:val="22"/>
          <w:lang w:val="en-ID" w:eastAsia="en-ID"/>
          <w:rPrChange w:id="6066" w:author="Syahrani Rachmawati Sadino" w:date="2025-01-31T14:35:00Z">
            <w:rPr>
              <w:rFonts w:asciiTheme="minorBidi" w:hAnsiTheme="minorBidi" w:cstheme="minorBidi"/>
              <w:i/>
              <w:iCs/>
              <w:noProof w:val="0"/>
              <w:sz w:val="22"/>
              <w:szCs w:val="22"/>
              <w:lang w:val="en-ID" w:eastAsia="en-ID"/>
            </w:rPr>
          </w:rPrChange>
        </w:rPr>
        <w:t>SARS</w:t>
      </w:r>
      <w:r w:rsidRPr="00922713">
        <w:rPr>
          <w:rFonts w:ascii="Arial" w:hAnsi="Arial" w:cs="Arial"/>
          <w:noProof w:val="0"/>
          <w:sz w:val="22"/>
          <w:szCs w:val="22"/>
          <w:lang w:val="en-ID" w:eastAsia="en-ID"/>
          <w:rPrChange w:id="6067" w:author="Syahrani Rachmawati Sadino" w:date="2025-01-31T14:35:00Z">
            <w:rPr>
              <w:rFonts w:asciiTheme="minorBidi" w:hAnsiTheme="minorBidi" w:cstheme="minorBidi"/>
              <w:noProof w:val="0"/>
              <w:sz w:val="22"/>
              <w:szCs w:val="22"/>
              <w:lang w:val="en-ID" w:eastAsia="en-ID"/>
            </w:rPr>
          </w:rPrChange>
        </w:rPr>
        <w:t xml:space="preserve"> (</w:t>
      </w:r>
      <w:proofErr w:type="gramStart"/>
      <w:r w:rsidRPr="00922713">
        <w:rPr>
          <w:rFonts w:ascii="Arial" w:hAnsi="Arial" w:cs="Arial"/>
          <w:i/>
          <w:iCs/>
          <w:noProof w:val="0"/>
          <w:sz w:val="22"/>
          <w:szCs w:val="22"/>
          <w:lang w:val="en-ID" w:eastAsia="en-ID"/>
          <w:rPrChange w:id="6068" w:author="Syahrani Rachmawati Sadino" w:date="2025-01-31T14:35:00Z">
            <w:rPr>
              <w:rFonts w:asciiTheme="minorBidi" w:hAnsiTheme="minorBidi" w:cstheme="minorBidi"/>
              <w:i/>
              <w:iCs/>
              <w:noProof w:val="0"/>
              <w:sz w:val="22"/>
              <w:szCs w:val="22"/>
              <w:lang w:val="en-ID" w:eastAsia="en-ID"/>
            </w:rPr>
          </w:rPrChange>
        </w:rPr>
        <w:t>Severe Acute Respiratory Syndrome</w:t>
      </w:r>
      <w:proofErr w:type="gramEnd"/>
      <w:r w:rsidRPr="00922713">
        <w:rPr>
          <w:rFonts w:ascii="Arial" w:hAnsi="Arial" w:cs="Arial"/>
          <w:noProof w:val="0"/>
          <w:sz w:val="22"/>
          <w:szCs w:val="22"/>
          <w:lang w:val="en-ID" w:eastAsia="en-ID"/>
          <w:rPrChange w:id="6069" w:author="Syahrani Rachmawati Sadino" w:date="2025-01-31T14:35:00Z">
            <w:rPr>
              <w:rFonts w:asciiTheme="minorBidi" w:hAnsiTheme="minorBidi" w:cstheme="minorBidi"/>
              <w:noProof w:val="0"/>
              <w:sz w:val="22"/>
              <w:szCs w:val="22"/>
              <w:lang w:val="en-ID" w:eastAsia="en-ID"/>
            </w:rPr>
          </w:rPrChange>
        </w:rPr>
        <w:t xml:space="preserve">) dan </w:t>
      </w:r>
      <w:r w:rsidRPr="00922713">
        <w:rPr>
          <w:rFonts w:ascii="Arial" w:hAnsi="Arial" w:cs="Arial"/>
          <w:i/>
          <w:iCs/>
          <w:noProof w:val="0"/>
          <w:sz w:val="22"/>
          <w:szCs w:val="22"/>
          <w:lang w:val="en-ID" w:eastAsia="en-ID"/>
          <w:rPrChange w:id="6070" w:author="Syahrani Rachmawati Sadino" w:date="2025-01-31T14:35:00Z">
            <w:rPr>
              <w:rFonts w:asciiTheme="minorBidi" w:hAnsiTheme="minorBidi" w:cstheme="minorBidi"/>
              <w:i/>
              <w:iCs/>
              <w:noProof w:val="0"/>
              <w:sz w:val="22"/>
              <w:szCs w:val="22"/>
              <w:lang w:val="en-ID" w:eastAsia="en-ID"/>
            </w:rPr>
          </w:rPrChange>
        </w:rPr>
        <w:t xml:space="preserve">Flu </w:t>
      </w:r>
      <w:proofErr w:type="spellStart"/>
      <w:r w:rsidRPr="00922713">
        <w:rPr>
          <w:rFonts w:ascii="Arial" w:hAnsi="Arial" w:cs="Arial"/>
          <w:i/>
          <w:iCs/>
          <w:noProof w:val="0"/>
          <w:sz w:val="22"/>
          <w:szCs w:val="22"/>
          <w:lang w:val="en-ID" w:eastAsia="en-ID"/>
          <w:rPrChange w:id="6071" w:author="Syahrani Rachmawati Sadino" w:date="2025-01-31T14:35:00Z">
            <w:rPr>
              <w:rFonts w:asciiTheme="minorBidi" w:hAnsiTheme="minorBidi" w:cstheme="minorBidi"/>
              <w:i/>
              <w:iCs/>
              <w:noProof w:val="0"/>
              <w:sz w:val="22"/>
              <w:szCs w:val="22"/>
              <w:lang w:val="en-ID" w:eastAsia="en-ID"/>
            </w:rPr>
          </w:rPrChange>
        </w:rPr>
        <w:t>Burung</w:t>
      </w:r>
      <w:proofErr w:type="spellEnd"/>
      <w:r w:rsidRPr="00922713">
        <w:rPr>
          <w:rFonts w:ascii="Arial" w:hAnsi="Arial" w:cs="Arial"/>
          <w:noProof w:val="0"/>
          <w:sz w:val="22"/>
          <w:szCs w:val="22"/>
          <w:lang w:val="en-ID" w:eastAsia="en-ID"/>
          <w:rPrChange w:id="6072" w:author="Syahrani Rachmawati Sadino" w:date="2025-01-31T14:35:00Z">
            <w:rPr>
              <w:rFonts w:asciiTheme="minorBidi" w:hAnsiTheme="minorBidi" w:cstheme="minorBidi"/>
              <w:noProof w:val="0"/>
              <w:sz w:val="22"/>
              <w:szCs w:val="22"/>
              <w:lang w:val="en-ID" w:eastAsia="en-ID"/>
            </w:rPr>
          </w:rPrChange>
        </w:rPr>
        <w:t xml:space="preserve"> (</w:t>
      </w:r>
      <w:r w:rsidRPr="00922713">
        <w:rPr>
          <w:rFonts w:ascii="Arial" w:hAnsi="Arial" w:cs="Arial"/>
          <w:i/>
          <w:iCs/>
          <w:noProof w:val="0"/>
          <w:sz w:val="22"/>
          <w:szCs w:val="22"/>
          <w:lang w:val="en-ID" w:eastAsia="en-ID"/>
          <w:rPrChange w:id="6073" w:author="Syahrani Rachmawati Sadino" w:date="2025-01-31T14:35:00Z">
            <w:rPr>
              <w:rFonts w:asciiTheme="minorBidi" w:hAnsiTheme="minorBidi" w:cstheme="minorBidi"/>
              <w:i/>
              <w:iCs/>
              <w:noProof w:val="0"/>
              <w:sz w:val="22"/>
              <w:szCs w:val="22"/>
              <w:lang w:val="en-ID" w:eastAsia="en-ID"/>
            </w:rPr>
          </w:rPrChange>
        </w:rPr>
        <w:t xml:space="preserve">Avian </w:t>
      </w:r>
      <w:proofErr w:type="spellStart"/>
      <w:r w:rsidRPr="00922713">
        <w:rPr>
          <w:rFonts w:ascii="Arial" w:hAnsi="Arial" w:cs="Arial"/>
          <w:i/>
          <w:iCs/>
          <w:noProof w:val="0"/>
          <w:sz w:val="22"/>
          <w:szCs w:val="22"/>
          <w:lang w:val="en-ID" w:eastAsia="en-ID"/>
          <w:rPrChange w:id="6074" w:author="Syahrani Rachmawati Sadino" w:date="2025-01-31T14:35:00Z">
            <w:rPr>
              <w:rFonts w:asciiTheme="minorBidi" w:hAnsiTheme="minorBidi" w:cstheme="minorBidi"/>
              <w:i/>
              <w:iCs/>
              <w:noProof w:val="0"/>
              <w:sz w:val="22"/>
              <w:szCs w:val="22"/>
              <w:lang w:val="en-ID" w:eastAsia="en-ID"/>
            </w:rPr>
          </w:rPrChange>
        </w:rPr>
        <w:t>Influensa</w:t>
      </w:r>
      <w:proofErr w:type="spellEnd"/>
      <w:r w:rsidRPr="00922713">
        <w:rPr>
          <w:rFonts w:ascii="Arial" w:hAnsi="Arial" w:cs="Arial"/>
          <w:noProof w:val="0"/>
          <w:sz w:val="22"/>
          <w:szCs w:val="22"/>
          <w:lang w:val="en-ID" w:eastAsia="en-ID"/>
          <w:rPrChange w:id="6075" w:author="Syahrani Rachmawati Sadino" w:date="2025-01-31T14:35:00Z">
            <w:rPr>
              <w:rFonts w:asciiTheme="minorBidi" w:hAnsiTheme="minorBidi" w:cstheme="minorBidi"/>
              <w:noProof w:val="0"/>
              <w:sz w:val="22"/>
              <w:szCs w:val="22"/>
              <w:lang w:val="en-ID" w:eastAsia="en-ID"/>
            </w:rPr>
          </w:rPrChange>
        </w:rPr>
        <w:t xml:space="preserve">) yang </w:t>
      </w:r>
      <w:proofErr w:type="spellStart"/>
      <w:r w:rsidRPr="00922713">
        <w:rPr>
          <w:rFonts w:ascii="Arial" w:hAnsi="Arial" w:cs="Arial"/>
          <w:noProof w:val="0"/>
          <w:sz w:val="22"/>
          <w:szCs w:val="22"/>
          <w:lang w:val="en-ID" w:eastAsia="en-ID"/>
          <w:rPrChange w:id="6076" w:author="Syahrani Rachmawati Sadino" w:date="2025-01-31T14:35:00Z">
            <w:rPr>
              <w:rFonts w:asciiTheme="minorBidi" w:hAnsiTheme="minorBidi" w:cstheme="minorBidi"/>
              <w:noProof w:val="0"/>
              <w:sz w:val="22"/>
              <w:szCs w:val="22"/>
              <w:lang w:val="en-ID" w:eastAsia="en-ID"/>
            </w:rPr>
          </w:rPrChange>
        </w:rPr>
        <w:t>sudah</w:t>
      </w:r>
      <w:proofErr w:type="spellEnd"/>
      <w:r w:rsidRPr="00922713">
        <w:rPr>
          <w:rFonts w:ascii="Arial" w:hAnsi="Arial" w:cs="Arial"/>
          <w:noProof w:val="0"/>
          <w:sz w:val="22"/>
          <w:szCs w:val="22"/>
          <w:lang w:val="en-ID" w:eastAsia="en-ID"/>
          <w:rPrChange w:id="6077"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6078" w:author="Syahrani Rachmawati Sadino" w:date="2025-01-31T14:35:00Z">
            <w:rPr>
              <w:rFonts w:asciiTheme="minorBidi" w:hAnsiTheme="minorBidi" w:cstheme="minorBidi"/>
              <w:noProof w:val="0"/>
              <w:sz w:val="22"/>
              <w:szCs w:val="22"/>
              <w:lang w:val="en-ID" w:eastAsia="en-ID"/>
            </w:rPr>
          </w:rPrChange>
        </w:rPr>
        <w:t>menjadi</w:t>
      </w:r>
      <w:proofErr w:type="spellEnd"/>
      <w:r w:rsidRPr="00922713">
        <w:rPr>
          <w:rFonts w:ascii="Arial" w:hAnsi="Arial" w:cs="Arial"/>
          <w:noProof w:val="0"/>
          <w:sz w:val="22"/>
          <w:szCs w:val="22"/>
          <w:lang w:val="en-ID" w:eastAsia="en-ID"/>
          <w:rPrChange w:id="6079"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6080" w:author="Syahrani Rachmawati Sadino" w:date="2025-01-31T14:35:00Z">
            <w:rPr>
              <w:rFonts w:asciiTheme="minorBidi" w:hAnsiTheme="minorBidi" w:cstheme="minorBidi"/>
              <w:noProof w:val="0"/>
              <w:sz w:val="22"/>
              <w:szCs w:val="22"/>
              <w:lang w:val="en-ID" w:eastAsia="en-ID"/>
            </w:rPr>
          </w:rPrChange>
        </w:rPr>
        <w:t>bagian</w:t>
      </w:r>
      <w:proofErr w:type="spellEnd"/>
      <w:r w:rsidRPr="00922713">
        <w:rPr>
          <w:rFonts w:ascii="Arial" w:hAnsi="Arial" w:cs="Arial"/>
          <w:noProof w:val="0"/>
          <w:sz w:val="22"/>
          <w:szCs w:val="22"/>
          <w:lang w:val="en-ID" w:eastAsia="en-ID"/>
          <w:rPrChange w:id="6081" w:author="Syahrani Rachmawati Sadino" w:date="2025-01-31T14:35:00Z">
            <w:rPr>
              <w:rFonts w:asciiTheme="minorBidi" w:hAnsiTheme="minorBidi" w:cstheme="minorBidi"/>
              <w:noProof w:val="0"/>
              <w:sz w:val="22"/>
              <w:szCs w:val="22"/>
              <w:lang w:val="en-ID" w:eastAsia="en-ID"/>
            </w:rPr>
          </w:rPrChange>
        </w:rPr>
        <w:t xml:space="preserve"> </w:t>
      </w:r>
      <w:proofErr w:type="spellStart"/>
      <w:r w:rsidRPr="00922713">
        <w:rPr>
          <w:rFonts w:ascii="Arial" w:hAnsi="Arial" w:cs="Arial"/>
          <w:noProof w:val="0"/>
          <w:sz w:val="22"/>
          <w:szCs w:val="22"/>
          <w:lang w:val="en-ID" w:eastAsia="en-ID"/>
          <w:rPrChange w:id="6082" w:author="Syahrani Rachmawati Sadino" w:date="2025-01-31T14:35:00Z">
            <w:rPr>
              <w:rFonts w:asciiTheme="minorBidi" w:hAnsiTheme="minorBidi" w:cstheme="minorBidi"/>
              <w:noProof w:val="0"/>
              <w:sz w:val="22"/>
              <w:szCs w:val="22"/>
              <w:lang w:val="en-ID" w:eastAsia="en-ID"/>
            </w:rPr>
          </w:rPrChange>
        </w:rPr>
        <w:t>dari</w:t>
      </w:r>
      <w:proofErr w:type="spellEnd"/>
      <w:r w:rsidRPr="00922713">
        <w:rPr>
          <w:rFonts w:ascii="Arial" w:hAnsi="Arial" w:cs="Arial"/>
          <w:noProof w:val="0"/>
          <w:sz w:val="22"/>
          <w:szCs w:val="22"/>
          <w:lang w:val="en-ID" w:eastAsia="en-ID"/>
          <w:rPrChange w:id="6083" w:author="Syahrani Rachmawati Sadino" w:date="2025-01-31T14:35:00Z">
            <w:rPr>
              <w:rFonts w:asciiTheme="minorBidi" w:hAnsiTheme="minorBidi" w:cstheme="minorBidi"/>
              <w:noProof w:val="0"/>
              <w:sz w:val="22"/>
              <w:szCs w:val="22"/>
              <w:lang w:val="en-ID" w:eastAsia="en-ID"/>
            </w:rPr>
          </w:rPrChange>
        </w:rPr>
        <w:t xml:space="preserve"> Program </w:t>
      </w:r>
      <w:proofErr w:type="spellStart"/>
      <w:r w:rsidRPr="00922713">
        <w:rPr>
          <w:rFonts w:ascii="Arial" w:hAnsi="Arial" w:cs="Arial"/>
          <w:noProof w:val="0"/>
          <w:sz w:val="22"/>
          <w:szCs w:val="22"/>
          <w:lang w:val="en-ID" w:eastAsia="en-ID"/>
          <w:rPrChange w:id="6084" w:author="Syahrani Rachmawati Sadino" w:date="2025-01-31T14:35:00Z">
            <w:rPr>
              <w:rFonts w:asciiTheme="minorBidi" w:hAnsiTheme="minorBidi" w:cstheme="minorBidi"/>
              <w:noProof w:val="0"/>
              <w:sz w:val="22"/>
              <w:szCs w:val="22"/>
              <w:lang w:val="en-ID" w:eastAsia="en-ID"/>
            </w:rPr>
          </w:rPrChange>
        </w:rPr>
        <w:t>Pemerintah</w:t>
      </w:r>
      <w:proofErr w:type="spellEnd"/>
      <w:r w:rsidRPr="00922713">
        <w:rPr>
          <w:rFonts w:ascii="Arial" w:hAnsi="Arial" w:cs="Arial"/>
          <w:noProof w:val="0"/>
          <w:sz w:val="22"/>
          <w:szCs w:val="22"/>
          <w:lang w:val="en-ID" w:eastAsia="en-ID"/>
          <w:rPrChange w:id="6085" w:author="Syahrani Rachmawati Sadino" w:date="2025-01-31T14:35:00Z">
            <w:rPr>
              <w:rFonts w:asciiTheme="minorBidi" w:hAnsiTheme="minorBidi" w:cstheme="minorBidi"/>
              <w:noProof w:val="0"/>
              <w:sz w:val="22"/>
              <w:szCs w:val="22"/>
              <w:lang w:val="en-ID" w:eastAsia="en-ID"/>
            </w:rPr>
          </w:rPrChange>
        </w:rPr>
        <w:t>.</w:t>
      </w:r>
    </w:p>
    <w:p w14:paraId="02313B6D"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6086" w:author="Syahrani Rachmawati Sadino" w:date="2025-01-31T14:35:00Z">
            <w:rPr>
              <w:rFonts w:asciiTheme="minorBidi" w:hAnsiTheme="minorBidi" w:cstheme="minorBidi"/>
              <w:noProof w:val="0"/>
              <w:sz w:val="22"/>
              <w:szCs w:val="22"/>
              <w:lang w:val="sv-SE" w:eastAsia="en-ID"/>
            </w:rPr>
          </w:rPrChange>
        </w:rPr>
        <w:pPrChange w:id="6087"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6088" w:author="Syahrani Rachmawati Sadino" w:date="2025-01-31T14:35:00Z">
            <w:rPr>
              <w:rFonts w:asciiTheme="minorBidi" w:hAnsiTheme="minorBidi" w:cstheme="minorBidi"/>
              <w:noProof w:val="0"/>
              <w:sz w:val="22"/>
              <w:szCs w:val="22"/>
              <w:lang w:val="sv-SE" w:eastAsia="en-ID"/>
            </w:rPr>
          </w:rPrChange>
        </w:rPr>
        <w:t xml:space="preserve">Pengobatan </w:t>
      </w:r>
      <w:r w:rsidRPr="00922713">
        <w:rPr>
          <w:rFonts w:ascii="Arial" w:hAnsi="Arial" w:cs="Arial"/>
          <w:i/>
          <w:iCs/>
          <w:noProof w:val="0"/>
          <w:sz w:val="22"/>
          <w:szCs w:val="22"/>
          <w:lang w:val="sv-SE" w:eastAsia="en-ID"/>
          <w:rPrChange w:id="6089" w:author="Syahrani Rachmawati Sadino" w:date="2025-01-31T14:35:00Z">
            <w:rPr>
              <w:rFonts w:asciiTheme="minorBidi" w:hAnsiTheme="minorBidi" w:cstheme="minorBidi"/>
              <w:i/>
              <w:iCs/>
              <w:noProof w:val="0"/>
              <w:sz w:val="22"/>
              <w:szCs w:val="22"/>
              <w:lang w:val="sv-SE" w:eastAsia="en-ID"/>
            </w:rPr>
          </w:rPrChange>
        </w:rPr>
        <w:t>Hyperbaric</w:t>
      </w:r>
      <w:r w:rsidRPr="00922713">
        <w:rPr>
          <w:rFonts w:ascii="Arial" w:hAnsi="Arial" w:cs="Arial"/>
          <w:noProof w:val="0"/>
          <w:sz w:val="22"/>
          <w:szCs w:val="22"/>
          <w:lang w:val="sv-SE" w:eastAsia="en-ID"/>
          <w:rPrChange w:id="6090" w:author="Syahrani Rachmawati Sadino" w:date="2025-01-31T14:35:00Z">
            <w:rPr>
              <w:rFonts w:asciiTheme="minorBidi" w:hAnsiTheme="minorBidi" w:cstheme="minorBidi"/>
              <w:noProof w:val="0"/>
              <w:sz w:val="22"/>
              <w:szCs w:val="22"/>
              <w:lang w:val="sv-SE" w:eastAsia="en-ID"/>
            </w:rPr>
          </w:rPrChange>
        </w:rPr>
        <w:t xml:space="preserve"> di luar penyakit yang diderita (</w:t>
      </w:r>
      <w:r w:rsidRPr="00922713">
        <w:rPr>
          <w:rFonts w:ascii="Arial" w:hAnsi="Arial" w:cs="Arial"/>
          <w:i/>
          <w:iCs/>
          <w:noProof w:val="0"/>
          <w:sz w:val="22"/>
          <w:szCs w:val="22"/>
          <w:lang w:val="sv-SE" w:eastAsia="en-ID"/>
          <w:rPrChange w:id="6091" w:author="Syahrani Rachmawati Sadino" w:date="2025-01-31T14:35:00Z">
            <w:rPr>
              <w:rFonts w:asciiTheme="minorBidi" w:hAnsiTheme="minorBidi" w:cstheme="minorBidi"/>
              <w:i/>
              <w:iCs/>
              <w:noProof w:val="0"/>
              <w:sz w:val="22"/>
              <w:szCs w:val="22"/>
              <w:lang w:val="sv-SE" w:eastAsia="en-ID"/>
            </w:rPr>
          </w:rPrChange>
        </w:rPr>
        <w:t>decompresi pada saat menyelam</w:t>
      </w:r>
      <w:r w:rsidRPr="00922713">
        <w:rPr>
          <w:rFonts w:ascii="Arial" w:hAnsi="Arial" w:cs="Arial"/>
          <w:noProof w:val="0"/>
          <w:sz w:val="22"/>
          <w:szCs w:val="22"/>
          <w:lang w:val="sv-SE" w:eastAsia="en-ID"/>
          <w:rPrChange w:id="6092" w:author="Syahrani Rachmawati Sadino" w:date="2025-01-31T14:35:00Z">
            <w:rPr>
              <w:rFonts w:asciiTheme="minorBidi" w:hAnsiTheme="minorBidi" w:cstheme="minorBidi"/>
              <w:noProof w:val="0"/>
              <w:sz w:val="22"/>
              <w:szCs w:val="22"/>
              <w:lang w:val="sv-SE" w:eastAsia="en-ID"/>
            </w:rPr>
          </w:rPrChange>
        </w:rPr>
        <w:t>).</w:t>
      </w:r>
    </w:p>
    <w:p w14:paraId="35C18290" w14:textId="77777777" w:rsidR="00C80146" w:rsidRPr="00922713" w:rsidRDefault="00C80146">
      <w:pPr>
        <w:numPr>
          <w:ilvl w:val="0"/>
          <w:numId w:val="71"/>
        </w:numPr>
        <w:tabs>
          <w:tab w:val="clear" w:pos="720"/>
        </w:tabs>
        <w:spacing w:line="276" w:lineRule="auto"/>
        <w:ind w:left="851" w:hanging="425"/>
        <w:jc w:val="both"/>
        <w:rPr>
          <w:rFonts w:ascii="Arial" w:hAnsi="Arial" w:cs="Arial"/>
          <w:noProof w:val="0"/>
          <w:sz w:val="22"/>
          <w:szCs w:val="22"/>
          <w:lang w:val="sv-SE" w:eastAsia="en-ID"/>
          <w:rPrChange w:id="6093" w:author="Syahrani Rachmawati Sadino" w:date="2025-01-31T14:35:00Z">
            <w:rPr>
              <w:rFonts w:asciiTheme="minorBidi" w:hAnsiTheme="minorBidi" w:cstheme="minorBidi"/>
              <w:noProof w:val="0"/>
              <w:sz w:val="22"/>
              <w:szCs w:val="22"/>
              <w:lang w:val="sv-SE" w:eastAsia="en-ID"/>
            </w:rPr>
          </w:rPrChange>
        </w:rPr>
        <w:pPrChange w:id="6094" w:author="Syahrani Rachmawati Sadino" w:date="2025-01-31T15:00:00Z">
          <w:pPr>
            <w:numPr>
              <w:numId w:val="71"/>
            </w:numPr>
            <w:tabs>
              <w:tab w:val="num" w:pos="720"/>
            </w:tabs>
            <w:spacing w:line="276" w:lineRule="auto"/>
            <w:ind w:left="851" w:hanging="425"/>
            <w:jc w:val="both"/>
          </w:pPr>
        </w:pPrChange>
      </w:pPr>
      <w:r w:rsidRPr="00922713">
        <w:rPr>
          <w:rFonts w:ascii="Arial" w:hAnsi="Arial" w:cs="Arial"/>
          <w:noProof w:val="0"/>
          <w:sz w:val="22"/>
          <w:szCs w:val="22"/>
          <w:lang w:val="sv-SE" w:eastAsia="en-ID"/>
          <w:rPrChange w:id="6095" w:author="Syahrani Rachmawati Sadino" w:date="2025-01-31T14:35:00Z">
            <w:rPr>
              <w:rFonts w:asciiTheme="minorBidi" w:hAnsiTheme="minorBidi" w:cstheme="minorBidi"/>
              <w:noProof w:val="0"/>
              <w:sz w:val="22"/>
              <w:szCs w:val="22"/>
              <w:lang w:val="sv-SE" w:eastAsia="en-ID"/>
            </w:rPr>
          </w:rPrChange>
        </w:rPr>
        <w:t>Penyakit kronis yang sudah diderita sebelum mengikuti program asuransi kesehatan kumpulan ini (</w:t>
      </w:r>
      <w:r w:rsidRPr="00922713">
        <w:rPr>
          <w:rFonts w:ascii="Arial" w:hAnsi="Arial" w:cs="Arial"/>
          <w:i/>
          <w:iCs/>
          <w:noProof w:val="0"/>
          <w:sz w:val="22"/>
          <w:szCs w:val="22"/>
          <w:lang w:val="sv-SE" w:eastAsia="en-ID"/>
          <w:rPrChange w:id="6096" w:author="Syahrani Rachmawati Sadino" w:date="2025-01-31T14:35:00Z">
            <w:rPr>
              <w:rFonts w:asciiTheme="minorBidi" w:hAnsiTheme="minorBidi" w:cstheme="minorBidi"/>
              <w:i/>
              <w:iCs/>
              <w:noProof w:val="0"/>
              <w:sz w:val="22"/>
              <w:szCs w:val="22"/>
              <w:lang w:val="sv-SE" w:eastAsia="en-ID"/>
            </w:rPr>
          </w:rPrChange>
        </w:rPr>
        <w:t>pre-existing medical condition</w:t>
      </w:r>
      <w:r w:rsidRPr="00922713">
        <w:rPr>
          <w:rFonts w:ascii="Arial" w:hAnsi="Arial" w:cs="Arial"/>
          <w:noProof w:val="0"/>
          <w:sz w:val="22"/>
          <w:szCs w:val="22"/>
          <w:lang w:val="sv-SE" w:eastAsia="en-ID"/>
          <w:rPrChange w:id="6097" w:author="Syahrani Rachmawati Sadino" w:date="2025-01-31T14:35:00Z">
            <w:rPr>
              <w:rFonts w:asciiTheme="minorBidi" w:hAnsiTheme="minorBidi" w:cstheme="minorBidi"/>
              <w:noProof w:val="0"/>
              <w:sz w:val="22"/>
              <w:szCs w:val="22"/>
              <w:lang w:val="sv-SE" w:eastAsia="en-ID"/>
            </w:rPr>
          </w:rPrChange>
        </w:rPr>
        <w:t>), kecuali sudah menjalani 1 (satu) tahun kepesertaan/pemegang polis asuransi.</w:t>
      </w:r>
    </w:p>
    <w:p w14:paraId="1F9D2CCF" w14:textId="19F94599" w:rsidR="00E77289" w:rsidRPr="00922713" w:rsidRDefault="00E77289">
      <w:pPr>
        <w:spacing w:line="276" w:lineRule="auto"/>
        <w:ind w:left="426"/>
        <w:jc w:val="both"/>
        <w:rPr>
          <w:rFonts w:ascii="Arial" w:hAnsi="Arial" w:cs="Arial"/>
          <w:sz w:val="22"/>
          <w:szCs w:val="22"/>
          <w:lang w:val="sv-SE"/>
          <w:rPrChange w:id="6098"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sv-SE"/>
          <w:rPrChange w:id="6099" w:author="Syahrani Rachmawati Sadino" w:date="2025-01-31T14:35:00Z">
            <w:rPr>
              <w:rFonts w:asciiTheme="minorBidi" w:hAnsiTheme="minorBidi" w:cstheme="minorBidi"/>
              <w:sz w:val="22"/>
              <w:szCs w:val="22"/>
              <w:lang w:val="sv-SE"/>
            </w:rPr>
          </w:rPrChange>
        </w:rPr>
        <w:t>Catatan</w:t>
      </w:r>
      <w:r w:rsidR="005D130D" w:rsidRPr="00922713">
        <w:rPr>
          <w:rFonts w:ascii="Arial" w:hAnsi="Arial" w:cs="Arial"/>
          <w:sz w:val="22"/>
          <w:szCs w:val="22"/>
          <w:lang w:val="sv-SE"/>
          <w:rPrChange w:id="6100" w:author="Syahrani Rachmawati Sadino" w:date="2025-01-31T14:35:00Z">
            <w:rPr>
              <w:rFonts w:asciiTheme="minorBidi" w:hAnsiTheme="minorBidi" w:cstheme="minorBidi"/>
              <w:sz w:val="22"/>
              <w:szCs w:val="22"/>
              <w:lang w:val="sv-SE"/>
            </w:rPr>
          </w:rPrChange>
        </w:rPr>
        <w:t>:</w:t>
      </w:r>
    </w:p>
    <w:p w14:paraId="6BCCB319" w14:textId="45E5BD65" w:rsidR="00E77289" w:rsidRPr="00922713" w:rsidRDefault="00E77289">
      <w:pPr>
        <w:spacing w:line="276" w:lineRule="auto"/>
        <w:ind w:left="426"/>
        <w:jc w:val="both"/>
        <w:rPr>
          <w:rFonts w:ascii="Arial" w:hAnsi="Arial" w:cs="Arial"/>
          <w:sz w:val="22"/>
          <w:szCs w:val="22"/>
          <w:lang w:val="sv-SE"/>
          <w:rPrChange w:id="6101"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sv-SE"/>
          <w:rPrChange w:id="6102" w:author="Syahrani Rachmawati Sadino" w:date="2025-01-31T14:35:00Z">
            <w:rPr>
              <w:rFonts w:asciiTheme="minorBidi" w:hAnsiTheme="minorBidi" w:cstheme="minorBidi"/>
              <w:sz w:val="22"/>
              <w:szCs w:val="22"/>
              <w:lang w:val="sv-SE"/>
            </w:rPr>
          </w:rPrChange>
        </w:rPr>
        <w:t xml:space="preserve">Bila ada pemeriksaan/tindakan yang tidak ditanggung oleh </w:t>
      </w:r>
      <w:r w:rsidRPr="00922713">
        <w:rPr>
          <w:rFonts w:ascii="Arial" w:hAnsi="Arial" w:cs="Arial"/>
          <w:b/>
          <w:sz w:val="22"/>
          <w:szCs w:val="22"/>
          <w:lang w:val="sv-SE"/>
          <w:rPrChange w:id="6103" w:author="Syahrani Rachmawati Sadino" w:date="2025-01-31T14:35:00Z">
            <w:rPr>
              <w:rFonts w:asciiTheme="minorBidi" w:hAnsiTheme="minorBidi" w:cstheme="minorBidi"/>
              <w:b/>
              <w:sz w:val="22"/>
              <w:szCs w:val="22"/>
              <w:lang w:val="sv-SE"/>
            </w:rPr>
          </w:rPrChange>
        </w:rPr>
        <w:t>PIHAK PERTAMA</w:t>
      </w:r>
      <w:r w:rsidRPr="00922713">
        <w:rPr>
          <w:rFonts w:ascii="Arial" w:hAnsi="Arial" w:cs="Arial"/>
          <w:sz w:val="22"/>
          <w:szCs w:val="22"/>
          <w:lang w:val="sv-SE"/>
          <w:rPrChange w:id="6104" w:author="Syahrani Rachmawati Sadino" w:date="2025-01-31T14:35:00Z">
            <w:rPr>
              <w:rFonts w:asciiTheme="minorBidi" w:hAnsiTheme="minorBidi" w:cstheme="minorBidi"/>
              <w:sz w:val="22"/>
              <w:szCs w:val="22"/>
              <w:lang w:val="sv-SE"/>
            </w:rPr>
          </w:rPrChange>
        </w:rPr>
        <w:t xml:space="preserve">, maka dokter yang bersangkutan wajib menginformasikan kepada Peserta </w:t>
      </w:r>
      <w:r w:rsidR="00457E9E" w:rsidRPr="00922713">
        <w:rPr>
          <w:rFonts w:ascii="Arial" w:hAnsi="Arial" w:cs="Arial"/>
          <w:sz w:val="22"/>
          <w:szCs w:val="22"/>
          <w:lang w:val="sv-SE"/>
          <w:rPrChange w:id="6105" w:author="Syahrani Rachmawati Sadino" w:date="2025-01-31T14:35:00Z">
            <w:rPr>
              <w:rFonts w:asciiTheme="minorBidi" w:hAnsiTheme="minorBidi" w:cstheme="minorBidi"/>
              <w:sz w:val="22"/>
              <w:szCs w:val="22"/>
              <w:lang w:val="sv-SE"/>
            </w:rPr>
          </w:rPrChange>
        </w:rPr>
        <w:t>BRI Life</w:t>
      </w:r>
      <w:r w:rsidRPr="00922713">
        <w:rPr>
          <w:rFonts w:ascii="Arial" w:hAnsi="Arial" w:cs="Arial"/>
          <w:sz w:val="22"/>
          <w:szCs w:val="22"/>
          <w:lang w:val="sv-SE"/>
          <w:rPrChange w:id="6106" w:author="Syahrani Rachmawati Sadino" w:date="2025-01-31T14:35:00Z">
            <w:rPr>
              <w:rFonts w:asciiTheme="minorBidi" w:hAnsiTheme="minorBidi" w:cstheme="minorBidi"/>
              <w:sz w:val="22"/>
              <w:szCs w:val="22"/>
              <w:lang w:val="sv-SE"/>
            </w:rPr>
          </w:rPrChange>
        </w:rPr>
        <w:t>.</w:t>
      </w:r>
    </w:p>
    <w:p w14:paraId="26FFC53D" w14:textId="77777777" w:rsidR="003E657C" w:rsidRPr="00922713" w:rsidRDefault="003E657C">
      <w:pPr>
        <w:spacing w:line="276" w:lineRule="auto"/>
        <w:jc w:val="both"/>
        <w:rPr>
          <w:rFonts w:ascii="Arial" w:hAnsi="Arial" w:cs="Arial"/>
          <w:sz w:val="22"/>
          <w:szCs w:val="22"/>
          <w:lang w:val="sv-SE"/>
          <w:rPrChange w:id="6107" w:author="Syahrani Rachmawati Sadino" w:date="2025-01-31T14:35:00Z">
            <w:rPr>
              <w:rFonts w:asciiTheme="minorBidi" w:hAnsiTheme="minorBidi" w:cstheme="minorBidi"/>
              <w:sz w:val="22"/>
              <w:szCs w:val="22"/>
              <w:lang w:val="sv-SE"/>
            </w:rPr>
          </w:rPrChange>
        </w:rPr>
      </w:pPr>
    </w:p>
    <w:p w14:paraId="3D3E7214" w14:textId="6163B786" w:rsidR="003E657C" w:rsidRPr="00922713" w:rsidRDefault="00976001">
      <w:pPr>
        <w:pStyle w:val="ListParagraph"/>
        <w:numPr>
          <w:ilvl w:val="0"/>
          <w:numId w:val="70"/>
        </w:numPr>
        <w:spacing w:line="276" w:lineRule="auto"/>
        <w:ind w:left="426" w:hanging="426"/>
        <w:rPr>
          <w:rFonts w:ascii="Arial" w:hAnsi="Arial" w:cs="Arial"/>
          <w:sz w:val="22"/>
          <w:szCs w:val="22"/>
          <w:lang w:val="sv-SE"/>
          <w:rPrChange w:id="6108" w:author="Syahrani Rachmawati Sadino" w:date="2025-01-31T14:35:00Z">
            <w:rPr>
              <w:rFonts w:asciiTheme="minorBidi" w:hAnsiTheme="minorBidi" w:cstheme="minorBidi"/>
              <w:sz w:val="22"/>
              <w:szCs w:val="22"/>
              <w:lang w:val="sv-SE"/>
            </w:rPr>
          </w:rPrChange>
        </w:rPr>
      </w:pPr>
      <w:r w:rsidRPr="00922713">
        <w:rPr>
          <w:rFonts w:ascii="Arial" w:hAnsi="Arial" w:cs="Arial"/>
          <w:b/>
          <w:sz w:val="22"/>
          <w:szCs w:val="22"/>
          <w:lang w:val="en-ID"/>
          <w:rPrChange w:id="6109" w:author="Syahrani Rachmawati Sadino" w:date="2025-01-31T14:35:00Z">
            <w:rPr>
              <w:rFonts w:asciiTheme="minorBidi" w:hAnsiTheme="minorBidi" w:cstheme="minorBidi"/>
              <w:b/>
              <w:sz w:val="22"/>
              <w:szCs w:val="22"/>
              <w:lang w:val="en-ID"/>
            </w:rPr>
          </w:rPrChange>
        </w:rPr>
        <w:t xml:space="preserve">JENIS DAN </w:t>
      </w:r>
      <w:r w:rsidRPr="00922713">
        <w:rPr>
          <w:rFonts w:ascii="Arial" w:hAnsi="Arial" w:cs="Arial"/>
          <w:b/>
          <w:sz w:val="22"/>
          <w:szCs w:val="22"/>
          <w:lang w:val="sv-SE"/>
          <w:rPrChange w:id="6110" w:author="Syahrani Rachmawati Sadino" w:date="2025-01-31T14:35:00Z">
            <w:rPr>
              <w:rFonts w:asciiTheme="minorBidi" w:hAnsiTheme="minorBidi" w:cstheme="minorBidi"/>
              <w:b/>
              <w:sz w:val="22"/>
              <w:szCs w:val="22"/>
              <w:lang w:val="sv-SE"/>
            </w:rPr>
          </w:rPrChange>
        </w:rPr>
        <w:t>BIAYA PELAYANAN KESEHATAN</w:t>
      </w:r>
    </w:p>
    <w:p w14:paraId="50E05AFD" w14:textId="4A0F7945" w:rsidR="00682134" w:rsidRPr="00922713" w:rsidRDefault="00125532">
      <w:pPr>
        <w:pStyle w:val="ListParagraph"/>
        <w:numPr>
          <w:ilvl w:val="3"/>
          <w:numId w:val="38"/>
        </w:numPr>
        <w:spacing w:line="276" w:lineRule="auto"/>
        <w:ind w:left="851" w:hanging="425"/>
        <w:contextualSpacing w:val="0"/>
        <w:rPr>
          <w:rFonts w:ascii="Arial" w:hAnsi="Arial" w:cs="Arial"/>
          <w:sz w:val="22"/>
          <w:szCs w:val="22"/>
          <w:lang w:val="sv-SE"/>
          <w:rPrChange w:id="6111" w:author="Syahrani Rachmawati Sadino" w:date="2025-01-31T14:35:00Z">
            <w:rPr>
              <w:rFonts w:asciiTheme="minorBidi" w:hAnsiTheme="minorBidi" w:cstheme="minorBidi"/>
              <w:sz w:val="22"/>
              <w:szCs w:val="22"/>
              <w:lang w:val="sv-SE"/>
            </w:rPr>
          </w:rPrChange>
        </w:rPr>
      </w:pPr>
      <w:r w:rsidRPr="00922713">
        <w:rPr>
          <w:rFonts w:ascii="Arial" w:hAnsi="Arial" w:cs="Arial"/>
          <w:b/>
          <w:sz w:val="22"/>
          <w:szCs w:val="22"/>
          <w:lang w:val="sv-SE"/>
          <w:rPrChange w:id="6112" w:author="Syahrani Rachmawati Sadino" w:date="2025-01-31T14:35:00Z">
            <w:rPr>
              <w:rFonts w:asciiTheme="minorBidi" w:hAnsiTheme="minorBidi" w:cstheme="minorBidi"/>
              <w:b/>
              <w:sz w:val="22"/>
              <w:szCs w:val="22"/>
              <w:lang w:val="sv-SE"/>
            </w:rPr>
          </w:rPrChange>
        </w:rPr>
        <w:t xml:space="preserve">RAWAT JALAN </w:t>
      </w:r>
      <w:r w:rsidR="003E657C" w:rsidRPr="00922713">
        <w:rPr>
          <w:rFonts w:ascii="Arial" w:hAnsi="Arial" w:cs="Arial"/>
          <w:b/>
          <w:sz w:val="22"/>
          <w:szCs w:val="22"/>
          <w:lang w:val="sv-SE"/>
          <w:rPrChange w:id="6113" w:author="Syahrani Rachmawati Sadino" w:date="2025-01-31T14:35:00Z">
            <w:rPr>
              <w:rFonts w:asciiTheme="minorBidi" w:hAnsiTheme="minorBidi" w:cstheme="minorBidi"/>
              <w:b/>
              <w:sz w:val="22"/>
              <w:szCs w:val="22"/>
              <w:lang w:val="sv-SE"/>
            </w:rPr>
          </w:rPrChange>
        </w:rPr>
        <w:t xml:space="preserve">TINGKAT </w:t>
      </w:r>
      <w:r w:rsidRPr="00922713">
        <w:rPr>
          <w:rFonts w:ascii="Arial" w:hAnsi="Arial" w:cs="Arial"/>
          <w:b/>
          <w:sz w:val="22"/>
          <w:szCs w:val="22"/>
          <w:lang w:val="sv-SE"/>
          <w:rPrChange w:id="6114" w:author="Syahrani Rachmawati Sadino" w:date="2025-01-31T14:35:00Z">
            <w:rPr>
              <w:rFonts w:asciiTheme="minorBidi" w:hAnsiTheme="minorBidi" w:cstheme="minorBidi"/>
              <w:b/>
              <w:sz w:val="22"/>
              <w:szCs w:val="22"/>
              <w:lang w:val="sv-SE"/>
            </w:rPr>
          </w:rPrChange>
        </w:rPr>
        <w:t>PERTAMA (RJ</w:t>
      </w:r>
      <w:r w:rsidR="003E657C" w:rsidRPr="00922713">
        <w:rPr>
          <w:rFonts w:ascii="Arial" w:hAnsi="Arial" w:cs="Arial"/>
          <w:b/>
          <w:sz w:val="22"/>
          <w:szCs w:val="22"/>
          <w:lang w:val="sv-SE"/>
          <w:rPrChange w:id="6115" w:author="Syahrani Rachmawati Sadino" w:date="2025-01-31T14:35:00Z">
            <w:rPr>
              <w:rFonts w:asciiTheme="minorBidi" w:hAnsiTheme="minorBidi" w:cstheme="minorBidi"/>
              <w:b/>
              <w:sz w:val="22"/>
              <w:szCs w:val="22"/>
              <w:lang w:val="sv-SE"/>
            </w:rPr>
          </w:rPrChange>
        </w:rPr>
        <w:t>T</w:t>
      </w:r>
      <w:r w:rsidRPr="00922713">
        <w:rPr>
          <w:rFonts w:ascii="Arial" w:hAnsi="Arial" w:cs="Arial"/>
          <w:b/>
          <w:sz w:val="22"/>
          <w:szCs w:val="22"/>
          <w:lang w:val="sv-SE"/>
          <w:rPrChange w:id="6116" w:author="Syahrani Rachmawati Sadino" w:date="2025-01-31T14:35:00Z">
            <w:rPr>
              <w:rFonts w:asciiTheme="minorBidi" w:hAnsiTheme="minorBidi" w:cstheme="minorBidi"/>
              <w:b/>
              <w:sz w:val="22"/>
              <w:szCs w:val="22"/>
              <w:lang w:val="sv-SE"/>
            </w:rPr>
          </w:rPrChange>
        </w:rPr>
        <w:t>P)</w:t>
      </w:r>
    </w:p>
    <w:p w14:paraId="3F14317C" w14:textId="03C83464" w:rsidR="00682134" w:rsidRPr="00922713" w:rsidDel="0093406C" w:rsidRDefault="00682134">
      <w:pPr>
        <w:pStyle w:val="ListParagraph"/>
        <w:numPr>
          <w:ilvl w:val="3"/>
          <w:numId w:val="36"/>
        </w:numPr>
        <w:spacing w:line="276" w:lineRule="auto"/>
        <w:ind w:left="1276" w:hanging="425"/>
        <w:rPr>
          <w:del w:id="6117" w:author="Syahrani Rachmawati Sadino" w:date="2025-01-31T16:14:00Z"/>
          <w:rFonts w:ascii="Arial" w:hAnsi="Arial" w:cs="Arial"/>
          <w:b/>
          <w:sz w:val="22"/>
          <w:szCs w:val="22"/>
          <w:lang w:val="sv-SE"/>
          <w:rPrChange w:id="6118" w:author="Syahrani Rachmawati Sadino" w:date="2025-01-31T14:35:00Z">
            <w:rPr>
              <w:del w:id="6119" w:author="Syahrani Rachmawati Sadino" w:date="2025-01-31T16:14:00Z"/>
              <w:rFonts w:asciiTheme="minorBidi" w:hAnsiTheme="minorBidi" w:cstheme="minorBidi"/>
              <w:b/>
              <w:sz w:val="22"/>
              <w:szCs w:val="22"/>
              <w:lang w:val="sv-SE"/>
            </w:rPr>
          </w:rPrChange>
        </w:rPr>
      </w:pPr>
      <w:del w:id="6120" w:author="Syahrani Rachmawati Sadino" w:date="2025-01-31T16:14:00Z">
        <w:r w:rsidRPr="00922713" w:rsidDel="0093406C">
          <w:rPr>
            <w:rFonts w:ascii="Arial" w:hAnsi="Arial" w:cs="Arial"/>
            <w:b/>
            <w:sz w:val="22"/>
            <w:szCs w:val="22"/>
            <w:lang w:val="sv-SE"/>
            <w:rPrChange w:id="6121" w:author="Syahrani Rachmawati Sadino" w:date="2025-01-31T14:35:00Z">
              <w:rPr>
                <w:rFonts w:asciiTheme="minorBidi" w:hAnsiTheme="minorBidi" w:cstheme="minorBidi"/>
                <w:b/>
                <w:sz w:val="22"/>
                <w:szCs w:val="22"/>
                <w:lang w:val="sv-SE"/>
              </w:rPr>
            </w:rPrChange>
          </w:rPr>
          <w:delText xml:space="preserve">Kapitasi </w:delText>
        </w:r>
      </w:del>
    </w:p>
    <w:p w14:paraId="04BB41E2" w14:textId="648E3717" w:rsidR="00682134" w:rsidRPr="00922713" w:rsidDel="0093406C" w:rsidRDefault="00682134">
      <w:pPr>
        <w:pStyle w:val="ListParagraph"/>
        <w:numPr>
          <w:ilvl w:val="0"/>
          <w:numId w:val="45"/>
        </w:numPr>
        <w:spacing w:line="276" w:lineRule="auto"/>
        <w:ind w:left="1701" w:hanging="425"/>
        <w:rPr>
          <w:del w:id="6122" w:author="Syahrani Rachmawati Sadino" w:date="2025-01-31T16:14:00Z"/>
          <w:rFonts w:ascii="Arial" w:hAnsi="Arial" w:cs="Arial"/>
          <w:b/>
          <w:sz w:val="22"/>
          <w:szCs w:val="22"/>
          <w:lang w:val="sv-SE"/>
          <w:rPrChange w:id="6123" w:author="Syahrani Rachmawati Sadino" w:date="2025-01-31T14:35:00Z">
            <w:rPr>
              <w:del w:id="6124" w:author="Syahrani Rachmawati Sadino" w:date="2025-01-31T16:14:00Z"/>
              <w:rFonts w:asciiTheme="minorBidi" w:hAnsiTheme="minorBidi" w:cstheme="minorBidi"/>
              <w:b/>
              <w:sz w:val="22"/>
              <w:szCs w:val="22"/>
              <w:lang w:val="sv-SE"/>
            </w:rPr>
          </w:rPrChange>
        </w:rPr>
      </w:pPr>
      <w:del w:id="6125" w:author="Syahrani Rachmawati Sadino" w:date="2025-01-31T16:14:00Z">
        <w:r w:rsidRPr="00922713" w:rsidDel="0093406C">
          <w:rPr>
            <w:rFonts w:ascii="Arial" w:hAnsi="Arial" w:cs="Arial"/>
            <w:bCs/>
            <w:sz w:val="22"/>
            <w:szCs w:val="22"/>
            <w:lang w:val="sv-SE"/>
            <w:rPrChange w:id="6126" w:author="Syahrani Rachmawati Sadino" w:date="2025-01-31T14:35:00Z">
              <w:rPr>
                <w:rFonts w:asciiTheme="minorBidi" w:hAnsiTheme="minorBidi" w:cstheme="minorBidi"/>
                <w:bCs/>
                <w:sz w:val="22"/>
                <w:szCs w:val="22"/>
                <w:lang w:val="sv-SE"/>
              </w:rPr>
            </w:rPrChange>
          </w:rPr>
          <w:delText xml:space="preserve">Kapitasi berlaku bagi Peserta BRI Life yang terdaftar pada </w:delText>
        </w:r>
        <w:r w:rsidRPr="00922713" w:rsidDel="0093406C">
          <w:rPr>
            <w:rFonts w:ascii="Arial" w:hAnsi="Arial" w:cs="Arial"/>
            <w:b/>
            <w:bCs/>
            <w:sz w:val="22"/>
            <w:szCs w:val="22"/>
            <w:lang w:val="sv-SE"/>
            <w:rPrChange w:id="6127" w:author="Syahrani Rachmawati Sadino" w:date="2025-01-31T14:35:00Z">
              <w:rPr>
                <w:rFonts w:asciiTheme="minorBidi" w:hAnsiTheme="minorBidi" w:cstheme="minorBidi"/>
                <w:b/>
                <w:bCs/>
                <w:sz w:val="22"/>
                <w:szCs w:val="22"/>
                <w:lang w:val="sv-SE"/>
              </w:rPr>
            </w:rPrChange>
          </w:rPr>
          <w:delText>PIHAK KEDUA</w:delText>
        </w:r>
        <w:r w:rsidRPr="00922713" w:rsidDel="0093406C">
          <w:rPr>
            <w:rFonts w:ascii="Arial" w:hAnsi="Arial" w:cs="Arial"/>
            <w:bCs/>
            <w:sz w:val="22"/>
            <w:szCs w:val="22"/>
            <w:lang w:val="sv-SE"/>
            <w:rPrChange w:id="6128" w:author="Syahrani Rachmawati Sadino" w:date="2025-01-31T14:35:00Z">
              <w:rPr>
                <w:rFonts w:asciiTheme="minorBidi" w:hAnsiTheme="minorBidi" w:cstheme="minorBidi"/>
                <w:bCs/>
                <w:sz w:val="22"/>
                <w:szCs w:val="22"/>
                <w:lang w:val="sv-SE"/>
              </w:rPr>
            </w:rPrChange>
          </w:rPr>
          <w:delText>, dengan perhitungan jumlah Peserta BRI Life dikalikan dengan besaran tarif per kapitasi</w:delText>
        </w:r>
        <w:r w:rsidRPr="00922713" w:rsidDel="0093406C">
          <w:rPr>
            <w:rFonts w:ascii="Arial" w:hAnsi="Arial" w:cs="Arial"/>
            <w:bCs/>
            <w:sz w:val="22"/>
            <w:szCs w:val="22"/>
            <w:lang w:val="id-ID"/>
            <w:rPrChange w:id="6129" w:author="Syahrani Rachmawati Sadino" w:date="2025-01-31T14:35:00Z">
              <w:rPr>
                <w:rFonts w:asciiTheme="minorBidi" w:hAnsiTheme="minorBidi" w:cstheme="minorBidi"/>
                <w:bCs/>
                <w:sz w:val="22"/>
                <w:szCs w:val="22"/>
                <w:lang w:val="id-ID"/>
              </w:rPr>
            </w:rPrChange>
          </w:rPr>
          <w:delText xml:space="preserve"> </w:delText>
        </w:r>
        <w:r w:rsidRPr="00922713" w:rsidDel="0093406C">
          <w:rPr>
            <w:rFonts w:ascii="Arial" w:hAnsi="Arial" w:cs="Arial"/>
            <w:bCs/>
            <w:sz w:val="22"/>
            <w:szCs w:val="22"/>
            <w:lang w:val="sv-SE"/>
            <w:rPrChange w:id="6130" w:author="Syahrani Rachmawati Sadino" w:date="2025-01-31T14:35:00Z">
              <w:rPr>
                <w:rFonts w:asciiTheme="minorBidi" w:hAnsiTheme="minorBidi" w:cstheme="minorBidi"/>
                <w:bCs/>
                <w:sz w:val="22"/>
                <w:szCs w:val="22"/>
                <w:lang w:val="sv-SE"/>
              </w:rPr>
            </w:rPrChange>
          </w:rPr>
          <w:delText>per bulan yaitu:</w:delText>
        </w:r>
      </w:del>
    </w:p>
    <w:p w14:paraId="1EDB3ACB" w14:textId="38430BE2" w:rsidR="00682134" w:rsidRPr="00922713" w:rsidDel="0093406C" w:rsidRDefault="00682134">
      <w:pPr>
        <w:pStyle w:val="ListParagraph"/>
        <w:numPr>
          <w:ilvl w:val="1"/>
          <w:numId w:val="7"/>
        </w:numPr>
        <w:tabs>
          <w:tab w:val="clear" w:pos="2520"/>
        </w:tabs>
        <w:spacing w:line="276" w:lineRule="auto"/>
        <w:ind w:left="2127" w:hanging="425"/>
        <w:rPr>
          <w:del w:id="6131" w:author="Syahrani Rachmawati Sadino" w:date="2025-01-31T16:14:00Z"/>
          <w:rFonts w:ascii="Arial" w:hAnsi="Arial" w:cs="Arial"/>
          <w:sz w:val="22"/>
          <w:szCs w:val="22"/>
          <w:rPrChange w:id="6132" w:author="Syahrani Rachmawati Sadino" w:date="2025-01-31T14:35:00Z">
            <w:rPr>
              <w:del w:id="6133" w:author="Syahrani Rachmawati Sadino" w:date="2025-01-31T16:14:00Z"/>
              <w:rFonts w:asciiTheme="minorBidi" w:hAnsiTheme="minorBidi" w:cstheme="minorBidi"/>
              <w:sz w:val="22"/>
              <w:szCs w:val="22"/>
            </w:rPr>
          </w:rPrChange>
        </w:rPr>
        <w:pPrChange w:id="6134" w:author="Syahrani Rachmawati Sadino" w:date="2025-01-31T15:00:00Z">
          <w:pPr>
            <w:pStyle w:val="ListParagraph"/>
            <w:numPr>
              <w:ilvl w:val="1"/>
              <w:numId w:val="7"/>
            </w:numPr>
            <w:tabs>
              <w:tab w:val="num" w:pos="2520"/>
            </w:tabs>
            <w:spacing w:line="276" w:lineRule="auto"/>
            <w:ind w:left="2127" w:hanging="425"/>
          </w:pPr>
        </w:pPrChange>
      </w:pPr>
      <w:del w:id="6135" w:author="Syahrani Rachmawati Sadino" w:date="2025-01-31T16:14:00Z">
        <w:r w:rsidRPr="00922713" w:rsidDel="0093406C">
          <w:rPr>
            <w:rFonts w:ascii="Arial" w:hAnsi="Arial" w:cs="Arial"/>
            <w:sz w:val="22"/>
            <w:szCs w:val="22"/>
            <w:rPrChange w:id="6136" w:author="Syahrani Rachmawati Sadino" w:date="2025-01-31T14:35:00Z">
              <w:rPr>
                <w:rFonts w:asciiTheme="minorBidi" w:hAnsiTheme="minorBidi" w:cstheme="minorBidi"/>
                <w:sz w:val="22"/>
                <w:szCs w:val="22"/>
              </w:rPr>
            </w:rPrChange>
          </w:rPr>
          <w:delText>Jasa Rp _____,- (_____ Rupiah)</w:delText>
        </w:r>
      </w:del>
    </w:p>
    <w:p w14:paraId="5B6B405B" w14:textId="47CBD31D" w:rsidR="00682134" w:rsidRPr="00922713" w:rsidDel="0093406C" w:rsidRDefault="00682134">
      <w:pPr>
        <w:pStyle w:val="ListParagraph"/>
        <w:spacing w:line="276" w:lineRule="auto"/>
        <w:ind w:left="2127"/>
        <w:rPr>
          <w:del w:id="6137" w:author="Syahrani Rachmawati Sadino" w:date="2025-01-31T16:14:00Z"/>
          <w:rFonts w:ascii="Arial" w:hAnsi="Arial" w:cs="Arial"/>
          <w:bCs/>
          <w:sz w:val="22"/>
          <w:szCs w:val="22"/>
          <w:lang w:val="sv-SE"/>
          <w:rPrChange w:id="6138" w:author="Syahrani Rachmawati Sadino" w:date="2025-01-31T14:35:00Z">
            <w:rPr>
              <w:del w:id="6139" w:author="Syahrani Rachmawati Sadino" w:date="2025-01-31T16:14:00Z"/>
              <w:rFonts w:asciiTheme="minorBidi" w:hAnsiTheme="minorBidi" w:cstheme="minorBidi"/>
              <w:bCs/>
              <w:sz w:val="22"/>
              <w:szCs w:val="22"/>
              <w:lang w:val="sv-SE"/>
            </w:rPr>
          </w:rPrChange>
        </w:rPr>
      </w:pPr>
      <w:del w:id="6140" w:author="Syahrani Rachmawati Sadino" w:date="2025-01-31T16:14:00Z">
        <w:r w:rsidRPr="00922713" w:rsidDel="0093406C">
          <w:rPr>
            <w:rFonts w:ascii="Arial" w:hAnsi="Arial" w:cs="Arial"/>
            <w:sz w:val="22"/>
            <w:szCs w:val="22"/>
            <w:lang w:val="sv-SE"/>
            <w:rPrChange w:id="6141" w:author="Syahrani Rachmawati Sadino" w:date="2025-01-31T14:35:00Z">
              <w:rPr>
                <w:rFonts w:asciiTheme="minorBidi" w:hAnsiTheme="minorBidi" w:cstheme="minorBidi"/>
                <w:sz w:val="22"/>
                <w:szCs w:val="22"/>
                <w:lang w:val="sv-SE"/>
              </w:rPr>
            </w:rPrChange>
          </w:rPr>
          <w:delText xml:space="preserve">termasuk </w:delText>
        </w:r>
        <w:r w:rsidRPr="00922713" w:rsidDel="0093406C">
          <w:rPr>
            <w:rFonts w:ascii="Arial" w:hAnsi="Arial" w:cs="Arial"/>
            <w:bCs/>
            <w:sz w:val="22"/>
            <w:szCs w:val="22"/>
            <w:lang w:val="sv-SE"/>
            <w:rPrChange w:id="6142" w:author="Syahrani Rachmawati Sadino" w:date="2025-01-31T14:35:00Z">
              <w:rPr>
                <w:rFonts w:asciiTheme="minorBidi" w:hAnsiTheme="minorBidi" w:cstheme="minorBidi"/>
                <w:bCs/>
                <w:sz w:val="22"/>
                <w:szCs w:val="22"/>
                <w:lang w:val="sv-SE"/>
              </w:rPr>
            </w:rPrChange>
          </w:rPr>
          <w:delText>Pajak Penghasilan (PPh) sesuai ketentuan perpajakan yang berlaku.</w:delText>
        </w:r>
      </w:del>
    </w:p>
    <w:p w14:paraId="3C90CF41" w14:textId="35AF65FB" w:rsidR="00682134" w:rsidRPr="00922713" w:rsidDel="0093406C" w:rsidRDefault="00682134">
      <w:pPr>
        <w:pStyle w:val="ListParagraph"/>
        <w:numPr>
          <w:ilvl w:val="1"/>
          <w:numId w:val="7"/>
        </w:numPr>
        <w:tabs>
          <w:tab w:val="clear" w:pos="2520"/>
        </w:tabs>
        <w:spacing w:line="276" w:lineRule="auto"/>
        <w:ind w:left="2127" w:hanging="425"/>
        <w:rPr>
          <w:del w:id="6143" w:author="Syahrani Rachmawati Sadino" w:date="2025-01-31T16:14:00Z"/>
          <w:rFonts w:ascii="Arial" w:hAnsi="Arial" w:cs="Arial"/>
          <w:bCs/>
          <w:sz w:val="22"/>
          <w:szCs w:val="22"/>
          <w:lang w:val="sv-SE"/>
          <w:rPrChange w:id="6144" w:author="Syahrani Rachmawati Sadino" w:date="2025-01-31T14:35:00Z">
            <w:rPr>
              <w:del w:id="6145" w:author="Syahrani Rachmawati Sadino" w:date="2025-01-31T16:14:00Z"/>
              <w:rFonts w:asciiTheme="minorBidi" w:hAnsiTheme="minorBidi" w:cstheme="minorBidi"/>
              <w:bCs/>
              <w:sz w:val="22"/>
              <w:szCs w:val="22"/>
              <w:lang w:val="sv-SE"/>
            </w:rPr>
          </w:rPrChange>
        </w:rPr>
        <w:pPrChange w:id="6146" w:author="Syahrani Rachmawati Sadino" w:date="2025-01-31T15:00:00Z">
          <w:pPr>
            <w:pStyle w:val="ListParagraph"/>
            <w:numPr>
              <w:ilvl w:val="1"/>
              <w:numId w:val="7"/>
            </w:numPr>
            <w:tabs>
              <w:tab w:val="num" w:pos="2520"/>
            </w:tabs>
            <w:spacing w:line="276" w:lineRule="auto"/>
            <w:ind w:left="2127" w:hanging="425"/>
          </w:pPr>
        </w:pPrChange>
      </w:pPr>
      <w:del w:id="6147" w:author="Syahrani Rachmawati Sadino" w:date="2025-01-31T16:14:00Z">
        <w:r w:rsidRPr="00922713" w:rsidDel="0093406C">
          <w:rPr>
            <w:rFonts w:ascii="Arial" w:hAnsi="Arial" w:cs="Arial"/>
            <w:bCs/>
            <w:sz w:val="22"/>
            <w:szCs w:val="22"/>
            <w:lang w:val="sv-SE"/>
            <w:rPrChange w:id="6148" w:author="Syahrani Rachmawati Sadino" w:date="2025-01-31T14:35:00Z">
              <w:rPr>
                <w:rFonts w:asciiTheme="minorBidi" w:hAnsiTheme="minorBidi" w:cstheme="minorBidi"/>
                <w:bCs/>
                <w:sz w:val="22"/>
                <w:szCs w:val="22"/>
                <w:lang w:val="sv-SE"/>
              </w:rPr>
            </w:rPrChange>
          </w:rPr>
          <w:delText>Obat Rp</w:delText>
        </w:r>
        <w:r w:rsidRPr="00922713" w:rsidDel="0093406C">
          <w:rPr>
            <w:rFonts w:ascii="Arial" w:hAnsi="Arial" w:cs="Arial"/>
            <w:bCs/>
            <w:sz w:val="22"/>
            <w:szCs w:val="22"/>
            <w:lang w:val="id-ID"/>
            <w:rPrChange w:id="6149" w:author="Syahrani Rachmawati Sadino" w:date="2025-01-31T14:35:00Z">
              <w:rPr>
                <w:rFonts w:asciiTheme="minorBidi" w:hAnsiTheme="minorBidi" w:cstheme="minorBidi"/>
                <w:bCs/>
                <w:sz w:val="22"/>
                <w:szCs w:val="22"/>
                <w:lang w:val="id-ID"/>
              </w:rPr>
            </w:rPrChange>
          </w:rPr>
          <w:delText xml:space="preserve"> </w:delText>
        </w:r>
        <w:r w:rsidRPr="00922713" w:rsidDel="0093406C">
          <w:rPr>
            <w:rFonts w:ascii="Arial" w:hAnsi="Arial" w:cs="Arial"/>
            <w:sz w:val="22"/>
            <w:szCs w:val="22"/>
            <w:rPrChange w:id="6150" w:author="Syahrani Rachmawati Sadino" w:date="2025-01-31T14:35:00Z">
              <w:rPr>
                <w:rFonts w:asciiTheme="minorBidi" w:hAnsiTheme="minorBidi" w:cstheme="minorBidi"/>
                <w:sz w:val="22"/>
                <w:szCs w:val="22"/>
              </w:rPr>
            </w:rPrChange>
          </w:rPr>
          <w:delText>_____,-</w:delText>
        </w:r>
        <w:r w:rsidRPr="00922713" w:rsidDel="0093406C">
          <w:rPr>
            <w:rFonts w:ascii="Arial" w:hAnsi="Arial" w:cs="Arial"/>
            <w:bCs/>
            <w:sz w:val="22"/>
            <w:szCs w:val="22"/>
            <w:lang w:val="sv-SE"/>
            <w:rPrChange w:id="6151" w:author="Syahrani Rachmawati Sadino" w:date="2025-01-31T14:35:00Z">
              <w:rPr>
                <w:rFonts w:asciiTheme="minorBidi" w:hAnsiTheme="minorBidi" w:cstheme="minorBidi"/>
                <w:bCs/>
                <w:sz w:val="22"/>
                <w:szCs w:val="22"/>
                <w:lang w:val="sv-SE"/>
              </w:rPr>
            </w:rPrChange>
          </w:rPr>
          <w:delText xml:space="preserve"> (</w:delText>
        </w:r>
        <w:r w:rsidRPr="00922713" w:rsidDel="0093406C">
          <w:rPr>
            <w:rFonts w:ascii="Arial" w:hAnsi="Arial" w:cs="Arial"/>
            <w:sz w:val="22"/>
            <w:szCs w:val="22"/>
            <w:rPrChange w:id="6152" w:author="Syahrani Rachmawati Sadino" w:date="2025-01-31T14:35:00Z">
              <w:rPr>
                <w:rFonts w:asciiTheme="minorBidi" w:hAnsiTheme="minorBidi" w:cstheme="minorBidi"/>
                <w:sz w:val="22"/>
                <w:szCs w:val="22"/>
              </w:rPr>
            </w:rPrChange>
          </w:rPr>
          <w:delText xml:space="preserve">_____ </w:delText>
        </w:r>
        <w:r w:rsidRPr="00922713" w:rsidDel="0093406C">
          <w:rPr>
            <w:rFonts w:ascii="Arial" w:hAnsi="Arial" w:cs="Arial"/>
            <w:bCs/>
            <w:sz w:val="22"/>
            <w:szCs w:val="22"/>
            <w:lang w:val="sv-SE"/>
            <w:rPrChange w:id="6153" w:author="Syahrani Rachmawati Sadino" w:date="2025-01-31T14:35:00Z">
              <w:rPr>
                <w:rFonts w:asciiTheme="minorBidi" w:hAnsiTheme="minorBidi" w:cstheme="minorBidi"/>
                <w:bCs/>
                <w:sz w:val="22"/>
                <w:szCs w:val="22"/>
                <w:lang w:val="sv-SE"/>
              </w:rPr>
            </w:rPrChange>
          </w:rPr>
          <w:delText>Rupiah)</w:delText>
        </w:r>
      </w:del>
    </w:p>
    <w:p w14:paraId="1A6BD58B" w14:textId="77777777" w:rsidR="00682134" w:rsidRPr="00922713" w:rsidRDefault="00682134">
      <w:pPr>
        <w:pStyle w:val="ListParagraph"/>
        <w:spacing w:line="276" w:lineRule="auto"/>
        <w:ind w:left="1418" w:hanging="425"/>
        <w:rPr>
          <w:rFonts w:ascii="Arial" w:hAnsi="Arial" w:cs="Arial"/>
          <w:bCs/>
          <w:sz w:val="22"/>
          <w:szCs w:val="22"/>
          <w:lang w:val="sv-SE"/>
          <w:rPrChange w:id="6154" w:author="Syahrani Rachmawati Sadino" w:date="2025-01-31T14:35:00Z">
            <w:rPr>
              <w:rFonts w:asciiTheme="minorBidi" w:hAnsiTheme="minorBidi" w:cstheme="minorBidi"/>
              <w:bCs/>
              <w:sz w:val="22"/>
              <w:szCs w:val="22"/>
              <w:lang w:val="sv-SE"/>
            </w:rPr>
          </w:rPrChange>
        </w:rPr>
      </w:pPr>
    </w:p>
    <w:p w14:paraId="35EC02AC" w14:textId="1919AA73" w:rsidR="00682134" w:rsidRPr="00922713" w:rsidRDefault="00682134">
      <w:pPr>
        <w:pStyle w:val="ListParagraph"/>
        <w:numPr>
          <w:ilvl w:val="3"/>
          <w:numId w:val="36"/>
        </w:numPr>
        <w:spacing w:line="276" w:lineRule="auto"/>
        <w:ind w:left="1701" w:hanging="425"/>
        <w:rPr>
          <w:rFonts w:ascii="Arial" w:hAnsi="Arial" w:cs="Arial"/>
          <w:b/>
          <w:sz w:val="22"/>
          <w:szCs w:val="22"/>
          <w:lang w:val="en-ID"/>
          <w:rPrChange w:id="6155" w:author="Syahrani Rachmawati Sadino" w:date="2025-01-31T14:35:00Z">
            <w:rPr>
              <w:rFonts w:asciiTheme="minorBidi" w:hAnsiTheme="minorBidi" w:cstheme="minorBidi"/>
              <w:b/>
              <w:sz w:val="22"/>
              <w:szCs w:val="22"/>
              <w:lang w:val="en-ID"/>
            </w:rPr>
          </w:rPrChange>
        </w:rPr>
      </w:pPr>
      <w:r w:rsidRPr="00922713">
        <w:rPr>
          <w:rFonts w:ascii="Arial" w:hAnsi="Arial" w:cs="Arial"/>
          <w:b/>
          <w:i/>
          <w:sz w:val="22"/>
          <w:szCs w:val="22"/>
          <w:lang w:val="en-ID"/>
          <w:rPrChange w:id="6156" w:author="Syahrani Rachmawati Sadino" w:date="2025-01-31T14:35:00Z">
            <w:rPr>
              <w:rFonts w:asciiTheme="minorBidi" w:hAnsiTheme="minorBidi" w:cstheme="minorBidi"/>
              <w:b/>
              <w:i/>
              <w:sz w:val="22"/>
              <w:szCs w:val="22"/>
              <w:lang w:val="en-ID"/>
            </w:rPr>
          </w:rPrChange>
        </w:rPr>
        <w:t>Fee For Service</w:t>
      </w:r>
      <w:ins w:id="6157" w:author="Syahrani Rachmawati Sadino" w:date="2025-01-31T16:14:00Z">
        <w:r w:rsidR="0093406C">
          <w:rPr>
            <w:rFonts w:ascii="Arial" w:hAnsi="Arial" w:cs="Arial"/>
            <w:color w:val="FF0000"/>
            <w:sz w:val="22"/>
            <w:szCs w:val="22"/>
            <w:lang w:val="en-ID"/>
          </w:rPr>
          <w:t xml:space="preserve"> </w:t>
        </w:r>
      </w:ins>
      <w:del w:id="6158" w:author="Syahrani Rachmawati Sadino" w:date="2025-01-31T16:14:00Z">
        <w:r w:rsidRPr="00922713" w:rsidDel="0093406C">
          <w:rPr>
            <w:rFonts w:ascii="Arial" w:hAnsi="Arial" w:cs="Arial"/>
            <w:b/>
            <w:i/>
            <w:sz w:val="22"/>
            <w:szCs w:val="22"/>
            <w:lang w:val="en-ID"/>
            <w:rPrChange w:id="6159" w:author="Syahrani Rachmawati Sadino" w:date="2025-01-31T14:35:00Z">
              <w:rPr>
                <w:rFonts w:asciiTheme="minorBidi" w:hAnsiTheme="minorBidi" w:cstheme="minorBidi"/>
                <w:b/>
                <w:i/>
                <w:sz w:val="22"/>
                <w:szCs w:val="22"/>
                <w:lang w:val="en-ID"/>
              </w:rPr>
            </w:rPrChange>
          </w:rPr>
          <w:delText xml:space="preserve"> </w:delText>
        </w:r>
        <w:r w:rsidRPr="00922713" w:rsidDel="0093406C">
          <w:rPr>
            <w:rFonts w:ascii="Arial" w:hAnsi="Arial" w:cs="Arial"/>
            <w:color w:val="FF0000"/>
            <w:sz w:val="22"/>
            <w:szCs w:val="22"/>
            <w:lang w:val="en-ID"/>
            <w:rPrChange w:id="6160" w:author="Syahrani Rachmawati Sadino" w:date="2025-01-31T14:35:00Z">
              <w:rPr>
                <w:rFonts w:asciiTheme="minorBidi" w:hAnsiTheme="minorBidi" w:cstheme="minorBidi"/>
                <w:color w:val="FF0000"/>
                <w:sz w:val="22"/>
                <w:szCs w:val="22"/>
                <w:lang w:val="en-ID"/>
              </w:rPr>
            </w:rPrChange>
          </w:rPr>
          <w:delText>(hapus jika jenis pembayaran kapitasi)</w:delText>
        </w:r>
      </w:del>
    </w:p>
    <w:p w14:paraId="3A2F5DC5" w14:textId="131B4B9D" w:rsidR="00682134" w:rsidRPr="00922713" w:rsidDel="00844D5B" w:rsidRDefault="00682134">
      <w:pPr>
        <w:pStyle w:val="ListParagraph"/>
        <w:numPr>
          <w:ilvl w:val="0"/>
          <w:numId w:val="46"/>
        </w:numPr>
        <w:spacing w:line="276" w:lineRule="auto"/>
        <w:ind w:left="2127" w:hanging="426"/>
        <w:rPr>
          <w:del w:id="6161" w:author="ADMIN" w:date="2025-07-29T12:48:00Z" w16du:dateUtc="2025-07-29T05:48:00Z"/>
          <w:rFonts w:ascii="Arial" w:hAnsi="Arial" w:cs="Arial"/>
          <w:b/>
          <w:sz w:val="22"/>
          <w:szCs w:val="22"/>
          <w:rPrChange w:id="6162" w:author="Syahrani Rachmawati Sadino" w:date="2025-01-31T14:35:00Z">
            <w:rPr>
              <w:del w:id="6163" w:author="ADMIN" w:date="2025-07-29T12:48:00Z" w16du:dateUtc="2025-07-29T05:48:00Z"/>
              <w:rFonts w:asciiTheme="minorBidi" w:hAnsiTheme="minorBidi" w:cstheme="minorBidi"/>
              <w:b/>
              <w:sz w:val="22"/>
              <w:szCs w:val="22"/>
            </w:rPr>
          </w:rPrChange>
        </w:rPr>
      </w:pPr>
      <w:r w:rsidRPr="00922713">
        <w:rPr>
          <w:rFonts w:ascii="Arial" w:hAnsi="Arial" w:cs="Arial"/>
          <w:i/>
          <w:sz w:val="22"/>
          <w:szCs w:val="22"/>
          <w:lang w:val="sv-SE"/>
          <w:rPrChange w:id="6164" w:author="Syahrani Rachmawati Sadino" w:date="2025-01-31T14:35:00Z">
            <w:rPr>
              <w:rFonts w:asciiTheme="minorBidi" w:hAnsiTheme="minorBidi" w:cstheme="minorBidi"/>
              <w:i/>
              <w:sz w:val="22"/>
              <w:szCs w:val="22"/>
              <w:lang w:val="sv-SE"/>
            </w:rPr>
          </w:rPrChange>
        </w:rPr>
        <w:t>Fee For Service</w:t>
      </w:r>
      <w:r w:rsidRPr="00922713">
        <w:rPr>
          <w:rFonts w:ascii="Arial" w:hAnsi="Arial" w:cs="Arial"/>
          <w:sz w:val="22"/>
          <w:szCs w:val="22"/>
          <w:lang w:val="sv-SE"/>
          <w:rPrChange w:id="6165" w:author="Syahrani Rachmawati Sadino" w:date="2025-01-31T14:35:00Z">
            <w:rPr>
              <w:rFonts w:asciiTheme="minorBidi" w:hAnsiTheme="minorBidi" w:cstheme="minorBidi"/>
              <w:sz w:val="22"/>
              <w:szCs w:val="22"/>
              <w:lang w:val="sv-SE"/>
            </w:rPr>
          </w:rPrChange>
        </w:rPr>
        <w:t xml:space="preserve"> </w:t>
      </w:r>
      <w:r w:rsidRPr="00922713">
        <w:rPr>
          <w:rFonts w:ascii="Arial" w:hAnsi="Arial" w:cs="Arial"/>
          <w:bCs/>
          <w:sz w:val="22"/>
          <w:szCs w:val="22"/>
          <w:lang w:val="sv-SE"/>
          <w:rPrChange w:id="6166" w:author="Syahrani Rachmawati Sadino" w:date="2025-01-31T14:35:00Z">
            <w:rPr>
              <w:rFonts w:asciiTheme="minorBidi" w:hAnsiTheme="minorBidi" w:cstheme="minorBidi"/>
              <w:bCs/>
              <w:sz w:val="22"/>
              <w:szCs w:val="22"/>
              <w:lang w:val="sv-SE"/>
            </w:rPr>
          </w:rPrChange>
        </w:rPr>
        <w:t xml:space="preserve">berlaku bagi Peserta BRI Life </w:t>
      </w:r>
      <w:r w:rsidRPr="00922713">
        <w:rPr>
          <w:rFonts w:ascii="Arial" w:hAnsi="Arial" w:cs="Arial"/>
          <w:sz w:val="22"/>
          <w:szCs w:val="22"/>
          <w:lang w:val="sv-SE"/>
          <w:rPrChange w:id="6167" w:author="Syahrani Rachmawati Sadino" w:date="2025-01-31T14:35:00Z">
            <w:rPr>
              <w:rFonts w:asciiTheme="minorBidi" w:hAnsiTheme="minorBidi" w:cstheme="minorBidi"/>
              <w:sz w:val="22"/>
              <w:szCs w:val="22"/>
              <w:lang w:val="sv-SE"/>
            </w:rPr>
          </w:rPrChange>
        </w:rPr>
        <w:t xml:space="preserve">dengan </w:t>
      </w:r>
      <w:del w:id="6168" w:author="ADMIN" w:date="2025-07-29T12:48:00Z" w16du:dateUtc="2025-07-29T05:48:00Z">
        <w:r w:rsidRPr="00922713" w:rsidDel="00844D5B">
          <w:rPr>
            <w:rFonts w:ascii="Arial" w:hAnsi="Arial" w:cs="Arial"/>
            <w:sz w:val="22"/>
            <w:szCs w:val="22"/>
            <w:lang w:val="sv-SE"/>
            <w:rPrChange w:id="6169" w:author="Syahrani Rachmawati Sadino" w:date="2025-01-31T14:35:00Z">
              <w:rPr>
                <w:rFonts w:asciiTheme="minorBidi" w:hAnsiTheme="minorBidi" w:cstheme="minorBidi"/>
                <w:sz w:val="22"/>
                <w:szCs w:val="22"/>
                <w:lang w:val="sv-SE"/>
              </w:rPr>
            </w:rPrChange>
          </w:rPr>
          <w:delText>besaran nilai ganti per kunjungan sebesar Rp. ............,- (................... Rupiah), dengan rincian:</w:delText>
        </w:r>
      </w:del>
    </w:p>
    <w:p w14:paraId="462D2DE0" w14:textId="7295D510" w:rsidR="00682134" w:rsidRPr="00922713" w:rsidDel="00844D5B" w:rsidRDefault="00682134">
      <w:pPr>
        <w:pStyle w:val="ListParagraph"/>
        <w:numPr>
          <w:ilvl w:val="0"/>
          <w:numId w:val="47"/>
        </w:numPr>
        <w:tabs>
          <w:tab w:val="clear" w:pos="1440"/>
        </w:tabs>
        <w:spacing w:line="276" w:lineRule="auto"/>
        <w:ind w:left="2552" w:hanging="426"/>
        <w:rPr>
          <w:del w:id="6170" w:author="ADMIN" w:date="2025-07-29T12:48:00Z" w16du:dateUtc="2025-07-29T05:48:00Z"/>
          <w:rFonts w:ascii="Arial" w:hAnsi="Arial" w:cs="Arial"/>
          <w:sz w:val="22"/>
          <w:szCs w:val="22"/>
          <w:rPrChange w:id="6171" w:author="Syahrani Rachmawati Sadino" w:date="2025-01-31T14:35:00Z">
            <w:rPr>
              <w:del w:id="6172" w:author="ADMIN" w:date="2025-07-29T12:48:00Z" w16du:dateUtc="2025-07-29T05:48:00Z"/>
              <w:rFonts w:asciiTheme="minorBidi" w:hAnsiTheme="minorBidi" w:cstheme="minorBidi"/>
              <w:sz w:val="22"/>
              <w:szCs w:val="22"/>
            </w:rPr>
          </w:rPrChange>
        </w:rPr>
        <w:pPrChange w:id="6173" w:author="Syahrani Rachmawati Sadino" w:date="2025-01-31T15:00:00Z">
          <w:pPr>
            <w:pStyle w:val="ListParagraph"/>
            <w:numPr>
              <w:numId w:val="47"/>
            </w:numPr>
            <w:tabs>
              <w:tab w:val="num" w:pos="1440"/>
            </w:tabs>
            <w:spacing w:line="276" w:lineRule="auto"/>
            <w:ind w:left="2552" w:hanging="426"/>
          </w:pPr>
        </w:pPrChange>
      </w:pPr>
      <w:del w:id="6174" w:author="ADMIN" w:date="2025-07-29T12:48:00Z" w16du:dateUtc="2025-07-29T05:48:00Z">
        <w:r w:rsidRPr="00922713" w:rsidDel="00844D5B">
          <w:rPr>
            <w:rFonts w:ascii="Arial" w:hAnsi="Arial" w:cs="Arial"/>
            <w:sz w:val="22"/>
            <w:szCs w:val="22"/>
            <w:rPrChange w:id="6175" w:author="Syahrani Rachmawati Sadino" w:date="2025-01-31T14:35:00Z">
              <w:rPr>
                <w:rFonts w:asciiTheme="minorBidi" w:hAnsiTheme="minorBidi" w:cstheme="minorBidi"/>
                <w:sz w:val="22"/>
                <w:szCs w:val="22"/>
              </w:rPr>
            </w:rPrChange>
          </w:rPr>
          <w:delText>Jasa Rp _____,- (_____ Rupiah)</w:delText>
        </w:r>
      </w:del>
    </w:p>
    <w:p w14:paraId="4E45C603" w14:textId="5B7DADEE" w:rsidR="00682134" w:rsidRPr="00922713" w:rsidDel="00844D5B" w:rsidRDefault="00682134">
      <w:pPr>
        <w:pStyle w:val="ListParagraph"/>
        <w:spacing w:line="276" w:lineRule="auto"/>
        <w:ind w:left="2552"/>
        <w:rPr>
          <w:del w:id="6176" w:author="ADMIN" w:date="2025-07-29T12:48:00Z" w16du:dateUtc="2025-07-29T05:48:00Z"/>
          <w:rFonts w:ascii="Arial" w:hAnsi="Arial" w:cs="Arial"/>
          <w:sz w:val="22"/>
          <w:szCs w:val="22"/>
          <w:lang w:val="sv-SE"/>
          <w:rPrChange w:id="6177" w:author="Syahrani Rachmawati Sadino" w:date="2025-01-31T14:35:00Z">
            <w:rPr>
              <w:del w:id="6178" w:author="ADMIN" w:date="2025-07-29T12:48:00Z" w16du:dateUtc="2025-07-29T05:48:00Z"/>
              <w:rFonts w:asciiTheme="minorBidi" w:hAnsiTheme="minorBidi" w:cstheme="minorBidi"/>
              <w:sz w:val="22"/>
              <w:szCs w:val="22"/>
              <w:lang w:val="sv-SE"/>
            </w:rPr>
          </w:rPrChange>
        </w:rPr>
      </w:pPr>
      <w:del w:id="6179" w:author="ADMIN" w:date="2025-07-29T12:48:00Z" w16du:dateUtc="2025-07-29T05:48:00Z">
        <w:r w:rsidRPr="00922713" w:rsidDel="00844D5B">
          <w:rPr>
            <w:rFonts w:ascii="Arial" w:hAnsi="Arial" w:cs="Arial"/>
            <w:sz w:val="22"/>
            <w:szCs w:val="22"/>
            <w:lang w:val="sv-SE"/>
            <w:rPrChange w:id="6180" w:author="Syahrani Rachmawati Sadino" w:date="2025-01-31T14:35:00Z">
              <w:rPr>
                <w:rFonts w:asciiTheme="minorBidi" w:hAnsiTheme="minorBidi" w:cstheme="minorBidi"/>
                <w:sz w:val="22"/>
                <w:szCs w:val="22"/>
                <w:lang w:val="sv-SE"/>
              </w:rPr>
            </w:rPrChange>
          </w:rPr>
          <w:delText xml:space="preserve">termasuk </w:delText>
        </w:r>
        <w:r w:rsidRPr="00922713" w:rsidDel="00844D5B">
          <w:rPr>
            <w:rFonts w:ascii="Arial" w:hAnsi="Arial" w:cs="Arial"/>
            <w:bCs/>
            <w:sz w:val="22"/>
            <w:szCs w:val="22"/>
            <w:lang w:val="sv-SE"/>
            <w:rPrChange w:id="6181" w:author="Syahrani Rachmawati Sadino" w:date="2025-01-31T14:35:00Z">
              <w:rPr>
                <w:rFonts w:asciiTheme="minorBidi" w:hAnsiTheme="minorBidi" w:cstheme="minorBidi"/>
                <w:bCs/>
                <w:sz w:val="22"/>
                <w:szCs w:val="22"/>
                <w:lang w:val="sv-SE"/>
              </w:rPr>
            </w:rPrChange>
          </w:rPr>
          <w:delText>Pajak Penghasilan (PPh) sesuai ketentuan perpajakan yang berlaku.</w:delText>
        </w:r>
      </w:del>
    </w:p>
    <w:p w14:paraId="65CA408C" w14:textId="7CBCE9A1" w:rsidR="00682134" w:rsidRPr="00922713" w:rsidDel="00844D5B" w:rsidRDefault="00682134">
      <w:pPr>
        <w:pStyle w:val="ListParagraph"/>
        <w:numPr>
          <w:ilvl w:val="0"/>
          <w:numId w:val="47"/>
        </w:numPr>
        <w:tabs>
          <w:tab w:val="clear" w:pos="1440"/>
        </w:tabs>
        <w:spacing w:line="276" w:lineRule="auto"/>
        <w:ind w:left="2552" w:hanging="426"/>
        <w:rPr>
          <w:del w:id="6182" w:author="ADMIN" w:date="2025-07-29T12:48:00Z" w16du:dateUtc="2025-07-29T05:48:00Z"/>
          <w:rFonts w:ascii="Arial" w:hAnsi="Arial" w:cs="Arial"/>
          <w:bCs/>
          <w:sz w:val="22"/>
          <w:szCs w:val="22"/>
          <w:lang w:val="sv-SE"/>
          <w:rPrChange w:id="6183" w:author="Syahrani Rachmawati Sadino" w:date="2025-01-31T14:35:00Z">
            <w:rPr>
              <w:del w:id="6184" w:author="ADMIN" w:date="2025-07-29T12:48:00Z" w16du:dateUtc="2025-07-29T05:48:00Z"/>
              <w:rFonts w:asciiTheme="minorBidi" w:hAnsiTheme="minorBidi" w:cstheme="minorBidi"/>
              <w:bCs/>
              <w:sz w:val="22"/>
              <w:szCs w:val="22"/>
              <w:lang w:val="sv-SE"/>
            </w:rPr>
          </w:rPrChange>
        </w:rPr>
        <w:pPrChange w:id="6185" w:author="Syahrani Rachmawati Sadino" w:date="2025-01-31T15:00:00Z">
          <w:pPr>
            <w:pStyle w:val="ListParagraph"/>
            <w:numPr>
              <w:numId w:val="47"/>
            </w:numPr>
            <w:tabs>
              <w:tab w:val="num" w:pos="1440"/>
            </w:tabs>
            <w:spacing w:line="276" w:lineRule="auto"/>
            <w:ind w:left="2552" w:hanging="426"/>
          </w:pPr>
        </w:pPrChange>
      </w:pPr>
      <w:del w:id="6186" w:author="ADMIN" w:date="2025-07-29T12:48:00Z" w16du:dateUtc="2025-07-29T05:48:00Z">
        <w:r w:rsidRPr="00922713" w:rsidDel="00844D5B">
          <w:rPr>
            <w:rFonts w:ascii="Arial" w:hAnsi="Arial" w:cs="Arial"/>
            <w:bCs/>
            <w:sz w:val="22"/>
            <w:szCs w:val="22"/>
            <w:lang w:val="sv-SE"/>
            <w:rPrChange w:id="6187" w:author="Syahrani Rachmawati Sadino" w:date="2025-01-31T14:35:00Z">
              <w:rPr>
                <w:rFonts w:asciiTheme="minorBidi" w:hAnsiTheme="minorBidi" w:cstheme="minorBidi"/>
                <w:bCs/>
                <w:sz w:val="22"/>
                <w:szCs w:val="22"/>
                <w:lang w:val="sv-SE"/>
              </w:rPr>
            </w:rPrChange>
          </w:rPr>
          <w:delText>Obat Rp</w:delText>
        </w:r>
        <w:r w:rsidRPr="00922713" w:rsidDel="00844D5B">
          <w:rPr>
            <w:rFonts w:ascii="Arial" w:hAnsi="Arial" w:cs="Arial"/>
            <w:bCs/>
            <w:sz w:val="22"/>
            <w:szCs w:val="22"/>
            <w:lang w:val="id-ID"/>
            <w:rPrChange w:id="6188" w:author="Syahrani Rachmawati Sadino" w:date="2025-01-31T14:35:00Z">
              <w:rPr>
                <w:rFonts w:asciiTheme="minorBidi" w:hAnsiTheme="minorBidi" w:cstheme="minorBidi"/>
                <w:bCs/>
                <w:sz w:val="22"/>
                <w:szCs w:val="22"/>
                <w:lang w:val="id-ID"/>
              </w:rPr>
            </w:rPrChange>
          </w:rPr>
          <w:delText xml:space="preserve"> </w:delText>
        </w:r>
        <w:r w:rsidRPr="00922713" w:rsidDel="00844D5B">
          <w:rPr>
            <w:rFonts w:ascii="Arial" w:hAnsi="Arial" w:cs="Arial"/>
            <w:sz w:val="22"/>
            <w:szCs w:val="22"/>
            <w:rPrChange w:id="6189" w:author="Syahrani Rachmawati Sadino" w:date="2025-01-31T14:35:00Z">
              <w:rPr>
                <w:rFonts w:asciiTheme="minorBidi" w:hAnsiTheme="minorBidi" w:cstheme="minorBidi"/>
                <w:sz w:val="22"/>
                <w:szCs w:val="22"/>
              </w:rPr>
            </w:rPrChange>
          </w:rPr>
          <w:delText>_____,-</w:delText>
        </w:r>
        <w:r w:rsidRPr="00922713" w:rsidDel="00844D5B">
          <w:rPr>
            <w:rFonts w:ascii="Arial" w:hAnsi="Arial" w:cs="Arial"/>
            <w:bCs/>
            <w:sz w:val="22"/>
            <w:szCs w:val="22"/>
            <w:lang w:val="sv-SE"/>
            <w:rPrChange w:id="6190" w:author="Syahrani Rachmawati Sadino" w:date="2025-01-31T14:35:00Z">
              <w:rPr>
                <w:rFonts w:asciiTheme="minorBidi" w:hAnsiTheme="minorBidi" w:cstheme="minorBidi"/>
                <w:bCs/>
                <w:sz w:val="22"/>
                <w:szCs w:val="22"/>
                <w:lang w:val="sv-SE"/>
              </w:rPr>
            </w:rPrChange>
          </w:rPr>
          <w:delText xml:space="preserve"> (</w:delText>
        </w:r>
        <w:r w:rsidRPr="00922713" w:rsidDel="00844D5B">
          <w:rPr>
            <w:rFonts w:ascii="Arial" w:hAnsi="Arial" w:cs="Arial"/>
            <w:sz w:val="22"/>
            <w:szCs w:val="22"/>
            <w:rPrChange w:id="6191" w:author="Syahrani Rachmawati Sadino" w:date="2025-01-31T14:35:00Z">
              <w:rPr>
                <w:rFonts w:asciiTheme="minorBidi" w:hAnsiTheme="minorBidi" w:cstheme="minorBidi"/>
                <w:sz w:val="22"/>
                <w:szCs w:val="22"/>
              </w:rPr>
            </w:rPrChange>
          </w:rPr>
          <w:delText xml:space="preserve">_____ </w:delText>
        </w:r>
        <w:r w:rsidRPr="00922713" w:rsidDel="00844D5B">
          <w:rPr>
            <w:rFonts w:ascii="Arial" w:hAnsi="Arial" w:cs="Arial"/>
            <w:bCs/>
            <w:sz w:val="22"/>
            <w:szCs w:val="22"/>
            <w:lang w:val="sv-SE"/>
            <w:rPrChange w:id="6192" w:author="Syahrani Rachmawati Sadino" w:date="2025-01-31T14:35:00Z">
              <w:rPr>
                <w:rFonts w:asciiTheme="minorBidi" w:hAnsiTheme="minorBidi" w:cstheme="minorBidi"/>
                <w:bCs/>
                <w:sz w:val="22"/>
                <w:szCs w:val="22"/>
                <w:lang w:val="sv-SE"/>
              </w:rPr>
            </w:rPrChange>
          </w:rPr>
          <w:delText>Rupiah)</w:delText>
        </w:r>
      </w:del>
    </w:p>
    <w:p w14:paraId="1B1B2470" w14:textId="6D0284FB" w:rsidR="00682134" w:rsidRPr="00844D5B" w:rsidDel="00844D5B" w:rsidRDefault="00682134">
      <w:pPr>
        <w:pStyle w:val="ListParagraph"/>
        <w:spacing w:line="276" w:lineRule="auto"/>
        <w:ind w:left="2552"/>
        <w:rPr>
          <w:del w:id="6193" w:author="ADMIN" w:date="2025-07-29T12:48:00Z" w16du:dateUtc="2025-07-29T05:48:00Z"/>
          <w:rFonts w:ascii="Arial" w:hAnsi="Arial" w:cs="Arial"/>
          <w:bCs/>
          <w:sz w:val="22"/>
          <w:szCs w:val="22"/>
          <w:lang w:val="sv-SE"/>
          <w:rPrChange w:id="6194" w:author="ADMIN" w:date="2025-07-29T12:47:00Z" w16du:dateUtc="2025-07-29T05:47:00Z">
            <w:rPr>
              <w:del w:id="6195" w:author="ADMIN" w:date="2025-07-29T12:48:00Z" w16du:dateUtc="2025-07-29T05:48:00Z"/>
              <w:rFonts w:asciiTheme="minorBidi" w:hAnsiTheme="minorBidi" w:cstheme="minorBidi"/>
              <w:bCs/>
              <w:sz w:val="22"/>
              <w:szCs w:val="22"/>
              <w:lang w:val="sv-SE"/>
            </w:rPr>
          </w:rPrChange>
        </w:rPr>
      </w:pPr>
      <w:del w:id="6196" w:author="ADMIN" w:date="2025-07-29T12:48:00Z" w16du:dateUtc="2025-07-29T05:48:00Z">
        <w:r w:rsidRPr="00922713" w:rsidDel="00844D5B">
          <w:rPr>
            <w:rFonts w:ascii="Arial" w:hAnsi="Arial" w:cs="Arial"/>
            <w:i/>
            <w:sz w:val="22"/>
            <w:szCs w:val="22"/>
            <w:lang w:val="sv-SE"/>
            <w:rPrChange w:id="6197" w:author="Syahrani Rachmawati Sadino" w:date="2025-01-31T14:35:00Z">
              <w:rPr>
                <w:rFonts w:asciiTheme="minorBidi" w:hAnsiTheme="minorBidi" w:cstheme="minorBidi"/>
                <w:i/>
                <w:sz w:val="22"/>
                <w:szCs w:val="22"/>
                <w:lang w:val="sv-SE"/>
              </w:rPr>
            </w:rPrChange>
          </w:rPr>
          <w:delText xml:space="preserve">Fee For Service </w:delText>
        </w:r>
        <w:r w:rsidRPr="00922713" w:rsidDel="00844D5B">
          <w:rPr>
            <w:rFonts w:ascii="Arial" w:hAnsi="Arial" w:cs="Arial"/>
            <w:sz w:val="22"/>
            <w:szCs w:val="22"/>
            <w:lang w:val="sv-SE"/>
            <w:rPrChange w:id="6198" w:author="Syahrani Rachmawati Sadino" w:date="2025-01-31T14:35:00Z">
              <w:rPr>
                <w:rFonts w:asciiTheme="minorBidi" w:hAnsiTheme="minorBidi" w:cstheme="minorBidi"/>
                <w:sz w:val="22"/>
                <w:szCs w:val="22"/>
                <w:lang w:val="sv-SE"/>
              </w:rPr>
            </w:rPrChange>
          </w:rPr>
          <w:delText>obat akan gugur ketika tidak ada pemberian obat/Peserta BRI Life hanya diberikan rujukan.</w:delText>
        </w:r>
      </w:del>
    </w:p>
    <w:p w14:paraId="7B518D8A" w14:textId="14B472BE" w:rsidR="00682134" w:rsidRPr="00922713" w:rsidDel="00844D5B" w:rsidRDefault="00682134">
      <w:pPr>
        <w:spacing w:line="276" w:lineRule="auto"/>
        <w:ind w:left="1418" w:hanging="425"/>
        <w:rPr>
          <w:del w:id="6199" w:author="ADMIN" w:date="2025-07-29T12:48:00Z" w16du:dateUtc="2025-07-29T05:48:00Z"/>
          <w:rFonts w:ascii="Arial" w:hAnsi="Arial" w:cs="Arial"/>
          <w:sz w:val="22"/>
          <w:szCs w:val="22"/>
          <w:lang w:val="sv-SE"/>
          <w:rPrChange w:id="6200" w:author="Syahrani Rachmawati Sadino" w:date="2025-01-31T14:35:00Z">
            <w:rPr>
              <w:del w:id="6201" w:author="ADMIN" w:date="2025-07-29T12:48:00Z" w16du:dateUtc="2025-07-29T05:48:00Z"/>
              <w:rFonts w:asciiTheme="minorBidi" w:hAnsiTheme="minorBidi" w:cstheme="minorBidi"/>
              <w:sz w:val="22"/>
              <w:szCs w:val="22"/>
              <w:lang w:val="sv-SE"/>
            </w:rPr>
          </w:rPrChange>
        </w:rPr>
      </w:pPr>
    </w:p>
    <w:p w14:paraId="02AFD176" w14:textId="43BE6002" w:rsidR="00682134" w:rsidRPr="00922713" w:rsidDel="00B62C4F" w:rsidRDefault="00682134" w:rsidP="00E064D5">
      <w:pPr>
        <w:pStyle w:val="ListParagraph"/>
        <w:numPr>
          <w:ilvl w:val="3"/>
          <w:numId w:val="36"/>
        </w:numPr>
        <w:spacing w:line="276" w:lineRule="auto"/>
        <w:ind w:left="1701" w:hanging="425"/>
        <w:rPr>
          <w:del w:id="6202" w:author="ADMIN" w:date="2025-07-29T11:47:00Z" w16du:dateUtc="2025-07-29T04:47:00Z"/>
          <w:rFonts w:ascii="Arial" w:hAnsi="Arial" w:cs="Arial"/>
          <w:b/>
          <w:sz w:val="22"/>
          <w:szCs w:val="22"/>
          <w:lang w:val="sv-SE"/>
          <w:rPrChange w:id="6203" w:author="Syahrani Rachmawati Sadino" w:date="2025-01-31T14:35:00Z">
            <w:rPr>
              <w:del w:id="6204" w:author="ADMIN" w:date="2025-07-29T11:47:00Z" w16du:dateUtc="2025-07-29T04:47:00Z"/>
              <w:rFonts w:asciiTheme="minorBidi" w:hAnsiTheme="minorBidi" w:cstheme="minorBidi"/>
              <w:b/>
              <w:sz w:val="22"/>
              <w:szCs w:val="22"/>
              <w:lang w:val="sv-SE"/>
            </w:rPr>
          </w:rPrChange>
        </w:rPr>
        <w:pPrChange w:id="6205" w:author="ADMIN" w:date="2025-07-29T11:47:00Z" w16du:dateUtc="2025-07-29T04:47:00Z">
          <w:pPr>
            <w:pStyle w:val="ListParagraph"/>
            <w:numPr>
              <w:ilvl w:val="3"/>
              <w:numId w:val="36"/>
            </w:numPr>
            <w:spacing w:line="276" w:lineRule="auto"/>
            <w:ind w:left="1701" w:hanging="425"/>
          </w:pPr>
        </w:pPrChange>
      </w:pPr>
      <w:del w:id="6206" w:author="ADMIN" w:date="2025-07-29T12:48:00Z" w16du:dateUtc="2025-07-29T05:48:00Z">
        <w:r w:rsidRPr="00B62C4F" w:rsidDel="00844D5B">
          <w:rPr>
            <w:rFonts w:ascii="Arial" w:hAnsi="Arial" w:cs="Arial"/>
            <w:b/>
            <w:i/>
            <w:sz w:val="22"/>
            <w:szCs w:val="22"/>
            <w:lang w:val="sv-SE"/>
            <w:rPrChange w:id="6207" w:author="ADMIN" w:date="2025-07-29T11:47:00Z" w16du:dateUtc="2025-07-29T04:47:00Z">
              <w:rPr>
                <w:rFonts w:asciiTheme="minorBidi" w:hAnsiTheme="minorBidi" w:cstheme="minorBidi"/>
                <w:b/>
                <w:i/>
                <w:sz w:val="22"/>
                <w:szCs w:val="22"/>
                <w:lang w:val="sv-SE"/>
              </w:rPr>
            </w:rPrChange>
          </w:rPr>
          <w:delText>Fee For Service</w:delText>
        </w:r>
        <w:r w:rsidRPr="00B62C4F" w:rsidDel="00844D5B">
          <w:rPr>
            <w:rFonts w:ascii="Arial" w:hAnsi="Arial" w:cs="Arial"/>
            <w:b/>
            <w:sz w:val="22"/>
            <w:szCs w:val="22"/>
            <w:lang w:val="sv-SE"/>
            <w:rPrChange w:id="6208" w:author="ADMIN" w:date="2025-07-29T11:47:00Z" w16du:dateUtc="2025-07-29T04:47:00Z">
              <w:rPr>
                <w:rFonts w:asciiTheme="minorBidi" w:hAnsiTheme="minorBidi" w:cstheme="minorBidi"/>
                <w:b/>
                <w:sz w:val="22"/>
                <w:szCs w:val="22"/>
                <w:lang w:val="sv-SE"/>
              </w:rPr>
            </w:rPrChange>
          </w:rPr>
          <w:delText xml:space="preserve"> Pelayanan Gigi</w:delText>
        </w:r>
        <w:r w:rsidRPr="00B62C4F" w:rsidDel="00844D5B">
          <w:rPr>
            <w:rFonts w:ascii="Arial" w:hAnsi="Arial" w:cs="Arial"/>
            <w:b/>
            <w:i/>
            <w:sz w:val="22"/>
            <w:szCs w:val="22"/>
            <w:lang w:val="sv-SE"/>
            <w:rPrChange w:id="6209" w:author="ADMIN" w:date="2025-07-29T11:47:00Z" w16du:dateUtc="2025-07-29T04:47:00Z">
              <w:rPr>
                <w:rFonts w:asciiTheme="minorBidi" w:hAnsiTheme="minorBidi" w:cstheme="minorBidi"/>
                <w:b/>
                <w:i/>
                <w:sz w:val="22"/>
                <w:szCs w:val="22"/>
                <w:lang w:val="sv-SE"/>
              </w:rPr>
            </w:rPrChange>
          </w:rPr>
          <w:delText xml:space="preserve"> </w:delText>
        </w:r>
        <w:r w:rsidRPr="00844D5B" w:rsidDel="00844D5B">
          <w:rPr>
            <w:rFonts w:ascii="Arial" w:hAnsi="Arial" w:cs="Arial"/>
            <w:sz w:val="22"/>
            <w:szCs w:val="22"/>
            <w:lang w:val="sv-SE"/>
            <w:rPrChange w:id="6210" w:author="ADMIN" w:date="2025-07-29T12:48:00Z" w16du:dateUtc="2025-07-29T05:48:00Z">
              <w:rPr>
                <w:rFonts w:asciiTheme="minorBidi" w:hAnsiTheme="minorBidi" w:cstheme="minorBidi"/>
                <w:color w:val="FF0000"/>
                <w:sz w:val="22"/>
                <w:szCs w:val="22"/>
                <w:lang w:val="sv-SE"/>
              </w:rPr>
            </w:rPrChange>
          </w:rPr>
          <w:delText>(</w:delText>
        </w:r>
      </w:del>
      <w:del w:id="6211" w:author="ADMIN" w:date="2025-07-29T11:47:00Z" w16du:dateUtc="2025-07-29T04:47:00Z">
        <w:r w:rsidRPr="00B62C4F" w:rsidDel="00B62C4F">
          <w:rPr>
            <w:rFonts w:ascii="Arial" w:hAnsi="Arial" w:cs="Arial"/>
            <w:color w:val="FF0000"/>
            <w:sz w:val="22"/>
            <w:szCs w:val="22"/>
            <w:highlight w:val="black"/>
            <w:lang w:val="sv-SE"/>
            <w:rPrChange w:id="6212" w:author="ADMIN" w:date="2025-07-29T11:47:00Z" w16du:dateUtc="2025-07-29T04:47:00Z">
              <w:rPr>
                <w:rFonts w:asciiTheme="minorBidi" w:hAnsiTheme="minorBidi" w:cstheme="minorBidi"/>
                <w:color w:val="FF0000"/>
                <w:sz w:val="22"/>
                <w:szCs w:val="22"/>
                <w:lang w:val="sv-SE"/>
              </w:rPr>
            </w:rPrChange>
          </w:rPr>
          <w:delText>hapus jika tidak ada pelayanan gigi)</w:delText>
        </w:r>
      </w:del>
    </w:p>
    <w:p w14:paraId="2E0345C1" w14:textId="21C94127" w:rsidR="00682134" w:rsidRPr="00B62C4F" w:rsidDel="00844D5B" w:rsidRDefault="00682134" w:rsidP="00B62C4F">
      <w:pPr>
        <w:pStyle w:val="ListParagraph"/>
        <w:spacing w:line="276" w:lineRule="auto"/>
        <w:ind w:left="1701"/>
        <w:rPr>
          <w:del w:id="6213" w:author="ADMIN" w:date="2025-07-29T12:48:00Z" w16du:dateUtc="2025-07-29T05:48:00Z"/>
          <w:rFonts w:ascii="Arial" w:hAnsi="Arial" w:cs="Arial"/>
          <w:b/>
          <w:sz w:val="22"/>
          <w:szCs w:val="22"/>
          <w:lang w:val="sv-SE"/>
          <w:rPrChange w:id="6214" w:author="ADMIN" w:date="2025-07-29T11:47:00Z" w16du:dateUtc="2025-07-29T04:47:00Z">
            <w:rPr>
              <w:del w:id="6215" w:author="ADMIN" w:date="2025-07-29T12:48:00Z" w16du:dateUtc="2025-07-29T05:48:00Z"/>
              <w:rFonts w:asciiTheme="minorBidi" w:hAnsiTheme="minorBidi" w:cstheme="minorBidi"/>
              <w:b/>
              <w:sz w:val="22"/>
              <w:szCs w:val="22"/>
              <w:lang w:val="sv-SE"/>
            </w:rPr>
          </w:rPrChange>
        </w:rPr>
        <w:pPrChange w:id="6216" w:author="ADMIN" w:date="2025-07-29T11:47:00Z" w16du:dateUtc="2025-07-29T04:47:00Z">
          <w:pPr>
            <w:spacing w:line="276" w:lineRule="auto"/>
            <w:ind w:left="1701"/>
            <w:jc w:val="both"/>
          </w:pPr>
        </w:pPrChange>
      </w:pPr>
      <w:del w:id="6217" w:author="ADMIN" w:date="2025-07-29T12:48:00Z" w16du:dateUtc="2025-07-29T05:48:00Z">
        <w:r w:rsidRPr="00B62C4F" w:rsidDel="00844D5B">
          <w:rPr>
            <w:rFonts w:ascii="Arial" w:hAnsi="Arial" w:cs="Arial"/>
            <w:i/>
            <w:sz w:val="22"/>
            <w:szCs w:val="22"/>
            <w:lang w:val="sv-SE"/>
            <w:rPrChange w:id="6218" w:author="ADMIN" w:date="2025-07-29T11:47:00Z" w16du:dateUtc="2025-07-29T04:47:00Z">
              <w:rPr>
                <w:rFonts w:asciiTheme="minorBidi" w:hAnsiTheme="minorBidi" w:cstheme="minorBidi"/>
                <w:i/>
                <w:sz w:val="22"/>
                <w:szCs w:val="22"/>
                <w:lang w:val="sv-SE"/>
              </w:rPr>
            </w:rPrChange>
          </w:rPr>
          <w:delText>Fee For Service</w:delText>
        </w:r>
        <w:r w:rsidRPr="00B62C4F" w:rsidDel="00844D5B">
          <w:rPr>
            <w:rFonts w:ascii="Arial" w:hAnsi="Arial" w:cs="Arial"/>
            <w:sz w:val="22"/>
            <w:szCs w:val="22"/>
            <w:lang w:val="sv-SE"/>
            <w:rPrChange w:id="6219" w:author="ADMIN" w:date="2025-07-29T11:47:00Z" w16du:dateUtc="2025-07-29T04:47:00Z">
              <w:rPr>
                <w:rFonts w:asciiTheme="minorBidi" w:hAnsiTheme="minorBidi" w:cstheme="minorBidi"/>
                <w:sz w:val="22"/>
                <w:szCs w:val="22"/>
                <w:lang w:val="sv-SE"/>
              </w:rPr>
            </w:rPrChange>
          </w:rPr>
          <w:delText xml:space="preserve"> </w:delText>
        </w:r>
        <w:r w:rsidRPr="00B62C4F" w:rsidDel="00844D5B">
          <w:rPr>
            <w:rFonts w:ascii="Arial" w:hAnsi="Arial" w:cs="Arial"/>
            <w:bCs/>
            <w:sz w:val="22"/>
            <w:szCs w:val="22"/>
            <w:lang w:val="sv-SE"/>
            <w:rPrChange w:id="6220" w:author="ADMIN" w:date="2025-07-29T11:47:00Z" w16du:dateUtc="2025-07-29T04:47:00Z">
              <w:rPr>
                <w:rFonts w:asciiTheme="minorBidi" w:hAnsiTheme="minorBidi" w:cstheme="minorBidi"/>
                <w:bCs/>
                <w:sz w:val="22"/>
                <w:szCs w:val="22"/>
                <w:lang w:val="sv-SE"/>
              </w:rPr>
            </w:rPrChange>
          </w:rPr>
          <w:delText xml:space="preserve">berlaku bagi Peserta BRI Life yang berkunjung pada </w:delText>
        </w:r>
        <w:r w:rsidRPr="00B62C4F" w:rsidDel="00844D5B">
          <w:rPr>
            <w:rFonts w:ascii="Arial" w:hAnsi="Arial" w:cs="Arial"/>
            <w:b/>
            <w:bCs/>
            <w:sz w:val="22"/>
            <w:szCs w:val="22"/>
            <w:lang w:val="sv-SE"/>
            <w:rPrChange w:id="6221" w:author="ADMIN" w:date="2025-07-29T11:47:00Z" w16du:dateUtc="2025-07-29T04:47:00Z">
              <w:rPr>
                <w:rFonts w:asciiTheme="minorBidi" w:hAnsiTheme="minorBidi" w:cstheme="minorBidi"/>
                <w:b/>
                <w:bCs/>
                <w:sz w:val="22"/>
                <w:szCs w:val="22"/>
                <w:lang w:val="sv-SE"/>
              </w:rPr>
            </w:rPrChange>
          </w:rPr>
          <w:delText>PIHAK KEDUA</w:delText>
        </w:r>
        <w:r w:rsidRPr="00B62C4F" w:rsidDel="00844D5B">
          <w:rPr>
            <w:rFonts w:ascii="Arial" w:hAnsi="Arial" w:cs="Arial"/>
            <w:bCs/>
            <w:sz w:val="22"/>
            <w:szCs w:val="22"/>
            <w:lang w:val="sv-SE"/>
            <w:rPrChange w:id="6222" w:author="ADMIN" w:date="2025-07-29T11:47:00Z" w16du:dateUtc="2025-07-29T04:47:00Z">
              <w:rPr>
                <w:rFonts w:asciiTheme="minorBidi" w:hAnsiTheme="minorBidi" w:cstheme="minorBidi"/>
                <w:bCs/>
                <w:sz w:val="22"/>
                <w:szCs w:val="22"/>
                <w:lang w:val="sv-SE"/>
              </w:rPr>
            </w:rPrChange>
          </w:rPr>
          <w:delText xml:space="preserve">, </w:delText>
        </w:r>
        <w:r w:rsidRPr="00B62C4F" w:rsidDel="00844D5B">
          <w:rPr>
            <w:rFonts w:ascii="Arial" w:hAnsi="Arial" w:cs="Arial"/>
            <w:sz w:val="22"/>
            <w:szCs w:val="22"/>
            <w:lang w:val="sv-SE"/>
            <w:rPrChange w:id="6223" w:author="ADMIN" w:date="2025-07-29T11:47:00Z" w16du:dateUtc="2025-07-29T04:47:00Z">
              <w:rPr>
                <w:rFonts w:asciiTheme="minorBidi" w:hAnsiTheme="minorBidi" w:cstheme="minorBidi"/>
                <w:sz w:val="22"/>
                <w:szCs w:val="22"/>
                <w:lang w:val="sv-SE"/>
              </w:rPr>
            </w:rPrChange>
          </w:rPr>
          <w:delText>dengan besaran nilai ganti per kunjungan sebesar Rp _____,- (_____ Rupiah), dengan rincian:</w:delText>
        </w:r>
      </w:del>
    </w:p>
    <w:p w14:paraId="4E97C532" w14:textId="656462D0" w:rsidR="00682134" w:rsidRPr="00922713" w:rsidDel="00844D5B" w:rsidRDefault="00682134">
      <w:pPr>
        <w:pStyle w:val="ListParagraph"/>
        <w:numPr>
          <w:ilvl w:val="0"/>
          <w:numId w:val="48"/>
        </w:numPr>
        <w:tabs>
          <w:tab w:val="clear" w:pos="1440"/>
        </w:tabs>
        <w:spacing w:line="276" w:lineRule="auto"/>
        <w:ind w:left="2127" w:hanging="425"/>
        <w:rPr>
          <w:del w:id="6224" w:author="ADMIN" w:date="2025-07-29T12:48:00Z" w16du:dateUtc="2025-07-29T05:48:00Z"/>
          <w:rFonts w:ascii="Arial" w:hAnsi="Arial" w:cs="Arial"/>
          <w:sz w:val="22"/>
          <w:szCs w:val="22"/>
          <w:rPrChange w:id="6225" w:author="Syahrani Rachmawati Sadino" w:date="2025-01-31T14:35:00Z">
            <w:rPr>
              <w:del w:id="6226" w:author="ADMIN" w:date="2025-07-29T12:48:00Z" w16du:dateUtc="2025-07-29T05:48:00Z"/>
              <w:rFonts w:asciiTheme="minorBidi" w:hAnsiTheme="minorBidi" w:cstheme="minorBidi"/>
              <w:sz w:val="22"/>
              <w:szCs w:val="22"/>
            </w:rPr>
          </w:rPrChange>
        </w:rPr>
        <w:pPrChange w:id="6227" w:author="Syahrani Rachmawati Sadino" w:date="2025-01-31T15:00:00Z">
          <w:pPr>
            <w:pStyle w:val="ListParagraph"/>
            <w:numPr>
              <w:numId w:val="48"/>
            </w:numPr>
            <w:tabs>
              <w:tab w:val="num" w:pos="1440"/>
            </w:tabs>
            <w:spacing w:line="276" w:lineRule="auto"/>
            <w:ind w:left="2127" w:hanging="425"/>
          </w:pPr>
        </w:pPrChange>
      </w:pPr>
      <w:del w:id="6228" w:author="ADMIN" w:date="2025-07-29T12:48:00Z" w16du:dateUtc="2025-07-29T05:48:00Z">
        <w:r w:rsidRPr="00922713" w:rsidDel="00844D5B">
          <w:rPr>
            <w:rFonts w:ascii="Arial" w:hAnsi="Arial" w:cs="Arial"/>
            <w:sz w:val="22"/>
            <w:szCs w:val="22"/>
            <w:rPrChange w:id="6229" w:author="Syahrani Rachmawati Sadino" w:date="2025-01-31T14:35:00Z">
              <w:rPr>
                <w:rFonts w:asciiTheme="minorBidi" w:hAnsiTheme="minorBidi" w:cstheme="minorBidi"/>
                <w:sz w:val="22"/>
                <w:szCs w:val="22"/>
              </w:rPr>
            </w:rPrChange>
          </w:rPr>
          <w:delText>Jasa konsultasi Rp _____,- (_____ Rupiah)</w:delText>
        </w:r>
      </w:del>
    </w:p>
    <w:p w14:paraId="2F74F5F8" w14:textId="1EC14B60" w:rsidR="00682134" w:rsidRPr="00922713" w:rsidDel="00844D5B" w:rsidRDefault="00682134">
      <w:pPr>
        <w:pStyle w:val="ListParagraph"/>
        <w:spacing w:line="276" w:lineRule="auto"/>
        <w:ind w:left="2127"/>
        <w:rPr>
          <w:del w:id="6230" w:author="ADMIN" w:date="2025-07-29T12:48:00Z" w16du:dateUtc="2025-07-29T05:48:00Z"/>
          <w:rFonts w:ascii="Arial" w:hAnsi="Arial" w:cs="Arial"/>
          <w:bCs/>
          <w:sz w:val="22"/>
          <w:szCs w:val="22"/>
          <w:lang w:val="sv-SE"/>
          <w:rPrChange w:id="6231" w:author="Syahrani Rachmawati Sadino" w:date="2025-01-31T14:35:00Z">
            <w:rPr>
              <w:del w:id="6232" w:author="ADMIN" w:date="2025-07-29T12:48:00Z" w16du:dateUtc="2025-07-29T05:48:00Z"/>
              <w:rFonts w:asciiTheme="minorBidi" w:hAnsiTheme="minorBidi" w:cstheme="minorBidi"/>
              <w:bCs/>
              <w:sz w:val="22"/>
              <w:szCs w:val="22"/>
              <w:lang w:val="sv-SE"/>
            </w:rPr>
          </w:rPrChange>
        </w:rPr>
      </w:pPr>
      <w:del w:id="6233" w:author="ADMIN" w:date="2025-07-29T12:48:00Z" w16du:dateUtc="2025-07-29T05:48:00Z">
        <w:r w:rsidRPr="00922713" w:rsidDel="00844D5B">
          <w:rPr>
            <w:rFonts w:ascii="Arial" w:hAnsi="Arial" w:cs="Arial"/>
            <w:sz w:val="22"/>
            <w:szCs w:val="22"/>
            <w:lang w:val="sv-SE"/>
            <w:rPrChange w:id="6234" w:author="Syahrani Rachmawati Sadino" w:date="2025-01-31T14:35:00Z">
              <w:rPr>
                <w:rFonts w:asciiTheme="minorBidi" w:hAnsiTheme="minorBidi" w:cstheme="minorBidi"/>
                <w:sz w:val="22"/>
                <w:szCs w:val="22"/>
                <w:lang w:val="sv-SE"/>
              </w:rPr>
            </w:rPrChange>
          </w:rPr>
          <w:delText xml:space="preserve">termasuk </w:delText>
        </w:r>
        <w:r w:rsidRPr="00922713" w:rsidDel="00844D5B">
          <w:rPr>
            <w:rFonts w:ascii="Arial" w:hAnsi="Arial" w:cs="Arial"/>
            <w:bCs/>
            <w:sz w:val="22"/>
            <w:szCs w:val="22"/>
            <w:lang w:val="sv-SE"/>
            <w:rPrChange w:id="6235" w:author="Syahrani Rachmawati Sadino" w:date="2025-01-31T14:35:00Z">
              <w:rPr>
                <w:rFonts w:asciiTheme="minorBidi" w:hAnsiTheme="minorBidi" w:cstheme="minorBidi"/>
                <w:bCs/>
                <w:sz w:val="22"/>
                <w:szCs w:val="22"/>
                <w:lang w:val="sv-SE"/>
              </w:rPr>
            </w:rPrChange>
          </w:rPr>
          <w:delText>Pajak Penghasilan (PPh) sesuai ketentuan perpajakan yang berlaku.</w:delText>
        </w:r>
      </w:del>
    </w:p>
    <w:p w14:paraId="350CE6AA" w14:textId="0E4278AC" w:rsidR="00682134" w:rsidRPr="00922713" w:rsidDel="00844D5B" w:rsidRDefault="00682134">
      <w:pPr>
        <w:pStyle w:val="ListParagraph"/>
        <w:spacing w:line="276" w:lineRule="auto"/>
        <w:ind w:left="2127"/>
        <w:rPr>
          <w:del w:id="6236" w:author="ADMIN" w:date="2025-07-29T12:48:00Z" w16du:dateUtc="2025-07-29T05:48:00Z"/>
          <w:rFonts w:ascii="Arial" w:hAnsi="Arial" w:cs="Arial"/>
          <w:sz w:val="22"/>
          <w:szCs w:val="22"/>
          <w:lang w:val="sv-SE"/>
          <w:rPrChange w:id="6237" w:author="Syahrani Rachmawati Sadino" w:date="2025-01-31T14:35:00Z">
            <w:rPr>
              <w:del w:id="6238" w:author="ADMIN" w:date="2025-07-29T12:48:00Z" w16du:dateUtc="2025-07-29T05:48:00Z"/>
              <w:rFonts w:asciiTheme="minorBidi" w:hAnsiTheme="minorBidi" w:cstheme="minorBidi"/>
              <w:sz w:val="22"/>
              <w:szCs w:val="22"/>
              <w:lang w:val="sv-SE"/>
            </w:rPr>
          </w:rPrChange>
        </w:rPr>
      </w:pPr>
      <w:del w:id="6239" w:author="ADMIN" w:date="2025-07-29T12:48:00Z" w16du:dateUtc="2025-07-29T05:48:00Z">
        <w:r w:rsidRPr="00922713" w:rsidDel="00844D5B">
          <w:rPr>
            <w:rFonts w:ascii="Arial" w:hAnsi="Arial" w:cs="Arial"/>
            <w:bCs/>
            <w:sz w:val="22"/>
            <w:szCs w:val="22"/>
            <w:lang w:val="sv-SE"/>
            <w:rPrChange w:id="6240" w:author="Syahrani Rachmawati Sadino" w:date="2025-01-31T14:35:00Z">
              <w:rPr>
                <w:rFonts w:asciiTheme="minorBidi" w:hAnsiTheme="minorBidi" w:cstheme="minorBidi"/>
                <w:bCs/>
                <w:sz w:val="22"/>
                <w:szCs w:val="22"/>
                <w:lang w:val="sv-SE"/>
              </w:rPr>
            </w:rPrChange>
          </w:rPr>
          <w:delText xml:space="preserve">Jasa dokter gigi akan gugur apabila dilakukan Fee For Service Tindakan Medis Gigi pada poin III.5 </w:delText>
        </w:r>
        <w:r w:rsidRPr="00922713" w:rsidDel="00844D5B">
          <w:rPr>
            <w:rFonts w:ascii="Arial" w:hAnsi="Arial" w:cs="Arial"/>
            <w:b/>
            <w:sz w:val="22"/>
            <w:szCs w:val="22"/>
            <w:lang w:val="sv-SE"/>
            <w:rPrChange w:id="6241" w:author="Syahrani Rachmawati Sadino" w:date="2025-01-31T14:35:00Z">
              <w:rPr>
                <w:rFonts w:asciiTheme="minorBidi" w:hAnsiTheme="minorBidi" w:cstheme="minorBidi"/>
                <w:b/>
                <w:sz w:val="22"/>
                <w:szCs w:val="22"/>
                <w:lang w:val="sv-SE"/>
              </w:rPr>
            </w:rPrChange>
          </w:rPr>
          <w:delText xml:space="preserve">Lampiran </w:delText>
        </w:r>
        <w:r w:rsidRPr="00922713" w:rsidDel="00844D5B">
          <w:rPr>
            <w:rFonts w:ascii="Arial" w:hAnsi="Arial" w:cs="Arial"/>
            <w:sz w:val="22"/>
            <w:szCs w:val="22"/>
            <w:lang w:val="sv-SE"/>
            <w:rPrChange w:id="6242" w:author="Syahrani Rachmawati Sadino" w:date="2025-01-31T14:35:00Z">
              <w:rPr>
                <w:rFonts w:asciiTheme="minorBidi" w:hAnsiTheme="minorBidi" w:cstheme="minorBidi"/>
                <w:sz w:val="22"/>
                <w:szCs w:val="22"/>
                <w:lang w:val="sv-SE"/>
              </w:rPr>
            </w:rPrChange>
          </w:rPr>
          <w:delText>Perjanjian ini</w:delText>
        </w:r>
        <w:r w:rsidRPr="00922713" w:rsidDel="00844D5B">
          <w:rPr>
            <w:rFonts w:ascii="Arial" w:hAnsi="Arial" w:cs="Arial"/>
            <w:bCs/>
            <w:sz w:val="22"/>
            <w:szCs w:val="22"/>
            <w:lang w:val="sv-SE"/>
            <w:rPrChange w:id="6243" w:author="Syahrani Rachmawati Sadino" w:date="2025-01-31T14:35:00Z">
              <w:rPr>
                <w:rFonts w:asciiTheme="minorBidi" w:hAnsiTheme="minorBidi" w:cstheme="minorBidi"/>
                <w:bCs/>
                <w:sz w:val="22"/>
                <w:szCs w:val="22"/>
                <w:lang w:val="sv-SE"/>
              </w:rPr>
            </w:rPrChange>
          </w:rPr>
          <w:delText>.</w:delText>
        </w:r>
      </w:del>
    </w:p>
    <w:p w14:paraId="4AF9CABE" w14:textId="1EC9D55A" w:rsidR="00682134" w:rsidRPr="00922713" w:rsidDel="00844D5B" w:rsidRDefault="00682134">
      <w:pPr>
        <w:pStyle w:val="ListParagraph"/>
        <w:numPr>
          <w:ilvl w:val="0"/>
          <w:numId w:val="48"/>
        </w:numPr>
        <w:tabs>
          <w:tab w:val="clear" w:pos="1440"/>
        </w:tabs>
        <w:spacing w:line="276" w:lineRule="auto"/>
        <w:ind w:left="2127" w:hanging="425"/>
        <w:rPr>
          <w:del w:id="6244" w:author="ADMIN" w:date="2025-07-29T12:48:00Z" w16du:dateUtc="2025-07-29T05:48:00Z"/>
          <w:rFonts w:ascii="Arial" w:hAnsi="Arial" w:cs="Arial"/>
          <w:bCs/>
          <w:sz w:val="22"/>
          <w:szCs w:val="22"/>
          <w:lang w:val="sv-SE"/>
          <w:rPrChange w:id="6245" w:author="Syahrani Rachmawati Sadino" w:date="2025-01-31T14:35:00Z">
            <w:rPr>
              <w:del w:id="6246" w:author="ADMIN" w:date="2025-07-29T12:48:00Z" w16du:dateUtc="2025-07-29T05:48:00Z"/>
              <w:rFonts w:asciiTheme="minorBidi" w:hAnsiTheme="minorBidi" w:cstheme="minorBidi"/>
              <w:bCs/>
              <w:sz w:val="22"/>
              <w:szCs w:val="22"/>
              <w:lang w:val="sv-SE"/>
            </w:rPr>
          </w:rPrChange>
        </w:rPr>
        <w:pPrChange w:id="6247" w:author="Syahrani Rachmawati Sadino" w:date="2025-01-31T15:00:00Z">
          <w:pPr>
            <w:pStyle w:val="ListParagraph"/>
            <w:numPr>
              <w:numId w:val="48"/>
            </w:numPr>
            <w:tabs>
              <w:tab w:val="num" w:pos="1440"/>
            </w:tabs>
            <w:spacing w:line="276" w:lineRule="auto"/>
            <w:ind w:left="2127" w:hanging="425"/>
          </w:pPr>
        </w:pPrChange>
      </w:pPr>
      <w:del w:id="6248" w:author="ADMIN" w:date="2025-07-29T12:48:00Z" w16du:dateUtc="2025-07-29T05:48:00Z">
        <w:r w:rsidRPr="00922713" w:rsidDel="00844D5B">
          <w:rPr>
            <w:rFonts w:ascii="Arial" w:hAnsi="Arial" w:cs="Arial"/>
            <w:bCs/>
            <w:sz w:val="22"/>
            <w:szCs w:val="22"/>
            <w:lang w:val="sv-SE"/>
            <w:rPrChange w:id="6249" w:author="Syahrani Rachmawati Sadino" w:date="2025-01-31T14:35:00Z">
              <w:rPr>
                <w:rFonts w:asciiTheme="minorBidi" w:hAnsiTheme="minorBidi" w:cstheme="minorBidi"/>
                <w:bCs/>
                <w:sz w:val="22"/>
                <w:szCs w:val="22"/>
                <w:lang w:val="sv-SE"/>
              </w:rPr>
            </w:rPrChange>
          </w:rPr>
          <w:delText>Obat Rp</w:delText>
        </w:r>
        <w:r w:rsidRPr="00922713" w:rsidDel="00844D5B">
          <w:rPr>
            <w:rFonts w:ascii="Arial" w:hAnsi="Arial" w:cs="Arial"/>
            <w:bCs/>
            <w:sz w:val="22"/>
            <w:szCs w:val="22"/>
            <w:lang w:val="id-ID"/>
            <w:rPrChange w:id="6250" w:author="Syahrani Rachmawati Sadino" w:date="2025-01-31T14:35:00Z">
              <w:rPr>
                <w:rFonts w:asciiTheme="minorBidi" w:hAnsiTheme="minorBidi" w:cstheme="minorBidi"/>
                <w:bCs/>
                <w:sz w:val="22"/>
                <w:szCs w:val="22"/>
                <w:lang w:val="id-ID"/>
              </w:rPr>
            </w:rPrChange>
          </w:rPr>
          <w:delText xml:space="preserve"> </w:delText>
        </w:r>
        <w:r w:rsidRPr="00922713" w:rsidDel="00844D5B">
          <w:rPr>
            <w:rFonts w:ascii="Arial" w:hAnsi="Arial" w:cs="Arial"/>
            <w:sz w:val="22"/>
            <w:szCs w:val="22"/>
            <w:rPrChange w:id="6251" w:author="Syahrani Rachmawati Sadino" w:date="2025-01-31T14:35:00Z">
              <w:rPr>
                <w:rFonts w:asciiTheme="minorBidi" w:hAnsiTheme="minorBidi" w:cstheme="minorBidi"/>
                <w:sz w:val="22"/>
                <w:szCs w:val="22"/>
              </w:rPr>
            </w:rPrChange>
          </w:rPr>
          <w:delText>_____,-</w:delText>
        </w:r>
        <w:r w:rsidRPr="00922713" w:rsidDel="00844D5B">
          <w:rPr>
            <w:rFonts w:ascii="Arial" w:hAnsi="Arial" w:cs="Arial"/>
            <w:bCs/>
            <w:sz w:val="22"/>
            <w:szCs w:val="22"/>
            <w:lang w:val="sv-SE"/>
            <w:rPrChange w:id="6252" w:author="Syahrani Rachmawati Sadino" w:date="2025-01-31T14:35:00Z">
              <w:rPr>
                <w:rFonts w:asciiTheme="minorBidi" w:hAnsiTheme="minorBidi" w:cstheme="minorBidi"/>
                <w:bCs/>
                <w:sz w:val="22"/>
                <w:szCs w:val="22"/>
                <w:lang w:val="sv-SE"/>
              </w:rPr>
            </w:rPrChange>
          </w:rPr>
          <w:delText xml:space="preserve"> (</w:delText>
        </w:r>
        <w:r w:rsidRPr="00922713" w:rsidDel="00844D5B">
          <w:rPr>
            <w:rFonts w:ascii="Arial" w:hAnsi="Arial" w:cs="Arial"/>
            <w:sz w:val="22"/>
            <w:szCs w:val="22"/>
            <w:rPrChange w:id="6253" w:author="Syahrani Rachmawati Sadino" w:date="2025-01-31T14:35:00Z">
              <w:rPr>
                <w:rFonts w:asciiTheme="minorBidi" w:hAnsiTheme="minorBidi" w:cstheme="minorBidi"/>
                <w:sz w:val="22"/>
                <w:szCs w:val="22"/>
              </w:rPr>
            </w:rPrChange>
          </w:rPr>
          <w:delText xml:space="preserve">_____ </w:delText>
        </w:r>
        <w:r w:rsidRPr="00922713" w:rsidDel="00844D5B">
          <w:rPr>
            <w:rFonts w:ascii="Arial" w:hAnsi="Arial" w:cs="Arial"/>
            <w:bCs/>
            <w:sz w:val="22"/>
            <w:szCs w:val="22"/>
            <w:lang w:val="sv-SE"/>
            <w:rPrChange w:id="6254" w:author="Syahrani Rachmawati Sadino" w:date="2025-01-31T14:35:00Z">
              <w:rPr>
                <w:rFonts w:asciiTheme="minorBidi" w:hAnsiTheme="minorBidi" w:cstheme="minorBidi"/>
                <w:bCs/>
                <w:sz w:val="22"/>
                <w:szCs w:val="22"/>
                <w:lang w:val="sv-SE"/>
              </w:rPr>
            </w:rPrChange>
          </w:rPr>
          <w:delText>Rupiah)</w:delText>
        </w:r>
      </w:del>
    </w:p>
    <w:p w14:paraId="6BE3C3B2" w14:textId="185C2BBE" w:rsidR="00682134" w:rsidRPr="00844D5B" w:rsidRDefault="00682134" w:rsidP="00844D5B">
      <w:pPr>
        <w:pStyle w:val="ListParagraph"/>
        <w:numPr>
          <w:ilvl w:val="5"/>
          <w:numId w:val="36"/>
        </w:numPr>
        <w:spacing w:line="276" w:lineRule="auto"/>
        <w:ind w:left="2410" w:hanging="283"/>
        <w:rPr>
          <w:ins w:id="6255" w:author="ADMIN" w:date="2025-07-29T12:55:00Z" w16du:dateUtc="2025-07-29T05:55:00Z"/>
          <w:rFonts w:ascii="Arial" w:hAnsi="Arial" w:cs="Arial"/>
          <w:bCs/>
          <w:sz w:val="22"/>
          <w:szCs w:val="22"/>
          <w:lang w:val="sv-SE"/>
        </w:rPr>
      </w:pPr>
      <w:del w:id="6256" w:author="ADMIN" w:date="2025-07-29T12:48:00Z" w16du:dateUtc="2025-07-29T05:48:00Z">
        <w:r w:rsidRPr="00922713" w:rsidDel="00844D5B">
          <w:rPr>
            <w:rFonts w:ascii="Arial" w:hAnsi="Arial" w:cs="Arial"/>
            <w:i/>
            <w:sz w:val="22"/>
            <w:szCs w:val="22"/>
            <w:lang w:val="sv-SE"/>
            <w:rPrChange w:id="6257" w:author="Syahrani Rachmawati Sadino" w:date="2025-01-31T14:35:00Z">
              <w:rPr>
                <w:rFonts w:asciiTheme="minorBidi" w:hAnsiTheme="minorBidi" w:cstheme="minorBidi"/>
                <w:i/>
                <w:sz w:val="22"/>
                <w:szCs w:val="22"/>
                <w:lang w:val="sv-SE"/>
              </w:rPr>
            </w:rPrChange>
          </w:rPr>
          <w:delText xml:space="preserve">Fee For Service </w:delText>
        </w:r>
        <w:r w:rsidRPr="00922713" w:rsidDel="00844D5B">
          <w:rPr>
            <w:rFonts w:ascii="Arial" w:hAnsi="Arial" w:cs="Arial"/>
            <w:sz w:val="22"/>
            <w:szCs w:val="22"/>
            <w:lang w:val="sv-SE"/>
            <w:rPrChange w:id="6258" w:author="Syahrani Rachmawati Sadino" w:date="2025-01-31T14:35:00Z">
              <w:rPr>
                <w:rFonts w:asciiTheme="minorBidi" w:hAnsiTheme="minorBidi" w:cstheme="minorBidi"/>
                <w:sz w:val="22"/>
                <w:szCs w:val="22"/>
                <w:lang w:val="sv-SE"/>
              </w:rPr>
            </w:rPrChange>
          </w:rPr>
          <w:delText>obat akan gugur ketika tidak ada pemberian obat/Peserta BRI Life hanya diberikan rujukan.</w:delText>
        </w:r>
      </w:del>
      <w:ins w:id="6259" w:author="ADMIN" w:date="2025-07-29T12:48:00Z" w16du:dateUtc="2025-07-29T05:48:00Z">
        <w:r w:rsidR="00844D5B">
          <w:rPr>
            <w:rFonts w:ascii="Arial" w:hAnsi="Arial" w:cs="Arial"/>
            <w:sz w:val="22"/>
            <w:szCs w:val="22"/>
            <w:lang w:val="sv-SE"/>
          </w:rPr>
          <w:t>Tarif kesepakatan yaitu</w:t>
        </w:r>
      </w:ins>
      <w:ins w:id="6260" w:author="ADMIN" w:date="2025-07-29T12:49:00Z" w16du:dateUtc="2025-07-29T05:49:00Z">
        <w:r w:rsidR="00844D5B">
          <w:rPr>
            <w:rFonts w:ascii="Arial" w:hAnsi="Arial" w:cs="Arial"/>
            <w:sz w:val="22"/>
            <w:szCs w:val="22"/>
            <w:lang w:val="sv-SE"/>
          </w:rPr>
          <w:t xml:space="preserve"> </w:t>
        </w:r>
      </w:ins>
      <w:ins w:id="6261" w:author="ADMIN" w:date="2025-07-29T12:54:00Z" w16du:dateUtc="2025-07-29T05:54:00Z">
        <w:r w:rsidR="00844D5B">
          <w:rPr>
            <w:rFonts w:ascii="Arial" w:hAnsi="Arial" w:cs="Arial"/>
            <w:sz w:val="22"/>
            <w:szCs w:val="22"/>
            <w:lang w:val="sv-SE"/>
          </w:rPr>
          <w:t>se</w:t>
        </w:r>
      </w:ins>
      <w:ins w:id="6262" w:author="ADMIN" w:date="2025-07-29T12:55:00Z" w16du:dateUtc="2025-07-29T05:55:00Z">
        <w:r w:rsidR="00844D5B">
          <w:rPr>
            <w:rFonts w:ascii="Arial" w:hAnsi="Arial" w:cs="Arial"/>
            <w:sz w:val="22"/>
            <w:szCs w:val="22"/>
            <w:lang w:val="sv-SE"/>
          </w:rPr>
          <w:t xml:space="preserve">besar Rp. 80.000 dengan rincian </w:t>
        </w:r>
        <w:r w:rsidR="00844D5B">
          <w:rPr>
            <w:rFonts w:ascii="Arial" w:hAnsi="Arial" w:cs="Arial"/>
            <w:sz w:val="22"/>
            <w:szCs w:val="22"/>
            <w:lang w:val="sv-SE"/>
          </w:rPr>
          <w:t>Jasa Pelayanan Rp. 45.000,- Obat Rp. 35.000</w:t>
        </w:r>
      </w:ins>
    </w:p>
    <w:p w14:paraId="4C195974" w14:textId="09090138" w:rsidR="00844D5B" w:rsidRPr="00844D5B" w:rsidRDefault="00844D5B" w:rsidP="00844D5B">
      <w:pPr>
        <w:pStyle w:val="ListParagraph"/>
        <w:spacing w:line="276" w:lineRule="auto"/>
        <w:ind w:left="2410"/>
        <w:rPr>
          <w:ins w:id="6263" w:author="ADMIN" w:date="2025-07-29T12:49:00Z" w16du:dateUtc="2025-07-29T05:49:00Z"/>
          <w:rFonts w:ascii="Arial" w:hAnsi="Arial" w:cs="Arial"/>
          <w:bCs/>
          <w:sz w:val="22"/>
          <w:szCs w:val="22"/>
          <w:lang w:val="sv-SE"/>
          <w:rPrChange w:id="6264" w:author="ADMIN" w:date="2025-07-29T12:55:00Z" w16du:dateUtc="2025-07-29T05:55:00Z">
            <w:rPr>
              <w:ins w:id="6265" w:author="ADMIN" w:date="2025-07-29T12:49:00Z" w16du:dateUtc="2025-07-29T05:49:00Z"/>
              <w:lang w:val="sv-SE"/>
            </w:rPr>
          </w:rPrChange>
        </w:rPr>
        <w:pPrChange w:id="6266" w:author="ADMIN" w:date="2025-07-29T12:55:00Z" w16du:dateUtc="2025-07-29T05:55:00Z">
          <w:pPr>
            <w:pStyle w:val="ListParagraph"/>
            <w:numPr>
              <w:numId w:val="46"/>
            </w:numPr>
            <w:spacing w:line="276" w:lineRule="auto"/>
            <w:ind w:left="2127" w:hanging="426"/>
          </w:pPr>
        </w:pPrChange>
      </w:pPr>
      <w:ins w:id="6267" w:author="ADMIN" w:date="2025-07-29T12:55:00Z" w16du:dateUtc="2025-07-29T05:55:00Z">
        <w:r>
          <w:rPr>
            <w:rFonts w:ascii="Arial" w:hAnsi="Arial" w:cs="Arial"/>
            <w:sz w:val="22"/>
            <w:szCs w:val="22"/>
            <w:lang w:val="sv-SE"/>
          </w:rPr>
          <w:t>Namun apabila ada tindakan maka meng</w:t>
        </w:r>
      </w:ins>
      <w:ins w:id="6268" w:author="ADMIN" w:date="2025-07-29T12:56:00Z" w16du:dateUtc="2025-07-29T05:56:00Z">
        <w:r>
          <w:rPr>
            <w:rFonts w:ascii="Arial" w:hAnsi="Arial" w:cs="Arial"/>
            <w:sz w:val="22"/>
            <w:szCs w:val="22"/>
            <w:lang w:val="sv-SE"/>
          </w:rPr>
          <w:t xml:space="preserve">gunakan tarif klinik </w:t>
        </w:r>
      </w:ins>
      <w:ins w:id="6269" w:author="ADMIN" w:date="2025-07-29T12:57:00Z" w16du:dateUtc="2025-07-29T05:57:00Z">
        <w:r>
          <w:rPr>
            <w:rFonts w:ascii="Arial" w:hAnsi="Arial" w:cs="Arial"/>
            <w:sz w:val="22"/>
            <w:szCs w:val="22"/>
            <w:lang w:val="sv-SE"/>
          </w:rPr>
          <w:t>yang berlaku.</w:t>
        </w:r>
      </w:ins>
    </w:p>
    <w:p w14:paraId="06D79B34" w14:textId="3FC51D1D" w:rsidR="00844D5B" w:rsidRPr="00922713" w:rsidDel="00844D5B" w:rsidRDefault="00844D5B" w:rsidP="00844D5B">
      <w:pPr>
        <w:pStyle w:val="ListParagraph"/>
        <w:numPr>
          <w:ilvl w:val="5"/>
          <w:numId w:val="36"/>
        </w:numPr>
        <w:spacing w:line="276" w:lineRule="auto"/>
        <w:ind w:left="2410" w:hanging="283"/>
        <w:rPr>
          <w:del w:id="6270" w:author="ADMIN" w:date="2025-07-29T12:55:00Z" w16du:dateUtc="2025-07-29T05:55:00Z"/>
          <w:rFonts w:ascii="Arial" w:hAnsi="Arial" w:cs="Arial"/>
          <w:bCs/>
          <w:sz w:val="22"/>
          <w:szCs w:val="22"/>
          <w:lang w:val="sv-SE"/>
          <w:rPrChange w:id="6271" w:author="Syahrani Rachmawati Sadino" w:date="2025-01-31T14:35:00Z">
            <w:rPr>
              <w:del w:id="6272" w:author="ADMIN" w:date="2025-07-29T12:55:00Z" w16du:dateUtc="2025-07-29T05:55:00Z"/>
              <w:rFonts w:asciiTheme="minorBidi" w:hAnsiTheme="minorBidi" w:cstheme="minorBidi"/>
              <w:bCs/>
              <w:sz w:val="22"/>
              <w:szCs w:val="22"/>
              <w:lang w:val="sv-SE"/>
            </w:rPr>
          </w:rPrChange>
        </w:rPr>
        <w:pPrChange w:id="6273" w:author="ADMIN" w:date="2025-07-29T12:49:00Z" w16du:dateUtc="2025-07-29T05:49:00Z">
          <w:pPr>
            <w:pStyle w:val="ListParagraph"/>
            <w:spacing w:line="276" w:lineRule="auto"/>
            <w:ind w:left="2127"/>
          </w:pPr>
        </w:pPrChange>
      </w:pPr>
    </w:p>
    <w:p w14:paraId="1BD77A5A" w14:textId="77777777" w:rsidR="00682134" w:rsidRPr="00844D5B" w:rsidRDefault="00682134" w:rsidP="00844D5B">
      <w:pPr>
        <w:spacing w:line="276" w:lineRule="auto"/>
        <w:rPr>
          <w:rFonts w:ascii="Arial" w:hAnsi="Arial" w:cs="Arial"/>
          <w:sz w:val="22"/>
          <w:szCs w:val="22"/>
          <w:lang w:val="sv-SE"/>
          <w:rPrChange w:id="6274" w:author="ADMIN" w:date="2025-07-29T12:55:00Z" w16du:dateUtc="2025-07-29T05:55:00Z">
            <w:rPr>
              <w:rFonts w:asciiTheme="minorBidi" w:hAnsiTheme="minorBidi" w:cstheme="minorBidi"/>
              <w:sz w:val="22"/>
              <w:szCs w:val="22"/>
              <w:lang w:val="sv-SE"/>
            </w:rPr>
          </w:rPrChange>
        </w:rPr>
        <w:pPrChange w:id="6275" w:author="ADMIN" w:date="2025-07-29T12:55:00Z" w16du:dateUtc="2025-07-29T05:55:00Z">
          <w:pPr>
            <w:pStyle w:val="ListParagraph"/>
            <w:spacing w:line="276" w:lineRule="auto"/>
            <w:ind w:left="1418" w:hanging="425"/>
          </w:pPr>
        </w:pPrChange>
      </w:pPr>
    </w:p>
    <w:p w14:paraId="347D9DBF" w14:textId="0F05956F" w:rsidR="00682134" w:rsidRPr="00922713" w:rsidDel="00844D5B" w:rsidRDefault="00682134">
      <w:pPr>
        <w:pStyle w:val="ListParagraph"/>
        <w:numPr>
          <w:ilvl w:val="3"/>
          <w:numId w:val="36"/>
        </w:numPr>
        <w:spacing w:line="276" w:lineRule="auto"/>
        <w:ind w:left="1701" w:hanging="425"/>
        <w:rPr>
          <w:del w:id="6276" w:author="ADMIN" w:date="2025-07-29T12:56:00Z" w16du:dateUtc="2025-07-29T05:56:00Z"/>
          <w:rFonts w:ascii="Arial" w:hAnsi="Arial" w:cs="Arial"/>
          <w:b/>
          <w:sz w:val="22"/>
          <w:szCs w:val="22"/>
          <w:lang w:val="sv-SE"/>
          <w:rPrChange w:id="6277" w:author="Syahrani Rachmawati Sadino" w:date="2025-01-31T14:35:00Z">
            <w:rPr>
              <w:del w:id="6278" w:author="ADMIN" w:date="2025-07-29T12:56:00Z" w16du:dateUtc="2025-07-29T05:56:00Z"/>
              <w:rFonts w:asciiTheme="minorBidi" w:hAnsiTheme="minorBidi" w:cstheme="minorBidi"/>
              <w:b/>
              <w:sz w:val="22"/>
              <w:szCs w:val="22"/>
              <w:lang w:val="sv-SE"/>
            </w:rPr>
          </w:rPrChange>
        </w:rPr>
      </w:pPr>
      <w:del w:id="6279" w:author="ADMIN" w:date="2025-07-29T12:56:00Z" w16du:dateUtc="2025-07-29T05:56:00Z">
        <w:r w:rsidRPr="00922713" w:rsidDel="00844D5B">
          <w:rPr>
            <w:rFonts w:ascii="Arial" w:hAnsi="Arial" w:cs="Arial"/>
            <w:b/>
            <w:i/>
            <w:sz w:val="22"/>
            <w:szCs w:val="22"/>
            <w:lang w:val="sv-SE"/>
            <w:rPrChange w:id="6280" w:author="Syahrani Rachmawati Sadino" w:date="2025-01-31T14:35:00Z">
              <w:rPr>
                <w:rFonts w:asciiTheme="minorBidi" w:hAnsiTheme="minorBidi" w:cstheme="minorBidi"/>
                <w:b/>
                <w:i/>
                <w:sz w:val="22"/>
                <w:szCs w:val="22"/>
                <w:lang w:val="sv-SE"/>
              </w:rPr>
            </w:rPrChange>
          </w:rPr>
          <w:delText xml:space="preserve">Fee For Service </w:delText>
        </w:r>
        <w:r w:rsidRPr="00922713" w:rsidDel="00844D5B">
          <w:rPr>
            <w:rFonts w:ascii="Arial" w:hAnsi="Arial" w:cs="Arial"/>
            <w:b/>
            <w:sz w:val="22"/>
            <w:szCs w:val="22"/>
            <w:lang w:val="sv-SE"/>
            <w:rPrChange w:id="6281" w:author="Syahrani Rachmawati Sadino" w:date="2025-01-31T14:35:00Z">
              <w:rPr>
                <w:rFonts w:asciiTheme="minorBidi" w:hAnsiTheme="minorBidi" w:cstheme="minorBidi"/>
                <w:b/>
                <w:sz w:val="22"/>
                <w:szCs w:val="22"/>
                <w:lang w:val="sv-SE"/>
              </w:rPr>
            </w:rPrChange>
          </w:rPr>
          <w:delText>Tindakan Medis Tertentu</w:delText>
        </w:r>
      </w:del>
    </w:p>
    <w:p w14:paraId="52197410" w14:textId="4757E7F6" w:rsidR="00682134" w:rsidRPr="00922713" w:rsidDel="00844D5B" w:rsidRDefault="00682134">
      <w:pPr>
        <w:pStyle w:val="ListParagraph"/>
        <w:spacing w:line="276" w:lineRule="auto"/>
        <w:ind w:left="1701"/>
        <w:rPr>
          <w:del w:id="6282" w:author="ADMIN" w:date="2025-07-29T12:56:00Z" w16du:dateUtc="2025-07-29T05:56:00Z"/>
          <w:rFonts w:ascii="Arial" w:hAnsi="Arial" w:cs="Arial"/>
          <w:sz w:val="22"/>
          <w:szCs w:val="22"/>
          <w:lang w:val="sv-SE"/>
          <w:rPrChange w:id="6283" w:author="Syahrani Rachmawati Sadino" w:date="2025-01-31T14:35:00Z">
            <w:rPr>
              <w:del w:id="6284" w:author="ADMIN" w:date="2025-07-29T12:56:00Z" w16du:dateUtc="2025-07-29T05:56:00Z"/>
              <w:rFonts w:asciiTheme="minorBidi" w:hAnsiTheme="minorBidi" w:cstheme="minorBidi"/>
              <w:sz w:val="22"/>
              <w:szCs w:val="22"/>
              <w:lang w:val="sv-SE"/>
            </w:rPr>
          </w:rPrChange>
        </w:rPr>
      </w:pPr>
      <w:del w:id="6285" w:author="ADMIN" w:date="2025-07-29T12:56:00Z" w16du:dateUtc="2025-07-29T05:56:00Z">
        <w:r w:rsidRPr="00922713" w:rsidDel="00844D5B">
          <w:rPr>
            <w:rFonts w:ascii="Arial" w:hAnsi="Arial" w:cs="Arial"/>
            <w:i/>
            <w:sz w:val="22"/>
            <w:szCs w:val="22"/>
            <w:lang w:val="sv-SE"/>
            <w:rPrChange w:id="6286" w:author="Syahrani Rachmawati Sadino" w:date="2025-01-31T14:35:00Z">
              <w:rPr>
                <w:rFonts w:asciiTheme="minorBidi" w:hAnsiTheme="minorBidi" w:cstheme="minorBidi"/>
                <w:i/>
                <w:sz w:val="22"/>
                <w:szCs w:val="22"/>
                <w:lang w:val="sv-SE"/>
              </w:rPr>
            </w:rPrChange>
          </w:rPr>
          <w:delText>Fee for service</w:delText>
        </w:r>
        <w:r w:rsidRPr="00922713" w:rsidDel="00844D5B">
          <w:rPr>
            <w:rFonts w:ascii="Arial" w:hAnsi="Arial" w:cs="Arial"/>
            <w:sz w:val="22"/>
            <w:szCs w:val="22"/>
            <w:lang w:val="sv-SE"/>
            <w:rPrChange w:id="6287" w:author="Syahrani Rachmawati Sadino" w:date="2025-01-31T14:35:00Z">
              <w:rPr>
                <w:rFonts w:asciiTheme="minorBidi" w:hAnsiTheme="minorBidi" w:cstheme="minorBidi"/>
                <w:sz w:val="22"/>
                <w:szCs w:val="22"/>
                <w:lang w:val="sv-SE"/>
              </w:rPr>
            </w:rPrChange>
          </w:rPr>
          <w:delText xml:space="preserve"> untuk jenis-jenis tindakan medis tertentu</w:delText>
        </w:r>
        <w:r w:rsidRPr="00922713" w:rsidDel="00844D5B">
          <w:rPr>
            <w:rFonts w:ascii="Arial" w:hAnsi="Arial" w:cs="Arial"/>
            <w:b/>
            <w:sz w:val="22"/>
            <w:szCs w:val="22"/>
            <w:lang w:val="sv-SE"/>
            <w:rPrChange w:id="6288" w:author="Syahrani Rachmawati Sadino" w:date="2025-01-31T14:35:00Z">
              <w:rPr>
                <w:rFonts w:asciiTheme="minorBidi" w:hAnsiTheme="minorBidi" w:cstheme="minorBidi"/>
                <w:b/>
                <w:sz w:val="22"/>
                <w:szCs w:val="22"/>
                <w:lang w:val="sv-SE"/>
              </w:rPr>
            </w:rPrChange>
          </w:rPr>
          <w:delText xml:space="preserve"> </w:delText>
        </w:r>
        <w:r w:rsidRPr="00922713" w:rsidDel="00844D5B">
          <w:rPr>
            <w:rFonts w:ascii="Arial" w:hAnsi="Arial" w:cs="Arial"/>
            <w:sz w:val="22"/>
            <w:szCs w:val="22"/>
            <w:lang w:val="sv-SE"/>
            <w:rPrChange w:id="6289" w:author="Syahrani Rachmawati Sadino" w:date="2025-01-31T14:35:00Z">
              <w:rPr>
                <w:rFonts w:asciiTheme="minorBidi" w:hAnsiTheme="minorBidi" w:cstheme="minorBidi"/>
                <w:sz w:val="22"/>
                <w:szCs w:val="22"/>
                <w:lang w:val="sv-SE"/>
              </w:rPr>
            </w:rPrChange>
          </w:rPr>
          <w:delText>bagi Peserta BRI Life adalah sesuai dengan tarif yang telah disepakati.</w:delText>
        </w:r>
      </w:del>
    </w:p>
    <w:tbl>
      <w:tblPr>
        <w:tblW w:w="7380" w:type="dxa"/>
        <w:tblInd w:w="1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3060"/>
        <w:gridCol w:w="1080"/>
        <w:gridCol w:w="2700"/>
      </w:tblGrid>
      <w:tr w:rsidR="00682134" w:rsidRPr="00922713" w:rsidDel="00844D5B" w14:paraId="6F655AE2" w14:textId="345182EC" w:rsidTr="00F625C2">
        <w:trPr>
          <w:trHeight w:val="461"/>
          <w:del w:id="6290" w:author="ADMIN" w:date="2025-07-29T12:56:00Z" w16du:dateUtc="2025-07-29T05:56:00Z"/>
        </w:trPr>
        <w:tc>
          <w:tcPr>
            <w:tcW w:w="540" w:type="dxa"/>
            <w:shd w:val="clear" w:color="auto" w:fill="BFBFBF" w:themeFill="background1" w:themeFillShade="BF"/>
            <w:vAlign w:val="center"/>
          </w:tcPr>
          <w:p w14:paraId="35867530" w14:textId="1F7341B7" w:rsidR="00682134" w:rsidRPr="00922713" w:rsidDel="00844D5B" w:rsidRDefault="00682134">
            <w:pPr>
              <w:tabs>
                <w:tab w:val="left" w:pos="993"/>
              </w:tabs>
              <w:spacing w:line="276" w:lineRule="auto"/>
              <w:jc w:val="center"/>
              <w:rPr>
                <w:del w:id="6291" w:author="ADMIN" w:date="2025-07-29T12:56:00Z" w16du:dateUtc="2025-07-29T05:56:00Z"/>
                <w:rFonts w:ascii="Arial" w:hAnsi="Arial" w:cs="Arial"/>
                <w:b/>
                <w:sz w:val="22"/>
                <w:szCs w:val="22"/>
                <w:rPrChange w:id="6292" w:author="Syahrani Rachmawati Sadino" w:date="2025-01-31T14:35:00Z">
                  <w:rPr>
                    <w:del w:id="6293" w:author="ADMIN" w:date="2025-07-29T12:56:00Z" w16du:dateUtc="2025-07-29T05:56:00Z"/>
                    <w:rFonts w:asciiTheme="minorBidi" w:hAnsiTheme="minorBidi" w:cstheme="minorBidi"/>
                    <w:b/>
                    <w:sz w:val="22"/>
                    <w:szCs w:val="22"/>
                  </w:rPr>
                </w:rPrChange>
              </w:rPr>
            </w:pPr>
            <w:del w:id="6294" w:author="ADMIN" w:date="2025-07-29T12:56:00Z" w16du:dateUtc="2025-07-29T05:56:00Z">
              <w:r w:rsidRPr="00922713" w:rsidDel="00844D5B">
                <w:rPr>
                  <w:rFonts w:ascii="Arial" w:hAnsi="Arial" w:cs="Arial"/>
                  <w:b/>
                  <w:sz w:val="22"/>
                  <w:szCs w:val="22"/>
                  <w:rPrChange w:id="6295" w:author="Syahrani Rachmawati Sadino" w:date="2025-01-31T14:35:00Z">
                    <w:rPr>
                      <w:rFonts w:asciiTheme="minorBidi" w:hAnsiTheme="minorBidi" w:cstheme="minorBidi"/>
                      <w:b/>
                      <w:sz w:val="22"/>
                      <w:szCs w:val="22"/>
                    </w:rPr>
                  </w:rPrChange>
                </w:rPr>
                <w:delText>No</w:delText>
              </w:r>
            </w:del>
          </w:p>
        </w:tc>
        <w:tc>
          <w:tcPr>
            <w:tcW w:w="3060" w:type="dxa"/>
            <w:shd w:val="clear" w:color="auto" w:fill="BFBFBF" w:themeFill="background1" w:themeFillShade="BF"/>
            <w:vAlign w:val="center"/>
          </w:tcPr>
          <w:p w14:paraId="024A7115" w14:textId="34A33722" w:rsidR="00682134" w:rsidRPr="00922713" w:rsidDel="00844D5B" w:rsidRDefault="00682134">
            <w:pPr>
              <w:spacing w:line="276" w:lineRule="auto"/>
              <w:jc w:val="center"/>
              <w:rPr>
                <w:del w:id="6296" w:author="ADMIN" w:date="2025-07-29T12:56:00Z" w16du:dateUtc="2025-07-29T05:56:00Z"/>
                <w:rFonts w:ascii="Arial" w:hAnsi="Arial" w:cs="Arial"/>
                <w:sz w:val="22"/>
                <w:szCs w:val="22"/>
                <w:rPrChange w:id="6297" w:author="Syahrani Rachmawati Sadino" w:date="2025-01-31T14:35:00Z">
                  <w:rPr>
                    <w:del w:id="6298" w:author="ADMIN" w:date="2025-07-29T12:56:00Z" w16du:dateUtc="2025-07-29T05:56:00Z"/>
                    <w:rFonts w:asciiTheme="minorBidi" w:hAnsiTheme="minorBidi" w:cstheme="minorBidi"/>
                    <w:sz w:val="22"/>
                    <w:szCs w:val="22"/>
                  </w:rPr>
                </w:rPrChange>
              </w:rPr>
            </w:pPr>
            <w:del w:id="6299" w:author="ADMIN" w:date="2025-07-29T12:56:00Z" w16du:dateUtc="2025-07-29T05:56:00Z">
              <w:r w:rsidRPr="00922713" w:rsidDel="00844D5B">
                <w:rPr>
                  <w:rFonts w:ascii="Arial" w:hAnsi="Arial" w:cs="Arial"/>
                  <w:b/>
                  <w:sz w:val="22"/>
                  <w:szCs w:val="22"/>
                  <w:rPrChange w:id="6300" w:author="Syahrani Rachmawati Sadino" w:date="2025-01-31T14:35:00Z">
                    <w:rPr>
                      <w:rFonts w:asciiTheme="minorBidi" w:hAnsiTheme="minorBidi" w:cstheme="minorBidi"/>
                      <w:b/>
                      <w:sz w:val="22"/>
                      <w:szCs w:val="22"/>
                    </w:rPr>
                  </w:rPrChange>
                </w:rPr>
                <w:delText>Jenis Tindakan Medis</w:delText>
              </w:r>
            </w:del>
          </w:p>
        </w:tc>
        <w:tc>
          <w:tcPr>
            <w:tcW w:w="1080" w:type="dxa"/>
            <w:shd w:val="clear" w:color="auto" w:fill="BFBFBF" w:themeFill="background1" w:themeFillShade="BF"/>
            <w:vAlign w:val="center"/>
          </w:tcPr>
          <w:p w14:paraId="7CE0E068" w14:textId="77716088" w:rsidR="00682134" w:rsidRPr="00922713" w:rsidDel="00844D5B" w:rsidRDefault="00682134">
            <w:pPr>
              <w:tabs>
                <w:tab w:val="left" w:pos="993"/>
              </w:tabs>
              <w:spacing w:line="276" w:lineRule="auto"/>
              <w:jc w:val="center"/>
              <w:rPr>
                <w:del w:id="6301" w:author="ADMIN" w:date="2025-07-29T12:56:00Z" w16du:dateUtc="2025-07-29T05:56:00Z"/>
                <w:rFonts w:ascii="Arial" w:hAnsi="Arial" w:cs="Arial"/>
                <w:b/>
                <w:sz w:val="22"/>
                <w:szCs w:val="22"/>
                <w:rPrChange w:id="6302" w:author="Syahrani Rachmawati Sadino" w:date="2025-01-31T14:35:00Z">
                  <w:rPr>
                    <w:del w:id="6303" w:author="ADMIN" w:date="2025-07-29T12:56:00Z" w16du:dateUtc="2025-07-29T05:56:00Z"/>
                    <w:rFonts w:asciiTheme="minorBidi" w:hAnsiTheme="minorBidi" w:cstheme="minorBidi"/>
                    <w:b/>
                    <w:sz w:val="22"/>
                    <w:szCs w:val="22"/>
                  </w:rPr>
                </w:rPrChange>
              </w:rPr>
            </w:pPr>
            <w:del w:id="6304" w:author="ADMIN" w:date="2025-07-29T12:56:00Z" w16du:dateUtc="2025-07-29T05:56:00Z">
              <w:r w:rsidRPr="00922713" w:rsidDel="00844D5B">
                <w:rPr>
                  <w:rFonts w:ascii="Arial" w:hAnsi="Arial" w:cs="Arial"/>
                  <w:b/>
                  <w:sz w:val="22"/>
                  <w:szCs w:val="22"/>
                  <w:rPrChange w:id="6305" w:author="Syahrani Rachmawati Sadino" w:date="2025-01-31T14:35:00Z">
                    <w:rPr>
                      <w:rFonts w:asciiTheme="minorBidi" w:hAnsiTheme="minorBidi" w:cstheme="minorBidi"/>
                      <w:b/>
                      <w:sz w:val="22"/>
                      <w:szCs w:val="22"/>
                    </w:rPr>
                  </w:rPrChange>
                </w:rPr>
                <w:delText>Tarif</w:delText>
              </w:r>
            </w:del>
          </w:p>
          <w:p w14:paraId="5A0DF54F" w14:textId="02FCB88C" w:rsidR="00682134" w:rsidRPr="00922713" w:rsidDel="00844D5B" w:rsidRDefault="00682134">
            <w:pPr>
              <w:tabs>
                <w:tab w:val="left" w:pos="993"/>
              </w:tabs>
              <w:spacing w:line="276" w:lineRule="auto"/>
              <w:jc w:val="center"/>
              <w:rPr>
                <w:del w:id="6306" w:author="ADMIN" w:date="2025-07-29T12:56:00Z" w16du:dateUtc="2025-07-29T05:56:00Z"/>
                <w:rFonts w:ascii="Arial" w:hAnsi="Arial" w:cs="Arial"/>
                <w:b/>
                <w:sz w:val="22"/>
                <w:szCs w:val="22"/>
                <w:rPrChange w:id="6307" w:author="Syahrani Rachmawati Sadino" w:date="2025-01-31T14:35:00Z">
                  <w:rPr>
                    <w:del w:id="6308" w:author="ADMIN" w:date="2025-07-29T12:56:00Z" w16du:dateUtc="2025-07-29T05:56:00Z"/>
                    <w:rFonts w:asciiTheme="minorBidi" w:hAnsiTheme="minorBidi" w:cstheme="minorBidi"/>
                    <w:b/>
                    <w:sz w:val="22"/>
                    <w:szCs w:val="22"/>
                  </w:rPr>
                </w:rPrChange>
              </w:rPr>
            </w:pPr>
            <w:del w:id="6309" w:author="ADMIN" w:date="2025-07-29T12:56:00Z" w16du:dateUtc="2025-07-29T05:56:00Z">
              <w:r w:rsidRPr="00922713" w:rsidDel="00844D5B">
                <w:rPr>
                  <w:rFonts w:ascii="Arial" w:hAnsi="Arial" w:cs="Arial"/>
                  <w:b/>
                  <w:sz w:val="22"/>
                  <w:szCs w:val="22"/>
                  <w:rPrChange w:id="6310" w:author="Syahrani Rachmawati Sadino" w:date="2025-01-31T14:35:00Z">
                    <w:rPr>
                      <w:rFonts w:asciiTheme="minorBidi" w:hAnsiTheme="minorBidi" w:cstheme="minorBidi"/>
                      <w:b/>
                      <w:sz w:val="22"/>
                      <w:szCs w:val="22"/>
                    </w:rPr>
                  </w:rPrChange>
                </w:rPr>
                <w:delText>(Rp)</w:delText>
              </w:r>
            </w:del>
          </w:p>
        </w:tc>
        <w:tc>
          <w:tcPr>
            <w:tcW w:w="2700" w:type="dxa"/>
            <w:shd w:val="clear" w:color="auto" w:fill="BFBFBF" w:themeFill="background1" w:themeFillShade="BF"/>
            <w:vAlign w:val="center"/>
          </w:tcPr>
          <w:p w14:paraId="6488CE75" w14:textId="2C542D10" w:rsidR="00682134" w:rsidRPr="00922713" w:rsidDel="00844D5B" w:rsidRDefault="00682134">
            <w:pPr>
              <w:tabs>
                <w:tab w:val="left" w:pos="993"/>
              </w:tabs>
              <w:spacing w:line="276" w:lineRule="auto"/>
              <w:jc w:val="center"/>
              <w:rPr>
                <w:del w:id="6311" w:author="ADMIN" w:date="2025-07-29T12:56:00Z" w16du:dateUtc="2025-07-29T05:56:00Z"/>
                <w:rFonts w:ascii="Arial" w:hAnsi="Arial" w:cs="Arial"/>
                <w:b/>
                <w:sz w:val="22"/>
                <w:szCs w:val="22"/>
                <w:rPrChange w:id="6312" w:author="Syahrani Rachmawati Sadino" w:date="2025-01-31T14:35:00Z">
                  <w:rPr>
                    <w:del w:id="6313" w:author="ADMIN" w:date="2025-07-29T12:56:00Z" w16du:dateUtc="2025-07-29T05:56:00Z"/>
                    <w:rFonts w:asciiTheme="minorBidi" w:hAnsiTheme="minorBidi" w:cstheme="minorBidi"/>
                    <w:b/>
                    <w:sz w:val="22"/>
                    <w:szCs w:val="22"/>
                  </w:rPr>
                </w:rPrChange>
              </w:rPr>
            </w:pPr>
            <w:del w:id="6314" w:author="ADMIN" w:date="2025-07-29T12:56:00Z" w16du:dateUtc="2025-07-29T05:56:00Z">
              <w:r w:rsidRPr="00922713" w:rsidDel="00844D5B">
                <w:rPr>
                  <w:rFonts w:ascii="Arial" w:hAnsi="Arial" w:cs="Arial"/>
                  <w:b/>
                  <w:sz w:val="22"/>
                  <w:szCs w:val="22"/>
                  <w:rPrChange w:id="6315" w:author="Syahrani Rachmawati Sadino" w:date="2025-01-31T14:35:00Z">
                    <w:rPr>
                      <w:rFonts w:asciiTheme="minorBidi" w:hAnsiTheme="minorBidi" w:cstheme="minorBidi"/>
                      <w:b/>
                      <w:sz w:val="22"/>
                      <w:szCs w:val="22"/>
                    </w:rPr>
                  </w:rPrChange>
                </w:rPr>
                <w:delText>Keterangan</w:delText>
              </w:r>
            </w:del>
          </w:p>
        </w:tc>
      </w:tr>
      <w:tr w:rsidR="00682134" w:rsidRPr="00922713" w:rsidDel="00844D5B" w14:paraId="5AB48A8B" w14:textId="5FFB5C14" w:rsidTr="00F625C2">
        <w:trPr>
          <w:trHeight w:val="341"/>
          <w:del w:id="6316" w:author="ADMIN" w:date="2025-07-29T12:56:00Z" w16du:dateUtc="2025-07-29T05:56:00Z"/>
        </w:trPr>
        <w:tc>
          <w:tcPr>
            <w:tcW w:w="540" w:type="dxa"/>
            <w:vAlign w:val="center"/>
          </w:tcPr>
          <w:p w14:paraId="1E5C7E06" w14:textId="636DBEB3" w:rsidR="00682134" w:rsidRPr="00922713" w:rsidDel="00844D5B" w:rsidRDefault="00682134">
            <w:pPr>
              <w:tabs>
                <w:tab w:val="left" w:pos="993"/>
              </w:tabs>
              <w:spacing w:line="276" w:lineRule="auto"/>
              <w:jc w:val="center"/>
              <w:rPr>
                <w:del w:id="6317" w:author="ADMIN" w:date="2025-07-29T12:56:00Z" w16du:dateUtc="2025-07-29T05:56:00Z"/>
                <w:rFonts w:ascii="Arial" w:hAnsi="Arial" w:cs="Arial"/>
                <w:sz w:val="22"/>
                <w:szCs w:val="22"/>
                <w:rPrChange w:id="6318" w:author="Syahrani Rachmawati Sadino" w:date="2025-01-31T14:35:00Z">
                  <w:rPr>
                    <w:del w:id="6319" w:author="ADMIN" w:date="2025-07-29T12:56:00Z" w16du:dateUtc="2025-07-29T05:56:00Z"/>
                    <w:rFonts w:asciiTheme="minorBidi" w:hAnsiTheme="minorBidi" w:cstheme="minorBidi"/>
                    <w:sz w:val="22"/>
                    <w:szCs w:val="22"/>
                  </w:rPr>
                </w:rPrChange>
              </w:rPr>
            </w:pPr>
            <w:del w:id="6320" w:author="ADMIN" w:date="2025-07-29T12:56:00Z" w16du:dateUtc="2025-07-29T05:56:00Z">
              <w:r w:rsidRPr="00922713" w:rsidDel="00844D5B">
                <w:rPr>
                  <w:rFonts w:ascii="Arial" w:hAnsi="Arial" w:cs="Arial"/>
                  <w:sz w:val="22"/>
                  <w:szCs w:val="22"/>
                  <w:rPrChange w:id="6321" w:author="Syahrani Rachmawati Sadino" w:date="2025-01-31T14:35:00Z">
                    <w:rPr>
                      <w:rFonts w:asciiTheme="minorBidi" w:hAnsiTheme="minorBidi" w:cstheme="minorBidi"/>
                      <w:sz w:val="22"/>
                      <w:szCs w:val="22"/>
                    </w:rPr>
                  </w:rPrChange>
                </w:rPr>
                <w:delText>1</w:delText>
              </w:r>
            </w:del>
          </w:p>
        </w:tc>
        <w:tc>
          <w:tcPr>
            <w:tcW w:w="3060" w:type="dxa"/>
            <w:vAlign w:val="center"/>
          </w:tcPr>
          <w:p w14:paraId="5D5B71A3" w14:textId="39892708" w:rsidR="00682134" w:rsidRPr="00922713" w:rsidDel="00844D5B" w:rsidRDefault="00682134">
            <w:pPr>
              <w:tabs>
                <w:tab w:val="left" w:pos="993"/>
              </w:tabs>
              <w:spacing w:line="276" w:lineRule="auto"/>
              <w:jc w:val="both"/>
              <w:rPr>
                <w:del w:id="6322" w:author="ADMIN" w:date="2025-07-29T12:56:00Z" w16du:dateUtc="2025-07-29T05:56:00Z"/>
                <w:rFonts w:ascii="Arial" w:hAnsi="Arial" w:cs="Arial"/>
                <w:sz w:val="22"/>
                <w:szCs w:val="22"/>
                <w:rPrChange w:id="6323" w:author="Syahrani Rachmawati Sadino" w:date="2025-01-31T14:35:00Z">
                  <w:rPr>
                    <w:del w:id="6324" w:author="ADMIN" w:date="2025-07-29T12:56:00Z" w16du:dateUtc="2025-07-29T05:56:00Z"/>
                    <w:rFonts w:asciiTheme="minorBidi" w:hAnsiTheme="minorBidi" w:cstheme="minorBidi"/>
                    <w:sz w:val="22"/>
                    <w:szCs w:val="22"/>
                  </w:rPr>
                </w:rPrChange>
              </w:rPr>
            </w:pPr>
            <w:del w:id="6325" w:author="ADMIN" w:date="2025-07-29T12:56:00Z" w16du:dateUtc="2025-07-29T05:56:00Z">
              <w:r w:rsidRPr="00922713" w:rsidDel="00844D5B">
                <w:rPr>
                  <w:rFonts w:ascii="Arial" w:hAnsi="Arial" w:cs="Arial"/>
                  <w:sz w:val="22"/>
                  <w:szCs w:val="22"/>
                  <w:rPrChange w:id="6326" w:author="Syahrani Rachmawati Sadino" w:date="2025-01-31T14:35:00Z">
                    <w:rPr>
                      <w:rFonts w:asciiTheme="minorBidi" w:hAnsiTheme="minorBidi" w:cstheme="minorBidi"/>
                      <w:sz w:val="22"/>
                      <w:szCs w:val="22"/>
                    </w:rPr>
                  </w:rPrChange>
                </w:rPr>
                <w:delText>Penjahit Luka</w:delText>
              </w:r>
            </w:del>
          </w:p>
        </w:tc>
        <w:tc>
          <w:tcPr>
            <w:tcW w:w="1080" w:type="dxa"/>
            <w:vAlign w:val="center"/>
          </w:tcPr>
          <w:p w14:paraId="182362AB" w14:textId="5DAB20BE" w:rsidR="00682134" w:rsidRPr="00922713" w:rsidDel="00844D5B" w:rsidRDefault="00682134">
            <w:pPr>
              <w:keepNext/>
              <w:tabs>
                <w:tab w:val="left" w:pos="993"/>
              </w:tabs>
              <w:spacing w:line="276" w:lineRule="auto"/>
              <w:jc w:val="center"/>
              <w:outlineLvl w:val="2"/>
              <w:rPr>
                <w:del w:id="6327" w:author="ADMIN" w:date="2025-07-29T12:56:00Z" w16du:dateUtc="2025-07-29T05:56:00Z"/>
                <w:rFonts w:ascii="Arial" w:hAnsi="Arial" w:cs="Arial"/>
                <w:sz w:val="22"/>
                <w:szCs w:val="22"/>
                <w:lang w:val="id-ID"/>
                <w:rPrChange w:id="6328" w:author="Syahrani Rachmawati Sadino" w:date="2025-01-31T14:35:00Z">
                  <w:rPr>
                    <w:del w:id="6329" w:author="ADMIN" w:date="2025-07-29T12:56:00Z" w16du:dateUtc="2025-07-29T05:56:00Z"/>
                    <w:rFonts w:asciiTheme="minorBidi" w:hAnsiTheme="minorBidi" w:cstheme="minorBidi"/>
                    <w:sz w:val="22"/>
                    <w:szCs w:val="22"/>
                    <w:lang w:val="id-ID"/>
                  </w:rPr>
                </w:rPrChange>
              </w:rPr>
            </w:pPr>
          </w:p>
        </w:tc>
        <w:tc>
          <w:tcPr>
            <w:tcW w:w="2700" w:type="dxa"/>
            <w:vAlign w:val="center"/>
          </w:tcPr>
          <w:p w14:paraId="208CF58B" w14:textId="5D7B5867" w:rsidR="00682134" w:rsidRPr="00922713" w:rsidDel="00844D5B" w:rsidRDefault="00682134">
            <w:pPr>
              <w:tabs>
                <w:tab w:val="left" w:pos="993"/>
              </w:tabs>
              <w:spacing w:line="276" w:lineRule="auto"/>
              <w:rPr>
                <w:del w:id="6330" w:author="ADMIN" w:date="2025-07-29T12:56:00Z" w16du:dateUtc="2025-07-29T05:56:00Z"/>
                <w:rFonts w:ascii="Arial" w:hAnsi="Arial" w:cs="Arial"/>
                <w:sz w:val="22"/>
                <w:szCs w:val="22"/>
                <w:rPrChange w:id="6331" w:author="Syahrani Rachmawati Sadino" w:date="2025-01-31T14:35:00Z">
                  <w:rPr>
                    <w:del w:id="6332" w:author="ADMIN" w:date="2025-07-29T12:56:00Z" w16du:dateUtc="2025-07-29T05:56:00Z"/>
                    <w:rFonts w:asciiTheme="minorBidi" w:hAnsiTheme="minorBidi" w:cstheme="minorBidi"/>
                    <w:sz w:val="22"/>
                    <w:szCs w:val="22"/>
                  </w:rPr>
                </w:rPrChange>
              </w:rPr>
            </w:pPr>
            <w:del w:id="6333" w:author="ADMIN" w:date="2025-07-29T12:56:00Z" w16du:dateUtc="2025-07-29T05:56:00Z">
              <w:r w:rsidRPr="00922713" w:rsidDel="00844D5B">
                <w:rPr>
                  <w:rFonts w:ascii="Arial" w:hAnsi="Arial" w:cs="Arial"/>
                  <w:sz w:val="22"/>
                  <w:szCs w:val="22"/>
                  <w:rPrChange w:id="6334" w:author="Syahrani Rachmawati Sadino" w:date="2025-01-31T14:35:00Z">
                    <w:rPr>
                      <w:rFonts w:asciiTheme="minorBidi" w:hAnsiTheme="minorBidi" w:cstheme="minorBidi"/>
                      <w:sz w:val="22"/>
                      <w:szCs w:val="22"/>
                    </w:rPr>
                  </w:rPrChange>
                </w:rPr>
                <w:delText>Per Regio</w:delText>
              </w:r>
            </w:del>
          </w:p>
        </w:tc>
      </w:tr>
      <w:tr w:rsidR="00682134" w:rsidRPr="00922713" w:rsidDel="00844D5B" w14:paraId="2DB9FC82" w14:textId="0D462AC3" w:rsidTr="00F625C2">
        <w:trPr>
          <w:trHeight w:val="359"/>
          <w:del w:id="6335" w:author="ADMIN" w:date="2025-07-29T12:56:00Z" w16du:dateUtc="2025-07-29T05:56:00Z"/>
        </w:trPr>
        <w:tc>
          <w:tcPr>
            <w:tcW w:w="540" w:type="dxa"/>
            <w:vAlign w:val="center"/>
          </w:tcPr>
          <w:p w14:paraId="5B33E769" w14:textId="61FE988D" w:rsidR="00682134" w:rsidRPr="00922713" w:rsidDel="00844D5B" w:rsidRDefault="00682134">
            <w:pPr>
              <w:tabs>
                <w:tab w:val="left" w:pos="993"/>
              </w:tabs>
              <w:spacing w:line="276" w:lineRule="auto"/>
              <w:jc w:val="center"/>
              <w:rPr>
                <w:del w:id="6336" w:author="ADMIN" w:date="2025-07-29T12:56:00Z" w16du:dateUtc="2025-07-29T05:56:00Z"/>
                <w:rFonts w:ascii="Arial" w:hAnsi="Arial" w:cs="Arial"/>
                <w:sz w:val="22"/>
                <w:szCs w:val="22"/>
                <w:rPrChange w:id="6337" w:author="Syahrani Rachmawati Sadino" w:date="2025-01-31T14:35:00Z">
                  <w:rPr>
                    <w:del w:id="6338" w:author="ADMIN" w:date="2025-07-29T12:56:00Z" w16du:dateUtc="2025-07-29T05:56:00Z"/>
                    <w:rFonts w:asciiTheme="minorBidi" w:hAnsiTheme="minorBidi" w:cstheme="minorBidi"/>
                    <w:sz w:val="22"/>
                    <w:szCs w:val="22"/>
                  </w:rPr>
                </w:rPrChange>
              </w:rPr>
            </w:pPr>
            <w:del w:id="6339" w:author="ADMIN" w:date="2025-07-29T12:56:00Z" w16du:dateUtc="2025-07-29T05:56:00Z">
              <w:r w:rsidRPr="00922713" w:rsidDel="00844D5B">
                <w:rPr>
                  <w:rFonts w:ascii="Arial" w:hAnsi="Arial" w:cs="Arial"/>
                  <w:sz w:val="22"/>
                  <w:szCs w:val="22"/>
                  <w:rPrChange w:id="6340" w:author="Syahrani Rachmawati Sadino" w:date="2025-01-31T14:35:00Z">
                    <w:rPr>
                      <w:rFonts w:asciiTheme="minorBidi" w:hAnsiTheme="minorBidi" w:cstheme="minorBidi"/>
                      <w:sz w:val="22"/>
                      <w:szCs w:val="22"/>
                    </w:rPr>
                  </w:rPrChange>
                </w:rPr>
                <w:delText>2</w:delText>
              </w:r>
            </w:del>
          </w:p>
        </w:tc>
        <w:tc>
          <w:tcPr>
            <w:tcW w:w="3060" w:type="dxa"/>
            <w:vAlign w:val="center"/>
          </w:tcPr>
          <w:p w14:paraId="71419D14" w14:textId="51E351AE" w:rsidR="00682134" w:rsidRPr="00922713" w:rsidDel="00844D5B" w:rsidRDefault="00682134">
            <w:pPr>
              <w:tabs>
                <w:tab w:val="left" w:pos="993"/>
              </w:tabs>
              <w:spacing w:line="276" w:lineRule="auto"/>
              <w:jc w:val="both"/>
              <w:rPr>
                <w:del w:id="6341" w:author="ADMIN" w:date="2025-07-29T12:56:00Z" w16du:dateUtc="2025-07-29T05:56:00Z"/>
                <w:rFonts w:ascii="Arial" w:hAnsi="Arial" w:cs="Arial"/>
                <w:sz w:val="22"/>
                <w:szCs w:val="22"/>
                <w:rPrChange w:id="6342" w:author="Syahrani Rachmawati Sadino" w:date="2025-01-31T14:35:00Z">
                  <w:rPr>
                    <w:del w:id="6343" w:author="ADMIN" w:date="2025-07-29T12:56:00Z" w16du:dateUtc="2025-07-29T05:56:00Z"/>
                    <w:rFonts w:asciiTheme="minorBidi" w:hAnsiTheme="minorBidi" w:cstheme="minorBidi"/>
                    <w:sz w:val="22"/>
                    <w:szCs w:val="22"/>
                  </w:rPr>
                </w:rPrChange>
              </w:rPr>
            </w:pPr>
            <w:del w:id="6344" w:author="ADMIN" w:date="2025-07-29T12:56:00Z" w16du:dateUtc="2025-07-29T05:56:00Z">
              <w:r w:rsidRPr="00922713" w:rsidDel="00844D5B">
                <w:rPr>
                  <w:rFonts w:ascii="Arial" w:hAnsi="Arial" w:cs="Arial"/>
                  <w:sz w:val="22"/>
                  <w:szCs w:val="22"/>
                  <w:rPrChange w:id="6345" w:author="Syahrani Rachmawati Sadino" w:date="2025-01-31T14:35:00Z">
                    <w:rPr>
                      <w:rFonts w:asciiTheme="minorBidi" w:hAnsiTheme="minorBidi" w:cstheme="minorBidi"/>
                      <w:sz w:val="22"/>
                      <w:szCs w:val="22"/>
                    </w:rPr>
                  </w:rPrChange>
                </w:rPr>
                <w:delText>Ekstraksi Kuku</w:delText>
              </w:r>
            </w:del>
          </w:p>
        </w:tc>
        <w:tc>
          <w:tcPr>
            <w:tcW w:w="1080" w:type="dxa"/>
            <w:vAlign w:val="center"/>
          </w:tcPr>
          <w:p w14:paraId="7D3404B8" w14:textId="18C167B1" w:rsidR="00682134" w:rsidRPr="00922713" w:rsidDel="00844D5B" w:rsidRDefault="00682134">
            <w:pPr>
              <w:keepNext/>
              <w:tabs>
                <w:tab w:val="left" w:pos="993"/>
              </w:tabs>
              <w:spacing w:line="276" w:lineRule="auto"/>
              <w:outlineLvl w:val="2"/>
              <w:rPr>
                <w:del w:id="6346" w:author="ADMIN" w:date="2025-07-29T12:56:00Z" w16du:dateUtc="2025-07-29T05:56:00Z"/>
                <w:rFonts w:ascii="Arial" w:hAnsi="Arial" w:cs="Arial"/>
                <w:sz w:val="22"/>
                <w:szCs w:val="22"/>
                <w:lang w:val="id-ID"/>
                <w:rPrChange w:id="6347" w:author="Syahrani Rachmawati Sadino" w:date="2025-01-31T14:35:00Z">
                  <w:rPr>
                    <w:del w:id="6348" w:author="ADMIN" w:date="2025-07-29T12:56:00Z" w16du:dateUtc="2025-07-29T05:56:00Z"/>
                    <w:rFonts w:asciiTheme="minorBidi" w:hAnsiTheme="minorBidi" w:cstheme="minorBidi"/>
                    <w:sz w:val="22"/>
                    <w:szCs w:val="22"/>
                    <w:lang w:val="id-ID"/>
                  </w:rPr>
                </w:rPrChange>
              </w:rPr>
            </w:pPr>
          </w:p>
        </w:tc>
        <w:tc>
          <w:tcPr>
            <w:tcW w:w="2700" w:type="dxa"/>
            <w:vAlign w:val="center"/>
          </w:tcPr>
          <w:p w14:paraId="4FA5FBCE" w14:textId="5BE2222E" w:rsidR="00682134" w:rsidRPr="00922713" w:rsidDel="00844D5B" w:rsidRDefault="00682134">
            <w:pPr>
              <w:tabs>
                <w:tab w:val="left" w:pos="993"/>
              </w:tabs>
              <w:spacing w:line="276" w:lineRule="auto"/>
              <w:rPr>
                <w:del w:id="6349" w:author="ADMIN" w:date="2025-07-29T12:56:00Z" w16du:dateUtc="2025-07-29T05:56:00Z"/>
                <w:rFonts w:ascii="Arial" w:hAnsi="Arial" w:cs="Arial"/>
                <w:sz w:val="22"/>
                <w:szCs w:val="22"/>
                <w:rPrChange w:id="6350" w:author="Syahrani Rachmawati Sadino" w:date="2025-01-31T14:35:00Z">
                  <w:rPr>
                    <w:del w:id="6351" w:author="ADMIN" w:date="2025-07-29T12:56:00Z" w16du:dateUtc="2025-07-29T05:56:00Z"/>
                    <w:rFonts w:asciiTheme="minorBidi" w:hAnsiTheme="minorBidi" w:cstheme="minorBidi"/>
                    <w:sz w:val="22"/>
                    <w:szCs w:val="22"/>
                  </w:rPr>
                </w:rPrChange>
              </w:rPr>
            </w:pPr>
            <w:del w:id="6352" w:author="ADMIN" w:date="2025-07-29T12:56:00Z" w16du:dateUtc="2025-07-29T05:56:00Z">
              <w:r w:rsidRPr="00922713" w:rsidDel="00844D5B">
                <w:rPr>
                  <w:rFonts w:ascii="Arial" w:hAnsi="Arial" w:cs="Arial"/>
                  <w:sz w:val="22"/>
                  <w:szCs w:val="22"/>
                  <w:rPrChange w:id="6353" w:author="Syahrani Rachmawati Sadino" w:date="2025-01-31T14:35:00Z">
                    <w:rPr>
                      <w:rFonts w:asciiTheme="minorBidi" w:hAnsiTheme="minorBidi" w:cstheme="minorBidi"/>
                      <w:sz w:val="22"/>
                      <w:szCs w:val="22"/>
                    </w:rPr>
                  </w:rPrChange>
                </w:rPr>
                <w:delText>Per buah</w:delText>
              </w:r>
            </w:del>
          </w:p>
        </w:tc>
      </w:tr>
      <w:tr w:rsidR="00682134" w:rsidRPr="00922713" w:rsidDel="00844D5B" w14:paraId="3C42E3E6" w14:textId="280A4DF9" w:rsidTr="00F625C2">
        <w:trPr>
          <w:trHeight w:val="341"/>
          <w:del w:id="6354" w:author="ADMIN" w:date="2025-07-29T12:56:00Z" w16du:dateUtc="2025-07-29T05:56:00Z"/>
        </w:trPr>
        <w:tc>
          <w:tcPr>
            <w:tcW w:w="540" w:type="dxa"/>
            <w:vAlign w:val="center"/>
          </w:tcPr>
          <w:p w14:paraId="5318C591" w14:textId="41077003" w:rsidR="00682134" w:rsidRPr="00922713" w:rsidDel="00844D5B" w:rsidRDefault="00682134">
            <w:pPr>
              <w:tabs>
                <w:tab w:val="left" w:pos="993"/>
              </w:tabs>
              <w:spacing w:line="276" w:lineRule="auto"/>
              <w:jc w:val="center"/>
              <w:rPr>
                <w:del w:id="6355" w:author="ADMIN" w:date="2025-07-29T12:56:00Z" w16du:dateUtc="2025-07-29T05:56:00Z"/>
                <w:rFonts w:ascii="Arial" w:hAnsi="Arial" w:cs="Arial"/>
                <w:sz w:val="22"/>
                <w:szCs w:val="22"/>
                <w:rPrChange w:id="6356" w:author="Syahrani Rachmawati Sadino" w:date="2025-01-31T14:35:00Z">
                  <w:rPr>
                    <w:del w:id="6357" w:author="ADMIN" w:date="2025-07-29T12:56:00Z" w16du:dateUtc="2025-07-29T05:56:00Z"/>
                    <w:rFonts w:asciiTheme="minorBidi" w:hAnsiTheme="minorBidi" w:cstheme="minorBidi"/>
                    <w:sz w:val="22"/>
                    <w:szCs w:val="22"/>
                  </w:rPr>
                </w:rPrChange>
              </w:rPr>
            </w:pPr>
            <w:del w:id="6358" w:author="ADMIN" w:date="2025-07-29T12:56:00Z" w16du:dateUtc="2025-07-29T05:56:00Z">
              <w:r w:rsidRPr="00922713" w:rsidDel="00844D5B">
                <w:rPr>
                  <w:rFonts w:ascii="Arial" w:hAnsi="Arial" w:cs="Arial"/>
                  <w:sz w:val="22"/>
                  <w:szCs w:val="22"/>
                  <w:rPrChange w:id="6359" w:author="Syahrani Rachmawati Sadino" w:date="2025-01-31T14:35:00Z">
                    <w:rPr>
                      <w:rFonts w:asciiTheme="minorBidi" w:hAnsiTheme="minorBidi" w:cstheme="minorBidi"/>
                      <w:sz w:val="22"/>
                      <w:szCs w:val="22"/>
                    </w:rPr>
                  </w:rPrChange>
                </w:rPr>
                <w:delText>3</w:delText>
              </w:r>
            </w:del>
          </w:p>
        </w:tc>
        <w:tc>
          <w:tcPr>
            <w:tcW w:w="3060" w:type="dxa"/>
            <w:vAlign w:val="center"/>
          </w:tcPr>
          <w:p w14:paraId="78602A4F" w14:textId="053B837B" w:rsidR="00682134" w:rsidRPr="00922713" w:rsidDel="00844D5B" w:rsidRDefault="00682134">
            <w:pPr>
              <w:tabs>
                <w:tab w:val="left" w:pos="993"/>
              </w:tabs>
              <w:spacing w:line="276" w:lineRule="auto"/>
              <w:jc w:val="both"/>
              <w:rPr>
                <w:del w:id="6360" w:author="ADMIN" w:date="2025-07-29T12:56:00Z" w16du:dateUtc="2025-07-29T05:56:00Z"/>
                <w:rFonts w:ascii="Arial" w:hAnsi="Arial" w:cs="Arial"/>
                <w:sz w:val="22"/>
                <w:szCs w:val="22"/>
                <w:rPrChange w:id="6361" w:author="Syahrani Rachmawati Sadino" w:date="2025-01-31T14:35:00Z">
                  <w:rPr>
                    <w:del w:id="6362" w:author="ADMIN" w:date="2025-07-29T12:56:00Z" w16du:dateUtc="2025-07-29T05:56:00Z"/>
                    <w:rFonts w:asciiTheme="minorBidi" w:hAnsiTheme="minorBidi" w:cstheme="minorBidi"/>
                    <w:sz w:val="22"/>
                    <w:szCs w:val="22"/>
                  </w:rPr>
                </w:rPrChange>
              </w:rPr>
            </w:pPr>
            <w:del w:id="6363" w:author="ADMIN" w:date="2025-07-29T12:56:00Z" w16du:dateUtc="2025-07-29T05:56:00Z">
              <w:r w:rsidRPr="00922713" w:rsidDel="00844D5B">
                <w:rPr>
                  <w:rFonts w:ascii="Arial" w:hAnsi="Arial" w:cs="Arial"/>
                  <w:sz w:val="22"/>
                  <w:szCs w:val="22"/>
                  <w:rPrChange w:id="6364" w:author="Syahrani Rachmawati Sadino" w:date="2025-01-31T14:35:00Z">
                    <w:rPr>
                      <w:rFonts w:asciiTheme="minorBidi" w:hAnsiTheme="minorBidi" w:cstheme="minorBidi"/>
                      <w:sz w:val="22"/>
                      <w:szCs w:val="22"/>
                    </w:rPr>
                  </w:rPrChange>
                </w:rPr>
                <w:delText>Insisi Abses</w:delText>
              </w:r>
            </w:del>
          </w:p>
        </w:tc>
        <w:tc>
          <w:tcPr>
            <w:tcW w:w="1080" w:type="dxa"/>
            <w:vAlign w:val="center"/>
          </w:tcPr>
          <w:p w14:paraId="1C44025A" w14:textId="572FBDCE" w:rsidR="00682134" w:rsidRPr="00922713" w:rsidDel="00844D5B" w:rsidRDefault="00682134">
            <w:pPr>
              <w:keepNext/>
              <w:tabs>
                <w:tab w:val="left" w:pos="993"/>
              </w:tabs>
              <w:spacing w:line="276" w:lineRule="auto"/>
              <w:outlineLvl w:val="2"/>
              <w:rPr>
                <w:del w:id="6365" w:author="ADMIN" w:date="2025-07-29T12:56:00Z" w16du:dateUtc="2025-07-29T05:56:00Z"/>
                <w:rFonts w:ascii="Arial" w:hAnsi="Arial" w:cs="Arial"/>
                <w:sz w:val="22"/>
                <w:szCs w:val="22"/>
                <w:lang w:val="id-ID"/>
                <w:rPrChange w:id="6366" w:author="Syahrani Rachmawati Sadino" w:date="2025-01-31T14:35:00Z">
                  <w:rPr>
                    <w:del w:id="6367" w:author="ADMIN" w:date="2025-07-29T12:56:00Z" w16du:dateUtc="2025-07-29T05:56:00Z"/>
                    <w:rFonts w:asciiTheme="minorBidi" w:hAnsiTheme="minorBidi" w:cstheme="minorBidi"/>
                    <w:sz w:val="22"/>
                    <w:szCs w:val="22"/>
                    <w:lang w:val="id-ID"/>
                  </w:rPr>
                </w:rPrChange>
              </w:rPr>
            </w:pPr>
          </w:p>
        </w:tc>
        <w:tc>
          <w:tcPr>
            <w:tcW w:w="2700" w:type="dxa"/>
            <w:vAlign w:val="center"/>
          </w:tcPr>
          <w:p w14:paraId="781AEEAA" w14:textId="2DA4D84A" w:rsidR="00682134" w:rsidRPr="00922713" w:rsidDel="00844D5B" w:rsidRDefault="00682134">
            <w:pPr>
              <w:tabs>
                <w:tab w:val="left" w:pos="993"/>
              </w:tabs>
              <w:spacing w:line="276" w:lineRule="auto"/>
              <w:rPr>
                <w:del w:id="6368" w:author="ADMIN" w:date="2025-07-29T12:56:00Z" w16du:dateUtc="2025-07-29T05:56:00Z"/>
                <w:rFonts w:ascii="Arial" w:hAnsi="Arial" w:cs="Arial"/>
                <w:sz w:val="22"/>
                <w:szCs w:val="22"/>
                <w:rPrChange w:id="6369" w:author="Syahrani Rachmawati Sadino" w:date="2025-01-31T14:35:00Z">
                  <w:rPr>
                    <w:del w:id="6370" w:author="ADMIN" w:date="2025-07-29T12:56:00Z" w16du:dateUtc="2025-07-29T05:56:00Z"/>
                    <w:rFonts w:asciiTheme="minorBidi" w:hAnsiTheme="minorBidi" w:cstheme="minorBidi"/>
                    <w:sz w:val="22"/>
                    <w:szCs w:val="22"/>
                  </w:rPr>
                </w:rPrChange>
              </w:rPr>
            </w:pPr>
            <w:del w:id="6371" w:author="ADMIN" w:date="2025-07-29T12:56:00Z" w16du:dateUtc="2025-07-29T05:56:00Z">
              <w:r w:rsidRPr="00922713" w:rsidDel="00844D5B">
                <w:rPr>
                  <w:rFonts w:ascii="Arial" w:hAnsi="Arial" w:cs="Arial"/>
                  <w:sz w:val="22"/>
                  <w:szCs w:val="22"/>
                  <w:rPrChange w:id="6372" w:author="Syahrani Rachmawati Sadino" w:date="2025-01-31T14:35:00Z">
                    <w:rPr>
                      <w:rFonts w:asciiTheme="minorBidi" w:hAnsiTheme="minorBidi" w:cstheme="minorBidi"/>
                      <w:sz w:val="22"/>
                      <w:szCs w:val="22"/>
                    </w:rPr>
                  </w:rPrChange>
                </w:rPr>
                <w:delText>Per buah</w:delText>
              </w:r>
            </w:del>
          </w:p>
        </w:tc>
      </w:tr>
      <w:tr w:rsidR="00682134" w:rsidRPr="00922713" w:rsidDel="00844D5B" w14:paraId="72CB7D6E" w14:textId="40C010A2" w:rsidTr="00F625C2">
        <w:trPr>
          <w:trHeight w:val="716"/>
          <w:del w:id="6373" w:author="ADMIN" w:date="2025-07-29T12:56:00Z" w16du:dateUtc="2025-07-29T05:56:00Z"/>
        </w:trPr>
        <w:tc>
          <w:tcPr>
            <w:tcW w:w="540" w:type="dxa"/>
            <w:vAlign w:val="center"/>
          </w:tcPr>
          <w:p w14:paraId="6D2DB702" w14:textId="6C26B029" w:rsidR="00682134" w:rsidRPr="00922713" w:rsidDel="00844D5B" w:rsidRDefault="00682134">
            <w:pPr>
              <w:tabs>
                <w:tab w:val="left" w:pos="993"/>
              </w:tabs>
              <w:spacing w:line="276" w:lineRule="auto"/>
              <w:jc w:val="center"/>
              <w:rPr>
                <w:del w:id="6374" w:author="ADMIN" w:date="2025-07-29T12:56:00Z" w16du:dateUtc="2025-07-29T05:56:00Z"/>
                <w:rFonts w:ascii="Arial" w:hAnsi="Arial" w:cs="Arial"/>
                <w:sz w:val="22"/>
                <w:szCs w:val="22"/>
                <w:rPrChange w:id="6375" w:author="Syahrani Rachmawati Sadino" w:date="2025-01-31T14:35:00Z">
                  <w:rPr>
                    <w:del w:id="6376" w:author="ADMIN" w:date="2025-07-29T12:56:00Z" w16du:dateUtc="2025-07-29T05:56:00Z"/>
                    <w:rFonts w:asciiTheme="minorBidi" w:hAnsiTheme="minorBidi" w:cstheme="minorBidi"/>
                    <w:sz w:val="22"/>
                    <w:szCs w:val="22"/>
                  </w:rPr>
                </w:rPrChange>
              </w:rPr>
            </w:pPr>
            <w:del w:id="6377" w:author="ADMIN" w:date="2025-07-29T12:56:00Z" w16du:dateUtc="2025-07-29T05:56:00Z">
              <w:r w:rsidRPr="00922713" w:rsidDel="00844D5B">
                <w:rPr>
                  <w:rFonts w:ascii="Arial" w:hAnsi="Arial" w:cs="Arial"/>
                  <w:sz w:val="22"/>
                  <w:szCs w:val="22"/>
                  <w:rPrChange w:id="6378" w:author="Syahrani Rachmawati Sadino" w:date="2025-01-31T14:35:00Z">
                    <w:rPr>
                      <w:rFonts w:asciiTheme="minorBidi" w:hAnsiTheme="minorBidi" w:cstheme="minorBidi"/>
                      <w:sz w:val="22"/>
                      <w:szCs w:val="22"/>
                    </w:rPr>
                  </w:rPrChange>
                </w:rPr>
                <w:delText>4</w:delText>
              </w:r>
            </w:del>
          </w:p>
        </w:tc>
        <w:tc>
          <w:tcPr>
            <w:tcW w:w="3060" w:type="dxa"/>
            <w:vAlign w:val="center"/>
          </w:tcPr>
          <w:p w14:paraId="0DD2BA5F" w14:textId="0E49E614" w:rsidR="00682134" w:rsidRPr="00922713" w:rsidDel="00844D5B" w:rsidRDefault="00682134">
            <w:pPr>
              <w:tabs>
                <w:tab w:val="left" w:pos="993"/>
              </w:tabs>
              <w:spacing w:line="276" w:lineRule="auto"/>
              <w:jc w:val="both"/>
              <w:rPr>
                <w:del w:id="6379" w:author="ADMIN" w:date="2025-07-29T12:56:00Z" w16du:dateUtc="2025-07-29T05:56:00Z"/>
                <w:rFonts w:ascii="Arial" w:hAnsi="Arial" w:cs="Arial"/>
                <w:sz w:val="22"/>
                <w:szCs w:val="22"/>
                <w:rPrChange w:id="6380" w:author="Syahrani Rachmawati Sadino" w:date="2025-01-31T14:35:00Z">
                  <w:rPr>
                    <w:del w:id="6381" w:author="ADMIN" w:date="2025-07-29T12:56:00Z" w16du:dateUtc="2025-07-29T05:56:00Z"/>
                    <w:rFonts w:asciiTheme="minorBidi" w:hAnsiTheme="minorBidi" w:cstheme="minorBidi"/>
                    <w:sz w:val="22"/>
                    <w:szCs w:val="22"/>
                  </w:rPr>
                </w:rPrChange>
              </w:rPr>
            </w:pPr>
            <w:del w:id="6382" w:author="ADMIN" w:date="2025-07-29T12:56:00Z" w16du:dateUtc="2025-07-29T05:56:00Z">
              <w:r w:rsidRPr="00922713" w:rsidDel="00844D5B">
                <w:rPr>
                  <w:rFonts w:ascii="Arial" w:hAnsi="Arial" w:cs="Arial"/>
                  <w:sz w:val="22"/>
                  <w:szCs w:val="22"/>
                  <w:rPrChange w:id="6383" w:author="Syahrani Rachmawati Sadino" w:date="2025-01-31T14:35:00Z">
                    <w:rPr>
                      <w:rFonts w:asciiTheme="minorBidi" w:hAnsiTheme="minorBidi" w:cstheme="minorBidi"/>
                      <w:sz w:val="22"/>
                      <w:szCs w:val="22"/>
                    </w:rPr>
                  </w:rPrChange>
                </w:rPr>
                <w:delText>Ekterpasi Kista</w:delText>
              </w:r>
            </w:del>
          </w:p>
          <w:p w14:paraId="68447EB0" w14:textId="28610510" w:rsidR="00682134" w:rsidRPr="00922713" w:rsidDel="00844D5B" w:rsidRDefault="00682134">
            <w:pPr>
              <w:numPr>
                <w:ilvl w:val="0"/>
                <w:numId w:val="43"/>
              </w:numPr>
              <w:tabs>
                <w:tab w:val="left" w:pos="993"/>
              </w:tabs>
              <w:spacing w:line="276" w:lineRule="auto"/>
              <w:jc w:val="both"/>
              <w:rPr>
                <w:del w:id="6384" w:author="ADMIN" w:date="2025-07-29T12:56:00Z" w16du:dateUtc="2025-07-29T05:56:00Z"/>
                <w:rFonts w:ascii="Arial" w:hAnsi="Arial" w:cs="Arial"/>
                <w:sz w:val="22"/>
                <w:szCs w:val="22"/>
                <w:rPrChange w:id="6385" w:author="Syahrani Rachmawati Sadino" w:date="2025-01-31T14:35:00Z">
                  <w:rPr>
                    <w:del w:id="6386" w:author="ADMIN" w:date="2025-07-29T12:56:00Z" w16du:dateUtc="2025-07-29T05:56:00Z"/>
                    <w:rFonts w:asciiTheme="minorBidi" w:hAnsiTheme="minorBidi" w:cstheme="minorBidi"/>
                    <w:sz w:val="22"/>
                    <w:szCs w:val="22"/>
                  </w:rPr>
                </w:rPrChange>
              </w:rPr>
            </w:pPr>
            <w:del w:id="6387" w:author="ADMIN" w:date="2025-07-29T12:56:00Z" w16du:dateUtc="2025-07-29T05:56:00Z">
              <w:r w:rsidRPr="00922713" w:rsidDel="00844D5B">
                <w:rPr>
                  <w:rFonts w:ascii="Arial" w:hAnsi="Arial" w:cs="Arial"/>
                  <w:sz w:val="22"/>
                  <w:szCs w:val="22"/>
                  <w:rPrChange w:id="6388" w:author="Syahrani Rachmawati Sadino" w:date="2025-01-31T14:35:00Z">
                    <w:rPr>
                      <w:rFonts w:asciiTheme="minorBidi" w:hAnsiTheme="minorBidi" w:cstheme="minorBidi"/>
                      <w:sz w:val="22"/>
                      <w:szCs w:val="22"/>
                    </w:rPr>
                  </w:rPrChange>
                </w:rPr>
                <w:delText>Atherom</w:delText>
              </w:r>
            </w:del>
          </w:p>
          <w:p w14:paraId="26BD1E46" w14:textId="41581A51" w:rsidR="00682134" w:rsidRPr="00922713" w:rsidDel="00844D5B" w:rsidRDefault="00682134">
            <w:pPr>
              <w:numPr>
                <w:ilvl w:val="0"/>
                <w:numId w:val="43"/>
              </w:numPr>
              <w:tabs>
                <w:tab w:val="left" w:pos="993"/>
              </w:tabs>
              <w:spacing w:line="276" w:lineRule="auto"/>
              <w:jc w:val="both"/>
              <w:rPr>
                <w:del w:id="6389" w:author="ADMIN" w:date="2025-07-29T12:56:00Z" w16du:dateUtc="2025-07-29T05:56:00Z"/>
                <w:rFonts w:ascii="Arial" w:hAnsi="Arial" w:cs="Arial"/>
                <w:sz w:val="22"/>
                <w:szCs w:val="22"/>
                <w:rPrChange w:id="6390" w:author="Syahrani Rachmawati Sadino" w:date="2025-01-31T14:35:00Z">
                  <w:rPr>
                    <w:del w:id="6391" w:author="ADMIN" w:date="2025-07-29T12:56:00Z" w16du:dateUtc="2025-07-29T05:56:00Z"/>
                    <w:rFonts w:asciiTheme="minorBidi" w:hAnsiTheme="minorBidi" w:cstheme="minorBidi"/>
                    <w:sz w:val="22"/>
                    <w:szCs w:val="22"/>
                  </w:rPr>
                </w:rPrChange>
              </w:rPr>
            </w:pPr>
            <w:del w:id="6392" w:author="ADMIN" w:date="2025-07-29T12:56:00Z" w16du:dateUtc="2025-07-29T05:56:00Z">
              <w:r w:rsidRPr="00922713" w:rsidDel="00844D5B">
                <w:rPr>
                  <w:rFonts w:ascii="Arial" w:hAnsi="Arial" w:cs="Arial"/>
                  <w:sz w:val="22"/>
                  <w:szCs w:val="22"/>
                  <w:rPrChange w:id="6393" w:author="Syahrani Rachmawati Sadino" w:date="2025-01-31T14:35:00Z">
                    <w:rPr>
                      <w:rFonts w:asciiTheme="minorBidi" w:hAnsiTheme="minorBidi" w:cstheme="minorBidi"/>
                      <w:sz w:val="22"/>
                      <w:szCs w:val="22"/>
                    </w:rPr>
                  </w:rPrChange>
                </w:rPr>
                <w:delText>Ganglion</w:delText>
              </w:r>
            </w:del>
          </w:p>
        </w:tc>
        <w:tc>
          <w:tcPr>
            <w:tcW w:w="1080" w:type="dxa"/>
            <w:vAlign w:val="center"/>
          </w:tcPr>
          <w:p w14:paraId="403F3254" w14:textId="6BF66C31" w:rsidR="00682134" w:rsidRPr="00922713" w:rsidDel="00844D5B" w:rsidRDefault="00682134">
            <w:pPr>
              <w:keepNext/>
              <w:tabs>
                <w:tab w:val="left" w:pos="993"/>
              </w:tabs>
              <w:spacing w:line="276" w:lineRule="auto"/>
              <w:jc w:val="center"/>
              <w:outlineLvl w:val="2"/>
              <w:rPr>
                <w:del w:id="6394" w:author="ADMIN" w:date="2025-07-29T12:56:00Z" w16du:dateUtc="2025-07-29T05:56:00Z"/>
                <w:rFonts w:ascii="Arial" w:hAnsi="Arial" w:cs="Arial"/>
                <w:sz w:val="22"/>
                <w:szCs w:val="22"/>
                <w:rPrChange w:id="6395" w:author="Syahrani Rachmawati Sadino" w:date="2025-01-31T14:35:00Z">
                  <w:rPr>
                    <w:del w:id="6396" w:author="ADMIN" w:date="2025-07-29T12:56:00Z" w16du:dateUtc="2025-07-29T05:56:00Z"/>
                    <w:rFonts w:asciiTheme="minorBidi" w:hAnsiTheme="minorBidi" w:cstheme="minorBidi"/>
                    <w:sz w:val="22"/>
                    <w:szCs w:val="22"/>
                  </w:rPr>
                </w:rPrChange>
              </w:rPr>
            </w:pPr>
          </w:p>
          <w:p w14:paraId="537AA49E" w14:textId="67A17AAD" w:rsidR="00682134" w:rsidRPr="00922713" w:rsidDel="00844D5B" w:rsidRDefault="00682134">
            <w:pPr>
              <w:keepNext/>
              <w:tabs>
                <w:tab w:val="left" w:pos="993"/>
              </w:tabs>
              <w:spacing w:line="276" w:lineRule="auto"/>
              <w:outlineLvl w:val="2"/>
              <w:rPr>
                <w:del w:id="6397" w:author="ADMIN" w:date="2025-07-29T12:56:00Z" w16du:dateUtc="2025-07-29T05:56:00Z"/>
                <w:rFonts w:ascii="Arial" w:hAnsi="Arial" w:cs="Arial"/>
                <w:sz w:val="22"/>
                <w:szCs w:val="22"/>
                <w:lang w:val="id-ID"/>
                <w:rPrChange w:id="6398" w:author="Syahrani Rachmawati Sadino" w:date="2025-01-31T14:35:00Z">
                  <w:rPr>
                    <w:del w:id="6399" w:author="ADMIN" w:date="2025-07-29T12:56:00Z" w16du:dateUtc="2025-07-29T05:56:00Z"/>
                    <w:rFonts w:asciiTheme="minorBidi" w:hAnsiTheme="minorBidi" w:cstheme="minorBidi"/>
                    <w:sz w:val="22"/>
                    <w:szCs w:val="22"/>
                    <w:lang w:val="id-ID"/>
                  </w:rPr>
                </w:rPrChange>
              </w:rPr>
            </w:pPr>
          </w:p>
          <w:p w14:paraId="230A3504" w14:textId="38EC27D3" w:rsidR="00682134" w:rsidRPr="00922713" w:rsidDel="00844D5B" w:rsidRDefault="00682134">
            <w:pPr>
              <w:keepNext/>
              <w:tabs>
                <w:tab w:val="left" w:pos="993"/>
              </w:tabs>
              <w:spacing w:line="276" w:lineRule="auto"/>
              <w:jc w:val="center"/>
              <w:outlineLvl w:val="2"/>
              <w:rPr>
                <w:del w:id="6400" w:author="ADMIN" w:date="2025-07-29T12:56:00Z" w16du:dateUtc="2025-07-29T05:56:00Z"/>
                <w:rFonts w:ascii="Arial" w:hAnsi="Arial" w:cs="Arial"/>
                <w:sz w:val="22"/>
                <w:szCs w:val="22"/>
                <w:lang w:val="id-ID"/>
                <w:rPrChange w:id="6401" w:author="Syahrani Rachmawati Sadino" w:date="2025-01-31T14:35:00Z">
                  <w:rPr>
                    <w:del w:id="6402" w:author="ADMIN" w:date="2025-07-29T12:56:00Z" w16du:dateUtc="2025-07-29T05:56:00Z"/>
                    <w:rFonts w:asciiTheme="minorBidi" w:hAnsiTheme="minorBidi" w:cstheme="minorBidi"/>
                    <w:sz w:val="22"/>
                    <w:szCs w:val="22"/>
                    <w:lang w:val="id-ID"/>
                  </w:rPr>
                </w:rPrChange>
              </w:rPr>
            </w:pPr>
          </w:p>
        </w:tc>
        <w:tc>
          <w:tcPr>
            <w:tcW w:w="2700" w:type="dxa"/>
            <w:vAlign w:val="center"/>
          </w:tcPr>
          <w:p w14:paraId="59A09858" w14:textId="344D6CFA" w:rsidR="00682134" w:rsidRPr="00922713" w:rsidDel="00844D5B" w:rsidRDefault="00682134">
            <w:pPr>
              <w:tabs>
                <w:tab w:val="left" w:pos="993"/>
              </w:tabs>
              <w:spacing w:line="276" w:lineRule="auto"/>
              <w:rPr>
                <w:del w:id="6403" w:author="ADMIN" w:date="2025-07-29T12:56:00Z" w16du:dateUtc="2025-07-29T05:56:00Z"/>
                <w:rFonts w:ascii="Arial" w:hAnsi="Arial" w:cs="Arial"/>
                <w:sz w:val="22"/>
                <w:szCs w:val="22"/>
                <w:rPrChange w:id="6404" w:author="Syahrani Rachmawati Sadino" w:date="2025-01-31T14:35:00Z">
                  <w:rPr>
                    <w:del w:id="6405" w:author="ADMIN" w:date="2025-07-29T12:56:00Z" w16du:dateUtc="2025-07-29T05:56:00Z"/>
                    <w:rFonts w:asciiTheme="minorBidi" w:hAnsiTheme="minorBidi" w:cstheme="minorBidi"/>
                    <w:sz w:val="22"/>
                    <w:szCs w:val="22"/>
                  </w:rPr>
                </w:rPrChange>
              </w:rPr>
            </w:pPr>
            <w:del w:id="6406" w:author="ADMIN" w:date="2025-07-29T12:56:00Z" w16du:dateUtc="2025-07-29T05:56:00Z">
              <w:r w:rsidRPr="00922713" w:rsidDel="00844D5B">
                <w:rPr>
                  <w:rFonts w:ascii="Arial" w:hAnsi="Arial" w:cs="Arial"/>
                  <w:sz w:val="22"/>
                  <w:szCs w:val="22"/>
                  <w:rPrChange w:id="6407" w:author="Syahrani Rachmawati Sadino" w:date="2025-01-31T14:35:00Z">
                    <w:rPr>
                      <w:rFonts w:asciiTheme="minorBidi" w:hAnsiTheme="minorBidi" w:cstheme="minorBidi"/>
                      <w:sz w:val="22"/>
                      <w:szCs w:val="22"/>
                    </w:rPr>
                  </w:rPrChange>
                </w:rPr>
                <w:delText>Per buah</w:delText>
              </w:r>
            </w:del>
          </w:p>
          <w:p w14:paraId="01014329" w14:textId="3FED36EC" w:rsidR="00682134" w:rsidRPr="00922713" w:rsidDel="00844D5B" w:rsidRDefault="00682134">
            <w:pPr>
              <w:tabs>
                <w:tab w:val="left" w:pos="993"/>
              </w:tabs>
              <w:spacing w:line="276" w:lineRule="auto"/>
              <w:rPr>
                <w:del w:id="6408" w:author="ADMIN" w:date="2025-07-29T12:56:00Z" w16du:dateUtc="2025-07-29T05:56:00Z"/>
                <w:rFonts w:ascii="Arial" w:hAnsi="Arial" w:cs="Arial"/>
                <w:sz w:val="22"/>
                <w:szCs w:val="22"/>
                <w:rPrChange w:id="6409" w:author="Syahrani Rachmawati Sadino" w:date="2025-01-31T14:35:00Z">
                  <w:rPr>
                    <w:del w:id="6410" w:author="ADMIN" w:date="2025-07-29T12:56:00Z" w16du:dateUtc="2025-07-29T05:56:00Z"/>
                    <w:rFonts w:asciiTheme="minorBidi" w:hAnsiTheme="minorBidi" w:cstheme="minorBidi"/>
                    <w:sz w:val="22"/>
                    <w:szCs w:val="22"/>
                  </w:rPr>
                </w:rPrChange>
              </w:rPr>
            </w:pPr>
            <w:del w:id="6411" w:author="ADMIN" w:date="2025-07-29T12:56:00Z" w16du:dateUtc="2025-07-29T05:56:00Z">
              <w:r w:rsidRPr="00922713" w:rsidDel="00844D5B">
                <w:rPr>
                  <w:rFonts w:ascii="Arial" w:hAnsi="Arial" w:cs="Arial"/>
                  <w:sz w:val="22"/>
                  <w:szCs w:val="22"/>
                  <w:rPrChange w:id="6412" w:author="Syahrani Rachmawati Sadino" w:date="2025-01-31T14:35:00Z">
                    <w:rPr>
                      <w:rFonts w:asciiTheme="minorBidi" w:hAnsiTheme="minorBidi" w:cstheme="minorBidi"/>
                      <w:sz w:val="22"/>
                      <w:szCs w:val="22"/>
                    </w:rPr>
                  </w:rPrChange>
                </w:rPr>
                <w:delText>Per buah</w:delText>
              </w:r>
            </w:del>
          </w:p>
          <w:p w14:paraId="287A318C" w14:textId="0A60DB0C" w:rsidR="00682134" w:rsidRPr="00922713" w:rsidDel="00844D5B" w:rsidRDefault="00682134">
            <w:pPr>
              <w:keepNext/>
              <w:tabs>
                <w:tab w:val="left" w:pos="993"/>
              </w:tabs>
              <w:spacing w:line="276" w:lineRule="auto"/>
              <w:outlineLvl w:val="2"/>
              <w:rPr>
                <w:del w:id="6413" w:author="ADMIN" w:date="2025-07-29T12:56:00Z" w16du:dateUtc="2025-07-29T05:56:00Z"/>
                <w:rFonts w:ascii="Arial" w:hAnsi="Arial" w:cs="Arial"/>
                <w:sz w:val="22"/>
                <w:szCs w:val="22"/>
                <w:rPrChange w:id="6414" w:author="Syahrani Rachmawati Sadino" w:date="2025-01-31T14:35:00Z">
                  <w:rPr>
                    <w:del w:id="6415" w:author="ADMIN" w:date="2025-07-29T12:56:00Z" w16du:dateUtc="2025-07-29T05:56:00Z"/>
                    <w:rFonts w:asciiTheme="minorBidi" w:hAnsiTheme="minorBidi" w:cstheme="minorBidi"/>
                    <w:sz w:val="22"/>
                    <w:szCs w:val="22"/>
                  </w:rPr>
                </w:rPrChange>
              </w:rPr>
            </w:pPr>
          </w:p>
        </w:tc>
      </w:tr>
      <w:tr w:rsidR="00682134" w:rsidRPr="00922713" w:rsidDel="00844D5B" w14:paraId="630AE83E" w14:textId="0E743429" w:rsidTr="00F625C2">
        <w:trPr>
          <w:trHeight w:val="350"/>
          <w:del w:id="6416" w:author="ADMIN" w:date="2025-07-29T12:56:00Z" w16du:dateUtc="2025-07-29T05:56:00Z"/>
        </w:trPr>
        <w:tc>
          <w:tcPr>
            <w:tcW w:w="540" w:type="dxa"/>
            <w:vAlign w:val="center"/>
          </w:tcPr>
          <w:p w14:paraId="0397EBCC" w14:textId="0DD81E47" w:rsidR="00682134" w:rsidRPr="00922713" w:rsidDel="00844D5B" w:rsidRDefault="00682134">
            <w:pPr>
              <w:tabs>
                <w:tab w:val="left" w:pos="993"/>
              </w:tabs>
              <w:spacing w:line="276" w:lineRule="auto"/>
              <w:jc w:val="center"/>
              <w:rPr>
                <w:del w:id="6417" w:author="ADMIN" w:date="2025-07-29T12:56:00Z" w16du:dateUtc="2025-07-29T05:56:00Z"/>
                <w:rFonts w:ascii="Arial" w:hAnsi="Arial" w:cs="Arial"/>
                <w:sz w:val="22"/>
                <w:szCs w:val="22"/>
                <w:rPrChange w:id="6418" w:author="Syahrani Rachmawati Sadino" w:date="2025-01-31T14:35:00Z">
                  <w:rPr>
                    <w:del w:id="6419" w:author="ADMIN" w:date="2025-07-29T12:56:00Z" w16du:dateUtc="2025-07-29T05:56:00Z"/>
                    <w:rFonts w:asciiTheme="minorBidi" w:hAnsiTheme="minorBidi" w:cstheme="minorBidi"/>
                    <w:sz w:val="22"/>
                    <w:szCs w:val="22"/>
                  </w:rPr>
                </w:rPrChange>
              </w:rPr>
            </w:pPr>
            <w:del w:id="6420" w:author="ADMIN" w:date="2025-07-29T12:56:00Z" w16du:dateUtc="2025-07-29T05:56:00Z">
              <w:r w:rsidRPr="00922713" w:rsidDel="00844D5B">
                <w:rPr>
                  <w:rFonts w:ascii="Arial" w:hAnsi="Arial" w:cs="Arial"/>
                  <w:sz w:val="22"/>
                  <w:szCs w:val="22"/>
                  <w:rPrChange w:id="6421" w:author="Syahrani Rachmawati Sadino" w:date="2025-01-31T14:35:00Z">
                    <w:rPr>
                      <w:rFonts w:asciiTheme="minorBidi" w:hAnsiTheme="minorBidi" w:cstheme="minorBidi"/>
                      <w:sz w:val="22"/>
                      <w:szCs w:val="22"/>
                    </w:rPr>
                  </w:rPrChange>
                </w:rPr>
                <w:delText>5</w:delText>
              </w:r>
            </w:del>
          </w:p>
        </w:tc>
        <w:tc>
          <w:tcPr>
            <w:tcW w:w="3060" w:type="dxa"/>
            <w:vAlign w:val="center"/>
          </w:tcPr>
          <w:p w14:paraId="763DB285" w14:textId="37ECB644" w:rsidR="00682134" w:rsidRPr="00922713" w:rsidDel="00844D5B" w:rsidRDefault="00682134">
            <w:pPr>
              <w:tabs>
                <w:tab w:val="left" w:pos="993"/>
              </w:tabs>
              <w:spacing w:line="276" w:lineRule="auto"/>
              <w:jc w:val="both"/>
              <w:rPr>
                <w:del w:id="6422" w:author="ADMIN" w:date="2025-07-29T12:56:00Z" w16du:dateUtc="2025-07-29T05:56:00Z"/>
                <w:rFonts w:ascii="Arial" w:hAnsi="Arial" w:cs="Arial"/>
                <w:sz w:val="22"/>
                <w:szCs w:val="22"/>
                <w:rPrChange w:id="6423" w:author="Syahrani Rachmawati Sadino" w:date="2025-01-31T14:35:00Z">
                  <w:rPr>
                    <w:del w:id="6424" w:author="ADMIN" w:date="2025-07-29T12:56:00Z" w16du:dateUtc="2025-07-29T05:56:00Z"/>
                    <w:rFonts w:asciiTheme="minorBidi" w:hAnsiTheme="minorBidi" w:cstheme="minorBidi"/>
                    <w:sz w:val="22"/>
                    <w:szCs w:val="22"/>
                  </w:rPr>
                </w:rPrChange>
              </w:rPr>
            </w:pPr>
            <w:del w:id="6425" w:author="ADMIN" w:date="2025-07-29T12:56:00Z" w16du:dateUtc="2025-07-29T05:56:00Z">
              <w:r w:rsidRPr="00922713" w:rsidDel="00844D5B">
                <w:rPr>
                  <w:rFonts w:ascii="Arial" w:hAnsi="Arial" w:cs="Arial"/>
                  <w:sz w:val="22"/>
                  <w:szCs w:val="22"/>
                  <w:rPrChange w:id="6426" w:author="Syahrani Rachmawati Sadino" w:date="2025-01-31T14:35:00Z">
                    <w:rPr>
                      <w:rFonts w:asciiTheme="minorBidi" w:hAnsiTheme="minorBidi" w:cstheme="minorBidi"/>
                      <w:sz w:val="22"/>
                      <w:szCs w:val="22"/>
                    </w:rPr>
                  </w:rPrChange>
                </w:rPr>
                <w:delText>Eksisi Clavus</w:delText>
              </w:r>
            </w:del>
          </w:p>
        </w:tc>
        <w:tc>
          <w:tcPr>
            <w:tcW w:w="1080" w:type="dxa"/>
            <w:vAlign w:val="center"/>
          </w:tcPr>
          <w:p w14:paraId="37F6881C" w14:textId="0F191EE1" w:rsidR="00682134" w:rsidRPr="00922713" w:rsidDel="00844D5B" w:rsidRDefault="00682134">
            <w:pPr>
              <w:keepNext/>
              <w:tabs>
                <w:tab w:val="left" w:pos="993"/>
              </w:tabs>
              <w:spacing w:line="276" w:lineRule="auto"/>
              <w:jc w:val="center"/>
              <w:outlineLvl w:val="2"/>
              <w:rPr>
                <w:del w:id="6427" w:author="ADMIN" w:date="2025-07-29T12:56:00Z" w16du:dateUtc="2025-07-29T05:56:00Z"/>
                <w:rFonts w:ascii="Arial" w:hAnsi="Arial" w:cs="Arial"/>
                <w:sz w:val="22"/>
                <w:szCs w:val="22"/>
                <w:lang w:val="id-ID"/>
                <w:rPrChange w:id="6428" w:author="Syahrani Rachmawati Sadino" w:date="2025-01-31T14:35:00Z">
                  <w:rPr>
                    <w:del w:id="6429" w:author="ADMIN" w:date="2025-07-29T12:56:00Z" w16du:dateUtc="2025-07-29T05:56:00Z"/>
                    <w:rFonts w:asciiTheme="minorBidi" w:hAnsiTheme="minorBidi" w:cstheme="minorBidi"/>
                    <w:sz w:val="22"/>
                    <w:szCs w:val="22"/>
                    <w:lang w:val="id-ID"/>
                  </w:rPr>
                </w:rPrChange>
              </w:rPr>
            </w:pPr>
          </w:p>
        </w:tc>
        <w:tc>
          <w:tcPr>
            <w:tcW w:w="2700" w:type="dxa"/>
            <w:vAlign w:val="center"/>
          </w:tcPr>
          <w:p w14:paraId="07D07450" w14:textId="28BDA51E" w:rsidR="00682134" w:rsidRPr="00922713" w:rsidDel="00844D5B" w:rsidRDefault="00682134">
            <w:pPr>
              <w:tabs>
                <w:tab w:val="left" w:pos="993"/>
              </w:tabs>
              <w:spacing w:line="276" w:lineRule="auto"/>
              <w:rPr>
                <w:del w:id="6430" w:author="ADMIN" w:date="2025-07-29T12:56:00Z" w16du:dateUtc="2025-07-29T05:56:00Z"/>
                <w:rFonts w:ascii="Arial" w:hAnsi="Arial" w:cs="Arial"/>
                <w:sz w:val="22"/>
                <w:szCs w:val="22"/>
                <w:rPrChange w:id="6431" w:author="Syahrani Rachmawati Sadino" w:date="2025-01-31T14:35:00Z">
                  <w:rPr>
                    <w:del w:id="6432" w:author="ADMIN" w:date="2025-07-29T12:56:00Z" w16du:dateUtc="2025-07-29T05:56:00Z"/>
                    <w:rFonts w:asciiTheme="minorBidi" w:hAnsiTheme="minorBidi" w:cstheme="minorBidi"/>
                    <w:sz w:val="22"/>
                    <w:szCs w:val="22"/>
                  </w:rPr>
                </w:rPrChange>
              </w:rPr>
            </w:pPr>
            <w:del w:id="6433" w:author="ADMIN" w:date="2025-07-29T12:56:00Z" w16du:dateUtc="2025-07-29T05:56:00Z">
              <w:r w:rsidRPr="00922713" w:rsidDel="00844D5B">
                <w:rPr>
                  <w:rFonts w:ascii="Arial" w:hAnsi="Arial" w:cs="Arial"/>
                  <w:sz w:val="22"/>
                  <w:szCs w:val="22"/>
                  <w:rPrChange w:id="6434" w:author="Syahrani Rachmawati Sadino" w:date="2025-01-31T14:35:00Z">
                    <w:rPr>
                      <w:rFonts w:asciiTheme="minorBidi" w:hAnsiTheme="minorBidi" w:cstheme="minorBidi"/>
                      <w:sz w:val="22"/>
                      <w:szCs w:val="22"/>
                    </w:rPr>
                  </w:rPrChange>
                </w:rPr>
                <w:delText>Per buah</w:delText>
              </w:r>
            </w:del>
          </w:p>
        </w:tc>
      </w:tr>
      <w:tr w:rsidR="00682134" w:rsidRPr="00922713" w:rsidDel="00844D5B" w14:paraId="6352CD28" w14:textId="40971683" w:rsidTr="00F625C2">
        <w:trPr>
          <w:trHeight w:val="746"/>
          <w:del w:id="6435" w:author="ADMIN" w:date="2025-07-29T12:56:00Z" w16du:dateUtc="2025-07-29T05:56:00Z"/>
        </w:trPr>
        <w:tc>
          <w:tcPr>
            <w:tcW w:w="540" w:type="dxa"/>
            <w:vAlign w:val="center"/>
          </w:tcPr>
          <w:p w14:paraId="347C81CB" w14:textId="2F5EDAC2" w:rsidR="00682134" w:rsidRPr="00922713" w:rsidDel="00844D5B" w:rsidRDefault="00682134">
            <w:pPr>
              <w:pStyle w:val="Footer"/>
              <w:tabs>
                <w:tab w:val="left" w:pos="993"/>
              </w:tabs>
              <w:spacing w:line="276" w:lineRule="auto"/>
              <w:jc w:val="center"/>
              <w:rPr>
                <w:del w:id="6436" w:author="ADMIN" w:date="2025-07-29T12:56:00Z" w16du:dateUtc="2025-07-29T05:56:00Z"/>
                <w:rFonts w:ascii="Arial" w:hAnsi="Arial" w:cs="Arial"/>
                <w:sz w:val="22"/>
                <w:szCs w:val="22"/>
                <w:lang w:val="en-US" w:eastAsia="en-US"/>
                <w:rPrChange w:id="6437" w:author="Syahrani Rachmawati Sadino" w:date="2025-01-31T14:35:00Z">
                  <w:rPr>
                    <w:del w:id="6438" w:author="ADMIN" w:date="2025-07-29T12:56:00Z" w16du:dateUtc="2025-07-29T05:56:00Z"/>
                    <w:rFonts w:asciiTheme="minorBidi" w:hAnsiTheme="minorBidi" w:cstheme="minorBidi"/>
                    <w:sz w:val="22"/>
                    <w:szCs w:val="22"/>
                    <w:lang w:val="en-US" w:eastAsia="en-US"/>
                  </w:rPr>
                </w:rPrChange>
              </w:rPr>
            </w:pPr>
            <w:del w:id="6439" w:author="ADMIN" w:date="2025-07-29T12:56:00Z" w16du:dateUtc="2025-07-29T05:56:00Z">
              <w:r w:rsidRPr="00922713" w:rsidDel="00844D5B">
                <w:rPr>
                  <w:rFonts w:ascii="Arial" w:hAnsi="Arial" w:cs="Arial"/>
                  <w:sz w:val="22"/>
                  <w:szCs w:val="22"/>
                  <w:lang w:val="en-US" w:eastAsia="en-US"/>
                  <w:rPrChange w:id="6440" w:author="Syahrani Rachmawati Sadino" w:date="2025-01-31T14:35:00Z">
                    <w:rPr>
                      <w:rFonts w:asciiTheme="minorBidi" w:hAnsiTheme="minorBidi" w:cstheme="minorBidi"/>
                      <w:sz w:val="22"/>
                      <w:szCs w:val="22"/>
                      <w:lang w:val="en-US" w:eastAsia="en-US"/>
                    </w:rPr>
                  </w:rPrChange>
                </w:rPr>
                <w:delText>6</w:delText>
              </w:r>
            </w:del>
          </w:p>
        </w:tc>
        <w:tc>
          <w:tcPr>
            <w:tcW w:w="3060" w:type="dxa"/>
            <w:vAlign w:val="center"/>
          </w:tcPr>
          <w:p w14:paraId="278C1879" w14:textId="101D42BB" w:rsidR="00682134" w:rsidRPr="00922713" w:rsidDel="00844D5B" w:rsidRDefault="00682134">
            <w:pPr>
              <w:tabs>
                <w:tab w:val="left" w:pos="993"/>
              </w:tabs>
              <w:spacing w:line="276" w:lineRule="auto"/>
              <w:jc w:val="both"/>
              <w:rPr>
                <w:del w:id="6441" w:author="ADMIN" w:date="2025-07-29T12:56:00Z" w16du:dateUtc="2025-07-29T05:56:00Z"/>
                <w:rFonts w:ascii="Arial" w:hAnsi="Arial" w:cs="Arial"/>
                <w:sz w:val="22"/>
                <w:szCs w:val="22"/>
                <w:lang w:val="sv-SE"/>
                <w:rPrChange w:id="6442" w:author="Syahrani Rachmawati Sadino" w:date="2025-01-31T14:35:00Z">
                  <w:rPr>
                    <w:del w:id="6443" w:author="ADMIN" w:date="2025-07-29T12:56:00Z" w16du:dateUtc="2025-07-29T05:56:00Z"/>
                    <w:rFonts w:asciiTheme="minorBidi" w:hAnsiTheme="minorBidi" w:cstheme="minorBidi"/>
                    <w:sz w:val="22"/>
                    <w:szCs w:val="22"/>
                    <w:lang w:val="sv-SE"/>
                  </w:rPr>
                </w:rPrChange>
              </w:rPr>
            </w:pPr>
            <w:del w:id="6444" w:author="ADMIN" w:date="2025-07-29T12:56:00Z" w16du:dateUtc="2025-07-29T05:56:00Z">
              <w:r w:rsidRPr="00922713" w:rsidDel="00844D5B">
                <w:rPr>
                  <w:rFonts w:ascii="Arial" w:hAnsi="Arial" w:cs="Arial"/>
                  <w:sz w:val="22"/>
                  <w:szCs w:val="22"/>
                  <w:lang w:val="sv-SE"/>
                  <w:rPrChange w:id="6445" w:author="Syahrani Rachmawati Sadino" w:date="2025-01-31T14:35:00Z">
                    <w:rPr>
                      <w:rFonts w:asciiTheme="minorBidi" w:hAnsiTheme="minorBidi" w:cstheme="minorBidi"/>
                      <w:sz w:val="22"/>
                      <w:szCs w:val="22"/>
                      <w:lang w:val="sv-SE"/>
                    </w:rPr>
                  </w:rPrChange>
                </w:rPr>
                <w:delText>Pencabutan alat kontrasepsi dalam rahim (AKDR/IUD) dan tindakan medis ringan lainnya yang setara</w:delText>
              </w:r>
            </w:del>
          </w:p>
        </w:tc>
        <w:tc>
          <w:tcPr>
            <w:tcW w:w="1080" w:type="dxa"/>
            <w:vAlign w:val="center"/>
          </w:tcPr>
          <w:p w14:paraId="449397A0" w14:textId="4D95BFEC" w:rsidR="00682134" w:rsidRPr="00922713" w:rsidDel="00844D5B" w:rsidRDefault="00682134">
            <w:pPr>
              <w:keepNext/>
              <w:tabs>
                <w:tab w:val="left" w:pos="993"/>
              </w:tabs>
              <w:spacing w:line="276" w:lineRule="auto"/>
              <w:jc w:val="center"/>
              <w:outlineLvl w:val="2"/>
              <w:rPr>
                <w:del w:id="6446" w:author="ADMIN" w:date="2025-07-29T12:56:00Z" w16du:dateUtc="2025-07-29T05:56:00Z"/>
                <w:rFonts w:ascii="Arial" w:hAnsi="Arial" w:cs="Arial"/>
                <w:sz w:val="22"/>
                <w:szCs w:val="22"/>
                <w:lang w:val="id-ID"/>
                <w:rPrChange w:id="6447" w:author="Syahrani Rachmawati Sadino" w:date="2025-01-31T14:35:00Z">
                  <w:rPr>
                    <w:del w:id="6448" w:author="ADMIN" w:date="2025-07-29T12:56:00Z" w16du:dateUtc="2025-07-29T05:56:00Z"/>
                    <w:rFonts w:asciiTheme="minorBidi" w:hAnsiTheme="minorBidi" w:cstheme="minorBidi"/>
                    <w:sz w:val="22"/>
                    <w:szCs w:val="22"/>
                    <w:lang w:val="id-ID"/>
                  </w:rPr>
                </w:rPrChange>
              </w:rPr>
            </w:pPr>
          </w:p>
        </w:tc>
        <w:tc>
          <w:tcPr>
            <w:tcW w:w="2700" w:type="dxa"/>
            <w:vAlign w:val="center"/>
          </w:tcPr>
          <w:p w14:paraId="6D2C9B68" w14:textId="1E19030F" w:rsidR="00682134" w:rsidRPr="00922713" w:rsidDel="00844D5B" w:rsidRDefault="00682134">
            <w:pPr>
              <w:tabs>
                <w:tab w:val="left" w:pos="993"/>
              </w:tabs>
              <w:spacing w:line="276" w:lineRule="auto"/>
              <w:rPr>
                <w:del w:id="6449" w:author="ADMIN" w:date="2025-07-29T12:56:00Z" w16du:dateUtc="2025-07-29T05:56:00Z"/>
                <w:rFonts w:ascii="Arial" w:hAnsi="Arial" w:cs="Arial"/>
                <w:sz w:val="22"/>
                <w:szCs w:val="22"/>
                <w:rPrChange w:id="6450" w:author="Syahrani Rachmawati Sadino" w:date="2025-01-31T14:35:00Z">
                  <w:rPr>
                    <w:del w:id="6451" w:author="ADMIN" w:date="2025-07-29T12:56:00Z" w16du:dateUtc="2025-07-29T05:56:00Z"/>
                    <w:rFonts w:asciiTheme="minorBidi" w:hAnsiTheme="minorBidi" w:cstheme="minorBidi"/>
                    <w:sz w:val="22"/>
                    <w:szCs w:val="22"/>
                  </w:rPr>
                </w:rPrChange>
              </w:rPr>
            </w:pPr>
            <w:del w:id="6452" w:author="ADMIN" w:date="2025-07-29T12:56:00Z" w16du:dateUtc="2025-07-29T05:56:00Z">
              <w:r w:rsidRPr="00922713" w:rsidDel="00844D5B">
                <w:rPr>
                  <w:rFonts w:ascii="Arial" w:hAnsi="Arial" w:cs="Arial"/>
                  <w:sz w:val="22"/>
                  <w:szCs w:val="22"/>
                  <w:rPrChange w:id="6453" w:author="Syahrani Rachmawati Sadino" w:date="2025-01-31T14:35:00Z">
                    <w:rPr>
                      <w:rFonts w:asciiTheme="minorBidi" w:hAnsiTheme="minorBidi" w:cstheme="minorBidi"/>
                      <w:sz w:val="22"/>
                      <w:szCs w:val="22"/>
                    </w:rPr>
                  </w:rPrChange>
                </w:rPr>
                <w:delText>Per tindakan</w:delText>
              </w:r>
            </w:del>
          </w:p>
        </w:tc>
      </w:tr>
      <w:tr w:rsidR="00682134" w:rsidRPr="00922713" w:rsidDel="00844D5B" w14:paraId="088F8078" w14:textId="7A26C430" w:rsidTr="00F625C2">
        <w:trPr>
          <w:trHeight w:val="436"/>
          <w:del w:id="6454" w:author="ADMIN" w:date="2025-07-29T12:56:00Z" w16du:dateUtc="2025-07-29T05:56:00Z"/>
        </w:trPr>
        <w:tc>
          <w:tcPr>
            <w:tcW w:w="540" w:type="dxa"/>
            <w:vAlign w:val="center"/>
          </w:tcPr>
          <w:p w14:paraId="7A95526B" w14:textId="75C7CE96" w:rsidR="00682134" w:rsidRPr="00922713" w:rsidDel="00844D5B" w:rsidRDefault="00682134">
            <w:pPr>
              <w:tabs>
                <w:tab w:val="left" w:pos="993"/>
              </w:tabs>
              <w:spacing w:line="276" w:lineRule="auto"/>
              <w:jc w:val="center"/>
              <w:rPr>
                <w:del w:id="6455" w:author="ADMIN" w:date="2025-07-29T12:56:00Z" w16du:dateUtc="2025-07-29T05:56:00Z"/>
                <w:rFonts w:ascii="Arial" w:hAnsi="Arial" w:cs="Arial"/>
                <w:sz w:val="22"/>
                <w:szCs w:val="22"/>
                <w:rPrChange w:id="6456" w:author="Syahrani Rachmawati Sadino" w:date="2025-01-31T14:35:00Z">
                  <w:rPr>
                    <w:del w:id="6457" w:author="ADMIN" w:date="2025-07-29T12:56:00Z" w16du:dateUtc="2025-07-29T05:56:00Z"/>
                    <w:rFonts w:asciiTheme="minorBidi" w:hAnsiTheme="minorBidi" w:cstheme="minorBidi"/>
                    <w:sz w:val="22"/>
                    <w:szCs w:val="22"/>
                  </w:rPr>
                </w:rPrChange>
              </w:rPr>
            </w:pPr>
            <w:del w:id="6458" w:author="ADMIN" w:date="2025-07-29T12:56:00Z" w16du:dateUtc="2025-07-29T05:56:00Z">
              <w:r w:rsidRPr="00922713" w:rsidDel="00844D5B">
                <w:rPr>
                  <w:rFonts w:ascii="Arial" w:hAnsi="Arial" w:cs="Arial"/>
                  <w:sz w:val="22"/>
                  <w:szCs w:val="22"/>
                  <w:rPrChange w:id="6459" w:author="Syahrani Rachmawati Sadino" w:date="2025-01-31T14:35:00Z">
                    <w:rPr>
                      <w:rFonts w:asciiTheme="minorBidi" w:hAnsiTheme="minorBidi" w:cstheme="minorBidi"/>
                      <w:sz w:val="22"/>
                      <w:szCs w:val="22"/>
                    </w:rPr>
                  </w:rPrChange>
                </w:rPr>
                <w:delText>7</w:delText>
              </w:r>
            </w:del>
          </w:p>
        </w:tc>
        <w:tc>
          <w:tcPr>
            <w:tcW w:w="3060" w:type="dxa"/>
            <w:vAlign w:val="center"/>
          </w:tcPr>
          <w:p w14:paraId="4D87B95F" w14:textId="6651FA1F" w:rsidR="00682134" w:rsidRPr="00922713" w:rsidDel="00844D5B" w:rsidRDefault="00682134">
            <w:pPr>
              <w:tabs>
                <w:tab w:val="left" w:pos="993"/>
              </w:tabs>
              <w:spacing w:line="276" w:lineRule="auto"/>
              <w:jc w:val="both"/>
              <w:rPr>
                <w:del w:id="6460" w:author="ADMIN" w:date="2025-07-29T12:56:00Z" w16du:dateUtc="2025-07-29T05:56:00Z"/>
                <w:rFonts w:ascii="Arial" w:hAnsi="Arial" w:cs="Arial"/>
                <w:sz w:val="22"/>
                <w:szCs w:val="22"/>
                <w:lang w:val="fi-FI"/>
                <w:rPrChange w:id="6461" w:author="Syahrani Rachmawati Sadino" w:date="2025-01-31T14:35:00Z">
                  <w:rPr>
                    <w:del w:id="6462" w:author="ADMIN" w:date="2025-07-29T12:56:00Z" w16du:dateUtc="2025-07-29T05:56:00Z"/>
                    <w:rFonts w:asciiTheme="minorBidi" w:hAnsiTheme="minorBidi" w:cstheme="minorBidi"/>
                    <w:sz w:val="22"/>
                    <w:szCs w:val="22"/>
                    <w:lang w:val="fi-FI"/>
                  </w:rPr>
                </w:rPrChange>
              </w:rPr>
            </w:pPr>
            <w:del w:id="6463" w:author="ADMIN" w:date="2025-07-29T12:56:00Z" w16du:dateUtc="2025-07-29T05:56:00Z">
              <w:r w:rsidRPr="00922713" w:rsidDel="00844D5B">
                <w:rPr>
                  <w:rFonts w:ascii="Arial" w:hAnsi="Arial" w:cs="Arial"/>
                  <w:sz w:val="22"/>
                  <w:szCs w:val="22"/>
                  <w:lang w:val="fi-FI"/>
                  <w:rPrChange w:id="6464" w:author="Syahrani Rachmawati Sadino" w:date="2025-01-31T14:35:00Z">
                    <w:rPr>
                      <w:rFonts w:asciiTheme="minorBidi" w:hAnsiTheme="minorBidi" w:cstheme="minorBidi"/>
                      <w:sz w:val="22"/>
                      <w:szCs w:val="22"/>
                      <w:lang w:val="fi-FI"/>
                    </w:rPr>
                  </w:rPrChange>
                </w:rPr>
                <w:delText>Sirkumsisi dengan indikasi medis (Pymosis)</w:delText>
              </w:r>
            </w:del>
          </w:p>
        </w:tc>
        <w:tc>
          <w:tcPr>
            <w:tcW w:w="1080" w:type="dxa"/>
            <w:vAlign w:val="center"/>
          </w:tcPr>
          <w:p w14:paraId="6ADF5DEE" w14:textId="71F56375" w:rsidR="00682134" w:rsidRPr="00922713" w:rsidDel="00844D5B" w:rsidRDefault="00682134">
            <w:pPr>
              <w:keepNext/>
              <w:tabs>
                <w:tab w:val="left" w:pos="993"/>
              </w:tabs>
              <w:spacing w:line="276" w:lineRule="auto"/>
              <w:jc w:val="center"/>
              <w:outlineLvl w:val="2"/>
              <w:rPr>
                <w:del w:id="6465" w:author="ADMIN" w:date="2025-07-29T12:56:00Z" w16du:dateUtc="2025-07-29T05:56:00Z"/>
                <w:rFonts w:ascii="Arial" w:hAnsi="Arial" w:cs="Arial"/>
                <w:sz w:val="22"/>
                <w:szCs w:val="22"/>
                <w:lang w:val="id-ID"/>
                <w:rPrChange w:id="6466" w:author="Syahrani Rachmawati Sadino" w:date="2025-01-31T14:35:00Z">
                  <w:rPr>
                    <w:del w:id="6467" w:author="ADMIN" w:date="2025-07-29T12:56:00Z" w16du:dateUtc="2025-07-29T05:56:00Z"/>
                    <w:rFonts w:asciiTheme="minorBidi" w:hAnsiTheme="minorBidi" w:cstheme="minorBidi"/>
                    <w:sz w:val="22"/>
                    <w:szCs w:val="22"/>
                    <w:lang w:val="id-ID"/>
                  </w:rPr>
                </w:rPrChange>
              </w:rPr>
            </w:pPr>
          </w:p>
          <w:p w14:paraId="16236D4C" w14:textId="6DF5646E" w:rsidR="00682134" w:rsidRPr="00922713" w:rsidDel="00844D5B" w:rsidRDefault="00682134">
            <w:pPr>
              <w:keepNext/>
              <w:tabs>
                <w:tab w:val="left" w:pos="993"/>
              </w:tabs>
              <w:spacing w:line="276" w:lineRule="auto"/>
              <w:jc w:val="center"/>
              <w:outlineLvl w:val="2"/>
              <w:rPr>
                <w:del w:id="6468" w:author="ADMIN" w:date="2025-07-29T12:56:00Z" w16du:dateUtc="2025-07-29T05:56:00Z"/>
                <w:rFonts w:ascii="Arial" w:hAnsi="Arial" w:cs="Arial"/>
                <w:sz w:val="22"/>
                <w:szCs w:val="22"/>
                <w:lang w:val="fi-FI"/>
                <w:rPrChange w:id="6469" w:author="Syahrani Rachmawati Sadino" w:date="2025-01-31T14:35:00Z">
                  <w:rPr>
                    <w:del w:id="6470" w:author="ADMIN" w:date="2025-07-29T12:56:00Z" w16du:dateUtc="2025-07-29T05:56:00Z"/>
                    <w:rFonts w:asciiTheme="minorBidi" w:hAnsiTheme="minorBidi" w:cstheme="minorBidi"/>
                    <w:sz w:val="22"/>
                    <w:szCs w:val="22"/>
                    <w:lang w:val="fi-FI"/>
                  </w:rPr>
                </w:rPrChange>
              </w:rPr>
            </w:pPr>
          </w:p>
        </w:tc>
        <w:tc>
          <w:tcPr>
            <w:tcW w:w="2700" w:type="dxa"/>
            <w:vAlign w:val="center"/>
          </w:tcPr>
          <w:p w14:paraId="6824BD92" w14:textId="6FCDC2BB" w:rsidR="00682134" w:rsidRPr="00922713" w:rsidDel="00844D5B" w:rsidRDefault="00682134">
            <w:pPr>
              <w:tabs>
                <w:tab w:val="left" w:pos="993"/>
              </w:tabs>
              <w:spacing w:line="276" w:lineRule="auto"/>
              <w:rPr>
                <w:del w:id="6471" w:author="ADMIN" w:date="2025-07-29T12:56:00Z" w16du:dateUtc="2025-07-29T05:56:00Z"/>
                <w:rFonts w:ascii="Arial" w:hAnsi="Arial" w:cs="Arial"/>
                <w:sz w:val="22"/>
                <w:szCs w:val="22"/>
                <w:rPrChange w:id="6472" w:author="Syahrani Rachmawati Sadino" w:date="2025-01-31T14:35:00Z">
                  <w:rPr>
                    <w:del w:id="6473" w:author="ADMIN" w:date="2025-07-29T12:56:00Z" w16du:dateUtc="2025-07-29T05:56:00Z"/>
                    <w:rFonts w:asciiTheme="minorBidi" w:hAnsiTheme="minorBidi" w:cstheme="minorBidi"/>
                    <w:sz w:val="22"/>
                    <w:szCs w:val="22"/>
                  </w:rPr>
                </w:rPrChange>
              </w:rPr>
            </w:pPr>
            <w:del w:id="6474" w:author="ADMIN" w:date="2025-07-29T12:56:00Z" w16du:dateUtc="2025-07-29T05:56:00Z">
              <w:r w:rsidRPr="00922713" w:rsidDel="00844D5B">
                <w:rPr>
                  <w:rFonts w:ascii="Arial" w:hAnsi="Arial" w:cs="Arial"/>
                  <w:sz w:val="22"/>
                  <w:szCs w:val="22"/>
                  <w:rPrChange w:id="6475" w:author="Syahrani Rachmawati Sadino" w:date="2025-01-31T14:35:00Z">
                    <w:rPr>
                      <w:rFonts w:asciiTheme="minorBidi" w:hAnsiTheme="minorBidi" w:cstheme="minorBidi"/>
                      <w:sz w:val="22"/>
                      <w:szCs w:val="22"/>
                    </w:rPr>
                  </w:rPrChange>
                </w:rPr>
                <w:delText>-</w:delText>
              </w:r>
            </w:del>
          </w:p>
          <w:p w14:paraId="64897662" w14:textId="43B4622A" w:rsidR="00682134" w:rsidRPr="00922713" w:rsidDel="00844D5B" w:rsidRDefault="00682134">
            <w:pPr>
              <w:keepNext/>
              <w:tabs>
                <w:tab w:val="left" w:pos="993"/>
              </w:tabs>
              <w:spacing w:line="276" w:lineRule="auto"/>
              <w:outlineLvl w:val="2"/>
              <w:rPr>
                <w:del w:id="6476" w:author="ADMIN" w:date="2025-07-29T12:56:00Z" w16du:dateUtc="2025-07-29T05:56:00Z"/>
                <w:rFonts w:ascii="Arial" w:hAnsi="Arial" w:cs="Arial"/>
                <w:sz w:val="22"/>
                <w:szCs w:val="22"/>
                <w:rPrChange w:id="6477" w:author="Syahrani Rachmawati Sadino" w:date="2025-01-31T14:35:00Z">
                  <w:rPr>
                    <w:del w:id="6478" w:author="ADMIN" w:date="2025-07-29T12:56:00Z" w16du:dateUtc="2025-07-29T05:56:00Z"/>
                    <w:rFonts w:asciiTheme="minorBidi" w:hAnsiTheme="minorBidi" w:cstheme="minorBidi"/>
                    <w:sz w:val="22"/>
                    <w:szCs w:val="22"/>
                  </w:rPr>
                </w:rPrChange>
              </w:rPr>
            </w:pPr>
          </w:p>
        </w:tc>
      </w:tr>
      <w:tr w:rsidR="00682134" w:rsidRPr="00922713" w:rsidDel="00844D5B" w14:paraId="0F4EFF5F" w14:textId="572D95B5" w:rsidTr="00F625C2">
        <w:trPr>
          <w:trHeight w:val="249"/>
          <w:del w:id="6479" w:author="ADMIN" w:date="2025-07-29T12:56:00Z" w16du:dateUtc="2025-07-29T05:56:00Z"/>
        </w:trPr>
        <w:tc>
          <w:tcPr>
            <w:tcW w:w="540" w:type="dxa"/>
            <w:vAlign w:val="center"/>
          </w:tcPr>
          <w:p w14:paraId="04404088" w14:textId="34B12D38" w:rsidR="00682134" w:rsidRPr="00922713" w:rsidDel="00844D5B" w:rsidRDefault="00682134">
            <w:pPr>
              <w:tabs>
                <w:tab w:val="left" w:pos="993"/>
              </w:tabs>
              <w:spacing w:line="276" w:lineRule="auto"/>
              <w:jc w:val="center"/>
              <w:rPr>
                <w:del w:id="6480" w:author="ADMIN" w:date="2025-07-29T12:56:00Z" w16du:dateUtc="2025-07-29T05:56:00Z"/>
                <w:rFonts w:ascii="Arial" w:hAnsi="Arial" w:cs="Arial"/>
                <w:sz w:val="22"/>
                <w:szCs w:val="22"/>
                <w:rPrChange w:id="6481" w:author="Syahrani Rachmawati Sadino" w:date="2025-01-31T14:35:00Z">
                  <w:rPr>
                    <w:del w:id="6482" w:author="ADMIN" w:date="2025-07-29T12:56:00Z" w16du:dateUtc="2025-07-29T05:56:00Z"/>
                    <w:rFonts w:asciiTheme="minorBidi" w:hAnsiTheme="minorBidi" w:cstheme="minorBidi"/>
                    <w:sz w:val="22"/>
                    <w:szCs w:val="22"/>
                  </w:rPr>
                </w:rPrChange>
              </w:rPr>
            </w:pPr>
            <w:del w:id="6483" w:author="ADMIN" w:date="2025-07-29T12:56:00Z" w16du:dateUtc="2025-07-29T05:56:00Z">
              <w:r w:rsidRPr="00922713" w:rsidDel="00844D5B">
                <w:rPr>
                  <w:rFonts w:ascii="Arial" w:hAnsi="Arial" w:cs="Arial"/>
                  <w:sz w:val="22"/>
                  <w:szCs w:val="22"/>
                  <w:rPrChange w:id="6484" w:author="Syahrani Rachmawati Sadino" w:date="2025-01-31T14:35:00Z">
                    <w:rPr>
                      <w:rFonts w:asciiTheme="minorBidi" w:hAnsiTheme="minorBidi" w:cstheme="minorBidi"/>
                      <w:sz w:val="22"/>
                      <w:szCs w:val="22"/>
                    </w:rPr>
                  </w:rPrChange>
                </w:rPr>
                <w:delText>8</w:delText>
              </w:r>
            </w:del>
          </w:p>
        </w:tc>
        <w:tc>
          <w:tcPr>
            <w:tcW w:w="3060" w:type="dxa"/>
            <w:vAlign w:val="center"/>
          </w:tcPr>
          <w:p w14:paraId="2FF85914" w14:textId="57BF69FB" w:rsidR="00682134" w:rsidRPr="00922713" w:rsidDel="00844D5B" w:rsidRDefault="00682134">
            <w:pPr>
              <w:tabs>
                <w:tab w:val="left" w:pos="993"/>
              </w:tabs>
              <w:spacing w:line="276" w:lineRule="auto"/>
              <w:jc w:val="both"/>
              <w:rPr>
                <w:del w:id="6485" w:author="ADMIN" w:date="2025-07-29T12:56:00Z" w16du:dateUtc="2025-07-29T05:56:00Z"/>
                <w:rFonts w:ascii="Arial" w:hAnsi="Arial" w:cs="Arial"/>
                <w:sz w:val="22"/>
                <w:szCs w:val="22"/>
                <w:rPrChange w:id="6486" w:author="Syahrani Rachmawati Sadino" w:date="2025-01-31T14:35:00Z">
                  <w:rPr>
                    <w:del w:id="6487" w:author="ADMIN" w:date="2025-07-29T12:56:00Z" w16du:dateUtc="2025-07-29T05:56:00Z"/>
                    <w:rFonts w:asciiTheme="minorBidi" w:hAnsiTheme="minorBidi" w:cstheme="minorBidi"/>
                    <w:sz w:val="22"/>
                    <w:szCs w:val="22"/>
                  </w:rPr>
                </w:rPrChange>
              </w:rPr>
            </w:pPr>
            <w:del w:id="6488" w:author="ADMIN" w:date="2025-07-29T12:56:00Z" w16du:dateUtc="2025-07-29T05:56:00Z">
              <w:r w:rsidRPr="00922713" w:rsidDel="00844D5B">
                <w:rPr>
                  <w:rFonts w:ascii="Arial" w:hAnsi="Arial" w:cs="Arial"/>
                  <w:sz w:val="22"/>
                  <w:szCs w:val="22"/>
                  <w:rPrChange w:id="6489" w:author="Syahrani Rachmawati Sadino" w:date="2025-01-31T14:35:00Z">
                    <w:rPr>
                      <w:rFonts w:asciiTheme="minorBidi" w:hAnsiTheme="minorBidi" w:cstheme="minorBidi"/>
                      <w:sz w:val="22"/>
                      <w:szCs w:val="22"/>
                    </w:rPr>
                  </w:rPrChange>
                </w:rPr>
                <w:delText>Pemasangan IUD</w:delText>
              </w:r>
            </w:del>
          </w:p>
        </w:tc>
        <w:tc>
          <w:tcPr>
            <w:tcW w:w="1080" w:type="dxa"/>
            <w:vAlign w:val="center"/>
          </w:tcPr>
          <w:p w14:paraId="657E2C87" w14:textId="6551A131" w:rsidR="00682134" w:rsidRPr="00922713" w:rsidDel="00844D5B" w:rsidRDefault="00682134">
            <w:pPr>
              <w:keepNext/>
              <w:tabs>
                <w:tab w:val="left" w:pos="993"/>
              </w:tabs>
              <w:spacing w:line="276" w:lineRule="auto"/>
              <w:jc w:val="center"/>
              <w:outlineLvl w:val="2"/>
              <w:rPr>
                <w:del w:id="6490" w:author="ADMIN" w:date="2025-07-29T12:56:00Z" w16du:dateUtc="2025-07-29T05:56:00Z"/>
                <w:rFonts w:ascii="Arial" w:hAnsi="Arial" w:cs="Arial"/>
                <w:sz w:val="22"/>
                <w:szCs w:val="22"/>
                <w:rPrChange w:id="6491" w:author="Syahrani Rachmawati Sadino" w:date="2025-01-31T14:35:00Z">
                  <w:rPr>
                    <w:del w:id="6492" w:author="ADMIN" w:date="2025-07-29T12:56:00Z" w16du:dateUtc="2025-07-29T05:56:00Z"/>
                    <w:rFonts w:asciiTheme="minorBidi" w:hAnsiTheme="minorBidi" w:cstheme="minorBidi"/>
                    <w:sz w:val="22"/>
                    <w:szCs w:val="22"/>
                  </w:rPr>
                </w:rPrChange>
              </w:rPr>
            </w:pPr>
          </w:p>
        </w:tc>
        <w:tc>
          <w:tcPr>
            <w:tcW w:w="2700" w:type="dxa"/>
            <w:vAlign w:val="center"/>
          </w:tcPr>
          <w:p w14:paraId="347F3633" w14:textId="628D060A" w:rsidR="00682134" w:rsidRPr="00922713" w:rsidDel="00844D5B" w:rsidRDefault="00682134">
            <w:pPr>
              <w:tabs>
                <w:tab w:val="left" w:pos="993"/>
              </w:tabs>
              <w:spacing w:line="276" w:lineRule="auto"/>
              <w:rPr>
                <w:del w:id="6493" w:author="ADMIN" w:date="2025-07-29T12:56:00Z" w16du:dateUtc="2025-07-29T05:56:00Z"/>
                <w:rFonts w:ascii="Arial" w:hAnsi="Arial" w:cs="Arial"/>
                <w:sz w:val="22"/>
                <w:szCs w:val="22"/>
                <w:rPrChange w:id="6494" w:author="Syahrani Rachmawati Sadino" w:date="2025-01-31T14:35:00Z">
                  <w:rPr>
                    <w:del w:id="6495" w:author="ADMIN" w:date="2025-07-29T12:56:00Z" w16du:dateUtc="2025-07-29T05:56:00Z"/>
                    <w:rFonts w:asciiTheme="minorBidi" w:hAnsiTheme="minorBidi" w:cstheme="minorBidi"/>
                    <w:sz w:val="22"/>
                    <w:szCs w:val="22"/>
                  </w:rPr>
                </w:rPrChange>
              </w:rPr>
            </w:pPr>
            <w:del w:id="6496" w:author="ADMIN" w:date="2025-07-29T12:56:00Z" w16du:dateUtc="2025-07-29T05:56:00Z">
              <w:r w:rsidRPr="00922713" w:rsidDel="00844D5B">
                <w:rPr>
                  <w:rFonts w:ascii="Arial" w:hAnsi="Arial" w:cs="Arial"/>
                  <w:sz w:val="22"/>
                  <w:szCs w:val="22"/>
                  <w:rPrChange w:id="6497" w:author="Syahrani Rachmawati Sadino" w:date="2025-01-31T14:35:00Z">
                    <w:rPr>
                      <w:rFonts w:asciiTheme="minorBidi" w:hAnsiTheme="minorBidi" w:cstheme="minorBidi"/>
                      <w:sz w:val="22"/>
                      <w:szCs w:val="22"/>
                    </w:rPr>
                  </w:rPrChange>
                </w:rPr>
                <w:delText>Sudah termasuk IUD-nya</w:delText>
              </w:r>
            </w:del>
          </w:p>
        </w:tc>
      </w:tr>
      <w:tr w:rsidR="00682134" w:rsidRPr="00922713" w:rsidDel="00844D5B" w14:paraId="55BB1B3C" w14:textId="609CF8B8" w:rsidTr="00F625C2">
        <w:trPr>
          <w:trHeight w:val="249"/>
          <w:del w:id="6498" w:author="ADMIN" w:date="2025-07-29T12:56:00Z" w16du:dateUtc="2025-07-29T05:56:00Z"/>
        </w:trPr>
        <w:tc>
          <w:tcPr>
            <w:tcW w:w="540" w:type="dxa"/>
            <w:vMerge w:val="restart"/>
          </w:tcPr>
          <w:p w14:paraId="64A7A5DE" w14:textId="2E21D71B" w:rsidR="00682134" w:rsidRPr="00922713" w:rsidDel="00844D5B" w:rsidRDefault="00682134">
            <w:pPr>
              <w:tabs>
                <w:tab w:val="left" w:pos="993"/>
              </w:tabs>
              <w:spacing w:line="276" w:lineRule="auto"/>
              <w:jc w:val="center"/>
              <w:rPr>
                <w:del w:id="6499" w:author="ADMIN" w:date="2025-07-29T12:56:00Z" w16du:dateUtc="2025-07-29T05:56:00Z"/>
                <w:rFonts w:ascii="Arial" w:hAnsi="Arial" w:cs="Arial"/>
                <w:sz w:val="22"/>
                <w:szCs w:val="22"/>
                <w:rPrChange w:id="6500" w:author="Syahrani Rachmawati Sadino" w:date="2025-01-31T14:35:00Z">
                  <w:rPr>
                    <w:del w:id="6501" w:author="ADMIN" w:date="2025-07-29T12:56:00Z" w16du:dateUtc="2025-07-29T05:56:00Z"/>
                    <w:rFonts w:asciiTheme="minorBidi" w:hAnsiTheme="minorBidi" w:cstheme="minorBidi"/>
                    <w:sz w:val="22"/>
                    <w:szCs w:val="22"/>
                  </w:rPr>
                </w:rPrChange>
              </w:rPr>
            </w:pPr>
            <w:del w:id="6502" w:author="ADMIN" w:date="2025-07-29T12:56:00Z" w16du:dateUtc="2025-07-29T05:56:00Z">
              <w:r w:rsidRPr="00922713" w:rsidDel="00844D5B">
                <w:rPr>
                  <w:rFonts w:ascii="Arial" w:hAnsi="Arial" w:cs="Arial"/>
                  <w:sz w:val="22"/>
                  <w:szCs w:val="22"/>
                  <w:rPrChange w:id="6503" w:author="Syahrani Rachmawati Sadino" w:date="2025-01-31T14:35:00Z">
                    <w:rPr>
                      <w:rFonts w:asciiTheme="minorBidi" w:hAnsiTheme="minorBidi" w:cstheme="minorBidi"/>
                      <w:sz w:val="22"/>
                      <w:szCs w:val="22"/>
                    </w:rPr>
                  </w:rPrChange>
                </w:rPr>
                <w:delText>9</w:delText>
              </w:r>
            </w:del>
          </w:p>
        </w:tc>
        <w:tc>
          <w:tcPr>
            <w:tcW w:w="3060" w:type="dxa"/>
            <w:vAlign w:val="center"/>
          </w:tcPr>
          <w:p w14:paraId="0E9324FF" w14:textId="0D016F98" w:rsidR="00682134" w:rsidRPr="00922713" w:rsidDel="00844D5B" w:rsidRDefault="00682134">
            <w:pPr>
              <w:tabs>
                <w:tab w:val="left" w:pos="993"/>
              </w:tabs>
              <w:spacing w:line="276" w:lineRule="auto"/>
              <w:jc w:val="both"/>
              <w:rPr>
                <w:del w:id="6504" w:author="ADMIN" w:date="2025-07-29T12:56:00Z" w16du:dateUtc="2025-07-29T05:56:00Z"/>
                <w:rFonts w:ascii="Arial" w:hAnsi="Arial" w:cs="Arial"/>
                <w:sz w:val="22"/>
                <w:szCs w:val="22"/>
                <w:rPrChange w:id="6505" w:author="Syahrani Rachmawati Sadino" w:date="2025-01-31T14:35:00Z">
                  <w:rPr>
                    <w:del w:id="6506" w:author="ADMIN" w:date="2025-07-29T12:56:00Z" w16du:dateUtc="2025-07-29T05:56:00Z"/>
                    <w:rFonts w:asciiTheme="minorBidi" w:hAnsiTheme="minorBidi" w:cstheme="minorBidi"/>
                    <w:sz w:val="22"/>
                    <w:szCs w:val="22"/>
                  </w:rPr>
                </w:rPrChange>
              </w:rPr>
            </w:pPr>
            <w:del w:id="6507" w:author="ADMIN" w:date="2025-07-29T12:56:00Z" w16du:dateUtc="2025-07-29T05:56:00Z">
              <w:r w:rsidRPr="00922713" w:rsidDel="00844D5B">
                <w:rPr>
                  <w:rFonts w:ascii="Arial" w:hAnsi="Arial" w:cs="Arial"/>
                  <w:sz w:val="22"/>
                  <w:szCs w:val="22"/>
                  <w:rPrChange w:id="6508" w:author="Syahrani Rachmawati Sadino" w:date="2025-01-31T14:35:00Z">
                    <w:rPr>
                      <w:rFonts w:asciiTheme="minorBidi" w:hAnsiTheme="minorBidi" w:cstheme="minorBidi"/>
                      <w:sz w:val="22"/>
                      <w:szCs w:val="22"/>
                    </w:rPr>
                  </w:rPrChange>
                </w:rPr>
                <w:delText>Imunisasi Dasar</w:delText>
              </w:r>
            </w:del>
          </w:p>
        </w:tc>
        <w:tc>
          <w:tcPr>
            <w:tcW w:w="1080" w:type="dxa"/>
            <w:vAlign w:val="center"/>
          </w:tcPr>
          <w:p w14:paraId="3DFEFAF7" w14:textId="0B22E440" w:rsidR="00682134" w:rsidRPr="00922713" w:rsidDel="00844D5B" w:rsidRDefault="00682134">
            <w:pPr>
              <w:keepNext/>
              <w:tabs>
                <w:tab w:val="left" w:pos="993"/>
              </w:tabs>
              <w:spacing w:line="276" w:lineRule="auto"/>
              <w:jc w:val="center"/>
              <w:outlineLvl w:val="2"/>
              <w:rPr>
                <w:del w:id="6509" w:author="ADMIN" w:date="2025-07-29T12:56:00Z" w16du:dateUtc="2025-07-29T05:56:00Z"/>
                <w:rFonts w:ascii="Arial" w:hAnsi="Arial" w:cs="Arial"/>
                <w:sz w:val="22"/>
                <w:szCs w:val="22"/>
                <w:rPrChange w:id="6510" w:author="Syahrani Rachmawati Sadino" w:date="2025-01-31T14:35:00Z">
                  <w:rPr>
                    <w:del w:id="6511" w:author="ADMIN" w:date="2025-07-29T12:56:00Z" w16du:dateUtc="2025-07-29T05:56:00Z"/>
                    <w:rFonts w:asciiTheme="minorBidi" w:hAnsiTheme="minorBidi" w:cstheme="minorBidi"/>
                    <w:sz w:val="22"/>
                    <w:szCs w:val="22"/>
                  </w:rPr>
                </w:rPrChange>
              </w:rPr>
            </w:pPr>
          </w:p>
        </w:tc>
        <w:tc>
          <w:tcPr>
            <w:tcW w:w="2700" w:type="dxa"/>
            <w:vMerge w:val="restart"/>
          </w:tcPr>
          <w:p w14:paraId="79EEB5A3" w14:textId="549B3068" w:rsidR="00682134" w:rsidRPr="00922713" w:rsidDel="00844D5B" w:rsidRDefault="00682134">
            <w:pPr>
              <w:tabs>
                <w:tab w:val="left" w:pos="993"/>
              </w:tabs>
              <w:spacing w:line="276" w:lineRule="auto"/>
              <w:rPr>
                <w:del w:id="6512" w:author="ADMIN" w:date="2025-07-29T12:56:00Z" w16du:dateUtc="2025-07-29T05:56:00Z"/>
                <w:rFonts w:ascii="Arial" w:hAnsi="Arial" w:cs="Arial"/>
                <w:sz w:val="22"/>
                <w:szCs w:val="22"/>
                <w:rPrChange w:id="6513" w:author="Syahrani Rachmawati Sadino" w:date="2025-01-31T14:35:00Z">
                  <w:rPr>
                    <w:del w:id="6514" w:author="ADMIN" w:date="2025-07-29T12:56:00Z" w16du:dateUtc="2025-07-29T05:56:00Z"/>
                    <w:rFonts w:asciiTheme="minorBidi" w:hAnsiTheme="minorBidi" w:cstheme="minorBidi"/>
                    <w:sz w:val="22"/>
                    <w:szCs w:val="22"/>
                  </w:rPr>
                </w:rPrChange>
              </w:rPr>
            </w:pPr>
          </w:p>
        </w:tc>
      </w:tr>
      <w:tr w:rsidR="00682134" w:rsidRPr="00922713" w:rsidDel="00844D5B" w14:paraId="09D47163" w14:textId="6AADCBEF" w:rsidTr="00F625C2">
        <w:trPr>
          <w:trHeight w:val="249"/>
          <w:del w:id="6515" w:author="ADMIN" w:date="2025-07-29T12:56:00Z" w16du:dateUtc="2025-07-29T05:56:00Z"/>
        </w:trPr>
        <w:tc>
          <w:tcPr>
            <w:tcW w:w="540" w:type="dxa"/>
            <w:vMerge/>
            <w:vAlign w:val="center"/>
          </w:tcPr>
          <w:p w14:paraId="0610B1BB" w14:textId="00FE9D1D" w:rsidR="00682134" w:rsidRPr="00922713" w:rsidDel="00844D5B" w:rsidRDefault="00682134">
            <w:pPr>
              <w:tabs>
                <w:tab w:val="left" w:pos="993"/>
              </w:tabs>
              <w:spacing w:line="276" w:lineRule="auto"/>
              <w:jc w:val="center"/>
              <w:rPr>
                <w:del w:id="6516" w:author="ADMIN" w:date="2025-07-29T12:56:00Z" w16du:dateUtc="2025-07-29T05:56:00Z"/>
                <w:rFonts w:ascii="Arial" w:hAnsi="Arial" w:cs="Arial"/>
                <w:sz w:val="22"/>
                <w:szCs w:val="22"/>
                <w:rPrChange w:id="6517" w:author="Syahrani Rachmawati Sadino" w:date="2025-01-31T14:35:00Z">
                  <w:rPr>
                    <w:del w:id="6518" w:author="ADMIN" w:date="2025-07-29T12:56:00Z" w16du:dateUtc="2025-07-29T05:56:00Z"/>
                    <w:rFonts w:asciiTheme="minorBidi" w:hAnsiTheme="minorBidi" w:cstheme="minorBidi"/>
                    <w:sz w:val="22"/>
                    <w:szCs w:val="22"/>
                  </w:rPr>
                </w:rPrChange>
              </w:rPr>
            </w:pPr>
          </w:p>
        </w:tc>
        <w:tc>
          <w:tcPr>
            <w:tcW w:w="3060" w:type="dxa"/>
            <w:vAlign w:val="center"/>
          </w:tcPr>
          <w:p w14:paraId="497EF9BF" w14:textId="5CDBC5A2" w:rsidR="00682134" w:rsidRPr="00922713" w:rsidDel="00844D5B" w:rsidRDefault="00682134">
            <w:pPr>
              <w:tabs>
                <w:tab w:val="left" w:pos="993"/>
              </w:tabs>
              <w:spacing w:line="276" w:lineRule="auto"/>
              <w:jc w:val="both"/>
              <w:rPr>
                <w:del w:id="6519" w:author="ADMIN" w:date="2025-07-29T12:56:00Z" w16du:dateUtc="2025-07-29T05:56:00Z"/>
                <w:rFonts w:ascii="Arial" w:hAnsi="Arial" w:cs="Arial"/>
                <w:sz w:val="22"/>
                <w:szCs w:val="22"/>
                <w:rPrChange w:id="6520" w:author="Syahrani Rachmawati Sadino" w:date="2025-01-31T14:35:00Z">
                  <w:rPr>
                    <w:del w:id="6521" w:author="ADMIN" w:date="2025-07-29T12:56:00Z" w16du:dateUtc="2025-07-29T05:56:00Z"/>
                    <w:rFonts w:asciiTheme="minorBidi" w:hAnsiTheme="minorBidi" w:cstheme="minorBidi"/>
                    <w:sz w:val="22"/>
                    <w:szCs w:val="22"/>
                  </w:rPr>
                </w:rPrChange>
              </w:rPr>
            </w:pPr>
            <w:del w:id="6522" w:author="ADMIN" w:date="2025-07-29T12:56:00Z" w16du:dateUtc="2025-07-29T05:56:00Z">
              <w:r w:rsidRPr="00922713" w:rsidDel="00844D5B">
                <w:rPr>
                  <w:rFonts w:ascii="Arial" w:hAnsi="Arial" w:cs="Arial"/>
                  <w:sz w:val="22"/>
                  <w:szCs w:val="22"/>
                  <w:rPrChange w:id="6523" w:author="Syahrani Rachmawati Sadino" w:date="2025-01-31T14:35:00Z">
                    <w:rPr>
                      <w:rFonts w:asciiTheme="minorBidi" w:hAnsiTheme="minorBidi" w:cstheme="minorBidi"/>
                      <w:sz w:val="22"/>
                      <w:szCs w:val="22"/>
                    </w:rPr>
                  </w:rPrChange>
                </w:rPr>
                <w:delText>a. BCG</w:delText>
              </w:r>
            </w:del>
          </w:p>
        </w:tc>
        <w:tc>
          <w:tcPr>
            <w:tcW w:w="1080" w:type="dxa"/>
            <w:vAlign w:val="center"/>
          </w:tcPr>
          <w:p w14:paraId="273FF1AD" w14:textId="7639B895" w:rsidR="00682134" w:rsidRPr="00922713" w:rsidDel="00844D5B" w:rsidRDefault="00682134">
            <w:pPr>
              <w:keepNext/>
              <w:tabs>
                <w:tab w:val="left" w:pos="993"/>
              </w:tabs>
              <w:spacing w:line="276" w:lineRule="auto"/>
              <w:jc w:val="center"/>
              <w:outlineLvl w:val="2"/>
              <w:rPr>
                <w:del w:id="6524" w:author="ADMIN" w:date="2025-07-29T12:56:00Z" w16du:dateUtc="2025-07-29T05:56:00Z"/>
                <w:rFonts w:ascii="Arial" w:hAnsi="Arial" w:cs="Arial"/>
                <w:sz w:val="22"/>
                <w:szCs w:val="22"/>
                <w:rPrChange w:id="6525" w:author="Syahrani Rachmawati Sadino" w:date="2025-01-31T14:35:00Z">
                  <w:rPr>
                    <w:del w:id="6526" w:author="ADMIN" w:date="2025-07-29T12:56:00Z" w16du:dateUtc="2025-07-29T05:56:00Z"/>
                    <w:rFonts w:asciiTheme="minorBidi" w:hAnsiTheme="minorBidi" w:cstheme="minorBidi"/>
                    <w:sz w:val="22"/>
                    <w:szCs w:val="22"/>
                  </w:rPr>
                </w:rPrChange>
              </w:rPr>
            </w:pPr>
          </w:p>
        </w:tc>
        <w:tc>
          <w:tcPr>
            <w:tcW w:w="2700" w:type="dxa"/>
            <w:vMerge/>
            <w:vAlign w:val="center"/>
          </w:tcPr>
          <w:p w14:paraId="5B2732CB" w14:textId="1F6B1914" w:rsidR="00682134" w:rsidRPr="00922713" w:rsidDel="00844D5B" w:rsidRDefault="00682134">
            <w:pPr>
              <w:tabs>
                <w:tab w:val="left" w:pos="993"/>
              </w:tabs>
              <w:spacing w:line="276" w:lineRule="auto"/>
              <w:rPr>
                <w:del w:id="6527" w:author="ADMIN" w:date="2025-07-29T12:56:00Z" w16du:dateUtc="2025-07-29T05:56:00Z"/>
                <w:rFonts w:ascii="Arial" w:hAnsi="Arial" w:cs="Arial"/>
                <w:sz w:val="22"/>
                <w:szCs w:val="22"/>
                <w:rPrChange w:id="6528" w:author="Syahrani Rachmawati Sadino" w:date="2025-01-31T14:35:00Z">
                  <w:rPr>
                    <w:del w:id="6529" w:author="ADMIN" w:date="2025-07-29T12:56:00Z" w16du:dateUtc="2025-07-29T05:56:00Z"/>
                    <w:rFonts w:asciiTheme="minorBidi" w:hAnsiTheme="minorBidi" w:cstheme="minorBidi"/>
                    <w:sz w:val="22"/>
                    <w:szCs w:val="22"/>
                  </w:rPr>
                </w:rPrChange>
              </w:rPr>
            </w:pPr>
          </w:p>
        </w:tc>
      </w:tr>
      <w:tr w:rsidR="00682134" w:rsidRPr="00922713" w:rsidDel="00844D5B" w14:paraId="3083B0A1" w14:textId="6358D252" w:rsidTr="00F625C2">
        <w:trPr>
          <w:trHeight w:val="249"/>
          <w:del w:id="6530" w:author="ADMIN" w:date="2025-07-29T12:56:00Z" w16du:dateUtc="2025-07-29T05:56:00Z"/>
        </w:trPr>
        <w:tc>
          <w:tcPr>
            <w:tcW w:w="540" w:type="dxa"/>
            <w:vMerge/>
            <w:vAlign w:val="center"/>
          </w:tcPr>
          <w:p w14:paraId="360E9C10" w14:textId="28758E74" w:rsidR="00682134" w:rsidRPr="00922713" w:rsidDel="00844D5B" w:rsidRDefault="00682134">
            <w:pPr>
              <w:tabs>
                <w:tab w:val="left" w:pos="993"/>
              </w:tabs>
              <w:spacing w:line="276" w:lineRule="auto"/>
              <w:jc w:val="center"/>
              <w:rPr>
                <w:del w:id="6531" w:author="ADMIN" w:date="2025-07-29T12:56:00Z" w16du:dateUtc="2025-07-29T05:56:00Z"/>
                <w:rFonts w:ascii="Arial" w:hAnsi="Arial" w:cs="Arial"/>
                <w:sz w:val="22"/>
                <w:szCs w:val="22"/>
                <w:rPrChange w:id="6532" w:author="Syahrani Rachmawati Sadino" w:date="2025-01-31T14:35:00Z">
                  <w:rPr>
                    <w:del w:id="6533" w:author="ADMIN" w:date="2025-07-29T12:56:00Z" w16du:dateUtc="2025-07-29T05:56:00Z"/>
                    <w:rFonts w:asciiTheme="minorBidi" w:hAnsiTheme="minorBidi" w:cstheme="minorBidi"/>
                    <w:sz w:val="22"/>
                    <w:szCs w:val="22"/>
                  </w:rPr>
                </w:rPrChange>
              </w:rPr>
            </w:pPr>
          </w:p>
        </w:tc>
        <w:tc>
          <w:tcPr>
            <w:tcW w:w="3060" w:type="dxa"/>
            <w:vAlign w:val="center"/>
          </w:tcPr>
          <w:p w14:paraId="6985D505" w14:textId="71EA1DAA" w:rsidR="00682134" w:rsidRPr="00922713" w:rsidDel="00844D5B" w:rsidRDefault="00682134">
            <w:pPr>
              <w:tabs>
                <w:tab w:val="left" w:pos="993"/>
              </w:tabs>
              <w:spacing w:line="276" w:lineRule="auto"/>
              <w:rPr>
                <w:del w:id="6534" w:author="ADMIN" w:date="2025-07-29T12:56:00Z" w16du:dateUtc="2025-07-29T05:56:00Z"/>
                <w:rFonts w:ascii="Arial" w:hAnsi="Arial" w:cs="Arial"/>
                <w:sz w:val="22"/>
                <w:szCs w:val="22"/>
                <w:rPrChange w:id="6535" w:author="Syahrani Rachmawati Sadino" w:date="2025-01-31T14:35:00Z">
                  <w:rPr>
                    <w:del w:id="6536" w:author="ADMIN" w:date="2025-07-29T12:56:00Z" w16du:dateUtc="2025-07-29T05:56:00Z"/>
                    <w:rFonts w:asciiTheme="minorBidi" w:hAnsiTheme="minorBidi" w:cstheme="minorBidi"/>
                    <w:sz w:val="22"/>
                    <w:szCs w:val="22"/>
                  </w:rPr>
                </w:rPrChange>
              </w:rPr>
            </w:pPr>
            <w:del w:id="6537" w:author="ADMIN" w:date="2025-07-29T12:56:00Z" w16du:dateUtc="2025-07-29T05:56:00Z">
              <w:r w:rsidRPr="00922713" w:rsidDel="00844D5B">
                <w:rPr>
                  <w:rFonts w:ascii="Arial" w:hAnsi="Arial" w:cs="Arial"/>
                  <w:sz w:val="22"/>
                  <w:szCs w:val="22"/>
                  <w:rPrChange w:id="6538" w:author="Syahrani Rachmawati Sadino" w:date="2025-01-31T14:35:00Z">
                    <w:rPr>
                      <w:rFonts w:asciiTheme="minorBidi" w:hAnsiTheme="minorBidi" w:cstheme="minorBidi"/>
                      <w:sz w:val="22"/>
                      <w:szCs w:val="22"/>
                    </w:rPr>
                  </w:rPrChange>
                </w:rPr>
                <w:delText>b. DPT</w:delText>
              </w:r>
            </w:del>
          </w:p>
        </w:tc>
        <w:tc>
          <w:tcPr>
            <w:tcW w:w="1080" w:type="dxa"/>
            <w:vAlign w:val="center"/>
          </w:tcPr>
          <w:p w14:paraId="4E4A1E65" w14:textId="3D80EF7B" w:rsidR="00682134" w:rsidRPr="00922713" w:rsidDel="00844D5B" w:rsidRDefault="00682134">
            <w:pPr>
              <w:keepNext/>
              <w:tabs>
                <w:tab w:val="left" w:pos="993"/>
              </w:tabs>
              <w:spacing w:line="276" w:lineRule="auto"/>
              <w:jc w:val="center"/>
              <w:outlineLvl w:val="2"/>
              <w:rPr>
                <w:del w:id="6539" w:author="ADMIN" w:date="2025-07-29T12:56:00Z" w16du:dateUtc="2025-07-29T05:56:00Z"/>
                <w:rFonts w:ascii="Arial" w:hAnsi="Arial" w:cs="Arial"/>
                <w:sz w:val="22"/>
                <w:szCs w:val="22"/>
                <w:rPrChange w:id="6540" w:author="Syahrani Rachmawati Sadino" w:date="2025-01-31T14:35:00Z">
                  <w:rPr>
                    <w:del w:id="6541" w:author="ADMIN" w:date="2025-07-29T12:56:00Z" w16du:dateUtc="2025-07-29T05:56:00Z"/>
                    <w:rFonts w:asciiTheme="minorBidi" w:hAnsiTheme="minorBidi" w:cstheme="minorBidi"/>
                    <w:sz w:val="22"/>
                    <w:szCs w:val="22"/>
                  </w:rPr>
                </w:rPrChange>
              </w:rPr>
            </w:pPr>
          </w:p>
        </w:tc>
        <w:tc>
          <w:tcPr>
            <w:tcW w:w="2700" w:type="dxa"/>
            <w:vMerge/>
            <w:vAlign w:val="center"/>
          </w:tcPr>
          <w:p w14:paraId="0C7CF305" w14:textId="16700ABE" w:rsidR="00682134" w:rsidRPr="00922713" w:rsidDel="00844D5B" w:rsidRDefault="00682134">
            <w:pPr>
              <w:tabs>
                <w:tab w:val="left" w:pos="993"/>
              </w:tabs>
              <w:spacing w:line="276" w:lineRule="auto"/>
              <w:rPr>
                <w:del w:id="6542" w:author="ADMIN" w:date="2025-07-29T12:56:00Z" w16du:dateUtc="2025-07-29T05:56:00Z"/>
                <w:rFonts w:ascii="Arial" w:hAnsi="Arial" w:cs="Arial"/>
                <w:sz w:val="22"/>
                <w:szCs w:val="22"/>
                <w:rPrChange w:id="6543" w:author="Syahrani Rachmawati Sadino" w:date="2025-01-31T14:35:00Z">
                  <w:rPr>
                    <w:del w:id="6544" w:author="ADMIN" w:date="2025-07-29T12:56:00Z" w16du:dateUtc="2025-07-29T05:56:00Z"/>
                    <w:rFonts w:asciiTheme="minorBidi" w:hAnsiTheme="minorBidi" w:cstheme="minorBidi"/>
                    <w:sz w:val="22"/>
                    <w:szCs w:val="22"/>
                  </w:rPr>
                </w:rPrChange>
              </w:rPr>
            </w:pPr>
          </w:p>
        </w:tc>
      </w:tr>
      <w:tr w:rsidR="00682134" w:rsidRPr="00922713" w:rsidDel="00844D5B" w14:paraId="3290C982" w14:textId="432FE483" w:rsidTr="00F625C2">
        <w:trPr>
          <w:trHeight w:val="249"/>
          <w:del w:id="6545" w:author="ADMIN" w:date="2025-07-29T12:56:00Z" w16du:dateUtc="2025-07-29T05:56:00Z"/>
        </w:trPr>
        <w:tc>
          <w:tcPr>
            <w:tcW w:w="540" w:type="dxa"/>
            <w:vMerge/>
            <w:vAlign w:val="center"/>
          </w:tcPr>
          <w:p w14:paraId="471BD19A" w14:textId="61896F93" w:rsidR="00682134" w:rsidRPr="00922713" w:rsidDel="00844D5B" w:rsidRDefault="00682134">
            <w:pPr>
              <w:tabs>
                <w:tab w:val="left" w:pos="993"/>
              </w:tabs>
              <w:spacing w:line="276" w:lineRule="auto"/>
              <w:jc w:val="center"/>
              <w:rPr>
                <w:del w:id="6546" w:author="ADMIN" w:date="2025-07-29T12:56:00Z" w16du:dateUtc="2025-07-29T05:56:00Z"/>
                <w:rFonts w:ascii="Arial" w:hAnsi="Arial" w:cs="Arial"/>
                <w:sz w:val="22"/>
                <w:szCs w:val="22"/>
                <w:rPrChange w:id="6547" w:author="Syahrani Rachmawati Sadino" w:date="2025-01-31T14:35:00Z">
                  <w:rPr>
                    <w:del w:id="6548" w:author="ADMIN" w:date="2025-07-29T12:56:00Z" w16du:dateUtc="2025-07-29T05:56:00Z"/>
                    <w:rFonts w:asciiTheme="minorBidi" w:hAnsiTheme="minorBidi" w:cstheme="minorBidi"/>
                    <w:sz w:val="22"/>
                    <w:szCs w:val="22"/>
                  </w:rPr>
                </w:rPrChange>
              </w:rPr>
            </w:pPr>
          </w:p>
        </w:tc>
        <w:tc>
          <w:tcPr>
            <w:tcW w:w="3060" w:type="dxa"/>
            <w:vAlign w:val="center"/>
          </w:tcPr>
          <w:p w14:paraId="1144D4DE" w14:textId="03F13E72" w:rsidR="00682134" w:rsidRPr="00922713" w:rsidDel="00844D5B" w:rsidRDefault="00682134">
            <w:pPr>
              <w:tabs>
                <w:tab w:val="left" w:pos="993"/>
              </w:tabs>
              <w:spacing w:line="276" w:lineRule="auto"/>
              <w:jc w:val="both"/>
              <w:rPr>
                <w:del w:id="6549" w:author="ADMIN" w:date="2025-07-29T12:56:00Z" w16du:dateUtc="2025-07-29T05:56:00Z"/>
                <w:rFonts w:ascii="Arial" w:hAnsi="Arial" w:cs="Arial"/>
                <w:sz w:val="22"/>
                <w:szCs w:val="22"/>
                <w:rPrChange w:id="6550" w:author="Syahrani Rachmawati Sadino" w:date="2025-01-31T14:35:00Z">
                  <w:rPr>
                    <w:del w:id="6551" w:author="ADMIN" w:date="2025-07-29T12:56:00Z" w16du:dateUtc="2025-07-29T05:56:00Z"/>
                    <w:rFonts w:asciiTheme="minorBidi" w:hAnsiTheme="minorBidi" w:cstheme="minorBidi"/>
                    <w:sz w:val="22"/>
                    <w:szCs w:val="22"/>
                  </w:rPr>
                </w:rPrChange>
              </w:rPr>
            </w:pPr>
            <w:del w:id="6552" w:author="ADMIN" w:date="2025-07-29T12:56:00Z" w16du:dateUtc="2025-07-29T05:56:00Z">
              <w:r w:rsidRPr="00922713" w:rsidDel="00844D5B">
                <w:rPr>
                  <w:rFonts w:ascii="Arial" w:hAnsi="Arial" w:cs="Arial"/>
                  <w:sz w:val="22"/>
                  <w:szCs w:val="22"/>
                  <w:rPrChange w:id="6553" w:author="Syahrani Rachmawati Sadino" w:date="2025-01-31T14:35:00Z">
                    <w:rPr>
                      <w:rFonts w:asciiTheme="minorBidi" w:hAnsiTheme="minorBidi" w:cstheme="minorBidi"/>
                      <w:sz w:val="22"/>
                      <w:szCs w:val="22"/>
                    </w:rPr>
                  </w:rPrChange>
                </w:rPr>
                <w:delText>c. Polio</w:delText>
              </w:r>
            </w:del>
          </w:p>
        </w:tc>
        <w:tc>
          <w:tcPr>
            <w:tcW w:w="1080" w:type="dxa"/>
            <w:vAlign w:val="center"/>
          </w:tcPr>
          <w:p w14:paraId="18A70CE9" w14:textId="58F54D17" w:rsidR="00682134" w:rsidRPr="00922713" w:rsidDel="00844D5B" w:rsidRDefault="00682134">
            <w:pPr>
              <w:keepNext/>
              <w:tabs>
                <w:tab w:val="left" w:pos="993"/>
              </w:tabs>
              <w:spacing w:line="276" w:lineRule="auto"/>
              <w:jc w:val="center"/>
              <w:outlineLvl w:val="2"/>
              <w:rPr>
                <w:del w:id="6554" w:author="ADMIN" w:date="2025-07-29T12:56:00Z" w16du:dateUtc="2025-07-29T05:56:00Z"/>
                <w:rFonts w:ascii="Arial" w:hAnsi="Arial" w:cs="Arial"/>
                <w:sz w:val="22"/>
                <w:szCs w:val="22"/>
                <w:rPrChange w:id="6555" w:author="Syahrani Rachmawati Sadino" w:date="2025-01-31T14:35:00Z">
                  <w:rPr>
                    <w:del w:id="6556" w:author="ADMIN" w:date="2025-07-29T12:56:00Z" w16du:dateUtc="2025-07-29T05:56:00Z"/>
                    <w:rFonts w:asciiTheme="minorBidi" w:hAnsiTheme="minorBidi" w:cstheme="minorBidi"/>
                    <w:sz w:val="22"/>
                    <w:szCs w:val="22"/>
                  </w:rPr>
                </w:rPrChange>
              </w:rPr>
            </w:pPr>
          </w:p>
        </w:tc>
        <w:tc>
          <w:tcPr>
            <w:tcW w:w="2700" w:type="dxa"/>
            <w:vMerge/>
            <w:vAlign w:val="center"/>
          </w:tcPr>
          <w:p w14:paraId="5BA70C54" w14:textId="559B559A" w:rsidR="00682134" w:rsidRPr="00922713" w:rsidDel="00844D5B" w:rsidRDefault="00682134">
            <w:pPr>
              <w:tabs>
                <w:tab w:val="left" w:pos="993"/>
              </w:tabs>
              <w:spacing w:line="276" w:lineRule="auto"/>
              <w:rPr>
                <w:del w:id="6557" w:author="ADMIN" w:date="2025-07-29T12:56:00Z" w16du:dateUtc="2025-07-29T05:56:00Z"/>
                <w:rFonts w:ascii="Arial" w:hAnsi="Arial" w:cs="Arial"/>
                <w:sz w:val="22"/>
                <w:szCs w:val="22"/>
                <w:rPrChange w:id="6558" w:author="Syahrani Rachmawati Sadino" w:date="2025-01-31T14:35:00Z">
                  <w:rPr>
                    <w:del w:id="6559" w:author="ADMIN" w:date="2025-07-29T12:56:00Z" w16du:dateUtc="2025-07-29T05:56:00Z"/>
                    <w:rFonts w:asciiTheme="minorBidi" w:hAnsiTheme="minorBidi" w:cstheme="minorBidi"/>
                    <w:sz w:val="22"/>
                    <w:szCs w:val="22"/>
                  </w:rPr>
                </w:rPrChange>
              </w:rPr>
            </w:pPr>
          </w:p>
        </w:tc>
      </w:tr>
      <w:tr w:rsidR="00682134" w:rsidRPr="00922713" w:rsidDel="00844D5B" w14:paraId="336E74B3" w14:textId="1EE2AEF7" w:rsidTr="00F625C2">
        <w:trPr>
          <w:trHeight w:val="249"/>
          <w:del w:id="6560" w:author="ADMIN" w:date="2025-07-29T12:56:00Z" w16du:dateUtc="2025-07-29T05:56:00Z"/>
        </w:trPr>
        <w:tc>
          <w:tcPr>
            <w:tcW w:w="540" w:type="dxa"/>
            <w:vMerge/>
            <w:vAlign w:val="center"/>
          </w:tcPr>
          <w:p w14:paraId="778F55A4" w14:textId="1F5E6130" w:rsidR="00682134" w:rsidRPr="00922713" w:rsidDel="00844D5B" w:rsidRDefault="00682134">
            <w:pPr>
              <w:tabs>
                <w:tab w:val="left" w:pos="993"/>
              </w:tabs>
              <w:spacing w:line="276" w:lineRule="auto"/>
              <w:jc w:val="center"/>
              <w:rPr>
                <w:del w:id="6561" w:author="ADMIN" w:date="2025-07-29T12:56:00Z" w16du:dateUtc="2025-07-29T05:56:00Z"/>
                <w:rFonts w:ascii="Arial" w:hAnsi="Arial" w:cs="Arial"/>
                <w:sz w:val="22"/>
                <w:szCs w:val="22"/>
                <w:rPrChange w:id="6562" w:author="Syahrani Rachmawati Sadino" w:date="2025-01-31T14:35:00Z">
                  <w:rPr>
                    <w:del w:id="6563" w:author="ADMIN" w:date="2025-07-29T12:56:00Z" w16du:dateUtc="2025-07-29T05:56:00Z"/>
                    <w:rFonts w:asciiTheme="minorBidi" w:hAnsiTheme="minorBidi" w:cstheme="minorBidi"/>
                    <w:sz w:val="22"/>
                    <w:szCs w:val="22"/>
                  </w:rPr>
                </w:rPrChange>
              </w:rPr>
            </w:pPr>
          </w:p>
        </w:tc>
        <w:tc>
          <w:tcPr>
            <w:tcW w:w="3060" w:type="dxa"/>
            <w:vAlign w:val="center"/>
          </w:tcPr>
          <w:p w14:paraId="50D5777A" w14:textId="17C72855" w:rsidR="00682134" w:rsidRPr="00922713" w:rsidDel="00844D5B" w:rsidRDefault="00682134">
            <w:pPr>
              <w:tabs>
                <w:tab w:val="left" w:pos="993"/>
              </w:tabs>
              <w:spacing w:line="276" w:lineRule="auto"/>
              <w:jc w:val="both"/>
              <w:rPr>
                <w:del w:id="6564" w:author="ADMIN" w:date="2025-07-29T12:56:00Z" w16du:dateUtc="2025-07-29T05:56:00Z"/>
                <w:rFonts w:ascii="Arial" w:hAnsi="Arial" w:cs="Arial"/>
                <w:sz w:val="22"/>
                <w:szCs w:val="22"/>
                <w:rPrChange w:id="6565" w:author="Syahrani Rachmawati Sadino" w:date="2025-01-31T14:35:00Z">
                  <w:rPr>
                    <w:del w:id="6566" w:author="ADMIN" w:date="2025-07-29T12:56:00Z" w16du:dateUtc="2025-07-29T05:56:00Z"/>
                    <w:rFonts w:asciiTheme="minorBidi" w:hAnsiTheme="minorBidi" w:cstheme="minorBidi"/>
                    <w:sz w:val="22"/>
                    <w:szCs w:val="22"/>
                  </w:rPr>
                </w:rPrChange>
              </w:rPr>
            </w:pPr>
            <w:del w:id="6567" w:author="ADMIN" w:date="2025-07-29T12:56:00Z" w16du:dateUtc="2025-07-29T05:56:00Z">
              <w:r w:rsidRPr="00922713" w:rsidDel="00844D5B">
                <w:rPr>
                  <w:rFonts w:ascii="Arial" w:hAnsi="Arial" w:cs="Arial"/>
                  <w:sz w:val="22"/>
                  <w:szCs w:val="22"/>
                  <w:rPrChange w:id="6568" w:author="Syahrani Rachmawati Sadino" w:date="2025-01-31T14:35:00Z">
                    <w:rPr>
                      <w:rFonts w:asciiTheme="minorBidi" w:hAnsiTheme="minorBidi" w:cstheme="minorBidi"/>
                      <w:sz w:val="22"/>
                      <w:szCs w:val="22"/>
                    </w:rPr>
                  </w:rPrChange>
                </w:rPr>
                <w:delText>d. Campak</w:delText>
              </w:r>
            </w:del>
          </w:p>
        </w:tc>
        <w:tc>
          <w:tcPr>
            <w:tcW w:w="1080" w:type="dxa"/>
            <w:vAlign w:val="center"/>
          </w:tcPr>
          <w:p w14:paraId="285569C0" w14:textId="4E62F8CE" w:rsidR="00682134" w:rsidRPr="00922713" w:rsidDel="00844D5B" w:rsidRDefault="00682134">
            <w:pPr>
              <w:keepNext/>
              <w:tabs>
                <w:tab w:val="left" w:pos="993"/>
              </w:tabs>
              <w:spacing w:line="276" w:lineRule="auto"/>
              <w:jc w:val="center"/>
              <w:outlineLvl w:val="2"/>
              <w:rPr>
                <w:del w:id="6569" w:author="ADMIN" w:date="2025-07-29T12:56:00Z" w16du:dateUtc="2025-07-29T05:56:00Z"/>
                <w:rFonts w:ascii="Arial" w:hAnsi="Arial" w:cs="Arial"/>
                <w:sz w:val="22"/>
                <w:szCs w:val="22"/>
                <w:rPrChange w:id="6570" w:author="Syahrani Rachmawati Sadino" w:date="2025-01-31T14:35:00Z">
                  <w:rPr>
                    <w:del w:id="6571" w:author="ADMIN" w:date="2025-07-29T12:56:00Z" w16du:dateUtc="2025-07-29T05:56:00Z"/>
                    <w:rFonts w:asciiTheme="minorBidi" w:hAnsiTheme="minorBidi" w:cstheme="minorBidi"/>
                    <w:sz w:val="22"/>
                    <w:szCs w:val="22"/>
                  </w:rPr>
                </w:rPrChange>
              </w:rPr>
            </w:pPr>
          </w:p>
        </w:tc>
        <w:tc>
          <w:tcPr>
            <w:tcW w:w="2700" w:type="dxa"/>
            <w:vMerge/>
            <w:vAlign w:val="center"/>
          </w:tcPr>
          <w:p w14:paraId="6FC6A9D6" w14:textId="45EFE2F5" w:rsidR="00682134" w:rsidRPr="00922713" w:rsidDel="00844D5B" w:rsidRDefault="00682134">
            <w:pPr>
              <w:tabs>
                <w:tab w:val="left" w:pos="993"/>
              </w:tabs>
              <w:spacing w:line="276" w:lineRule="auto"/>
              <w:rPr>
                <w:del w:id="6572" w:author="ADMIN" w:date="2025-07-29T12:56:00Z" w16du:dateUtc="2025-07-29T05:56:00Z"/>
                <w:rFonts w:ascii="Arial" w:hAnsi="Arial" w:cs="Arial"/>
                <w:sz w:val="22"/>
                <w:szCs w:val="22"/>
                <w:rPrChange w:id="6573" w:author="Syahrani Rachmawati Sadino" w:date="2025-01-31T14:35:00Z">
                  <w:rPr>
                    <w:del w:id="6574" w:author="ADMIN" w:date="2025-07-29T12:56:00Z" w16du:dateUtc="2025-07-29T05:56:00Z"/>
                    <w:rFonts w:asciiTheme="minorBidi" w:hAnsiTheme="minorBidi" w:cstheme="minorBidi"/>
                    <w:sz w:val="22"/>
                    <w:szCs w:val="22"/>
                  </w:rPr>
                </w:rPrChange>
              </w:rPr>
            </w:pPr>
          </w:p>
        </w:tc>
      </w:tr>
      <w:tr w:rsidR="00682134" w:rsidRPr="00922713" w:rsidDel="00844D5B" w14:paraId="6F1ACB38" w14:textId="2E727FE9" w:rsidTr="00F625C2">
        <w:trPr>
          <w:trHeight w:val="249"/>
          <w:del w:id="6575" w:author="ADMIN" w:date="2025-07-29T12:56:00Z" w16du:dateUtc="2025-07-29T05:56:00Z"/>
        </w:trPr>
        <w:tc>
          <w:tcPr>
            <w:tcW w:w="540" w:type="dxa"/>
            <w:vMerge/>
            <w:vAlign w:val="center"/>
          </w:tcPr>
          <w:p w14:paraId="2F7FB78B" w14:textId="795F0B06" w:rsidR="00682134" w:rsidRPr="00922713" w:rsidDel="00844D5B" w:rsidRDefault="00682134">
            <w:pPr>
              <w:tabs>
                <w:tab w:val="left" w:pos="993"/>
              </w:tabs>
              <w:spacing w:line="276" w:lineRule="auto"/>
              <w:jc w:val="center"/>
              <w:rPr>
                <w:del w:id="6576" w:author="ADMIN" w:date="2025-07-29T12:56:00Z" w16du:dateUtc="2025-07-29T05:56:00Z"/>
                <w:rFonts w:ascii="Arial" w:hAnsi="Arial" w:cs="Arial"/>
                <w:sz w:val="22"/>
                <w:szCs w:val="22"/>
                <w:rPrChange w:id="6577" w:author="Syahrani Rachmawati Sadino" w:date="2025-01-31T14:35:00Z">
                  <w:rPr>
                    <w:del w:id="6578" w:author="ADMIN" w:date="2025-07-29T12:56:00Z" w16du:dateUtc="2025-07-29T05:56:00Z"/>
                    <w:rFonts w:asciiTheme="minorBidi" w:hAnsiTheme="minorBidi" w:cstheme="minorBidi"/>
                    <w:sz w:val="22"/>
                    <w:szCs w:val="22"/>
                  </w:rPr>
                </w:rPrChange>
              </w:rPr>
            </w:pPr>
          </w:p>
        </w:tc>
        <w:tc>
          <w:tcPr>
            <w:tcW w:w="3060" w:type="dxa"/>
            <w:vAlign w:val="center"/>
          </w:tcPr>
          <w:p w14:paraId="51B11208" w14:textId="2B808CF9" w:rsidR="00682134" w:rsidRPr="00922713" w:rsidDel="00844D5B" w:rsidRDefault="00682134">
            <w:pPr>
              <w:tabs>
                <w:tab w:val="left" w:pos="993"/>
              </w:tabs>
              <w:spacing w:line="276" w:lineRule="auto"/>
              <w:jc w:val="both"/>
              <w:rPr>
                <w:del w:id="6579" w:author="ADMIN" w:date="2025-07-29T12:56:00Z" w16du:dateUtc="2025-07-29T05:56:00Z"/>
                <w:rFonts w:ascii="Arial" w:hAnsi="Arial" w:cs="Arial"/>
                <w:sz w:val="22"/>
                <w:szCs w:val="22"/>
                <w:rPrChange w:id="6580" w:author="Syahrani Rachmawati Sadino" w:date="2025-01-31T14:35:00Z">
                  <w:rPr>
                    <w:del w:id="6581" w:author="ADMIN" w:date="2025-07-29T12:56:00Z" w16du:dateUtc="2025-07-29T05:56:00Z"/>
                    <w:rFonts w:asciiTheme="minorBidi" w:hAnsiTheme="minorBidi" w:cstheme="minorBidi"/>
                    <w:sz w:val="22"/>
                    <w:szCs w:val="22"/>
                  </w:rPr>
                </w:rPrChange>
              </w:rPr>
            </w:pPr>
            <w:del w:id="6582" w:author="ADMIN" w:date="2025-07-29T12:56:00Z" w16du:dateUtc="2025-07-29T05:56:00Z">
              <w:r w:rsidRPr="00922713" w:rsidDel="00844D5B">
                <w:rPr>
                  <w:rFonts w:ascii="Arial" w:hAnsi="Arial" w:cs="Arial"/>
                  <w:sz w:val="22"/>
                  <w:szCs w:val="22"/>
                  <w:rPrChange w:id="6583" w:author="Syahrani Rachmawati Sadino" w:date="2025-01-31T14:35:00Z">
                    <w:rPr>
                      <w:rFonts w:asciiTheme="minorBidi" w:hAnsiTheme="minorBidi" w:cstheme="minorBidi"/>
                      <w:sz w:val="22"/>
                      <w:szCs w:val="22"/>
                    </w:rPr>
                  </w:rPrChange>
                </w:rPr>
                <w:delText>e. Hepatitis B</w:delText>
              </w:r>
            </w:del>
          </w:p>
        </w:tc>
        <w:tc>
          <w:tcPr>
            <w:tcW w:w="1080" w:type="dxa"/>
            <w:vAlign w:val="center"/>
          </w:tcPr>
          <w:p w14:paraId="110DA223" w14:textId="7DACF655" w:rsidR="00682134" w:rsidRPr="00922713" w:rsidDel="00844D5B" w:rsidRDefault="00682134">
            <w:pPr>
              <w:keepNext/>
              <w:tabs>
                <w:tab w:val="left" w:pos="993"/>
              </w:tabs>
              <w:spacing w:line="276" w:lineRule="auto"/>
              <w:jc w:val="center"/>
              <w:outlineLvl w:val="2"/>
              <w:rPr>
                <w:del w:id="6584" w:author="ADMIN" w:date="2025-07-29T12:56:00Z" w16du:dateUtc="2025-07-29T05:56:00Z"/>
                <w:rFonts w:ascii="Arial" w:hAnsi="Arial" w:cs="Arial"/>
                <w:sz w:val="22"/>
                <w:szCs w:val="22"/>
                <w:rPrChange w:id="6585" w:author="Syahrani Rachmawati Sadino" w:date="2025-01-31T14:35:00Z">
                  <w:rPr>
                    <w:del w:id="6586" w:author="ADMIN" w:date="2025-07-29T12:56:00Z" w16du:dateUtc="2025-07-29T05:56:00Z"/>
                    <w:rFonts w:asciiTheme="minorBidi" w:hAnsiTheme="minorBidi" w:cstheme="minorBidi"/>
                    <w:sz w:val="22"/>
                    <w:szCs w:val="22"/>
                  </w:rPr>
                </w:rPrChange>
              </w:rPr>
            </w:pPr>
          </w:p>
        </w:tc>
        <w:tc>
          <w:tcPr>
            <w:tcW w:w="2700" w:type="dxa"/>
            <w:vMerge/>
            <w:vAlign w:val="center"/>
          </w:tcPr>
          <w:p w14:paraId="5311DB66" w14:textId="6F731ED3" w:rsidR="00682134" w:rsidRPr="00922713" w:rsidDel="00844D5B" w:rsidRDefault="00682134">
            <w:pPr>
              <w:tabs>
                <w:tab w:val="left" w:pos="993"/>
              </w:tabs>
              <w:spacing w:line="276" w:lineRule="auto"/>
              <w:rPr>
                <w:del w:id="6587" w:author="ADMIN" w:date="2025-07-29T12:56:00Z" w16du:dateUtc="2025-07-29T05:56:00Z"/>
                <w:rFonts w:ascii="Arial" w:hAnsi="Arial" w:cs="Arial"/>
                <w:sz w:val="22"/>
                <w:szCs w:val="22"/>
                <w:rPrChange w:id="6588" w:author="Syahrani Rachmawati Sadino" w:date="2025-01-31T14:35:00Z">
                  <w:rPr>
                    <w:del w:id="6589" w:author="ADMIN" w:date="2025-07-29T12:56:00Z" w16du:dateUtc="2025-07-29T05:56:00Z"/>
                    <w:rFonts w:asciiTheme="minorBidi" w:hAnsiTheme="minorBidi" w:cstheme="minorBidi"/>
                    <w:sz w:val="22"/>
                    <w:szCs w:val="22"/>
                  </w:rPr>
                </w:rPrChange>
              </w:rPr>
            </w:pPr>
          </w:p>
        </w:tc>
      </w:tr>
      <w:tr w:rsidR="00682134" w:rsidRPr="00922713" w:rsidDel="00844D5B" w14:paraId="67A79246" w14:textId="57C7AA6B" w:rsidTr="00F625C2">
        <w:trPr>
          <w:trHeight w:val="249"/>
          <w:del w:id="6590" w:author="ADMIN" w:date="2025-07-29T12:56:00Z" w16du:dateUtc="2025-07-29T05:56:00Z"/>
        </w:trPr>
        <w:tc>
          <w:tcPr>
            <w:tcW w:w="540" w:type="dxa"/>
            <w:vMerge/>
            <w:vAlign w:val="center"/>
          </w:tcPr>
          <w:p w14:paraId="71F30426" w14:textId="79A1DFD6" w:rsidR="00682134" w:rsidRPr="00922713" w:rsidDel="00844D5B" w:rsidRDefault="00682134">
            <w:pPr>
              <w:tabs>
                <w:tab w:val="left" w:pos="993"/>
              </w:tabs>
              <w:spacing w:line="276" w:lineRule="auto"/>
              <w:jc w:val="center"/>
              <w:rPr>
                <w:del w:id="6591" w:author="ADMIN" w:date="2025-07-29T12:56:00Z" w16du:dateUtc="2025-07-29T05:56:00Z"/>
                <w:rFonts w:ascii="Arial" w:hAnsi="Arial" w:cs="Arial"/>
                <w:sz w:val="22"/>
                <w:szCs w:val="22"/>
                <w:rPrChange w:id="6592" w:author="Syahrani Rachmawati Sadino" w:date="2025-01-31T14:35:00Z">
                  <w:rPr>
                    <w:del w:id="6593" w:author="ADMIN" w:date="2025-07-29T12:56:00Z" w16du:dateUtc="2025-07-29T05:56:00Z"/>
                    <w:rFonts w:asciiTheme="minorBidi" w:hAnsiTheme="minorBidi" w:cstheme="minorBidi"/>
                    <w:sz w:val="22"/>
                    <w:szCs w:val="22"/>
                  </w:rPr>
                </w:rPrChange>
              </w:rPr>
            </w:pPr>
          </w:p>
        </w:tc>
        <w:tc>
          <w:tcPr>
            <w:tcW w:w="3060" w:type="dxa"/>
            <w:vAlign w:val="center"/>
          </w:tcPr>
          <w:p w14:paraId="12F319B9" w14:textId="0F4FA864" w:rsidR="00682134" w:rsidRPr="00922713" w:rsidDel="00844D5B" w:rsidRDefault="00682134">
            <w:pPr>
              <w:tabs>
                <w:tab w:val="left" w:pos="993"/>
              </w:tabs>
              <w:spacing w:line="276" w:lineRule="auto"/>
              <w:jc w:val="both"/>
              <w:rPr>
                <w:del w:id="6594" w:author="ADMIN" w:date="2025-07-29T12:56:00Z" w16du:dateUtc="2025-07-29T05:56:00Z"/>
                <w:rFonts w:ascii="Arial" w:hAnsi="Arial" w:cs="Arial"/>
                <w:sz w:val="22"/>
                <w:szCs w:val="22"/>
                <w:rPrChange w:id="6595" w:author="Syahrani Rachmawati Sadino" w:date="2025-01-31T14:35:00Z">
                  <w:rPr>
                    <w:del w:id="6596" w:author="ADMIN" w:date="2025-07-29T12:56:00Z" w16du:dateUtc="2025-07-29T05:56:00Z"/>
                    <w:rFonts w:asciiTheme="minorBidi" w:hAnsiTheme="minorBidi" w:cstheme="minorBidi"/>
                    <w:sz w:val="22"/>
                    <w:szCs w:val="22"/>
                  </w:rPr>
                </w:rPrChange>
              </w:rPr>
            </w:pPr>
            <w:del w:id="6597" w:author="ADMIN" w:date="2025-07-29T12:56:00Z" w16du:dateUtc="2025-07-29T05:56:00Z">
              <w:r w:rsidRPr="00922713" w:rsidDel="00844D5B">
                <w:rPr>
                  <w:rFonts w:ascii="Arial" w:hAnsi="Arial" w:cs="Arial"/>
                  <w:sz w:val="22"/>
                  <w:szCs w:val="22"/>
                  <w:rPrChange w:id="6598" w:author="Syahrani Rachmawati Sadino" w:date="2025-01-31T14:35:00Z">
                    <w:rPr>
                      <w:rFonts w:asciiTheme="minorBidi" w:hAnsiTheme="minorBidi" w:cstheme="minorBidi"/>
                      <w:sz w:val="22"/>
                      <w:szCs w:val="22"/>
                    </w:rPr>
                  </w:rPrChange>
                </w:rPr>
                <w:delText>f. Hib</w:delText>
              </w:r>
            </w:del>
          </w:p>
        </w:tc>
        <w:tc>
          <w:tcPr>
            <w:tcW w:w="1080" w:type="dxa"/>
            <w:vAlign w:val="center"/>
          </w:tcPr>
          <w:p w14:paraId="132E81B0" w14:textId="7DFBAC56" w:rsidR="00682134" w:rsidRPr="00922713" w:rsidDel="00844D5B" w:rsidRDefault="00682134">
            <w:pPr>
              <w:keepNext/>
              <w:tabs>
                <w:tab w:val="left" w:pos="993"/>
              </w:tabs>
              <w:spacing w:line="276" w:lineRule="auto"/>
              <w:jc w:val="center"/>
              <w:outlineLvl w:val="2"/>
              <w:rPr>
                <w:del w:id="6599" w:author="ADMIN" w:date="2025-07-29T12:56:00Z" w16du:dateUtc="2025-07-29T05:56:00Z"/>
                <w:rFonts w:ascii="Arial" w:hAnsi="Arial" w:cs="Arial"/>
                <w:sz w:val="22"/>
                <w:szCs w:val="22"/>
                <w:rPrChange w:id="6600" w:author="Syahrani Rachmawati Sadino" w:date="2025-01-31T14:35:00Z">
                  <w:rPr>
                    <w:del w:id="6601" w:author="ADMIN" w:date="2025-07-29T12:56:00Z" w16du:dateUtc="2025-07-29T05:56:00Z"/>
                    <w:rFonts w:asciiTheme="minorBidi" w:hAnsiTheme="minorBidi" w:cstheme="minorBidi"/>
                    <w:sz w:val="22"/>
                    <w:szCs w:val="22"/>
                  </w:rPr>
                </w:rPrChange>
              </w:rPr>
            </w:pPr>
          </w:p>
        </w:tc>
        <w:tc>
          <w:tcPr>
            <w:tcW w:w="2700" w:type="dxa"/>
            <w:vMerge/>
            <w:vAlign w:val="center"/>
          </w:tcPr>
          <w:p w14:paraId="7A31E83E" w14:textId="3B0F5F4C" w:rsidR="00682134" w:rsidRPr="00922713" w:rsidDel="00844D5B" w:rsidRDefault="00682134">
            <w:pPr>
              <w:tabs>
                <w:tab w:val="left" w:pos="993"/>
              </w:tabs>
              <w:spacing w:line="276" w:lineRule="auto"/>
              <w:rPr>
                <w:del w:id="6602" w:author="ADMIN" w:date="2025-07-29T12:56:00Z" w16du:dateUtc="2025-07-29T05:56:00Z"/>
                <w:rFonts w:ascii="Arial" w:hAnsi="Arial" w:cs="Arial"/>
                <w:sz w:val="22"/>
                <w:szCs w:val="22"/>
                <w:rPrChange w:id="6603" w:author="Syahrani Rachmawati Sadino" w:date="2025-01-31T14:35:00Z">
                  <w:rPr>
                    <w:del w:id="6604" w:author="ADMIN" w:date="2025-07-29T12:56:00Z" w16du:dateUtc="2025-07-29T05:56:00Z"/>
                    <w:rFonts w:asciiTheme="minorBidi" w:hAnsiTheme="minorBidi" w:cstheme="minorBidi"/>
                    <w:sz w:val="22"/>
                    <w:szCs w:val="22"/>
                  </w:rPr>
                </w:rPrChange>
              </w:rPr>
            </w:pPr>
          </w:p>
        </w:tc>
      </w:tr>
      <w:tr w:rsidR="00682134" w:rsidRPr="00922713" w:rsidDel="00844D5B" w14:paraId="2BE98901" w14:textId="509C9611" w:rsidTr="00F625C2">
        <w:trPr>
          <w:trHeight w:val="249"/>
          <w:del w:id="6605" w:author="ADMIN" w:date="2025-07-29T12:56:00Z" w16du:dateUtc="2025-07-29T05:56:00Z"/>
        </w:trPr>
        <w:tc>
          <w:tcPr>
            <w:tcW w:w="540" w:type="dxa"/>
            <w:vMerge/>
            <w:vAlign w:val="center"/>
          </w:tcPr>
          <w:p w14:paraId="22A37C18" w14:textId="21E1B379" w:rsidR="00682134" w:rsidRPr="00922713" w:rsidDel="00844D5B" w:rsidRDefault="00682134">
            <w:pPr>
              <w:tabs>
                <w:tab w:val="left" w:pos="993"/>
              </w:tabs>
              <w:spacing w:line="276" w:lineRule="auto"/>
              <w:jc w:val="center"/>
              <w:rPr>
                <w:del w:id="6606" w:author="ADMIN" w:date="2025-07-29T12:56:00Z" w16du:dateUtc="2025-07-29T05:56:00Z"/>
                <w:rFonts w:ascii="Arial" w:hAnsi="Arial" w:cs="Arial"/>
                <w:sz w:val="22"/>
                <w:szCs w:val="22"/>
                <w:rPrChange w:id="6607" w:author="Syahrani Rachmawati Sadino" w:date="2025-01-31T14:35:00Z">
                  <w:rPr>
                    <w:del w:id="6608" w:author="ADMIN" w:date="2025-07-29T12:56:00Z" w16du:dateUtc="2025-07-29T05:56:00Z"/>
                    <w:rFonts w:asciiTheme="minorBidi" w:hAnsiTheme="minorBidi" w:cstheme="minorBidi"/>
                    <w:sz w:val="22"/>
                    <w:szCs w:val="22"/>
                  </w:rPr>
                </w:rPrChange>
              </w:rPr>
            </w:pPr>
          </w:p>
        </w:tc>
        <w:tc>
          <w:tcPr>
            <w:tcW w:w="3060" w:type="dxa"/>
            <w:vAlign w:val="center"/>
          </w:tcPr>
          <w:p w14:paraId="74DC7770" w14:textId="5492BA3B" w:rsidR="00682134" w:rsidRPr="00922713" w:rsidDel="00844D5B" w:rsidRDefault="00682134">
            <w:pPr>
              <w:tabs>
                <w:tab w:val="left" w:pos="993"/>
              </w:tabs>
              <w:spacing w:line="276" w:lineRule="auto"/>
              <w:jc w:val="both"/>
              <w:rPr>
                <w:del w:id="6609" w:author="ADMIN" w:date="2025-07-29T12:56:00Z" w16du:dateUtc="2025-07-29T05:56:00Z"/>
                <w:rFonts w:ascii="Arial" w:hAnsi="Arial" w:cs="Arial"/>
                <w:sz w:val="22"/>
                <w:szCs w:val="22"/>
                <w:rPrChange w:id="6610" w:author="Syahrani Rachmawati Sadino" w:date="2025-01-31T14:35:00Z">
                  <w:rPr>
                    <w:del w:id="6611" w:author="ADMIN" w:date="2025-07-29T12:56:00Z" w16du:dateUtc="2025-07-29T05:56:00Z"/>
                    <w:rFonts w:asciiTheme="minorBidi" w:hAnsiTheme="minorBidi" w:cstheme="minorBidi"/>
                    <w:sz w:val="22"/>
                    <w:szCs w:val="22"/>
                  </w:rPr>
                </w:rPrChange>
              </w:rPr>
            </w:pPr>
            <w:del w:id="6612" w:author="ADMIN" w:date="2025-07-29T12:56:00Z" w16du:dateUtc="2025-07-29T05:56:00Z">
              <w:r w:rsidRPr="00922713" w:rsidDel="00844D5B">
                <w:rPr>
                  <w:rFonts w:ascii="Arial" w:hAnsi="Arial" w:cs="Arial"/>
                  <w:sz w:val="22"/>
                  <w:szCs w:val="22"/>
                  <w:rPrChange w:id="6613" w:author="Syahrani Rachmawati Sadino" w:date="2025-01-31T14:35:00Z">
                    <w:rPr>
                      <w:rFonts w:asciiTheme="minorBidi" w:hAnsiTheme="minorBidi" w:cstheme="minorBidi"/>
                      <w:sz w:val="22"/>
                      <w:szCs w:val="22"/>
                    </w:rPr>
                  </w:rPrChange>
                </w:rPr>
                <w:delText xml:space="preserve">g. Combo </w:delText>
              </w:r>
            </w:del>
          </w:p>
        </w:tc>
        <w:tc>
          <w:tcPr>
            <w:tcW w:w="1080" w:type="dxa"/>
            <w:vAlign w:val="center"/>
          </w:tcPr>
          <w:p w14:paraId="48DEF1E8" w14:textId="1BFF5B1A" w:rsidR="00682134" w:rsidRPr="00922713" w:rsidDel="00844D5B" w:rsidRDefault="00682134">
            <w:pPr>
              <w:keepNext/>
              <w:tabs>
                <w:tab w:val="left" w:pos="993"/>
              </w:tabs>
              <w:spacing w:line="276" w:lineRule="auto"/>
              <w:jc w:val="center"/>
              <w:outlineLvl w:val="2"/>
              <w:rPr>
                <w:del w:id="6614" w:author="ADMIN" w:date="2025-07-29T12:56:00Z" w16du:dateUtc="2025-07-29T05:56:00Z"/>
                <w:rFonts w:ascii="Arial" w:hAnsi="Arial" w:cs="Arial"/>
                <w:sz w:val="22"/>
                <w:szCs w:val="22"/>
                <w:rPrChange w:id="6615" w:author="Syahrani Rachmawati Sadino" w:date="2025-01-31T14:35:00Z">
                  <w:rPr>
                    <w:del w:id="6616" w:author="ADMIN" w:date="2025-07-29T12:56:00Z" w16du:dateUtc="2025-07-29T05:56:00Z"/>
                    <w:rFonts w:asciiTheme="minorBidi" w:hAnsiTheme="minorBidi" w:cstheme="minorBidi"/>
                    <w:sz w:val="22"/>
                    <w:szCs w:val="22"/>
                  </w:rPr>
                </w:rPrChange>
              </w:rPr>
            </w:pPr>
          </w:p>
        </w:tc>
        <w:tc>
          <w:tcPr>
            <w:tcW w:w="2700" w:type="dxa"/>
            <w:vMerge/>
            <w:vAlign w:val="center"/>
          </w:tcPr>
          <w:p w14:paraId="2BF3329D" w14:textId="2E56BCFA" w:rsidR="00682134" w:rsidRPr="00922713" w:rsidDel="00844D5B" w:rsidRDefault="00682134">
            <w:pPr>
              <w:tabs>
                <w:tab w:val="left" w:pos="993"/>
              </w:tabs>
              <w:spacing w:line="276" w:lineRule="auto"/>
              <w:rPr>
                <w:del w:id="6617" w:author="ADMIN" w:date="2025-07-29T12:56:00Z" w16du:dateUtc="2025-07-29T05:56:00Z"/>
                <w:rFonts w:ascii="Arial" w:hAnsi="Arial" w:cs="Arial"/>
                <w:sz w:val="22"/>
                <w:szCs w:val="22"/>
                <w:rPrChange w:id="6618" w:author="Syahrani Rachmawati Sadino" w:date="2025-01-31T14:35:00Z">
                  <w:rPr>
                    <w:del w:id="6619" w:author="ADMIN" w:date="2025-07-29T12:56:00Z" w16du:dateUtc="2025-07-29T05:56:00Z"/>
                    <w:rFonts w:asciiTheme="minorBidi" w:hAnsiTheme="minorBidi" w:cstheme="minorBidi"/>
                    <w:sz w:val="22"/>
                    <w:szCs w:val="22"/>
                  </w:rPr>
                </w:rPrChange>
              </w:rPr>
            </w:pPr>
          </w:p>
        </w:tc>
      </w:tr>
    </w:tbl>
    <w:p w14:paraId="3939A848" w14:textId="0756EC31" w:rsidR="00682134" w:rsidRPr="00922713" w:rsidDel="00844D5B" w:rsidRDefault="00682134">
      <w:pPr>
        <w:pStyle w:val="ListParagraph"/>
        <w:spacing w:line="276" w:lineRule="auto"/>
        <w:ind w:left="1701"/>
        <w:rPr>
          <w:del w:id="6620" w:author="ADMIN" w:date="2025-07-29T12:56:00Z" w16du:dateUtc="2025-07-29T05:56:00Z"/>
          <w:rFonts w:ascii="Arial" w:hAnsi="Arial" w:cs="Arial"/>
          <w:b/>
          <w:sz w:val="22"/>
          <w:szCs w:val="22"/>
          <w:lang w:val="sv-SE"/>
          <w:rPrChange w:id="6621" w:author="Syahrani Rachmawati Sadino" w:date="2025-01-31T14:35:00Z">
            <w:rPr>
              <w:del w:id="6622" w:author="ADMIN" w:date="2025-07-29T12:56:00Z" w16du:dateUtc="2025-07-29T05:56:00Z"/>
              <w:rFonts w:asciiTheme="minorBidi" w:hAnsiTheme="minorBidi" w:cstheme="minorBidi"/>
              <w:b/>
              <w:sz w:val="22"/>
              <w:szCs w:val="22"/>
              <w:lang w:val="sv-SE"/>
            </w:rPr>
          </w:rPrChange>
        </w:rPr>
      </w:pPr>
      <w:del w:id="6623" w:author="ADMIN" w:date="2025-07-29T12:56:00Z" w16du:dateUtc="2025-07-29T05:56:00Z">
        <w:r w:rsidRPr="00922713" w:rsidDel="00844D5B">
          <w:rPr>
            <w:rFonts w:ascii="Arial" w:hAnsi="Arial" w:cs="Arial"/>
            <w:b/>
            <w:sz w:val="22"/>
            <w:szCs w:val="22"/>
            <w:rPrChange w:id="6624" w:author="Syahrani Rachmawati Sadino" w:date="2025-01-31T14:35:00Z">
              <w:rPr>
                <w:rFonts w:asciiTheme="minorBidi" w:hAnsiTheme="minorBidi" w:cstheme="minorBidi"/>
                <w:b/>
                <w:sz w:val="22"/>
                <w:szCs w:val="22"/>
              </w:rPr>
            </w:rPrChange>
          </w:rPr>
          <w:delText>Catatan:</w:delText>
        </w:r>
      </w:del>
    </w:p>
    <w:p w14:paraId="73F99F7B" w14:textId="63437CC7" w:rsidR="00682134" w:rsidRPr="00922713" w:rsidDel="00844D5B" w:rsidRDefault="00682134">
      <w:pPr>
        <w:pStyle w:val="ListParagraph"/>
        <w:spacing w:line="276" w:lineRule="auto"/>
        <w:ind w:left="1701"/>
        <w:rPr>
          <w:del w:id="6625" w:author="ADMIN" w:date="2025-07-29T12:56:00Z" w16du:dateUtc="2025-07-29T05:56:00Z"/>
          <w:rFonts w:ascii="Arial" w:hAnsi="Arial" w:cs="Arial"/>
          <w:sz w:val="22"/>
          <w:szCs w:val="22"/>
          <w:lang w:val="sv-SE"/>
          <w:rPrChange w:id="6626" w:author="Syahrani Rachmawati Sadino" w:date="2025-01-31T14:35:00Z">
            <w:rPr>
              <w:del w:id="6627" w:author="ADMIN" w:date="2025-07-29T12:56:00Z" w16du:dateUtc="2025-07-29T05:56:00Z"/>
              <w:rFonts w:asciiTheme="minorBidi" w:hAnsiTheme="minorBidi" w:cstheme="minorBidi"/>
              <w:sz w:val="22"/>
              <w:szCs w:val="22"/>
              <w:lang w:val="sv-SE"/>
            </w:rPr>
          </w:rPrChange>
        </w:rPr>
      </w:pPr>
      <w:del w:id="6628" w:author="ADMIN" w:date="2025-07-29T12:56:00Z" w16du:dateUtc="2025-07-29T05:56:00Z">
        <w:r w:rsidRPr="00922713" w:rsidDel="00844D5B">
          <w:rPr>
            <w:rFonts w:ascii="Arial" w:hAnsi="Arial" w:cs="Arial"/>
            <w:sz w:val="22"/>
            <w:szCs w:val="22"/>
            <w:lang w:val="sv-SE"/>
            <w:rPrChange w:id="6629" w:author="Syahrani Rachmawati Sadino" w:date="2025-01-31T14:35:00Z">
              <w:rPr>
                <w:rFonts w:asciiTheme="minorBidi" w:hAnsiTheme="minorBidi" w:cstheme="minorBidi"/>
                <w:sz w:val="22"/>
                <w:szCs w:val="22"/>
                <w:lang w:val="sv-SE"/>
              </w:rPr>
            </w:rPrChange>
          </w:rPr>
          <w:delText xml:space="preserve">Tarif tersebut diatas sudah termasuk dalam tarif kapitasi ataupun </w:delText>
        </w:r>
        <w:r w:rsidRPr="00922713" w:rsidDel="00844D5B">
          <w:rPr>
            <w:rFonts w:ascii="Arial" w:hAnsi="Arial" w:cs="Arial"/>
            <w:i/>
            <w:sz w:val="22"/>
            <w:szCs w:val="22"/>
            <w:lang w:val="sv-SE"/>
            <w:rPrChange w:id="6630" w:author="Syahrani Rachmawati Sadino" w:date="2025-01-31T14:35:00Z">
              <w:rPr>
                <w:rFonts w:asciiTheme="minorBidi" w:hAnsiTheme="minorBidi" w:cstheme="minorBidi"/>
                <w:i/>
                <w:sz w:val="22"/>
                <w:szCs w:val="22"/>
                <w:lang w:val="sv-SE"/>
              </w:rPr>
            </w:rPrChange>
          </w:rPr>
          <w:delText>Fee For Service</w:delText>
        </w:r>
        <w:r w:rsidRPr="00922713" w:rsidDel="00844D5B">
          <w:rPr>
            <w:rFonts w:ascii="Arial" w:hAnsi="Arial" w:cs="Arial"/>
            <w:sz w:val="22"/>
            <w:szCs w:val="22"/>
            <w:lang w:val="sv-SE"/>
            <w:rPrChange w:id="6631" w:author="Syahrani Rachmawati Sadino" w:date="2025-01-31T14:35:00Z">
              <w:rPr>
                <w:rFonts w:asciiTheme="minorBidi" w:hAnsiTheme="minorBidi" w:cstheme="minorBidi"/>
                <w:sz w:val="22"/>
                <w:szCs w:val="22"/>
                <w:lang w:val="sv-SE"/>
              </w:rPr>
            </w:rPrChange>
          </w:rPr>
          <w:delText xml:space="preserve"> penggunaan Anasthesi Lokal, Wound-Toilet, Sofra Tulle dan lain-lain.</w:delText>
        </w:r>
      </w:del>
    </w:p>
    <w:p w14:paraId="4A681CE8" w14:textId="2F16CF47" w:rsidR="00682134" w:rsidRPr="00922713" w:rsidDel="00844D5B" w:rsidRDefault="00682134">
      <w:pPr>
        <w:pStyle w:val="ListParagraph"/>
        <w:spacing w:line="276" w:lineRule="auto"/>
        <w:ind w:left="1701"/>
        <w:rPr>
          <w:del w:id="6632" w:author="ADMIN" w:date="2025-07-29T12:56:00Z" w16du:dateUtc="2025-07-29T05:56:00Z"/>
          <w:rFonts w:ascii="Arial" w:hAnsi="Arial" w:cs="Arial"/>
          <w:b/>
          <w:sz w:val="22"/>
          <w:szCs w:val="22"/>
          <w:lang w:val="sv-SE"/>
          <w:rPrChange w:id="6633" w:author="Syahrani Rachmawati Sadino" w:date="2025-01-31T14:35:00Z">
            <w:rPr>
              <w:del w:id="6634" w:author="ADMIN" w:date="2025-07-29T12:56:00Z" w16du:dateUtc="2025-07-29T05:56:00Z"/>
              <w:rFonts w:asciiTheme="minorBidi" w:hAnsiTheme="minorBidi" w:cstheme="minorBidi"/>
              <w:b/>
              <w:sz w:val="22"/>
              <w:szCs w:val="22"/>
              <w:lang w:val="sv-SE"/>
            </w:rPr>
          </w:rPrChange>
        </w:rPr>
      </w:pPr>
    </w:p>
    <w:p w14:paraId="1729C76D" w14:textId="29498C7B" w:rsidR="00682134" w:rsidRPr="00922713" w:rsidDel="00844D5B" w:rsidRDefault="00682134">
      <w:pPr>
        <w:pStyle w:val="ListParagraph"/>
        <w:numPr>
          <w:ilvl w:val="3"/>
          <w:numId w:val="36"/>
        </w:numPr>
        <w:spacing w:line="276" w:lineRule="auto"/>
        <w:ind w:left="1701" w:hanging="425"/>
        <w:rPr>
          <w:del w:id="6635" w:author="ADMIN" w:date="2025-07-29T12:56:00Z" w16du:dateUtc="2025-07-29T05:56:00Z"/>
          <w:rFonts w:ascii="Arial" w:hAnsi="Arial" w:cs="Arial"/>
          <w:b/>
          <w:sz w:val="22"/>
          <w:szCs w:val="22"/>
          <w:lang w:val="sv-SE"/>
          <w:rPrChange w:id="6636" w:author="Syahrani Rachmawati Sadino" w:date="2025-01-31T14:35:00Z">
            <w:rPr>
              <w:del w:id="6637" w:author="ADMIN" w:date="2025-07-29T12:56:00Z" w16du:dateUtc="2025-07-29T05:56:00Z"/>
              <w:rFonts w:asciiTheme="minorBidi" w:hAnsiTheme="minorBidi" w:cstheme="minorBidi"/>
              <w:b/>
              <w:sz w:val="22"/>
              <w:szCs w:val="22"/>
              <w:lang w:val="sv-SE"/>
            </w:rPr>
          </w:rPrChange>
        </w:rPr>
      </w:pPr>
      <w:del w:id="6638" w:author="ADMIN" w:date="2025-07-29T12:56:00Z" w16du:dateUtc="2025-07-29T05:56:00Z">
        <w:r w:rsidRPr="00922713" w:rsidDel="00844D5B">
          <w:rPr>
            <w:rFonts w:ascii="Arial" w:hAnsi="Arial" w:cs="Arial"/>
            <w:b/>
            <w:i/>
            <w:sz w:val="22"/>
            <w:szCs w:val="22"/>
            <w:lang w:val="sv-SE"/>
            <w:rPrChange w:id="6639" w:author="Syahrani Rachmawati Sadino" w:date="2025-01-31T14:35:00Z">
              <w:rPr>
                <w:rFonts w:asciiTheme="minorBidi" w:hAnsiTheme="minorBidi" w:cstheme="minorBidi"/>
                <w:b/>
                <w:i/>
                <w:sz w:val="22"/>
                <w:szCs w:val="22"/>
                <w:lang w:val="sv-SE"/>
              </w:rPr>
            </w:rPrChange>
          </w:rPr>
          <w:delText xml:space="preserve">Fee For Service </w:delText>
        </w:r>
        <w:r w:rsidRPr="00922713" w:rsidDel="00844D5B">
          <w:rPr>
            <w:rFonts w:ascii="Arial" w:hAnsi="Arial" w:cs="Arial"/>
            <w:b/>
            <w:sz w:val="22"/>
            <w:szCs w:val="22"/>
            <w:lang w:val="sv-SE"/>
            <w:rPrChange w:id="6640" w:author="Syahrani Rachmawati Sadino" w:date="2025-01-31T14:35:00Z">
              <w:rPr>
                <w:rFonts w:asciiTheme="minorBidi" w:hAnsiTheme="minorBidi" w:cstheme="minorBidi"/>
                <w:b/>
                <w:sz w:val="22"/>
                <w:szCs w:val="22"/>
                <w:lang w:val="sv-SE"/>
              </w:rPr>
            </w:rPrChange>
          </w:rPr>
          <w:delText xml:space="preserve">Tindakan Medis Gigi </w:delText>
        </w:r>
        <w:r w:rsidRPr="00922713" w:rsidDel="00844D5B">
          <w:rPr>
            <w:rFonts w:ascii="Arial" w:hAnsi="Arial" w:cs="Arial"/>
            <w:color w:val="FF0000"/>
            <w:sz w:val="22"/>
            <w:szCs w:val="22"/>
            <w:lang w:val="sv-SE"/>
            <w:rPrChange w:id="6641" w:author="Syahrani Rachmawati Sadino" w:date="2025-01-31T14:35:00Z">
              <w:rPr>
                <w:rFonts w:asciiTheme="minorBidi" w:hAnsiTheme="minorBidi" w:cstheme="minorBidi"/>
                <w:color w:val="FF0000"/>
                <w:sz w:val="22"/>
                <w:szCs w:val="22"/>
                <w:lang w:val="sv-SE"/>
              </w:rPr>
            </w:rPrChange>
          </w:rPr>
          <w:delText>(hapus jika tidak ada pelayanan gigi)</w:delText>
        </w:r>
      </w:del>
    </w:p>
    <w:tbl>
      <w:tblPr>
        <w:tblW w:w="7380" w:type="dxa"/>
        <w:tblInd w:w="1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3227"/>
        <w:gridCol w:w="913"/>
        <w:gridCol w:w="2700"/>
      </w:tblGrid>
      <w:tr w:rsidR="00682134" w:rsidRPr="00922713" w:rsidDel="00844D5B" w14:paraId="4A50EFB6" w14:textId="0A5D61E9" w:rsidTr="00F625C2">
        <w:trPr>
          <w:trHeight w:val="461"/>
          <w:del w:id="6642" w:author="ADMIN" w:date="2025-07-29T12:56:00Z" w16du:dateUtc="2025-07-29T05:56:00Z"/>
        </w:trPr>
        <w:tc>
          <w:tcPr>
            <w:tcW w:w="540" w:type="dxa"/>
            <w:shd w:val="clear" w:color="auto" w:fill="BFBFBF" w:themeFill="background1" w:themeFillShade="BF"/>
            <w:vAlign w:val="center"/>
          </w:tcPr>
          <w:p w14:paraId="38D45D97" w14:textId="41D3A22F" w:rsidR="00682134" w:rsidRPr="00922713" w:rsidDel="00844D5B" w:rsidRDefault="00682134">
            <w:pPr>
              <w:tabs>
                <w:tab w:val="left" w:pos="993"/>
              </w:tabs>
              <w:spacing w:line="276" w:lineRule="auto"/>
              <w:jc w:val="center"/>
              <w:rPr>
                <w:del w:id="6643" w:author="ADMIN" w:date="2025-07-29T12:56:00Z" w16du:dateUtc="2025-07-29T05:56:00Z"/>
                <w:rFonts w:ascii="Arial" w:hAnsi="Arial" w:cs="Arial"/>
                <w:b/>
                <w:sz w:val="22"/>
                <w:szCs w:val="22"/>
                <w:rPrChange w:id="6644" w:author="Syahrani Rachmawati Sadino" w:date="2025-01-31T14:35:00Z">
                  <w:rPr>
                    <w:del w:id="6645" w:author="ADMIN" w:date="2025-07-29T12:56:00Z" w16du:dateUtc="2025-07-29T05:56:00Z"/>
                    <w:rFonts w:asciiTheme="minorBidi" w:hAnsiTheme="minorBidi" w:cstheme="minorBidi"/>
                    <w:b/>
                    <w:sz w:val="22"/>
                    <w:szCs w:val="22"/>
                  </w:rPr>
                </w:rPrChange>
              </w:rPr>
            </w:pPr>
            <w:del w:id="6646" w:author="ADMIN" w:date="2025-07-29T12:56:00Z" w16du:dateUtc="2025-07-29T05:56:00Z">
              <w:r w:rsidRPr="00922713" w:rsidDel="00844D5B">
                <w:rPr>
                  <w:rFonts w:ascii="Arial" w:hAnsi="Arial" w:cs="Arial"/>
                  <w:b/>
                  <w:sz w:val="22"/>
                  <w:szCs w:val="22"/>
                  <w:rPrChange w:id="6647" w:author="Syahrani Rachmawati Sadino" w:date="2025-01-31T14:35:00Z">
                    <w:rPr>
                      <w:rFonts w:asciiTheme="minorBidi" w:hAnsiTheme="minorBidi" w:cstheme="minorBidi"/>
                      <w:b/>
                      <w:sz w:val="22"/>
                      <w:szCs w:val="22"/>
                    </w:rPr>
                  </w:rPrChange>
                </w:rPr>
                <w:delText>No</w:delText>
              </w:r>
            </w:del>
          </w:p>
        </w:tc>
        <w:tc>
          <w:tcPr>
            <w:tcW w:w="3227" w:type="dxa"/>
            <w:shd w:val="clear" w:color="auto" w:fill="BFBFBF" w:themeFill="background1" w:themeFillShade="BF"/>
            <w:vAlign w:val="center"/>
          </w:tcPr>
          <w:p w14:paraId="46173E26" w14:textId="317323C4" w:rsidR="00682134" w:rsidRPr="00922713" w:rsidDel="00844D5B" w:rsidRDefault="00682134">
            <w:pPr>
              <w:spacing w:line="276" w:lineRule="auto"/>
              <w:jc w:val="center"/>
              <w:rPr>
                <w:del w:id="6648" w:author="ADMIN" w:date="2025-07-29T12:56:00Z" w16du:dateUtc="2025-07-29T05:56:00Z"/>
                <w:rFonts w:ascii="Arial" w:hAnsi="Arial" w:cs="Arial"/>
                <w:sz w:val="22"/>
                <w:szCs w:val="22"/>
                <w:rPrChange w:id="6649" w:author="Syahrani Rachmawati Sadino" w:date="2025-01-31T14:35:00Z">
                  <w:rPr>
                    <w:del w:id="6650" w:author="ADMIN" w:date="2025-07-29T12:56:00Z" w16du:dateUtc="2025-07-29T05:56:00Z"/>
                    <w:rFonts w:asciiTheme="minorBidi" w:hAnsiTheme="minorBidi" w:cstheme="minorBidi"/>
                    <w:sz w:val="22"/>
                    <w:szCs w:val="22"/>
                  </w:rPr>
                </w:rPrChange>
              </w:rPr>
            </w:pPr>
            <w:del w:id="6651" w:author="ADMIN" w:date="2025-07-29T12:56:00Z" w16du:dateUtc="2025-07-29T05:56:00Z">
              <w:r w:rsidRPr="00922713" w:rsidDel="00844D5B">
                <w:rPr>
                  <w:rFonts w:ascii="Arial" w:hAnsi="Arial" w:cs="Arial"/>
                  <w:b/>
                  <w:sz w:val="22"/>
                  <w:szCs w:val="22"/>
                  <w:rPrChange w:id="6652" w:author="Syahrani Rachmawati Sadino" w:date="2025-01-31T14:35:00Z">
                    <w:rPr>
                      <w:rFonts w:asciiTheme="minorBidi" w:hAnsiTheme="minorBidi" w:cstheme="minorBidi"/>
                      <w:b/>
                      <w:sz w:val="22"/>
                      <w:szCs w:val="22"/>
                    </w:rPr>
                  </w:rPrChange>
                </w:rPr>
                <w:delText>Jenis Tindakan Medis</w:delText>
              </w:r>
            </w:del>
          </w:p>
        </w:tc>
        <w:tc>
          <w:tcPr>
            <w:tcW w:w="913" w:type="dxa"/>
            <w:shd w:val="clear" w:color="auto" w:fill="BFBFBF" w:themeFill="background1" w:themeFillShade="BF"/>
            <w:vAlign w:val="center"/>
          </w:tcPr>
          <w:p w14:paraId="04B81EE9" w14:textId="2E8EADE1" w:rsidR="00682134" w:rsidRPr="00922713" w:rsidDel="00844D5B" w:rsidRDefault="00682134">
            <w:pPr>
              <w:tabs>
                <w:tab w:val="left" w:pos="993"/>
              </w:tabs>
              <w:spacing w:line="276" w:lineRule="auto"/>
              <w:jc w:val="center"/>
              <w:rPr>
                <w:del w:id="6653" w:author="ADMIN" w:date="2025-07-29T12:56:00Z" w16du:dateUtc="2025-07-29T05:56:00Z"/>
                <w:rFonts w:ascii="Arial" w:hAnsi="Arial" w:cs="Arial"/>
                <w:b/>
                <w:sz w:val="22"/>
                <w:szCs w:val="22"/>
                <w:rPrChange w:id="6654" w:author="Syahrani Rachmawati Sadino" w:date="2025-01-31T14:35:00Z">
                  <w:rPr>
                    <w:del w:id="6655" w:author="ADMIN" w:date="2025-07-29T12:56:00Z" w16du:dateUtc="2025-07-29T05:56:00Z"/>
                    <w:rFonts w:asciiTheme="minorBidi" w:hAnsiTheme="minorBidi" w:cstheme="minorBidi"/>
                    <w:b/>
                    <w:sz w:val="22"/>
                    <w:szCs w:val="22"/>
                  </w:rPr>
                </w:rPrChange>
              </w:rPr>
            </w:pPr>
            <w:del w:id="6656" w:author="ADMIN" w:date="2025-07-29T12:56:00Z" w16du:dateUtc="2025-07-29T05:56:00Z">
              <w:r w:rsidRPr="00922713" w:rsidDel="00844D5B">
                <w:rPr>
                  <w:rFonts w:ascii="Arial" w:hAnsi="Arial" w:cs="Arial"/>
                  <w:b/>
                  <w:sz w:val="22"/>
                  <w:szCs w:val="22"/>
                  <w:rPrChange w:id="6657" w:author="Syahrani Rachmawati Sadino" w:date="2025-01-31T14:35:00Z">
                    <w:rPr>
                      <w:rFonts w:asciiTheme="minorBidi" w:hAnsiTheme="minorBidi" w:cstheme="minorBidi"/>
                      <w:b/>
                      <w:sz w:val="22"/>
                      <w:szCs w:val="22"/>
                    </w:rPr>
                  </w:rPrChange>
                </w:rPr>
                <w:delText>Tarif</w:delText>
              </w:r>
            </w:del>
          </w:p>
          <w:p w14:paraId="268681B9" w14:textId="56677A15" w:rsidR="00682134" w:rsidRPr="00922713" w:rsidDel="00844D5B" w:rsidRDefault="00682134">
            <w:pPr>
              <w:tabs>
                <w:tab w:val="left" w:pos="993"/>
              </w:tabs>
              <w:spacing w:line="276" w:lineRule="auto"/>
              <w:jc w:val="center"/>
              <w:rPr>
                <w:del w:id="6658" w:author="ADMIN" w:date="2025-07-29T12:56:00Z" w16du:dateUtc="2025-07-29T05:56:00Z"/>
                <w:rFonts w:ascii="Arial" w:hAnsi="Arial" w:cs="Arial"/>
                <w:b/>
                <w:sz w:val="22"/>
                <w:szCs w:val="22"/>
                <w:rPrChange w:id="6659" w:author="Syahrani Rachmawati Sadino" w:date="2025-01-31T14:35:00Z">
                  <w:rPr>
                    <w:del w:id="6660" w:author="ADMIN" w:date="2025-07-29T12:56:00Z" w16du:dateUtc="2025-07-29T05:56:00Z"/>
                    <w:rFonts w:asciiTheme="minorBidi" w:hAnsiTheme="minorBidi" w:cstheme="minorBidi"/>
                    <w:b/>
                    <w:sz w:val="22"/>
                    <w:szCs w:val="22"/>
                  </w:rPr>
                </w:rPrChange>
              </w:rPr>
            </w:pPr>
            <w:del w:id="6661" w:author="ADMIN" w:date="2025-07-29T12:56:00Z" w16du:dateUtc="2025-07-29T05:56:00Z">
              <w:r w:rsidRPr="00922713" w:rsidDel="00844D5B">
                <w:rPr>
                  <w:rFonts w:ascii="Arial" w:hAnsi="Arial" w:cs="Arial"/>
                  <w:b/>
                  <w:sz w:val="22"/>
                  <w:szCs w:val="22"/>
                  <w:rPrChange w:id="6662" w:author="Syahrani Rachmawati Sadino" w:date="2025-01-31T14:35:00Z">
                    <w:rPr>
                      <w:rFonts w:asciiTheme="minorBidi" w:hAnsiTheme="minorBidi" w:cstheme="minorBidi"/>
                      <w:b/>
                      <w:sz w:val="22"/>
                      <w:szCs w:val="22"/>
                    </w:rPr>
                  </w:rPrChange>
                </w:rPr>
                <w:delText>(Rp)</w:delText>
              </w:r>
            </w:del>
          </w:p>
        </w:tc>
        <w:tc>
          <w:tcPr>
            <w:tcW w:w="2700" w:type="dxa"/>
            <w:shd w:val="clear" w:color="auto" w:fill="BFBFBF" w:themeFill="background1" w:themeFillShade="BF"/>
            <w:vAlign w:val="center"/>
          </w:tcPr>
          <w:p w14:paraId="112B6F13" w14:textId="1252B7AF" w:rsidR="00682134" w:rsidRPr="00922713" w:rsidDel="00844D5B" w:rsidRDefault="00682134">
            <w:pPr>
              <w:tabs>
                <w:tab w:val="left" w:pos="993"/>
              </w:tabs>
              <w:spacing w:line="276" w:lineRule="auto"/>
              <w:jc w:val="center"/>
              <w:rPr>
                <w:del w:id="6663" w:author="ADMIN" w:date="2025-07-29T12:56:00Z" w16du:dateUtc="2025-07-29T05:56:00Z"/>
                <w:rFonts w:ascii="Arial" w:hAnsi="Arial" w:cs="Arial"/>
                <w:b/>
                <w:sz w:val="22"/>
                <w:szCs w:val="22"/>
                <w:rPrChange w:id="6664" w:author="Syahrani Rachmawati Sadino" w:date="2025-01-31T14:35:00Z">
                  <w:rPr>
                    <w:del w:id="6665" w:author="ADMIN" w:date="2025-07-29T12:56:00Z" w16du:dateUtc="2025-07-29T05:56:00Z"/>
                    <w:rFonts w:asciiTheme="minorBidi" w:hAnsiTheme="minorBidi" w:cstheme="minorBidi"/>
                    <w:b/>
                    <w:sz w:val="22"/>
                    <w:szCs w:val="22"/>
                  </w:rPr>
                </w:rPrChange>
              </w:rPr>
            </w:pPr>
            <w:del w:id="6666" w:author="ADMIN" w:date="2025-07-29T12:56:00Z" w16du:dateUtc="2025-07-29T05:56:00Z">
              <w:r w:rsidRPr="00922713" w:rsidDel="00844D5B">
                <w:rPr>
                  <w:rFonts w:ascii="Arial" w:hAnsi="Arial" w:cs="Arial"/>
                  <w:b/>
                  <w:sz w:val="22"/>
                  <w:szCs w:val="22"/>
                  <w:rPrChange w:id="6667" w:author="Syahrani Rachmawati Sadino" w:date="2025-01-31T14:35:00Z">
                    <w:rPr>
                      <w:rFonts w:asciiTheme="minorBidi" w:hAnsiTheme="minorBidi" w:cstheme="minorBidi"/>
                      <w:b/>
                      <w:sz w:val="22"/>
                      <w:szCs w:val="22"/>
                    </w:rPr>
                  </w:rPrChange>
                </w:rPr>
                <w:delText>Keterangan</w:delText>
              </w:r>
            </w:del>
          </w:p>
        </w:tc>
      </w:tr>
      <w:tr w:rsidR="00682134" w:rsidRPr="00922713" w:rsidDel="00844D5B" w14:paraId="2A48F77C" w14:textId="1DC8F630" w:rsidTr="00F625C2">
        <w:trPr>
          <w:trHeight w:val="341"/>
          <w:del w:id="6668" w:author="ADMIN" w:date="2025-07-29T12:56:00Z" w16du:dateUtc="2025-07-29T05:56:00Z"/>
        </w:trPr>
        <w:tc>
          <w:tcPr>
            <w:tcW w:w="540" w:type="dxa"/>
            <w:vAlign w:val="center"/>
          </w:tcPr>
          <w:p w14:paraId="1E0901B8" w14:textId="7F21ED0B" w:rsidR="00682134" w:rsidRPr="00922713" w:rsidDel="00844D5B" w:rsidRDefault="00682134">
            <w:pPr>
              <w:tabs>
                <w:tab w:val="left" w:pos="993"/>
              </w:tabs>
              <w:spacing w:line="276" w:lineRule="auto"/>
              <w:jc w:val="center"/>
              <w:rPr>
                <w:del w:id="6669" w:author="ADMIN" w:date="2025-07-29T12:56:00Z" w16du:dateUtc="2025-07-29T05:56:00Z"/>
                <w:rFonts w:ascii="Arial" w:hAnsi="Arial" w:cs="Arial"/>
                <w:sz w:val="22"/>
                <w:szCs w:val="22"/>
                <w:rPrChange w:id="6670" w:author="Syahrani Rachmawati Sadino" w:date="2025-01-31T14:35:00Z">
                  <w:rPr>
                    <w:del w:id="6671" w:author="ADMIN" w:date="2025-07-29T12:56:00Z" w16du:dateUtc="2025-07-29T05:56:00Z"/>
                    <w:rFonts w:asciiTheme="minorBidi" w:hAnsiTheme="minorBidi" w:cstheme="minorBidi"/>
                    <w:sz w:val="22"/>
                    <w:szCs w:val="22"/>
                  </w:rPr>
                </w:rPrChange>
              </w:rPr>
            </w:pPr>
            <w:del w:id="6672" w:author="ADMIN" w:date="2025-07-29T12:56:00Z" w16du:dateUtc="2025-07-29T05:56:00Z">
              <w:r w:rsidRPr="00922713" w:rsidDel="00844D5B">
                <w:rPr>
                  <w:rFonts w:ascii="Arial" w:hAnsi="Arial" w:cs="Arial"/>
                  <w:sz w:val="22"/>
                  <w:szCs w:val="22"/>
                  <w:rPrChange w:id="6673" w:author="Syahrani Rachmawati Sadino" w:date="2025-01-31T14:35:00Z">
                    <w:rPr>
                      <w:rFonts w:asciiTheme="minorBidi" w:hAnsiTheme="minorBidi" w:cstheme="minorBidi"/>
                      <w:sz w:val="22"/>
                      <w:szCs w:val="22"/>
                    </w:rPr>
                  </w:rPrChange>
                </w:rPr>
                <w:delText>1</w:delText>
              </w:r>
            </w:del>
          </w:p>
        </w:tc>
        <w:tc>
          <w:tcPr>
            <w:tcW w:w="3227" w:type="dxa"/>
            <w:vAlign w:val="center"/>
          </w:tcPr>
          <w:p w14:paraId="5A93B932" w14:textId="4C0E8034" w:rsidR="00682134" w:rsidRPr="00922713" w:rsidDel="00844D5B" w:rsidRDefault="00682134">
            <w:pPr>
              <w:tabs>
                <w:tab w:val="left" w:pos="993"/>
              </w:tabs>
              <w:spacing w:line="276" w:lineRule="auto"/>
              <w:jc w:val="both"/>
              <w:rPr>
                <w:del w:id="6674" w:author="ADMIN" w:date="2025-07-29T12:56:00Z" w16du:dateUtc="2025-07-29T05:56:00Z"/>
                <w:rFonts w:ascii="Arial" w:hAnsi="Arial" w:cs="Arial"/>
                <w:sz w:val="22"/>
                <w:szCs w:val="22"/>
                <w:lang w:val="sv-SE"/>
                <w:rPrChange w:id="6675" w:author="Syahrani Rachmawati Sadino" w:date="2025-01-31T14:35:00Z">
                  <w:rPr>
                    <w:del w:id="6676" w:author="ADMIN" w:date="2025-07-29T12:56:00Z" w16du:dateUtc="2025-07-29T05:56:00Z"/>
                    <w:rFonts w:asciiTheme="minorBidi" w:hAnsiTheme="minorBidi" w:cstheme="minorBidi"/>
                    <w:sz w:val="22"/>
                    <w:szCs w:val="22"/>
                    <w:lang w:val="sv-SE"/>
                  </w:rPr>
                </w:rPrChange>
              </w:rPr>
            </w:pPr>
            <w:del w:id="6677" w:author="ADMIN" w:date="2025-07-29T12:56:00Z" w16du:dateUtc="2025-07-29T05:56:00Z">
              <w:r w:rsidRPr="00922713" w:rsidDel="00844D5B">
                <w:rPr>
                  <w:rFonts w:ascii="Arial" w:hAnsi="Arial" w:cs="Arial"/>
                  <w:color w:val="FF0000"/>
                  <w:sz w:val="22"/>
                  <w:szCs w:val="22"/>
                  <w:lang w:val="sv-SE"/>
                  <w:rPrChange w:id="6678" w:author="Syahrani Rachmawati Sadino" w:date="2025-01-31T14:35:00Z">
                    <w:rPr>
                      <w:rFonts w:asciiTheme="minorBidi" w:hAnsiTheme="minorBidi" w:cstheme="minorBidi"/>
                      <w:color w:val="FF0000"/>
                      <w:sz w:val="22"/>
                      <w:szCs w:val="22"/>
                      <w:highlight w:val="yellow"/>
                      <w:lang w:val="sv-SE"/>
                    </w:rPr>
                  </w:rPrChange>
                </w:rPr>
                <w:delText xml:space="preserve">Tindakan gigi dasar dapat dilihat pada pedoman departemen klaim MC </w:delText>
              </w:r>
            </w:del>
          </w:p>
        </w:tc>
        <w:tc>
          <w:tcPr>
            <w:tcW w:w="913" w:type="dxa"/>
            <w:vAlign w:val="center"/>
          </w:tcPr>
          <w:p w14:paraId="7034ACB2" w14:textId="63592673" w:rsidR="00682134" w:rsidRPr="00922713" w:rsidDel="00844D5B" w:rsidRDefault="00682134">
            <w:pPr>
              <w:keepNext/>
              <w:tabs>
                <w:tab w:val="left" w:pos="993"/>
              </w:tabs>
              <w:spacing w:line="276" w:lineRule="auto"/>
              <w:jc w:val="center"/>
              <w:outlineLvl w:val="2"/>
              <w:rPr>
                <w:del w:id="6679" w:author="ADMIN" w:date="2025-07-29T12:56:00Z" w16du:dateUtc="2025-07-29T05:56:00Z"/>
                <w:rFonts w:ascii="Arial" w:hAnsi="Arial" w:cs="Arial"/>
                <w:sz w:val="22"/>
                <w:szCs w:val="22"/>
                <w:lang w:val="id-ID"/>
                <w:rPrChange w:id="6680" w:author="Syahrani Rachmawati Sadino" w:date="2025-01-31T14:35:00Z">
                  <w:rPr>
                    <w:del w:id="6681" w:author="ADMIN" w:date="2025-07-29T12:56:00Z" w16du:dateUtc="2025-07-29T05:56:00Z"/>
                    <w:rFonts w:asciiTheme="minorBidi" w:hAnsiTheme="minorBidi" w:cstheme="minorBidi"/>
                    <w:sz w:val="22"/>
                    <w:szCs w:val="22"/>
                    <w:lang w:val="id-ID"/>
                  </w:rPr>
                </w:rPrChange>
              </w:rPr>
            </w:pPr>
          </w:p>
        </w:tc>
        <w:tc>
          <w:tcPr>
            <w:tcW w:w="2700" w:type="dxa"/>
            <w:vAlign w:val="center"/>
          </w:tcPr>
          <w:p w14:paraId="2FD21A55" w14:textId="6E2508A1" w:rsidR="00682134" w:rsidRPr="00922713" w:rsidDel="00844D5B" w:rsidRDefault="00682134">
            <w:pPr>
              <w:tabs>
                <w:tab w:val="left" w:pos="993"/>
              </w:tabs>
              <w:spacing w:line="276" w:lineRule="auto"/>
              <w:rPr>
                <w:del w:id="6682" w:author="ADMIN" w:date="2025-07-29T12:56:00Z" w16du:dateUtc="2025-07-29T05:56:00Z"/>
                <w:rFonts w:ascii="Arial" w:hAnsi="Arial" w:cs="Arial"/>
                <w:sz w:val="22"/>
                <w:szCs w:val="22"/>
                <w:lang w:val="sv-SE"/>
                <w:rPrChange w:id="6683" w:author="Syahrani Rachmawati Sadino" w:date="2025-01-31T14:35:00Z">
                  <w:rPr>
                    <w:del w:id="6684" w:author="ADMIN" w:date="2025-07-29T12:56:00Z" w16du:dateUtc="2025-07-29T05:56:00Z"/>
                    <w:rFonts w:asciiTheme="minorBidi" w:hAnsiTheme="minorBidi" w:cstheme="minorBidi"/>
                    <w:sz w:val="22"/>
                    <w:szCs w:val="22"/>
                    <w:lang w:val="sv-SE"/>
                  </w:rPr>
                </w:rPrChange>
              </w:rPr>
            </w:pPr>
          </w:p>
        </w:tc>
      </w:tr>
      <w:tr w:rsidR="00682134" w:rsidRPr="00922713" w:rsidDel="00844D5B" w14:paraId="3E95CA9C" w14:textId="3A744B75" w:rsidTr="00F625C2">
        <w:trPr>
          <w:trHeight w:val="359"/>
          <w:del w:id="6685" w:author="ADMIN" w:date="2025-07-29T12:56:00Z" w16du:dateUtc="2025-07-29T05:56:00Z"/>
        </w:trPr>
        <w:tc>
          <w:tcPr>
            <w:tcW w:w="540" w:type="dxa"/>
            <w:vAlign w:val="center"/>
          </w:tcPr>
          <w:p w14:paraId="4C4B2A43" w14:textId="2F35E1DB" w:rsidR="00682134" w:rsidRPr="00922713" w:rsidDel="00844D5B" w:rsidRDefault="00682134">
            <w:pPr>
              <w:tabs>
                <w:tab w:val="left" w:pos="993"/>
              </w:tabs>
              <w:spacing w:line="276" w:lineRule="auto"/>
              <w:jc w:val="center"/>
              <w:rPr>
                <w:del w:id="6686" w:author="ADMIN" w:date="2025-07-29T12:56:00Z" w16du:dateUtc="2025-07-29T05:56:00Z"/>
                <w:rFonts w:ascii="Arial" w:hAnsi="Arial" w:cs="Arial"/>
                <w:sz w:val="22"/>
                <w:szCs w:val="22"/>
                <w:rPrChange w:id="6687" w:author="Syahrani Rachmawati Sadino" w:date="2025-01-31T14:35:00Z">
                  <w:rPr>
                    <w:del w:id="6688" w:author="ADMIN" w:date="2025-07-29T12:56:00Z" w16du:dateUtc="2025-07-29T05:56:00Z"/>
                    <w:rFonts w:asciiTheme="minorBidi" w:hAnsiTheme="minorBidi" w:cstheme="minorBidi"/>
                    <w:sz w:val="22"/>
                    <w:szCs w:val="22"/>
                  </w:rPr>
                </w:rPrChange>
              </w:rPr>
            </w:pPr>
            <w:del w:id="6689" w:author="ADMIN" w:date="2025-07-29T12:56:00Z" w16du:dateUtc="2025-07-29T05:56:00Z">
              <w:r w:rsidRPr="00922713" w:rsidDel="00844D5B">
                <w:rPr>
                  <w:rFonts w:ascii="Arial" w:hAnsi="Arial" w:cs="Arial"/>
                  <w:sz w:val="22"/>
                  <w:szCs w:val="22"/>
                  <w:rPrChange w:id="6690" w:author="Syahrani Rachmawati Sadino" w:date="2025-01-31T14:35:00Z">
                    <w:rPr>
                      <w:rFonts w:asciiTheme="minorBidi" w:hAnsiTheme="minorBidi" w:cstheme="minorBidi"/>
                      <w:sz w:val="22"/>
                      <w:szCs w:val="22"/>
                    </w:rPr>
                  </w:rPrChange>
                </w:rPr>
                <w:delText>2</w:delText>
              </w:r>
            </w:del>
          </w:p>
        </w:tc>
        <w:tc>
          <w:tcPr>
            <w:tcW w:w="3227" w:type="dxa"/>
            <w:vAlign w:val="center"/>
          </w:tcPr>
          <w:p w14:paraId="7AA11A7D" w14:textId="41264CF9" w:rsidR="00682134" w:rsidRPr="00922713" w:rsidDel="00844D5B" w:rsidRDefault="00682134">
            <w:pPr>
              <w:tabs>
                <w:tab w:val="left" w:pos="993"/>
              </w:tabs>
              <w:spacing w:line="276" w:lineRule="auto"/>
              <w:jc w:val="both"/>
              <w:rPr>
                <w:del w:id="6691" w:author="ADMIN" w:date="2025-07-29T12:56:00Z" w16du:dateUtc="2025-07-29T05:56:00Z"/>
                <w:rFonts w:ascii="Arial" w:hAnsi="Arial" w:cs="Arial"/>
                <w:sz w:val="22"/>
                <w:szCs w:val="22"/>
                <w:rPrChange w:id="6692" w:author="Syahrani Rachmawati Sadino" w:date="2025-01-31T14:35:00Z">
                  <w:rPr>
                    <w:del w:id="6693" w:author="ADMIN" w:date="2025-07-29T12:56:00Z" w16du:dateUtc="2025-07-29T05:56:00Z"/>
                    <w:rFonts w:asciiTheme="minorBidi" w:hAnsiTheme="minorBidi" w:cstheme="minorBidi"/>
                    <w:sz w:val="22"/>
                    <w:szCs w:val="22"/>
                  </w:rPr>
                </w:rPrChange>
              </w:rPr>
            </w:pPr>
          </w:p>
        </w:tc>
        <w:tc>
          <w:tcPr>
            <w:tcW w:w="913" w:type="dxa"/>
            <w:vAlign w:val="center"/>
          </w:tcPr>
          <w:p w14:paraId="11821890" w14:textId="7563D20F" w:rsidR="00682134" w:rsidRPr="00922713" w:rsidDel="00844D5B" w:rsidRDefault="00682134">
            <w:pPr>
              <w:keepNext/>
              <w:tabs>
                <w:tab w:val="left" w:pos="993"/>
              </w:tabs>
              <w:spacing w:line="276" w:lineRule="auto"/>
              <w:outlineLvl w:val="2"/>
              <w:rPr>
                <w:del w:id="6694" w:author="ADMIN" w:date="2025-07-29T12:56:00Z" w16du:dateUtc="2025-07-29T05:56:00Z"/>
                <w:rFonts w:ascii="Arial" w:hAnsi="Arial" w:cs="Arial"/>
                <w:sz w:val="22"/>
                <w:szCs w:val="22"/>
                <w:lang w:val="id-ID"/>
                <w:rPrChange w:id="6695" w:author="Syahrani Rachmawati Sadino" w:date="2025-01-31T14:35:00Z">
                  <w:rPr>
                    <w:del w:id="6696" w:author="ADMIN" w:date="2025-07-29T12:56:00Z" w16du:dateUtc="2025-07-29T05:56:00Z"/>
                    <w:rFonts w:asciiTheme="minorBidi" w:hAnsiTheme="minorBidi" w:cstheme="minorBidi"/>
                    <w:sz w:val="22"/>
                    <w:szCs w:val="22"/>
                    <w:lang w:val="id-ID"/>
                  </w:rPr>
                </w:rPrChange>
              </w:rPr>
            </w:pPr>
          </w:p>
        </w:tc>
        <w:tc>
          <w:tcPr>
            <w:tcW w:w="2700" w:type="dxa"/>
            <w:vAlign w:val="center"/>
          </w:tcPr>
          <w:p w14:paraId="46F4F633" w14:textId="117E6EFB" w:rsidR="00682134" w:rsidRPr="00922713" w:rsidDel="00844D5B" w:rsidRDefault="00682134">
            <w:pPr>
              <w:tabs>
                <w:tab w:val="left" w:pos="993"/>
              </w:tabs>
              <w:spacing w:line="276" w:lineRule="auto"/>
              <w:rPr>
                <w:del w:id="6697" w:author="ADMIN" w:date="2025-07-29T12:56:00Z" w16du:dateUtc="2025-07-29T05:56:00Z"/>
                <w:rFonts w:ascii="Arial" w:hAnsi="Arial" w:cs="Arial"/>
                <w:sz w:val="22"/>
                <w:szCs w:val="22"/>
                <w:rPrChange w:id="6698" w:author="Syahrani Rachmawati Sadino" w:date="2025-01-31T14:35:00Z">
                  <w:rPr>
                    <w:del w:id="6699" w:author="ADMIN" w:date="2025-07-29T12:56:00Z" w16du:dateUtc="2025-07-29T05:56:00Z"/>
                    <w:rFonts w:asciiTheme="minorBidi" w:hAnsiTheme="minorBidi" w:cstheme="minorBidi"/>
                    <w:sz w:val="22"/>
                    <w:szCs w:val="22"/>
                  </w:rPr>
                </w:rPrChange>
              </w:rPr>
            </w:pPr>
          </w:p>
        </w:tc>
      </w:tr>
    </w:tbl>
    <w:p w14:paraId="138A9279" w14:textId="29FC4592" w:rsidR="00682134" w:rsidRPr="00922713" w:rsidDel="00844D5B" w:rsidRDefault="00682134">
      <w:pPr>
        <w:pStyle w:val="ListParagraph"/>
        <w:spacing w:line="276" w:lineRule="auto"/>
        <w:ind w:left="1701"/>
        <w:rPr>
          <w:del w:id="6700" w:author="ADMIN" w:date="2025-07-29T12:56:00Z" w16du:dateUtc="2025-07-29T05:56:00Z"/>
          <w:rFonts w:ascii="Arial" w:hAnsi="Arial" w:cs="Arial"/>
          <w:b/>
          <w:sz w:val="22"/>
          <w:szCs w:val="22"/>
          <w:rPrChange w:id="6701" w:author="Syahrani Rachmawati Sadino" w:date="2025-01-31T14:35:00Z">
            <w:rPr>
              <w:del w:id="6702" w:author="ADMIN" w:date="2025-07-29T12:56:00Z" w16du:dateUtc="2025-07-29T05:56:00Z"/>
              <w:rFonts w:asciiTheme="minorBidi" w:hAnsiTheme="minorBidi" w:cstheme="minorBidi"/>
              <w:b/>
              <w:sz w:val="22"/>
              <w:szCs w:val="22"/>
            </w:rPr>
          </w:rPrChange>
        </w:rPr>
      </w:pPr>
      <w:del w:id="6703" w:author="ADMIN" w:date="2025-07-29T12:56:00Z" w16du:dateUtc="2025-07-29T05:56:00Z">
        <w:r w:rsidRPr="00922713" w:rsidDel="00844D5B">
          <w:rPr>
            <w:rFonts w:ascii="Arial" w:hAnsi="Arial" w:cs="Arial"/>
            <w:b/>
            <w:sz w:val="22"/>
            <w:szCs w:val="22"/>
            <w:rPrChange w:id="6704" w:author="Syahrani Rachmawati Sadino" w:date="2025-01-31T14:35:00Z">
              <w:rPr>
                <w:rFonts w:asciiTheme="minorBidi" w:hAnsiTheme="minorBidi" w:cstheme="minorBidi"/>
                <w:b/>
                <w:sz w:val="22"/>
                <w:szCs w:val="22"/>
              </w:rPr>
            </w:rPrChange>
          </w:rPr>
          <w:delText>Catatan:</w:delText>
        </w:r>
      </w:del>
    </w:p>
    <w:p w14:paraId="4621F097" w14:textId="1D3D473C" w:rsidR="00682134" w:rsidRPr="00922713" w:rsidDel="00844D5B" w:rsidRDefault="00682134">
      <w:pPr>
        <w:pStyle w:val="ListParagraph"/>
        <w:spacing w:line="276" w:lineRule="auto"/>
        <w:ind w:left="1701"/>
        <w:rPr>
          <w:del w:id="6705" w:author="ADMIN" w:date="2025-07-29T12:56:00Z" w16du:dateUtc="2025-07-29T05:56:00Z"/>
          <w:rFonts w:ascii="Arial" w:hAnsi="Arial" w:cs="Arial"/>
          <w:sz w:val="22"/>
          <w:szCs w:val="22"/>
          <w:rPrChange w:id="6706" w:author="Syahrani Rachmawati Sadino" w:date="2025-01-31T14:35:00Z">
            <w:rPr>
              <w:del w:id="6707" w:author="ADMIN" w:date="2025-07-29T12:56:00Z" w16du:dateUtc="2025-07-29T05:56:00Z"/>
              <w:rFonts w:asciiTheme="minorBidi" w:hAnsiTheme="minorBidi" w:cstheme="minorBidi"/>
              <w:sz w:val="22"/>
              <w:szCs w:val="22"/>
            </w:rPr>
          </w:rPrChange>
        </w:rPr>
      </w:pPr>
      <w:del w:id="6708" w:author="ADMIN" w:date="2025-07-29T12:56:00Z" w16du:dateUtc="2025-07-29T05:56:00Z">
        <w:r w:rsidRPr="00922713" w:rsidDel="00844D5B">
          <w:rPr>
            <w:rFonts w:ascii="Arial" w:hAnsi="Arial" w:cs="Arial"/>
            <w:sz w:val="22"/>
            <w:szCs w:val="22"/>
            <w:rPrChange w:id="6709" w:author="Syahrani Rachmawati Sadino" w:date="2025-01-31T14:35:00Z">
              <w:rPr>
                <w:rFonts w:asciiTheme="minorBidi" w:hAnsiTheme="minorBidi" w:cstheme="minorBidi"/>
                <w:sz w:val="22"/>
                <w:szCs w:val="22"/>
              </w:rPr>
            </w:rPrChange>
          </w:rPr>
          <w:delText>Tarif tersebut diatas sudah termasuk dalam tarif</w:delText>
        </w:r>
      </w:del>
      <w:ins w:id="6710" w:author="Syahrani Rachmawati Sadino" w:date="2025-01-31T16:15:00Z">
        <w:del w:id="6711" w:author="ADMIN" w:date="2025-07-29T12:56:00Z" w16du:dateUtc="2025-07-29T05:56:00Z">
          <w:r w:rsidR="0093406C" w:rsidDel="00844D5B">
            <w:rPr>
              <w:rFonts w:ascii="Arial" w:hAnsi="Arial" w:cs="Arial"/>
              <w:sz w:val="22"/>
              <w:szCs w:val="22"/>
            </w:rPr>
            <w:delText xml:space="preserve">tariff </w:delText>
          </w:r>
        </w:del>
      </w:ins>
      <w:del w:id="6712" w:author="ADMIN" w:date="2025-07-29T12:56:00Z" w16du:dateUtc="2025-07-29T05:56:00Z">
        <w:r w:rsidRPr="00922713" w:rsidDel="00844D5B">
          <w:rPr>
            <w:rFonts w:ascii="Arial" w:hAnsi="Arial" w:cs="Arial"/>
            <w:sz w:val="22"/>
            <w:szCs w:val="22"/>
            <w:rPrChange w:id="6713" w:author="Syahrani Rachmawati Sadino" w:date="2025-01-31T14:35:00Z">
              <w:rPr>
                <w:rFonts w:asciiTheme="minorBidi" w:hAnsiTheme="minorBidi" w:cstheme="minorBidi"/>
                <w:sz w:val="22"/>
                <w:szCs w:val="22"/>
              </w:rPr>
            </w:rPrChange>
          </w:rPr>
          <w:delText xml:space="preserve"> kapitasi ataupun </w:delText>
        </w:r>
        <w:r w:rsidRPr="00922713" w:rsidDel="00844D5B">
          <w:rPr>
            <w:rFonts w:ascii="Arial" w:hAnsi="Arial" w:cs="Arial"/>
            <w:i/>
            <w:sz w:val="22"/>
            <w:szCs w:val="22"/>
            <w:rPrChange w:id="6714" w:author="Syahrani Rachmawati Sadino" w:date="2025-01-31T14:35:00Z">
              <w:rPr>
                <w:rFonts w:asciiTheme="minorBidi" w:hAnsiTheme="minorBidi" w:cstheme="minorBidi"/>
                <w:i/>
                <w:sz w:val="22"/>
                <w:szCs w:val="22"/>
              </w:rPr>
            </w:rPrChange>
          </w:rPr>
          <w:delText>Fee For Service</w:delText>
        </w:r>
        <w:r w:rsidRPr="00922713" w:rsidDel="00844D5B">
          <w:rPr>
            <w:rFonts w:ascii="Arial" w:hAnsi="Arial" w:cs="Arial"/>
            <w:sz w:val="22"/>
            <w:szCs w:val="22"/>
            <w:rPrChange w:id="6715" w:author="Syahrani Rachmawati Sadino" w:date="2025-01-31T14:35:00Z">
              <w:rPr>
                <w:rFonts w:asciiTheme="minorBidi" w:hAnsiTheme="minorBidi" w:cstheme="minorBidi"/>
                <w:sz w:val="22"/>
                <w:szCs w:val="22"/>
              </w:rPr>
            </w:rPrChange>
          </w:rPr>
          <w:delText xml:space="preserve"> penggunaan Anasthesi Lokal, Wound-Toilet, Sofra Tulle dan lain-lain.</w:delText>
        </w:r>
      </w:del>
    </w:p>
    <w:p w14:paraId="4EAC3258" w14:textId="52E29CA4" w:rsidR="00682134" w:rsidRPr="00922713" w:rsidDel="00844D5B" w:rsidRDefault="00682134">
      <w:pPr>
        <w:pStyle w:val="ListParagraph"/>
        <w:spacing w:line="276" w:lineRule="auto"/>
        <w:ind w:left="851"/>
        <w:contextualSpacing w:val="0"/>
        <w:rPr>
          <w:del w:id="6716" w:author="ADMIN" w:date="2025-07-29T12:56:00Z" w16du:dateUtc="2025-07-29T05:56:00Z"/>
          <w:rFonts w:ascii="Arial" w:hAnsi="Arial" w:cs="Arial"/>
          <w:sz w:val="22"/>
          <w:szCs w:val="22"/>
          <w:rPrChange w:id="6717" w:author="Syahrani Rachmawati Sadino" w:date="2025-01-31T14:35:00Z">
            <w:rPr>
              <w:del w:id="6718" w:author="ADMIN" w:date="2025-07-29T12:56:00Z" w16du:dateUtc="2025-07-29T05:56:00Z"/>
              <w:rFonts w:asciiTheme="minorBidi" w:hAnsiTheme="minorBidi" w:cstheme="minorBidi"/>
              <w:sz w:val="22"/>
              <w:szCs w:val="22"/>
            </w:rPr>
          </w:rPrChange>
        </w:rPr>
      </w:pPr>
    </w:p>
    <w:p w14:paraId="2045B2DC" w14:textId="4C747E9A" w:rsidR="00C320BA" w:rsidRPr="00922713" w:rsidDel="00844D5B" w:rsidRDefault="006C34A1">
      <w:pPr>
        <w:pStyle w:val="ListParagraph"/>
        <w:numPr>
          <w:ilvl w:val="3"/>
          <w:numId w:val="38"/>
        </w:numPr>
        <w:spacing w:line="276" w:lineRule="auto"/>
        <w:ind w:left="851" w:hanging="425"/>
        <w:contextualSpacing w:val="0"/>
        <w:rPr>
          <w:del w:id="6719" w:author="ADMIN" w:date="2025-07-29T12:56:00Z" w16du:dateUtc="2025-07-29T05:56:00Z"/>
          <w:rFonts w:ascii="Arial" w:hAnsi="Arial" w:cs="Arial"/>
          <w:sz w:val="22"/>
          <w:szCs w:val="22"/>
          <w:lang w:val="sv-SE"/>
          <w:rPrChange w:id="6720" w:author="Syahrani Rachmawati Sadino" w:date="2025-01-31T14:35:00Z">
            <w:rPr>
              <w:del w:id="6721" w:author="ADMIN" w:date="2025-07-29T12:56:00Z" w16du:dateUtc="2025-07-29T05:56:00Z"/>
              <w:rFonts w:asciiTheme="minorBidi" w:hAnsiTheme="minorBidi" w:cstheme="minorBidi"/>
              <w:sz w:val="22"/>
              <w:szCs w:val="22"/>
              <w:lang w:val="sv-SE"/>
            </w:rPr>
          </w:rPrChange>
        </w:rPr>
      </w:pPr>
      <w:del w:id="6722" w:author="ADMIN" w:date="2025-07-29T12:56:00Z" w16du:dateUtc="2025-07-29T05:56:00Z">
        <w:r w:rsidRPr="00922713" w:rsidDel="00844D5B">
          <w:rPr>
            <w:rFonts w:ascii="Arial" w:hAnsi="Arial" w:cs="Arial"/>
            <w:b/>
            <w:sz w:val="22"/>
            <w:szCs w:val="22"/>
            <w:rPrChange w:id="6723" w:author="Syahrani Rachmawati Sadino" w:date="2025-01-31T14:35:00Z">
              <w:rPr>
                <w:rFonts w:asciiTheme="minorBidi" w:hAnsiTheme="minorBidi" w:cstheme="minorBidi"/>
                <w:b/>
                <w:sz w:val="22"/>
                <w:szCs w:val="22"/>
              </w:rPr>
            </w:rPrChange>
          </w:rPr>
          <w:delText>PENUNJANG DIAGNOSTIK</w:delText>
        </w:r>
      </w:del>
    </w:p>
    <w:p w14:paraId="5C600E68" w14:textId="24429445" w:rsidR="00FC216D" w:rsidRPr="00922713" w:rsidDel="00844D5B" w:rsidRDefault="0021111B">
      <w:pPr>
        <w:spacing w:line="276" w:lineRule="auto"/>
        <w:ind w:left="851"/>
        <w:jc w:val="both"/>
        <w:rPr>
          <w:del w:id="6724" w:author="ADMIN" w:date="2025-07-29T12:56:00Z" w16du:dateUtc="2025-07-29T05:56:00Z"/>
          <w:rFonts w:ascii="Arial" w:hAnsi="Arial" w:cs="Arial"/>
          <w:sz w:val="22"/>
          <w:szCs w:val="22"/>
          <w:lang w:val="sv-SE"/>
          <w:rPrChange w:id="6725" w:author="Syahrani Rachmawati Sadino" w:date="2025-01-31T14:35:00Z">
            <w:rPr>
              <w:del w:id="6726" w:author="ADMIN" w:date="2025-07-29T12:56:00Z" w16du:dateUtc="2025-07-29T05:56:00Z"/>
              <w:rFonts w:asciiTheme="minorBidi" w:hAnsiTheme="minorBidi" w:cstheme="minorBidi"/>
              <w:sz w:val="22"/>
              <w:szCs w:val="22"/>
              <w:lang w:val="sv-SE"/>
            </w:rPr>
          </w:rPrChange>
        </w:rPr>
      </w:pPr>
      <w:del w:id="6727" w:author="ADMIN" w:date="2025-07-29T12:56:00Z" w16du:dateUtc="2025-07-29T05:56:00Z">
        <w:r w:rsidRPr="00922713" w:rsidDel="00844D5B">
          <w:rPr>
            <w:rFonts w:ascii="Arial" w:hAnsi="Arial" w:cs="Arial"/>
            <w:i/>
            <w:sz w:val="22"/>
            <w:szCs w:val="22"/>
            <w:lang w:val="sv-SE"/>
            <w:rPrChange w:id="6728" w:author="Syahrani Rachmawati Sadino" w:date="2025-01-31T14:35:00Z">
              <w:rPr>
                <w:rFonts w:asciiTheme="minorBidi" w:hAnsiTheme="minorBidi" w:cstheme="minorBidi"/>
                <w:i/>
                <w:sz w:val="22"/>
                <w:szCs w:val="22"/>
                <w:lang w:val="sv-SE"/>
              </w:rPr>
            </w:rPrChange>
          </w:rPr>
          <w:delText>Fee for service</w:delText>
        </w:r>
        <w:r w:rsidRPr="00922713" w:rsidDel="00844D5B">
          <w:rPr>
            <w:rFonts w:ascii="Arial" w:hAnsi="Arial" w:cs="Arial"/>
            <w:sz w:val="22"/>
            <w:szCs w:val="22"/>
            <w:lang w:val="sv-SE"/>
            <w:rPrChange w:id="6729" w:author="Syahrani Rachmawati Sadino" w:date="2025-01-31T14:35:00Z">
              <w:rPr>
                <w:rFonts w:asciiTheme="minorBidi" w:hAnsiTheme="minorBidi" w:cstheme="minorBidi"/>
                <w:sz w:val="22"/>
                <w:szCs w:val="22"/>
                <w:lang w:val="sv-SE"/>
              </w:rPr>
            </w:rPrChange>
          </w:rPr>
          <w:delText xml:space="preserve"> untuk jenis-jenis penunjang diagnostik</w:delText>
        </w:r>
        <w:r w:rsidRPr="00922713" w:rsidDel="00844D5B">
          <w:rPr>
            <w:rFonts w:ascii="Arial" w:hAnsi="Arial" w:cs="Arial"/>
            <w:b/>
            <w:sz w:val="22"/>
            <w:szCs w:val="22"/>
            <w:lang w:val="sv-SE"/>
            <w:rPrChange w:id="6730" w:author="Syahrani Rachmawati Sadino" w:date="2025-01-31T14:35:00Z">
              <w:rPr>
                <w:rFonts w:asciiTheme="minorBidi" w:hAnsiTheme="minorBidi" w:cstheme="minorBidi"/>
                <w:b/>
                <w:sz w:val="22"/>
                <w:szCs w:val="22"/>
                <w:lang w:val="sv-SE"/>
              </w:rPr>
            </w:rPrChange>
          </w:rPr>
          <w:delText xml:space="preserve"> </w:delText>
        </w:r>
        <w:r w:rsidRPr="00922713" w:rsidDel="00844D5B">
          <w:rPr>
            <w:rFonts w:ascii="Arial" w:hAnsi="Arial" w:cs="Arial"/>
            <w:sz w:val="22"/>
            <w:szCs w:val="22"/>
            <w:lang w:val="sv-SE"/>
            <w:rPrChange w:id="6731" w:author="Syahrani Rachmawati Sadino" w:date="2025-01-31T14:35:00Z">
              <w:rPr>
                <w:rFonts w:asciiTheme="minorBidi" w:hAnsiTheme="minorBidi" w:cstheme="minorBidi"/>
                <w:sz w:val="22"/>
                <w:szCs w:val="22"/>
                <w:lang w:val="sv-SE"/>
              </w:rPr>
            </w:rPrChange>
          </w:rPr>
          <w:delText xml:space="preserve">bagi Peserta </w:delText>
        </w:r>
        <w:r w:rsidR="00457E9E" w:rsidRPr="00922713" w:rsidDel="00844D5B">
          <w:rPr>
            <w:rFonts w:ascii="Arial" w:hAnsi="Arial" w:cs="Arial"/>
            <w:sz w:val="22"/>
            <w:szCs w:val="22"/>
            <w:lang w:val="sv-SE"/>
            <w:rPrChange w:id="6732" w:author="Syahrani Rachmawati Sadino" w:date="2025-01-31T14:35:00Z">
              <w:rPr>
                <w:rFonts w:asciiTheme="minorBidi" w:hAnsiTheme="minorBidi" w:cstheme="minorBidi"/>
                <w:sz w:val="22"/>
                <w:szCs w:val="22"/>
                <w:lang w:val="sv-SE"/>
              </w:rPr>
            </w:rPrChange>
          </w:rPr>
          <w:delText>BRI Life</w:delText>
        </w:r>
        <w:r w:rsidRPr="00922713" w:rsidDel="00844D5B">
          <w:rPr>
            <w:rFonts w:ascii="Arial" w:hAnsi="Arial" w:cs="Arial"/>
            <w:sz w:val="22"/>
            <w:szCs w:val="22"/>
            <w:lang w:val="sv-SE"/>
            <w:rPrChange w:id="6733" w:author="Syahrani Rachmawati Sadino" w:date="2025-01-31T14:35:00Z">
              <w:rPr>
                <w:rFonts w:asciiTheme="minorBidi" w:hAnsiTheme="minorBidi" w:cstheme="minorBidi"/>
                <w:sz w:val="22"/>
                <w:szCs w:val="22"/>
                <w:lang w:val="sv-SE"/>
              </w:rPr>
            </w:rPrChange>
          </w:rPr>
          <w:delText xml:space="preserve"> adalah sesuai dengan tarif </w:delText>
        </w:r>
        <w:r w:rsidR="006C4B2C" w:rsidRPr="00922713" w:rsidDel="00844D5B">
          <w:rPr>
            <w:rFonts w:ascii="Arial" w:hAnsi="Arial" w:cs="Arial"/>
            <w:sz w:val="22"/>
            <w:szCs w:val="22"/>
            <w:lang w:val="sv-SE"/>
            <w:rPrChange w:id="6734" w:author="Syahrani Rachmawati Sadino" w:date="2025-01-31T14:35:00Z">
              <w:rPr>
                <w:rFonts w:asciiTheme="minorBidi" w:hAnsiTheme="minorBidi" w:cstheme="minorBidi"/>
                <w:sz w:val="22"/>
                <w:szCs w:val="22"/>
                <w:lang w:val="sv-SE"/>
              </w:rPr>
            </w:rPrChange>
          </w:rPr>
          <w:delText xml:space="preserve">dan jenis pelayanan </w:delText>
        </w:r>
        <w:r w:rsidRPr="00922713" w:rsidDel="00844D5B">
          <w:rPr>
            <w:rFonts w:ascii="Arial" w:hAnsi="Arial" w:cs="Arial"/>
            <w:sz w:val="22"/>
            <w:szCs w:val="22"/>
            <w:lang w:val="sv-SE"/>
            <w:rPrChange w:id="6735" w:author="Syahrani Rachmawati Sadino" w:date="2025-01-31T14:35:00Z">
              <w:rPr>
                <w:rFonts w:asciiTheme="minorBidi" w:hAnsiTheme="minorBidi" w:cstheme="minorBidi"/>
                <w:sz w:val="22"/>
                <w:szCs w:val="22"/>
                <w:lang w:val="sv-SE"/>
              </w:rPr>
            </w:rPrChange>
          </w:rPr>
          <w:delText>yang telah disepakati.</w:delText>
        </w:r>
      </w:del>
    </w:p>
    <w:p w14:paraId="1043DB7B" w14:textId="707C685A" w:rsidR="00FC216D" w:rsidDel="00844D5B" w:rsidRDefault="006C4B2C">
      <w:pPr>
        <w:spacing w:line="276" w:lineRule="auto"/>
        <w:ind w:left="851"/>
        <w:rPr>
          <w:ins w:id="6736" w:author="Syahrani Rachmawati Sadino" w:date="2025-01-31T16:22:00Z"/>
          <w:del w:id="6737" w:author="ADMIN" w:date="2025-07-29T12:56:00Z" w16du:dateUtc="2025-07-29T05:56:00Z"/>
          <w:rFonts w:ascii="Arial" w:hAnsi="Arial" w:cs="Arial"/>
          <w:b/>
          <w:sz w:val="22"/>
          <w:szCs w:val="22"/>
          <w:lang w:val="sv-SE"/>
        </w:rPr>
      </w:pPr>
      <w:del w:id="6738" w:author="ADMIN" w:date="2025-07-29T12:56:00Z" w16du:dateUtc="2025-07-29T05:56:00Z">
        <w:r w:rsidRPr="00922713" w:rsidDel="00844D5B">
          <w:rPr>
            <w:rFonts w:ascii="Arial" w:hAnsi="Arial" w:cs="Arial"/>
            <w:b/>
            <w:sz w:val="22"/>
            <w:szCs w:val="22"/>
            <w:lang w:val="sv-SE"/>
            <w:rPrChange w:id="6739" w:author="Syahrani Rachmawati Sadino" w:date="2025-01-31T14:35:00Z">
              <w:rPr>
                <w:rFonts w:asciiTheme="minorBidi" w:hAnsiTheme="minorBidi" w:cstheme="minorBidi"/>
                <w:b/>
                <w:sz w:val="22"/>
                <w:szCs w:val="22"/>
                <w:lang w:val="sv-SE"/>
              </w:rPr>
            </w:rPrChange>
          </w:rPr>
          <w:delText xml:space="preserve">Penunjang Diagnostik Pelayanan Rawat Jalan </w:delText>
        </w:r>
        <w:r w:rsidR="003E657C" w:rsidRPr="00922713" w:rsidDel="00844D5B">
          <w:rPr>
            <w:rFonts w:ascii="Arial" w:hAnsi="Arial" w:cs="Arial"/>
            <w:b/>
            <w:sz w:val="22"/>
            <w:szCs w:val="22"/>
            <w:lang w:val="sv-SE"/>
            <w:rPrChange w:id="6740" w:author="Syahrani Rachmawati Sadino" w:date="2025-01-31T14:35:00Z">
              <w:rPr>
                <w:rFonts w:asciiTheme="minorBidi" w:hAnsiTheme="minorBidi" w:cstheme="minorBidi"/>
                <w:b/>
                <w:sz w:val="22"/>
                <w:szCs w:val="22"/>
                <w:lang w:val="sv-SE"/>
              </w:rPr>
            </w:rPrChange>
          </w:rPr>
          <w:delText xml:space="preserve">Tingkat </w:delText>
        </w:r>
        <w:r w:rsidRPr="00922713" w:rsidDel="00844D5B">
          <w:rPr>
            <w:rFonts w:ascii="Arial" w:hAnsi="Arial" w:cs="Arial"/>
            <w:b/>
            <w:sz w:val="22"/>
            <w:szCs w:val="22"/>
            <w:lang w:val="sv-SE"/>
            <w:rPrChange w:id="6741" w:author="Syahrani Rachmawati Sadino" w:date="2025-01-31T14:35:00Z">
              <w:rPr>
                <w:rFonts w:asciiTheme="minorBidi" w:hAnsiTheme="minorBidi" w:cstheme="minorBidi"/>
                <w:b/>
                <w:sz w:val="22"/>
                <w:szCs w:val="22"/>
                <w:lang w:val="sv-SE"/>
              </w:rPr>
            </w:rPrChange>
          </w:rPr>
          <w:delText>Pertama (RJ</w:delText>
        </w:r>
        <w:r w:rsidR="003E657C" w:rsidRPr="00922713" w:rsidDel="00844D5B">
          <w:rPr>
            <w:rFonts w:ascii="Arial" w:hAnsi="Arial" w:cs="Arial"/>
            <w:b/>
            <w:sz w:val="22"/>
            <w:szCs w:val="22"/>
            <w:lang w:val="sv-SE"/>
            <w:rPrChange w:id="6742" w:author="Syahrani Rachmawati Sadino" w:date="2025-01-31T14:35:00Z">
              <w:rPr>
                <w:rFonts w:asciiTheme="minorBidi" w:hAnsiTheme="minorBidi" w:cstheme="minorBidi"/>
                <w:b/>
                <w:sz w:val="22"/>
                <w:szCs w:val="22"/>
                <w:lang w:val="sv-SE"/>
              </w:rPr>
            </w:rPrChange>
          </w:rPr>
          <w:delText>T</w:delText>
        </w:r>
        <w:r w:rsidRPr="00922713" w:rsidDel="00844D5B">
          <w:rPr>
            <w:rFonts w:ascii="Arial" w:hAnsi="Arial" w:cs="Arial"/>
            <w:b/>
            <w:sz w:val="22"/>
            <w:szCs w:val="22"/>
            <w:lang w:val="sv-SE"/>
            <w:rPrChange w:id="6743" w:author="Syahrani Rachmawati Sadino" w:date="2025-01-31T14:35:00Z">
              <w:rPr>
                <w:rFonts w:asciiTheme="minorBidi" w:hAnsiTheme="minorBidi" w:cstheme="minorBidi"/>
                <w:b/>
                <w:sz w:val="22"/>
                <w:szCs w:val="22"/>
                <w:lang w:val="sv-SE"/>
              </w:rPr>
            </w:rPrChange>
          </w:rPr>
          <w:delText>P)</w:delText>
        </w:r>
      </w:del>
    </w:p>
    <w:p w14:paraId="54CA12D0" w14:textId="6FBC3B61" w:rsidR="00370B9B" w:rsidRPr="00922713" w:rsidDel="00844D5B" w:rsidRDefault="00370B9B">
      <w:pPr>
        <w:spacing w:line="276" w:lineRule="auto"/>
        <w:ind w:left="851"/>
        <w:rPr>
          <w:del w:id="6744" w:author="ADMIN" w:date="2025-07-29T12:56:00Z" w16du:dateUtc="2025-07-29T05:56:00Z"/>
          <w:rFonts w:ascii="Arial" w:hAnsi="Arial" w:cs="Arial"/>
          <w:b/>
          <w:sz w:val="22"/>
          <w:szCs w:val="22"/>
          <w:lang w:val="sv-SE"/>
          <w:rPrChange w:id="6745" w:author="Syahrani Rachmawati Sadino" w:date="2025-01-31T14:35:00Z">
            <w:rPr>
              <w:del w:id="6746" w:author="ADMIN" w:date="2025-07-29T12:56:00Z" w16du:dateUtc="2025-07-29T05:56:00Z"/>
              <w:rFonts w:asciiTheme="minorBidi" w:hAnsiTheme="minorBidi" w:cstheme="minorBidi"/>
              <w:b/>
              <w:sz w:val="22"/>
              <w:szCs w:val="22"/>
              <w:lang w:val="sv-SE"/>
            </w:rPr>
          </w:rPrChange>
        </w:rPr>
      </w:pPr>
    </w:p>
    <w:tbl>
      <w:tblPr>
        <w:tblW w:w="8505"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6662"/>
        <w:gridCol w:w="1276"/>
      </w:tblGrid>
      <w:tr w:rsidR="006C4B2C" w:rsidRPr="00922713" w:rsidDel="00844D5B" w14:paraId="68338C0E" w14:textId="724447F1" w:rsidTr="00287CB0">
        <w:trPr>
          <w:trHeight w:val="193"/>
          <w:del w:id="6747" w:author="ADMIN" w:date="2025-07-29T12:56:00Z" w16du:dateUtc="2025-07-29T05:56:00Z"/>
        </w:trPr>
        <w:tc>
          <w:tcPr>
            <w:tcW w:w="567" w:type="dxa"/>
          </w:tcPr>
          <w:p w14:paraId="1647B80E" w14:textId="402FEB6C" w:rsidR="006C4B2C" w:rsidRPr="00922713" w:rsidDel="00844D5B" w:rsidRDefault="006C4B2C">
            <w:pPr>
              <w:spacing w:line="276" w:lineRule="auto"/>
              <w:jc w:val="center"/>
              <w:rPr>
                <w:del w:id="6748" w:author="ADMIN" w:date="2025-07-29T12:56:00Z" w16du:dateUtc="2025-07-29T05:56:00Z"/>
                <w:rFonts w:ascii="Arial" w:hAnsi="Arial" w:cs="Arial"/>
                <w:b/>
                <w:sz w:val="22"/>
                <w:szCs w:val="22"/>
                <w:rPrChange w:id="6749" w:author="Syahrani Rachmawati Sadino" w:date="2025-01-31T14:35:00Z">
                  <w:rPr>
                    <w:del w:id="6750" w:author="ADMIN" w:date="2025-07-29T12:56:00Z" w16du:dateUtc="2025-07-29T05:56:00Z"/>
                    <w:rFonts w:asciiTheme="minorBidi" w:hAnsiTheme="minorBidi" w:cstheme="minorBidi"/>
                    <w:b/>
                    <w:sz w:val="22"/>
                    <w:szCs w:val="22"/>
                  </w:rPr>
                </w:rPrChange>
              </w:rPr>
            </w:pPr>
            <w:del w:id="6751" w:author="ADMIN" w:date="2025-07-29T12:56:00Z" w16du:dateUtc="2025-07-29T05:56:00Z">
              <w:r w:rsidRPr="00922713" w:rsidDel="00844D5B">
                <w:rPr>
                  <w:rFonts w:ascii="Arial" w:hAnsi="Arial" w:cs="Arial"/>
                  <w:b/>
                  <w:sz w:val="22"/>
                  <w:szCs w:val="22"/>
                  <w:rPrChange w:id="6752" w:author="Syahrani Rachmawati Sadino" w:date="2025-01-31T14:35:00Z">
                    <w:rPr>
                      <w:rFonts w:asciiTheme="minorBidi" w:hAnsiTheme="minorBidi" w:cstheme="minorBidi"/>
                      <w:b/>
                      <w:sz w:val="22"/>
                      <w:szCs w:val="22"/>
                    </w:rPr>
                  </w:rPrChange>
                </w:rPr>
                <w:delText>No</w:delText>
              </w:r>
            </w:del>
          </w:p>
        </w:tc>
        <w:tc>
          <w:tcPr>
            <w:tcW w:w="6662" w:type="dxa"/>
          </w:tcPr>
          <w:p w14:paraId="586CB7AB" w14:textId="5CFCAA7F" w:rsidR="006C4B2C" w:rsidRPr="00922713" w:rsidDel="00844D5B" w:rsidRDefault="006C4B2C">
            <w:pPr>
              <w:spacing w:line="276" w:lineRule="auto"/>
              <w:jc w:val="center"/>
              <w:rPr>
                <w:del w:id="6753" w:author="ADMIN" w:date="2025-07-29T12:56:00Z" w16du:dateUtc="2025-07-29T05:56:00Z"/>
                <w:rFonts w:ascii="Arial" w:hAnsi="Arial" w:cs="Arial"/>
                <w:b/>
                <w:sz w:val="22"/>
                <w:szCs w:val="22"/>
                <w:rPrChange w:id="6754" w:author="Syahrani Rachmawati Sadino" w:date="2025-01-31T14:35:00Z">
                  <w:rPr>
                    <w:del w:id="6755" w:author="ADMIN" w:date="2025-07-29T12:56:00Z" w16du:dateUtc="2025-07-29T05:56:00Z"/>
                    <w:rFonts w:asciiTheme="minorBidi" w:hAnsiTheme="minorBidi" w:cstheme="minorBidi"/>
                    <w:b/>
                    <w:sz w:val="22"/>
                    <w:szCs w:val="22"/>
                  </w:rPr>
                </w:rPrChange>
              </w:rPr>
            </w:pPr>
            <w:del w:id="6756" w:author="ADMIN" w:date="2025-07-29T12:56:00Z" w16du:dateUtc="2025-07-29T05:56:00Z">
              <w:r w:rsidRPr="00922713" w:rsidDel="00844D5B">
                <w:rPr>
                  <w:rFonts w:ascii="Arial" w:hAnsi="Arial" w:cs="Arial"/>
                  <w:b/>
                  <w:sz w:val="22"/>
                  <w:szCs w:val="22"/>
                  <w:rPrChange w:id="6757" w:author="Syahrani Rachmawati Sadino" w:date="2025-01-31T14:35:00Z">
                    <w:rPr>
                      <w:rFonts w:asciiTheme="minorBidi" w:hAnsiTheme="minorBidi" w:cstheme="minorBidi"/>
                      <w:b/>
                      <w:sz w:val="22"/>
                      <w:szCs w:val="22"/>
                    </w:rPr>
                  </w:rPrChange>
                </w:rPr>
                <w:delText>Jenis Penunjang Diagnostik</w:delText>
              </w:r>
            </w:del>
          </w:p>
        </w:tc>
        <w:tc>
          <w:tcPr>
            <w:tcW w:w="1276" w:type="dxa"/>
          </w:tcPr>
          <w:p w14:paraId="5DCEF901" w14:textId="18042676" w:rsidR="006C4B2C" w:rsidRPr="00922713" w:rsidDel="00844D5B" w:rsidRDefault="006C4B2C">
            <w:pPr>
              <w:spacing w:line="276" w:lineRule="auto"/>
              <w:jc w:val="center"/>
              <w:rPr>
                <w:del w:id="6758" w:author="ADMIN" w:date="2025-07-29T12:56:00Z" w16du:dateUtc="2025-07-29T05:56:00Z"/>
                <w:rFonts w:ascii="Arial" w:hAnsi="Arial" w:cs="Arial"/>
                <w:b/>
                <w:sz w:val="22"/>
                <w:szCs w:val="22"/>
                <w:rPrChange w:id="6759" w:author="Syahrani Rachmawati Sadino" w:date="2025-01-31T14:35:00Z">
                  <w:rPr>
                    <w:del w:id="6760" w:author="ADMIN" w:date="2025-07-29T12:56:00Z" w16du:dateUtc="2025-07-29T05:56:00Z"/>
                    <w:rFonts w:asciiTheme="minorBidi" w:hAnsiTheme="minorBidi" w:cstheme="minorBidi"/>
                    <w:b/>
                    <w:sz w:val="22"/>
                    <w:szCs w:val="22"/>
                  </w:rPr>
                </w:rPrChange>
              </w:rPr>
            </w:pPr>
            <w:del w:id="6761" w:author="ADMIN" w:date="2025-07-29T12:56:00Z" w16du:dateUtc="2025-07-29T05:56:00Z">
              <w:r w:rsidRPr="00922713" w:rsidDel="00844D5B">
                <w:rPr>
                  <w:rFonts w:ascii="Arial" w:hAnsi="Arial" w:cs="Arial"/>
                  <w:b/>
                  <w:sz w:val="22"/>
                  <w:szCs w:val="22"/>
                  <w:rPrChange w:id="6762" w:author="Syahrani Rachmawati Sadino" w:date="2025-01-31T14:35:00Z">
                    <w:rPr>
                      <w:rFonts w:asciiTheme="minorBidi" w:hAnsiTheme="minorBidi" w:cstheme="minorBidi"/>
                      <w:b/>
                      <w:sz w:val="22"/>
                      <w:szCs w:val="22"/>
                    </w:rPr>
                  </w:rPrChange>
                </w:rPr>
                <w:delText>Tarif (Rp.)</w:delText>
              </w:r>
            </w:del>
          </w:p>
        </w:tc>
      </w:tr>
      <w:tr w:rsidR="006C4B2C" w:rsidRPr="00922713" w:rsidDel="00844D5B" w14:paraId="6C9F81C4" w14:textId="6594737B" w:rsidTr="00287CB0">
        <w:trPr>
          <w:trHeight w:val="237"/>
          <w:del w:id="6763" w:author="ADMIN" w:date="2025-07-29T12:56:00Z" w16du:dateUtc="2025-07-29T05:56:00Z"/>
        </w:trPr>
        <w:tc>
          <w:tcPr>
            <w:tcW w:w="567" w:type="dxa"/>
          </w:tcPr>
          <w:p w14:paraId="1C90D61F" w14:textId="5F5BC59A" w:rsidR="006C4B2C" w:rsidRPr="00922713" w:rsidDel="00844D5B" w:rsidRDefault="006C4B2C">
            <w:pPr>
              <w:spacing w:line="276" w:lineRule="auto"/>
              <w:jc w:val="center"/>
              <w:rPr>
                <w:del w:id="6764" w:author="ADMIN" w:date="2025-07-29T12:56:00Z" w16du:dateUtc="2025-07-29T05:56:00Z"/>
                <w:rFonts w:ascii="Arial" w:hAnsi="Arial" w:cs="Arial"/>
                <w:bCs/>
                <w:sz w:val="22"/>
                <w:szCs w:val="22"/>
                <w:rPrChange w:id="6765" w:author="Syahrani Rachmawati Sadino" w:date="2025-01-31T14:35:00Z">
                  <w:rPr>
                    <w:del w:id="6766" w:author="ADMIN" w:date="2025-07-29T12:56:00Z" w16du:dateUtc="2025-07-29T05:56:00Z"/>
                    <w:rFonts w:asciiTheme="minorBidi" w:hAnsiTheme="minorBidi" w:cstheme="minorBidi"/>
                    <w:bCs/>
                    <w:sz w:val="22"/>
                    <w:szCs w:val="22"/>
                    <w:highlight w:val="yellow"/>
                  </w:rPr>
                </w:rPrChange>
              </w:rPr>
            </w:pPr>
            <w:del w:id="6767" w:author="ADMIN" w:date="2025-07-29T12:56:00Z" w16du:dateUtc="2025-07-29T05:56:00Z">
              <w:r w:rsidRPr="00922713" w:rsidDel="00844D5B">
                <w:rPr>
                  <w:rFonts w:ascii="Arial" w:hAnsi="Arial" w:cs="Arial"/>
                  <w:bCs/>
                  <w:sz w:val="22"/>
                  <w:szCs w:val="22"/>
                  <w:rPrChange w:id="6768" w:author="Syahrani Rachmawati Sadino" w:date="2025-01-31T14:35:00Z">
                    <w:rPr>
                      <w:rFonts w:asciiTheme="minorBidi" w:hAnsiTheme="minorBidi" w:cstheme="minorBidi"/>
                      <w:bCs/>
                      <w:sz w:val="22"/>
                      <w:szCs w:val="22"/>
                    </w:rPr>
                  </w:rPrChange>
                </w:rPr>
                <w:delText>1</w:delText>
              </w:r>
            </w:del>
          </w:p>
        </w:tc>
        <w:tc>
          <w:tcPr>
            <w:tcW w:w="6662" w:type="dxa"/>
            <w:vAlign w:val="center"/>
          </w:tcPr>
          <w:p w14:paraId="7B731F5A" w14:textId="4E6A7652" w:rsidR="006C4B2C" w:rsidRPr="00922713" w:rsidDel="00844D5B" w:rsidRDefault="006C4B2C">
            <w:pPr>
              <w:spacing w:line="276" w:lineRule="auto"/>
              <w:jc w:val="both"/>
              <w:rPr>
                <w:del w:id="6769" w:author="ADMIN" w:date="2025-07-29T12:56:00Z" w16du:dateUtc="2025-07-29T05:56:00Z"/>
                <w:rFonts w:ascii="Arial" w:hAnsi="Arial" w:cs="Arial"/>
                <w:color w:val="FF0000"/>
                <w:sz w:val="22"/>
                <w:szCs w:val="22"/>
                <w:rPrChange w:id="6770" w:author="Syahrani Rachmawati Sadino" w:date="2025-01-31T14:35:00Z">
                  <w:rPr>
                    <w:del w:id="6771" w:author="ADMIN" w:date="2025-07-29T12:56:00Z" w16du:dateUtc="2025-07-29T05:56:00Z"/>
                    <w:rFonts w:asciiTheme="minorBidi" w:hAnsiTheme="minorBidi" w:cstheme="minorBidi"/>
                    <w:color w:val="FF0000"/>
                    <w:sz w:val="22"/>
                    <w:szCs w:val="22"/>
                  </w:rPr>
                </w:rPrChange>
              </w:rPr>
            </w:pPr>
            <w:del w:id="6772" w:author="ADMIN" w:date="2025-07-29T12:56:00Z" w16du:dateUtc="2025-07-29T05:56:00Z">
              <w:r w:rsidRPr="00922713" w:rsidDel="00844D5B">
                <w:rPr>
                  <w:rFonts w:ascii="Arial" w:hAnsi="Arial" w:cs="Arial"/>
                  <w:color w:val="FF0000"/>
                  <w:sz w:val="22"/>
                  <w:szCs w:val="22"/>
                  <w:lang w:val="sv-SE"/>
                  <w:rPrChange w:id="6773" w:author="Syahrani Rachmawati Sadino" w:date="2025-01-31T14:35:00Z">
                    <w:rPr>
                      <w:rFonts w:asciiTheme="minorBidi" w:hAnsiTheme="minorBidi" w:cstheme="minorBidi"/>
                      <w:color w:val="FF0000"/>
                      <w:sz w:val="22"/>
                      <w:szCs w:val="22"/>
                      <w:highlight w:val="yellow"/>
                      <w:lang w:val="sv-SE"/>
                    </w:rPr>
                  </w:rPrChange>
                </w:rPr>
                <w:delText>Pemberian pemeriksaan</w:delText>
              </w:r>
              <w:r w:rsidR="005D130D" w:rsidRPr="00922713" w:rsidDel="00844D5B">
                <w:rPr>
                  <w:rFonts w:ascii="Arial" w:hAnsi="Arial" w:cs="Arial"/>
                  <w:color w:val="FF0000"/>
                  <w:sz w:val="22"/>
                  <w:szCs w:val="22"/>
                  <w:lang w:val="sv-SE"/>
                  <w:rPrChange w:id="6774" w:author="Syahrani Rachmawati Sadino" w:date="2025-01-31T14:35:00Z">
                    <w:rPr>
                      <w:rFonts w:asciiTheme="minorBidi" w:hAnsiTheme="minorBidi" w:cstheme="minorBidi"/>
                      <w:color w:val="FF0000"/>
                      <w:sz w:val="22"/>
                      <w:szCs w:val="22"/>
                      <w:highlight w:val="yellow"/>
                      <w:lang w:val="sv-SE"/>
                    </w:rPr>
                  </w:rPrChange>
                </w:rPr>
                <w:delText>:</w:delText>
              </w:r>
              <w:r w:rsidRPr="00922713" w:rsidDel="00844D5B">
                <w:rPr>
                  <w:rFonts w:ascii="Arial" w:hAnsi="Arial" w:cs="Arial"/>
                  <w:color w:val="FF0000"/>
                  <w:sz w:val="22"/>
                  <w:szCs w:val="22"/>
                  <w:lang w:val="sv-SE"/>
                  <w:rPrChange w:id="6775" w:author="Syahrani Rachmawati Sadino" w:date="2025-01-31T14:35:00Z">
                    <w:rPr>
                      <w:rFonts w:asciiTheme="minorBidi" w:hAnsiTheme="minorBidi" w:cstheme="minorBidi"/>
                      <w:color w:val="FF0000"/>
                      <w:sz w:val="22"/>
                      <w:szCs w:val="22"/>
                      <w:highlight w:val="yellow"/>
                      <w:lang w:val="sv-SE"/>
                    </w:rPr>
                  </w:rPrChange>
                </w:rPr>
                <w:delText xml:space="preserve"> laboratorium sederhana dan radiologi</w:delText>
              </w:r>
              <w:r w:rsidR="00287CB0" w:rsidRPr="00922713" w:rsidDel="00844D5B">
                <w:rPr>
                  <w:rFonts w:ascii="Arial" w:hAnsi="Arial" w:cs="Arial"/>
                  <w:color w:val="FF0000"/>
                  <w:sz w:val="22"/>
                  <w:szCs w:val="22"/>
                  <w:lang w:val="sv-SE"/>
                  <w:rPrChange w:id="6776" w:author="Syahrani Rachmawati Sadino" w:date="2025-01-31T14:35:00Z">
                    <w:rPr>
                      <w:rFonts w:asciiTheme="minorBidi" w:hAnsiTheme="minorBidi" w:cstheme="minorBidi"/>
                      <w:color w:val="FF0000"/>
                      <w:sz w:val="22"/>
                      <w:szCs w:val="22"/>
                      <w:highlight w:val="yellow"/>
                      <w:lang w:val="sv-SE"/>
                    </w:rPr>
                  </w:rPrChange>
                </w:rPr>
                <w:delText xml:space="preserve"> </w:delText>
              </w:r>
              <w:r w:rsidRPr="00922713" w:rsidDel="00844D5B">
                <w:rPr>
                  <w:rFonts w:ascii="Arial" w:hAnsi="Arial" w:cs="Arial"/>
                  <w:color w:val="FF0000"/>
                  <w:sz w:val="22"/>
                  <w:szCs w:val="22"/>
                  <w:lang w:val="sv-SE"/>
                  <w:rPrChange w:id="6777" w:author="Syahrani Rachmawati Sadino" w:date="2025-01-31T14:35:00Z">
                    <w:rPr>
                      <w:rFonts w:asciiTheme="minorBidi" w:hAnsiTheme="minorBidi" w:cstheme="minorBidi"/>
                      <w:color w:val="FF0000"/>
                      <w:sz w:val="22"/>
                      <w:szCs w:val="22"/>
                      <w:highlight w:val="yellow"/>
                      <w:lang w:val="sv-SE"/>
                    </w:rPr>
                  </w:rPrChange>
                </w:rPr>
                <w:delText xml:space="preserve">thorax foto. </w:delText>
              </w:r>
              <w:r w:rsidRPr="00922713" w:rsidDel="00844D5B">
                <w:rPr>
                  <w:rFonts w:ascii="Arial" w:hAnsi="Arial" w:cs="Arial"/>
                  <w:color w:val="FF0000"/>
                  <w:sz w:val="22"/>
                  <w:szCs w:val="22"/>
                  <w:rPrChange w:id="6778" w:author="Syahrani Rachmawati Sadino" w:date="2025-01-31T14:35:00Z">
                    <w:rPr>
                      <w:rFonts w:asciiTheme="minorBidi" w:hAnsiTheme="minorBidi" w:cstheme="minorBidi"/>
                      <w:color w:val="FF0000"/>
                      <w:sz w:val="22"/>
                      <w:szCs w:val="22"/>
                      <w:highlight w:val="yellow"/>
                    </w:rPr>
                  </w:rPrChange>
                </w:rPr>
                <w:delText xml:space="preserve">Dapat dilihat lebih lanjut Pedoman Klaim MC </w:delText>
              </w:r>
            </w:del>
          </w:p>
        </w:tc>
        <w:tc>
          <w:tcPr>
            <w:tcW w:w="1276" w:type="dxa"/>
          </w:tcPr>
          <w:p w14:paraId="0A86B377" w14:textId="654A11A9" w:rsidR="006C4B2C" w:rsidRPr="00922713" w:rsidDel="00844D5B" w:rsidRDefault="006C4B2C">
            <w:pPr>
              <w:spacing w:line="276" w:lineRule="auto"/>
              <w:outlineLvl w:val="0"/>
              <w:rPr>
                <w:del w:id="6779" w:author="ADMIN" w:date="2025-07-29T12:56:00Z" w16du:dateUtc="2025-07-29T05:56:00Z"/>
                <w:rFonts w:ascii="Arial" w:hAnsi="Arial" w:cs="Arial"/>
                <w:b/>
                <w:sz w:val="22"/>
                <w:szCs w:val="22"/>
                <w:rPrChange w:id="6780" w:author="Syahrani Rachmawati Sadino" w:date="2025-01-31T14:35:00Z">
                  <w:rPr>
                    <w:del w:id="6781" w:author="ADMIN" w:date="2025-07-29T12:56:00Z" w16du:dateUtc="2025-07-29T05:56:00Z"/>
                    <w:rFonts w:asciiTheme="minorBidi" w:hAnsiTheme="minorBidi" w:cstheme="minorBidi"/>
                    <w:b/>
                    <w:sz w:val="22"/>
                    <w:szCs w:val="22"/>
                  </w:rPr>
                </w:rPrChange>
              </w:rPr>
            </w:pPr>
          </w:p>
        </w:tc>
      </w:tr>
    </w:tbl>
    <w:p w14:paraId="3E423C7B" w14:textId="574FAC40" w:rsidR="00287CB0" w:rsidRPr="00922713" w:rsidRDefault="00287CB0">
      <w:pPr>
        <w:spacing w:line="276" w:lineRule="auto"/>
        <w:rPr>
          <w:rFonts w:ascii="Arial" w:hAnsi="Arial" w:cs="Arial"/>
          <w:b/>
          <w:sz w:val="22"/>
          <w:szCs w:val="22"/>
          <w:lang w:val="sv-SE"/>
          <w:rPrChange w:id="6782" w:author="Syahrani Rachmawati Sadino" w:date="2025-01-31T14:35:00Z">
            <w:rPr>
              <w:rFonts w:asciiTheme="minorBidi" w:hAnsiTheme="minorBidi" w:cstheme="minorBidi"/>
              <w:b/>
              <w:sz w:val="22"/>
              <w:szCs w:val="22"/>
              <w:lang w:val="sv-SE"/>
            </w:rPr>
          </w:rPrChange>
        </w:rPr>
        <w:pPrChange w:id="6783" w:author="Syahrani Rachmawati Sadino" w:date="2025-01-31T16:24:00Z">
          <w:pPr>
            <w:spacing w:line="276" w:lineRule="auto"/>
            <w:ind w:left="426"/>
          </w:pPr>
        </w:pPrChange>
      </w:pPr>
      <w:del w:id="6784" w:author="Syahrani Rachmawati Sadino" w:date="2025-01-31T16:24:00Z">
        <w:r w:rsidRPr="00922713" w:rsidDel="00125728">
          <w:rPr>
            <w:rFonts w:ascii="Arial" w:hAnsi="Arial" w:cs="Arial"/>
            <w:b/>
            <w:sz w:val="22"/>
            <w:szCs w:val="22"/>
            <w:lang w:val="sv-SE"/>
            <w:rPrChange w:id="6785" w:author="Syahrani Rachmawati Sadino" w:date="2025-01-31T14:35:00Z">
              <w:rPr>
                <w:rFonts w:asciiTheme="minorBidi" w:hAnsiTheme="minorBidi" w:cstheme="minorBidi"/>
                <w:b/>
                <w:sz w:val="22"/>
                <w:szCs w:val="22"/>
                <w:lang w:val="sv-SE"/>
              </w:rPr>
            </w:rPrChange>
          </w:rPr>
          <w:br w:type="page"/>
        </w:r>
      </w:del>
    </w:p>
    <w:p w14:paraId="0E171354" w14:textId="77777777" w:rsidR="003E657C" w:rsidRPr="00922713" w:rsidRDefault="00976001">
      <w:pPr>
        <w:pStyle w:val="ListParagraph"/>
        <w:numPr>
          <w:ilvl w:val="2"/>
          <w:numId w:val="7"/>
        </w:numPr>
        <w:spacing w:line="276" w:lineRule="auto"/>
        <w:ind w:left="426" w:hanging="426"/>
        <w:rPr>
          <w:rFonts w:ascii="Arial" w:hAnsi="Arial" w:cs="Arial"/>
          <w:b/>
          <w:sz w:val="22"/>
          <w:szCs w:val="22"/>
          <w:lang w:val="sv-SE"/>
          <w:rPrChange w:id="6786" w:author="Syahrani Rachmawati Sadino" w:date="2025-01-31T14:35:00Z">
            <w:rPr>
              <w:rFonts w:asciiTheme="minorBidi" w:hAnsiTheme="minorBidi" w:cstheme="minorBidi"/>
              <w:b/>
              <w:sz w:val="22"/>
              <w:szCs w:val="22"/>
              <w:lang w:val="sv-SE"/>
            </w:rPr>
          </w:rPrChange>
        </w:rPr>
      </w:pPr>
      <w:r w:rsidRPr="00922713">
        <w:rPr>
          <w:rFonts w:ascii="Arial" w:hAnsi="Arial" w:cs="Arial"/>
          <w:b/>
          <w:sz w:val="22"/>
          <w:szCs w:val="22"/>
          <w:lang w:val="sv-SE"/>
          <w:rPrChange w:id="6787" w:author="Syahrani Rachmawati Sadino" w:date="2025-01-31T14:35:00Z">
            <w:rPr>
              <w:rFonts w:asciiTheme="minorBidi" w:hAnsiTheme="minorBidi" w:cstheme="minorBidi"/>
              <w:b/>
              <w:sz w:val="22"/>
              <w:szCs w:val="22"/>
              <w:lang w:val="sv-SE"/>
            </w:rPr>
          </w:rPrChange>
        </w:rPr>
        <w:t>TATA CARA PENGAJUAN TAGIHAN OLEH PIHAK KEDUA DAN TATA CARA PEMBAYARAN OLEH PIHAK PERTAMA</w:t>
      </w:r>
    </w:p>
    <w:p w14:paraId="264D2C6C" w14:textId="77777777" w:rsidR="00E77289" w:rsidRPr="00922713" w:rsidRDefault="00E77289">
      <w:pPr>
        <w:pStyle w:val="Heading3"/>
        <w:numPr>
          <w:ilvl w:val="0"/>
          <w:numId w:val="8"/>
        </w:numPr>
        <w:spacing w:before="0" w:after="0" w:line="276" w:lineRule="auto"/>
        <w:ind w:left="851" w:hanging="425"/>
        <w:jc w:val="both"/>
        <w:rPr>
          <w:rFonts w:ascii="Arial" w:hAnsi="Arial" w:cs="Arial"/>
          <w:sz w:val="22"/>
          <w:szCs w:val="22"/>
          <w:rPrChange w:id="6788" w:author="Syahrani Rachmawati Sadino" w:date="2025-01-31T14:35:00Z">
            <w:rPr>
              <w:rFonts w:asciiTheme="minorBidi" w:hAnsiTheme="minorBidi" w:cstheme="minorBidi"/>
              <w:sz w:val="22"/>
              <w:szCs w:val="22"/>
            </w:rPr>
          </w:rPrChange>
        </w:rPr>
      </w:pPr>
      <w:r w:rsidRPr="00922713">
        <w:rPr>
          <w:rFonts w:ascii="Arial" w:hAnsi="Arial" w:cs="Arial"/>
          <w:sz w:val="22"/>
          <w:szCs w:val="22"/>
          <w:rPrChange w:id="6789" w:author="Syahrani Rachmawati Sadino" w:date="2025-01-31T14:35:00Z">
            <w:rPr>
              <w:rFonts w:asciiTheme="minorBidi" w:hAnsiTheme="minorBidi" w:cstheme="minorBidi"/>
              <w:sz w:val="22"/>
              <w:szCs w:val="22"/>
            </w:rPr>
          </w:rPrChange>
        </w:rPr>
        <w:t>TATACARA PEMBUATAN LAPORAN PELAYANAN</w:t>
      </w:r>
    </w:p>
    <w:p w14:paraId="22564EFA" w14:textId="559CCBA9" w:rsidR="00E77289" w:rsidRPr="00922713" w:rsidRDefault="00E77289">
      <w:pPr>
        <w:pStyle w:val="BodyTextIndent2"/>
        <w:numPr>
          <w:ilvl w:val="0"/>
          <w:numId w:val="25"/>
        </w:numPr>
        <w:tabs>
          <w:tab w:val="clear" w:pos="1078"/>
        </w:tabs>
        <w:spacing w:after="0" w:line="276" w:lineRule="auto"/>
        <w:ind w:left="1276" w:hanging="425"/>
        <w:rPr>
          <w:rFonts w:ascii="Arial" w:hAnsi="Arial" w:cs="Arial"/>
          <w:sz w:val="22"/>
          <w:szCs w:val="22"/>
          <w:rPrChange w:id="6790" w:author="Syahrani Rachmawati Sadino" w:date="2025-01-31T14:35:00Z">
            <w:rPr>
              <w:rFonts w:asciiTheme="minorBidi" w:hAnsiTheme="minorBidi" w:cstheme="minorBidi"/>
              <w:sz w:val="22"/>
              <w:szCs w:val="22"/>
            </w:rPr>
          </w:rPrChange>
        </w:rPr>
      </w:pPr>
      <w:proofErr w:type="spellStart"/>
      <w:r w:rsidRPr="00922713">
        <w:rPr>
          <w:rFonts w:ascii="Arial" w:hAnsi="Arial" w:cs="Arial"/>
          <w:sz w:val="22"/>
          <w:szCs w:val="22"/>
          <w:rPrChange w:id="6791" w:author="Syahrani Rachmawati Sadino" w:date="2025-01-31T14:35:00Z">
            <w:rPr>
              <w:rFonts w:asciiTheme="minorBidi" w:hAnsiTheme="minorBidi" w:cstheme="minorBidi"/>
              <w:sz w:val="22"/>
              <w:szCs w:val="22"/>
            </w:rPr>
          </w:rPrChange>
        </w:rPr>
        <w:t>Laporan</w:t>
      </w:r>
      <w:proofErr w:type="spellEnd"/>
      <w:r w:rsidRPr="00922713">
        <w:rPr>
          <w:rFonts w:ascii="Arial" w:hAnsi="Arial" w:cs="Arial"/>
          <w:sz w:val="22"/>
          <w:szCs w:val="22"/>
          <w:rPrChange w:id="6792" w:author="Syahrani Rachmawati Sadino" w:date="2025-01-31T14:35:00Z">
            <w:rPr>
              <w:rFonts w:asciiTheme="minorBidi" w:hAnsiTheme="minorBidi" w:cstheme="minorBidi"/>
              <w:sz w:val="22"/>
              <w:szCs w:val="22"/>
            </w:rPr>
          </w:rPrChange>
        </w:rPr>
        <w:t xml:space="preserve"> </w:t>
      </w:r>
      <w:r w:rsidRPr="00922713">
        <w:rPr>
          <w:rFonts w:ascii="Arial" w:hAnsi="Arial" w:cs="Arial"/>
          <w:sz w:val="22"/>
          <w:szCs w:val="22"/>
          <w:lang w:val="id-ID"/>
          <w:rPrChange w:id="6793" w:author="Syahrani Rachmawati Sadino" w:date="2025-01-31T14:35:00Z">
            <w:rPr>
              <w:rFonts w:asciiTheme="minorBidi" w:hAnsiTheme="minorBidi" w:cstheme="minorBidi"/>
              <w:sz w:val="22"/>
              <w:szCs w:val="22"/>
              <w:lang w:val="id-ID"/>
            </w:rPr>
          </w:rPrChange>
        </w:rPr>
        <w:t>pel</w:t>
      </w:r>
      <w:proofErr w:type="spellStart"/>
      <w:r w:rsidRPr="00922713">
        <w:rPr>
          <w:rFonts w:ascii="Arial" w:hAnsi="Arial" w:cs="Arial"/>
          <w:sz w:val="22"/>
          <w:szCs w:val="22"/>
          <w:rPrChange w:id="6794" w:author="Syahrani Rachmawati Sadino" w:date="2025-01-31T14:35:00Z">
            <w:rPr>
              <w:rFonts w:asciiTheme="minorBidi" w:hAnsiTheme="minorBidi" w:cstheme="minorBidi"/>
              <w:sz w:val="22"/>
              <w:szCs w:val="22"/>
            </w:rPr>
          </w:rPrChange>
        </w:rPr>
        <w:t>ayanan</w:t>
      </w:r>
      <w:proofErr w:type="spellEnd"/>
      <w:r w:rsidRPr="00922713">
        <w:rPr>
          <w:rFonts w:ascii="Arial" w:hAnsi="Arial" w:cs="Arial"/>
          <w:sz w:val="22"/>
          <w:szCs w:val="22"/>
          <w:rPrChange w:id="6795" w:author="Syahrani Rachmawati Sadino" w:date="2025-01-31T14:35:00Z">
            <w:rPr>
              <w:rFonts w:asciiTheme="minorBidi" w:hAnsiTheme="minorBidi" w:cstheme="minorBidi"/>
              <w:sz w:val="22"/>
              <w:szCs w:val="22"/>
            </w:rPr>
          </w:rPrChange>
        </w:rPr>
        <w:t xml:space="preserve"> oleh </w:t>
      </w:r>
      <w:del w:id="6796" w:author="Yohanita Dewi Chandra Murti" w:date="2025-01-16T11:37:00Z">
        <w:r w:rsidRPr="00922713" w:rsidDel="003F63D2">
          <w:rPr>
            <w:rFonts w:ascii="Arial" w:hAnsi="Arial" w:cs="Arial"/>
            <w:sz w:val="22"/>
            <w:szCs w:val="22"/>
            <w:rPrChange w:id="6797" w:author="Syahrani Rachmawati Sadino" w:date="2025-01-31T14:35:00Z">
              <w:rPr>
                <w:rFonts w:asciiTheme="minorBidi" w:hAnsiTheme="minorBidi" w:cstheme="minorBidi"/>
                <w:sz w:val="22"/>
                <w:szCs w:val="22"/>
              </w:rPr>
            </w:rPrChange>
          </w:rPr>
          <w:delText xml:space="preserve">oleh </w:delText>
        </w:r>
      </w:del>
      <w:r w:rsidRPr="00922713">
        <w:rPr>
          <w:rFonts w:ascii="Arial" w:hAnsi="Arial" w:cs="Arial"/>
          <w:sz w:val="22"/>
          <w:szCs w:val="22"/>
          <w:lang w:val="id-ID"/>
          <w:rPrChange w:id="6798" w:author="Syahrani Rachmawati Sadino" w:date="2025-01-31T14:35:00Z">
            <w:rPr>
              <w:rFonts w:asciiTheme="minorBidi" w:hAnsiTheme="minorBidi" w:cstheme="minorBidi"/>
              <w:sz w:val="22"/>
              <w:szCs w:val="22"/>
              <w:lang w:val="id-ID"/>
            </w:rPr>
          </w:rPrChange>
        </w:rPr>
        <w:t>Klinik</w:t>
      </w:r>
      <w:r w:rsidRPr="00922713">
        <w:rPr>
          <w:rFonts w:ascii="Arial" w:hAnsi="Arial" w:cs="Arial"/>
          <w:sz w:val="22"/>
          <w:szCs w:val="22"/>
          <w:rPrChange w:id="6799" w:author="Syahrani Rachmawati Sadino" w:date="2025-01-31T14:35:00Z">
            <w:rPr>
              <w:rFonts w:asciiTheme="minorBidi" w:hAnsiTheme="minorBidi" w:cstheme="minorBidi"/>
              <w:sz w:val="22"/>
              <w:szCs w:val="22"/>
            </w:rPr>
          </w:rPrChange>
        </w:rPr>
        <w:t xml:space="preserve"> </w:t>
      </w:r>
      <w:r w:rsidR="00457E9E" w:rsidRPr="00922713">
        <w:rPr>
          <w:rFonts w:ascii="Arial" w:hAnsi="Arial" w:cs="Arial"/>
          <w:sz w:val="22"/>
          <w:szCs w:val="22"/>
          <w:rPrChange w:id="6800" w:author="Syahrani Rachmawati Sadino" w:date="2025-01-31T14:35:00Z">
            <w:rPr>
              <w:rFonts w:asciiTheme="minorBidi" w:hAnsiTheme="minorBidi" w:cstheme="minorBidi"/>
              <w:sz w:val="22"/>
              <w:szCs w:val="22"/>
            </w:rPr>
          </w:rPrChange>
        </w:rPr>
        <w:t>BRI Life</w:t>
      </w:r>
      <w:ins w:id="6801" w:author="Yohanita Dewi Chandra Murti" w:date="2025-01-16T11:37:00Z">
        <w:r w:rsidR="003F63D2" w:rsidRPr="00922713">
          <w:rPr>
            <w:rFonts w:ascii="Arial" w:hAnsi="Arial" w:cs="Arial"/>
            <w:sz w:val="22"/>
            <w:szCs w:val="22"/>
            <w:rPrChange w:id="6802" w:author="Syahrani Rachmawati Sadino" w:date="2025-01-31T14:35:00Z">
              <w:rPr>
                <w:rFonts w:asciiTheme="minorBidi" w:hAnsiTheme="minorBidi" w:cstheme="minorBidi"/>
                <w:sz w:val="22"/>
                <w:szCs w:val="22"/>
              </w:rPr>
            </w:rPrChange>
          </w:rPr>
          <w:t xml:space="preserve"> </w:t>
        </w:r>
        <w:proofErr w:type="spellStart"/>
        <w:r w:rsidR="003F63D2" w:rsidRPr="00922713">
          <w:rPr>
            <w:rFonts w:ascii="Arial" w:hAnsi="Arial" w:cs="Arial"/>
            <w:sz w:val="22"/>
            <w:szCs w:val="22"/>
            <w:rPrChange w:id="6803" w:author="Syahrani Rachmawati Sadino" w:date="2025-01-31T14:35:00Z">
              <w:rPr>
                <w:rFonts w:asciiTheme="minorBidi" w:hAnsiTheme="minorBidi" w:cstheme="minorBidi"/>
                <w:sz w:val="22"/>
                <w:szCs w:val="22"/>
              </w:rPr>
            </w:rPrChange>
          </w:rPr>
          <w:t>sebagai</w:t>
        </w:r>
        <w:proofErr w:type="spellEnd"/>
        <w:r w:rsidR="003F63D2" w:rsidRPr="00922713">
          <w:rPr>
            <w:rFonts w:ascii="Arial" w:hAnsi="Arial" w:cs="Arial"/>
            <w:sz w:val="22"/>
            <w:szCs w:val="22"/>
            <w:rPrChange w:id="6804" w:author="Syahrani Rachmawati Sadino" w:date="2025-01-31T14:35:00Z">
              <w:rPr>
                <w:rFonts w:asciiTheme="minorBidi" w:hAnsiTheme="minorBidi" w:cstheme="minorBidi"/>
                <w:sz w:val="22"/>
                <w:szCs w:val="22"/>
              </w:rPr>
            </w:rPrChange>
          </w:rPr>
          <w:t xml:space="preserve"> </w:t>
        </w:r>
        <w:r w:rsidR="003F63D2" w:rsidRPr="00922713">
          <w:rPr>
            <w:rFonts w:ascii="Arial" w:hAnsi="Arial" w:cs="Arial"/>
            <w:b/>
            <w:bCs/>
            <w:sz w:val="22"/>
            <w:szCs w:val="22"/>
            <w:rPrChange w:id="6805" w:author="Syahrani Rachmawati Sadino" w:date="2025-01-31T14:35:00Z">
              <w:rPr>
                <w:rFonts w:asciiTheme="minorBidi" w:hAnsiTheme="minorBidi" w:cstheme="minorBidi"/>
                <w:sz w:val="22"/>
                <w:szCs w:val="22"/>
              </w:rPr>
            </w:rPrChange>
          </w:rPr>
          <w:t>PIHAK KEDUA</w:t>
        </w:r>
      </w:ins>
      <w:r w:rsidRPr="00922713">
        <w:rPr>
          <w:rFonts w:ascii="Arial" w:hAnsi="Arial" w:cs="Arial"/>
          <w:sz w:val="22"/>
          <w:szCs w:val="22"/>
          <w:rPrChange w:id="6806" w:author="Syahrani Rachmawati Sadino" w:date="2025-01-31T14:35:00Z">
            <w:rPr>
              <w:rFonts w:asciiTheme="minorBidi" w:hAnsiTheme="minorBidi" w:cstheme="minorBidi"/>
              <w:sz w:val="22"/>
              <w:szCs w:val="22"/>
            </w:rPr>
          </w:rPrChange>
        </w:rPr>
        <w:t xml:space="preserve"> </w:t>
      </w:r>
      <w:ins w:id="6807" w:author="Yohanita Dewi Chandra Murti" w:date="2025-01-16T11:39:00Z">
        <w:r w:rsidR="003F63D2" w:rsidRPr="00922713">
          <w:rPr>
            <w:rFonts w:ascii="Arial" w:hAnsi="Arial" w:cs="Arial"/>
            <w:sz w:val="22"/>
            <w:szCs w:val="22"/>
            <w:rPrChange w:id="6808" w:author="Syahrani Rachmawati Sadino" w:date="2025-01-31T14:35:00Z">
              <w:rPr>
                <w:rFonts w:asciiTheme="minorBidi" w:hAnsiTheme="minorBidi" w:cstheme="minorBidi"/>
                <w:sz w:val="22"/>
                <w:szCs w:val="22"/>
              </w:rPr>
            </w:rPrChange>
          </w:rPr>
          <w:t xml:space="preserve"> </w:t>
        </w:r>
      </w:ins>
      <w:proofErr w:type="spellStart"/>
      <w:r w:rsidRPr="00922713">
        <w:rPr>
          <w:rFonts w:ascii="Arial" w:hAnsi="Arial" w:cs="Arial"/>
          <w:sz w:val="22"/>
          <w:szCs w:val="22"/>
          <w:rPrChange w:id="6809" w:author="Syahrani Rachmawati Sadino" w:date="2025-01-31T14:35:00Z">
            <w:rPr>
              <w:rFonts w:asciiTheme="minorBidi" w:hAnsiTheme="minorBidi" w:cstheme="minorBidi"/>
              <w:sz w:val="22"/>
              <w:szCs w:val="22"/>
            </w:rPr>
          </w:rPrChange>
        </w:rPr>
        <w:t>dengan</w:t>
      </w:r>
      <w:proofErr w:type="spellEnd"/>
      <w:r w:rsidRPr="00922713">
        <w:rPr>
          <w:rFonts w:ascii="Arial" w:hAnsi="Arial" w:cs="Arial"/>
          <w:sz w:val="22"/>
          <w:szCs w:val="22"/>
          <w:rPrChange w:id="681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811" w:author="Syahrani Rachmawati Sadino" w:date="2025-01-31T14:35:00Z">
            <w:rPr>
              <w:rFonts w:asciiTheme="minorBidi" w:hAnsiTheme="minorBidi" w:cstheme="minorBidi"/>
              <w:sz w:val="22"/>
              <w:szCs w:val="22"/>
            </w:rPr>
          </w:rPrChange>
        </w:rPr>
        <w:t>sistem</w:t>
      </w:r>
      <w:proofErr w:type="spellEnd"/>
      <w:r w:rsidRPr="00922713">
        <w:rPr>
          <w:rFonts w:ascii="Arial" w:hAnsi="Arial" w:cs="Arial"/>
          <w:sz w:val="22"/>
          <w:szCs w:val="22"/>
          <w:rPrChange w:id="6812" w:author="Syahrani Rachmawati Sadino" w:date="2025-01-31T14:35:00Z">
            <w:rPr>
              <w:rFonts w:asciiTheme="minorBidi" w:hAnsiTheme="minorBidi" w:cstheme="minorBidi"/>
              <w:sz w:val="22"/>
              <w:szCs w:val="22"/>
            </w:rPr>
          </w:rPrChange>
        </w:rPr>
        <w:t xml:space="preserve"> </w:t>
      </w:r>
      <w:del w:id="6813" w:author="Syahrani Rachmawati Sadino" w:date="2025-01-31T16:15:00Z">
        <w:r w:rsidRPr="00922713" w:rsidDel="0093406C">
          <w:rPr>
            <w:rFonts w:ascii="Arial" w:hAnsi="Arial" w:cs="Arial"/>
            <w:sz w:val="22"/>
            <w:szCs w:val="22"/>
            <w:rPrChange w:id="6814" w:author="Syahrani Rachmawati Sadino" w:date="2025-01-31T14:35:00Z">
              <w:rPr>
                <w:rFonts w:asciiTheme="minorBidi" w:hAnsiTheme="minorBidi" w:cstheme="minorBidi"/>
                <w:sz w:val="22"/>
                <w:szCs w:val="22"/>
              </w:rPr>
            </w:rPrChange>
          </w:rPr>
          <w:delText xml:space="preserve">kapitasi </w:delText>
        </w:r>
        <w:r w:rsidRPr="00922713" w:rsidDel="0093406C">
          <w:rPr>
            <w:rFonts w:ascii="Arial" w:hAnsi="Arial" w:cs="Arial"/>
            <w:sz w:val="22"/>
            <w:szCs w:val="22"/>
            <w:rPrChange w:id="6815" w:author="Syahrani Rachmawati Sadino" w:date="2025-01-31T14:35:00Z">
              <w:rPr>
                <w:rFonts w:asciiTheme="minorBidi" w:hAnsiTheme="minorBidi" w:cstheme="minorBidi"/>
                <w:sz w:val="22"/>
                <w:szCs w:val="22"/>
                <w:highlight w:val="yellow"/>
              </w:rPr>
            </w:rPrChange>
          </w:rPr>
          <w:delText>dan</w:delText>
        </w:r>
        <w:r w:rsidR="001E33B0" w:rsidRPr="00922713" w:rsidDel="0093406C">
          <w:rPr>
            <w:rFonts w:ascii="Arial" w:hAnsi="Arial" w:cs="Arial"/>
            <w:sz w:val="22"/>
            <w:szCs w:val="22"/>
            <w:lang w:val="en-US"/>
            <w:rPrChange w:id="6816" w:author="Syahrani Rachmawati Sadino" w:date="2025-01-31T14:35:00Z">
              <w:rPr>
                <w:rFonts w:asciiTheme="minorBidi" w:hAnsiTheme="minorBidi" w:cstheme="minorBidi"/>
                <w:sz w:val="22"/>
                <w:szCs w:val="22"/>
                <w:highlight w:val="yellow"/>
                <w:lang w:val="en-US"/>
              </w:rPr>
            </w:rPrChange>
          </w:rPr>
          <w:delText>/</w:delText>
        </w:r>
      </w:del>
      <w:del w:id="6817" w:author="Syahrani Rachmawati Sadino" w:date="2025-01-31T16:16:00Z">
        <w:r w:rsidRPr="00922713" w:rsidDel="0093406C">
          <w:rPr>
            <w:rFonts w:ascii="Arial" w:hAnsi="Arial" w:cs="Arial"/>
            <w:sz w:val="22"/>
            <w:szCs w:val="22"/>
            <w:rPrChange w:id="6818" w:author="Syahrani Rachmawati Sadino" w:date="2025-01-31T14:35:00Z">
              <w:rPr>
                <w:rFonts w:asciiTheme="minorBidi" w:hAnsiTheme="minorBidi" w:cstheme="minorBidi"/>
                <w:sz w:val="22"/>
                <w:szCs w:val="22"/>
                <w:highlight w:val="yellow"/>
              </w:rPr>
            </w:rPrChange>
          </w:rPr>
          <w:delText xml:space="preserve">atau </w:delText>
        </w:r>
      </w:del>
      <w:r w:rsidRPr="00922713">
        <w:rPr>
          <w:rFonts w:ascii="Arial" w:hAnsi="Arial" w:cs="Arial"/>
          <w:i/>
          <w:sz w:val="22"/>
          <w:szCs w:val="22"/>
          <w:rPrChange w:id="6819" w:author="Syahrani Rachmawati Sadino" w:date="2025-01-31T14:35:00Z">
            <w:rPr>
              <w:rFonts w:asciiTheme="minorBidi" w:hAnsiTheme="minorBidi" w:cstheme="minorBidi"/>
              <w:i/>
              <w:sz w:val="22"/>
              <w:szCs w:val="22"/>
            </w:rPr>
          </w:rPrChange>
        </w:rPr>
        <w:t>Fee For Service</w:t>
      </w:r>
      <w:r w:rsidRPr="00922713">
        <w:rPr>
          <w:rFonts w:ascii="Arial" w:hAnsi="Arial" w:cs="Arial"/>
          <w:sz w:val="22"/>
          <w:szCs w:val="22"/>
          <w:rPrChange w:id="682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821" w:author="Syahrani Rachmawati Sadino" w:date="2025-01-31T14:35:00Z">
            <w:rPr>
              <w:rFonts w:asciiTheme="minorBidi" w:hAnsiTheme="minorBidi" w:cstheme="minorBidi"/>
              <w:sz w:val="22"/>
              <w:szCs w:val="22"/>
            </w:rPr>
          </w:rPrChange>
        </w:rPr>
        <w:t>menggunakan</w:t>
      </w:r>
      <w:proofErr w:type="spellEnd"/>
      <w:r w:rsidRPr="00922713">
        <w:rPr>
          <w:rFonts w:ascii="Arial" w:hAnsi="Arial" w:cs="Arial"/>
          <w:sz w:val="22"/>
          <w:szCs w:val="22"/>
          <w:rPrChange w:id="682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823" w:author="Syahrani Rachmawati Sadino" w:date="2025-01-31T14:35:00Z">
            <w:rPr>
              <w:rFonts w:asciiTheme="minorBidi" w:hAnsiTheme="minorBidi" w:cstheme="minorBidi"/>
              <w:sz w:val="22"/>
              <w:szCs w:val="22"/>
            </w:rPr>
          </w:rPrChange>
        </w:rPr>
        <w:t>satu</w:t>
      </w:r>
      <w:proofErr w:type="spellEnd"/>
      <w:r w:rsidRPr="00922713">
        <w:rPr>
          <w:rFonts w:ascii="Arial" w:hAnsi="Arial" w:cs="Arial"/>
          <w:sz w:val="22"/>
          <w:szCs w:val="22"/>
          <w:rPrChange w:id="682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825" w:author="Syahrani Rachmawati Sadino" w:date="2025-01-31T14:35:00Z">
            <w:rPr>
              <w:rFonts w:asciiTheme="minorBidi" w:hAnsiTheme="minorBidi" w:cstheme="minorBidi"/>
              <w:sz w:val="22"/>
              <w:szCs w:val="22"/>
            </w:rPr>
          </w:rPrChange>
        </w:rPr>
        <w:t>formulir</w:t>
      </w:r>
      <w:proofErr w:type="spellEnd"/>
      <w:r w:rsidRPr="00922713">
        <w:rPr>
          <w:rFonts w:ascii="Arial" w:hAnsi="Arial" w:cs="Arial"/>
          <w:sz w:val="22"/>
          <w:szCs w:val="22"/>
          <w:rPrChange w:id="682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827" w:author="Syahrani Rachmawati Sadino" w:date="2025-01-31T14:35:00Z">
            <w:rPr>
              <w:rFonts w:asciiTheme="minorBidi" w:hAnsiTheme="minorBidi" w:cstheme="minorBidi"/>
              <w:sz w:val="22"/>
              <w:szCs w:val="22"/>
            </w:rPr>
          </w:rPrChange>
        </w:rPr>
        <w:t>yaitu</w:t>
      </w:r>
      <w:proofErr w:type="spellEnd"/>
      <w:r w:rsidRPr="00922713">
        <w:rPr>
          <w:rFonts w:ascii="Arial" w:hAnsi="Arial" w:cs="Arial"/>
          <w:sz w:val="22"/>
          <w:szCs w:val="22"/>
          <w:rPrChange w:id="682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829" w:author="Syahrani Rachmawati Sadino" w:date="2025-01-31T14:35:00Z">
            <w:rPr>
              <w:rFonts w:asciiTheme="minorBidi" w:hAnsiTheme="minorBidi" w:cstheme="minorBidi"/>
              <w:sz w:val="22"/>
              <w:szCs w:val="22"/>
            </w:rPr>
          </w:rPrChange>
        </w:rPr>
        <w:t>Laporan</w:t>
      </w:r>
      <w:proofErr w:type="spellEnd"/>
      <w:r w:rsidRPr="00922713">
        <w:rPr>
          <w:rFonts w:ascii="Arial" w:hAnsi="Arial" w:cs="Arial"/>
          <w:sz w:val="22"/>
          <w:szCs w:val="22"/>
          <w:rPrChange w:id="6830" w:author="Syahrani Rachmawati Sadino" w:date="2025-01-31T14:35:00Z">
            <w:rPr>
              <w:rFonts w:asciiTheme="minorBidi" w:hAnsiTheme="minorBidi" w:cstheme="minorBidi"/>
              <w:sz w:val="22"/>
              <w:szCs w:val="22"/>
            </w:rPr>
          </w:rPrChange>
        </w:rPr>
        <w:t xml:space="preserve"> </w:t>
      </w:r>
      <w:r w:rsidRPr="00922713">
        <w:rPr>
          <w:rFonts w:ascii="Arial" w:hAnsi="Arial" w:cs="Arial"/>
          <w:sz w:val="22"/>
          <w:szCs w:val="22"/>
          <w:lang w:val="id-ID"/>
          <w:rPrChange w:id="6831" w:author="Syahrani Rachmawati Sadino" w:date="2025-01-31T14:35:00Z">
            <w:rPr>
              <w:rFonts w:asciiTheme="minorBidi" w:hAnsiTheme="minorBidi" w:cstheme="minorBidi"/>
              <w:sz w:val="22"/>
              <w:szCs w:val="22"/>
              <w:lang w:val="id-ID"/>
            </w:rPr>
          </w:rPrChange>
        </w:rPr>
        <w:t>Pelayanan Rawat Jalan Pertama, Rekapitulasi Tagihan Biaya Pelayanan</w:t>
      </w:r>
      <w:r w:rsidRPr="00922713">
        <w:rPr>
          <w:rFonts w:ascii="Arial" w:hAnsi="Arial" w:cs="Arial"/>
          <w:sz w:val="22"/>
          <w:szCs w:val="22"/>
          <w:rPrChange w:id="683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833" w:author="Syahrani Rachmawati Sadino" w:date="2025-01-31T14:35:00Z">
            <w:rPr>
              <w:rFonts w:asciiTheme="minorBidi" w:hAnsiTheme="minorBidi" w:cstheme="minorBidi"/>
              <w:sz w:val="22"/>
              <w:szCs w:val="22"/>
            </w:rPr>
          </w:rPrChange>
        </w:rPr>
        <w:t>Laporan</w:t>
      </w:r>
      <w:proofErr w:type="spellEnd"/>
      <w:r w:rsidRPr="00922713">
        <w:rPr>
          <w:rFonts w:ascii="Arial" w:hAnsi="Arial" w:cs="Arial"/>
          <w:sz w:val="22"/>
          <w:szCs w:val="22"/>
          <w:rPrChange w:id="683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835" w:author="Syahrani Rachmawati Sadino" w:date="2025-01-31T14:35:00Z">
            <w:rPr>
              <w:rFonts w:asciiTheme="minorBidi" w:hAnsiTheme="minorBidi" w:cstheme="minorBidi"/>
              <w:sz w:val="22"/>
              <w:szCs w:val="22"/>
            </w:rPr>
          </w:rPrChange>
        </w:rPr>
        <w:t>Kepuasan</w:t>
      </w:r>
      <w:proofErr w:type="spellEnd"/>
      <w:r w:rsidRPr="00922713">
        <w:rPr>
          <w:rFonts w:ascii="Arial" w:hAnsi="Arial" w:cs="Arial"/>
          <w:sz w:val="22"/>
          <w:szCs w:val="22"/>
          <w:rPrChange w:id="683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837" w:author="Syahrani Rachmawati Sadino" w:date="2025-01-31T14:35:00Z">
            <w:rPr>
              <w:rFonts w:asciiTheme="minorBidi" w:hAnsiTheme="minorBidi" w:cstheme="minorBidi"/>
              <w:sz w:val="22"/>
              <w:szCs w:val="22"/>
            </w:rPr>
          </w:rPrChange>
        </w:rPr>
        <w:t>Peserta</w:t>
      </w:r>
      <w:proofErr w:type="spellEnd"/>
      <w:r w:rsidRPr="00922713">
        <w:rPr>
          <w:rFonts w:ascii="Arial" w:hAnsi="Arial" w:cs="Arial"/>
          <w:sz w:val="22"/>
          <w:szCs w:val="22"/>
          <w:rPrChange w:id="6838" w:author="Syahrani Rachmawati Sadino" w:date="2025-01-31T14:35:00Z">
            <w:rPr>
              <w:rFonts w:asciiTheme="minorBidi" w:hAnsiTheme="minorBidi" w:cstheme="minorBidi"/>
              <w:sz w:val="22"/>
              <w:szCs w:val="22"/>
            </w:rPr>
          </w:rPrChange>
        </w:rPr>
        <w:t xml:space="preserve"> </w:t>
      </w:r>
      <w:r w:rsidR="00457E9E" w:rsidRPr="00922713">
        <w:rPr>
          <w:rFonts w:ascii="Arial" w:hAnsi="Arial" w:cs="Arial"/>
          <w:sz w:val="22"/>
          <w:szCs w:val="22"/>
          <w:rPrChange w:id="6839" w:author="Syahrani Rachmawati Sadino" w:date="2025-01-31T14:35:00Z">
            <w:rPr>
              <w:rFonts w:asciiTheme="minorBidi" w:hAnsiTheme="minorBidi" w:cstheme="minorBidi"/>
              <w:sz w:val="22"/>
              <w:szCs w:val="22"/>
            </w:rPr>
          </w:rPrChange>
        </w:rPr>
        <w:t>BRI Life</w:t>
      </w:r>
      <w:r w:rsidRPr="00922713">
        <w:rPr>
          <w:rFonts w:ascii="Arial" w:hAnsi="Arial" w:cs="Arial"/>
          <w:sz w:val="22"/>
          <w:szCs w:val="22"/>
          <w:rPrChange w:id="684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841" w:author="Syahrani Rachmawati Sadino" w:date="2025-01-31T14:35:00Z">
            <w:rPr>
              <w:rFonts w:asciiTheme="minorBidi" w:hAnsiTheme="minorBidi" w:cstheme="minorBidi"/>
              <w:sz w:val="22"/>
              <w:szCs w:val="22"/>
            </w:rPr>
          </w:rPrChange>
        </w:rPr>
        <w:t>dikirim</w:t>
      </w:r>
      <w:proofErr w:type="spellEnd"/>
      <w:r w:rsidRPr="00922713">
        <w:rPr>
          <w:rFonts w:ascii="Arial" w:hAnsi="Arial" w:cs="Arial"/>
          <w:sz w:val="22"/>
          <w:szCs w:val="22"/>
          <w:rPrChange w:id="684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843" w:author="Syahrani Rachmawati Sadino" w:date="2025-01-31T14:35:00Z">
            <w:rPr>
              <w:rFonts w:asciiTheme="minorBidi" w:hAnsiTheme="minorBidi" w:cstheme="minorBidi"/>
              <w:sz w:val="22"/>
              <w:szCs w:val="22"/>
            </w:rPr>
          </w:rPrChange>
        </w:rPr>
        <w:t>ke</w:t>
      </w:r>
      <w:proofErr w:type="spellEnd"/>
      <w:r w:rsidRPr="00922713">
        <w:rPr>
          <w:rFonts w:ascii="Arial" w:hAnsi="Arial" w:cs="Arial"/>
          <w:sz w:val="22"/>
          <w:szCs w:val="22"/>
          <w:rPrChange w:id="6844" w:author="Syahrani Rachmawati Sadino" w:date="2025-01-31T14:35:00Z">
            <w:rPr>
              <w:rFonts w:asciiTheme="minorBidi" w:hAnsiTheme="minorBidi" w:cstheme="minorBidi"/>
              <w:sz w:val="22"/>
              <w:szCs w:val="22"/>
            </w:rPr>
          </w:rPrChange>
        </w:rPr>
        <w:t xml:space="preserve"> </w:t>
      </w:r>
      <w:commentRangeStart w:id="6845"/>
      <w:commentRangeStart w:id="6846"/>
      <w:commentRangeStart w:id="6847"/>
      <w:r w:rsidRPr="00922713">
        <w:rPr>
          <w:rFonts w:ascii="Arial" w:hAnsi="Arial" w:cs="Arial"/>
          <w:sz w:val="22"/>
          <w:szCs w:val="22"/>
          <w:lang w:val="id-ID"/>
          <w:rPrChange w:id="6848" w:author="Syahrani Rachmawati Sadino" w:date="2025-01-31T14:35:00Z">
            <w:rPr>
              <w:rFonts w:asciiTheme="minorBidi" w:hAnsiTheme="minorBidi" w:cstheme="minorBidi"/>
              <w:sz w:val="22"/>
              <w:szCs w:val="22"/>
              <w:lang w:val="id-ID"/>
            </w:rPr>
          </w:rPrChange>
        </w:rPr>
        <w:t xml:space="preserve">Kantor </w:t>
      </w:r>
      <w:proofErr w:type="spellStart"/>
      <w:r w:rsidRPr="00922713">
        <w:rPr>
          <w:rFonts w:ascii="Arial" w:hAnsi="Arial" w:cs="Arial"/>
          <w:sz w:val="22"/>
          <w:szCs w:val="22"/>
          <w:rPrChange w:id="6849" w:author="Syahrani Rachmawati Sadino" w:date="2025-01-31T14:35:00Z">
            <w:rPr>
              <w:rFonts w:asciiTheme="minorBidi" w:hAnsiTheme="minorBidi" w:cstheme="minorBidi"/>
              <w:sz w:val="22"/>
              <w:szCs w:val="22"/>
            </w:rPr>
          </w:rPrChange>
        </w:rPr>
        <w:t>Operasional</w:t>
      </w:r>
      <w:proofErr w:type="spellEnd"/>
      <w:r w:rsidR="006A43FB" w:rsidRPr="00922713">
        <w:rPr>
          <w:rFonts w:ascii="Arial" w:hAnsi="Arial" w:cs="Arial"/>
          <w:sz w:val="22"/>
          <w:szCs w:val="22"/>
          <w:lang w:val="id-ID"/>
          <w:rPrChange w:id="6850" w:author="Syahrani Rachmawati Sadino" w:date="2025-01-31T14:35:00Z">
            <w:rPr>
              <w:rFonts w:asciiTheme="minorBidi" w:hAnsiTheme="minorBidi" w:cstheme="minorBidi"/>
              <w:sz w:val="22"/>
              <w:szCs w:val="22"/>
              <w:lang w:val="id-ID"/>
            </w:rPr>
          </w:rPrChange>
        </w:rPr>
        <w:t>/</w:t>
      </w:r>
      <w:r w:rsidRPr="00922713">
        <w:rPr>
          <w:rFonts w:ascii="Arial" w:hAnsi="Arial" w:cs="Arial"/>
          <w:sz w:val="22"/>
          <w:szCs w:val="22"/>
          <w:lang w:val="id-ID"/>
          <w:rPrChange w:id="6851" w:author="Syahrani Rachmawati Sadino" w:date="2025-01-31T14:35:00Z">
            <w:rPr>
              <w:rFonts w:asciiTheme="minorBidi" w:hAnsiTheme="minorBidi" w:cstheme="minorBidi"/>
              <w:sz w:val="22"/>
              <w:szCs w:val="22"/>
              <w:lang w:val="id-ID"/>
            </w:rPr>
          </w:rPrChange>
        </w:rPr>
        <w:t xml:space="preserve">Kantor Pelayanan Pelanggan </w:t>
      </w:r>
      <w:commentRangeEnd w:id="6845"/>
      <w:r w:rsidR="003F63D2" w:rsidRPr="00922713">
        <w:rPr>
          <w:rStyle w:val="CommentReference"/>
          <w:rFonts w:ascii="Arial" w:eastAsia="Times New Roman" w:hAnsi="Arial" w:cs="Arial"/>
          <w:noProof/>
          <w:snapToGrid/>
          <w:color w:val="auto"/>
          <w:sz w:val="22"/>
          <w:szCs w:val="22"/>
          <w:rPrChange w:id="6852" w:author="Syahrani Rachmawati Sadino" w:date="2025-01-31T14:35:00Z">
            <w:rPr>
              <w:rStyle w:val="CommentReference"/>
              <w:rFonts w:ascii="Times New Roman" w:eastAsia="Times New Roman" w:hAnsi="Times New Roman"/>
              <w:noProof/>
              <w:snapToGrid/>
              <w:color w:val="auto"/>
            </w:rPr>
          </w:rPrChange>
        </w:rPr>
        <w:commentReference w:id="6845"/>
      </w:r>
      <w:commentRangeEnd w:id="6846"/>
      <w:r w:rsidR="00820154" w:rsidRPr="00922713">
        <w:rPr>
          <w:rStyle w:val="CommentReference"/>
          <w:rFonts w:ascii="Arial" w:eastAsia="Times New Roman" w:hAnsi="Arial" w:cs="Arial"/>
          <w:noProof/>
          <w:snapToGrid/>
          <w:color w:val="auto"/>
          <w:sz w:val="22"/>
          <w:szCs w:val="22"/>
          <w:rPrChange w:id="6853" w:author="Syahrani Rachmawati Sadino" w:date="2025-01-31T14:35:00Z">
            <w:rPr>
              <w:rStyle w:val="CommentReference"/>
              <w:rFonts w:ascii="Times New Roman" w:eastAsia="Times New Roman" w:hAnsi="Times New Roman"/>
              <w:noProof/>
              <w:snapToGrid/>
              <w:color w:val="auto"/>
            </w:rPr>
          </w:rPrChange>
        </w:rPr>
        <w:commentReference w:id="6846"/>
      </w:r>
      <w:commentRangeEnd w:id="6847"/>
      <w:r w:rsidR="002209A6" w:rsidRPr="00922713">
        <w:rPr>
          <w:rStyle w:val="CommentReference"/>
          <w:rFonts w:ascii="Arial" w:eastAsia="Times New Roman" w:hAnsi="Arial" w:cs="Arial"/>
          <w:noProof/>
          <w:snapToGrid/>
          <w:color w:val="auto"/>
          <w:sz w:val="22"/>
          <w:szCs w:val="22"/>
          <w:rPrChange w:id="6854" w:author="Syahrani Rachmawati Sadino" w:date="2025-01-31T14:35:00Z">
            <w:rPr>
              <w:rStyle w:val="CommentReference"/>
              <w:rFonts w:ascii="Times New Roman" w:eastAsia="Times New Roman" w:hAnsi="Times New Roman"/>
              <w:noProof/>
              <w:snapToGrid/>
              <w:color w:val="auto"/>
            </w:rPr>
          </w:rPrChange>
        </w:rPr>
        <w:commentReference w:id="6847"/>
      </w:r>
      <w:r w:rsidRPr="00922713">
        <w:rPr>
          <w:rFonts w:ascii="Arial" w:hAnsi="Arial" w:cs="Arial"/>
          <w:b/>
          <w:sz w:val="22"/>
          <w:szCs w:val="22"/>
          <w:rPrChange w:id="6855" w:author="Syahrani Rachmawati Sadino" w:date="2025-01-31T14:35:00Z">
            <w:rPr>
              <w:rFonts w:asciiTheme="minorBidi" w:hAnsiTheme="minorBidi" w:cstheme="minorBidi"/>
              <w:b/>
              <w:sz w:val="22"/>
              <w:szCs w:val="22"/>
            </w:rPr>
          </w:rPrChange>
        </w:rPr>
        <w:t>PIHAK PERTAMA</w:t>
      </w:r>
      <w:r w:rsidRPr="00922713">
        <w:rPr>
          <w:rFonts w:ascii="Arial" w:hAnsi="Arial" w:cs="Arial"/>
          <w:sz w:val="22"/>
          <w:szCs w:val="22"/>
          <w:rPrChange w:id="6856" w:author="Syahrani Rachmawati Sadino" w:date="2025-01-31T14:35:00Z">
            <w:rPr>
              <w:rFonts w:asciiTheme="minorBidi" w:hAnsiTheme="minorBidi" w:cstheme="minorBidi"/>
              <w:sz w:val="22"/>
              <w:szCs w:val="22"/>
            </w:rPr>
          </w:rPrChange>
        </w:rPr>
        <w:t>.</w:t>
      </w:r>
    </w:p>
    <w:p w14:paraId="64208431" w14:textId="09DAB101" w:rsidR="004E779F" w:rsidRPr="00922713" w:rsidRDefault="004E779F">
      <w:pPr>
        <w:pStyle w:val="BodyTextIndent2"/>
        <w:numPr>
          <w:ilvl w:val="0"/>
          <w:numId w:val="25"/>
        </w:numPr>
        <w:tabs>
          <w:tab w:val="clear" w:pos="1078"/>
        </w:tabs>
        <w:spacing w:after="0" w:line="276" w:lineRule="auto"/>
        <w:ind w:left="1276" w:hanging="425"/>
        <w:rPr>
          <w:rFonts w:ascii="Arial" w:hAnsi="Arial" w:cs="Arial"/>
          <w:sz w:val="22"/>
          <w:szCs w:val="22"/>
          <w:rPrChange w:id="6857" w:author="Syahrani Rachmawati Sadino" w:date="2025-01-31T14:35:00Z">
            <w:rPr>
              <w:rFonts w:asciiTheme="minorBidi" w:hAnsiTheme="minorBidi" w:cstheme="minorBidi"/>
              <w:sz w:val="22"/>
              <w:szCs w:val="22"/>
            </w:rPr>
          </w:rPrChange>
        </w:rPr>
      </w:pPr>
      <w:proofErr w:type="spellStart"/>
      <w:r w:rsidRPr="00922713">
        <w:rPr>
          <w:rFonts w:ascii="Arial" w:hAnsi="Arial" w:cs="Arial"/>
          <w:sz w:val="22"/>
          <w:szCs w:val="22"/>
          <w:rPrChange w:id="6858" w:author="Syahrani Rachmawati Sadino" w:date="2025-01-31T14:35:00Z">
            <w:rPr>
              <w:rFonts w:asciiTheme="minorBidi" w:hAnsiTheme="minorBidi" w:cstheme="minorBidi"/>
              <w:sz w:val="22"/>
              <w:szCs w:val="22"/>
            </w:rPr>
          </w:rPrChange>
        </w:rPr>
        <w:t>Klinik</w:t>
      </w:r>
      <w:proofErr w:type="spellEnd"/>
      <w:r w:rsidRPr="00922713">
        <w:rPr>
          <w:rFonts w:ascii="Arial" w:hAnsi="Arial" w:cs="Arial"/>
          <w:sz w:val="22"/>
          <w:szCs w:val="22"/>
          <w:rPrChange w:id="6859" w:author="Syahrani Rachmawati Sadino" w:date="2025-01-31T14:35:00Z">
            <w:rPr>
              <w:rFonts w:asciiTheme="minorBidi" w:hAnsiTheme="minorBidi" w:cstheme="minorBidi"/>
              <w:sz w:val="22"/>
              <w:szCs w:val="22"/>
            </w:rPr>
          </w:rPrChange>
        </w:rPr>
        <w:t xml:space="preserve"> </w:t>
      </w:r>
      <w:r w:rsidR="00457E9E" w:rsidRPr="00922713">
        <w:rPr>
          <w:rFonts w:ascii="Arial" w:hAnsi="Arial" w:cs="Arial"/>
          <w:sz w:val="22"/>
          <w:szCs w:val="22"/>
          <w:rPrChange w:id="6860" w:author="Syahrani Rachmawati Sadino" w:date="2025-01-31T14:35:00Z">
            <w:rPr>
              <w:rFonts w:asciiTheme="minorBidi" w:hAnsiTheme="minorBidi" w:cstheme="minorBidi"/>
              <w:sz w:val="22"/>
              <w:szCs w:val="22"/>
            </w:rPr>
          </w:rPrChange>
        </w:rPr>
        <w:t>BRI Life</w:t>
      </w:r>
      <w:r w:rsidRPr="00922713">
        <w:rPr>
          <w:rFonts w:ascii="Arial" w:hAnsi="Arial" w:cs="Arial"/>
          <w:sz w:val="22"/>
          <w:szCs w:val="22"/>
          <w:lang w:val="en-US"/>
          <w:rPrChange w:id="6861" w:author="Syahrani Rachmawati Sadino" w:date="2025-01-31T14:35:00Z">
            <w:rPr>
              <w:rFonts w:asciiTheme="minorBidi" w:hAnsiTheme="minorBidi" w:cstheme="minorBidi"/>
              <w:sz w:val="22"/>
              <w:szCs w:val="22"/>
              <w:lang w:val="en-US"/>
            </w:rPr>
          </w:rPrChange>
        </w:rPr>
        <w:t xml:space="preserve"> </w:t>
      </w:r>
      <w:proofErr w:type="spellStart"/>
      <w:r w:rsidRPr="00922713">
        <w:rPr>
          <w:rFonts w:ascii="Arial" w:hAnsi="Arial" w:cs="Arial"/>
          <w:sz w:val="22"/>
          <w:szCs w:val="22"/>
          <w:lang w:val="en-US"/>
          <w:rPrChange w:id="6862" w:author="Syahrani Rachmawati Sadino" w:date="2025-01-31T14:35:00Z">
            <w:rPr>
              <w:rFonts w:asciiTheme="minorBidi" w:hAnsiTheme="minorBidi" w:cstheme="minorBidi"/>
              <w:sz w:val="22"/>
              <w:szCs w:val="22"/>
              <w:lang w:val="en-US"/>
            </w:rPr>
          </w:rPrChange>
        </w:rPr>
        <w:t>wajib</w:t>
      </w:r>
      <w:proofErr w:type="spellEnd"/>
      <w:r w:rsidRPr="00922713">
        <w:rPr>
          <w:rFonts w:ascii="Arial" w:hAnsi="Arial" w:cs="Arial"/>
          <w:sz w:val="22"/>
          <w:szCs w:val="22"/>
          <w:lang w:val="en-US"/>
          <w:rPrChange w:id="6863" w:author="Syahrani Rachmawati Sadino" w:date="2025-01-31T14:35:00Z">
            <w:rPr>
              <w:rFonts w:asciiTheme="minorBidi" w:hAnsiTheme="minorBidi" w:cstheme="minorBidi"/>
              <w:sz w:val="22"/>
              <w:szCs w:val="22"/>
              <w:lang w:val="en-US"/>
            </w:rPr>
          </w:rPrChange>
        </w:rPr>
        <w:t xml:space="preserve"> </w:t>
      </w:r>
      <w:proofErr w:type="spellStart"/>
      <w:r w:rsidRPr="00922713">
        <w:rPr>
          <w:rFonts w:ascii="Arial" w:hAnsi="Arial" w:cs="Arial"/>
          <w:sz w:val="22"/>
          <w:szCs w:val="22"/>
          <w:lang w:val="en-US"/>
          <w:rPrChange w:id="6864" w:author="Syahrani Rachmawati Sadino" w:date="2025-01-31T14:35:00Z">
            <w:rPr>
              <w:rFonts w:asciiTheme="minorBidi" w:hAnsiTheme="minorBidi" w:cstheme="minorBidi"/>
              <w:sz w:val="22"/>
              <w:szCs w:val="22"/>
              <w:lang w:val="en-US"/>
            </w:rPr>
          </w:rPrChange>
        </w:rPr>
        <w:t>melakukan</w:t>
      </w:r>
      <w:proofErr w:type="spellEnd"/>
      <w:r w:rsidRPr="00922713">
        <w:rPr>
          <w:rFonts w:ascii="Arial" w:hAnsi="Arial" w:cs="Arial"/>
          <w:sz w:val="22"/>
          <w:szCs w:val="22"/>
          <w:lang w:val="en-US"/>
          <w:rPrChange w:id="6865" w:author="Syahrani Rachmawati Sadino" w:date="2025-01-31T14:35:00Z">
            <w:rPr>
              <w:rFonts w:asciiTheme="minorBidi" w:hAnsiTheme="minorBidi" w:cstheme="minorBidi"/>
              <w:sz w:val="22"/>
              <w:szCs w:val="22"/>
              <w:lang w:val="en-US"/>
            </w:rPr>
          </w:rPrChange>
        </w:rPr>
        <w:t xml:space="preserve"> </w:t>
      </w:r>
      <w:proofErr w:type="spellStart"/>
      <w:r w:rsidRPr="00922713">
        <w:rPr>
          <w:rFonts w:ascii="Arial" w:hAnsi="Arial" w:cs="Arial"/>
          <w:sz w:val="22"/>
          <w:szCs w:val="22"/>
          <w:lang w:val="en-US"/>
          <w:rPrChange w:id="6866" w:author="Syahrani Rachmawati Sadino" w:date="2025-01-31T14:35:00Z">
            <w:rPr>
              <w:rFonts w:asciiTheme="minorBidi" w:hAnsiTheme="minorBidi" w:cstheme="minorBidi"/>
              <w:sz w:val="22"/>
              <w:szCs w:val="22"/>
              <w:lang w:val="en-US"/>
            </w:rPr>
          </w:rPrChange>
        </w:rPr>
        <w:t>penginputan</w:t>
      </w:r>
      <w:proofErr w:type="spellEnd"/>
      <w:r w:rsidRPr="00922713">
        <w:rPr>
          <w:rFonts w:ascii="Arial" w:hAnsi="Arial" w:cs="Arial"/>
          <w:sz w:val="22"/>
          <w:szCs w:val="22"/>
          <w:lang w:val="en-US"/>
          <w:rPrChange w:id="6867" w:author="Syahrani Rachmawati Sadino" w:date="2025-01-31T14:35:00Z">
            <w:rPr>
              <w:rFonts w:asciiTheme="minorBidi" w:hAnsiTheme="minorBidi" w:cstheme="minorBidi"/>
              <w:sz w:val="22"/>
              <w:szCs w:val="22"/>
              <w:lang w:val="en-US"/>
            </w:rPr>
          </w:rPrChange>
        </w:rPr>
        <w:t xml:space="preserve"> </w:t>
      </w:r>
      <w:proofErr w:type="spellStart"/>
      <w:r w:rsidR="006C34A1" w:rsidRPr="00922713">
        <w:rPr>
          <w:rFonts w:ascii="Arial" w:hAnsi="Arial" w:cs="Arial"/>
          <w:sz w:val="22"/>
          <w:szCs w:val="22"/>
          <w:lang w:val="en-US"/>
          <w:rPrChange w:id="6868" w:author="Syahrani Rachmawati Sadino" w:date="2025-01-31T14:35:00Z">
            <w:rPr>
              <w:rFonts w:asciiTheme="minorBidi" w:hAnsiTheme="minorBidi" w:cstheme="minorBidi"/>
              <w:sz w:val="22"/>
              <w:szCs w:val="22"/>
              <w:lang w:val="en-US"/>
            </w:rPr>
          </w:rPrChange>
        </w:rPr>
        <w:t>kunjungan</w:t>
      </w:r>
      <w:proofErr w:type="spellEnd"/>
      <w:r w:rsidR="006C34A1" w:rsidRPr="00922713">
        <w:rPr>
          <w:rFonts w:ascii="Arial" w:hAnsi="Arial" w:cs="Arial"/>
          <w:sz w:val="22"/>
          <w:szCs w:val="22"/>
          <w:lang w:val="en-US"/>
          <w:rPrChange w:id="6869" w:author="Syahrani Rachmawati Sadino" w:date="2025-01-31T14:35:00Z">
            <w:rPr>
              <w:rFonts w:asciiTheme="minorBidi" w:hAnsiTheme="minorBidi" w:cstheme="minorBidi"/>
              <w:sz w:val="22"/>
              <w:szCs w:val="22"/>
              <w:lang w:val="en-US"/>
            </w:rPr>
          </w:rPrChange>
        </w:rPr>
        <w:t xml:space="preserve"> </w:t>
      </w:r>
      <w:proofErr w:type="spellStart"/>
      <w:r w:rsidR="006C34A1" w:rsidRPr="00922713">
        <w:rPr>
          <w:rFonts w:ascii="Arial" w:hAnsi="Arial" w:cs="Arial"/>
          <w:sz w:val="22"/>
          <w:szCs w:val="22"/>
          <w:lang w:val="en-US"/>
          <w:rPrChange w:id="6870" w:author="Syahrani Rachmawati Sadino" w:date="2025-01-31T14:35:00Z">
            <w:rPr>
              <w:rFonts w:asciiTheme="minorBidi" w:hAnsiTheme="minorBidi" w:cstheme="minorBidi"/>
              <w:sz w:val="22"/>
              <w:szCs w:val="22"/>
              <w:lang w:val="en-US"/>
            </w:rPr>
          </w:rPrChange>
        </w:rPr>
        <w:t>peserta</w:t>
      </w:r>
      <w:proofErr w:type="spellEnd"/>
      <w:r w:rsidR="006C34A1" w:rsidRPr="00922713">
        <w:rPr>
          <w:rFonts w:ascii="Arial" w:hAnsi="Arial" w:cs="Arial"/>
          <w:sz w:val="22"/>
          <w:szCs w:val="22"/>
          <w:lang w:val="en-US"/>
          <w:rPrChange w:id="6871" w:author="Syahrani Rachmawati Sadino" w:date="2025-01-31T14:35:00Z">
            <w:rPr>
              <w:rFonts w:asciiTheme="minorBidi" w:hAnsiTheme="minorBidi" w:cstheme="minorBidi"/>
              <w:sz w:val="22"/>
              <w:szCs w:val="22"/>
              <w:lang w:val="en-US"/>
            </w:rPr>
          </w:rPrChange>
        </w:rPr>
        <w:t xml:space="preserve"> pada </w:t>
      </w:r>
      <w:r w:rsidR="00E50CDC" w:rsidRPr="00922713">
        <w:rPr>
          <w:rFonts w:ascii="Arial" w:hAnsi="Arial" w:cs="Arial"/>
          <w:sz w:val="22"/>
          <w:szCs w:val="22"/>
          <w:rPrChange w:id="6872" w:author="Syahrani Rachmawati Sadino" w:date="2025-01-31T14:35:00Z">
            <w:rPr>
              <w:rFonts w:asciiTheme="minorBidi" w:hAnsiTheme="minorBidi" w:cstheme="minorBidi"/>
              <w:sz w:val="22"/>
              <w:szCs w:val="22"/>
            </w:rPr>
          </w:rPrChange>
        </w:rPr>
        <w:t>BRILIFE-Care</w:t>
      </w:r>
      <w:r w:rsidR="006C34A1" w:rsidRPr="00922713">
        <w:rPr>
          <w:rFonts w:ascii="Arial" w:hAnsi="Arial" w:cs="Arial"/>
          <w:sz w:val="22"/>
          <w:szCs w:val="22"/>
          <w:lang w:val="en-US"/>
          <w:rPrChange w:id="6873" w:author="Syahrani Rachmawati Sadino" w:date="2025-01-31T14:35:00Z">
            <w:rPr>
              <w:rFonts w:asciiTheme="minorBidi" w:hAnsiTheme="minorBidi" w:cstheme="minorBidi"/>
              <w:sz w:val="22"/>
              <w:szCs w:val="22"/>
              <w:lang w:val="en-US"/>
            </w:rPr>
          </w:rPrChange>
        </w:rPr>
        <w:t xml:space="preserve"> </w:t>
      </w:r>
      <w:proofErr w:type="spellStart"/>
      <w:r w:rsidRPr="00922713">
        <w:rPr>
          <w:rFonts w:ascii="Arial" w:hAnsi="Arial" w:cs="Arial"/>
          <w:sz w:val="22"/>
          <w:szCs w:val="22"/>
          <w:rPrChange w:id="6874" w:author="Syahrani Rachmawati Sadino" w:date="2025-01-31T14:35:00Z">
            <w:rPr>
              <w:rFonts w:asciiTheme="minorBidi" w:hAnsiTheme="minorBidi" w:cstheme="minorBidi"/>
              <w:sz w:val="22"/>
              <w:szCs w:val="22"/>
            </w:rPr>
          </w:rPrChange>
        </w:rPr>
        <w:t>dengan</w:t>
      </w:r>
      <w:proofErr w:type="spellEnd"/>
      <w:r w:rsidR="006C34A1" w:rsidRPr="00922713">
        <w:rPr>
          <w:rFonts w:ascii="Arial" w:hAnsi="Arial" w:cs="Arial"/>
          <w:sz w:val="22"/>
          <w:szCs w:val="22"/>
          <w:lang w:val="en-US"/>
          <w:rPrChange w:id="6875" w:author="Syahrani Rachmawati Sadino" w:date="2025-01-31T14:35:00Z">
            <w:rPr>
              <w:rFonts w:asciiTheme="minorBidi" w:hAnsiTheme="minorBidi" w:cstheme="minorBidi"/>
              <w:sz w:val="22"/>
              <w:szCs w:val="22"/>
              <w:lang w:val="en-US"/>
            </w:rPr>
          </w:rPrChange>
        </w:rPr>
        <w:t xml:space="preserve"> </w:t>
      </w:r>
      <w:proofErr w:type="spellStart"/>
      <w:r w:rsidR="006C34A1" w:rsidRPr="00922713">
        <w:rPr>
          <w:rFonts w:ascii="Arial" w:hAnsi="Arial" w:cs="Arial"/>
          <w:sz w:val="22"/>
          <w:szCs w:val="22"/>
          <w:lang w:val="en-US"/>
          <w:rPrChange w:id="6876" w:author="Syahrani Rachmawati Sadino" w:date="2025-01-31T14:35:00Z">
            <w:rPr>
              <w:rFonts w:asciiTheme="minorBidi" w:hAnsiTheme="minorBidi" w:cstheme="minorBidi"/>
              <w:sz w:val="22"/>
              <w:szCs w:val="22"/>
              <w:lang w:val="en-US"/>
            </w:rPr>
          </w:rPrChange>
        </w:rPr>
        <w:t>jenis</w:t>
      </w:r>
      <w:proofErr w:type="spellEnd"/>
      <w:r w:rsidRPr="00922713">
        <w:rPr>
          <w:rFonts w:ascii="Arial" w:hAnsi="Arial" w:cs="Arial"/>
          <w:sz w:val="22"/>
          <w:szCs w:val="22"/>
          <w:rPrChange w:id="6877" w:author="Syahrani Rachmawati Sadino" w:date="2025-01-31T14:35:00Z">
            <w:rPr>
              <w:rFonts w:asciiTheme="minorBidi" w:hAnsiTheme="minorBidi" w:cstheme="minorBidi"/>
              <w:sz w:val="22"/>
              <w:szCs w:val="22"/>
            </w:rPr>
          </w:rPrChange>
        </w:rPr>
        <w:t xml:space="preserve"> </w:t>
      </w:r>
      <w:proofErr w:type="spellStart"/>
      <w:r w:rsidR="006C34A1" w:rsidRPr="00922713">
        <w:rPr>
          <w:rFonts w:ascii="Arial" w:hAnsi="Arial" w:cs="Arial"/>
          <w:sz w:val="22"/>
          <w:szCs w:val="22"/>
          <w:lang w:val="en-US"/>
          <w:rPrChange w:id="6878" w:author="Syahrani Rachmawati Sadino" w:date="2025-01-31T14:35:00Z">
            <w:rPr>
              <w:rFonts w:asciiTheme="minorBidi" w:hAnsiTheme="minorBidi" w:cstheme="minorBidi"/>
              <w:sz w:val="22"/>
              <w:szCs w:val="22"/>
              <w:lang w:val="en-US"/>
            </w:rPr>
          </w:rPrChange>
        </w:rPr>
        <w:t>pembayaran</w:t>
      </w:r>
      <w:proofErr w:type="spellEnd"/>
      <w:r w:rsidRPr="00922713">
        <w:rPr>
          <w:rFonts w:ascii="Arial" w:hAnsi="Arial" w:cs="Arial"/>
          <w:sz w:val="22"/>
          <w:szCs w:val="22"/>
          <w:rPrChange w:id="6879" w:author="Syahrani Rachmawati Sadino" w:date="2025-01-31T14:35:00Z">
            <w:rPr>
              <w:rFonts w:asciiTheme="minorBidi" w:hAnsiTheme="minorBidi" w:cstheme="minorBidi"/>
              <w:sz w:val="22"/>
              <w:szCs w:val="22"/>
            </w:rPr>
          </w:rPrChange>
        </w:rPr>
        <w:t xml:space="preserve"> </w:t>
      </w:r>
      <w:del w:id="6880" w:author="Syahrani Rachmawati Sadino" w:date="2025-01-31T16:16:00Z">
        <w:r w:rsidRPr="00922713" w:rsidDel="0093406C">
          <w:rPr>
            <w:rFonts w:ascii="Arial" w:hAnsi="Arial" w:cs="Arial"/>
            <w:sz w:val="22"/>
            <w:szCs w:val="22"/>
            <w:rPrChange w:id="6881" w:author="Syahrani Rachmawati Sadino" w:date="2025-01-31T14:35:00Z">
              <w:rPr>
                <w:rFonts w:asciiTheme="minorBidi" w:hAnsiTheme="minorBidi" w:cstheme="minorBidi"/>
                <w:sz w:val="22"/>
                <w:szCs w:val="22"/>
              </w:rPr>
            </w:rPrChange>
          </w:rPr>
          <w:delText xml:space="preserve">kapitasi </w:delText>
        </w:r>
        <w:r w:rsidR="001E33B0" w:rsidRPr="00922713" w:rsidDel="0093406C">
          <w:rPr>
            <w:rFonts w:ascii="Arial" w:hAnsi="Arial" w:cs="Arial"/>
            <w:sz w:val="22"/>
            <w:szCs w:val="22"/>
            <w:rPrChange w:id="6882" w:author="Syahrani Rachmawati Sadino" w:date="2025-01-31T14:35:00Z">
              <w:rPr>
                <w:rFonts w:asciiTheme="minorBidi" w:hAnsiTheme="minorBidi" w:cstheme="minorBidi"/>
                <w:sz w:val="22"/>
                <w:szCs w:val="22"/>
                <w:highlight w:val="yellow"/>
              </w:rPr>
            </w:rPrChange>
          </w:rPr>
          <w:delText>dan</w:delText>
        </w:r>
        <w:r w:rsidR="001E33B0" w:rsidRPr="00922713" w:rsidDel="0093406C">
          <w:rPr>
            <w:rFonts w:ascii="Arial" w:hAnsi="Arial" w:cs="Arial"/>
            <w:sz w:val="22"/>
            <w:szCs w:val="22"/>
            <w:lang w:val="en-US"/>
            <w:rPrChange w:id="6883" w:author="Syahrani Rachmawati Sadino" w:date="2025-01-31T14:35:00Z">
              <w:rPr>
                <w:rFonts w:asciiTheme="minorBidi" w:hAnsiTheme="minorBidi" w:cstheme="minorBidi"/>
                <w:sz w:val="22"/>
                <w:szCs w:val="22"/>
                <w:highlight w:val="yellow"/>
                <w:lang w:val="en-US"/>
              </w:rPr>
            </w:rPrChange>
          </w:rPr>
          <w:delText>/</w:delText>
        </w:r>
        <w:r w:rsidRPr="00922713" w:rsidDel="0093406C">
          <w:rPr>
            <w:rFonts w:ascii="Arial" w:hAnsi="Arial" w:cs="Arial"/>
            <w:sz w:val="22"/>
            <w:szCs w:val="22"/>
            <w:rPrChange w:id="6884" w:author="Syahrani Rachmawati Sadino" w:date="2025-01-31T14:35:00Z">
              <w:rPr>
                <w:rFonts w:asciiTheme="minorBidi" w:hAnsiTheme="minorBidi" w:cstheme="minorBidi"/>
                <w:sz w:val="22"/>
                <w:szCs w:val="22"/>
                <w:highlight w:val="yellow"/>
              </w:rPr>
            </w:rPrChange>
          </w:rPr>
          <w:delText>atau</w:delText>
        </w:r>
        <w:r w:rsidRPr="00922713" w:rsidDel="0093406C">
          <w:rPr>
            <w:rFonts w:ascii="Arial" w:hAnsi="Arial" w:cs="Arial"/>
            <w:sz w:val="22"/>
            <w:szCs w:val="22"/>
            <w:rPrChange w:id="6885" w:author="Syahrani Rachmawati Sadino" w:date="2025-01-31T14:35:00Z">
              <w:rPr>
                <w:rFonts w:asciiTheme="minorBidi" w:hAnsiTheme="minorBidi" w:cstheme="minorBidi"/>
                <w:sz w:val="22"/>
                <w:szCs w:val="22"/>
              </w:rPr>
            </w:rPrChange>
          </w:rPr>
          <w:delText xml:space="preserve"> </w:delText>
        </w:r>
      </w:del>
      <w:r w:rsidRPr="00922713">
        <w:rPr>
          <w:rFonts w:ascii="Arial" w:hAnsi="Arial" w:cs="Arial"/>
          <w:i/>
          <w:sz w:val="22"/>
          <w:szCs w:val="22"/>
          <w:rPrChange w:id="6886" w:author="Syahrani Rachmawati Sadino" w:date="2025-01-31T14:35:00Z">
            <w:rPr>
              <w:rFonts w:asciiTheme="minorBidi" w:hAnsiTheme="minorBidi" w:cstheme="minorBidi"/>
              <w:i/>
              <w:sz w:val="22"/>
              <w:szCs w:val="22"/>
            </w:rPr>
          </w:rPrChange>
        </w:rPr>
        <w:t>Fee For Service</w:t>
      </w:r>
      <w:r w:rsidRPr="00922713">
        <w:rPr>
          <w:rFonts w:ascii="Arial" w:hAnsi="Arial" w:cs="Arial"/>
          <w:sz w:val="22"/>
          <w:szCs w:val="22"/>
          <w:lang w:val="en-US"/>
          <w:rPrChange w:id="6887" w:author="Syahrani Rachmawati Sadino" w:date="2025-01-31T14:35:00Z">
            <w:rPr>
              <w:rFonts w:asciiTheme="minorBidi" w:hAnsiTheme="minorBidi" w:cstheme="minorBidi"/>
              <w:sz w:val="22"/>
              <w:szCs w:val="22"/>
              <w:lang w:val="en-US"/>
            </w:rPr>
          </w:rPrChange>
        </w:rPr>
        <w:t>.</w:t>
      </w:r>
    </w:p>
    <w:p w14:paraId="4E7C2E8E" w14:textId="41D8AEC3" w:rsidR="00E77289" w:rsidRPr="00922713" w:rsidRDefault="00E77289">
      <w:pPr>
        <w:pStyle w:val="BodyTextIndent2"/>
        <w:numPr>
          <w:ilvl w:val="0"/>
          <w:numId w:val="25"/>
        </w:numPr>
        <w:tabs>
          <w:tab w:val="clear" w:pos="1078"/>
        </w:tabs>
        <w:spacing w:after="0" w:line="276" w:lineRule="auto"/>
        <w:ind w:left="1276" w:hanging="425"/>
        <w:rPr>
          <w:rFonts w:ascii="Arial" w:hAnsi="Arial" w:cs="Arial"/>
          <w:sz w:val="22"/>
          <w:szCs w:val="22"/>
          <w:rPrChange w:id="6888" w:author="Syahrani Rachmawati Sadino" w:date="2025-01-31T14:35:00Z">
            <w:rPr>
              <w:rFonts w:asciiTheme="minorBidi" w:hAnsiTheme="minorBidi" w:cstheme="minorBidi"/>
              <w:sz w:val="22"/>
              <w:szCs w:val="22"/>
            </w:rPr>
          </w:rPrChange>
        </w:rPr>
      </w:pPr>
      <w:proofErr w:type="spellStart"/>
      <w:r w:rsidRPr="00922713">
        <w:rPr>
          <w:rFonts w:ascii="Arial" w:hAnsi="Arial" w:cs="Arial"/>
          <w:sz w:val="22"/>
          <w:szCs w:val="22"/>
          <w:rPrChange w:id="6889" w:author="Syahrani Rachmawati Sadino" w:date="2025-01-31T14:35:00Z">
            <w:rPr>
              <w:rFonts w:asciiTheme="minorBidi" w:hAnsiTheme="minorBidi" w:cstheme="minorBidi"/>
              <w:sz w:val="22"/>
              <w:szCs w:val="22"/>
            </w:rPr>
          </w:rPrChange>
        </w:rPr>
        <w:t>Laporan</w:t>
      </w:r>
      <w:proofErr w:type="spellEnd"/>
      <w:r w:rsidRPr="00922713">
        <w:rPr>
          <w:rFonts w:ascii="Arial" w:hAnsi="Arial" w:cs="Arial"/>
          <w:sz w:val="22"/>
          <w:szCs w:val="22"/>
          <w:rPrChange w:id="689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891" w:author="Syahrani Rachmawati Sadino" w:date="2025-01-31T14:35:00Z">
            <w:rPr>
              <w:rFonts w:asciiTheme="minorBidi" w:hAnsiTheme="minorBidi" w:cstheme="minorBidi"/>
              <w:sz w:val="22"/>
              <w:szCs w:val="22"/>
            </w:rPr>
          </w:rPrChange>
        </w:rPr>
        <w:t>pelayanan</w:t>
      </w:r>
      <w:proofErr w:type="spellEnd"/>
      <w:r w:rsidRPr="00922713">
        <w:rPr>
          <w:rFonts w:ascii="Arial" w:hAnsi="Arial" w:cs="Arial"/>
          <w:sz w:val="22"/>
          <w:szCs w:val="22"/>
          <w:rPrChange w:id="6892" w:author="Syahrani Rachmawati Sadino" w:date="2025-01-31T14:35:00Z">
            <w:rPr>
              <w:rFonts w:asciiTheme="minorBidi" w:hAnsiTheme="minorBidi" w:cstheme="minorBidi"/>
              <w:sz w:val="22"/>
              <w:szCs w:val="22"/>
            </w:rPr>
          </w:rPrChange>
        </w:rPr>
        <w:t xml:space="preserve"> oleh</w:t>
      </w:r>
      <w:r w:rsidRPr="00922713">
        <w:rPr>
          <w:rFonts w:ascii="Arial" w:hAnsi="Arial" w:cs="Arial"/>
          <w:sz w:val="22"/>
          <w:szCs w:val="22"/>
          <w:lang w:val="id-ID"/>
          <w:rPrChange w:id="6893" w:author="Syahrani Rachmawati Sadino" w:date="2025-01-31T14:35:00Z">
            <w:rPr>
              <w:rFonts w:asciiTheme="minorBidi" w:hAnsiTheme="minorBidi" w:cstheme="minorBidi"/>
              <w:sz w:val="22"/>
              <w:szCs w:val="22"/>
              <w:lang w:val="id-ID"/>
            </w:rPr>
          </w:rPrChange>
        </w:rPr>
        <w:t xml:space="preserve"> Klinik</w:t>
      </w:r>
      <w:r w:rsidRPr="00922713">
        <w:rPr>
          <w:rFonts w:ascii="Arial" w:hAnsi="Arial" w:cs="Arial"/>
          <w:sz w:val="22"/>
          <w:szCs w:val="22"/>
          <w:rPrChange w:id="6894" w:author="Syahrani Rachmawati Sadino" w:date="2025-01-31T14:35:00Z">
            <w:rPr>
              <w:rFonts w:asciiTheme="minorBidi" w:hAnsiTheme="minorBidi" w:cstheme="minorBidi"/>
              <w:sz w:val="22"/>
              <w:szCs w:val="22"/>
            </w:rPr>
          </w:rPrChange>
        </w:rPr>
        <w:t xml:space="preserve"> </w:t>
      </w:r>
      <w:r w:rsidR="00457E9E" w:rsidRPr="00922713">
        <w:rPr>
          <w:rFonts w:ascii="Arial" w:hAnsi="Arial" w:cs="Arial"/>
          <w:sz w:val="22"/>
          <w:szCs w:val="22"/>
          <w:rPrChange w:id="6895" w:author="Syahrani Rachmawati Sadino" w:date="2025-01-31T14:35:00Z">
            <w:rPr>
              <w:rFonts w:asciiTheme="minorBidi" w:hAnsiTheme="minorBidi" w:cstheme="minorBidi"/>
              <w:sz w:val="22"/>
              <w:szCs w:val="22"/>
            </w:rPr>
          </w:rPrChange>
        </w:rPr>
        <w:t>BRI Life</w:t>
      </w:r>
      <w:r w:rsidRPr="00922713">
        <w:rPr>
          <w:rFonts w:ascii="Arial" w:hAnsi="Arial" w:cs="Arial"/>
          <w:sz w:val="22"/>
          <w:szCs w:val="22"/>
          <w:rPrChange w:id="689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897" w:author="Syahrani Rachmawati Sadino" w:date="2025-01-31T14:35:00Z">
            <w:rPr>
              <w:rFonts w:asciiTheme="minorBidi" w:hAnsiTheme="minorBidi" w:cstheme="minorBidi"/>
              <w:sz w:val="22"/>
              <w:szCs w:val="22"/>
            </w:rPr>
          </w:rPrChange>
        </w:rPr>
        <w:t>dilakukan</w:t>
      </w:r>
      <w:proofErr w:type="spellEnd"/>
      <w:r w:rsidRPr="00922713">
        <w:rPr>
          <w:rFonts w:ascii="Arial" w:hAnsi="Arial" w:cs="Arial"/>
          <w:sz w:val="22"/>
          <w:szCs w:val="22"/>
          <w:rPrChange w:id="6898"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899" w:author="Syahrani Rachmawati Sadino" w:date="2025-01-31T14:35:00Z">
            <w:rPr>
              <w:rFonts w:asciiTheme="minorBidi" w:hAnsiTheme="minorBidi" w:cstheme="minorBidi"/>
              <w:sz w:val="22"/>
              <w:szCs w:val="22"/>
            </w:rPr>
          </w:rPrChange>
        </w:rPr>
        <w:t>secara</w:t>
      </w:r>
      <w:proofErr w:type="spellEnd"/>
      <w:r w:rsidRPr="00922713">
        <w:rPr>
          <w:rFonts w:ascii="Arial" w:hAnsi="Arial" w:cs="Arial"/>
          <w:sz w:val="22"/>
          <w:szCs w:val="22"/>
          <w:rPrChange w:id="6900"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901" w:author="Syahrani Rachmawati Sadino" w:date="2025-01-31T14:35:00Z">
            <w:rPr>
              <w:rFonts w:asciiTheme="minorBidi" w:hAnsiTheme="minorBidi" w:cstheme="minorBidi"/>
              <w:sz w:val="22"/>
              <w:szCs w:val="22"/>
            </w:rPr>
          </w:rPrChange>
        </w:rPr>
        <w:t>teratur</w:t>
      </w:r>
      <w:proofErr w:type="spellEnd"/>
      <w:r w:rsidRPr="00922713">
        <w:rPr>
          <w:rFonts w:ascii="Arial" w:hAnsi="Arial" w:cs="Arial"/>
          <w:sz w:val="22"/>
          <w:szCs w:val="22"/>
          <w:rPrChange w:id="6902"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903" w:author="Syahrani Rachmawati Sadino" w:date="2025-01-31T14:35:00Z">
            <w:rPr>
              <w:rFonts w:asciiTheme="minorBidi" w:hAnsiTheme="minorBidi" w:cstheme="minorBidi"/>
              <w:sz w:val="22"/>
              <w:szCs w:val="22"/>
            </w:rPr>
          </w:rPrChange>
        </w:rPr>
        <w:t>setiap</w:t>
      </w:r>
      <w:proofErr w:type="spellEnd"/>
      <w:r w:rsidRPr="00922713">
        <w:rPr>
          <w:rFonts w:ascii="Arial" w:hAnsi="Arial" w:cs="Arial"/>
          <w:sz w:val="22"/>
          <w:szCs w:val="22"/>
          <w:rPrChange w:id="690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905" w:author="Syahrani Rachmawati Sadino" w:date="2025-01-31T14:35:00Z">
            <w:rPr>
              <w:rFonts w:asciiTheme="minorBidi" w:hAnsiTheme="minorBidi" w:cstheme="minorBidi"/>
              <w:sz w:val="22"/>
              <w:szCs w:val="22"/>
            </w:rPr>
          </w:rPrChange>
        </w:rPr>
        <w:t>bulan</w:t>
      </w:r>
      <w:proofErr w:type="spellEnd"/>
      <w:r w:rsidRPr="00922713">
        <w:rPr>
          <w:rFonts w:ascii="Arial" w:hAnsi="Arial" w:cs="Arial"/>
          <w:sz w:val="22"/>
          <w:szCs w:val="22"/>
          <w:rPrChange w:id="6906" w:author="Syahrani Rachmawati Sadino" w:date="2025-01-31T14:35:00Z">
            <w:rPr>
              <w:rFonts w:asciiTheme="minorBidi" w:hAnsiTheme="minorBidi" w:cstheme="minorBidi"/>
              <w:sz w:val="22"/>
              <w:szCs w:val="22"/>
            </w:rPr>
          </w:rPrChange>
        </w:rPr>
        <w:t>.</w:t>
      </w:r>
    </w:p>
    <w:p w14:paraId="0D12E6DD" w14:textId="66B9EAF0" w:rsidR="00E77289" w:rsidRPr="00922713" w:rsidRDefault="00E77289">
      <w:pPr>
        <w:pStyle w:val="BodyTextIndent2"/>
        <w:numPr>
          <w:ilvl w:val="0"/>
          <w:numId w:val="25"/>
        </w:numPr>
        <w:tabs>
          <w:tab w:val="clear" w:pos="1078"/>
        </w:tabs>
        <w:spacing w:after="0" w:line="276" w:lineRule="auto"/>
        <w:ind w:left="1276" w:hanging="425"/>
        <w:rPr>
          <w:rFonts w:ascii="Arial" w:hAnsi="Arial" w:cs="Arial"/>
          <w:sz w:val="22"/>
          <w:szCs w:val="22"/>
          <w:rPrChange w:id="6907" w:author="Syahrani Rachmawati Sadino" w:date="2025-01-31T14:35:00Z">
            <w:rPr>
              <w:rFonts w:asciiTheme="minorBidi" w:hAnsiTheme="minorBidi" w:cstheme="minorBidi"/>
              <w:sz w:val="22"/>
              <w:szCs w:val="22"/>
            </w:rPr>
          </w:rPrChange>
        </w:rPr>
      </w:pPr>
      <w:r w:rsidRPr="00922713">
        <w:rPr>
          <w:rFonts w:ascii="Arial" w:hAnsi="Arial" w:cs="Arial"/>
          <w:sz w:val="22"/>
          <w:szCs w:val="22"/>
          <w:rPrChange w:id="6908" w:author="Syahrani Rachmawati Sadino" w:date="2025-01-31T14:35:00Z">
            <w:rPr>
              <w:rFonts w:asciiTheme="minorBidi" w:hAnsiTheme="minorBidi" w:cstheme="minorBidi"/>
              <w:sz w:val="22"/>
              <w:szCs w:val="22"/>
            </w:rPr>
          </w:rPrChange>
        </w:rPr>
        <w:t xml:space="preserve">Bagi </w:t>
      </w:r>
      <w:r w:rsidRPr="00922713">
        <w:rPr>
          <w:rFonts w:ascii="Arial" w:hAnsi="Arial" w:cs="Arial"/>
          <w:sz w:val="22"/>
          <w:szCs w:val="22"/>
          <w:lang w:val="id-ID"/>
          <w:rPrChange w:id="6909" w:author="Syahrani Rachmawati Sadino" w:date="2025-01-31T14:35:00Z">
            <w:rPr>
              <w:rFonts w:asciiTheme="minorBidi" w:hAnsiTheme="minorBidi" w:cstheme="minorBidi"/>
              <w:sz w:val="22"/>
              <w:szCs w:val="22"/>
              <w:lang w:val="id-ID"/>
            </w:rPr>
          </w:rPrChange>
        </w:rPr>
        <w:t>Klinik</w:t>
      </w:r>
      <w:r w:rsidRPr="00922713">
        <w:rPr>
          <w:rFonts w:ascii="Arial" w:hAnsi="Arial" w:cs="Arial"/>
          <w:sz w:val="22"/>
          <w:szCs w:val="22"/>
          <w:rPrChange w:id="6910" w:author="Syahrani Rachmawati Sadino" w:date="2025-01-31T14:35:00Z">
            <w:rPr>
              <w:rFonts w:asciiTheme="minorBidi" w:hAnsiTheme="minorBidi" w:cstheme="minorBidi"/>
              <w:sz w:val="22"/>
              <w:szCs w:val="22"/>
            </w:rPr>
          </w:rPrChange>
        </w:rPr>
        <w:t xml:space="preserve"> </w:t>
      </w:r>
      <w:r w:rsidR="00457E9E" w:rsidRPr="00922713">
        <w:rPr>
          <w:rFonts w:ascii="Arial" w:hAnsi="Arial" w:cs="Arial"/>
          <w:sz w:val="22"/>
          <w:szCs w:val="22"/>
          <w:rPrChange w:id="6911" w:author="Syahrani Rachmawati Sadino" w:date="2025-01-31T14:35:00Z">
            <w:rPr>
              <w:rFonts w:asciiTheme="minorBidi" w:hAnsiTheme="minorBidi" w:cstheme="minorBidi"/>
              <w:sz w:val="22"/>
              <w:szCs w:val="22"/>
            </w:rPr>
          </w:rPrChange>
        </w:rPr>
        <w:t>BRI Life</w:t>
      </w:r>
      <w:r w:rsidRPr="00922713">
        <w:rPr>
          <w:rFonts w:ascii="Arial" w:hAnsi="Arial" w:cs="Arial"/>
          <w:sz w:val="22"/>
          <w:szCs w:val="22"/>
          <w:rPrChange w:id="6912" w:author="Syahrani Rachmawati Sadino" w:date="2025-01-31T14:35:00Z">
            <w:rPr>
              <w:rFonts w:asciiTheme="minorBidi" w:hAnsiTheme="minorBidi" w:cstheme="minorBidi"/>
              <w:sz w:val="22"/>
              <w:szCs w:val="22"/>
            </w:rPr>
          </w:rPrChange>
        </w:rPr>
        <w:t xml:space="preserve"> yang </w:t>
      </w:r>
      <w:proofErr w:type="spellStart"/>
      <w:r w:rsidRPr="00922713">
        <w:rPr>
          <w:rFonts w:ascii="Arial" w:hAnsi="Arial" w:cs="Arial"/>
          <w:sz w:val="22"/>
          <w:szCs w:val="22"/>
          <w:rPrChange w:id="6913" w:author="Syahrani Rachmawati Sadino" w:date="2025-01-31T14:35:00Z">
            <w:rPr>
              <w:rFonts w:asciiTheme="minorBidi" w:hAnsiTheme="minorBidi" w:cstheme="minorBidi"/>
              <w:sz w:val="22"/>
              <w:szCs w:val="22"/>
            </w:rPr>
          </w:rPrChange>
        </w:rPr>
        <w:t>tidak</w:t>
      </w:r>
      <w:proofErr w:type="spellEnd"/>
      <w:r w:rsidRPr="00922713">
        <w:rPr>
          <w:rFonts w:ascii="Arial" w:hAnsi="Arial" w:cs="Arial"/>
          <w:sz w:val="22"/>
          <w:szCs w:val="22"/>
          <w:rPrChange w:id="6914"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915" w:author="Syahrani Rachmawati Sadino" w:date="2025-01-31T14:35:00Z">
            <w:rPr>
              <w:rFonts w:asciiTheme="minorBidi" w:hAnsiTheme="minorBidi" w:cstheme="minorBidi"/>
              <w:sz w:val="22"/>
              <w:szCs w:val="22"/>
            </w:rPr>
          </w:rPrChange>
        </w:rPr>
        <w:t>mengajukan</w:t>
      </w:r>
      <w:proofErr w:type="spellEnd"/>
      <w:r w:rsidRPr="00922713">
        <w:rPr>
          <w:rFonts w:ascii="Arial" w:hAnsi="Arial" w:cs="Arial"/>
          <w:sz w:val="22"/>
          <w:szCs w:val="22"/>
          <w:rPrChange w:id="6916" w:author="Syahrani Rachmawati Sadino" w:date="2025-01-31T14:35:00Z">
            <w:rPr>
              <w:rFonts w:asciiTheme="minorBidi" w:hAnsiTheme="minorBidi" w:cstheme="minorBidi"/>
              <w:sz w:val="22"/>
              <w:szCs w:val="22"/>
            </w:rPr>
          </w:rPrChange>
        </w:rPr>
        <w:t xml:space="preserve"> </w:t>
      </w:r>
      <w:proofErr w:type="spellStart"/>
      <w:r w:rsidRPr="00922713">
        <w:rPr>
          <w:rFonts w:ascii="Arial" w:hAnsi="Arial" w:cs="Arial"/>
          <w:sz w:val="22"/>
          <w:szCs w:val="22"/>
          <w:rPrChange w:id="6917" w:author="Syahrani Rachmawati Sadino" w:date="2025-01-31T14:35:00Z">
            <w:rPr>
              <w:rFonts w:asciiTheme="minorBidi" w:hAnsiTheme="minorBidi" w:cstheme="minorBidi"/>
              <w:sz w:val="22"/>
              <w:szCs w:val="22"/>
            </w:rPr>
          </w:rPrChange>
        </w:rPr>
        <w:t>tagih</w:t>
      </w:r>
      <w:r w:rsidRPr="00922713">
        <w:rPr>
          <w:rFonts w:ascii="Arial" w:hAnsi="Arial" w:cs="Arial"/>
          <w:sz w:val="22"/>
          <w:szCs w:val="22"/>
          <w:lang w:val="sv-SE"/>
          <w:rPrChange w:id="6918" w:author="Syahrani Rachmawati Sadino" w:date="2025-01-31T14:35:00Z">
            <w:rPr>
              <w:rFonts w:asciiTheme="minorBidi" w:hAnsiTheme="minorBidi" w:cstheme="minorBidi"/>
              <w:sz w:val="22"/>
              <w:szCs w:val="22"/>
              <w:lang w:val="sv-SE"/>
            </w:rPr>
          </w:rPrChange>
        </w:rPr>
        <w:t>an</w:t>
      </w:r>
      <w:proofErr w:type="spellEnd"/>
      <w:r w:rsidRPr="00922713">
        <w:rPr>
          <w:rFonts w:ascii="Arial" w:hAnsi="Arial" w:cs="Arial"/>
          <w:sz w:val="22"/>
          <w:szCs w:val="22"/>
          <w:lang w:val="sv-SE"/>
          <w:rPrChange w:id="6919" w:author="Syahrani Rachmawati Sadino" w:date="2025-01-31T14:35:00Z">
            <w:rPr>
              <w:rFonts w:asciiTheme="minorBidi" w:hAnsiTheme="minorBidi" w:cstheme="minorBidi"/>
              <w:sz w:val="22"/>
              <w:szCs w:val="22"/>
              <w:lang w:val="sv-SE"/>
            </w:rPr>
          </w:rPrChange>
        </w:rPr>
        <w:t xml:space="preserve"> karena telah memperoleh pembayaran secara</w:t>
      </w:r>
      <w:del w:id="6920" w:author="Syahrani Rachmawati Sadino" w:date="2025-01-31T16:16:00Z">
        <w:r w:rsidRPr="00922713" w:rsidDel="0093406C">
          <w:rPr>
            <w:rFonts w:ascii="Arial" w:hAnsi="Arial" w:cs="Arial"/>
            <w:sz w:val="22"/>
            <w:szCs w:val="22"/>
            <w:lang w:val="sv-SE"/>
            <w:rPrChange w:id="6921" w:author="Syahrani Rachmawati Sadino" w:date="2025-01-31T14:35:00Z">
              <w:rPr>
                <w:rFonts w:asciiTheme="minorBidi" w:hAnsiTheme="minorBidi" w:cstheme="minorBidi"/>
                <w:sz w:val="22"/>
                <w:szCs w:val="22"/>
                <w:lang w:val="sv-SE"/>
              </w:rPr>
            </w:rPrChange>
          </w:rPr>
          <w:delText xml:space="preserve"> kapitasi</w:delText>
        </w:r>
      </w:del>
      <w:r w:rsidRPr="00922713">
        <w:rPr>
          <w:rFonts w:ascii="Arial" w:hAnsi="Arial" w:cs="Arial"/>
          <w:sz w:val="22"/>
          <w:szCs w:val="22"/>
          <w:lang w:val="sv-SE"/>
          <w:rPrChange w:id="6922" w:author="Syahrani Rachmawati Sadino" w:date="2025-01-31T14:35:00Z">
            <w:rPr>
              <w:rFonts w:asciiTheme="minorBidi" w:hAnsiTheme="minorBidi" w:cstheme="minorBidi"/>
              <w:sz w:val="22"/>
              <w:szCs w:val="22"/>
              <w:lang w:val="sv-SE"/>
            </w:rPr>
          </w:rPrChange>
        </w:rPr>
        <w:t xml:space="preserve">, formulir tersebut tetap harus diisi sebagai laporan pelayanan dan dikirimkan kepada </w:t>
      </w:r>
      <w:r w:rsidRPr="00922713">
        <w:rPr>
          <w:rFonts w:ascii="Arial" w:hAnsi="Arial" w:cs="Arial"/>
          <w:sz w:val="22"/>
          <w:szCs w:val="22"/>
          <w:rPrChange w:id="6923" w:author="Syahrani Rachmawati Sadino" w:date="2025-01-31T14:35:00Z">
            <w:rPr>
              <w:rFonts w:asciiTheme="minorBidi" w:hAnsiTheme="minorBidi" w:cstheme="minorBidi"/>
              <w:sz w:val="22"/>
              <w:szCs w:val="22"/>
            </w:rPr>
          </w:rPrChange>
        </w:rPr>
        <w:t>K</w:t>
      </w:r>
      <w:r w:rsidRPr="00922713">
        <w:rPr>
          <w:rFonts w:ascii="Arial" w:hAnsi="Arial" w:cs="Arial"/>
          <w:sz w:val="22"/>
          <w:szCs w:val="22"/>
          <w:lang w:val="id-ID"/>
          <w:rPrChange w:id="6924" w:author="Syahrani Rachmawati Sadino" w:date="2025-01-31T14:35:00Z">
            <w:rPr>
              <w:rFonts w:asciiTheme="minorBidi" w:hAnsiTheme="minorBidi" w:cstheme="minorBidi"/>
              <w:sz w:val="22"/>
              <w:szCs w:val="22"/>
              <w:lang w:val="id-ID"/>
            </w:rPr>
          </w:rPrChange>
        </w:rPr>
        <w:t xml:space="preserve">antor </w:t>
      </w:r>
      <w:proofErr w:type="spellStart"/>
      <w:r w:rsidRPr="00922713">
        <w:rPr>
          <w:rFonts w:ascii="Arial" w:hAnsi="Arial" w:cs="Arial"/>
          <w:sz w:val="22"/>
          <w:szCs w:val="22"/>
          <w:rPrChange w:id="6925" w:author="Syahrani Rachmawati Sadino" w:date="2025-01-31T14:35:00Z">
            <w:rPr>
              <w:rFonts w:asciiTheme="minorBidi" w:hAnsiTheme="minorBidi" w:cstheme="minorBidi"/>
              <w:sz w:val="22"/>
              <w:szCs w:val="22"/>
            </w:rPr>
          </w:rPrChange>
        </w:rPr>
        <w:t>Operasional</w:t>
      </w:r>
      <w:proofErr w:type="spellEnd"/>
      <w:r w:rsidRPr="00922713">
        <w:rPr>
          <w:rFonts w:ascii="Arial" w:hAnsi="Arial" w:cs="Arial"/>
          <w:sz w:val="22"/>
          <w:szCs w:val="22"/>
          <w:lang w:val="id-ID"/>
          <w:rPrChange w:id="6926" w:author="Syahrani Rachmawati Sadino" w:date="2025-01-31T14:35:00Z">
            <w:rPr>
              <w:rFonts w:asciiTheme="minorBidi" w:hAnsiTheme="minorBidi" w:cstheme="minorBidi"/>
              <w:sz w:val="22"/>
              <w:szCs w:val="22"/>
              <w:lang w:val="id-ID"/>
            </w:rPr>
          </w:rPrChange>
        </w:rPr>
        <w:t xml:space="preserve">/ </w:t>
      </w:r>
      <w:r w:rsidRPr="00922713">
        <w:rPr>
          <w:rFonts w:ascii="Arial" w:hAnsi="Arial" w:cs="Arial"/>
          <w:sz w:val="22"/>
          <w:szCs w:val="22"/>
          <w:rPrChange w:id="6927" w:author="Syahrani Rachmawati Sadino" w:date="2025-01-31T14:35:00Z">
            <w:rPr>
              <w:rFonts w:asciiTheme="minorBidi" w:hAnsiTheme="minorBidi" w:cstheme="minorBidi"/>
              <w:sz w:val="22"/>
              <w:szCs w:val="22"/>
            </w:rPr>
          </w:rPrChange>
        </w:rPr>
        <w:t>K</w:t>
      </w:r>
      <w:r w:rsidRPr="00922713">
        <w:rPr>
          <w:rFonts w:ascii="Arial" w:hAnsi="Arial" w:cs="Arial"/>
          <w:sz w:val="22"/>
          <w:szCs w:val="22"/>
          <w:lang w:val="id-ID"/>
          <w:rPrChange w:id="6928" w:author="Syahrani Rachmawati Sadino" w:date="2025-01-31T14:35:00Z">
            <w:rPr>
              <w:rFonts w:asciiTheme="minorBidi" w:hAnsiTheme="minorBidi" w:cstheme="minorBidi"/>
              <w:sz w:val="22"/>
              <w:szCs w:val="22"/>
              <w:lang w:val="id-ID"/>
            </w:rPr>
          </w:rPrChange>
        </w:rPr>
        <w:t xml:space="preserve">antor </w:t>
      </w:r>
      <w:proofErr w:type="spellStart"/>
      <w:r w:rsidRPr="00922713">
        <w:rPr>
          <w:rFonts w:ascii="Arial" w:hAnsi="Arial" w:cs="Arial"/>
          <w:sz w:val="22"/>
          <w:szCs w:val="22"/>
          <w:rPrChange w:id="6929" w:author="Syahrani Rachmawati Sadino" w:date="2025-01-31T14:35:00Z">
            <w:rPr>
              <w:rFonts w:asciiTheme="minorBidi" w:hAnsiTheme="minorBidi" w:cstheme="minorBidi"/>
              <w:sz w:val="22"/>
              <w:szCs w:val="22"/>
            </w:rPr>
          </w:rPrChange>
        </w:rPr>
        <w:t>P</w:t>
      </w:r>
      <w:r w:rsidRPr="00922713">
        <w:rPr>
          <w:rFonts w:ascii="Arial" w:hAnsi="Arial" w:cs="Arial"/>
          <w:sz w:val="22"/>
          <w:szCs w:val="22"/>
          <w:lang w:val="id-ID"/>
          <w:rPrChange w:id="6930" w:author="Syahrani Rachmawati Sadino" w:date="2025-01-31T14:35:00Z">
            <w:rPr>
              <w:rFonts w:asciiTheme="minorBidi" w:hAnsiTheme="minorBidi" w:cstheme="minorBidi"/>
              <w:sz w:val="22"/>
              <w:szCs w:val="22"/>
              <w:lang w:val="id-ID"/>
            </w:rPr>
          </w:rPrChange>
        </w:rPr>
        <w:t>elayanan</w:t>
      </w:r>
      <w:proofErr w:type="spellEnd"/>
      <w:r w:rsidRPr="00922713">
        <w:rPr>
          <w:rFonts w:ascii="Arial" w:hAnsi="Arial" w:cs="Arial"/>
          <w:sz w:val="22"/>
          <w:szCs w:val="22"/>
          <w:lang w:val="id-ID"/>
          <w:rPrChange w:id="6931" w:author="Syahrani Rachmawati Sadino" w:date="2025-01-31T14:35:00Z">
            <w:rPr>
              <w:rFonts w:asciiTheme="minorBidi" w:hAnsiTheme="minorBidi" w:cstheme="minorBidi"/>
              <w:sz w:val="22"/>
              <w:szCs w:val="22"/>
              <w:lang w:val="id-ID"/>
            </w:rPr>
          </w:rPrChange>
        </w:rPr>
        <w:t xml:space="preserve"> </w:t>
      </w:r>
      <w:proofErr w:type="spellStart"/>
      <w:r w:rsidRPr="00922713">
        <w:rPr>
          <w:rFonts w:ascii="Arial" w:hAnsi="Arial" w:cs="Arial"/>
          <w:sz w:val="22"/>
          <w:szCs w:val="22"/>
          <w:rPrChange w:id="6932" w:author="Syahrani Rachmawati Sadino" w:date="2025-01-31T14:35:00Z">
            <w:rPr>
              <w:rFonts w:asciiTheme="minorBidi" w:hAnsiTheme="minorBidi" w:cstheme="minorBidi"/>
              <w:sz w:val="22"/>
              <w:szCs w:val="22"/>
            </w:rPr>
          </w:rPrChange>
        </w:rPr>
        <w:t>P</w:t>
      </w:r>
      <w:r w:rsidRPr="00922713">
        <w:rPr>
          <w:rFonts w:ascii="Arial" w:hAnsi="Arial" w:cs="Arial"/>
          <w:sz w:val="22"/>
          <w:szCs w:val="22"/>
          <w:lang w:val="id-ID"/>
          <w:rPrChange w:id="6933" w:author="Syahrani Rachmawati Sadino" w:date="2025-01-31T14:35:00Z">
            <w:rPr>
              <w:rFonts w:asciiTheme="minorBidi" w:hAnsiTheme="minorBidi" w:cstheme="minorBidi"/>
              <w:sz w:val="22"/>
              <w:szCs w:val="22"/>
              <w:lang w:val="id-ID"/>
            </w:rPr>
          </w:rPrChange>
        </w:rPr>
        <w:t>elanggan</w:t>
      </w:r>
      <w:proofErr w:type="spellEnd"/>
      <w:r w:rsidRPr="00922713">
        <w:rPr>
          <w:rFonts w:ascii="Arial" w:hAnsi="Arial" w:cs="Arial"/>
          <w:sz w:val="22"/>
          <w:szCs w:val="22"/>
          <w:lang w:val="id-ID"/>
          <w:rPrChange w:id="6934" w:author="Syahrani Rachmawati Sadino" w:date="2025-01-31T14:35:00Z">
            <w:rPr>
              <w:rFonts w:asciiTheme="minorBidi" w:hAnsiTheme="minorBidi" w:cstheme="minorBidi"/>
              <w:sz w:val="22"/>
              <w:szCs w:val="22"/>
              <w:lang w:val="id-ID"/>
            </w:rPr>
          </w:rPrChange>
        </w:rPr>
        <w:t xml:space="preserve"> </w:t>
      </w:r>
      <w:r w:rsidRPr="00922713">
        <w:rPr>
          <w:rFonts w:ascii="Arial" w:hAnsi="Arial" w:cs="Arial"/>
          <w:b/>
          <w:sz w:val="22"/>
          <w:szCs w:val="22"/>
          <w:lang w:val="sv-SE"/>
          <w:rPrChange w:id="6935" w:author="Syahrani Rachmawati Sadino" w:date="2025-01-31T14:35:00Z">
            <w:rPr>
              <w:rFonts w:asciiTheme="minorBidi" w:hAnsiTheme="minorBidi" w:cstheme="minorBidi"/>
              <w:b/>
              <w:sz w:val="22"/>
              <w:szCs w:val="22"/>
              <w:lang w:val="sv-SE"/>
            </w:rPr>
          </w:rPrChange>
        </w:rPr>
        <w:t>PIHAK PERTAMA</w:t>
      </w:r>
      <w:r w:rsidRPr="00922713">
        <w:rPr>
          <w:rFonts w:ascii="Arial" w:hAnsi="Arial" w:cs="Arial"/>
          <w:sz w:val="22"/>
          <w:szCs w:val="22"/>
          <w:rPrChange w:id="6936" w:author="Syahrani Rachmawati Sadino" w:date="2025-01-31T14:35:00Z">
            <w:rPr>
              <w:rFonts w:asciiTheme="minorBidi" w:hAnsiTheme="minorBidi" w:cstheme="minorBidi"/>
              <w:sz w:val="22"/>
              <w:szCs w:val="22"/>
            </w:rPr>
          </w:rPrChange>
        </w:rPr>
        <w:t>.</w:t>
      </w:r>
    </w:p>
    <w:p w14:paraId="1AA75FEF" w14:textId="77777777" w:rsidR="00E77289" w:rsidRPr="00922713" w:rsidRDefault="00E77289">
      <w:pPr>
        <w:pStyle w:val="BodyTextIndent2"/>
        <w:spacing w:after="0" w:line="276" w:lineRule="auto"/>
        <w:ind w:left="1078"/>
        <w:rPr>
          <w:rFonts w:ascii="Arial" w:hAnsi="Arial" w:cs="Arial"/>
          <w:color w:val="auto"/>
          <w:sz w:val="22"/>
          <w:szCs w:val="22"/>
          <w:rPrChange w:id="6937" w:author="Syahrani Rachmawati Sadino" w:date="2025-01-31T14:35:00Z">
            <w:rPr>
              <w:rFonts w:asciiTheme="minorBidi" w:hAnsiTheme="minorBidi" w:cstheme="minorBidi"/>
              <w:color w:val="auto"/>
              <w:sz w:val="22"/>
              <w:szCs w:val="22"/>
            </w:rPr>
          </w:rPrChange>
        </w:rPr>
      </w:pPr>
    </w:p>
    <w:p w14:paraId="22182280" w14:textId="4765B8EA" w:rsidR="00E77289" w:rsidRPr="00922713" w:rsidRDefault="00E77289">
      <w:pPr>
        <w:pStyle w:val="Heading3"/>
        <w:numPr>
          <w:ilvl w:val="0"/>
          <w:numId w:val="8"/>
        </w:numPr>
        <w:spacing w:before="0" w:after="0" w:line="276" w:lineRule="auto"/>
        <w:ind w:left="851" w:hanging="425"/>
        <w:jc w:val="both"/>
        <w:rPr>
          <w:rFonts w:ascii="Arial" w:hAnsi="Arial" w:cs="Arial"/>
          <w:sz w:val="22"/>
          <w:szCs w:val="22"/>
          <w:rPrChange w:id="6938" w:author="Syahrani Rachmawati Sadino" w:date="2025-01-31T14:35:00Z">
            <w:rPr>
              <w:rFonts w:asciiTheme="minorBidi" w:hAnsiTheme="minorBidi" w:cstheme="minorBidi"/>
              <w:sz w:val="22"/>
              <w:szCs w:val="22"/>
            </w:rPr>
          </w:rPrChange>
        </w:rPr>
      </w:pPr>
      <w:r w:rsidRPr="00922713">
        <w:rPr>
          <w:rFonts w:ascii="Arial" w:hAnsi="Arial" w:cs="Arial"/>
          <w:sz w:val="22"/>
          <w:szCs w:val="22"/>
          <w:rPrChange w:id="6939" w:author="Syahrani Rachmawati Sadino" w:date="2025-01-31T14:35:00Z">
            <w:rPr>
              <w:rFonts w:asciiTheme="minorBidi" w:hAnsiTheme="minorBidi" w:cstheme="minorBidi"/>
              <w:sz w:val="22"/>
              <w:szCs w:val="22"/>
            </w:rPr>
          </w:rPrChange>
        </w:rPr>
        <w:t xml:space="preserve">TATACARA </w:t>
      </w:r>
      <w:r w:rsidRPr="00922713">
        <w:rPr>
          <w:rFonts w:ascii="Arial" w:hAnsi="Arial" w:cs="Arial"/>
          <w:sz w:val="22"/>
          <w:szCs w:val="22"/>
          <w:lang w:val="id-ID"/>
          <w:rPrChange w:id="6940" w:author="Syahrani Rachmawati Sadino" w:date="2025-01-31T14:35:00Z">
            <w:rPr>
              <w:rFonts w:asciiTheme="minorBidi" w:hAnsiTheme="minorBidi" w:cstheme="minorBidi"/>
              <w:sz w:val="22"/>
              <w:szCs w:val="22"/>
              <w:lang w:val="id-ID"/>
            </w:rPr>
          </w:rPrChange>
        </w:rPr>
        <w:t>PENGAJUAN KLAIM</w:t>
      </w:r>
      <w:r w:rsidRPr="00922713">
        <w:rPr>
          <w:rFonts w:ascii="Arial" w:hAnsi="Arial" w:cs="Arial"/>
          <w:sz w:val="22"/>
          <w:szCs w:val="22"/>
          <w:rPrChange w:id="6941" w:author="Syahrani Rachmawati Sadino" w:date="2025-01-31T14:35:00Z">
            <w:rPr>
              <w:rFonts w:asciiTheme="minorBidi" w:hAnsiTheme="minorBidi" w:cstheme="minorBidi"/>
              <w:sz w:val="22"/>
              <w:szCs w:val="22"/>
            </w:rPr>
          </w:rPrChange>
        </w:rPr>
        <w:t xml:space="preserve"> </w:t>
      </w:r>
      <w:del w:id="6942" w:author="Syahrani Rachmawati Sadino" w:date="2025-01-31T16:17:00Z">
        <w:r w:rsidRPr="00922713" w:rsidDel="0093406C">
          <w:rPr>
            <w:rFonts w:ascii="Arial" w:hAnsi="Arial" w:cs="Arial"/>
            <w:sz w:val="22"/>
            <w:szCs w:val="22"/>
            <w:rPrChange w:id="6943" w:author="Syahrani Rachmawati Sadino" w:date="2025-01-31T14:35:00Z">
              <w:rPr>
                <w:rFonts w:asciiTheme="minorBidi" w:hAnsiTheme="minorBidi" w:cstheme="minorBidi"/>
                <w:sz w:val="22"/>
                <w:szCs w:val="22"/>
              </w:rPr>
            </w:rPrChange>
          </w:rPr>
          <w:delText xml:space="preserve">KAPITASI DAN </w:delText>
        </w:r>
      </w:del>
      <w:r w:rsidRPr="00922713">
        <w:rPr>
          <w:rFonts w:ascii="Arial" w:hAnsi="Arial" w:cs="Arial"/>
          <w:sz w:val="22"/>
          <w:szCs w:val="22"/>
          <w:rPrChange w:id="6944" w:author="Syahrani Rachmawati Sadino" w:date="2025-01-31T14:35:00Z">
            <w:rPr>
              <w:rFonts w:asciiTheme="minorBidi" w:hAnsiTheme="minorBidi" w:cstheme="minorBidi"/>
              <w:sz w:val="22"/>
              <w:szCs w:val="22"/>
            </w:rPr>
          </w:rPrChange>
        </w:rPr>
        <w:t>FFS</w:t>
      </w:r>
    </w:p>
    <w:p w14:paraId="239B2955" w14:textId="799A1DA4" w:rsidR="00287CB0" w:rsidRPr="00922713" w:rsidDel="003749CA" w:rsidRDefault="00223255">
      <w:pPr>
        <w:numPr>
          <w:ilvl w:val="0"/>
          <w:numId w:val="6"/>
        </w:numPr>
        <w:spacing w:line="276" w:lineRule="auto"/>
        <w:ind w:left="1276" w:hanging="425"/>
        <w:jc w:val="both"/>
        <w:rPr>
          <w:del w:id="6945" w:author="Syahrani Rachmawati Sadino" w:date="2025-01-31T14:16:00Z"/>
          <w:rFonts w:ascii="Arial" w:hAnsi="Arial" w:cs="Arial"/>
          <w:sz w:val="22"/>
          <w:szCs w:val="22"/>
          <w:rPrChange w:id="6946" w:author="Syahrani Rachmawati Sadino" w:date="2025-01-31T14:35:00Z">
            <w:rPr>
              <w:del w:id="6947" w:author="Syahrani Rachmawati Sadino" w:date="2025-01-31T14:16:00Z"/>
              <w:rFonts w:asciiTheme="minorBidi" w:hAnsiTheme="minorBidi" w:cstheme="minorBidi"/>
              <w:sz w:val="22"/>
              <w:szCs w:val="22"/>
            </w:rPr>
          </w:rPrChange>
        </w:rPr>
      </w:pPr>
      <w:del w:id="6948" w:author="Syahrani Rachmawati Sadino" w:date="2025-01-31T14:16:00Z">
        <w:r w:rsidRPr="00922713" w:rsidDel="003749CA">
          <w:rPr>
            <w:rFonts w:ascii="Arial" w:hAnsi="Arial" w:cs="Arial"/>
            <w:sz w:val="22"/>
            <w:szCs w:val="22"/>
            <w:lang w:val="id-ID"/>
            <w:rPrChange w:id="6949" w:author="Syahrani Rachmawati Sadino" w:date="2025-01-31T14:35:00Z">
              <w:rPr>
                <w:rFonts w:asciiTheme="minorBidi" w:hAnsiTheme="minorBidi" w:cstheme="minorBidi"/>
                <w:sz w:val="22"/>
                <w:szCs w:val="22"/>
                <w:lang w:val="id-ID"/>
              </w:rPr>
            </w:rPrChange>
          </w:rPr>
          <w:delText xml:space="preserve">Klinik </w:delText>
        </w:r>
        <w:r w:rsidR="00457E9E" w:rsidRPr="00922713" w:rsidDel="003749CA">
          <w:rPr>
            <w:rFonts w:ascii="Arial" w:hAnsi="Arial" w:cs="Arial"/>
            <w:sz w:val="22"/>
            <w:szCs w:val="22"/>
            <w:rPrChange w:id="6950" w:author="Syahrani Rachmawati Sadino" w:date="2025-01-31T14:35:00Z">
              <w:rPr>
                <w:rFonts w:asciiTheme="minorBidi" w:hAnsiTheme="minorBidi" w:cstheme="minorBidi"/>
                <w:sz w:val="22"/>
                <w:szCs w:val="22"/>
              </w:rPr>
            </w:rPrChange>
          </w:rPr>
          <w:delText>BRI Life</w:delText>
        </w:r>
        <w:r w:rsidRPr="00922713" w:rsidDel="003749CA">
          <w:rPr>
            <w:rFonts w:ascii="Arial" w:hAnsi="Arial" w:cs="Arial"/>
            <w:sz w:val="22"/>
            <w:szCs w:val="22"/>
            <w:lang w:val="id-ID"/>
            <w:rPrChange w:id="6951" w:author="Syahrani Rachmawati Sadino" w:date="2025-01-31T14:35:00Z">
              <w:rPr>
                <w:rFonts w:asciiTheme="minorBidi" w:hAnsiTheme="minorBidi" w:cstheme="minorBidi"/>
                <w:sz w:val="22"/>
                <w:szCs w:val="22"/>
                <w:lang w:val="id-ID"/>
              </w:rPr>
            </w:rPrChange>
          </w:rPr>
          <w:delText xml:space="preserve"> sistem Kapitasi</w:delText>
        </w:r>
      </w:del>
    </w:p>
    <w:p w14:paraId="140641B6" w14:textId="06356288" w:rsidR="00E77289" w:rsidRPr="00922713" w:rsidDel="003749CA" w:rsidRDefault="00223255">
      <w:pPr>
        <w:spacing w:line="276" w:lineRule="auto"/>
        <w:ind w:left="1276"/>
        <w:jc w:val="both"/>
        <w:rPr>
          <w:del w:id="6952" w:author="Syahrani Rachmawati Sadino" w:date="2025-01-31T14:16:00Z"/>
          <w:rFonts w:ascii="Arial" w:hAnsi="Arial" w:cs="Arial"/>
          <w:sz w:val="22"/>
          <w:szCs w:val="22"/>
          <w:lang w:val="sv-SE"/>
          <w:rPrChange w:id="6953" w:author="Syahrani Rachmawati Sadino" w:date="2025-01-31T14:35:00Z">
            <w:rPr>
              <w:del w:id="6954" w:author="Syahrani Rachmawati Sadino" w:date="2025-01-31T14:16:00Z"/>
              <w:rFonts w:asciiTheme="minorBidi" w:hAnsiTheme="minorBidi" w:cstheme="minorBidi"/>
              <w:sz w:val="22"/>
              <w:szCs w:val="22"/>
              <w:lang w:val="sv-SE"/>
            </w:rPr>
          </w:rPrChange>
        </w:rPr>
      </w:pPr>
      <w:del w:id="6955" w:author="Syahrani Rachmawati Sadino" w:date="2025-01-31T14:16:00Z">
        <w:r w:rsidRPr="00922713" w:rsidDel="003749CA">
          <w:rPr>
            <w:rFonts w:ascii="Arial" w:hAnsi="Arial" w:cs="Arial"/>
            <w:sz w:val="22"/>
            <w:szCs w:val="22"/>
            <w:lang w:val="id-ID"/>
            <w:rPrChange w:id="6956" w:author="Syahrani Rachmawati Sadino" w:date="2025-01-31T14:35:00Z">
              <w:rPr>
                <w:rFonts w:asciiTheme="minorBidi" w:hAnsiTheme="minorBidi" w:cstheme="minorBidi"/>
                <w:sz w:val="22"/>
                <w:szCs w:val="22"/>
                <w:lang w:val="id-ID"/>
              </w:rPr>
            </w:rPrChange>
          </w:rPr>
          <w:delText xml:space="preserve">Peserta </w:delText>
        </w:r>
        <w:r w:rsidR="00457E9E" w:rsidRPr="00922713" w:rsidDel="003749CA">
          <w:rPr>
            <w:rFonts w:ascii="Arial" w:hAnsi="Arial" w:cs="Arial"/>
            <w:sz w:val="22"/>
            <w:szCs w:val="22"/>
            <w:lang w:val="sv-SE"/>
            <w:rPrChange w:id="6957" w:author="Syahrani Rachmawati Sadino" w:date="2025-01-31T14:35:00Z">
              <w:rPr>
                <w:rFonts w:asciiTheme="minorBidi" w:hAnsiTheme="minorBidi" w:cstheme="minorBidi"/>
                <w:sz w:val="22"/>
                <w:szCs w:val="22"/>
                <w:lang w:val="sv-SE"/>
              </w:rPr>
            </w:rPrChange>
          </w:rPr>
          <w:delText>BRI Life</w:delText>
        </w:r>
        <w:r w:rsidRPr="00922713" w:rsidDel="003749CA">
          <w:rPr>
            <w:rFonts w:ascii="Arial" w:hAnsi="Arial" w:cs="Arial"/>
            <w:sz w:val="22"/>
            <w:szCs w:val="22"/>
            <w:lang w:val="sv-SE"/>
            <w:rPrChange w:id="6958" w:author="Syahrani Rachmawati Sadino" w:date="2025-01-31T14:35:00Z">
              <w:rPr>
                <w:rFonts w:asciiTheme="minorBidi" w:hAnsiTheme="minorBidi" w:cstheme="minorBidi"/>
                <w:sz w:val="22"/>
                <w:szCs w:val="22"/>
                <w:lang w:val="sv-SE"/>
              </w:rPr>
            </w:rPrChange>
          </w:rPr>
          <w:delText xml:space="preserve"> </w:delText>
        </w:r>
        <w:r w:rsidRPr="00922713" w:rsidDel="003749CA">
          <w:rPr>
            <w:rFonts w:ascii="Arial" w:hAnsi="Arial" w:cs="Arial"/>
            <w:sz w:val="22"/>
            <w:szCs w:val="22"/>
            <w:lang w:val="id-ID"/>
            <w:rPrChange w:id="6959" w:author="Syahrani Rachmawati Sadino" w:date="2025-01-31T14:35:00Z">
              <w:rPr>
                <w:rFonts w:asciiTheme="minorBidi" w:hAnsiTheme="minorBidi" w:cstheme="minorBidi"/>
                <w:sz w:val="22"/>
                <w:szCs w:val="22"/>
                <w:lang w:val="id-ID"/>
              </w:rPr>
            </w:rPrChange>
          </w:rPr>
          <w:delText xml:space="preserve">yang tidak terdaftar di klinik </w:delText>
        </w:r>
        <w:r w:rsidR="00457E9E" w:rsidRPr="00922713" w:rsidDel="003749CA">
          <w:rPr>
            <w:rFonts w:ascii="Arial" w:hAnsi="Arial" w:cs="Arial"/>
            <w:sz w:val="22"/>
            <w:szCs w:val="22"/>
            <w:lang w:val="sv-SE"/>
            <w:rPrChange w:id="6960" w:author="Syahrani Rachmawati Sadino" w:date="2025-01-31T14:35:00Z">
              <w:rPr>
                <w:rFonts w:asciiTheme="minorBidi" w:hAnsiTheme="minorBidi" w:cstheme="minorBidi"/>
                <w:sz w:val="22"/>
                <w:szCs w:val="22"/>
                <w:lang w:val="sv-SE"/>
              </w:rPr>
            </w:rPrChange>
          </w:rPr>
          <w:delText>BRI Life</w:delText>
        </w:r>
        <w:r w:rsidRPr="00922713" w:rsidDel="003749CA">
          <w:rPr>
            <w:rFonts w:ascii="Arial" w:hAnsi="Arial" w:cs="Arial"/>
            <w:sz w:val="22"/>
            <w:szCs w:val="22"/>
            <w:lang w:val="id-ID"/>
            <w:rPrChange w:id="6961" w:author="Syahrani Rachmawati Sadino" w:date="2025-01-31T14:35:00Z">
              <w:rPr>
                <w:rFonts w:asciiTheme="minorBidi" w:hAnsiTheme="minorBidi" w:cstheme="minorBidi"/>
                <w:sz w:val="22"/>
                <w:szCs w:val="22"/>
                <w:lang w:val="id-ID"/>
              </w:rPr>
            </w:rPrChange>
          </w:rPr>
          <w:delText xml:space="preserve"> yang dibayar dengan sistem kapitasi, tindakan medis tertentu dan imunisasi dapat ditagihkan secara </w:delText>
        </w:r>
        <w:r w:rsidRPr="00922713" w:rsidDel="003749CA">
          <w:rPr>
            <w:rFonts w:ascii="Arial" w:hAnsi="Arial" w:cs="Arial"/>
            <w:i/>
            <w:sz w:val="22"/>
            <w:szCs w:val="22"/>
            <w:lang w:val="id-ID"/>
            <w:rPrChange w:id="6962" w:author="Syahrani Rachmawati Sadino" w:date="2025-01-31T14:35:00Z">
              <w:rPr>
                <w:rFonts w:asciiTheme="minorBidi" w:hAnsiTheme="minorBidi" w:cstheme="minorBidi"/>
                <w:i/>
                <w:sz w:val="22"/>
                <w:szCs w:val="22"/>
                <w:lang w:val="id-ID"/>
              </w:rPr>
            </w:rPrChange>
          </w:rPr>
          <w:delText>Fee For Service</w:delText>
        </w:r>
        <w:r w:rsidRPr="00922713" w:rsidDel="003749CA">
          <w:rPr>
            <w:rFonts w:ascii="Arial" w:hAnsi="Arial" w:cs="Arial"/>
            <w:sz w:val="22"/>
            <w:szCs w:val="22"/>
            <w:lang w:val="id-ID"/>
            <w:rPrChange w:id="6963" w:author="Syahrani Rachmawati Sadino" w:date="2025-01-31T14:35:00Z">
              <w:rPr>
                <w:rFonts w:asciiTheme="minorBidi" w:hAnsiTheme="minorBidi" w:cstheme="minorBidi"/>
                <w:sz w:val="22"/>
                <w:szCs w:val="22"/>
                <w:lang w:val="id-ID"/>
              </w:rPr>
            </w:rPrChange>
          </w:rPr>
          <w:delText xml:space="preserve">. </w:delText>
        </w:r>
        <w:r w:rsidRPr="00922713" w:rsidDel="003749CA">
          <w:rPr>
            <w:rFonts w:ascii="Arial" w:hAnsi="Arial" w:cs="Arial"/>
            <w:sz w:val="22"/>
            <w:szCs w:val="22"/>
            <w:lang w:val="sv-SE"/>
            <w:rPrChange w:id="6964" w:author="Syahrani Rachmawati Sadino" w:date="2025-01-31T14:35:00Z">
              <w:rPr>
                <w:rFonts w:asciiTheme="minorBidi" w:hAnsiTheme="minorBidi" w:cstheme="minorBidi"/>
                <w:sz w:val="22"/>
                <w:szCs w:val="22"/>
                <w:lang w:val="sv-SE"/>
              </w:rPr>
            </w:rPrChange>
          </w:rPr>
          <w:delText>Klinik</w:delText>
        </w:r>
        <w:r w:rsidRPr="00922713" w:rsidDel="003749CA">
          <w:rPr>
            <w:rFonts w:ascii="Arial" w:hAnsi="Arial" w:cs="Arial"/>
            <w:sz w:val="22"/>
            <w:szCs w:val="22"/>
            <w:lang w:val="id-ID"/>
            <w:rPrChange w:id="6965" w:author="Syahrani Rachmawati Sadino" w:date="2025-01-31T14:35:00Z">
              <w:rPr>
                <w:rFonts w:asciiTheme="minorBidi" w:hAnsiTheme="minorBidi" w:cstheme="minorBidi"/>
                <w:sz w:val="22"/>
                <w:szCs w:val="22"/>
                <w:lang w:val="id-ID"/>
              </w:rPr>
            </w:rPrChange>
          </w:rPr>
          <w:delText xml:space="preserve"> mengisi kolom besaran biaya </w:delText>
        </w:r>
        <w:r w:rsidRPr="00922713" w:rsidDel="003749CA">
          <w:rPr>
            <w:rFonts w:ascii="Arial" w:hAnsi="Arial" w:cs="Arial"/>
            <w:i/>
            <w:sz w:val="22"/>
            <w:szCs w:val="22"/>
            <w:lang w:val="id-ID"/>
            <w:rPrChange w:id="6966" w:author="Syahrani Rachmawati Sadino" w:date="2025-01-31T14:35:00Z">
              <w:rPr>
                <w:rFonts w:asciiTheme="minorBidi" w:hAnsiTheme="minorBidi" w:cstheme="minorBidi"/>
                <w:i/>
                <w:sz w:val="22"/>
                <w:szCs w:val="22"/>
                <w:lang w:val="id-ID"/>
              </w:rPr>
            </w:rPrChange>
          </w:rPr>
          <w:delText>Fee For Service</w:delText>
        </w:r>
        <w:r w:rsidRPr="00922713" w:rsidDel="003749CA">
          <w:rPr>
            <w:rFonts w:ascii="Arial" w:hAnsi="Arial" w:cs="Arial"/>
            <w:i/>
            <w:sz w:val="22"/>
            <w:szCs w:val="22"/>
            <w:lang w:val="sv-SE"/>
            <w:rPrChange w:id="6967" w:author="Syahrani Rachmawati Sadino" w:date="2025-01-31T14:35:00Z">
              <w:rPr>
                <w:rFonts w:asciiTheme="minorBidi" w:hAnsiTheme="minorBidi" w:cstheme="minorBidi"/>
                <w:i/>
                <w:sz w:val="22"/>
                <w:szCs w:val="22"/>
                <w:lang w:val="sv-SE"/>
              </w:rPr>
            </w:rPrChange>
          </w:rPr>
          <w:delText xml:space="preserve"> </w:delText>
        </w:r>
        <w:r w:rsidRPr="00922713" w:rsidDel="003749CA">
          <w:rPr>
            <w:rFonts w:ascii="Arial" w:hAnsi="Arial" w:cs="Arial"/>
            <w:sz w:val="22"/>
            <w:szCs w:val="22"/>
            <w:lang w:val="id-ID"/>
            <w:rPrChange w:id="6968" w:author="Syahrani Rachmawati Sadino" w:date="2025-01-31T14:35:00Z">
              <w:rPr>
                <w:rFonts w:asciiTheme="minorBidi" w:hAnsiTheme="minorBidi" w:cstheme="minorBidi"/>
                <w:sz w:val="22"/>
                <w:szCs w:val="22"/>
                <w:lang w:val="id-ID"/>
              </w:rPr>
            </w:rPrChange>
          </w:rPr>
          <w:delText xml:space="preserve">di dalam </w:delText>
        </w:r>
        <w:r w:rsidRPr="00922713" w:rsidDel="003749CA">
          <w:rPr>
            <w:rFonts w:ascii="Arial" w:hAnsi="Arial" w:cs="Arial"/>
            <w:sz w:val="22"/>
            <w:szCs w:val="22"/>
            <w:lang w:val="sv-SE"/>
            <w:rPrChange w:id="6969" w:author="Syahrani Rachmawati Sadino" w:date="2025-01-31T14:35:00Z">
              <w:rPr>
                <w:rFonts w:asciiTheme="minorBidi" w:hAnsiTheme="minorBidi" w:cstheme="minorBidi"/>
                <w:sz w:val="22"/>
                <w:szCs w:val="22"/>
                <w:lang w:val="sv-SE"/>
              </w:rPr>
            </w:rPrChange>
          </w:rPr>
          <w:delText xml:space="preserve">Laporan </w:delText>
        </w:r>
        <w:r w:rsidRPr="00922713" w:rsidDel="003749CA">
          <w:rPr>
            <w:rFonts w:ascii="Arial" w:hAnsi="Arial" w:cs="Arial"/>
            <w:sz w:val="22"/>
            <w:szCs w:val="22"/>
            <w:lang w:val="id-ID"/>
            <w:rPrChange w:id="6970" w:author="Syahrani Rachmawati Sadino" w:date="2025-01-31T14:35:00Z">
              <w:rPr>
                <w:rFonts w:asciiTheme="minorBidi" w:hAnsiTheme="minorBidi" w:cstheme="minorBidi"/>
                <w:sz w:val="22"/>
                <w:szCs w:val="22"/>
                <w:lang w:val="id-ID"/>
              </w:rPr>
            </w:rPrChange>
          </w:rPr>
          <w:delText>Pelayanan Rawat Jalan Pertama dan Rekapitulasi Tagihan Biaya Pelayanan.</w:delText>
        </w:r>
      </w:del>
    </w:p>
    <w:p w14:paraId="4F13A282" w14:textId="5398AF7C" w:rsidR="004E779F" w:rsidRPr="00922713" w:rsidDel="0093406C" w:rsidRDefault="0093406C">
      <w:pPr>
        <w:spacing w:line="276" w:lineRule="auto"/>
        <w:ind w:left="993" w:hanging="142"/>
        <w:jc w:val="both"/>
        <w:rPr>
          <w:del w:id="6971" w:author="Syahrani Rachmawati Sadino" w:date="2025-01-31T16:16:00Z"/>
          <w:rFonts w:ascii="Arial" w:hAnsi="Arial" w:cs="Arial"/>
          <w:sz w:val="22"/>
          <w:szCs w:val="22"/>
          <w:lang w:val="id-ID"/>
          <w:rPrChange w:id="6972" w:author="Syahrani Rachmawati Sadino" w:date="2025-01-31T14:35:00Z">
            <w:rPr>
              <w:del w:id="6973" w:author="Syahrani Rachmawati Sadino" w:date="2025-01-31T16:16:00Z"/>
              <w:rFonts w:asciiTheme="minorBidi" w:hAnsiTheme="minorBidi" w:cstheme="minorBidi"/>
              <w:sz w:val="22"/>
              <w:szCs w:val="22"/>
              <w:lang w:val="id-ID"/>
            </w:rPr>
          </w:rPrChange>
        </w:rPr>
        <w:pPrChange w:id="6974" w:author="Syahrani Rachmawati Sadino" w:date="2025-01-31T15:00:00Z">
          <w:pPr>
            <w:spacing w:line="276" w:lineRule="auto"/>
            <w:ind w:left="1276" w:hanging="425"/>
            <w:jc w:val="both"/>
          </w:pPr>
        </w:pPrChange>
      </w:pPr>
      <w:ins w:id="6975" w:author="Syahrani Rachmawati Sadino" w:date="2025-01-31T16:16:00Z">
        <w:r>
          <w:rPr>
            <w:rFonts w:ascii="Arial" w:hAnsi="Arial" w:cs="Arial"/>
            <w:sz w:val="22"/>
            <w:szCs w:val="22"/>
            <w:lang w:val="id-ID"/>
          </w:rPr>
          <w:tab/>
        </w:r>
      </w:ins>
    </w:p>
    <w:p w14:paraId="3F4E2254" w14:textId="69DDF7FF" w:rsidR="00E77289" w:rsidRPr="00922713" w:rsidRDefault="00E77289">
      <w:pPr>
        <w:spacing w:line="276" w:lineRule="auto"/>
        <w:ind w:left="993" w:hanging="142"/>
        <w:jc w:val="both"/>
        <w:rPr>
          <w:rFonts w:ascii="Arial" w:hAnsi="Arial" w:cs="Arial"/>
          <w:sz w:val="22"/>
          <w:szCs w:val="22"/>
          <w:rPrChange w:id="6976" w:author="Syahrani Rachmawati Sadino" w:date="2025-01-31T14:35:00Z">
            <w:rPr>
              <w:rFonts w:asciiTheme="minorBidi" w:hAnsiTheme="minorBidi" w:cstheme="minorBidi"/>
              <w:sz w:val="22"/>
              <w:szCs w:val="22"/>
            </w:rPr>
          </w:rPrChange>
        </w:rPr>
        <w:pPrChange w:id="6977" w:author="Syahrani Rachmawati Sadino" w:date="2025-01-31T16:16:00Z">
          <w:pPr>
            <w:numPr>
              <w:numId w:val="6"/>
            </w:numPr>
            <w:spacing w:line="276" w:lineRule="auto"/>
            <w:ind w:left="1276" w:hanging="425"/>
            <w:jc w:val="both"/>
          </w:pPr>
        </w:pPrChange>
      </w:pPr>
      <w:r w:rsidRPr="00922713">
        <w:rPr>
          <w:rFonts w:ascii="Arial" w:hAnsi="Arial" w:cs="Arial"/>
          <w:sz w:val="22"/>
          <w:szCs w:val="22"/>
          <w:lang w:val="id-ID"/>
          <w:rPrChange w:id="6978" w:author="Syahrani Rachmawati Sadino" w:date="2025-01-31T14:35:00Z">
            <w:rPr>
              <w:rFonts w:asciiTheme="minorBidi" w:hAnsiTheme="minorBidi" w:cstheme="minorBidi"/>
              <w:sz w:val="22"/>
              <w:szCs w:val="22"/>
              <w:lang w:val="id-ID"/>
            </w:rPr>
          </w:rPrChange>
        </w:rPr>
        <w:t xml:space="preserve">Klinik </w:t>
      </w:r>
      <w:r w:rsidR="00457E9E" w:rsidRPr="00922713">
        <w:rPr>
          <w:rFonts w:ascii="Arial" w:hAnsi="Arial" w:cs="Arial"/>
          <w:sz w:val="22"/>
          <w:szCs w:val="22"/>
          <w:rPrChange w:id="6979" w:author="Syahrani Rachmawati Sadino" w:date="2025-01-31T14:35:00Z">
            <w:rPr>
              <w:rFonts w:asciiTheme="minorBidi" w:hAnsiTheme="minorBidi" w:cstheme="minorBidi"/>
              <w:sz w:val="22"/>
              <w:szCs w:val="22"/>
            </w:rPr>
          </w:rPrChange>
        </w:rPr>
        <w:t>BRI Life</w:t>
      </w:r>
      <w:r w:rsidRPr="00922713">
        <w:rPr>
          <w:rFonts w:ascii="Arial" w:hAnsi="Arial" w:cs="Arial"/>
          <w:sz w:val="22"/>
          <w:szCs w:val="22"/>
          <w:lang w:val="id-ID"/>
          <w:rPrChange w:id="6980" w:author="Syahrani Rachmawati Sadino" w:date="2025-01-31T14:35:00Z">
            <w:rPr>
              <w:rFonts w:asciiTheme="minorBidi" w:hAnsiTheme="minorBidi" w:cstheme="minorBidi"/>
              <w:sz w:val="22"/>
              <w:szCs w:val="22"/>
              <w:lang w:val="id-ID"/>
            </w:rPr>
          </w:rPrChange>
        </w:rPr>
        <w:t xml:space="preserve"> sistem </w:t>
      </w:r>
      <w:r w:rsidRPr="00922713">
        <w:rPr>
          <w:rFonts w:ascii="Arial" w:hAnsi="Arial" w:cs="Arial"/>
          <w:i/>
          <w:sz w:val="22"/>
          <w:szCs w:val="22"/>
          <w:lang w:val="id-ID"/>
          <w:rPrChange w:id="6981" w:author="Syahrani Rachmawati Sadino" w:date="2025-01-31T14:35:00Z">
            <w:rPr>
              <w:rFonts w:asciiTheme="minorBidi" w:hAnsiTheme="minorBidi" w:cstheme="minorBidi"/>
              <w:i/>
              <w:sz w:val="22"/>
              <w:szCs w:val="22"/>
              <w:lang w:val="id-ID"/>
            </w:rPr>
          </w:rPrChange>
        </w:rPr>
        <w:t>Fee For Service</w:t>
      </w:r>
    </w:p>
    <w:p w14:paraId="3387C6D6" w14:textId="5DF7BC14" w:rsidR="00E77289" w:rsidRPr="00922713" w:rsidRDefault="00223255">
      <w:pPr>
        <w:numPr>
          <w:ilvl w:val="7"/>
          <w:numId w:val="26"/>
        </w:numPr>
        <w:spacing w:line="276" w:lineRule="auto"/>
        <w:ind w:left="1701" w:hanging="425"/>
        <w:jc w:val="both"/>
        <w:rPr>
          <w:rFonts w:ascii="Arial" w:hAnsi="Arial" w:cs="Arial"/>
          <w:sz w:val="22"/>
          <w:szCs w:val="22"/>
          <w:lang w:val="id-ID"/>
          <w:rPrChange w:id="6982" w:author="Syahrani Rachmawati Sadino" w:date="2025-01-31T14:35:00Z">
            <w:rPr>
              <w:rFonts w:asciiTheme="minorBidi" w:hAnsiTheme="minorBidi" w:cstheme="minorBidi"/>
              <w:sz w:val="22"/>
              <w:szCs w:val="22"/>
              <w:lang w:val="id-ID"/>
            </w:rPr>
          </w:rPrChange>
        </w:rPr>
      </w:pPr>
      <w:r w:rsidRPr="00922713">
        <w:rPr>
          <w:rFonts w:ascii="Arial" w:hAnsi="Arial" w:cs="Arial"/>
          <w:sz w:val="22"/>
          <w:szCs w:val="22"/>
          <w:lang w:val="id-ID"/>
          <w:rPrChange w:id="6983" w:author="Syahrani Rachmawati Sadino" w:date="2025-01-31T14:35:00Z">
            <w:rPr>
              <w:rFonts w:asciiTheme="minorBidi" w:hAnsiTheme="minorBidi" w:cstheme="minorBidi"/>
              <w:sz w:val="22"/>
              <w:szCs w:val="22"/>
              <w:lang w:val="id-ID"/>
            </w:rPr>
          </w:rPrChange>
        </w:rPr>
        <w:t xml:space="preserve">Peserta </w:t>
      </w:r>
      <w:r w:rsidR="00457E9E" w:rsidRPr="00922713">
        <w:rPr>
          <w:rFonts w:ascii="Arial" w:hAnsi="Arial" w:cs="Arial"/>
          <w:sz w:val="22"/>
          <w:szCs w:val="22"/>
          <w:lang w:val="sv-SE"/>
          <w:rPrChange w:id="6984" w:author="Syahrani Rachmawati Sadino" w:date="2025-01-31T14:35:00Z">
            <w:rPr>
              <w:rFonts w:asciiTheme="minorBidi" w:hAnsiTheme="minorBidi" w:cstheme="minorBidi"/>
              <w:sz w:val="22"/>
              <w:szCs w:val="22"/>
              <w:lang w:val="sv-SE"/>
            </w:rPr>
          </w:rPrChange>
        </w:rPr>
        <w:t>BRI Life</w:t>
      </w:r>
      <w:r w:rsidRPr="00922713">
        <w:rPr>
          <w:rFonts w:ascii="Arial" w:hAnsi="Arial" w:cs="Arial"/>
          <w:sz w:val="22"/>
          <w:szCs w:val="22"/>
          <w:lang w:val="id-ID"/>
          <w:rPrChange w:id="6985" w:author="Syahrani Rachmawati Sadino" w:date="2025-01-31T14:35:00Z">
            <w:rPr>
              <w:rFonts w:asciiTheme="minorBidi" w:hAnsiTheme="minorBidi" w:cstheme="minorBidi"/>
              <w:sz w:val="22"/>
              <w:szCs w:val="22"/>
              <w:lang w:val="id-ID"/>
            </w:rPr>
          </w:rPrChange>
        </w:rPr>
        <w:t xml:space="preserve"> yang mendapatkan pelayanan dibayar dengan sistem </w:t>
      </w:r>
      <w:r w:rsidRPr="00922713">
        <w:rPr>
          <w:rFonts w:ascii="Arial" w:hAnsi="Arial" w:cs="Arial"/>
          <w:i/>
          <w:sz w:val="22"/>
          <w:szCs w:val="22"/>
          <w:lang w:val="id-ID"/>
          <w:rPrChange w:id="6986" w:author="Syahrani Rachmawati Sadino" w:date="2025-01-31T14:35:00Z">
            <w:rPr>
              <w:rFonts w:asciiTheme="minorBidi" w:hAnsiTheme="minorBidi" w:cstheme="minorBidi"/>
              <w:i/>
              <w:sz w:val="22"/>
              <w:szCs w:val="22"/>
              <w:lang w:val="id-ID"/>
            </w:rPr>
          </w:rPrChange>
        </w:rPr>
        <w:t>Fee For Service</w:t>
      </w:r>
      <w:r w:rsidRPr="00922713">
        <w:rPr>
          <w:rFonts w:ascii="Arial" w:hAnsi="Arial" w:cs="Arial"/>
          <w:sz w:val="22"/>
          <w:szCs w:val="22"/>
          <w:lang w:val="id-ID"/>
          <w:rPrChange w:id="6987" w:author="Syahrani Rachmawati Sadino" w:date="2025-01-31T14:35:00Z">
            <w:rPr>
              <w:rFonts w:asciiTheme="minorBidi" w:hAnsiTheme="minorBidi" w:cstheme="minorBidi"/>
              <w:sz w:val="22"/>
              <w:szCs w:val="22"/>
              <w:lang w:val="id-ID"/>
            </w:rPr>
          </w:rPrChange>
        </w:rPr>
        <w:t xml:space="preserve"> dengan nilai yang disepakati.</w:t>
      </w:r>
    </w:p>
    <w:p w14:paraId="7AE3BCCE" w14:textId="77777777" w:rsidR="00E77289" w:rsidRPr="00922713" w:rsidRDefault="00E77289">
      <w:pPr>
        <w:numPr>
          <w:ilvl w:val="7"/>
          <w:numId w:val="26"/>
        </w:numPr>
        <w:spacing w:line="276" w:lineRule="auto"/>
        <w:ind w:left="1701" w:hanging="425"/>
        <w:jc w:val="both"/>
        <w:rPr>
          <w:rFonts w:ascii="Arial" w:hAnsi="Arial" w:cs="Arial"/>
          <w:sz w:val="22"/>
          <w:szCs w:val="22"/>
          <w:lang w:val="id-ID"/>
          <w:rPrChange w:id="6988" w:author="Syahrani Rachmawati Sadino" w:date="2025-01-31T14:35:00Z">
            <w:rPr>
              <w:rFonts w:asciiTheme="minorBidi" w:hAnsiTheme="minorBidi" w:cstheme="minorBidi"/>
              <w:sz w:val="22"/>
              <w:szCs w:val="22"/>
              <w:lang w:val="id-ID"/>
            </w:rPr>
          </w:rPrChange>
        </w:rPr>
      </w:pPr>
      <w:r w:rsidRPr="00922713">
        <w:rPr>
          <w:rFonts w:ascii="Arial" w:hAnsi="Arial" w:cs="Arial"/>
          <w:sz w:val="22"/>
          <w:szCs w:val="22"/>
          <w:lang w:val="id-ID"/>
          <w:rPrChange w:id="6989" w:author="Syahrani Rachmawati Sadino" w:date="2025-01-31T14:35:00Z">
            <w:rPr>
              <w:rFonts w:asciiTheme="minorBidi" w:hAnsiTheme="minorBidi" w:cstheme="minorBidi"/>
              <w:sz w:val="22"/>
              <w:szCs w:val="22"/>
              <w:lang w:val="id-ID"/>
            </w:rPr>
          </w:rPrChange>
        </w:rPr>
        <w:t xml:space="preserve">Klinik mengisi kolom besaran biaya </w:t>
      </w:r>
      <w:r w:rsidR="004E779F" w:rsidRPr="00922713">
        <w:rPr>
          <w:rFonts w:ascii="Arial" w:hAnsi="Arial" w:cs="Arial"/>
          <w:i/>
          <w:sz w:val="22"/>
          <w:szCs w:val="22"/>
          <w:lang w:val="id-ID"/>
          <w:rPrChange w:id="6990" w:author="Syahrani Rachmawati Sadino" w:date="2025-01-31T14:35:00Z">
            <w:rPr>
              <w:rFonts w:asciiTheme="minorBidi" w:hAnsiTheme="minorBidi" w:cstheme="minorBidi"/>
              <w:i/>
              <w:sz w:val="22"/>
              <w:szCs w:val="22"/>
              <w:lang w:val="id-ID"/>
            </w:rPr>
          </w:rPrChange>
        </w:rPr>
        <w:t>Fee For Service</w:t>
      </w:r>
      <w:r w:rsidR="004E779F" w:rsidRPr="00922713">
        <w:rPr>
          <w:rFonts w:ascii="Arial" w:hAnsi="Arial" w:cs="Arial"/>
          <w:sz w:val="22"/>
          <w:szCs w:val="22"/>
          <w:lang w:val="id-ID"/>
          <w:rPrChange w:id="6991" w:author="Syahrani Rachmawati Sadino" w:date="2025-01-31T14:35:00Z">
            <w:rPr>
              <w:rFonts w:asciiTheme="minorBidi" w:hAnsiTheme="minorBidi" w:cstheme="minorBidi"/>
              <w:sz w:val="22"/>
              <w:szCs w:val="22"/>
              <w:lang w:val="id-ID"/>
            </w:rPr>
          </w:rPrChange>
        </w:rPr>
        <w:t xml:space="preserve"> </w:t>
      </w:r>
      <w:r w:rsidRPr="00922713">
        <w:rPr>
          <w:rFonts w:ascii="Arial" w:hAnsi="Arial" w:cs="Arial"/>
          <w:sz w:val="22"/>
          <w:szCs w:val="22"/>
          <w:lang w:val="id-ID"/>
          <w:rPrChange w:id="6992" w:author="Syahrani Rachmawati Sadino" w:date="2025-01-31T14:35:00Z">
            <w:rPr>
              <w:rFonts w:asciiTheme="minorBidi" w:hAnsiTheme="minorBidi" w:cstheme="minorBidi"/>
              <w:sz w:val="22"/>
              <w:szCs w:val="22"/>
              <w:lang w:val="id-ID"/>
            </w:rPr>
          </w:rPrChange>
        </w:rPr>
        <w:t xml:space="preserve">di dalam </w:t>
      </w:r>
      <w:r w:rsidRPr="00922713">
        <w:rPr>
          <w:rFonts w:ascii="Arial" w:hAnsi="Arial" w:cs="Arial"/>
          <w:sz w:val="22"/>
          <w:szCs w:val="22"/>
          <w:lang w:val="sv-SE"/>
          <w:rPrChange w:id="6993" w:author="Syahrani Rachmawati Sadino" w:date="2025-01-31T14:35:00Z">
            <w:rPr>
              <w:rFonts w:asciiTheme="minorBidi" w:hAnsiTheme="minorBidi" w:cstheme="minorBidi"/>
              <w:sz w:val="22"/>
              <w:szCs w:val="22"/>
              <w:lang w:val="sv-SE"/>
            </w:rPr>
          </w:rPrChange>
        </w:rPr>
        <w:t xml:space="preserve">Laporan </w:t>
      </w:r>
      <w:r w:rsidRPr="00922713">
        <w:rPr>
          <w:rFonts w:ascii="Arial" w:hAnsi="Arial" w:cs="Arial"/>
          <w:sz w:val="22"/>
          <w:szCs w:val="22"/>
          <w:lang w:val="id-ID"/>
          <w:rPrChange w:id="6994" w:author="Syahrani Rachmawati Sadino" w:date="2025-01-31T14:35:00Z">
            <w:rPr>
              <w:rFonts w:asciiTheme="minorBidi" w:hAnsiTheme="minorBidi" w:cstheme="minorBidi"/>
              <w:sz w:val="22"/>
              <w:szCs w:val="22"/>
              <w:lang w:val="id-ID"/>
            </w:rPr>
          </w:rPrChange>
        </w:rPr>
        <w:t>Pelayanan Rawat Jalan Pertama dan Rekapitulasi Tagihan Biaya Pelayanan.</w:t>
      </w:r>
    </w:p>
    <w:p w14:paraId="0DCF2C77" w14:textId="77777777" w:rsidR="00E77289" w:rsidRPr="00922713" w:rsidRDefault="00E77289">
      <w:pPr>
        <w:pStyle w:val="ListParagraph"/>
        <w:spacing w:line="276" w:lineRule="auto"/>
        <w:ind w:left="567" w:hanging="567"/>
        <w:rPr>
          <w:rFonts w:ascii="Arial" w:hAnsi="Arial" w:cs="Arial"/>
          <w:b/>
          <w:sz w:val="22"/>
          <w:szCs w:val="22"/>
          <w:lang w:val="sv-SE"/>
          <w:rPrChange w:id="6995" w:author="Syahrani Rachmawati Sadino" w:date="2025-01-31T14:35:00Z">
            <w:rPr>
              <w:rFonts w:asciiTheme="minorBidi" w:hAnsiTheme="minorBidi" w:cstheme="minorBidi"/>
              <w:b/>
              <w:sz w:val="22"/>
              <w:szCs w:val="22"/>
              <w:lang w:val="sv-SE"/>
            </w:rPr>
          </w:rPrChange>
        </w:rPr>
      </w:pPr>
    </w:p>
    <w:p w14:paraId="5FE98DFF" w14:textId="77777777" w:rsidR="00E77289" w:rsidRPr="00922713" w:rsidRDefault="00E77289">
      <w:pPr>
        <w:numPr>
          <w:ilvl w:val="0"/>
          <w:numId w:val="8"/>
        </w:numPr>
        <w:spacing w:line="276" w:lineRule="auto"/>
        <w:ind w:left="851" w:hanging="425"/>
        <w:jc w:val="both"/>
        <w:rPr>
          <w:rFonts w:ascii="Arial" w:hAnsi="Arial" w:cs="Arial"/>
          <w:b/>
          <w:sz w:val="22"/>
          <w:szCs w:val="22"/>
          <w:lang w:val="sv-SE"/>
          <w:rPrChange w:id="6996" w:author="Syahrani Rachmawati Sadino" w:date="2025-01-31T14:35:00Z">
            <w:rPr>
              <w:rFonts w:asciiTheme="minorBidi" w:hAnsiTheme="minorBidi" w:cstheme="minorBidi"/>
              <w:b/>
              <w:sz w:val="22"/>
              <w:szCs w:val="22"/>
              <w:lang w:val="sv-SE"/>
            </w:rPr>
          </w:rPrChange>
        </w:rPr>
      </w:pPr>
      <w:r w:rsidRPr="00922713">
        <w:rPr>
          <w:rFonts w:ascii="Arial" w:hAnsi="Arial" w:cs="Arial"/>
          <w:b/>
          <w:sz w:val="22"/>
          <w:szCs w:val="22"/>
          <w:lang w:val="sv-SE"/>
          <w:rPrChange w:id="6997" w:author="Syahrani Rachmawati Sadino" w:date="2025-01-31T14:35:00Z">
            <w:rPr>
              <w:rFonts w:asciiTheme="minorBidi" w:hAnsiTheme="minorBidi" w:cstheme="minorBidi"/>
              <w:b/>
              <w:sz w:val="22"/>
              <w:szCs w:val="22"/>
              <w:lang w:val="sv-SE"/>
            </w:rPr>
          </w:rPrChange>
        </w:rPr>
        <w:t>TATA CARA PENGAJUAN TAGIHAN</w:t>
      </w:r>
    </w:p>
    <w:p w14:paraId="014DAA6F" w14:textId="3D99147D" w:rsidR="00E77289" w:rsidRPr="00922713" w:rsidRDefault="00E77289">
      <w:pPr>
        <w:numPr>
          <w:ilvl w:val="0"/>
          <w:numId w:val="34"/>
        </w:numPr>
        <w:tabs>
          <w:tab w:val="clear" w:pos="720"/>
        </w:tabs>
        <w:spacing w:line="276" w:lineRule="auto"/>
        <w:ind w:left="1276" w:hanging="425"/>
        <w:jc w:val="both"/>
        <w:rPr>
          <w:rFonts w:ascii="Arial" w:hAnsi="Arial" w:cs="Arial"/>
          <w:sz w:val="22"/>
          <w:szCs w:val="22"/>
          <w:lang w:val="pt-BR"/>
          <w:rPrChange w:id="6998" w:author="Syahrani Rachmawati Sadino" w:date="2025-01-31T14:35:00Z">
            <w:rPr>
              <w:rFonts w:asciiTheme="minorBidi" w:hAnsiTheme="minorBidi" w:cstheme="minorBidi"/>
              <w:sz w:val="22"/>
              <w:szCs w:val="22"/>
              <w:lang w:val="pt-BR"/>
            </w:rPr>
          </w:rPrChange>
        </w:rPr>
        <w:pPrChange w:id="6999" w:author="Syahrani Rachmawati Sadino" w:date="2025-01-31T15:00:00Z">
          <w:pPr>
            <w:numPr>
              <w:numId w:val="34"/>
            </w:numPr>
            <w:tabs>
              <w:tab w:val="num" w:pos="720"/>
            </w:tabs>
            <w:spacing w:line="276" w:lineRule="auto"/>
            <w:ind w:left="1276" w:hanging="425"/>
            <w:jc w:val="both"/>
          </w:pPr>
        </w:pPrChange>
      </w:pPr>
      <w:r w:rsidRPr="00922713">
        <w:rPr>
          <w:rFonts w:ascii="Arial" w:hAnsi="Arial" w:cs="Arial"/>
          <w:sz w:val="22"/>
          <w:szCs w:val="22"/>
          <w:lang w:val="pt-BR"/>
          <w:rPrChange w:id="7000" w:author="Syahrani Rachmawati Sadino" w:date="2025-01-31T14:35:00Z">
            <w:rPr>
              <w:rFonts w:asciiTheme="minorBidi" w:hAnsiTheme="minorBidi" w:cstheme="minorBidi"/>
              <w:sz w:val="22"/>
              <w:szCs w:val="22"/>
              <w:lang w:val="pt-BR"/>
            </w:rPr>
          </w:rPrChange>
        </w:rPr>
        <w:t xml:space="preserve">Pengajuan tagihan atas biaya pelayanan kesehatan Peserta </w:t>
      </w:r>
      <w:r w:rsidR="00457E9E" w:rsidRPr="00922713">
        <w:rPr>
          <w:rFonts w:ascii="Arial" w:hAnsi="Arial" w:cs="Arial"/>
          <w:sz w:val="22"/>
          <w:szCs w:val="22"/>
          <w:lang w:val="pt-BR"/>
          <w:rPrChange w:id="7001" w:author="Syahrani Rachmawati Sadino" w:date="2025-01-31T14:35:00Z">
            <w:rPr>
              <w:rFonts w:asciiTheme="minorBidi" w:hAnsiTheme="minorBidi" w:cstheme="minorBidi"/>
              <w:sz w:val="22"/>
              <w:szCs w:val="22"/>
              <w:lang w:val="pt-BR"/>
            </w:rPr>
          </w:rPrChange>
        </w:rPr>
        <w:t>BRI</w:t>
      </w:r>
      <w:del w:id="7002" w:author="Syahrani Rachmawati Sadino" w:date="2025-01-31T14:25:00Z">
        <w:r w:rsidR="00457E9E" w:rsidRPr="00922713" w:rsidDel="002209A6">
          <w:rPr>
            <w:rFonts w:ascii="Arial" w:hAnsi="Arial" w:cs="Arial"/>
            <w:sz w:val="22"/>
            <w:szCs w:val="22"/>
            <w:lang w:val="pt-BR"/>
            <w:rPrChange w:id="7003" w:author="Syahrani Rachmawati Sadino" w:date="2025-01-31T14:35:00Z">
              <w:rPr>
                <w:rFonts w:asciiTheme="minorBidi" w:hAnsiTheme="minorBidi" w:cstheme="minorBidi"/>
                <w:sz w:val="22"/>
                <w:szCs w:val="22"/>
                <w:lang w:val="pt-BR"/>
              </w:rPr>
            </w:rPrChange>
          </w:rPr>
          <w:delText xml:space="preserve"> </w:delText>
        </w:r>
      </w:del>
      <w:r w:rsidR="00457E9E" w:rsidRPr="00922713">
        <w:rPr>
          <w:rFonts w:ascii="Arial" w:hAnsi="Arial" w:cs="Arial"/>
          <w:sz w:val="22"/>
          <w:szCs w:val="22"/>
          <w:lang w:val="pt-BR"/>
          <w:rPrChange w:id="7004" w:author="Syahrani Rachmawati Sadino" w:date="2025-01-31T14:35:00Z">
            <w:rPr>
              <w:rFonts w:asciiTheme="minorBidi" w:hAnsiTheme="minorBidi" w:cstheme="minorBidi"/>
              <w:sz w:val="22"/>
              <w:szCs w:val="22"/>
              <w:lang w:val="pt-BR"/>
            </w:rPr>
          </w:rPrChange>
        </w:rPr>
        <w:t>Life</w:t>
      </w:r>
      <w:r w:rsidRPr="00922713">
        <w:rPr>
          <w:rFonts w:ascii="Arial" w:hAnsi="Arial" w:cs="Arial"/>
          <w:sz w:val="22"/>
          <w:szCs w:val="22"/>
          <w:lang w:val="pt-BR"/>
          <w:rPrChange w:id="7005" w:author="Syahrani Rachmawati Sadino" w:date="2025-01-31T14:35:00Z">
            <w:rPr>
              <w:rFonts w:asciiTheme="minorBidi" w:hAnsiTheme="minorBidi" w:cstheme="minorBidi"/>
              <w:sz w:val="22"/>
              <w:szCs w:val="22"/>
              <w:lang w:val="pt-BR"/>
            </w:rPr>
          </w:rPrChange>
        </w:rPr>
        <w:t xml:space="preserve"> oleh </w:t>
      </w:r>
      <w:r w:rsidRPr="00922713">
        <w:rPr>
          <w:rFonts w:ascii="Arial" w:hAnsi="Arial" w:cs="Arial"/>
          <w:b/>
          <w:sz w:val="22"/>
          <w:szCs w:val="22"/>
          <w:lang w:val="pt-BR"/>
          <w:rPrChange w:id="7006" w:author="Syahrani Rachmawati Sadino" w:date="2025-01-31T14:35:00Z">
            <w:rPr>
              <w:rFonts w:asciiTheme="minorBidi" w:hAnsiTheme="minorBidi" w:cstheme="minorBidi"/>
              <w:b/>
              <w:sz w:val="22"/>
              <w:szCs w:val="22"/>
              <w:lang w:val="pt-BR"/>
            </w:rPr>
          </w:rPrChange>
        </w:rPr>
        <w:t>PIHAK KEDUA</w:t>
      </w:r>
      <w:r w:rsidRPr="00922713">
        <w:rPr>
          <w:rFonts w:ascii="Arial" w:hAnsi="Arial" w:cs="Arial"/>
          <w:sz w:val="22"/>
          <w:szCs w:val="22"/>
          <w:lang w:val="pt-BR"/>
          <w:rPrChange w:id="7007" w:author="Syahrani Rachmawati Sadino" w:date="2025-01-31T14:35:00Z">
            <w:rPr>
              <w:rFonts w:asciiTheme="minorBidi" w:hAnsiTheme="minorBidi" w:cstheme="minorBidi"/>
              <w:sz w:val="22"/>
              <w:szCs w:val="22"/>
              <w:lang w:val="pt-BR"/>
            </w:rPr>
          </w:rPrChange>
        </w:rPr>
        <w:t xml:space="preserve"> kepada </w:t>
      </w:r>
      <w:r w:rsidRPr="00922713">
        <w:rPr>
          <w:rFonts w:ascii="Arial" w:hAnsi="Arial" w:cs="Arial"/>
          <w:b/>
          <w:sz w:val="22"/>
          <w:szCs w:val="22"/>
          <w:lang w:val="pt-BR"/>
          <w:rPrChange w:id="7008" w:author="Syahrani Rachmawati Sadino" w:date="2025-01-31T14:35:00Z">
            <w:rPr>
              <w:rFonts w:asciiTheme="minorBidi" w:hAnsiTheme="minorBidi" w:cstheme="minorBidi"/>
              <w:b/>
              <w:sz w:val="22"/>
              <w:szCs w:val="22"/>
              <w:lang w:val="pt-BR"/>
            </w:rPr>
          </w:rPrChange>
        </w:rPr>
        <w:t>PIHAK PERTAMA</w:t>
      </w:r>
      <w:r w:rsidR="00223255" w:rsidRPr="00922713">
        <w:rPr>
          <w:rFonts w:ascii="Arial" w:hAnsi="Arial" w:cs="Arial"/>
          <w:sz w:val="22"/>
          <w:szCs w:val="22"/>
          <w:lang w:val="pt-BR"/>
          <w:rPrChange w:id="7009" w:author="Syahrani Rachmawati Sadino" w:date="2025-01-31T14:35:00Z">
            <w:rPr>
              <w:rFonts w:asciiTheme="minorBidi" w:hAnsiTheme="minorBidi" w:cstheme="minorBidi"/>
              <w:sz w:val="22"/>
              <w:szCs w:val="22"/>
              <w:lang w:val="pt-BR"/>
            </w:rPr>
          </w:rPrChange>
        </w:rPr>
        <w:t xml:space="preserve"> dilakukan secara kolektif.</w:t>
      </w:r>
    </w:p>
    <w:p w14:paraId="1B901448" w14:textId="77777777" w:rsidR="00223255" w:rsidRPr="00922713" w:rsidRDefault="00223255">
      <w:pPr>
        <w:spacing w:line="276" w:lineRule="auto"/>
        <w:ind w:left="1276" w:hanging="425"/>
        <w:jc w:val="both"/>
        <w:rPr>
          <w:rFonts w:ascii="Arial" w:hAnsi="Arial" w:cs="Arial"/>
          <w:sz w:val="22"/>
          <w:szCs w:val="22"/>
          <w:lang w:val="pt-BR"/>
          <w:rPrChange w:id="7010" w:author="Syahrani Rachmawati Sadino" w:date="2025-01-31T14:35:00Z">
            <w:rPr>
              <w:rFonts w:asciiTheme="minorBidi" w:hAnsiTheme="minorBidi" w:cstheme="minorBidi"/>
              <w:sz w:val="22"/>
              <w:szCs w:val="22"/>
              <w:lang w:val="pt-BR"/>
            </w:rPr>
          </w:rPrChange>
        </w:rPr>
      </w:pPr>
    </w:p>
    <w:p w14:paraId="0166CB3A" w14:textId="5A732368" w:rsidR="00223255" w:rsidRPr="00922713" w:rsidRDefault="00223255">
      <w:pPr>
        <w:numPr>
          <w:ilvl w:val="0"/>
          <w:numId w:val="34"/>
        </w:numPr>
        <w:tabs>
          <w:tab w:val="clear" w:pos="720"/>
        </w:tabs>
        <w:spacing w:line="276" w:lineRule="auto"/>
        <w:ind w:left="1276" w:hanging="425"/>
        <w:jc w:val="both"/>
        <w:rPr>
          <w:rFonts w:ascii="Arial" w:hAnsi="Arial" w:cs="Arial"/>
          <w:sz w:val="22"/>
          <w:szCs w:val="22"/>
          <w:lang w:val="pt-BR"/>
          <w:rPrChange w:id="7011" w:author="Syahrani Rachmawati Sadino" w:date="2025-01-31T14:35:00Z">
            <w:rPr>
              <w:rFonts w:asciiTheme="minorBidi" w:hAnsiTheme="minorBidi" w:cstheme="minorBidi"/>
              <w:sz w:val="22"/>
              <w:szCs w:val="22"/>
              <w:lang w:val="pt-BR"/>
            </w:rPr>
          </w:rPrChange>
        </w:rPr>
        <w:pPrChange w:id="7012" w:author="Syahrani Rachmawati Sadino" w:date="2025-01-31T15:00:00Z">
          <w:pPr>
            <w:numPr>
              <w:numId w:val="34"/>
            </w:numPr>
            <w:tabs>
              <w:tab w:val="num" w:pos="720"/>
            </w:tabs>
            <w:spacing w:line="276" w:lineRule="auto"/>
            <w:ind w:left="1276" w:hanging="425"/>
            <w:jc w:val="both"/>
          </w:pPr>
        </w:pPrChange>
      </w:pPr>
      <w:r w:rsidRPr="00922713">
        <w:rPr>
          <w:rFonts w:ascii="Arial" w:hAnsi="Arial" w:cs="Arial"/>
          <w:sz w:val="22"/>
          <w:szCs w:val="22"/>
          <w:lang w:val="pt-BR"/>
          <w:rPrChange w:id="7013" w:author="Syahrani Rachmawati Sadino" w:date="2025-01-31T14:35:00Z">
            <w:rPr>
              <w:rFonts w:asciiTheme="minorBidi" w:hAnsiTheme="minorBidi" w:cstheme="minorBidi"/>
              <w:sz w:val="22"/>
              <w:szCs w:val="22"/>
              <w:lang w:val="pt-BR"/>
            </w:rPr>
          </w:rPrChange>
        </w:rPr>
        <w:t>Pengajuan tagihan (</w:t>
      </w:r>
      <w:del w:id="7014" w:author="Ni Nyoman Ayu Tri Utami" w:date="2025-06-26T10:30:00Z">
        <w:r w:rsidRPr="00922713" w:rsidDel="00456986">
          <w:rPr>
            <w:rFonts w:ascii="Arial" w:hAnsi="Arial" w:cs="Arial"/>
            <w:sz w:val="22"/>
            <w:szCs w:val="22"/>
            <w:lang w:val="pt-BR"/>
            <w:rPrChange w:id="7015" w:author="Syahrani Rachmawati Sadino" w:date="2025-01-31T14:35:00Z">
              <w:rPr>
                <w:rFonts w:asciiTheme="minorBidi" w:hAnsiTheme="minorBidi" w:cstheme="minorBidi"/>
                <w:sz w:val="22"/>
                <w:szCs w:val="22"/>
                <w:lang w:val="pt-BR"/>
              </w:rPr>
            </w:rPrChange>
          </w:rPr>
          <w:delText xml:space="preserve">dengan berkas fisik atau </w:delText>
        </w:r>
      </w:del>
      <w:r w:rsidRPr="00922713">
        <w:rPr>
          <w:rFonts w:ascii="Arial" w:hAnsi="Arial" w:cs="Arial"/>
          <w:sz w:val="22"/>
          <w:szCs w:val="22"/>
          <w:lang w:val="pt-BR"/>
          <w:rPrChange w:id="7016" w:author="Syahrani Rachmawati Sadino" w:date="2025-01-31T14:35:00Z">
            <w:rPr>
              <w:rFonts w:asciiTheme="minorBidi" w:hAnsiTheme="minorBidi" w:cstheme="minorBidi"/>
              <w:sz w:val="22"/>
              <w:szCs w:val="22"/>
              <w:lang w:val="pt-BR"/>
            </w:rPr>
          </w:rPrChange>
        </w:rPr>
        <w:t xml:space="preserve">Berkas Elektronik) oleh </w:t>
      </w:r>
      <w:r w:rsidRPr="00922713">
        <w:rPr>
          <w:rFonts w:ascii="Arial" w:hAnsi="Arial" w:cs="Arial"/>
          <w:b/>
          <w:bCs/>
          <w:sz w:val="22"/>
          <w:szCs w:val="22"/>
          <w:lang w:val="pt-BR"/>
          <w:rPrChange w:id="7017" w:author="Syahrani Rachmawati Sadino" w:date="2025-01-31T14:35:00Z">
            <w:rPr>
              <w:rFonts w:asciiTheme="minorBidi" w:hAnsiTheme="minorBidi" w:cstheme="minorBidi"/>
              <w:b/>
              <w:bCs/>
              <w:sz w:val="22"/>
              <w:szCs w:val="22"/>
              <w:lang w:val="pt-BR"/>
            </w:rPr>
          </w:rPrChange>
        </w:rPr>
        <w:t>PIHAK</w:t>
      </w:r>
      <w:r w:rsidR="005D130D" w:rsidRPr="00922713">
        <w:rPr>
          <w:rFonts w:ascii="Arial" w:hAnsi="Arial" w:cs="Arial"/>
          <w:b/>
          <w:bCs/>
          <w:sz w:val="22"/>
          <w:szCs w:val="22"/>
          <w:lang w:val="pt-BR"/>
          <w:rPrChange w:id="7018" w:author="Syahrani Rachmawati Sadino" w:date="2025-01-31T14:35:00Z">
            <w:rPr>
              <w:rFonts w:asciiTheme="minorBidi" w:hAnsiTheme="minorBidi" w:cstheme="minorBidi"/>
              <w:b/>
              <w:bCs/>
              <w:sz w:val="22"/>
              <w:szCs w:val="22"/>
              <w:lang w:val="pt-BR"/>
            </w:rPr>
          </w:rPrChange>
        </w:rPr>
        <w:t xml:space="preserve"> </w:t>
      </w:r>
      <w:r w:rsidRPr="00922713">
        <w:rPr>
          <w:rFonts w:ascii="Arial" w:hAnsi="Arial" w:cs="Arial"/>
          <w:b/>
          <w:bCs/>
          <w:sz w:val="22"/>
          <w:szCs w:val="22"/>
          <w:lang w:val="pt-BR"/>
          <w:rPrChange w:id="7019" w:author="Syahrani Rachmawati Sadino" w:date="2025-01-31T14:35:00Z">
            <w:rPr>
              <w:rFonts w:asciiTheme="minorBidi" w:hAnsiTheme="minorBidi" w:cstheme="minorBidi"/>
              <w:b/>
              <w:bCs/>
              <w:sz w:val="22"/>
              <w:szCs w:val="22"/>
              <w:lang w:val="pt-BR"/>
            </w:rPr>
          </w:rPrChange>
        </w:rPr>
        <w:t>KEDUA</w:t>
      </w:r>
      <w:r w:rsidRPr="00922713">
        <w:rPr>
          <w:rFonts w:ascii="Arial" w:hAnsi="Arial" w:cs="Arial"/>
          <w:sz w:val="22"/>
          <w:szCs w:val="22"/>
          <w:lang w:val="pt-BR"/>
          <w:rPrChange w:id="7020" w:author="Syahrani Rachmawati Sadino" w:date="2025-01-31T14:35:00Z">
            <w:rPr>
              <w:rFonts w:asciiTheme="minorBidi" w:hAnsiTheme="minorBidi" w:cstheme="minorBidi"/>
              <w:sz w:val="22"/>
              <w:szCs w:val="22"/>
              <w:lang w:val="pt-BR"/>
            </w:rPr>
          </w:rPrChange>
        </w:rPr>
        <w:t xml:space="preserve"> kepada </w:t>
      </w:r>
      <w:r w:rsidRPr="00922713">
        <w:rPr>
          <w:rFonts w:ascii="Arial" w:hAnsi="Arial" w:cs="Arial"/>
          <w:b/>
          <w:bCs/>
          <w:sz w:val="22"/>
          <w:szCs w:val="22"/>
          <w:lang w:val="pt-BR"/>
          <w:rPrChange w:id="7021" w:author="Syahrani Rachmawati Sadino" w:date="2025-01-31T14:35:00Z">
            <w:rPr>
              <w:rFonts w:asciiTheme="minorBidi" w:hAnsiTheme="minorBidi" w:cstheme="minorBidi"/>
              <w:b/>
              <w:bCs/>
              <w:sz w:val="22"/>
              <w:szCs w:val="22"/>
              <w:lang w:val="pt-BR"/>
            </w:rPr>
          </w:rPrChange>
        </w:rPr>
        <w:t>PIHAK PERTAMA</w:t>
      </w:r>
    </w:p>
    <w:p w14:paraId="5F8F3078" w14:textId="77777777" w:rsidR="00FC216D" w:rsidRPr="00922713" w:rsidRDefault="00FC216D">
      <w:pPr>
        <w:spacing w:line="276" w:lineRule="auto"/>
        <w:ind w:left="1276" w:hanging="425"/>
        <w:jc w:val="both"/>
        <w:rPr>
          <w:rFonts w:ascii="Arial" w:hAnsi="Arial" w:cs="Arial"/>
          <w:sz w:val="22"/>
          <w:szCs w:val="22"/>
          <w:lang w:val="pt-BR"/>
          <w:rPrChange w:id="7022" w:author="Syahrani Rachmawati Sadino" w:date="2025-01-31T14:35:00Z">
            <w:rPr>
              <w:rFonts w:asciiTheme="minorBidi" w:hAnsiTheme="minorBidi" w:cstheme="minorBidi"/>
              <w:sz w:val="22"/>
              <w:szCs w:val="22"/>
              <w:lang w:val="pt-BR"/>
            </w:rPr>
          </w:rPrChange>
        </w:rPr>
      </w:pPr>
    </w:p>
    <w:p w14:paraId="13435D3A" w14:textId="77777777" w:rsidR="00E77289" w:rsidRPr="00922713" w:rsidRDefault="00E77289">
      <w:pPr>
        <w:numPr>
          <w:ilvl w:val="0"/>
          <w:numId w:val="34"/>
        </w:numPr>
        <w:tabs>
          <w:tab w:val="clear" w:pos="720"/>
        </w:tabs>
        <w:spacing w:line="276" w:lineRule="auto"/>
        <w:ind w:left="1276" w:hanging="425"/>
        <w:jc w:val="both"/>
        <w:rPr>
          <w:rFonts w:ascii="Arial" w:hAnsi="Arial" w:cs="Arial"/>
          <w:sz w:val="22"/>
          <w:szCs w:val="22"/>
          <w:lang w:val="pt-BR"/>
          <w:rPrChange w:id="7023" w:author="Syahrani Rachmawati Sadino" w:date="2025-01-31T14:35:00Z">
            <w:rPr>
              <w:rFonts w:asciiTheme="minorBidi" w:hAnsiTheme="minorBidi" w:cstheme="minorBidi"/>
              <w:sz w:val="22"/>
              <w:szCs w:val="22"/>
              <w:lang w:val="pt-BR"/>
            </w:rPr>
          </w:rPrChange>
        </w:rPr>
        <w:pPrChange w:id="7024" w:author="Syahrani Rachmawati Sadino" w:date="2025-01-31T15:00:00Z">
          <w:pPr>
            <w:numPr>
              <w:numId w:val="34"/>
            </w:numPr>
            <w:tabs>
              <w:tab w:val="num" w:pos="720"/>
            </w:tabs>
            <w:spacing w:line="276" w:lineRule="auto"/>
            <w:ind w:left="1276" w:hanging="425"/>
            <w:jc w:val="both"/>
          </w:pPr>
        </w:pPrChange>
      </w:pPr>
      <w:r w:rsidRPr="00922713">
        <w:rPr>
          <w:rFonts w:ascii="Arial" w:hAnsi="Arial" w:cs="Arial"/>
          <w:sz w:val="22"/>
          <w:szCs w:val="22"/>
          <w:lang w:val="pt-BR"/>
          <w:rPrChange w:id="7025" w:author="Syahrani Rachmawati Sadino" w:date="2025-01-31T14:35:00Z">
            <w:rPr>
              <w:rFonts w:asciiTheme="minorBidi" w:hAnsiTheme="minorBidi" w:cstheme="minorBidi"/>
              <w:sz w:val="22"/>
              <w:szCs w:val="22"/>
              <w:lang w:val="pt-BR"/>
            </w:rPr>
          </w:rPrChange>
        </w:rPr>
        <w:t>Waktu pengajuan tagihan:</w:t>
      </w:r>
    </w:p>
    <w:p w14:paraId="1A5C3770" w14:textId="59C4C2B2" w:rsidR="00E77289" w:rsidRPr="00922713" w:rsidRDefault="00E77289">
      <w:pPr>
        <w:numPr>
          <w:ilvl w:val="1"/>
          <w:numId w:val="34"/>
        </w:numPr>
        <w:tabs>
          <w:tab w:val="clear" w:pos="1440"/>
        </w:tabs>
        <w:spacing w:line="276" w:lineRule="auto"/>
        <w:ind w:left="1701" w:hanging="425"/>
        <w:jc w:val="both"/>
        <w:rPr>
          <w:rFonts w:ascii="Arial" w:hAnsi="Arial" w:cs="Arial"/>
          <w:sz w:val="22"/>
          <w:szCs w:val="22"/>
          <w:lang w:val="pt-BR"/>
          <w:rPrChange w:id="7026" w:author="Syahrani Rachmawati Sadino" w:date="2025-01-31T14:35:00Z">
            <w:rPr>
              <w:rFonts w:asciiTheme="minorBidi" w:hAnsiTheme="minorBidi" w:cstheme="minorBidi"/>
              <w:sz w:val="22"/>
              <w:szCs w:val="22"/>
              <w:lang w:val="pt-BR"/>
            </w:rPr>
          </w:rPrChange>
        </w:rPr>
        <w:pPrChange w:id="7027" w:author="Syahrani Rachmawati Sadino" w:date="2025-01-31T15:00:00Z">
          <w:pPr>
            <w:numPr>
              <w:ilvl w:val="1"/>
              <w:numId w:val="34"/>
            </w:numPr>
            <w:tabs>
              <w:tab w:val="num" w:pos="1440"/>
            </w:tabs>
            <w:spacing w:line="276" w:lineRule="auto"/>
            <w:ind w:left="1701" w:hanging="425"/>
            <w:jc w:val="both"/>
          </w:pPr>
        </w:pPrChange>
      </w:pPr>
      <w:r w:rsidRPr="00922713">
        <w:rPr>
          <w:rFonts w:ascii="Arial" w:hAnsi="Arial" w:cs="Arial"/>
          <w:sz w:val="22"/>
          <w:szCs w:val="22"/>
          <w:lang w:val="pt-BR"/>
          <w:rPrChange w:id="7028" w:author="Syahrani Rachmawati Sadino" w:date="2025-01-31T14:35:00Z">
            <w:rPr>
              <w:rFonts w:asciiTheme="minorBidi" w:hAnsiTheme="minorBidi" w:cstheme="minorBidi"/>
              <w:sz w:val="22"/>
              <w:szCs w:val="22"/>
              <w:lang w:val="pt-BR"/>
            </w:rPr>
          </w:rPrChange>
        </w:rPr>
        <w:t xml:space="preserve">Pengajuan tagihan oleh </w:t>
      </w:r>
      <w:r w:rsidRPr="00922713">
        <w:rPr>
          <w:rFonts w:ascii="Arial" w:hAnsi="Arial" w:cs="Arial"/>
          <w:b/>
          <w:sz w:val="22"/>
          <w:szCs w:val="22"/>
          <w:lang w:val="pt-BR"/>
          <w:rPrChange w:id="7029" w:author="Syahrani Rachmawati Sadino" w:date="2025-01-31T14:35:00Z">
            <w:rPr>
              <w:rFonts w:asciiTheme="minorBidi" w:hAnsiTheme="minorBidi" w:cstheme="minorBidi"/>
              <w:b/>
              <w:sz w:val="22"/>
              <w:szCs w:val="22"/>
              <w:lang w:val="pt-BR"/>
            </w:rPr>
          </w:rPrChange>
        </w:rPr>
        <w:t>PIHAK KEDUA</w:t>
      </w:r>
      <w:r w:rsidRPr="00922713">
        <w:rPr>
          <w:rFonts w:ascii="Arial" w:hAnsi="Arial" w:cs="Arial"/>
          <w:sz w:val="22"/>
          <w:szCs w:val="22"/>
          <w:lang w:val="pt-BR"/>
          <w:rPrChange w:id="7030" w:author="Syahrani Rachmawati Sadino" w:date="2025-01-31T14:35:00Z">
            <w:rPr>
              <w:rFonts w:asciiTheme="minorBidi" w:hAnsiTheme="minorBidi" w:cstheme="minorBidi"/>
              <w:sz w:val="22"/>
              <w:szCs w:val="22"/>
              <w:lang w:val="pt-BR"/>
            </w:rPr>
          </w:rPrChange>
        </w:rPr>
        <w:t xml:space="preserve"> kepada </w:t>
      </w:r>
      <w:r w:rsidRPr="00922713">
        <w:rPr>
          <w:rFonts w:ascii="Arial" w:hAnsi="Arial" w:cs="Arial"/>
          <w:b/>
          <w:sz w:val="22"/>
          <w:szCs w:val="22"/>
          <w:lang w:val="pt-BR"/>
          <w:rPrChange w:id="7031" w:author="Syahrani Rachmawati Sadino" w:date="2025-01-31T14:35:00Z">
            <w:rPr>
              <w:rFonts w:asciiTheme="minorBidi" w:hAnsiTheme="minorBidi" w:cstheme="minorBidi"/>
              <w:b/>
              <w:sz w:val="22"/>
              <w:szCs w:val="22"/>
              <w:lang w:val="pt-BR"/>
            </w:rPr>
          </w:rPrChange>
        </w:rPr>
        <w:t>PIHAK PERTAMA</w:t>
      </w:r>
      <w:r w:rsidRPr="00922713">
        <w:rPr>
          <w:rFonts w:ascii="Arial" w:hAnsi="Arial" w:cs="Arial"/>
          <w:sz w:val="22"/>
          <w:szCs w:val="22"/>
          <w:lang w:val="pt-BR"/>
          <w:rPrChange w:id="7032" w:author="Syahrani Rachmawati Sadino" w:date="2025-01-31T14:35:00Z">
            <w:rPr>
              <w:rFonts w:asciiTheme="minorBidi" w:hAnsiTheme="minorBidi" w:cstheme="minorBidi"/>
              <w:sz w:val="22"/>
              <w:szCs w:val="22"/>
              <w:lang w:val="pt-BR"/>
            </w:rPr>
          </w:rPrChange>
        </w:rPr>
        <w:t xml:space="preserve"> dilaksanakan secara teratur setiap bulannya selambat-lambatnya pada tanggal </w:t>
      </w:r>
      <w:r w:rsidRPr="00922713">
        <w:rPr>
          <w:rFonts w:ascii="Arial" w:hAnsi="Arial" w:cs="Arial"/>
          <w:sz w:val="22"/>
          <w:szCs w:val="22"/>
          <w:lang w:val="id-ID"/>
          <w:rPrChange w:id="7033" w:author="Syahrani Rachmawati Sadino" w:date="2025-01-31T14:35:00Z">
            <w:rPr>
              <w:rFonts w:asciiTheme="minorBidi" w:hAnsiTheme="minorBidi" w:cstheme="minorBidi"/>
              <w:sz w:val="22"/>
              <w:szCs w:val="22"/>
              <w:lang w:val="id-ID"/>
            </w:rPr>
          </w:rPrChange>
        </w:rPr>
        <w:t>10 (</w:t>
      </w:r>
      <w:r w:rsidRPr="00922713">
        <w:rPr>
          <w:rFonts w:ascii="Arial" w:hAnsi="Arial" w:cs="Arial"/>
          <w:sz w:val="22"/>
          <w:szCs w:val="22"/>
          <w:lang w:val="pt-BR"/>
          <w:rPrChange w:id="7034" w:author="Syahrani Rachmawati Sadino" w:date="2025-01-31T14:35:00Z">
            <w:rPr>
              <w:rFonts w:asciiTheme="minorBidi" w:hAnsiTheme="minorBidi" w:cstheme="minorBidi"/>
              <w:sz w:val="22"/>
              <w:szCs w:val="22"/>
              <w:lang w:val="pt-BR"/>
            </w:rPr>
          </w:rPrChange>
        </w:rPr>
        <w:t>s</w:t>
      </w:r>
      <w:r w:rsidRPr="00922713">
        <w:rPr>
          <w:rFonts w:ascii="Arial" w:hAnsi="Arial" w:cs="Arial"/>
          <w:sz w:val="22"/>
          <w:szCs w:val="22"/>
          <w:lang w:val="id-ID"/>
          <w:rPrChange w:id="7035" w:author="Syahrani Rachmawati Sadino" w:date="2025-01-31T14:35:00Z">
            <w:rPr>
              <w:rFonts w:asciiTheme="minorBidi" w:hAnsiTheme="minorBidi" w:cstheme="minorBidi"/>
              <w:sz w:val="22"/>
              <w:szCs w:val="22"/>
              <w:lang w:val="id-ID"/>
            </w:rPr>
          </w:rPrChange>
        </w:rPr>
        <w:t>epuluh)</w:t>
      </w:r>
      <w:r w:rsidRPr="00922713">
        <w:rPr>
          <w:rFonts w:ascii="Arial" w:hAnsi="Arial" w:cs="Arial"/>
          <w:sz w:val="22"/>
          <w:szCs w:val="22"/>
          <w:lang w:val="pt-BR"/>
          <w:rPrChange w:id="7036" w:author="Syahrani Rachmawati Sadino" w:date="2025-01-31T14:35:00Z">
            <w:rPr>
              <w:rFonts w:asciiTheme="minorBidi" w:hAnsiTheme="minorBidi" w:cstheme="minorBidi"/>
              <w:sz w:val="22"/>
              <w:szCs w:val="22"/>
              <w:lang w:val="pt-BR"/>
            </w:rPr>
          </w:rPrChange>
        </w:rPr>
        <w:t xml:space="preserve"> </w:t>
      </w:r>
      <w:r w:rsidRPr="00922713">
        <w:rPr>
          <w:rFonts w:ascii="Arial" w:hAnsi="Arial" w:cs="Arial"/>
          <w:sz w:val="22"/>
          <w:szCs w:val="22"/>
          <w:lang w:val="id-ID"/>
          <w:rPrChange w:id="7037" w:author="Syahrani Rachmawati Sadino" w:date="2025-01-31T14:35:00Z">
            <w:rPr>
              <w:rFonts w:asciiTheme="minorBidi" w:hAnsiTheme="minorBidi" w:cstheme="minorBidi"/>
              <w:sz w:val="22"/>
              <w:szCs w:val="22"/>
              <w:lang w:val="id-ID"/>
            </w:rPr>
          </w:rPrChange>
        </w:rPr>
        <w:t xml:space="preserve">di hari kerja </w:t>
      </w:r>
      <w:r w:rsidRPr="00922713">
        <w:rPr>
          <w:rFonts w:ascii="Arial" w:hAnsi="Arial" w:cs="Arial"/>
          <w:sz w:val="22"/>
          <w:szCs w:val="22"/>
          <w:lang w:val="pt-BR"/>
          <w:rPrChange w:id="7038" w:author="Syahrani Rachmawati Sadino" w:date="2025-01-31T14:35:00Z">
            <w:rPr>
              <w:rFonts w:asciiTheme="minorBidi" w:hAnsiTheme="minorBidi" w:cstheme="minorBidi"/>
              <w:sz w:val="22"/>
              <w:szCs w:val="22"/>
              <w:lang w:val="pt-BR"/>
            </w:rPr>
          </w:rPrChange>
        </w:rPr>
        <w:t>bulan berikutnya</w:t>
      </w:r>
      <w:r w:rsidR="005D130D" w:rsidRPr="00922713">
        <w:rPr>
          <w:rFonts w:ascii="Arial" w:hAnsi="Arial" w:cs="Arial"/>
          <w:sz w:val="22"/>
          <w:szCs w:val="22"/>
          <w:lang w:val="pt-BR"/>
          <w:rPrChange w:id="7039" w:author="Syahrani Rachmawati Sadino" w:date="2025-01-31T14:35:00Z">
            <w:rPr>
              <w:rFonts w:asciiTheme="minorBidi" w:hAnsiTheme="minorBidi" w:cstheme="minorBidi"/>
              <w:sz w:val="22"/>
              <w:szCs w:val="22"/>
              <w:lang w:val="pt-BR"/>
            </w:rPr>
          </w:rPrChange>
        </w:rPr>
        <w:t>.</w:t>
      </w:r>
    </w:p>
    <w:p w14:paraId="5EC79475" w14:textId="3D5A55C1" w:rsidR="00E77289" w:rsidRPr="00922713" w:rsidRDefault="00223255">
      <w:pPr>
        <w:numPr>
          <w:ilvl w:val="1"/>
          <w:numId w:val="34"/>
        </w:numPr>
        <w:tabs>
          <w:tab w:val="clear" w:pos="1440"/>
        </w:tabs>
        <w:spacing w:line="276" w:lineRule="auto"/>
        <w:ind w:left="1701" w:hanging="425"/>
        <w:jc w:val="both"/>
        <w:rPr>
          <w:rFonts w:ascii="Arial" w:hAnsi="Arial" w:cs="Arial"/>
          <w:sz w:val="22"/>
          <w:szCs w:val="22"/>
          <w:lang w:val="id-ID"/>
          <w:rPrChange w:id="7040" w:author="Syahrani Rachmawati Sadino" w:date="2025-01-31T14:35:00Z">
            <w:rPr>
              <w:rFonts w:asciiTheme="minorBidi" w:hAnsiTheme="minorBidi" w:cstheme="minorBidi"/>
              <w:sz w:val="22"/>
              <w:szCs w:val="22"/>
              <w:lang w:val="id-ID"/>
            </w:rPr>
          </w:rPrChange>
        </w:rPr>
        <w:pPrChange w:id="7041" w:author="Syahrani Rachmawati Sadino" w:date="2025-01-31T15:00:00Z">
          <w:pPr>
            <w:numPr>
              <w:ilvl w:val="1"/>
              <w:numId w:val="34"/>
            </w:numPr>
            <w:tabs>
              <w:tab w:val="num" w:pos="1440"/>
            </w:tabs>
            <w:spacing w:line="276" w:lineRule="auto"/>
            <w:ind w:left="1701" w:hanging="425"/>
            <w:jc w:val="both"/>
          </w:pPr>
        </w:pPrChange>
      </w:pPr>
      <w:r w:rsidRPr="00922713">
        <w:rPr>
          <w:rFonts w:ascii="Arial" w:hAnsi="Arial" w:cs="Arial"/>
          <w:sz w:val="22"/>
          <w:szCs w:val="22"/>
          <w:lang w:val="fi-FI"/>
          <w:rPrChange w:id="7042" w:author="Syahrani Rachmawati Sadino" w:date="2025-01-31T14:35:00Z">
            <w:rPr>
              <w:rFonts w:asciiTheme="minorBidi" w:hAnsiTheme="minorBidi" w:cstheme="minorBidi"/>
              <w:sz w:val="22"/>
              <w:szCs w:val="22"/>
              <w:lang w:val="fi-FI"/>
            </w:rPr>
          </w:rPrChange>
        </w:rPr>
        <w:t xml:space="preserve">Pengajuan tagihan </w:t>
      </w:r>
      <w:r w:rsidRPr="00922713">
        <w:rPr>
          <w:rFonts w:ascii="Arial" w:hAnsi="Arial" w:cs="Arial"/>
          <w:sz w:val="22"/>
          <w:szCs w:val="22"/>
          <w:lang w:val="pt-BR"/>
          <w:rPrChange w:id="7043" w:author="Syahrani Rachmawati Sadino" w:date="2025-01-31T14:35:00Z">
            <w:rPr>
              <w:rFonts w:asciiTheme="minorBidi" w:hAnsiTheme="minorBidi" w:cstheme="minorBidi"/>
              <w:sz w:val="22"/>
              <w:szCs w:val="22"/>
              <w:lang w:val="pt-BR"/>
            </w:rPr>
          </w:rPrChange>
        </w:rPr>
        <w:t>(</w:t>
      </w:r>
      <w:del w:id="7044" w:author="Ni Nyoman Ayu Tri Utami" w:date="2025-06-26T10:30:00Z">
        <w:r w:rsidRPr="00922713" w:rsidDel="00456986">
          <w:rPr>
            <w:rFonts w:ascii="Arial" w:hAnsi="Arial" w:cs="Arial"/>
            <w:sz w:val="22"/>
            <w:szCs w:val="22"/>
            <w:lang w:val="pt-BR"/>
            <w:rPrChange w:id="7045" w:author="Syahrani Rachmawati Sadino" w:date="2025-01-31T14:35:00Z">
              <w:rPr>
                <w:rFonts w:asciiTheme="minorBidi" w:hAnsiTheme="minorBidi" w:cstheme="minorBidi"/>
                <w:sz w:val="22"/>
                <w:szCs w:val="22"/>
                <w:lang w:val="pt-BR"/>
              </w:rPr>
            </w:rPrChange>
          </w:rPr>
          <w:delText xml:space="preserve">dengan berkas fisik atau </w:delText>
        </w:r>
      </w:del>
      <w:r w:rsidRPr="00922713">
        <w:rPr>
          <w:rFonts w:ascii="Arial" w:hAnsi="Arial" w:cs="Arial"/>
          <w:sz w:val="22"/>
          <w:szCs w:val="22"/>
          <w:lang w:val="pt-BR"/>
          <w:rPrChange w:id="7046" w:author="Syahrani Rachmawati Sadino" w:date="2025-01-31T14:35:00Z">
            <w:rPr>
              <w:rFonts w:asciiTheme="minorBidi" w:hAnsiTheme="minorBidi" w:cstheme="minorBidi"/>
              <w:sz w:val="22"/>
              <w:szCs w:val="22"/>
              <w:lang w:val="pt-BR"/>
            </w:rPr>
          </w:rPrChange>
        </w:rPr>
        <w:t>Berkas Elektronik)</w:t>
      </w:r>
      <w:r w:rsidRPr="00922713">
        <w:rPr>
          <w:rFonts w:ascii="Arial" w:hAnsi="Arial" w:cs="Arial"/>
          <w:sz w:val="22"/>
          <w:szCs w:val="22"/>
          <w:lang w:val="fi-FI"/>
          <w:rPrChange w:id="7047" w:author="Syahrani Rachmawati Sadino" w:date="2025-01-31T14:35:00Z">
            <w:rPr>
              <w:rFonts w:asciiTheme="minorBidi" w:hAnsiTheme="minorBidi" w:cstheme="minorBidi"/>
              <w:sz w:val="22"/>
              <w:szCs w:val="22"/>
              <w:lang w:val="fi-FI"/>
            </w:rPr>
          </w:rPrChange>
        </w:rPr>
        <w:t xml:space="preserve"> dilampiri dengan dokumen-dokumen sebagai berikut</w:t>
      </w:r>
      <w:r w:rsidR="005D130D" w:rsidRPr="00922713">
        <w:rPr>
          <w:rFonts w:ascii="Arial" w:hAnsi="Arial" w:cs="Arial"/>
          <w:sz w:val="22"/>
          <w:szCs w:val="22"/>
          <w:lang w:val="fi-FI"/>
          <w:rPrChange w:id="7048" w:author="Syahrani Rachmawati Sadino" w:date="2025-01-31T14:35:00Z">
            <w:rPr>
              <w:rFonts w:asciiTheme="minorBidi" w:hAnsiTheme="minorBidi" w:cstheme="minorBidi"/>
              <w:sz w:val="22"/>
              <w:szCs w:val="22"/>
              <w:lang w:val="fi-FI"/>
            </w:rPr>
          </w:rPrChange>
        </w:rPr>
        <w:t>:</w:t>
      </w:r>
    </w:p>
    <w:p w14:paraId="2997455D" w14:textId="77777777" w:rsidR="00E77289" w:rsidRPr="0093406C" w:rsidRDefault="00E77289">
      <w:pPr>
        <w:pStyle w:val="ListParagraph"/>
        <w:numPr>
          <w:ilvl w:val="0"/>
          <w:numId w:val="35"/>
        </w:numPr>
        <w:tabs>
          <w:tab w:val="clear" w:pos="720"/>
        </w:tabs>
        <w:spacing w:line="276" w:lineRule="auto"/>
        <w:ind w:left="2127" w:hanging="425"/>
        <w:jc w:val="left"/>
        <w:rPr>
          <w:rFonts w:ascii="Arial" w:hAnsi="Arial" w:cs="Arial"/>
          <w:i/>
          <w:sz w:val="22"/>
          <w:szCs w:val="22"/>
          <w:rPrChange w:id="7049" w:author="Syahrani Rachmawati Sadino" w:date="2025-01-31T16:17:00Z">
            <w:rPr>
              <w:rFonts w:asciiTheme="minorBidi" w:hAnsiTheme="minorBidi" w:cstheme="minorBidi"/>
              <w:sz w:val="22"/>
              <w:szCs w:val="22"/>
            </w:rPr>
          </w:rPrChange>
        </w:rPr>
        <w:pPrChange w:id="7050" w:author="Syahrani Rachmawati Sadino" w:date="2025-01-31T15:00:00Z">
          <w:pPr>
            <w:pStyle w:val="ListParagraph"/>
            <w:numPr>
              <w:numId w:val="35"/>
            </w:numPr>
            <w:tabs>
              <w:tab w:val="num" w:pos="720"/>
            </w:tabs>
            <w:spacing w:line="276" w:lineRule="auto"/>
            <w:ind w:left="2127" w:hanging="425"/>
            <w:jc w:val="left"/>
          </w:pPr>
        </w:pPrChange>
      </w:pPr>
      <w:r w:rsidRPr="00922713">
        <w:rPr>
          <w:rFonts w:ascii="Arial" w:hAnsi="Arial" w:cs="Arial"/>
          <w:sz w:val="22"/>
          <w:szCs w:val="22"/>
          <w:rPrChange w:id="7051" w:author="Syahrani Rachmawati Sadino" w:date="2025-01-31T14:35:00Z">
            <w:rPr>
              <w:rFonts w:asciiTheme="minorBidi" w:hAnsiTheme="minorBidi" w:cstheme="minorBidi"/>
              <w:sz w:val="22"/>
              <w:szCs w:val="22"/>
            </w:rPr>
          </w:rPrChange>
        </w:rPr>
        <w:t xml:space="preserve">FPK </w:t>
      </w:r>
      <w:proofErr w:type="spellStart"/>
      <w:r w:rsidRPr="00922713">
        <w:rPr>
          <w:rFonts w:ascii="Arial" w:hAnsi="Arial" w:cs="Arial"/>
          <w:sz w:val="22"/>
          <w:szCs w:val="22"/>
          <w:rPrChange w:id="7052" w:author="Syahrani Rachmawati Sadino" w:date="2025-01-31T14:35:00Z">
            <w:rPr>
              <w:rFonts w:asciiTheme="minorBidi" w:hAnsiTheme="minorBidi" w:cstheme="minorBidi"/>
              <w:sz w:val="22"/>
              <w:szCs w:val="22"/>
            </w:rPr>
          </w:rPrChange>
        </w:rPr>
        <w:t>Aplikasi</w:t>
      </w:r>
      <w:proofErr w:type="spellEnd"/>
      <w:r w:rsidRPr="00922713">
        <w:rPr>
          <w:rFonts w:ascii="Arial" w:hAnsi="Arial" w:cs="Arial"/>
          <w:sz w:val="22"/>
          <w:szCs w:val="22"/>
          <w:rPrChange w:id="7053" w:author="Syahrani Rachmawati Sadino" w:date="2025-01-31T14:35:00Z">
            <w:rPr>
              <w:rFonts w:asciiTheme="minorBidi" w:hAnsiTheme="minorBidi" w:cstheme="minorBidi"/>
              <w:sz w:val="22"/>
              <w:szCs w:val="22"/>
            </w:rPr>
          </w:rPrChange>
        </w:rPr>
        <w:t xml:space="preserve"> </w:t>
      </w:r>
      <w:proofErr w:type="spellStart"/>
      <w:r w:rsidR="00AE51AA" w:rsidRPr="00922713">
        <w:rPr>
          <w:rFonts w:ascii="Arial" w:hAnsi="Arial" w:cs="Arial"/>
          <w:sz w:val="22"/>
          <w:szCs w:val="22"/>
          <w:rPrChange w:id="7054" w:author="Syahrani Rachmawati Sadino" w:date="2025-01-31T14:35:00Z">
            <w:rPr>
              <w:rFonts w:asciiTheme="minorBidi" w:hAnsiTheme="minorBidi" w:cstheme="minorBidi"/>
              <w:sz w:val="22"/>
              <w:szCs w:val="22"/>
            </w:rPr>
          </w:rPrChange>
        </w:rPr>
        <w:t>Pelayanan</w:t>
      </w:r>
      <w:proofErr w:type="spellEnd"/>
      <w:r w:rsidR="00AE51AA" w:rsidRPr="00922713">
        <w:rPr>
          <w:rFonts w:ascii="Arial" w:hAnsi="Arial" w:cs="Arial"/>
          <w:sz w:val="22"/>
          <w:szCs w:val="22"/>
          <w:rPrChange w:id="7055" w:author="Syahrani Rachmawati Sadino" w:date="2025-01-31T14:35:00Z">
            <w:rPr>
              <w:rFonts w:asciiTheme="minorBidi" w:hAnsiTheme="minorBidi" w:cstheme="minorBidi"/>
              <w:sz w:val="22"/>
              <w:szCs w:val="22"/>
            </w:rPr>
          </w:rPrChange>
        </w:rPr>
        <w:t xml:space="preserve"> Kesehatan </w:t>
      </w:r>
      <w:r w:rsidR="00AE51AA" w:rsidRPr="0093406C">
        <w:rPr>
          <w:rFonts w:ascii="Arial" w:hAnsi="Arial" w:cs="Arial"/>
          <w:i/>
          <w:sz w:val="22"/>
          <w:szCs w:val="22"/>
          <w:rPrChange w:id="7056" w:author="Syahrani Rachmawati Sadino" w:date="2025-01-31T16:17:00Z">
            <w:rPr>
              <w:rFonts w:asciiTheme="minorBidi" w:hAnsiTheme="minorBidi" w:cstheme="minorBidi"/>
              <w:sz w:val="22"/>
              <w:szCs w:val="22"/>
            </w:rPr>
          </w:rPrChange>
        </w:rPr>
        <w:t>Online</w:t>
      </w:r>
    </w:p>
    <w:p w14:paraId="2B4CDA1A" w14:textId="77777777" w:rsidR="00E77289" w:rsidRPr="00922713" w:rsidRDefault="00E77289">
      <w:pPr>
        <w:pStyle w:val="ListParagraph"/>
        <w:numPr>
          <w:ilvl w:val="0"/>
          <w:numId w:val="35"/>
        </w:numPr>
        <w:tabs>
          <w:tab w:val="clear" w:pos="720"/>
        </w:tabs>
        <w:spacing w:line="276" w:lineRule="auto"/>
        <w:ind w:left="2127" w:hanging="425"/>
        <w:jc w:val="left"/>
        <w:rPr>
          <w:rFonts w:ascii="Arial" w:hAnsi="Arial" w:cs="Arial"/>
          <w:sz w:val="22"/>
          <w:szCs w:val="22"/>
          <w:lang w:val="sv-SE"/>
          <w:rPrChange w:id="7057" w:author="Syahrani Rachmawati Sadino" w:date="2025-01-31T14:35:00Z">
            <w:rPr>
              <w:rFonts w:asciiTheme="minorBidi" w:hAnsiTheme="minorBidi" w:cstheme="minorBidi"/>
              <w:sz w:val="22"/>
              <w:szCs w:val="22"/>
              <w:lang w:val="sv-SE"/>
            </w:rPr>
          </w:rPrChange>
        </w:rPr>
        <w:pPrChange w:id="7058" w:author="Syahrani Rachmawati Sadino" w:date="2025-01-31T15:00:00Z">
          <w:pPr>
            <w:pStyle w:val="ListParagraph"/>
            <w:numPr>
              <w:numId w:val="35"/>
            </w:numPr>
            <w:tabs>
              <w:tab w:val="num" w:pos="720"/>
            </w:tabs>
            <w:spacing w:line="276" w:lineRule="auto"/>
            <w:ind w:left="2127" w:hanging="425"/>
            <w:jc w:val="left"/>
          </w:pPr>
        </w:pPrChange>
      </w:pPr>
      <w:r w:rsidRPr="00922713">
        <w:rPr>
          <w:rFonts w:ascii="Arial" w:hAnsi="Arial" w:cs="Arial"/>
          <w:sz w:val="22"/>
          <w:szCs w:val="22"/>
          <w:lang w:val="sv-SE"/>
          <w:rPrChange w:id="7059" w:author="Syahrani Rachmawati Sadino" w:date="2025-01-31T14:35:00Z">
            <w:rPr>
              <w:rFonts w:asciiTheme="minorBidi" w:hAnsiTheme="minorBidi" w:cstheme="minorBidi"/>
              <w:sz w:val="22"/>
              <w:szCs w:val="22"/>
              <w:lang w:val="sv-SE"/>
            </w:rPr>
          </w:rPrChange>
        </w:rPr>
        <w:t>Formulir Pelayanan Rawat Jalan Tingkat Pertama dan Rekapitulasi Tagihan Biaya Pelayanan</w:t>
      </w:r>
    </w:p>
    <w:p w14:paraId="3E57DEB4" w14:textId="77777777" w:rsidR="00E77289" w:rsidRPr="00922713" w:rsidRDefault="00E77289">
      <w:pPr>
        <w:pStyle w:val="ListParagraph"/>
        <w:numPr>
          <w:ilvl w:val="0"/>
          <w:numId w:val="35"/>
        </w:numPr>
        <w:tabs>
          <w:tab w:val="clear" w:pos="720"/>
        </w:tabs>
        <w:spacing w:line="276" w:lineRule="auto"/>
        <w:ind w:left="2127" w:hanging="425"/>
        <w:jc w:val="left"/>
        <w:rPr>
          <w:rFonts w:ascii="Arial" w:hAnsi="Arial" w:cs="Arial"/>
          <w:sz w:val="22"/>
          <w:szCs w:val="22"/>
          <w:lang w:val="sv-SE"/>
          <w:rPrChange w:id="7060" w:author="Syahrani Rachmawati Sadino" w:date="2025-01-31T14:35:00Z">
            <w:rPr>
              <w:rFonts w:asciiTheme="minorBidi" w:hAnsiTheme="minorBidi" w:cstheme="minorBidi"/>
              <w:sz w:val="22"/>
              <w:szCs w:val="22"/>
              <w:lang w:val="sv-SE"/>
            </w:rPr>
          </w:rPrChange>
        </w:rPr>
        <w:pPrChange w:id="7061" w:author="Syahrani Rachmawati Sadino" w:date="2025-01-31T15:00:00Z">
          <w:pPr>
            <w:pStyle w:val="ListParagraph"/>
            <w:numPr>
              <w:numId w:val="35"/>
            </w:numPr>
            <w:tabs>
              <w:tab w:val="num" w:pos="720"/>
            </w:tabs>
            <w:spacing w:line="276" w:lineRule="auto"/>
            <w:ind w:left="2127" w:hanging="425"/>
            <w:jc w:val="left"/>
          </w:pPr>
        </w:pPrChange>
      </w:pPr>
      <w:r w:rsidRPr="00922713">
        <w:rPr>
          <w:rFonts w:ascii="Arial" w:hAnsi="Arial" w:cs="Arial"/>
          <w:sz w:val="22"/>
          <w:szCs w:val="22"/>
          <w:lang w:val="sv-SE"/>
          <w:rPrChange w:id="7062" w:author="Syahrani Rachmawati Sadino" w:date="2025-01-31T14:35:00Z">
            <w:rPr>
              <w:rFonts w:asciiTheme="minorBidi" w:hAnsiTheme="minorBidi" w:cstheme="minorBidi"/>
              <w:sz w:val="22"/>
              <w:szCs w:val="22"/>
              <w:lang w:val="sv-SE"/>
            </w:rPr>
          </w:rPrChange>
        </w:rPr>
        <w:t>Formulir</w:t>
      </w:r>
      <w:r w:rsidR="00C85517" w:rsidRPr="00922713">
        <w:rPr>
          <w:rFonts w:ascii="Arial" w:hAnsi="Arial" w:cs="Arial"/>
          <w:sz w:val="22"/>
          <w:szCs w:val="22"/>
          <w:lang w:val="sv-SE"/>
          <w:rPrChange w:id="7063" w:author="Syahrani Rachmawati Sadino" w:date="2025-01-31T14:35:00Z">
            <w:rPr>
              <w:rFonts w:asciiTheme="minorBidi" w:hAnsiTheme="minorBidi" w:cstheme="minorBidi"/>
              <w:sz w:val="22"/>
              <w:szCs w:val="22"/>
              <w:lang w:val="sv-SE"/>
            </w:rPr>
          </w:rPrChange>
        </w:rPr>
        <w:t xml:space="preserve"> Persetujuan Pengajuan Klaim (F</w:t>
      </w:r>
      <w:r w:rsidRPr="00922713">
        <w:rPr>
          <w:rFonts w:ascii="Arial" w:hAnsi="Arial" w:cs="Arial"/>
          <w:sz w:val="22"/>
          <w:szCs w:val="22"/>
          <w:lang w:val="sv-SE"/>
          <w:rPrChange w:id="7064" w:author="Syahrani Rachmawati Sadino" w:date="2025-01-31T14:35:00Z">
            <w:rPr>
              <w:rFonts w:asciiTheme="minorBidi" w:hAnsiTheme="minorBidi" w:cstheme="minorBidi"/>
              <w:sz w:val="22"/>
              <w:szCs w:val="22"/>
              <w:lang w:val="sv-SE"/>
            </w:rPr>
          </w:rPrChange>
        </w:rPr>
        <w:t>PK)</w:t>
      </w:r>
    </w:p>
    <w:p w14:paraId="4C076F44" w14:textId="24ABC95C" w:rsidR="00E77289" w:rsidRPr="00922713" w:rsidRDefault="00E77289">
      <w:pPr>
        <w:numPr>
          <w:ilvl w:val="1"/>
          <w:numId w:val="34"/>
        </w:numPr>
        <w:tabs>
          <w:tab w:val="clear" w:pos="1440"/>
        </w:tabs>
        <w:spacing w:line="276" w:lineRule="auto"/>
        <w:ind w:left="1701" w:hanging="425"/>
        <w:jc w:val="both"/>
        <w:rPr>
          <w:rFonts w:ascii="Arial" w:hAnsi="Arial" w:cs="Arial"/>
          <w:sz w:val="22"/>
          <w:szCs w:val="22"/>
          <w:lang w:val="sv-SE"/>
          <w:rPrChange w:id="7065" w:author="Syahrani Rachmawati Sadino" w:date="2025-01-31T14:35:00Z">
            <w:rPr>
              <w:rFonts w:asciiTheme="minorBidi" w:hAnsiTheme="minorBidi" w:cstheme="minorBidi"/>
              <w:sz w:val="22"/>
              <w:szCs w:val="22"/>
              <w:lang w:val="sv-SE"/>
            </w:rPr>
          </w:rPrChange>
        </w:rPr>
        <w:pPrChange w:id="7066" w:author="Syahrani Rachmawati Sadino" w:date="2025-01-31T15:00:00Z">
          <w:pPr>
            <w:numPr>
              <w:ilvl w:val="1"/>
              <w:numId w:val="34"/>
            </w:numPr>
            <w:tabs>
              <w:tab w:val="num" w:pos="1440"/>
            </w:tabs>
            <w:spacing w:line="276" w:lineRule="auto"/>
            <w:ind w:left="1701" w:hanging="425"/>
            <w:jc w:val="both"/>
          </w:pPr>
        </w:pPrChange>
      </w:pPr>
      <w:r w:rsidRPr="00922713">
        <w:rPr>
          <w:rFonts w:ascii="Arial" w:hAnsi="Arial" w:cs="Arial"/>
          <w:sz w:val="22"/>
          <w:szCs w:val="22"/>
          <w:lang w:val="sv-SE"/>
          <w:rPrChange w:id="7067" w:author="Syahrani Rachmawati Sadino" w:date="2025-01-31T14:35:00Z">
            <w:rPr>
              <w:rFonts w:asciiTheme="minorBidi" w:hAnsiTheme="minorBidi" w:cstheme="minorBidi"/>
              <w:sz w:val="22"/>
              <w:szCs w:val="22"/>
              <w:lang w:val="sv-SE"/>
            </w:rPr>
          </w:rPrChange>
        </w:rPr>
        <w:t xml:space="preserve">Dalam hal berkas tagihan yang disampaikan tidak atau belum memenuhi persyaratan atau belum lengkap, maka berkas tagihan yang tidak lengkap akan dikembalikan kepada </w:t>
      </w:r>
      <w:r w:rsidRPr="00922713">
        <w:rPr>
          <w:rFonts w:ascii="Arial" w:hAnsi="Arial" w:cs="Arial"/>
          <w:b/>
          <w:sz w:val="22"/>
          <w:szCs w:val="22"/>
          <w:lang w:val="sv-SE"/>
          <w:rPrChange w:id="7068" w:author="Syahrani Rachmawati Sadino" w:date="2025-01-31T14:35:00Z">
            <w:rPr>
              <w:rFonts w:asciiTheme="minorBidi" w:hAnsiTheme="minorBidi" w:cstheme="minorBidi"/>
              <w:b/>
              <w:sz w:val="22"/>
              <w:szCs w:val="22"/>
              <w:lang w:val="sv-SE"/>
            </w:rPr>
          </w:rPrChange>
        </w:rPr>
        <w:t>PIHAK KEDUA</w:t>
      </w:r>
      <w:r w:rsidRPr="00922713">
        <w:rPr>
          <w:rFonts w:ascii="Arial" w:hAnsi="Arial" w:cs="Arial"/>
          <w:sz w:val="22"/>
          <w:szCs w:val="22"/>
          <w:lang w:val="sv-SE"/>
          <w:rPrChange w:id="7069" w:author="Syahrani Rachmawati Sadino" w:date="2025-01-31T14:35:00Z">
            <w:rPr>
              <w:rFonts w:asciiTheme="minorBidi" w:hAnsiTheme="minorBidi" w:cstheme="minorBidi"/>
              <w:sz w:val="22"/>
              <w:szCs w:val="22"/>
              <w:lang w:val="sv-SE"/>
            </w:rPr>
          </w:rPrChange>
        </w:rPr>
        <w:t xml:space="preserve"> untuk diperbaiki atau dilengkapi. </w:t>
      </w:r>
      <w:r w:rsidRPr="00922713">
        <w:rPr>
          <w:rFonts w:ascii="Arial" w:hAnsi="Arial" w:cs="Arial"/>
          <w:sz w:val="22"/>
          <w:szCs w:val="22"/>
          <w:lang w:val="sv-SE"/>
          <w:rPrChange w:id="7070" w:author="Syahrani Rachmawati Sadino" w:date="2025-01-31T14:35:00Z">
            <w:rPr>
              <w:rFonts w:asciiTheme="minorBidi" w:hAnsiTheme="minorBidi" w:cstheme="minorBidi"/>
              <w:sz w:val="22"/>
              <w:szCs w:val="22"/>
              <w:lang w:val="sv-SE"/>
            </w:rPr>
          </w:rPrChange>
        </w:rPr>
        <w:lastRenderedPageBreak/>
        <w:t xml:space="preserve">Selanjutnya </w:t>
      </w:r>
      <w:r w:rsidRPr="00922713">
        <w:rPr>
          <w:rFonts w:ascii="Arial" w:hAnsi="Arial" w:cs="Arial"/>
          <w:b/>
          <w:sz w:val="22"/>
          <w:szCs w:val="22"/>
          <w:lang w:val="sv-SE"/>
          <w:rPrChange w:id="7071" w:author="Syahrani Rachmawati Sadino" w:date="2025-01-31T14:35:00Z">
            <w:rPr>
              <w:rFonts w:asciiTheme="minorBidi" w:hAnsiTheme="minorBidi" w:cstheme="minorBidi"/>
              <w:b/>
              <w:sz w:val="22"/>
              <w:szCs w:val="22"/>
              <w:lang w:val="sv-SE"/>
            </w:rPr>
          </w:rPrChange>
        </w:rPr>
        <w:t>PIHAK KEDUA</w:t>
      </w:r>
      <w:r w:rsidRPr="00922713">
        <w:rPr>
          <w:rFonts w:ascii="Arial" w:hAnsi="Arial" w:cs="Arial"/>
          <w:sz w:val="22"/>
          <w:szCs w:val="22"/>
          <w:lang w:val="sv-SE"/>
          <w:rPrChange w:id="7072" w:author="Syahrani Rachmawati Sadino" w:date="2025-01-31T14:35:00Z">
            <w:rPr>
              <w:rFonts w:asciiTheme="minorBidi" w:hAnsiTheme="minorBidi" w:cstheme="minorBidi"/>
              <w:sz w:val="22"/>
              <w:szCs w:val="22"/>
              <w:lang w:val="sv-SE"/>
            </w:rPr>
          </w:rPrChange>
        </w:rPr>
        <w:t xml:space="preserve"> wajib segera mengirimkan kembali berkas tagihan yang telah diperbaiki atau dilengkapi tersebut ke </w:t>
      </w:r>
      <w:r w:rsidRPr="00922713">
        <w:rPr>
          <w:rFonts w:ascii="Arial" w:hAnsi="Arial" w:cs="Arial"/>
          <w:b/>
          <w:sz w:val="22"/>
          <w:szCs w:val="22"/>
          <w:lang w:val="sv-SE"/>
          <w:rPrChange w:id="7073" w:author="Syahrani Rachmawati Sadino" w:date="2025-01-31T14:35:00Z">
            <w:rPr>
              <w:rFonts w:asciiTheme="minorBidi" w:hAnsiTheme="minorBidi" w:cstheme="minorBidi"/>
              <w:b/>
              <w:sz w:val="22"/>
              <w:szCs w:val="22"/>
              <w:lang w:val="sv-SE"/>
            </w:rPr>
          </w:rPrChange>
        </w:rPr>
        <w:t>PIHAK PERTAMA</w:t>
      </w:r>
      <w:r w:rsidRPr="00922713">
        <w:rPr>
          <w:rFonts w:ascii="Arial" w:hAnsi="Arial" w:cs="Arial"/>
          <w:sz w:val="22"/>
          <w:szCs w:val="22"/>
          <w:lang w:val="sv-SE"/>
          <w:rPrChange w:id="7074" w:author="Syahrani Rachmawati Sadino" w:date="2025-01-31T14:35:00Z">
            <w:rPr>
              <w:rFonts w:asciiTheme="minorBidi" w:hAnsiTheme="minorBidi" w:cstheme="minorBidi"/>
              <w:sz w:val="22"/>
              <w:szCs w:val="22"/>
              <w:lang w:val="sv-SE"/>
            </w:rPr>
          </w:rPrChange>
        </w:rPr>
        <w:t xml:space="preserve"> dalam waktu selambat-lambatnya</w:t>
      </w:r>
      <w:del w:id="7075" w:author="Syahrani Rachmawati Sadino" w:date="2025-01-31T14:24:00Z">
        <w:r w:rsidRPr="00922713" w:rsidDel="002209A6">
          <w:rPr>
            <w:rFonts w:ascii="Arial" w:hAnsi="Arial" w:cs="Arial"/>
            <w:sz w:val="22"/>
            <w:szCs w:val="22"/>
            <w:lang w:val="sv-SE"/>
            <w:rPrChange w:id="7076" w:author="Syahrani Rachmawati Sadino" w:date="2025-01-31T14:35:00Z">
              <w:rPr>
                <w:rFonts w:asciiTheme="minorBidi" w:hAnsiTheme="minorBidi" w:cstheme="minorBidi"/>
                <w:sz w:val="22"/>
                <w:szCs w:val="22"/>
                <w:lang w:val="sv-SE"/>
              </w:rPr>
            </w:rPrChange>
          </w:rPr>
          <w:delText xml:space="preserve"> </w:delText>
        </w:r>
      </w:del>
      <w:ins w:id="7077" w:author="Syahrani Rachmawati Sadino" w:date="2025-01-31T14:24:00Z">
        <w:r w:rsidR="002209A6" w:rsidRPr="00922713">
          <w:rPr>
            <w:rFonts w:ascii="Arial" w:hAnsi="Arial" w:cs="Arial"/>
            <w:sz w:val="22"/>
            <w:szCs w:val="22"/>
            <w:lang w:val="sv-SE"/>
          </w:rPr>
          <w:t xml:space="preserve">30 Hari Kalender </w:t>
        </w:r>
      </w:ins>
      <w:commentRangeStart w:id="7078"/>
      <w:commentRangeStart w:id="7079"/>
      <w:del w:id="7080" w:author="Syahrani Rachmawati Sadino" w:date="2025-01-31T14:24:00Z">
        <w:r w:rsidRPr="00922713" w:rsidDel="002209A6">
          <w:rPr>
            <w:rFonts w:ascii="Arial" w:hAnsi="Arial" w:cs="Arial"/>
            <w:sz w:val="22"/>
            <w:szCs w:val="22"/>
            <w:lang w:val="sv-SE"/>
            <w:rPrChange w:id="7081" w:author="Syahrani Rachmawati Sadino" w:date="2025-01-31T14:35:00Z">
              <w:rPr>
                <w:rFonts w:asciiTheme="minorBidi" w:hAnsiTheme="minorBidi" w:cstheme="minorBidi"/>
                <w:sz w:val="22"/>
                <w:szCs w:val="22"/>
                <w:lang w:val="sv-SE"/>
              </w:rPr>
            </w:rPrChange>
          </w:rPr>
          <w:delText>1</w:delText>
        </w:r>
        <w:r w:rsidRPr="00922713" w:rsidDel="002209A6">
          <w:rPr>
            <w:rFonts w:ascii="Arial" w:hAnsi="Arial" w:cs="Arial"/>
            <w:sz w:val="22"/>
            <w:szCs w:val="22"/>
            <w:lang w:val="id-ID"/>
            <w:rPrChange w:id="7082" w:author="Syahrani Rachmawati Sadino" w:date="2025-01-31T14:35:00Z">
              <w:rPr>
                <w:rFonts w:asciiTheme="minorBidi" w:hAnsiTheme="minorBidi" w:cstheme="minorBidi"/>
                <w:sz w:val="22"/>
                <w:szCs w:val="22"/>
                <w:lang w:val="id-ID"/>
              </w:rPr>
            </w:rPrChange>
          </w:rPr>
          <w:delText xml:space="preserve"> (</w:delText>
        </w:r>
        <w:r w:rsidRPr="00922713" w:rsidDel="002209A6">
          <w:rPr>
            <w:rFonts w:ascii="Arial" w:hAnsi="Arial" w:cs="Arial"/>
            <w:sz w:val="22"/>
            <w:szCs w:val="22"/>
            <w:lang w:val="sv-SE"/>
            <w:rPrChange w:id="7083" w:author="Syahrani Rachmawati Sadino" w:date="2025-01-31T14:35:00Z">
              <w:rPr>
                <w:rFonts w:asciiTheme="minorBidi" w:hAnsiTheme="minorBidi" w:cstheme="minorBidi"/>
                <w:sz w:val="22"/>
                <w:szCs w:val="22"/>
                <w:lang w:val="sv-SE"/>
              </w:rPr>
            </w:rPrChange>
          </w:rPr>
          <w:delText>sat</w:delText>
        </w:r>
      </w:del>
      <w:del w:id="7084" w:author="Syahrani Rachmawati Sadino" w:date="2025-01-31T14:23:00Z">
        <w:r w:rsidRPr="00922713" w:rsidDel="002209A6">
          <w:rPr>
            <w:rFonts w:ascii="Arial" w:hAnsi="Arial" w:cs="Arial"/>
            <w:sz w:val="22"/>
            <w:szCs w:val="22"/>
            <w:lang w:val="sv-SE"/>
            <w:rPrChange w:id="7085" w:author="Syahrani Rachmawati Sadino" w:date="2025-01-31T14:35:00Z">
              <w:rPr>
                <w:rFonts w:asciiTheme="minorBidi" w:hAnsiTheme="minorBidi" w:cstheme="minorBidi"/>
                <w:sz w:val="22"/>
                <w:szCs w:val="22"/>
                <w:lang w:val="sv-SE"/>
              </w:rPr>
            </w:rPrChange>
          </w:rPr>
          <w:delText>u</w:delText>
        </w:r>
        <w:r w:rsidRPr="00922713" w:rsidDel="002209A6">
          <w:rPr>
            <w:rFonts w:ascii="Arial" w:hAnsi="Arial" w:cs="Arial"/>
            <w:sz w:val="22"/>
            <w:szCs w:val="22"/>
            <w:lang w:val="id-ID"/>
            <w:rPrChange w:id="7086" w:author="Syahrani Rachmawati Sadino" w:date="2025-01-31T14:35:00Z">
              <w:rPr>
                <w:rFonts w:asciiTheme="minorBidi" w:hAnsiTheme="minorBidi" w:cstheme="minorBidi"/>
                <w:sz w:val="22"/>
                <w:szCs w:val="22"/>
                <w:lang w:val="id-ID"/>
              </w:rPr>
            </w:rPrChange>
          </w:rPr>
          <w:delText xml:space="preserve">) </w:delText>
        </w:r>
        <w:r w:rsidRPr="00922713" w:rsidDel="002209A6">
          <w:rPr>
            <w:rFonts w:ascii="Arial" w:hAnsi="Arial" w:cs="Arial"/>
            <w:sz w:val="22"/>
            <w:szCs w:val="22"/>
            <w:lang w:val="sv-SE"/>
            <w:rPrChange w:id="7087" w:author="Syahrani Rachmawati Sadino" w:date="2025-01-31T14:35:00Z">
              <w:rPr>
                <w:rFonts w:asciiTheme="minorBidi" w:hAnsiTheme="minorBidi" w:cstheme="minorBidi"/>
                <w:sz w:val="22"/>
                <w:szCs w:val="22"/>
                <w:lang w:val="sv-SE"/>
              </w:rPr>
            </w:rPrChange>
          </w:rPr>
          <w:delText>bulan</w:delText>
        </w:r>
      </w:del>
      <w:commentRangeEnd w:id="7078"/>
      <w:r w:rsidR="008A780B" w:rsidRPr="00922713">
        <w:rPr>
          <w:rStyle w:val="CommentReference"/>
          <w:rFonts w:ascii="Arial" w:hAnsi="Arial" w:cs="Arial"/>
          <w:sz w:val="22"/>
          <w:szCs w:val="22"/>
          <w:lang w:val="x-none" w:eastAsia="x-none"/>
          <w:rPrChange w:id="7088" w:author="Syahrani Rachmawati Sadino" w:date="2025-01-31T14:35:00Z">
            <w:rPr>
              <w:rStyle w:val="CommentReference"/>
              <w:lang w:val="x-none" w:eastAsia="x-none"/>
            </w:rPr>
          </w:rPrChange>
        </w:rPr>
        <w:commentReference w:id="7078"/>
      </w:r>
      <w:commentRangeEnd w:id="7079"/>
      <w:r w:rsidR="007D6D03" w:rsidRPr="00922713">
        <w:rPr>
          <w:rStyle w:val="CommentReference"/>
          <w:rFonts w:ascii="Arial" w:hAnsi="Arial" w:cs="Arial"/>
          <w:sz w:val="22"/>
          <w:szCs w:val="22"/>
          <w:lang w:val="x-none" w:eastAsia="x-none"/>
          <w:rPrChange w:id="7089" w:author="Syahrani Rachmawati Sadino" w:date="2025-01-31T14:35:00Z">
            <w:rPr>
              <w:rStyle w:val="CommentReference"/>
              <w:lang w:val="x-none" w:eastAsia="x-none"/>
            </w:rPr>
          </w:rPrChange>
        </w:rPr>
        <w:commentReference w:id="7079"/>
      </w:r>
      <w:r w:rsidRPr="00922713">
        <w:rPr>
          <w:rFonts w:ascii="Arial" w:hAnsi="Arial" w:cs="Arial"/>
          <w:sz w:val="22"/>
          <w:szCs w:val="22"/>
          <w:lang w:val="sv-SE"/>
          <w:rPrChange w:id="7090" w:author="Syahrani Rachmawati Sadino" w:date="2025-01-31T14:35:00Z">
            <w:rPr>
              <w:rFonts w:asciiTheme="minorBidi" w:hAnsiTheme="minorBidi" w:cstheme="minorBidi"/>
              <w:sz w:val="22"/>
              <w:szCs w:val="22"/>
              <w:lang w:val="sv-SE"/>
            </w:rPr>
          </w:rPrChange>
        </w:rPr>
        <w:t xml:space="preserve"> terhitung sejak berkas tersebut dikembalikan</w:t>
      </w:r>
      <w:r w:rsidR="005D130D" w:rsidRPr="00922713">
        <w:rPr>
          <w:rFonts w:ascii="Arial" w:hAnsi="Arial" w:cs="Arial"/>
          <w:sz w:val="22"/>
          <w:szCs w:val="22"/>
          <w:lang w:val="sv-SE"/>
          <w:rPrChange w:id="7091" w:author="Syahrani Rachmawati Sadino" w:date="2025-01-31T14:35:00Z">
            <w:rPr>
              <w:rFonts w:asciiTheme="minorBidi" w:hAnsiTheme="minorBidi" w:cstheme="minorBidi"/>
              <w:sz w:val="22"/>
              <w:szCs w:val="22"/>
              <w:lang w:val="sv-SE"/>
            </w:rPr>
          </w:rPrChange>
        </w:rPr>
        <w:t>.</w:t>
      </w:r>
    </w:p>
    <w:p w14:paraId="54444F4E" w14:textId="77777777" w:rsidR="00E77289" w:rsidRPr="00922713" w:rsidRDefault="00E77289">
      <w:pPr>
        <w:spacing w:line="276" w:lineRule="auto"/>
        <w:ind w:left="1701" w:hanging="425"/>
        <w:jc w:val="both"/>
        <w:rPr>
          <w:rFonts w:ascii="Arial" w:hAnsi="Arial" w:cs="Arial"/>
          <w:sz w:val="22"/>
          <w:szCs w:val="22"/>
          <w:lang w:val="sv-SE"/>
          <w:rPrChange w:id="7092" w:author="Syahrani Rachmawati Sadino" w:date="2025-01-31T14:35:00Z">
            <w:rPr>
              <w:rFonts w:asciiTheme="minorBidi" w:hAnsiTheme="minorBidi" w:cstheme="minorBidi"/>
              <w:sz w:val="22"/>
              <w:szCs w:val="22"/>
              <w:lang w:val="sv-SE"/>
            </w:rPr>
          </w:rPrChange>
        </w:rPr>
      </w:pPr>
    </w:p>
    <w:p w14:paraId="5BA347BD" w14:textId="56AFF2BE" w:rsidR="00E77289" w:rsidRPr="00922713" w:rsidRDefault="00E77289">
      <w:pPr>
        <w:numPr>
          <w:ilvl w:val="1"/>
          <w:numId w:val="34"/>
        </w:numPr>
        <w:tabs>
          <w:tab w:val="clear" w:pos="1440"/>
        </w:tabs>
        <w:spacing w:line="276" w:lineRule="auto"/>
        <w:ind w:left="1701" w:hanging="425"/>
        <w:jc w:val="both"/>
        <w:rPr>
          <w:rFonts w:ascii="Arial" w:hAnsi="Arial" w:cs="Arial"/>
          <w:sz w:val="22"/>
          <w:szCs w:val="22"/>
          <w:lang w:val="sv-SE"/>
          <w:rPrChange w:id="7093" w:author="Syahrani Rachmawati Sadino" w:date="2025-01-31T14:35:00Z">
            <w:rPr>
              <w:rFonts w:asciiTheme="minorBidi" w:hAnsiTheme="minorBidi" w:cstheme="minorBidi"/>
              <w:sz w:val="22"/>
              <w:szCs w:val="22"/>
              <w:lang w:val="sv-SE"/>
            </w:rPr>
          </w:rPrChange>
        </w:rPr>
        <w:pPrChange w:id="7094" w:author="Syahrani Rachmawati Sadino" w:date="2025-01-31T15:00:00Z">
          <w:pPr>
            <w:numPr>
              <w:ilvl w:val="1"/>
              <w:numId w:val="34"/>
            </w:numPr>
            <w:tabs>
              <w:tab w:val="num" w:pos="1440"/>
            </w:tabs>
            <w:spacing w:line="276" w:lineRule="auto"/>
            <w:ind w:left="1701" w:hanging="425"/>
            <w:jc w:val="both"/>
          </w:pPr>
        </w:pPrChange>
      </w:pPr>
      <w:r w:rsidRPr="00922713">
        <w:rPr>
          <w:rFonts w:ascii="Arial" w:hAnsi="Arial" w:cs="Arial"/>
          <w:sz w:val="22"/>
          <w:szCs w:val="22"/>
          <w:lang w:val="sv-SE"/>
          <w:rPrChange w:id="7095" w:author="Syahrani Rachmawati Sadino" w:date="2025-01-31T14:35:00Z">
            <w:rPr>
              <w:rFonts w:asciiTheme="minorBidi" w:hAnsiTheme="minorBidi" w:cstheme="minorBidi"/>
              <w:sz w:val="22"/>
              <w:szCs w:val="22"/>
              <w:lang w:val="sv-SE"/>
            </w:rPr>
          </w:rPrChange>
        </w:rPr>
        <w:t xml:space="preserve">Dalam hal Jangka Waktu Perjanjian berakhir dan tidak diperpanjang oleh </w:t>
      </w:r>
      <w:r w:rsidR="00A20015" w:rsidRPr="00922713">
        <w:rPr>
          <w:rFonts w:ascii="Arial" w:hAnsi="Arial" w:cs="Arial"/>
          <w:b/>
          <w:bCs/>
          <w:sz w:val="22"/>
          <w:szCs w:val="22"/>
          <w:lang w:val="sv-SE"/>
          <w:rPrChange w:id="7096" w:author="Syahrani Rachmawati Sadino" w:date="2025-01-31T14:35:00Z">
            <w:rPr>
              <w:rFonts w:asciiTheme="minorBidi" w:hAnsiTheme="minorBidi" w:cstheme="minorBidi"/>
              <w:b/>
              <w:bCs/>
              <w:sz w:val="22"/>
              <w:szCs w:val="22"/>
              <w:lang w:val="sv-SE"/>
            </w:rPr>
          </w:rPrChange>
        </w:rPr>
        <w:t>PARAH PIHAK</w:t>
      </w:r>
      <w:r w:rsidRPr="00922713">
        <w:rPr>
          <w:rFonts w:ascii="Arial" w:hAnsi="Arial" w:cs="Arial"/>
          <w:sz w:val="22"/>
          <w:szCs w:val="22"/>
          <w:lang w:val="sv-SE"/>
          <w:rPrChange w:id="7097" w:author="Syahrani Rachmawati Sadino" w:date="2025-01-31T14:35:00Z">
            <w:rPr>
              <w:rFonts w:asciiTheme="minorBidi" w:hAnsiTheme="minorBidi" w:cstheme="minorBidi"/>
              <w:sz w:val="22"/>
              <w:szCs w:val="22"/>
              <w:lang w:val="sv-SE"/>
            </w:rPr>
          </w:rPrChange>
        </w:rPr>
        <w:t xml:space="preserve">, maka tagihan terakhir dari </w:t>
      </w:r>
      <w:r w:rsidRPr="00922713">
        <w:rPr>
          <w:rFonts w:ascii="Arial" w:hAnsi="Arial" w:cs="Arial"/>
          <w:b/>
          <w:sz w:val="22"/>
          <w:szCs w:val="22"/>
          <w:lang w:val="sv-SE"/>
          <w:rPrChange w:id="7098" w:author="Syahrani Rachmawati Sadino" w:date="2025-01-31T14:35:00Z">
            <w:rPr>
              <w:rFonts w:asciiTheme="minorBidi" w:hAnsiTheme="minorBidi" w:cstheme="minorBidi"/>
              <w:b/>
              <w:sz w:val="22"/>
              <w:szCs w:val="22"/>
              <w:lang w:val="sv-SE"/>
            </w:rPr>
          </w:rPrChange>
        </w:rPr>
        <w:t>PIHAK KEDUA</w:t>
      </w:r>
      <w:r w:rsidRPr="00922713">
        <w:rPr>
          <w:rFonts w:ascii="Arial" w:hAnsi="Arial" w:cs="Arial"/>
          <w:sz w:val="22"/>
          <w:szCs w:val="22"/>
          <w:lang w:val="sv-SE"/>
          <w:rPrChange w:id="7099" w:author="Syahrani Rachmawati Sadino" w:date="2025-01-31T14:35:00Z">
            <w:rPr>
              <w:rFonts w:asciiTheme="minorBidi" w:hAnsiTheme="minorBidi" w:cstheme="minorBidi"/>
              <w:sz w:val="22"/>
              <w:szCs w:val="22"/>
              <w:lang w:val="sv-SE"/>
            </w:rPr>
          </w:rPrChange>
        </w:rPr>
        <w:t xml:space="preserve"> kepada </w:t>
      </w:r>
      <w:r w:rsidRPr="00922713">
        <w:rPr>
          <w:rFonts w:ascii="Arial" w:hAnsi="Arial" w:cs="Arial"/>
          <w:b/>
          <w:sz w:val="22"/>
          <w:szCs w:val="22"/>
          <w:lang w:val="sv-SE"/>
          <w:rPrChange w:id="7100" w:author="Syahrani Rachmawati Sadino" w:date="2025-01-31T14:35:00Z">
            <w:rPr>
              <w:rFonts w:asciiTheme="minorBidi" w:hAnsiTheme="minorBidi" w:cstheme="minorBidi"/>
              <w:b/>
              <w:sz w:val="22"/>
              <w:szCs w:val="22"/>
              <w:lang w:val="sv-SE"/>
            </w:rPr>
          </w:rPrChange>
        </w:rPr>
        <w:t>PIHAK PERTAMA</w:t>
      </w:r>
      <w:r w:rsidRPr="00922713">
        <w:rPr>
          <w:rFonts w:ascii="Arial" w:hAnsi="Arial" w:cs="Arial"/>
          <w:sz w:val="22"/>
          <w:szCs w:val="22"/>
          <w:lang w:val="sv-SE"/>
          <w:rPrChange w:id="7101" w:author="Syahrani Rachmawati Sadino" w:date="2025-01-31T14:35:00Z">
            <w:rPr>
              <w:rFonts w:asciiTheme="minorBidi" w:hAnsiTheme="minorBidi" w:cstheme="minorBidi"/>
              <w:sz w:val="22"/>
              <w:szCs w:val="22"/>
              <w:lang w:val="sv-SE"/>
            </w:rPr>
          </w:rPrChange>
        </w:rPr>
        <w:t xml:space="preserve"> wajib diajukan selambat-lambatnya </w:t>
      </w:r>
      <w:r w:rsidRPr="00922713">
        <w:rPr>
          <w:rFonts w:ascii="Arial" w:hAnsi="Arial" w:cs="Arial"/>
          <w:sz w:val="22"/>
          <w:szCs w:val="22"/>
          <w:lang w:val="id-ID"/>
          <w:rPrChange w:id="7102" w:author="Syahrani Rachmawati Sadino" w:date="2025-01-31T14:35:00Z">
            <w:rPr>
              <w:rFonts w:asciiTheme="minorBidi" w:hAnsiTheme="minorBidi" w:cstheme="minorBidi"/>
              <w:sz w:val="22"/>
              <w:szCs w:val="22"/>
              <w:lang w:val="id-ID"/>
            </w:rPr>
          </w:rPrChange>
        </w:rPr>
        <w:t>3 (tiga) bulan</w:t>
      </w:r>
      <w:r w:rsidRPr="00922713">
        <w:rPr>
          <w:rFonts w:ascii="Arial" w:hAnsi="Arial" w:cs="Arial"/>
          <w:sz w:val="22"/>
          <w:szCs w:val="22"/>
          <w:lang w:val="sv-SE"/>
          <w:rPrChange w:id="7103" w:author="Syahrani Rachmawati Sadino" w:date="2025-01-31T14:35:00Z">
            <w:rPr>
              <w:rFonts w:asciiTheme="minorBidi" w:hAnsiTheme="minorBidi" w:cstheme="minorBidi"/>
              <w:sz w:val="22"/>
              <w:szCs w:val="22"/>
              <w:lang w:val="sv-SE"/>
            </w:rPr>
          </w:rPrChange>
        </w:rPr>
        <w:t xml:space="preserve"> setelah berakhirnya Perjanjian ini.</w:t>
      </w:r>
    </w:p>
    <w:p w14:paraId="220406C9" w14:textId="77777777" w:rsidR="00E77289" w:rsidRPr="00922713" w:rsidRDefault="00E77289">
      <w:pPr>
        <w:spacing w:line="276" w:lineRule="auto"/>
        <w:ind w:left="1276" w:hanging="425"/>
        <w:jc w:val="both"/>
        <w:rPr>
          <w:rFonts w:ascii="Arial" w:hAnsi="Arial" w:cs="Arial"/>
          <w:b/>
          <w:sz w:val="22"/>
          <w:szCs w:val="22"/>
          <w:lang w:val="sv-SE"/>
          <w:rPrChange w:id="7104" w:author="Syahrani Rachmawati Sadino" w:date="2025-01-31T14:35:00Z">
            <w:rPr>
              <w:rFonts w:asciiTheme="minorBidi" w:hAnsiTheme="minorBidi" w:cstheme="minorBidi"/>
              <w:b/>
              <w:sz w:val="22"/>
              <w:szCs w:val="22"/>
              <w:lang w:val="sv-SE"/>
            </w:rPr>
          </w:rPrChange>
        </w:rPr>
      </w:pPr>
    </w:p>
    <w:p w14:paraId="0F8520CB" w14:textId="77777777" w:rsidR="00E77289" w:rsidRPr="00922713" w:rsidRDefault="00E77289">
      <w:pPr>
        <w:numPr>
          <w:ilvl w:val="0"/>
          <w:numId w:val="34"/>
        </w:numPr>
        <w:tabs>
          <w:tab w:val="clear" w:pos="720"/>
        </w:tabs>
        <w:spacing w:line="276" w:lineRule="auto"/>
        <w:ind w:left="1276" w:hanging="425"/>
        <w:jc w:val="both"/>
        <w:rPr>
          <w:rFonts w:ascii="Arial" w:hAnsi="Arial" w:cs="Arial"/>
          <w:sz w:val="22"/>
          <w:szCs w:val="22"/>
          <w:lang w:val="sv-SE"/>
          <w:rPrChange w:id="7105" w:author="Syahrani Rachmawati Sadino" w:date="2025-01-31T14:35:00Z">
            <w:rPr>
              <w:rFonts w:asciiTheme="minorBidi" w:hAnsiTheme="minorBidi" w:cstheme="minorBidi"/>
              <w:sz w:val="22"/>
              <w:szCs w:val="22"/>
              <w:lang w:val="sv-SE"/>
            </w:rPr>
          </w:rPrChange>
        </w:rPr>
        <w:pPrChange w:id="7106" w:author="Syahrani Rachmawati Sadino" w:date="2025-01-31T15:00:00Z">
          <w:pPr>
            <w:numPr>
              <w:numId w:val="34"/>
            </w:numPr>
            <w:tabs>
              <w:tab w:val="num" w:pos="720"/>
            </w:tabs>
            <w:spacing w:line="276" w:lineRule="auto"/>
            <w:ind w:left="1276" w:hanging="425"/>
            <w:jc w:val="both"/>
          </w:pPr>
        </w:pPrChange>
      </w:pPr>
      <w:r w:rsidRPr="00922713">
        <w:rPr>
          <w:rFonts w:ascii="Arial" w:hAnsi="Arial" w:cs="Arial"/>
          <w:b/>
          <w:sz w:val="22"/>
          <w:szCs w:val="22"/>
          <w:lang w:val="sv-SE"/>
          <w:rPrChange w:id="7107" w:author="Syahrani Rachmawati Sadino" w:date="2025-01-31T14:35:00Z">
            <w:rPr>
              <w:rFonts w:asciiTheme="minorBidi" w:hAnsiTheme="minorBidi" w:cstheme="minorBidi"/>
              <w:b/>
              <w:sz w:val="22"/>
              <w:szCs w:val="22"/>
              <w:lang w:val="sv-SE"/>
            </w:rPr>
          </w:rPrChange>
        </w:rPr>
        <w:t>PIHAK PERTAMA</w:t>
      </w:r>
      <w:r w:rsidRPr="00922713">
        <w:rPr>
          <w:rFonts w:ascii="Arial" w:hAnsi="Arial" w:cs="Arial"/>
          <w:sz w:val="22"/>
          <w:szCs w:val="22"/>
          <w:lang w:val="sv-SE"/>
          <w:rPrChange w:id="7108" w:author="Syahrani Rachmawati Sadino" w:date="2025-01-31T14:35:00Z">
            <w:rPr>
              <w:rFonts w:asciiTheme="minorBidi" w:hAnsiTheme="minorBidi" w:cstheme="minorBidi"/>
              <w:sz w:val="22"/>
              <w:szCs w:val="22"/>
              <w:lang w:val="sv-SE"/>
            </w:rPr>
          </w:rPrChange>
        </w:rPr>
        <w:t xml:space="preserve"> berhak melakukan verifikasi atau pemeriksaan terhadap tagihan yang dikirimkan oleh </w:t>
      </w:r>
      <w:r w:rsidRPr="00922713">
        <w:rPr>
          <w:rFonts w:ascii="Arial" w:hAnsi="Arial" w:cs="Arial"/>
          <w:b/>
          <w:sz w:val="22"/>
          <w:szCs w:val="22"/>
          <w:lang w:val="sv-SE"/>
          <w:rPrChange w:id="7109" w:author="Syahrani Rachmawati Sadino" w:date="2025-01-31T14:35:00Z">
            <w:rPr>
              <w:rFonts w:asciiTheme="minorBidi" w:hAnsiTheme="minorBidi" w:cstheme="minorBidi"/>
              <w:b/>
              <w:sz w:val="22"/>
              <w:szCs w:val="22"/>
              <w:lang w:val="sv-SE"/>
            </w:rPr>
          </w:rPrChange>
        </w:rPr>
        <w:t>PIHAK KEDUA</w:t>
      </w:r>
      <w:r w:rsidRPr="00922713">
        <w:rPr>
          <w:rFonts w:ascii="Arial" w:hAnsi="Arial" w:cs="Arial"/>
          <w:sz w:val="22"/>
          <w:szCs w:val="22"/>
          <w:lang w:val="sv-SE"/>
          <w:rPrChange w:id="7110" w:author="Syahrani Rachmawati Sadino" w:date="2025-01-31T14:35:00Z">
            <w:rPr>
              <w:rFonts w:asciiTheme="minorBidi" w:hAnsiTheme="minorBidi" w:cstheme="minorBidi"/>
              <w:sz w:val="22"/>
              <w:szCs w:val="22"/>
              <w:lang w:val="sv-SE"/>
            </w:rPr>
          </w:rPrChange>
        </w:rPr>
        <w:t xml:space="preserve">. Dalam hal hasil verifikasi terhadap tagihan tersebut </w:t>
      </w:r>
      <w:r w:rsidRPr="00922713">
        <w:rPr>
          <w:rFonts w:ascii="Arial" w:hAnsi="Arial" w:cs="Arial"/>
          <w:b/>
          <w:sz w:val="22"/>
          <w:szCs w:val="22"/>
          <w:lang w:val="sv-SE"/>
          <w:rPrChange w:id="7111" w:author="Syahrani Rachmawati Sadino" w:date="2025-01-31T14:35:00Z">
            <w:rPr>
              <w:rFonts w:asciiTheme="minorBidi" w:hAnsiTheme="minorBidi" w:cstheme="minorBidi"/>
              <w:b/>
              <w:sz w:val="22"/>
              <w:szCs w:val="22"/>
              <w:lang w:val="sv-SE"/>
            </w:rPr>
          </w:rPrChange>
        </w:rPr>
        <w:t>PIHAK PERTAMA</w:t>
      </w:r>
      <w:r w:rsidRPr="00922713">
        <w:rPr>
          <w:rFonts w:ascii="Arial" w:hAnsi="Arial" w:cs="Arial"/>
          <w:sz w:val="22"/>
          <w:szCs w:val="22"/>
          <w:lang w:val="sv-SE"/>
          <w:rPrChange w:id="7112" w:author="Syahrani Rachmawati Sadino" w:date="2025-01-31T14:35:00Z">
            <w:rPr>
              <w:rFonts w:asciiTheme="minorBidi" w:hAnsiTheme="minorBidi" w:cstheme="minorBidi"/>
              <w:sz w:val="22"/>
              <w:szCs w:val="22"/>
              <w:lang w:val="sv-SE"/>
            </w:rPr>
          </w:rPrChange>
        </w:rPr>
        <w:t xml:space="preserve"> menemukan adanya kekeliruan atau penyimpangan maka </w:t>
      </w:r>
      <w:r w:rsidRPr="00922713">
        <w:rPr>
          <w:rFonts w:ascii="Arial" w:hAnsi="Arial" w:cs="Arial"/>
          <w:b/>
          <w:sz w:val="22"/>
          <w:szCs w:val="22"/>
          <w:lang w:val="sv-SE"/>
          <w:rPrChange w:id="7113" w:author="Syahrani Rachmawati Sadino" w:date="2025-01-31T14:35:00Z">
            <w:rPr>
              <w:rFonts w:asciiTheme="minorBidi" w:hAnsiTheme="minorBidi" w:cstheme="minorBidi"/>
              <w:b/>
              <w:sz w:val="22"/>
              <w:szCs w:val="22"/>
              <w:lang w:val="sv-SE"/>
            </w:rPr>
          </w:rPrChange>
        </w:rPr>
        <w:t>PIHAK PERTAMA</w:t>
      </w:r>
      <w:r w:rsidRPr="00922713">
        <w:rPr>
          <w:rFonts w:ascii="Arial" w:hAnsi="Arial" w:cs="Arial"/>
          <w:sz w:val="22"/>
          <w:szCs w:val="22"/>
          <w:lang w:val="sv-SE"/>
          <w:rPrChange w:id="7114" w:author="Syahrani Rachmawati Sadino" w:date="2025-01-31T14:35:00Z">
            <w:rPr>
              <w:rFonts w:asciiTheme="minorBidi" w:hAnsiTheme="minorBidi" w:cstheme="minorBidi"/>
              <w:sz w:val="22"/>
              <w:szCs w:val="22"/>
              <w:lang w:val="sv-SE"/>
            </w:rPr>
          </w:rPrChange>
        </w:rPr>
        <w:t xml:space="preserve"> berhak untuk menolak pembayaran tagihan atau meminta </w:t>
      </w:r>
      <w:r w:rsidRPr="00922713">
        <w:rPr>
          <w:rFonts w:ascii="Arial" w:hAnsi="Arial" w:cs="Arial"/>
          <w:b/>
          <w:sz w:val="22"/>
          <w:szCs w:val="22"/>
          <w:lang w:val="sv-SE"/>
          <w:rPrChange w:id="7115" w:author="Syahrani Rachmawati Sadino" w:date="2025-01-31T14:35:00Z">
            <w:rPr>
              <w:rFonts w:asciiTheme="minorBidi" w:hAnsiTheme="minorBidi" w:cstheme="minorBidi"/>
              <w:b/>
              <w:sz w:val="22"/>
              <w:szCs w:val="22"/>
              <w:lang w:val="sv-SE"/>
            </w:rPr>
          </w:rPrChange>
        </w:rPr>
        <w:t>PIHAK KEDUA</w:t>
      </w:r>
      <w:r w:rsidRPr="00922713">
        <w:rPr>
          <w:rFonts w:ascii="Arial" w:hAnsi="Arial" w:cs="Arial"/>
          <w:sz w:val="22"/>
          <w:szCs w:val="22"/>
          <w:lang w:val="sv-SE"/>
          <w:rPrChange w:id="7116" w:author="Syahrani Rachmawati Sadino" w:date="2025-01-31T14:35:00Z">
            <w:rPr>
              <w:rFonts w:asciiTheme="minorBidi" w:hAnsiTheme="minorBidi" w:cstheme="minorBidi"/>
              <w:sz w:val="22"/>
              <w:szCs w:val="22"/>
              <w:lang w:val="sv-SE"/>
            </w:rPr>
          </w:rPrChange>
        </w:rPr>
        <w:t xml:space="preserve"> untuk memperbaiki tagihannya dan menyampaikan tagihan yang telah diperbaiki kepada </w:t>
      </w:r>
      <w:r w:rsidRPr="00922713">
        <w:rPr>
          <w:rFonts w:ascii="Arial" w:hAnsi="Arial" w:cs="Arial"/>
          <w:b/>
          <w:sz w:val="22"/>
          <w:szCs w:val="22"/>
          <w:lang w:val="sv-SE"/>
          <w:rPrChange w:id="7117" w:author="Syahrani Rachmawati Sadino" w:date="2025-01-31T14:35:00Z">
            <w:rPr>
              <w:rFonts w:asciiTheme="minorBidi" w:hAnsiTheme="minorBidi" w:cstheme="minorBidi"/>
              <w:b/>
              <w:sz w:val="22"/>
              <w:szCs w:val="22"/>
              <w:lang w:val="sv-SE"/>
            </w:rPr>
          </w:rPrChange>
        </w:rPr>
        <w:t>PIHAK PERTAMA</w:t>
      </w:r>
      <w:r w:rsidRPr="00922713">
        <w:rPr>
          <w:rFonts w:ascii="Arial" w:hAnsi="Arial" w:cs="Arial"/>
          <w:sz w:val="22"/>
          <w:szCs w:val="22"/>
          <w:lang w:val="sv-SE"/>
          <w:rPrChange w:id="7118" w:author="Syahrani Rachmawati Sadino" w:date="2025-01-31T14:35:00Z">
            <w:rPr>
              <w:rFonts w:asciiTheme="minorBidi" w:hAnsiTheme="minorBidi" w:cstheme="minorBidi"/>
              <w:sz w:val="22"/>
              <w:szCs w:val="22"/>
              <w:lang w:val="sv-SE"/>
            </w:rPr>
          </w:rPrChange>
        </w:rPr>
        <w:t>.</w:t>
      </w:r>
    </w:p>
    <w:p w14:paraId="0147C213" w14:textId="77777777" w:rsidR="00E77289" w:rsidRPr="00922713" w:rsidRDefault="00E77289">
      <w:pPr>
        <w:spacing w:line="276" w:lineRule="auto"/>
        <w:ind w:left="1276" w:hanging="425"/>
        <w:jc w:val="both"/>
        <w:rPr>
          <w:rFonts w:ascii="Arial" w:hAnsi="Arial" w:cs="Arial"/>
          <w:sz w:val="22"/>
          <w:szCs w:val="22"/>
          <w:lang w:val="sv-SE"/>
          <w:rPrChange w:id="7119" w:author="Syahrani Rachmawati Sadino" w:date="2025-01-31T14:35:00Z">
            <w:rPr>
              <w:rFonts w:asciiTheme="minorBidi" w:hAnsiTheme="minorBidi" w:cstheme="minorBidi"/>
              <w:sz w:val="22"/>
              <w:szCs w:val="22"/>
              <w:lang w:val="sv-SE"/>
            </w:rPr>
          </w:rPrChange>
        </w:rPr>
      </w:pPr>
    </w:p>
    <w:p w14:paraId="38ECFA77" w14:textId="67652D53" w:rsidR="00E77289" w:rsidRPr="00922713" w:rsidRDefault="00E77289">
      <w:pPr>
        <w:numPr>
          <w:ilvl w:val="0"/>
          <w:numId w:val="34"/>
        </w:numPr>
        <w:tabs>
          <w:tab w:val="clear" w:pos="720"/>
        </w:tabs>
        <w:spacing w:line="276" w:lineRule="auto"/>
        <w:ind w:left="1276" w:hanging="425"/>
        <w:jc w:val="both"/>
        <w:rPr>
          <w:rFonts w:ascii="Arial" w:hAnsi="Arial" w:cs="Arial"/>
          <w:sz w:val="22"/>
          <w:szCs w:val="22"/>
          <w:lang w:val="sv-SE"/>
          <w:rPrChange w:id="7120" w:author="Syahrani Rachmawati Sadino" w:date="2025-01-31T14:35:00Z">
            <w:rPr>
              <w:rFonts w:asciiTheme="minorBidi" w:hAnsiTheme="minorBidi" w:cstheme="minorBidi"/>
              <w:sz w:val="22"/>
              <w:szCs w:val="22"/>
              <w:lang w:val="sv-SE"/>
            </w:rPr>
          </w:rPrChange>
        </w:rPr>
        <w:pPrChange w:id="7121" w:author="Syahrani Rachmawati Sadino" w:date="2025-01-31T15:00:00Z">
          <w:pPr>
            <w:numPr>
              <w:numId w:val="34"/>
            </w:numPr>
            <w:tabs>
              <w:tab w:val="num" w:pos="720"/>
            </w:tabs>
            <w:spacing w:line="276" w:lineRule="auto"/>
            <w:ind w:left="1276" w:hanging="425"/>
            <w:jc w:val="both"/>
          </w:pPr>
        </w:pPrChange>
      </w:pPr>
      <w:r w:rsidRPr="00922713">
        <w:rPr>
          <w:rFonts w:ascii="Arial" w:hAnsi="Arial" w:cs="Arial"/>
          <w:sz w:val="22"/>
          <w:szCs w:val="22"/>
          <w:lang w:val="sv-SE"/>
          <w:rPrChange w:id="7122" w:author="Syahrani Rachmawati Sadino" w:date="2025-01-31T14:35:00Z">
            <w:rPr>
              <w:rFonts w:asciiTheme="minorBidi" w:hAnsiTheme="minorBidi" w:cstheme="minorBidi"/>
              <w:sz w:val="22"/>
              <w:szCs w:val="22"/>
              <w:lang w:val="sv-SE"/>
            </w:rPr>
          </w:rPrChange>
        </w:rPr>
        <w:t xml:space="preserve">Apabila </w:t>
      </w:r>
      <w:r w:rsidRPr="00922713">
        <w:rPr>
          <w:rFonts w:ascii="Arial" w:hAnsi="Arial" w:cs="Arial"/>
          <w:b/>
          <w:sz w:val="22"/>
          <w:szCs w:val="22"/>
          <w:lang w:val="sv-SE"/>
          <w:rPrChange w:id="7123" w:author="Syahrani Rachmawati Sadino" w:date="2025-01-31T14:35:00Z">
            <w:rPr>
              <w:rFonts w:asciiTheme="minorBidi" w:hAnsiTheme="minorBidi" w:cstheme="minorBidi"/>
              <w:b/>
              <w:sz w:val="22"/>
              <w:szCs w:val="22"/>
              <w:lang w:val="sv-SE"/>
            </w:rPr>
          </w:rPrChange>
        </w:rPr>
        <w:t>PIHAK PERTAMA</w:t>
      </w:r>
      <w:r w:rsidRPr="00922713">
        <w:rPr>
          <w:rFonts w:ascii="Arial" w:hAnsi="Arial" w:cs="Arial"/>
          <w:sz w:val="22"/>
          <w:szCs w:val="22"/>
          <w:lang w:val="sv-SE"/>
          <w:rPrChange w:id="7124" w:author="Syahrani Rachmawati Sadino" w:date="2025-01-31T14:35:00Z">
            <w:rPr>
              <w:rFonts w:asciiTheme="minorBidi" w:hAnsiTheme="minorBidi" w:cstheme="minorBidi"/>
              <w:sz w:val="22"/>
              <w:szCs w:val="22"/>
              <w:lang w:val="sv-SE"/>
            </w:rPr>
          </w:rPrChange>
        </w:rPr>
        <w:t xml:space="preserve"> telah melakukan pembayaran dan di kemudian hari ditemukan adanya kelebihan pembayaran tagihan kepada </w:t>
      </w:r>
      <w:r w:rsidRPr="00922713">
        <w:rPr>
          <w:rFonts w:ascii="Arial" w:hAnsi="Arial" w:cs="Arial"/>
          <w:b/>
          <w:sz w:val="22"/>
          <w:szCs w:val="22"/>
          <w:lang w:val="sv-SE"/>
          <w:rPrChange w:id="7125" w:author="Syahrani Rachmawati Sadino" w:date="2025-01-31T14:35:00Z">
            <w:rPr>
              <w:rFonts w:asciiTheme="minorBidi" w:hAnsiTheme="minorBidi" w:cstheme="minorBidi"/>
              <w:b/>
              <w:sz w:val="22"/>
              <w:szCs w:val="22"/>
              <w:lang w:val="sv-SE"/>
            </w:rPr>
          </w:rPrChange>
        </w:rPr>
        <w:t>PIHAK KEDUA</w:t>
      </w:r>
      <w:r w:rsidRPr="00922713">
        <w:rPr>
          <w:rFonts w:ascii="Arial" w:hAnsi="Arial" w:cs="Arial"/>
          <w:sz w:val="22"/>
          <w:szCs w:val="22"/>
          <w:lang w:val="sv-SE"/>
          <w:rPrChange w:id="7126" w:author="Syahrani Rachmawati Sadino" w:date="2025-01-31T14:35:00Z">
            <w:rPr>
              <w:rFonts w:asciiTheme="minorBidi" w:hAnsiTheme="minorBidi" w:cstheme="minorBidi"/>
              <w:sz w:val="22"/>
              <w:szCs w:val="22"/>
              <w:lang w:val="sv-SE"/>
            </w:rPr>
          </w:rPrChange>
        </w:rPr>
        <w:t xml:space="preserve">, maka </w:t>
      </w:r>
      <w:r w:rsidRPr="00922713">
        <w:rPr>
          <w:rFonts w:ascii="Arial" w:hAnsi="Arial" w:cs="Arial"/>
          <w:b/>
          <w:sz w:val="22"/>
          <w:szCs w:val="22"/>
          <w:lang w:val="sv-SE"/>
          <w:rPrChange w:id="7127" w:author="Syahrani Rachmawati Sadino" w:date="2025-01-31T14:35:00Z">
            <w:rPr>
              <w:rFonts w:asciiTheme="minorBidi" w:hAnsiTheme="minorBidi" w:cstheme="minorBidi"/>
              <w:b/>
              <w:sz w:val="22"/>
              <w:szCs w:val="22"/>
              <w:lang w:val="sv-SE"/>
            </w:rPr>
          </w:rPrChange>
        </w:rPr>
        <w:t>PIHAK KEDUA</w:t>
      </w:r>
      <w:r w:rsidRPr="00922713">
        <w:rPr>
          <w:rFonts w:ascii="Arial" w:hAnsi="Arial" w:cs="Arial"/>
          <w:sz w:val="22"/>
          <w:szCs w:val="22"/>
          <w:lang w:val="sv-SE"/>
          <w:rPrChange w:id="7128" w:author="Syahrani Rachmawati Sadino" w:date="2025-01-31T14:35:00Z">
            <w:rPr>
              <w:rFonts w:asciiTheme="minorBidi" w:hAnsiTheme="minorBidi" w:cstheme="minorBidi"/>
              <w:sz w:val="22"/>
              <w:szCs w:val="22"/>
              <w:lang w:val="sv-SE"/>
            </w:rPr>
          </w:rPrChange>
        </w:rPr>
        <w:t xml:space="preserve"> wajib mengembalikan kelebihan pembayaran tersebut kepada atau dikompensasikan di pembayaran bulan berikutnya</w:t>
      </w:r>
      <w:r w:rsidR="005D130D" w:rsidRPr="00922713">
        <w:rPr>
          <w:rFonts w:ascii="Arial" w:hAnsi="Arial" w:cs="Arial"/>
          <w:sz w:val="22"/>
          <w:szCs w:val="22"/>
          <w:lang w:val="sv-SE"/>
          <w:rPrChange w:id="7129" w:author="Syahrani Rachmawati Sadino" w:date="2025-01-31T14:35:00Z">
            <w:rPr>
              <w:rFonts w:asciiTheme="minorBidi" w:hAnsiTheme="minorBidi" w:cstheme="minorBidi"/>
              <w:sz w:val="22"/>
              <w:szCs w:val="22"/>
              <w:lang w:val="sv-SE"/>
            </w:rPr>
          </w:rPrChange>
        </w:rPr>
        <w:t xml:space="preserve"> </w:t>
      </w:r>
      <w:r w:rsidRPr="00922713">
        <w:rPr>
          <w:rFonts w:ascii="Arial" w:hAnsi="Arial" w:cs="Arial"/>
          <w:b/>
          <w:sz w:val="22"/>
          <w:szCs w:val="22"/>
          <w:lang w:val="sv-SE"/>
          <w:rPrChange w:id="7130" w:author="Syahrani Rachmawati Sadino" w:date="2025-01-31T14:35:00Z">
            <w:rPr>
              <w:rFonts w:asciiTheme="minorBidi" w:hAnsiTheme="minorBidi" w:cstheme="minorBidi"/>
              <w:b/>
              <w:sz w:val="22"/>
              <w:szCs w:val="22"/>
              <w:lang w:val="sv-SE"/>
            </w:rPr>
          </w:rPrChange>
        </w:rPr>
        <w:t>PIHAK PERTAMA</w:t>
      </w:r>
      <w:r w:rsidRPr="00922713">
        <w:rPr>
          <w:rFonts w:ascii="Arial" w:hAnsi="Arial" w:cs="Arial"/>
          <w:sz w:val="22"/>
          <w:szCs w:val="22"/>
          <w:lang w:val="sv-SE"/>
          <w:rPrChange w:id="7131" w:author="Syahrani Rachmawati Sadino" w:date="2025-01-31T14:35:00Z">
            <w:rPr>
              <w:rFonts w:asciiTheme="minorBidi" w:hAnsiTheme="minorBidi" w:cstheme="minorBidi"/>
              <w:sz w:val="22"/>
              <w:szCs w:val="22"/>
              <w:lang w:val="sv-SE"/>
            </w:rPr>
          </w:rPrChange>
        </w:rPr>
        <w:t>.</w:t>
      </w:r>
    </w:p>
    <w:p w14:paraId="76517D79" w14:textId="77777777" w:rsidR="00223255" w:rsidRPr="00922713" w:rsidRDefault="00223255">
      <w:pPr>
        <w:pStyle w:val="ListParagraph"/>
        <w:spacing w:line="276" w:lineRule="auto"/>
        <w:ind w:left="1276" w:hanging="425"/>
        <w:rPr>
          <w:rFonts w:ascii="Arial" w:hAnsi="Arial" w:cs="Arial"/>
          <w:sz w:val="22"/>
          <w:szCs w:val="22"/>
          <w:lang w:val="sv-SE"/>
          <w:rPrChange w:id="7132" w:author="Syahrani Rachmawati Sadino" w:date="2025-01-31T14:35:00Z">
            <w:rPr>
              <w:rFonts w:asciiTheme="minorBidi" w:hAnsiTheme="minorBidi" w:cstheme="minorBidi"/>
              <w:sz w:val="22"/>
              <w:szCs w:val="22"/>
              <w:lang w:val="sv-SE"/>
            </w:rPr>
          </w:rPrChange>
        </w:rPr>
      </w:pPr>
    </w:p>
    <w:p w14:paraId="2F4772E2" w14:textId="77777777" w:rsidR="00223255" w:rsidRPr="00922713" w:rsidRDefault="00223255">
      <w:pPr>
        <w:numPr>
          <w:ilvl w:val="0"/>
          <w:numId w:val="34"/>
        </w:numPr>
        <w:tabs>
          <w:tab w:val="clear" w:pos="720"/>
        </w:tabs>
        <w:spacing w:line="276" w:lineRule="auto"/>
        <w:ind w:left="1276" w:hanging="425"/>
        <w:jc w:val="both"/>
        <w:rPr>
          <w:rFonts w:ascii="Arial" w:hAnsi="Arial" w:cs="Arial"/>
          <w:sz w:val="22"/>
          <w:szCs w:val="22"/>
          <w:lang w:val="sv-SE"/>
          <w:rPrChange w:id="7133" w:author="Syahrani Rachmawati Sadino" w:date="2025-01-31T14:35:00Z">
            <w:rPr>
              <w:rFonts w:asciiTheme="minorBidi" w:hAnsiTheme="minorBidi" w:cstheme="minorBidi"/>
              <w:sz w:val="22"/>
              <w:szCs w:val="22"/>
              <w:lang w:val="sv-SE"/>
            </w:rPr>
          </w:rPrChange>
        </w:rPr>
        <w:pPrChange w:id="7134" w:author="Syahrani Rachmawati Sadino" w:date="2025-01-31T15:00:00Z">
          <w:pPr>
            <w:numPr>
              <w:numId w:val="34"/>
            </w:numPr>
            <w:tabs>
              <w:tab w:val="num" w:pos="720"/>
            </w:tabs>
            <w:spacing w:line="276" w:lineRule="auto"/>
            <w:ind w:left="1276" w:hanging="425"/>
            <w:jc w:val="both"/>
          </w:pPr>
        </w:pPrChange>
      </w:pPr>
      <w:r w:rsidRPr="00922713">
        <w:rPr>
          <w:rFonts w:ascii="Arial" w:hAnsi="Arial" w:cs="Arial"/>
          <w:sz w:val="22"/>
          <w:szCs w:val="22"/>
          <w:lang w:val="sv-SE"/>
          <w:rPrChange w:id="7135" w:author="Syahrani Rachmawati Sadino" w:date="2025-01-31T14:35:00Z">
            <w:rPr>
              <w:rFonts w:asciiTheme="minorBidi" w:hAnsiTheme="minorBidi" w:cstheme="minorBidi"/>
              <w:sz w:val="22"/>
              <w:szCs w:val="22"/>
              <w:lang w:val="sv-SE"/>
            </w:rPr>
          </w:rPrChange>
        </w:rPr>
        <w:t xml:space="preserve">Untuk penyampaian dokumen secara digital maka </w:t>
      </w:r>
      <w:r w:rsidRPr="00922713">
        <w:rPr>
          <w:rFonts w:ascii="Arial" w:hAnsi="Arial" w:cs="Arial"/>
          <w:b/>
          <w:sz w:val="22"/>
          <w:szCs w:val="22"/>
          <w:lang w:val="sv-SE"/>
          <w:rPrChange w:id="7136" w:author="Syahrani Rachmawati Sadino" w:date="2025-01-31T14:35:00Z">
            <w:rPr>
              <w:rFonts w:asciiTheme="minorBidi" w:hAnsiTheme="minorBidi" w:cstheme="minorBidi"/>
              <w:b/>
              <w:sz w:val="22"/>
              <w:szCs w:val="22"/>
              <w:lang w:val="sv-SE"/>
            </w:rPr>
          </w:rPrChange>
        </w:rPr>
        <w:t xml:space="preserve">PIHAK KEDUA </w:t>
      </w:r>
      <w:r w:rsidRPr="00922713">
        <w:rPr>
          <w:rFonts w:ascii="Arial" w:hAnsi="Arial" w:cs="Arial"/>
          <w:sz w:val="22"/>
          <w:szCs w:val="22"/>
          <w:lang w:val="sv-SE"/>
          <w:rPrChange w:id="7137" w:author="Syahrani Rachmawati Sadino" w:date="2025-01-31T14:35:00Z">
            <w:rPr>
              <w:rFonts w:asciiTheme="minorBidi" w:hAnsiTheme="minorBidi" w:cstheme="minorBidi"/>
              <w:sz w:val="22"/>
              <w:szCs w:val="22"/>
              <w:lang w:val="sv-SE"/>
            </w:rPr>
          </w:rPrChange>
        </w:rPr>
        <w:t xml:space="preserve">bertanggung jawab atas keaslian Berkas Elektronik, dan dapat memberikan berkas asli kepada kepada </w:t>
      </w:r>
      <w:r w:rsidRPr="00922713">
        <w:rPr>
          <w:rFonts w:ascii="Arial" w:hAnsi="Arial" w:cs="Arial"/>
          <w:b/>
          <w:sz w:val="22"/>
          <w:szCs w:val="22"/>
          <w:lang w:val="sv-SE"/>
          <w:rPrChange w:id="7138" w:author="Syahrani Rachmawati Sadino" w:date="2025-01-31T14:35:00Z">
            <w:rPr>
              <w:rFonts w:asciiTheme="minorBidi" w:hAnsiTheme="minorBidi" w:cstheme="minorBidi"/>
              <w:b/>
              <w:sz w:val="22"/>
              <w:szCs w:val="22"/>
              <w:lang w:val="sv-SE"/>
            </w:rPr>
          </w:rPrChange>
        </w:rPr>
        <w:t>PIHAK PERTAMA</w:t>
      </w:r>
      <w:r w:rsidRPr="00922713">
        <w:rPr>
          <w:rFonts w:ascii="Arial" w:hAnsi="Arial" w:cs="Arial"/>
          <w:sz w:val="22"/>
          <w:szCs w:val="22"/>
          <w:lang w:val="sv-SE"/>
          <w:rPrChange w:id="7139" w:author="Syahrani Rachmawati Sadino" w:date="2025-01-31T14:35:00Z">
            <w:rPr>
              <w:rFonts w:asciiTheme="minorBidi" w:hAnsiTheme="minorBidi" w:cstheme="minorBidi"/>
              <w:sz w:val="22"/>
              <w:szCs w:val="22"/>
              <w:lang w:val="sv-SE"/>
            </w:rPr>
          </w:rPrChange>
        </w:rPr>
        <w:t xml:space="preserve"> apabila dibutuhkan.</w:t>
      </w:r>
    </w:p>
    <w:p w14:paraId="630F1F8B" w14:textId="77777777" w:rsidR="00E77289" w:rsidRPr="00922713" w:rsidRDefault="00E77289">
      <w:pPr>
        <w:pStyle w:val="ListParagraph"/>
        <w:spacing w:line="276" w:lineRule="auto"/>
        <w:ind w:left="709" w:hanging="283"/>
        <w:rPr>
          <w:rFonts w:ascii="Arial" w:hAnsi="Arial" w:cs="Arial"/>
          <w:b/>
          <w:sz w:val="22"/>
          <w:szCs w:val="22"/>
          <w:lang w:val="sv-SE"/>
          <w:rPrChange w:id="7140" w:author="Syahrani Rachmawati Sadino" w:date="2025-01-31T14:35:00Z">
            <w:rPr>
              <w:rFonts w:asciiTheme="minorBidi" w:hAnsiTheme="minorBidi" w:cstheme="minorBidi"/>
              <w:b/>
              <w:sz w:val="22"/>
              <w:szCs w:val="22"/>
              <w:lang w:val="sv-SE"/>
            </w:rPr>
          </w:rPrChange>
        </w:rPr>
      </w:pPr>
    </w:p>
    <w:p w14:paraId="5639F05C" w14:textId="77777777" w:rsidR="00E77289" w:rsidRPr="00922713" w:rsidRDefault="00E77289">
      <w:pPr>
        <w:pStyle w:val="ListParagraph"/>
        <w:numPr>
          <w:ilvl w:val="0"/>
          <w:numId w:val="8"/>
        </w:numPr>
        <w:spacing w:line="276" w:lineRule="auto"/>
        <w:ind w:left="851" w:hanging="425"/>
        <w:rPr>
          <w:rFonts w:ascii="Arial" w:hAnsi="Arial" w:cs="Arial"/>
          <w:b/>
          <w:sz w:val="22"/>
          <w:szCs w:val="22"/>
          <w:rPrChange w:id="7141" w:author="Syahrani Rachmawati Sadino" w:date="2025-01-31T14:35:00Z">
            <w:rPr>
              <w:rFonts w:asciiTheme="minorBidi" w:hAnsiTheme="minorBidi" w:cstheme="minorBidi"/>
              <w:b/>
              <w:sz w:val="22"/>
              <w:szCs w:val="22"/>
            </w:rPr>
          </w:rPrChange>
        </w:rPr>
      </w:pPr>
      <w:commentRangeStart w:id="7142"/>
      <w:commentRangeStart w:id="7143"/>
      <w:r w:rsidRPr="00922713">
        <w:rPr>
          <w:rFonts w:ascii="Arial" w:hAnsi="Arial" w:cs="Arial"/>
          <w:b/>
          <w:sz w:val="22"/>
          <w:szCs w:val="22"/>
          <w:lang w:val="id-ID"/>
          <w:rPrChange w:id="7144" w:author="Syahrani Rachmawati Sadino" w:date="2025-01-31T14:35:00Z">
            <w:rPr>
              <w:rFonts w:asciiTheme="minorBidi" w:hAnsiTheme="minorBidi" w:cstheme="minorBidi"/>
              <w:b/>
              <w:sz w:val="22"/>
              <w:szCs w:val="22"/>
              <w:lang w:val="id-ID"/>
            </w:rPr>
          </w:rPrChange>
        </w:rPr>
        <w:t>TATACARA PEMBAYARAN</w:t>
      </w:r>
      <w:commentRangeEnd w:id="7142"/>
      <w:r w:rsidR="00F72653" w:rsidRPr="00922713">
        <w:rPr>
          <w:rStyle w:val="CommentReference"/>
          <w:rFonts w:ascii="Arial" w:hAnsi="Arial" w:cs="Arial"/>
          <w:noProof/>
          <w:sz w:val="22"/>
          <w:szCs w:val="22"/>
          <w:lang w:val="x-none" w:eastAsia="x-none"/>
          <w:rPrChange w:id="7145" w:author="Syahrani Rachmawati Sadino" w:date="2025-01-31T14:35:00Z">
            <w:rPr>
              <w:rStyle w:val="CommentReference"/>
              <w:noProof/>
              <w:lang w:val="x-none" w:eastAsia="x-none"/>
            </w:rPr>
          </w:rPrChange>
        </w:rPr>
        <w:commentReference w:id="7142"/>
      </w:r>
      <w:commentRangeEnd w:id="7143"/>
      <w:r w:rsidR="007D6D03" w:rsidRPr="00922713">
        <w:rPr>
          <w:rStyle w:val="CommentReference"/>
          <w:rFonts w:ascii="Arial" w:hAnsi="Arial" w:cs="Arial"/>
          <w:noProof/>
          <w:sz w:val="22"/>
          <w:szCs w:val="22"/>
          <w:lang w:val="x-none" w:eastAsia="x-none"/>
          <w:rPrChange w:id="7146" w:author="Syahrani Rachmawati Sadino" w:date="2025-01-31T14:35:00Z">
            <w:rPr>
              <w:rStyle w:val="CommentReference"/>
              <w:noProof/>
              <w:lang w:val="x-none" w:eastAsia="x-none"/>
            </w:rPr>
          </w:rPrChange>
        </w:rPr>
        <w:commentReference w:id="7143"/>
      </w:r>
    </w:p>
    <w:p w14:paraId="741626D1" w14:textId="341BC8E9" w:rsidR="00E77289" w:rsidRPr="00922713" w:rsidDel="002209A6" w:rsidRDefault="00E77289">
      <w:pPr>
        <w:numPr>
          <w:ilvl w:val="0"/>
          <w:numId w:val="27"/>
        </w:numPr>
        <w:spacing w:line="276" w:lineRule="auto"/>
        <w:ind w:left="1276" w:hanging="425"/>
        <w:jc w:val="both"/>
        <w:rPr>
          <w:del w:id="7147" w:author="Syahrani Rachmawati Sadino" w:date="2025-01-31T14:24:00Z"/>
          <w:rFonts w:ascii="Arial" w:hAnsi="Arial" w:cs="Arial"/>
          <w:sz w:val="22"/>
          <w:szCs w:val="22"/>
          <w:rPrChange w:id="7148" w:author="Syahrani Rachmawati Sadino" w:date="2025-01-31T14:35:00Z">
            <w:rPr>
              <w:del w:id="7149" w:author="Syahrani Rachmawati Sadino" w:date="2025-01-31T14:24:00Z"/>
              <w:rFonts w:asciiTheme="minorBidi" w:hAnsiTheme="minorBidi" w:cstheme="minorBidi"/>
              <w:sz w:val="22"/>
              <w:szCs w:val="22"/>
            </w:rPr>
          </w:rPrChange>
        </w:rPr>
      </w:pPr>
      <w:del w:id="7150" w:author="Syahrani Rachmawati Sadino" w:date="2025-01-31T14:24:00Z">
        <w:r w:rsidRPr="00922713" w:rsidDel="002209A6">
          <w:rPr>
            <w:rFonts w:ascii="Arial" w:hAnsi="Arial" w:cs="Arial"/>
            <w:sz w:val="22"/>
            <w:szCs w:val="22"/>
            <w:lang w:val="id-ID"/>
            <w:rPrChange w:id="7151" w:author="Syahrani Rachmawati Sadino" w:date="2025-01-31T14:35:00Z">
              <w:rPr>
                <w:rFonts w:asciiTheme="minorBidi" w:hAnsiTheme="minorBidi" w:cstheme="minorBidi"/>
                <w:sz w:val="22"/>
                <w:szCs w:val="22"/>
                <w:lang w:val="id-ID"/>
              </w:rPr>
            </w:rPrChange>
          </w:rPr>
          <w:delText xml:space="preserve">Klinik </w:delText>
        </w:r>
        <w:r w:rsidR="00457E9E" w:rsidRPr="00922713" w:rsidDel="002209A6">
          <w:rPr>
            <w:rFonts w:ascii="Arial" w:hAnsi="Arial" w:cs="Arial"/>
            <w:sz w:val="22"/>
            <w:szCs w:val="22"/>
            <w:rPrChange w:id="7152" w:author="Syahrani Rachmawati Sadino" w:date="2025-01-31T14:35:00Z">
              <w:rPr>
                <w:rFonts w:asciiTheme="minorBidi" w:hAnsiTheme="minorBidi" w:cstheme="minorBidi"/>
                <w:sz w:val="22"/>
                <w:szCs w:val="22"/>
              </w:rPr>
            </w:rPrChange>
          </w:rPr>
          <w:delText>BRI Life</w:delText>
        </w:r>
        <w:r w:rsidRPr="00922713" w:rsidDel="002209A6">
          <w:rPr>
            <w:rFonts w:ascii="Arial" w:hAnsi="Arial" w:cs="Arial"/>
            <w:sz w:val="22"/>
            <w:szCs w:val="22"/>
            <w:lang w:val="id-ID"/>
            <w:rPrChange w:id="7153" w:author="Syahrani Rachmawati Sadino" w:date="2025-01-31T14:35:00Z">
              <w:rPr>
                <w:rFonts w:asciiTheme="minorBidi" w:hAnsiTheme="minorBidi" w:cstheme="minorBidi"/>
                <w:sz w:val="22"/>
                <w:szCs w:val="22"/>
                <w:lang w:val="id-ID"/>
              </w:rPr>
            </w:rPrChange>
          </w:rPr>
          <w:delText xml:space="preserve"> sistem Kapitasi</w:delText>
        </w:r>
      </w:del>
    </w:p>
    <w:p w14:paraId="10DC0FA6" w14:textId="0E33AC81" w:rsidR="00E77289" w:rsidRPr="00922713" w:rsidDel="002209A6" w:rsidRDefault="00E77289">
      <w:pPr>
        <w:numPr>
          <w:ilvl w:val="4"/>
          <w:numId w:val="27"/>
        </w:numPr>
        <w:spacing w:line="276" w:lineRule="auto"/>
        <w:ind w:left="1701" w:hanging="425"/>
        <w:jc w:val="both"/>
        <w:rPr>
          <w:del w:id="7154" w:author="Syahrani Rachmawati Sadino" w:date="2025-01-31T14:24:00Z"/>
          <w:rFonts w:ascii="Arial" w:hAnsi="Arial" w:cs="Arial"/>
          <w:sz w:val="22"/>
          <w:szCs w:val="22"/>
          <w:lang w:val="id-ID"/>
          <w:rPrChange w:id="7155" w:author="Syahrani Rachmawati Sadino" w:date="2025-01-31T14:35:00Z">
            <w:rPr>
              <w:del w:id="7156" w:author="Syahrani Rachmawati Sadino" w:date="2025-01-31T14:24:00Z"/>
              <w:rFonts w:asciiTheme="minorBidi" w:hAnsiTheme="minorBidi" w:cstheme="minorBidi"/>
              <w:sz w:val="22"/>
              <w:szCs w:val="22"/>
              <w:lang w:val="id-ID"/>
            </w:rPr>
          </w:rPrChange>
        </w:rPr>
      </w:pPr>
      <w:del w:id="7157" w:author="Syahrani Rachmawati Sadino" w:date="2025-01-31T14:24:00Z">
        <w:r w:rsidRPr="00922713" w:rsidDel="002209A6">
          <w:rPr>
            <w:rFonts w:ascii="Arial" w:hAnsi="Arial" w:cs="Arial"/>
            <w:b/>
            <w:sz w:val="22"/>
            <w:szCs w:val="22"/>
            <w:lang w:val="sv-SE"/>
            <w:rPrChange w:id="7158" w:author="Syahrani Rachmawati Sadino" w:date="2025-01-31T14:35:00Z">
              <w:rPr>
                <w:rFonts w:asciiTheme="minorBidi" w:hAnsiTheme="minorBidi" w:cstheme="minorBidi"/>
                <w:b/>
                <w:sz w:val="22"/>
                <w:szCs w:val="22"/>
                <w:lang w:val="sv-SE"/>
              </w:rPr>
            </w:rPrChange>
          </w:rPr>
          <w:delText>PIHAK PERTAMA</w:delText>
        </w:r>
        <w:r w:rsidRPr="00922713" w:rsidDel="002209A6">
          <w:rPr>
            <w:rFonts w:ascii="Arial" w:hAnsi="Arial" w:cs="Arial"/>
            <w:sz w:val="22"/>
            <w:szCs w:val="22"/>
            <w:lang w:val="sv-SE"/>
            <w:rPrChange w:id="7159" w:author="Syahrani Rachmawati Sadino" w:date="2025-01-31T14:35:00Z">
              <w:rPr>
                <w:rFonts w:asciiTheme="minorBidi" w:hAnsiTheme="minorBidi" w:cstheme="minorBidi"/>
                <w:sz w:val="22"/>
                <w:szCs w:val="22"/>
                <w:lang w:val="sv-SE"/>
              </w:rPr>
            </w:rPrChange>
          </w:rPr>
          <w:delText xml:space="preserve"> melakukan pembayaran biaya Kapitasi</w:delText>
        </w:r>
        <w:r w:rsidRPr="00922713" w:rsidDel="002209A6">
          <w:rPr>
            <w:rFonts w:ascii="Arial" w:hAnsi="Arial" w:cs="Arial"/>
            <w:sz w:val="22"/>
            <w:szCs w:val="22"/>
            <w:lang w:val="id-ID"/>
            <w:rPrChange w:id="7160" w:author="Syahrani Rachmawati Sadino" w:date="2025-01-31T14:35:00Z">
              <w:rPr>
                <w:rFonts w:asciiTheme="minorBidi" w:hAnsiTheme="minorBidi" w:cstheme="minorBidi"/>
                <w:sz w:val="22"/>
                <w:szCs w:val="22"/>
                <w:lang w:val="id-ID"/>
              </w:rPr>
            </w:rPrChange>
          </w:rPr>
          <w:delText>/bugdet sistem</w:delText>
        </w:r>
        <w:r w:rsidRPr="00922713" w:rsidDel="002209A6">
          <w:rPr>
            <w:rFonts w:ascii="Arial" w:hAnsi="Arial" w:cs="Arial"/>
            <w:sz w:val="22"/>
            <w:szCs w:val="22"/>
            <w:lang w:val="sv-SE"/>
            <w:rPrChange w:id="7161" w:author="Syahrani Rachmawati Sadino" w:date="2025-01-31T14:35:00Z">
              <w:rPr>
                <w:rFonts w:asciiTheme="minorBidi" w:hAnsiTheme="minorBidi" w:cstheme="minorBidi"/>
                <w:sz w:val="22"/>
                <w:szCs w:val="22"/>
                <w:lang w:val="sv-SE"/>
              </w:rPr>
            </w:rPrChange>
          </w:rPr>
          <w:delText xml:space="preserve"> secara </w:delText>
        </w:r>
        <w:commentRangeStart w:id="7162"/>
        <w:commentRangeStart w:id="7163"/>
        <w:r w:rsidRPr="00922713" w:rsidDel="002209A6">
          <w:rPr>
            <w:rFonts w:ascii="Arial" w:hAnsi="Arial" w:cs="Arial"/>
            <w:i/>
            <w:sz w:val="22"/>
            <w:szCs w:val="22"/>
            <w:lang w:val="sv-SE"/>
            <w:rPrChange w:id="7164" w:author="Syahrani Rachmawati Sadino" w:date="2025-01-31T14:35:00Z">
              <w:rPr>
                <w:rFonts w:asciiTheme="minorBidi" w:hAnsiTheme="minorBidi" w:cstheme="minorBidi"/>
                <w:i/>
                <w:sz w:val="22"/>
                <w:szCs w:val="22"/>
                <w:lang w:val="sv-SE"/>
              </w:rPr>
            </w:rPrChange>
          </w:rPr>
          <w:delText>Pre-Paid</w:delText>
        </w:r>
        <w:r w:rsidRPr="00922713" w:rsidDel="002209A6">
          <w:rPr>
            <w:rFonts w:ascii="Arial" w:hAnsi="Arial" w:cs="Arial"/>
            <w:sz w:val="22"/>
            <w:szCs w:val="22"/>
            <w:lang w:val="sv-SE"/>
            <w:rPrChange w:id="7165" w:author="Syahrani Rachmawati Sadino" w:date="2025-01-31T14:35:00Z">
              <w:rPr>
                <w:rFonts w:asciiTheme="minorBidi" w:hAnsiTheme="minorBidi" w:cstheme="minorBidi"/>
                <w:sz w:val="22"/>
                <w:szCs w:val="22"/>
                <w:lang w:val="sv-SE"/>
              </w:rPr>
            </w:rPrChange>
          </w:rPr>
          <w:delText xml:space="preserve"> </w:delText>
        </w:r>
        <w:commentRangeEnd w:id="7162"/>
        <w:r w:rsidR="00F72653" w:rsidRPr="00922713" w:rsidDel="002209A6">
          <w:rPr>
            <w:rStyle w:val="CommentReference"/>
            <w:rFonts w:ascii="Arial" w:hAnsi="Arial" w:cs="Arial"/>
            <w:sz w:val="22"/>
            <w:szCs w:val="22"/>
            <w:lang w:val="x-none" w:eastAsia="x-none"/>
            <w:rPrChange w:id="7166" w:author="Syahrani Rachmawati Sadino" w:date="2025-01-31T14:35:00Z">
              <w:rPr>
                <w:rStyle w:val="CommentReference"/>
                <w:lang w:val="x-none" w:eastAsia="x-none"/>
              </w:rPr>
            </w:rPrChange>
          </w:rPr>
          <w:commentReference w:id="7162"/>
        </w:r>
        <w:commentRangeEnd w:id="7163"/>
        <w:r w:rsidR="007D6D03" w:rsidRPr="00922713" w:rsidDel="002209A6">
          <w:rPr>
            <w:rStyle w:val="CommentReference"/>
            <w:rFonts w:ascii="Arial" w:hAnsi="Arial" w:cs="Arial"/>
            <w:sz w:val="22"/>
            <w:szCs w:val="22"/>
            <w:lang w:val="x-none" w:eastAsia="x-none"/>
            <w:rPrChange w:id="7167" w:author="Syahrani Rachmawati Sadino" w:date="2025-01-31T14:35:00Z">
              <w:rPr>
                <w:rStyle w:val="CommentReference"/>
                <w:lang w:val="x-none" w:eastAsia="x-none"/>
              </w:rPr>
            </w:rPrChange>
          </w:rPr>
          <w:commentReference w:id="7163"/>
        </w:r>
        <w:r w:rsidRPr="00922713" w:rsidDel="002209A6">
          <w:rPr>
            <w:rFonts w:ascii="Arial" w:hAnsi="Arial" w:cs="Arial"/>
            <w:sz w:val="22"/>
            <w:szCs w:val="22"/>
            <w:lang w:val="sv-SE"/>
            <w:rPrChange w:id="7168" w:author="Syahrani Rachmawati Sadino" w:date="2025-01-31T14:35:00Z">
              <w:rPr>
                <w:rFonts w:asciiTheme="minorBidi" w:hAnsiTheme="minorBidi" w:cstheme="minorBidi"/>
                <w:sz w:val="22"/>
                <w:szCs w:val="22"/>
                <w:lang w:val="sv-SE"/>
              </w:rPr>
            </w:rPrChange>
          </w:rPr>
          <w:delText>dan teratur setiap bulannya.</w:delText>
        </w:r>
      </w:del>
    </w:p>
    <w:p w14:paraId="6551002F" w14:textId="3CD2A33E" w:rsidR="00E77289" w:rsidRPr="00922713" w:rsidDel="002209A6" w:rsidRDefault="00E77289">
      <w:pPr>
        <w:numPr>
          <w:ilvl w:val="4"/>
          <w:numId w:val="27"/>
        </w:numPr>
        <w:spacing w:line="276" w:lineRule="auto"/>
        <w:ind w:left="1701" w:hanging="425"/>
        <w:jc w:val="both"/>
        <w:rPr>
          <w:del w:id="7169" w:author="Syahrani Rachmawati Sadino" w:date="2025-01-31T14:24:00Z"/>
          <w:rFonts w:ascii="Arial" w:hAnsi="Arial" w:cs="Arial"/>
          <w:sz w:val="22"/>
          <w:szCs w:val="22"/>
          <w:lang w:val="id-ID"/>
          <w:rPrChange w:id="7170" w:author="Syahrani Rachmawati Sadino" w:date="2025-01-31T14:35:00Z">
            <w:rPr>
              <w:del w:id="7171" w:author="Syahrani Rachmawati Sadino" w:date="2025-01-31T14:24:00Z"/>
              <w:rFonts w:asciiTheme="minorBidi" w:hAnsiTheme="minorBidi" w:cstheme="minorBidi"/>
              <w:sz w:val="22"/>
              <w:szCs w:val="22"/>
              <w:lang w:val="id-ID"/>
            </w:rPr>
          </w:rPrChange>
        </w:rPr>
      </w:pPr>
      <w:del w:id="7172" w:author="Syahrani Rachmawati Sadino" w:date="2025-01-31T14:24:00Z">
        <w:r w:rsidRPr="00922713" w:rsidDel="002209A6">
          <w:rPr>
            <w:rFonts w:ascii="Arial" w:hAnsi="Arial" w:cs="Arial"/>
            <w:b/>
            <w:sz w:val="22"/>
            <w:szCs w:val="22"/>
            <w:lang w:val="sv-SE"/>
            <w:rPrChange w:id="7173" w:author="Syahrani Rachmawati Sadino" w:date="2025-01-31T14:35:00Z">
              <w:rPr>
                <w:rFonts w:asciiTheme="minorBidi" w:hAnsiTheme="minorBidi" w:cstheme="minorBidi"/>
                <w:b/>
                <w:sz w:val="22"/>
                <w:szCs w:val="22"/>
                <w:lang w:val="sv-SE"/>
              </w:rPr>
            </w:rPrChange>
          </w:rPr>
          <w:delText>PIHAK PERTAMA</w:delText>
        </w:r>
        <w:r w:rsidRPr="00922713" w:rsidDel="002209A6">
          <w:rPr>
            <w:rFonts w:ascii="Arial" w:hAnsi="Arial" w:cs="Arial"/>
            <w:sz w:val="22"/>
            <w:szCs w:val="22"/>
            <w:lang w:val="sv-SE"/>
            <w:rPrChange w:id="7174" w:author="Syahrani Rachmawati Sadino" w:date="2025-01-31T14:35:00Z">
              <w:rPr>
                <w:rFonts w:asciiTheme="minorBidi" w:hAnsiTheme="minorBidi" w:cstheme="minorBidi"/>
                <w:sz w:val="22"/>
                <w:szCs w:val="22"/>
                <w:lang w:val="sv-SE"/>
              </w:rPr>
            </w:rPrChange>
          </w:rPr>
          <w:delText xml:space="preserve"> akan melakukan verifikasi atas tagihan pelayanan FFS</w:delText>
        </w:r>
        <w:r w:rsidRPr="00922713" w:rsidDel="002209A6">
          <w:rPr>
            <w:rFonts w:ascii="Arial" w:hAnsi="Arial" w:cs="Arial"/>
            <w:i/>
            <w:sz w:val="22"/>
            <w:szCs w:val="22"/>
            <w:lang w:val="sv-SE"/>
            <w:rPrChange w:id="7175" w:author="Syahrani Rachmawati Sadino" w:date="2025-01-31T14:35:00Z">
              <w:rPr>
                <w:rFonts w:asciiTheme="minorBidi" w:hAnsiTheme="minorBidi" w:cstheme="minorBidi"/>
                <w:i/>
                <w:sz w:val="22"/>
                <w:szCs w:val="22"/>
                <w:lang w:val="sv-SE"/>
              </w:rPr>
            </w:rPrChange>
          </w:rPr>
          <w:delText xml:space="preserve"> </w:delText>
        </w:r>
        <w:r w:rsidRPr="00922713" w:rsidDel="002209A6">
          <w:rPr>
            <w:rFonts w:ascii="Arial" w:hAnsi="Arial" w:cs="Arial"/>
            <w:sz w:val="22"/>
            <w:szCs w:val="22"/>
            <w:lang w:val="sv-SE"/>
            <w:rPrChange w:id="7176" w:author="Syahrani Rachmawati Sadino" w:date="2025-01-31T14:35:00Z">
              <w:rPr>
                <w:rFonts w:asciiTheme="minorBidi" w:hAnsiTheme="minorBidi" w:cstheme="minorBidi"/>
                <w:sz w:val="22"/>
                <w:szCs w:val="22"/>
                <w:lang w:val="sv-SE"/>
              </w:rPr>
            </w:rPrChange>
          </w:rPr>
          <w:delText xml:space="preserve">dari </w:delText>
        </w:r>
        <w:r w:rsidRPr="00922713" w:rsidDel="002209A6">
          <w:rPr>
            <w:rFonts w:ascii="Arial" w:hAnsi="Arial" w:cs="Arial"/>
            <w:b/>
            <w:sz w:val="22"/>
            <w:szCs w:val="22"/>
            <w:lang w:val="sv-SE"/>
            <w:rPrChange w:id="7177" w:author="Syahrani Rachmawati Sadino" w:date="2025-01-31T14:35:00Z">
              <w:rPr>
                <w:rFonts w:asciiTheme="minorBidi" w:hAnsiTheme="minorBidi" w:cstheme="minorBidi"/>
                <w:b/>
                <w:sz w:val="22"/>
                <w:szCs w:val="22"/>
                <w:lang w:val="sv-SE"/>
              </w:rPr>
            </w:rPrChange>
          </w:rPr>
          <w:delText>PIHAK KEDUA</w:delText>
        </w:r>
        <w:r w:rsidRPr="00922713" w:rsidDel="002209A6">
          <w:rPr>
            <w:rFonts w:ascii="Arial" w:hAnsi="Arial" w:cs="Arial"/>
            <w:sz w:val="22"/>
            <w:szCs w:val="22"/>
            <w:lang w:val="sv-SE"/>
            <w:rPrChange w:id="7178" w:author="Syahrani Rachmawati Sadino" w:date="2025-01-31T14:35:00Z">
              <w:rPr>
                <w:rFonts w:asciiTheme="minorBidi" w:hAnsiTheme="minorBidi" w:cstheme="minorBidi"/>
                <w:sz w:val="22"/>
                <w:szCs w:val="22"/>
                <w:lang w:val="sv-SE"/>
              </w:rPr>
            </w:rPrChange>
          </w:rPr>
          <w:delText xml:space="preserve"> dengan nilai ganti sesuai tarif kesepakatan.</w:delText>
        </w:r>
      </w:del>
    </w:p>
    <w:p w14:paraId="6F8103B5" w14:textId="740DAB31" w:rsidR="00E77289" w:rsidRPr="00922713" w:rsidRDefault="00E77289">
      <w:pPr>
        <w:numPr>
          <w:ilvl w:val="0"/>
          <w:numId w:val="27"/>
        </w:numPr>
        <w:spacing w:line="276" w:lineRule="auto"/>
        <w:ind w:left="1276" w:hanging="425"/>
        <w:jc w:val="both"/>
        <w:rPr>
          <w:rFonts w:ascii="Arial" w:hAnsi="Arial" w:cs="Arial"/>
          <w:sz w:val="22"/>
          <w:szCs w:val="22"/>
          <w:lang w:val="sv-SE"/>
          <w:rPrChange w:id="7179"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lang w:val="id-ID"/>
          <w:rPrChange w:id="7180" w:author="Syahrani Rachmawati Sadino" w:date="2025-01-31T14:35:00Z">
            <w:rPr>
              <w:rFonts w:asciiTheme="minorBidi" w:hAnsiTheme="minorBidi" w:cstheme="minorBidi"/>
              <w:sz w:val="22"/>
              <w:szCs w:val="22"/>
              <w:lang w:val="id-ID"/>
            </w:rPr>
          </w:rPrChange>
        </w:rPr>
        <w:t>Klinik</w:t>
      </w:r>
      <w:r w:rsidRPr="00922713">
        <w:rPr>
          <w:rFonts w:ascii="Arial" w:hAnsi="Arial" w:cs="Arial"/>
          <w:sz w:val="22"/>
          <w:szCs w:val="22"/>
          <w:lang w:val="sv-SE"/>
          <w:rPrChange w:id="7181" w:author="Syahrani Rachmawati Sadino" w:date="2025-01-31T14:35:00Z">
            <w:rPr>
              <w:rFonts w:asciiTheme="minorBidi" w:hAnsiTheme="minorBidi" w:cstheme="minorBidi"/>
              <w:sz w:val="22"/>
              <w:szCs w:val="22"/>
              <w:lang w:val="sv-SE"/>
            </w:rPr>
          </w:rPrChange>
        </w:rPr>
        <w:t xml:space="preserve"> </w:t>
      </w:r>
      <w:r w:rsidR="00457E9E" w:rsidRPr="00922713">
        <w:rPr>
          <w:rFonts w:ascii="Arial" w:hAnsi="Arial" w:cs="Arial"/>
          <w:sz w:val="22"/>
          <w:szCs w:val="22"/>
          <w:lang w:val="id-ID"/>
          <w:rPrChange w:id="7182" w:author="Syahrani Rachmawati Sadino" w:date="2025-01-31T14:35:00Z">
            <w:rPr>
              <w:rFonts w:asciiTheme="minorBidi" w:hAnsiTheme="minorBidi" w:cstheme="minorBidi"/>
              <w:sz w:val="22"/>
              <w:szCs w:val="22"/>
              <w:lang w:val="id-ID"/>
            </w:rPr>
          </w:rPrChange>
        </w:rPr>
        <w:t>BRI Life</w:t>
      </w:r>
      <w:r w:rsidRPr="00922713">
        <w:rPr>
          <w:rFonts w:ascii="Arial" w:hAnsi="Arial" w:cs="Arial"/>
          <w:sz w:val="22"/>
          <w:szCs w:val="22"/>
          <w:lang w:val="id-ID"/>
          <w:rPrChange w:id="7183" w:author="Syahrani Rachmawati Sadino" w:date="2025-01-31T14:35:00Z">
            <w:rPr>
              <w:rFonts w:asciiTheme="minorBidi" w:hAnsiTheme="minorBidi" w:cstheme="minorBidi"/>
              <w:sz w:val="22"/>
              <w:szCs w:val="22"/>
              <w:lang w:val="id-ID"/>
            </w:rPr>
          </w:rPrChange>
        </w:rPr>
        <w:t xml:space="preserve"> sistem Bugdet sistem</w:t>
      </w:r>
    </w:p>
    <w:p w14:paraId="43782187" w14:textId="77777777" w:rsidR="00E77289" w:rsidRPr="00922713" w:rsidRDefault="00E77289">
      <w:pPr>
        <w:spacing w:line="276" w:lineRule="auto"/>
        <w:ind w:left="1276"/>
        <w:jc w:val="both"/>
        <w:rPr>
          <w:rFonts w:ascii="Arial" w:hAnsi="Arial" w:cs="Arial"/>
          <w:sz w:val="22"/>
          <w:szCs w:val="22"/>
          <w:lang w:val="sv-SE"/>
          <w:rPrChange w:id="7184" w:author="Syahrani Rachmawati Sadino" w:date="2025-01-31T14:35:00Z">
            <w:rPr>
              <w:rFonts w:asciiTheme="minorBidi" w:hAnsiTheme="minorBidi" w:cstheme="minorBidi"/>
              <w:sz w:val="22"/>
              <w:szCs w:val="22"/>
              <w:lang w:val="sv-SE"/>
            </w:rPr>
          </w:rPrChange>
        </w:rPr>
      </w:pPr>
      <w:r w:rsidRPr="00922713">
        <w:rPr>
          <w:rFonts w:ascii="Arial" w:hAnsi="Arial" w:cs="Arial"/>
          <w:b/>
          <w:sz w:val="22"/>
          <w:szCs w:val="22"/>
          <w:lang w:val="sv-SE"/>
          <w:rPrChange w:id="7185" w:author="Syahrani Rachmawati Sadino" w:date="2025-01-31T14:35:00Z">
            <w:rPr>
              <w:rFonts w:asciiTheme="minorBidi" w:hAnsiTheme="minorBidi" w:cstheme="minorBidi"/>
              <w:b/>
              <w:sz w:val="22"/>
              <w:szCs w:val="22"/>
              <w:lang w:val="sv-SE"/>
            </w:rPr>
          </w:rPrChange>
        </w:rPr>
        <w:t>PIHAK PERTAMA</w:t>
      </w:r>
      <w:r w:rsidRPr="00922713">
        <w:rPr>
          <w:rFonts w:ascii="Arial" w:hAnsi="Arial" w:cs="Arial"/>
          <w:sz w:val="22"/>
          <w:szCs w:val="22"/>
          <w:lang w:val="sv-SE"/>
          <w:rPrChange w:id="7186" w:author="Syahrani Rachmawati Sadino" w:date="2025-01-31T14:35:00Z">
            <w:rPr>
              <w:rFonts w:asciiTheme="minorBidi" w:hAnsiTheme="minorBidi" w:cstheme="minorBidi"/>
              <w:sz w:val="22"/>
              <w:szCs w:val="22"/>
              <w:lang w:val="sv-SE"/>
            </w:rPr>
          </w:rPrChange>
        </w:rPr>
        <w:t xml:space="preserve"> melakukan pembayaran biaya </w:t>
      </w:r>
      <w:r w:rsidRPr="00922713">
        <w:rPr>
          <w:rFonts w:ascii="Arial" w:hAnsi="Arial" w:cs="Arial"/>
          <w:sz w:val="22"/>
          <w:szCs w:val="22"/>
          <w:lang w:val="id-ID"/>
          <w:rPrChange w:id="7187" w:author="Syahrani Rachmawati Sadino" w:date="2025-01-31T14:35:00Z">
            <w:rPr>
              <w:rFonts w:asciiTheme="minorBidi" w:hAnsiTheme="minorBidi" w:cstheme="minorBidi"/>
              <w:sz w:val="22"/>
              <w:szCs w:val="22"/>
              <w:lang w:val="id-ID"/>
            </w:rPr>
          </w:rPrChange>
        </w:rPr>
        <w:t>bugdet sistem</w:t>
      </w:r>
      <w:r w:rsidRPr="00922713">
        <w:rPr>
          <w:rFonts w:ascii="Arial" w:hAnsi="Arial" w:cs="Arial"/>
          <w:sz w:val="22"/>
          <w:szCs w:val="22"/>
          <w:lang w:val="sv-SE"/>
          <w:rPrChange w:id="7188" w:author="Syahrani Rachmawati Sadino" w:date="2025-01-31T14:35:00Z">
            <w:rPr>
              <w:rFonts w:asciiTheme="minorBidi" w:hAnsiTheme="minorBidi" w:cstheme="minorBidi"/>
              <w:sz w:val="22"/>
              <w:szCs w:val="22"/>
              <w:lang w:val="sv-SE"/>
            </w:rPr>
          </w:rPrChange>
        </w:rPr>
        <w:t xml:space="preserve"> secara </w:t>
      </w:r>
      <w:r w:rsidRPr="00922713">
        <w:rPr>
          <w:rFonts w:ascii="Arial" w:hAnsi="Arial" w:cs="Arial"/>
          <w:b/>
          <w:i/>
          <w:sz w:val="22"/>
          <w:szCs w:val="22"/>
          <w:lang w:val="sv-SE"/>
          <w:rPrChange w:id="7189" w:author="Syahrani Rachmawati Sadino" w:date="2025-01-31T14:35:00Z">
            <w:rPr>
              <w:rFonts w:asciiTheme="minorBidi" w:hAnsiTheme="minorBidi" w:cstheme="minorBidi"/>
              <w:b/>
              <w:i/>
              <w:sz w:val="22"/>
              <w:szCs w:val="22"/>
              <w:lang w:val="sv-SE"/>
            </w:rPr>
          </w:rPrChange>
        </w:rPr>
        <w:t>Pre-Paid</w:t>
      </w:r>
      <w:r w:rsidRPr="00922713">
        <w:rPr>
          <w:rFonts w:ascii="Arial" w:hAnsi="Arial" w:cs="Arial"/>
          <w:sz w:val="22"/>
          <w:szCs w:val="22"/>
          <w:lang w:val="sv-SE"/>
          <w:rPrChange w:id="7190" w:author="Syahrani Rachmawati Sadino" w:date="2025-01-31T14:35:00Z">
            <w:rPr>
              <w:rFonts w:asciiTheme="minorBidi" w:hAnsiTheme="minorBidi" w:cstheme="minorBidi"/>
              <w:sz w:val="22"/>
              <w:szCs w:val="22"/>
              <w:lang w:val="sv-SE"/>
            </w:rPr>
          </w:rPrChange>
        </w:rPr>
        <w:t xml:space="preserve"> dan teratur setiap bulannya.</w:t>
      </w:r>
    </w:p>
    <w:p w14:paraId="72AB0BBC" w14:textId="41785351" w:rsidR="00E77289" w:rsidRPr="00922713" w:rsidRDefault="00E77289">
      <w:pPr>
        <w:numPr>
          <w:ilvl w:val="0"/>
          <w:numId w:val="27"/>
        </w:numPr>
        <w:spacing w:line="276" w:lineRule="auto"/>
        <w:ind w:left="1276" w:hanging="425"/>
        <w:jc w:val="both"/>
        <w:rPr>
          <w:rFonts w:ascii="Arial" w:hAnsi="Arial" w:cs="Arial"/>
          <w:sz w:val="22"/>
          <w:szCs w:val="22"/>
          <w:rPrChange w:id="7191" w:author="Syahrani Rachmawati Sadino" w:date="2025-01-31T14:35:00Z">
            <w:rPr>
              <w:rFonts w:asciiTheme="minorBidi" w:hAnsiTheme="minorBidi" w:cstheme="minorBidi"/>
              <w:sz w:val="22"/>
              <w:szCs w:val="22"/>
            </w:rPr>
          </w:rPrChange>
        </w:rPr>
      </w:pPr>
      <w:r w:rsidRPr="00922713">
        <w:rPr>
          <w:rFonts w:ascii="Arial" w:hAnsi="Arial" w:cs="Arial"/>
          <w:sz w:val="22"/>
          <w:szCs w:val="22"/>
          <w:lang w:val="id-ID"/>
          <w:rPrChange w:id="7192" w:author="Syahrani Rachmawati Sadino" w:date="2025-01-31T14:35:00Z">
            <w:rPr>
              <w:rFonts w:asciiTheme="minorBidi" w:hAnsiTheme="minorBidi" w:cstheme="minorBidi"/>
              <w:sz w:val="22"/>
              <w:szCs w:val="22"/>
              <w:lang w:val="id-ID"/>
            </w:rPr>
          </w:rPrChange>
        </w:rPr>
        <w:t>Klinik</w:t>
      </w:r>
      <w:r w:rsidRPr="00922713">
        <w:rPr>
          <w:rFonts w:ascii="Arial" w:hAnsi="Arial" w:cs="Arial"/>
          <w:sz w:val="22"/>
          <w:szCs w:val="22"/>
          <w:rPrChange w:id="7193" w:author="Syahrani Rachmawati Sadino" w:date="2025-01-31T14:35:00Z">
            <w:rPr>
              <w:rFonts w:asciiTheme="minorBidi" w:hAnsiTheme="minorBidi" w:cstheme="minorBidi"/>
              <w:sz w:val="22"/>
              <w:szCs w:val="22"/>
            </w:rPr>
          </w:rPrChange>
        </w:rPr>
        <w:t xml:space="preserve"> </w:t>
      </w:r>
      <w:r w:rsidR="00457E9E" w:rsidRPr="00922713">
        <w:rPr>
          <w:rFonts w:ascii="Arial" w:hAnsi="Arial" w:cs="Arial"/>
          <w:sz w:val="22"/>
          <w:szCs w:val="22"/>
          <w:lang w:val="id-ID"/>
          <w:rPrChange w:id="7194" w:author="Syahrani Rachmawati Sadino" w:date="2025-01-31T14:35:00Z">
            <w:rPr>
              <w:rFonts w:asciiTheme="minorBidi" w:hAnsiTheme="minorBidi" w:cstheme="minorBidi"/>
              <w:sz w:val="22"/>
              <w:szCs w:val="22"/>
              <w:lang w:val="id-ID"/>
            </w:rPr>
          </w:rPrChange>
        </w:rPr>
        <w:t>BRI Life</w:t>
      </w:r>
      <w:r w:rsidRPr="00922713">
        <w:rPr>
          <w:rFonts w:ascii="Arial" w:hAnsi="Arial" w:cs="Arial"/>
          <w:sz w:val="22"/>
          <w:szCs w:val="22"/>
          <w:lang w:val="id-ID"/>
          <w:rPrChange w:id="7195" w:author="Syahrani Rachmawati Sadino" w:date="2025-01-31T14:35:00Z">
            <w:rPr>
              <w:rFonts w:asciiTheme="minorBidi" w:hAnsiTheme="minorBidi" w:cstheme="minorBidi"/>
              <w:sz w:val="22"/>
              <w:szCs w:val="22"/>
              <w:lang w:val="id-ID"/>
            </w:rPr>
          </w:rPrChange>
        </w:rPr>
        <w:t xml:space="preserve"> sistem </w:t>
      </w:r>
      <w:r w:rsidRPr="00922713">
        <w:rPr>
          <w:rFonts w:ascii="Arial" w:hAnsi="Arial" w:cs="Arial"/>
          <w:i/>
          <w:sz w:val="22"/>
          <w:szCs w:val="22"/>
          <w:lang w:val="id-ID"/>
          <w:rPrChange w:id="7196" w:author="Syahrani Rachmawati Sadino" w:date="2025-01-31T14:35:00Z">
            <w:rPr>
              <w:rFonts w:asciiTheme="minorBidi" w:hAnsiTheme="minorBidi" w:cstheme="minorBidi"/>
              <w:i/>
              <w:sz w:val="22"/>
              <w:szCs w:val="22"/>
              <w:lang w:val="id-ID"/>
            </w:rPr>
          </w:rPrChange>
        </w:rPr>
        <w:t>Fee For Service</w:t>
      </w:r>
    </w:p>
    <w:p w14:paraId="26EE2761" w14:textId="0A90697D" w:rsidR="00E77289" w:rsidRPr="00922713" w:rsidRDefault="00386141">
      <w:pPr>
        <w:spacing w:line="276" w:lineRule="auto"/>
        <w:ind w:left="1276"/>
        <w:jc w:val="both"/>
        <w:rPr>
          <w:rFonts w:ascii="Arial" w:hAnsi="Arial" w:cs="Arial"/>
          <w:sz w:val="22"/>
          <w:szCs w:val="22"/>
          <w:rPrChange w:id="7197" w:author="Syahrani Rachmawati Sadino" w:date="2025-01-31T14:35:00Z">
            <w:rPr>
              <w:rFonts w:asciiTheme="minorBidi" w:hAnsiTheme="minorBidi" w:cstheme="minorBidi"/>
              <w:sz w:val="22"/>
              <w:szCs w:val="22"/>
              <w:lang w:val="sv-SE"/>
            </w:rPr>
          </w:rPrChange>
        </w:rPr>
      </w:pPr>
      <w:r w:rsidRPr="00922713">
        <w:rPr>
          <w:rFonts w:ascii="Arial" w:hAnsi="Arial" w:cs="Arial"/>
          <w:sz w:val="22"/>
          <w:szCs w:val="22"/>
          <w:rPrChange w:id="7198" w:author="Syahrani Rachmawati Sadino" w:date="2025-01-31T14:35:00Z">
            <w:rPr>
              <w:rFonts w:asciiTheme="minorBidi" w:hAnsiTheme="minorBidi" w:cstheme="minorBidi"/>
              <w:sz w:val="22"/>
              <w:szCs w:val="22"/>
              <w:lang w:val="sv-SE"/>
            </w:rPr>
          </w:rPrChange>
        </w:rPr>
        <w:t>PT Asuransi BRI Life</w:t>
      </w:r>
      <w:r w:rsidR="00E77289" w:rsidRPr="00922713">
        <w:rPr>
          <w:rFonts w:ascii="Arial" w:hAnsi="Arial" w:cs="Arial"/>
          <w:sz w:val="22"/>
          <w:szCs w:val="22"/>
          <w:rPrChange w:id="7199" w:author="Syahrani Rachmawati Sadino" w:date="2025-01-31T14:35:00Z">
            <w:rPr>
              <w:rFonts w:asciiTheme="minorBidi" w:hAnsiTheme="minorBidi" w:cstheme="minorBidi"/>
              <w:sz w:val="22"/>
              <w:szCs w:val="22"/>
              <w:lang w:val="sv-SE"/>
            </w:rPr>
          </w:rPrChange>
        </w:rPr>
        <w:t xml:space="preserve"> akan melakukan verifikasi atas tagihan pelayanan </w:t>
      </w:r>
      <w:ins w:id="7200" w:author="Yohanita Dewi Chandra Murti" w:date="2025-01-16T11:54:00Z">
        <w:r w:rsidR="00F72653" w:rsidRPr="00922713">
          <w:rPr>
            <w:rFonts w:ascii="Arial" w:hAnsi="Arial" w:cs="Arial"/>
            <w:i/>
            <w:sz w:val="22"/>
            <w:szCs w:val="22"/>
            <w:rPrChange w:id="7201" w:author="Syahrani Rachmawati Sadino" w:date="2025-01-31T14:35:00Z">
              <w:rPr>
                <w:rFonts w:asciiTheme="minorBidi" w:hAnsiTheme="minorBidi" w:cstheme="minorBidi"/>
                <w:i/>
                <w:sz w:val="22"/>
                <w:szCs w:val="22"/>
                <w:lang w:val="sv-SE"/>
              </w:rPr>
            </w:rPrChange>
          </w:rPr>
          <w:t>F</w:t>
        </w:r>
      </w:ins>
      <w:del w:id="7202" w:author="Yohanita Dewi Chandra Murti" w:date="2025-01-16T11:54:00Z">
        <w:r w:rsidR="00E77289" w:rsidRPr="00922713" w:rsidDel="00F72653">
          <w:rPr>
            <w:rFonts w:ascii="Arial" w:hAnsi="Arial" w:cs="Arial"/>
            <w:i/>
            <w:sz w:val="22"/>
            <w:szCs w:val="22"/>
            <w:rPrChange w:id="7203" w:author="Syahrani Rachmawati Sadino" w:date="2025-01-31T14:35:00Z">
              <w:rPr>
                <w:rFonts w:asciiTheme="minorBidi" w:hAnsiTheme="minorBidi" w:cstheme="minorBidi"/>
                <w:i/>
                <w:sz w:val="22"/>
                <w:szCs w:val="22"/>
                <w:lang w:val="sv-SE"/>
              </w:rPr>
            </w:rPrChange>
          </w:rPr>
          <w:delText>f</w:delText>
        </w:r>
      </w:del>
      <w:r w:rsidR="00E77289" w:rsidRPr="00922713">
        <w:rPr>
          <w:rFonts w:ascii="Arial" w:hAnsi="Arial" w:cs="Arial"/>
          <w:i/>
          <w:sz w:val="22"/>
          <w:szCs w:val="22"/>
          <w:rPrChange w:id="7204" w:author="Syahrani Rachmawati Sadino" w:date="2025-01-31T14:35:00Z">
            <w:rPr>
              <w:rFonts w:asciiTheme="minorBidi" w:hAnsiTheme="minorBidi" w:cstheme="minorBidi"/>
              <w:i/>
              <w:sz w:val="22"/>
              <w:szCs w:val="22"/>
              <w:lang w:val="sv-SE"/>
            </w:rPr>
          </w:rPrChange>
        </w:rPr>
        <w:t xml:space="preserve">ee </w:t>
      </w:r>
      <w:del w:id="7205" w:author="Yohanita Dewi Chandra Murti" w:date="2025-01-16T11:54:00Z">
        <w:r w:rsidR="00E77289" w:rsidRPr="00922713" w:rsidDel="00F72653">
          <w:rPr>
            <w:rFonts w:ascii="Arial" w:hAnsi="Arial" w:cs="Arial"/>
            <w:i/>
            <w:sz w:val="22"/>
            <w:szCs w:val="22"/>
            <w:rPrChange w:id="7206" w:author="Syahrani Rachmawati Sadino" w:date="2025-01-31T14:35:00Z">
              <w:rPr>
                <w:rFonts w:asciiTheme="minorBidi" w:hAnsiTheme="minorBidi" w:cstheme="minorBidi"/>
                <w:i/>
                <w:sz w:val="22"/>
                <w:szCs w:val="22"/>
                <w:lang w:val="sv-SE"/>
              </w:rPr>
            </w:rPrChange>
          </w:rPr>
          <w:delText xml:space="preserve">for </w:delText>
        </w:r>
      </w:del>
      <w:ins w:id="7207" w:author="Yohanita Dewi Chandra Murti" w:date="2025-01-16T11:54:00Z">
        <w:r w:rsidR="00F72653" w:rsidRPr="00922713">
          <w:rPr>
            <w:rFonts w:ascii="Arial" w:hAnsi="Arial" w:cs="Arial"/>
            <w:i/>
            <w:sz w:val="22"/>
            <w:szCs w:val="22"/>
            <w:rPrChange w:id="7208" w:author="Syahrani Rachmawati Sadino" w:date="2025-01-31T14:35:00Z">
              <w:rPr>
                <w:rFonts w:asciiTheme="minorBidi" w:hAnsiTheme="minorBidi" w:cstheme="minorBidi"/>
                <w:i/>
                <w:sz w:val="22"/>
                <w:szCs w:val="22"/>
              </w:rPr>
            </w:rPrChange>
          </w:rPr>
          <w:t>F</w:t>
        </w:r>
        <w:r w:rsidR="00F72653" w:rsidRPr="00922713">
          <w:rPr>
            <w:rFonts w:ascii="Arial" w:hAnsi="Arial" w:cs="Arial"/>
            <w:i/>
            <w:sz w:val="22"/>
            <w:szCs w:val="22"/>
            <w:rPrChange w:id="7209" w:author="Syahrani Rachmawati Sadino" w:date="2025-01-31T14:35:00Z">
              <w:rPr>
                <w:rFonts w:asciiTheme="minorBidi" w:hAnsiTheme="minorBidi" w:cstheme="minorBidi"/>
                <w:i/>
                <w:sz w:val="22"/>
                <w:szCs w:val="22"/>
                <w:lang w:val="sv-SE"/>
              </w:rPr>
            </w:rPrChange>
          </w:rPr>
          <w:t xml:space="preserve">or </w:t>
        </w:r>
      </w:ins>
      <w:del w:id="7210" w:author="Yohanita Dewi Chandra Murti" w:date="2025-01-16T11:54:00Z">
        <w:r w:rsidR="00E77289" w:rsidRPr="00922713" w:rsidDel="00F72653">
          <w:rPr>
            <w:rFonts w:ascii="Arial" w:hAnsi="Arial" w:cs="Arial"/>
            <w:i/>
            <w:sz w:val="22"/>
            <w:szCs w:val="22"/>
            <w:rPrChange w:id="7211" w:author="Syahrani Rachmawati Sadino" w:date="2025-01-31T14:35:00Z">
              <w:rPr>
                <w:rFonts w:asciiTheme="minorBidi" w:hAnsiTheme="minorBidi" w:cstheme="minorBidi"/>
                <w:i/>
                <w:sz w:val="22"/>
                <w:szCs w:val="22"/>
                <w:lang w:val="sv-SE"/>
              </w:rPr>
            </w:rPrChange>
          </w:rPr>
          <w:delText>service</w:delText>
        </w:r>
        <w:r w:rsidR="00E77289" w:rsidRPr="00922713" w:rsidDel="00F72653">
          <w:rPr>
            <w:rFonts w:ascii="Arial" w:hAnsi="Arial" w:cs="Arial"/>
            <w:sz w:val="22"/>
            <w:szCs w:val="22"/>
            <w:rPrChange w:id="7212" w:author="Syahrani Rachmawati Sadino" w:date="2025-01-31T14:35:00Z">
              <w:rPr>
                <w:rFonts w:asciiTheme="minorBidi" w:hAnsiTheme="minorBidi" w:cstheme="minorBidi"/>
                <w:sz w:val="22"/>
                <w:szCs w:val="22"/>
                <w:lang w:val="sv-SE"/>
              </w:rPr>
            </w:rPrChange>
          </w:rPr>
          <w:delText xml:space="preserve"> </w:delText>
        </w:r>
      </w:del>
      <w:ins w:id="7213" w:author="Yohanita Dewi Chandra Murti" w:date="2025-01-16T11:54:00Z">
        <w:r w:rsidR="00F72653" w:rsidRPr="00922713">
          <w:rPr>
            <w:rFonts w:ascii="Arial" w:hAnsi="Arial" w:cs="Arial"/>
            <w:i/>
            <w:sz w:val="22"/>
            <w:szCs w:val="22"/>
            <w:rPrChange w:id="7214" w:author="Syahrani Rachmawati Sadino" w:date="2025-01-31T14:35:00Z">
              <w:rPr>
                <w:rFonts w:asciiTheme="minorBidi" w:hAnsiTheme="minorBidi" w:cstheme="minorBidi"/>
                <w:i/>
                <w:sz w:val="22"/>
                <w:szCs w:val="22"/>
              </w:rPr>
            </w:rPrChange>
          </w:rPr>
          <w:t>S</w:t>
        </w:r>
        <w:r w:rsidR="00F72653" w:rsidRPr="00922713">
          <w:rPr>
            <w:rFonts w:ascii="Arial" w:hAnsi="Arial" w:cs="Arial"/>
            <w:i/>
            <w:sz w:val="22"/>
            <w:szCs w:val="22"/>
            <w:rPrChange w:id="7215" w:author="Syahrani Rachmawati Sadino" w:date="2025-01-31T14:35:00Z">
              <w:rPr>
                <w:rFonts w:asciiTheme="minorBidi" w:hAnsiTheme="minorBidi" w:cstheme="minorBidi"/>
                <w:i/>
                <w:sz w:val="22"/>
                <w:szCs w:val="22"/>
                <w:lang w:val="sv-SE"/>
              </w:rPr>
            </w:rPrChange>
          </w:rPr>
          <w:t>ervice</w:t>
        </w:r>
        <w:r w:rsidR="00F72653" w:rsidRPr="00922713">
          <w:rPr>
            <w:rFonts w:ascii="Arial" w:hAnsi="Arial" w:cs="Arial"/>
            <w:sz w:val="22"/>
            <w:szCs w:val="22"/>
            <w:rPrChange w:id="7216" w:author="Syahrani Rachmawati Sadino" w:date="2025-01-31T14:35:00Z">
              <w:rPr>
                <w:rFonts w:asciiTheme="minorBidi" w:hAnsiTheme="minorBidi" w:cstheme="minorBidi"/>
                <w:sz w:val="22"/>
                <w:szCs w:val="22"/>
                <w:lang w:val="sv-SE"/>
              </w:rPr>
            </w:rPrChange>
          </w:rPr>
          <w:t xml:space="preserve"> </w:t>
        </w:r>
      </w:ins>
      <w:r w:rsidR="00E77289" w:rsidRPr="00922713">
        <w:rPr>
          <w:rFonts w:ascii="Arial" w:hAnsi="Arial" w:cs="Arial"/>
          <w:sz w:val="22"/>
          <w:szCs w:val="22"/>
          <w:rPrChange w:id="7217" w:author="Syahrani Rachmawati Sadino" w:date="2025-01-31T14:35:00Z">
            <w:rPr>
              <w:rFonts w:asciiTheme="minorBidi" w:hAnsiTheme="minorBidi" w:cstheme="minorBidi"/>
              <w:sz w:val="22"/>
              <w:szCs w:val="22"/>
              <w:lang w:val="sv-SE"/>
            </w:rPr>
          </w:rPrChange>
        </w:rPr>
        <w:t xml:space="preserve">dari </w:t>
      </w:r>
      <w:r w:rsidR="00E77289" w:rsidRPr="00922713">
        <w:rPr>
          <w:rFonts w:ascii="Arial" w:hAnsi="Arial" w:cs="Arial"/>
          <w:b/>
          <w:sz w:val="22"/>
          <w:szCs w:val="22"/>
          <w:rPrChange w:id="7218" w:author="Syahrani Rachmawati Sadino" w:date="2025-01-31T14:35:00Z">
            <w:rPr>
              <w:rFonts w:asciiTheme="minorBidi" w:hAnsiTheme="minorBidi" w:cstheme="minorBidi"/>
              <w:b/>
              <w:sz w:val="22"/>
              <w:szCs w:val="22"/>
              <w:lang w:val="sv-SE"/>
            </w:rPr>
          </w:rPrChange>
        </w:rPr>
        <w:t>PIHAK KEDUA</w:t>
      </w:r>
      <w:r w:rsidR="00E77289" w:rsidRPr="00922713">
        <w:rPr>
          <w:rFonts w:ascii="Arial" w:hAnsi="Arial" w:cs="Arial"/>
          <w:sz w:val="22"/>
          <w:szCs w:val="22"/>
          <w:rPrChange w:id="7219" w:author="Syahrani Rachmawati Sadino" w:date="2025-01-31T14:35:00Z">
            <w:rPr>
              <w:rFonts w:asciiTheme="minorBidi" w:hAnsiTheme="minorBidi" w:cstheme="minorBidi"/>
              <w:sz w:val="22"/>
              <w:szCs w:val="22"/>
              <w:lang w:val="sv-SE"/>
            </w:rPr>
          </w:rPrChange>
        </w:rPr>
        <w:t xml:space="preserve"> dengan nilai ganti sesuai tarif kesepakatan</w:t>
      </w:r>
      <w:r w:rsidR="00E77289" w:rsidRPr="00922713">
        <w:rPr>
          <w:rFonts w:ascii="Arial" w:hAnsi="Arial" w:cs="Arial"/>
          <w:sz w:val="22"/>
          <w:szCs w:val="22"/>
          <w:lang w:val="id-ID"/>
          <w:rPrChange w:id="7220" w:author="Syahrani Rachmawati Sadino" w:date="2025-01-31T14:35:00Z">
            <w:rPr>
              <w:rFonts w:asciiTheme="minorBidi" w:hAnsiTheme="minorBidi" w:cstheme="minorBidi"/>
              <w:sz w:val="22"/>
              <w:szCs w:val="22"/>
              <w:lang w:val="id-ID"/>
            </w:rPr>
          </w:rPrChange>
        </w:rPr>
        <w:t xml:space="preserve"> </w:t>
      </w:r>
    </w:p>
    <w:p w14:paraId="1969864A" w14:textId="77777777" w:rsidR="00E77289" w:rsidRPr="00922713" w:rsidRDefault="00E77289">
      <w:pPr>
        <w:numPr>
          <w:ilvl w:val="0"/>
          <w:numId w:val="27"/>
        </w:numPr>
        <w:spacing w:line="276" w:lineRule="auto"/>
        <w:ind w:left="1276" w:hanging="425"/>
        <w:jc w:val="both"/>
        <w:rPr>
          <w:rFonts w:ascii="Arial" w:hAnsi="Arial" w:cs="Arial"/>
          <w:sz w:val="22"/>
          <w:szCs w:val="22"/>
          <w:lang w:val="id-ID"/>
          <w:rPrChange w:id="7221" w:author="Syahrani Rachmawati Sadino" w:date="2025-01-31T14:35:00Z">
            <w:rPr>
              <w:rFonts w:asciiTheme="minorBidi" w:hAnsiTheme="minorBidi" w:cstheme="minorBidi"/>
              <w:sz w:val="22"/>
              <w:szCs w:val="22"/>
              <w:lang w:val="id-ID"/>
            </w:rPr>
          </w:rPrChange>
        </w:rPr>
      </w:pPr>
      <w:r w:rsidRPr="00922713">
        <w:rPr>
          <w:rFonts w:ascii="Arial" w:hAnsi="Arial" w:cs="Arial"/>
          <w:sz w:val="22"/>
          <w:szCs w:val="22"/>
          <w:lang w:val="id-ID"/>
          <w:rPrChange w:id="7222" w:author="Syahrani Rachmawati Sadino" w:date="2025-01-31T14:35:00Z">
            <w:rPr>
              <w:rFonts w:asciiTheme="minorBidi" w:hAnsiTheme="minorBidi" w:cstheme="minorBidi"/>
              <w:sz w:val="22"/>
              <w:szCs w:val="22"/>
              <w:lang w:val="id-ID"/>
            </w:rPr>
          </w:rPrChange>
        </w:rPr>
        <w:t xml:space="preserve">Pembayaran biaya pelayanan kesehatan oleh </w:t>
      </w:r>
      <w:r w:rsidRPr="00922713">
        <w:rPr>
          <w:rFonts w:ascii="Arial" w:hAnsi="Arial" w:cs="Arial"/>
          <w:b/>
          <w:sz w:val="22"/>
          <w:szCs w:val="22"/>
          <w:lang w:val="id-ID"/>
          <w:rPrChange w:id="7223" w:author="Syahrani Rachmawati Sadino" w:date="2025-01-31T14:35:00Z">
            <w:rPr>
              <w:rFonts w:asciiTheme="minorBidi" w:hAnsiTheme="minorBidi" w:cstheme="minorBidi"/>
              <w:b/>
              <w:sz w:val="22"/>
              <w:szCs w:val="22"/>
              <w:lang w:val="id-ID"/>
            </w:rPr>
          </w:rPrChange>
        </w:rPr>
        <w:t>PIHAK PERTAMA</w:t>
      </w:r>
      <w:r w:rsidRPr="00922713">
        <w:rPr>
          <w:rFonts w:ascii="Arial" w:hAnsi="Arial" w:cs="Arial"/>
          <w:sz w:val="22"/>
          <w:szCs w:val="22"/>
          <w:lang w:val="id-ID"/>
          <w:rPrChange w:id="7224" w:author="Syahrani Rachmawati Sadino" w:date="2025-01-31T14:35:00Z">
            <w:rPr>
              <w:rFonts w:asciiTheme="minorBidi" w:hAnsiTheme="minorBidi" w:cstheme="minorBidi"/>
              <w:sz w:val="22"/>
              <w:szCs w:val="22"/>
              <w:lang w:val="id-ID"/>
            </w:rPr>
          </w:rPrChange>
        </w:rPr>
        <w:t xml:space="preserve"> </w:t>
      </w:r>
      <w:r w:rsidRPr="00922713">
        <w:rPr>
          <w:rFonts w:ascii="Arial" w:hAnsi="Arial" w:cs="Arial"/>
          <w:b/>
          <w:sz w:val="22"/>
          <w:szCs w:val="22"/>
          <w:lang w:val="id-ID"/>
          <w:rPrChange w:id="7225" w:author="Syahrani Rachmawati Sadino" w:date="2025-01-31T14:35:00Z">
            <w:rPr>
              <w:rFonts w:asciiTheme="minorBidi" w:hAnsiTheme="minorBidi" w:cstheme="minorBidi"/>
              <w:b/>
              <w:sz w:val="22"/>
              <w:szCs w:val="22"/>
              <w:lang w:val="id-ID"/>
            </w:rPr>
          </w:rPrChange>
        </w:rPr>
        <w:t>kepada PIHAK KEDUA</w:t>
      </w:r>
      <w:r w:rsidRPr="00922713">
        <w:rPr>
          <w:rFonts w:ascii="Arial" w:hAnsi="Arial" w:cs="Arial"/>
          <w:sz w:val="22"/>
          <w:szCs w:val="22"/>
          <w:lang w:val="id-ID"/>
          <w:rPrChange w:id="7226" w:author="Syahrani Rachmawati Sadino" w:date="2025-01-31T14:35:00Z">
            <w:rPr>
              <w:rFonts w:asciiTheme="minorBidi" w:hAnsiTheme="minorBidi" w:cstheme="minorBidi"/>
              <w:sz w:val="22"/>
              <w:szCs w:val="22"/>
              <w:lang w:val="id-ID"/>
            </w:rPr>
          </w:rPrChange>
        </w:rPr>
        <w:t xml:space="preserve">, dilaksanakan selambat-lambatnya 1 (satu) bulan terhitung sejak tanggal </w:t>
      </w:r>
      <w:r w:rsidRPr="00922713">
        <w:rPr>
          <w:rFonts w:ascii="Arial" w:hAnsi="Arial" w:cs="Arial"/>
          <w:b/>
          <w:sz w:val="22"/>
          <w:szCs w:val="22"/>
          <w:lang w:val="id-ID"/>
          <w:rPrChange w:id="7227" w:author="Syahrani Rachmawati Sadino" w:date="2025-01-31T14:35:00Z">
            <w:rPr>
              <w:rFonts w:asciiTheme="minorBidi" w:hAnsiTheme="minorBidi" w:cstheme="minorBidi"/>
              <w:b/>
              <w:sz w:val="22"/>
              <w:szCs w:val="22"/>
              <w:lang w:val="id-ID"/>
            </w:rPr>
          </w:rPrChange>
        </w:rPr>
        <w:t>PIHAK PERTAMA</w:t>
      </w:r>
      <w:r w:rsidRPr="00922713">
        <w:rPr>
          <w:rFonts w:ascii="Arial" w:hAnsi="Arial" w:cs="Arial"/>
          <w:sz w:val="22"/>
          <w:szCs w:val="22"/>
          <w:lang w:val="id-ID"/>
          <w:rPrChange w:id="7228" w:author="Syahrani Rachmawati Sadino" w:date="2025-01-31T14:35:00Z">
            <w:rPr>
              <w:rFonts w:asciiTheme="minorBidi" w:hAnsiTheme="minorBidi" w:cstheme="minorBidi"/>
              <w:sz w:val="22"/>
              <w:szCs w:val="22"/>
              <w:lang w:val="id-ID"/>
            </w:rPr>
          </w:rPrChange>
        </w:rPr>
        <w:t xml:space="preserve"> telah menerima secara lengkap tagihan yang diajukan oleh </w:t>
      </w:r>
      <w:r w:rsidRPr="00922713">
        <w:rPr>
          <w:rFonts w:ascii="Arial" w:hAnsi="Arial" w:cs="Arial"/>
          <w:b/>
          <w:sz w:val="22"/>
          <w:szCs w:val="22"/>
          <w:lang w:val="id-ID"/>
          <w:rPrChange w:id="7229" w:author="Syahrani Rachmawati Sadino" w:date="2025-01-31T14:35:00Z">
            <w:rPr>
              <w:rFonts w:asciiTheme="minorBidi" w:hAnsiTheme="minorBidi" w:cstheme="minorBidi"/>
              <w:b/>
              <w:sz w:val="22"/>
              <w:szCs w:val="22"/>
              <w:lang w:val="id-ID"/>
            </w:rPr>
          </w:rPrChange>
        </w:rPr>
        <w:t>PIHAK KEDUA</w:t>
      </w:r>
      <w:r w:rsidRPr="00922713">
        <w:rPr>
          <w:rFonts w:ascii="Arial" w:hAnsi="Arial" w:cs="Arial"/>
          <w:sz w:val="22"/>
          <w:szCs w:val="22"/>
          <w:lang w:val="id-ID"/>
          <w:rPrChange w:id="7230" w:author="Syahrani Rachmawati Sadino" w:date="2025-01-31T14:35:00Z">
            <w:rPr>
              <w:rFonts w:asciiTheme="minorBidi" w:hAnsiTheme="minorBidi" w:cstheme="minorBidi"/>
              <w:sz w:val="22"/>
              <w:szCs w:val="22"/>
              <w:lang w:val="id-ID"/>
            </w:rPr>
          </w:rPrChange>
        </w:rPr>
        <w:t xml:space="preserve"> dan proses verifikasi selesai dilaksanakan oleh </w:t>
      </w:r>
      <w:r w:rsidRPr="00922713">
        <w:rPr>
          <w:rFonts w:ascii="Arial" w:hAnsi="Arial" w:cs="Arial"/>
          <w:b/>
          <w:sz w:val="22"/>
          <w:szCs w:val="22"/>
          <w:lang w:val="id-ID"/>
          <w:rPrChange w:id="7231" w:author="Syahrani Rachmawati Sadino" w:date="2025-01-31T14:35:00Z">
            <w:rPr>
              <w:rFonts w:asciiTheme="minorBidi" w:hAnsiTheme="minorBidi" w:cstheme="minorBidi"/>
              <w:b/>
              <w:sz w:val="22"/>
              <w:szCs w:val="22"/>
              <w:lang w:val="id-ID"/>
            </w:rPr>
          </w:rPrChange>
        </w:rPr>
        <w:t>PIHAK PERTAMA</w:t>
      </w:r>
      <w:r w:rsidRPr="00922713">
        <w:rPr>
          <w:rFonts w:ascii="Arial" w:hAnsi="Arial" w:cs="Arial"/>
          <w:sz w:val="22"/>
          <w:szCs w:val="22"/>
          <w:lang w:val="id-ID"/>
          <w:rPrChange w:id="7232" w:author="Syahrani Rachmawati Sadino" w:date="2025-01-31T14:35:00Z">
            <w:rPr>
              <w:rFonts w:asciiTheme="minorBidi" w:hAnsiTheme="minorBidi" w:cstheme="minorBidi"/>
              <w:sz w:val="22"/>
              <w:szCs w:val="22"/>
              <w:lang w:val="id-ID"/>
            </w:rPr>
          </w:rPrChange>
        </w:rPr>
        <w:t xml:space="preserve">. </w:t>
      </w:r>
    </w:p>
    <w:p w14:paraId="00517464" w14:textId="77777777" w:rsidR="00E77289" w:rsidRPr="00922713" w:rsidRDefault="00E77289">
      <w:pPr>
        <w:numPr>
          <w:ilvl w:val="0"/>
          <w:numId w:val="27"/>
        </w:numPr>
        <w:spacing w:line="276" w:lineRule="auto"/>
        <w:ind w:left="1276" w:hanging="425"/>
        <w:jc w:val="both"/>
        <w:rPr>
          <w:rFonts w:ascii="Arial" w:hAnsi="Arial" w:cs="Arial"/>
          <w:sz w:val="22"/>
          <w:szCs w:val="22"/>
          <w:lang w:val="id-ID"/>
          <w:rPrChange w:id="7233" w:author="Syahrani Rachmawati Sadino" w:date="2025-01-31T14:35:00Z">
            <w:rPr>
              <w:rFonts w:asciiTheme="minorBidi" w:hAnsiTheme="minorBidi" w:cstheme="minorBidi"/>
              <w:sz w:val="22"/>
              <w:szCs w:val="22"/>
              <w:lang w:val="id-ID"/>
            </w:rPr>
          </w:rPrChange>
        </w:rPr>
      </w:pPr>
      <w:r w:rsidRPr="00922713">
        <w:rPr>
          <w:rFonts w:ascii="Arial" w:hAnsi="Arial" w:cs="Arial"/>
          <w:sz w:val="22"/>
          <w:szCs w:val="22"/>
          <w:lang w:val="id-ID"/>
          <w:rPrChange w:id="7234" w:author="Syahrani Rachmawati Sadino" w:date="2025-01-31T14:35:00Z">
            <w:rPr>
              <w:rFonts w:asciiTheme="minorBidi" w:hAnsiTheme="minorBidi" w:cstheme="minorBidi"/>
              <w:sz w:val="22"/>
              <w:szCs w:val="22"/>
              <w:lang w:val="id-ID"/>
            </w:rPr>
          </w:rPrChange>
        </w:rPr>
        <w:t xml:space="preserve">Tagihan yang melebihi 3 (tiga) bulan dari bulan pelayanan dari atau sejak berakhirnya Perjanjian kerja sama ini, </w:t>
      </w:r>
      <w:r w:rsidRPr="00922713">
        <w:rPr>
          <w:rFonts w:ascii="Arial" w:hAnsi="Arial" w:cs="Arial"/>
          <w:b/>
          <w:sz w:val="22"/>
          <w:szCs w:val="22"/>
          <w:lang w:val="id-ID"/>
          <w:rPrChange w:id="7235" w:author="Syahrani Rachmawati Sadino" w:date="2025-01-31T14:35:00Z">
            <w:rPr>
              <w:rFonts w:asciiTheme="minorBidi" w:hAnsiTheme="minorBidi" w:cstheme="minorBidi"/>
              <w:b/>
              <w:sz w:val="22"/>
              <w:szCs w:val="22"/>
              <w:lang w:val="id-ID"/>
            </w:rPr>
          </w:rPrChange>
        </w:rPr>
        <w:t xml:space="preserve">PIHAK PERTAMA </w:t>
      </w:r>
      <w:r w:rsidRPr="00922713">
        <w:rPr>
          <w:rFonts w:ascii="Arial" w:hAnsi="Arial" w:cs="Arial"/>
          <w:sz w:val="22"/>
          <w:szCs w:val="22"/>
          <w:lang w:val="id-ID"/>
          <w:rPrChange w:id="7236" w:author="Syahrani Rachmawati Sadino" w:date="2025-01-31T14:35:00Z">
            <w:rPr>
              <w:rFonts w:asciiTheme="minorBidi" w:hAnsiTheme="minorBidi" w:cstheme="minorBidi"/>
              <w:sz w:val="22"/>
              <w:szCs w:val="22"/>
              <w:lang w:val="id-ID"/>
            </w:rPr>
          </w:rPrChange>
        </w:rPr>
        <w:t xml:space="preserve">berhak untuk menolak pembayaran tagihan atau tidak memproses pembayarannya oleh </w:t>
      </w:r>
      <w:r w:rsidRPr="00922713">
        <w:rPr>
          <w:rFonts w:ascii="Arial" w:hAnsi="Arial" w:cs="Arial"/>
          <w:b/>
          <w:sz w:val="22"/>
          <w:szCs w:val="22"/>
          <w:lang w:val="id-ID"/>
          <w:rPrChange w:id="7237" w:author="Syahrani Rachmawati Sadino" w:date="2025-01-31T14:35:00Z">
            <w:rPr>
              <w:rFonts w:asciiTheme="minorBidi" w:hAnsiTheme="minorBidi" w:cstheme="minorBidi"/>
              <w:b/>
              <w:sz w:val="22"/>
              <w:szCs w:val="22"/>
              <w:lang w:val="id-ID"/>
            </w:rPr>
          </w:rPrChange>
        </w:rPr>
        <w:t>PIHAK PERTAMA</w:t>
      </w:r>
      <w:r w:rsidRPr="00922713">
        <w:rPr>
          <w:rFonts w:ascii="Arial" w:hAnsi="Arial" w:cs="Arial"/>
          <w:sz w:val="22"/>
          <w:szCs w:val="22"/>
          <w:lang w:val="id-ID"/>
          <w:rPrChange w:id="7238" w:author="Syahrani Rachmawati Sadino" w:date="2025-01-31T14:35:00Z">
            <w:rPr>
              <w:rFonts w:asciiTheme="minorBidi" w:hAnsiTheme="minorBidi" w:cstheme="minorBidi"/>
              <w:sz w:val="22"/>
              <w:szCs w:val="22"/>
              <w:lang w:val="id-ID"/>
            </w:rPr>
          </w:rPrChange>
        </w:rPr>
        <w:t xml:space="preserve"> dan dinyatakan kadaluarsa.</w:t>
      </w:r>
    </w:p>
    <w:p w14:paraId="4FEAD9F3" w14:textId="7DA148C2" w:rsidR="00E77289" w:rsidRPr="00922713" w:rsidRDefault="00E77289">
      <w:pPr>
        <w:numPr>
          <w:ilvl w:val="0"/>
          <w:numId w:val="27"/>
        </w:numPr>
        <w:spacing w:line="276" w:lineRule="auto"/>
        <w:ind w:left="1276" w:hanging="425"/>
        <w:jc w:val="both"/>
        <w:rPr>
          <w:rFonts w:ascii="Arial" w:hAnsi="Arial" w:cs="Arial"/>
          <w:sz w:val="22"/>
          <w:szCs w:val="22"/>
          <w:lang w:val="id-ID"/>
          <w:rPrChange w:id="7239" w:author="Syahrani Rachmawati Sadino" w:date="2025-01-31T14:35:00Z">
            <w:rPr>
              <w:rFonts w:asciiTheme="minorBidi" w:hAnsiTheme="minorBidi" w:cstheme="minorBidi"/>
              <w:sz w:val="22"/>
              <w:szCs w:val="22"/>
              <w:lang w:val="id-ID"/>
            </w:rPr>
          </w:rPrChange>
        </w:rPr>
      </w:pPr>
      <w:r w:rsidRPr="00922713">
        <w:rPr>
          <w:rFonts w:ascii="Arial" w:hAnsi="Arial" w:cs="Arial"/>
          <w:b/>
          <w:sz w:val="22"/>
          <w:szCs w:val="22"/>
          <w:lang w:val="id-ID"/>
          <w:rPrChange w:id="7240" w:author="Syahrani Rachmawati Sadino" w:date="2025-01-31T14:35:00Z">
            <w:rPr>
              <w:rFonts w:asciiTheme="minorBidi" w:hAnsiTheme="minorBidi" w:cstheme="minorBidi"/>
              <w:b/>
              <w:sz w:val="22"/>
              <w:szCs w:val="22"/>
              <w:lang w:val="id-ID"/>
            </w:rPr>
          </w:rPrChange>
        </w:rPr>
        <w:t>PIHAK PERTAMA</w:t>
      </w:r>
      <w:r w:rsidRPr="00922713">
        <w:rPr>
          <w:rFonts w:ascii="Arial" w:hAnsi="Arial" w:cs="Arial"/>
          <w:sz w:val="22"/>
          <w:szCs w:val="22"/>
          <w:lang w:val="id-ID"/>
          <w:rPrChange w:id="7241" w:author="Syahrani Rachmawati Sadino" w:date="2025-01-31T14:35:00Z">
            <w:rPr>
              <w:rFonts w:asciiTheme="minorBidi" w:hAnsiTheme="minorBidi" w:cstheme="minorBidi"/>
              <w:sz w:val="22"/>
              <w:szCs w:val="22"/>
              <w:lang w:val="id-ID"/>
            </w:rPr>
          </w:rPrChange>
        </w:rPr>
        <w:t xml:space="preserve"> tidak bertanggung jawab untuk membayar tagihan yang diajukan oleh </w:t>
      </w:r>
      <w:r w:rsidRPr="00922713">
        <w:rPr>
          <w:rFonts w:ascii="Arial" w:hAnsi="Arial" w:cs="Arial"/>
          <w:b/>
          <w:sz w:val="22"/>
          <w:szCs w:val="22"/>
          <w:lang w:val="id-ID"/>
          <w:rPrChange w:id="7242" w:author="Syahrani Rachmawati Sadino" w:date="2025-01-31T14:35:00Z">
            <w:rPr>
              <w:rFonts w:asciiTheme="minorBidi" w:hAnsiTheme="minorBidi" w:cstheme="minorBidi"/>
              <w:b/>
              <w:sz w:val="22"/>
              <w:szCs w:val="22"/>
              <w:lang w:val="id-ID"/>
            </w:rPr>
          </w:rPrChange>
        </w:rPr>
        <w:t>PIHAK KEDUA</w:t>
      </w:r>
      <w:r w:rsidRPr="00922713">
        <w:rPr>
          <w:rFonts w:ascii="Arial" w:hAnsi="Arial" w:cs="Arial"/>
          <w:sz w:val="22"/>
          <w:szCs w:val="22"/>
          <w:lang w:val="id-ID"/>
          <w:rPrChange w:id="7243" w:author="Syahrani Rachmawati Sadino" w:date="2025-01-31T14:35:00Z">
            <w:rPr>
              <w:rFonts w:asciiTheme="minorBidi" w:hAnsiTheme="minorBidi" w:cstheme="minorBidi"/>
              <w:sz w:val="22"/>
              <w:szCs w:val="22"/>
              <w:lang w:val="id-ID"/>
            </w:rPr>
          </w:rPrChange>
        </w:rPr>
        <w:t xml:space="preserve">, yang timbul oleh karena </w:t>
      </w:r>
      <w:r w:rsidRPr="00922713">
        <w:rPr>
          <w:rFonts w:ascii="Arial" w:hAnsi="Arial" w:cs="Arial"/>
          <w:b/>
          <w:sz w:val="22"/>
          <w:szCs w:val="22"/>
          <w:lang w:val="id-ID"/>
          <w:rPrChange w:id="7244" w:author="Syahrani Rachmawati Sadino" w:date="2025-01-31T14:35:00Z">
            <w:rPr>
              <w:rFonts w:asciiTheme="minorBidi" w:hAnsiTheme="minorBidi" w:cstheme="minorBidi"/>
              <w:b/>
              <w:sz w:val="22"/>
              <w:szCs w:val="22"/>
              <w:lang w:val="id-ID"/>
            </w:rPr>
          </w:rPrChange>
        </w:rPr>
        <w:t>PIHAK KEDUA</w:t>
      </w:r>
      <w:r w:rsidRPr="00922713">
        <w:rPr>
          <w:rFonts w:ascii="Arial" w:hAnsi="Arial" w:cs="Arial"/>
          <w:sz w:val="22"/>
          <w:szCs w:val="22"/>
          <w:lang w:val="id-ID"/>
          <w:rPrChange w:id="7245" w:author="Syahrani Rachmawati Sadino" w:date="2025-01-31T14:35:00Z">
            <w:rPr>
              <w:rFonts w:asciiTheme="minorBidi" w:hAnsiTheme="minorBidi" w:cstheme="minorBidi"/>
              <w:sz w:val="22"/>
              <w:szCs w:val="22"/>
              <w:lang w:val="id-ID"/>
            </w:rPr>
          </w:rPrChange>
        </w:rPr>
        <w:t xml:space="preserve"> memberikan fasilitas dan/atau</w:t>
      </w:r>
      <w:r w:rsidR="005D130D" w:rsidRPr="00922713">
        <w:rPr>
          <w:rFonts w:ascii="Arial" w:hAnsi="Arial" w:cs="Arial"/>
          <w:sz w:val="22"/>
          <w:szCs w:val="22"/>
          <w:lang w:val="id-ID"/>
          <w:rPrChange w:id="7246" w:author="Syahrani Rachmawati Sadino" w:date="2025-01-31T14:35:00Z">
            <w:rPr>
              <w:rFonts w:asciiTheme="minorBidi" w:hAnsiTheme="minorBidi" w:cstheme="minorBidi"/>
              <w:sz w:val="22"/>
              <w:szCs w:val="22"/>
              <w:lang w:val="id-ID"/>
            </w:rPr>
          </w:rPrChange>
        </w:rPr>
        <w:t xml:space="preserve"> </w:t>
      </w:r>
      <w:r w:rsidRPr="00922713">
        <w:rPr>
          <w:rFonts w:ascii="Arial" w:hAnsi="Arial" w:cs="Arial"/>
          <w:sz w:val="22"/>
          <w:szCs w:val="22"/>
          <w:lang w:val="id-ID"/>
          <w:rPrChange w:id="7247" w:author="Syahrani Rachmawati Sadino" w:date="2025-01-31T14:35:00Z">
            <w:rPr>
              <w:rFonts w:asciiTheme="minorBidi" w:hAnsiTheme="minorBidi" w:cstheme="minorBidi"/>
              <w:sz w:val="22"/>
              <w:szCs w:val="22"/>
              <w:lang w:val="id-ID"/>
            </w:rPr>
          </w:rPrChange>
        </w:rPr>
        <w:t xml:space="preserve">pelayanan kesehatan kepada Peserta </w:t>
      </w:r>
      <w:r w:rsidR="00457E9E" w:rsidRPr="00922713">
        <w:rPr>
          <w:rFonts w:ascii="Arial" w:hAnsi="Arial" w:cs="Arial"/>
          <w:sz w:val="22"/>
          <w:szCs w:val="22"/>
          <w:lang w:val="id-ID"/>
          <w:rPrChange w:id="7248" w:author="Syahrani Rachmawati Sadino" w:date="2025-01-31T14:35:00Z">
            <w:rPr>
              <w:rFonts w:asciiTheme="minorBidi" w:hAnsiTheme="minorBidi" w:cstheme="minorBidi"/>
              <w:sz w:val="22"/>
              <w:szCs w:val="22"/>
              <w:lang w:val="id-ID"/>
            </w:rPr>
          </w:rPrChange>
        </w:rPr>
        <w:t>BRI Life</w:t>
      </w:r>
      <w:r w:rsidRPr="00922713">
        <w:rPr>
          <w:rFonts w:ascii="Arial" w:hAnsi="Arial" w:cs="Arial"/>
          <w:sz w:val="22"/>
          <w:szCs w:val="22"/>
          <w:lang w:val="id-ID"/>
          <w:rPrChange w:id="7249" w:author="Syahrani Rachmawati Sadino" w:date="2025-01-31T14:35:00Z">
            <w:rPr>
              <w:rFonts w:asciiTheme="minorBidi" w:hAnsiTheme="minorBidi" w:cstheme="minorBidi"/>
              <w:sz w:val="22"/>
              <w:szCs w:val="22"/>
              <w:lang w:val="id-ID"/>
            </w:rPr>
          </w:rPrChange>
        </w:rPr>
        <w:t xml:space="preserve"> </w:t>
      </w:r>
      <w:r w:rsidRPr="00922713">
        <w:rPr>
          <w:rFonts w:ascii="Arial" w:hAnsi="Arial" w:cs="Arial"/>
          <w:sz w:val="22"/>
          <w:szCs w:val="22"/>
          <w:lang w:val="id-ID"/>
          <w:rPrChange w:id="7250" w:author="Syahrani Rachmawati Sadino" w:date="2025-01-31T14:35:00Z">
            <w:rPr>
              <w:rFonts w:asciiTheme="minorBidi" w:hAnsiTheme="minorBidi" w:cstheme="minorBidi"/>
              <w:sz w:val="22"/>
              <w:szCs w:val="22"/>
              <w:lang w:val="id-ID"/>
            </w:rPr>
          </w:rPrChange>
        </w:rPr>
        <w:lastRenderedPageBreak/>
        <w:t xml:space="preserve">yang tidak termasuk ke dalam fasilitas dan/atau pelayanan kesehatan yang menjadi hak Peserta </w:t>
      </w:r>
      <w:r w:rsidR="00457E9E" w:rsidRPr="00922713">
        <w:rPr>
          <w:rFonts w:ascii="Arial" w:hAnsi="Arial" w:cs="Arial"/>
          <w:sz w:val="22"/>
          <w:szCs w:val="22"/>
          <w:lang w:val="id-ID"/>
          <w:rPrChange w:id="7251" w:author="Syahrani Rachmawati Sadino" w:date="2025-01-31T14:35:00Z">
            <w:rPr>
              <w:rFonts w:asciiTheme="minorBidi" w:hAnsiTheme="minorBidi" w:cstheme="minorBidi"/>
              <w:sz w:val="22"/>
              <w:szCs w:val="22"/>
              <w:lang w:val="id-ID"/>
            </w:rPr>
          </w:rPrChange>
        </w:rPr>
        <w:t>BRI Life</w:t>
      </w:r>
      <w:r w:rsidRPr="00922713">
        <w:rPr>
          <w:rFonts w:ascii="Arial" w:hAnsi="Arial" w:cs="Arial"/>
          <w:sz w:val="22"/>
          <w:szCs w:val="22"/>
          <w:lang w:val="id-ID"/>
          <w:rPrChange w:id="7252" w:author="Syahrani Rachmawati Sadino" w:date="2025-01-31T14:35:00Z">
            <w:rPr>
              <w:rFonts w:asciiTheme="minorBidi" w:hAnsiTheme="minorBidi" w:cstheme="minorBidi"/>
              <w:sz w:val="22"/>
              <w:szCs w:val="22"/>
              <w:lang w:val="id-ID"/>
            </w:rPr>
          </w:rPrChange>
        </w:rPr>
        <w:t xml:space="preserve"> berdasarkan Produk yang dipilihnya.</w:t>
      </w:r>
    </w:p>
    <w:sectPr w:rsidR="00E77289" w:rsidRPr="00922713" w:rsidSect="002F46AF">
      <w:headerReference w:type="default" r:id="rId30"/>
      <w:footerReference w:type="default" r:id="rId31"/>
      <w:pgSz w:w="11909" w:h="16834" w:code="9"/>
      <w:pgMar w:top="1440" w:right="1440" w:bottom="1350" w:left="1440" w:header="284" w:footer="881"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Annisa Chafit" w:date="2024-12-10T14:33:00Z" w:initials="AC">
    <w:p w14:paraId="590D9744" w14:textId="25FA116E" w:rsidR="00F87C6A" w:rsidRDefault="00F87C6A" w:rsidP="00550A5A">
      <w:pPr>
        <w:pStyle w:val="CommentText"/>
      </w:pPr>
      <w:r>
        <w:rPr>
          <w:rStyle w:val="CommentReference"/>
        </w:rPr>
        <w:annotationRef/>
      </w:r>
      <w:r>
        <w:rPr>
          <w:lang w:val="en-US"/>
        </w:rPr>
        <w:t>Disesuaikan dengan nama Kinik</w:t>
      </w:r>
    </w:p>
  </w:comment>
  <w:comment w:id="49" w:author="Rizki Isihlayungdianti" w:date="2024-10-18T10:56:00Z" w:initials="RI">
    <w:p w14:paraId="300D88EB" w14:textId="77777777" w:rsidR="00F87C6A" w:rsidRDefault="00F87C6A" w:rsidP="002E6021">
      <w:pPr>
        <w:pStyle w:val="CommentText"/>
        <w:rPr>
          <w:lang w:val="en-US"/>
        </w:rPr>
      </w:pPr>
      <w:r>
        <w:rPr>
          <w:rStyle w:val="CommentReference"/>
        </w:rPr>
        <w:annotationRef/>
      </w:r>
      <w:r>
        <w:rPr>
          <w:lang w:val="en-US"/>
        </w:rPr>
        <w:t>LGL BRIL:</w:t>
      </w:r>
    </w:p>
    <w:p w14:paraId="124A6223" w14:textId="77777777" w:rsidR="00F87C6A" w:rsidRPr="00CE4C25" w:rsidRDefault="00F87C6A" w:rsidP="002E6021">
      <w:pPr>
        <w:pStyle w:val="CommentText"/>
        <w:rPr>
          <w:lang w:val="en-US"/>
        </w:rPr>
      </w:pPr>
      <w:r>
        <w:rPr>
          <w:lang w:val="en-US"/>
        </w:rPr>
        <w:t>Agar dilengkapi sesuai dengan pedoman penomoran masing-masing pihak.</w:t>
      </w:r>
    </w:p>
  </w:comment>
  <w:comment w:id="73" w:author="Rizki Isihlayungdianti" w:date="2024-12-27T09:45:00Z" w:initials="RI">
    <w:p w14:paraId="74C01719" w14:textId="7BEAF4BC" w:rsidR="00F87C6A" w:rsidRDefault="00F87C6A">
      <w:pPr>
        <w:pStyle w:val="CommentText"/>
        <w:rPr>
          <w:lang w:val="en-US"/>
        </w:rPr>
      </w:pPr>
      <w:r>
        <w:rPr>
          <w:rStyle w:val="CommentReference"/>
        </w:rPr>
        <w:annotationRef/>
      </w:r>
      <w:r>
        <w:rPr>
          <w:lang w:val="en-US"/>
        </w:rPr>
        <w:t>LGL BRIL:</w:t>
      </w:r>
    </w:p>
    <w:p w14:paraId="7FBBC28F" w14:textId="64D02A2E" w:rsidR="00F87C6A" w:rsidRPr="007234FB" w:rsidRDefault="00F87C6A">
      <w:pPr>
        <w:pStyle w:val="CommentText"/>
        <w:rPr>
          <w:lang w:val="en-US"/>
        </w:rPr>
      </w:pPr>
      <w:r>
        <w:rPr>
          <w:lang w:val="en-US"/>
        </w:rPr>
        <w:t>Agar dilengkapi tanggal dan tempat sesuai dengan penandatanganan aktual dilakukan.</w:t>
      </w:r>
    </w:p>
  </w:comment>
  <w:comment w:id="114" w:author="Rizki Isihlayungdianti" w:date="2024-10-18T10:57:00Z" w:initials="RI">
    <w:p w14:paraId="35D9859B" w14:textId="77777777" w:rsidR="00F87C6A" w:rsidRDefault="00F87C6A" w:rsidP="005D130D">
      <w:pPr>
        <w:pStyle w:val="CommentText"/>
        <w:rPr>
          <w:lang w:val="en-US"/>
        </w:rPr>
      </w:pPr>
      <w:r>
        <w:rPr>
          <w:rStyle w:val="CommentReference"/>
        </w:rPr>
        <w:annotationRef/>
      </w:r>
      <w:r>
        <w:rPr>
          <w:lang w:val="en-US"/>
        </w:rPr>
        <w:t>LGL BRIL:</w:t>
      </w:r>
    </w:p>
    <w:p w14:paraId="74E76AFD" w14:textId="77777777" w:rsidR="00F87C6A" w:rsidRPr="00CE4C25" w:rsidRDefault="00F87C6A" w:rsidP="005D130D">
      <w:pPr>
        <w:pStyle w:val="CommentText"/>
        <w:rPr>
          <w:lang w:val="en-US"/>
        </w:rPr>
      </w:pPr>
      <w:r>
        <w:rPr>
          <w:lang w:val="en-US"/>
        </w:rPr>
        <w:t>Agar dilengkapi dengan nama pejabat yang berwenang mewakili pihak rs, pastikan legalitas ybs dan rs.</w:t>
      </w:r>
    </w:p>
  </w:comment>
  <w:comment w:id="115" w:author="Annisa Chafit" w:date="2024-09-08T22:58:00Z" w:initials="AC">
    <w:p w14:paraId="43FE492E" w14:textId="77777777" w:rsidR="00F87C6A" w:rsidRPr="00D21B86" w:rsidRDefault="00F87C6A" w:rsidP="005D130D">
      <w:pPr>
        <w:pStyle w:val="CommentText"/>
        <w:rPr>
          <w:lang w:val="en-ID"/>
        </w:rPr>
      </w:pPr>
      <w:r>
        <w:rPr>
          <w:rStyle w:val="CommentReference"/>
        </w:rPr>
        <w:annotationRef/>
      </w:r>
      <w:r>
        <w:rPr>
          <w:rStyle w:val="CommentReference"/>
        </w:rPr>
        <w:annotationRef/>
      </w:r>
      <w:r>
        <w:rPr>
          <w:lang w:val="en-ID"/>
        </w:rPr>
        <w:t>Mohon dapat diisi dengan Komparisi dari Rumah Sakit/Perusahaan dengan Pejabat yang berwenang.</w:t>
      </w:r>
    </w:p>
  </w:comment>
  <w:comment w:id="376" w:author="Annisa Chafit" w:date="2024-12-11T16:48:00Z" w:initials="AC">
    <w:p w14:paraId="21F9CFF3" w14:textId="6C28D56A" w:rsidR="00F87C6A" w:rsidRPr="00D64C38" w:rsidRDefault="00F87C6A">
      <w:pPr>
        <w:pStyle w:val="CommentText"/>
        <w:rPr>
          <w:lang w:val="en-US"/>
        </w:rPr>
      </w:pPr>
      <w:r>
        <w:rPr>
          <w:rStyle w:val="CommentReference"/>
        </w:rPr>
        <w:annotationRef/>
      </w:r>
      <w:r>
        <w:rPr>
          <w:lang w:val="en-US"/>
        </w:rPr>
        <w:t>Apakah perlu formularium klinik</w:t>
      </w:r>
    </w:p>
  </w:comment>
  <w:comment w:id="377" w:author="Jeremy Omega Arsent" w:date="2024-12-17T14:58:00Z" w:initials="JOA">
    <w:p w14:paraId="52D1F6DE" w14:textId="75BCB0B9" w:rsidR="00F87C6A" w:rsidRPr="00F625C2" w:rsidRDefault="00F87C6A">
      <w:pPr>
        <w:pStyle w:val="CommentText"/>
        <w:rPr>
          <w:lang w:val="en-US"/>
        </w:rPr>
      </w:pPr>
      <w:r>
        <w:rPr>
          <w:rStyle w:val="CommentReference"/>
        </w:rPr>
        <w:annotationRef/>
      </w:r>
      <w:r>
        <w:rPr>
          <w:lang w:val="en-US"/>
        </w:rPr>
        <w:t>Perlu konfirmasi PRO</w:t>
      </w:r>
    </w:p>
  </w:comment>
  <w:comment w:id="378" w:author="Jhon Henry Imanuel" w:date="2025-01-21T16:48:00Z" w:initials="JHI">
    <w:p w14:paraId="111B7A24" w14:textId="3172B3FC" w:rsidR="00F87C6A" w:rsidRPr="00F520E7" w:rsidRDefault="00F87C6A">
      <w:pPr>
        <w:pStyle w:val="CommentText"/>
        <w:rPr>
          <w:lang w:val="en-US"/>
        </w:rPr>
      </w:pPr>
      <w:r>
        <w:rPr>
          <w:rStyle w:val="CommentReference"/>
        </w:rPr>
        <w:annotationRef/>
      </w:r>
      <w:r>
        <w:rPr>
          <w:lang w:val="en-US"/>
        </w:rPr>
        <w:t>Banyak Klinik yang tidak punya formularium klinik, mungkin bisa dengan fornas saja</w:t>
      </w:r>
    </w:p>
  </w:comment>
  <w:comment w:id="379" w:author="iman maulana yasa" w:date="2025-01-30T14:05:00Z" w:initials="MOU">
    <w:p w14:paraId="01B7FE95" w14:textId="67C7D25A" w:rsidR="00F87C6A" w:rsidRPr="004E4771" w:rsidRDefault="00F87C6A">
      <w:pPr>
        <w:pStyle w:val="CommentText"/>
        <w:rPr>
          <w:lang w:val="en-US"/>
        </w:rPr>
      </w:pPr>
      <w:r>
        <w:rPr>
          <w:rStyle w:val="CommentReference"/>
        </w:rPr>
        <w:annotationRef/>
      </w:r>
      <w:r>
        <w:rPr>
          <w:lang w:val="en-US"/>
        </w:rPr>
        <w:t>Memintakan list obat diklinik untuk disepakati atau menggunkan FORNAS</w:t>
      </w:r>
    </w:p>
  </w:comment>
  <w:comment w:id="448" w:author="Annisa Chafit" w:date="2024-12-11T16:50:00Z" w:initials="AC">
    <w:p w14:paraId="085A73EF" w14:textId="23994FD9" w:rsidR="00F87C6A" w:rsidRPr="00D64C38" w:rsidRDefault="00F87C6A" w:rsidP="00D64C38">
      <w:pPr>
        <w:pStyle w:val="CommentText"/>
        <w:rPr>
          <w:lang w:val="en-US"/>
        </w:rPr>
      </w:pPr>
      <w:r>
        <w:rPr>
          <w:rStyle w:val="CommentReference"/>
        </w:rPr>
        <w:annotationRef/>
      </w:r>
      <w:r>
        <w:rPr>
          <w:rStyle w:val="CommentReference"/>
        </w:rPr>
        <w:annotationRef/>
      </w:r>
      <w:r>
        <w:rPr>
          <w:rStyle w:val="CommentReference"/>
        </w:rPr>
        <w:annotationRef/>
      </w:r>
      <w:r>
        <w:rPr>
          <w:lang w:val="en-US"/>
        </w:rPr>
        <w:t>Tarif-tarif yang disepakati oleh kedua belah pihak</w:t>
      </w:r>
    </w:p>
  </w:comment>
  <w:comment w:id="1265" w:author="Yohanita Dewi Chandra Murti" w:date="2025-01-16T10:51:00Z" w:initials="YD">
    <w:p w14:paraId="1CF88B6D" w14:textId="77777777" w:rsidR="00F87C6A" w:rsidRDefault="00F87C6A" w:rsidP="00515B01">
      <w:pPr>
        <w:pStyle w:val="CommentText"/>
      </w:pPr>
      <w:r>
        <w:rPr>
          <w:rStyle w:val="CommentReference"/>
        </w:rPr>
        <w:annotationRef/>
      </w:r>
      <w:r>
        <w:t>Untuk diperjelas maksudnya frasa “format sistem pencatatan dan pelaporan” tsb.</w:t>
      </w:r>
    </w:p>
  </w:comment>
  <w:comment w:id="1588" w:author="Rizki Isihlayungdianti" w:date="2024-12-27T10:12:00Z" w:initials="RI">
    <w:p w14:paraId="25B24D9C" w14:textId="3BF5B32A" w:rsidR="00F87C6A" w:rsidRDefault="00F87C6A">
      <w:pPr>
        <w:pStyle w:val="CommentText"/>
        <w:rPr>
          <w:lang w:val="en-US"/>
        </w:rPr>
      </w:pPr>
      <w:r>
        <w:rPr>
          <w:rStyle w:val="CommentReference"/>
        </w:rPr>
        <w:annotationRef/>
      </w:r>
      <w:r>
        <w:rPr>
          <w:lang w:val="en-US"/>
        </w:rPr>
        <w:t>LGL BRIL:</w:t>
      </w:r>
    </w:p>
    <w:p w14:paraId="5BE7353D" w14:textId="6188E899" w:rsidR="00F87C6A" w:rsidRPr="00CD08EB" w:rsidRDefault="00F87C6A">
      <w:pPr>
        <w:pStyle w:val="CommentText"/>
        <w:rPr>
          <w:lang w:val="en-US"/>
        </w:rPr>
      </w:pPr>
      <w:r>
        <w:rPr>
          <w:lang w:val="en-US"/>
        </w:rPr>
        <w:t>Agar dilengkapi sesuai data pihak kedua.</w:t>
      </w:r>
    </w:p>
  </w:comment>
  <w:comment w:id="1685" w:author="Rizki Isihlayungdianti" w:date="2024-12-27T10:14:00Z" w:initials="RI">
    <w:p w14:paraId="4F405967" w14:textId="2CC2B486" w:rsidR="00F87C6A" w:rsidRDefault="00F87C6A">
      <w:pPr>
        <w:pStyle w:val="CommentText"/>
        <w:rPr>
          <w:lang w:val="en-US"/>
        </w:rPr>
      </w:pPr>
      <w:r>
        <w:rPr>
          <w:rStyle w:val="CommentReference"/>
        </w:rPr>
        <w:annotationRef/>
      </w:r>
      <w:r>
        <w:rPr>
          <w:lang w:val="en-US"/>
        </w:rPr>
        <w:t>LGL BRIL:</w:t>
      </w:r>
    </w:p>
    <w:p w14:paraId="4494403C" w14:textId="588BD2A1" w:rsidR="00F87C6A" w:rsidRPr="00CD08EB" w:rsidRDefault="00F87C6A">
      <w:pPr>
        <w:pStyle w:val="CommentText"/>
        <w:rPr>
          <w:lang w:val="en-US"/>
        </w:rPr>
      </w:pPr>
      <w:r>
        <w:rPr>
          <w:lang w:val="en-US"/>
        </w:rPr>
        <w:t>Agar dilengkapi sesuai dengan kesepakatan para pihak.</w:t>
      </w:r>
    </w:p>
  </w:comment>
  <w:comment w:id="2140" w:author="Rizki Isihlayungdianti" w:date="2024-12-27T10:30:00Z" w:initials="RI">
    <w:p w14:paraId="0A04A875" w14:textId="012DCB2B" w:rsidR="00F87C6A" w:rsidRDefault="00F87C6A">
      <w:pPr>
        <w:pStyle w:val="CommentText"/>
        <w:rPr>
          <w:lang w:val="en-US"/>
        </w:rPr>
      </w:pPr>
      <w:r>
        <w:rPr>
          <w:rStyle w:val="CommentReference"/>
        </w:rPr>
        <w:annotationRef/>
      </w:r>
      <w:r>
        <w:rPr>
          <w:lang w:val="en-US"/>
        </w:rPr>
        <w:t>LGL BRIL:</w:t>
      </w:r>
    </w:p>
    <w:p w14:paraId="54D7DC27" w14:textId="01BD22A8" w:rsidR="00F87C6A" w:rsidRPr="00315009" w:rsidRDefault="00F87C6A">
      <w:pPr>
        <w:pStyle w:val="CommentText"/>
        <w:rPr>
          <w:lang w:val="en-US"/>
        </w:rPr>
      </w:pPr>
      <w:r>
        <w:rPr>
          <w:lang w:val="en-US"/>
        </w:rPr>
        <w:t>Agar disesuaikan dengan layanan dari pihak kedua.</w:t>
      </w:r>
    </w:p>
  </w:comment>
  <w:comment w:id="3934" w:author="Andreas Alam Pardamean" w:date="2018-11-07T10:01:00Z" w:initials="AAP">
    <w:p w14:paraId="205DD8C8" w14:textId="77777777" w:rsidR="00F87C6A" w:rsidRDefault="00F87C6A" w:rsidP="001E3313">
      <w:pPr>
        <w:pStyle w:val="CommentText"/>
        <w:rPr>
          <w:lang w:val="zh-CN"/>
        </w:rPr>
      </w:pPr>
      <w:r>
        <w:rPr>
          <w:lang w:val="zh-CN"/>
        </w:rPr>
        <w:t>Khusus Pejabat berwenang</w:t>
      </w:r>
    </w:p>
    <w:p w14:paraId="4B5222B5" w14:textId="77777777" w:rsidR="00F87C6A" w:rsidRDefault="00F87C6A" w:rsidP="001E3313">
      <w:pPr>
        <w:pStyle w:val="CommentText"/>
        <w:rPr>
          <w:lang w:val="zh-CN"/>
        </w:rPr>
      </w:pPr>
    </w:p>
  </w:comment>
  <w:comment w:id="4254" w:author="Annisa Chafit" w:date="2024-12-17T09:26:00Z" w:initials="AC">
    <w:p w14:paraId="2E702378" w14:textId="1040CA6C" w:rsidR="00F87C6A" w:rsidRPr="0073718F" w:rsidRDefault="00F87C6A">
      <w:pPr>
        <w:pStyle w:val="CommentText"/>
        <w:rPr>
          <w:lang w:val="en-US"/>
        </w:rPr>
      </w:pPr>
      <w:r>
        <w:rPr>
          <w:rStyle w:val="CommentReference"/>
        </w:rPr>
        <w:annotationRef/>
      </w:r>
      <w:r>
        <w:rPr>
          <w:lang w:val="en-US"/>
        </w:rPr>
        <w:t xml:space="preserve">Apakah ada perbedaan manfaat antara plan RD dan Klinik? </w:t>
      </w:r>
    </w:p>
  </w:comment>
  <w:comment w:id="4255" w:author="Jhon Henry Imanuel" w:date="2025-01-22T21:39:00Z" w:initials="JHI">
    <w:p w14:paraId="0C50686E" w14:textId="039E4005" w:rsidR="00F87C6A" w:rsidRPr="00260BED" w:rsidRDefault="00F87C6A">
      <w:pPr>
        <w:pStyle w:val="CommentText"/>
        <w:rPr>
          <w:lang w:val="en-US"/>
        </w:rPr>
      </w:pPr>
      <w:r>
        <w:rPr>
          <w:rStyle w:val="CommentReference"/>
        </w:rPr>
        <w:annotationRef/>
      </w:r>
      <w:r>
        <w:rPr>
          <w:lang w:val="en-US"/>
        </w:rPr>
        <w:t>Untuk manfaat utama tidak ada perbedaan</w:t>
      </w:r>
    </w:p>
  </w:comment>
  <w:comment w:id="4923" w:author="Jeremy Omega Arsent" w:date="2024-12-18T08:55:00Z" w:initials="JOA">
    <w:p w14:paraId="07529F25" w14:textId="0D556C68" w:rsidR="00F87C6A" w:rsidRPr="00E50CDC" w:rsidRDefault="00F87C6A">
      <w:pPr>
        <w:pStyle w:val="CommentText"/>
        <w:rPr>
          <w:lang w:val="en-US"/>
        </w:rPr>
      </w:pPr>
      <w:r>
        <w:rPr>
          <w:rStyle w:val="CommentReference"/>
        </w:rPr>
        <w:annotationRef/>
      </w:r>
      <w:r>
        <w:rPr>
          <w:lang w:val="en-US"/>
        </w:rPr>
        <w:t>Link Aplikasi Managed Care</w:t>
      </w:r>
    </w:p>
  </w:comment>
  <w:comment w:id="4924" w:author="iman maulana yasa" w:date="2025-01-30T14:51:00Z" w:initials="MOU">
    <w:p w14:paraId="10C77527" w14:textId="3B6777D5" w:rsidR="00F87C6A" w:rsidRPr="00820154" w:rsidRDefault="00F87C6A">
      <w:pPr>
        <w:pStyle w:val="CommentText"/>
        <w:rPr>
          <w:lang w:val="en-US"/>
        </w:rPr>
      </w:pPr>
      <w:r>
        <w:rPr>
          <w:rStyle w:val="CommentReference"/>
        </w:rPr>
        <w:annotationRef/>
      </w:r>
      <w:r>
        <w:rPr>
          <w:lang w:val="en-US"/>
        </w:rPr>
        <w:t>Mcsys ??</w:t>
      </w:r>
    </w:p>
  </w:comment>
  <w:comment w:id="5082" w:author="Jeremy Omega Arsent" w:date="2024-12-18T08:55:00Z" w:initials="JOA">
    <w:p w14:paraId="1760C779" w14:textId="7D05935F" w:rsidR="00F87C6A" w:rsidRPr="00E50CDC" w:rsidRDefault="00F87C6A">
      <w:pPr>
        <w:pStyle w:val="CommentText"/>
        <w:rPr>
          <w:lang w:val="en-US"/>
        </w:rPr>
      </w:pPr>
      <w:r>
        <w:rPr>
          <w:rStyle w:val="CommentReference"/>
        </w:rPr>
        <w:annotationRef/>
      </w:r>
      <w:r>
        <w:rPr>
          <w:lang w:val="en-US"/>
        </w:rPr>
        <w:t>Link Aplikasi</w:t>
      </w:r>
    </w:p>
  </w:comment>
  <w:comment w:id="5083" w:author="iman maulana yasa" w:date="2025-01-30T14:51:00Z" w:initials="MOU">
    <w:p w14:paraId="751225AC" w14:textId="5159660A" w:rsidR="00F87C6A" w:rsidRPr="00820154" w:rsidRDefault="00F87C6A">
      <w:pPr>
        <w:pStyle w:val="CommentText"/>
        <w:rPr>
          <w:lang w:val="en-US"/>
        </w:rPr>
      </w:pPr>
      <w:r>
        <w:rPr>
          <w:rStyle w:val="CommentReference"/>
        </w:rPr>
        <w:annotationRef/>
      </w:r>
      <w:r>
        <w:rPr>
          <w:lang w:val="en-US"/>
        </w:rPr>
        <w:t>Mcsys ?</w:t>
      </w:r>
    </w:p>
  </w:comment>
  <w:comment w:id="5487" w:author="Yohanita Dewi Chandra Murti" w:date="2025-01-16T11:30:00Z" w:initials="YD">
    <w:p w14:paraId="70A7DEA0" w14:textId="77777777" w:rsidR="00F87C6A" w:rsidRDefault="00F87C6A" w:rsidP="00BE7865">
      <w:pPr>
        <w:pStyle w:val="CommentText"/>
      </w:pPr>
      <w:r>
        <w:rPr>
          <w:rStyle w:val="CommentReference"/>
        </w:rPr>
        <w:annotationRef/>
      </w:r>
      <w:r>
        <w:t>Untuk ditambahkan sebagai notes bahwa wajib diisi</w:t>
      </w:r>
    </w:p>
  </w:comment>
  <w:comment w:id="6845" w:author="Yohanita Dewi Chandra Murti" w:date="2025-01-16T11:41:00Z" w:initials="YD">
    <w:p w14:paraId="50142C20" w14:textId="77777777" w:rsidR="00F87C6A" w:rsidRDefault="00F87C6A" w:rsidP="003F63D2">
      <w:pPr>
        <w:pStyle w:val="CommentText"/>
      </w:pPr>
      <w:r>
        <w:rPr>
          <w:rStyle w:val="CommentReference"/>
        </w:rPr>
        <w:annotationRef/>
      </w:r>
      <w:r>
        <w:t>Untuk diperjelas Kantor Operasional/Kantor Pelayanan Pelanggan tersebut</w:t>
      </w:r>
    </w:p>
  </w:comment>
  <w:comment w:id="6846" w:author="iman maulana yasa" w:date="2025-01-30T14:58:00Z" w:initials="MOU">
    <w:p w14:paraId="629E2B82" w14:textId="0DC674FF" w:rsidR="00F87C6A" w:rsidRPr="00820154" w:rsidRDefault="00F87C6A">
      <w:pPr>
        <w:pStyle w:val="CommentText"/>
        <w:rPr>
          <w:lang w:val="en-US"/>
        </w:rPr>
      </w:pPr>
      <w:r>
        <w:rPr>
          <w:rStyle w:val="CommentReference"/>
        </w:rPr>
        <w:annotationRef/>
      </w:r>
      <w:r>
        <w:rPr>
          <w:lang w:val="en-US"/>
        </w:rPr>
        <w:t>Dapat dikonfirmasi ulang ke bagian klaim di semarang</w:t>
      </w:r>
    </w:p>
  </w:comment>
  <w:comment w:id="6847" w:author="Syahrani Rachmawati Sadino" w:date="2025-01-31T14:20:00Z" w:initials="SRS">
    <w:p w14:paraId="0213CF88" w14:textId="67E19706" w:rsidR="002209A6" w:rsidRPr="002209A6" w:rsidRDefault="002209A6">
      <w:pPr>
        <w:pStyle w:val="CommentText"/>
        <w:rPr>
          <w:lang w:val="en-US"/>
        </w:rPr>
      </w:pPr>
      <w:r>
        <w:rPr>
          <w:rStyle w:val="CommentReference"/>
        </w:rPr>
        <w:annotationRef/>
      </w:r>
      <w:r>
        <w:rPr>
          <w:lang w:val="en-US"/>
        </w:rPr>
        <w:t>FU ke head provider</w:t>
      </w:r>
    </w:p>
  </w:comment>
  <w:comment w:id="7078" w:author="Yohanita Dewi Chandra Murti" w:date="2025-01-16T11:46:00Z" w:initials="YD">
    <w:p w14:paraId="0961B409" w14:textId="77777777" w:rsidR="00F87C6A" w:rsidRDefault="00F87C6A" w:rsidP="008A780B">
      <w:pPr>
        <w:pStyle w:val="CommentText"/>
      </w:pPr>
      <w:r>
        <w:rPr>
          <w:rStyle w:val="CommentReference"/>
        </w:rPr>
        <w:annotationRef/>
      </w:r>
      <w:r>
        <w:t>Untuk menghindari kesalahan penghitungan jangka waktu, direkomendasikan disebutkan dalam hitungan hari yaitu 30 Hari Kalender</w:t>
      </w:r>
    </w:p>
  </w:comment>
  <w:comment w:id="7079" w:author="iman maulana yasa" w:date="2025-01-30T14:59:00Z" w:initials="MOU">
    <w:p w14:paraId="61A238CD" w14:textId="61D5460A" w:rsidR="00F87C6A" w:rsidRPr="007D6D03" w:rsidRDefault="00F87C6A">
      <w:pPr>
        <w:pStyle w:val="CommentText"/>
        <w:rPr>
          <w:lang w:val="en-US"/>
        </w:rPr>
      </w:pPr>
      <w:r>
        <w:rPr>
          <w:rStyle w:val="CommentReference"/>
        </w:rPr>
        <w:annotationRef/>
      </w:r>
      <w:r>
        <w:rPr>
          <w:lang w:val="en-US"/>
        </w:rPr>
        <w:t>Dapat di konfirmasi ulang ke bagian klaim</w:t>
      </w:r>
    </w:p>
  </w:comment>
  <w:comment w:id="7142" w:author="Yohanita Dewi Chandra Murti" w:date="2025-01-16T11:54:00Z" w:initials="YD">
    <w:p w14:paraId="6720D82C" w14:textId="77777777" w:rsidR="00F87C6A" w:rsidRDefault="00F87C6A" w:rsidP="00F72653">
      <w:pPr>
        <w:pStyle w:val="CommentText"/>
      </w:pPr>
      <w:r>
        <w:rPr>
          <w:rStyle w:val="CommentReference"/>
        </w:rPr>
        <w:annotationRef/>
      </w:r>
      <w:r>
        <w:t>Mengingat di jenis pelayanan disebutkan 2 sistem, maka untuk diperjelas kembali.</w:t>
      </w:r>
    </w:p>
  </w:comment>
  <w:comment w:id="7143" w:author="iman maulana yasa" w:date="2025-01-30T15:00:00Z" w:initials="MOU">
    <w:p w14:paraId="774B3FD3" w14:textId="4F15C32C" w:rsidR="00F87C6A" w:rsidRPr="007D6D03" w:rsidRDefault="00F87C6A">
      <w:pPr>
        <w:pStyle w:val="CommentText"/>
        <w:rPr>
          <w:lang w:val="en-US"/>
        </w:rPr>
      </w:pPr>
      <w:r>
        <w:rPr>
          <w:rStyle w:val="CommentReference"/>
        </w:rPr>
        <w:annotationRef/>
      </w:r>
      <w:r>
        <w:rPr>
          <w:lang w:val="en-US"/>
        </w:rPr>
        <w:t>Di hapus apabilan menggunakan skema FFS</w:t>
      </w:r>
    </w:p>
  </w:comment>
  <w:comment w:id="7162" w:author="Yohanita Dewi Chandra Murti" w:date="2025-01-16T11:55:00Z" w:initials="YD">
    <w:p w14:paraId="020CC571" w14:textId="77777777" w:rsidR="00F87C6A" w:rsidRDefault="00F87C6A" w:rsidP="00F72653">
      <w:pPr>
        <w:pStyle w:val="CommentText"/>
      </w:pPr>
      <w:r>
        <w:rPr>
          <w:rStyle w:val="CommentReference"/>
        </w:rPr>
        <w:annotationRef/>
      </w:r>
      <w:r>
        <w:t>Untuk diperjelas dan didefinisikan yang dimaksud dengan pembayaran Pre-Paid tersebut.</w:t>
      </w:r>
    </w:p>
  </w:comment>
  <w:comment w:id="7163" w:author="iman maulana yasa" w:date="2025-01-30T15:00:00Z" w:initials="MOU">
    <w:p w14:paraId="66CDCB11" w14:textId="746F4B30" w:rsidR="00F87C6A" w:rsidRDefault="00F87C6A">
      <w:pPr>
        <w:pStyle w:val="CommentText"/>
      </w:pPr>
      <w:r>
        <w:rPr>
          <w:rStyle w:val="CommentReference"/>
        </w:rPr>
        <w:annotationRef/>
      </w:r>
      <w:r>
        <w:t>Untuk diperjelas dan didefinisikan yang dimaksud dengan pembayaran Pre-Paid tersebut.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0D9744" w15:done="0"/>
  <w15:commentEx w15:paraId="124A6223" w15:done="0"/>
  <w15:commentEx w15:paraId="7FBBC28F" w15:done="0"/>
  <w15:commentEx w15:paraId="74E76AFD" w15:done="0"/>
  <w15:commentEx w15:paraId="43FE492E" w15:done="0"/>
  <w15:commentEx w15:paraId="21F9CFF3" w15:done="0"/>
  <w15:commentEx w15:paraId="52D1F6DE" w15:paraIdParent="21F9CFF3" w15:done="0"/>
  <w15:commentEx w15:paraId="111B7A24" w15:paraIdParent="21F9CFF3" w15:done="0"/>
  <w15:commentEx w15:paraId="01B7FE95" w15:paraIdParent="21F9CFF3" w15:done="0"/>
  <w15:commentEx w15:paraId="085A73EF" w15:done="0"/>
  <w15:commentEx w15:paraId="1CF88B6D" w15:done="0"/>
  <w15:commentEx w15:paraId="5BE7353D" w15:done="0"/>
  <w15:commentEx w15:paraId="4494403C" w15:done="0"/>
  <w15:commentEx w15:paraId="54D7DC27" w15:done="0"/>
  <w15:commentEx w15:paraId="4B5222B5" w15:done="0"/>
  <w15:commentEx w15:paraId="2E702378" w15:done="0"/>
  <w15:commentEx w15:paraId="0C50686E" w15:paraIdParent="2E702378" w15:done="0"/>
  <w15:commentEx w15:paraId="07529F25" w15:done="0"/>
  <w15:commentEx w15:paraId="10C77527" w15:paraIdParent="07529F25" w15:done="0"/>
  <w15:commentEx w15:paraId="1760C779" w15:done="0"/>
  <w15:commentEx w15:paraId="751225AC" w15:paraIdParent="1760C779" w15:done="0"/>
  <w15:commentEx w15:paraId="70A7DEA0" w15:done="0"/>
  <w15:commentEx w15:paraId="50142C20" w15:done="0"/>
  <w15:commentEx w15:paraId="629E2B82" w15:paraIdParent="50142C20" w15:done="0"/>
  <w15:commentEx w15:paraId="0213CF88" w15:paraIdParent="50142C20" w15:done="0"/>
  <w15:commentEx w15:paraId="0961B409" w15:done="0"/>
  <w15:commentEx w15:paraId="61A238CD" w15:paraIdParent="0961B409" w15:done="0"/>
  <w15:commentEx w15:paraId="6720D82C" w15:done="0"/>
  <w15:commentEx w15:paraId="774B3FD3" w15:paraIdParent="6720D82C" w15:done="0"/>
  <w15:commentEx w15:paraId="020CC571" w15:done="0"/>
  <w15:commentEx w15:paraId="66CDCB11" w15:paraIdParent="020CC5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02CFB5" w16cex:dateUtc="2024-12-10T07:33:00Z"/>
  <w16cex:commentExtensible w16cex:durableId="2A88AA81" w16cex:dateUtc="2024-09-08T15:58:00Z"/>
  <w16cex:commentExtensible w16cex:durableId="7081862F" w16cex:dateUtc="2025-01-30T07:05:00Z"/>
  <w16cex:commentExtensible w16cex:durableId="2B044151" w16cex:dateUtc="2024-12-11T09:50:00Z"/>
  <w16cex:commentExtensible w16cex:durableId="7154211D" w16cex:dateUtc="2025-01-16T03:51:00Z"/>
  <w16cex:commentExtensible w16cex:durableId="2B0BC22D" w16cex:dateUtc="2024-12-17T02:26:00Z"/>
  <w16cex:commentExtensible w16cex:durableId="3A24814B" w16cex:dateUtc="2025-01-30T07:51:00Z"/>
  <w16cex:commentExtensible w16cex:durableId="7BF0FE9E" w16cex:dateUtc="2025-01-30T07:51:00Z"/>
  <w16cex:commentExtensible w16cex:durableId="37513632" w16cex:dateUtc="2025-01-16T04:30:00Z"/>
  <w16cex:commentExtensible w16cex:durableId="228813CE" w16cex:dateUtc="2025-01-16T04:41:00Z"/>
  <w16cex:commentExtensible w16cex:durableId="32081A52" w16cex:dateUtc="2025-01-30T07:58:00Z"/>
  <w16cex:commentExtensible w16cex:durableId="67DBF06E" w16cex:dateUtc="2025-01-16T04:46:00Z"/>
  <w16cex:commentExtensible w16cex:durableId="3F3085DC" w16cex:dateUtc="2025-01-30T07:59:00Z"/>
  <w16cex:commentExtensible w16cex:durableId="5C2D77DA" w16cex:dateUtc="2025-01-16T04:54:00Z"/>
  <w16cex:commentExtensible w16cex:durableId="774C7536" w16cex:dateUtc="2025-01-30T08:00:00Z"/>
  <w16cex:commentExtensible w16cex:durableId="7B321188" w16cex:dateUtc="2025-01-16T04:55:00Z"/>
  <w16cex:commentExtensible w16cex:durableId="2B3A70FC" w16cex:dateUtc="2025-01-30T0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0D9744" w16cid:durableId="2B02CFB5"/>
  <w16cid:commentId w16cid:paraId="124A6223" w16cid:durableId="2B0298CB"/>
  <w16cid:commentId w16cid:paraId="7FBBC28F" w16cid:durableId="7FBBC28F"/>
  <w16cid:commentId w16cid:paraId="74E76AFD" w16cid:durableId="2B0298D0"/>
  <w16cid:commentId w16cid:paraId="43FE492E" w16cid:durableId="2A88AA81"/>
  <w16cid:commentId w16cid:paraId="21F9CFF3" w16cid:durableId="2B0D0DE7"/>
  <w16cid:commentId w16cid:paraId="52D1F6DE" w16cid:durableId="5CAE18DC"/>
  <w16cid:commentId w16cid:paraId="111B7A24" w16cid:durableId="35F3841A"/>
  <w16cid:commentId w16cid:paraId="01B7FE95" w16cid:durableId="7081862F"/>
  <w16cid:commentId w16cid:paraId="085A73EF" w16cid:durableId="2B044151"/>
  <w16cid:commentId w16cid:paraId="1CF88B6D" w16cid:durableId="7154211D"/>
  <w16cid:commentId w16cid:paraId="5BE7353D" w16cid:durableId="5BE7353D"/>
  <w16cid:commentId w16cid:paraId="4494403C" w16cid:durableId="4494403C"/>
  <w16cid:commentId w16cid:paraId="54D7DC27" w16cid:durableId="54D7DC27"/>
  <w16cid:commentId w16cid:paraId="4B5222B5" w16cid:durableId="3841FDC4"/>
  <w16cid:commentId w16cid:paraId="2E702378" w16cid:durableId="2B0BC22D"/>
  <w16cid:commentId w16cid:paraId="0C50686E" w16cid:durableId="190CA592"/>
  <w16cid:commentId w16cid:paraId="07529F25" w16cid:durableId="2B0D0DF6"/>
  <w16cid:commentId w16cid:paraId="10C77527" w16cid:durableId="3A24814B"/>
  <w16cid:commentId w16cid:paraId="1760C779" w16cid:durableId="2B0D0DF7"/>
  <w16cid:commentId w16cid:paraId="751225AC" w16cid:durableId="7BF0FE9E"/>
  <w16cid:commentId w16cid:paraId="70A7DEA0" w16cid:durableId="37513632"/>
  <w16cid:commentId w16cid:paraId="50142C20" w16cid:durableId="228813CE"/>
  <w16cid:commentId w16cid:paraId="629E2B82" w16cid:durableId="32081A52"/>
  <w16cid:commentId w16cid:paraId="0213CF88" w16cid:durableId="0213CF88"/>
  <w16cid:commentId w16cid:paraId="0961B409" w16cid:durableId="67DBF06E"/>
  <w16cid:commentId w16cid:paraId="61A238CD" w16cid:durableId="3F3085DC"/>
  <w16cid:commentId w16cid:paraId="6720D82C" w16cid:durableId="5C2D77DA"/>
  <w16cid:commentId w16cid:paraId="774B3FD3" w16cid:durableId="774C7536"/>
  <w16cid:commentId w16cid:paraId="020CC571" w16cid:durableId="7B321188"/>
  <w16cid:commentId w16cid:paraId="66CDCB11" w16cid:durableId="2B3A70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26530" w14:textId="77777777" w:rsidR="007D1E9A" w:rsidRDefault="007D1E9A" w:rsidP="00BE2ECC">
      <w:r>
        <w:separator/>
      </w:r>
    </w:p>
  </w:endnote>
  <w:endnote w:type="continuationSeparator" w:id="0">
    <w:p w14:paraId="58D3E0AC" w14:textId="77777777" w:rsidR="007D1E9A" w:rsidRDefault="007D1E9A" w:rsidP="00BE2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Noto Sans Symbols">
    <w:altName w:val="Arial"/>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E80EC" w14:textId="7135BCD4" w:rsidR="00F87C6A" w:rsidRPr="004762BC" w:rsidRDefault="00F87C6A" w:rsidP="004762BC">
    <w:pPr>
      <w:pStyle w:val="Footer"/>
      <w:jc w:val="right"/>
      <w:rPr>
        <w:rFonts w:asciiTheme="minorHAnsi" w:hAnsiTheme="minorHAnsi" w:cstheme="minorHAnsi"/>
        <w:b/>
        <w:lang w:val="en-US"/>
      </w:rPr>
    </w:pPr>
    <w:r w:rsidRPr="004762BC">
      <w:rPr>
        <w:rFonts w:asciiTheme="minorHAnsi" w:hAnsiTheme="minorHAnsi" w:cstheme="minorHAnsi"/>
        <w:lang w:val="en-US"/>
      </w:rPr>
      <w:t xml:space="preserve">Hlm. </w:t>
    </w:r>
    <w:r w:rsidRPr="004762BC">
      <w:rPr>
        <w:rFonts w:asciiTheme="minorHAnsi" w:hAnsiTheme="minorHAnsi" w:cstheme="minorHAnsi"/>
        <w:b/>
      </w:rPr>
      <w:fldChar w:fldCharType="begin"/>
    </w:r>
    <w:r w:rsidRPr="004762BC">
      <w:rPr>
        <w:rFonts w:asciiTheme="minorHAnsi" w:hAnsiTheme="minorHAnsi" w:cstheme="minorHAnsi"/>
        <w:b/>
      </w:rPr>
      <w:instrText xml:space="preserve"> PAGE </w:instrText>
    </w:r>
    <w:r w:rsidRPr="004762BC">
      <w:rPr>
        <w:rFonts w:asciiTheme="minorHAnsi" w:hAnsiTheme="minorHAnsi" w:cstheme="minorHAnsi"/>
        <w:b/>
      </w:rPr>
      <w:fldChar w:fldCharType="separate"/>
    </w:r>
    <w:r w:rsidR="00456986">
      <w:rPr>
        <w:rFonts w:asciiTheme="minorHAnsi" w:hAnsiTheme="minorHAnsi" w:cstheme="minorHAnsi"/>
        <w:b/>
      </w:rPr>
      <w:t>3</w:t>
    </w:r>
    <w:r w:rsidR="00456986">
      <w:rPr>
        <w:rFonts w:asciiTheme="minorHAnsi" w:hAnsiTheme="minorHAnsi" w:cstheme="minorHAnsi"/>
        <w:b/>
      </w:rPr>
      <w:t>4</w:t>
    </w:r>
    <w:r w:rsidRPr="004762BC">
      <w:rPr>
        <w:rFonts w:asciiTheme="minorHAnsi" w:hAnsiTheme="minorHAnsi" w:cstheme="minorHAnsi"/>
        <w:b/>
      </w:rPr>
      <w:fldChar w:fldCharType="end"/>
    </w:r>
    <w:r w:rsidRPr="004762BC">
      <w:rPr>
        <w:rFonts w:asciiTheme="minorHAnsi" w:hAnsiTheme="minorHAnsi" w:cstheme="minorHAnsi"/>
      </w:rPr>
      <w:t xml:space="preserve"> </w:t>
    </w:r>
    <w:r w:rsidRPr="004762BC">
      <w:rPr>
        <w:rFonts w:asciiTheme="minorHAnsi" w:hAnsiTheme="minorHAnsi" w:cstheme="minorHAnsi"/>
        <w:lang w:val="en-US"/>
      </w:rPr>
      <w:t xml:space="preserve">dari </w:t>
    </w:r>
    <w:r w:rsidRPr="004762BC">
      <w:rPr>
        <w:rFonts w:asciiTheme="minorHAnsi" w:hAnsiTheme="minorHAnsi" w:cstheme="minorHAnsi"/>
        <w:b/>
      </w:rPr>
      <w:fldChar w:fldCharType="begin"/>
    </w:r>
    <w:r w:rsidRPr="004762BC">
      <w:rPr>
        <w:rFonts w:asciiTheme="minorHAnsi" w:hAnsiTheme="minorHAnsi" w:cstheme="minorHAnsi"/>
        <w:b/>
      </w:rPr>
      <w:instrText xml:space="preserve"> NUMPAGES  </w:instrText>
    </w:r>
    <w:r w:rsidRPr="004762BC">
      <w:rPr>
        <w:rFonts w:asciiTheme="minorHAnsi" w:hAnsiTheme="minorHAnsi" w:cstheme="minorHAnsi"/>
        <w:b/>
      </w:rPr>
      <w:fldChar w:fldCharType="separate"/>
    </w:r>
    <w:r w:rsidR="00456986">
      <w:rPr>
        <w:rFonts w:asciiTheme="minorHAnsi" w:hAnsiTheme="minorHAnsi" w:cstheme="minorHAnsi"/>
        <w:b/>
      </w:rPr>
      <w:t>34</w:t>
    </w:r>
    <w:r w:rsidRPr="004762BC">
      <w:rPr>
        <w:rFonts w:asciiTheme="minorHAnsi" w:hAnsiTheme="minorHAnsi" w:cstheme="minorHAnsi"/>
        <w:b/>
      </w:rPr>
      <w:fldChar w:fldCharType="end"/>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0"/>
      <w:gridCol w:w="1913"/>
    </w:tblGrid>
    <w:tr w:rsidR="00F87C6A" w:rsidRPr="004762BC" w14:paraId="73ED9833" w14:textId="77777777" w:rsidTr="004762BC">
      <w:trPr>
        <w:trHeight w:val="193"/>
      </w:trPr>
      <w:tc>
        <w:tcPr>
          <w:tcW w:w="1980" w:type="dxa"/>
          <w:tcBorders>
            <w:top w:val="single" w:sz="4" w:space="0" w:color="000000"/>
            <w:left w:val="single" w:sz="4" w:space="0" w:color="000000"/>
            <w:bottom w:val="single" w:sz="4" w:space="0" w:color="000000"/>
            <w:right w:val="single" w:sz="4" w:space="0" w:color="000000"/>
          </w:tcBorders>
          <w:hideMark/>
        </w:tcPr>
        <w:p w14:paraId="322484EC" w14:textId="7120FEA9" w:rsidR="00F87C6A" w:rsidRPr="004762BC" w:rsidRDefault="00C21E75" w:rsidP="004762BC">
          <w:pPr>
            <w:pStyle w:val="Footer"/>
            <w:spacing w:line="254" w:lineRule="auto"/>
            <w:jc w:val="center"/>
            <w:rPr>
              <w:rFonts w:asciiTheme="minorHAnsi" w:hAnsiTheme="minorHAnsi" w:cstheme="minorHAnsi"/>
              <w:lang w:val="en-US"/>
            </w:rPr>
          </w:pPr>
          <w:ins w:id="7255" w:author="Ni Nyoman Ayu Tri Utami" w:date="2025-06-12T10:38:00Z">
            <w:r>
              <w:rPr>
                <w:rFonts w:asciiTheme="minorHAnsi" w:hAnsiTheme="minorHAnsi" w:cstheme="minorHAnsi"/>
                <w:lang w:val="en-US" w:eastAsia="en-US"/>
              </w:rPr>
              <w:drawing>
                <wp:anchor distT="0" distB="0" distL="114300" distR="114300" simplePos="0" relativeHeight="251661312" behindDoc="1" locked="0" layoutInCell="1" allowOverlap="1" wp14:anchorId="3724C6E0" wp14:editId="3020503D">
                  <wp:simplePos x="0" y="0"/>
                  <wp:positionH relativeFrom="column">
                    <wp:posOffset>458470</wp:posOffset>
                  </wp:positionH>
                  <wp:positionV relativeFrom="paragraph">
                    <wp:posOffset>139065</wp:posOffset>
                  </wp:positionV>
                  <wp:extent cx="237490" cy="37211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490" cy="372110"/>
                          </a:xfrm>
                          <a:prstGeom prst="rect">
                            <a:avLst/>
                          </a:prstGeom>
                          <a:noFill/>
                        </pic:spPr>
                      </pic:pic>
                    </a:graphicData>
                  </a:graphic>
                </wp:anchor>
              </w:drawing>
            </w:r>
          </w:ins>
          <w:r w:rsidR="00F87C6A" w:rsidRPr="004762BC">
            <w:rPr>
              <w:rFonts w:asciiTheme="minorHAnsi" w:hAnsiTheme="minorHAnsi" w:cstheme="minorHAnsi"/>
              <w:b/>
              <w:lang w:val="en-US"/>
            </w:rPr>
            <w:t>PIHAK PERTAMA</w:t>
          </w:r>
        </w:p>
      </w:tc>
      <w:tc>
        <w:tcPr>
          <w:tcW w:w="1913" w:type="dxa"/>
          <w:tcBorders>
            <w:top w:val="single" w:sz="4" w:space="0" w:color="000000"/>
            <w:left w:val="single" w:sz="4" w:space="0" w:color="000000"/>
            <w:bottom w:val="single" w:sz="4" w:space="0" w:color="000000"/>
            <w:right w:val="single" w:sz="4" w:space="0" w:color="000000"/>
          </w:tcBorders>
          <w:hideMark/>
        </w:tcPr>
        <w:p w14:paraId="3E0C2B80" w14:textId="77777777" w:rsidR="00F87C6A" w:rsidRPr="004762BC" w:rsidRDefault="00F87C6A" w:rsidP="004762BC">
          <w:pPr>
            <w:pStyle w:val="Footer"/>
            <w:spacing w:line="254" w:lineRule="auto"/>
            <w:jc w:val="center"/>
            <w:rPr>
              <w:rFonts w:asciiTheme="minorHAnsi" w:hAnsiTheme="minorHAnsi" w:cstheme="minorHAnsi"/>
              <w:lang w:val="en-US"/>
            </w:rPr>
          </w:pPr>
          <w:r w:rsidRPr="004762BC">
            <w:rPr>
              <w:rFonts w:asciiTheme="minorHAnsi" w:hAnsiTheme="minorHAnsi" w:cstheme="minorHAnsi"/>
              <w:b/>
              <w:lang w:val="en-US"/>
            </w:rPr>
            <w:t>PIHAK KEDUA</w:t>
          </w:r>
        </w:p>
      </w:tc>
    </w:tr>
    <w:tr w:rsidR="00F87C6A" w:rsidRPr="004762BC" w14:paraId="2B0B2F6B" w14:textId="77777777" w:rsidTr="004762BC">
      <w:trPr>
        <w:trHeight w:val="193"/>
      </w:trPr>
      <w:tc>
        <w:tcPr>
          <w:tcW w:w="1980" w:type="dxa"/>
          <w:tcBorders>
            <w:top w:val="single" w:sz="4" w:space="0" w:color="000000"/>
            <w:left w:val="single" w:sz="4" w:space="0" w:color="000000"/>
            <w:bottom w:val="single" w:sz="4" w:space="0" w:color="000000"/>
            <w:right w:val="single" w:sz="4" w:space="0" w:color="000000"/>
          </w:tcBorders>
          <w:hideMark/>
        </w:tcPr>
        <w:p w14:paraId="7CF4E066" w14:textId="0FACBED1" w:rsidR="00F87C6A" w:rsidRPr="004762BC" w:rsidRDefault="00F87C6A" w:rsidP="004762BC">
          <w:pPr>
            <w:pStyle w:val="NormalWeb"/>
            <w:spacing w:before="0" w:line="254" w:lineRule="auto"/>
            <w:jc w:val="center"/>
            <w:rPr>
              <w:rFonts w:asciiTheme="minorHAnsi" w:eastAsia="Times New Roman" w:hAnsiTheme="minorHAnsi" w:cstheme="minorHAnsi"/>
              <w:lang w:val="en-ID" w:eastAsia="en-ID"/>
            </w:rPr>
          </w:pPr>
          <w:r w:rsidRPr="004762BC">
            <w:rPr>
              <w:rFonts w:asciiTheme="minorHAnsi" w:eastAsia="Times New Roman" w:hAnsiTheme="minorHAnsi" w:cstheme="minorHAnsi"/>
              <w:lang w:val="en-ID" w:eastAsia="en-ID"/>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59519D44" w14:textId="77777777" w:rsidR="00F87C6A" w:rsidRPr="004762BC" w:rsidRDefault="00F87C6A" w:rsidP="004762BC">
          <w:pPr>
            <w:pStyle w:val="Footer"/>
            <w:spacing w:line="254" w:lineRule="auto"/>
            <w:jc w:val="center"/>
            <w:rPr>
              <w:rFonts w:asciiTheme="minorHAnsi" w:hAnsiTheme="minorHAnsi" w:cstheme="minorHAnsi"/>
              <w:b/>
              <w:lang w:val="en-US"/>
            </w:rPr>
          </w:pPr>
        </w:p>
      </w:tc>
    </w:tr>
  </w:tbl>
  <w:p w14:paraId="2897F4BF" w14:textId="594E52C2" w:rsidR="00F87C6A" w:rsidRPr="004762BC" w:rsidRDefault="00F87C6A" w:rsidP="00695CA4">
    <w:pPr>
      <w:pStyle w:val="Footer"/>
      <w:tabs>
        <w:tab w:val="left" w:pos="3300"/>
      </w:tabs>
      <w:rPr>
        <w:rFonts w:asciiTheme="minorHAnsi" w:hAnsiTheme="minorHAnsi" w:cstheme="minorHAnsi"/>
        <w:iCs/>
        <w:sz w:val="16"/>
        <w:szCs w:val="16"/>
        <w:lang w:val="id-ID"/>
      </w:rPr>
    </w:pPr>
    <w:del w:id="7256" w:author="Syahrani Rachmawati Sadino" w:date="2025-01-31T13:03:00Z">
      <w:r w:rsidDel="00D449A7">
        <w:rPr>
          <w:rFonts w:asciiTheme="minorHAnsi" w:hAnsiTheme="minorHAnsi" w:cstheme="minorHAnsi"/>
          <w:iCs/>
          <w:sz w:val="16"/>
          <w:szCs w:val="16"/>
          <w:lang w:val="en-US" w:eastAsia="en-US"/>
        </w:rPr>
        <mc:AlternateContent>
          <mc:Choice Requires="wps">
            <w:drawing>
              <wp:anchor distT="0" distB="0" distL="114300" distR="114300" simplePos="0" relativeHeight="251659264" behindDoc="0" locked="0" layoutInCell="0" allowOverlap="1" wp14:anchorId="61916E6A" wp14:editId="050B6791">
                <wp:simplePos x="0" y="0"/>
                <wp:positionH relativeFrom="page">
                  <wp:posOffset>0</wp:posOffset>
                </wp:positionH>
                <wp:positionV relativeFrom="page">
                  <wp:posOffset>10225405</wp:posOffset>
                </wp:positionV>
                <wp:extent cx="7562215" cy="273050"/>
                <wp:effectExtent l="0" t="0" r="0" b="12700"/>
                <wp:wrapNone/>
                <wp:docPr id="1" name="MSIPCM7c0445e986c6be747f7e5943" descr="{&quot;HashCode&quot;:-226528736,&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221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17F990C" w14:textId="4C55F121" w:rsidR="00F87C6A" w:rsidRPr="00315009" w:rsidRDefault="00F87C6A" w:rsidP="00315009">
                            <w:pPr>
                              <w:jc w:val="center"/>
                              <w:rPr>
                                <w:rFonts w:ascii="Calibri" w:hAnsi="Calibri" w:cs="Calibri"/>
                                <w:color w:val="FF0000"/>
                              </w:rPr>
                            </w:pPr>
                            <w:r w:rsidRPr="00315009">
                              <w:rPr>
                                <w:rFonts w:ascii="Calibri" w:hAnsi="Calibri" w:cs="Calibri"/>
                                <w:color w:val="FF0000"/>
                              </w:rPr>
                              <w:t>Interna</w:t>
                            </w:r>
                            <w:del w:id="7257" w:author="Syahrani Rachmawati Sadino" w:date="2025-01-31T13:03:00Z">
                              <w:r w:rsidRPr="00315009" w:rsidDel="00D449A7">
                                <w:rPr>
                                  <w:rFonts w:ascii="Calibri" w:hAnsi="Calibri" w:cs="Calibri"/>
                                  <w:color w:val="FF0000"/>
                                </w:rPr>
                                <w:delText>l</w:delText>
                              </w:r>
                            </w:del>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1916E6A" id="_x0000_t202" coordsize="21600,21600" o:spt="202" path="m,l,21600r21600,l21600,xe">
                <v:stroke joinstyle="miter"/>
                <v:path gradientshapeok="t" o:connecttype="rect"/>
              </v:shapetype>
              <v:shape id="MSIPCM7c0445e986c6be747f7e5943" o:spid="_x0000_s1027" type="#_x0000_t202" alt="{&quot;HashCode&quot;:-226528736,&quot;Height&quot;:841.0,&quot;Width&quot;:595.0,&quot;Placement&quot;:&quot;Footer&quot;,&quot;Index&quot;:&quot;Primary&quot;,&quot;Section&quot;:1,&quot;Top&quot;:0.0,&quot;Left&quot;:0.0}" style="position:absolute;margin-left:0;margin-top:805.15pt;width:595.45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" o:allowincell="f" filled="f" stroked="f" strokeweight=".5pt">
                <v:textbox inset=",0,,0">
                  <w:txbxContent>
                    <w:p w14:paraId="117F990C" w14:textId="4C55F121" w:rsidR="00F87C6A" w:rsidRPr="00315009" w:rsidRDefault="00F87C6A" w:rsidP="00315009">
                      <w:pPr>
                        <w:jc w:val="center"/>
                        <w:rPr>
                          <w:rFonts w:ascii="Calibri" w:hAnsi="Calibri" w:cs="Calibri"/>
                          <w:color w:val="FF0000"/>
                        </w:rPr>
                      </w:pPr>
                      <w:r w:rsidRPr="00315009">
                        <w:rPr>
                          <w:rFonts w:ascii="Calibri" w:hAnsi="Calibri" w:cs="Calibri"/>
                          <w:color w:val="FF0000"/>
                        </w:rPr>
                        <w:t>Interna</w:t>
                      </w:r>
                      <w:del w:id="5183" w:author="Syahrani Rachmawati Sadino" w:date="2025-01-31T13:03:00Z">
                        <w:r w:rsidRPr="00315009" w:rsidDel="00D449A7">
                          <w:rPr>
                            <w:rFonts w:ascii="Calibri" w:hAnsi="Calibri" w:cs="Calibri"/>
                            <w:color w:val="FF0000"/>
                          </w:rPr>
                          <w:delText>l</w:delText>
                        </w:r>
                      </w:del>
                    </w:p>
                  </w:txbxContent>
                </v:textbox>
                <w10:wrap anchorx="page" anchory="page"/>
              </v:shape>
            </w:pict>
          </mc:Fallback>
        </mc:AlternateConten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24CB6" w14:textId="77777777" w:rsidR="007D1E9A" w:rsidRDefault="007D1E9A" w:rsidP="00BE2ECC">
      <w:r>
        <w:separator/>
      </w:r>
    </w:p>
  </w:footnote>
  <w:footnote w:type="continuationSeparator" w:id="0">
    <w:p w14:paraId="250F7CCB" w14:textId="77777777" w:rsidR="007D1E9A" w:rsidRDefault="007D1E9A" w:rsidP="00BE2E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73AD0" w14:textId="0A690CB2" w:rsidR="00F87C6A" w:rsidRDefault="00F87C6A">
    <w:pPr>
      <w:pStyle w:val="Header"/>
    </w:pPr>
    <w:del w:id="7253" w:author="Syahrani Rachmawati Sadino" w:date="2025-01-31T13:03:00Z">
      <w:r w:rsidDel="00D449A7">
        <w:rPr>
          <w:lang w:val="en-US" w:eastAsia="en-US"/>
        </w:rPr>
        <mc:AlternateContent>
          <mc:Choice Requires="wps">
            <w:drawing>
              <wp:anchor distT="0" distB="0" distL="114300" distR="114300" simplePos="0" relativeHeight="251660288" behindDoc="0" locked="0" layoutInCell="0" allowOverlap="1" wp14:anchorId="12E99EE5" wp14:editId="2A080C2A">
                <wp:simplePos x="0" y="0"/>
                <wp:positionH relativeFrom="page">
                  <wp:posOffset>0</wp:posOffset>
                </wp:positionH>
                <wp:positionV relativeFrom="page">
                  <wp:posOffset>190500</wp:posOffset>
                </wp:positionV>
                <wp:extent cx="7562215" cy="273050"/>
                <wp:effectExtent l="0" t="0" r="0" b="12700"/>
                <wp:wrapNone/>
                <wp:docPr id="2" name="MSIPCMe3e644aeb6f51084474cff75" descr="{&quot;HashCode&quot;:-253506019,&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221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5B1FBAF" w14:textId="7A51E0EF" w:rsidR="00F87C6A" w:rsidRPr="00315009" w:rsidRDefault="00F87C6A" w:rsidP="00315009">
                            <w:pPr>
                              <w:rPr>
                                <w:rFonts w:ascii="Calibri" w:hAnsi="Calibri" w:cs="Calibri"/>
                                <w:color w:val="FF0000"/>
                              </w:rPr>
                            </w:pPr>
                            <w:r w:rsidRPr="00315009">
                              <w:rPr>
                                <w:rFonts w:ascii="Calibri" w:hAnsi="Calibri" w:cs="Calibri"/>
                                <w:color w:val="FF0000"/>
                              </w:rPr>
                              <w:t>Interna</w:t>
                            </w:r>
                            <w:del w:id="7254" w:author="Syahrani Rachmawati Sadino" w:date="2025-01-31T13:03:00Z">
                              <w:r w:rsidRPr="00315009" w:rsidDel="00D449A7">
                                <w:rPr>
                                  <w:rFonts w:ascii="Calibri" w:hAnsi="Calibri" w:cs="Calibri"/>
                                  <w:color w:val="FF0000"/>
                                </w:rPr>
                                <w:delText>l</w:delText>
                              </w:r>
                            </w:del>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12E99EE5" id="_x0000_t202" coordsize="21600,21600" o:spt="202" path="m,l,21600r21600,l21600,xe">
                <v:stroke joinstyle="miter"/>
                <v:path gradientshapeok="t" o:connecttype="rect"/>
              </v:shapetype>
              <v:shape id="MSIPCMe3e644aeb6f51084474cff75" o:spid="_x0000_s1026" type="#_x0000_t202" alt="{&quot;HashCode&quot;:-253506019,&quot;Height&quot;:841.0,&quot;Width&quot;:595.0,&quot;Placement&quot;:&quot;Header&quot;,&quot;Index&quot;:&quot;Primary&quot;,&quot;Section&quot;:1,&quot;Top&quot;:0.0,&quot;Left&quot;:0.0}" style="position:absolute;margin-left:0;margin-top:15pt;width:595.45pt;height:21.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" o:allowincell="f" filled="f" stroked="f" strokeweight=".5pt">
                <v:textbox inset="20pt,0,,0">
                  <w:txbxContent>
                    <w:p w14:paraId="25B1FBAF" w14:textId="7A51E0EF" w:rsidR="00F87C6A" w:rsidRPr="00315009" w:rsidRDefault="00F87C6A" w:rsidP="00315009">
                      <w:pPr>
                        <w:rPr>
                          <w:rFonts w:ascii="Calibri" w:hAnsi="Calibri" w:cs="Calibri"/>
                          <w:color w:val="FF0000"/>
                        </w:rPr>
                      </w:pPr>
                      <w:r w:rsidRPr="00315009">
                        <w:rPr>
                          <w:rFonts w:ascii="Calibri" w:hAnsi="Calibri" w:cs="Calibri"/>
                          <w:color w:val="FF0000"/>
                        </w:rPr>
                        <w:t>Interna</w:t>
                      </w:r>
                      <w:del w:id="5180" w:author="Syahrani Rachmawati Sadino" w:date="2025-01-31T13:03:00Z">
                        <w:r w:rsidRPr="00315009" w:rsidDel="00D449A7">
                          <w:rPr>
                            <w:rFonts w:ascii="Calibri" w:hAnsi="Calibri" w:cs="Calibri"/>
                            <w:color w:val="FF0000"/>
                          </w:rPr>
                          <w:delText>l</w:delText>
                        </w:r>
                      </w:del>
                    </w:p>
                  </w:txbxContent>
                </v:textbox>
                <w10:wrap anchorx="page" anchory="page"/>
              </v:shape>
            </w:pict>
          </mc:Fallback>
        </mc:AlternateConten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5C1"/>
    <w:multiLevelType w:val="hybridMultilevel"/>
    <w:tmpl w:val="3F4468B8"/>
    <w:lvl w:ilvl="0" w:tplc="04090011">
      <w:start w:val="1"/>
      <w:numFmt w:val="decimal"/>
      <w:lvlText w:val="%1)"/>
      <w:lvlJc w:val="left"/>
      <w:pPr>
        <w:ind w:left="2640" w:hanging="360"/>
      </w:pPr>
    </w:lvl>
    <w:lvl w:ilvl="1" w:tplc="04090019" w:tentative="1">
      <w:start w:val="1"/>
      <w:numFmt w:val="lowerLetter"/>
      <w:lvlText w:val="%2."/>
      <w:lvlJc w:val="left"/>
      <w:pPr>
        <w:ind w:left="3360" w:hanging="360"/>
      </w:pPr>
    </w:lvl>
    <w:lvl w:ilvl="2" w:tplc="0409001B" w:tentative="1">
      <w:start w:val="1"/>
      <w:numFmt w:val="lowerRoman"/>
      <w:lvlText w:val="%3."/>
      <w:lvlJc w:val="right"/>
      <w:pPr>
        <w:ind w:left="4080" w:hanging="180"/>
      </w:pPr>
    </w:lvl>
    <w:lvl w:ilvl="3" w:tplc="0409000F" w:tentative="1">
      <w:start w:val="1"/>
      <w:numFmt w:val="decimal"/>
      <w:lvlText w:val="%4."/>
      <w:lvlJc w:val="left"/>
      <w:pPr>
        <w:ind w:left="4800" w:hanging="360"/>
      </w:pPr>
    </w:lvl>
    <w:lvl w:ilvl="4" w:tplc="04090019" w:tentative="1">
      <w:start w:val="1"/>
      <w:numFmt w:val="lowerLetter"/>
      <w:lvlText w:val="%5."/>
      <w:lvlJc w:val="left"/>
      <w:pPr>
        <w:ind w:left="5520" w:hanging="360"/>
      </w:pPr>
    </w:lvl>
    <w:lvl w:ilvl="5" w:tplc="0409001B" w:tentative="1">
      <w:start w:val="1"/>
      <w:numFmt w:val="lowerRoman"/>
      <w:lvlText w:val="%6."/>
      <w:lvlJc w:val="right"/>
      <w:pPr>
        <w:ind w:left="6240" w:hanging="180"/>
      </w:pPr>
    </w:lvl>
    <w:lvl w:ilvl="6" w:tplc="0409000F" w:tentative="1">
      <w:start w:val="1"/>
      <w:numFmt w:val="decimal"/>
      <w:lvlText w:val="%7."/>
      <w:lvlJc w:val="left"/>
      <w:pPr>
        <w:ind w:left="6960" w:hanging="360"/>
      </w:pPr>
    </w:lvl>
    <w:lvl w:ilvl="7" w:tplc="04090019" w:tentative="1">
      <w:start w:val="1"/>
      <w:numFmt w:val="lowerLetter"/>
      <w:lvlText w:val="%8."/>
      <w:lvlJc w:val="left"/>
      <w:pPr>
        <w:ind w:left="7680" w:hanging="360"/>
      </w:pPr>
    </w:lvl>
    <w:lvl w:ilvl="8" w:tplc="0409001B" w:tentative="1">
      <w:start w:val="1"/>
      <w:numFmt w:val="lowerRoman"/>
      <w:lvlText w:val="%9."/>
      <w:lvlJc w:val="right"/>
      <w:pPr>
        <w:ind w:left="8400" w:hanging="180"/>
      </w:pPr>
    </w:lvl>
  </w:abstractNum>
  <w:abstractNum w:abstractNumId="1" w15:restartNumberingAfterBreak="0">
    <w:nsid w:val="00D51E61"/>
    <w:multiLevelType w:val="multilevel"/>
    <w:tmpl w:val="2CFC1162"/>
    <w:lvl w:ilvl="0">
      <w:start w:val="1"/>
      <w:numFmt w:val="upperLetter"/>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decimal"/>
      <w:lvlText w:val="(%4)"/>
      <w:lvlJc w:val="left"/>
      <w:pPr>
        <w:tabs>
          <w:tab w:val="num" w:pos="1440"/>
        </w:tabs>
        <w:ind w:left="2808" w:hanging="1152"/>
      </w:pPr>
      <w:rPr>
        <w:rFonts w:hint="default"/>
      </w:rPr>
    </w:lvl>
    <w:lvl w:ilvl="4">
      <w:start w:val="1"/>
      <w:numFmt w:val="lowerLetter"/>
      <w:lvlText w:val="(%5)"/>
      <w:lvlJc w:val="left"/>
      <w:pPr>
        <w:tabs>
          <w:tab w:val="num" w:pos="1637"/>
        </w:tabs>
        <w:ind w:left="1637"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4D7630F"/>
    <w:multiLevelType w:val="hybridMultilevel"/>
    <w:tmpl w:val="FBE2A924"/>
    <w:lvl w:ilvl="0" w:tplc="B0C6329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942F4B"/>
    <w:multiLevelType w:val="hybridMultilevel"/>
    <w:tmpl w:val="D1AA025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83A53C0"/>
    <w:multiLevelType w:val="hybridMultilevel"/>
    <w:tmpl w:val="4418ACD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8C347F3"/>
    <w:multiLevelType w:val="hybridMultilevel"/>
    <w:tmpl w:val="0B1C76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773EB5"/>
    <w:multiLevelType w:val="multilevel"/>
    <w:tmpl w:val="01509C5A"/>
    <w:lvl w:ilvl="0">
      <w:start w:val="1"/>
      <w:numFmt w:val="decimal"/>
      <w:lvlText w:val="%1."/>
      <w:lvlJc w:val="left"/>
      <w:pPr>
        <w:ind w:left="360" w:hanging="360"/>
      </w:pPr>
      <w:rPr>
        <w:rFonts w:hint="default"/>
        <w:color w:val="auto"/>
      </w:rPr>
    </w:lvl>
    <w:lvl w:ilvl="1">
      <w:start w:val="1"/>
      <w:numFmt w:val="decimal"/>
      <w:lvlText w:val="%1.%2."/>
      <w:lvlJc w:val="left"/>
      <w:pPr>
        <w:ind w:left="1800" w:hanging="360"/>
      </w:pPr>
      <w:rPr>
        <w:rFonts w:hint="default"/>
      </w:rPr>
    </w:lvl>
    <w:lvl w:ilvl="2">
      <w:start w:val="1"/>
      <w:numFmt w:val="lowerLetter"/>
      <w:lvlText w:val="%3."/>
      <w:lvlJc w:val="left"/>
      <w:pPr>
        <w:ind w:left="3600" w:hanging="720"/>
      </w:pPr>
      <w:rPr>
        <w:rFonts w:hint="default"/>
        <w:b w:val="0"/>
        <w:i w:val="0"/>
        <w:sz w:val="22"/>
        <w:szCs w:val="22"/>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7" w15:restartNumberingAfterBreak="0">
    <w:nsid w:val="0B0E540D"/>
    <w:multiLevelType w:val="hybridMultilevel"/>
    <w:tmpl w:val="9BB608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B11004"/>
    <w:multiLevelType w:val="multilevel"/>
    <w:tmpl w:val="5BAC3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6A42E6"/>
    <w:multiLevelType w:val="hybridMultilevel"/>
    <w:tmpl w:val="CF3A5B0E"/>
    <w:lvl w:ilvl="0" w:tplc="A016EDF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A26A29"/>
    <w:multiLevelType w:val="hybridMultilevel"/>
    <w:tmpl w:val="C9E4D2FC"/>
    <w:lvl w:ilvl="0" w:tplc="04210011">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1272ED1"/>
    <w:multiLevelType w:val="hybridMultilevel"/>
    <w:tmpl w:val="00E47128"/>
    <w:lvl w:ilvl="0" w:tplc="A1049F02">
      <w:start w:val="1"/>
      <w:numFmt w:val="lowerLetter"/>
      <w:lvlText w:val="%1."/>
      <w:lvlJc w:val="left"/>
      <w:pPr>
        <w:tabs>
          <w:tab w:val="num" w:pos="964"/>
        </w:tabs>
        <w:ind w:left="964" w:hanging="397"/>
      </w:pPr>
      <w:rPr>
        <w:rFonts w:hint="default"/>
        <w:b w:val="0"/>
        <w:i w:val="0"/>
        <w:sz w:val="22"/>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17F5A71"/>
    <w:multiLevelType w:val="hybridMultilevel"/>
    <w:tmpl w:val="A20E7148"/>
    <w:lvl w:ilvl="0" w:tplc="04090019">
      <w:start w:val="1"/>
      <w:numFmt w:val="lowerLetter"/>
      <w:lvlText w:val="%1."/>
      <w:lvlJc w:val="left"/>
      <w:pPr>
        <w:ind w:left="720" w:hanging="360"/>
      </w:pPr>
    </w:lvl>
    <w:lvl w:ilvl="1" w:tplc="F64A2DC6">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A357BD"/>
    <w:multiLevelType w:val="hybridMultilevel"/>
    <w:tmpl w:val="7F66F6EE"/>
    <w:lvl w:ilvl="0" w:tplc="04090019">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4" w15:restartNumberingAfterBreak="0">
    <w:nsid w:val="11B50628"/>
    <w:multiLevelType w:val="hybridMultilevel"/>
    <w:tmpl w:val="3EA47B3E"/>
    <w:lvl w:ilvl="0" w:tplc="04210001">
      <w:start w:val="1"/>
      <w:numFmt w:val="bullet"/>
      <w:lvlText w:val=""/>
      <w:lvlJc w:val="left"/>
      <w:pPr>
        <w:ind w:left="1287" w:hanging="360"/>
      </w:pPr>
      <w:rPr>
        <w:rFonts w:ascii="Symbol" w:hAnsi="Symbol" w:hint="default"/>
      </w:rPr>
    </w:lvl>
    <w:lvl w:ilvl="1" w:tplc="6642738E">
      <w:start w:val="1"/>
      <w:numFmt w:val="decimal"/>
      <w:lvlText w:val="%2."/>
      <w:lvlJc w:val="left"/>
      <w:pPr>
        <w:ind w:left="2007" w:hanging="360"/>
      </w:pPr>
      <w:rPr>
        <w:rFonts w:hint="default"/>
        <w:b w:val="0"/>
        <w:i w:val="0"/>
        <w:sz w:val="22"/>
        <w:szCs w:val="22"/>
      </w:rPr>
    </w:lvl>
    <w:lvl w:ilvl="2" w:tplc="350C94E0">
      <w:start w:val="1"/>
      <w:numFmt w:val="decimal"/>
      <w:lvlText w:val="%3)"/>
      <w:lvlJc w:val="left"/>
      <w:pPr>
        <w:ind w:left="2727" w:hanging="360"/>
      </w:pPr>
      <w:rPr>
        <w:rFonts w:hint="default"/>
      </w:rPr>
    </w:lvl>
    <w:lvl w:ilvl="3" w:tplc="6A0225D0">
      <w:start w:val="1"/>
      <w:numFmt w:val="upperLetter"/>
      <w:lvlText w:val="%4."/>
      <w:lvlJc w:val="left"/>
      <w:pPr>
        <w:ind w:left="3087" w:firstLine="0"/>
      </w:pPr>
      <w:rPr>
        <w:rFonts w:ascii="Verdana" w:hAnsi="Verdana" w:hint="default"/>
        <w:b/>
        <w:sz w:val="20"/>
        <w:szCs w:val="20"/>
      </w:rPr>
    </w:lvl>
    <w:lvl w:ilvl="4" w:tplc="F89C1068">
      <w:start w:val="1"/>
      <w:numFmt w:val="upperLetter"/>
      <w:lvlText w:val="%5."/>
      <w:lvlJc w:val="left"/>
      <w:pPr>
        <w:ind w:left="4167" w:hanging="360"/>
      </w:pPr>
      <w:rPr>
        <w:rFonts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5" w15:restartNumberingAfterBreak="0">
    <w:nsid w:val="11DF499E"/>
    <w:multiLevelType w:val="hybridMultilevel"/>
    <w:tmpl w:val="ED567E02"/>
    <w:lvl w:ilvl="0" w:tplc="748EF87C">
      <w:start w:val="1"/>
      <w:numFmt w:val="decimal"/>
      <w:lvlText w:val="%1."/>
      <w:lvlJc w:val="left"/>
      <w:pPr>
        <w:tabs>
          <w:tab w:val="num" w:pos="1078"/>
        </w:tabs>
        <w:ind w:left="1078" w:hanging="511"/>
      </w:pPr>
      <w:rPr>
        <w:rFonts w:hint="default"/>
      </w:rPr>
    </w:lvl>
    <w:lvl w:ilvl="1" w:tplc="4A806544">
      <w:start w:val="4"/>
      <w:numFmt w:val="upperRoman"/>
      <w:lvlText w:val="%2."/>
      <w:lvlJc w:val="right"/>
      <w:pPr>
        <w:tabs>
          <w:tab w:val="num" w:pos="1260"/>
        </w:tabs>
        <w:ind w:left="1260" w:hanging="18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23A5D11"/>
    <w:multiLevelType w:val="hybridMultilevel"/>
    <w:tmpl w:val="D46814C2"/>
    <w:lvl w:ilvl="0" w:tplc="99E2212C">
      <w:start w:val="3"/>
      <w:numFmt w:val="upperLetter"/>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7830F3"/>
    <w:multiLevelType w:val="hybridMultilevel"/>
    <w:tmpl w:val="25768E64"/>
    <w:lvl w:ilvl="0" w:tplc="4B0EB92A">
      <w:start w:val="1"/>
      <w:numFmt w:val="lowerLetter"/>
      <w:lvlText w:val="%1."/>
      <w:lvlJc w:val="left"/>
      <w:pPr>
        <w:tabs>
          <w:tab w:val="num" w:pos="1440"/>
        </w:tabs>
        <w:ind w:left="144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D19"/>
    <w:multiLevelType w:val="hybridMultilevel"/>
    <w:tmpl w:val="0C768E2E"/>
    <w:lvl w:ilvl="0" w:tplc="05D86A6C">
      <w:start w:val="1"/>
      <w:numFmt w:val="lowerLetter"/>
      <w:lvlText w:val="%1."/>
      <w:lvlJc w:val="left"/>
      <w:pPr>
        <w:tabs>
          <w:tab w:val="num" w:pos="720"/>
        </w:tabs>
        <w:ind w:left="720" w:hanging="360"/>
      </w:pPr>
      <w:rPr>
        <w:rFonts w:hint="default"/>
        <w:b w:val="0"/>
        <w:i w:val="0"/>
        <w:color w:val="auto"/>
        <w:sz w:val="22"/>
        <w:szCs w:val="22"/>
      </w:rPr>
    </w:lvl>
    <w:lvl w:ilvl="1" w:tplc="04090019">
      <w:start w:val="1"/>
      <w:numFmt w:val="lowerLetter"/>
      <w:lvlText w:val="%2."/>
      <w:lvlJc w:val="left"/>
      <w:pPr>
        <w:tabs>
          <w:tab w:val="num" w:pos="964"/>
        </w:tabs>
        <w:ind w:left="964" w:hanging="397"/>
      </w:pPr>
      <w:rPr>
        <w:rFonts w:ascii="Book Antiqua" w:hAnsi="Book Antiqua" w:hint="default"/>
        <w:b w:val="0"/>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15D53571"/>
    <w:multiLevelType w:val="hybridMultilevel"/>
    <w:tmpl w:val="9DD2052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169B5A90"/>
    <w:multiLevelType w:val="hybridMultilevel"/>
    <w:tmpl w:val="E2EC06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7AB20C8"/>
    <w:multiLevelType w:val="hybridMultilevel"/>
    <w:tmpl w:val="87A8C14E"/>
    <w:lvl w:ilvl="0" w:tplc="F20C40D8">
      <w:start w:val="1"/>
      <w:numFmt w:val="lowerLetter"/>
      <w:lvlText w:val="%1."/>
      <w:lvlJc w:val="left"/>
      <w:pPr>
        <w:ind w:left="1571" w:hanging="360"/>
      </w:pPr>
      <w:rPr>
        <w:rFonts w:hint="default"/>
        <w:sz w:val="20"/>
        <w:szCs w:val="20"/>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2" w15:restartNumberingAfterBreak="0">
    <w:nsid w:val="1D08007B"/>
    <w:multiLevelType w:val="multilevel"/>
    <w:tmpl w:val="D21E536C"/>
    <w:lvl w:ilvl="0">
      <w:start w:val="1"/>
      <w:numFmt w:val="decimal"/>
      <w:lvlText w:val="%1."/>
      <w:lvlJc w:val="left"/>
      <w:pPr>
        <w:ind w:left="720" w:hanging="360"/>
      </w:pPr>
      <w:rPr>
        <w:rFonts w:hint="default"/>
        <w:b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E7F2091"/>
    <w:multiLevelType w:val="hybridMultilevel"/>
    <w:tmpl w:val="06E244D0"/>
    <w:lvl w:ilvl="0" w:tplc="470032A0">
      <w:start w:val="1"/>
      <w:numFmt w:val="decimal"/>
      <w:lvlText w:val="%1."/>
      <w:lvlJc w:val="left"/>
      <w:pPr>
        <w:tabs>
          <w:tab w:val="num" w:pos="567"/>
        </w:tabs>
        <w:ind w:left="567" w:hanging="567"/>
      </w:pPr>
      <w:rPr>
        <w:rFonts w:hint="default"/>
        <w:b w:val="0"/>
        <w:i w:val="0"/>
        <w:color w:val="auto"/>
        <w:sz w:val="22"/>
        <w:szCs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1F37363A"/>
    <w:multiLevelType w:val="hybridMultilevel"/>
    <w:tmpl w:val="36BAED08"/>
    <w:lvl w:ilvl="0" w:tplc="0409000F">
      <w:start w:val="1"/>
      <w:numFmt w:val="decimal"/>
      <w:lvlText w:val="%1."/>
      <w:lvlJc w:val="left"/>
      <w:pPr>
        <w:ind w:left="795" w:hanging="360"/>
      </w:pPr>
    </w:lvl>
    <w:lvl w:ilvl="1" w:tplc="04090019">
      <w:start w:val="1"/>
      <w:numFmt w:val="lowerLetter"/>
      <w:lvlText w:val="%2."/>
      <w:lvlJc w:val="left"/>
      <w:pPr>
        <w:ind w:left="1515" w:hanging="360"/>
      </w:pPr>
    </w:lvl>
    <w:lvl w:ilvl="2" w:tplc="0409001B">
      <w:start w:val="1"/>
      <w:numFmt w:val="lowerRoman"/>
      <w:lvlText w:val="%3."/>
      <w:lvlJc w:val="right"/>
      <w:pPr>
        <w:ind w:left="2235" w:hanging="180"/>
      </w:pPr>
    </w:lvl>
    <w:lvl w:ilvl="3" w:tplc="0409000F">
      <w:start w:val="1"/>
      <w:numFmt w:val="decimal"/>
      <w:lvlText w:val="%4."/>
      <w:lvlJc w:val="left"/>
      <w:pPr>
        <w:ind w:left="2955" w:hanging="360"/>
      </w:pPr>
    </w:lvl>
    <w:lvl w:ilvl="4" w:tplc="04090019">
      <w:start w:val="1"/>
      <w:numFmt w:val="lowerLetter"/>
      <w:lvlText w:val="%5."/>
      <w:lvlJc w:val="left"/>
      <w:pPr>
        <w:ind w:left="3675" w:hanging="360"/>
      </w:pPr>
    </w:lvl>
    <w:lvl w:ilvl="5" w:tplc="0409001B">
      <w:start w:val="1"/>
      <w:numFmt w:val="lowerRoman"/>
      <w:lvlText w:val="%6."/>
      <w:lvlJc w:val="right"/>
      <w:pPr>
        <w:ind w:left="4395" w:hanging="180"/>
      </w:pPr>
    </w:lvl>
    <w:lvl w:ilvl="6" w:tplc="0409000F">
      <w:start w:val="1"/>
      <w:numFmt w:val="decimal"/>
      <w:lvlText w:val="%7."/>
      <w:lvlJc w:val="left"/>
      <w:pPr>
        <w:ind w:left="5115" w:hanging="360"/>
      </w:pPr>
    </w:lvl>
    <w:lvl w:ilvl="7" w:tplc="04090019">
      <w:start w:val="1"/>
      <w:numFmt w:val="lowerLetter"/>
      <w:lvlText w:val="%8."/>
      <w:lvlJc w:val="left"/>
      <w:pPr>
        <w:ind w:left="5835" w:hanging="360"/>
      </w:pPr>
    </w:lvl>
    <w:lvl w:ilvl="8" w:tplc="0409001B">
      <w:start w:val="1"/>
      <w:numFmt w:val="lowerRoman"/>
      <w:lvlText w:val="%9."/>
      <w:lvlJc w:val="right"/>
      <w:pPr>
        <w:ind w:left="6555" w:hanging="180"/>
      </w:pPr>
    </w:lvl>
  </w:abstractNum>
  <w:abstractNum w:abstractNumId="25" w15:restartNumberingAfterBreak="0">
    <w:nsid w:val="1FD013C9"/>
    <w:multiLevelType w:val="hybridMultilevel"/>
    <w:tmpl w:val="C3F0645E"/>
    <w:lvl w:ilvl="0" w:tplc="E18EBF46">
      <w:start w:val="1"/>
      <w:numFmt w:val="lowerLetter"/>
      <w:lvlText w:val="%1."/>
      <w:lvlJc w:val="left"/>
      <w:pPr>
        <w:tabs>
          <w:tab w:val="num" w:pos="720"/>
        </w:tabs>
        <w:ind w:left="720" w:hanging="360"/>
      </w:pPr>
      <w:rPr>
        <w:rFonts w:hint="default"/>
        <w:sz w:val="22"/>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22D51119"/>
    <w:multiLevelType w:val="hybridMultilevel"/>
    <w:tmpl w:val="3FD645F6"/>
    <w:lvl w:ilvl="0" w:tplc="45622240">
      <w:start w:val="1"/>
      <w:numFmt w:val="decimal"/>
      <w:lvlText w:val="%1."/>
      <w:lvlJc w:val="left"/>
      <w:pPr>
        <w:tabs>
          <w:tab w:val="num" w:pos="360"/>
        </w:tabs>
        <w:ind w:left="360" w:hanging="360"/>
      </w:pPr>
      <w:rPr>
        <w:rFonts w:hint="default"/>
        <w:b w:val="0"/>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4003AC4"/>
    <w:multiLevelType w:val="hybridMultilevel"/>
    <w:tmpl w:val="52D4F832"/>
    <w:lvl w:ilvl="0" w:tplc="40E280A8">
      <w:start w:val="2"/>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4AF0224"/>
    <w:multiLevelType w:val="hybridMultilevel"/>
    <w:tmpl w:val="98BABEC0"/>
    <w:lvl w:ilvl="0" w:tplc="E0E6806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7A172B8"/>
    <w:multiLevelType w:val="hybridMultilevel"/>
    <w:tmpl w:val="E1E8459C"/>
    <w:lvl w:ilvl="0" w:tplc="DF38F372">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7AE05D7"/>
    <w:multiLevelType w:val="hybridMultilevel"/>
    <w:tmpl w:val="56267BAC"/>
    <w:lvl w:ilvl="0" w:tplc="F20C40D8">
      <w:start w:val="1"/>
      <w:numFmt w:val="lowerLetter"/>
      <w:lvlText w:val="%1."/>
      <w:lvlJc w:val="left"/>
      <w:pPr>
        <w:ind w:left="1571" w:hanging="360"/>
      </w:pPr>
      <w:rPr>
        <w:rFonts w:hint="default"/>
        <w:sz w:val="20"/>
        <w:szCs w:val="20"/>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1" w15:restartNumberingAfterBreak="0">
    <w:nsid w:val="2A4E2264"/>
    <w:multiLevelType w:val="hybridMultilevel"/>
    <w:tmpl w:val="D8247D92"/>
    <w:lvl w:ilvl="0" w:tplc="748EF87C">
      <w:start w:val="1"/>
      <w:numFmt w:val="decimal"/>
      <w:lvlText w:val="%1."/>
      <w:lvlJc w:val="left"/>
      <w:pPr>
        <w:ind w:left="720" w:hanging="360"/>
      </w:pPr>
      <w:rPr>
        <w:rFonts w:hint="default"/>
      </w:rPr>
    </w:lvl>
    <w:lvl w:ilvl="1" w:tplc="A746DB76">
      <w:start w:val="1"/>
      <w:numFmt w:val="decimal"/>
      <w:lvlText w:val="%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2BB7956"/>
    <w:multiLevelType w:val="hybridMultilevel"/>
    <w:tmpl w:val="5C92A39C"/>
    <w:lvl w:ilvl="0" w:tplc="D8BA0704">
      <w:start w:val="6"/>
      <w:numFmt w:val="upperLetter"/>
      <w:lvlText w:val="%1."/>
      <w:lvlJc w:val="left"/>
      <w:pPr>
        <w:ind w:left="2007"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DD54B7"/>
    <w:multiLevelType w:val="hybridMultilevel"/>
    <w:tmpl w:val="510EE20C"/>
    <w:lvl w:ilvl="0" w:tplc="CD5E43C0">
      <w:start w:val="1"/>
      <w:numFmt w:val="lowerLetter"/>
      <w:lvlText w:val="%1."/>
      <w:lvlJc w:val="left"/>
      <w:pPr>
        <w:tabs>
          <w:tab w:val="num" w:pos="964"/>
        </w:tabs>
        <w:ind w:left="964" w:hanging="397"/>
      </w:pPr>
      <w:rPr>
        <w:rFonts w:hint="default"/>
        <w:b w:val="0"/>
        <w:i w:val="0"/>
        <w:color w:val="auto"/>
        <w:sz w:val="22"/>
        <w:szCs w:val="22"/>
      </w:rPr>
    </w:lvl>
    <w:lvl w:ilvl="1" w:tplc="90DCA9D4">
      <w:start w:val="1"/>
      <w:numFmt w:val="lowerLetter"/>
      <w:lvlText w:val="%2."/>
      <w:lvlJc w:val="left"/>
      <w:pPr>
        <w:tabs>
          <w:tab w:val="num" w:pos="964"/>
        </w:tabs>
        <w:ind w:left="964" w:hanging="397"/>
      </w:pPr>
      <w:rPr>
        <w:rFonts w:asciiTheme="minorBidi" w:hAnsiTheme="minorBidi" w:cstheme="minorBidi" w:hint="default"/>
        <w:b w:val="0"/>
        <w:i w:val="0"/>
        <w:sz w:val="22"/>
        <w:szCs w:val="22"/>
      </w:rPr>
    </w:lvl>
    <w:lvl w:ilvl="2" w:tplc="00480B4C">
      <w:start w:val="1"/>
      <w:numFmt w:val="upperLetter"/>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33E514FB"/>
    <w:multiLevelType w:val="singleLevel"/>
    <w:tmpl w:val="3828A708"/>
    <w:lvl w:ilvl="0">
      <w:start w:val="1"/>
      <w:numFmt w:val="lowerLetter"/>
      <w:lvlText w:val="%1."/>
      <w:lvlJc w:val="left"/>
      <w:pPr>
        <w:tabs>
          <w:tab w:val="num" w:pos="1440"/>
        </w:tabs>
        <w:ind w:left="1440" w:hanging="720"/>
      </w:pPr>
    </w:lvl>
  </w:abstractNum>
  <w:abstractNum w:abstractNumId="35" w15:restartNumberingAfterBreak="0">
    <w:nsid w:val="34B7069A"/>
    <w:multiLevelType w:val="hybridMultilevel"/>
    <w:tmpl w:val="FF9802BC"/>
    <w:lvl w:ilvl="0" w:tplc="4566E2D6">
      <w:start w:val="1"/>
      <w:numFmt w:val="decimal"/>
      <w:lvlText w:val="%1."/>
      <w:lvlJc w:val="left"/>
      <w:pPr>
        <w:ind w:left="7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4F2666A"/>
    <w:multiLevelType w:val="hybridMultilevel"/>
    <w:tmpl w:val="2E34ED50"/>
    <w:lvl w:ilvl="0" w:tplc="D7209AA4">
      <w:start w:val="1"/>
      <w:numFmt w:val="decimal"/>
      <w:lvlText w:val="%1."/>
      <w:lvlJc w:val="left"/>
      <w:pPr>
        <w:ind w:left="7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6075F2A"/>
    <w:multiLevelType w:val="multilevel"/>
    <w:tmpl w:val="0656757A"/>
    <w:lvl w:ilvl="0">
      <w:start w:val="5"/>
      <w:numFmt w:val="upperLetter"/>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b w:val="0"/>
        <w:i w:val="0"/>
        <w:sz w:val="20"/>
        <w:szCs w:val="20"/>
      </w:rPr>
    </w:lvl>
    <w:lvl w:ilvl="2">
      <w:start w:val="1"/>
      <w:numFmt w:val="lowerLetter"/>
      <w:lvlText w:val="%3"/>
      <w:lvlJc w:val="left"/>
      <w:pPr>
        <w:tabs>
          <w:tab w:val="num" w:pos="1080"/>
        </w:tabs>
        <w:ind w:left="1080" w:hanging="360"/>
      </w:pPr>
      <w:rPr>
        <w:rFonts w:hint="default"/>
      </w:rPr>
    </w:lvl>
    <w:lvl w:ilvl="3">
      <w:start w:val="1"/>
      <w:numFmt w:val="decimal"/>
      <w:lvlText w:val="(%4)"/>
      <w:lvlJc w:val="left"/>
      <w:pPr>
        <w:tabs>
          <w:tab w:val="num" w:pos="1440"/>
        </w:tabs>
        <w:ind w:left="2808" w:hanging="1152"/>
      </w:pPr>
      <w:rPr>
        <w:rFonts w:hint="default"/>
      </w:rPr>
    </w:lvl>
    <w:lvl w:ilvl="4">
      <w:start w:val="1"/>
      <w:numFmt w:val="lowerLetter"/>
      <w:lvlText w:val="(%5)"/>
      <w:lvlJc w:val="left"/>
      <w:pPr>
        <w:tabs>
          <w:tab w:val="num" w:pos="1637"/>
        </w:tabs>
        <w:ind w:left="1637"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8" w15:restartNumberingAfterBreak="0">
    <w:nsid w:val="368B2432"/>
    <w:multiLevelType w:val="hybridMultilevel"/>
    <w:tmpl w:val="4928E984"/>
    <w:lvl w:ilvl="0" w:tplc="04090011">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39" w15:restartNumberingAfterBreak="0">
    <w:nsid w:val="37446AB8"/>
    <w:multiLevelType w:val="hybridMultilevel"/>
    <w:tmpl w:val="61CEAC82"/>
    <w:lvl w:ilvl="0" w:tplc="6114D11A">
      <w:start w:val="1"/>
      <w:numFmt w:val="decimal"/>
      <w:lvlText w:val="%1."/>
      <w:lvlJc w:val="left"/>
      <w:pPr>
        <w:tabs>
          <w:tab w:val="num" w:pos="747"/>
        </w:tabs>
        <w:ind w:left="747" w:hanging="567"/>
      </w:pPr>
      <w:rPr>
        <w:rFonts w:hint="default"/>
        <w:b w:val="0"/>
        <w:i w:val="0"/>
        <w:color w:val="auto"/>
        <w:sz w:val="20"/>
        <w:szCs w:val="20"/>
      </w:rPr>
    </w:lvl>
    <w:lvl w:ilvl="1" w:tplc="0B5AE7E4">
      <w:start w:val="1"/>
      <w:numFmt w:val="lowerLetter"/>
      <w:lvlText w:val="%2."/>
      <w:lvlJc w:val="left"/>
      <w:pPr>
        <w:tabs>
          <w:tab w:val="num" w:pos="1144"/>
        </w:tabs>
        <w:ind w:left="1144" w:hanging="397"/>
      </w:pPr>
      <w:rPr>
        <w:rFonts w:ascii="Book Antiqua" w:hAnsi="Book Antiqua" w:hint="default"/>
        <w:b w:val="0"/>
        <w:i w:val="0"/>
        <w:sz w:val="22"/>
      </w:r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40" w15:restartNumberingAfterBreak="0">
    <w:nsid w:val="37FC0D81"/>
    <w:multiLevelType w:val="multilevel"/>
    <w:tmpl w:val="CFEA01C6"/>
    <w:lvl w:ilvl="0">
      <w:start w:val="3"/>
      <w:numFmt w:val="upperLetter"/>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b w:val="0"/>
        <w:i w:val="0"/>
        <w:sz w:val="20"/>
        <w:szCs w:val="20"/>
      </w:rPr>
    </w:lvl>
    <w:lvl w:ilvl="2">
      <w:start w:val="1"/>
      <w:numFmt w:val="lowerLetter"/>
      <w:lvlText w:val="%3"/>
      <w:lvlJc w:val="left"/>
      <w:pPr>
        <w:tabs>
          <w:tab w:val="num" w:pos="1080"/>
        </w:tabs>
        <w:ind w:left="1080" w:hanging="360"/>
      </w:pPr>
      <w:rPr>
        <w:rFonts w:hint="default"/>
      </w:rPr>
    </w:lvl>
    <w:lvl w:ilvl="3">
      <w:start w:val="1"/>
      <w:numFmt w:val="decimal"/>
      <w:lvlText w:val="(%4)"/>
      <w:lvlJc w:val="left"/>
      <w:pPr>
        <w:tabs>
          <w:tab w:val="num" w:pos="1440"/>
        </w:tabs>
        <w:ind w:left="2808" w:hanging="1152"/>
      </w:pPr>
      <w:rPr>
        <w:rFonts w:hint="default"/>
      </w:rPr>
    </w:lvl>
    <w:lvl w:ilvl="4">
      <w:start w:val="1"/>
      <w:numFmt w:val="lowerLetter"/>
      <w:lvlText w:val="(%5)"/>
      <w:lvlJc w:val="left"/>
      <w:pPr>
        <w:tabs>
          <w:tab w:val="num" w:pos="1637"/>
        </w:tabs>
        <w:ind w:left="1637"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1" w15:restartNumberingAfterBreak="0">
    <w:nsid w:val="388161CE"/>
    <w:multiLevelType w:val="hybridMultilevel"/>
    <w:tmpl w:val="F6AE25FE"/>
    <w:lvl w:ilvl="0" w:tplc="F6CEE99A">
      <w:start w:val="1"/>
      <w:numFmt w:val="lowerLetter"/>
      <w:lvlText w:val="%1."/>
      <w:lvlJc w:val="left"/>
      <w:pPr>
        <w:ind w:left="720" w:hanging="360"/>
      </w:pPr>
      <w:rPr>
        <w:rFonts w:asciiTheme="minorBidi" w:hAnsiTheme="minorBidi" w:cstheme="minorBidi"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390A7817"/>
    <w:multiLevelType w:val="hybridMultilevel"/>
    <w:tmpl w:val="93C8EE0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3B0B4E53"/>
    <w:multiLevelType w:val="multilevel"/>
    <w:tmpl w:val="FDD80A6C"/>
    <w:lvl w:ilvl="0">
      <w:start w:val="1"/>
      <w:numFmt w:val="bullet"/>
      <w:lvlText w:val=""/>
      <w:lvlJc w:val="left"/>
      <w:pPr>
        <w:tabs>
          <w:tab w:val="num" w:pos="2160"/>
        </w:tabs>
        <w:ind w:left="2160" w:hanging="360"/>
      </w:pPr>
      <w:rPr>
        <w:rFonts w:ascii="Wingdings" w:hAnsi="Wingdings" w:hint="default"/>
      </w:rPr>
    </w:lvl>
    <w:lvl w:ilvl="1">
      <w:start w:val="1"/>
      <w:numFmt w:val="lowerLetter"/>
      <w:lvlText w:val="%2."/>
      <w:lvlJc w:val="left"/>
      <w:pPr>
        <w:tabs>
          <w:tab w:val="num" w:pos="2880"/>
        </w:tabs>
        <w:ind w:left="2880" w:hanging="360"/>
      </w:pPr>
      <w:rPr>
        <w:rFonts w:hint="default"/>
      </w:rPr>
    </w:lvl>
    <w:lvl w:ilvl="2">
      <w:start w:val="3"/>
      <w:numFmt w:val="upperLetter"/>
      <w:lvlText w:val="%3."/>
      <w:lvlJc w:val="left"/>
      <w:pPr>
        <w:tabs>
          <w:tab w:val="num" w:pos="3780"/>
        </w:tabs>
        <w:ind w:left="3780" w:hanging="360"/>
      </w:pPr>
      <w:rPr>
        <w:rFonts w:hint="default"/>
      </w:rPr>
    </w:lvl>
    <w:lvl w:ilvl="3">
      <w:start w:val="1"/>
      <w:numFmt w:val="decimal"/>
      <w:lvlText w:val="%4."/>
      <w:lvlJc w:val="left"/>
      <w:pPr>
        <w:tabs>
          <w:tab w:val="num" w:pos="4320"/>
        </w:tabs>
        <w:ind w:left="4320" w:hanging="360"/>
      </w:pPr>
    </w:lvl>
    <w:lvl w:ilvl="4">
      <w:start w:val="1"/>
      <w:numFmt w:val="lowerLetter"/>
      <w:lvlText w:val="%5."/>
      <w:lvlJc w:val="left"/>
      <w:pPr>
        <w:tabs>
          <w:tab w:val="num" w:pos="5040"/>
        </w:tabs>
        <w:ind w:left="5040" w:hanging="360"/>
      </w:pPr>
    </w:lvl>
    <w:lvl w:ilvl="5" w:tentative="1">
      <w:start w:val="1"/>
      <w:numFmt w:val="lowerRoman"/>
      <w:lvlText w:val="%6."/>
      <w:lvlJc w:val="right"/>
      <w:pPr>
        <w:tabs>
          <w:tab w:val="num" w:pos="5760"/>
        </w:tabs>
        <w:ind w:left="5760" w:hanging="180"/>
      </w:pPr>
    </w:lvl>
    <w:lvl w:ilvl="6" w:tentative="1">
      <w:start w:val="1"/>
      <w:numFmt w:val="decimal"/>
      <w:lvlText w:val="%7."/>
      <w:lvlJc w:val="left"/>
      <w:pPr>
        <w:tabs>
          <w:tab w:val="num" w:pos="6480"/>
        </w:tabs>
        <w:ind w:left="6480" w:hanging="360"/>
      </w:pPr>
    </w:lvl>
    <w:lvl w:ilvl="7">
      <w:start w:val="1"/>
      <w:numFmt w:val="lowerLetter"/>
      <w:lvlText w:val="%8."/>
      <w:lvlJc w:val="left"/>
      <w:pPr>
        <w:tabs>
          <w:tab w:val="num" w:pos="7200"/>
        </w:tabs>
        <w:ind w:left="7200" w:hanging="360"/>
      </w:pPr>
    </w:lvl>
    <w:lvl w:ilvl="8" w:tentative="1">
      <w:start w:val="1"/>
      <w:numFmt w:val="lowerRoman"/>
      <w:lvlText w:val="%9."/>
      <w:lvlJc w:val="right"/>
      <w:pPr>
        <w:tabs>
          <w:tab w:val="num" w:pos="7920"/>
        </w:tabs>
        <w:ind w:left="7920" w:hanging="180"/>
      </w:pPr>
    </w:lvl>
  </w:abstractNum>
  <w:abstractNum w:abstractNumId="44" w15:restartNumberingAfterBreak="0">
    <w:nsid w:val="3C4D2197"/>
    <w:multiLevelType w:val="singleLevel"/>
    <w:tmpl w:val="748EF87C"/>
    <w:lvl w:ilvl="0">
      <w:start w:val="1"/>
      <w:numFmt w:val="decimal"/>
      <w:lvlText w:val="%1."/>
      <w:lvlJc w:val="left"/>
      <w:pPr>
        <w:ind w:left="927" w:hanging="360"/>
      </w:pPr>
      <w:rPr>
        <w:rFonts w:hint="default"/>
      </w:rPr>
    </w:lvl>
  </w:abstractNum>
  <w:abstractNum w:abstractNumId="45" w15:restartNumberingAfterBreak="0">
    <w:nsid w:val="3CB7088D"/>
    <w:multiLevelType w:val="hybridMultilevel"/>
    <w:tmpl w:val="0292D6F6"/>
    <w:lvl w:ilvl="0" w:tplc="748EF87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CD57961"/>
    <w:multiLevelType w:val="hybridMultilevel"/>
    <w:tmpl w:val="699C0E50"/>
    <w:lvl w:ilvl="0" w:tplc="FFFFFFFF">
      <w:start w:val="1"/>
      <w:numFmt w:val="bullet"/>
      <w:lvlText w:val=""/>
      <w:lvlJc w:val="left"/>
      <w:pPr>
        <w:tabs>
          <w:tab w:val="num" w:pos="720"/>
        </w:tabs>
        <w:ind w:left="720" w:hanging="360"/>
      </w:pPr>
      <w:rPr>
        <w:rFonts w:ascii="Wingdings" w:hAnsi="Wingdings" w:hint="default"/>
      </w:rPr>
    </w:lvl>
    <w:lvl w:ilvl="1" w:tplc="FFFFFFFF">
      <w:start w:val="1"/>
      <w:numFmt w:val="decimal"/>
      <w:lvlText w:val="%2."/>
      <w:lvlJc w:val="left"/>
      <w:pPr>
        <w:tabs>
          <w:tab w:val="num" w:pos="1440"/>
        </w:tabs>
        <w:ind w:left="1440" w:hanging="360"/>
      </w:pPr>
      <w:rPr>
        <w:rFonts w:hint="default"/>
      </w:rPr>
    </w:lvl>
    <w:lvl w:ilvl="2" w:tplc="74C4188A">
      <w:start w:val="1"/>
      <w:numFmt w:val="upperLetter"/>
      <w:lvlText w:val="%3."/>
      <w:lvlJc w:val="left"/>
      <w:pPr>
        <w:tabs>
          <w:tab w:val="num" w:pos="3960"/>
        </w:tabs>
        <w:ind w:left="709" w:hanging="425"/>
      </w:pPr>
      <w:rPr>
        <w:rFonts w:hint="default"/>
        <w:b w:val="0"/>
        <w:bCs/>
        <w:i w:val="0"/>
        <w:strike w:val="0"/>
        <w:color w:val="auto"/>
        <w:sz w:val="20"/>
        <w:szCs w:val="20"/>
      </w:rPr>
    </w:lvl>
    <w:lvl w:ilvl="3" w:tplc="FFFFFFFF">
      <w:start w:val="1"/>
      <w:numFmt w:val="bullet"/>
      <w:lvlText w:val=""/>
      <w:lvlJc w:val="left"/>
      <w:pPr>
        <w:tabs>
          <w:tab w:val="num" w:pos="2880"/>
        </w:tabs>
        <w:ind w:left="2880" w:hanging="360"/>
      </w:pPr>
      <w:rPr>
        <w:rFonts w:ascii="Symbol" w:hAnsi="Symbol" w:hint="default"/>
      </w:rPr>
    </w:lvl>
    <w:lvl w:ilvl="4" w:tplc="FFFFFFFF">
      <w:start w:val="2"/>
      <w:numFmt w:val="lowerLetter"/>
      <w:lvlText w:val="%5."/>
      <w:lvlJc w:val="left"/>
      <w:pPr>
        <w:tabs>
          <w:tab w:val="num" w:pos="3645"/>
        </w:tabs>
        <w:ind w:left="3645" w:hanging="405"/>
      </w:pPr>
      <w:rPr>
        <w:rFonts w:hint="default"/>
      </w:rPr>
    </w:lvl>
    <w:lvl w:ilvl="5" w:tplc="FFFFFFFF">
      <w:start w:val="2"/>
      <w:numFmt w:val="bullet"/>
      <w:lvlText w:val="-"/>
      <w:lvlJc w:val="left"/>
      <w:pPr>
        <w:tabs>
          <w:tab w:val="num" w:pos="4320"/>
        </w:tabs>
        <w:ind w:left="4320" w:hanging="360"/>
      </w:pPr>
      <w:rPr>
        <w:rFonts w:ascii="Times New Roman" w:eastAsia="Times New Roman" w:hAnsi="Times New Roman" w:cs="Times New Roman"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E7F603B"/>
    <w:multiLevelType w:val="multilevel"/>
    <w:tmpl w:val="C7DA7652"/>
    <w:lvl w:ilvl="0">
      <w:start w:val="1"/>
      <w:numFmt w:val="decimal"/>
      <w:suff w:val="nothing"/>
      <w:lvlText w:val="PASAL %1"/>
      <w:lvlJc w:val="left"/>
      <w:pPr>
        <w:ind w:left="0" w:firstLine="0"/>
      </w:pPr>
    </w:lvl>
    <w:lvl w:ilvl="1">
      <w:start w:val="1"/>
      <w:numFmt w:val="none"/>
      <w:suff w:val="nothing"/>
      <w:lvlText w:val=""/>
      <w:lvlJc w:val="left"/>
      <w:pPr>
        <w:ind w:left="0" w:firstLine="0"/>
      </w:pPr>
    </w:lvl>
    <w:lvl w:ilvl="2">
      <w:start w:val="1"/>
      <w:numFmt w:val="decimal"/>
      <w:lvlText w:val="%1.%3."/>
      <w:lvlJc w:val="left"/>
      <w:pPr>
        <w:tabs>
          <w:tab w:val="num" w:pos="720"/>
        </w:tabs>
        <w:ind w:left="720" w:hanging="720"/>
      </w:pPr>
    </w:lvl>
    <w:lvl w:ilvl="3">
      <w:start w:val="1"/>
      <w:numFmt w:val="lowerLetter"/>
      <w:lvlText w:val="%4)"/>
      <w:lvlJc w:val="left"/>
      <w:pPr>
        <w:tabs>
          <w:tab w:val="num" w:pos="1080"/>
        </w:tabs>
        <w:ind w:left="1080" w:hanging="360"/>
      </w:pPr>
    </w:lvl>
    <w:lvl w:ilvl="4">
      <w:start w:val="1"/>
      <w:numFmt w:val="lowerRoman"/>
      <w:suff w:val="nothing"/>
      <w:lvlText w:val="(%5)"/>
      <w:lvlJc w:val="left"/>
      <w:pPr>
        <w:ind w:left="1800" w:hanging="720"/>
      </w:pPr>
    </w:lvl>
    <w:lvl w:ilvl="5">
      <w:start w:val="1"/>
      <w:numFmt w:val="none"/>
      <w:suff w:val="nothing"/>
      <w:lvlText w:val=""/>
      <w:lvlJc w:val="left"/>
      <w:pPr>
        <w:ind w:left="0" w:firstLine="0"/>
      </w:pPr>
    </w:lvl>
    <w:lvl w:ilvl="6">
      <w:start w:val="1"/>
      <w:numFmt w:val="none"/>
      <w:suff w:val="nothing"/>
      <w:lvlText w:val=""/>
      <w:lvlJc w:val="left"/>
      <w:pPr>
        <w:ind w:left="360" w:firstLine="0"/>
      </w:pPr>
    </w:lvl>
    <w:lvl w:ilvl="7">
      <w:start w:val="1"/>
      <w:numFmt w:val="none"/>
      <w:suff w:val="nothing"/>
      <w:lvlText w:val=""/>
      <w:lvlJc w:val="left"/>
      <w:pPr>
        <w:ind w:left="0" w:firstLine="0"/>
      </w:pPr>
    </w:lvl>
    <w:lvl w:ilvl="8">
      <w:start w:val="1"/>
      <w:numFmt w:val="none"/>
      <w:pStyle w:val="Heading9"/>
      <w:suff w:val="nothing"/>
      <w:lvlText w:val=""/>
      <w:lvlJc w:val="left"/>
      <w:pPr>
        <w:ind w:left="0" w:firstLine="0"/>
      </w:pPr>
    </w:lvl>
  </w:abstractNum>
  <w:abstractNum w:abstractNumId="48" w15:restartNumberingAfterBreak="0">
    <w:nsid w:val="3EAF01DE"/>
    <w:multiLevelType w:val="hybridMultilevel"/>
    <w:tmpl w:val="406E0CCA"/>
    <w:lvl w:ilvl="0" w:tplc="2464802E">
      <w:start w:val="1"/>
      <w:numFmt w:val="decimal"/>
      <w:lvlText w:val="%1."/>
      <w:lvlJc w:val="left"/>
      <w:pPr>
        <w:tabs>
          <w:tab w:val="num" w:pos="567"/>
        </w:tabs>
        <w:ind w:left="567" w:hanging="567"/>
      </w:pPr>
      <w:rPr>
        <w:rFonts w:hint="default"/>
        <w:b w:val="0"/>
        <w:i w:val="0"/>
        <w:color w:val="auto"/>
        <w:sz w:val="20"/>
        <w:szCs w:val="2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9" w15:restartNumberingAfterBreak="0">
    <w:nsid w:val="3EC85143"/>
    <w:multiLevelType w:val="hybridMultilevel"/>
    <w:tmpl w:val="4D866826"/>
    <w:lvl w:ilvl="0" w:tplc="01E401DA">
      <w:start w:val="1"/>
      <w:numFmt w:val="decimal"/>
      <w:lvlText w:val="%1."/>
      <w:lvlJc w:val="left"/>
      <w:pPr>
        <w:tabs>
          <w:tab w:val="num" w:pos="360"/>
        </w:tabs>
        <w:ind w:left="360" w:hanging="360"/>
      </w:pPr>
      <w:rPr>
        <w:rFonts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42AB5B63"/>
    <w:multiLevelType w:val="hybridMultilevel"/>
    <w:tmpl w:val="505E7A6E"/>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1" w15:restartNumberingAfterBreak="0">
    <w:nsid w:val="42F97A1F"/>
    <w:multiLevelType w:val="hybridMultilevel"/>
    <w:tmpl w:val="180CCFF4"/>
    <w:lvl w:ilvl="0" w:tplc="7C52FC10">
      <w:start w:val="1"/>
      <w:numFmt w:val="upperRoman"/>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43316C00"/>
    <w:multiLevelType w:val="hybridMultilevel"/>
    <w:tmpl w:val="A4D88A90"/>
    <w:lvl w:ilvl="0" w:tplc="5E6CE450">
      <w:start w:val="5"/>
      <w:numFmt w:val="decimal"/>
      <w:lvlText w:val="%1."/>
      <w:lvlJc w:val="left"/>
      <w:pPr>
        <w:tabs>
          <w:tab w:val="num" w:pos="720"/>
        </w:tabs>
        <w:ind w:left="720" w:hanging="360"/>
      </w:pPr>
      <w:rPr>
        <w:rFonts w:hint="default"/>
      </w:rPr>
    </w:lvl>
    <w:lvl w:ilvl="1" w:tplc="04210019">
      <w:start w:val="1"/>
      <w:numFmt w:val="lowerLetter"/>
      <w:lvlText w:val="%2."/>
      <w:lvlJc w:val="left"/>
      <w:pPr>
        <w:ind w:left="1440" w:hanging="360"/>
      </w:pPr>
    </w:lvl>
    <w:lvl w:ilvl="2" w:tplc="04090015">
      <w:start w:val="1"/>
      <w:numFmt w:val="upperLetter"/>
      <w:lvlText w:val="%3."/>
      <w:lvlJc w:val="left"/>
      <w:pPr>
        <w:ind w:left="2160" w:hanging="18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44AC48FC"/>
    <w:multiLevelType w:val="hybridMultilevel"/>
    <w:tmpl w:val="771CFCA8"/>
    <w:lvl w:ilvl="0" w:tplc="79EA6C52">
      <w:start w:val="1"/>
      <w:numFmt w:val="decimal"/>
      <w:lvlText w:val="%1."/>
      <w:lvlJc w:val="left"/>
      <w:pPr>
        <w:tabs>
          <w:tab w:val="num" w:pos="567"/>
        </w:tabs>
        <w:ind w:left="567" w:hanging="567"/>
      </w:pPr>
      <w:rPr>
        <w:rFonts w:hint="default"/>
        <w:b w:val="0"/>
        <w:i w:val="0"/>
        <w:color w:val="auto"/>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47530D5D"/>
    <w:multiLevelType w:val="hybridMultilevel"/>
    <w:tmpl w:val="D358722A"/>
    <w:lvl w:ilvl="0" w:tplc="DE20323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9453128"/>
    <w:multiLevelType w:val="hybridMultilevel"/>
    <w:tmpl w:val="2FE2391C"/>
    <w:lvl w:ilvl="0" w:tplc="72E8CA6C">
      <w:start w:val="21"/>
      <w:numFmt w:val="lowerLetter"/>
      <w:lvlText w:val="%1."/>
      <w:lvlJc w:val="left"/>
      <w:pPr>
        <w:ind w:left="720" w:hanging="360"/>
      </w:pPr>
      <w:rPr>
        <w:rFonts w:asciiTheme="minorBidi" w:hAnsiTheme="minorBidi" w:cstheme="minorBid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F3731E2"/>
    <w:multiLevelType w:val="hybridMultilevel"/>
    <w:tmpl w:val="F322FE54"/>
    <w:lvl w:ilvl="0" w:tplc="8DF46F24">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1BA0C8D"/>
    <w:multiLevelType w:val="hybridMultilevel"/>
    <w:tmpl w:val="A2F042FE"/>
    <w:lvl w:ilvl="0" w:tplc="8E2EDB7C">
      <w:start w:val="1"/>
      <w:numFmt w:val="decimal"/>
      <w:lvlText w:val="%1."/>
      <w:lvlJc w:val="left"/>
      <w:pPr>
        <w:ind w:left="1800" w:hanging="360"/>
      </w:pPr>
      <w:rPr>
        <w:rFonts w:asciiTheme="minorBidi" w:eastAsia="Times New Roman" w:hAnsiTheme="minorBidi" w:cstheme="minorBidi" w:hint="default"/>
        <w:b w:val="0"/>
      </w:rPr>
    </w:lvl>
    <w:lvl w:ilvl="1" w:tplc="04090019">
      <w:start w:val="1"/>
      <w:numFmt w:val="lowerLetter"/>
      <w:lvlText w:val="%2."/>
      <w:lvlJc w:val="left"/>
      <w:pPr>
        <w:tabs>
          <w:tab w:val="num" w:pos="2520"/>
        </w:tabs>
        <w:ind w:left="2520" w:hanging="360"/>
      </w:pPr>
      <w:rPr>
        <w:rFonts w:hint="default"/>
        <w:b w:val="0"/>
      </w:rPr>
    </w:lvl>
    <w:lvl w:ilvl="2" w:tplc="27BE13B4">
      <w:start w:val="4"/>
      <w:numFmt w:val="upperRoman"/>
      <w:lvlText w:val="%3."/>
      <w:lvlJc w:val="left"/>
      <w:pPr>
        <w:ind w:left="3780" w:hanging="720"/>
      </w:pPr>
      <w:rPr>
        <w:rFonts w:hint="default"/>
      </w:r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8" w15:restartNumberingAfterBreak="0">
    <w:nsid w:val="549B7499"/>
    <w:multiLevelType w:val="hybridMultilevel"/>
    <w:tmpl w:val="8E3E8158"/>
    <w:lvl w:ilvl="0" w:tplc="C5D88D92">
      <w:start w:val="1"/>
      <w:numFmt w:val="decimal"/>
      <w:lvlText w:val="%1)"/>
      <w:lvlJc w:val="left"/>
      <w:pPr>
        <w:ind w:left="1080" w:hanging="360"/>
      </w:pPr>
      <w:rPr>
        <w:rFonts w:cs="Arial"/>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9" w15:restartNumberingAfterBreak="0">
    <w:nsid w:val="58613ADE"/>
    <w:multiLevelType w:val="multilevel"/>
    <w:tmpl w:val="FDD80A6C"/>
    <w:lvl w:ilvl="0">
      <w:start w:val="1"/>
      <w:numFmt w:val="bullet"/>
      <w:lvlText w:val=""/>
      <w:lvlJc w:val="left"/>
      <w:pPr>
        <w:tabs>
          <w:tab w:val="num" w:pos="2160"/>
        </w:tabs>
        <w:ind w:left="2160" w:hanging="360"/>
      </w:pPr>
      <w:rPr>
        <w:rFonts w:ascii="Wingdings" w:hAnsi="Wingdings" w:hint="default"/>
      </w:rPr>
    </w:lvl>
    <w:lvl w:ilvl="1">
      <w:start w:val="1"/>
      <w:numFmt w:val="lowerLetter"/>
      <w:lvlText w:val="%2."/>
      <w:lvlJc w:val="left"/>
      <w:pPr>
        <w:tabs>
          <w:tab w:val="num" w:pos="2880"/>
        </w:tabs>
        <w:ind w:left="2880" w:hanging="360"/>
      </w:pPr>
      <w:rPr>
        <w:rFonts w:hint="default"/>
      </w:rPr>
    </w:lvl>
    <w:lvl w:ilvl="2">
      <w:start w:val="3"/>
      <w:numFmt w:val="upperLetter"/>
      <w:lvlText w:val="%3."/>
      <w:lvlJc w:val="left"/>
      <w:pPr>
        <w:tabs>
          <w:tab w:val="num" w:pos="3780"/>
        </w:tabs>
        <w:ind w:left="3780" w:hanging="360"/>
      </w:pPr>
      <w:rPr>
        <w:rFonts w:hint="default"/>
      </w:rPr>
    </w:lvl>
    <w:lvl w:ilvl="3">
      <w:start w:val="1"/>
      <w:numFmt w:val="decimal"/>
      <w:lvlText w:val="%4."/>
      <w:lvlJc w:val="left"/>
      <w:pPr>
        <w:tabs>
          <w:tab w:val="num" w:pos="4320"/>
        </w:tabs>
        <w:ind w:left="4320" w:hanging="360"/>
      </w:pPr>
    </w:lvl>
    <w:lvl w:ilvl="4">
      <w:start w:val="1"/>
      <w:numFmt w:val="lowerLetter"/>
      <w:lvlText w:val="%5."/>
      <w:lvlJc w:val="left"/>
      <w:pPr>
        <w:tabs>
          <w:tab w:val="num" w:pos="5040"/>
        </w:tabs>
        <w:ind w:left="5040" w:hanging="360"/>
      </w:pPr>
    </w:lvl>
    <w:lvl w:ilvl="5" w:tentative="1">
      <w:start w:val="1"/>
      <w:numFmt w:val="lowerRoman"/>
      <w:lvlText w:val="%6."/>
      <w:lvlJc w:val="right"/>
      <w:pPr>
        <w:tabs>
          <w:tab w:val="num" w:pos="5760"/>
        </w:tabs>
        <w:ind w:left="5760" w:hanging="180"/>
      </w:pPr>
    </w:lvl>
    <w:lvl w:ilvl="6" w:tentative="1">
      <w:start w:val="1"/>
      <w:numFmt w:val="decimal"/>
      <w:lvlText w:val="%7."/>
      <w:lvlJc w:val="left"/>
      <w:pPr>
        <w:tabs>
          <w:tab w:val="num" w:pos="6480"/>
        </w:tabs>
        <w:ind w:left="6480" w:hanging="360"/>
      </w:pPr>
    </w:lvl>
    <w:lvl w:ilvl="7">
      <w:start w:val="1"/>
      <w:numFmt w:val="lowerLetter"/>
      <w:lvlText w:val="%8."/>
      <w:lvlJc w:val="left"/>
      <w:pPr>
        <w:tabs>
          <w:tab w:val="num" w:pos="7200"/>
        </w:tabs>
        <w:ind w:left="7200" w:hanging="360"/>
      </w:pPr>
    </w:lvl>
    <w:lvl w:ilvl="8" w:tentative="1">
      <w:start w:val="1"/>
      <w:numFmt w:val="lowerRoman"/>
      <w:lvlText w:val="%9."/>
      <w:lvlJc w:val="right"/>
      <w:pPr>
        <w:tabs>
          <w:tab w:val="num" w:pos="7920"/>
        </w:tabs>
        <w:ind w:left="7920" w:hanging="180"/>
      </w:pPr>
    </w:lvl>
  </w:abstractNum>
  <w:abstractNum w:abstractNumId="60" w15:restartNumberingAfterBreak="0">
    <w:nsid w:val="58E75EBC"/>
    <w:multiLevelType w:val="hybridMultilevel"/>
    <w:tmpl w:val="5CB64C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59E313C3"/>
    <w:multiLevelType w:val="singleLevel"/>
    <w:tmpl w:val="B7C81E1A"/>
    <w:lvl w:ilvl="0">
      <w:start w:val="1"/>
      <w:numFmt w:val="lowerLetter"/>
      <w:lvlText w:val="%1."/>
      <w:lvlJc w:val="left"/>
      <w:pPr>
        <w:tabs>
          <w:tab w:val="num" w:pos="360"/>
        </w:tabs>
        <w:ind w:left="360" w:hanging="360"/>
      </w:pPr>
      <w:rPr>
        <w:rFonts w:hint="default"/>
      </w:rPr>
    </w:lvl>
  </w:abstractNum>
  <w:abstractNum w:abstractNumId="62" w15:restartNumberingAfterBreak="0">
    <w:nsid w:val="5B1E4731"/>
    <w:multiLevelType w:val="hybridMultilevel"/>
    <w:tmpl w:val="350C824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A7E6D0DA">
      <w:start w:val="1"/>
      <w:numFmt w:val="decimal"/>
      <w:lvlText w:val="(%4)"/>
      <w:lvlJc w:val="left"/>
      <w:pPr>
        <w:ind w:left="2520" w:firstLine="0"/>
      </w:pPr>
      <w:rPr>
        <w:rFonts w:hint="default"/>
        <w:color w:val="FF000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B4A7D96"/>
    <w:multiLevelType w:val="hybridMultilevel"/>
    <w:tmpl w:val="31BA07E4"/>
    <w:lvl w:ilvl="0" w:tplc="AD68E7B8">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5CBF4B9F"/>
    <w:multiLevelType w:val="hybridMultilevel"/>
    <w:tmpl w:val="6E0C3FDC"/>
    <w:lvl w:ilvl="0" w:tplc="651EC3F6">
      <w:start w:val="1"/>
      <w:numFmt w:val="decimal"/>
      <w:lvlText w:val="%1."/>
      <w:lvlJc w:val="left"/>
      <w:pPr>
        <w:tabs>
          <w:tab w:val="num" w:pos="360"/>
        </w:tabs>
        <w:ind w:left="360" w:hanging="360"/>
      </w:pPr>
      <w:rPr>
        <w:rFonts w:hint="default"/>
        <w:b w:val="0"/>
        <w:i w:val="0"/>
        <w:color w:val="auto"/>
        <w:sz w:val="20"/>
        <w:szCs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5CD65845"/>
    <w:multiLevelType w:val="hybridMultilevel"/>
    <w:tmpl w:val="315CFA1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5F2D151B"/>
    <w:multiLevelType w:val="hybridMultilevel"/>
    <w:tmpl w:val="E1FAC7EE"/>
    <w:lvl w:ilvl="0" w:tplc="9C2CAE1E">
      <w:start w:val="1"/>
      <w:numFmt w:val="decimal"/>
      <w:lvlText w:val="%1."/>
      <w:lvlJc w:val="left"/>
      <w:pPr>
        <w:tabs>
          <w:tab w:val="num" w:pos="360"/>
        </w:tabs>
        <w:ind w:left="360" w:hanging="360"/>
      </w:pPr>
      <w:rPr>
        <w:rFonts w:hint="default"/>
        <w:b w:val="0"/>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60962FB9"/>
    <w:multiLevelType w:val="multilevel"/>
    <w:tmpl w:val="F32A3838"/>
    <w:lvl w:ilvl="0">
      <w:start w:val="1"/>
      <w:numFmt w:val="none"/>
      <w:pStyle w:val="Title"/>
      <w:suff w:val="nothing"/>
      <w:lvlText w:val=""/>
      <w:lvlJc w:val="left"/>
      <w:pPr>
        <w:ind w:left="0" w:firstLine="0"/>
      </w:pPr>
      <w:rPr>
        <w:rFonts w:ascii="Cooper Black" w:hAnsi="Cooper Black" w:hint="default"/>
        <w:b w:val="0"/>
        <w:i w:val="0"/>
        <w:spacing w:val="-20"/>
        <w:w w:val="100"/>
        <w:kern w:val="0"/>
        <w:position w:val="0"/>
        <w:sz w:val="24"/>
        <w:u w:val="none"/>
      </w:rPr>
    </w:lvl>
    <w:lvl w:ilvl="1">
      <w:start w:val="1"/>
      <w:numFmt w:val="decimal"/>
      <w:pStyle w:val="Heading1"/>
      <w:lvlText w:val="%2."/>
      <w:lvlJc w:val="left"/>
      <w:pPr>
        <w:tabs>
          <w:tab w:val="num" w:pos="360"/>
        </w:tabs>
        <w:ind w:left="360" w:hanging="360"/>
      </w:pPr>
      <w:rPr>
        <w:rFonts w:hint="default"/>
        <w:b/>
        <w:i w:val="0"/>
        <w:caps w:val="0"/>
        <w:spacing w:val="0"/>
        <w:w w:val="100"/>
        <w:kern w:val="2"/>
        <w:position w:val="0"/>
        <w:u w:val="none"/>
      </w:rPr>
    </w:lvl>
    <w:lvl w:ilvl="2">
      <w:start w:val="1"/>
      <w:numFmt w:val="decimal"/>
      <w:pStyle w:val="BodyText"/>
      <w:lvlText w:val="%2.%3."/>
      <w:lvlJc w:val="left"/>
      <w:pPr>
        <w:tabs>
          <w:tab w:val="num" w:pos="4560"/>
        </w:tabs>
        <w:ind w:left="4560" w:hanging="720"/>
      </w:pPr>
      <w:rPr>
        <w:rFonts w:hint="default"/>
        <w:b/>
        <w:i w:val="0"/>
        <w:spacing w:val="0"/>
        <w:w w:val="100"/>
        <w:kern w:val="20"/>
        <w:position w:val="0"/>
      </w:rPr>
    </w:lvl>
    <w:lvl w:ilvl="3">
      <w:start w:val="1"/>
      <w:numFmt w:val="none"/>
      <w:suff w:val="nothing"/>
      <w:lvlText w:val=""/>
      <w:lvlJc w:val="left"/>
      <w:pPr>
        <w:ind w:left="1080" w:firstLine="0"/>
      </w:pPr>
      <w:rPr>
        <w:rFonts w:ascii="Times New Roman" w:hAnsi="Times New Roman" w:hint="default"/>
        <w:b/>
        <w:i w:val="0"/>
        <w:spacing w:val="0"/>
        <w:w w:val="100"/>
        <w:position w:val="0"/>
        <w:sz w:val="24"/>
      </w:rPr>
    </w:lvl>
    <w:lvl w:ilvl="4">
      <w:start w:val="1"/>
      <w:numFmt w:val="lowerLetter"/>
      <w:pStyle w:val="BodyText2"/>
      <w:lvlText w:val="%5)"/>
      <w:lvlJc w:val="left"/>
      <w:pPr>
        <w:tabs>
          <w:tab w:val="num" w:pos="1440"/>
        </w:tabs>
        <w:ind w:left="1440" w:hanging="360"/>
      </w:pPr>
      <w:rPr>
        <w:rFonts w:hint="default"/>
        <w:b/>
        <w:i w:val="0"/>
        <w:spacing w:val="0"/>
        <w:w w:val="100"/>
        <w:position w:val="0"/>
      </w:rPr>
    </w:lvl>
    <w:lvl w:ilvl="5">
      <w:start w:val="1"/>
      <w:numFmt w:val="none"/>
      <w:suff w:val="nothing"/>
      <w:lvlText w:val=""/>
      <w:lvlJc w:val="left"/>
      <w:pPr>
        <w:ind w:left="1440" w:firstLine="0"/>
      </w:pPr>
      <w:rPr>
        <w:rFonts w:hint="default"/>
      </w:rPr>
    </w:lvl>
    <w:lvl w:ilvl="6">
      <w:start w:val="1"/>
      <w:numFmt w:val="lowerRoman"/>
      <w:pStyle w:val="BodyText3"/>
      <w:lvlText w:val="(%7)"/>
      <w:lvlJc w:val="left"/>
      <w:pPr>
        <w:tabs>
          <w:tab w:val="num" w:pos="2160"/>
        </w:tabs>
        <w:ind w:left="2160" w:hanging="720"/>
      </w:pPr>
      <w:rPr>
        <w:rFonts w:hint="default"/>
        <w:b/>
        <w:i w:val="0"/>
        <w:spacing w:val="0"/>
        <w:w w:val="100"/>
        <w:position w:val="0"/>
      </w:rPr>
    </w:lvl>
    <w:lvl w:ilvl="7">
      <w:start w:val="1"/>
      <w:numFmt w:val="none"/>
      <w:suff w:val="nothing"/>
      <w:lvlText w:val=""/>
      <w:lvlJc w:val="left"/>
      <w:pPr>
        <w:ind w:left="2160" w:firstLine="0"/>
      </w:pPr>
      <w:rPr>
        <w:rFonts w:hint="default"/>
      </w:rPr>
    </w:lvl>
    <w:lvl w:ilvl="8">
      <w:start w:val="1"/>
      <w:numFmt w:val="lowerRoman"/>
      <w:lvlText w:val="(%9)"/>
      <w:lvlJc w:val="left"/>
      <w:pPr>
        <w:tabs>
          <w:tab w:val="num" w:pos="2160"/>
        </w:tabs>
        <w:ind w:left="2160" w:hanging="720"/>
      </w:pPr>
      <w:rPr>
        <w:rFonts w:ascii="Arial" w:hAnsi="Arial" w:hint="default"/>
        <w:b w:val="0"/>
        <w:i w:val="0"/>
        <w:sz w:val="24"/>
      </w:rPr>
    </w:lvl>
  </w:abstractNum>
  <w:abstractNum w:abstractNumId="68" w15:restartNumberingAfterBreak="0">
    <w:nsid w:val="638C3F87"/>
    <w:multiLevelType w:val="hybridMultilevel"/>
    <w:tmpl w:val="81B69F8A"/>
    <w:lvl w:ilvl="0" w:tplc="DD9C6C38">
      <w:start w:val="1"/>
      <w:numFmt w:val="lowerLetter"/>
      <w:lvlText w:val="%1."/>
      <w:lvlJc w:val="left"/>
      <w:pPr>
        <w:tabs>
          <w:tab w:val="num" w:pos="720"/>
        </w:tabs>
        <w:ind w:left="720" w:hanging="360"/>
      </w:pPr>
      <w:rPr>
        <w:rFonts w:hint="default"/>
        <w:sz w:val="22"/>
      </w:rPr>
    </w:lvl>
    <w:lvl w:ilvl="1" w:tplc="D99E327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66E357DC"/>
    <w:multiLevelType w:val="hybridMultilevel"/>
    <w:tmpl w:val="614C26C2"/>
    <w:lvl w:ilvl="0" w:tplc="CB00581C">
      <w:start w:val="1"/>
      <w:numFmt w:val="lowerLetter"/>
      <w:lvlText w:val="%1."/>
      <w:lvlJc w:val="left"/>
      <w:pPr>
        <w:tabs>
          <w:tab w:val="num" w:pos="720"/>
        </w:tabs>
        <w:ind w:left="720" w:hanging="360"/>
      </w:pPr>
      <w:rPr>
        <w:rFonts w:hint="default"/>
      </w:rPr>
    </w:lvl>
    <w:lvl w:ilvl="1" w:tplc="D99E327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6AA162F0"/>
    <w:multiLevelType w:val="hybridMultilevel"/>
    <w:tmpl w:val="9FEEDF0E"/>
    <w:lvl w:ilvl="0" w:tplc="0409000F">
      <w:start w:val="1"/>
      <w:numFmt w:val="decimal"/>
      <w:lvlText w:val="%1."/>
      <w:lvlJc w:val="left"/>
      <w:pPr>
        <w:tabs>
          <w:tab w:val="num" w:pos="720"/>
        </w:tabs>
        <w:ind w:left="720" w:hanging="360"/>
      </w:pPr>
    </w:lvl>
    <w:lvl w:ilvl="1" w:tplc="0409000F">
      <w:start w:val="1"/>
      <w:numFmt w:val="decimal"/>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4344ED30">
      <w:start w:val="1"/>
      <w:numFmt w:val="decimal"/>
      <w:lvlText w:val="%4."/>
      <w:lvlJc w:val="left"/>
      <w:pPr>
        <w:ind w:left="2880" w:hanging="360"/>
      </w:pPr>
      <w:rPr>
        <w:rFonts w:hint="default"/>
        <w:b w:val="0"/>
        <w:bCs/>
      </w:rPr>
    </w:lvl>
    <w:lvl w:ilvl="4" w:tplc="04090011">
      <w:start w:val="1"/>
      <w:numFmt w:val="decimal"/>
      <w:lvlText w:val="%5)"/>
      <w:lvlJc w:val="left"/>
      <w:pPr>
        <w:tabs>
          <w:tab w:val="num" w:pos="3600"/>
        </w:tabs>
        <w:ind w:left="3600" w:hanging="360"/>
      </w:pPr>
    </w:lvl>
    <w:lvl w:ilvl="5" w:tplc="DC5A28EA">
      <w:start w:val="8"/>
      <w:numFmt w:val="bullet"/>
      <w:lvlText w:val="-"/>
      <w:lvlJc w:val="left"/>
      <w:pPr>
        <w:ind w:left="4500" w:hanging="360"/>
      </w:pPr>
      <w:rPr>
        <w:rFonts w:ascii="Arial" w:eastAsia="Times New Roman" w:hAnsi="Arial" w:cs="Aria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6B270A05"/>
    <w:multiLevelType w:val="hybridMultilevel"/>
    <w:tmpl w:val="FF4A6882"/>
    <w:lvl w:ilvl="0" w:tplc="C28E472C">
      <w:start w:val="1"/>
      <w:numFmt w:val="decimal"/>
      <w:lvlText w:val="%1."/>
      <w:lvlJc w:val="left"/>
      <w:pPr>
        <w:tabs>
          <w:tab w:val="num" w:pos="567"/>
        </w:tabs>
        <w:ind w:left="567" w:hanging="567"/>
      </w:pPr>
      <w:rPr>
        <w:rFonts w:hint="default"/>
        <w:b w:val="0"/>
        <w:i w:val="0"/>
        <w:color w:val="auto"/>
        <w:sz w:val="20"/>
        <w:szCs w:val="2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2" w15:restartNumberingAfterBreak="0">
    <w:nsid w:val="6C4027C7"/>
    <w:multiLevelType w:val="multilevel"/>
    <w:tmpl w:val="CCC08EDE"/>
    <w:lvl w:ilvl="0">
      <w:start w:val="1"/>
      <w:numFmt w:val="lowerLetter"/>
      <w:lvlText w:val="%1."/>
      <w:lvlJc w:val="left"/>
      <w:pPr>
        <w:ind w:left="360" w:hanging="360"/>
      </w:pPr>
      <w:rPr>
        <w:rFonts w:hint="default"/>
        <w:b w:val="0"/>
        <w:i w:val="0"/>
        <w:color w:val="auto"/>
        <w:sz w:val="20"/>
        <w:szCs w:val="20"/>
      </w:rPr>
    </w:lvl>
    <w:lvl w:ilvl="1">
      <w:start w:val="1"/>
      <w:numFmt w:val="decimal"/>
      <w:lvlText w:val="%1.%2."/>
      <w:lvlJc w:val="left"/>
      <w:pPr>
        <w:ind w:left="1800" w:hanging="360"/>
      </w:pPr>
      <w:rPr>
        <w:rFonts w:hint="default"/>
      </w:rPr>
    </w:lvl>
    <w:lvl w:ilvl="2">
      <w:start w:val="1"/>
      <w:numFmt w:val="lowerLetter"/>
      <w:lvlText w:val="%3."/>
      <w:lvlJc w:val="right"/>
      <w:pPr>
        <w:ind w:left="3600" w:hanging="720"/>
      </w:pPr>
      <w:rPr>
        <w:rFonts w:ascii="Verdana" w:hAnsi="Verdana" w:hint="default"/>
        <w:b w:val="0"/>
        <w:i w:val="0"/>
        <w:sz w:val="20"/>
        <w:szCs w:val="20"/>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73" w15:restartNumberingAfterBreak="0">
    <w:nsid w:val="6CD43D4F"/>
    <w:multiLevelType w:val="hybridMultilevel"/>
    <w:tmpl w:val="845056BA"/>
    <w:lvl w:ilvl="0" w:tplc="CA0499C6">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15:restartNumberingAfterBreak="0">
    <w:nsid w:val="6CDC7D86"/>
    <w:multiLevelType w:val="multilevel"/>
    <w:tmpl w:val="5360DC4A"/>
    <w:lvl w:ilvl="0">
      <w:start w:val="1"/>
      <w:numFmt w:val="lowerLetter"/>
      <w:lvlText w:val="%1."/>
      <w:lvlJc w:val="left"/>
      <w:pPr>
        <w:tabs>
          <w:tab w:val="num" w:pos="425"/>
        </w:tabs>
        <w:ind w:left="425" w:firstLine="295"/>
      </w:pPr>
      <w:rPr>
        <w:rFonts w:ascii="Noto Sans Symbols" w:eastAsia="Noto Sans Symbols" w:hAnsi="Noto Sans Symbols" w:hint="default"/>
      </w:rPr>
    </w:lvl>
    <w:lvl w:ilvl="1">
      <w:start w:val="1"/>
      <w:numFmt w:val="lowerLetter"/>
      <w:lvlText w:val="%2."/>
      <w:lvlJc w:val="left"/>
      <w:pPr>
        <w:tabs>
          <w:tab w:val="num" w:pos="425"/>
        </w:tabs>
        <w:ind w:left="425" w:firstLine="655"/>
      </w:pPr>
      <w:rPr>
        <w:rFonts w:ascii="Noto Sans Symbols" w:eastAsia="Noto Sans Symbols" w:hAnsi="Noto Sans Symbols" w:hint="default"/>
      </w:rPr>
    </w:lvl>
    <w:lvl w:ilvl="2">
      <w:start w:val="1"/>
      <w:numFmt w:val="lowerRoman"/>
      <w:lvlText w:val="%3."/>
      <w:lvlJc w:val="left"/>
      <w:pPr>
        <w:tabs>
          <w:tab w:val="num" w:pos="425"/>
        </w:tabs>
        <w:ind w:left="425" w:firstLine="1015"/>
      </w:pPr>
      <w:rPr>
        <w:rFonts w:ascii="Noto Sans Symbols" w:eastAsia="Noto Sans Symbols" w:hAnsi="Noto Sans Symbols" w:hint="default"/>
      </w:rPr>
    </w:lvl>
    <w:lvl w:ilvl="3">
      <w:start w:val="1"/>
      <w:numFmt w:val="decimal"/>
      <w:lvlText w:val="%4."/>
      <w:lvlJc w:val="left"/>
      <w:pPr>
        <w:tabs>
          <w:tab w:val="num" w:pos="425"/>
        </w:tabs>
        <w:ind w:left="425" w:firstLine="1375"/>
      </w:pPr>
      <w:rPr>
        <w:rFonts w:ascii="Arial" w:eastAsia="Noto Sans Symbols" w:hAnsi="Arial" w:cs="Arial" w:hint="default"/>
      </w:rPr>
    </w:lvl>
    <w:lvl w:ilvl="4">
      <w:start w:val="1"/>
      <w:numFmt w:val="lowerLetter"/>
      <w:lvlText w:val="%5."/>
      <w:lvlJc w:val="left"/>
      <w:pPr>
        <w:tabs>
          <w:tab w:val="num" w:pos="425"/>
        </w:tabs>
        <w:ind w:left="425" w:firstLine="1735"/>
      </w:pPr>
      <w:rPr>
        <w:rFonts w:ascii="Noto Sans Symbols" w:eastAsia="Noto Sans Symbols" w:hAnsi="Noto Sans Symbols" w:hint="default"/>
      </w:rPr>
    </w:lvl>
    <w:lvl w:ilvl="5">
      <w:start w:val="1"/>
      <w:numFmt w:val="lowerRoman"/>
      <w:lvlText w:val="%6."/>
      <w:lvlJc w:val="left"/>
      <w:pPr>
        <w:tabs>
          <w:tab w:val="num" w:pos="425"/>
        </w:tabs>
        <w:ind w:left="425" w:firstLine="2095"/>
      </w:pPr>
      <w:rPr>
        <w:rFonts w:ascii="Noto Sans Symbols" w:eastAsia="Noto Sans Symbols" w:hAnsi="Noto Sans Symbols" w:hint="default"/>
      </w:rPr>
    </w:lvl>
    <w:lvl w:ilvl="6">
      <w:start w:val="1"/>
      <w:numFmt w:val="decimal"/>
      <w:lvlText w:val="%7."/>
      <w:lvlJc w:val="left"/>
      <w:pPr>
        <w:tabs>
          <w:tab w:val="num" w:pos="425"/>
        </w:tabs>
        <w:ind w:left="425" w:firstLine="2455"/>
      </w:pPr>
      <w:rPr>
        <w:rFonts w:ascii="Noto Sans Symbols" w:eastAsia="Noto Sans Symbols" w:hAnsi="Noto Sans Symbols" w:hint="default"/>
      </w:rPr>
    </w:lvl>
    <w:lvl w:ilvl="7">
      <w:start w:val="1"/>
      <w:numFmt w:val="lowerLetter"/>
      <w:lvlText w:val="%8."/>
      <w:lvlJc w:val="left"/>
      <w:pPr>
        <w:tabs>
          <w:tab w:val="num" w:pos="425"/>
        </w:tabs>
        <w:ind w:left="425" w:firstLine="2815"/>
      </w:pPr>
      <w:rPr>
        <w:rFonts w:ascii="Noto Sans Symbols" w:eastAsia="Noto Sans Symbols" w:hAnsi="Noto Sans Symbols" w:hint="default"/>
      </w:rPr>
    </w:lvl>
    <w:lvl w:ilvl="8">
      <w:start w:val="1"/>
      <w:numFmt w:val="lowerRoman"/>
      <w:lvlText w:val="%9."/>
      <w:lvlJc w:val="left"/>
      <w:pPr>
        <w:tabs>
          <w:tab w:val="num" w:pos="425"/>
        </w:tabs>
        <w:ind w:left="425" w:firstLine="3175"/>
      </w:pPr>
      <w:rPr>
        <w:rFonts w:ascii="Noto Sans Symbols" w:eastAsia="Noto Sans Symbols" w:hAnsi="Noto Sans Symbols" w:hint="default"/>
      </w:rPr>
    </w:lvl>
  </w:abstractNum>
  <w:abstractNum w:abstractNumId="75" w15:restartNumberingAfterBreak="0">
    <w:nsid w:val="71312E9D"/>
    <w:multiLevelType w:val="hybridMultilevel"/>
    <w:tmpl w:val="0D746DFE"/>
    <w:lvl w:ilvl="0" w:tplc="5916160A">
      <w:start w:val="1"/>
      <w:numFmt w:val="lowerLetter"/>
      <w:lvlText w:val="%1."/>
      <w:lvlJc w:val="left"/>
      <w:pPr>
        <w:tabs>
          <w:tab w:val="num" w:pos="1440"/>
        </w:tabs>
        <w:ind w:left="144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1C6056A"/>
    <w:multiLevelType w:val="hybridMultilevel"/>
    <w:tmpl w:val="A23C6650"/>
    <w:lvl w:ilvl="0" w:tplc="FD4037A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7" w15:restartNumberingAfterBreak="0">
    <w:nsid w:val="7D656715"/>
    <w:multiLevelType w:val="hybridMultilevel"/>
    <w:tmpl w:val="C1BCF0AA"/>
    <w:lvl w:ilvl="0" w:tplc="CA4A0156">
      <w:start w:val="1"/>
      <w:numFmt w:val="lowerLetter"/>
      <w:lvlText w:val="%1."/>
      <w:lvlJc w:val="left"/>
      <w:pPr>
        <w:tabs>
          <w:tab w:val="num" w:pos="964"/>
        </w:tabs>
        <w:ind w:left="964" w:hanging="397"/>
      </w:pPr>
      <w:rPr>
        <w:rFonts w:ascii="Verdana" w:hAnsi="Verdana" w:hint="default"/>
        <w:b w:val="0"/>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E585884"/>
    <w:multiLevelType w:val="multilevel"/>
    <w:tmpl w:val="D9E243B4"/>
    <w:lvl w:ilvl="0">
      <w:start w:val="1"/>
      <w:numFmt w:val="decimal"/>
      <w:lvlText w:val="(%1)"/>
      <w:lvlJc w:val="left"/>
      <w:pPr>
        <w:tabs>
          <w:tab w:val="left" w:pos="936"/>
        </w:tabs>
        <w:ind w:left="936" w:hanging="360"/>
      </w:pPr>
      <w:rPr>
        <w:rFonts w:ascii="Arial" w:eastAsia="Times New Roman" w:hAnsi="Arial" w:cs="Arial" w:hint="default"/>
        <w:b w:val="0"/>
        <w:bCs w:val="0"/>
      </w:rPr>
    </w:lvl>
    <w:lvl w:ilvl="1" w:tentative="1">
      <w:start w:val="1"/>
      <w:numFmt w:val="lowerLetter"/>
      <w:lvlText w:val="%2."/>
      <w:lvlJc w:val="left"/>
      <w:pPr>
        <w:tabs>
          <w:tab w:val="left" w:pos="1656"/>
        </w:tabs>
        <w:ind w:left="1656" w:hanging="360"/>
      </w:pPr>
      <w:rPr>
        <w:rFonts w:cs="Times New Roman"/>
      </w:rPr>
    </w:lvl>
    <w:lvl w:ilvl="2" w:tentative="1">
      <w:start w:val="1"/>
      <w:numFmt w:val="lowerRoman"/>
      <w:lvlText w:val="%3."/>
      <w:lvlJc w:val="right"/>
      <w:pPr>
        <w:tabs>
          <w:tab w:val="left" w:pos="2376"/>
        </w:tabs>
        <w:ind w:left="2376" w:hanging="180"/>
      </w:pPr>
      <w:rPr>
        <w:rFonts w:cs="Times New Roman"/>
      </w:rPr>
    </w:lvl>
    <w:lvl w:ilvl="3" w:tentative="1">
      <w:start w:val="1"/>
      <w:numFmt w:val="decimal"/>
      <w:lvlText w:val="%4."/>
      <w:lvlJc w:val="left"/>
      <w:pPr>
        <w:tabs>
          <w:tab w:val="left" w:pos="3096"/>
        </w:tabs>
        <w:ind w:left="3096" w:hanging="360"/>
      </w:pPr>
      <w:rPr>
        <w:rFonts w:cs="Times New Roman"/>
      </w:rPr>
    </w:lvl>
    <w:lvl w:ilvl="4" w:tentative="1">
      <w:start w:val="1"/>
      <w:numFmt w:val="lowerLetter"/>
      <w:lvlText w:val="%5."/>
      <w:lvlJc w:val="left"/>
      <w:pPr>
        <w:tabs>
          <w:tab w:val="left" w:pos="3816"/>
        </w:tabs>
        <w:ind w:left="3816" w:hanging="360"/>
      </w:pPr>
      <w:rPr>
        <w:rFonts w:cs="Times New Roman"/>
      </w:rPr>
    </w:lvl>
    <w:lvl w:ilvl="5" w:tentative="1">
      <w:start w:val="1"/>
      <w:numFmt w:val="lowerRoman"/>
      <w:lvlText w:val="%6."/>
      <w:lvlJc w:val="right"/>
      <w:pPr>
        <w:tabs>
          <w:tab w:val="left" w:pos="4536"/>
        </w:tabs>
        <w:ind w:left="4536" w:hanging="180"/>
      </w:pPr>
      <w:rPr>
        <w:rFonts w:cs="Times New Roman"/>
      </w:rPr>
    </w:lvl>
    <w:lvl w:ilvl="6" w:tentative="1">
      <w:start w:val="1"/>
      <w:numFmt w:val="decimal"/>
      <w:lvlText w:val="%7."/>
      <w:lvlJc w:val="left"/>
      <w:pPr>
        <w:tabs>
          <w:tab w:val="left" w:pos="5256"/>
        </w:tabs>
        <w:ind w:left="5256" w:hanging="360"/>
      </w:pPr>
      <w:rPr>
        <w:rFonts w:cs="Times New Roman"/>
      </w:rPr>
    </w:lvl>
    <w:lvl w:ilvl="7" w:tentative="1">
      <w:start w:val="1"/>
      <w:numFmt w:val="lowerLetter"/>
      <w:lvlText w:val="%8."/>
      <w:lvlJc w:val="left"/>
      <w:pPr>
        <w:tabs>
          <w:tab w:val="left" w:pos="5976"/>
        </w:tabs>
        <w:ind w:left="5976" w:hanging="360"/>
      </w:pPr>
      <w:rPr>
        <w:rFonts w:cs="Times New Roman"/>
      </w:rPr>
    </w:lvl>
    <w:lvl w:ilvl="8" w:tentative="1">
      <w:start w:val="1"/>
      <w:numFmt w:val="lowerRoman"/>
      <w:lvlText w:val="%9."/>
      <w:lvlJc w:val="right"/>
      <w:pPr>
        <w:tabs>
          <w:tab w:val="left" w:pos="6696"/>
        </w:tabs>
        <w:ind w:left="6696" w:hanging="180"/>
      </w:pPr>
      <w:rPr>
        <w:rFonts w:cs="Times New Roman"/>
      </w:rPr>
    </w:lvl>
  </w:abstractNum>
  <w:abstractNum w:abstractNumId="79" w15:restartNumberingAfterBreak="0">
    <w:nsid w:val="7EF14263"/>
    <w:multiLevelType w:val="hybridMultilevel"/>
    <w:tmpl w:val="35CE9804"/>
    <w:lvl w:ilvl="0" w:tplc="44F26924">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42703663">
    <w:abstractNumId w:val="67"/>
  </w:num>
  <w:num w:numId="2" w16cid:durableId="642277055">
    <w:abstractNumId w:val="68"/>
  </w:num>
  <w:num w:numId="3" w16cid:durableId="185798071">
    <w:abstractNumId w:val="25"/>
  </w:num>
  <w:num w:numId="4" w16cid:durableId="387806680">
    <w:abstractNumId w:val="64"/>
  </w:num>
  <w:num w:numId="5" w16cid:durableId="1115365564">
    <w:abstractNumId w:val="47"/>
  </w:num>
  <w:num w:numId="6" w16cid:durableId="111439824">
    <w:abstractNumId w:val="44"/>
  </w:num>
  <w:num w:numId="7" w16cid:durableId="1071582020">
    <w:abstractNumId w:val="57"/>
  </w:num>
  <w:num w:numId="8" w16cid:durableId="6643402">
    <w:abstractNumId w:val="54"/>
  </w:num>
  <w:num w:numId="9" w16cid:durableId="1590232555">
    <w:abstractNumId w:val="69"/>
  </w:num>
  <w:num w:numId="10" w16cid:durableId="134033225">
    <w:abstractNumId w:val="26"/>
  </w:num>
  <w:num w:numId="11" w16cid:durableId="988827042">
    <w:abstractNumId w:val="33"/>
  </w:num>
  <w:num w:numId="12" w16cid:durableId="331221840">
    <w:abstractNumId w:val="43"/>
  </w:num>
  <w:num w:numId="13" w16cid:durableId="1279600391">
    <w:abstractNumId w:val="12"/>
  </w:num>
  <w:num w:numId="14" w16cid:durableId="1659115553">
    <w:abstractNumId w:val="18"/>
  </w:num>
  <w:num w:numId="15" w16cid:durableId="1003583332">
    <w:abstractNumId w:val="53"/>
  </w:num>
  <w:num w:numId="16" w16cid:durableId="605768070">
    <w:abstractNumId w:val="31"/>
  </w:num>
  <w:num w:numId="17" w16cid:durableId="1569458599">
    <w:abstractNumId w:val="11"/>
  </w:num>
  <w:num w:numId="18" w16cid:durableId="1060520923">
    <w:abstractNumId w:val="39"/>
  </w:num>
  <w:num w:numId="19" w16cid:durableId="394396897">
    <w:abstractNumId w:val="66"/>
  </w:num>
  <w:num w:numId="20" w16cid:durableId="677342447">
    <w:abstractNumId w:val="23"/>
  </w:num>
  <w:num w:numId="21" w16cid:durableId="1793859377">
    <w:abstractNumId w:val="48"/>
  </w:num>
  <w:num w:numId="22" w16cid:durableId="84542331">
    <w:abstractNumId w:val="71"/>
  </w:num>
  <w:num w:numId="23" w16cid:durableId="313992543">
    <w:abstractNumId w:val="36"/>
  </w:num>
  <w:num w:numId="24" w16cid:durableId="1667051997">
    <w:abstractNumId w:val="1"/>
  </w:num>
  <w:num w:numId="25" w16cid:durableId="794522842">
    <w:abstractNumId w:val="15"/>
  </w:num>
  <w:num w:numId="26" w16cid:durableId="1813987720">
    <w:abstractNumId w:val="50"/>
  </w:num>
  <w:num w:numId="27" w16cid:durableId="521212516">
    <w:abstractNumId w:val="35"/>
  </w:num>
  <w:num w:numId="28" w16cid:durableId="328336004">
    <w:abstractNumId w:val="20"/>
  </w:num>
  <w:num w:numId="29" w16cid:durableId="1504390582">
    <w:abstractNumId w:val="45"/>
  </w:num>
  <w:num w:numId="30" w16cid:durableId="1015418924">
    <w:abstractNumId w:val="62"/>
  </w:num>
  <w:num w:numId="31" w16cid:durableId="1753357118">
    <w:abstractNumId w:val="28"/>
  </w:num>
  <w:num w:numId="32" w16cid:durableId="276644185">
    <w:abstractNumId w:val="9"/>
  </w:num>
  <w:num w:numId="33" w16cid:durableId="1489593985">
    <w:abstractNumId w:val="52"/>
  </w:num>
  <w:num w:numId="34" w16cid:durableId="1356231841">
    <w:abstractNumId w:val="19"/>
  </w:num>
  <w:num w:numId="35" w16cid:durableId="1762602492">
    <w:abstractNumId w:val="10"/>
  </w:num>
  <w:num w:numId="36" w16cid:durableId="1381975234">
    <w:abstractNumId w:val="70"/>
  </w:num>
  <w:num w:numId="37" w16cid:durableId="1698458457">
    <w:abstractNumId w:val="72"/>
  </w:num>
  <w:num w:numId="38" w16cid:durableId="2091924911">
    <w:abstractNumId w:val="14"/>
  </w:num>
  <w:num w:numId="39" w16cid:durableId="1005402580">
    <w:abstractNumId w:val="6"/>
  </w:num>
  <w:num w:numId="40" w16cid:durableId="83915479">
    <w:abstractNumId w:val="40"/>
  </w:num>
  <w:num w:numId="41" w16cid:durableId="478612227">
    <w:abstractNumId w:val="37"/>
  </w:num>
  <w:num w:numId="42" w16cid:durableId="1824077129">
    <w:abstractNumId w:val="32"/>
  </w:num>
  <w:num w:numId="43" w16cid:durableId="561987827">
    <w:abstractNumId w:val="61"/>
  </w:num>
  <w:num w:numId="44" w16cid:durableId="207650474">
    <w:abstractNumId w:val="0"/>
  </w:num>
  <w:num w:numId="45" w16cid:durableId="667484464">
    <w:abstractNumId w:val="29"/>
  </w:num>
  <w:num w:numId="46" w16cid:durableId="856041975">
    <w:abstractNumId w:val="2"/>
  </w:num>
  <w:num w:numId="47" w16cid:durableId="1695762001">
    <w:abstractNumId w:val="17"/>
  </w:num>
  <w:num w:numId="48" w16cid:durableId="797525978">
    <w:abstractNumId w:val="75"/>
  </w:num>
  <w:num w:numId="49" w16cid:durableId="1867593158">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59712971">
    <w:abstractNumId w:val="34"/>
    <w:lvlOverride w:ilvl="0">
      <w:startOverride w:val="1"/>
    </w:lvlOverride>
  </w:num>
  <w:num w:numId="51" w16cid:durableId="177871792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7630025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96130233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726878243">
    <w:abstractNumId w:val="70"/>
  </w:num>
  <w:num w:numId="55" w16cid:durableId="38352881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599633487">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057780830">
    <w:abstractNumId w:val="55"/>
  </w:num>
  <w:num w:numId="58" w16cid:durableId="1152868299">
    <w:abstractNumId w:val="77"/>
  </w:num>
  <w:num w:numId="59" w16cid:durableId="1812625408">
    <w:abstractNumId w:val="46"/>
    <w:lvlOverride w:ilvl="0"/>
    <w:lvlOverride w:ilvl="1">
      <w:startOverride w:val="1"/>
    </w:lvlOverride>
    <w:lvlOverride w:ilvl="2">
      <w:startOverride w:val="1"/>
    </w:lvlOverride>
    <w:lvlOverride w:ilvl="3"/>
    <w:lvlOverride w:ilvl="4">
      <w:startOverride w:val="1"/>
    </w:lvlOverride>
    <w:lvlOverride w:ilvl="5"/>
    <w:lvlOverride w:ilvl="6"/>
    <w:lvlOverride w:ilvl="7"/>
    <w:lvlOverride w:ilvl="8"/>
  </w:num>
  <w:num w:numId="60" w16cid:durableId="916864557">
    <w:abstractNumId w:val="27"/>
  </w:num>
  <w:num w:numId="61" w16cid:durableId="962004882">
    <w:abstractNumId w:val="3"/>
  </w:num>
  <w:num w:numId="62" w16cid:durableId="1257328247">
    <w:abstractNumId w:val="38"/>
  </w:num>
  <w:num w:numId="63" w16cid:durableId="969358092">
    <w:abstractNumId w:val="59"/>
  </w:num>
  <w:num w:numId="64" w16cid:durableId="962228578">
    <w:abstractNumId w:val="76"/>
  </w:num>
  <w:num w:numId="65" w16cid:durableId="1031145842">
    <w:abstractNumId w:val="22"/>
  </w:num>
  <w:num w:numId="66" w16cid:durableId="1344092891">
    <w:abstractNumId w:val="56"/>
  </w:num>
  <w:num w:numId="67" w16cid:durableId="1321229182">
    <w:abstractNumId w:val="41"/>
  </w:num>
  <w:num w:numId="68" w16cid:durableId="1342463733">
    <w:abstractNumId w:val="73"/>
  </w:num>
  <w:num w:numId="69" w16cid:durableId="1347170306">
    <w:abstractNumId w:val="79"/>
  </w:num>
  <w:num w:numId="70" w16cid:durableId="679046297">
    <w:abstractNumId w:val="51"/>
  </w:num>
  <w:num w:numId="71" w16cid:durableId="1113671101">
    <w:abstractNumId w:val="8"/>
  </w:num>
  <w:num w:numId="72" w16cid:durableId="972439936">
    <w:abstractNumId w:val="5"/>
  </w:num>
  <w:num w:numId="73" w16cid:durableId="503012111">
    <w:abstractNumId w:val="74"/>
  </w:num>
  <w:num w:numId="74" w16cid:durableId="1373072991">
    <w:abstractNumId w:val="78"/>
  </w:num>
  <w:num w:numId="75" w16cid:durableId="462623509">
    <w:abstractNumId w:val="63"/>
  </w:num>
  <w:num w:numId="76" w16cid:durableId="1287735665">
    <w:abstractNumId w:val="65"/>
  </w:num>
  <w:num w:numId="77" w16cid:durableId="1175220246">
    <w:abstractNumId w:val="60"/>
  </w:num>
  <w:num w:numId="78" w16cid:durableId="50154008">
    <w:abstractNumId w:val="4"/>
  </w:num>
  <w:num w:numId="79" w16cid:durableId="1730615957">
    <w:abstractNumId w:val="16"/>
  </w:num>
  <w:num w:numId="80" w16cid:durableId="463281225">
    <w:abstractNumId w:val="21"/>
  </w:num>
  <w:num w:numId="81" w16cid:durableId="1346178165">
    <w:abstractNumId w:val="30"/>
  </w:num>
  <w:num w:numId="82" w16cid:durableId="983050401">
    <w:abstractNumId w:val="13"/>
  </w:num>
  <w:num w:numId="83" w16cid:durableId="1042099921">
    <w:abstractNumId w:val="7"/>
  </w:num>
  <w:numIdMacAtCleanup w:val="8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yahrani Rachmawati Sadino">
    <w15:presenceInfo w15:providerId="AD" w15:userId="S-1-5-21-3785708044-1453340321-818027170-19020"/>
  </w15:person>
  <w15:person w15:author="ADMIN">
    <w15:presenceInfo w15:providerId="None" w15:userId="ADMIN"/>
  </w15:person>
  <w15:person w15:author="Annisa Chafit">
    <w15:presenceInfo w15:providerId="Windows Live" w15:userId="8d5916cc9f6bd235"/>
  </w15:person>
  <w15:person w15:author="Rizki Isihlayungdianti">
    <w15:presenceInfo w15:providerId="AD" w15:userId="S-1-5-21-3785708044-1453340321-818027170-12182"/>
  </w15:person>
  <w15:person w15:author="Ni Nyoman Ayu Tri Utami">
    <w15:presenceInfo w15:providerId="AD" w15:userId="S-1-5-21-3785708044-1453340321-818027170-19825"/>
  </w15:person>
  <w15:person w15:author="Yohanita Dewi Chandra Murti">
    <w15:presenceInfo w15:providerId="AD" w15:userId="S::1683842024@brilife.co.id::c4045f65-f2b9-411a-ab2d-b264d3150122"/>
  </w15:person>
  <w15:person w15:author="Jeremy Omega Arsent">
    <w15:presenceInfo w15:providerId="AD" w15:userId="S-1-5-21-3785708044-1453340321-818027170-17120"/>
  </w15:person>
  <w15:person w15:author="Jhon Henry Imanuel">
    <w15:presenceInfo w15:providerId="AD" w15:userId="S-1-5-21-3785708044-1453340321-818027170-19202"/>
  </w15:person>
  <w15:person w15:author="iman maulana yasa">
    <w15:presenceInfo w15:providerId="AD" w15:userId="S::imanmaulanayasa@myid365.onmicrosoft.com::7e691374-2e92-4bd6-9907-aaf28410748a"/>
  </w15:person>
  <w15:person w15:author="Muhammad Fikhri Syafarulloh">
    <w15:presenceInfo w15:providerId="AD" w15:userId="S-1-5-21-3785708044-1453340321-818027170-13035"/>
  </w15:person>
  <w15:person w15:author="Andreas Alam Pardamean">
    <w15:presenceInfo w15:providerId="AD" w15:userId="S-1-5-21-1364858570-1343196597-687263992-46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8D9"/>
    <w:rsid w:val="00000CBD"/>
    <w:rsid w:val="000047BC"/>
    <w:rsid w:val="000118F5"/>
    <w:rsid w:val="00012CD8"/>
    <w:rsid w:val="0002075E"/>
    <w:rsid w:val="00032E5E"/>
    <w:rsid w:val="00036C32"/>
    <w:rsid w:val="000510C4"/>
    <w:rsid w:val="00062E4A"/>
    <w:rsid w:val="00063BF3"/>
    <w:rsid w:val="000649A1"/>
    <w:rsid w:val="00064C54"/>
    <w:rsid w:val="00066496"/>
    <w:rsid w:val="00070054"/>
    <w:rsid w:val="0007007C"/>
    <w:rsid w:val="00073AED"/>
    <w:rsid w:val="00076F55"/>
    <w:rsid w:val="00077486"/>
    <w:rsid w:val="0008410B"/>
    <w:rsid w:val="00084324"/>
    <w:rsid w:val="0009008A"/>
    <w:rsid w:val="00092D29"/>
    <w:rsid w:val="000C4E07"/>
    <w:rsid w:val="000C5D3F"/>
    <w:rsid w:val="000F5A16"/>
    <w:rsid w:val="001156BE"/>
    <w:rsid w:val="00115966"/>
    <w:rsid w:val="00125532"/>
    <w:rsid w:val="00125728"/>
    <w:rsid w:val="001349F9"/>
    <w:rsid w:val="001515F4"/>
    <w:rsid w:val="0015373E"/>
    <w:rsid w:val="001542E5"/>
    <w:rsid w:val="001574D1"/>
    <w:rsid w:val="00157995"/>
    <w:rsid w:val="001648F2"/>
    <w:rsid w:val="00176EF9"/>
    <w:rsid w:val="001828D8"/>
    <w:rsid w:val="001828D9"/>
    <w:rsid w:val="00182D1E"/>
    <w:rsid w:val="00187789"/>
    <w:rsid w:val="0019114C"/>
    <w:rsid w:val="00191628"/>
    <w:rsid w:val="00194471"/>
    <w:rsid w:val="001A712A"/>
    <w:rsid w:val="001A7E9D"/>
    <w:rsid w:val="001C278A"/>
    <w:rsid w:val="001D1294"/>
    <w:rsid w:val="001D1693"/>
    <w:rsid w:val="001D4AA8"/>
    <w:rsid w:val="001E317A"/>
    <w:rsid w:val="001E3313"/>
    <w:rsid w:val="001E33B0"/>
    <w:rsid w:val="001E6527"/>
    <w:rsid w:val="001F5F20"/>
    <w:rsid w:val="00205D0B"/>
    <w:rsid w:val="0021012C"/>
    <w:rsid w:val="00210B7E"/>
    <w:rsid w:val="0021111B"/>
    <w:rsid w:val="00217BAA"/>
    <w:rsid w:val="0022016A"/>
    <w:rsid w:val="002209A6"/>
    <w:rsid w:val="00223255"/>
    <w:rsid w:val="002310A3"/>
    <w:rsid w:val="00245B9B"/>
    <w:rsid w:val="0024722E"/>
    <w:rsid w:val="0025070D"/>
    <w:rsid w:val="00255FA6"/>
    <w:rsid w:val="00256618"/>
    <w:rsid w:val="00260BED"/>
    <w:rsid w:val="0026444A"/>
    <w:rsid w:val="00264CED"/>
    <w:rsid w:val="0026652A"/>
    <w:rsid w:val="00271339"/>
    <w:rsid w:val="00274457"/>
    <w:rsid w:val="00275389"/>
    <w:rsid w:val="00287CB0"/>
    <w:rsid w:val="002B000C"/>
    <w:rsid w:val="002B318A"/>
    <w:rsid w:val="002C7473"/>
    <w:rsid w:val="002D1FE4"/>
    <w:rsid w:val="002D3143"/>
    <w:rsid w:val="002E5FAA"/>
    <w:rsid w:val="002E6021"/>
    <w:rsid w:val="002E77FA"/>
    <w:rsid w:val="002F46AF"/>
    <w:rsid w:val="00304A53"/>
    <w:rsid w:val="00315009"/>
    <w:rsid w:val="00323EFC"/>
    <w:rsid w:val="00327338"/>
    <w:rsid w:val="003343C5"/>
    <w:rsid w:val="00334541"/>
    <w:rsid w:val="00343727"/>
    <w:rsid w:val="00347056"/>
    <w:rsid w:val="00360BC3"/>
    <w:rsid w:val="0036446F"/>
    <w:rsid w:val="00364844"/>
    <w:rsid w:val="00364F77"/>
    <w:rsid w:val="00370B9B"/>
    <w:rsid w:val="00370FDD"/>
    <w:rsid w:val="003749CA"/>
    <w:rsid w:val="00377FE0"/>
    <w:rsid w:val="00386141"/>
    <w:rsid w:val="003945C1"/>
    <w:rsid w:val="003D79B2"/>
    <w:rsid w:val="003E03E8"/>
    <w:rsid w:val="003E45DB"/>
    <w:rsid w:val="003E5259"/>
    <w:rsid w:val="003E657C"/>
    <w:rsid w:val="003E7C81"/>
    <w:rsid w:val="003F2D47"/>
    <w:rsid w:val="003F35E7"/>
    <w:rsid w:val="003F63D2"/>
    <w:rsid w:val="004000A6"/>
    <w:rsid w:val="004127D8"/>
    <w:rsid w:val="00413631"/>
    <w:rsid w:val="00414365"/>
    <w:rsid w:val="00421D86"/>
    <w:rsid w:val="00426982"/>
    <w:rsid w:val="00430661"/>
    <w:rsid w:val="00434062"/>
    <w:rsid w:val="00436E23"/>
    <w:rsid w:val="00437739"/>
    <w:rsid w:val="00443B27"/>
    <w:rsid w:val="00445A84"/>
    <w:rsid w:val="004507F6"/>
    <w:rsid w:val="00450BA9"/>
    <w:rsid w:val="004527DE"/>
    <w:rsid w:val="00455EB1"/>
    <w:rsid w:val="00456986"/>
    <w:rsid w:val="00457896"/>
    <w:rsid w:val="00457E9E"/>
    <w:rsid w:val="00463E18"/>
    <w:rsid w:val="0046456C"/>
    <w:rsid w:val="004659EF"/>
    <w:rsid w:val="004702FB"/>
    <w:rsid w:val="0047479D"/>
    <w:rsid w:val="00474C97"/>
    <w:rsid w:val="004762BC"/>
    <w:rsid w:val="0048383E"/>
    <w:rsid w:val="0048531B"/>
    <w:rsid w:val="004856EB"/>
    <w:rsid w:val="004859F4"/>
    <w:rsid w:val="00485AC0"/>
    <w:rsid w:val="004863A8"/>
    <w:rsid w:val="00487647"/>
    <w:rsid w:val="004876AA"/>
    <w:rsid w:val="004A02E6"/>
    <w:rsid w:val="004A7F98"/>
    <w:rsid w:val="004B1310"/>
    <w:rsid w:val="004B7B91"/>
    <w:rsid w:val="004C1A42"/>
    <w:rsid w:val="004C51F2"/>
    <w:rsid w:val="004C5274"/>
    <w:rsid w:val="004C5F38"/>
    <w:rsid w:val="004E4771"/>
    <w:rsid w:val="004E6E6E"/>
    <w:rsid w:val="004E779F"/>
    <w:rsid w:val="005129BA"/>
    <w:rsid w:val="00514D14"/>
    <w:rsid w:val="00515B01"/>
    <w:rsid w:val="00516F4F"/>
    <w:rsid w:val="00531404"/>
    <w:rsid w:val="005354C6"/>
    <w:rsid w:val="00540355"/>
    <w:rsid w:val="0054067D"/>
    <w:rsid w:val="00543716"/>
    <w:rsid w:val="00544EF3"/>
    <w:rsid w:val="00550A5A"/>
    <w:rsid w:val="005600AA"/>
    <w:rsid w:val="00571922"/>
    <w:rsid w:val="00581C4A"/>
    <w:rsid w:val="00586A2B"/>
    <w:rsid w:val="005903F1"/>
    <w:rsid w:val="00591ADA"/>
    <w:rsid w:val="00591D96"/>
    <w:rsid w:val="005A2710"/>
    <w:rsid w:val="005A3015"/>
    <w:rsid w:val="005A440F"/>
    <w:rsid w:val="005A47EB"/>
    <w:rsid w:val="005A4D79"/>
    <w:rsid w:val="005B3330"/>
    <w:rsid w:val="005D130D"/>
    <w:rsid w:val="005D51DB"/>
    <w:rsid w:val="005E47C3"/>
    <w:rsid w:val="005E54ED"/>
    <w:rsid w:val="005E6191"/>
    <w:rsid w:val="005F3911"/>
    <w:rsid w:val="005F6375"/>
    <w:rsid w:val="00615CC9"/>
    <w:rsid w:val="006164F7"/>
    <w:rsid w:val="006175B4"/>
    <w:rsid w:val="00617DD2"/>
    <w:rsid w:val="006456BB"/>
    <w:rsid w:val="00655508"/>
    <w:rsid w:val="00655786"/>
    <w:rsid w:val="006558AA"/>
    <w:rsid w:val="00660404"/>
    <w:rsid w:val="00662BBA"/>
    <w:rsid w:val="00663841"/>
    <w:rsid w:val="00664013"/>
    <w:rsid w:val="00670945"/>
    <w:rsid w:val="00677B91"/>
    <w:rsid w:val="00682134"/>
    <w:rsid w:val="00682976"/>
    <w:rsid w:val="006918F1"/>
    <w:rsid w:val="00695CA4"/>
    <w:rsid w:val="006A28EE"/>
    <w:rsid w:val="006A43FB"/>
    <w:rsid w:val="006A7625"/>
    <w:rsid w:val="006B2FC5"/>
    <w:rsid w:val="006B315F"/>
    <w:rsid w:val="006B502B"/>
    <w:rsid w:val="006C34A1"/>
    <w:rsid w:val="006C41D2"/>
    <w:rsid w:val="006C4B2C"/>
    <w:rsid w:val="006D6A0F"/>
    <w:rsid w:val="006E13C2"/>
    <w:rsid w:val="006E38E1"/>
    <w:rsid w:val="006F56FF"/>
    <w:rsid w:val="00713052"/>
    <w:rsid w:val="0071585B"/>
    <w:rsid w:val="00720669"/>
    <w:rsid w:val="00721B64"/>
    <w:rsid w:val="007228D4"/>
    <w:rsid w:val="007234FB"/>
    <w:rsid w:val="007271BB"/>
    <w:rsid w:val="0073718F"/>
    <w:rsid w:val="007411F6"/>
    <w:rsid w:val="00745B20"/>
    <w:rsid w:val="00753822"/>
    <w:rsid w:val="0075588B"/>
    <w:rsid w:val="007567E6"/>
    <w:rsid w:val="007632AF"/>
    <w:rsid w:val="0076637C"/>
    <w:rsid w:val="00770C4E"/>
    <w:rsid w:val="00775147"/>
    <w:rsid w:val="00775718"/>
    <w:rsid w:val="007B4D50"/>
    <w:rsid w:val="007D11C1"/>
    <w:rsid w:val="007D1E9A"/>
    <w:rsid w:val="007D5DBF"/>
    <w:rsid w:val="007D6496"/>
    <w:rsid w:val="007D6D03"/>
    <w:rsid w:val="007E6495"/>
    <w:rsid w:val="00804E35"/>
    <w:rsid w:val="00805BC1"/>
    <w:rsid w:val="00806DE8"/>
    <w:rsid w:val="00811A0E"/>
    <w:rsid w:val="00817557"/>
    <w:rsid w:val="00820154"/>
    <w:rsid w:val="008203E9"/>
    <w:rsid w:val="00830040"/>
    <w:rsid w:val="008333FA"/>
    <w:rsid w:val="00833B2E"/>
    <w:rsid w:val="00834C59"/>
    <w:rsid w:val="00835742"/>
    <w:rsid w:val="00836320"/>
    <w:rsid w:val="00844D5B"/>
    <w:rsid w:val="00851D34"/>
    <w:rsid w:val="008625BC"/>
    <w:rsid w:val="008632F2"/>
    <w:rsid w:val="00897508"/>
    <w:rsid w:val="008A1BC0"/>
    <w:rsid w:val="008A206C"/>
    <w:rsid w:val="008A780B"/>
    <w:rsid w:val="008B14A0"/>
    <w:rsid w:val="008B1C95"/>
    <w:rsid w:val="008B61DB"/>
    <w:rsid w:val="008B7304"/>
    <w:rsid w:val="008C3D1B"/>
    <w:rsid w:val="008C50BF"/>
    <w:rsid w:val="008D1346"/>
    <w:rsid w:val="008D5108"/>
    <w:rsid w:val="008D78A4"/>
    <w:rsid w:val="008E6C22"/>
    <w:rsid w:val="008F1A9A"/>
    <w:rsid w:val="008F6811"/>
    <w:rsid w:val="00901177"/>
    <w:rsid w:val="0091058F"/>
    <w:rsid w:val="00922713"/>
    <w:rsid w:val="00923135"/>
    <w:rsid w:val="00927B37"/>
    <w:rsid w:val="0093406C"/>
    <w:rsid w:val="00952280"/>
    <w:rsid w:val="009571A0"/>
    <w:rsid w:val="00974F24"/>
    <w:rsid w:val="00976001"/>
    <w:rsid w:val="0097760E"/>
    <w:rsid w:val="009938D7"/>
    <w:rsid w:val="0099428D"/>
    <w:rsid w:val="009A1713"/>
    <w:rsid w:val="009A5D89"/>
    <w:rsid w:val="009A7241"/>
    <w:rsid w:val="009B235F"/>
    <w:rsid w:val="009B2740"/>
    <w:rsid w:val="009B2DF1"/>
    <w:rsid w:val="009B4170"/>
    <w:rsid w:val="009C7F80"/>
    <w:rsid w:val="009D31E4"/>
    <w:rsid w:val="009D5AF5"/>
    <w:rsid w:val="009D5FFA"/>
    <w:rsid w:val="009F06EC"/>
    <w:rsid w:val="00A00B83"/>
    <w:rsid w:val="00A04418"/>
    <w:rsid w:val="00A20015"/>
    <w:rsid w:val="00A24DAD"/>
    <w:rsid w:val="00A2756B"/>
    <w:rsid w:val="00A27EE0"/>
    <w:rsid w:val="00A3146F"/>
    <w:rsid w:val="00A370E2"/>
    <w:rsid w:val="00A37DFF"/>
    <w:rsid w:val="00A41062"/>
    <w:rsid w:val="00A5599A"/>
    <w:rsid w:val="00A570B9"/>
    <w:rsid w:val="00A7651A"/>
    <w:rsid w:val="00A85252"/>
    <w:rsid w:val="00A86229"/>
    <w:rsid w:val="00A8717F"/>
    <w:rsid w:val="00A87779"/>
    <w:rsid w:val="00AB77F0"/>
    <w:rsid w:val="00AB7A45"/>
    <w:rsid w:val="00AC1EEF"/>
    <w:rsid w:val="00AD7FC9"/>
    <w:rsid w:val="00AE0890"/>
    <w:rsid w:val="00AE51AA"/>
    <w:rsid w:val="00B00826"/>
    <w:rsid w:val="00B11D97"/>
    <w:rsid w:val="00B12399"/>
    <w:rsid w:val="00B135D9"/>
    <w:rsid w:val="00B14CC3"/>
    <w:rsid w:val="00B219E8"/>
    <w:rsid w:val="00B222E9"/>
    <w:rsid w:val="00B25BC4"/>
    <w:rsid w:val="00B348D9"/>
    <w:rsid w:val="00B362C9"/>
    <w:rsid w:val="00B43531"/>
    <w:rsid w:val="00B44301"/>
    <w:rsid w:val="00B471F2"/>
    <w:rsid w:val="00B47580"/>
    <w:rsid w:val="00B50C99"/>
    <w:rsid w:val="00B5427C"/>
    <w:rsid w:val="00B55388"/>
    <w:rsid w:val="00B614D1"/>
    <w:rsid w:val="00B62C4F"/>
    <w:rsid w:val="00B63D48"/>
    <w:rsid w:val="00B8158D"/>
    <w:rsid w:val="00B82118"/>
    <w:rsid w:val="00B821EE"/>
    <w:rsid w:val="00B85294"/>
    <w:rsid w:val="00B871AC"/>
    <w:rsid w:val="00B93C00"/>
    <w:rsid w:val="00B94BFA"/>
    <w:rsid w:val="00B94D70"/>
    <w:rsid w:val="00BA4E3F"/>
    <w:rsid w:val="00BD015A"/>
    <w:rsid w:val="00BD075D"/>
    <w:rsid w:val="00BD2261"/>
    <w:rsid w:val="00BD2E7B"/>
    <w:rsid w:val="00BD6759"/>
    <w:rsid w:val="00BE2ECC"/>
    <w:rsid w:val="00BE5695"/>
    <w:rsid w:val="00BE7865"/>
    <w:rsid w:val="00BF3D01"/>
    <w:rsid w:val="00C02F47"/>
    <w:rsid w:val="00C10B6A"/>
    <w:rsid w:val="00C172D0"/>
    <w:rsid w:val="00C21E75"/>
    <w:rsid w:val="00C320BA"/>
    <w:rsid w:val="00C33BCA"/>
    <w:rsid w:val="00C33F20"/>
    <w:rsid w:val="00C43834"/>
    <w:rsid w:val="00C45A5B"/>
    <w:rsid w:val="00C473C6"/>
    <w:rsid w:val="00C50944"/>
    <w:rsid w:val="00C50E11"/>
    <w:rsid w:val="00C70C13"/>
    <w:rsid w:val="00C728D5"/>
    <w:rsid w:val="00C7719C"/>
    <w:rsid w:val="00C80146"/>
    <w:rsid w:val="00C80F12"/>
    <w:rsid w:val="00C83D88"/>
    <w:rsid w:val="00C85517"/>
    <w:rsid w:val="00C8601F"/>
    <w:rsid w:val="00C875DA"/>
    <w:rsid w:val="00C944C8"/>
    <w:rsid w:val="00CA1BA8"/>
    <w:rsid w:val="00CB32B5"/>
    <w:rsid w:val="00CB50F1"/>
    <w:rsid w:val="00CC1DA4"/>
    <w:rsid w:val="00CC4413"/>
    <w:rsid w:val="00CD08EB"/>
    <w:rsid w:val="00CD2B02"/>
    <w:rsid w:val="00CE1A0E"/>
    <w:rsid w:val="00CE36B3"/>
    <w:rsid w:val="00D07837"/>
    <w:rsid w:val="00D12C3F"/>
    <w:rsid w:val="00D130B1"/>
    <w:rsid w:val="00D21A97"/>
    <w:rsid w:val="00D276B1"/>
    <w:rsid w:val="00D31C5E"/>
    <w:rsid w:val="00D31D3F"/>
    <w:rsid w:val="00D36063"/>
    <w:rsid w:val="00D36C37"/>
    <w:rsid w:val="00D37459"/>
    <w:rsid w:val="00D449A7"/>
    <w:rsid w:val="00D45E53"/>
    <w:rsid w:val="00D54203"/>
    <w:rsid w:val="00D547DE"/>
    <w:rsid w:val="00D613CB"/>
    <w:rsid w:val="00D64C38"/>
    <w:rsid w:val="00D734CF"/>
    <w:rsid w:val="00D828BB"/>
    <w:rsid w:val="00D922EA"/>
    <w:rsid w:val="00D95FC2"/>
    <w:rsid w:val="00D9627E"/>
    <w:rsid w:val="00D9685C"/>
    <w:rsid w:val="00DA2F62"/>
    <w:rsid w:val="00DA592F"/>
    <w:rsid w:val="00DB54F8"/>
    <w:rsid w:val="00DB72FF"/>
    <w:rsid w:val="00DC017D"/>
    <w:rsid w:val="00DC49C0"/>
    <w:rsid w:val="00DD1976"/>
    <w:rsid w:val="00DE4E9E"/>
    <w:rsid w:val="00DE5CEB"/>
    <w:rsid w:val="00DF31CE"/>
    <w:rsid w:val="00DF45AB"/>
    <w:rsid w:val="00DF59D7"/>
    <w:rsid w:val="00DF76AA"/>
    <w:rsid w:val="00E11671"/>
    <w:rsid w:val="00E13311"/>
    <w:rsid w:val="00E3412E"/>
    <w:rsid w:val="00E367A6"/>
    <w:rsid w:val="00E4150C"/>
    <w:rsid w:val="00E45E9A"/>
    <w:rsid w:val="00E46E6E"/>
    <w:rsid w:val="00E47668"/>
    <w:rsid w:val="00E5059E"/>
    <w:rsid w:val="00E50CDC"/>
    <w:rsid w:val="00E528F1"/>
    <w:rsid w:val="00E53929"/>
    <w:rsid w:val="00E57A5F"/>
    <w:rsid w:val="00E61575"/>
    <w:rsid w:val="00E63DD7"/>
    <w:rsid w:val="00E649DB"/>
    <w:rsid w:val="00E74A57"/>
    <w:rsid w:val="00E74F98"/>
    <w:rsid w:val="00E76D08"/>
    <w:rsid w:val="00E77289"/>
    <w:rsid w:val="00E82FBC"/>
    <w:rsid w:val="00E85A53"/>
    <w:rsid w:val="00E94FDD"/>
    <w:rsid w:val="00E96AB6"/>
    <w:rsid w:val="00E97168"/>
    <w:rsid w:val="00EA15B2"/>
    <w:rsid w:val="00EA17EE"/>
    <w:rsid w:val="00EA6578"/>
    <w:rsid w:val="00EA6591"/>
    <w:rsid w:val="00EB53E8"/>
    <w:rsid w:val="00EB64D6"/>
    <w:rsid w:val="00EB7213"/>
    <w:rsid w:val="00EB7B14"/>
    <w:rsid w:val="00ED091B"/>
    <w:rsid w:val="00ED41A4"/>
    <w:rsid w:val="00EE33DF"/>
    <w:rsid w:val="00EF2DA2"/>
    <w:rsid w:val="00EF5AF1"/>
    <w:rsid w:val="00F07F38"/>
    <w:rsid w:val="00F118C7"/>
    <w:rsid w:val="00F160E1"/>
    <w:rsid w:val="00F211CA"/>
    <w:rsid w:val="00F22389"/>
    <w:rsid w:val="00F25881"/>
    <w:rsid w:val="00F44EF9"/>
    <w:rsid w:val="00F4783D"/>
    <w:rsid w:val="00F478BE"/>
    <w:rsid w:val="00F502B4"/>
    <w:rsid w:val="00F520E7"/>
    <w:rsid w:val="00F57B2D"/>
    <w:rsid w:val="00F625C2"/>
    <w:rsid w:val="00F62D7D"/>
    <w:rsid w:val="00F64A61"/>
    <w:rsid w:val="00F72653"/>
    <w:rsid w:val="00F726A4"/>
    <w:rsid w:val="00F77CEB"/>
    <w:rsid w:val="00F82E09"/>
    <w:rsid w:val="00F8581A"/>
    <w:rsid w:val="00F86390"/>
    <w:rsid w:val="00F87C6A"/>
    <w:rsid w:val="00FA624A"/>
    <w:rsid w:val="00FA6EA8"/>
    <w:rsid w:val="00FB1681"/>
    <w:rsid w:val="00FB2086"/>
    <w:rsid w:val="00FB28E3"/>
    <w:rsid w:val="00FB355C"/>
    <w:rsid w:val="00FB4D60"/>
    <w:rsid w:val="00FB532E"/>
    <w:rsid w:val="00FC216D"/>
    <w:rsid w:val="00FC64C7"/>
    <w:rsid w:val="00FD0FF1"/>
    <w:rsid w:val="00FD34AA"/>
    <w:rsid w:val="00FD43CA"/>
    <w:rsid w:val="00FE0DEA"/>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3357C"/>
  <w15:chartTrackingRefBased/>
  <w15:docId w15:val="{4BA30DB4-98C0-4650-8E70-DB73E9057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8D9"/>
    <w:rPr>
      <w:rFonts w:ascii="Times New Roman" w:eastAsia="Times New Roman" w:hAnsi="Times New Roman"/>
      <w:noProof/>
      <w:sz w:val="24"/>
      <w:szCs w:val="24"/>
      <w:lang w:val="en-US" w:eastAsia="en-US"/>
    </w:rPr>
  </w:style>
  <w:style w:type="paragraph" w:styleId="Heading1">
    <w:name w:val="heading 1"/>
    <w:aliases w:val="Heading apps,h1,Head1,H 1,A MAJOR/BOLD,Section Heading,H1"/>
    <w:next w:val="BodyText"/>
    <w:link w:val="Heading1Char"/>
    <w:qFormat/>
    <w:rsid w:val="001828D9"/>
    <w:pPr>
      <w:numPr>
        <w:ilvl w:val="1"/>
        <w:numId w:val="1"/>
      </w:numPr>
      <w:spacing w:before="240" w:after="120"/>
      <w:outlineLvl w:val="0"/>
    </w:pPr>
    <w:rPr>
      <w:rFonts w:ascii="Book Antiqua" w:eastAsia="Times New Roman" w:hAnsi="Book Antiqua"/>
      <w:b/>
      <w:caps/>
      <w:sz w:val="18"/>
      <w:u w:val="single"/>
    </w:rPr>
  </w:style>
  <w:style w:type="paragraph" w:styleId="Heading2">
    <w:name w:val="heading 2"/>
    <w:basedOn w:val="Normal"/>
    <w:next w:val="Normal"/>
    <w:link w:val="Heading2Char"/>
    <w:qFormat/>
    <w:rsid w:val="001828D9"/>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qFormat/>
    <w:rsid w:val="001828D9"/>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qFormat/>
    <w:rsid w:val="001828D9"/>
    <w:pPr>
      <w:keepNext/>
      <w:spacing w:before="240" w:after="60"/>
      <w:outlineLvl w:val="3"/>
    </w:pPr>
    <w:rPr>
      <w:rFonts w:ascii="Calibri" w:hAnsi="Calibri"/>
      <w:b/>
      <w:bCs/>
      <w:sz w:val="28"/>
      <w:szCs w:val="28"/>
      <w:lang w:val="x-none" w:eastAsia="x-none"/>
    </w:rPr>
  </w:style>
  <w:style w:type="paragraph" w:styleId="Heading8">
    <w:name w:val="heading 8"/>
    <w:basedOn w:val="Normal"/>
    <w:next w:val="Normal"/>
    <w:link w:val="Heading8Char"/>
    <w:qFormat/>
    <w:rsid w:val="001828D9"/>
    <w:pPr>
      <w:widowControl w:val="0"/>
      <w:suppressAutoHyphens/>
      <w:spacing w:before="240" w:after="60"/>
      <w:jc w:val="both"/>
      <w:outlineLvl w:val="7"/>
    </w:pPr>
    <w:rPr>
      <w:rFonts w:ascii="Arial" w:hAnsi="Arial"/>
      <w:i/>
      <w:szCs w:val="20"/>
      <w:lang w:val="x-none" w:eastAsia="x-none"/>
    </w:rPr>
  </w:style>
  <w:style w:type="paragraph" w:styleId="Heading9">
    <w:name w:val="heading 9"/>
    <w:basedOn w:val="Normal"/>
    <w:next w:val="Normal"/>
    <w:link w:val="Heading9Char"/>
    <w:qFormat/>
    <w:rsid w:val="001828D9"/>
    <w:pPr>
      <w:numPr>
        <w:ilvl w:val="8"/>
        <w:numId w:val="5"/>
      </w:numPr>
      <w:spacing w:before="240" w:after="60"/>
      <w:outlineLvl w:val="8"/>
    </w:pPr>
    <w:rPr>
      <w:b/>
      <w:i/>
      <w:sz w:val="18"/>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apps Char,h1 Char,Head1 Char,H 1 Char,A MAJOR/BOLD Char,Section Heading Char,H1 Char"/>
    <w:link w:val="Heading1"/>
    <w:rsid w:val="001828D9"/>
    <w:rPr>
      <w:rFonts w:ascii="Book Antiqua" w:eastAsia="Times New Roman" w:hAnsi="Book Antiqua"/>
      <w:b/>
      <w:caps/>
      <w:sz w:val="18"/>
      <w:u w:val="single"/>
    </w:rPr>
  </w:style>
  <w:style w:type="character" w:customStyle="1" w:styleId="Heading2Char">
    <w:name w:val="Heading 2 Char"/>
    <w:link w:val="Heading2"/>
    <w:rsid w:val="001828D9"/>
    <w:rPr>
      <w:rFonts w:ascii="Cambria" w:eastAsia="Times New Roman" w:hAnsi="Cambria" w:cs="Times New Roman"/>
      <w:b/>
      <w:bCs/>
      <w:i/>
      <w:iCs/>
      <w:noProof/>
      <w:sz w:val="28"/>
      <w:szCs w:val="28"/>
    </w:rPr>
  </w:style>
  <w:style w:type="character" w:customStyle="1" w:styleId="Heading3Char">
    <w:name w:val="Heading 3 Char"/>
    <w:link w:val="Heading3"/>
    <w:rsid w:val="001828D9"/>
    <w:rPr>
      <w:rFonts w:ascii="Cambria" w:eastAsia="Times New Roman" w:hAnsi="Cambria" w:cs="Times New Roman"/>
      <w:b/>
      <w:bCs/>
      <w:noProof/>
      <w:sz w:val="26"/>
      <w:szCs w:val="26"/>
    </w:rPr>
  </w:style>
  <w:style w:type="character" w:customStyle="1" w:styleId="Heading4Char">
    <w:name w:val="Heading 4 Char"/>
    <w:link w:val="Heading4"/>
    <w:rsid w:val="001828D9"/>
    <w:rPr>
      <w:rFonts w:ascii="Calibri" w:eastAsia="Times New Roman" w:hAnsi="Calibri" w:cs="Times New Roman"/>
      <w:b/>
      <w:bCs/>
      <w:noProof/>
      <w:sz w:val="28"/>
      <w:szCs w:val="28"/>
    </w:rPr>
  </w:style>
  <w:style w:type="character" w:customStyle="1" w:styleId="Heading8Char">
    <w:name w:val="Heading 8 Char"/>
    <w:link w:val="Heading8"/>
    <w:rsid w:val="001828D9"/>
    <w:rPr>
      <w:rFonts w:ascii="Arial" w:eastAsia="Times New Roman" w:hAnsi="Arial" w:cs="Times New Roman"/>
      <w:i/>
      <w:noProof/>
      <w:sz w:val="24"/>
      <w:szCs w:val="20"/>
    </w:rPr>
  </w:style>
  <w:style w:type="character" w:customStyle="1" w:styleId="Heading9Char">
    <w:name w:val="Heading 9 Char"/>
    <w:link w:val="Heading9"/>
    <w:rsid w:val="001828D9"/>
    <w:rPr>
      <w:rFonts w:ascii="Times New Roman" w:eastAsia="Times New Roman" w:hAnsi="Times New Roman"/>
      <w:b/>
      <w:i/>
      <w:noProof/>
      <w:sz w:val="18"/>
      <w:szCs w:val="24"/>
      <w:lang w:val="x-none" w:eastAsia="x-none"/>
    </w:rPr>
  </w:style>
  <w:style w:type="paragraph" w:styleId="BodyText">
    <w:name w:val="Body Text"/>
    <w:link w:val="BodyTextChar"/>
    <w:rsid w:val="001828D9"/>
    <w:pPr>
      <w:numPr>
        <w:ilvl w:val="2"/>
        <w:numId w:val="1"/>
      </w:numPr>
      <w:spacing w:after="220"/>
      <w:jc w:val="both"/>
    </w:pPr>
    <w:rPr>
      <w:rFonts w:ascii="Book Antiqua" w:eastAsia="MS Gothic" w:hAnsi="Book Antiqua"/>
      <w:lang w:val="en-US" w:eastAsia="en-US"/>
    </w:rPr>
  </w:style>
  <w:style w:type="character" w:customStyle="1" w:styleId="BodyTextChar">
    <w:name w:val="Body Text Char"/>
    <w:link w:val="BodyText"/>
    <w:rsid w:val="001828D9"/>
    <w:rPr>
      <w:rFonts w:ascii="Book Antiqua" w:eastAsia="MS Gothic" w:hAnsi="Book Antiqua"/>
      <w:lang w:val="en-US" w:eastAsia="en-US"/>
    </w:rPr>
  </w:style>
  <w:style w:type="paragraph" w:styleId="BodyText2">
    <w:name w:val="Body Text 2"/>
    <w:basedOn w:val="BodyText"/>
    <w:link w:val="BodyText2Char"/>
    <w:rsid w:val="001828D9"/>
    <w:pPr>
      <w:numPr>
        <w:ilvl w:val="4"/>
      </w:numPr>
    </w:pPr>
    <w:rPr>
      <w:lang w:val="x-none" w:eastAsia="x-none"/>
    </w:rPr>
  </w:style>
  <w:style w:type="character" w:customStyle="1" w:styleId="BodyText2Char">
    <w:name w:val="Body Text 2 Char"/>
    <w:link w:val="BodyText2"/>
    <w:rsid w:val="001828D9"/>
    <w:rPr>
      <w:rFonts w:ascii="Book Antiqua" w:eastAsia="MS Gothic" w:hAnsi="Book Antiqua"/>
      <w:lang w:val="x-none" w:eastAsia="x-none"/>
    </w:rPr>
  </w:style>
  <w:style w:type="paragraph" w:styleId="BodyText3">
    <w:name w:val="Body Text 3"/>
    <w:basedOn w:val="BodyText"/>
    <w:link w:val="BodyText3Char"/>
    <w:rsid w:val="001828D9"/>
    <w:pPr>
      <w:numPr>
        <w:ilvl w:val="6"/>
      </w:numPr>
    </w:pPr>
    <w:rPr>
      <w:lang w:val="x-none" w:eastAsia="x-none"/>
    </w:rPr>
  </w:style>
  <w:style w:type="character" w:customStyle="1" w:styleId="BodyText3Char">
    <w:name w:val="Body Text 3 Char"/>
    <w:link w:val="BodyText3"/>
    <w:rsid w:val="001828D9"/>
    <w:rPr>
      <w:rFonts w:ascii="Book Antiqua" w:eastAsia="MS Gothic" w:hAnsi="Book Antiqua"/>
      <w:lang w:val="x-none" w:eastAsia="x-none"/>
    </w:rPr>
  </w:style>
  <w:style w:type="paragraph" w:styleId="Title">
    <w:name w:val="Title"/>
    <w:basedOn w:val="Normal"/>
    <w:link w:val="TitleChar"/>
    <w:qFormat/>
    <w:rsid w:val="001828D9"/>
    <w:pPr>
      <w:numPr>
        <w:numId w:val="1"/>
      </w:numPr>
      <w:pBdr>
        <w:top w:val="thinThickSmallGap" w:sz="24" w:space="1" w:color="auto"/>
      </w:pBdr>
      <w:jc w:val="center"/>
      <w:outlineLvl w:val="0"/>
    </w:pPr>
    <w:rPr>
      <w:rFonts w:ascii="Book Antiqua" w:eastAsia="Batang" w:hAnsi="Book Antiqua"/>
      <w:b/>
      <w:caps/>
      <w:noProof w:val="0"/>
      <w:spacing w:val="20"/>
      <w:kern w:val="28"/>
      <w:sz w:val="28"/>
      <w:szCs w:val="20"/>
      <w:u w:val="single"/>
      <w:lang w:val="x-none" w:eastAsia="x-none"/>
    </w:rPr>
  </w:style>
  <w:style w:type="character" w:customStyle="1" w:styleId="TitleChar">
    <w:name w:val="Title Char"/>
    <w:link w:val="Title"/>
    <w:rsid w:val="001828D9"/>
    <w:rPr>
      <w:rFonts w:ascii="Book Antiqua" w:eastAsia="Batang" w:hAnsi="Book Antiqua"/>
      <w:b/>
      <w:caps/>
      <w:spacing w:val="20"/>
      <w:kern w:val="28"/>
      <w:sz w:val="28"/>
      <w:u w:val="single"/>
      <w:lang w:val="x-none" w:eastAsia="x-none"/>
    </w:rPr>
  </w:style>
  <w:style w:type="paragraph" w:styleId="BodyTextIndent">
    <w:name w:val="Body Text Indent"/>
    <w:basedOn w:val="BodyText"/>
    <w:link w:val="BodyTextIndentChar"/>
    <w:rsid w:val="001828D9"/>
    <w:pPr>
      <w:keepNext/>
      <w:keepLines/>
      <w:numPr>
        <w:ilvl w:val="0"/>
        <w:numId w:val="0"/>
      </w:numPr>
      <w:tabs>
        <w:tab w:val="num" w:pos="720"/>
      </w:tabs>
      <w:ind w:left="720" w:hanging="720"/>
    </w:pPr>
    <w:rPr>
      <w:snapToGrid w:val="0"/>
      <w:lang w:val="x-none" w:eastAsia="x-none"/>
    </w:rPr>
  </w:style>
  <w:style w:type="character" w:customStyle="1" w:styleId="BodyTextIndentChar">
    <w:name w:val="Body Text Indent Char"/>
    <w:link w:val="BodyTextIndent"/>
    <w:rsid w:val="001828D9"/>
    <w:rPr>
      <w:rFonts w:ascii="Book Antiqua" w:eastAsia="MS Gothic" w:hAnsi="Book Antiqua" w:cs="Times New Roman"/>
      <w:snapToGrid w:val="0"/>
      <w:sz w:val="20"/>
      <w:szCs w:val="20"/>
    </w:rPr>
  </w:style>
  <w:style w:type="paragraph" w:styleId="BodyTextIndent2">
    <w:name w:val="Body Text Indent 2"/>
    <w:basedOn w:val="BodyText2"/>
    <w:link w:val="BodyTextIndent2Char"/>
    <w:rsid w:val="001828D9"/>
    <w:pPr>
      <w:numPr>
        <w:ilvl w:val="0"/>
        <w:numId w:val="0"/>
      </w:numPr>
      <w:tabs>
        <w:tab w:val="num" w:pos="1080"/>
      </w:tabs>
      <w:ind w:left="1080" w:hanging="360"/>
    </w:pPr>
    <w:rPr>
      <w:snapToGrid w:val="0"/>
      <w:color w:val="000000"/>
    </w:rPr>
  </w:style>
  <w:style w:type="character" w:customStyle="1" w:styleId="BodyTextIndent2Char">
    <w:name w:val="Body Text Indent 2 Char"/>
    <w:link w:val="BodyTextIndent2"/>
    <w:rsid w:val="001828D9"/>
    <w:rPr>
      <w:rFonts w:ascii="Book Antiqua" w:eastAsia="MS Gothic" w:hAnsi="Book Antiqua" w:cs="Times New Roman"/>
      <w:snapToGrid w:val="0"/>
      <w:color w:val="000000"/>
      <w:sz w:val="20"/>
      <w:szCs w:val="20"/>
    </w:rPr>
  </w:style>
  <w:style w:type="paragraph" w:styleId="BodyTextIndent3">
    <w:name w:val="Body Text Indent 3"/>
    <w:basedOn w:val="BodyText3"/>
    <w:link w:val="BodyTextIndent3Char"/>
    <w:rsid w:val="001828D9"/>
    <w:pPr>
      <w:numPr>
        <w:ilvl w:val="0"/>
        <w:numId w:val="0"/>
      </w:numPr>
      <w:tabs>
        <w:tab w:val="num" w:pos="1800"/>
      </w:tabs>
      <w:ind w:left="1800" w:hanging="720"/>
    </w:pPr>
    <w:rPr>
      <w:snapToGrid w:val="0"/>
    </w:rPr>
  </w:style>
  <w:style w:type="character" w:customStyle="1" w:styleId="BodyTextIndent3Char">
    <w:name w:val="Body Text Indent 3 Char"/>
    <w:link w:val="BodyTextIndent3"/>
    <w:rsid w:val="001828D9"/>
    <w:rPr>
      <w:rFonts w:ascii="Book Antiqua" w:eastAsia="MS Gothic" w:hAnsi="Book Antiqua" w:cs="Times New Roman"/>
      <w:snapToGrid w:val="0"/>
      <w:sz w:val="20"/>
      <w:szCs w:val="20"/>
    </w:rPr>
  </w:style>
  <w:style w:type="paragraph" w:styleId="Header">
    <w:name w:val="header"/>
    <w:basedOn w:val="Normal"/>
    <w:link w:val="HeaderChar"/>
    <w:rsid w:val="001828D9"/>
    <w:pPr>
      <w:tabs>
        <w:tab w:val="center" w:pos="4320"/>
        <w:tab w:val="right" w:pos="8640"/>
      </w:tabs>
    </w:pPr>
    <w:rPr>
      <w:lang w:val="x-none" w:eastAsia="x-none"/>
    </w:rPr>
  </w:style>
  <w:style w:type="character" w:customStyle="1" w:styleId="HeaderChar">
    <w:name w:val="Header Char"/>
    <w:link w:val="Header"/>
    <w:uiPriority w:val="99"/>
    <w:rsid w:val="001828D9"/>
    <w:rPr>
      <w:rFonts w:ascii="Times New Roman" w:eastAsia="Times New Roman" w:hAnsi="Times New Roman" w:cs="Times New Roman"/>
      <w:noProof/>
      <w:sz w:val="24"/>
      <w:szCs w:val="24"/>
    </w:rPr>
  </w:style>
  <w:style w:type="paragraph" w:styleId="Footer">
    <w:name w:val="footer"/>
    <w:basedOn w:val="Normal"/>
    <w:link w:val="FooterChar"/>
    <w:qFormat/>
    <w:rsid w:val="001828D9"/>
    <w:pPr>
      <w:tabs>
        <w:tab w:val="center" w:pos="4320"/>
        <w:tab w:val="right" w:pos="8640"/>
      </w:tabs>
    </w:pPr>
    <w:rPr>
      <w:lang w:val="x-none" w:eastAsia="x-none"/>
    </w:rPr>
  </w:style>
  <w:style w:type="character" w:customStyle="1" w:styleId="FooterChar">
    <w:name w:val="Footer Char"/>
    <w:link w:val="Footer"/>
    <w:qFormat/>
    <w:rsid w:val="001828D9"/>
    <w:rPr>
      <w:rFonts w:ascii="Times New Roman" w:eastAsia="Times New Roman" w:hAnsi="Times New Roman" w:cs="Times New Roman"/>
      <w:noProof/>
      <w:sz w:val="24"/>
      <w:szCs w:val="24"/>
    </w:rPr>
  </w:style>
  <w:style w:type="character" w:styleId="PageNumber">
    <w:name w:val="page number"/>
    <w:basedOn w:val="DefaultParagraphFont"/>
    <w:rsid w:val="001828D9"/>
  </w:style>
  <w:style w:type="character" w:styleId="Hyperlink">
    <w:name w:val="Hyperlink"/>
    <w:rsid w:val="001828D9"/>
    <w:rPr>
      <w:color w:val="0000FF"/>
      <w:u w:val="single"/>
    </w:rPr>
  </w:style>
  <w:style w:type="character" w:styleId="CommentReference">
    <w:name w:val="annotation reference"/>
    <w:uiPriority w:val="99"/>
    <w:qFormat/>
    <w:rsid w:val="001828D9"/>
    <w:rPr>
      <w:sz w:val="16"/>
      <w:szCs w:val="16"/>
    </w:rPr>
  </w:style>
  <w:style w:type="paragraph" w:styleId="CommentText">
    <w:name w:val="annotation text"/>
    <w:basedOn w:val="Normal"/>
    <w:link w:val="CommentTextChar"/>
    <w:uiPriority w:val="99"/>
    <w:qFormat/>
    <w:rsid w:val="001828D9"/>
    <w:rPr>
      <w:sz w:val="20"/>
      <w:szCs w:val="20"/>
      <w:lang w:val="x-none" w:eastAsia="x-none"/>
    </w:rPr>
  </w:style>
  <w:style w:type="character" w:customStyle="1" w:styleId="CommentTextChar">
    <w:name w:val="Comment Text Char"/>
    <w:link w:val="CommentText"/>
    <w:uiPriority w:val="99"/>
    <w:qFormat/>
    <w:rsid w:val="001828D9"/>
    <w:rPr>
      <w:rFonts w:ascii="Times New Roman" w:eastAsia="Times New Roman" w:hAnsi="Times New Roman" w:cs="Times New Roman"/>
      <w:noProof/>
      <w:sz w:val="20"/>
      <w:szCs w:val="20"/>
    </w:rPr>
  </w:style>
  <w:style w:type="paragraph" w:styleId="CommentSubject">
    <w:name w:val="annotation subject"/>
    <w:basedOn w:val="CommentText"/>
    <w:next w:val="CommentText"/>
    <w:link w:val="CommentSubjectChar"/>
    <w:semiHidden/>
    <w:rsid w:val="001828D9"/>
    <w:rPr>
      <w:b/>
      <w:bCs/>
    </w:rPr>
  </w:style>
  <w:style w:type="character" w:customStyle="1" w:styleId="CommentSubjectChar">
    <w:name w:val="Comment Subject Char"/>
    <w:link w:val="CommentSubject"/>
    <w:semiHidden/>
    <w:rsid w:val="001828D9"/>
    <w:rPr>
      <w:rFonts w:ascii="Times New Roman" w:eastAsia="Times New Roman" w:hAnsi="Times New Roman" w:cs="Times New Roman"/>
      <w:b/>
      <w:bCs/>
      <w:noProof/>
      <w:sz w:val="20"/>
      <w:szCs w:val="20"/>
    </w:rPr>
  </w:style>
  <w:style w:type="paragraph" w:styleId="BalloonText">
    <w:name w:val="Balloon Text"/>
    <w:basedOn w:val="Normal"/>
    <w:link w:val="BalloonTextChar"/>
    <w:semiHidden/>
    <w:rsid w:val="001828D9"/>
    <w:rPr>
      <w:rFonts w:ascii="Tahoma" w:hAnsi="Tahoma"/>
      <w:sz w:val="16"/>
      <w:szCs w:val="16"/>
      <w:lang w:val="x-none" w:eastAsia="x-none"/>
    </w:rPr>
  </w:style>
  <w:style w:type="character" w:customStyle="1" w:styleId="BalloonTextChar">
    <w:name w:val="Balloon Text Char"/>
    <w:link w:val="BalloonText"/>
    <w:semiHidden/>
    <w:rsid w:val="001828D9"/>
    <w:rPr>
      <w:rFonts w:ascii="Tahoma" w:eastAsia="Times New Roman" w:hAnsi="Tahoma" w:cs="Tahoma"/>
      <w:noProof/>
      <w:sz w:val="16"/>
      <w:szCs w:val="16"/>
    </w:rPr>
  </w:style>
  <w:style w:type="paragraph" w:customStyle="1" w:styleId="CharChar1CharCharCharCharCharCharCharCharChar1Char">
    <w:name w:val="Char Char1 Char Char Char Char Char Char Char Char Char1 Char"/>
    <w:basedOn w:val="Normal"/>
    <w:rsid w:val="001828D9"/>
    <w:pPr>
      <w:spacing w:after="160" w:line="240" w:lineRule="exact"/>
    </w:pPr>
    <w:rPr>
      <w:rFonts w:ascii="Verdana" w:eastAsia="SimSun" w:hAnsi="Verdana" w:cs="Verdana"/>
      <w:sz w:val="20"/>
      <w:szCs w:val="20"/>
      <w:lang w:val="en-GB" w:eastAsia="zh-CN"/>
    </w:rPr>
  </w:style>
  <w:style w:type="paragraph" w:styleId="ListParagraph">
    <w:name w:val="List Paragraph"/>
    <w:aliases w:val="Grafik,List Paragraph11,Colorful List - Accent 11,Space Bullets,Bulet1,para1,numbered,Paragraphe de liste1,Bulletr List Paragraph,列出段落,列出段落1,Bullet List,FooterText,List Paragraph2,List Paragraph21,Parágrafo da Lista1,Table,Grafik 3,kepala"/>
    <w:basedOn w:val="Normal"/>
    <w:link w:val="ListParagraphChar"/>
    <w:uiPriority w:val="34"/>
    <w:qFormat/>
    <w:rsid w:val="001828D9"/>
    <w:pPr>
      <w:spacing w:line="300" w:lineRule="atLeast"/>
      <w:ind w:left="720"/>
      <w:contextualSpacing/>
      <w:jc w:val="both"/>
    </w:pPr>
    <w:rPr>
      <w:noProof w:val="0"/>
    </w:rPr>
  </w:style>
  <w:style w:type="character" w:customStyle="1" w:styleId="ListParagraphChar">
    <w:name w:val="List Paragraph Char"/>
    <w:aliases w:val="Grafik Char,List Paragraph11 Char,Colorful List - Accent 11 Char,Space Bullets Char,Bulet1 Char,para1 Char,numbered Char,Paragraphe de liste1 Char,Bulletr List Paragraph Char,列出段落 Char,列出段落1 Char,Bullet List Char,FooterText Char"/>
    <w:link w:val="ListParagraph"/>
    <w:uiPriority w:val="34"/>
    <w:qFormat/>
    <w:rsid w:val="009A7241"/>
    <w:rPr>
      <w:rFonts w:ascii="Times New Roman" w:eastAsia="Times New Roman" w:hAnsi="Times New Roman"/>
      <w:sz w:val="24"/>
      <w:szCs w:val="24"/>
      <w:lang w:val="en-US" w:eastAsia="en-US"/>
    </w:rPr>
  </w:style>
  <w:style w:type="table" w:styleId="TableGrid">
    <w:name w:val="Table Grid"/>
    <w:basedOn w:val="TableNormal"/>
    <w:uiPriority w:val="39"/>
    <w:rsid w:val="00E77289"/>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link w:val="SubtitleChar"/>
    <w:qFormat/>
    <w:rsid w:val="00E77289"/>
    <w:pPr>
      <w:spacing w:before="60" w:after="60"/>
      <w:jc w:val="center"/>
    </w:pPr>
    <w:rPr>
      <w:b/>
      <w:noProof w:val="0"/>
      <w:szCs w:val="20"/>
    </w:rPr>
  </w:style>
  <w:style w:type="character" w:customStyle="1" w:styleId="SubtitleChar">
    <w:name w:val="Subtitle Char"/>
    <w:link w:val="Subtitle"/>
    <w:rsid w:val="00E77289"/>
    <w:rPr>
      <w:rFonts w:ascii="Times New Roman" w:eastAsia="Times New Roman" w:hAnsi="Times New Roman"/>
      <w:b/>
      <w:sz w:val="24"/>
    </w:rPr>
  </w:style>
  <w:style w:type="paragraph" w:styleId="ListBullet">
    <w:name w:val="List Bullet"/>
    <w:basedOn w:val="Normal"/>
    <w:autoRedefine/>
    <w:rsid w:val="00E77289"/>
    <w:pPr>
      <w:tabs>
        <w:tab w:val="left" w:pos="1134"/>
      </w:tabs>
      <w:autoSpaceDE w:val="0"/>
      <w:autoSpaceDN w:val="0"/>
      <w:adjustRightInd w:val="0"/>
      <w:ind w:left="1530"/>
      <w:jc w:val="both"/>
    </w:pPr>
    <w:rPr>
      <w:rFonts w:ascii="Calibri" w:hAnsi="Calibri"/>
      <w:noProof w:val="0"/>
      <w:color w:val="000000"/>
      <w:sz w:val="22"/>
      <w:szCs w:val="22"/>
      <w:lang w:val="sv-SE"/>
    </w:rPr>
  </w:style>
  <w:style w:type="paragraph" w:styleId="Revision">
    <w:name w:val="Revision"/>
    <w:hidden/>
    <w:uiPriority w:val="99"/>
    <w:semiHidden/>
    <w:rsid w:val="00EB7213"/>
    <w:rPr>
      <w:rFonts w:ascii="Times New Roman" w:eastAsia="Times New Roman" w:hAnsi="Times New Roman"/>
      <w:noProof/>
      <w:sz w:val="24"/>
      <w:szCs w:val="24"/>
      <w:lang w:val="en-US" w:eastAsia="en-US"/>
    </w:rPr>
  </w:style>
  <w:style w:type="paragraph" w:styleId="NormalWeb">
    <w:name w:val="Normal (Web)"/>
    <w:basedOn w:val="Normal"/>
    <w:uiPriority w:val="99"/>
    <w:unhideWhenUsed/>
    <w:qFormat/>
    <w:rsid w:val="004762BC"/>
    <w:pPr>
      <w:spacing w:before="100" w:beforeAutospacing="1" w:after="100" w:afterAutospacing="1"/>
    </w:pPr>
    <w:rPr>
      <w:rFonts w:eastAsiaTheme="minorEastAsia"/>
      <w:noProof w:val="0"/>
    </w:rPr>
  </w:style>
  <w:style w:type="table" w:customStyle="1" w:styleId="TableGrid1">
    <w:name w:val="Table Grid1"/>
    <w:basedOn w:val="TableNormal"/>
    <w:next w:val="TableGrid"/>
    <w:uiPriority w:val="59"/>
    <w:rsid w:val="001E3313"/>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80146"/>
    <w:rPr>
      <w:b/>
      <w:bCs/>
    </w:rPr>
  </w:style>
  <w:style w:type="character" w:styleId="Emphasis">
    <w:name w:val="Emphasis"/>
    <w:basedOn w:val="DefaultParagraphFont"/>
    <w:uiPriority w:val="20"/>
    <w:qFormat/>
    <w:rsid w:val="00C80146"/>
    <w:rPr>
      <w:i/>
      <w:iCs/>
    </w:rPr>
  </w:style>
  <w:style w:type="paragraph" w:customStyle="1" w:styleId="ListParagraph1">
    <w:name w:val="List Paragraph1"/>
    <w:basedOn w:val="Normal"/>
    <w:uiPriority w:val="34"/>
    <w:qFormat/>
    <w:rsid w:val="00315009"/>
    <w:pPr>
      <w:spacing w:after="160" w:line="259" w:lineRule="auto"/>
      <w:ind w:left="720"/>
    </w:pPr>
    <w:rPr>
      <w:rFonts w:ascii="Arial Narrow" w:hAnsi="Arial Narrow" w:cs="Arial"/>
      <w:noProof w:val="0"/>
      <w:color w:val="000000"/>
      <w:sz w:val="18"/>
    </w:rPr>
  </w:style>
  <w:style w:type="character" w:styleId="UnresolvedMention">
    <w:name w:val="Unresolved Mention"/>
    <w:basedOn w:val="DefaultParagraphFont"/>
    <w:uiPriority w:val="99"/>
    <w:semiHidden/>
    <w:unhideWhenUsed/>
    <w:rsid w:val="00F118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28064">
      <w:bodyDiv w:val="1"/>
      <w:marLeft w:val="0"/>
      <w:marRight w:val="0"/>
      <w:marTop w:val="0"/>
      <w:marBottom w:val="0"/>
      <w:divBdr>
        <w:top w:val="none" w:sz="0" w:space="0" w:color="auto"/>
        <w:left w:val="none" w:sz="0" w:space="0" w:color="auto"/>
        <w:bottom w:val="none" w:sz="0" w:space="0" w:color="auto"/>
        <w:right w:val="none" w:sz="0" w:space="0" w:color="auto"/>
      </w:divBdr>
      <w:divsChild>
        <w:div w:id="1104115050">
          <w:marLeft w:val="0"/>
          <w:marRight w:val="0"/>
          <w:marTop w:val="0"/>
          <w:marBottom w:val="0"/>
          <w:divBdr>
            <w:top w:val="none" w:sz="0" w:space="0" w:color="auto"/>
            <w:left w:val="none" w:sz="0" w:space="0" w:color="auto"/>
            <w:bottom w:val="none" w:sz="0" w:space="0" w:color="auto"/>
            <w:right w:val="none" w:sz="0" w:space="0" w:color="auto"/>
          </w:divBdr>
        </w:div>
        <w:div w:id="451439926">
          <w:marLeft w:val="0"/>
          <w:marRight w:val="0"/>
          <w:marTop w:val="0"/>
          <w:marBottom w:val="0"/>
          <w:divBdr>
            <w:top w:val="none" w:sz="0" w:space="0" w:color="auto"/>
            <w:left w:val="none" w:sz="0" w:space="0" w:color="auto"/>
            <w:bottom w:val="none" w:sz="0" w:space="0" w:color="auto"/>
            <w:right w:val="none" w:sz="0" w:space="0" w:color="auto"/>
          </w:divBdr>
        </w:div>
        <w:div w:id="1388843530">
          <w:marLeft w:val="0"/>
          <w:marRight w:val="0"/>
          <w:marTop w:val="0"/>
          <w:marBottom w:val="0"/>
          <w:divBdr>
            <w:top w:val="none" w:sz="0" w:space="0" w:color="auto"/>
            <w:left w:val="none" w:sz="0" w:space="0" w:color="auto"/>
            <w:bottom w:val="none" w:sz="0" w:space="0" w:color="auto"/>
            <w:right w:val="none" w:sz="0" w:space="0" w:color="auto"/>
          </w:divBdr>
        </w:div>
      </w:divsChild>
    </w:div>
    <w:div w:id="339549215">
      <w:bodyDiv w:val="1"/>
      <w:marLeft w:val="0"/>
      <w:marRight w:val="0"/>
      <w:marTop w:val="0"/>
      <w:marBottom w:val="0"/>
      <w:divBdr>
        <w:top w:val="none" w:sz="0" w:space="0" w:color="auto"/>
        <w:left w:val="none" w:sz="0" w:space="0" w:color="auto"/>
        <w:bottom w:val="none" w:sz="0" w:space="0" w:color="auto"/>
        <w:right w:val="none" w:sz="0" w:space="0" w:color="auto"/>
      </w:divBdr>
    </w:div>
    <w:div w:id="745882719">
      <w:bodyDiv w:val="1"/>
      <w:marLeft w:val="0"/>
      <w:marRight w:val="0"/>
      <w:marTop w:val="0"/>
      <w:marBottom w:val="0"/>
      <w:divBdr>
        <w:top w:val="none" w:sz="0" w:space="0" w:color="auto"/>
        <w:left w:val="none" w:sz="0" w:space="0" w:color="auto"/>
        <w:bottom w:val="none" w:sz="0" w:space="0" w:color="auto"/>
        <w:right w:val="none" w:sz="0" w:space="0" w:color="auto"/>
      </w:divBdr>
    </w:div>
    <w:div w:id="1554342228">
      <w:bodyDiv w:val="1"/>
      <w:marLeft w:val="0"/>
      <w:marRight w:val="0"/>
      <w:marTop w:val="0"/>
      <w:marBottom w:val="0"/>
      <w:divBdr>
        <w:top w:val="none" w:sz="0" w:space="0" w:color="auto"/>
        <w:left w:val="none" w:sz="0" w:space="0" w:color="auto"/>
        <w:bottom w:val="none" w:sz="0" w:space="0" w:color="auto"/>
        <w:right w:val="none" w:sz="0" w:space="0" w:color="auto"/>
      </w:divBdr>
    </w:div>
    <w:div w:id="1685090587">
      <w:bodyDiv w:val="1"/>
      <w:marLeft w:val="0"/>
      <w:marRight w:val="0"/>
      <w:marTop w:val="0"/>
      <w:marBottom w:val="0"/>
      <w:divBdr>
        <w:top w:val="none" w:sz="0" w:space="0" w:color="auto"/>
        <w:left w:val="none" w:sz="0" w:space="0" w:color="auto"/>
        <w:bottom w:val="none" w:sz="0" w:space="0" w:color="auto"/>
        <w:right w:val="none" w:sz="0" w:space="0" w:color="auto"/>
      </w:divBdr>
    </w:div>
    <w:div w:id="1767143841">
      <w:bodyDiv w:val="1"/>
      <w:marLeft w:val="0"/>
      <w:marRight w:val="0"/>
      <w:marTop w:val="0"/>
      <w:marBottom w:val="0"/>
      <w:divBdr>
        <w:top w:val="none" w:sz="0" w:space="0" w:color="auto"/>
        <w:left w:val="none" w:sz="0" w:space="0" w:color="auto"/>
        <w:bottom w:val="none" w:sz="0" w:space="0" w:color="auto"/>
        <w:right w:val="none" w:sz="0" w:space="0" w:color="auto"/>
      </w:divBdr>
      <w:divsChild>
        <w:div w:id="1824924633">
          <w:marLeft w:val="0"/>
          <w:marRight w:val="0"/>
          <w:marTop w:val="0"/>
          <w:marBottom w:val="0"/>
          <w:divBdr>
            <w:top w:val="none" w:sz="0" w:space="0" w:color="auto"/>
            <w:left w:val="none" w:sz="0" w:space="0" w:color="auto"/>
            <w:bottom w:val="none" w:sz="0" w:space="0" w:color="auto"/>
            <w:right w:val="none" w:sz="0" w:space="0" w:color="auto"/>
          </w:divBdr>
        </w:div>
        <w:div w:id="1281305255">
          <w:marLeft w:val="0"/>
          <w:marRight w:val="0"/>
          <w:marTop w:val="0"/>
          <w:marBottom w:val="0"/>
          <w:divBdr>
            <w:top w:val="none" w:sz="0" w:space="0" w:color="auto"/>
            <w:left w:val="none" w:sz="0" w:space="0" w:color="auto"/>
            <w:bottom w:val="none" w:sz="0" w:space="0" w:color="auto"/>
            <w:right w:val="none" w:sz="0" w:space="0" w:color="auto"/>
          </w:divBdr>
        </w:div>
        <w:div w:id="1536381870">
          <w:marLeft w:val="0"/>
          <w:marRight w:val="0"/>
          <w:marTop w:val="0"/>
          <w:marBottom w:val="0"/>
          <w:divBdr>
            <w:top w:val="none" w:sz="0" w:space="0" w:color="auto"/>
            <w:left w:val="none" w:sz="0" w:space="0" w:color="auto"/>
            <w:bottom w:val="none" w:sz="0" w:space="0" w:color="auto"/>
            <w:right w:val="none" w:sz="0" w:space="0" w:color="auto"/>
          </w:divBdr>
        </w:div>
      </w:divsChild>
    </w:div>
    <w:div w:id="1812745950">
      <w:bodyDiv w:val="1"/>
      <w:marLeft w:val="0"/>
      <w:marRight w:val="0"/>
      <w:marTop w:val="0"/>
      <w:marBottom w:val="0"/>
      <w:divBdr>
        <w:top w:val="none" w:sz="0" w:space="0" w:color="auto"/>
        <w:left w:val="none" w:sz="0" w:space="0" w:color="auto"/>
        <w:bottom w:val="none" w:sz="0" w:space="0" w:color="auto"/>
        <w:right w:val="none" w:sz="0" w:space="0" w:color="auto"/>
      </w:divBdr>
      <w:divsChild>
        <w:div w:id="1104763552">
          <w:marLeft w:val="0"/>
          <w:marRight w:val="0"/>
          <w:marTop w:val="0"/>
          <w:marBottom w:val="0"/>
          <w:divBdr>
            <w:top w:val="none" w:sz="0" w:space="0" w:color="auto"/>
            <w:left w:val="none" w:sz="0" w:space="0" w:color="auto"/>
            <w:bottom w:val="none" w:sz="0" w:space="0" w:color="auto"/>
            <w:right w:val="none" w:sz="0" w:space="0" w:color="auto"/>
          </w:divBdr>
        </w:div>
        <w:div w:id="1174224572">
          <w:marLeft w:val="0"/>
          <w:marRight w:val="0"/>
          <w:marTop w:val="0"/>
          <w:marBottom w:val="0"/>
          <w:divBdr>
            <w:top w:val="none" w:sz="0" w:space="0" w:color="auto"/>
            <w:left w:val="none" w:sz="0" w:space="0" w:color="auto"/>
            <w:bottom w:val="none" w:sz="0" w:space="0" w:color="auto"/>
            <w:right w:val="none" w:sz="0" w:space="0" w:color="auto"/>
          </w:divBdr>
        </w:div>
        <w:div w:id="11245418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image" Target="media/image10.png"/><Relationship Id="rId28" Type="http://schemas.openxmlformats.org/officeDocument/2006/relationships/image" Target="media/image15.png"/><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1.xml"/><Relationship Id="rId8" Type="http://schemas.openxmlformats.org/officeDocument/2006/relationships/comments" Target="comments.xm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F1D634-4113-49BF-8066-38B31A76C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2158</TotalTime>
  <Pages>31</Pages>
  <Words>11431</Words>
  <Characters>65163</Characters>
  <Application>Microsoft Office Word</Application>
  <DocSecurity>0</DocSecurity>
  <Lines>543</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76442</CharactersWithSpaces>
  <SharedDoc>false</SharedDoc>
  <HLinks>
    <vt:vector size="18" baseType="variant">
      <vt:variant>
        <vt:i4>262230</vt:i4>
      </vt:variant>
      <vt:variant>
        <vt:i4>6</vt:i4>
      </vt:variant>
      <vt:variant>
        <vt:i4>0</vt:i4>
      </vt:variant>
      <vt:variant>
        <vt:i4>5</vt:i4>
      </vt:variant>
      <vt:variant>
        <vt:lpwstr>https://simo.inhealth.co.id/</vt:lpwstr>
      </vt:variant>
      <vt:variant>
        <vt:lpwstr/>
      </vt:variant>
      <vt:variant>
        <vt:i4>262230</vt:i4>
      </vt:variant>
      <vt:variant>
        <vt:i4>3</vt:i4>
      </vt:variant>
      <vt:variant>
        <vt:i4>0</vt:i4>
      </vt:variant>
      <vt:variant>
        <vt:i4>5</vt:i4>
      </vt:variant>
      <vt:variant>
        <vt:lpwstr>https://simo.inhealth.co.id/</vt:lpwstr>
      </vt:variant>
      <vt:variant>
        <vt:lpwstr/>
      </vt:variant>
      <vt:variant>
        <vt:i4>655420</vt:i4>
      </vt:variant>
      <vt:variant>
        <vt:i4>0</vt:i4>
      </vt:variant>
      <vt:variant>
        <vt:i4>0</vt:i4>
      </vt:variant>
      <vt:variant>
        <vt:i4>5</vt:i4>
      </vt:variant>
      <vt:variant>
        <vt:lpwstr>mailto:arifiantoendik@yahoo.com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Hamisya Nur Indriyani</dc:creator>
  <cp:keywords/>
  <cp:lastModifiedBy>ADMIN</cp:lastModifiedBy>
  <cp:revision>23</cp:revision>
  <cp:lastPrinted>2020-01-08T03:49:00Z</cp:lastPrinted>
  <dcterms:created xsi:type="dcterms:W3CDTF">2025-01-16T03:55:00Z</dcterms:created>
  <dcterms:modified xsi:type="dcterms:W3CDTF">2025-07-29T06:00:00Z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fa726c-b21f-4cfd-a8b6-783ce7ae39ef_Enabled">
    <vt:lpwstr>true</vt:lpwstr>
  </property>
  <property fmtid="{D5CDD505-2E9C-101B-9397-08002B2CF9AE}" pid="3" name="MSIP_Label_eafa726c-b21f-4cfd-a8b6-783ce7ae39ef_SetDate">
    <vt:lpwstr>2025-01-03T07:41:04Z</vt:lpwstr>
  </property>
  <property fmtid="{D5CDD505-2E9C-101B-9397-08002B2CF9AE}" pid="4" name="MSIP_Label_eafa726c-b21f-4cfd-a8b6-783ce7ae39ef_Method">
    <vt:lpwstr>Standard</vt:lpwstr>
  </property>
  <property fmtid="{D5CDD505-2E9C-101B-9397-08002B2CF9AE}" pid="5" name="MSIP_Label_eafa726c-b21f-4cfd-a8b6-783ce7ae39ef_Name">
    <vt:lpwstr>Internal Policy</vt:lpwstr>
  </property>
  <property fmtid="{D5CDD505-2E9C-101B-9397-08002B2CF9AE}" pid="6" name="MSIP_Label_eafa726c-b21f-4cfd-a8b6-783ce7ae39ef_SiteId">
    <vt:lpwstr>557976a8-dd89-479a-bf82-ec18df17e878</vt:lpwstr>
  </property>
  <property fmtid="{D5CDD505-2E9C-101B-9397-08002B2CF9AE}" pid="7" name="MSIP_Label_eafa726c-b21f-4cfd-a8b6-783ce7ae39ef_ActionId">
    <vt:lpwstr>ef66b30c-eca9-416f-accc-ad44f4b620a5</vt:lpwstr>
  </property>
  <property fmtid="{D5CDD505-2E9C-101B-9397-08002B2CF9AE}" pid="8" name="MSIP_Label_eafa726c-b21f-4cfd-a8b6-783ce7ae39ef_ContentBits">
    <vt:lpwstr>3</vt:lpwstr>
  </property>
</Properties>
</file>