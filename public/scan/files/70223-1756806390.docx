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EE4C9D" w14:textId="4A62D7E7" w:rsidR="002F5E12" w:rsidRPr="000D3259" w:rsidRDefault="00F70093" w:rsidP="000D3259">
      <w:pPr>
        <w:spacing w:line="360" w:lineRule="auto"/>
        <w:jc w:val="center"/>
        <w:rPr>
          <w:rFonts w:ascii="Arial" w:hAnsi="Arial" w:cs="Arial"/>
          <w:b/>
          <w:sz w:val="22"/>
          <w:szCs w:val="22"/>
          <w:lang w:val="fi-FI"/>
        </w:rPr>
      </w:pPr>
      <w:r w:rsidRPr="000D3259">
        <w:rPr>
          <w:rFonts w:ascii="Arial" w:hAnsi="Arial" w:cs="Arial"/>
          <w:b/>
          <w:sz w:val="22"/>
          <w:szCs w:val="22"/>
          <w:lang w:val="fi-FI"/>
        </w:rPr>
        <w:t xml:space="preserve">PERJANJIAN </w:t>
      </w:r>
      <w:r w:rsidR="00DA3F8C" w:rsidRPr="000D3259">
        <w:rPr>
          <w:rFonts w:ascii="Arial" w:hAnsi="Arial" w:cs="Arial"/>
          <w:b/>
          <w:sz w:val="22"/>
          <w:szCs w:val="22"/>
          <w:lang w:val="fi-FI"/>
        </w:rPr>
        <w:t>KERJA SAMA</w:t>
      </w:r>
    </w:p>
    <w:p w14:paraId="740AED3A" w14:textId="77777777" w:rsidR="002F5E12" w:rsidRPr="000D3259" w:rsidRDefault="00F70093" w:rsidP="000D3259">
      <w:pPr>
        <w:spacing w:line="360" w:lineRule="auto"/>
        <w:jc w:val="center"/>
        <w:rPr>
          <w:rFonts w:ascii="Arial" w:hAnsi="Arial" w:cs="Arial"/>
          <w:b/>
          <w:sz w:val="22"/>
          <w:szCs w:val="22"/>
          <w:lang w:val="fi-FI"/>
        </w:rPr>
      </w:pPr>
      <w:r w:rsidRPr="000D3259">
        <w:rPr>
          <w:rFonts w:ascii="Arial" w:hAnsi="Arial" w:cs="Arial"/>
          <w:b/>
          <w:sz w:val="22"/>
          <w:szCs w:val="22"/>
          <w:lang w:val="fi-FI"/>
        </w:rPr>
        <w:t>ANTARA</w:t>
      </w:r>
    </w:p>
    <w:p w14:paraId="0AB61D4B" w14:textId="609A11C2" w:rsidR="002F5E12" w:rsidRPr="000D3259" w:rsidRDefault="000075B4" w:rsidP="000D3259">
      <w:pPr>
        <w:spacing w:line="360" w:lineRule="auto"/>
        <w:jc w:val="center"/>
        <w:rPr>
          <w:rFonts w:ascii="Arial" w:hAnsi="Arial" w:cs="Arial"/>
          <w:b/>
          <w:sz w:val="22"/>
          <w:szCs w:val="22"/>
          <w:lang w:val="fi-FI"/>
        </w:rPr>
      </w:pPr>
      <w:r w:rsidRPr="000D3259">
        <w:rPr>
          <w:rFonts w:ascii="Arial" w:hAnsi="Arial" w:cs="Arial"/>
          <w:b/>
          <w:sz w:val="22"/>
          <w:szCs w:val="22"/>
          <w:lang w:val="fi-FI"/>
        </w:rPr>
        <w:t>PT ASURANSI</w:t>
      </w:r>
      <w:r w:rsidR="008976C8" w:rsidRPr="000D3259">
        <w:rPr>
          <w:rFonts w:ascii="Arial" w:hAnsi="Arial" w:cs="Arial"/>
          <w:b/>
          <w:sz w:val="22"/>
          <w:szCs w:val="22"/>
          <w:lang w:val="fi-FI"/>
        </w:rPr>
        <w:t xml:space="preserve"> BRI LIFE</w:t>
      </w:r>
    </w:p>
    <w:p w14:paraId="62D4EE57" w14:textId="77777777" w:rsidR="002F5E12" w:rsidRPr="000D3259" w:rsidRDefault="00F70093" w:rsidP="000D3259">
      <w:pPr>
        <w:spacing w:line="360" w:lineRule="auto"/>
        <w:jc w:val="center"/>
        <w:rPr>
          <w:rFonts w:ascii="Arial" w:hAnsi="Arial" w:cs="Arial"/>
          <w:b/>
          <w:sz w:val="22"/>
          <w:szCs w:val="22"/>
          <w:lang w:val="fi-FI"/>
        </w:rPr>
      </w:pPr>
      <w:r w:rsidRPr="000D3259">
        <w:rPr>
          <w:rFonts w:ascii="Arial" w:hAnsi="Arial" w:cs="Arial"/>
          <w:b/>
          <w:sz w:val="22"/>
          <w:szCs w:val="22"/>
          <w:lang w:val="sv-SE"/>
        </w:rPr>
        <w:t xml:space="preserve">DENGAN </w:t>
      </w:r>
    </w:p>
    <w:p w14:paraId="5CBCF153" w14:textId="5852A934" w:rsidR="002F5E12" w:rsidRPr="000D3259" w:rsidRDefault="002245AA" w:rsidP="000D3259">
      <w:pPr>
        <w:spacing w:line="360" w:lineRule="auto"/>
        <w:jc w:val="center"/>
        <w:rPr>
          <w:rFonts w:ascii="Arial" w:hAnsi="Arial" w:cs="Arial"/>
          <w:b/>
          <w:sz w:val="22"/>
          <w:szCs w:val="22"/>
          <w:lang w:val="fi-FI"/>
        </w:rPr>
      </w:pPr>
      <w:r>
        <w:rPr>
          <w:rFonts w:ascii="Arial" w:hAnsi="Arial" w:cs="Arial"/>
          <w:b/>
          <w:sz w:val="22"/>
          <w:szCs w:val="22"/>
        </w:rPr>
        <w:t>PT DISA PRIMA PRIMA</w:t>
      </w:r>
    </w:p>
    <w:p w14:paraId="570E36CD" w14:textId="2C949FA3" w:rsidR="00F70093" w:rsidRPr="000D3259" w:rsidRDefault="00F70093" w:rsidP="000D3259">
      <w:pPr>
        <w:spacing w:line="360" w:lineRule="auto"/>
        <w:jc w:val="center"/>
        <w:rPr>
          <w:rFonts w:ascii="Arial" w:hAnsi="Arial" w:cs="Arial"/>
          <w:b/>
          <w:sz w:val="22"/>
          <w:szCs w:val="22"/>
          <w:lang w:val="fi-FI"/>
        </w:rPr>
      </w:pPr>
      <w:r w:rsidRPr="000D3259">
        <w:rPr>
          <w:rFonts w:ascii="Arial" w:hAnsi="Arial" w:cs="Arial"/>
          <w:b/>
          <w:sz w:val="22"/>
          <w:szCs w:val="22"/>
          <w:lang w:val="sv-SE"/>
        </w:rPr>
        <w:t>TENTANG</w:t>
      </w:r>
    </w:p>
    <w:p w14:paraId="575948F6" w14:textId="77777777" w:rsidR="00D4639C" w:rsidRPr="000D3259" w:rsidRDefault="00F70093" w:rsidP="000D3259">
      <w:pPr>
        <w:spacing w:line="360" w:lineRule="auto"/>
        <w:jc w:val="center"/>
        <w:rPr>
          <w:rFonts w:ascii="Arial" w:hAnsi="Arial" w:cs="Arial"/>
          <w:b/>
          <w:sz w:val="22"/>
          <w:szCs w:val="22"/>
          <w:lang w:val="sv-SE"/>
        </w:rPr>
      </w:pPr>
      <w:r w:rsidRPr="000D3259">
        <w:rPr>
          <w:rFonts w:ascii="Arial" w:hAnsi="Arial" w:cs="Arial"/>
          <w:b/>
          <w:sz w:val="22"/>
          <w:szCs w:val="22"/>
          <w:lang w:val="sv-SE"/>
        </w:rPr>
        <w:t xml:space="preserve">PELAYANAN KESEHATAN </w:t>
      </w:r>
      <w:r w:rsidR="00907C90" w:rsidRPr="000D3259">
        <w:rPr>
          <w:rFonts w:ascii="Arial" w:hAnsi="Arial" w:cs="Arial"/>
          <w:b/>
          <w:sz w:val="22"/>
          <w:szCs w:val="22"/>
          <w:lang w:val="sv-SE"/>
        </w:rPr>
        <w:t>DAN OBAT</w:t>
      </w:r>
    </w:p>
    <w:p w14:paraId="1750F430" w14:textId="1BD50263" w:rsidR="00F70093" w:rsidRPr="000D3259" w:rsidRDefault="005D1214" w:rsidP="000D3259">
      <w:pPr>
        <w:pBdr>
          <w:bottom w:val="double" w:sz="6" w:space="1" w:color="auto"/>
        </w:pBdr>
        <w:spacing w:line="360" w:lineRule="auto"/>
        <w:jc w:val="center"/>
        <w:rPr>
          <w:rFonts w:ascii="Arial" w:hAnsi="Arial" w:cs="Arial"/>
          <w:b/>
          <w:sz w:val="22"/>
          <w:szCs w:val="22"/>
          <w:lang w:val="sv-SE"/>
        </w:rPr>
      </w:pPr>
      <w:r w:rsidRPr="000D3259">
        <w:rPr>
          <w:rFonts w:ascii="Arial" w:hAnsi="Arial" w:cs="Arial"/>
          <w:b/>
          <w:sz w:val="22"/>
          <w:szCs w:val="22"/>
          <w:lang w:val="sv-SE"/>
        </w:rPr>
        <w:t xml:space="preserve">BAGI </w:t>
      </w:r>
      <w:r w:rsidR="00986B62" w:rsidRPr="000D3259">
        <w:rPr>
          <w:rFonts w:ascii="Arial" w:hAnsi="Arial" w:cs="Arial"/>
          <w:b/>
          <w:sz w:val="22"/>
          <w:szCs w:val="22"/>
          <w:lang w:val="sv-SE"/>
        </w:rPr>
        <w:t>PESERTA</w:t>
      </w:r>
      <w:r w:rsidR="00F70093" w:rsidRPr="000D3259">
        <w:rPr>
          <w:rFonts w:ascii="Arial" w:hAnsi="Arial" w:cs="Arial"/>
          <w:b/>
          <w:sz w:val="22"/>
          <w:szCs w:val="22"/>
          <w:lang w:val="sv-SE"/>
        </w:rPr>
        <w:t xml:space="preserve"> </w:t>
      </w:r>
      <w:r w:rsidR="00DF6FBB" w:rsidRPr="000D3259">
        <w:rPr>
          <w:rFonts w:ascii="Arial" w:hAnsi="Arial" w:cs="Arial"/>
          <w:b/>
          <w:sz w:val="22"/>
          <w:szCs w:val="22"/>
          <w:lang w:val="sv-SE"/>
        </w:rPr>
        <w:t>ASURANSI KESEHATAN</w:t>
      </w:r>
      <w:r w:rsidR="00D4639C" w:rsidRPr="000D3259">
        <w:rPr>
          <w:rFonts w:ascii="Arial" w:hAnsi="Arial" w:cs="Arial"/>
          <w:b/>
          <w:sz w:val="22"/>
          <w:szCs w:val="22"/>
          <w:lang w:val="sv-SE"/>
        </w:rPr>
        <w:t xml:space="preserve"> </w:t>
      </w:r>
      <w:r w:rsidR="008976C8" w:rsidRPr="000D3259">
        <w:rPr>
          <w:rFonts w:ascii="Arial" w:hAnsi="Arial" w:cs="Arial"/>
          <w:b/>
          <w:sz w:val="22"/>
          <w:szCs w:val="22"/>
          <w:lang w:val="sv-SE"/>
        </w:rPr>
        <w:t>PT ASURANSI BRI LIFE</w:t>
      </w:r>
    </w:p>
    <w:p w14:paraId="606DD0A7" w14:textId="77777777" w:rsidR="00FA25EE" w:rsidRPr="000D3259" w:rsidRDefault="00FA25EE" w:rsidP="000D3259">
      <w:pPr>
        <w:spacing w:line="276" w:lineRule="auto"/>
        <w:jc w:val="both"/>
        <w:rPr>
          <w:rFonts w:ascii="Arial" w:hAnsi="Arial" w:cs="Arial"/>
          <w:sz w:val="22"/>
          <w:szCs w:val="22"/>
          <w:lang w:val="sv-SE"/>
        </w:rPr>
      </w:pPr>
    </w:p>
    <w:p w14:paraId="4878BA63" w14:textId="49F1CAA2" w:rsidR="00CA38C8" w:rsidRPr="000D3259" w:rsidRDefault="00CA38C8" w:rsidP="000D3259">
      <w:pPr>
        <w:spacing w:line="276" w:lineRule="auto"/>
        <w:ind w:left="2835"/>
        <w:rPr>
          <w:rFonts w:ascii="Arial" w:hAnsi="Arial" w:cs="Arial"/>
          <w:b/>
          <w:sz w:val="22"/>
          <w:szCs w:val="22"/>
          <w:lang w:val="id-ID"/>
        </w:rPr>
      </w:pPr>
      <w:r w:rsidRPr="000D3259">
        <w:rPr>
          <w:rFonts w:ascii="Arial" w:hAnsi="Arial" w:cs="Arial"/>
          <w:b/>
          <w:sz w:val="22"/>
          <w:szCs w:val="22"/>
          <w:lang w:val="sv-SE"/>
        </w:rPr>
        <w:t xml:space="preserve">Nomor: B. </w:t>
      </w:r>
      <w:r w:rsidR="00E84F04">
        <w:rPr>
          <w:rFonts w:ascii="Arial" w:hAnsi="Arial" w:cs="Arial"/>
          <w:b/>
          <w:sz w:val="22"/>
          <w:szCs w:val="22"/>
          <w:lang w:val="sv-SE"/>
        </w:rPr>
        <w:t>1933</w:t>
      </w:r>
      <w:r w:rsidR="0024189D">
        <w:rPr>
          <w:rFonts w:ascii="Arial" w:hAnsi="Arial" w:cs="Arial"/>
          <w:b/>
          <w:sz w:val="22"/>
          <w:szCs w:val="22"/>
          <w:lang w:val="sv-SE"/>
        </w:rPr>
        <w:t>/PKS</w:t>
      </w:r>
      <w:r w:rsidRPr="000D3259">
        <w:rPr>
          <w:rFonts w:ascii="Arial" w:hAnsi="Arial" w:cs="Arial"/>
          <w:b/>
          <w:sz w:val="22"/>
          <w:szCs w:val="22"/>
          <w:lang w:val="sv-SE"/>
        </w:rPr>
        <w:t>/</w:t>
      </w:r>
      <w:r w:rsidR="0024189D">
        <w:rPr>
          <w:rFonts w:ascii="Arial" w:hAnsi="Arial" w:cs="Arial"/>
          <w:b/>
          <w:sz w:val="22"/>
          <w:szCs w:val="22"/>
        </w:rPr>
        <w:t>HED/VIII</w:t>
      </w:r>
      <w:r w:rsidRPr="000D3259">
        <w:rPr>
          <w:rFonts w:ascii="Arial" w:hAnsi="Arial" w:cs="Arial"/>
          <w:b/>
          <w:sz w:val="22"/>
          <w:szCs w:val="22"/>
        </w:rPr>
        <w:t>/</w:t>
      </w:r>
      <w:r w:rsidR="0024189D">
        <w:rPr>
          <w:rFonts w:ascii="Arial" w:hAnsi="Arial" w:cs="Arial"/>
          <w:b/>
          <w:sz w:val="22"/>
          <w:szCs w:val="22"/>
          <w:lang w:val="sv-SE"/>
        </w:rPr>
        <w:t>2025</w:t>
      </w:r>
    </w:p>
    <w:p w14:paraId="25F8B0D4" w14:textId="56162989" w:rsidR="00CA38C8" w:rsidRPr="000D3259" w:rsidRDefault="00CA38C8" w:rsidP="000D3259">
      <w:pPr>
        <w:spacing w:line="276" w:lineRule="auto"/>
        <w:ind w:left="2835"/>
        <w:rPr>
          <w:rFonts w:ascii="Arial" w:hAnsi="Arial" w:cs="Arial"/>
          <w:b/>
          <w:sz w:val="22"/>
          <w:szCs w:val="22"/>
          <w:lang w:val="id-ID"/>
        </w:rPr>
      </w:pPr>
      <w:r w:rsidRPr="000D3259">
        <w:rPr>
          <w:rFonts w:ascii="Arial" w:hAnsi="Arial" w:cs="Arial"/>
          <w:b/>
          <w:sz w:val="22"/>
          <w:szCs w:val="22"/>
          <w:lang w:val="sv-SE"/>
        </w:rPr>
        <w:t>Nomor:</w:t>
      </w:r>
      <w:r w:rsidRPr="000D3259">
        <w:rPr>
          <w:rFonts w:ascii="Arial" w:hAnsi="Arial" w:cs="Arial"/>
          <w:sz w:val="22"/>
          <w:szCs w:val="22"/>
        </w:rPr>
        <w:t xml:space="preserve"> </w:t>
      </w:r>
    </w:p>
    <w:p w14:paraId="6C346B49" w14:textId="77777777" w:rsidR="00F70093" w:rsidRPr="000D3259" w:rsidRDefault="00F70093" w:rsidP="000D3259">
      <w:pPr>
        <w:spacing w:line="276" w:lineRule="auto"/>
        <w:jc w:val="both"/>
        <w:rPr>
          <w:rFonts w:ascii="Arial" w:hAnsi="Arial" w:cs="Arial"/>
          <w:b/>
          <w:sz w:val="22"/>
          <w:szCs w:val="22"/>
          <w:lang w:val="sv-SE"/>
        </w:rPr>
      </w:pPr>
    </w:p>
    <w:p w14:paraId="3204B2E0" w14:textId="37848DC1" w:rsidR="00F70093" w:rsidRPr="000D3259" w:rsidRDefault="00FA4077" w:rsidP="000D3259">
      <w:pPr>
        <w:spacing w:line="276" w:lineRule="auto"/>
        <w:jc w:val="both"/>
        <w:rPr>
          <w:rFonts w:ascii="Arial" w:hAnsi="Arial" w:cs="Arial"/>
          <w:strike/>
          <w:sz w:val="22"/>
          <w:szCs w:val="22"/>
          <w:lang w:val="sv-SE"/>
        </w:rPr>
      </w:pPr>
      <w:r w:rsidRPr="000D3259">
        <w:rPr>
          <w:rFonts w:ascii="Arial" w:hAnsi="Arial" w:cs="Arial"/>
          <w:sz w:val="22"/>
          <w:szCs w:val="22"/>
          <w:lang w:val="sv-SE"/>
        </w:rPr>
        <w:t xml:space="preserve">Perjanjian </w:t>
      </w:r>
      <w:r w:rsidR="00DA3F8C" w:rsidRPr="000D3259">
        <w:rPr>
          <w:rFonts w:ascii="Arial" w:hAnsi="Arial" w:cs="Arial"/>
          <w:sz w:val="22"/>
          <w:szCs w:val="22"/>
          <w:lang w:val="sv-SE"/>
        </w:rPr>
        <w:t>Kerja sama</w:t>
      </w:r>
      <w:r w:rsidRPr="000D3259">
        <w:rPr>
          <w:rFonts w:ascii="Arial" w:hAnsi="Arial" w:cs="Arial"/>
          <w:sz w:val="22"/>
          <w:szCs w:val="22"/>
          <w:lang w:val="sv-SE"/>
        </w:rPr>
        <w:t xml:space="preserve"> antara </w:t>
      </w:r>
      <w:r w:rsidR="008976C8" w:rsidRPr="000D3259">
        <w:rPr>
          <w:rFonts w:ascii="Arial" w:hAnsi="Arial" w:cs="Arial"/>
          <w:sz w:val="22"/>
          <w:szCs w:val="22"/>
          <w:lang w:val="sv-SE"/>
        </w:rPr>
        <w:t xml:space="preserve">PT </w:t>
      </w:r>
      <w:r w:rsidR="005862C0" w:rsidRPr="000D3259">
        <w:rPr>
          <w:rFonts w:ascii="Arial" w:hAnsi="Arial" w:cs="Arial"/>
          <w:sz w:val="22"/>
          <w:szCs w:val="22"/>
          <w:lang w:val="sv-SE"/>
        </w:rPr>
        <w:t xml:space="preserve">Asuransi BRI Life </w:t>
      </w:r>
      <w:r w:rsidRPr="000D3259">
        <w:rPr>
          <w:rFonts w:ascii="Arial" w:hAnsi="Arial" w:cs="Arial"/>
          <w:sz w:val="22"/>
          <w:szCs w:val="22"/>
          <w:lang w:val="sv-SE"/>
        </w:rPr>
        <w:t xml:space="preserve">dengan </w:t>
      </w:r>
      <w:r w:rsidR="00DF715A">
        <w:rPr>
          <w:rFonts w:ascii="Arial" w:hAnsi="Arial" w:cs="Arial"/>
          <w:sz w:val="22"/>
          <w:szCs w:val="22"/>
          <w:lang w:val="sv-SE"/>
        </w:rPr>
        <w:t xml:space="preserve">PT Disa Prima Prima / </w:t>
      </w:r>
      <w:r w:rsidR="005862C0" w:rsidRPr="000D3259">
        <w:rPr>
          <w:rFonts w:ascii="Arial" w:hAnsi="Arial" w:cs="Arial"/>
          <w:sz w:val="22"/>
          <w:szCs w:val="22"/>
          <w:lang w:val="sv-SE"/>
        </w:rPr>
        <w:t xml:space="preserve">RS </w:t>
      </w:r>
      <w:r w:rsidR="00DF715A">
        <w:rPr>
          <w:rFonts w:ascii="Arial" w:hAnsi="Arial" w:cs="Arial"/>
          <w:sz w:val="22"/>
          <w:szCs w:val="22"/>
          <w:lang w:val="sv-SE"/>
        </w:rPr>
        <w:t xml:space="preserve">Dharma Husada Probolinggo </w:t>
      </w:r>
      <w:r w:rsidR="005862C0" w:rsidRPr="000D3259">
        <w:rPr>
          <w:rFonts w:ascii="Arial" w:hAnsi="Arial" w:cs="Arial"/>
          <w:sz w:val="22"/>
          <w:szCs w:val="22"/>
          <w:lang w:val="sv-SE"/>
        </w:rPr>
        <w:t>t</w:t>
      </w:r>
      <w:r w:rsidRPr="000D3259">
        <w:rPr>
          <w:rFonts w:ascii="Arial" w:hAnsi="Arial" w:cs="Arial"/>
          <w:sz w:val="22"/>
          <w:szCs w:val="22"/>
          <w:lang w:val="sv-SE"/>
        </w:rPr>
        <w:t xml:space="preserve">entang Pelayanan Kesehatan </w:t>
      </w:r>
      <w:r w:rsidR="005862C0" w:rsidRPr="000D3259">
        <w:rPr>
          <w:rFonts w:ascii="Arial" w:hAnsi="Arial" w:cs="Arial"/>
          <w:sz w:val="22"/>
          <w:szCs w:val="22"/>
          <w:lang w:val="sv-SE"/>
        </w:rPr>
        <w:t>d</w:t>
      </w:r>
      <w:r w:rsidRPr="000D3259">
        <w:rPr>
          <w:rFonts w:ascii="Arial" w:hAnsi="Arial" w:cs="Arial"/>
          <w:sz w:val="22"/>
          <w:szCs w:val="22"/>
          <w:lang w:val="sv-SE"/>
        </w:rPr>
        <w:t xml:space="preserve">an Obat Bagi Peserta Asuransi Kesehatan </w:t>
      </w:r>
      <w:bookmarkStart w:id="0" w:name="_Hlk184735693"/>
      <w:r w:rsidR="008976C8" w:rsidRPr="000D3259">
        <w:rPr>
          <w:rFonts w:ascii="Arial" w:hAnsi="Arial" w:cs="Arial"/>
          <w:sz w:val="22"/>
          <w:szCs w:val="22"/>
          <w:lang w:val="sv-SE"/>
        </w:rPr>
        <w:t xml:space="preserve">PT </w:t>
      </w:r>
      <w:r w:rsidR="005862C0" w:rsidRPr="000D3259">
        <w:rPr>
          <w:rFonts w:ascii="Arial" w:hAnsi="Arial" w:cs="Arial"/>
          <w:sz w:val="22"/>
          <w:szCs w:val="22"/>
          <w:lang w:val="sv-SE"/>
        </w:rPr>
        <w:t xml:space="preserve">Asuransi BRI Life </w:t>
      </w:r>
      <w:bookmarkEnd w:id="0"/>
      <w:r w:rsidRPr="000D3259">
        <w:rPr>
          <w:rFonts w:ascii="Arial" w:hAnsi="Arial" w:cs="Arial"/>
          <w:sz w:val="22"/>
          <w:szCs w:val="22"/>
          <w:lang w:val="sv-SE"/>
        </w:rPr>
        <w:t>(untuk selanjutnya disebut sebagai</w:t>
      </w:r>
      <w:r w:rsidR="005862C0" w:rsidRPr="000D3259">
        <w:rPr>
          <w:rFonts w:ascii="Arial" w:hAnsi="Arial" w:cs="Arial"/>
          <w:sz w:val="22"/>
          <w:szCs w:val="22"/>
          <w:lang w:val="sv-SE"/>
        </w:rPr>
        <w:t xml:space="preserve"> </w:t>
      </w:r>
      <w:r w:rsidR="00172166" w:rsidRPr="000D3259">
        <w:rPr>
          <w:rFonts w:ascii="Arial" w:hAnsi="Arial" w:cs="Arial"/>
          <w:b/>
          <w:bCs/>
          <w:sz w:val="22"/>
          <w:szCs w:val="22"/>
          <w:lang w:val="sv-SE"/>
        </w:rPr>
        <w:t>“Perjanjian”</w:t>
      </w:r>
      <w:r w:rsidRPr="000D3259">
        <w:rPr>
          <w:rFonts w:ascii="Arial" w:hAnsi="Arial" w:cs="Arial"/>
          <w:sz w:val="22"/>
          <w:szCs w:val="22"/>
          <w:lang w:val="sv-SE"/>
        </w:rPr>
        <w:t xml:space="preserve">) dibuat dan ditandatangani di </w:t>
      </w:r>
      <w:r w:rsidR="00DF715A">
        <w:rPr>
          <w:rFonts w:ascii="Arial" w:hAnsi="Arial" w:cs="Arial"/>
          <w:sz w:val="22"/>
          <w:szCs w:val="22"/>
        </w:rPr>
        <w:t xml:space="preserve">Probolinggo </w:t>
      </w:r>
      <w:commentRangeStart w:id="1"/>
      <w:r w:rsidRPr="000D3259">
        <w:rPr>
          <w:rFonts w:ascii="Arial" w:hAnsi="Arial" w:cs="Arial"/>
          <w:sz w:val="22"/>
          <w:szCs w:val="22"/>
          <w:lang w:val="sv-SE"/>
        </w:rPr>
        <w:t xml:space="preserve">pada hari </w:t>
      </w:r>
      <w:r w:rsidR="00DF715A">
        <w:rPr>
          <w:rFonts w:ascii="Arial" w:hAnsi="Arial" w:cs="Arial"/>
          <w:sz w:val="22"/>
          <w:szCs w:val="22"/>
        </w:rPr>
        <w:t>Selasa</w:t>
      </w:r>
      <w:r w:rsidR="00172166" w:rsidRPr="000D3259">
        <w:rPr>
          <w:rFonts w:ascii="Arial" w:hAnsi="Arial" w:cs="Arial"/>
          <w:sz w:val="22"/>
          <w:szCs w:val="22"/>
          <w:lang w:val="sv-SE"/>
        </w:rPr>
        <w:t xml:space="preserve"> </w:t>
      </w:r>
      <w:r w:rsidRPr="000D3259">
        <w:rPr>
          <w:rFonts w:ascii="Arial" w:hAnsi="Arial" w:cs="Arial"/>
          <w:sz w:val="22"/>
          <w:szCs w:val="22"/>
          <w:lang w:val="sv-SE"/>
        </w:rPr>
        <w:t>tanggal</w:t>
      </w:r>
      <w:r w:rsidR="00DA3F8C" w:rsidRPr="000D3259">
        <w:rPr>
          <w:rFonts w:ascii="Arial" w:hAnsi="Arial" w:cs="Arial"/>
          <w:sz w:val="22"/>
          <w:szCs w:val="22"/>
          <w:lang w:val="sv-SE"/>
        </w:rPr>
        <w:t xml:space="preserve"> </w:t>
      </w:r>
      <w:r w:rsidR="00DF715A">
        <w:rPr>
          <w:rFonts w:ascii="Arial" w:hAnsi="Arial" w:cs="Arial"/>
          <w:sz w:val="22"/>
          <w:szCs w:val="22"/>
        </w:rPr>
        <w:t xml:space="preserve">Dua Belas </w:t>
      </w:r>
      <w:r w:rsidRPr="000D3259">
        <w:rPr>
          <w:rFonts w:ascii="Arial" w:hAnsi="Arial" w:cs="Arial"/>
          <w:sz w:val="22"/>
          <w:szCs w:val="22"/>
          <w:lang w:val="sv-SE"/>
        </w:rPr>
        <w:t xml:space="preserve">bulan </w:t>
      </w:r>
      <w:r w:rsidR="00DF715A">
        <w:rPr>
          <w:rFonts w:ascii="Arial" w:hAnsi="Arial" w:cs="Arial"/>
          <w:sz w:val="22"/>
          <w:szCs w:val="22"/>
        </w:rPr>
        <w:t>Agustus</w:t>
      </w:r>
      <w:r w:rsidR="00172166" w:rsidRPr="000D3259">
        <w:rPr>
          <w:rFonts w:ascii="Arial" w:hAnsi="Arial" w:cs="Arial"/>
          <w:sz w:val="22"/>
          <w:szCs w:val="22"/>
          <w:lang w:val="sv-SE"/>
        </w:rPr>
        <w:t xml:space="preserve"> </w:t>
      </w:r>
      <w:r w:rsidRPr="000D3259">
        <w:rPr>
          <w:rFonts w:ascii="Arial" w:hAnsi="Arial" w:cs="Arial"/>
          <w:sz w:val="22"/>
          <w:szCs w:val="22"/>
          <w:lang w:val="sv-SE"/>
        </w:rPr>
        <w:t xml:space="preserve">tahun </w:t>
      </w:r>
      <w:r w:rsidR="00DF715A">
        <w:rPr>
          <w:rFonts w:ascii="Arial" w:hAnsi="Arial" w:cs="Arial"/>
          <w:sz w:val="22"/>
          <w:szCs w:val="22"/>
        </w:rPr>
        <w:t>Dua Ribu Dua Puluh Lima</w:t>
      </w:r>
      <w:r w:rsidR="00172166" w:rsidRPr="000D3259">
        <w:rPr>
          <w:rFonts w:ascii="Arial" w:hAnsi="Arial" w:cs="Arial"/>
          <w:sz w:val="22"/>
          <w:szCs w:val="22"/>
          <w:lang w:val="sv-SE"/>
        </w:rPr>
        <w:t xml:space="preserve"> </w:t>
      </w:r>
      <w:r w:rsidRPr="000D3259">
        <w:rPr>
          <w:rFonts w:ascii="Arial" w:hAnsi="Arial" w:cs="Arial"/>
          <w:sz w:val="22"/>
          <w:szCs w:val="22"/>
        </w:rPr>
        <w:t>(</w:t>
      </w:r>
      <w:r w:rsidR="00DF715A">
        <w:rPr>
          <w:rFonts w:ascii="Arial" w:hAnsi="Arial" w:cs="Arial"/>
          <w:sz w:val="22"/>
          <w:szCs w:val="22"/>
        </w:rPr>
        <w:t>12</w:t>
      </w:r>
      <w:r w:rsidRPr="000D3259">
        <w:rPr>
          <w:rFonts w:ascii="Arial" w:hAnsi="Arial" w:cs="Arial"/>
          <w:sz w:val="22"/>
          <w:szCs w:val="22"/>
        </w:rPr>
        <w:t>/</w:t>
      </w:r>
      <w:r w:rsidR="00DF715A">
        <w:rPr>
          <w:rFonts w:ascii="Arial" w:hAnsi="Arial" w:cs="Arial"/>
          <w:sz w:val="22"/>
          <w:szCs w:val="22"/>
        </w:rPr>
        <w:t>8</w:t>
      </w:r>
      <w:r w:rsidRPr="000D3259">
        <w:rPr>
          <w:rFonts w:ascii="Arial" w:hAnsi="Arial" w:cs="Arial"/>
          <w:sz w:val="22"/>
          <w:szCs w:val="22"/>
        </w:rPr>
        <w:t>/</w:t>
      </w:r>
      <w:r w:rsidR="00DF715A">
        <w:rPr>
          <w:rFonts w:ascii="Arial" w:hAnsi="Arial" w:cs="Arial"/>
          <w:sz w:val="22"/>
          <w:szCs w:val="22"/>
        </w:rPr>
        <w:t>2025</w:t>
      </w:r>
      <w:r w:rsidRPr="000D3259">
        <w:rPr>
          <w:rFonts w:ascii="Arial" w:hAnsi="Arial" w:cs="Arial"/>
          <w:sz w:val="22"/>
          <w:szCs w:val="22"/>
        </w:rPr>
        <w:t>)</w:t>
      </w:r>
      <w:r w:rsidRPr="000D3259">
        <w:rPr>
          <w:rFonts w:ascii="Arial" w:hAnsi="Arial" w:cs="Arial"/>
          <w:sz w:val="22"/>
          <w:szCs w:val="22"/>
          <w:lang w:val="sv-SE"/>
        </w:rPr>
        <w:t xml:space="preserve"> oleh dan antara</w:t>
      </w:r>
      <w:r w:rsidR="00CA38C8" w:rsidRPr="000D3259">
        <w:rPr>
          <w:rFonts w:ascii="Arial" w:hAnsi="Arial" w:cs="Arial"/>
          <w:sz w:val="22"/>
          <w:szCs w:val="22"/>
          <w:lang w:val="sv-SE"/>
        </w:rPr>
        <w:t>:</w:t>
      </w:r>
      <w:commentRangeEnd w:id="1"/>
      <w:r w:rsidR="00220C31" w:rsidRPr="000D3259">
        <w:rPr>
          <w:rStyle w:val="CommentReference"/>
          <w:rFonts w:ascii="Arial" w:hAnsi="Arial" w:cs="Arial"/>
          <w:sz w:val="22"/>
          <w:szCs w:val="22"/>
          <w:lang w:val="x-none" w:eastAsia="x-none"/>
        </w:rPr>
        <w:commentReference w:id="1"/>
      </w:r>
    </w:p>
    <w:p w14:paraId="794F0FD1" w14:textId="77777777" w:rsidR="00F70093" w:rsidRPr="000D3259" w:rsidRDefault="00FA4077" w:rsidP="000D3259">
      <w:pPr>
        <w:spacing w:line="276" w:lineRule="auto"/>
        <w:jc w:val="both"/>
        <w:rPr>
          <w:rFonts w:ascii="Arial" w:hAnsi="Arial" w:cs="Arial"/>
          <w:strike/>
          <w:sz w:val="22"/>
          <w:szCs w:val="22"/>
          <w:lang w:val="sv-SE"/>
        </w:rPr>
      </w:pPr>
      <w:r w:rsidRPr="000D3259">
        <w:rPr>
          <w:rFonts w:ascii="Arial" w:hAnsi="Arial" w:cs="Arial"/>
          <w:strike/>
          <w:sz w:val="22"/>
          <w:szCs w:val="22"/>
          <w:lang w:val="sv-SE"/>
        </w:rPr>
        <w:softHyphen/>
      </w:r>
    </w:p>
    <w:p w14:paraId="1F499037" w14:textId="3E2FEBD3" w:rsidR="00172166" w:rsidRPr="000D3259" w:rsidRDefault="008976C8" w:rsidP="000D3259">
      <w:pPr>
        <w:pStyle w:val="ListParagraph"/>
        <w:numPr>
          <w:ilvl w:val="0"/>
          <w:numId w:val="77"/>
        </w:numPr>
        <w:spacing w:line="276" w:lineRule="auto"/>
        <w:ind w:left="426" w:hanging="426"/>
        <w:contextualSpacing w:val="0"/>
        <w:rPr>
          <w:rFonts w:ascii="Arial" w:hAnsi="Arial" w:cs="Arial"/>
          <w:sz w:val="22"/>
          <w:szCs w:val="22"/>
          <w:lang w:val="sv-SE"/>
        </w:rPr>
      </w:pPr>
      <w:r w:rsidRPr="000D3259">
        <w:rPr>
          <w:rFonts w:ascii="Arial" w:hAnsi="Arial" w:cs="Arial"/>
          <w:b/>
          <w:bCs/>
          <w:color w:val="000000"/>
          <w:sz w:val="22"/>
          <w:szCs w:val="22"/>
          <w:shd w:val="clear" w:color="auto" w:fill="FFFFFF"/>
        </w:rPr>
        <w:t xml:space="preserve">Anna </w:t>
      </w:r>
      <w:proofErr w:type="spellStart"/>
      <w:r w:rsidRPr="000D3259">
        <w:rPr>
          <w:rFonts w:ascii="Arial" w:hAnsi="Arial" w:cs="Arial"/>
          <w:b/>
          <w:bCs/>
          <w:color w:val="000000"/>
          <w:sz w:val="22"/>
          <w:szCs w:val="22"/>
          <w:shd w:val="clear" w:color="auto" w:fill="FFFFFF"/>
        </w:rPr>
        <w:t>Novy</w:t>
      </w:r>
      <w:proofErr w:type="spellEnd"/>
      <w:r w:rsidRPr="000D3259">
        <w:rPr>
          <w:rFonts w:ascii="Arial" w:hAnsi="Arial" w:cs="Arial"/>
          <w:b/>
          <w:bCs/>
          <w:color w:val="000000"/>
          <w:sz w:val="22"/>
          <w:szCs w:val="22"/>
          <w:shd w:val="clear" w:color="auto" w:fill="FFFFFF"/>
        </w:rPr>
        <w:t xml:space="preserve"> </w:t>
      </w:r>
      <w:proofErr w:type="spellStart"/>
      <w:r w:rsidRPr="000D3259">
        <w:rPr>
          <w:rFonts w:ascii="Arial" w:hAnsi="Arial" w:cs="Arial"/>
          <w:b/>
          <w:bCs/>
          <w:color w:val="000000"/>
          <w:sz w:val="22"/>
          <w:szCs w:val="22"/>
          <w:shd w:val="clear" w:color="auto" w:fill="FFFFFF"/>
        </w:rPr>
        <w:t>Handayani</w:t>
      </w:r>
      <w:proofErr w:type="spellEnd"/>
      <w:r w:rsidRPr="000D3259">
        <w:rPr>
          <w:rFonts w:ascii="Arial" w:hAnsi="Arial" w:cs="Arial"/>
          <w:b/>
          <w:bCs/>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jabatan</w:t>
      </w:r>
      <w:proofErr w:type="spellEnd"/>
      <w:r w:rsidRPr="000D3259">
        <w:rPr>
          <w:rFonts w:ascii="Arial" w:hAnsi="Arial" w:cs="Arial"/>
          <w:b/>
          <w:bCs/>
          <w:color w:val="000000"/>
          <w:sz w:val="22"/>
          <w:szCs w:val="22"/>
          <w:shd w:val="clear" w:color="auto" w:fill="FFFFFF"/>
        </w:rPr>
        <w:t xml:space="preserve"> </w:t>
      </w:r>
      <w:proofErr w:type="spellStart"/>
      <w:r w:rsidR="00DF715A">
        <w:rPr>
          <w:rFonts w:ascii="Arial" w:hAnsi="Arial" w:cs="Arial"/>
          <w:b/>
          <w:bCs/>
          <w:i/>
          <w:color w:val="000000"/>
          <w:sz w:val="22"/>
          <w:szCs w:val="22"/>
          <w:shd w:val="clear" w:color="auto" w:fill="FFFFFF"/>
          <w:lang w:val="en-US"/>
        </w:rPr>
        <w:t>Kepala</w:t>
      </w:r>
      <w:proofErr w:type="spellEnd"/>
      <w:r w:rsidR="00DF715A">
        <w:rPr>
          <w:rFonts w:ascii="Arial" w:hAnsi="Arial" w:cs="Arial"/>
          <w:b/>
          <w:bCs/>
          <w:i/>
          <w:color w:val="000000"/>
          <w:sz w:val="22"/>
          <w:szCs w:val="22"/>
          <w:shd w:val="clear" w:color="auto" w:fill="FFFFFF"/>
          <w:lang w:val="en-US"/>
        </w:rPr>
        <w:t xml:space="preserve"> Divisi</w:t>
      </w:r>
      <w:r w:rsidRPr="000D3259">
        <w:rPr>
          <w:rFonts w:ascii="Arial" w:hAnsi="Arial" w:cs="Arial"/>
          <w:color w:val="000000"/>
          <w:sz w:val="22"/>
          <w:szCs w:val="22"/>
          <w:shd w:val="clear" w:color="auto" w:fill="FFFFFF"/>
        </w:rPr>
        <w:t xml:space="preserve"> </w:t>
      </w:r>
      <w:r w:rsidRPr="000D3259">
        <w:rPr>
          <w:rFonts w:ascii="Arial" w:hAnsi="Arial" w:cs="Arial"/>
          <w:b/>
          <w:i/>
          <w:color w:val="000000"/>
          <w:sz w:val="22"/>
          <w:szCs w:val="22"/>
          <w:shd w:val="clear" w:color="auto" w:fill="FFFFFF"/>
        </w:rPr>
        <w:t>Healthcare</w:t>
      </w:r>
      <w:r w:rsidR="00DF715A">
        <w:rPr>
          <w:rFonts w:ascii="Arial" w:hAnsi="Arial" w:cs="Arial"/>
          <w:b/>
          <w:i/>
          <w:color w:val="000000"/>
          <w:sz w:val="22"/>
          <w:szCs w:val="22"/>
          <w:shd w:val="clear" w:color="auto" w:fill="FFFFFF"/>
          <w:lang w:val="en-US"/>
        </w:rPr>
        <w:t xml:space="preserve"> Ecosystem</w:t>
      </w:r>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b</w:t>
      </w:r>
      <w:proofErr w:type="spellStart"/>
      <w:r w:rsidRPr="000D3259">
        <w:rPr>
          <w:rFonts w:ascii="Arial" w:hAnsi="Arial" w:cs="Arial"/>
          <w:color w:val="000000"/>
          <w:sz w:val="22"/>
          <w:szCs w:val="22"/>
          <w:shd w:val="clear" w:color="auto" w:fill="FFFFFF"/>
        </w:rPr>
        <w:t>erdasarkan</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Akta</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Pendirian</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No</w:t>
      </w:r>
      <w:r w:rsidRPr="000D3259">
        <w:rPr>
          <w:rFonts w:ascii="Arial" w:hAnsi="Arial" w:cs="Arial"/>
          <w:color w:val="000000"/>
          <w:sz w:val="22"/>
          <w:szCs w:val="22"/>
          <w:shd w:val="clear" w:color="auto" w:fill="FFFFFF"/>
        </w:rPr>
        <w:t xml:space="preserve">: 116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28 </w:t>
      </w:r>
      <w:proofErr w:type="spellStart"/>
      <w:r w:rsidRPr="000D3259">
        <w:rPr>
          <w:rFonts w:ascii="Arial" w:hAnsi="Arial" w:cs="Arial"/>
          <w:color w:val="000000"/>
          <w:sz w:val="22"/>
          <w:szCs w:val="22"/>
          <w:shd w:val="clear" w:color="auto" w:fill="FFFFFF"/>
        </w:rPr>
        <w:t>Oktober</w:t>
      </w:r>
      <w:proofErr w:type="spellEnd"/>
      <w:r w:rsidRPr="000D3259">
        <w:rPr>
          <w:rFonts w:ascii="Arial" w:hAnsi="Arial" w:cs="Arial"/>
          <w:color w:val="000000"/>
          <w:sz w:val="22"/>
          <w:szCs w:val="22"/>
          <w:shd w:val="clear" w:color="auto" w:fill="FFFFFF"/>
        </w:rPr>
        <w:t xml:space="preserve"> 1987, </w:t>
      </w:r>
      <w:proofErr w:type="spellStart"/>
      <w:r w:rsidRPr="000D3259">
        <w:rPr>
          <w:rFonts w:ascii="Arial" w:hAnsi="Arial" w:cs="Arial"/>
          <w:color w:val="000000"/>
          <w:sz w:val="22"/>
          <w:szCs w:val="22"/>
          <w:shd w:val="clear" w:color="auto" w:fill="FFFFFF"/>
        </w:rPr>
        <w:t>Akta</w:t>
      </w:r>
      <w:proofErr w:type="spellEnd"/>
      <w:r w:rsidRPr="000D3259">
        <w:rPr>
          <w:rFonts w:ascii="Arial" w:hAnsi="Arial" w:cs="Arial"/>
          <w:color w:val="000000"/>
          <w:sz w:val="22"/>
          <w:szCs w:val="22"/>
          <w:shd w:val="clear" w:color="auto" w:fill="FFFFFF"/>
        </w:rPr>
        <w:t xml:space="preserve"> Nyonya </w:t>
      </w:r>
      <w:proofErr w:type="spellStart"/>
      <w:r w:rsidRPr="000D3259">
        <w:rPr>
          <w:rFonts w:ascii="Arial" w:hAnsi="Arial" w:cs="Arial"/>
          <w:color w:val="000000"/>
          <w:sz w:val="22"/>
          <w:szCs w:val="22"/>
          <w:shd w:val="clear" w:color="auto" w:fill="FFFFFF"/>
        </w:rPr>
        <w:t>Poerbaningsih</w:t>
      </w:r>
      <w:proofErr w:type="spellEnd"/>
      <w:r w:rsidRPr="000D3259">
        <w:rPr>
          <w:rFonts w:ascii="Arial" w:hAnsi="Arial" w:cs="Arial"/>
          <w:color w:val="000000"/>
          <w:sz w:val="22"/>
          <w:szCs w:val="22"/>
          <w:shd w:val="clear" w:color="auto" w:fill="FFFFFF"/>
        </w:rPr>
        <w:t xml:space="preserve"> Adi </w:t>
      </w:r>
      <w:proofErr w:type="spellStart"/>
      <w:r w:rsidRPr="000D3259">
        <w:rPr>
          <w:rFonts w:ascii="Arial" w:hAnsi="Arial" w:cs="Arial"/>
          <w:color w:val="000000"/>
          <w:sz w:val="22"/>
          <w:szCs w:val="22"/>
          <w:shd w:val="clear" w:color="auto" w:fill="FFFFFF"/>
        </w:rPr>
        <w:t>Warsito</w:t>
      </w:r>
      <w:proofErr w:type="spellEnd"/>
      <w:r w:rsidRPr="000D3259">
        <w:rPr>
          <w:rFonts w:ascii="Arial" w:hAnsi="Arial" w:cs="Arial"/>
          <w:color w:val="000000"/>
          <w:sz w:val="22"/>
          <w:szCs w:val="22"/>
          <w:shd w:val="clear" w:color="auto" w:fill="FFFFFF"/>
        </w:rPr>
        <w:t xml:space="preserve">, S.H.,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di Jakarta, </w:t>
      </w:r>
      <w:proofErr w:type="spellStart"/>
      <w:r w:rsidRPr="000D3259">
        <w:rPr>
          <w:rFonts w:ascii="Arial" w:hAnsi="Arial" w:cs="Arial"/>
          <w:color w:val="000000"/>
          <w:sz w:val="22"/>
          <w:szCs w:val="22"/>
          <w:shd w:val="clear" w:color="auto" w:fill="FFFFFF"/>
        </w:rPr>
        <w:t>disahkan</w:t>
      </w:r>
      <w:proofErr w:type="spellEnd"/>
      <w:r w:rsidRPr="000D3259">
        <w:rPr>
          <w:rFonts w:ascii="Arial" w:hAnsi="Arial" w:cs="Arial"/>
          <w:color w:val="000000"/>
          <w:sz w:val="22"/>
          <w:szCs w:val="22"/>
          <w:shd w:val="clear" w:color="auto" w:fill="FFFFFF"/>
        </w:rPr>
        <w:t xml:space="preserve"> oleh Menteri </w:t>
      </w:r>
      <w:proofErr w:type="spellStart"/>
      <w:r w:rsidRPr="000D3259">
        <w:rPr>
          <w:rFonts w:ascii="Arial" w:hAnsi="Arial" w:cs="Arial"/>
          <w:color w:val="000000"/>
          <w:sz w:val="22"/>
          <w:szCs w:val="22"/>
          <w:shd w:val="clear" w:color="auto" w:fill="FFFFFF"/>
        </w:rPr>
        <w:t>Kehakiman</w:t>
      </w:r>
      <w:proofErr w:type="spellEnd"/>
      <w:r w:rsidRPr="000D3259">
        <w:rPr>
          <w:rFonts w:ascii="Arial" w:hAnsi="Arial" w:cs="Arial"/>
          <w:color w:val="000000"/>
          <w:sz w:val="22"/>
          <w:szCs w:val="22"/>
          <w:shd w:val="clear" w:color="auto" w:fill="FFFFFF"/>
        </w:rPr>
        <w:t xml:space="preserve"> RI No</w:t>
      </w:r>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C2-6645.HT.01.01-TH.88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2 </w:t>
      </w:r>
      <w:proofErr w:type="spellStart"/>
      <w:r w:rsidRPr="000D3259">
        <w:rPr>
          <w:rFonts w:ascii="Arial" w:hAnsi="Arial" w:cs="Arial"/>
          <w:color w:val="000000"/>
          <w:sz w:val="22"/>
          <w:szCs w:val="22"/>
          <w:shd w:val="clear" w:color="auto" w:fill="FFFFFF"/>
        </w:rPr>
        <w:t>Agustus</w:t>
      </w:r>
      <w:proofErr w:type="spellEnd"/>
      <w:r w:rsidRPr="000D3259">
        <w:rPr>
          <w:rFonts w:ascii="Arial" w:hAnsi="Arial" w:cs="Arial"/>
          <w:color w:val="000000"/>
          <w:sz w:val="22"/>
          <w:szCs w:val="22"/>
          <w:shd w:val="clear" w:color="auto" w:fill="FFFFFF"/>
        </w:rPr>
        <w:t xml:space="preserve"> 1988, </w:t>
      </w:r>
      <w:proofErr w:type="spellStart"/>
      <w:r w:rsidRPr="000D3259">
        <w:rPr>
          <w:rFonts w:ascii="Arial" w:hAnsi="Arial" w:cs="Arial"/>
          <w:color w:val="000000"/>
          <w:sz w:val="22"/>
          <w:szCs w:val="22"/>
          <w:shd w:val="clear" w:color="auto" w:fill="FFFFFF"/>
        </w:rPr>
        <w:t>dimuat</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dalam</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Berita</w:t>
      </w:r>
      <w:proofErr w:type="spellEnd"/>
      <w:r w:rsidRPr="000D3259">
        <w:rPr>
          <w:rFonts w:ascii="Arial" w:hAnsi="Arial" w:cs="Arial"/>
          <w:color w:val="000000"/>
          <w:sz w:val="22"/>
          <w:szCs w:val="22"/>
          <w:shd w:val="clear" w:color="auto" w:fill="FFFFFF"/>
        </w:rPr>
        <w:t xml:space="preserve"> Negara RI No</w:t>
      </w:r>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71 </w:t>
      </w:r>
      <w:r w:rsidR="00AC0A9E" w:rsidRPr="000D3259">
        <w:rPr>
          <w:rFonts w:ascii="Arial" w:hAnsi="Arial" w:cs="Arial"/>
          <w:color w:val="000000"/>
          <w:sz w:val="22"/>
          <w:szCs w:val="22"/>
          <w:shd w:val="clear" w:color="auto" w:fill="FFFFFF"/>
          <w:lang w:val="en-US"/>
        </w:rPr>
        <w:t>t</w:t>
      </w:r>
      <w:proofErr w:type="spellStart"/>
      <w:r w:rsidRPr="000D3259">
        <w:rPr>
          <w:rFonts w:ascii="Arial" w:hAnsi="Arial" w:cs="Arial"/>
          <w:color w:val="000000"/>
          <w:sz w:val="22"/>
          <w:szCs w:val="22"/>
          <w:shd w:val="clear" w:color="auto" w:fill="FFFFFF"/>
        </w:rPr>
        <w:t>anggal</w:t>
      </w:r>
      <w:proofErr w:type="spellEnd"/>
      <w:r w:rsidRPr="000D3259">
        <w:rPr>
          <w:rFonts w:ascii="Arial" w:hAnsi="Arial" w:cs="Arial"/>
          <w:color w:val="000000"/>
          <w:sz w:val="22"/>
          <w:szCs w:val="22"/>
          <w:shd w:val="clear" w:color="auto" w:fill="FFFFFF"/>
        </w:rPr>
        <w:t xml:space="preserve"> 04 September 1990, </w:t>
      </w:r>
      <w:proofErr w:type="spellStart"/>
      <w:r w:rsidRPr="000D3259">
        <w:rPr>
          <w:rFonts w:ascii="Arial" w:hAnsi="Arial" w:cs="Arial"/>
          <w:color w:val="000000"/>
          <w:sz w:val="22"/>
          <w:szCs w:val="22"/>
          <w:shd w:val="clear" w:color="auto" w:fill="FFFFFF"/>
        </w:rPr>
        <w:t>Anggaran</w:t>
      </w:r>
      <w:proofErr w:type="spellEnd"/>
      <w:r w:rsidRPr="000D3259">
        <w:rPr>
          <w:rFonts w:ascii="Arial" w:hAnsi="Arial" w:cs="Arial"/>
          <w:color w:val="000000"/>
          <w:sz w:val="22"/>
          <w:szCs w:val="22"/>
          <w:shd w:val="clear" w:color="auto" w:fill="FFFFFF"/>
        </w:rPr>
        <w:t xml:space="preserve"> Dasar </w:t>
      </w:r>
      <w:proofErr w:type="spellStart"/>
      <w:r w:rsidRPr="000D3259">
        <w:rPr>
          <w:rFonts w:ascii="Arial" w:hAnsi="Arial" w:cs="Arial"/>
          <w:color w:val="000000"/>
          <w:sz w:val="22"/>
          <w:szCs w:val="22"/>
          <w:shd w:val="clear" w:color="auto" w:fill="FFFFFF"/>
        </w:rPr>
        <w:t>telah</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mengalami</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beberapa</w:t>
      </w:r>
      <w:proofErr w:type="spellEnd"/>
      <w:r w:rsidRPr="000D3259">
        <w:rPr>
          <w:rFonts w:ascii="Arial" w:hAnsi="Arial" w:cs="Arial"/>
          <w:color w:val="000000"/>
          <w:sz w:val="22"/>
          <w:szCs w:val="22"/>
          <w:shd w:val="clear" w:color="auto" w:fill="FFFFFF"/>
        </w:rPr>
        <w:t xml:space="preserve"> kali </w:t>
      </w:r>
      <w:proofErr w:type="spellStart"/>
      <w:r w:rsidRPr="000D3259">
        <w:rPr>
          <w:rFonts w:ascii="Arial" w:hAnsi="Arial" w:cs="Arial"/>
          <w:color w:val="000000"/>
          <w:sz w:val="22"/>
          <w:szCs w:val="22"/>
          <w:shd w:val="clear" w:color="auto" w:fill="FFFFFF"/>
        </w:rPr>
        <w:t>perubahan</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Akta</w:t>
      </w:r>
      <w:proofErr w:type="spellEnd"/>
      <w:r w:rsidRPr="000D3259">
        <w:rPr>
          <w:rFonts w:ascii="Arial" w:hAnsi="Arial" w:cs="Arial"/>
          <w:color w:val="000000"/>
          <w:sz w:val="22"/>
          <w:szCs w:val="22"/>
          <w:shd w:val="clear" w:color="auto" w:fill="FFFFFF"/>
        </w:rPr>
        <w:t xml:space="preserve"> No</w:t>
      </w:r>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8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2 </w:t>
      </w:r>
      <w:proofErr w:type="spellStart"/>
      <w:r w:rsidRPr="000D3259">
        <w:rPr>
          <w:rFonts w:ascii="Arial" w:hAnsi="Arial" w:cs="Arial"/>
          <w:color w:val="000000"/>
          <w:sz w:val="22"/>
          <w:szCs w:val="22"/>
          <w:shd w:val="clear" w:color="auto" w:fill="FFFFFF"/>
        </w:rPr>
        <w:t>Maret</w:t>
      </w:r>
      <w:proofErr w:type="spellEnd"/>
      <w:r w:rsidRPr="000D3259">
        <w:rPr>
          <w:rFonts w:ascii="Arial" w:hAnsi="Arial" w:cs="Arial"/>
          <w:color w:val="000000"/>
          <w:sz w:val="22"/>
          <w:szCs w:val="22"/>
          <w:shd w:val="clear" w:color="auto" w:fill="FFFFFF"/>
        </w:rPr>
        <w:t xml:space="preserve"> 2021, yang </w:t>
      </w:r>
      <w:proofErr w:type="spellStart"/>
      <w:r w:rsidRPr="000D3259">
        <w:rPr>
          <w:rFonts w:ascii="Arial" w:hAnsi="Arial" w:cs="Arial"/>
          <w:color w:val="000000"/>
          <w:sz w:val="22"/>
          <w:szCs w:val="22"/>
          <w:shd w:val="clear" w:color="auto" w:fill="FFFFFF"/>
        </w:rPr>
        <w:t>dibuat</w:t>
      </w:r>
      <w:proofErr w:type="spellEnd"/>
      <w:r w:rsidRPr="000D3259">
        <w:rPr>
          <w:rFonts w:ascii="Arial" w:hAnsi="Arial" w:cs="Arial"/>
          <w:color w:val="000000"/>
          <w:sz w:val="22"/>
          <w:szCs w:val="22"/>
          <w:shd w:val="clear" w:color="auto" w:fill="FFFFFF"/>
        </w:rPr>
        <w:t xml:space="preserve"> oleh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Jose Dima </w:t>
      </w:r>
      <w:proofErr w:type="spellStart"/>
      <w:r w:rsidRPr="000D3259">
        <w:rPr>
          <w:rFonts w:ascii="Arial" w:hAnsi="Arial" w:cs="Arial"/>
          <w:color w:val="000000"/>
          <w:sz w:val="22"/>
          <w:szCs w:val="22"/>
          <w:shd w:val="clear" w:color="auto" w:fill="FFFFFF"/>
        </w:rPr>
        <w:t>Satria</w:t>
      </w:r>
      <w:proofErr w:type="spellEnd"/>
      <w:r w:rsidRPr="000D3259">
        <w:rPr>
          <w:rFonts w:ascii="Arial" w:hAnsi="Arial" w:cs="Arial"/>
          <w:color w:val="000000"/>
          <w:sz w:val="22"/>
          <w:szCs w:val="22"/>
          <w:shd w:val="clear" w:color="auto" w:fill="FFFFFF"/>
        </w:rPr>
        <w:t xml:space="preserve">, SH., </w:t>
      </w:r>
      <w:proofErr w:type="spellStart"/>
      <w:r w:rsidRPr="000D3259">
        <w:rPr>
          <w:rFonts w:ascii="Arial" w:hAnsi="Arial" w:cs="Arial"/>
          <w:color w:val="000000"/>
          <w:sz w:val="22"/>
          <w:szCs w:val="22"/>
          <w:shd w:val="clear" w:color="auto" w:fill="FFFFFF"/>
        </w:rPr>
        <w:t>M.Kn</w:t>
      </w:r>
      <w:proofErr w:type="spellEnd"/>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di Jakarta Selatan, </w:t>
      </w:r>
      <w:proofErr w:type="spellStart"/>
      <w:r w:rsidRPr="000D3259">
        <w:rPr>
          <w:rFonts w:ascii="Arial" w:hAnsi="Arial" w:cs="Arial"/>
          <w:color w:val="000000"/>
          <w:sz w:val="22"/>
          <w:szCs w:val="22"/>
          <w:shd w:val="clear" w:color="auto" w:fill="FFFFFF"/>
        </w:rPr>
        <w:t>disahkan</w:t>
      </w:r>
      <w:proofErr w:type="spellEnd"/>
      <w:r w:rsidRPr="000D3259">
        <w:rPr>
          <w:rFonts w:ascii="Arial" w:hAnsi="Arial" w:cs="Arial"/>
          <w:color w:val="000000"/>
          <w:sz w:val="22"/>
          <w:szCs w:val="22"/>
          <w:shd w:val="clear" w:color="auto" w:fill="FFFFFF"/>
        </w:rPr>
        <w:t xml:space="preserve"> Keputusan Menteri </w:t>
      </w:r>
      <w:proofErr w:type="spellStart"/>
      <w:r w:rsidRPr="000D3259">
        <w:rPr>
          <w:rFonts w:ascii="Arial" w:hAnsi="Arial" w:cs="Arial"/>
          <w:color w:val="000000"/>
          <w:sz w:val="22"/>
          <w:szCs w:val="22"/>
          <w:shd w:val="clear" w:color="auto" w:fill="FFFFFF"/>
        </w:rPr>
        <w:t>Hukum</w:t>
      </w:r>
      <w:proofErr w:type="spellEnd"/>
      <w:r w:rsidRPr="000D3259">
        <w:rPr>
          <w:rFonts w:ascii="Arial" w:hAnsi="Arial" w:cs="Arial"/>
          <w:color w:val="000000"/>
          <w:sz w:val="22"/>
          <w:szCs w:val="22"/>
          <w:shd w:val="clear" w:color="auto" w:fill="FFFFFF"/>
        </w:rPr>
        <w:t xml:space="preserve"> dan </w:t>
      </w:r>
      <w:r w:rsidR="00AC0A9E" w:rsidRPr="000D3259">
        <w:rPr>
          <w:rFonts w:ascii="Arial" w:hAnsi="Arial" w:cs="Arial"/>
          <w:color w:val="000000"/>
          <w:sz w:val="22"/>
          <w:szCs w:val="22"/>
          <w:shd w:val="clear" w:color="auto" w:fill="FFFFFF"/>
          <w:lang w:val="en-US"/>
        </w:rPr>
        <w:t>HAM RI No</w:t>
      </w:r>
      <w:r w:rsidRPr="000D3259">
        <w:rPr>
          <w:rFonts w:ascii="Arial" w:hAnsi="Arial" w:cs="Arial"/>
          <w:color w:val="000000"/>
          <w:sz w:val="22"/>
          <w:szCs w:val="22"/>
          <w:shd w:val="clear" w:color="auto" w:fill="FFFFFF"/>
        </w:rPr>
        <w:t xml:space="preserve">: AHU-AH.01.03.0033868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2 </w:t>
      </w:r>
      <w:proofErr w:type="spellStart"/>
      <w:r w:rsidRPr="000D3259">
        <w:rPr>
          <w:rFonts w:ascii="Arial" w:hAnsi="Arial" w:cs="Arial"/>
          <w:color w:val="000000"/>
          <w:sz w:val="22"/>
          <w:szCs w:val="22"/>
          <w:shd w:val="clear" w:color="auto" w:fill="FFFFFF"/>
        </w:rPr>
        <w:t>Maret</w:t>
      </w:r>
      <w:proofErr w:type="spellEnd"/>
      <w:r w:rsidRPr="000D3259">
        <w:rPr>
          <w:rFonts w:ascii="Arial" w:hAnsi="Arial" w:cs="Arial"/>
          <w:color w:val="000000"/>
          <w:sz w:val="22"/>
          <w:szCs w:val="22"/>
          <w:shd w:val="clear" w:color="auto" w:fill="FFFFFF"/>
        </w:rPr>
        <w:t xml:space="preserve"> 2023, </w:t>
      </w:r>
      <w:proofErr w:type="spellStart"/>
      <w:r w:rsidRPr="000D3259">
        <w:rPr>
          <w:rFonts w:ascii="Arial" w:hAnsi="Arial" w:cs="Arial"/>
          <w:color w:val="000000"/>
          <w:sz w:val="22"/>
          <w:szCs w:val="22"/>
          <w:shd w:val="clear" w:color="auto" w:fill="FFFFFF"/>
        </w:rPr>
        <w:t>Akta</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No</w:t>
      </w:r>
      <w:r w:rsidRPr="000D3259">
        <w:rPr>
          <w:rFonts w:ascii="Arial" w:hAnsi="Arial" w:cs="Arial"/>
          <w:color w:val="000000"/>
          <w:sz w:val="22"/>
          <w:szCs w:val="22"/>
          <w:shd w:val="clear" w:color="auto" w:fill="FFFFFF"/>
        </w:rPr>
        <w:t xml:space="preserve">: 1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0</w:t>
      </w:r>
      <w:r w:rsidRPr="000D3259">
        <w:rPr>
          <w:rFonts w:ascii="Arial" w:hAnsi="Arial" w:cs="Arial"/>
          <w:color w:val="000000"/>
          <w:sz w:val="22"/>
          <w:szCs w:val="22"/>
          <w:shd w:val="clear" w:color="auto" w:fill="FFFFFF"/>
        </w:rPr>
        <w:t xml:space="preserve">1 </w:t>
      </w:r>
      <w:proofErr w:type="spellStart"/>
      <w:r w:rsidRPr="000D3259">
        <w:rPr>
          <w:rFonts w:ascii="Arial" w:hAnsi="Arial" w:cs="Arial"/>
          <w:color w:val="000000"/>
          <w:sz w:val="22"/>
          <w:szCs w:val="22"/>
          <w:shd w:val="clear" w:color="auto" w:fill="FFFFFF"/>
        </w:rPr>
        <w:t>Maret</w:t>
      </w:r>
      <w:proofErr w:type="spellEnd"/>
      <w:r w:rsidRPr="000D3259">
        <w:rPr>
          <w:rFonts w:ascii="Arial" w:hAnsi="Arial" w:cs="Arial"/>
          <w:color w:val="000000"/>
          <w:sz w:val="22"/>
          <w:szCs w:val="22"/>
          <w:shd w:val="clear" w:color="auto" w:fill="FFFFFF"/>
        </w:rPr>
        <w:t xml:space="preserve"> 2024 yang </w:t>
      </w:r>
      <w:proofErr w:type="spellStart"/>
      <w:r w:rsidRPr="000D3259">
        <w:rPr>
          <w:rFonts w:ascii="Arial" w:hAnsi="Arial" w:cs="Arial"/>
          <w:color w:val="000000"/>
          <w:sz w:val="22"/>
          <w:szCs w:val="22"/>
          <w:shd w:val="clear" w:color="auto" w:fill="FFFFFF"/>
        </w:rPr>
        <w:t>dibuat</w:t>
      </w:r>
      <w:proofErr w:type="spellEnd"/>
      <w:r w:rsidRPr="000D3259">
        <w:rPr>
          <w:rFonts w:ascii="Arial" w:hAnsi="Arial" w:cs="Arial"/>
          <w:color w:val="000000"/>
          <w:sz w:val="22"/>
          <w:szCs w:val="22"/>
          <w:shd w:val="clear" w:color="auto" w:fill="FFFFFF"/>
        </w:rPr>
        <w:t xml:space="preserve"> oleh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Jose Dima </w:t>
      </w:r>
      <w:proofErr w:type="spellStart"/>
      <w:r w:rsidRPr="000D3259">
        <w:rPr>
          <w:rFonts w:ascii="Arial" w:hAnsi="Arial" w:cs="Arial"/>
          <w:color w:val="000000"/>
          <w:sz w:val="22"/>
          <w:szCs w:val="22"/>
          <w:shd w:val="clear" w:color="auto" w:fill="FFFFFF"/>
        </w:rPr>
        <w:t>Satria</w:t>
      </w:r>
      <w:proofErr w:type="spellEnd"/>
      <w:r w:rsidRPr="000D3259">
        <w:rPr>
          <w:rFonts w:ascii="Arial" w:hAnsi="Arial" w:cs="Arial"/>
          <w:color w:val="000000"/>
          <w:sz w:val="22"/>
          <w:szCs w:val="22"/>
          <w:shd w:val="clear" w:color="auto" w:fill="FFFFFF"/>
        </w:rPr>
        <w:t xml:space="preserve">, SH., </w:t>
      </w:r>
      <w:proofErr w:type="spellStart"/>
      <w:r w:rsidRPr="000D3259">
        <w:rPr>
          <w:rFonts w:ascii="Arial" w:hAnsi="Arial" w:cs="Arial"/>
          <w:color w:val="000000"/>
          <w:sz w:val="22"/>
          <w:szCs w:val="22"/>
          <w:shd w:val="clear" w:color="auto" w:fill="FFFFFF"/>
        </w:rPr>
        <w:t>M.Kn</w:t>
      </w:r>
      <w:proofErr w:type="spellEnd"/>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di Jakarta Selatan, </w:t>
      </w:r>
      <w:proofErr w:type="spellStart"/>
      <w:r w:rsidRPr="000D3259">
        <w:rPr>
          <w:rFonts w:ascii="Arial" w:hAnsi="Arial" w:cs="Arial"/>
          <w:color w:val="000000"/>
          <w:sz w:val="22"/>
          <w:szCs w:val="22"/>
          <w:shd w:val="clear" w:color="auto" w:fill="FFFFFF"/>
        </w:rPr>
        <w:t>disahkan</w:t>
      </w:r>
      <w:proofErr w:type="spellEnd"/>
      <w:r w:rsidRPr="000D3259">
        <w:rPr>
          <w:rFonts w:ascii="Arial" w:hAnsi="Arial" w:cs="Arial"/>
          <w:color w:val="000000"/>
          <w:sz w:val="22"/>
          <w:szCs w:val="22"/>
          <w:shd w:val="clear" w:color="auto" w:fill="FFFFFF"/>
        </w:rPr>
        <w:t xml:space="preserve"> Keputusan Menteri </w:t>
      </w:r>
      <w:proofErr w:type="spellStart"/>
      <w:r w:rsidRPr="000D3259">
        <w:rPr>
          <w:rFonts w:ascii="Arial" w:hAnsi="Arial" w:cs="Arial"/>
          <w:color w:val="000000"/>
          <w:sz w:val="22"/>
          <w:szCs w:val="22"/>
          <w:shd w:val="clear" w:color="auto" w:fill="FFFFFF"/>
        </w:rPr>
        <w:t>Hukum</w:t>
      </w:r>
      <w:proofErr w:type="spellEnd"/>
      <w:r w:rsidRPr="000D3259">
        <w:rPr>
          <w:rFonts w:ascii="Arial" w:hAnsi="Arial" w:cs="Arial"/>
          <w:color w:val="000000"/>
          <w:sz w:val="22"/>
          <w:szCs w:val="22"/>
          <w:shd w:val="clear" w:color="auto" w:fill="FFFFFF"/>
        </w:rPr>
        <w:t xml:space="preserve"> dan </w:t>
      </w:r>
      <w:r w:rsidR="00AC0A9E" w:rsidRPr="000D3259">
        <w:rPr>
          <w:rFonts w:ascii="Arial" w:hAnsi="Arial" w:cs="Arial"/>
          <w:color w:val="000000"/>
          <w:sz w:val="22"/>
          <w:szCs w:val="22"/>
          <w:shd w:val="clear" w:color="auto" w:fill="FFFFFF"/>
          <w:lang w:val="en-US"/>
        </w:rPr>
        <w:t>HAM RI No</w:t>
      </w:r>
      <w:r w:rsidRPr="000D3259">
        <w:rPr>
          <w:rFonts w:ascii="Arial" w:hAnsi="Arial" w:cs="Arial"/>
          <w:color w:val="000000"/>
          <w:sz w:val="22"/>
          <w:szCs w:val="22"/>
          <w:shd w:val="clear" w:color="auto" w:fill="FFFFFF"/>
        </w:rPr>
        <w:t xml:space="preserve">: AHU.AH.01.03-0051691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0</w:t>
      </w:r>
      <w:r w:rsidRPr="000D3259">
        <w:rPr>
          <w:rFonts w:ascii="Arial" w:hAnsi="Arial" w:cs="Arial"/>
          <w:color w:val="000000"/>
          <w:sz w:val="22"/>
          <w:szCs w:val="22"/>
          <w:shd w:val="clear" w:color="auto" w:fill="FFFFFF"/>
        </w:rPr>
        <w:t xml:space="preserve">1 </w:t>
      </w:r>
      <w:proofErr w:type="spellStart"/>
      <w:r w:rsidRPr="000D3259">
        <w:rPr>
          <w:rFonts w:ascii="Arial" w:hAnsi="Arial" w:cs="Arial"/>
          <w:color w:val="000000"/>
          <w:sz w:val="22"/>
          <w:szCs w:val="22"/>
          <w:shd w:val="clear" w:color="auto" w:fill="FFFFFF"/>
        </w:rPr>
        <w:t>Maret</w:t>
      </w:r>
      <w:proofErr w:type="spellEnd"/>
      <w:r w:rsidRPr="000D3259">
        <w:rPr>
          <w:rFonts w:ascii="Arial" w:hAnsi="Arial" w:cs="Arial"/>
          <w:color w:val="000000"/>
          <w:sz w:val="22"/>
          <w:szCs w:val="22"/>
          <w:shd w:val="clear" w:color="auto" w:fill="FFFFFF"/>
        </w:rPr>
        <w:t xml:space="preserve"> 2024, </w:t>
      </w:r>
      <w:proofErr w:type="spellStart"/>
      <w:r w:rsidRPr="000D3259">
        <w:rPr>
          <w:rFonts w:ascii="Arial" w:hAnsi="Arial" w:cs="Arial"/>
          <w:color w:val="000000"/>
          <w:sz w:val="22"/>
          <w:szCs w:val="22"/>
          <w:shd w:val="clear" w:color="auto" w:fill="FFFFFF"/>
        </w:rPr>
        <w:t>perubahan</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terakhir</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Akta</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No:</w:t>
      </w:r>
      <w:r w:rsidRPr="000D3259">
        <w:rPr>
          <w:rFonts w:ascii="Arial" w:hAnsi="Arial" w:cs="Arial"/>
          <w:color w:val="000000"/>
          <w:sz w:val="22"/>
          <w:szCs w:val="22"/>
          <w:shd w:val="clear" w:color="auto" w:fill="FFFFFF"/>
        </w:rPr>
        <w:t xml:space="preserve"> 21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3 </w:t>
      </w:r>
      <w:proofErr w:type="spellStart"/>
      <w:r w:rsidRPr="000D3259">
        <w:rPr>
          <w:rFonts w:ascii="Arial" w:hAnsi="Arial" w:cs="Arial"/>
          <w:color w:val="000000"/>
          <w:sz w:val="22"/>
          <w:szCs w:val="22"/>
          <w:shd w:val="clear" w:color="auto" w:fill="FFFFFF"/>
        </w:rPr>
        <w:t>Juli</w:t>
      </w:r>
      <w:proofErr w:type="spellEnd"/>
      <w:r w:rsidRPr="000D3259">
        <w:rPr>
          <w:rFonts w:ascii="Arial" w:hAnsi="Arial" w:cs="Arial"/>
          <w:color w:val="000000"/>
          <w:sz w:val="22"/>
          <w:szCs w:val="22"/>
          <w:shd w:val="clear" w:color="auto" w:fill="FFFFFF"/>
        </w:rPr>
        <w:t xml:space="preserve"> 2024 yang </w:t>
      </w:r>
      <w:proofErr w:type="spellStart"/>
      <w:r w:rsidRPr="000D3259">
        <w:rPr>
          <w:rFonts w:ascii="Arial" w:hAnsi="Arial" w:cs="Arial"/>
          <w:color w:val="000000"/>
          <w:sz w:val="22"/>
          <w:szCs w:val="22"/>
          <w:shd w:val="clear" w:color="auto" w:fill="FFFFFF"/>
        </w:rPr>
        <w:t>dibuat</w:t>
      </w:r>
      <w:proofErr w:type="spellEnd"/>
      <w:r w:rsidRPr="000D3259">
        <w:rPr>
          <w:rFonts w:ascii="Arial" w:hAnsi="Arial" w:cs="Arial"/>
          <w:color w:val="000000"/>
          <w:sz w:val="22"/>
          <w:szCs w:val="22"/>
          <w:shd w:val="clear" w:color="auto" w:fill="FFFFFF"/>
        </w:rPr>
        <w:t xml:space="preserve"> oleh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Jose Dima </w:t>
      </w:r>
      <w:proofErr w:type="spellStart"/>
      <w:r w:rsidRPr="000D3259">
        <w:rPr>
          <w:rFonts w:ascii="Arial" w:hAnsi="Arial" w:cs="Arial"/>
          <w:color w:val="000000"/>
          <w:sz w:val="22"/>
          <w:szCs w:val="22"/>
          <w:shd w:val="clear" w:color="auto" w:fill="FFFFFF"/>
        </w:rPr>
        <w:t>Satria</w:t>
      </w:r>
      <w:proofErr w:type="spellEnd"/>
      <w:r w:rsidRPr="000D3259">
        <w:rPr>
          <w:rFonts w:ascii="Arial" w:hAnsi="Arial" w:cs="Arial"/>
          <w:color w:val="000000"/>
          <w:sz w:val="22"/>
          <w:szCs w:val="22"/>
          <w:shd w:val="clear" w:color="auto" w:fill="FFFFFF"/>
        </w:rPr>
        <w:t>, S</w:t>
      </w:r>
      <w:r w:rsidR="00AC0A9E" w:rsidRPr="000D3259">
        <w:rPr>
          <w:rFonts w:ascii="Arial" w:hAnsi="Arial" w:cs="Arial"/>
          <w:color w:val="000000"/>
          <w:sz w:val="22"/>
          <w:szCs w:val="22"/>
          <w:shd w:val="clear" w:color="auto" w:fill="FFFFFF"/>
          <w:lang w:val="en-US"/>
        </w:rPr>
        <w:t>.H</w:t>
      </w:r>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M.Kn</w:t>
      </w:r>
      <w:proofErr w:type="spellEnd"/>
      <w:r w:rsidR="00AC0A9E" w:rsidRPr="000D3259">
        <w:rPr>
          <w:rFonts w:ascii="Arial" w:hAnsi="Arial" w:cs="Arial"/>
          <w:color w:val="000000"/>
          <w:sz w:val="22"/>
          <w:szCs w:val="22"/>
          <w:shd w:val="clear" w:color="auto" w:fill="FFFFFF"/>
          <w:lang w:val="en-US"/>
        </w:rPr>
        <w:t>.</w:t>
      </w:r>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Notaris</w:t>
      </w:r>
      <w:proofErr w:type="spellEnd"/>
      <w:r w:rsidRPr="000D3259">
        <w:rPr>
          <w:rFonts w:ascii="Arial" w:hAnsi="Arial" w:cs="Arial"/>
          <w:color w:val="000000"/>
          <w:sz w:val="22"/>
          <w:szCs w:val="22"/>
          <w:shd w:val="clear" w:color="auto" w:fill="FFFFFF"/>
        </w:rPr>
        <w:t xml:space="preserve"> di Jakarta Selatan, </w:t>
      </w:r>
      <w:proofErr w:type="spellStart"/>
      <w:r w:rsidRPr="000D3259">
        <w:rPr>
          <w:rFonts w:ascii="Arial" w:hAnsi="Arial" w:cs="Arial"/>
          <w:color w:val="000000"/>
          <w:sz w:val="22"/>
          <w:szCs w:val="22"/>
          <w:shd w:val="clear" w:color="auto" w:fill="FFFFFF"/>
        </w:rPr>
        <w:t>disahkan</w:t>
      </w:r>
      <w:proofErr w:type="spellEnd"/>
      <w:r w:rsidRPr="000D3259">
        <w:rPr>
          <w:rFonts w:ascii="Arial" w:hAnsi="Arial" w:cs="Arial"/>
          <w:color w:val="000000"/>
          <w:sz w:val="22"/>
          <w:szCs w:val="22"/>
          <w:shd w:val="clear" w:color="auto" w:fill="FFFFFF"/>
        </w:rPr>
        <w:t xml:space="preserve"> Keputusan </w:t>
      </w:r>
      <w:proofErr w:type="spellStart"/>
      <w:r w:rsidRPr="000D3259">
        <w:rPr>
          <w:rFonts w:ascii="Arial" w:hAnsi="Arial" w:cs="Arial"/>
          <w:color w:val="000000"/>
          <w:sz w:val="22"/>
          <w:szCs w:val="22"/>
          <w:shd w:val="clear" w:color="auto" w:fill="FFFFFF"/>
        </w:rPr>
        <w:t>Ment</w:t>
      </w:r>
      <w:r w:rsidR="00AC0A9E" w:rsidRPr="000D3259">
        <w:rPr>
          <w:rFonts w:ascii="Arial" w:hAnsi="Arial" w:cs="Arial"/>
          <w:color w:val="000000"/>
          <w:sz w:val="22"/>
          <w:szCs w:val="22"/>
          <w:shd w:val="clear" w:color="auto" w:fill="FFFFFF"/>
          <w:lang w:val="en-US"/>
        </w:rPr>
        <w:t>e</w:t>
      </w:r>
      <w:r w:rsidRPr="000D3259">
        <w:rPr>
          <w:rFonts w:ascii="Arial" w:hAnsi="Arial" w:cs="Arial"/>
          <w:color w:val="000000"/>
          <w:sz w:val="22"/>
          <w:szCs w:val="22"/>
          <w:shd w:val="clear" w:color="auto" w:fill="FFFFFF"/>
        </w:rPr>
        <w:t>ri</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Hukum</w:t>
      </w:r>
      <w:proofErr w:type="spellEnd"/>
      <w:r w:rsidRPr="000D3259">
        <w:rPr>
          <w:rFonts w:ascii="Arial" w:hAnsi="Arial" w:cs="Arial"/>
          <w:color w:val="000000"/>
          <w:sz w:val="22"/>
          <w:szCs w:val="22"/>
          <w:shd w:val="clear" w:color="auto" w:fill="FFFFFF"/>
        </w:rPr>
        <w:t xml:space="preserve"> dan </w:t>
      </w:r>
      <w:r w:rsidR="00AC0A9E" w:rsidRPr="000D3259">
        <w:rPr>
          <w:rFonts w:ascii="Arial" w:hAnsi="Arial" w:cs="Arial"/>
          <w:color w:val="000000"/>
          <w:sz w:val="22"/>
          <w:szCs w:val="22"/>
          <w:shd w:val="clear" w:color="auto" w:fill="FFFFFF"/>
          <w:lang w:val="en-US"/>
        </w:rPr>
        <w:t>HAM RI No:</w:t>
      </w:r>
      <w:r w:rsidRPr="000D3259">
        <w:rPr>
          <w:rFonts w:ascii="Arial" w:hAnsi="Arial" w:cs="Arial"/>
          <w:color w:val="000000"/>
          <w:sz w:val="22"/>
          <w:szCs w:val="22"/>
          <w:shd w:val="clear" w:color="auto" w:fill="FFFFFF"/>
        </w:rPr>
        <w:t xml:space="preserve"> AHU-AH.01.09-0222171 </w:t>
      </w:r>
      <w:proofErr w:type="spellStart"/>
      <w:r w:rsidRPr="000D3259">
        <w:rPr>
          <w:rFonts w:ascii="Arial" w:hAnsi="Arial" w:cs="Arial"/>
          <w:color w:val="000000"/>
          <w:sz w:val="22"/>
          <w:szCs w:val="22"/>
          <w:shd w:val="clear" w:color="auto" w:fill="FFFFFF"/>
        </w:rPr>
        <w:t>tanggal</w:t>
      </w:r>
      <w:proofErr w:type="spellEnd"/>
      <w:r w:rsidRPr="000D3259">
        <w:rPr>
          <w:rFonts w:ascii="Arial" w:hAnsi="Arial" w:cs="Arial"/>
          <w:color w:val="000000"/>
          <w:sz w:val="22"/>
          <w:szCs w:val="22"/>
          <w:shd w:val="clear" w:color="auto" w:fill="FFFFFF"/>
        </w:rPr>
        <w:t xml:space="preserve"> </w:t>
      </w:r>
      <w:r w:rsidR="00AC0A9E" w:rsidRPr="000D3259">
        <w:rPr>
          <w:rFonts w:ascii="Arial" w:hAnsi="Arial" w:cs="Arial"/>
          <w:color w:val="000000"/>
          <w:sz w:val="22"/>
          <w:szCs w:val="22"/>
          <w:shd w:val="clear" w:color="auto" w:fill="FFFFFF"/>
          <w:lang w:val="en-US"/>
        </w:rPr>
        <w:t>0</w:t>
      </w:r>
      <w:r w:rsidRPr="000D3259">
        <w:rPr>
          <w:rFonts w:ascii="Arial" w:hAnsi="Arial" w:cs="Arial"/>
          <w:color w:val="000000"/>
          <w:sz w:val="22"/>
          <w:szCs w:val="22"/>
          <w:shd w:val="clear" w:color="auto" w:fill="FFFFFF"/>
        </w:rPr>
        <w:t xml:space="preserve">4 </w:t>
      </w:r>
      <w:proofErr w:type="spellStart"/>
      <w:r w:rsidRPr="000D3259">
        <w:rPr>
          <w:rFonts w:ascii="Arial" w:hAnsi="Arial" w:cs="Arial"/>
          <w:color w:val="000000"/>
          <w:sz w:val="22"/>
          <w:szCs w:val="22"/>
          <w:shd w:val="clear" w:color="auto" w:fill="FFFFFF"/>
        </w:rPr>
        <w:t>Juli</w:t>
      </w:r>
      <w:proofErr w:type="spellEnd"/>
      <w:r w:rsidRPr="000D3259">
        <w:rPr>
          <w:rFonts w:ascii="Arial" w:hAnsi="Arial" w:cs="Arial"/>
          <w:color w:val="000000"/>
          <w:sz w:val="22"/>
          <w:szCs w:val="22"/>
          <w:shd w:val="clear" w:color="auto" w:fill="FFFFFF"/>
        </w:rPr>
        <w:t xml:space="preserve"> 2024</w:t>
      </w:r>
      <w:r w:rsidRPr="000D3259">
        <w:rPr>
          <w:rFonts w:ascii="Arial" w:hAnsi="Arial" w:cs="Arial"/>
          <w:sz w:val="22"/>
          <w:szCs w:val="22"/>
        </w:rPr>
        <w:t>,</w:t>
      </w:r>
      <w:r w:rsidRPr="000D3259">
        <w:rPr>
          <w:rFonts w:ascii="Arial" w:hAnsi="Arial" w:cs="Arial"/>
          <w:b/>
          <w:sz w:val="22"/>
          <w:szCs w:val="22"/>
        </w:rPr>
        <w:t xml:space="preserve"> dan </w:t>
      </w:r>
      <w:proofErr w:type="spellStart"/>
      <w:r w:rsidRPr="000D3259">
        <w:rPr>
          <w:rFonts w:ascii="Arial" w:hAnsi="Arial" w:cs="Arial"/>
          <w:b/>
          <w:sz w:val="22"/>
          <w:szCs w:val="22"/>
        </w:rPr>
        <w:t>berdasarkan</w:t>
      </w:r>
      <w:proofErr w:type="spellEnd"/>
      <w:r w:rsidRPr="000D3259">
        <w:rPr>
          <w:rFonts w:ascii="Arial" w:hAnsi="Arial" w:cs="Arial"/>
          <w:b/>
          <w:sz w:val="22"/>
          <w:szCs w:val="22"/>
        </w:rPr>
        <w:t xml:space="preserve"> Surat </w:t>
      </w:r>
      <w:proofErr w:type="spellStart"/>
      <w:r w:rsidRPr="000D3259">
        <w:rPr>
          <w:rFonts w:ascii="Arial" w:hAnsi="Arial" w:cs="Arial"/>
          <w:b/>
          <w:sz w:val="22"/>
          <w:szCs w:val="22"/>
        </w:rPr>
        <w:t>Kuasa</w:t>
      </w:r>
      <w:proofErr w:type="spellEnd"/>
      <w:r w:rsidRPr="000D3259">
        <w:rPr>
          <w:rFonts w:ascii="Arial" w:hAnsi="Arial" w:cs="Arial"/>
          <w:b/>
          <w:sz w:val="22"/>
          <w:szCs w:val="22"/>
        </w:rPr>
        <w:t xml:space="preserve"> No: B</w:t>
      </w:r>
      <w:r w:rsidRPr="000D3259">
        <w:rPr>
          <w:rFonts w:ascii="Arial" w:hAnsi="Arial" w:cs="Arial"/>
          <w:b/>
          <w:bCs/>
          <w:sz w:val="22"/>
          <w:szCs w:val="22"/>
        </w:rPr>
        <w:t>.</w:t>
      </w:r>
      <w:r w:rsidRPr="000D3259">
        <w:rPr>
          <w:rFonts w:ascii="Arial" w:hAnsi="Arial" w:cs="Arial"/>
          <w:b/>
          <w:sz w:val="22"/>
          <w:szCs w:val="22"/>
        </w:rPr>
        <w:t xml:space="preserve"> 1059/DIR/KPH/XII/2023</w:t>
      </w:r>
      <w:r w:rsidRPr="000D3259">
        <w:rPr>
          <w:rFonts w:ascii="Arial" w:hAnsi="Arial" w:cs="Arial"/>
          <w:bCs/>
          <w:sz w:val="22"/>
          <w:szCs w:val="22"/>
        </w:rPr>
        <w:t>,</w:t>
      </w:r>
      <w:r w:rsidRPr="000D3259">
        <w:rPr>
          <w:rFonts w:ascii="Arial" w:hAnsi="Arial" w:cs="Arial"/>
          <w:b/>
          <w:sz w:val="22"/>
          <w:szCs w:val="22"/>
        </w:rPr>
        <w:t xml:space="preserve"> </w:t>
      </w:r>
      <w:r w:rsidRPr="000D3259">
        <w:rPr>
          <w:rFonts w:ascii="Arial" w:hAnsi="Arial" w:cs="Arial"/>
          <w:color w:val="000000"/>
          <w:sz w:val="22"/>
          <w:szCs w:val="22"/>
          <w:shd w:val="clear" w:color="auto" w:fill="FFFFFF"/>
        </w:rPr>
        <w:t xml:space="preserve">oleh </w:t>
      </w:r>
      <w:proofErr w:type="spellStart"/>
      <w:r w:rsidRPr="000D3259">
        <w:rPr>
          <w:rFonts w:ascii="Arial" w:hAnsi="Arial" w:cs="Arial"/>
          <w:color w:val="000000"/>
          <w:sz w:val="22"/>
          <w:szCs w:val="22"/>
          <w:shd w:val="clear" w:color="auto" w:fill="FFFFFF"/>
        </w:rPr>
        <w:t>karena</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itu</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sah</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menurut</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hukum</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bertindak</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untuk</w:t>
      </w:r>
      <w:proofErr w:type="spellEnd"/>
      <w:r w:rsidRPr="000D3259">
        <w:rPr>
          <w:rFonts w:ascii="Arial" w:hAnsi="Arial" w:cs="Arial"/>
          <w:color w:val="000000"/>
          <w:sz w:val="22"/>
          <w:szCs w:val="22"/>
          <w:shd w:val="clear" w:color="auto" w:fill="FFFFFF"/>
        </w:rPr>
        <w:t xml:space="preserve"> dan </w:t>
      </w:r>
      <w:proofErr w:type="spellStart"/>
      <w:r w:rsidRPr="000D3259">
        <w:rPr>
          <w:rFonts w:ascii="Arial" w:hAnsi="Arial" w:cs="Arial"/>
          <w:color w:val="000000"/>
          <w:sz w:val="22"/>
          <w:szCs w:val="22"/>
          <w:shd w:val="clear" w:color="auto" w:fill="FFFFFF"/>
        </w:rPr>
        <w:t>atas</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bCs/>
          <w:color w:val="000000"/>
          <w:sz w:val="22"/>
          <w:szCs w:val="22"/>
          <w:shd w:val="clear" w:color="auto" w:fill="FFFFFF"/>
        </w:rPr>
        <w:t>nama</w:t>
      </w:r>
      <w:proofErr w:type="spellEnd"/>
      <w:r w:rsidRPr="000D3259">
        <w:rPr>
          <w:rFonts w:ascii="Arial" w:hAnsi="Arial" w:cs="Arial"/>
          <w:b/>
          <w:color w:val="000000"/>
          <w:sz w:val="22"/>
          <w:szCs w:val="22"/>
          <w:shd w:val="clear" w:color="auto" w:fill="FFFFFF"/>
        </w:rPr>
        <w:t xml:space="preserve"> PT </w:t>
      </w:r>
      <w:proofErr w:type="spellStart"/>
      <w:r w:rsidRPr="000D3259">
        <w:rPr>
          <w:rFonts w:ascii="Arial" w:hAnsi="Arial" w:cs="Arial"/>
          <w:b/>
          <w:color w:val="000000"/>
          <w:sz w:val="22"/>
          <w:szCs w:val="22"/>
          <w:shd w:val="clear" w:color="auto" w:fill="FFFFFF"/>
        </w:rPr>
        <w:t>Asuransi</w:t>
      </w:r>
      <w:proofErr w:type="spellEnd"/>
      <w:r w:rsidRPr="000D3259">
        <w:rPr>
          <w:rFonts w:ascii="Arial" w:hAnsi="Arial" w:cs="Arial"/>
          <w:b/>
          <w:color w:val="000000"/>
          <w:sz w:val="22"/>
          <w:szCs w:val="22"/>
          <w:shd w:val="clear" w:color="auto" w:fill="FFFFFF"/>
        </w:rPr>
        <w:t xml:space="preserve"> BRI Life</w:t>
      </w:r>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berkedudukan</w:t>
      </w:r>
      <w:proofErr w:type="spellEnd"/>
      <w:r w:rsidRPr="000D3259">
        <w:rPr>
          <w:rFonts w:ascii="Arial" w:hAnsi="Arial" w:cs="Arial"/>
          <w:color w:val="000000"/>
          <w:sz w:val="22"/>
          <w:szCs w:val="22"/>
          <w:shd w:val="clear" w:color="auto" w:fill="FFFFFF"/>
        </w:rPr>
        <w:t xml:space="preserve"> di Gedung </w:t>
      </w:r>
      <w:proofErr w:type="spellStart"/>
      <w:r w:rsidRPr="000D3259">
        <w:rPr>
          <w:rFonts w:ascii="Arial" w:hAnsi="Arial" w:cs="Arial"/>
          <w:color w:val="000000"/>
          <w:sz w:val="22"/>
          <w:szCs w:val="22"/>
          <w:shd w:val="clear" w:color="auto" w:fill="FFFFFF"/>
        </w:rPr>
        <w:t>Graha</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Irama</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Lantai</w:t>
      </w:r>
      <w:proofErr w:type="spellEnd"/>
      <w:r w:rsidRPr="000D3259">
        <w:rPr>
          <w:rFonts w:ascii="Arial" w:hAnsi="Arial" w:cs="Arial"/>
          <w:color w:val="000000"/>
          <w:sz w:val="22"/>
          <w:szCs w:val="22"/>
          <w:shd w:val="clear" w:color="auto" w:fill="FFFFFF"/>
        </w:rPr>
        <w:t xml:space="preserve"> 5, 7, dan 15, Jl. H.R </w:t>
      </w:r>
      <w:proofErr w:type="spellStart"/>
      <w:r w:rsidRPr="000D3259">
        <w:rPr>
          <w:rFonts w:ascii="Arial" w:hAnsi="Arial" w:cs="Arial"/>
          <w:color w:val="000000"/>
          <w:sz w:val="22"/>
          <w:szCs w:val="22"/>
          <w:shd w:val="clear" w:color="auto" w:fill="FFFFFF"/>
        </w:rPr>
        <w:t>Rasuna</w:t>
      </w:r>
      <w:proofErr w:type="spellEnd"/>
      <w:r w:rsidRPr="000D3259">
        <w:rPr>
          <w:rFonts w:ascii="Arial" w:hAnsi="Arial" w:cs="Arial"/>
          <w:color w:val="000000"/>
          <w:sz w:val="22"/>
          <w:szCs w:val="22"/>
          <w:shd w:val="clear" w:color="auto" w:fill="FFFFFF"/>
        </w:rPr>
        <w:t xml:space="preserve"> Said Blok X-1 </w:t>
      </w:r>
      <w:proofErr w:type="spellStart"/>
      <w:r w:rsidRPr="000D3259">
        <w:rPr>
          <w:rFonts w:ascii="Arial" w:hAnsi="Arial" w:cs="Arial"/>
          <w:color w:val="000000"/>
          <w:sz w:val="22"/>
          <w:szCs w:val="22"/>
          <w:shd w:val="clear" w:color="auto" w:fill="FFFFFF"/>
        </w:rPr>
        <w:t>Kav</w:t>
      </w:r>
      <w:proofErr w:type="spellEnd"/>
      <w:r w:rsidRPr="000D3259">
        <w:rPr>
          <w:rFonts w:ascii="Arial" w:hAnsi="Arial" w:cs="Arial"/>
          <w:color w:val="000000"/>
          <w:sz w:val="22"/>
          <w:szCs w:val="22"/>
          <w:shd w:val="clear" w:color="auto" w:fill="FFFFFF"/>
        </w:rPr>
        <w:t>. 1</w:t>
      </w:r>
      <w:r w:rsidR="003A6B1B">
        <w:rPr>
          <w:rFonts w:ascii="Arial" w:hAnsi="Arial" w:cs="Arial"/>
          <w:color w:val="000000"/>
          <w:sz w:val="22"/>
          <w:szCs w:val="22"/>
          <w:shd w:val="clear" w:color="auto" w:fill="FFFFFF"/>
          <w:lang w:val="en-US"/>
        </w:rPr>
        <w:t xml:space="preserve"> </w:t>
      </w:r>
      <w:r w:rsidRPr="000D3259">
        <w:rPr>
          <w:rFonts w:ascii="Arial" w:hAnsi="Arial" w:cs="Arial"/>
          <w:color w:val="000000"/>
          <w:sz w:val="22"/>
          <w:szCs w:val="22"/>
          <w:shd w:val="clear" w:color="auto" w:fill="FFFFFF"/>
        </w:rPr>
        <w:t>&amp;</w:t>
      </w:r>
      <w:r w:rsidR="003A6B1B">
        <w:rPr>
          <w:rFonts w:ascii="Arial" w:hAnsi="Arial" w:cs="Arial"/>
          <w:color w:val="000000"/>
          <w:sz w:val="22"/>
          <w:szCs w:val="22"/>
          <w:shd w:val="clear" w:color="auto" w:fill="FFFFFF"/>
          <w:lang w:val="en-US"/>
        </w:rPr>
        <w:t xml:space="preserve"> </w:t>
      </w:r>
      <w:r w:rsidRPr="000D3259">
        <w:rPr>
          <w:rFonts w:ascii="Arial" w:hAnsi="Arial" w:cs="Arial"/>
          <w:color w:val="000000"/>
          <w:sz w:val="22"/>
          <w:szCs w:val="22"/>
          <w:shd w:val="clear" w:color="auto" w:fill="FFFFFF"/>
        </w:rPr>
        <w:t>2</w:t>
      </w:r>
      <w:r w:rsidR="00AC0A9E" w:rsidRPr="000D3259">
        <w:rPr>
          <w:rFonts w:ascii="Arial" w:hAnsi="Arial" w:cs="Arial"/>
          <w:color w:val="000000"/>
          <w:sz w:val="22"/>
          <w:szCs w:val="22"/>
          <w:shd w:val="clear" w:color="auto" w:fill="FFFFFF"/>
          <w:lang w:val="en-US"/>
        </w:rPr>
        <w:t xml:space="preserve">, </w:t>
      </w:r>
      <w:r w:rsidRPr="000D3259">
        <w:rPr>
          <w:rFonts w:ascii="Arial" w:hAnsi="Arial" w:cs="Arial"/>
          <w:color w:val="000000"/>
          <w:sz w:val="22"/>
          <w:szCs w:val="22"/>
          <w:shd w:val="clear" w:color="auto" w:fill="FFFFFF"/>
        </w:rPr>
        <w:t xml:space="preserve">Jakarta Selatan, 12950, </w:t>
      </w:r>
      <w:proofErr w:type="spellStart"/>
      <w:r w:rsidRPr="000D3259">
        <w:rPr>
          <w:rFonts w:ascii="Arial" w:hAnsi="Arial" w:cs="Arial"/>
          <w:color w:val="000000"/>
          <w:sz w:val="22"/>
          <w:szCs w:val="22"/>
          <w:shd w:val="clear" w:color="auto" w:fill="FFFFFF"/>
        </w:rPr>
        <w:t>untuk</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selanjutnya</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disebut</w:t>
      </w:r>
      <w:proofErr w:type="spellEnd"/>
      <w:r w:rsidRPr="000D3259">
        <w:rPr>
          <w:rFonts w:ascii="Arial" w:hAnsi="Arial" w:cs="Arial"/>
          <w:color w:val="000000"/>
          <w:sz w:val="22"/>
          <w:szCs w:val="22"/>
          <w:shd w:val="clear" w:color="auto" w:fill="FFFFFF"/>
        </w:rPr>
        <w:t xml:space="preserve"> </w:t>
      </w:r>
      <w:proofErr w:type="spellStart"/>
      <w:r w:rsidRPr="000D3259">
        <w:rPr>
          <w:rFonts w:ascii="Arial" w:hAnsi="Arial" w:cs="Arial"/>
          <w:color w:val="000000"/>
          <w:sz w:val="22"/>
          <w:szCs w:val="22"/>
          <w:shd w:val="clear" w:color="auto" w:fill="FFFFFF"/>
        </w:rPr>
        <w:t>sebagai</w:t>
      </w:r>
      <w:proofErr w:type="spellEnd"/>
      <w:r w:rsidRPr="000D3259">
        <w:rPr>
          <w:rFonts w:ascii="Arial" w:hAnsi="Arial" w:cs="Arial"/>
          <w:color w:val="000000"/>
          <w:sz w:val="22"/>
          <w:szCs w:val="22"/>
          <w:shd w:val="clear" w:color="auto" w:fill="FFFFFF"/>
        </w:rPr>
        <w:t xml:space="preserve"> </w:t>
      </w:r>
      <w:r w:rsidRPr="000D3259">
        <w:rPr>
          <w:rFonts w:ascii="Arial" w:hAnsi="Arial" w:cs="Arial"/>
          <w:b/>
          <w:bCs/>
          <w:color w:val="000000"/>
          <w:sz w:val="22"/>
          <w:szCs w:val="22"/>
        </w:rPr>
        <w:t>PIHAK PERTAMA</w:t>
      </w:r>
      <w:r w:rsidRPr="000D3259">
        <w:rPr>
          <w:rFonts w:ascii="Arial" w:hAnsi="Arial" w:cs="Arial"/>
          <w:color w:val="000000"/>
          <w:sz w:val="22"/>
          <w:szCs w:val="22"/>
        </w:rPr>
        <w:t>.</w:t>
      </w:r>
      <w:r w:rsidRPr="000D3259">
        <w:rPr>
          <w:rFonts w:ascii="Arial" w:hAnsi="Arial" w:cs="Arial"/>
          <w:b/>
          <w:sz w:val="22"/>
          <w:szCs w:val="22"/>
          <w:lang w:val="sv-SE"/>
        </w:rPr>
        <w:t xml:space="preserve"> </w:t>
      </w:r>
    </w:p>
    <w:p w14:paraId="61D64608" w14:textId="77777777" w:rsidR="00172166" w:rsidRPr="000D3259" w:rsidRDefault="00172166" w:rsidP="000D3259">
      <w:pPr>
        <w:pStyle w:val="ListParagraph"/>
        <w:spacing w:line="276" w:lineRule="auto"/>
        <w:ind w:left="426"/>
        <w:contextualSpacing w:val="0"/>
        <w:rPr>
          <w:rFonts w:ascii="Arial" w:hAnsi="Arial" w:cs="Arial"/>
          <w:sz w:val="22"/>
          <w:szCs w:val="22"/>
          <w:lang w:val="sv-SE"/>
        </w:rPr>
      </w:pPr>
    </w:p>
    <w:p w14:paraId="37B13B3C" w14:textId="77777777" w:rsidR="00DD1954" w:rsidRPr="0081105B" w:rsidRDefault="00DD1954" w:rsidP="00DD1954">
      <w:pPr>
        <w:widowControl w:val="0"/>
        <w:numPr>
          <w:ilvl w:val="0"/>
          <w:numId w:val="95"/>
        </w:numPr>
        <w:tabs>
          <w:tab w:val="left" w:pos="360"/>
        </w:tabs>
        <w:spacing w:line="276" w:lineRule="auto"/>
        <w:jc w:val="both"/>
        <w:rPr>
          <w:rFonts w:ascii="Arial" w:hAnsi="Arial" w:cs="Arial"/>
          <w:sz w:val="22"/>
          <w:szCs w:val="22"/>
          <w:lang w:val="id-ID"/>
        </w:rPr>
      </w:pPr>
      <w:bookmarkStart w:id="2" w:name="_Hlk129767777"/>
      <w:bookmarkStart w:id="3" w:name="_Hlk172031506"/>
      <w:r w:rsidRPr="0081105B">
        <w:rPr>
          <w:rFonts w:ascii="Arial" w:hAnsi="Arial" w:cs="Arial"/>
          <w:b/>
          <w:bCs/>
          <w:sz w:val="22"/>
          <w:szCs w:val="22"/>
        </w:rPr>
        <w:t xml:space="preserve">dr. Sefrina Trisadi, Sp.DVE  </w:t>
      </w:r>
      <w:r w:rsidRPr="0081105B">
        <w:rPr>
          <w:rFonts w:ascii="Arial" w:hAnsi="Arial" w:cs="Arial"/>
          <w:bCs/>
          <w:sz w:val="22"/>
          <w:szCs w:val="22"/>
        </w:rPr>
        <w:t xml:space="preserve">sebagai Direktur </w:t>
      </w:r>
      <w:r w:rsidRPr="0081105B">
        <w:rPr>
          <w:rFonts w:ascii="Arial" w:hAnsi="Arial" w:cs="Arial"/>
          <w:b/>
          <w:sz w:val="22"/>
          <w:szCs w:val="22"/>
        </w:rPr>
        <w:t>PT. DISA PRIMA PRIMA</w:t>
      </w:r>
      <w:r w:rsidRPr="0081105B">
        <w:rPr>
          <w:rFonts w:ascii="Arial" w:hAnsi="Arial" w:cs="Arial"/>
          <w:sz w:val="22"/>
          <w:szCs w:val="22"/>
        </w:rPr>
        <w:t xml:space="preserve"> didirikan berdasarkan Akta nomor 14, tanggal 19 (Sembilan Belas) 05 (Mei) 2025 (Dua Ribu Dua Puluh Lima), dibuat dihadapan Rita Sutandio, S.H , Sarjana Hukum, Notaris di Kota Probolinggo, yang telah mendapatkan pengesahan dari Menteri Hukum dan Hak Asasi Manusia Republik Indonesia dengan Surat Keputusannya Nomor AHU-0039865.AH.01.01. Tahun 2025 tertanggal 19 (Sembilan Belas) 05 (Mei) 2024 (Dua Ribu Dua Puluh Lima) </w:t>
      </w:r>
      <w:r w:rsidRPr="0081105B">
        <w:rPr>
          <w:rFonts w:ascii="Arial" w:hAnsi="Arial" w:cs="Arial"/>
          <w:bCs/>
          <w:sz w:val="22"/>
          <w:szCs w:val="22"/>
        </w:rPr>
        <w:t xml:space="preserve">selaku Badan Usaha pengelola Rumah Sakit </w:t>
      </w:r>
      <w:r w:rsidRPr="0081105B">
        <w:rPr>
          <w:rFonts w:ascii="Arial" w:hAnsi="Arial" w:cs="Arial"/>
          <w:sz w:val="22"/>
          <w:szCs w:val="22"/>
        </w:rPr>
        <w:t xml:space="preserve">: </w:t>
      </w:r>
    </w:p>
    <w:bookmarkEnd w:id="2"/>
    <w:p w14:paraId="253A48E3" w14:textId="77777777" w:rsidR="00DD1954" w:rsidRPr="0081105B" w:rsidRDefault="00DD1954" w:rsidP="00DD1954">
      <w:pPr>
        <w:pStyle w:val="ListParagraph"/>
        <w:numPr>
          <w:ilvl w:val="0"/>
          <w:numId w:val="96"/>
        </w:numPr>
        <w:tabs>
          <w:tab w:val="left" w:pos="360"/>
        </w:tabs>
        <w:spacing w:line="276" w:lineRule="auto"/>
        <w:ind w:left="709"/>
        <w:rPr>
          <w:rFonts w:ascii="Arial" w:hAnsi="Arial" w:cs="Arial"/>
          <w:color w:val="000000"/>
          <w:sz w:val="22"/>
          <w:szCs w:val="22"/>
          <w:lang w:val="it-IT"/>
        </w:rPr>
      </w:pPr>
      <w:proofErr w:type="spellStart"/>
      <w:r w:rsidRPr="0081105B">
        <w:rPr>
          <w:rFonts w:ascii="Arial" w:hAnsi="Arial" w:cs="Arial"/>
          <w:b/>
          <w:bCs/>
          <w:sz w:val="22"/>
          <w:szCs w:val="22"/>
        </w:rPr>
        <w:lastRenderedPageBreak/>
        <w:t>Rumah</w:t>
      </w:r>
      <w:proofErr w:type="spellEnd"/>
      <w:r w:rsidRPr="0081105B">
        <w:rPr>
          <w:rFonts w:ascii="Arial" w:hAnsi="Arial" w:cs="Arial"/>
          <w:b/>
          <w:bCs/>
          <w:sz w:val="22"/>
          <w:szCs w:val="22"/>
        </w:rPr>
        <w:t xml:space="preserve"> </w:t>
      </w:r>
      <w:proofErr w:type="spellStart"/>
      <w:r w:rsidRPr="0081105B">
        <w:rPr>
          <w:rFonts w:ascii="Arial" w:hAnsi="Arial" w:cs="Arial"/>
          <w:b/>
          <w:bCs/>
          <w:sz w:val="22"/>
          <w:szCs w:val="22"/>
        </w:rPr>
        <w:t>Sakit</w:t>
      </w:r>
      <w:proofErr w:type="spellEnd"/>
      <w:r w:rsidRPr="0081105B">
        <w:rPr>
          <w:rFonts w:ascii="Arial" w:hAnsi="Arial" w:cs="Arial"/>
          <w:b/>
          <w:bCs/>
          <w:sz w:val="22"/>
          <w:szCs w:val="22"/>
        </w:rPr>
        <w:t xml:space="preserve"> Dharma </w:t>
      </w:r>
      <w:proofErr w:type="spellStart"/>
      <w:r w:rsidRPr="0081105B">
        <w:rPr>
          <w:rFonts w:ascii="Arial" w:hAnsi="Arial" w:cs="Arial"/>
          <w:b/>
          <w:bCs/>
          <w:sz w:val="22"/>
          <w:szCs w:val="22"/>
        </w:rPr>
        <w:t>Husada</w:t>
      </w:r>
      <w:proofErr w:type="spellEnd"/>
      <w:r w:rsidRPr="0081105B">
        <w:rPr>
          <w:rFonts w:ascii="Arial" w:hAnsi="Arial" w:cs="Arial"/>
          <w:b/>
          <w:bCs/>
          <w:sz w:val="22"/>
          <w:szCs w:val="22"/>
        </w:rPr>
        <w:t xml:space="preserve"> </w:t>
      </w:r>
      <w:proofErr w:type="spellStart"/>
      <w:r w:rsidRPr="0081105B">
        <w:rPr>
          <w:rFonts w:ascii="Arial" w:hAnsi="Arial" w:cs="Arial"/>
          <w:b/>
          <w:bCs/>
          <w:sz w:val="22"/>
          <w:szCs w:val="22"/>
        </w:rPr>
        <w:t>Probolinggo</w:t>
      </w:r>
      <w:proofErr w:type="spellEnd"/>
      <w:r w:rsidRPr="0081105B">
        <w:rPr>
          <w:rFonts w:ascii="Arial" w:hAnsi="Arial" w:cs="Arial"/>
          <w:b/>
          <w:bCs/>
          <w:sz w:val="22"/>
          <w:szCs w:val="22"/>
        </w:rPr>
        <w:t xml:space="preserve"> </w:t>
      </w:r>
      <w:r w:rsidRPr="0081105B">
        <w:rPr>
          <w:rFonts w:ascii="Arial" w:hAnsi="Arial" w:cs="Arial"/>
          <w:color w:val="000000"/>
          <w:sz w:val="22"/>
          <w:szCs w:val="22"/>
          <w:lang w:val="it-IT"/>
        </w:rPr>
        <w:t xml:space="preserve">dengan izin operasional Rumah Sakit Nomor 446/001/425/117/RS.KELAS D/2021 tertanggal 13 April 2021 diwakili oleh dr. Ifit Bagus Apriantono, M.MRS sebagai Direktur Rumah Sakit Dharma Husada yang beralamat di Jl. Soekarno Hatta No. 10 Kota Probolinggo </w:t>
      </w:r>
    </w:p>
    <w:bookmarkEnd w:id="3"/>
    <w:p w14:paraId="64351DD3" w14:textId="77777777" w:rsidR="008976C8" w:rsidRPr="000D3259" w:rsidRDefault="008976C8" w:rsidP="000D3259">
      <w:pPr>
        <w:pStyle w:val="ListParagraph"/>
        <w:spacing w:line="276" w:lineRule="auto"/>
        <w:ind w:left="360"/>
        <w:rPr>
          <w:rFonts w:ascii="Arial" w:hAnsi="Arial" w:cs="Arial"/>
          <w:sz w:val="22"/>
          <w:szCs w:val="22"/>
          <w:lang w:val="sv-SE"/>
        </w:rPr>
      </w:pPr>
    </w:p>
    <w:p w14:paraId="4B5ECC10" w14:textId="5AA1C2B1" w:rsidR="00F70093" w:rsidRPr="000D3259" w:rsidRDefault="00F70093" w:rsidP="000D3259">
      <w:pPr>
        <w:spacing w:line="276" w:lineRule="auto"/>
        <w:jc w:val="both"/>
        <w:rPr>
          <w:rFonts w:ascii="Arial" w:hAnsi="Arial" w:cs="Arial"/>
          <w:sz w:val="22"/>
          <w:szCs w:val="22"/>
          <w:lang w:val="sv-SE"/>
        </w:rPr>
      </w:pPr>
      <w:r w:rsidRPr="000D3259">
        <w:rPr>
          <w:rFonts w:ascii="Arial" w:hAnsi="Arial" w:cs="Arial"/>
          <w:sz w:val="22"/>
          <w:szCs w:val="22"/>
          <w:lang w:val="sv-SE"/>
        </w:rPr>
        <w:t xml:space="preserve">Selanjutnya </w:t>
      </w:r>
      <w:r w:rsidRPr="000D3259">
        <w:rPr>
          <w:rFonts w:ascii="Arial" w:hAnsi="Arial" w:cs="Arial"/>
          <w:b/>
          <w:sz w:val="22"/>
          <w:szCs w:val="22"/>
          <w:lang w:val="sv-SE"/>
        </w:rPr>
        <w:t>PIHAK PERTAMA</w:t>
      </w:r>
      <w:r w:rsidRPr="000D3259">
        <w:rPr>
          <w:rFonts w:ascii="Arial" w:hAnsi="Arial" w:cs="Arial"/>
          <w:sz w:val="22"/>
          <w:szCs w:val="22"/>
          <w:lang w:val="sv-SE"/>
        </w:rPr>
        <w:t xml:space="preserve"> dan </w:t>
      </w:r>
      <w:r w:rsidRPr="000D3259">
        <w:rPr>
          <w:rFonts w:ascii="Arial" w:hAnsi="Arial" w:cs="Arial"/>
          <w:b/>
          <w:sz w:val="22"/>
          <w:szCs w:val="22"/>
          <w:lang w:val="sv-SE"/>
        </w:rPr>
        <w:t>PIHAK</w:t>
      </w:r>
      <w:r w:rsidR="00FA4077" w:rsidRPr="000D3259">
        <w:rPr>
          <w:rFonts w:ascii="Arial" w:hAnsi="Arial" w:cs="Arial"/>
          <w:b/>
          <w:sz w:val="22"/>
          <w:szCs w:val="22"/>
          <w:lang w:val="sv-SE"/>
        </w:rPr>
        <w:softHyphen/>
      </w:r>
      <w:r w:rsidRPr="000D3259">
        <w:rPr>
          <w:rFonts w:ascii="Arial" w:hAnsi="Arial" w:cs="Arial"/>
          <w:b/>
          <w:sz w:val="22"/>
          <w:szCs w:val="22"/>
          <w:lang w:val="sv-SE"/>
        </w:rPr>
        <w:t xml:space="preserve"> KEDUA</w:t>
      </w:r>
      <w:r w:rsidRPr="000D3259">
        <w:rPr>
          <w:rFonts w:ascii="Arial" w:hAnsi="Arial" w:cs="Arial"/>
          <w:sz w:val="22"/>
          <w:szCs w:val="22"/>
          <w:lang w:val="sv-SE"/>
        </w:rPr>
        <w:t xml:space="preserve"> secara bersama-sama disebut “</w:t>
      </w:r>
      <w:r w:rsidR="002E7E94" w:rsidRPr="000D3259">
        <w:rPr>
          <w:rFonts w:ascii="Arial" w:hAnsi="Arial" w:cs="Arial"/>
          <w:b/>
          <w:bCs/>
          <w:sz w:val="22"/>
          <w:szCs w:val="22"/>
          <w:lang w:val="sv-SE"/>
        </w:rPr>
        <w:t>PARA PIHAK</w:t>
      </w:r>
      <w:r w:rsidRPr="000D3259">
        <w:rPr>
          <w:rFonts w:ascii="Arial" w:hAnsi="Arial" w:cs="Arial"/>
          <w:sz w:val="22"/>
          <w:szCs w:val="22"/>
          <w:lang w:val="sv-SE"/>
        </w:rPr>
        <w:t>” dan secara masing-masing disebut “</w:t>
      </w:r>
      <w:r w:rsidRPr="000D3259">
        <w:rPr>
          <w:rFonts w:ascii="Arial" w:hAnsi="Arial" w:cs="Arial"/>
          <w:b/>
          <w:sz w:val="22"/>
          <w:szCs w:val="22"/>
          <w:lang w:val="sv-SE"/>
        </w:rPr>
        <w:t>Pihak</w:t>
      </w:r>
      <w:r w:rsidRPr="000D3259">
        <w:rPr>
          <w:rFonts w:ascii="Arial" w:hAnsi="Arial" w:cs="Arial"/>
          <w:sz w:val="22"/>
          <w:szCs w:val="22"/>
          <w:lang w:val="sv-SE"/>
        </w:rPr>
        <w:t>”.</w:t>
      </w:r>
    </w:p>
    <w:p w14:paraId="0EC76E3D" w14:textId="77777777" w:rsidR="00475BB6" w:rsidRPr="000D3259" w:rsidRDefault="00475BB6" w:rsidP="000D3259">
      <w:pPr>
        <w:spacing w:line="276" w:lineRule="auto"/>
        <w:jc w:val="both"/>
        <w:rPr>
          <w:rFonts w:ascii="Arial" w:hAnsi="Arial" w:cs="Arial"/>
          <w:sz w:val="22"/>
          <w:szCs w:val="22"/>
          <w:lang w:val="sv-SE"/>
        </w:rPr>
      </w:pPr>
    </w:p>
    <w:p w14:paraId="13DCC745" w14:textId="77777777" w:rsidR="00F70093" w:rsidRPr="000D3259" w:rsidRDefault="00F70093" w:rsidP="000D3259">
      <w:pPr>
        <w:spacing w:line="276" w:lineRule="auto"/>
        <w:jc w:val="both"/>
        <w:rPr>
          <w:rFonts w:ascii="Arial" w:hAnsi="Arial" w:cs="Arial"/>
          <w:sz w:val="22"/>
          <w:szCs w:val="22"/>
        </w:rPr>
      </w:pPr>
      <w:r w:rsidRPr="000D3259">
        <w:rPr>
          <w:rFonts w:ascii="Arial" w:hAnsi="Arial" w:cs="Arial"/>
          <w:sz w:val="22"/>
          <w:szCs w:val="22"/>
        </w:rPr>
        <w:t>Dengan terlebih dahulu menerangkan hal-hal sebagai berikut:</w:t>
      </w:r>
    </w:p>
    <w:p w14:paraId="17D562E2" w14:textId="20D23711" w:rsidR="00B97D36" w:rsidRPr="000D3259" w:rsidRDefault="00B97D36" w:rsidP="000D3259">
      <w:pPr>
        <w:numPr>
          <w:ilvl w:val="0"/>
          <w:numId w:val="18"/>
        </w:numPr>
        <w:spacing w:line="276" w:lineRule="auto"/>
        <w:ind w:left="426" w:hanging="426"/>
        <w:jc w:val="both"/>
        <w:rPr>
          <w:rFonts w:ascii="Arial" w:hAnsi="Arial" w:cs="Arial"/>
          <w:sz w:val="22"/>
          <w:szCs w:val="22"/>
          <w:lang w:val="sv-SE"/>
        </w:rPr>
      </w:pPr>
      <w:r w:rsidRPr="000D3259">
        <w:rPr>
          <w:rFonts w:ascii="Arial" w:hAnsi="Arial" w:cs="Arial"/>
          <w:sz w:val="22"/>
          <w:szCs w:val="22"/>
        </w:rPr>
        <w:t xml:space="preserve">Bahwa </w:t>
      </w:r>
      <w:r w:rsidRPr="000D3259">
        <w:rPr>
          <w:rFonts w:ascii="Arial" w:hAnsi="Arial" w:cs="Arial"/>
          <w:b/>
          <w:sz w:val="22"/>
          <w:szCs w:val="22"/>
        </w:rPr>
        <w:t>PIHAK PERTAMA</w:t>
      </w:r>
      <w:r w:rsidRPr="000D3259">
        <w:rPr>
          <w:rFonts w:ascii="Arial" w:hAnsi="Arial" w:cs="Arial"/>
          <w:sz w:val="22"/>
          <w:szCs w:val="22"/>
        </w:rPr>
        <w:t xml:space="preserve"> adalah</w:t>
      </w:r>
      <w:r w:rsidRPr="000D3259">
        <w:rPr>
          <w:rFonts w:ascii="Arial" w:hAnsi="Arial" w:cs="Arial"/>
          <w:sz w:val="22"/>
          <w:szCs w:val="22"/>
          <w:lang w:val="sv-SE"/>
        </w:rPr>
        <w:t xml:space="preserve"> </w:t>
      </w:r>
      <w:r w:rsidR="002F040C" w:rsidRPr="000D3259">
        <w:rPr>
          <w:rFonts w:ascii="Arial" w:hAnsi="Arial" w:cs="Arial"/>
          <w:sz w:val="22"/>
          <w:szCs w:val="22"/>
          <w:lang w:val="en-GB"/>
        </w:rPr>
        <w:t xml:space="preserve">suatu perusahaan asuransi jiwa yang telah memperoleh izin dari Kementerian Keuangan </w:t>
      </w:r>
      <w:r w:rsidR="00AC0A9E" w:rsidRPr="000D3259">
        <w:rPr>
          <w:rFonts w:ascii="Arial" w:hAnsi="Arial" w:cs="Arial"/>
          <w:sz w:val="22"/>
          <w:szCs w:val="22"/>
          <w:lang w:val="en-GB"/>
        </w:rPr>
        <w:t>No</w:t>
      </w:r>
      <w:r w:rsidR="002F040C" w:rsidRPr="000D3259">
        <w:rPr>
          <w:rFonts w:ascii="Arial" w:hAnsi="Arial" w:cs="Arial"/>
          <w:sz w:val="22"/>
          <w:szCs w:val="22"/>
          <w:lang w:val="en-GB"/>
        </w:rPr>
        <w:t>: KEP-38/KM.10/2009 Tanggal 20 Maret 2009, yang terdaftar dan diawasi Otoritas Jasa Keuangan Republik Indonesia (OJK)</w:t>
      </w:r>
      <w:r w:rsidR="00AC0A9E" w:rsidRPr="000D3259">
        <w:rPr>
          <w:rFonts w:ascii="Arial" w:hAnsi="Arial" w:cs="Arial"/>
          <w:sz w:val="22"/>
          <w:szCs w:val="22"/>
          <w:lang w:val="sv-SE"/>
        </w:rPr>
        <w:t>.</w:t>
      </w:r>
    </w:p>
    <w:p w14:paraId="04CE32D7" w14:textId="659A918A" w:rsidR="00AC0A9E" w:rsidRPr="000D3259" w:rsidRDefault="00771341" w:rsidP="000D3259">
      <w:pPr>
        <w:numPr>
          <w:ilvl w:val="0"/>
          <w:numId w:val="18"/>
        </w:numPr>
        <w:spacing w:line="276" w:lineRule="auto"/>
        <w:ind w:left="426" w:hanging="426"/>
        <w:jc w:val="both"/>
        <w:rPr>
          <w:rFonts w:ascii="Arial" w:hAnsi="Arial" w:cs="Arial"/>
          <w:iCs/>
          <w:sz w:val="22"/>
          <w:szCs w:val="22"/>
          <w:lang w:val="sv-SE"/>
        </w:rPr>
      </w:pPr>
      <w:r w:rsidRPr="000D3259">
        <w:rPr>
          <w:rFonts w:ascii="Arial" w:hAnsi="Arial" w:cs="Arial"/>
          <w:sz w:val="22"/>
          <w:szCs w:val="22"/>
          <w:lang w:val="sv-SE"/>
        </w:rPr>
        <w:t>Bahwa</w:t>
      </w:r>
      <w:r w:rsidRPr="000D3259">
        <w:rPr>
          <w:rFonts w:ascii="Arial" w:hAnsi="Arial" w:cs="Arial"/>
          <w:b/>
          <w:sz w:val="22"/>
          <w:szCs w:val="22"/>
          <w:lang w:val="sv-SE"/>
        </w:rPr>
        <w:t xml:space="preserve"> </w:t>
      </w:r>
      <w:r w:rsidR="00B97D36" w:rsidRPr="000D3259">
        <w:rPr>
          <w:rFonts w:ascii="Arial" w:hAnsi="Arial" w:cs="Arial"/>
          <w:b/>
          <w:sz w:val="22"/>
          <w:szCs w:val="22"/>
          <w:lang w:val="sv-SE"/>
        </w:rPr>
        <w:t>PIHAK KEDUA</w:t>
      </w:r>
      <w:r w:rsidR="00B97D36" w:rsidRPr="000D3259">
        <w:rPr>
          <w:rFonts w:ascii="Arial" w:hAnsi="Arial" w:cs="Arial"/>
          <w:sz w:val="22"/>
          <w:szCs w:val="22"/>
          <w:lang w:val="sv-SE"/>
        </w:rPr>
        <w:t xml:space="preserve"> </w:t>
      </w:r>
      <w:r w:rsidR="00B97D36" w:rsidRPr="000D3259">
        <w:rPr>
          <w:rFonts w:ascii="Arial" w:hAnsi="Arial" w:cs="Arial"/>
          <w:color w:val="000000"/>
          <w:sz w:val="22"/>
          <w:szCs w:val="22"/>
          <w:lang w:val="sv-SE"/>
        </w:rPr>
        <w:t xml:space="preserve">adalah </w:t>
      </w:r>
      <w:r w:rsidR="0010686F" w:rsidRPr="000D3259">
        <w:rPr>
          <w:rFonts w:ascii="Arial" w:hAnsi="Arial" w:cs="Arial"/>
          <w:color w:val="000000"/>
          <w:sz w:val="22"/>
          <w:szCs w:val="22"/>
          <w:lang w:val="sv-SE"/>
        </w:rPr>
        <w:t xml:space="preserve">sarana/fasilitas layanan kesehatan dengan </w:t>
      </w:r>
      <w:r w:rsidR="00F56C64" w:rsidRPr="000D3259">
        <w:rPr>
          <w:rFonts w:ascii="Arial" w:hAnsi="Arial" w:cs="Arial"/>
          <w:color w:val="000000"/>
          <w:sz w:val="22"/>
          <w:szCs w:val="22"/>
          <w:lang w:val="sv-SE"/>
        </w:rPr>
        <w:t>yang telah memperoleh izin</w:t>
      </w:r>
      <w:r w:rsidR="0010686F" w:rsidRPr="000D3259">
        <w:rPr>
          <w:rFonts w:ascii="Arial" w:hAnsi="Arial" w:cs="Arial"/>
          <w:color w:val="000000"/>
          <w:sz w:val="22"/>
          <w:szCs w:val="22"/>
          <w:lang w:val="sv-SE"/>
        </w:rPr>
        <w:t xml:space="preserve"> sebagai </w:t>
      </w:r>
      <w:r w:rsidR="00690205" w:rsidRPr="000D3259">
        <w:rPr>
          <w:rFonts w:ascii="Arial" w:hAnsi="Arial" w:cs="Arial"/>
          <w:color w:val="000000"/>
          <w:sz w:val="22"/>
          <w:szCs w:val="22"/>
          <w:lang w:val="sv-SE"/>
        </w:rPr>
        <w:t>Rumah Sakit</w:t>
      </w:r>
      <w:r w:rsidR="00DF715A">
        <w:rPr>
          <w:rFonts w:ascii="Arial" w:hAnsi="Arial" w:cs="Arial"/>
          <w:color w:val="000000"/>
          <w:sz w:val="22"/>
          <w:szCs w:val="22"/>
          <w:lang w:val="sv-SE"/>
        </w:rPr>
        <w:t xml:space="preserve"> </w:t>
      </w:r>
      <w:r w:rsidR="00DA3F8C" w:rsidRPr="000D3259">
        <w:rPr>
          <w:rFonts w:ascii="Arial" w:hAnsi="Arial" w:cs="Arial"/>
          <w:color w:val="000000"/>
          <w:sz w:val="22"/>
          <w:szCs w:val="22"/>
          <w:lang w:val="sv-SE"/>
        </w:rPr>
        <w:t>No</w:t>
      </w:r>
      <w:r w:rsidR="00E11EE8" w:rsidRPr="000D3259">
        <w:rPr>
          <w:rFonts w:ascii="Arial" w:hAnsi="Arial" w:cs="Arial"/>
          <w:color w:val="000000"/>
          <w:sz w:val="22"/>
          <w:szCs w:val="22"/>
          <w:lang w:val="sv-SE"/>
        </w:rPr>
        <w:t>:</w:t>
      </w:r>
      <w:r w:rsidR="00DF715A">
        <w:rPr>
          <w:rFonts w:ascii="Arial" w:hAnsi="Arial" w:cs="Arial"/>
          <w:color w:val="000000"/>
          <w:sz w:val="22"/>
          <w:szCs w:val="22"/>
          <w:lang w:val="sv-SE"/>
        </w:rPr>
        <w:t xml:space="preserve"> 446/001/425/117/RS.KELAS D/2021 </w:t>
      </w:r>
      <w:r w:rsidR="00AC0A9E" w:rsidRPr="000D3259">
        <w:rPr>
          <w:rFonts w:ascii="Arial" w:hAnsi="Arial" w:cs="Arial"/>
          <w:color w:val="000000"/>
          <w:sz w:val="22"/>
          <w:szCs w:val="22"/>
          <w:lang w:val="sv-SE"/>
        </w:rPr>
        <w:t>t</w:t>
      </w:r>
      <w:r w:rsidR="00E11EE8" w:rsidRPr="000D3259">
        <w:rPr>
          <w:rFonts w:ascii="Arial" w:hAnsi="Arial" w:cs="Arial"/>
          <w:color w:val="000000"/>
          <w:sz w:val="22"/>
          <w:szCs w:val="22"/>
          <w:lang w:val="sv-SE"/>
        </w:rPr>
        <w:t>anggal</w:t>
      </w:r>
      <w:r w:rsidR="00DF715A">
        <w:rPr>
          <w:rFonts w:ascii="Arial" w:hAnsi="Arial" w:cs="Arial"/>
          <w:color w:val="000000"/>
          <w:sz w:val="22"/>
          <w:szCs w:val="22"/>
          <w:lang w:val="sv-SE"/>
        </w:rPr>
        <w:t xml:space="preserve"> 13 April 2021.</w:t>
      </w:r>
    </w:p>
    <w:p w14:paraId="4326F68C" w14:textId="24AD3F50" w:rsidR="00E11EE8" w:rsidRPr="000D3259" w:rsidRDefault="00B97D36" w:rsidP="000D3259">
      <w:pPr>
        <w:numPr>
          <w:ilvl w:val="0"/>
          <w:numId w:val="18"/>
        </w:numPr>
        <w:spacing w:line="276" w:lineRule="auto"/>
        <w:ind w:left="426" w:hanging="426"/>
        <w:jc w:val="both"/>
        <w:rPr>
          <w:rFonts w:ascii="Arial" w:hAnsi="Arial" w:cs="Arial"/>
          <w:sz w:val="22"/>
          <w:szCs w:val="22"/>
          <w:lang w:val="sv-SE"/>
        </w:rPr>
      </w:pPr>
      <w:r w:rsidRPr="000D3259">
        <w:rPr>
          <w:rFonts w:ascii="Arial" w:hAnsi="Arial" w:cs="Arial"/>
          <w:sz w:val="22"/>
          <w:szCs w:val="22"/>
          <w:lang w:val="sv-SE"/>
        </w:rPr>
        <w:t xml:space="preserve">Bahwa </w:t>
      </w:r>
      <w:r w:rsidR="00965CFA" w:rsidRPr="000D3259">
        <w:rPr>
          <w:rFonts w:ascii="Arial" w:hAnsi="Arial" w:cs="Arial"/>
          <w:sz w:val="22"/>
          <w:szCs w:val="22"/>
          <w:lang w:val="sv-SE"/>
        </w:rPr>
        <w:t xml:space="preserve">dalam rangka pemberian layanan kesehatan dan obat bagi Peserta </w:t>
      </w:r>
      <w:r w:rsidR="00965CFA" w:rsidRPr="000D3259">
        <w:rPr>
          <w:rFonts w:ascii="Arial" w:hAnsi="Arial" w:cs="Arial"/>
          <w:b/>
          <w:sz w:val="22"/>
          <w:szCs w:val="22"/>
          <w:lang w:val="sv-SE"/>
        </w:rPr>
        <w:t>PIHAK PERTAMA</w:t>
      </w:r>
      <w:r w:rsidR="00965CFA" w:rsidRPr="000D3259">
        <w:rPr>
          <w:rFonts w:ascii="Arial" w:hAnsi="Arial" w:cs="Arial"/>
          <w:sz w:val="22"/>
          <w:szCs w:val="22"/>
          <w:lang w:val="sv-SE"/>
        </w:rPr>
        <w:t>,</w:t>
      </w:r>
      <w:r w:rsidR="00DA3F8C" w:rsidRPr="000D3259">
        <w:rPr>
          <w:rFonts w:ascii="Arial" w:hAnsi="Arial" w:cs="Arial"/>
          <w:sz w:val="22"/>
          <w:szCs w:val="22"/>
          <w:lang w:val="sv-SE"/>
        </w:rPr>
        <w:t xml:space="preserve"> </w:t>
      </w:r>
      <w:r w:rsidR="002E7E94" w:rsidRPr="000D3259">
        <w:rPr>
          <w:rFonts w:ascii="Arial" w:hAnsi="Arial" w:cs="Arial"/>
          <w:b/>
          <w:bCs/>
          <w:sz w:val="22"/>
          <w:szCs w:val="22"/>
          <w:lang w:val="sv-SE"/>
        </w:rPr>
        <w:t>PARA PIHAK</w:t>
      </w:r>
      <w:r w:rsidR="00DA3F8C" w:rsidRPr="000D3259">
        <w:rPr>
          <w:rFonts w:ascii="Arial" w:hAnsi="Arial" w:cs="Arial"/>
          <w:b/>
          <w:sz w:val="22"/>
          <w:szCs w:val="22"/>
          <w:lang w:val="sv-SE"/>
        </w:rPr>
        <w:t xml:space="preserve"> </w:t>
      </w:r>
      <w:r w:rsidR="00965CFA" w:rsidRPr="000D3259">
        <w:rPr>
          <w:rFonts w:ascii="Arial" w:hAnsi="Arial" w:cs="Arial"/>
          <w:sz w:val="22"/>
          <w:szCs w:val="22"/>
          <w:lang w:val="sv-SE"/>
        </w:rPr>
        <w:t>sepakat untuk be</w:t>
      </w:r>
      <w:r w:rsidR="00DA3F8C" w:rsidRPr="000D3259">
        <w:rPr>
          <w:rFonts w:ascii="Arial" w:hAnsi="Arial" w:cs="Arial"/>
          <w:sz w:val="22"/>
          <w:szCs w:val="22"/>
          <w:lang w:val="sv-SE"/>
        </w:rPr>
        <w:t xml:space="preserve">kerja sama </w:t>
      </w:r>
      <w:r w:rsidRPr="000D3259">
        <w:rPr>
          <w:rFonts w:ascii="Arial" w:hAnsi="Arial" w:cs="Arial"/>
          <w:sz w:val="22"/>
          <w:szCs w:val="22"/>
          <w:lang w:val="sv-SE"/>
        </w:rPr>
        <w:t xml:space="preserve">dalam penyediaan </w:t>
      </w:r>
      <w:r w:rsidR="00771341" w:rsidRPr="000D3259">
        <w:rPr>
          <w:rFonts w:ascii="Arial" w:hAnsi="Arial" w:cs="Arial"/>
          <w:sz w:val="22"/>
          <w:szCs w:val="22"/>
          <w:lang w:val="sv-SE"/>
        </w:rPr>
        <w:t xml:space="preserve">pelayanan </w:t>
      </w:r>
      <w:r w:rsidR="00444B09" w:rsidRPr="000D3259">
        <w:rPr>
          <w:rFonts w:ascii="Arial" w:hAnsi="Arial" w:cs="Arial"/>
          <w:sz w:val="22"/>
          <w:szCs w:val="22"/>
        </w:rPr>
        <w:t xml:space="preserve">kesehatan </w:t>
      </w:r>
      <w:r w:rsidR="00CA4C41" w:rsidRPr="000D3259">
        <w:rPr>
          <w:rFonts w:ascii="Arial" w:hAnsi="Arial" w:cs="Arial"/>
          <w:sz w:val="22"/>
          <w:szCs w:val="22"/>
        </w:rPr>
        <w:t>dan obat</w:t>
      </w:r>
      <w:r w:rsidR="00AC0A9E" w:rsidRPr="000D3259">
        <w:rPr>
          <w:rFonts w:ascii="Arial" w:hAnsi="Arial" w:cs="Arial"/>
          <w:sz w:val="22"/>
          <w:szCs w:val="22"/>
          <w:lang w:val="sv-SE"/>
        </w:rPr>
        <w:t>.</w:t>
      </w:r>
      <w:r w:rsidR="00965CFA" w:rsidRPr="000D3259">
        <w:rPr>
          <w:rFonts w:ascii="Arial" w:hAnsi="Arial" w:cs="Arial"/>
          <w:sz w:val="22"/>
          <w:szCs w:val="22"/>
          <w:lang w:val="sv-SE"/>
        </w:rPr>
        <w:t xml:space="preserve"> </w:t>
      </w:r>
    </w:p>
    <w:p w14:paraId="4D8929ED" w14:textId="77777777" w:rsidR="00965CFA" w:rsidRPr="000D3259" w:rsidRDefault="00965CFA" w:rsidP="000D3259">
      <w:pPr>
        <w:spacing w:line="276" w:lineRule="auto"/>
        <w:jc w:val="both"/>
        <w:rPr>
          <w:rFonts w:ascii="Arial" w:hAnsi="Arial" w:cs="Arial"/>
          <w:sz w:val="22"/>
          <w:szCs w:val="22"/>
        </w:rPr>
      </w:pPr>
    </w:p>
    <w:p w14:paraId="221A3E85" w14:textId="46F515FC" w:rsidR="00F70093" w:rsidRPr="000D3259" w:rsidRDefault="00B97D36" w:rsidP="000D3259">
      <w:pPr>
        <w:spacing w:line="276" w:lineRule="auto"/>
        <w:jc w:val="both"/>
        <w:rPr>
          <w:rFonts w:ascii="Arial" w:hAnsi="Arial" w:cs="Arial"/>
          <w:sz w:val="22"/>
          <w:szCs w:val="22"/>
        </w:rPr>
      </w:pPr>
      <w:r w:rsidRPr="000D3259">
        <w:rPr>
          <w:rFonts w:ascii="Arial" w:hAnsi="Arial" w:cs="Arial"/>
          <w:sz w:val="22"/>
          <w:szCs w:val="22"/>
        </w:rPr>
        <w:t xml:space="preserve">Bahwa </w:t>
      </w:r>
      <w:r w:rsidR="00965CFA" w:rsidRPr="000D3259">
        <w:rPr>
          <w:rFonts w:ascii="Arial" w:hAnsi="Arial" w:cs="Arial"/>
          <w:sz w:val="22"/>
          <w:szCs w:val="22"/>
          <w:lang w:val="sv-SE"/>
        </w:rPr>
        <w:t xml:space="preserve">berdasarkan hal-hal di atas maka </w:t>
      </w:r>
      <w:r w:rsidR="0046256B" w:rsidRPr="000D3259">
        <w:rPr>
          <w:rFonts w:ascii="Arial" w:hAnsi="Arial" w:cs="Arial"/>
          <w:b/>
          <w:bCs/>
          <w:sz w:val="22"/>
          <w:szCs w:val="22"/>
          <w:lang w:val="sv-SE"/>
        </w:rPr>
        <w:t>PARA PIHAK</w:t>
      </w:r>
      <w:r w:rsidR="00965CFA" w:rsidRPr="000D3259">
        <w:rPr>
          <w:rFonts w:ascii="Arial" w:hAnsi="Arial" w:cs="Arial"/>
          <w:sz w:val="22"/>
          <w:szCs w:val="22"/>
          <w:lang w:val="sv-SE"/>
        </w:rPr>
        <w:t xml:space="preserve"> sepakat untuk menandatangani Perjanjian Pelayanan Kesehatan dan Obat Bagi Peserta Asuransi </w:t>
      </w:r>
      <w:r w:rsidR="00962A2B">
        <w:rPr>
          <w:rFonts w:ascii="Arial" w:hAnsi="Arial" w:cs="Arial"/>
          <w:sz w:val="22"/>
          <w:szCs w:val="22"/>
          <w:lang w:val="sv-SE"/>
        </w:rPr>
        <w:t>PT Asuransi BRI</w:t>
      </w:r>
      <w:r w:rsidR="00DA3F8C" w:rsidRPr="000D3259">
        <w:rPr>
          <w:rFonts w:ascii="Arial" w:hAnsi="Arial" w:cs="Arial"/>
          <w:sz w:val="22"/>
          <w:szCs w:val="22"/>
          <w:lang w:val="sv-SE"/>
        </w:rPr>
        <w:t xml:space="preserve">Life </w:t>
      </w:r>
      <w:r w:rsidR="00965CFA" w:rsidRPr="000D3259">
        <w:rPr>
          <w:rFonts w:ascii="Arial" w:hAnsi="Arial" w:cs="Arial"/>
          <w:sz w:val="22"/>
          <w:szCs w:val="22"/>
          <w:lang w:val="sv-SE"/>
        </w:rPr>
        <w:t>(Perjanjian)</w:t>
      </w:r>
      <w:r w:rsidR="00965CFA" w:rsidRPr="000D3259" w:rsidDel="00965CFA">
        <w:rPr>
          <w:rFonts w:ascii="Arial" w:hAnsi="Arial" w:cs="Arial"/>
          <w:sz w:val="22"/>
          <w:szCs w:val="22"/>
        </w:rPr>
        <w:t xml:space="preserve"> </w:t>
      </w:r>
      <w:r w:rsidR="00965CFA" w:rsidRPr="000D3259">
        <w:rPr>
          <w:rFonts w:ascii="Arial" w:hAnsi="Arial" w:cs="Arial"/>
          <w:sz w:val="22"/>
          <w:szCs w:val="22"/>
        </w:rPr>
        <w:t xml:space="preserve">dengan syarat dan ketentuan sebagai berikut: </w:t>
      </w:r>
    </w:p>
    <w:p w14:paraId="63DD2A7D" w14:textId="77777777" w:rsidR="00F70093" w:rsidRPr="000D3259" w:rsidRDefault="00F70093" w:rsidP="000D3259">
      <w:pPr>
        <w:spacing w:line="276" w:lineRule="auto"/>
        <w:jc w:val="both"/>
        <w:rPr>
          <w:rFonts w:ascii="Arial" w:hAnsi="Arial" w:cs="Arial"/>
          <w:sz w:val="22"/>
          <w:szCs w:val="22"/>
        </w:rPr>
      </w:pPr>
    </w:p>
    <w:p w14:paraId="36B3E3C3" w14:textId="77777777" w:rsidR="00F70093" w:rsidRPr="000D3259" w:rsidRDefault="00F70093" w:rsidP="00962A2B">
      <w:pPr>
        <w:spacing w:line="276" w:lineRule="auto"/>
        <w:jc w:val="center"/>
        <w:rPr>
          <w:rFonts w:ascii="Arial" w:hAnsi="Arial" w:cs="Arial"/>
          <w:b/>
          <w:sz w:val="22"/>
          <w:szCs w:val="22"/>
        </w:rPr>
      </w:pPr>
      <w:r w:rsidRPr="000D3259">
        <w:rPr>
          <w:rFonts w:ascii="Arial" w:hAnsi="Arial" w:cs="Arial"/>
          <w:b/>
          <w:sz w:val="22"/>
          <w:szCs w:val="22"/>
        </w:rPr>
        <w:t>PASAL 1</w:t>
      </w:r>
    </w:p>
    <w:p w14:paraId="2E358E53" w14:textId="77777777" w:rsidR="00F70093" w:rsidRPr="000D3259" w:rsidRDefault="00F70093" w:rsidP="00962A2B">
      <w:pPr>
        <w:spacing w:line="276" w:lineRule="auto"/>
        <w:jc w:val="center"/>
        <w:rPr>
          <w:rFonts w:ascii="Arial" w:hAnsi="Arial" w:cs="Arial"/>
          <w:b/>
          <w:sz w:val="22"/>
          <w:szCs w:val="22"/>
        </w:rPr>
      </w:pPr>
      <w:r w:rsidRPr="000D3259">
        <w:rPr>
          <w:rFonts w:ascii="Arial" w:hAnsi="Arial" w:cs="Arial"/>
          <w:b/>
          <w:sz w:val="22"/>
          <w:szCs w:val="22"/>
        </w:rPr>
        <w:t>DEFINISI DAN PENGERTIAN</w:t>
      </w:r>
    </w:p>
    <w:p w14:paraId="57A1E1DD" w14:textId="77777777" w:rsidR="00F70093" w:rsidRPr="000D3259" w:rsidRDefault="00F70093" w:rsidP="000D3259">
      <w:pPr>
        <w:spacing w:line="276" w:lineRule="auto"/>
        <w:jc w:val="both"/>
        <w:rPr>
          <w:rFonts w:ascii="Arial" w:hAnsi="Arial" w:cs="Arial"/>
          <w:sz w:val="22"/>
          <w:szCs w:val="22"/>
        </w:rPr>
      </w:pPr>
    </w:p>
    <w:p w14:paraId="7862C1B6" w14:textId="7706E06B" w:rsidR="00932803" w:rsidRPr="000D3259" w:rsidRDefault="00932803" w:rsidP="000D3259">
      <w:pPr>
        <w:numPr>
          <w:ilvl w:val="0"/>
          <w:numId w:val="47"/>
        </w:numPr>
        <w:spacing w:line="276" w:lineRule="auto"/>
        <w:ind w:left="426" w:hanging="426"/>
        <w:jc w:val="both"/>
        <w:rPr>
          <w:rFonts w:ascii="Arial" w:hAnsi="Arial" w:cs="Arial"/>
          <w:sz w:val="22"/>
          <w:szCs w:val="22"/>
        </w:rPr>
      </w:pPr>
      <w:r w:rsidRPr="000D3259">
        <w:rPr>
          <w:rFonts w:ascii="Arial" w:hAnsi="Arial" w:cs="Arial"/>
          <w:sz w:val="22"/>
          <w:szCs w:val="22"/>
        </w:rPr>
        <w:t>Definisi dan Pengertian sebagaimana dimaksud dalam Perjanjian</w:t>
      </w:r>
      <w:r w:rsidR="00273F28" w:rsidRPr="000D3259">
        <w:rPr>
          <w:rFonts w:ascii="Arial" w:hAnsi="Arial" w:cs="Arial"/>
          <w:sz w:val="22"/>
          <w:szCs w:val="22"/>
        </w:rPr>
        <w:t xml:space="preserve"> ini ditentukan sebagai berikut</w:t>
      </w:r>
      <w:r w:rsidRPr="000D3259">
        <w:rPr>
          <w:rFonts w:ascii="Arial" w:hAnsi="Arial" w:cs="Arial"/>
          <w:sz w:val="22"/>
          <w:szCs w:val="22"/>
        </w:rPr>
        <w:t>:</w:t>
      </w:r>
    </w:p>
    <w:p w14:paraId="7BA72CA0" w14:textId="28049935" w:rsidR="00DA3F8C" w:rsidRPr="000D3259" w:rsidRDefault="005022CA"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lang w:val="id-ID"/>
        </w:rPr>
        <w:t>Alat kesehatan</w:t>
      </w:r>
      <w:r w:rsidRPr="000D3259">
        <w:rPr>
          <w:rFonts w:ascii="Arial" w:hAnsi="Arial" w:cs="Arial"/>
          <w:sz w:val="22"/>
          <w:szCs w:val="22"/>
          <w:lang w:val="id-ID"/>
        </w:rPr>
        <w:t xml:space="preserve"> </w:t>
      </w:r>
      <w:r w:rsidR="00924564" w:rsidRPr="000D3259">
        <w:rPr>
          <w:rFonts w:ascii="Arial" w:hAnsi="Arial" w:cs="Arial"/>
          <w:sz w:val="22"/>
          <w:szCs w:val="22"/>
        </w:rPr>
        <w:t xml:space="preserve">adalah instrumen, aparatus, mesin </w:t>
      </w:r>
      <w:r w:rsidR="00962A2B">
        <w:rPr>
          <w:rFonts w:ascii="Arial" w:hAnsi="Arial" w:cs="Arial"/>
          <w:sz w:val="22"/>
          <w:szCs w:val="22"/>
        </w:rPr>
        <w:t>dan/</w:t>
      </w:r>
      <w:r w:rsidR="00DA3F8C" w:rsidRPr="000D3259">
        <w:rPr>
          <w:rFonts w:ascii="Arial" w:hAnsi="Arial" w:cs="Arial"/>
          <w:sz w:val="22"/>
          <w:szCs w:val="22"/>
        </w:rPr>
        <w:t>atau</w:t>
      </w:r>
      <w:r w:rsidR="00924564" w:rsidRPr="000D3259">
        <w:rPr>
          <w:rFonts w:ascii="Arial" w:hAnsi="Arial" w:cs="Arial"/>
          <w:sz w:val="22"/>
          <w:szCs w:val="22"/>
        </w:rPr>
        <w:t xml:space="preserve"> implan yang tidak mengandung obat yang digunakan untuk mencegah, mendiagnosis, menyembuhkan dan meringankan penyakit, merawat orang sakit, memulihkan kesehatan pada manusia, </w:t>
      </w:r>
      <w:r w:rsidR="00962A2B">
        <w:rPr>
          <w:rFonts w:ascii="Arial" w:hAnsi="Arial" w:cs="Arial"/>
          <w:sz w:val="22"/>
          <w:szCs w:val="22"/>
        </w:rPr>
        <w:t>dan/</w:t>
      </w:r>
      <w:r w:rsidR="00DA3F8C" w:rsidRPr="000D3259">
        <w:rPr>
          <w:rFonts w:ascii="Arial" w:hAnsi="Arial" w:cs="Arial"/>
          <w:sz w:val="22"/>
          <w:szCs w:val="22"/>
        </w:rPr>
        <w:t>atau</w:t>
      </w:r>
      <w:r w:rsidR="00924564" w:rsidRPr="000D3259">
        <w:rPr>
          <w:rFonts w:ascii="Arial" w:hAnsi="Arial" w:cs="Arial"/>
          <w:sz w:val="22"/>
          <w:szCs w:val="22"/>
        </w:rPr>
        <w:t xml:space="preserve"> membentuk struktur dan memperbaiki fungsi tubuh</w:t>
      </w:r>
      <w:r w:rsidR="00DA3F8C" w:rsidRPr="000D3259">
        <w:rPr>
          <w:rFonts w:ascii="Arial" w:hAnsi="Arial" w:cs="Arial"/>
          <w:sz w:val="22"/>
          <w:szCs w:val="22"/>
        </w:rPr>
        <w:t>.</w:t>
      </w:r>
    </w:p>
    <w:p w14:paraId="4C27F1D4" w14:textId="77777777" w:rsidR="00DA3F8C" w:rsidRPr="000D3259" w:rsidRDefault="00DA3F8C" w:rsidP="000D3259">
      <w:pPr>
        <w:spacing w:line="276" w:lineRule="auto"/>
        <w:ind w:left="851" w:hanging="425"/>
        <w:jc w:val="both"/>
        <w:rPr>
          <w:rFonts w:ascii="Arial" w:hAnsi="Arial" w:cs="Arial"/>
          <w:b/>
          <w:sz w:val="22"/>
          <w:szCs w:val="22"/>
        </w:rPr>
      </w:pPr>
    </w:p>
    <w:p w14:paraId="40744A33" w14:textId="77777777" w:rsidR="00D70AA4" w:rsidRPr="000D3259" w:rsidRDefault="0062262B"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rPr>
        <w:t>Aplikasi BRILIFE-Care</w:t>
      </w:r>
      <w:r w:rsidR="003751AF" w:rsidRPr="000D3259">
        <w:rPr>
          <w:rFonts w:ascii="Arial" w:hAnsi="Arial" w:cs="Arial"/>
          <w:sz w:val="22"/>
          <w:szCs w:val="22"/>
        </w:rPr>
        <w:t xml:space="preserve"> adalah sistem informasi milik </w:t>
      </w:r>
      <w:r w:rsidR="003751AF" w:rsidRPr="000D3259">
        <w:rPr>
          <w:rFonts w:ascii="Arial" w:hAnsi="Arial" w:cs="Arial"/>
          <w:b/>
          <w:sz w:val="22"/>
          <w:szCs w:val="22"/>
        </w:rPr>
        <w:t>PIHAK PERTAMA</w:t>
      </w:r>
      <w:r w:rsidR="003751AF" w:rsidRPr="000D3259">
        <w:rPr>
          <w:rFonts w:ascii="Arial" w:hAnsi="Arial" w:cs="Arial"/>
          <w:sz w:val="22"/>
          <w:szCs w:val="22"/>
        </w:rPr>
        <w:t xml:space="preserve"> yang diakses dan digunakan oleh </w:t>
      </w:r>
      <w:r w:rsidR="003751AF" w:rsidRPr="000D3259">
        <w:rPr>
          <w:rFonts w:ascii="Arial" w:hAnsi="Arial" w:cs="Arial"/>
          <w:b/>
          <w:sz w:val="22"/>
          <w:szCs w:val="22"/>
        </w:rPr>
        <w:t>PIHAK KEDUA</w:t>
      </w:r>
      <w:r w:rsidR="003751AF" w:rsidRPr="000D3259">
        <w:rPr>
          <w:rFonts w:ascii="Arial" w:hAnsi="Arial" w:cs="Arial"/>
          <w:sz w:val="22"/>
          <w:szCs w:val="22"/>
        </w:rPr>
        <w:t xml:space="preserve"> untuk pelayanan kesehatan di </w:t>
      </w:r>
      <w:r w:rsidR="003751AF" w:rsidRPr="000D3259">
        <w:rPr>
          <w:rFonts w:ascii="Arial" w:hAnsi="Arial" w:cs="Arial"/>
          <w:b/>
          <w:sz w:val="22"/>
          <w:szCs w:val="22"/>
        </w:rPr>
        <w:t>PIHAK KEDUA</w:t>
      </w:r>
      <w:r w:rsidR="003751AF" w:rsidRPr="000D3259">
        <w:rPr>
          <w:rFonts w:ascii="Arial" w:hAnsi="Arial" w:cs="Arial"/>
          <w:bCs/>
          <w:sz w:val="22"/>
          <w:szCs w:val="22"/>
        </w:rPr>
        <w:t>,</w:t>
      </w:r>
      <w:r w:rsidR="003751AF" w:rsidRPr="000D3259">
        <w:rPr>
          <w:rFonts w:ascii="Arial" w:hAnsi="Arial" w:cs="Arial"/>
          <w:b/>
          <w:sz w:val="22"/>
          <w:szCs w:val="22"/>
        </w:rPr>
        <w:t xml:space="preserve"> </w:t>
      </w:r>
      <w:r w:rsidR="003751AF" w:rsidRPr="000D3259">
        <w:rPr>
          <w:rFonts w:ascii="Arial" w:hAnsi="Arial" w:cs="Arial"/>
          <w:sz w:val="22"/>
          <w:szCs w:val="22"/>
        </w:rPr>
        <w:t>mulai dari tahap awal pelayanan hingga tahap penagihan Klaim</w:t>
      </w:r>
      <w:r w:rsidR="00AC0A9E" w:rsidRPr="000D3259">
        <w:rPr>
          <w:rFonts w:ascii="Arial" w:hAnsi="Arial" w:cs="Arial"/>
          <w:sz w:val="22"/>
          <w:szCs w:val="22"/>
          <w:lang w:val="id-ID"/>
        </w:rPr>
        <w:t>.</w:t>
      </w:r>
    </w:p>
    <w:p w14:paraId="484F4EFC" w14:textId="77777777" w:rsidR="00D70AA4" w:rsidRPr="000D3259" w:rsidRDefault="00D70AA4" w:rsidP="000D3259">
      <w:pPr>
        <w:pStyle w:val="ListParagraph"/>
        <w:spacing w:line="276" w:lineRule="auto"/>
        <w:ind w:left="851" w:hanging="425"/>
        <w:rPr>
          <w:rFonts w:ascii="Arial" w:hAnsi="Arial" w:cs="Arial"/>
          <w:b/>
          <w:sz w:val="22"/>
          <w:szCs w:val="22"/>
          <w:lang w:val="id-ID"/>
        </w:rPr>
      </w:pPr>
    </w:p>
    <w:p w14:paraId="36D3D108" w14:textId="4F7B0C2D" w:rsidR="0083737E" w:rsidRPr="00962A2B" w:rsidRDefault="00932CEC" w:rsidP="00962A2B">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lang w:val="id-ID"/>
        </w:rPr>
        <w:t>Badan Penyelenggara Jaminan Sosial Kesehatan yang selanjutnya disingkat BPJS Kesehatan</w:t>
      </w:r>
      <w:r w:rsidRPr="000D3259">
        <w:rPr>
          <w:rFonts w:ascii="Arial" w:hAnsi="Arial" w:cs="Arial"/>
          <w:sz w:val="22"/>
          <w:szCs w:val="22"/>
          <w:lang w:val="id-ID"/>
        </w:rPr>
        <w:t xml:space="preserve"> adalah Badan hukum publik yang dibentuk berdasarkan </w:t>
      </w:r>
      <w:r w:rsidRPr="000D3259">
        <w:rPr>
          <w:rFonts w:ascii="Arial" w:hAnsi="Arial" w:cs="Arial"/>
          <w:sz w:val="22"/>
          <w:szCs w:val="22"/>
        </w:rPr>
        <w:t>U</w:t>
      </w:r>
      <w:r w:rsidRPr="000D3259">
        <w:rPr>
          <w:rFonts w:ascii="Arial" w:hAnsi="Arial" w:cs="Arial"/>
          <w:sz w:val="22"/>
          <w:szCs w:val="22"/>
          <w:lang w:val="id-ID"/>
        </w:rPr>
        <w:t>ndang-</w:t>
      </w:r>
      <w:r w:rsidRPr="000D3259">
        <w:rPr>
          <w:rFonts w:ascii="Arial" w:hAnsi="Arial" w:cs="Arial"/>
          <w:sz w:val="22"/>
          <w:szCs w:val="22"/>
        </w:rPr>
        <w:t>U</w:t>
      </w:r>
      <w:r w:rsidRPr="000D3259">
        <w:rPr>
          <w:rFonts w:ascii="Arial" w:hAnsi="Arial" w:cs="Arial"/>
          <w:sz w:val="22"/>
          <w:szCs w:val="22"/>
          <w:lang w:val="id-ID"/>
        </w:rPr>
        <w:t xml:space="preserve">ndang </w:t>
      </w:r>
      <w:r w:rsidRPr="000D3259">
        <w:rPr>
          <w:rFonts w:ascii="Arial" w:hAnsi="Arial" w:cs="Arial"/>
          <w:sz w:val="22"/>
          <w:szCs w:val="22"/>
        </w:rPr>
        <w:t>Nomor</w:t>
      </w:r>
      <w:r w:rsidRPr="000D3259">
        <w:rPr>
          <w:rFonts w:ascii="Arial" w:hAnsi="Arial" w:cs="Arial"/>
          <w:sz w:val="22"/>
          <w:szCs w:val="22"/>
          <w:lang w:val="id-ID"/>
        </w:rPr>
        <w:t xml:space="preserve"> 24 tahun 2011</w:t>
      </w:r>
      <w:r w:rsidR="00B52324" w:rsidRPr="000D3259">
        <w:rPr>
          <w:rFonts w:ascii="Arial" w:hAnsi="Arial" w:cs="Arial"/>
          <w:sz w:val="22"/>
          <w:szCs w:val="22"/>
        </w:rPr>
        <w:t xml:space="preserve"> tentang Badan Penyelenggara Jaminan Sosial</w:t>
      </w:r>
      <w:r w:rsidRPr="000D3259">
        <w:rPr>
          <w:rFonts w:ascii="Arial" w:hAnsi="Arial" w:cs="Arial"/>
          <w:sz w:val="22"/>
          <w:szCs w:val="22"/>
          <w:lang w:val="id-ID"/>
        </w:rPr>
        <w:t xml:space="preserve"> untuk menyelenggarakan program </w:t>
      </w:r>
      <w:r w:rsidRPr="000D3259">
        <w:rPr>
          <w:rFonts w:ascii="Arial" w:hAnsi="Arial" w:cs="Arial"/>
          <w:sz w:val="22"/>
          <w:szCs w:val="22"/>
        </w:rPr>
        <w:t>Jaminan Kesehatan Nasional (JKN)</w:t>
      </w:r>
      <w:r w:rsidR="00AC0A9E" w:rsidRPr="000D3259">
        <w:rPr>
          <w:rFonts w:ascii="Arial" w:hAnsi="Arial" w:cs="Arial"/>
          <w:sz w:val="22"/>
          <w:szCs w:val="22"/>
        </w:rPr>
        <w:t>.</w:t>
      </w:r>
      <w:r w:rsidRPr="000D3259">
        <w:rPr>
          <w:rFonts w:ascii="Arial" w:hAnsi="Arial" w:cs="Arial"/>
          <w:sz w:val="22"/>
          <w:szCs w:val="22"/>
        </w:rPr>
        <w:t xml:space="preserve"> </w:t>
      </w:r>
    </w:p>
    <w:p w14:paraId="0833AE38" w14:textId="77777777" w:rsidR="00D70AA4" w:rsidRPr="000D3259" w:rsidRDefault="005022CA"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lang w:val="id-ID"/>
        </w:rPr>
        <w:t xml:space="preserve">Bahan dan </w:t>
      </w:r>
      <w:r w:rsidR="00192D35" w:rsidRPr="000D3259">
        <w:rPr>
          <w:rFonts w:ascii="Arial" w:hAnsi="Arial" w:cs="Arial"/>
          <w:b/>
          <w:sz w:val="22"/>
          <w:szCs w:val="22"/>
          <w:lang w:val="id-ID"/>
        </w:rPr>
        <w:t xml:space="preserve">Alat Kesehatan </w:t>
      </w:r>
      <w:r w:rsidRPr="000D3259">
        <w:rPr>
          <w:rFonts w:ascii="Arial" w:hAnsi="Arial" w:cs="Arial"/>
          <w:b/>
          <w:sz w:val="22"/>
          <w:szCs w:val="22"/>
          <w:lang w:val="id-ID"/>
        </w:rPr>
        <w:t>habis pakai</w:t>
      </w:r>
      <w:r w:rsidRPr="000D3259">
        <w:rPr>
          <w:rFonts w:ascii="Arial" w:hAnsi="Arial" w:cs="Arial"/>
          <w:b/>
          <w:sz w:val="22"/>
          <w:szCs w:val="22"/>
        </w:rPr>
        <w:t xml:space="preserve"> (BAHP</w:t>
      </w:r>
      <w:r w:rsidR="00DF6FBB" w:rsidRPr="000D3259">
        <w:rPr>
          <w:rFonts w:ascii="Arial" w:hAnsi="Arial" w:cs="Arial"/>
          <w:b/>
          <w:sz w:val="22"/>
          <w:szCs w:val="22"/>
        </w:rPr>
        <w:t xml:space="preserve">) </w:t>
      </w:r>
      <w:r w:rsidRPr="000D3259">
        <w:rPr>
          <w:rFonts w:ascii="Arial" w:hAnsi="Arial" w:cs="Arial"/>
          <w:sz w:val="22"/>
          <w:szCs w:val="22"/>
          <w:lang w:val="id-ID"/>
        </w:rPr>
        <w:t xml:space="preserve">adalah bahan dan </w:t>
      </w:r>
      <w:r w:rsidR="00192D35" w:rsidRPr="000D3259">
        <w:rPr>
          <w:rFonts w:ascii="Arial" w:hAnsi="Arial" w:cs="Arial"/>
          <w:sz w:val="22"/>
          <w:szCs w:val="22"/>
          <w:lang w:val="id-ID"/>
        </w:rPr>
        <w:t xml:space="preserve">Alat Kesehatan </w:t>
      </w:r>
      <w:r w:rsidRPr="000D3259">
        <w:rPr>
          <w:rFonts w:ascii="Arial" w:hAnsi="Arial" w:cs="Arial"/>
          <w:sz w:val="22"/>
          <w:szCs w:val="22"/>
          <w:lang w:val="id-ID"/>
        </w:rPr>
        <w:t xml:space="preserve">yang digunakan oleh </w:t>
      </w:r>
      <w:r w:rsidR="00192D35" w:rsidRPr="000D3259">
        <w:rPr>
          <w:rFonts w:ascii="Arial" w:hAnsi="Arial" w:cs="Arial"/>
          <w:b/>
          <w:sz w:val="22"/>
          <w:szCs w:val="22"/>
        </w:rPr>
        <w:t xml:space="preserve">PIHAK </w:t>
      </w:r>
      <w:r w:rsidR="0016603F" w:rsidRPr="000D3259">
        <w:rPr>
          <w:rFonts w:ascii="Arial" w:hAnsi="Arial" w:cs="Arial"/>
          <w:b/>
          <w:sz w:val="22"/>
          <w:szCs w:val="22"/>
        </w:rPr>
        <w:t>KEDUA</w:t>
      </w:r>
      <w:r w:rsidRPr="000D3259">
        <w:rPr>
          <w:rFonts w:ascii="Arial" w:hAnsi="Arial" w:cs="Arial"/>
          <w:sz w:val="22"/>
          <w:szCs w:val="22"/>
          <w:lang w:val="id-ID"/>
        </w:rPr>
        <w:t xml:space="preserve"> dalam rangka </w:t>
      </w:r>
      <w:r w:rsidR="00391728" w:rsidRPr="000D3259">
        <w:rPr>
          <w:rFonts w:ascii="Arial" w:hAnsi="Arial" w:cs="Arial"/>
          <w:sz w:val="22"/>
          <w:szCs w:val="22"/>
        </w:rPr>
        <w:t xml:space="preserve">melakukan </w:t>
      </w:r>
      <w:r w:rsidRPr="000D3259">
        <w:rPr>
          <w:rFonts w:ascii="Arial" w:hAnsi="Arial" w:cs="Arial"/>
          <w:sz w:val="22"/>
          <w:szCs w:val="22"/>
          <w:lang w:val="id-ID"/>
        </w:rPr>
        <w:t>diagnos</w:t>
      </w:r>
      <w:r w:rsidRPr="000D3259">
        <w:rPr>
          <w:rFonts w:ascii="Arial" w:hAnsi="Arial" w:cs="Arial"/>
          <w:sz w:val="22"/>
          <w:szCs w:val="22"/>
        </w:rPr>
        <w:t>a</w:t>
      </w:r>
      <w:r w:rsidRPr="000D3259">
        <w:rPr>
          <w:rFonts w:ascii="Arial" w:hAnsi="Arial" w:cs="Arial"/>
          <w:sz w:val="22"/>
          <w:szCs w:val="22"/>
          <w:lang w:val="id-ID"/>
        </w:rPr>
        <w:t xml:space="preserve">, pengobatan, dan perawatan yang disediakan oleh </w:t>
      </w:r>
      <w:r w:rsidR="00192D35" w:rsidRPr="000D3259">
        <w:rPr>
          <w:rFonts w:ascii="Arial" w:hAnsi="Arial" w:cs="Arial"/>
          <w:b/>
          <w:sz w:val="22"/>
          <w:szCs w:val="22"/>
        </w:rPr>
        <w:t xml:space="preserve">PIHAK </w:t>
      </w:r>
      <w:r w:rsidR="0016603F" w:rsidRPr="000D3259">
        <w:rPr>
          <w:rFonts w:ascii="Arial" w:hAnsi="Arial" w:cs="Arial"/>
          <w:b/>
          <w:sz w:val="22"/>
          <w:szCs w:val="22"/>
        </w:rPr>
        <w:t>KEDUA</w:t>
      </w:r>
      <w:r w:rsidR="00AC0A9E" w:rsidRPr="000D3259">
        <w:rPr>
          <w:rFonts w:ascii="Arial" w:hAnsi="Arial" w:cs="Arial"/>
          <w:sz w:val="22"/>
          <w:szCs w:val="22"/>
        </w:rPr>
        <w:t>.</w:t>
      </w:r>
    </w:p>
    <w:p w14:paraId="7B271B88" w14:textId="77777777" w:rsidR="00D70AA4" w:rsidRPr="000D3259" w:rsidRDefault="00D70AA4" w:rsidP="000D3259">
      <w:pPr>
        <w:spacing w:line="276" w:lineRule="auto"/>
        <w:ind w:left="851" w:hanging="425"/>
        <w:jc w:val="both"/>
        <w:rPr>
          <w:rFonts w:ascii="Arial" w:hAnsi="Arial" w:cs="Arial"/>
          <w:b/>
          <w:sz w:val="22"/>
          <w:szCs w:val="22"/>
        </w:rPr>
      </w:pPr>
    </w:p>
    <w:p w14:paraId="12CF778C" w14:textId="77777777" w:rsidR="007E2199" w:rsidRPr="000D3259" w:rsidRDefault="00446E92"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bCs/>
          <w:sz w:val="22"/>
          <w:szCs w:val="22"/>
        </w:rPr>
        <w:t>Berkas</w:t>
      </w:r>
      <w:r w:rsidR="00D70AA4" w:rsidRPr="000D3259">
        <w:rPr>
          <w:rFonts w:ascii="Arial" w:hAnsi="Arial" w:cs="Arial"/>
          <w:b/>
          <w:bCs/>
          <w:sz w:val="22"/>
          <w:szCs w:val="22"/>
        </w:rPr>
        <w:t xml:space="preserve"> </w:t>
      </w:r>
      <w:r w:rsidRPr="000D3259">
        <w:rPr>
          <w:rFonts w:ascii="Arial" w:hAnsi="Arial" w:cs="Arial"/>
          <w:b/>
          <w:bCs/>
          <w:sz w:val="22"/>
          <w:szCs w:val="22"/>
        </w:rPr>
        <w:t>Elektronik</w:t>
      </w:r>
      <w:r w:rsidRPr="000D3259">
        <w:rPr>
          <w:rFonts w:ascii="Arial" w:hAnsi="Arial" w:cs="Arial"/>
          <w:b/>
          <w:bCs/>
          <w:sz w:val="22"/>
          <w:szCs w:val="22"/>
          <w:lang w:val="id-ID"/>
        </w:rPr>
        <w:t xml:space="preserve"> </w:t>
      </w:r>
      <w:r w:rsidRPr="000D3259">
        <w:rPr>
          <w:rFonts w:ascii="Arial" w:hAnsi="Arial" w:cs="Arial"/>
          <w:sz w:val="22"/>
          <w:szCs w:val="22"/>
          <w:lang w:val="fi-FI"/>
        </w:rPr>
        <w:t xml:space="preserve">adalah berkas/dokumen </w:t>
      </w:r>
      <w:r w:rsidR="00192D35" w:rsidRPr="000D3259">
        <w:rPr>
          <w:rFonts w:ascii="Arial" w:hAnsi="Arial" w:cs="Arial"/>
          <w:sz w:val="22"/>
          <w:szCs w:val="22"/>
          <w:lang w:val="fi-FI"/>
        </w:rPr>
        <w:t xml:space="preserve">pengajuan </w:t>
      </w:r>
      <w:r w:rsidR="00986B62" w:rsidRPr="000D3259">
        <w:rPr>
          <w:rFonts w:ascii="Arial" w:hAnsi="Arial" w:cs="Arial"/>
          <w:sz w:val="22"/>
          <w:szCs w:val="22"/>
          <w:lang w:val="fi-FI"/>
        </w:rPr>
        <w:t>Klaim</w:t>
      </w:r>
      <w:r w:rsidR="00192D35" w:rsidRPr="000D3259">
        <w:rPr>
          <w:rFonts w:ascii="Arial" w:hAnsi="Arial" w:cs="Arial"/>
          <w:sz w:val="22"/>
          <w:szCs w:val="22"/>
          <w:lang w:val="fi-FI"/>
        </w:rPr>
        <w:t xml:space="preserve"> </w:t>
      </w:r>
      <w:r w:rsidRPr="000D3259">
        <w:rPr>
          <w:rFonts w:ascii="Arial" w:hAnsi="Arial" w:cs="Arial"/>
          <w:sz w:val="22"/>
          <w:szCs w:val="22"/>
          <w:lang w:val="fi-FI"/>
        </w:rPr>
        <w:t xml:space="preserve">berupa </w:t>
      </w:r>
      <w:r w:rsidRPr="000D3259">
        <w:rPr>
          <w:rFonts w:ascii="Arial" w:hAnsi="Arial" w:cs="Arial"/>
          <w:i/>
          <w:sz w:val="22"/>
          <w:szCs w:val="22"/>
          <w:lang w:val="fi-FI"/>
        </w:rPr>
        <w:t>hardcopy</w:t>
      </w:r>
      <w:r w:rsidRPr="000D3259">
        <w:rPr>
          <w:rFonts w:ascii="Arial" w:hAnsi="Arial" w:cs="Arial"/>
          <w:sz w:val="22"/>
          <w:szCs w:val="22"/>
          <w:lang w:val="fi-FI"/>
        </w:rPr>
        <w:t>/berkas fisik yang dialihmediakan kedalam bentuk elektronik (</w:t>
      </w:r>
      <w:r w:rsidRPr="000D3259">
        <w:rPr>
          <w:rFonts w:ascii="Arial" w:hAnsi="Arial" w:cs="Arial"/>
          <w:i/>
          <w:sz w:val="22"/>
          <w:szCs w:val="22"/>
          <w:lang w:val="fi-FI"/>
        </w:rPr>
        <w:t>softcopy)</w:t>
      </w:r>
      <w:r w:rsidRPr="000D3259">
        <w:rPr>
          <w:rFonts w:ascii="Arial" w:hAnsi="Arial" w:cs="Arial"/>
          <w:sz w:val="22"/>
          <w:szCs w:val="22"/>
          <w:lang w:val="fi-FI"/>
        </w:rPr>
        <w:t xml:space="preserve"> yang diajukan oleh </w:t>
      </w:r>
      <w:r w:rsidRPr="000D3259">
        <w:rPr>
          <w:rFonts w:ascii="Arial" w:hAnsi="Arial" w:cs="Arial"/>
          <w:b/>
          <w:sz w:val="22"/>
          <w:szCs w:val="22"/>
          <w:lang w:val="fi-FI"/>
        </w:rPr>
        <w:t>PIHAK KEDUA</w:t>
      </w:r>
      <w:r w:rsidRPr="000D3259">
        <w:rPr>
          <w:rFonts w:ascii="Arial" w:hAnsi="Arial" w:cs="Arial"/>
          <w:sz w:val="22"/>
          <w:szCs w:val="22"/>
          <w:lang w:val="fi-FI"/>
        </w:rPr>
        <w:t xml:space="preserve"> melalui </w:t>
      </w:r>
      <w:r w:rsidR="0062262B" w:rsidRPr="000D3259">
        <w:rPr>
          <w:rFonts w:ascii="Arial" w:hAnsi="Arial" w:cs="Arial"/>
          <w:sz w:val="22"/>
          <w:szCs w:val="22"/>
          <w:lang w:val="fi-FI"/>
        </w:rPr>
        <w:t>Aplikasi BRILIFE-Care</w:t>
      </w:r>
      <w:r w:rsidR="00AC0A9E" w:rsidRPr="000D3259">
        <w:rPr>
          <w:rFonts w:ascii="Arial" w:hAnsi="Arial" w:cs="Arial"/>
          <w:sz w:val="22"/>
          <w:szCs w:val="22"/>
          <w:lang w:val="fi-FI"/>
        </w:rPr>
        <w:t>.</w:t>
      </w:r>
    </w:p>
    <w:p w14:paraId="3C29FEEA" w14:textId="77777777" w:rsidR="007E2199" w:rsidRPr="000D3259" w:rsidRDefault="007E2199" w:rsidP="000D3259">
      <w:pPr>
        <w:pStyle w:val="ListParagraph"/>
        <w:spacing w:line="276" w:lineRule="auto"/>
        <w:rPr>
          <w:rFonts w:ascii="Arial" w:hAnsi="Arial" w:cs="Arial"/>
          <w:b/>
          <w:bCs/>
          <w:sz w:val="22"/>
          <w:szCs w:val="22"/>
          <w:lang w:val="fi-FI"/>
        </w:rPr>
      </w:pPr>
    </w:p>
    <w:p w14:paraId="7E66719D" w14:textId="77777777" w:rsidR="007E2199" w:rsidRPr="000D3259" w:rsidRDefault="005022CA"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bCs/>
          <w:sz w:val="22"/>
          <w:szCs w:val="22"/>
          <w:lang w:val="fi-FI"/>
        </w:rPr>
        <w:t>Bulan Pelayanan</w:t>
      </w:r>
      <w:r w:rsidRPr="000D3259">
        <w:rPr>
          <w:rFonts w:ascii="Arial" w:hAnsi="Arial" w:cs="Arial"/>
          <w:sz w:val="22"/>
          <w:szCs w:val="22"/>
          <w:lang w:val="fi-FI"/>
        </w:rPr>
        <w:t xml:space="preserve"> </w:t>
      </w:r>
      <w:r w:rsidRPr="000D3259">
        <w:rPr>
          <w:rFonts w:ascii="Arial" w:hAnsi="Arial" w:cs="Arial"/>
          <w:sz w:val="22"/>
          <w:szCs w:val="22"/>
          <w:lang w:val="id-ID"/>
        </w:rPr>
        <w:t xml:space="preserve">adalah bulan </w:t>
      </w:r>
      <w:r w:rsidR="00AD4463" w:rsidRPr="000D3259">
        <w:rPr>
          <w:rFonts w:ascii="Arial" w:hAnsi="Arial" w:cs="Arial"/>
          <w:sz w:val="22"/>
          <w:szCs w:val="22"/>
        </w:rPr>
        <w:t>sesuai tanggalan gregorius</w:t>
      </w:r>
      <w:r w:rsidR="008E4FD9" w:rsidRPr="000D3259">
        <w:rPr>
          <w:rFonts w:ascii="Arial" w:hAnsi="Arial" w:cs="Arial"/>
          <w:sz w:val="22"/>
          <w:szCs w:val="22"/>
        </w:rPr>
        <w:t xml:space="preserve"> (berdasarkan kalender masehi) di mana </w:t>
      </w:r>
      <w:r w:rsidR="008E4FD9" w:rsidRPr="000D3259">
        <w:rPr>
          <w:rFonts w:ascii="Arial" w:hAnsi="Arial" w:cs="Arial"/>
          <w:b/>
          <w:sz w:val="22"/>
          <w:szCs w:val="22"/>
        </w:rPr>
        <w:t>PIHAK KEDUA</w:t>
      </w:r>
      <w:r w:rsidR="008E4FD9" w:rsidRPr="000D3259">
        <w:rPr>
          <w:rFonts w:ascii="Arial" w:hAnsi="Arial" w:cs="Arial"/>
          <w:sz w:val="22"/>
          <w:szCs w:val="22"/>
        </w:rPr>
        <w:t xml:space="preserve"> memberikan pelayanan kesehatan kepada </w:t>
      </w:r>
      <w:r w:rsidR="00986B62" w:rsidRPr="000D3259">
        <w:rPr>
          <w:rFonts w:ascii="Arial" w:hAnsi="Arial" w:cs="Arial"/>
          <w:sz w:val="22"/>
          <w:szCs w:val="22"/>
        </w:rPr>
        <w:t>Peserta</w:t>
      </w:r>
      <w:r w:rsidR="00AC0A9E" w:rsidRPr="000D3259">
        <w:rPr>
          <w:rFonts w:ascii="Arial" w:hAnsi="Arial" w:cs="Arial"/>
          <w:sz w:val="22"/>
          <w:szCs w:val="22"/>
          <w:lang w:val="id-ID"/>
        </w:rPr>
        <w:t>.</w:t>
      </w:r>
      <w:r w:rsidR="00864756" w:rsidRPr="000D3259">
        <w:rPr>
          <w:rFonts w:ascii="Arial" w:hAnsi="Arial" w:cs="Arial"/>
          <w:sz w:val="22"/>
          <w:szCs w:val="22"/>
          <w:lang w:val="en-ID"/>
        </w:rPr>
        <w:t xml:space="preserve"> </w:t>
      </w:r>
    </w:p>
    <w:p w14:paraId="3B21900B" w14:textId="77777777" w:rsidR="007E2199" w:rsidRPr="000D3259" w:rsidRDefault="007E2199" w:rsidP="000D3259">
      <w:pPr>
        <w:pStyle w:val="ListParagraph"/>
        <w:spacing w:line="276" w:lineRule="auto"/>
        <w:rPr>
          <w:rFonts w:ascii="Arial" w:hAnsi="Arial" w:cs="Arial"/>
          <w:b/>
          <w:sz w:val="22"/>
          <w:szCs w:val="22"/>
        </w:rPr>
      </w:pPr>
    </w:p>
    <w:p w14:paraId="562EDF08" w14:textId="77777777" w:rsidR="007E2199" w:rsidRPr="000D3259" w:rsidRDefault="004A1A64"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rPr>
        <w:t>Faktor</w:t>
      </w:r>
      <w:r w:rsidRPr="000D3259">
        <w:rPr>
          <w:rFonts w:ascii="Arial" w:hAnsi="Arial" w:cs="Arial"/>
          <w:sz w:val="22"/>
          <w:szCs w:val="22"/>
        </w:rPr>
        <w:t xml:space="preserve"> </w:t>
      </w:r>
      <w:r w:rsidRPr="000D3259">
        <w:rPr>
          <w:rFonts w:ascii="Arial" w:hAnsi="Arial" w:cs="Arial"/>
          <w:b/>
          <w:sz w:val="22"/>
          <w:szCs w:val="22"/>
          <w:lang w:val="id-ID"/>
        </w:rPr>
        <w:t>Pelayanan</w:t>
      </w:r>
      <w:r w:rsidRPr="000D3259">
        <w:rPr>
          <w:rFonts w:ascii="Arial" w:hAnsi="Arial" w:cs="Arial"/>
          <w:sz w:val="22"/>
          <w:szCs w:val="22"/>
          <w:lang w:val="id-ID"/>
        </w:rPr>
        <w:t xml:space="preserve"> adalah </w:t>
      </w:r>
      <w:r w:rsidR="00924564" w:rsidRPr="000D3259">
        <w:rPr>
          <w:rFonts w:ascii="Arial" w:hAnsi="Arial" w:cs="Arial"/>
          <w:sz w:val="22"/>
          <w:szCs w:val="22"/>
        </w:rPr>
        <w:t xml:space="preserve">faktor pengali harga obat yang diberikan terhadap harga obat yang diresepkan, dimana besarannya diatur dalam ketentuan Formularium Obat </w:t>
      </w:r>
      <w:r w:rsidR="00D70AA4" w:rsidRPr="000D3259">
        <w:rPr>
          <w:rFonts w:ascii="Arial" w:hAnsi="Arial" w:cs="Arial"/>
          <w:sz w:val="22"/>
          <w:szCs w:val="22"/>
        </w:rPr>
        <w:t>Nasional (Fornas)</w:t>
      </w:r>
      <w:r w:rsidR="00924564" w:rsidRPr="000D3259">
        <w:rPr>
          <w:rFonts w:ascii="Arial" w:hAnsi="Arial" w:cs="Arial"/>
          <w:sz w:val="22"/>
          <w:szCs w:val="22"/>
        </w:rPr>
        <w:t xml:space="preserve"> yang berlaku atau sesuai kesepakatan antara </w:t>
      </w:r>
      <w:r w:rsidR="00924564" w:rsidRPr="000D3259">
        <w:rPr>
          <w:rFonts w:ascii="Arial" w:hAnsi="Arial" w:cs="Arial"/>
          <w:b/>
          <w:sz w:val="22"/>
          <w:szCs w:val="22"/>
        </w:rPr>
        <w:t>PIHAK PERTAMA</w:t>
      </w:r>
      <w:r w:rsidR="00924564" w:rsidRPr="000D3259">
        <w:rPr>
          <w:rFonts w:ascii="Arial" w:hAnsi="Arial" w:cs="Arial"/>
          <w:sz w:val="22"/>
          <w:szCs w:val="22"/>
        </w:rPr>
        <w:t xml:space="preserve"> dengan </w:t>
      </w:r>
      <w:r w:rsidR="00924564" w:rsidRPr="000D3259">
        <w:rPr>
          <w:rFonts w:ascii="Arial" w:hAnsi="Arial" w:cs="Arial"/>
          <w:b/>
          <w:sz w:val="22"/>
          <w:szCs w:val="22"/>
        </w:rPr>
        <w:t>PIHAK KEDUA</w:t>
      </w:r>
      <w:r w:rsidR="00AC0A9E" w:rsidRPr="000D3259">
        <w:rPr>
          <w:rFonts w:ascii="Arial" w:hAnsi="Arial" w:cs="Arial"/>
          <w:sz w:val="22"/>
          <w:szCs w:val="22"/>
        </w:rPr>
        <w:t>.</w:t>
      </w:r>
    </w:p>
    <w:p w14:paraId="5F2F19A2" w14:textId="77777777" w:rsidR="007E2199" w:rsidRPr="000D3259" w:rsidRDefault="007E2199" w:rsidP="000D3259">
      <w:pPr>
        <w:pStyle w:val="ListParagraph"/>
        <w:spacing w:line="276" w:lineRule="auto"/>
        <w:rPr>
          <w:rFonts w:ascii="Arial" w:hAnsi="Arial" w:cs="Arial"/>
          <w:b/>
          <w:sz w:val="22"/>
          <w:szCs w:val="22"/>
          <w:lang w:val="fi-FI"/>
        </w:rPr>
      </w:pPr>
    </w:p>
    <w:p w14:paraId="69F948DA" w14:textId="1E1E8EAC" w:rsidR="007E2199" w:rsidRPr="000D3259" w:rsidRDefault="00C45380"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sz w:val="22"/>
          <w:szCs w:val="22"/>
          <w:lang w:val="fi-FI"/>
        </w:rPr>
        <w:t>Formularium Nasional (Fornas)</w:t>
      </w:r>
      <w:r w:rsidRPr="000D3259">
        <w:rPr>
          <w:rFonts w:ascii="Arial" w:hAnsi="Arial" w:cs="Arial"/>
          <w:sz w:val="22"/>
          <w:szCs w:val="22"/>
          <w:lang w:val="fi-FI"/>
        </w:rPr>
        <w:t xml:space="preserve"> adalah </w:t>
      </w:r>
      <w:r w:rsidR="00924564" w:rsidRPr="000D3259">
        <w:rPr>
          <w:rFonts w:ascii="Arial" w:hAnsi="Arial" w:cs="Arial"/>
          <w:sz w:val="22"/>
          <w:szCs w:val="22"/>
          <w:lang w:val="fi-FI"/>
        </w:rPr>
        <w:t xml:space="preserve">daftar obat </w:t>
      </w:r>
      <w:r w:rsidR="00140851" w:rsidRPr="000D3259">
        <w:rPr>
          <w:rFonts w:ascii="Arial" w:hAnsi="Arial" w:cs="Arial"/>
          <w:sz w:val="22"/>
          <w:szCs w:val="22"/>
          <w:lang w:val="fi-FI"/>
        </w:rPr>
        <w:t xml:space="preserve">yang wajib </w:t>
      </w:r>
      <w:r w:rsidR="00924564" w:rsidRPr="000D3259">
        <w:rPr>
          <w:rFonts w:ascii="Arial" w:hAnsi="Arial" w:cs="Arial"/>
          <w:sz w:val="22"/>
          <w:szCs w:val="22"/>
          <w:lang w:val="fi-FI"/>
        </w:rPr>
        <w:t>tersedia di fasilitas pelayanan kesehatan sebagai acuan dalam pelaksanaan Jaminan Kesehatan Nasional. Fornas disusun oleh Komite Nasional Penyusunan Formularium Nasional</w:t>
      </w:r>
      <w:r w:rsidR="00AC0A9E" w:rsidRPr="000D3259">
        <w:rPr>
          <w:rFonts w:ascii="Arial" w:hAnsi="Arial" w:cs="Arial"/>
          <w:sz w:val="22"/>
          <w:szCs w:val="22"/>
          <w:lang w:val="fi-FI"/>
        </w:rPr>
        <w:t>.</w:t>
      </w:r>
    </w:p>
    <w:p w14:paraId="1B6CCAB5" w14:textId="77777777" w:rsidR="007E2199" w:rsidRPr="000D3259" w:rsidRDefault="007E2199" w:rsidP="000D3259">
      <w:pPr>
        <w:pStyle w:val="ListParagraph"/>
        <w:spacing w:line="276" w:lineRule="auto"/>
        <w:rPr>
          <w:rFonts w:ascii="Arial" w:hAnsi="Arial" w:cs="Arial"/>
          <w:b/>
          <w:sz w:val="22"/>
          <w:szCs w:val="22"/>
          <w:lang w:val="fi-FI"/>
        </w:rPr>
      </w:pPr>
    </w:p>
    <w:p w14:paraId="14B29943" w14:textId="77777777" w:rsidR="007E2199" w:rsidRPr="000D3259" w:rsidRDefault="00C45380" w:rsidP="000D3259">
      <w:pPr>
        <w:numPr>
          <w:ilvl w:val="0"/>
          <w:numId w:val="2"/>
        </w:numPr>
        <w:tabs>
          <w:tab w:val="clear" w:pos="720"/>
        </w:tabs>
        <w:spacing w:line="276" w:lineRule="auto"/>
        <w:ind w:left="851" w:hanging="425"/>
        <w:jc w:val="both"/>
        <w:rPr>
          <w:rFonts w:ascii="Arial" w:hAnsi="Arial" w:cs="Arial"/>
          <w:b/>
          <w:sz w:val="22"/>
          <w:szCs w:val="22"/>
        </w:rPr>
      </w:pPr>
      <w:bookmarkStart w:id="4" w:name="_Hlk184812759"/>
      <w:r w:rsidRPr="000D3259">
        <w:rPr>
          <w:rFonts w:ascii="Arial" w:hAnsi="Arial" w:cs="Arial"/>
          <w:b/>
          <w:sz w:val="22"/>
          <w:szCs w:val="22"/>
          <w:lang w:val="fi-FI"/>
        </w:rPr>
        <w:t>Formularium Rumah Sakit</w:t>
      </w:r>
      <w:r w:rsidRPr="000D3259">
        <w:rPr>
          <w:rFonts w:ascii="Arial" w:hAnsi="Arial" w:cs="Arial"/>
          <w:sz w:val="22"/>
          <w:szCs w:val="22"/>
          <w:lang w:val="fi-FI"/>
        </w:rPr>
        <w:t xml:space="preserve"> </w:t>
      </w:r>
      <w:bookmarkEnd w:id="4"/>
      <w:r w:rsidRPr="000D3259">
        <w:rPr>
          <w:rFonts w:ascii="Arial" w:hAnsi="Arial" w:cs="Arial"/>
          <w:sz w:val="22"/>
          <w:szCs w:val="22"/>
          <w:lang w:val="fi-FI"/>
        </w:rPr>
        <w:t xml:space="preserve">adalah obat yang pengadaannya dilakukan oleh </w:t>
      </w:r>
      <w:r w:rsidR="006C6B6A" w:rsidRPr="000D3259">
        <w:rPr>
          <w:rFonts w:ascii="Arial" w:hAnsi="Arial" w:cs="Arial"/>
          <w:b/>
          <w:sz w:val="22"/>
          <w:szCs w:val="22"/>
          <w:lang w:val="fi-FI"/>
        </w:rPr>
        <w:t xml:space="preserve">PIHAK </w:t>
      </w:r>
      <w:r w:rsidR="0016603F" w:rsidRPr="000D3259">
        <w:rPr>
          <w:rFonts w:ascii="Arial" w:hAnsi="Arial" w:cs="Arial"/>
          <w:b/>
          <w:sz w:val="22"/>
          <w:szCs w:val="22"/>
        </w:rPr>
        <w:t xml:space="preserve">KEDUA </w:t>
      </w:r>
      <w:r w:rsidRPr="000D3259">
        <w:rPr>
          <w:rFonts w:ascii="Arial" w:hAnsi="Arial" w:cs="Arial"/>
          <w:sz w:val="22"/>
          <w:szCs w:val="22"/>
          <w:lang w:val="fi-FI"/>
        </w:rPr>
        <w:t xml:space="preserve">dan diresepkan oleh dokter </w:t>
      </w:r>
      <w:r w:rsidR="006C6B6A" w:rsidRPr="000D3259">
        <w:rPr>
          <w:rFonts w:ascii="Arial" w:hAnsi="Arial" w:cs="Arial"/>
          <w:b/>
          <w:sz w:val="22"/>
          <w:szCs w:val="22"/>
          <w:lang w:val="fi-FI"/>
        </w:rPr>
        <w:t xml:space="preserve">PIHAK </w:t>
      </w:r>
      <w:r w:rsidR="0016603F" w:rsidRPr="000D3259">
        <w:rPr>
          <w:rFonts w:ascii="Arial" w:hAnsi="Arial" w:cs="Arial"/>
          <w:b/>
          <w:sz w:val="22"/>
          <w:szCs w:val="22"/>
          <w:lang w:val="fi-FI"/>
        </w:rPr>
        <w:t>KEDUA</w:t>
      </w:r>
      <w:r w:rsidR="006C6B6A" w:rsidRPr="000D3259">
        <w:rPr>
          <w:rFonts w:ascii="Arial" w:hAnsi="Arial" w:cs="Arial"/>
          <w:b/>
          <w:sz w:val="22"/>
          <w:szCs w:val="22"/>
          <w:lang w:val="fi-FI"/>
        </w:rPr>
        <w:t xml:space="preserve"> </w:t>
      </w:r>
      <w:r w:rsidR="006C6B6A" w:rsidRPr="000D3259">
        <w:rPr>
          <w:rFonts w:ascii="Arial" w:hAnsi="Arial" w:cs="Arial"/>
          <w:sz w:val="22"/>
          <w:szCs w:val="22"/>
          <w:lang w:val="fi-FI"/>
        </w:rPr>
        <w:t xml:space="preserve">kepada </w:t>
      </w:r>
      <w:r w:rsidR="00986B62" w:rsidRPr="000D3259">
        <w:rPr>
          <w:rFonts w:ascii="Arial" w:hAnsi="Arial" w:cs="Arial"/>
          <w:sz w:val="22"/>
          <w:szCs w:val="22"/>
          <w:lang w:val="fi-FI"/>
        </w:rPr>
        <w:t>Peserta</w:t>
      </w:r>
      <w:r w:rsidRPr="000D3259">
        <w:rPr>
          <w:rFonts w:ascii="Arial" w:hAnsi="Arial" w:cs="Arial"/>
          <w:sz w:val="22"/>
          <w:szCs w:val="22"/>
          <w:lang w:val="fi-FI"/>
        </w:rPr>
        <w:t>.</w:t>
      </w:r>
    </w:p>
    <w:p w14:paraId="22AE4B1A" w14:textId="77777777" w:rsidR="007E2199" w:rsidRPr="000D3259" w:rsidRDefault="007E2199" w:rsidP="000D3259">
      <w:pPr>
        <w:pStyle w:val="ListParagraph"/>
        <w:spacing w:line="276" w:lineRule="auto"/>
        <w:rPr>
          <w:rFonts w:ascii="Arial" w:hAnsi="Arial" w:cs="Arial"/>
          <w:b/>
          <w:bCs/>
          <w:sz w:val="22"/>
          <w:szCs w:val="22"/>
          <w:lang w:val="id-ID"/>
        </w:rPr>
      </w:pPr>
    </w:p>
    <w:p w14:paraId="77BD3654" w14:textId="42E63601" w:rsidR="006D5CF7" w:rsidRPr="000D3259" w:rsidRDefault="005022CA" w:rsidP="000D3259">
      <w:pPr>
        <w:numPr>
          <w:ilvl w:val="0"/>
          <w:numId w:val="2"/>
        </w:numPr>
        <w:tabs>
          <w:tab w:val="clear" w:pos="720"/>
        </w:tabs>
        <w:spacing w:line="276" w:lineRule="auto"/>
        <w:ind w:left="851" w:hanging="425"/>
        <w:jc w:val="both"/>
        <w:rPr>
          <w:rFonts w:ascii="Arial" w:hAnsi="Arial" w:cs="Arial"/>
          <w:b/>
          <w:sz w:val="22"/>
          <w:szCs w:val="22"/>
        </w:rPr>
      </w:pPr>
      <w:r w:rsidRPr="000D3259">
        <w:rPr>
          <w:rFonts w:ascii="Arial" w:hAnsi="Arial" w:cs="Arial"/>
          <w:b/>
          <w:bCs/>
          <w:sz w:val="22"/>
          <w:szCs w:val="22"/>
          <w:lang w:val="id-ID"/>
        </w:rPr>
        <w:t xml:space="preserve">Formulir </w:t>
      </w:r>
      <w:r w:rsidRPr="000D3259">
        <w:rPr>
          <w:rFonts w:ascii="Arial" w:hAnsi="Arial" w:cs="Arial"/>
          <w:b/>
          <w:bCs/>
          <w:color w:val="000000"/>
          <w:sz w:val="22"/>
          <w:szCs w:val="22"/>
          <w:lang w:val="id-ID"/>
        </w:rPr>
        <w:t xml:space="preserve">Pengajuan </w:t>
      </w:r>
      <w:r w:rsidR="00986B62" w:rsidRPr="000D3259">
        <w:rPr>
          <w:rFonts w:ascii="Arial" w:hAnsi="Arial" w:cs="Arial"/>
          <w:b/>
          <w:bCs/>
          <w:color w:val="000000"/>
          <w:sz w:val="22"/>
          <w:szCs w:val="22"/>
          <w:lang w:val="id-ID"/>
        </w:rPr>
        <w:t>Klaim</w:t>
      </w:r>
      <w:r w:rsidRPr="000D3259">
        <w:rPr>
          <w:rFonts w:ascii="Arial" w:hAnsi="Arial" w:cs="Arial"/>
          <w:b/>
          <w:bCs/>
          <w:color w:val="000000"/>
          <w:sz w:val="22"/>
          <w:szCs w:val="22"/>
          <w:lang w:val="id-ID"/>
        </w:rPr>
        <w:t xml:space="preserve"> (FPK)</w:t>
      </w:r>
      <w:r w:rsidRPr="000D3259">
        <w:rPr>
          <w:rFonts w:ascii="Arial" w:hAnsi="Arial" w:cs="Arial"/>
          <w:color w:val="000000"/>
          <w:sz w:val="22"/>
          <w:szCs w:val="22"/>
          <w:lang w:val="id-ID"/>
        </w:rPr>
        <w:t xml:space="preserve"> adalah formulir standar </w:t>
      </w:r>
      <w:r w:rsidRPr="000D3259">
        <w:rPr>
          <w:rFonts w:ascii="Arial" w:hAnsi="Arial" w:cs="Arial"/>
          <w:b/>
          <w:color w:val="000000"/>
          <w:sz w:val="22"/>
          <w:szCs w:val="22"/>
          <w:lang w:val="id-ID"/>
        </w:rPr>
        <w:t xml:space="preserve">PIHAK </w:t>
      </w:r>
      <w:r w:rsidR="0016603F" w:rsidRPr="000D3259">
        <w:rPr>
          <w:rFonts w:ascii="Arial" w:hAnsi="Arial" w:cs="Arial"/>
          <w:b/>
          <w:color w:val="000000"/>
          <w:sz w:val="22"/>
          <w:szCs w:val="22"/>
        </w:rPr>
        <w:t>PERTAMA</w:t>
      </w:r>
      <w:r w:rsidRPr="000D3259">
        <w:rPr>
          <w:rFonts w:ascii="Arial" w:hAnsi="Arial" w:cs="Arial"/>
          <w:color w:val="000000"/>
          <w:sz w:val="22"/>
          <w:szCs w:val="22"/>
          <w:lang w:val="id-ID"/>
        </w:rPr>
        <w:t xml:space="preserve">, yang wajib diisi oleh </w:t>
      </w:r>
      <w:r w:rsidRPr="000D3259">
        <w:rPr>
          <w:rFonts w:ascii="Arial" w:hAnsi="Arial" w:cs="Arial"/>
          <w:b/>
          <w:color w:val="000000"/>
          <w:sz w:val="22"/>
          <w:szCs w:val="22"/>
          <w:lang w:val="id-ID"/>
        </w:rPr>
        <w:t xml:space="preserve">PIHAK </w:t>
      </w:r>
      <w:r w:rsidR="0016603F" w:rsidRPr="000D3259">
        <w:rPr>
          <w:rFonts w:ascii="Arial" w:hAnsi="Arial" w:cs="Arial"/>
          <w:b/>
          <w:color w:val="000000"/>
          <w:sz w:val="22"/>
          <w:szCs w:val="22"/>
        </w:rPr>
        <w:t>KEDUA</w:t>
      </w:r>
      <w:r w:rsidRPr="000D3259">
        <w:rPr>
          <w:rFonts w:ascii="Arial" w:hAnsi="Arial" w:cs="Arial"/>
          <w:color w:val="000000"/>
          <w:sz w:val="22"/>
          <w:szCs w:val="22"/>
          <w:lang w:val="id-ID"/>
        </w:rPr>
        <w:t xml:space="preserve"> dan disertakan </w:t>
      </w:r>
      <w:r w:rsidR="006C6B6A" w:rsidRPr="000D3259">
        <w:rPr>
          <w:rFonts w:ascii="Arial" w:hAnsi="Arial" w:cs="Arial"/>
          <w:color w:val="000000"/>
          <w:sz w:val="22"/>
          <w:szCs w:val="22"/>
        </w:rPr>
        <w:t xml:space="preserve">pada saat </w:t>
      </w:r>
      <w:r w:rsidRPr="000D3259">
        <w:rPr>
          <w:rFonts w:ascii="Arial" w:hAnsi="Arial" w:cs="Arial"/>
          <w:color w:val="000000"/>
          <w:sz w:val="22"/>
          <w:szCs w:val="22"/>
          <w:lang w:val="id-ID"/>
        </w:rPr>
        <w:t xml:space="preserve">pengajuan </w:t>
      </w:r>
      <w:r w:rsidR="00784221" w:rsidRPr="000D3259">
        <w:rPr>
          <w:rFonts w:ascii="Arial" w:hAnsi="Arial" w:cs="Arial"/>
          <w:color w:val="000000"/>
          <w:sz w:val="22"/>
          <w:szCs w:val="22"/>
        </w:rPr>
        <w:t>K</w:t>
      </w:r>
      <w:r w:rsidR="00986B62" w:rsidRPr="000D3259">
        <w:rPr>
          <w:rFonts w:ascii="Arial" w:hAnsi="Arial" w:cs="Arial"/>
          <w:color w:val="000000"/>
          <w:sz w:val="22"/>
          <w:szCs w:val="22"/>
          <w:lang w:val="id-ID"/>
        </w:rPr>
        <w:t>laim</w:t>
      </w:r>
      <w:r w:rsidRPr="000D3259">
        <w:rPr>
          <w:rFonts w:ascii="Arial" w:hAnsi="Arial" w:cs="Arial"/>
          <w:color w:val="000000"/>
          <w:sz w:val="22"/>
          <w:szCs w:val="22"/>
          <w:lang w:val="id-ID"/>
        </w:rPr>
        <w:t xml:space="preserve"> </w:t>
      </w:r>
      <w:r w:rsidR="00784221" w:rsidRPr="000D3259">
        <w:rPr>
          <w:rFonts w:ascii="Arial" w:hAnsi="Arial" w:cs="Arial"/>
          <w:color w:val="000000"/>
          <w:sz w:val="22"/>
          <w:szCs w:val="22"/>
        </w:rPr>
        <w:t xml:space="preserve">kepada </w:t>
      </w:r>
      <w:r w:rsidR="00784221" w:rsidRPr="000D3259">
        <w:rPr>
          <w:rFonts w:ascii="Arial" w:hAnsi="Arial" w:cs="Arial"/>
          <w:b/>
          <w:color w:val="000000"/>
          <w:sz w:val="22"/>
          <w:szCs w:val="22"/>
        </w:rPr>
        <w:t>PIHAK PERTAMA</w:t>
      </w:r>
      <w:r w:rsidR="00AC0A9E" w:rsidRPr="000D3259">
        <w:rPr>
          <w:rFonts w:ascii="Arial" w:hAnsi="Arial" w:cs="Arial"/>
          <w:color w:val="000000"/>
          <w:sz w:val="22"/>
          <w:szCs w:val="22"/>
          <w:lang w:val="id-ID"/>
        </w:rPr>
        <w:t>.</w:t>
      </w:r>
      <w:r w:rsidR="00DA3F8C" w:rsidRPr="000D3259">
        <w:rPr>
          <w:rFonts w:ascii="Arial" w:hAnsi="Arial" w:cs="Arial"/>
          <w:sz w:val="22"/>
          <w:szCs w:val="22"/>
          <w:lang w:val="id-ID"/>
        </w:rPr>
        <w:t xml:space="preserve"> </w:t>
      </w:r>
    </w:p>
    <w:p w14:paraId="30DA206A" w14:textId="77777777" w:rsidR="006D5CF7" w:rsidRPr="000D3259" w:rsidRDefault="006D5CF7" w:rsidP="000D3259">
      <w:pPr>
        <w:pStyle w:val="ListParagraph"/>
        <w:spacing w:line="276" w:lineRule="auto"/>
        <w:ind w:left="851" w:hanging="425"/>
        <w:rPr>
          <w:rFonts w:ascii="Arial" w:hAnsi="Arial" w:cs="Arial"/>
          <w:b/>
          <w:sz w:val="22"/>
          <w:szCs w:val="22"/>
          <w:lang w:val="id-ID"/>
        </w:rPr>
      </w:pPr>
    </w:p>
    <w:p w14:paraId="3B1A4B90" w14:textId="0C58A456" w:rsidR="006D5CF7" w:rsidRPr="000D3259" w:rsidRDefault="005022CA" w:rsidP="000D3259">
      <w:pPr>
        <w:numPr>
          <w:ilvl w:val="0"/>
          <w:numId w:val="2"/>
        </w:numPr>
        <w:tabs>
          <w:tab w:val="clear" w:pos="720"/>
        </w:tabs>
        <w:spacing w:line="276" w:lineRule="auto"/>
        <w:ind w:left="851" w:hanging="425"/>
        <w:jc w:val="both"/>
        <w:rPr>
          <w:rFonts w:ascii="Arial" w:hAnsi="Arial" w:cs="Arial"/>
          <w:sz w:val="22"/>
          <w:szCs w:val="22"/>
          <w:lang w:val="id-ID"/>
        </w:rPr>
      </w:pPr>
      <w:r w:rsidRPr="000D3259">
        <w:rPr>
          <w:rFonts w:ascii="Arial" w:hAnsi="Arial" w:cs="Arial"/>
          <w:b/>
          <w:sz w:val="22"/>
          <w:szCs w:val="22"/>
          <w:lang w:val="id-ID"/>
        </w:rPr>
        <w:t>Hari Kalender</w:t>
      </w:r>
      <w:r w:rsidRPr="000D3259">
        <w:rPr>
          <w:rFonts w:ascii="Arial" w:hAnsi="Arial" w:cs="Arial"/>
          <w:sz w:val="22"/>
          <w:szCs w:val="22"/>
          <w:lang w:val="id-ID"/>
        </w:rPr>
        <w:t xml:space="preserve"> adalah setiap hari dalam 1 (satu) tahun sesuai </w:t>
      </w:r>
      <w:r w:rsidR="00F12354" w:rsidRPr="000D3259">
        <w:rPr>
          <w:rFonts w:ascii="Arial" w:hAnsi="Arial" w:cs="Arial"/>
          <w:sz w:val="22"/>
          <w:szCs w:val="22"/>
          <w:lang w:val="id-ID"/>
        </w:rPr>
        <w:t>dengan kalender gregorius</w:t>
      </w:r>
      <w:r w:rsidR="00F12354" w:rsidRPr="000D3259">
        <w:rPr>
          <w:rFonts w:ascii="Arial" w:hAnsi="Arial" w:cs="Arial"/>
          <w:sz w:val="22"/>
          <w:szCs w:val="22"/>
          <w:lang w:val="en-ID"/>
        </w:rPr>
        <w:t xml:space="preserve"> </w:t>
      </w:r>
      <w:r w:rsidR="00F12354" w:rsidRPr="000D3259">
        <w:rPr>
          <w:rFonts w:ascii="Arial" w:hAnsi="Arial" w:cs="Arial"/>
          <w:sz w:val="22"/>
          <w:szCs w:val="22"/>
        </w:rPr>
        <w:t>(berdasarkan kalender masehi)</w:t>
      </w:r>
      <w:r w:rsidR="00AC0A9E" w:rsidRPr="000D3259">
        <w:rPr>
          <w:rFonts w:ascii="Arial" w:hAnsi="Arial" w:cs="Arial"/>
          <w:sz w:val="22"/>
          <w:szCs w:val="22"/>
        </w:rPr>
        <w:t>.</w:t>
      </w:r>
      <w:r w:rsidR="00F12354" w:rsidRPr="000D3259">
        <w:rPr>
          <w:rFonts w:ascii="Arial" w:hAnsi="Arial" w:cs="Arial"/>
          <w:sz w:val="22"/>
          <w:szCs w:val="22"/>
        </w:rPr>
        <w:t xml:space="preserve"> </w:t>
      </w:r>
    </w:p>
    <w:p w14:paraId="7AD1B0F8" w14:textId="77777777" w:rsidR="006D5CF7" w:rsidRPr="000D3259" w:rsidRDefault="006D5CF7" w:rsidP="000D3259">
      <w:pPr>
        <w:pStyle w:val="ListParagraph"/>
        <w:spacing w:line="276" w:lineRule="auto"/>
        <w:ind w:left="851" w:hanging="425"/>
        <w:rPr>
          <w:rFonts w:ascii="Arial" w:hAnsi="Arial" w:cs="Arial"/>
          <w:b/>
          <w:sz w:val="22"/>
          <w:szCs w:val="22"/>
          <w:lang w:val="id-ID"/>
        </w:rPr>
      </w:pPr>
    </w:p>
    <w:p w14:paraId="1FD5BCB1" w14:textId="6773D3FC" w:rsidR="007E2199" w:rsidRPr="000D3259" w:rsidRDefault="005022CA" w:rsidP="000D3259">
      <w:pPr>
        <w:numPr>
          <w:ilvl w:val="0"/>
          <w:numId w:val="2"/>
        </w:numPr>
        <w:tabs>
          <w:tab w:val="clear" w:pos="720"/>
        </w:tabs>
        <w:spacing w:line="276" w:lineRule="auto"/>
        <w:ind w:left="851" w:hanging="425"/>
        <w:jc w:val="both"/>
        <w:rPr>
          <w:rFonts w:ascii="Arial" w:hAnsi="Arial" w:cs="Arial"/>
          <w:sz w:val="22"/>
          <w:szCs w:val="22"/>
          <w:lang w:val="id-ID"/>
        </w:rPr>
      </w:pPr>
      <w:r w:rsidRPr="000D3259">
        <w:rPr>
          <w:rFonts w:ascii="Arial" w:hAnsi="Arial" w:cs="Arial"/>
          <w:b/>
          <w:sz w:val="22"/>
          <w:szCs w:val="22"/>
          <w:lang w:val="id-ID"/>
        </w:rPr>
        <w:t>Hari Kerja</w:t>
      </w:r>
      <w:r w:rsidRPr="000D3259">
        <w:rPr>
          <w:rFonts w:ascii="Arial" w:hAnsi="Arial" w:cs="Arial"/>
          <w:sz w:val="22"/>
          <w:szCs w:val="22"/>
          <w:lang w:val="id-ID"/>
        </w:rPr>
        <w:t xml:space="preserve"> adalah hari </w:t>
      </w:r>
      <w:r w:rsidR="0016603F" w:rsidRPr="000D3259">
        <w:rPr>
          <w:rFonts w:ascii="Arial" w:hAnsi="Arial" w:cs="Arial"/>
          <w:sz w:val="22"/>
          <w:szCs w:val="22"/>
        </w:rPr>
        <w:t xml:space="preserve">selain hari Sabtu, Minggu dan hari libur nasional </w:t>
      </w:r>
      <w:r w:rsidRPr="000D3259">
        <w:rPr>
          <w:rFonts w:ascii="Arial" w:hAnsi="Arial" w:cs="Arial"/>
          <w:sz w:val="22"/>
          <w:szCs w:val="22"/>
          <w:lang w:val="id-ID"/>
        </w:rPr>
        <w:t xml:space="preserve">di mana </w:t>
      </w:r>
      <w:r w:rsidRPr="000D3259">
        <w:rPr>
          <w:rFonts w:ascii="Arial" w:hAnsi="Arial" w:cs="Arial"/>
          <w:b/>
          <w:sz w:val="22"/>
          <w:szCs w:val="22"/>
          <w:lang w:val="id-ID"/>
        </w:rPr>
        <w:t>PIHAK PERTAMA</w:t>
      </w:r>
      <w:r w:rsidRPr="000D3259">
        <w:rPr>
          <w:rFonts w:ascii="Arial" w:hAnsi="Arial" w:cs="Arial"/>
          <w:sz w:val="22"/>
          <w:szCs w:val="22"/>
          <w:lang w:val="id-ID"/>
        </w:rPr>
        <w:t xml:space="preserve"> beroperasi pada j</w:t>
      </w:r>
      <w:r w:rsidR="0016603F" w:rsidRPr="000D3259">
        <w:rPr>
          <w:rFonts w:ascii="Arial" w:hAnsi="Arial" w:cs="Arial"/>
          <w:sz w:val="22"/>
          <w:szCs w:val="22"/>
          <w:lang w:val="id-ID"/>
        </w:rPr>
        <w:t>am 08.00</w:t>
      </w:r>
      <w:r w:rsidR="002E7E94" w:rsidRPr="000D3259">
        <w:rPr>
          <w:rFonts w:ascii="Arial" w:hAnsi="Arial" w:cs="Arial"/>
          <w:sz w:val="22"/>
          <w:szCs w:val="22"/>
        </w:rPr>
        <w:t xml:space="preserve"> </w:t>
      </w:r>
      <w:r w:rsidRPr="000D3259">
        <w:rPr>
          <w:rFonts w:ascii="Arial" w:hAnsi="Arial" w:cs="Arial"/>
          <w:sz w:val="22"/>
          <w:szCs w:val="22"/>
          <w:lang w:val="id-ID"/>
        </w:rPr>
        <w:t>– 1</w:t>
      </w:r>
      <w:r w:rsidR="00C92D49" w:rsidRPr="000D3259">
        <w:rPr>
          <w:rFonts w:ascii="Arial" w:hAnsi="Arial" w:cs="Arial"/>
          <w:sz w:val="22"/>
          <w:szCs w:val="22"/>
          <w:lang w:val="id-ID"/>
        </w:rPr>
        <w:t>7.00</w:t>
      </w:r>
      <w:r w:rsidR="0016603F" w:rsidRPr="000D3259">
        <w:rPr>
          <w:rFonts w:ascii="Arial" w:hAnsi="Arial" w:cs="Arial"/>
          <w:sz w:val="22"/>
          <w:szCs w:val="22"/>
        </w:rPr>
        <w:t xml:space="preserve"> waktu setempat</w:t>
      </w:r>
      <w:r w:rsidR="00AC0A9E" w:rsidRPr="000D3259">
        <w:rPr>
          <w:rFonts w:ascii="Arial" w:hAnsi="Arial" w:cs="Arial"/>
          <w:sz w:val="22"/>
          <w:szCs w:val="22"/>
        </w:rPr>
        <w:t>.</w:t>
      </w:r>
    </w:p>
    <w:p w14:paraId="65B497C2" w14:textId="77777777" w:rsidR="007E2199" w:rsidRPr="000D3259" w:rsidRDefault="007E2199" w:rsidP="000D3259">
      <w:pPr>
        <w:pStyle w:val="ListParagraph"/>
        <w:spacing w:line="276" w:lineRule="auto"/>
        <w:rPr>
          <w:rFonts w:ascii="Arial" w:hAnsi="Arial" w:cs="Arial"/>
          <w:b/>
          <w:sz w:val="22"/>
          <w:szCs w:val="22"/>
          <w:lang w:val="id-ID"/>
        </w:rPr>
      </w:pPr>
    </w:p>
    <w:p w14:paraId="3EE7EF93" w14:textId="1D22D408" w:rsidR="000A6E02" w:rsidRPr="000D3259" w:rsidRDefault="005022CA" w:rsidP="000D3259">
      <w:pPr>
        <w:numPr>
          <w:ilvl w:val="0"/>
          <w:numId w:val="2"/>
        </w:numPr>
        <w:tabs>
          <w:tab w:val="clear" w:pos="720"/>
        </w:tabs>
        <w:spacing w:line="276" w:lineRule="auto"/>
        <w:ind w:left="851" w:hanging="425"/>
        <w:jc w:val="both"/>
        <w:rPr>
          <w:rFonts w:ascii="Arial" w:hAnsi="Arial" w:cs="Arial"/>
          <w:sz w:val="22"/>
          <w:szCs w:val="22"/>
          <w:lang w:val="id-ID"/>
        </w:rPr>
      </w:pPr>
      <w:r w:rsidRPr="000D3259">
        <w:rPr>
          <w:rFonts w:ascii="Arial" w:hAnsi="Arial" w:cs="Arial"/>
          <w:b/>
          <w:sz w:val="22"/>
          <w:szCs w:val="22"/>
          <w:lang w:val="id-ID"/>
        </w:rPr>
        <w:t>Hari Rawat</w:t>
      </w:r>
      <w:r w:rsidRPr="000D3259">
        <w:rPr>
          <w:rFonts w:ascii="Arial" w:hAnsi="Arial" w:cs="Arial"/>
          <w:sz w:val="22"/>
          <w:szCs w:val="22"/>
          <w:lang w:val="id-ID"/>
        </w:rPr>
        <w:t xml:space="preserve"> adalah</w:t>
      </w:r>
      <w:r w:rsidR="00DF6FBB" w:rsidRPr="000D3259">
        <w:rPr>
          <w:rFonts w:ascii="Arial" w:hAnsi="Arial" w:cs="Arial"/>
          <w:sz w:val="22"/>
          <w:szCs w:val="22"/>
          <w:lang w:val="id-ID"/>
        </w:rPr>
        <w:t xml:space="preserve"> </w:t>
      </w:r>
      <w:r w:rsidR="0016603F" w:rsidRPr="000D3259">
        <w:rPr>
          <w:rFonts w:ascii="Arial" w:hAnsi="Arial" w:cs="Arial"/>
          <w:sz w:val="22"/>
          <w:szCs w:val="22"/>
          <w:lang w:val="id-ID"/>
        </w:rPr>
        <w:t xml:space="preserve">perhitungan jumlah </w:t>
      </w:r>
      <w:r w:rsidR="00B42192" w:rsidRPr="000D3259">
        <w:rPr>
          <w:rFonts w:ascii="Arial" w:hAnsi="Arial" w:cs="Arial"/>
          <w:sz w:val="22"/>
          <w:szCs w:val="22"/>
          <w:lang w:val="id-ID"/>
        </w:rPr>
        <w:t>Hari Rawat</w:t>
      </w:r>
      <w:r w:rsidR="0016603F" w:rsidRPr="000D3259">
        <w:rPr>
          <w:rFonts w:ascii="Arial" w:hAnsi="Arial" w:cs="Arial"/>
          <w:sz w:val="22"/>
          <w:szCs w:val="22"/>
          <w:lang w:val="id-ID"/>
        </w:rPr>
        <w:t xml:space="preserve"> </w:t>
      </w:r>
      <w:r w:rsidR="00EC055A" w:rsidRPr="000D3259">
        <w:rPr>
          <w:rFonts w:ascii="Arial" w:hAnsi="Arial" w:cs="Arial"/>
          <w:sz w:val="22"/>
          <w:szCs w:val="22"/>
          <w:lang w:val="id-ID"/>
        </w:rPr>
        <w:t>I</w:t>
      </w:r>
      <w:r w:rsidR="0016603F" w:rsidRPr="000D3259">
        <w:rPr>
          <w:rFonts w:ascii="Arial" w:hAnsi="Arial" w:cs="Arial"/>
          <w:sz w:val="22"/>
          <w:szCs w:val="22"/>
          <w:lang w:val="id-ID"/>
        </w:rPr>
        <w:t xml:space="preserve">nap </w:t>
      </w:r>
      <w:r w:rsidR="00986B62" w:rsidRPr="000D3259">
        <w:rPr>
          <w:rFonts w:ascii="Arial" w:hAnsi="Arial" w:cs="Arial"/>
          <w:sz w:val="22"/>
          <w:szCs w:val="22"/>
          <w:lang w:val="id-ID"/>
        </w:rPr>
        <w:t>Peserta</w:t>
      </w:r>
      <w:r w:rsidR="0016603F" w:rsidRPr="000D3259">
        <w:rPr>
          <w:rFonts w:ascii="Arial" w:hAnsi="Arial" w:cs="Arial"/>
          <w:sz w:val="22"/>
          <w:szCs w:val="22"/>
          <w:lang w:val="id-ID"/>
        </w:rPr>
        <w:t xml:space="preserve"> di </w:t>
      </w:r>
      <w:r w:rsidR="0016603F" w:rsidRPr="000D3259">
        <w:rPr>
          <w:rFonts w:ascii="Arial" w:hAnsi="Arial" w:cs="Arial"/>
          <w:b/>
          <w:sz w:val="22"/>
          <w:szCs w:val="22"/>
          <w:lang w:val="id-ID"/>
        </w:rPr>
        <w:t>PIHAK KEDUA</w:t>
      </w:r>
      <w:r w:rsidR="0016603F" w:rsidRPr="000D3259">
        <w:rPr>
          <w:rFonts w:ascii="Arial" w:hAnsi="Arial" w:cs="Arial"/>
          <w:sz w:val="22"/>
          <w:szCs w:val="22"/>
          <w:lang w:val="id-ID"/>
        </w:rPr>
        <w:t xml:space="preserve"> yaitu: </w:t>
      </w:r>
      <w:r w:rsidR="006D5CF7" w:rsidRPr="000D3259">
        <w:rPr>
          <w:rFonts w:ascii="Arial" w:hAnsi="Arial" w:cs="Arial"/>
          <w:sz w:val="22"/>
          <w:szCs w:val="22"/>
          <w:lang w:val="id-ID"/>
        </w:rPr>
        <w:t>d</w:t>
      </w:r>
      <w:r w:rsidRPr="000D3259">
        <w:rPr>
          <w:rFonts w:ascii="Arial" w:hAnsi="Arial" w:cs="Arial"/>
          <w:sz w:val="22"/>
          <w:szCs w:val="22"/>
          <w:lang w:val="id-ID"/>
        </w:rPr>
        <w:t>imulai dari tanggal masuk sampai dengan tanggal keluar</w:t>
      </w:r>
      <w:r w:rsidR="000A6E02" w:rsidRPr="000D3259">
        <w:rPr>
          <w:rFonts w:ascii="Arial" w:hAnsi="Arial" w:cs="Arial"/>
          <w:sz w:val="22"/>
          <w:szCs w:val="22"/>
          <w:lang w:val="id-ID"/>
        </w:rPr>
        <w:t xml:space="preserve"> dengan ketentuan apabila</w:t>
      </w:r>
      <w:r w:rsidR="00F12354" w:rsidRPr="000D3259">
        <w:rPr>
          <w:rFonts w:ascii="Arial" w:hAnsi="Arial" w:cs="Arial"/>
          <w:sz w:val="22"/>
          <w:szCs w:val="22"/>
          <w:lang w:val="id-ID"/>
        </w:rPr>
        <w:t xml:space="preserve"> tanggal keluar sama dengan tanggal masuk, maka dihitung sebagai 1 (satu) </w:t>
      </w:r>
      <w:r w:rsidR="00B42192" w:rsidRPr="000D3259">
        <w:rPr>
          <w:rFonts w:ascii="Arial" w:hAnsi="Arial" w:cs="Arial"/>
          <w:sz w:val="22"/>
          <w:szCs w:val="22"/>
          <w:lang w:val="id-ID"/>
        </w:rPr>
        <w:t xml:space="preserve">Hari Rawat </w:t>
      </w:r>
      <w:r w:rsidR="00F12354" w:rsidRPr="000D3259">
        <w:rPr>
          <w:rFonts w:ascii="Arial" w:hAnsi="Arial" w:cs="Arial"/>
          <w:sz w:val="22"/>
          <w:szCs w:val="22"/>
          <w:lang w:val="id-ID"/>
        </w:rPr>
        <w:t xml:space="preserve">inap atau perhitungan rawat inap lain yang disepakati antara </w:t>
      </w:r>
      <w:r w:rsidR="002E7E94" w:rsidRPr="000D3259">
        <w:rPr>
          <w:rFonts w:ascii="Arial" w:hAnsi="Arial" w:cs="Arial"/>
          <w:b/>
          <w:bCs/>
          <w:sz w:val="22"/>
          <w:szCs w:val="22"/>
          <w:lang w:val="id-ID"/>
        </w:rPr>
        <w:t>PARA PIHAK</w:t>
      </w:r>
      <w:r w:rsidR="00962A2B">
        <w:rPr>
          <w:rFonts w:ascii="Arial" w:hAnsi="Arial" w:cs="Arial"/>
          <w:sz w:val="22"/>
          <w:szCs w:val="22"/>
          <w:lang w:val="id-ID"/>
        </w:rPr>
        <w:t xml:space="preserve"> secara kasus per-</w:t>
      </w:r>
      <w:r w:rsidR="00F12354" w:rsidRPr="000D3259">
        <w:rPr>
          <w:rFonts w:ascii="Arial" w:hAnsi="Arial" w:cs="Arial"/>
          <w:sz w:val="22"/>
          <w:szCs w:val="22"/>
          <w:lang w:val="id-ID"/>
        </w:rPr>
        <w:t>kasus</w:t>
      </w:r>
      <w:r w:rsidR="00AC0A9E" w:rsidRPr="000D3259">
        <w:rPr>
          <w:rFonts w:ascii="Arial" w:hAnsi="Arial" w:cs="Arial"/>
          <w:sz w:val="22"/>
          <w:szCs w:val="22"/>
          <w:lang w:val="id-ID"/>
        </w:rPr>
        <w:t>.</w:t>
      </w:r>
      <w:r w:rsidR="00F12354" w:rsidRPr="000D3259">
        <w:rPr>
          <w:rFonts w:ascii="Arial" w:hAnsi="Arial" w:cs="Arial"/>
          <w:sz w:val="22"/>
          <w:szCs w:val="22"/>
          <w:lang w:val="id-ID"/>
        </w:rPr>
        <w:t xml:space="preserve"> </w:t>
      </w:r>
    </w:p>
    <w:p w14:paraId="62DEAE3F" w14:textId="77777777" w:rsidR="00F12354" w:rsidRPr="000D3259" w:rsidRDefault="00F12354" w:rsidP="000D3259">
      <w:pPr>
        <w:spacing w:line="276" w:lineRule="auto"/>
        <w:ind w:left="851" w:hanging="425"/>
        <w:jc w:val="both"/>
        <w:rPr>
          <w:rFonts w:ascii="Arial" w:hAnsi="Arial" w:cs="Arial"/>
          <w:sz w:val="22"/>
          <w:szCs w:val="22"/>
          <w:lang w:val="id-ID"/>
        </w:rPr>
      </w:pPr>
    </w:p>
    <w:p w14:paraId="13CF8A8B" w14:textId="7ADCB584" w:rsidR="00F43552" w:rsidRPr="000D3259" w:rsidRDefault="006D5CF7"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bCs/>
          <w:i/>
          <w:sz w:val="22"/>
          <w:szCs w:val="22"/>
          <w:lang w:val="id-ID"/>
        </w:rPr>
        <w:t>Hospital Liaison Officer</w:t>
      </w:r>
      <w:r w:rsidRPr="000D3259">
        <w:rPr>
          <w:rFonts w:ascii="Arial" w:hAnsi="Arial" w:cs="Arial"/>
          <w:b/>
          <w:bCs/>
          <w:sz w:val="22"/>
          <w:szCs w:val="22"/>
          <w:lang w:val="id-ID"/>
        </w:rPr>
        <w:t xml:space="preserve"> (HLO) </w:t>
      </w:r>
      <w:r w:rsidRPr="000D3259">
        <w:rPr>
          <w:rFonts w:ascii="Arial" w:hAnsi="Arial" w:cs="Arial"/>
          <w:sz w:val="22"/>
          <w:szCs w:val="22"/>
          <w:lang w:val="id-ID"/>
        </w:rPr>
        <w:t xml:space="preserve">adalah pegawai </w:t>
      </w:r>
      <w:r w:rsidRPr="000D3259">
        <w:rPr>
          <w:rFonts w:ascii="Arial" w:hAnsi="Arial" w:cs="Arial"/>
          <w:b/>
          <w:sz w:val="22"/>
          <w:szCs w:val="22"/>
        </w:rPr>
        <w:t>PIHAK KEDUA</w:t>
      </w:r>
      <w:r w:rsidRPr="000D3259">
        <w:rPr>
          <w:rFonts w:ascii="Arial" w:hAnsi="Arial" w:cs="Arial"/>
          <w:sz w:val="22"/>
          <w:szCs w:val="22"/>
        </w:rPr>
        <w:t xml:space="preserve"> </w:t>
      </w:r>
      <w:r w:rsidRPr="000D3259">
        <w:rPr>
          <w:rFonts w:ascii="Arial" w:hAnsi="Arial" w:cs="Arial"/>
          <w:sz w:val="22"/>
          <w:szCs w:val="22"/>
          <w:lang w:val="id-ID"/>
        </w:rPr>
        <w:t xml:space="preserve">yang ditunjuk sebagai penghubung antara </w:t>
      </w:r>
      <w:r w:rsidRPr="000D3259">
        <w:rPr>
          <w:rFonts w:ascii="Arial" w:hAnsi="Arial" w:cs="Arial"/>
          <w:b/>
          <w:sz w:val="22"/>
          <w:szCs w:val="22"/>
          <w:lang w:val="id-ID"/>
        </w:rPr>
        <w:t>PIHAK KEDUA</w:t>
      </w:r>
      <w:r w:rsidRPr="000D3259">
        <w:rPr>
          <w:rFonts w:ascii="Arial" w:hAnsi="Arial" w:cs="Arial"/>
          <w:sz w:val="22"/>
          <w:szCs w:val="22"/>
          <w:lang w:val="id-ID"/>
        </w:rPr>
        <w:t xml:space="preserve"> dengan </w:t>
      </w:r>
      <w:r w:rsidRPr="000D3259">
        <w:rPr>
          <w:rFonts w:ascii="Arial" w:hAnsi="Arial" w:cs="Arial"/>
          <w:b/>
          <w:sz w:val="22"/>
          <w:szCs w:val="22"/>
          <w:lang w:val="id-ID"/>
        </w:rPr>
        <w:t>PIHAK PERTAMA</w:t>
      </w:r>
      <w:r w:rsidRPr="000D3259">
        <w:rPr>
          <w:rFonts w:ascii="Arial" w:hAnsi="Arial" w:cs="Arial"/>
          <w:sz w:val="22"/>
          <w:szCs w:val="22"/>
          <w:lang w:val="id-ID"/>
        </w:rPr>
        <w:t xml:space="preserve"> dan memiliki tugas termasuk tetapi tidak terbatas pada pemberian informasi </w:t>
      </w:r>
      <w:proofErr w:type="spellStart"/>
      <w:r w:rsidRPr="000D3259">
        <w:rPr>
          <w:rFonts w:ascii="Arial" w:hAnsi="Arial" w:cs="Arial"/>
          <w:sz w:val="22"/>
          <w:szCs w:val="22"/>
        </w:rPr>
        <w:t>tentang</w:t>
      </w:r>
      <w:proofErr w:type="spellEnd"/>
      <w:r w:rsidRPr="000D3259">
        <w:rPr>
          <w:rFonts w:ascii="Arial" w:hAnsi="Arial" w:cs="Arial"/>
          <w:sz w:val="22"/>
          <w:szCs w:val="22"/>
        </w:rPr>
        <w:t xml:space="preserve"> </w:t>
      </w:r>
      <w:r w:rsidRPr="000D3259">
        <w:rPr>
          <w:rFonts w:ascii="Arial" w:hAnsi="Arial" w:cs="Arial"/>
          <w:sz w:val="22"/>
          <w:szCs w:val="22"/>
          <w:lang w:val="id-ID"/>
        </w:rPr>
        <w:t xml:space="preserve">jadwal praktik, hak dan kewajiban </w:t>
      </w:r>
      <w:proofErr w:type="spellStart"/>
      <w:r w:rsidR="00986B62" w:rsidRPr="000D3259">
        <w:rPr>
          <w:rFonts w:ascii="Arial" w:hAnsi="Arial" w:cs="Arial"/>
          <w:sz w:val="22"/>
          <w:szCs w:val="22"/>
        </w:rPr>
        <w:t>Peserta</w:t>
      </w:r>
      <w:proofErr w:type="spellEnd"/>
      <w:r w:rsidRPr="000D3259">
        <w:rPr>
          <w:rFonts w:ascii="Arial" w:hAnsi="Arial" w:cs="Arial"/>
          <w:sz w:val="22"/>
          <w:szCs w:val="22"/>
          <w:lang w:val="id-ID"/>
        </w:rPr>
        <w:t xml:space="preserve"> serta menangani keluhan </w:t>
      </w:r>
      <w:r w:rsidR="00986B62" w:rsidRPr="000D3259">
        <w:rPr>
          <w:rFonts w:ascii="Arial" w:hAnsi="Arial" w:cs="Arial"/>
          <w:sz w:val="22"/>
          <w:szCs w:val="22"/>
          <w:lang w:val="id-ID"/>
        </w:rPr>
        <w:t>Peserta</w:t>
      </w:r>
      <w:r w:rsidR="00AC0A9E" w:rsidRPr="000D3259">
        <w:rPr>
          <w:rFonts w:ascii="Arial" w:hAnsi="Arial" w:cs="Arial"/>
          <w:sz w:val="22"/>
          <w:szCs w:val="22"/>
          <w:lang w:val="id-ID"/>
        </w:rPr>
        <w:t>.</w:t>
      </w:r>
    </w:p>
    <w:p w14:paraId="1C02C04E"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3EFCEDC0" w14:textId="719A963D" w:rsidR="007E2199" w:rsidRPr="00962A2B" w:rsidRDefault="006D5CF7" w:rsidP="00962A2B">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rPr>
        <w:t>Instalasi</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Farmasi</w:t>
      </w:r>
      <w:proofErr w:type="spellEnd"/>
      <w:r w:rsidRPr="000D3259">
        <w:rPr>
          <w:rFonts w:ascii="Arial" w:hAnsi="Arial" w:cs="Arial"/>
          <w:b/>
          <w:sz w:val="22"/>
          <w:szCs w:val="22"/>
        </w:rPr>
        <w:t xml:space="preserve"> (IFRS)</w:t>
      </w:r>
      <w:r w:rsidRPr="000D3259">
        <w:rPr>
          <w:rFonts w:ascii="Arial" w:hAnsi="Arial" w:cs="Arial"/>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000A6E02" w:rsidRPr="000D3259">
        <w:rPr>
          <w:rFonts w:ascii="Arial" w:hAnsi="Arial" w:cs="Arial"/>
          <w:sz w:val="22"/>
          <w:szCs w:val="22"/>
          <w:lang w:val="en-US"/>
        </w:rPr>
        <w:t>penyedia</w:t>
      </w:r>
      <w:proofErr w:type="spellEnd"/>
      <w:r w:rsidR="000A6E02" w:rsidRPr="000D3259">
        <w:rPr>
          <w:rFonts w:ascii="Arial" w:hAnsi="Arial" w:cs="Arial"/>
          <w:sz w:val="22"/>
          <w:szCs w:val="22"/>
          <w:lang w:val="en-US"/>
        </w:rPr>
        <w:t xml:space="preserve"> </w:t>
      </w:r>
      <w:proofErr w:type="spellStart"/>
      <w:r w:rsidR="000A6E02" w:rsidRPr="000D3259">
        <w:rPr>
          <w:rFonts w:ascii="Arial" w:hAnsi="Arial" w:cs="Arial"/>
          <w:sz w:val="22"/>
          <w:szCs w:val="22"/>
          <w:lang w:val="en-US"/>
        </w:rPr>
        <w:t>jasa</w:t>
      </w:r>
      <w:proofErr w:type="spellEnd"/>
      <w:r w:rsidR="000A6E02" w:rsidRPr="000D3259">
        <w:rPr>
          <w:rFonts w:ascii="Arial" w:hAnsi="Arial" w:cs="Arial"/>
          <w:sz w:val="22"/>
          <w:szCs w:val="22"/>
          <w:lang w:val="en-US"/>
        </w:rPr>
        <w:t xml:space="preserve"> </w:t>
      </w:r>
      <w:proofErr w:type="spellStart"/>
      <w:r w:rsidR="000A6E02" w:rsidRPr="000D3259">
        <w:rPr>
          <w:rFonts w:ascii="Arial" w:hAnsi="Arial" w:cs="Arial"/>
          <w:sz w:val="22"/>
          <w:szCs w:val="22"/>
          <w:lang w:val="en-US"/>
        </w:rPr>
        <w:t>farmasi</w:t>
      </w:r>
      <w:proofErr w:type="spellEnd"/>
      <w:r w:rsidR="000A6E02" w:rsidRPr="000D3259">
        <w:rPr>
          <w:rFonts w:ascii="Arial" w:hAnsi="Arial" w:cs="Arial"/>
          <w:sz w:val="22"/>
          <w:szCs w:val="22"/>
          <w:lang w:val="en-US"/>
        </w:rPr>
        <w:t xml:space="preserve"> </w:t>
      </w:r>
      <w:r w:rsidR="000A6E02" w:rsidRPr="000D3259">
        <w:rPr>
          <w:rFonts w:ascii="Arial" w:hAnsi="Arial" w:cs="Arial"/>
          <w:b/>
          <w:sz w:val="22"/>
          <w:szCs w:val="22"/>
          <w:lang w:val="en-US"/>
        </w:rPr>
        <w:t>PIHAK KEDUA</w:t>
      </w:r>
      <w:r w:rsidR="00AC0A9E" w:rsidRPr="000D3259">
        <w:rPr>
          <w:rFonts w:ascii="Arial" w:hAnsi="Arial" w:cs="Arial"/>
          <w:sz w:val="22"/>
          <w:szCs w:val="22"/>
        </w:rPr>
        <w:t>.</w:t>
      </w:r>
    </w:p>
    <w:p w14:paraId="6BDAABC7" w14:textId="555B11D6" w:rsidR="007E2199" w:rsidRPr="00962A2B" w:rsidRDefault="007E2199"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i/>
          <w:sz w:val="22"/>
          <w:szCs w:val="22"/>
          <w:lang w:val="id-ID"/>
        </w:rPr>
        <w:t>Indonesian-Case Based Group</w:t>
      </w:r>
      <w:r w:rsidRPr="000D3259">
        <w:rPr>
          <w:rFonts w:ascii="Arial" w:hAnsi="Arial" w:cs="Arial"/>
          <w:b/>
          <w:sz w:val="22"/>
          <w:szCs w:val="22"/>
          <w:lang w:val="id-ID"/>
        </w:rPr>
        <w:t xml:space="preserve"> (</w:t>
      </w:r>
      <w:r w:rsidRPr="000D3259">
        <w:rPr>
          <w:rFonts w:ascii="Arial" w:hAnsi="Arial" w:cs="Arial"/>
          <w:b/>
          <w:sz w:val="22"/>
          <w:szCs w:val="22"/>
          <w:lang w:val="en-ID"/>
        </w:rPr>
        <w:t>I</w:t>
      </w:r>
      <w:r w:rsidRPr="000D3259">
        <w:rPr>
          <w:rFonts w:ascii="Arial" w:hAnsi="Arial" w:cs="Arial"/>
          <w:b/>
          <w:sz w:val="22"/>
          <w:szCs w:val="22"/>
          <w:lang w:val="id-ID"/>
        </w:rPr>
        <w:t>NA</w:t>
      </w:r>
      <w:r w:rsidRPr="000D3259">
        <w:rPr>
          <w:rFonts w:ascii="Arial" w:hAnsi="Arial" w:cs="Arial"/>
          <w:b/>
          <w:sz w:val="22"/>
          <w:szCs w:val="22"/>
          <w:lang w:val="en-ID"/>
        </w:rPr>
        <w:t>-</w:t>
      </w:r>
      <w:r w:rsidRPr="000D3259">
        <w:rPr>
          <w:rFonts w:ascii="Arial" w:hAnsi="Arial" w:cs="Arial"/>
          <w:b/>
          <w:sz w:val="22"/>
          <w:szCs w:val="22"/>
          <w:lang w:val="id-ID"/>
        </w:rPr>
        <w:t>CBG)</w:t>
      </w:r>
      <w:r w:rsidRPr="000D3259">
        <w:rPr>
          <w:rFonts w:ascii="Arial" w:hAnsi="Arial" w:cs="Arial"/>
          <w:sz w:val="22"/>
          <w:szCs w:val="22"/>
          <w:lang w:val="id-ID"/>
        </w:rPr>
        <w:t xml:space="preserve"> adalah </w:t>
      </w:r>
      <w:proofErr w:type="spellStart"/>
      <w:r w:rsidRPr="000D3259">
        <w:rPr>
          <w:rFonts w:ascii="Arial" w:hAnsi="Arial" w:cs="Arial"/>
          <w:sz w:val="22"/>
          <w:szCs w:val="22"/>
          <w:lang w:val="en-US"/>
        </w:rPr>
        <w:t>tarif</w:t>
      </w:r>
      <w:proofErr w:type="spellEnd"/>
      <w:r w:rsidRPr="000D3259">
        <w:rPr>
          <w:rFonts w:ascii="Arial" w:hAnsi="Arial" w:cs="Arial"/>
          <w:sz w:val="22"/>
          <w:szCs w:val="22"/>
          <w:lang w:val="en-US"/>
        </w:rPr>
        <w:t xml:space="preserve"> k</w:t>
      </w:r>
      <w:r w:rsidRPr="000D3259">
        <w:rPr>
          <w:rFonts w:ascii="Arial" w:hAnsi="Arial" w:cs="Arial"/>
          <w:sz w:val="22"/>
          <w:szCs w:val="22"/>
          <w:lang w:val="id-ID"/>
        </w:rPr>
        <w:t xml:space="preserve">laim </w:t>
      </w:r>
      <w:r w:rsidRPr="000D3259">
        <w:rPr>
          <w:rFonts w:ascii="Arial" w:hAnsi="Arial" w:cs="Arial"/>
          <w:sz w:val="22"/>
          <w:szCs w:val="22"/>
          <w:lang w:val="en-US"/>
        </w:rPr>
        <w:t xml:space="preserve">yang </w:t>
      </w:r>
      <w:proofErr w:type="spellStart"/>
      <w:r w:rsidRPr="000D3259">
        <w:rPr>
          <w:rFonts w:ascii="Arial" w:hAnsi="Arial" w:cs="Arial"/>
          <w:sz w:val="22"/>
          <w:szCs w:val="22"/>
          <w:lang w:val="en-US"/>
        </w:rPr>
        <w:t>ditetapkan</w:t>
      </w:r>
      <w:proofErr w:type="spellEnd"/>
      <w:r w:rsidRPr="000D3259">
        <w:rPr>
          <w:rFonts w:ascii="Arial" w:hAnsi="Arial" w:cs="Arial"/>
          <w:sz w:val="22"/>
          <w:szCs w:val="22"/>
          <w:lang w:val="en-US"/>
        </w:rPr>
        <w:t xml:space="preserve"> </w:t>
      </w:r>
      <w:r w:rsidRPr="000D3259">
        <w:rPr>
          <w:rFonts w:ascii="Arial" w:hAnsi="Arial" w:cs="Arial"/>
          <w:sz w:val="22"/>
          <w:szCs w:val="22"/>
          <w:lang w:val="id-ID"/>
        </w:rPr>
        <w:t>oleh BPJS Kesehatan kepada fasilita</w:t>
      </w:r>
      <w:r w:rsidRPr="000D3259">
        <w:rPr>
          <w:rFonts w:ascii="Arial" w:hAnsi="Arial" w:cs="Arial"/>
          <w:sz w:val="22"/>
          <w:szCs w:val="22"/>
          <w:lang w:val="en-US"/>
        </w:rPr>
        <w:t xml:space="preserve">s </w:t>
      </w:r>
      <w:r w:rsidRPr="000D3259">
        <w:rPr>
          <w:rFonts w:ascii="Arial" w:hAnsi="Arial" w:cs="Arial"/>
          <w:sz w:val="22"/>
          <w:szCs w:val="22"/>
          <w:lang w:val="id-ID"/>
        </w:rPr>
        <w:t xml:space="preserve">kesehatan </w:t>
      </w:r>
      <w:r w:rsidRPr="000D3259">
        <w:rPr>
          <w:rFonts w:ascii="Arial" w:hAnsi="Arial" w:cs="Arial"/>
          <w:sz w:val="22"/>
          <w:szCs w:val="22"/>
          <w:lang w:val="en-US"/>
        </w:rPr>
        <w:t>r</w:t>
      </w:r>
      <w:r w:rsidRPr="000D3259">
        <w:rPr>
          <w:rFonts w:ascii="Arial" w:hAnsi="Arial" w:cs="Arial"/>
          <w:sz w:val="22"/>
          <w:szCs w:val="22"/>
          <w:lang w:val="id-ID"/>
        </w:rPr>
        <w:t xml:space="preserve">ujukan tingkat lanjutan atas paket </w:t>
      </w:r>
      <w:r w:rsidRPr="000D3259">
        <w:rPr>
          <w:rFonts w:ascii="Arial" w:hAnsi="Arial" w:cs="Arial"/>
          <w:sz w:val="22"/>
          <w:szCs w:val="22"/>
          <w:lang w:val="en-US"/>
        </w:rPr>
        <w:t>pe</w:t>
      </w:r>
      <w:r w:rsidRPr="000D3259">
        <w:rPr>
          <w:rFonts w:ascii="Arial" w:hAnsi="Arial" w:cs="Arial"/>
          <w:sz w:val="22"/>
          <w:szCs w:val="22"/>
          <w:lang w:val="id-ID"/>
        </w:rPr>
        <w:t>layanan</w:t>
      </w:r>
      <w:r w:rsidRPr="000D3259">
        <w:rPr>
          <w:rFonts w:ascii="Arial" w:hAnsi="Arial" w:cs="Arial"/>
          <w:sz w:val="22"/>
          <w:szCs w:val="22"/>
          <w:lang w:val="en-US"/>
        </w:rPr>
        <w:t xml:space="preserve"> </w:t>
      </w:r>
      <w:proofErr w:type="spellStart"/>
      <w:r w:rsidRPr="000D3259">
        <w:rPr>
          <w:rFonts w:ascii="Arial" w:hAnsi="Arial" w:cs="Arial"/>
          <w:sz w:val="22"/>
          <w:szCs w:val="22"/>
          <w:lang w:val="en-US"/>
        </w:rPr>
        <w:t>kesehatan</w:t>
      </w:r>
      <w:proofErr w:type="spellEnd"/>
      <w:r w:rsidRPr="000D3259">
        <w:rPr>
          <w:rFonts w:ascii="Arial" w:hAnsi="Arial" w:cs="Arial"/>
          <w:sz w:val="22"/>
          <w:szCs w:val="22"/>
          <w:lang w:val="id-ID"/>
        </w:rPr>
        <w:t xml:space="preserve"> yang didasarkan kepada pengelompokan diagnosis penyakit dan prosedur</w:t>
      </w:r>
      <w:r w:rsidRPr="000D3259">
        <w:rPr>
          <w:rFonts w:ascii="Arial" w:hAnsi="Arial" w:cs="Arial"/>
          <w:sz w:val="22"/>
          <w:szCs w:val="22"/>
          <w:lang w:val="en-US"/>
        </w:rPr>
        <w:t>.</w:t>
      </w:r>
    </w:p>
    <w:p w14:paraId="21C82DDD" w14:textId="77777777" w:rsidR="00962A2B" w:rsidRPr="000D3259" w:rsidRDefault="00962A2B" w:rsidP="00962A2B">
      <w:pPr>
        <w:pStyle w:val="BodyTextIndent3"/>
        <w:tabs>
          <w:tab w:val="clear" w:pos="1800"/>
          <w:tab w:val="clear" w:pos="4560"/>
        </w:tabs>
        <w:spacing w:after="0" w:line="276" w:lineRule="auto"/>
        <w:ind w:left="851" w:firstLine="0"/>
        <w:rPr>
          <w:rFonts w:ascii="Arial" w:hAnsi="Arial" w:cs="Arial"/>
          <w:sz w:val="22"/>
          <w:szCs w:val="22"/>
        </w:rPr>
      </w:pPr>
    </w:p>
    <w:p w14:paraId="54FED855" w14:textId="65B97DBE" w:rsidR="007E2199" w:rsidRPr="000D3259" w:rsidRDefault="007E2199"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commentRangeStart w:id="5"/>
      <w:proofErr w:type="spellStart"/>
      <w:r w:rsidRPr="000D3259">
        <w:rPr>
          <w:rFonts w:ascii="Arial" w:hAnsi="Arial" w:cs="Arial"/>
          <w:b/>
          <w:sz w:val="22"/>
          <w:szCs w:val="22"/>
          <w:lang w:val="en-ID"/>
        </w:rPr>
        <w:t>Jenis</w:t>
      </w:r>
      <w:proofErr w:type="spellEnd"/>
      <w:r w:rsidRPr="000D3259">
        <w:rPr>
          <w:rFonts w:ascii="Arial" w:hAnsi="Arial" w:cs="Arial"/>
          <w:b/>
          <w:sz w:val="22"/>
          <w:szCs w:val="22"/>
          <w:lang w:val="en-ID"/>
        </w:rPr>
        <w:t xml:space="preserve"> </w:t>
      </w:r>
      <w:proofErr w:type="spellStart"/>
      <w:r w:rsidRPr="000D3259">
        <w:rPr>
          <w:rFonts w:ascii="Arial" w:hAnsi="Arial" w:cs="Arial"/>
          <w:b/>
          <w:sz w:val="22"/>
          <w:szCs w:val="22"/>
          <w:lang w:val="en-ID"/>
        </w:rPr>
        <w:t>Pelayanan</w:t>
      </w:r>
      <w:proofErr w:type="spellEnd"/>
      <w:r w:rsidRPr="000D3259">
        <w:rPr>
          <w:rFonts w:ascii="Arial" w:hAnsi="Arial" w:cs="Arial"/>
          <w:b/>
          <w:sz w:val="22"/>
          <w:szCs w:val="22"/>
          <w:lang w:val="en-ID"/>
        </w:rPr>
        <w:t xml:space="preserve"> (</w:t>
      </w:r>
      <w:proofErr w:type="spellStart"/>
      <w:r w:rsidRPr="000D3259">
        <w:rPr>
          <w:rFonts w:ascii="Arial" w:hAnsi="Arial" w:cs="Arial"/>
          <w:b/>
          <w:sz w:val="22"/>
          <w:szCs w:val="22"/>
          <w:lang w:val="en-ID"/>
        </w:rPr>
        <w:t>Jenpel</w:t>
      </w:r>
      <w:proofErr w:type="spellEnd"/>
      <w:r w:rsidRPr="000D3259">
        <w:rPr>
          <w:rFonts w:ascii="Arial" w:hAnsi="Arial" w:cs="Arial"/>
          <w:b/>
          <w:sz w:val="22"/>
          <w:szCs w:val="22"/>
          <w:lang w:val="en-ID"/>
        </w:rPr>
        <w:t>)</w:t>
      </w:r>
      <w:r w:rsidRPr="000D3259">
        <w:rPr>
          <w:rFonts w:ascii="Arial" w:hAnsi="Arial" w:cs="Arial"/>
          <w:sz w:val="22"/>
          <w:szCs w:val="22"/>
          <w:lang w:val="en-ID"/>
        </w:rPr>
        <w:t xml:space="preserve"> </w:t>
      </w:r>
      <w:proofErr w:type="spellStart"/>
      <w:r w:rsidRPr="000D3259">
        <w:rPr>
          <w:rFonts w:ascii="Arial" w:hAnsi="Arial" w:cs="Arial"/>
          <w:sz w:val="22"/>
          <w:szCs w:val="22"/>
          <w:lang w:val="en-ID"/>
        </w:rPr>
        <w:t>adalah</w:t>
      </w:r>
      <w:proofErr w:type="spellEnd"/>
      <w:r w:rsidRPr="000D3259">
        <w:rPr>
          <w:rFonts w:ascii="Arial" w:hAnsi="Arial" w:cs="Arial"/>
          <w:sz w:val="22"/>
          <w:szCs w:val="22"/>
          <w:lang w:val="en-ID"/>
        </w:rPr>
        <w:t xml:space="preserve"> daftar </w:t>
      </w:r>
      <w:proofErr w:type="spellStart"/>
      <w:r w:rsidRPr="000D3259">
        <w:rPr>
          <w:rFonts w:ascii="Arial" w:hAnsi="Arial" w:cs="Arial"/>
          <w:sz w:val="22"/>
          <w:szCs w:val="22"/>
          <w:lang w:val="en-ID"/>
        </w:rPr>
        <w:t>pelayanan</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lang w:val="en-ID"/>
        </w:rPr>
        <w:t>kesehatan</w:t>
      </w:r>
      <w:proofErr w:type="spellEnd"/>
      <w:r w:rsidRPr="000D3259">
        <w:rPr>
          <w:rFonts w:ascii="Arial" w:hAnsi="Arial" w:cs="Arial"/>
          <w:sz w:val="22"/>
          <w:szCs w:val="22"/>
          <w:lang w:val="en-ID"/>
        </w:rPr>
        <w:t xml:space="preserve"> dan </w:t>
      </w:r>
      <w:proofErr w:type="spellStart"/>
      <w:r w:rsidRPr="000D3259">
        <w:rPr>
          <w:rFonts w:ascii="Arial" w:hAnsi="Arial" w:cs="Arial"/>
          <w:sz w:val="22"/>
          <w:szCs w:val="22"/>
          <w:lang w:val="en-ID"/>
        </w:rPr>
        <w:t>tarif</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lang w:val="en-ID"/>
        </w:rPr>
        <w:t>kesepakatan</w:t>
      </w:r>
      <w:proofErr w:type="spellEnd"/>
      <w:r w:rsidRPr="000D3259">
        <w:rPr>
          <w:rFonts w:ascii="Arial" w:hAnsi="Arial" w:cs="Arial"/>
          <w:sz w:val="22"/>
          <w:szCs w:val="22"/>
          <w:lang w:val="en-ID"/>
        </w:rPr>
        <w:t xml:space="preserve"> yang </w:t>
      </w:r>
      <w:proofErr w:type="spellStart"/>
      <w:r w:rsidRPr="000D3259">
        <w:rPr>
          <w:rFonts w:ascii="Arial" w:hAnsi="Arial" w:cs="Arial"/>
          <w:sz w:val="22"/>
          <w:szCs w:val="22"/>
          <w:lang w:val="en-ID"/>
        </w:rPr>
        <w:t>disepakati</w:t>
      </w:r>
      <w:proofErr w:type="spellEnd"/>
      <w:r w:rsidRPr="000D3259">
        <w:rPr>
          <w:rFonts w:ascii="Arial" w:hAnsi="Arial" w:cs="Arial"/>
          <w:sz w:val="22"/>
          <w:szCs w:val="22"/>
          <w:lang w:val="en-ID"/>
        </w:rPr>
        <w:t xml:space="preserve"> </w:t>
      </w:r>
      <w:r w:rsidR="002E7E94" w:rsidRPr="000D3259">
        <w:rPr>
          <w:rFonts w:ascii="Arial" w:hAnsi="Arial" w:cs="Arial"/>
          <w:b/>
          <w:bCs/>
          <w:sz w:val="22"/>
          <w:szCs w:val="22"/>
          <w:lang w:val="en-ID"/>
        </w:rPr>
        <w:t>PARA PIHAK</w:t>
      </w:r>
      <w:r w:rsidRPr="000D3259">
        <w:rPr>
          <w:rFonts w:ascii="Arial" w:hAnsi="Arial" w:cs="Arial"/>
          <w:b/>
          <w:sz w:val="22"/>
          <w:szCs w:val="22"/>
          <w:lang w:val="en-ID"/>
        </w:rPr>
        <w:t xml:space="preserve"> </w:t>
      </w:r>
      <w:r w:rsidRPr="000D3259">
        <w:rPr>
          <w:rFonts w:ascii="Arial" w:hAnsi="Arial" w:cs="Arial"/>
          <w:sz w:val="22"/>
          <w:szCs w:val="22"/>
          <w:lang w:val="en-ID"/>
        </w:rPr>
        <w:t xml:space="preserve">yang </w:t>
      </w:r>
      <w:proofErr w:type="spellStart"/>
      <w:r w:rsidRPr="000D3259">
        <w:rPr>
          <w:rFonts w:ascii="Arial" w:hAnsi="Arial" w:cs="Arial"/>
          <w:sz w:val="22"/>
          <w:szCs w:val="22"/>
          <w:lang w:val="en-ID"/>
        </w:rPr>
        <w:t>diatur</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lang w:val="en-ID"/>
        </w:rPr>
        <w:t>dalam</w:t>
      </w:r>
      <w:proofErr w:type="spellEnd"/>
      <w:r w:rsidRPr="000D3259">
        <w:rPr>
          <w:rFonts w:ascii="Arial" w:hAnsi="Arial" w:cs="Arial"/>
          <w:sz w:val="22"/>
          <w:szCs w:val="22"/>
          <w:lang w:val="en-ID"/>
        </w:rPr>
        <w:t xml:space="preserve"> Lampiran </w:t>
      </w:r>
      <w:proofErr w:type="spellStart"/>
      <w:r w:rsidRPr="000D3259">
        <w:rPr>
          <w:rFonts w:ascii="Arial" w:hAnsi="Arial" w:cs="Arial"/>
          <w:sz w:val="22"/>
          <w:szCs w:val="22"/>
          <w:lang w:val="en-ID"/>
        </w:rPr>
        <w:t>Perjanjian</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lang w:val="en-ID"/>
        </w:rPr>
        <w:t>ini</w:t>
      </w:r>
      <w:commentRangeEnd w:id="5"/>
      <w:proofErr w:type="spellEnd"/>
      <w:r w:rsidRPr="000D3259">
        <w:rPr>
          <w:rStyle w:val="CommentReference"/>
          <w:rFonts w:ascii="Arial" w:eastAsia="Times New Roman" w:hAnsi="Arial" w:cs="Arial"/>
          <w:noProof/>
          <w:sz w:val="22"/>
          <w:szCs w:val="22"/>
        </w:rPr>
        <w:commentReference w:id="5"/>
      </w:r>
      <w:r w:rsidR="007E0FCC" w:rsidRPr="000D3259">
        <w:rPr>
          <w:rFonts w:ascii="Arial" w:hAnsi="Arial" w:cs="Arial"/>
          <w:sz w:val="22"/>
          <w:szCs w:val="22"/>
          <w:lang w:val="en-ID"/>
        </w:rPr>
        <w:t>.</w:t>
      </w:r>
    </w:p>
    <w:p w14:paraId="12B49F98" w14:textId="77777777" w:rsidR="007A49E2" w:rsidRPr="000D3259" w:rsidRDefault="007A49E2" w:rsidP="000D3259">
      <w:pPr>
        <w:pStyle w:val="ListParagraph"/>
        <w:spacing w:line="276" w:lineRule="auto"/>
        <w:ind w:left="851" w:hanging="425"/>
        <w:rPr>
          <w:rFonts w:ascii="Arial" w:hAnsi="Arial" w:cs="Arial"/>
          <w:b/>
          <w:bCs/>
          <w:sz w:val="22"/>
          <w:szCs w:val="22"/>
        </w:rPr>
      </w:pPr>
    </w:p>
    <w:p w14:paraId="365B40EB" w14:textId="36D3EAB7" w:rsidR="00B345E2" w:rsidRPr="000D3259" w:rsidRDefault="005C565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eastAsia="Calibri" w:hAnsi="Arial" w:cs="Arial"/>
          <w:b/>
          <w:sz w:val="22"/>
          <w:szCs w:val="22"/>
          <w:lang w:val="en-US" w:eastAsia="en-US"/>
        </w:rPr>
        <w:t>Kartu</w:t>
      </w:r>
      <w:proofErr w:type="spellEnd"/>
      <w:r w:rsidRPr="000D3259">
        <w:rPr>
          <w:rFonts w:ascii="Arial" w:eastAsia="Calibri" w:hAnsi="Arial" w:cs="Arial"/>
          <w:b/>
          <w:sz w:val="22"/>
          <w:szCs w:val="22"/>
          <w:lang w:val="en-US" w:eastAsia="en-US"/>
        </w:rPr>
        <w:t xml:space="preserve"> BRILIFE</w:t>
      </w:r>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adalah</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bukti</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keikutsertaan</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pertanggungan</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asuransi</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Peserta</w:t>
      </w:r>
      <w:proofErr w:type="spellEnd"/>
      <w:r w:rsidRPr="000D3259">
        <w:rPr>
          <w:rFonts w:ascii="Arial" w:eastAsia="Calibri" w:hAnsi="Arial" w:cs="Arial"/>
          <w:sz w:val="22"/>
          <w:szCs w:val="22"/>
          <w:lang w:val="en-US" w:eastAsia="en-US"/>
        </w:rPr>
        <w:t xml:space="preserve"> di </w:t>
      </w:r>
      <w:r w:rsidRPr="000D3259">
        <w:rPr>
          <w:rFonts w:ascii="Arial" w:eastAsia="Calibri" w:hAnsi="Arial" w:cs="Arial"/>
          <w:b/>
          <w:sz w:val="22"/>
          <w:szCs w:val="22"/>
          <w:lang w:val="en-US" w:eastAsia="en-US"/>
        </w:rPr>
        <w:t>PIHAK PERTAMA</w:t>
      </w:r>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dengan</w:t>
      </w:r>
      <w:proofErr w:type="spellEnd"/>
      <w:r w:rsidRPr="000D3259">
        <w:rPr>
          <w:rFonts w:ascii="Arial" w:eastAsia="Calibri" w:hAnsi="Arial" w:cs="Arial"/>
          <w:sz w:val="22"/>
          <w:szCs w:val="22"/>
          <w:lang w:val="en-US" w:eastAsia="en-US"/>
        </w:rPr>
        <w:t xml:space="preserve"> logo BRILIFE </w:t>
      </w:r>
      <w:r w:rsidR="00962A2B">
        <w:rPr>
          <w:rFonts w:ascii="Arial" w:eastAsia="Calibri" w:hAnsi="Arial" w:cs="Arial"/>
          <w:sz w:val="22"/>
          <w:szCs w:val="22"/>
          <w:lang w:val="en-US" w:eastAsia="en-US"/>
        </w:rPr>
        <w:t>dan/</w:t>
      </w:r>
      <w:proofErr w:type="spellStart"/>
      <w:r w:rsidR="00DA3F8C" w:rsidRPr="000D3259">
        <w:rPr>
          <w:rFonts w:ascii="Arial" w:eastAsia="Calibri" w:hAnsi="Arial" w:cs="Arial"/>
          <w:sz w:val="22"/>
          <w:szCs w:val="22"/>
          <w:lang w:val="en-US" w:eastAsia="en-US"/>
        </w:rPr>
        <w:t>atau</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dengan</w:t>
      </w:r>
      <w:proofErr w:type="spellEnd"/>
      <w:r w:rsidRPr="000D3259">
        <w:rPr>
          <w:rFonts w:ascii="Arial" w:eastAsia="Calibri" w:hAnsi="Arial" w:cs="Arial"/>
          <w:sz w:val="22"/>
          <w:szCs w:val="22"/>
          <w:lang w:val="en-US" w:eastAsia="en-US"/>
        </w:rPr>
        <w:t xml:space="preserve"> logo </w:t>
      </w:r>
      <w:r w:rsidRPr="000D3259">
        <w:rPr>
          <w:rFonts w:ascii="Arial" w:eastAsia="Calibri" w:hAnsi="Arial" w:cs="Arial"/>
          <w:i/>
          <w:sz w:val="22"/>
          <w:szCs w:val="22"/>
          <w:lang w:val="en-US" w:eastAsia="en-US"/>
        </w:rPr>
        <w:t>Co-Branding</w:t>
      </w:r>
      <w:r w:rsidRPr="000D3259">
        <w:rPr>
          <w:rFonts w:ascii="Arial" w:eastAsia="Calibri" w:hAnsi="Arial" w:cs="Arial"/>
          <w:sz w:val="22"/>
          <w:szCs w:val="22"/>
          <w:lang w:val="en-US" w:eastAsia="en-US"/>
        </w:rPr>
        <w:t xml:space="preserve"> BRILIFE </w:t>
      </w:r>
      <w:proofErr w:type="spellStart"/>
      <w:r w:rsidRPr="000D3259">
        <w:rPr>
          <w:rFonts w:ascii="Arial" w:eastAsia="Calibri" w:hAnsi="Arial" w:cs="Arial"/>
          <w:sz w:val="22"/>
          <w:szCs w:val="22"/>
          <w:lang w:val="en-US" w:eastAsia="en-US"/>
        </w:rPr>
        <w:t>dengan</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pihak</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ketiga</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baik</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berbentuk</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fisik</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maupun</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dalam</w:t>
      </w:r>
      <w:proofErr w:type="spellEnd"/>
      <w:r w:rsidRPr="000D3259">
        <w:rPr>
          <w:rFonts w:ascii="Arial" w:eastAsia="Calibri" w:hAnsi="Arial" w:cs="Arial"/>
          <w:sz w:val="22"/>
          <w:szCs w:val="22"/>
          <w:lang w:val="en-US" w:eastAsia="en-US"/>
        </w:rPr>
        <w:t xml:space="preserve"> </w:t>
      </w:r>
      <w:proofErr w:type="spellStart"/>
      <w:r w:rsidRPr="000D3259">
        <w:rPr>
          <w:rFonts w:ascii="Arial" w:eastAsia="Calibri" w:hAnsi="Arial" w:cs="Arial"/>
          <w:sz w:val="22"/>
          <w:szCs w:val="22"/>
          <w:lang w:val="en-US" w:eastAsia="en-US"/>
        </w:rPr>
        <w:t>bentuk</w:t>
      </w:r>
      <w:proofErr w:type="spellEnd"/>
      <w:r w:rsidRPr="000D3259">
        <w:rPr>
          <w:rFonts w:ascii="Arial" w:eastAsia="Calibri" w:hAnsi="Arial" w:cs="Arial"/>
          <w:sz w:val="22"/>
          <w:szCs w:val="22"/>
          <w:lang w:val="en-US" w:eastAsia="en-US"/>
        </w:rPr>
        <w:t xml:space="preserve"> </w:t>
      </w:r>
      <w:r w:rsidRPr="000D3259">
        <w:rPr>
          <w:rFonts w:ascii="Arial" w:eastAsia="Calibri" w:hAnsi="Arial" w:cs="Arial"/>
          <w:iCs/>
          <w:sz w:val="22"/>
          <w:szCs w:val="22"/>
          <w:lang w:val="en-US" w:eastAsia="en-US"/>
        </w:rPr>
        <w:t>virtual</w:t>
      </w:r>
      <w:r w:rsidR="00AC0A9E" w:rsidRPr="000D3259">
        <w:rPr>
          <w:rFonts w:ascii="Arial" w:hAnsi="Arial" w:cs="Arial"/>
          <w:sz w:val="22"/>
          <w:szCs w:val="22"/>
        </w:rPr>
        <w:t>.</w:t>
      </w:r>
    </w:p>
    <w:p w14:paraId="65D641C6" w14:textId="77777777" w:rsidR="00DD52A6" w:rsidRPr="000D3259" w:rsidRDefault="00DD52A6" w:rsidP="000D3259">
      <w:pPr>
        <w:pStyle w:val="BodyTextIndent3"/>
        <w:tabs>
          <w:tab w:val="clear" w:pos="1800"/>
          <w:tab w:val="clear" w:pos="4560"/>
        </w:tabs>
        <w:spacing w:after="0" w:line="276" w:lineRule="auto"/>
        <w:ind w:left="851" w:hanging="425"/>
        <w:rPr>
          <w:rFonts w:ascii="Arial" w:hAnsi="Arial" w:cs="Arial"/>
          <w:sz w:val="22"/>
          <w:szCs w:val="22"/>
        </w:rPr>
      </w:pPr>
      <w:r w:rsidRPr="000D3259">
        <w:rPr>
          <w:rFonts w:ascii="Arial" w:hAnsi="Arial" w:cs="Arial"/>
          <w:sz w:val="22"/>
          <w:szCs w:val="22"/>
        </w:rPr>
        <w:t xml:space="preserve"> </w:t>
      </w:r>
    </w:p>
    <w:p w14:paraId="67A630EE" w14:textId="31D994D3" w:rsidR="00714F69" w:rsidRPr="000D3259" w:rsidRDefault="00714F69"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bCs/>
          <w:sz w:val="22"/>
          <w:szCs w:val="22"/>
        </w:rPr>
        <w:t xml:space="preserve">Kelas </w:t>
      </w:r>
      <w:proofErr w:type="spellStart"/>
      <w:r w:rsidRPr="000D3259">
        <w:rPr>
          <w:rFonts w:ascii="Arial" w:hAnsi="Arial" w:cs="Arial"/>
          <w:b/>
          <w:bCs/>
          <w:sz w:val="22"/>
          <w:szCs w:val="22"/>
        </w:rPr>
        <w:t>Perawatan</w:t>
      </w:r>
      <w:proofErr w:type="spellEnd"/>
      <w:r w:rsidRPr="000D3259">
        <w:rPr>
          <w:rFonts w:ascii="Arial" w:hAnsi="Arial" w:cs="Arial"/>
          <w:b/>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fasilitas</w:t>
      </w:r>
      <w:proofErr w:type="spellEnd"/>
      <w:r w:rsidRPr="000D3259">
        <w:rPr>
          <w:rFonts w:ascii="Arial" w:hAnsi="Arial" w:cs="Arial"/>
          <w:i/>
          <w:sz w:val="22"/>
          <w:szCs w:val="22"/>
        </w:rPr>
        <w:t xml:space="preserve"> </w:t>
      </w:r>
      <w:r w:rsidRPr="000D3259">
        <w:rPr>
          <w:rFonts w:ascii="Arial" w:hAnsi="Arial" w:cs="Arial"/>
          <w:sz w:val="22"/>
          <w:szCs w:val="22"/>
        </w:rPr>
        <w:t xml:space="preserve">Rawat </w:t>
      </w:r>
      <w:proofErr w:type="spellStart"/>
      <w:r w:rsidRPr="000D3259">
        <w:rPr>
          <w:rFonts w:ascii="Arial" w:hAnsi="Arial" w:cs="Arial"/>
          <w:sz w:val="22"/>
          <w:szCs w:val="22"/>
        </w:rPr>
        <w:t>Inap</w:t>
      </w:r>
      <w:proofErr w:type="spellEnd"/>
      <w:r w:rsidR="00642AA5" w:rsidRPr="000D3259">
        <w:rPr>
          <w:rFonts w:ascii="Arial" w:hAnsi="Arial" w:cs="Arial"/>
          <w:sz w:val="22"/>
          <w:szCs w:val="22"/>
          <w:lang w:val="en-US"/>
        </w:rPr>
        <w:t xml:space="preserve"> </w:t>
      </w:r>
      <w:proofErr w:type="spellStart"/>
      <w:r w:rsidR="00642AA5" w:rsidRPr="000D3259">
        <w:rPr>
          <w:rFonts w:ascii="Arial" w:hAnsi="Arial" w:cs="Arial"/>
          <w:sz w:val="22"/>
          <w:szCs w:val="22"/>
          <w:lang w:val="en-US"/>
        </w:rPr>
        <w:t>termasuk</w:t>
      </w:r>
      <w:proofErr w:type="spellEnd"/>
      <w:r w:rsidR="00642AA5" w:rsidRPr="000D3259">
        <w:rPr>
          <w:rFonts w:ascii="Arial" w:hAnsi="Arial" w:cs="Arial"/>
          <w:sz w:val="22"/>
          <w:szCs w:val="22"/>
          <w:lang w:val="en-US"/>
        </w:rPr>
        <w:t xml:space="preserve"> </w:t>
      </w:r>
      <w:proofErr w:type="spellStart"/>
      <w:r w:rsidR="00642AA5" w:rsidRPr="000D3259">
        <w:rPr>
          <w:rFonts w:ascii="Arial" w:hAnsi="Arial" w:cs="Arial"/>
          <w:sz w:val="22"/>
          <w:szCs w:val="22"/>
          <w:lang w:val="en-US"/>
        </w:rPr>
        <w:t>pelayanan</w:t>
      </w:r>
      <w:proofErr w:type="spellEnd"/>
      <w:r w:rsidR="00642AA5" w:rsidRPr="000D3259">
        <w:rPr>
          <w:rFonts w:ascii="Arial" w:hAnsi="Arial" w:cs="Arial"/>
          <w:sz w:val="22"/>
          <w:szCs w:val="22"/>
          <w:lang w:val="en-US"/>
        </w:rPr>
        <w:t xml:space="preserve"> </w:t>
      </w:r>
      <w:proofErr w:type="spellStart"/>
      <w:r w:rsidR="00642AA5" w:rsidRPr="000D3259">
        <w:rPr>
          <w:rFonts w:ascii="Arial" w:hAnsi="Arial" w:cs="Arial"/>
          <w:sz w:val="22"/>
          <w:szCs w:val="22"/>
          <w:lang w:val="en-US"/>
        </w:rPr>
        <w:t>obat</w:t>
      </w:r>
      <w:proofErr w:type="spellEnd"/>
      <w:r w:rsidR="00642AA5" w:rsidRPr="000D3259">
        <w:rPr>
          <w:rFonts w:ascii="Arial" w:hAnsi="Arial" w:cs="Arial"/>
          <w:sz w:val="22"/>
          <w:szCs w:val="22"/>
          <w:lang w:val="en-US"/>
        </w:rPr>
        <w:t xml:space="preserve"> </w:t>
      </w:r>
      <w:r w:rsidRPr="000D3259">
        <w:rPr>
          <w:rFonts w:ascii="Arial" w:hAnsi="Arial" w:cs="Arial"/>
          <w:sz w:val="22"/>
          <w:szCs w:val="22"/>
        </w:rPr>
        <w:t xml:space="preserve">yang </w:t>
      </w:r>
      <w:proofErr w:type="spellStart"/>
      <w:r w:rsidRPr="000D3259">
        <w:rPr>
          <w:rFonts w:ascii="Arial" w:hAnsi="Arial" w:cs="Arial"/>
          <w:sz w:val="22"/>
          <w:szCs w:val="22"/>
        </w:rPr>
        <w:t>menjadi</w:t>
      </w:r>
      <w:proofErr w:type="spellEnd"/>
      <w:r w:rsidRPr="000D3259">
        <w:rPr>
          <w:rFonts w:ascii="Arial" w:hAnsi="Arial" w:cs="Arial"/>
          <w:sz w:val="22"/>
          <w:szCs w:val="22"/>
        </w:rPr>
        <w:t xml:space="preserve"> </w:t>
      </w:r>
      <w:proofErr w:type="spellStart"/>
      <w:r w:rsidRPr="000D3259">
        <w:rPr>
          <w:rFonts w:ascii="Arial" w:hAnsi="Arial" w:cs="Arial"/>
          <w:sz w:val="22"/>
          <w:szCs w:val="22"/>
        </w:rPr>
        <w:t>hak</w:t>
      </w:r>
      <w:proofErr w:type="spellEnd"/>
      <w:r w:rsidRPr="000D3259">
        <w:rPr>
          <w:rFonts w:ascii="Arial" w:hAnsi="Arial" w:cs="Arial"/>
          <w:sz w:val="22"/>
          <w:szCs w:val="22"/>
        </w:rPr>
        <w:t xml:space="preserve"> </w:t>
      </w:r>
      <w:proofErr w:type="spellStart"/>
      <w:r w:rsidR="00986B62" w:rsidRPr="000D3259">
        <w:rPr>
          <w:rFonts w:ascii="Arial" w:hAnsi="Arial" w:cs="Arial"/>
          <w:sz w:val="22"/>
          <w:szCs w:val="22"/>
        </w:rPr>
        <w:t>Peserta</w:t>
      </w:r>
      <w:proofErr w:type="spellEnd"/>
      <w:r w:rsidR="00333AB8" w:rsidRPr="000D3259">
        <w:rPr>
          <w:rFonts w:ascii="Arial" w:hAnsi="Arial" w:cs="Arial"/>
          <w:sz w:val="22"/>
          <w:szCs w:val="22"/>
          <w:lang w:val="en-US"/>
        </w:rPr>
        <w:t xml:space="preserve"> </w:t>
      </w:r>
      <w:proofErr w:type="spellStart"/>
      <w:r w:rsidRPr="000D3259">
        <w:rPr>
          <w:rFonts w:ascii="Arial" w:hAnsi="Arial" w:cs="Arial"/>
          <w:sz w:val="22"/>
          <w:szCs w:val="22"/>
        </w:rPr>
        <w:t>sesuai</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r w:rsidR="00140851" w:rsidRPr="000D3259">
        <w:rPr>
          <w:rFonts w:ascii="Arial" w:hAnsi="Arial" w:cs="Arial"/>
          <w:sz w:val="22"/>
          <w:szCs w:val="22"/>
          <w:lang w:val="en-US"/>
        </w:rPr>
        <w:t xml:space="preserve">plan pada </w:t>
      </w:r>
      <w:proofErr w:type="spellStart"/>
      <w:r w:rsidR="005C5655" w:rsidRPr="000D3259">
        <w:rPr>
          <w:rFonts w:ascii="Arial" w:hAnsi="Arial" w:cs="Arial"/>
          <w:sz w:val="22"/>
          <w:szCs w:val="22"/>
        </w:rPr>
        <w:t>Kartu</w:t>
      </w:r>
      <w:proofErr w:type="spellEnd"/>
      <w:r w:rsidR="005C5655" w:rsidRPr="000D3259">
        <w:rPr>
          <w:rFonts w:ascii="Arial" w:hAnsi="Arial" w:cs="Arial"/>
          <w:sz w:val="22"/>
          <w:szCs w:val="22"/>
        </w:rPr>
        <w:t xml:space="preserve"> BRILIFE</w:t>
      </w:r>
      <w:r w:rsidR="00642AA5" w:rsidRPr="000D3259">
        <w:rPr>
          <w:rFonts w:ascii="Arial" w:hAnsi="Arial" w:cs="Arial"/>
          <w:sz w:val="22"/>
          <w:szCs w:val="22"/>
          <w:lang w:val="en-US"/>
        </w:rPr>
        <w:t xml:space="preserve"> yang </w:t>
      </w:r>
      <w:proofErr w:type="spellStart"/>
      <w:r w:rsidR="00642AA5" w:rsidRPr="000D3259">
        <w:rPr>
          <w:rFonts w:ascii="Arial" w:hAnsi="Arial" w:cs="Arial"/>
          <w:sz w:val="22"/>
          <w:szCs w:val="22"/>
          <w:lang w:val="en-US"/>
        </w:rPr>
        <w:t>dimiliki</w:t>
      </w:r>
      <w:proofErr w:type="spellEnd"/>
      <w:r w:rsidR="00642AA5" w:rsidRPr="000D3259">
        <w:rPr>
          <w:rFonts w:ascii="Arial" w:hAnsi="Arial" w:cs="Arial"/>
          <w:sz w:val="22"/>
          <w:szCs w:val="22"/>
          <w:lang w:val="en-US"/>
        </w:rPr>
        <w:t xml:space="preserve"> </w:t>
      </w:r>
      <w:proofErr w:type="spellStart"/>
      <w:r w:rsidR="00986B62" w:rsidRPr="000D3259">
        <w:rPr>
          <w:rFonts w:ascii="Arial" w:hAnsi="Arial" w:cs="Arial"/>
          <w:sz w:val="22"/>
          <w:szCs w:val="22"/>
          <w:lang w:val="en-US"/>
        </w:rPr>
        <w:t>Peserta</w:t>
      </w:r>
      <w:proofErr w:type="spellEnd"/>
      <w:r w:rsidR="00AC0A9E" w:rsidRPr="000D3259">
        <w:rPr>
          <w:rFonts w:ascii="Arial" w:hAnsi="Arial" w:cs="Arial"/>
          <w:sz w:val="22"/>
          <w:szCs w:val="22"/>
        </w:rPr>
        <w:t>.</w:t>
      </w:r>
    </w:p>
    <w:p w14:paraId="45B20523" w14:textId="77777777" w:rsidR="007E0FCC" w:rsidRPr="000D3259" w:rsidRDefault="007E0FCC" w:rsidP="000D3259">
      <w:pPr>
        <w:pStyle w:val="ListParagraph"/>
        <w:spacing w:line="276" w:lineRule="auto"/>
        <w:rPr>
          <w:rFonts w:ascii="Arial" w:hAnsi="Arial" w:cs="Arial"/>
          <w:sz w:val="22"/>
          <w:szCs w:val="22"/>
        </w:rPr>
      </w:pPr>
    </w:p>
    <w:p w14:paraId="032F3933" w14:textId="563058BC" w:rsidR="007E0FCC" w:rsidRPr="000D3259" w:rsidRDefault="007E0FCC"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rPr>
        <w:t>Kasus</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Gawat</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Darurat</w:t>
      </w:r>
      <w:proofErr w:type="spellEnd"/>
      <w:r w:rsidRPr="000D3259">
        <w:rPr>
          <w:rFonts w:ascii="Arial" w:hAnsi="Arial" w:cs="Arial"/>
          <w:b/>
          <w:sz w:val="22"/>
          <w:szCs w:val="22"/>
        </w:rPr>
        <w:t xml:space="preserve"> (</w:t>
      </w:r>
      <w:r w:rsidRPr="000D3259">
        <w:rPr>
          <w:rFonts w:ascii="Arial" w:hAnsi="Arial" w:cs="Arial"/>
          <w:b/>
          <w:i/>
          <w:sz w:val="22"/>
          <w:szCs w:val="22"/>
        </w:rPr>
        <w:t xml:space="preserve">emergency)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suatu</w:t>
      </w:r>
      <w:proofErr w:type="spellEnd"/>
      <w:r w:rsidRPr="000D3259">
        <w:rPr>
          <w:rFonts w:ascii="Arial" w:hAnsi="Arial" w:cs="Arial"/>
          <w:sz w:val="22"/>
          <w:szCs w:val="22"/>
        </w:rPr>
        <w:t xml:space="preserve"> </w:t>
      </w:r>
      <w:proofErr w:type="spellStart"/>
      <w:r w:rsidRPr="000D3259">
        <w:rPr>
          <w:rFonts w:ascii="Arial" w:hAnsi="Arial" w:cs="Arial"/>
          <w:sz w:val="22"/>
          <w:szCs w:val="22"/>
        </w:rPr>
        <w:t>kasus</w:t>
      </w:r>
      <w:proofErr w:type="spellEnd"/>
      <w:r w:rsidRPr="000D3259">
        <w:rPr>
          <w:rFonts w:ascii="Arial" w:hAnsi="Arial" w:cs="Arial"/>
          <w:sz w:val="22"/>
          <w:szCs w:val="22"/>
        </w:rPr>
        <w:t>/</w:t>
      </w:r>
      <w:proofErr w:type="spellStart"/>
      <w:r w:rsidRPr="000D3259">
        <w:rPr>
          <w:rFonts w:ascii="Arial" w:hAnsi="Arial" w:cs="Arial"/>
          <w:sz w:val="22"/>
          <w:szCs w:val="22"/>
          <w:lang w:val="id-ID"/>
        </w:rPr>
        <w:t>gangguan</w:t>
      </w:r>
      <w:proofErr w:type="spellEnd"/>
      <w:r w:rsidRPr="000D3259">
        <w:rPr>
          <w:rFonts w:ascii="Arial" w:hAnsi="Arial" w:cs="Arial"/>
          <w:sz w:val="22"/>
          <w:szCs w:val="22"/>
          <w:lang w:val="id-ID"/>
        </w:rPr>
        <w:t xml:space="preserve"> mendadak yang harus mendapatkan pelayanan kesehatan secepatnya untuk mencegah kematian, keparahan, dan/ atau kecacatan sesuai dengan peraturan perundang-undangan</w:t>
      </w:r>
      <w:r w:rsidRPr="000D3259">
        <w:rPr>
          <w:rFonts w:ascii="Arial" w:hAnsi="Arial" w:cs="Arial"/>
          <w:sz w:val="22"/>
          <w:szCs w:val="22"/>
          <w:lang w:val="en-US"/>
        </w:rPr>
        <w:t>.</w:t>
      </w:r>
    </w:p>
    <w:p w14:paraId="7B4C07EB" w14:textId="6904FA34" w:rsidR="00950645" w:rsidRPr="000D3259" w:rsidRDefault="00950645" w:rsidP="000D3259">
      <w:pPr>
        <w:pStyle w:val="BodyTextIndent3"/>
        <w:tabs>
          <w:tab w:val="clear" w:pos="1800"/>
          <w:tab w:val="clear" w:pos="4560"/>
        </w:tabs>
        <w:spacing w:after="0" w:line="276" w:lineRule="auto"/>
        <w:ind w:left="0" w:firstLine="0"/>
        <w:rPr>
          <w:rFonts w:ascii="Arial" w:hAnsi="Arial" w:cs="Arial"/>
          <w:sz w:val="22"/>
          <w:szCs w:val="22"/>
        </w:rPr>
      </w:pPr>
    </w:p>
    <w:p w14:paraId="2ED8B503" w14:textId="329E100C" w:rsidR="00F7548B" w:rsidRPr="000D3259" w:rsidRDefault="00986B62"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bCs/>
          <w:sz w:val="22"/>
          <w:szCs w:val="22"/>
        </w:rPr>
        <w:t>Klaim</w:t>
      </w:r>
      <w:proofErr w:type="spellEnd"/>
      <w:r w:rsidR="005022CA" w:rsidRPr="000D3259">
        <w:rPr>
          <w:rFonts w:ascii="Arial" w:hAnsi="Arial" w:cs="Arial"/>
          <w:b/>
          <w:bCs/>
          <w:sz w:val="22"/>
          <w:szCs w:val="22"/>
        </w:rPr>
        <w:t xml:space="preserve"> </w:t>
      </w:r>
      <w:proofErr w:type="spellStart"/>
      <w:r w:rsidR="005022CA" w:rsidRPr="000D3259">
        <w:rPr>
          <w:rFonts w:ascii="Arial" w:hAnsi="Arial" w:cs="Arial"/>
          <w:bCs/>
          <w:sz w:val="22"/>
          <w:szCs w:val="22"/>
        </w:rPr>
        <w:t>adalah</w:t>
      </w:r>
      <w:proofErr w:type="spellEnd"/>
      <w:r w:rsidR="005022CA" w:rsidRPr="000D3259">
        <w:rPr>
          <w:rFonts w:ascii="Arial" w:hAnsi="Arial" w:cs="Arial"/>
          <w:bCs/>
          <w:sz w:val="22"/>
          <w:szCs w:val="22"/>
        </w:rPr>
        <w:t xml:space="preserve"> </w:t>
      </w:r>
      <w:proofErr w:type="spellStart"/>
      <w:r w:rsidR="005022CA" w:rsidRPr="000D3259">
        <w:rPr>
          <w:rFonts w:ascii="Arial" w:hAnsi="Arial" w:cs="Arial"/>
          <w:bCs/>
          <w:sz w:val="22"/>
          <w:szCs w:val="22"/>
        </w:rPr>
        <w:t>uang</w:t>
      </w:r>
      <w:proofErr w:type="spellEnd"/>
      <w:r w:rsidR="005022CA" w:rsidRPr="000D3259">
        <w:rPr>
          <w:rFonts w:ascii="Arial" w:hAnsi="Arial" w:cs="Arial"/>
          <w:bCs/>
          <w:sz w:val="22"/>
          <w:szCs w:val="22"/>
        </w:rPr>
        <w:t xml:space="preserve"> </w:t>
      </w:r>
      <w:proofErr w:type="spellStart"/>
      <w:r w:rsidR="005022CA" w:rsidRPr="000D3259">
        <w:rPr>
          <w:rFonts w:ascii="Arial" w:hAnsi="Arial" w:cs="Arial"/>
          <w:bCs/>
          <w:sz w:val="22"/>
          <w:szCs w:val="22"/>
        </w:rPr>
        <w:t>penggantian</w:t>
      </w:r>
      <w:proofErr w:type="spellEnd"/>
      <w:r w:rsidR="005022CA" w:rsidRPr="000D3259">
        <w:rPr>
          <w:rFonts w:ascii="Arial" w:hAnsi="Arial" w:cs="Arial"/>
          <w:bCs/>
          <w:sz w:val="22"/>
          <w:szCs w:val="22"/>
        </w:rPr>
        <w:t xml:space="preserve"> </w:t>
      </w:r>
      <w:r w:rsidR="00642AA5" w:rsidRPr="000D3259">
        <w:rPr>
          <w:rFonts w:ascii="Arial" w:hAnsi="Arial" w:cs="Arial"/>
          <w:bCs/>
          <w:sz w:val="22"/>
          <w:szCs w:val="22"/>
          <w:lang w:val="en-US"/>
        </w:rPr>
        <w:t xml:space="preserve">yang </w:t>
      </w:r>
      <w:proofErr w:type="spellStart"/>
      <w:r w:rsidR="00642AA5" w:rsidRPr="000D3259">
        <w:rPr>
          <w:rFonts w:ascii="Arial" w:hAnsi="Arial" w:cs="Arial"/>
          <w:bCs/>
          <w:sz w:val="22"/>
          <w:szCs w:val="22"/>
          <w:lang w:val="en-US"/>
        </w:rPr>
        <w:t>dibayar</w:t>
      </w:r>
      <w:proofErr w:type="spellEnd"/>
      <w:r w:rsidR="00642AA5" w:rsidRPr="000D3259">
        <w:rPr>
          <w:rFonts w:ascii="Arial" w:hAnsi="Arial" w:cs="Arial"/>
          <w:bCs/>
          <w:sz w:val="22"/>
          <w:szCs w:val="22"/>
          <w:lang w:val="en-US"/>
        </w:rPr>
        <w:t xml:space="preserve"> oleh</w:t>
      </w:r>
      <w:r w:rsidR="005022CA" w:rsidRPr="000D3259">
        <w:rPr>
          <w:rFonts w:ascii="Arial" w:hAnsi="Arial" w:cs="Arial"/>
          <w:bCs/>
          <w:sz w:val="22"/>
          <w:szCs w:val="22"/>
        </w:rPr>
        <w:t xml:space="preserve"> </w:t>
      </w:r>
      <w:r w:rsidR="00F7548B" w:rsidRPr="000D3259">
        <w:rPr>
          <w:rFonts w:ascii="Arial" w:hAnsi="Arial" w:cs="Arial"/>
          <w:b/>
          <w:bCs/>
          <w:sz w:val="22"/>
          <w:szCs w:val="22"/>
        </w:rPr>
        <w:t>PIHAK PERTAMA</w:t>
      </w:r>
      <w:r w:rsidR="005022CA" w:rsidRPr="000D3259">
        <w:rPr>
          <w:rFonts w:ascii="Arial" w:hAnsi="Arial" w:cs="Arial"/>
          <w:bCs/>
          <w:sz w:val="22"/>
          <w:szCs w:val="22"/>
        </w:rPr>
        <w:t xml:space="preserve"> </w:t>
      </w:r>
      <w:proofErr w:type="spellStart"/>
      <w:r w:rsidR="00642AA5" w:rsidRPr="000D3259">
        <w:rPr>
          <w:rFonts w:ascii="Arial" w:hAnsi="Arial" w:cs="Arial"/>
          <w:bCs/>
          <w:sz w:val="22"/>
          <w:szCs w:val="22"/>
          <w:lang w:val="en-US"/>
        </w:rPr>
        <w:t>kepada</w:t>
      </w:r>
      <w:proofErr w:type="spellEnd"/>
      <w:r w:rsidR="00642AA5" w:rsidRPr="000D3259">
        <w:rPr>
          <w:rFonts w:ascii="Arial" w:hAnsi="Arial" w:cs="Arial"/>
          <w:bCs/>
          <w:sz w:val="22"/>
          <w:szCs w:val="22"/>
          <w:lang w:val="en-US"/>
        </w:rPr>
        <w:t xml:space="preserve"> </w:t>
      </w:r>
      <w:r w:rsidR="00642AA5" w:rsidRPr="000D3259">
        <w:rPr>
          <w:rFonts w:ascii="Arial" w:hAnsi="Arial" w:cs="Arial"/>
          <w:b/>
          <w:bCs/>
          <w:sz w:val="22"/>
          <w:szCs w:val="22"/>
          <w:lang w:val="en-US"/>
        </w:rPr>
        <w:t>PIHAK KEDUA</w:t>
      </w:r>
      <w:r w:rsidR="00642AA5" w:rsidRPr="000D3259">
        <w:rPr>
          <w:rFonts w:ascii="Arial" w:hAnsi="Arial" w:cs="Arial"/>
          <w:bCs/>
          <w:sz w:val="22"/>
          <w:szCs w:val="22"/>
          <w:lang w:val="en-US"/>
        </w:rPr>
        <w:t xml:space="preserve"> </w:t>
      </w:r>
      <w:proofErr w:type="spellStart"/>
      <w:r w:rsidR="00642AA5" w:rsidRPr="000D3259">
        <w:rPr>
          <w:rFonts w:ascii="Arial" w:hAnsi="Arial" w:cs="Arial"/>
          <w:bCs/>
          <w:sz w:val="22"/>
          <w:szCs w:val="22"/>
          <w:lang w:val="en-US"/>
        </w:rPr>
        <w:t>atas</w:t>
      </w:r>
      <w:proofErr w:type="spellEnd"/>
      <w:r w:rsidR="005022CA" w:rsidRPr="000D3259">
        <w:rPr>
          <w:rFonts w:ascii="Arial" w:hAnsi="Arial" w:cs="Arial"/>
          <w:bCs/>
          <w:sz w:val="22"/>
          <w:szCs w:val="22"/>
        </w:rPr>
        <w:t xml:space="preserve"> </w:t>
      </w:r>
      <w:proofErr w:type="spellStart"/>
      <w:r w:rsidR="00F03E2D" w:rsidRPr="000D3259">
        <w:rPr>
          <w:rFonts w:ascii="Arial" w:hAnsi="Arial" w:cs="Arial"/>
          <w:bCs/>
          <w:sz w:val="22"/>
          <w:szCs w:val="22"/>
          <w:lang w:val="en-US"/>
        </w:rPr>
        <w:t>pelayanan</w:t>
      </w:r>
      <w:proofErr w:type="spellEnd"/>
      <w:r w:rsidR="00F03E2D" w:rsidRPr="000D3259">
        <w:rPr>
          <w:rFonts w:ascii="Arial" w:hAnsi="Arial" w:cs="Arial"/>
          <w:bCs/>
          <w:sz w:val="22"/>
          <w:szCs w:val="22"/>
          <w:lang w:val="en-US"/>
        </w:rPr>
        <w:t xml:space="preserve"> </w:t>
      </w:r>
      <w:proofErr w:type="spellStart"/>
      <w:r w:rsidR="00F03E2D" w:rsidRPr="000D3259">
        <w:rPr>
          <w:rFonts w:ascii="Arial" w:hAnsi="Arial" w:cs="Arial"/>
          <w:bCs/>
          <w:sz w:val="22"/>
          <w:szCs w:val="22"/>
          <w:lang w:val="en-US"/>
        </w:rPr>
        <w:t>kesehatan</w:t>
      </w:r>
      <w:proofErr w:type="spellEnd"/>
      <w:r w:rsidR="00F03E2D" w:rsidRPr="000D3259">
        <w:rPr>
          <w:rFonts w:ascii="Arial" w:hAnsi="Arial" w:cs="Arial"/>
          <w:bCs/>
          <w:sz w:val="22"/>
          <w:szCs w:val="22"/>
        </w:rPr>
        <w:t xml:space="preserve"> </w:t>
      </w:r>
      <w:r w:rsidR="00DA3F8C" w:rsidRPr="000D3259">
        <w:rPr>
          <w:rFonts w:ascii="Arial" w:hAnsi="Arial" w:cs="Arial"/>
          <w:bCs/>
          <w:sz w:val="22"/>
          <w:szCs w:val="22"/>
          <w:lang w:val="en-US"/>
        </w:rPr>
        <w:t xml:space="preserve">dan/ </w:t>
      </w:r>
      <w:proofErr w:type="spellStart"/>
      <w:r w:rsidR="00DA3F8C" w:rsidRPr="000D3259">
        <w:rPr>
          <w:rFonts w:ascii="Arial" w:hAnsi="Arial" w:cs="Arial"/>
          <w:bCs/>
          <w:sz w:val="22"/>
          <w:szCs w:val="22"/>
          <w:lang w:val="en-US"/>
        </w:rPr>
        <w:t>atau</w:t>
      </w:r>
      <w:proofErr w:type="spellEnd"/>
      <w:r w:rsidR="00E12B83" w:rsidRPr="000D3259">
        <w:rPr>
          <w:rFonts w:ascii="Arial" w:hAnsi="Arial" w:cs="Arial"/>
          <w:bCs/>
          <w:sz w:val="22"/>
          <w:szCs w:val="22"/>
          <w:lang w:val="en-US"/>
        </w:rPr>
        <w:t xml:space="preserve"> </w:t>
      </w:r>
      <w:proofErr w:type="spellStart"/>
      <w:r w:rsidR="00E12B83" w:rsidRPr="000D3259">
        <w:rPr>
          <w:rFonts w:ascii="Arial" w:hAnsi="Arial" w:cs="Arial"/>
          <w:bCs/>
          <w:sz w:val="22"/>
          <w:szCs w:val="22"/>
          <w:lang w:val="en-US"/>
        </w:rPr>
        <w:t>obat</w:t>
      </w:r>
      <w:proofErr w:type="spellEnd"/>
      <w:r w:rsidR="00E12B83" w:rsidRPr="000D3259">
        <w:rPr>
          <w:rFonts w:ascii="Arial" w:hAnsi="Arial" w:cs="Arial"/>
          <w:bCs/>
          <w:sz w:val="22"/>
          <w:szCs w:val="22"/>
          <w:lang w:val="en-US"/>
        </w:rPr>
        <w:t xml:space="preserve"> </w:t>
      </w:r>
      <w:r w:rsidR="00F03E2D" w:rsidRPr="000D3259">
        <w:rPr>
          <w:rFonts w:ascii="Arial" w:hAnsi="Arial" w:cs="Arial"/>
          <w:bCs/>
          <w:sz w:val="22"/>
          <w:szCs w:val="22"/>
          <w:lang w:val="en-US"/>
        </w:rPr>
        <w:t xml:space="preserve">yang </w:t>
      </w:r>
      <w:proofErr w:type="spellStart"/>
      <w:r w:rsidR="00F03E2D" w:rsidRPr="000D3259">
        <w:rPr>
          <w:rFonts w:ascii="Arial" w:hAnsi="Arial" w:cs="Arial"/>
          <w:bCs/>
          <w:sz w:val="22"/>
          <w:szCs w:val="22"/>
          <w:lang w:val="en-US"/>
        </w:rPr>
        <w:t>diberikan</w:t>
      </w:r>
      <w:proofErr w:type="spellEnd"/>
      <w:r w:rsidR="00F03E2D" w:rsidRPr="000D3259">
        <w:rPr>
          <w:rFonts w:ascii="Arial" w:hAnsi="Arial" w:cs="Arial"/>
          <w:bCs/>
          <w:sz w:val="22"/>
          <w:szCs w:val="22"/>
          <w:lang w:val="en-US"/>
        </w:rPr>
        <w:t xml:space="preserve"> </w:t>
      </w:r>
      <w:proofErr w:type="spellStart"/>
      <w:r w:rsidR="00F03E2D" w:rsidRPr="000D3259">
        <w:rPr>
          <w:rFonts w:ascii="Arial" w:hAnsi="Arial" w:cs="Arial"/>
          <w:bCs/>
          <w:sz w:val="22"/>
          <w:szCs w:val="22"/>
          <w:lang w:val="en-US"/>
        </w:rPr>
        <w:t>kepada</w:t>
      </w:r>
      <w:proofErr w:type="spellEnd"/>
      <w:r w:rsidR="00F03E2D" w:rsidRPr="000D3259">
        <w:rPr>
          <w:rFonts w:ascii="Arial" w:hAnsi="Arial" w:cs="Arial"/>
          <w:bCs/>
          <w:sz w:val="22"/>
          <w:szCs w:val="22"/>
          <w:lang w:val="en-US"/>
        </w:rPr>
        <w:t xml:space="preserve"> </w:t>
      </w:r>
      <w:proofErr w:type="spellStart"/>
      <w:r w:rsidRPr="000D3259">
        <w:rPr>
          <w:rFonts w:ascii="Arial" w:hAnsi="Arial" w:cs="Arial"/>
          <w:bCs/>
          <w:sz w:val="22"/>
          <w:szCs w:val="22"/>
        </w:rPr>
        <w:t>Peserta</w:t>
      </w:r>
      <w:proofErr w:type="spellEnd"/>
      <w:r w:rsidR="00AC0A9E" w:rsidRPr="000D3259">
        <w:rPr>
          <w:rFonts w:ascii="Arial" w:hAnsi="Arial" w:cs="Arial"/>
          <w:sz w:val="22"/>
          <w:szCs w:val="22"/>
          <w:lang w:val="id-ID"/>
        </w:rPr>
        <w:t>.</w:t>
      </w:r>
    </w:p>
    <w:p w14:paraId="4AA50AA2"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3895BAD3" w14:textId="1662DD7A" w:rsidR="00950645" w:rsidRPr="000D3259" w:rsidRDefault="0095064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rPr>
        <w:t>Manfaat</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Pelayanan</w:t>
      </w:r>
      <w:proofErr w:type="spellEnd"/>
      <w:r w:rsidRPr="000D3259">
        <w:rPr>
          <w:rFonts w:ascii="Arial" w:hAnsi="Arial" w:cs="Arial"/>
          <w:b/>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diperjanjikan</w:t>
      </w:r>
      <w:proofErr w:type="spellEnd"/>
      <w:r w:rsidR="000A14E0" w:rsidRPr="000D3259">
        <w:rPr>
          <w:rFonts w:ascii="Arial" w:hAnsi="Arial" w:cs="Arial"/>
          <w:sz w:val="22"/>
          <w:szCs w:val="22"/>
          <w:lang w:val="en-ID"/>
        </w:rPr>
        <w:t xml:space="preserve"> </w:t>
      </w:r>
      <w:proofErr w:type="spellStart"/>
      <w:r w:rsidR="000A14E0" w:rsidRPr="000D3259">
        <w:rPr>
          <w:rFonts w:ascii="Arial" w:hAnsi="Arial" w:cs="Arial"/>
          <w:sz w:val="22"/>
          <w:szCs w:val="22"/>
          <w:lang w:val="en-ID"/>
        </w:rPr>
        <w:t>dalam</w:t>
      </w:r>
      <w:proofErr w:type="spellEnd"/>
      <w:r w:rsidR="000A14E0" w:rsidRPr="000D3259">
        <w:rPr>
          <w:rFonts w:ascii="Arial" w:hAnsi="Arial" w:cs="Arial"/>
          <w:sz w:val="22"/>
          <w:szCs w:val="22"/>
          <w:lang w:val="en-ID"/>
        </w:rPr>
        <w:t xml:space="preserve"> </w:t>
      </w:r>
      <w:proofErr w:type="spellStart"/>
      <w:r w:rsidR="000A14E0" w:rsidRPr="000D3259">
        <w:rPr>
          <w:rFonts w:ascii="Arial" w:hAnsi="Arial" w:cs="Arial"/>
          <w:sz w:val="22"/>
          <w:szCs w:val="22"/>
          <w:lang w:val="en-ID"/>
        </w:rPr>
        <w:t>Perjanjian</w:t>
      </w:r>
      <w:proofErr w:type="spellEnd"/>
      <w:r w:rsidR="000A14E0" w:rsidRPr="000D3259">
        <w:rPr>
          <w:rFonts w:ascii="Arial" w:hAnsi="Arial" w:cs="Arial"/>
          <w:sz w:val="22"/>
          <w:szCs w:val="22"/>
          <w:lang w:val="en-ID"/>
        </w:rPr>
        <w:t xml:space="preserve"> </w:t>
      </w:r>
      <w:proofErr w:type="spellStart"/>
      <w:r w:rsidR="000A14E0" w:rsidRPr="000D3259">
        <w:rPr>
          <w:rFonts w:ascii="Arial" w:hAnsi="Arial" w:cs="Arial"/>
          <w:sz w:val="22"/>
          <w:szCs w:val="22"/>
          <w:lang w:val="en-ID"/>
        </w:rPr>
        <w:t>ini</w:t>
      </w:r>
      <w:proofErr w:type="spellEnd"/>
      <w:r w:rsidR="000A14E0" w:rsidRPr="000D3259">
        <w:rPr>
          <w:rFonts w:ascii="Arial" w:hAnsi="Arial" w:cs="Arial"/>
          <w:sz w:val="22"/>
          <w:szCs w:val="22"/>
          <w:lang w:val="en-ID"/>
        </w:rPr>
        <w:t xml:space="preserve"> </w:t>
      </w:r>
      <w:proofErr w:type="spellStart"/>
      <w:r w:rsidR="000A14E0" w:rsidRPr="000D3259">
        <w:rPr>
          <w:rFonts w:ascii="Arial" w:hAnsi="Arial" w:cs="Arial"/>
          <w:sz w:val="22"/>
          <w:szCs w:val="22"/>
          <w:lang w:val="en-ID"/>
        </w:rPr>
        <w:t>atau</w:t>
      </w:r>
      <w:proofErr w:type="spellEnd"/>
      <w:r w:rsidR="000A14E0" w:rsidRPr="000D3259">
        <w:rPr>
          <w:rFonts w:ascii="Arial" w:hAnsi="Arial" w:cs="Arial"/>
          <w:sz w:val="22"/>
          <w:szCs w:val="22"/>
          <w:lang w:val="en-ID"/>
        </w:rPr>
        <w:t xml:space="preserve"> </w:t>
      </w:r>
      <w:proofErr w:type="spellStart"/>
      <w:r w:rsidR="000A14E0" w:rsidRPr="000D3259">
        <w:rPr>
          <w:rFonts w:ascii="Arial" w:hAnsi="Arial" w:cs="Arial"/>
          <w:sz w:val="22"/>
          <w:szCs w:val="22"/>
          <w:lang w:val="en-ID"/>
        </w:rPr>
        <w:t>ketentuan</w:t>
      </w:r>
      <w:proofErr w:type="spellEnd"/>
      <w:r w:rsidR="000A14E0" w:rsidRPr="000D3259">
        <w:rPr>
          <w:rFonts w:ascii="Arial" w:hAnsi="Arial" w:cs="Arial"/>
          <w:sz w:val="22"/>
          <w:szCs w:val="22"/>
          <w:lang w:val="en-ID"/>
        </w:rPr>
        <w:t xml:space="preserve"> lain yang </w:t>
      </w:r>
      <w:proofErr w:type="spellStart"/>
      <w:r w:rsidR="000A14E0" w:rsidRPr="000D3259">
        <w:rPr>
          <w:rFonts w:ascii="Arial" w:hAnsi="Arial" w:cs="Arial"/>
          <w:sz w:val="22"/>
          <w:szCs w:val="22"/>
          <w:lang w:val="en-ID"/>
        </w:rPr>
        <w:t>berlaku</w:t>
      </w:r>
      <w:proofErr w:type="spellEnd"/>
      <w:r w:rsidR="000A14E0" w:rsidRPr="000D3259">
        <w:rPr>
          <w:rFonts w:ascii="Arial" w:hAnsi="Arial" w:cs="Arial"/>
          <w:sz w:val="22"/>
          <w:szCs w:val="22"/>
          <w:lang w:val="en-ID"/>
        </w:rPr>
        <w:t xml:space="preserve"> </w:t>
      </w:r>
      <w:r w:rsidR="00121A9B" w:rsidRPr="000D3259">
        <w:rPr>
          <w:rFonts w:ascii="Arial" w:hAnsi="Arial" w:cs="Arial"/>
          <w:sz w:val="22"/>
          <w:szCs w:val="22"/>
          <w:lang w:val="en-ID"/>
        </w:rPr>
        <w:t>pada</w:t>
      </w:r>
      <w:r w:rsidRPr="000D3259">
        <w:rPr>
          <w:rFonts w:ascii="Arial" w:hAnsi="Arial" w:cs="Arial"/>
          <w:sz w:val="22"/>
          <w:szCs w:val="22"/>
        </w:rPr>
        <w:t xml:space="preserve"> </w:t>
      </w:r>
      <w:r w:rsidRPr="000D3259">
        <w:rPr>
          <w:rFonts w:ascii="Arial" w:hAnsi="Arial" w:cs="Arial"/>
          <w:b/>
          <w:sz w:val="22"/>
          <w:szCs w:val="22"/>
        </w:rPr>
        <w:t>PIHAK PERTAMA</w:t>
      </w:r>
      <w:r w:rsidR="00E15EF3" w:rsidRPr="000D3259">
        <w:rPr>
          <w:rFonts w:ascii="Arial" w:hAnsi="Arial" w:cs="Arial"/>
          <w:b/>
          <w:sz w:val="22"/>
          <w:szCs w:val="22"/>
          <w:lang w:val="en-US"/>
        </w:rPr>
        <w:t xml:space="preserve"> </w:t>
      </w:r>
      <w:proofErr w:type="spellStart"/>
      <w:r w:rsidR="00E15EF3" w:rsidRPr="000D3259">
        <w:rPr>
          <w:rFonts w:ascii="Arial" w:hAnsi="Arial" w:cs="Arial"/>
          <w:sz w:val="22"/>
          <w:szCs w:val="22"/>
          <w:lang w:val="en-US"/>
        </w:rPr>
        <w:t>dengan</w:t>
      </w:r>
      <w:proofErr w:type="spellEnd"/>
      <w:r w:rsidR="00E15EF3" w:rsidRPr="000D3259">
        <w:rPr>
          <w:rFonts w:ascii="Arial" w:hAnsi="Arial" w:cs="Arial"/>
          <w:sz w:val="22"/>
          <w:szCs w:val="22"/>
          <w:lang w:val="en-US"/>
        </w:rPr>
        <w:t xml:space="preserve"> </w:t>
      </w:r>
      <w:proofErr w:type="spellStart"/>
      <w:r w:rsidR="00E15EF3" w:rsidRPr="000D3259">
        <w:rPr>
          <w:rFonts w:ascii="Arial" w:hAnsi="Arial" w:cs="Arial"/>
          <w:sz w:val="22"/>
          <w:szCs w:val="22"/>
          <w:lang w:val="en-US"/>
        </w:rPr>
        <w:t>pemegang</w:t>
      </w:r>
      <w:proofErr w:type="spellEnd"/>
      <w:r w:rsidR="00E15EF3" w:rsidRPr="000D3259">
        <w:rPr>
          <w:rFonts w:ascii="Arial" w:hAnsi="Arial" w:cs="Arial"/>
          <w:sz w:val="22"/>
          <w:szCs w:val="22"/>
          <w:lang w:val="en-US"/>
        </w:rPr>
        <w:t xml:space="preserve"> polis</w:t>
      </w:r>
      <w:r w:rsidR="00AC0A9E" w:rsidRPr="000D3259">
        <w:rPr>
          <w:rFonts w:ascii="Arial" w:hAnsi="Arial" w:cs="Arial"/>
          <w:sz w:val="22"/>
          <w:szCs w:val="22"/>
        </w:rPr>
        <w:t>.</w:t>
      </w:r>
      <w:r w:rsidR="00140851" w:rsidRPr="000D3259">
        <w:rPr>
          <w:rFonts w:ascii="Arial" w:hAnsi="Arial" w:cs="Arial"/>
          <w:sz w:val="22"/>
          <w:szCs w:val="22"/>
          <w:lang w:val="en-US"/>
        </w:rPr>
        <w:t xml:space="preserve"> </w:t>
      </w:r>
    </w:p>
    <w:p w14:paraId="03F286B7" w14:textId="77777777" w:rsidR="007E0FCC" w:rsidRPr="000D3259" w:rsidRDefault="007E0FCC" w:rsidP="000D3259">
      <w:pPr>
        <w:pStyle w:val="ListParagraph"/>
        <w:spacing w:line="276" w:lineRule="auto"/>
        <w:rPr>
          <w:rFonts w:ascii="Arial" w:hAnsi="Arial" w:cs="Arial"/>
          <w:sz w:val="22"/>
          <w:szCs w:val="22"/>
        </w:rPr>
      </w:pPr>
    </w:p>
    <w:p w14:paraId="69D74EAF" w14:textId="12E4B378" w:rsidR="007E0FCC" w:rsidRPr="000D3259" w:rsidRDefault="007E0FCC"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lang w:val="en-US"/>
        </w:rPr>
        <w:t>Manfaat</w:t>
      </w:r>
      <w:proofErr w:type="spellEnd"/>
      <w:r w:rsidRPr="000D3259">
        <w:rPr>
          <w:rFonts w:ascii="Arial" w:hAnsi="Arial" w:cs="Arial"/>
          <w:b/>
          <w:sz w:val="22"/>
          <w:szCs w:val="22"/>
          <w:lang w:val="en-US"/>
        </w:rPr>
        <w:t xml:space="preserve"> </w:t>
      </w:r>
      <w:r w:rsidRPr="000D3259">
        <w:rPr>
          <w:rFonts w:ascii="Arial" w:hAnsi="Arial" w:cs="Arial"/>
          <w:b/>
          <w:i/>
          <w:sz w:val="22"/>
          <w:szCs w:val="22"/>
          <w:lang w:val="en-US"/>
        </w:rPr>
        <w:t xml:space="preserve">Top Up </w:t>
      </w:r>
      <w:r w:rsidRPr="000D3259">
        <w:rPr>
          <w:rFonts w:ascii="Arial" w:hAnsi="Arial" w:cs="Arial"/>
          <w:b/>
          <w:sz w:val="22"/>
          <w:szCs w:val="22"/>
          <w:lang w:val="en-US"/>
        </w:rPr>
        <w:t xml:space="preserve">BPJS </w:t>
      </w:r>
      <w:proofErr w:type="spellStart"/>
      <w:r w:rsidRPr="000D3259">
        <w:rPr>
          <w:rFonts w:ascii="Arial" w:hAnsi="Arial" w:cs="Arial"/>
          <w:b/>
          <w:sz w:val="22"/>
          <w:szCs w:val="22"/>
          <w:lang w:val="en-US"/>
        </w:rPr>
        <w:t>Kesehatan</w:t>
      </w:r>
      <w:proofErr w:type="spellEnd"/>
      <w:r w:rsidRPr="000D3259">
        <w:rPr>
          <w:rFonts w:ascii="Arial" w:hAnsi="Arial" w:cs="Arial"/>
          <w:b/>
          <w:sz w:val="22"/>
          <w:szCs w:val="22"/>
          <w:lang w:val="en-US"/>
        </w:rPr>
        <w:t xml:space="preserve"> </w:t>
      </w:r>
      <w:proofErr w:type="spellStart"/>
      <w:r w:rsidRPr="000D3259">
        <w:rPr>
          <w:rFonts w:ascii="Arial" w:hAnsi="Arial" w:cs="Arial"/>
          <w:sz w:val="22"/>
          <w:szCs w:val="22"/>
          <w:lang w:val="en-US"/>
        </w:rPr>
        <w:t>adalah</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penjaminan</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diberikan</w:t>
      </w:r>
      <w:proofErr w:type="spellEnd"/>
      <w:r w:rsidRPr="000D3259">
        <w:rPr>
          <w:rFonts w:ascii="Arial" w:hAnsi="Arial" w:cs="Arial"/>
          <w:sz w:val="22"/>
          <w:szCs w:val="22"/>
          <w:lang w:val="en-US"/>
        </w:rPr>
        <w:t xml:space="preserve"> oleh </w:t>
      </w:r>
      <w:r w:rsidRPr="000D3259">
        <w:rPr>
          <w:rFonts w:ascii="Arial" w:hAnsi="Arial" w:cs="Arial"/>
          <w:b/>
          <w:sz w:val="22"/>
          <w:szCs w:val="22"/>
          <w:lang w:val="en-US"/>
        </w:rPr>
        <w:t xml:space="preserve">PIHAK </w:t>
      </w:r>
      <w:r w:rsidRPr="000D3259">
        <w:rPr>
          <w:rFonts w:ascii="Arial" w:hAnsi="Arial" w:cs="Arial"/>
          <w:b/>
          <w:color w:val="000000"/>
          <w:sz w:val="22"/>
          <w:szCs w:val="22"/>
          <w:lang w:val="en-US"/>
        </w:rPr>
        <w:t xml:space="preserve">PERTAMA </w:t>
      </w:r>
      <w:proofErr w:type="spellStart"/>
      <w:r w:rsidRPr="000D3259">
        <w:rPr>
          <w:rFonts w:ascii="Arial" w:hAnsi="Arial" w:cs="Arial"/>
          <w:color w:val="000000"/>
          <w:sz w:val="22"/>
          <w:szCs w:val="22"/>
          <w:lang w:val="en-US"/>
        </w:rPr>
        <w:t>kepada</w:t>
      </w:r>
      <w:proofErr w:type="spellEnd"/>
      <w:r w:rsidRPr="000D3259">
        <w:rPr>
          <w:rFonts w:ascii="Arial" w:hAnsi="Arial" w:cs="Arial"/>
          <w:b/>
          <w:color w:val="000000"/>
          <w:sz w:val="22"/>
          <w:szCs w:val="22"/>
          <w:lang w:val="en-US"/>
        </w:rPr>
        <w:t xml:space="preserve"> PIHAK KEDUA </w:t>
      </w:r>
      <w:proofErr w:type="spellStart"/>
      <w:r w:rsidRPr="000D3259">
        <w:rPr>
          <w:rFonts w:ascii="Arial" w:hAnsi="Arial" w:cs="Arial"/>
          <w:color w:val="000000"/>
          <w:sz w:val="22"/>
          <w:szCs w:val="22"/>
          <w:lang w:val="en-US"/>
        </w:rPr>
        <w:t>atas</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biaya</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pelayanan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kesehatan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Peserta</w:t>
      </w:r>
      <w:proofErr w:type="spellEnd"/>
      <w:r w:rsidRPr="000D3259">
        <w:rPr>
          <w:rFonts w:ascii="Arial" w:hAnsi="Arial" w:cs="Arial"/>
          <w:color w:val="000000"/>
          <w:sz w:val="22"/>
          <w:szCs w:val="22"/>
          <w:lang w:val="en-US"/>
        </w:rPr>
        <w:t xml:space="preserve"> yang </w:t>
      </w:r>
      <w:proofErr w:type="spellStart"/>
      <w:r w:rsidRPr="000D3259">
        <w:rPr>
          <w:rFonts w:ascii="Arial" w:hAnsi="Arial" w:cs="Arial"/>
          <w:color w:val="000000"/>
          <w:sz w:val="22"/>
          <w:szCs w:val="22"/>
          <w:lang w:val="en-US"/>
        </w:rPr>
        <w:t>tidak</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dijamin</w:t>
      </w:r>
      <w:proofErr w:type="spellEnd"/>
      <w:r w:rsidRPr="000D3259">
        <w:rPr>
          <w:rFonts w:ascii="Arial" w:hAnsi="Arial" w:cs="Arial"/>
          <w:color w:val="000000"/>
          <w:sz w:val="22"/>
          <w:szCs w:val="22"/>
          <w:lang w:val="en-US"/>
        </w:rPr>
        <w:t xml:space="preserve"> oleh</w:t>
      </w:r>
      <w:r w:rsidRPr="000D3259">
        <w:rPr>
          <w:rFonts w:ascii="Arial" w:hAnsi="Arial" w:cs="Arial"/>
          <w:sz w:val="22"/>
          <w:szCs w:val="22"/>
          <w:lang w:val="en-US"/>
        </w:rPr>
        <w:t xml:space="preserve"> BPJS </w:t>
      </w:r>
      <w:proofErr w:type="spellStart"/>
      <w:r w:rsidRPr="000D3259">
        <w:rPr>
          <w:rFonts w:ascii="Arial" w:hAnsi="Arial" w:cs="Arial"/>
          <w:sz w:val="22"/>
          <w:szCs w:val="22"/>
          <w:lang w:val="en-US"/>
        </w:rPr>
        <w:t>Kesehatan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sebagai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penjamin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asuransi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kesehatan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pertama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sesuai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ketentuan</w:t>
      </w:r>
      <w:proofErr w:type="spellEnd"/>
      <w:r w:rsidRPr="000D3259">
        <w:rPr>
          <w:rFonts w:ascii="Arial" w:hAnsi="Arial" w:cs="Arial"/>
          <w:sz w:val="22"/>
          <w:szCs w:val="22"/>
          <w:lang w:val="en-US"/>
        </w:rPr>
        <w:t xml:space="preserve"> polis.</w:t>
      </w:r>
    </w:p>
    <w:p w14:paraId="40CC40D8" w14:textId="77777777" w:rsidR="007E0FCC" w:rsidRPr="000D3259" w:rsidRDefault="007E0FCC" w:rsidP="000D3259">
      <w:pPr>
        <w:pStyle w:val="ListParagraph"/>
        <w:spacing w:line="276" w:lineRule="auto"/>
        <w:rPr>
          <w:rFonts w:ascii="Arial" w:hAnsi="Arial" w:cs="Arial"/>
          <w:sz w:val="22"/>
          <w:szCs w:val="22"/>
        </w:rPr>
      </w:pPr>
    </w:p>
    <w:p w14:paraId="6AC5C966" w14:textId="76E082CB" w:rsidR="007E0FCC" w:rsidRPr="000D3259" w:rsidRDefault="007E0FCC"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lang w:val="en-US"/>
        </w:rPr>
        <w:t>Manfaat</w:t>
      </w:r>
      <w:proofErr w:type="spellEnd"/>
      <w:r w:rsidRPr="000D3259">
        <w:rPr>
          <w:rFonts w:ascii="Arial" w:hAnsi="Arial" w:cs="Arial"/>
          <w:b/>
          <w:sz w:val="22"/>
          <w:szCs w:val="22"/>
          <w:lang w:val="en-US"/>
        </w:rPr>
        <w:t xml:space="preserve"> </w:t>
      </w:r>
      <w:r w:rsidRPr="000D3259">
        <w:rPr>
          <w:rFonts w:ascii="Arial" w:hAnsi="Arial" w:cs="Arial"/>
          <w:b/>
          <w:i/>
          <w:sz w:val="22"/>
          <w:szCs w:val="22"/>
          <w:lang w:val="en-US"/>
        </w:rPr>
        <w:t>Top Up</w:t>
      </w:r>
      <w:r w:rsidRPr="000D3259">
        <w:rPr>
          <w:rFonts w:ascii="Arial" w:hAnsi="Arial" w:cs="Arial"/>
          <w:b/>
          <w:sz w:val="22"/>
          <w:szCs w:val="22"/>
          <w:lang w:val="en-US"/>
        </w:rPr>
        <w:t xml:space="preserve"> </w:t>
      </w:r>
      <w:r w:rsidRPr="000D3259">
        <w:rPr>
          <w:rFonts w:ascii="Arial" w:hAnsi="Arial" w:cs="Arial"/>
          <w:b/>
          <w:color w:val="000000"/>
          <w:sz w:val="22"/>
          <w:szCs w:val="22"/>
          <w:lang w:val="en-US"/>
        </w:rPr>
        <w:t xml:space="preserve">BRILIFE </w:t>
      </w:r>
      <w:proofErr w:type="spellStart"/>
      <w:r w:rsidRPr="000D3259">
        <w:rPr>
          <w:rFonts w:ascii="Arial" w:hAnsi="Arial" w:cs="Arial"/>
          <w:color w:val="000000"/>
          <w:sz w:val="22"/>
          <w:szCs w:val="22"/>
          <w:lang w:val="en-US"/>
        </w:rPr>
        <w:t>adalah</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penjaminan</w:t>
      </w:r>
      <w:proofErr w:type="spellEnd"/>
      <w:r w:rsidRPr="000D3259">
        <w:rPr>
          <w:rFonts w:ascii="Arial" w:hAnsi="Arial" w:cs="Arial"/>
          <w:color w:val="000000"/>
          <w:sz w:val="22"/>
          <w:szCs w:val="22"/>
          <w:lang w:val="en-US"/>
        </w:rPr>
        <w:t xml:space="preserve"> yang </w:t>
      </w:r>
      <w:proofErr w:type="spellStart"/>
      <w:r w:rsidRPr="000D3259">
        <w:rPr>
          <w:rFonts w:ascii="Arial" w:hAnsi="Arial" w:cs="Arial"/>
          <w:color w:val="000000"/>
          <w:sz w:val="22"/>
          <w:szCs w:val="22"/>
          <w:lang w:val="en-US"/>
        </w:rPr>
        <w:t>diberikan</w:t>
      </w:r>
      <w:proofErr w:type="spellEnd"/>
      <w:r w:rsidRPr="000D3259">
        <w:rPr>
          <w:rFonts w:ascii="Arial" w:hAnsi="Arial" w:cs="Arial"/>
          <w:color w:val="000000"/>
          <w:sz w:val="22"/>
          <w:szCs w:val="22"/>
          <w:lang w:val="en-US"/>
        </w:rPr>
        <w:t xml:space="preserve"> oleh </w:t>
      </w:r>
      <w:r w:rsidRPr="000D3259">
        <w:rPr>
          <w:rFonts w:ascii="Arial" w:hAnsi="Arial" w:cs="Arial"/>
          <w:b/>
          <w:color w:val="000000"/>
          <w:sz w:val="22"/>
          <w:szCs w:val="22"/>
          <w:lang w:val="en-US"/>
        </w:rPr>
        <w:t>PIHAK PERTAMA</w:t>
      </w:r>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kepada</w:t>
      </w:r>
      <w:proofErr w:type="spellEnd"/>
      <w:r w:rsidRPr="000D3259">
        <w:rPr>
          <w:rFonts w:ascii="Arial" w:hAnsi="Arial" w:cs="Arial"/>
          <w:color w:val="000000"/>
          <w:sz w:val="22"/>
          <w:szCs w:val="22"/>
          <w:lang w:val="en-US"/>
        </w:rPr>
        <w:t xml:space="preserve"> </w:t>
      </w:r>
      <w:r w:rsidRPr="000D3259">
        <w:rPr>
          <w:rFonts w:ascii="Arial" w:hAnsi="Arial" w:cs="Arial"/>
          <w:b/>
          <w:color w:val="000000"/>
          <w:sz w:val="22"/>
          <w:szCs w:val="22"/>
          <w:lang w:val="en-US"/>
        </w:rPr>
        <w:t>PIHAK KEDUA</w:t>
      </w:r>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atas</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biaya</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pelayanan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kesehatan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Peserta</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berdasarkan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ketentuan</w:t>
      </w:r>
      <w:proofErr w:type="spellEnd"/>
      <w:r w:rsidRPr="000D3259">
        <w:rPr>
          <w:rFonts w:ascii="Arial" w:hAnsi="Arial" w:cs="Arial"/>
          <w:color w:val="000000"/>
          <w:sz w:val="22"/>
          <w:szCs w:val="22"/>
          <w:lang w:val="en-US"/>
        </w:rPr>
        <w:t xml:space="preserve"> </w:t>
      </w:r>
      <w:r w:rsidRPr="000D3259">
        <w:rPr>
          <w:rFonts w:ascii="Arial" w:hAnsi="Arial" w:cs="Arial"/>
          <w:b/>
          <w:color w:val="000000"/>
          <w:sz w:val="22"/>
          <w:szCs w:val="22"/>
          <w:lang w:val="en-US"/>
        </w:rPr>
        <w:t>PIHAK PERTAMA</w:t>
      </w:r>
    </w:p>
    <w:p w14:paraId="632CFF8D"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09A255FC" w14:textId="77777777" w:rsidR="007E0FCC" w:rsidRPr="000D3259" w:rsidRDefault="00950645" w:rsidP="000D3259">
      <w:pPr>
        <w:pStyle w:val="BodyTextIndent3"/>
        <w:numPr>
          <w:ilvl w:val="0"/>
          <w:numId w:val="2"/>
        </w:numPr>
        <w:tabs>
          <w:tab w:val="clear" w:pos="720"/>
          <w:tab w:val="clear" w:pos="4560"/>
        </w:tabs>
        <w:spacing w:after="0" w:line="276" w:lineRule="auto"/>
        <w:ind w:left="851" w:hanging="425"/>
        <w:rPr>
          <w:rFonts w:ascii="Arial" w:hAnsi="Arial" w:cs="Arial"/>
          <w:color w:val="FF0000"/>
          <w:sz w:val="22"/>
          <w:szCs w:val="22"/>
        </w:rPr>
      </w:pPr>
      <w:r w:rsidRPr="000D3259">
        <w:rPr>
          <w:rFonts w:ascii="Arial" w:hAnsi="Arial" w:cs="Arial"/>
          <w:b/>
          <w:color w:val="000000"/>
          <w:sz w:val="22"/>
          <w:szCs w:val="22"/>
          <w:lang w:val="id-ID"/>
        </w:rPr>
        <w:t>P</w:t>
      </w:r>
      <w:r w:rsidRPr="000D3259">
        <w:rPr>
          <w:rFonts w:ascii="Arial" w:hAnsi="Arial" w:cs="Arial"/>
          <w:b/>
          <w:color w:val="000000"/>
          <w:sz w:val="22"/>
          <w:szCs w:val="22"/>
        </w:rPr>
        <w:t>R</w:t>
      </w:r>
      <w:r w:rsidRPr="000D3259">
        <w:rPr>
          <w:rFonts w:ascii="Arial" w:hAnsi="Arial" w:cs="Arial"/>
          <w:b/>
          <w:color w:val="000000"/>
          <w:sz w:val="22"/>
          <w:szCs w:val="22"/>
          <w:lang w:val="id-ID"/>
        </w:rPr>
        <w:t>O</w:t>
      </w:r>
      <w:r w:rsidRPr="000D3259">
        <w:rPr>
          <w:rFonts w:ascii="Arial" w:hAnsi="Arial" w:cs="Arial"/>
          <w:b/>
          <w:color w:val="000000"/>
          <w:sz w:val="22"/>
          <w:szCs w:val="22"/>
        </w:rPr>
        <w:t xml:space="preserve"> (</w:t>
      </w:r>
      <w:r w:rsidR="00403255" w:rsidRPr="00962A2B">
        <w:rPr>
          <w:rFonts w:ascii="Arial" w:hAnsi="Arial" w:cs="Arial"/>
          <w:b/>
          <w:i/>
          <w:color w:val="000000"/>
          <w:sz w:val="22"/>
          <w:szCs w:val="22"/>
        </w:rPr>
        <w:t>Provider</w:t>
      </w:r>
      <w:r w:rsidRPr="000D3259">
        <w:rPr>
          <w:rFonts w:ascii="Arial" w:hAnsi="Arial" w:cs="Arial"/>
          <w:b/>
          <w:i/>
          <w:color w:val="000000"/>
          <w:sz w:val="22"/>
          <w:szCs w:val="22"/>
        </w:rPr>
        <w:t xml:space="preserve"> Relation Officer</w:t>
      </w:r>
      <w:r w:rsidRPr="000D3259">
        <w:rPr>
          <w:rFonts w:ascii="Arial" w:hAnsi="Arial" w:cs="Arial"/>
          <w:b/>
          <w:color w:val="000000"/>
          <w:sz w:val="22"/>
          <w:szCs w:val="22"/>
        </w:rPr>
        <w:t>)</w:t>
      </w:r>
      <w:r w:rsidRPr="000D3259">
        <w:rPr>
          <w:rFonts w:ascii="Arial" w:hAnsi="Arial" w:cs="Arial"/>
          <w:color w:val="000000"/>
          <w:sz w:val="22"/>
          <w:szCs w:val="22"/>
          <w:lang w:val="id-ID"/>
        </w:rPr>
        <w:t xml:space="preserve"> adalah </w:t>
      </w:r>
      <w:proofErr w:type="spellStart"/>
      <w:r w:rsidR="00D558A2" w:rsidRPr="000D3259">
        <w:rPr>
          <w:rFonts w:ascii="Arial" w:hAnsi="Arial" w:cs="Arial"/>
          <w:color w:val="000000"/>
          <w:sz w:val="22"/>
          <w:szCs w:val="22"/>
          <w:lang w:val="en-ID"/>
        </w:rPr>
        <w:t>pegawai</w:t>
      </w:r>
      <w:proofErr w:type="spellEnd"/>
      <w:r w:rsidR="00D558A2" w:rsidRPr="000D3259">
        <w:rPr>
          <w:rFonts w:ascii="Arial" w:hAnsi="Arial" w:cs="Arial"/>
          <w:color w:val="000000"/>
          <w:sz w:val="22"/>
          <w:szCs w:val="22"/>
          <w:lang w:val="en-ID"/>
        </w:rPr>
        <w:t xml:space="preserve"> </w:t>
      </w:r>
      <w:r w:rsidR="00BD2AE2" w:rsidRPr="000D3259">
        <w:rPr>
          <w:rFonts w:ascii="Arial" w:hAnsi="Arial" w:cs="Arial"/>
          <w:b/>
          <w:color w:val="000000"/>
          <w:sz w:val="22"/>
          <w:szCs w:val="22"/>
        </w:rPr>
        <w:t xml:space="preserve">PIHAK </w:t>
      </w:r>
      <w:r w:rsidR="00BD2AE2" w:rsidRPr="000D3259">
        <w:rPr>
          <w:rFonts w:ascii="Arial" w:hAnsi="Arial" w:cs="Arial"/>
          <w:b/>
          <w:color w:val="000000"/>
          <w:sz w:val="22"/>
          <w:szCs w:val="22"/>
          <w:lang w:val="en-US"/>
        </w:rPr>
        <w:t>PERTAMA</w:t>
      </w:r>
      <w:r w:rsidR="00BD2AE2" w:rsidRPr="000D3259">
        <w:rPr>
          <w:rFonts w:ascii="Arial" w:hAnsi="Arial" w:cs="Arial"/>
          <w:color w:val="000000"/>
          <w:sz w:val="22"/>
          <w:szCs w:val="22"/>
        </w:rPr>
        <w:t xml:space="preserve"> </w:t>
      </w:r>
      <w:r w:rsidRPr="000D3259">
        <w:rPr>
          <w:rFonts w:ascii="Arial" w:hAnsi="Arial" w:cs="Arial"/>
          <w:color w:val="000000"/>
          <w:sz w:val="22"/>
          <w:szCs w:val="22"/>
        </w:rPr>
        <w:t xml:space="preserve">yang </w:t>
      </w:r>
      <w:proofErr w:type="spellStart"/>
      <w:r w:rsidR="00EC055A" w:rsidRPr="000D3259">
        <w:rPr>
          <w:rFonts w:ascii="Arial" w:hAnsi="Arial" w:cs="Arial"/>
          <w:color w:val="000000"/>
          <w:sz w:val="22"/>
          <w:szCs w:val="22"/>
          <w:lang w:val="en-US"/>
        </w:rPr>
        <w:t>ditunjuk</w:t>
      </w:r>
      <w:proofErr w:type="spellEnd"/>
      <w:r w:rsidR="00EC055A"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rPr>
        <w:t>berhubungan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dengan</w:t>
      </w:r>
      <w:proofErr w:type="spellEnd"/>
      <w:r w:rsidRPr="000D3259">
        <w:rPr>
          <w:rFonts w:ascii="Arial" w:hAnsi="Arial" w:cs="Arial"/>
          <w:color w:val="000000"/>
          <w:sz w:val="22"/>
          <w:szCs w:val="22"/>
        </w:rPr>
        <w:t xml:space="preserve"> </w:t>
      </w:r>
      <w:r w:rsidRPr="000D3259">
        <w:rPr>
          <w:rFonts w:ascii="Arial" w:hAnsi="Arial" w:cs="Arial"/>
          <w:b/>
          <w:color w:val="000000"/>
          <w:sz w:val="22"/>
          <w:szCs w:val="22"/>
        </w:rPr>
        <w:t xml:space="preserve">PIHAK </w:t>
      </w:r>
      <w:r w:rsidR="00BD2AE2" w:rsidRPr="000D3259">
        <w:rPr>
          <w:rFonts w:ascii="Arial" w:hAnsi="Arial" w:cs="Arial"/>
          <w:b/>
          <w:color w:val="000000"/>
          <w:sz w:val="22"/>
          <w:szCs w:val="22"/>
          <w:lang w:val="en-US"/>
        </w:rPr>
        <w:t>KEDUA</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w:t>
      </w:r>
      <w:r w:rsidR="006F6BEF" w:rsidRPr="000D3259">
        <w:rPr>
          <w:rFonts w:ascii="Arial" w:hAnsi="Arial" w:cs="Arial"/>
          <w:color w:val="000000"/>
          <w:sz w:val="22"/>
          <w:szCs w:val="22"/>
          <w:lang w:val="en-US"/>
        </w:rPr>
        <w:t>engan</w:t>
      </w:r>
      <w:proofErr w:type="spellEnd"/>
      <w:r w:rsidR="00EC055A" w:rsidRPr="000D3259">
        <w:rPr>
          <w:rFonts w:ascii="Arial" w:hAnsi="Arial" w:cs="Arial"/>
          <w:color w:val="000000"/>
          <w:sz w:val="22"/>
          <w:szCs w:val="22"/>
          <w:lang w:val="en-US"/>
        </w:rPr>
        <w:t xml:space="preserve"> </w:t>
      </w:r>
      <w:proofErr w:type="spellStart"/>
      <w:r w:rsidR="00EC055A" w:rsidRPr="000D3259">
        <w:rPr>
          <w:rFonts w:ascii="Arial" w:hAnsi="Arial" w:cs="Arial"/>
          <w:color w:val="000000"/>
          <w:sz w:val="22"/>
          <w:szCs w:val="22"/>
          <w:lang w:val="en-US"/>
        </w:rPr>
        <w:t>tugas</w:t>
      </w:r>
      <w:proofErr w:type="spellEnd"/>
      <w:r w:rsidR="00EC055A" w:rsidRPr="000D3259">
        <w:rPr>
          <w:rFonts w:ascii="Arial" w:hAnsi="Arial" w:cs="Arial"/>
          <w:color w:val="000000"/>
          <w:sz w:val="22"/>
          <w:szCs w:val="22"/>
          <w:lang w:val="en-US"/>
        </w:rPr>
        <w:t xml:space="preserve"> </w:t>
      </w:r>
      <w:proofErr w:type="spellStart"/>
      <w:r w:rsidR="00EC055A" w:rsidRPr="000D3259">
        <w:rPr>
          <w:rFonts w:ascii="Arial" w:hAnsi="Arial" w:cs="Arial"/>
          <w:color w:val="000000"/>
          <w:sz w:val="22"/>
          <w:szCs w:val="22"/>
          <w:lang w:val="en-US"/>
        </w:rPr>
        <w:t>antara</w:t>
      </w:r>
      <w:proofErr w:type="spellEnd"/>
      <w:r w:rsidR="00EC055A" w:rsidRPr="000D3259">
        <w:rPr>
          <w:rFonts w:ascii="Arial" w:hAnsi="Arial" w:cs="Arial"/>
          <w:color w:val="000000"/>
          <w:sz w:val="22"/>
          <w:szCs w:val="22"/>
          <w:lang w:val="en-US"/>
        </w:rPr>
        <w:t xml:space="preserve"> lain </w:t>
      </w:r>
      <w:proofErr w:type="spellStart"/>
      <w:r w:rsidRPr="000D3259">
        <w:rPr>
          <w:rFonts w:ascii="Arial" w:hAnsi="Arial" w:cs="Arial"/>
          <w:color w:val="000000"/>
          <w:sz w:val="22"/>
          <w:szCs w:val="22"/>
        </w:rPr>
        <w:t>untuk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mengendalikan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kualitas</w:t>
      </w:r>
      <w:proofErr w:type="spellEnd"/>
      <w:r w:rsidRPr="000D3259">
        <w:rPr>
          <w:rFonts w:ascii="Arial" w:hAnsi="Arial" w:cs="Arial"/>
          <w:color w:val="000000"/>
          <w:sz w:val="22"/>
          <w:szCs w:val="22"/>
        </w:rPr>
        <w:t xml:space="preserve"> dan </w:t>
      </w:r>
      <w:proofErr w:type="spellStart"/>
      <w:r w:rsidRPr="000D3259">
        <w:rPr>
          <w:rFonts w:ascii="Arial" w:hAnsi="Arial" w:cs="Arial"/>
          <w:color w:val="000000"/>
          <w:sz w:val="22"/>
          <w:szCs w:val="22"/>
        </w:rPr>
        <w:t>mutu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pelayanan</w:t>
      </w:r>
      <w:proofErr w:type="spellEnd"/>
      <w:r w:rsidR="00267332" w:rsidRPr="000D3259">
        <w:rPr>
          <w:rFonts w:ascii="Arial" w:hAnsi="Arial" w:cs="Arial"/>
          <w:color w:val="000000"/>
          <w:sz w:val="22"/>
          <w:szCs w:val="22"/>
          <w:lang w:val="en-ID"/>
        </w:rPr>
        <w:t xml:space="preserve"> </w:t>
      </w:r>
      <w:r w:rsidR="00267332" w:rsidRPr="000D3259">
        <w:rPr>
          <w:rFonts w:ascii="Arial" w:hAnsi="Arial" w:cs="Arial"/>
          <w:b/>
          <w:color w:val="000000"/>
          <w:sz w:val="22"/>
          <w:szCs w:val="22"/>
          <w:lang w:val="en-ID"/>
        </w:rPr>
        <w:t>PIHAK KEDUA</w:t>
      </w:r>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sesuai</w:t>
      </w:r>
      <w:proofErr w:type="spellEnd"/>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dengan</w:t>
      </w:r>
      <w:proofErr w:type="spellEnd"/>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ruang</w:t>
      </w:r>
      <w:proofErr w:type="spellEnd"/>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lingkup</w:t>
      </w:r>
      <w:proofErr w:type="spellEnd"/>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Perjanjian</w:t>
      </w:r>
      <w:proofErr w:type="spellEnd"/>
      <w:r w:rsidR="00267332" w:rsidRPr="000D3259">
        <w:rPr>
          <w:rFonts w:ascii="Arial" w:hAnsi="Arial" w:cs="Arial"/>
          <w:color w:val="000000"/>
          <w:sz w:val="22"/>
          <w:szCs w:val="22"/>
          <w:lang w:val="en-ID"/>
        </w:rPr>
        <w:t xml:space="preserve"> </w:t>
      </w:r>
      <w:proofErr w:type="spellStart"/>
      <w:r w:rsidR="00267332" w:rsidRPr="000D3259">
        <w:rPr>
          <w:rFonts w:ascii="Arial" w:hAnsi="Arial" w:cs="Arial"/>
          <w:color w:val="000000"/>
          <w:sz w:val="22"/>
          <w:szCs w:val="22"/>
          <w:lang w:val="en-ID"/>
        </w:rPr>
        <w:t>ini</w:t>
      </w:r>
      <w:proofErr w:type="spellEnd"/>
      <w:r w:rsidR="00AC0A9E" w:rsidRPr="000D3259">
        <w:rPr>
          <w:rFonts w:ascii="Arial" w:hAnsi="Arial" w:cs="Arial"/>
          <w:color w:val="000000"/>
          <w:sz w:val="22"/>
          <w:szCs w:val="22"/>
        </w:rPr>
        <w:t>.</w:t>
      </w:r>
    </w:p>
    <w:p w14:paraId="33C94A16" w14:textId="77777777" w:rsidR="007E0FCC" w:rsidRPr="000D3259" w:rsidRDefault="007E0FCC" w:rsidP="000D3259">
      <w:pPr>
        <w:pStyle w:val="ListParagraph"/>
        <w:spacing w:line="276" w:lineRule="auto"/>
        <w:rPr>
          <w:rFonts w:ascii="Arial" w:hAnsi="Arial" w:cs="Arial"/>
          <w:b/>
          <w:bCs/>
          <w:sz w:val="22"/>
          <w:szCs w:val="22"/>
          <w:lang w:val="id-ID"/>
        </w:rPr>
      </w:pPr>
    </w:p>
    <w:p w14:paraId="00EE4CF9" w14:textId="3231E607" w:rsidR="00CC6D67" w:rsidRPr="000D3259" w:rsidRDefault="00CC6D67" w:rsidP="000D3259">
      <w:pPr>
        <w:pStyle w:val="BodyTextIndent3"/>
        <w:numPr>
          <w:ilvl w:val="0"/>
          <w:numId w:val="2"/>
        </w:numPr>
        <w:tabs>
          <w:tab w:val="clear" w:pos="720"/>
          <w:tab w:val="clear" w:pos="4560"/>
        </w:tabs>
        <w:spacing w:after="0" w:line="276" w:lineRule="auto"/>
        <w:ind w:left="851" w:hanging="425"/>
        <w:rPr>
          <w:rFonts w:ascii="Arial" w:hAnsi="Arial" w:cs="Arial"/>
          <w:color w:val="FF0000"/>
          <w:sz w:val="22"/>
          <w:szCs w:val="22"/>
        </w:rPr>
      </w:pPr>
      <w:r w:rsidRPr="000D3259">
        <w:rPr>
          <w:rFonts w:ascii="Arial" w:hAnsi="Arial" w:cs="Arial"/>
          <w:b/>
          <w:bCs/>
          <w:sz w:val="22"/>
          <w:szCs w:val="22"/>
          <w:lang w:val="id-ID"/>
        </w:rPr>
        <w:t>Pelayanan Gawat Darurat</w:t>
      </w:r>
      <w:r w:rsidRPr="000D3259">
        <w:rPr>
          <w:rFonts w:ascii="Arial" w:hAnsi="Arial" w:cs="Arial"/>
          <w:sz w:val="22"/>
          <w:szCs w:val="22"/>
          <w:lang w:val="id-ID"/>
        </w:rPr>
        <w:t xml:space="preserve"> </w:t>
      </w:r>
      <w:r w:rsidRPr="000D3259">
        <w:rPr>
          <w:rFonts w:ascii="Arial" w:hAnsi="Arial" w:cs="Arial"/>
          <w:b/>
          <w:sz w:val="22"/>
          <w:szCs w:val="22"/>
          <w:lang w:val="id-ID"/>
        </w:rPr>
        <w:t>(</w:t>
      </w:r>
      <w:r w:rsidRPr="000D3259">
        <w:rPr>
          <w:rFonts w:ascii="Arial" w:hAnsi="Arial" w:cs="Arial"/>
          <w:b/>
          <w:i/>
          <w:sz w:val="22"/>
          <w:szCs w:val="22"/>
          <w:lang w:val="id-ID"/>
        </w:rPr>
        <w:t>emergency</w:t>
      </w:r>
      <w:r w:rsidRPr="000D3259">
        <w:rPr>
          <w:rFonts w:ascii="Arial" w:hAnsi="Arial" w:cs="Arial"/>
          <w:b/>
          <w:sz w:val="22"/>
          <w:szCs w:val="22"/>
          <w:lang w:val="id-ID"/>
        </w:rPr>
        <w:t xml:space="preserve">) </w:t>
      </w:r>
      <w:r w:rsidRPr="000D3259">
        <w:rPr>
          <w:rFonts w:ascii="Arial" w:hAnsi="Arial" w:cs="Arial"/>
          <w:sz w:val="22"/>
          <w:szCs w:val="22"/>
          <w:lang w:val="id-ID"/>
        </w:rPr>
        <w:t xml:space="preserve">adalah </w:t>
      </w:r>
      <w:r w:rsidR="00986B62" w:rsidRPr="000D3259">
        <w:rPr>
          <w:rFonts w:ascii="Arial" w:hAnsi="Arial" w:cs="Arial"/>
          <w:sz w:val="22"/>
          <w:szCs w:val="22"/>
          <w:lang w:val="id-ID"/>
        </w:rPr>
        <w:t>Pelayanan Kesehatan Tingkat Lanjutan</w:t>
      </w:r>
      <w:r w:rsidR="00204858" w:rsidRPr="000D3259">
        <w:rPr>
          <w:rFonts w:ascii="Arial" w:hAnsi="Arial" w:cs="Arial"/>
          <w:sz w:val="22"/>
          <w:szCs w:val="22"/>
          <w:lang w:val="id-ID"/>
        </w:rPr>
        <w:t xml:space="preserve"> yang harus diberikan secepatnya pada kasus-kasus gawat darurat untuk mengurangi r</w:t>
      </w:r>
      <w:proofErr w:type="spellStart"/>
      <w:r w:rsidR="00995194" w:rsidRPr="000D3259">
        <w:rPr>
          <w:rFonts w:ascii="Arial" w:hAnsi="Arial" w:cs="Arial"/>
          <w:sz w:val="22"/>
          <w:szCs w:val="22"/>
        </w:rPr>
        <w:t>i</w:t>
      </w:r>
      <w:r w:rsidR="00204858" w:rsidRPr="000D3259">
        <w:rPr>
          <w:rFonts w:ascii="Arial" w:hAnsi="Arial" w:cs="Arial"/>
          <w:sz w:val="22"/>
          <w:szCs w:val="22"/>
          <w:lang w:val="id-ID"/>
        </w:rPr>
        <w:t>siko</w:t>
      </w:r>
      <w:proofErr w:type="spellEnd"/>
      <w:r w:rsidR="00204858" w:rsidRPr="000D3259">
        <w:rPr>
          <w:rFonts w:ascii="Arial" w:hAnsi="Arial" w:cs="Arial"/>
          <w:sz w:val="22"/>
          <w:szCs w:val="22"/>
          <w:lang w:val="id-ID"/>
        </w:rPr>
        <w:t xml:space="preserve"> kematian atau cacat</w:t>
      </w:r>
      <w:r w:rsidR="00AC0A9E" w:rsidRPr="000D3259">
        <w:rPr>
          <w:rFonts w:ascii="Arial" w:hAnsi="Arial" w:cs="Arial"/>
          <w:sz w:val="22"/>
          <w:szCs w:val="22"/>
          <w:lang w:val="en-ID"/>
        </w:rPr>
        <w:t>.</w:t>
      </w:r>
    </w:p>
    <w:p w14:paraId="4ECA1FCA" w14:textId="77777777" w:rsidR="00B73EEA" w:rsidRPr="000D3259" w:rsidRDefault="00B73EEA" w:rsidP="000D3259">
      <w:pPr>
        <w:pStyle w:val="ListParagraph"/>
        <w:spacing w:line="276" w:lineRule="auto"/>
        <w:rPr>
          <w:rFonts w:ascii="Arial" w:hAnsi="Arial" w:cs="Arial"/>
          <w:color w:val="FF0000"/>
          <w:sz w:val="22"/>
          <w:szCs w:val="22"/>
        </w:rPr>
      </w:pPr>
    </w:p>
    <w:p w14:paraId="3F5275E2" w14:textId="3709C517" w:rsidR="00B73EEA" w:rsidRPr="000D3259" w:rsidRDefault="00B73EEA" w:rsidP="000D3259">
      <w:pPr>
        <w:pStyle w:val="BodyTextIndent3"/>
        <w:numPr>
          <w:ilvl w:val="0"/>
          <w:numId w:val="2"/>
        </w:numPr>
        <w:tabs>
          <w:tab w:val="clear" w:pos="720"/>
          <w:tab w:val="clear" w:pos="4560"/>
          <w:tab w:val="num" w:pos="900"/>
        </w:tabs>
        <w:spacing w:after="0" w:line="276" w:lineRule="auto"/>
        <w:ind w:left="810" w:hanging="450"/>
        <w:rPr>
          <w:rFonts w:ascii="Arial" w:hAnsi="Arial" w:cs="Arial"/>
          <w:sz w:val="22"/>
          <w:szCs w:val="22"/>
        </w:rPr>
      </w:pPr>
      <w:proofErr w:type="spellStart"/>
      <w:r w:rsidRPr="000D3259">
        <w:rPr>
          <w:rFonts w:ascii="Arial" w:hAnsi="Arial" w:cs="Arial"/>
          <w:b/>
          <w:sz w:val="22"/>
          <w:szCs w:val="22"/>
        </w:rPr>
        <w:t>Fasilitas</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Kesehatan</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Rujukan</w:t>
      </w:r>
      <w:proofErr w:type="spellEnd"/>
      <w:r w:rsidRPr="000D3259">
        <w:rPr>
          <w:rFonts w:ascii="Arial" w:hAnsi="Arial" w:cs="Arial"/>
          <w:b/>
          <w:sz w:val="22"/>
          <w:szCs w:val="22"/>
        </w:rPr>
        <w:t xml:space="preserve"> Tingkat </w:t>
      </w:r>
      <w:proofErr w:type="spellStart"/>
      <w:r w:rsidRPr="000D3259">
        <w:rPr>
          <w:rFonts w:ascii="Arial" w:hAnsi="Arial" w:cs="Arial"/>
          <w:b/>
          <w:sz w:val="22"/>
          <w:szCs w:val="22"/>
        </w:rPr>
        <w:t>Lanjutan</w:t>
      </w:r>
      <w:proofErr w:type="spellEnd"/>
      <w:r w:rsidRPr="000D3259">
        <w:rPr>
          <w:rFonts w:ascii="Arial" w:hAnsi="Arial" w:cs="Arial"/>
          <w:b/>
          <w:sz w:val="22"/>
          <w:szCs w:val="22"/>
        </w:rPr>
        <w:t xml:space="preserve"> (FKRTL)</w:t>
      </w:r>
      <w:r w:rsidRPr="000D3259">
        <w:rPr>
          <w:rFonts w:ascii="Arial" w:hAnsi="Arial" w:cs="Arial"/>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fasilitas</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memberikan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perorangan</w:t>
      </w:r>
      <w:proofErr w:type="spellEnd"/>
      <w:r w:rsidRPr="000D3259">
        <w:rPr>
          <w:rFonts w:ascii="Arial" w:hAnsi="Arial" w:cs="Arial"/>
          <w:sz w:val="22"/>
          <w:szCs w:val="22"/>
        </w:rPr>
        <w:t xml:space="preserve"> </w:t>
      </w:r>
      <w:proofErr w:type="spellStart"/>
      <w:r w:rsidRPr="000D3259">
        <w:rPr>
          <w:rFonts w:ascii="Arial" w:hAnsi="Arial" w:cs="Arial"/>
          <w:sz w:val="22"/>
          <w:szCs w:val="22"/>
        </w:rPr>
        <w:t>tingkat</w:t>
      </w:r>
      <w:proofErr w:type="spellEnd"/>
      <w:r w:rsidRPr="000D3259">
        <w:rPr>
          <w:rFonts w:ascii="Arial" w:hAnsi="Arial" w:cs="Arial"/>
          <w:sz w:val="22"/>
          <w:szCs w:val="22"/>
        </w:rPr>
        <w:t xml:space="preserve"> </w:t>
      </w:r>
      <w:proofErr w:type="spellStart"/>
      <w:r w:rsidRPr="000D3259">
        <w:rPr>
          <w:rFonts w:ascii="Arial" w:hAnsi="Arial" w:cs="Arial"/>
          <w:sz w:val="22"/>
          <w:szCs w:val="22"/>
        </w:rPr>
        <w:t>lanjutan</w:t>
      </w:r>
      <w:proofErr w:type="spellEnd"/>
      <w:r w:rsidRPr="000D3259">
        <w:rPr>
          <w:rFonts w:ascii="Arial" w:hAnsi="Arial" w:cs="Arial"/>
          <w:sz w:val="22"/>
          <w:szCs w:val="22"/>
        </w:rPr>
        <w:t xml:space="preserve">. FKRTL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berupa</w:t>
      </w:r>
      <w:proofErr w:type="spellEnd"/>
      <w:r w:rsidRPr="000D3259">
        <w:rPr>
          <w:rFonts w:ascii="Arial" w:hAnsi="Arial" w:cs="Arial"/>
          <w:sz w:val="22"/>
          <w:szCs w:val="22"/>
        </w:rPr>
        <w:t xml:space="preserve"> </w:t>
      </w:r>
      <w:proofErr w:type="spellStart"/>
      <w:r w:rsidRPr="000D3259">
        <w:rPr>
          <w:rFonts w:ascii="Arial" w:hAnsi="Arial" w:cs="Arial"/>
          <w:sz w:val="22"/>
          <w:szCs w:val="22"/>
        </w:rPr>
        <w:t>rumah</w:t>
      </w:r>
      <w:proofErr w:type="spellEnd"/>
      <w:r w:rsidRPr="000D3259">
        <w:rPr>
          <w:rFonts w:ascii="Arial" w:hAnsi="Arial" w:cs="Arial"/>
          <w:sz w:val="22"/>
          <w:szCs w:val="22"/>
        </w:rPr>
        <w:t xml:space="preserve"> </w:t>
      </w:r>
      <w:proofErr w:type="spellStart"/>
      <w:r w:rsidRPr="000D3259">
        <w:rPr>
          <w:rFonts w:ascii="Arial" w:hAnsi="Arial" w:cs="Arial"/>
          <w:sz w:val="22"/>
          <w:szCs w:val="22"/>
        </w:rPr>
        <w:t>sakit</w:t>
      </w:r>
      <w:proofErr w:type="spellEnd"/>
      <w:r w:rsidRPr="000D3259">
        <w:rPr>
          <w:rFonts w:ascii="Arial" w:hAnsi="Arial" w:cs="Arial"/>
          <w:sz w:val="22"/>
          <w:szCs w:val="22"/>
        </w:rPr>
        <w:t xml:space="preserve"> </w:t>
      </w:r>
      <w:proofErr w:type="spellStart"/>
      <w:r w:rsidRPr="000D3259">
        <w:rPr>
          <w:rFonts w:ascii="Arial" w:hAnsi="Arial" w:cs="Arial"/>
          <w:sz w:val="22"/>
          <w:szCs w:val="22"/>
        </w:rPr>
        <w:t>umum</w:t>
      </w:r>
      <w:proofErr w:type="spellEnd"/>
      <w:r w:rsidRPr="000D3259">
        <w:rPr>
          <w:rFonts w:ascii="Arial" w:hAnsi="Arial" w:cs="Arial"/>
          <w:sz w:val="22"/>
          <w:szCs w:val="22"/>
        </w:rPr>
        <w:t xml:space="preserve">, </w:t>
      </w:r>
      <w:proofErr w:type="spellStart"/>
      <w:r w:rsidRPr="000D3259">
        <w:rPr>
          <w:rFonts w:ascii="Arial" w:hAnsi="Arial" w:cs="Arial"/>
          <w:sz w:val="22"/>
          <w:szCs w:val="22"/>
        </w:rPr>
        <w:t>rumah</w:t>
      </w:r>
      <w:proofErr w:type="spellEnd"/>
      <w:r w:rsidRPr="000D3259">
        <w:rPr>
          <w:rFonts w:ascii="Arial" w:hAnsi="Arial" w:cs="Arial"/>
          <w:sz w:val="22"/>
          <w:szCs w:val="22"/>
        </w:rPr>
        <w:t xml:space="preserve"> </w:t>
      </w:r>
      <w:proofErr w:type="spellStart"/>
      <w:r w:rsidRPr="000D3259">
        <w:rPr>
          <w:rFonts w:ascii="Arial" w:hAnsi="Arial" w:cs="Arial"/>
          <w:sz w:val="22"/>
          <w:szCs w:val="22"/>
        </w:rPr>
        <w:t>sakit</w:t>
      </w:r>
      <w:proofErr w:type="spellEnd"/>
      <w:r w:rsidRPr="000D3259">
        <w:rPr>
          <w:rFonts w:ascii="Arial" w:hAnsi="Arial" w:cs="Arial"/>
          <w:sz w:val="22"/>
          <w:szCs w:val="22"/>
        </w:rPr>
        <w:t xml:space="preserve"> </w:t>
      </w:r>
      <w:proofErr w:type="spellStart"/>
      <w:r w:rsidRPr="000D3259">
        <w:rPr>
          <w:rFonts w:ascii="Arial" w:hAnsi="Arial" w:cs="Arial"/>
          <w:sz w:val="22"/>
          <w:szCs w:val="22"/>
        </w:rPr>
        <w:t>khusus</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klinik</w:t>
      </w:r>
      <w:proofErr w:type="spellEnd"/>
      <w:r w:rsidRPr="000D3259">
        <w:rPr>
          <w:rFonts w:ascii="Arial" w:hAnsi="Arial" w:cs="Arial"/>
          <w:sz w:val="22"/>
          <w:szCs w:val="22"/>
        </w:rPr>
        <w:t xml:space="preserve"> </w:t>
      </w:r>
      <w:proofErr w:type="spellStart"/>
      <w:r w:rsidRPr="000D3259">
        <w:rPr>
          <w:rFonts w:ascii="Arial" w:hAnsi="Arial" w:cs="Arial"/>
          <w:sz w:val="22"/>
          <w:szCs w:val="22"/>
        </w:rPr>
        <w:t>utama</w:t>
      </w:r>
      <w:proofErr w:type="spellEnd"/>
      <w:r w:rsidRPr="000D3259">
        <w:rPr>
          <w:rFonts w:ascii="Arial" w:hAnsi="Arial" w:cs="Arial"/>
          <w:sz w:val="22"/>
          <w:szCs w:val="22"/>
        </w:rPr>
        <w:t>.</w:t>
      </w:r>
    </w:p>
    <w:p w14:paraId="510B9F2F" w14:textId="77777777" w:rsidR="00CC6D67" w:rsidRPr="000D3259" w:rsidRDefault="00CC6D67" w:rsidP="000D3259">
      <w:pPr>
        <w:tabs>
          <w:tab w:val="left" w:pos="851"/>
        </w:tabs>
        <w:spacing w:line="276" w:lineRule="auto"/>
        <w:ind w:left="851" w:hanging="425"/>
        <w:jc w:val="both"/>
        <w:rPr>
          <w:rFonts w:ascii="Arial" w:hAnsi="Arial" w:cs="Arial"/>
          <w:sz w:val="22"/>
          <w:szCs w:val="22"/>
          <w:lang w:val="id-ID"/>
        </w:rPr>
      </w:pPr>
    </w:p>
    <w:p w14:paraId="45E6A6CA" w14:textId="5F85C8AF" w:rsidR="00563147" w:rsidRPr="000D3259" w:rsidRDefault="00563147" w:rsidP="000D3259">
      <w:pPr>
        <w:pStyle w:val="BodyTextIndent3"/>
        <w:numPr>
          <w:ilvl w:val="0"/>
          <w:numId w:val="2"/>
        </w:numPr>
        <w:tabs>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 xml:space="preserve">Pelayanan </w:t>
      </w:r>
      <w:r w:rsidRPr="000D3259">
        <w:rPr>
          <w:rFonts w:ascii="Arial" w:hAnsi="Arial" w:cs="Arial"/>
          <w:b/>
          <w:i/>
          <w:sz w:val="22"/>
          <w:szCs w:val="22"/>
          <w:lang w:val="id-ID"/>
        </w:rPr>
        <w:t>One Day Care</w:t>
      </w:r>
      <w:r w:rsidRPr="000D3259">
        <w:rPr>
          <w:rFonts w:ascii="Arial" w:hAnsi="Arial" w:cs="Arial"/>
          <w:b/>
          <w:sz w:val="22"/>
          <w:szCs w:val="22"/>
          <w:lang w:val="id-ID"/>
        </w:rPr>
        <w:t xml:space="preserve"> </w:t>
      </w:r>
      <w:r w:rsidRPr="000D3259">
        <w:rPr>
          <w:rFonts w:ascii="Arial" w:hAnsi="Arial" w:cs="Arial"/>
          <w:sz w:val="22"/>
          <w:szCs w:val="22"/>
          <w:lang w:val="id-ID"/>
        </w:rPr>
        <w:t>adalah</w:t>
      </w:r>
      <w:r w:rsidRPr="000D3259">
        <w:rPr>
          <w:rFonts w:ascii="Arial" w:hAnsi="Arial" w:cs="Arial"/>
          <w:b/>
          <w:sz w:val="22"/>
          <w:szCs w:val="22"/>
          <w:lang w:val="id-ID"/>
        </w:rPr>
        <w:t xml:space="preserve"> </w:t>
      </w:r>
      <w:r w:rsidRPr="000D3259">
        <w:rPr>
          <w:rFonts w:ascii="Arial" w:hAnsi="Arial" w:cs="Arial"/>
          <w:sz w:val="22"/>
          <w:szCs w:val="22"/>
          <w:lang w:val="id-ID"/>
        </w:rPr>
        <w:t xml:space="preserve">pelayanan </w:t>
      </w:r>
      <w:proofErr w:type="spellStart"/>
      <w:r w:rsidRPr="000D3259">
        <w:rPr>
          <w:rFonts w:ascii="Arial" w:hAnsi="Arial" w:cs="Arial"/>
          <w:sz w:val="22"/>
          <w:szCs w:val="22"/>
        </w:rPr>
        <w:t>atau</w:t>
      </w:r>
      <w:proofErr w:type="spellEnd"/>
      <w:r w:rsidRPr="000D3259">
        <w:rPr>
          <w:rFonts w:ascii="Arial" w:hAnsi="Arial" w:cs="Arial"/>
          <w:sz w:val="22"/>
          <w:szCs w:val="22"/>
          <w:lang w:val="id-ID"/>
        </w:rPr>
        <w:t xml:space="preserve"> tindakan pembedahan atau perawatan darurat yang dilakukan di I</w:t>
      </w:r>
      <w:proofErr w:type="spellStart"/>
      <w:r w:rsidRPr="000D3259">
        <w:rPr>
          <w:rFonts w:ascii="Arial" w:hAnsi="Arial" w:cs="Arial"/>
          <w:sz w:val="22"/>
          <w:szCs w:val="22"/>
        </w:rPr>
        <w:t>nstalasi</w:t>
      </w:r>
      <w:proofErr w:type="spellEnd"/>
      <w:r w:rsidRPr="000D3259">
        <w:rPr>
          <w:rFonts w:ascii="Arial" w:hAnsi="Arial" w:cs="Arial"/>
          <w:sz w:val="22"/>
          <w:szCs w:val="22"/>
        </w:rPr>
        <w:t xml:space="preserve"> </w:t>
      </w:r>
      <w:proofErr w:type="spellStart"/>
      <w:r w:rsidRPr="000D3259">
        <w:rPr>
          <w:rFonts w:ascii="Arial" w:hAnsi="Arial" w:cs="Arial"/>
          <w:sz w:val="22"/>
          <w:szCs w:val="22"/>
        </w:rPr>
        <w:t>Gawat</w:t>
      </w:r>
      <w:proofErr w:type="spellEnd"/>
      <w:r w:rsidRPr="000D3259">
        <w:rPr>
          <w:rFonts w:ascii="Arial" w:hAnsi="Arial" w:cs="Arial"/>
          <w:sz w:val="22"/>
          <w:szCs w:val="22"/>
        </w:rPr>
        <w:t xml:space="preserve"> </w:t>
      </w:r>
      <w:proofErr w:type="spellStart"/>
      <w:r w:rsidRPr="000D3259">
        <w:rPr>
          <w:rFonts w:ascii="Arial" w:hAnsi="Arial" w:cs="Arial"/>
          <w:sz w:val="22"/>
          <w:szCs w:val="22"/>
        </w:rPr>
        <w:t>Darurat</w:t>
      </w:r>
      <w:proofErr w:type="spellEnd"/>
      <w:r w:rsidRPr="000D3259">
        <w:rPr>
          <w:rFonts w:ascii="Arial" w:hAnsi="Arial" w:cs="Arial"/>
          <w:sz w:val="22"/>
          <w:szCs w:val="22"/>
        </w:rPr>
        <w:t xml:space="preserve"> </w:t>
      </w:r>
      <w:r w:rsidR="00D558A2" w:rsidRPr="000D3259">
        <w:rPr>
          <w:rFonts w:ascii="Arial" w:hAnsi="Arial" w:cs="Arial"/>
          <w:b/>
          <w:sz w:val="22"/>
          <w:szCs w:val="22"/>
          <w:lang w:val="en-ID"/>
        </w:rPr>
        <w:t xml:space="preserve">PIHAK KEDUA </w:t>
      </w:r>
      <w:r w:rsidRPr="000D3259">
        <w:rPr>
          <w:rFonts w:ascii="Arial" w:hAnsi="Arial" w:cs="Arial"/>
          <w:sz w:val="22"/>
          <w:szCs w:val="22"/>
          <w:lang w:val="id-ID"/>
        </w:rPr>
        <w:t>terhadap kondisi penyakit tertentu yang dilaksanakan oleh tenaga ahli</w:t>
      </w:r>
      <w:r w:rsidR="00E177E1" w:rsidRPr="000D3259">
        <w:rPr>
          <w:rFonts w:ascii="Arial" w:hAnsi="Arial" w:cs="Arial"/>
          <w:sz w:val="22"/>
          <w:szCs w:val="22"/>
          <w:lang w:val="en-US"/>
        </w:rPr>
        <w:t xml:space="preserve"> </w:t>
      </w:r>
      <w:proofErr w:type="spellStart"/>
      <w:r w:rsidR="00E177E1" w:rsidRPr="000D3259">
        <w:rPr>
          <w:rFonts w:ascii="Arial" w:hAnsi="Arial" w:cs="Arial"/>
          <w:sz w:val="22"/>
          <w:szCs w:val="22"/>
          <w:lang w:val="en-US"/>
        </w:rPr>
        <w:t>kesehatan</w:t>
      </w:r>
      <w:proofErr w:type="spellEnd"/>
      <w:r w:rsidRPr="000D3259">
        <w:rPr>
          <w:rFonts w:ascii="Arial" w:hAnsi="Arial" w:cs="Arial"/>
          <w:sz w:val="22"/>
          <w:szCs w:val="22"/>
          <w:lang w:val="id-ID"/>
        </w:rPr>
        <w:t xml:space="preserve"> dengan atau tanpa anestesi </w:t>
      </w:r>
      <w:r w:rsidRPr="000D3259">
        <w:rPr>
          <w:rFonts w:ascii="Arial" w:hAnsi="Arial" w:cs="Arial"/>
          <w:sz w:val="22"/>
          <w:szCs w:val="22"/>
        </w:rPr>
        <w:t xml:space="preserve">paling </w:t>
      </w:r>
      <w:proofErr w:type="spellStart"/>
      <w:r w:rsidRPr="000D3259">
        <w:rPr>
          <w:rFonts w:ascii="Arial" w:hAnsi="Arial" w:cs="Arial"/>
          <w:sz w:val="22"/>
          <w:szCs w:val="22"/>
        </w:rPr>
        <w:t>sedikit</w:t>
      </w:r>
      <w:proofErr w:type="spellEnd"/>
      <w:r w:rsidRPr="000D3259">
        <w:rPr>
          <w:rFonts w:ascii="Arial" w:hAnsi="Arial" w:cs="Arial"/>
          <w:sz w:val="22"/>
          <w:szCs w:val="22"/>
        </w:rPr>
        <w:t xml:space="preserve"> </w:t>
      </w:r>
      <w:proofErr w:type="spellStart"/>
      <w:r w:rsidRPr="000D3259">
        <w:rPr>
          <w:rFonts w:ascii="Arial" w:hAnsi="Arial" w:cs="Arial"/>
          <w:sz w:val="22"/>
          <w:szCs w:val="22"/>
        </w:rPr>
        <w:t>enam</w:t>
      </w:r>
      <w:proofErr w:type="spellEnd"/>
      <w:r w:rsidRPr="000D3259">
        <w:rPr>
          <w:rFonts w:ascii="Arial" w:hAnsi="Arial" w:cs="Arial"/>
          <w:sz w:val="22"/>
          <w:szCs w:val="22"/>
        </w:rPr>
        <w:t xml:space="preserve"> jam </w:t>
      </w:r>
      <w:proofErr w:type="spellStart"/>
      <w:r w:rsidR="00540ED5" w:rsidRPr="000D3259">
        <w:rPr>
          <w:rFonts w:ascii="Arial" w:hAnsi="Arial" w:cs="Arial"/>
          <w:sz w:val="22"/>
          <w:szCs w:val="22"/>
          <w:lang w:val="en-US"/>
        </w:rPr>
        <w:t>serta</w:t>
      </w:r>
      <w:proofErr w:type="spellEnd"/>
      <w:r w:rsidR="00540ED5" w:rsidRPr="000D3259">
        <w:rPr>
          <w:rFonts w:ascii="Arial" w:hAnsi="Arial" w:cs="Arial"/>
          <w:sz w:val="22"/>
          <w:szCs w:val="22"/>
          <w:lang w:val="en-US"/>
        </w:rPr>
        <w:t xml:space="preserve"> </w:t>
      </w:r>
      <w:r w:rsidR="00986B62" w:rsidRPr="000D3259">
        <w:rPr>
          <w:rFonts w:ascii="Arial" w:hAnsi="Arial" w:cs="Arial"/>
          <w:sz w:val="22"/>
          <w:szCs w:val="22"/>
          <w:lang w:val="id-ID"/>
        </w:rPr>
        <w:t>Peserta</w:t>
      </w:r>
      <w:r w:rsidRPr="000D3259">
        <w:rPr>
          <w:rFonts w:ascii="Arial" w:hAnsi="Arial" w:cs="Arial"/>
          <w:sz w:val="22"/>
          <w:szCs w:val="22"/>
          <w:lang w:val="id-ID"/>
        </w:rPr>
        <w:t xml:space="preserve"> tanpa harus rawat inap</w:t>
      </w:r>
      <w:r w:rsidR="00AC0A9E" w:rsidRPr="000D3259">
        <w:rPr>
          <w:rFonts w:ascii="Arial" w:hAnsi="Arial" w:cs="Arial"/>
          <w:sz w:val="22"/>
          <w:szCs w:val="22"/>
        </w:rPr>
        <w:t>.</w:t>
      </w:r>
    </w:p>
    <w:p w14:paraId="3C997B16"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6713BD74" w14:textId="4B724541" w:rsidR="00790EC2" w:rsidRPr="000D3259" w:rsidRDefault="00790EC2" w:rsidP="000D3259">
      <w:pPr>
        <w:pStyle w:val="BodyTextIndent3"/>
        <w:numPr>
          <w:ilvl w:val="0"/>
          <w:numId w:val="2"/>
        </w:numPr>
        <w:tabs>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Pemegang Polis</w:t>
      </w:r>
      <w:r w:rsidRPr="000D3259">
        <w:rPr>
          <w:rFonts w:ascii="Arial" w:hAnsi="Arial" w:cs="Arial"/>
          <w:sz w:val="22"/>
          <w:szCs w:val="22"/>
          <w:lang w:val="id-ID"/>
        </w:rPr>
        <w:t xml:space="preserve"> adalah institusi atau badan usaha yang</w:t>
      </w:r>
      <w:r w:rsidR="00DA3F8C" w:rsidRPr="000D3259">
        <w:rPr>
          <w:rFonts w:ascii="Arial" w:hAnsi="Arial" w:cs="Arial"/>
          <w:sz w:val="22"/>
          <w:szCs w:val="22"/>
          <w:lang w:val="id-ID"/>
        </w:rPr>
        <w:t xml:space="preserve"> </w:t>
      </w:r>
      <w:proofErr w:type="spellStart"/>
      <w:r w:rsidR="00544F45" w:rsidRPr="000D3259">
        <w:rPr>
          <w:rFonts w:ascii="Arial" w:hAnsi="Arial" w:cs="Arial"/>
          <w:sz w:val="22"/>
          <w:szCs w:val="22"/>
          <w:lang w:val="en-US"/>
        </w:rPr>
        <w:t>berbentuk</w:t>
      </w:r>
      <w:proofErr w:type="spellEnd"/>
      <w:r w:rsidR="00544F45" w:rsidRPr="000D3259">
        <w:rPr>
          <w:rFonts w:ascii="Arial" w:hAnsi="Arial" w:cs="Arial"/>
          <w:sz w:val="22"/>
          <w:szCs w:val="22"/>
          <w:lang w:val="en-US"/>
        </w:rPr>
        <w:t xml:space="preserve"> </w:t>
      </w:r>
      <w:r w:rsidRPr="000D3259">
        <w:rPr>
          <w:rFonts w:ascii="Arial" w:hAnsi="Arial" w:cs="Arial"/>
          <w:sz w:val="22"/>
          <w:szCs w:val="22"/>
          <w:lang w:val="id-ID"/>
        </w:rPr>
        <w:t xml:space="preserve">badan hukum atau yang bukan </w:t>
      </w:r>
      <w:proofErr w:type="spellStart"/>
      <w:r w:rsidR="00544F45" w:rsidRPr="000D3259">
        <w:rPr>
          <w:rFonts w:ascii="Arial" w:hAnsi="Arial" w:cs="Arial"/>
          <w:sz w:val="22"/>
          <w:szCs w:val="22"/>
          <w:lang w:val="en-US"/>
        </w:rPr>
        <w:t>berbentuk</w:t>
      </w:r>
      <w:proofErr w:type="spellEnd"/>
      <w:r w:rsidR="00544F45" w:rsidRPr="000D3259">
        <w:rPr>
          <w:rFonts w:ascii="Arial" w:hAnsi="Arial" w:cs="Arial"/>
          <w:sz w:val="22"/>
          <w:szCs w:val="22"/>
          <w:lang w:val="en-US"/>
        </w:rPr>
        <w:t xml:space="preserve"> </w:t>
      </w:r>
      <w:r w:rsidRPr="000D3259">
        <w:rPr>
          <w:rFonts w:ascii="Arial" w:hAnsi="Arial" w:cs="Arial"/>
          <w:sz w:val="22"/>
          <w:szCs w:val="22"/>
          <w:lang w:val="id-ID"/>
        </w:rPr>
        <w:t xml:space="preserve">badan hukum yang mengikatkan diri dengan </w:t>
      </w:r>
      <w:r w:rsidRPr="000D3259">
        <w:rPr>
          <w:rFonts w:ascii="Arial" w:hAnsi="Arial" w:cs="Arial"/>
          <w:b/>
          <w:sz w:val="22"/>
          <w:szCs w:val="22"/>
          <w:lang w:val="id-ID"/>
        </w:rPr>
        <w:t>PIHAK PERTAMA</w:t>
      </w:r>
      <w:r w:rsidRPr="000D3259">
        <w:rPr>
          <w:rFonts w:ascii="Arial" w:hAnsi="Arial" w:cs="Arial"/>
          <w:sz w:val="22"/>
          <w:szCs w:val="22"/>
          <w:lang w:val="id-ID"/>
        </w:rPr>
        <w:t xml:space="preserve"> untuk mendapatkan </w:t>
      </w:r>
      <w:r w:rsidR="00B345E2" w:rsidRPr="000D3259">
        <w:rPr>
          <w:rFonts w:ascii="Arial" w:hAnsi="Arial" w:cs="Arial"/>
          <w:sz w:val="22"/>
          <w:szCs w:val="22"/>
          <w:lang w:val="id-ID"/>
        </w:rPr>
        <w:t>perlindungan asuransi kesehatan</w:t>
      </w:r>
      <w:r w:rsidR="00AC0A9E" w:rsidRPr="000D3259">
        <w:rPr>
          <w:rFonts w:ascii="Arial" w:hAnsi="Arial" w:cs="Arial"/>
          <w:sz w:val="22"/>
          <w:szCs w:val="22"/>
          <w:lang w:val="id-ID"/>
        </w:rPr>
        <w:t>.</w:t>
      </w:r>
    </w:p>
    <w:p w14:paraId="7B57E966"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76A1DB39" w14:textId="5DD6F724" w:rsidR="00950645" w:rsidRPr="000D3259" w:rsidRDefault="0095064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 xml:space="preserve">Pemeriksaan </w:t>
      </w:r>
      <w:r w:rsidR="00986B62" w:rsidRPr="000D3259">
        <w:rPr>
          <w:rFonts w:ascii="Arial" w:hAnsi="Arial" w:cs="Arial"/>
          <w:b/>
          <w:sz w:val="22"/>
          <w:szCs w:val="22"/>
          <w:lang w:val="en-ID"/>
        </w:rPr>
        <w:t>P</w:t>
      </w:r>
      <w:r w:rsidRPr="000D3259">
        <w:rPr>
          <w:rFonts w:ascii="Arial" w:hAnsi="Arial" w:cs="Arial"/>
          <w:b/>
          <w:sz w:val="22"/>
          <w:szCs w:val="22"/>
          <w:lang w:val="id-ID"/>
        </w:rPr>
        <w:t xml:space="preserve">enunjang </w:t>
      </w:r>
      <w:r w:rsidR="00986B62" w:rsidRPr="000D3259">
        <w:rPr>
          <w:rFonts w:ascii="Arial" w:hAnsi="Arial" w:cs="Arial"/>
          <w:b/>
          <w:sz w:val="22"/>
          <w:szCs w:val="22"/>
          <w:lang w:val="en-ID"/>
        </w:rPr>
        <w:t>D</w:t>
      </w:r>
      <w:r w:rsidRPr="000D3259">
        <w:rPr>
          <w:rFonts w:ascii="Arial" w:hAnsi="Arial" w:cs="Arial"/>
          <w:b/>
          <w:sz w:val="22"/>
          <w:szCs w:val="22"/>
          <w:lang w:val="id-ID"/>
        </w:rPr>
        <w:t>iagnostik</w:t>
      </w:r>
      <w:r w:rsidRPr="000D3259">
        <w:rPr>
          <w:rFonts w:ascii="Arial" w:hAnsi="Arial" w:cs="Arial"/>
          <w:sz w:val="22"/>
          <w:szCs w:val="22"/>
          <w:lang w:val="id-ID"/>
        </w:rPr>
        <w:t xml:space="preserve"> adalah kegiatan pemeriksaan yang dilakukan untuk membantu menegakkan diagnosa</w:t>
      </w:r>
      <w:r w:rsidRPr="000D3259">
        <w:rPr>
          <w:rFonts w:ascii="Arial" w:hAnsi="Arial" w:cs="Arial"/>
          <w:sz w:val="22"/>
          <w:szCs w:val="22"/>
        </w:rPr>
        <w:t xml:space="preserve"> </w:t>
      </w:r>
      <w:proofErr w:type="spellStart"/>
      <w:r w:rsidRPr="000D3259">
        <w:rPr>
          <w:rFonts w:ascii="Arial" w:hAnsi="Arial" w:cs="Arial"/>
          <w:sz w:val="22"/>
          <w:szCs w:val="22"/>
        </w:rPr>
        <w:t>sesuai</w:t>
      </w:r>
      <w:proofErr w:type="spellEnd"/>
      <w:r w:rsidRPr="000D3259">
        <w:rPr>
          <w:rFonts w:ascii="Arial" w:hAnsi="Arial" w:cs="Arial"/>
          <w:sz w:val="22"/>
          <w:szCs w:val="22"/>
        </w:rPr>
        <w:t xml:space="preserve"> </w:t>
      </w:r>
      <w:proofErr w:type="spellStart"/>
      <w:r w:rsidRPr="000D3259">
        <w:rPr>
          <w:rFonts w:ascii="Arial" w:hAnsi="Arial" w:cs="Arial"/>
          <w:sz w:val="22"/>
          <w:szCs w:val="22"/>
        </w:rPr>
        <w:t>indikasi</w:t>
      </w:r>
      <w:proofErr w:type="spellEnd"/>
      <w:r w:rsidRPr="000D3259">
        <w:rPr>
          <w:rFonts w:ascii="Arial" w:hAnsi="Arial" w:cs="Arial"/>
          <w:sz w:val="22"/>
          <w:szCs w:val="22"/>
        </w:rPr>
        <w:t xml:space="preserve"> </w:t>
      </w:r>
      <w:proofErr w:type="spellStart"/>
      <w:r w:rsidRPr="000D3259">
        <w:rPr>
          <w:rFonts w:ascii="Arial" w:hAnsi="Arial" w:cs="Arial"/>
          <w:sz w:val="22"/>
          <w:szCs w:val="22"/>
        </w:rPr>
        <w:t>medis</w:t>
      </w:r>
      <w:proofErr w:type="spellEnd"/>
      <w:r w:rsidR="00AC0A9E" w:rsidRPr="000D3259">
        <w:rPr>
          <w:rFonts w:ascii="Arial" w:hAnsi="Arial" w:cs="Arial"/>
          <w:sz w:val="22"/>
          <w:szCs w:val="22"/>
          <w:lang w:val="id-ID"/>
        </w:rPr>
        <w:t>.</w:t>
      </w:r>
    </w:p>
    <w:p w14:paraId="3A640C93"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2B43286A" w14:textId="514FBC3B" w:rsidR="00950645" w:rsidRPr="000D3259" w:rsidRDefault="0095064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bCs/>
          <w:sz w:val="22"/>
          <w:szCs w:val="22"/>
          <w:lang w:val="id-ID"/>
        </w:rPr>
        <w:t>Persalinan</w:t>
      </w:r>
      <w:r w:rsidRPr="000D3259">
        <w:rPr>
          <w:rFonts w:ascii="Arial" w:hAnsi="Arial" w:cs="Arial"/>
          <w:sz w:val="22"/>
          <w:szCs w:val="22"/>
          <w:lang w:val="id-ID"/>
        </w:rPr>
        <w:t xml:space="preserve"> adalah proses lahirnya bayi cukup bulan atau hampir cukup bulan baik secara spontan maupun lahir dengan memerlukan </w:t>
      </w:r>
      <w:r w:rsidR="00DA0D23" w:rsidRPr="000D3259">
        <w:rPr>
          <w:rFonts w:ascii="Arial" w:hAnsi="Arial" w:cs="Arial"/>
          <w:sz w:val="22"/>
          <w:szCs w:val="22"/>
          <w:lang w:val="id-ID"/>
        </w:rPr>
        <w:t xml:space="preserve">tindakan medis </w:t>
      </w:r>
      <w:r w:rsidRPr="000D3259">
        <w:rPr>
          <w:rFonts w:ascii="Arial" w:hAnsi="Arial" w:cs="Arial"/>
          <w:sz w:val="22"/>
          <w:szCs w:val="22"/>
          <w:lang w:val="id-ID"/>
        </w:rPr>
        <w:t>baik operatif dan non operatif</w:t>
      </w:r>
      <w:r w:rsidR="00AC0A9E" w:rsidRPr="000D3259">
        <w:rPr>
          <w:rFonts w:ascii="Arial" w:hAnsi="Arial" w:cs="Arial"/>
          <w:sz w:val="22"/>
          <w:szCs w:val="22"/>
        </w:rPr>
        <w:t>.</w:t>
      </w:r>
    </w:p>
    <w:p w14:paraId="4A722926"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18A16AF4" w14:textId="266E1808" w:rsidR="00CC364E" w:rsidRPr="000D3259" w:rsidRDefault="00986B62"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bCs/>
          <w:sz w:val="22"/>
          <w:szCs w:val="22"/>
        </w:rPr>
        <w:t>Peserta</w:t>
      </w:r>
      <w:proofErr w:type="spellEnd"/>
      <w:r w:rsidR="00950645" w:rsidRPr="000D3259">
        <w:rPr>
          <w:rFonts w:ascii="Arial" w:hAnsi="Arial" w:cs="Arial"/>
          <w:b/>
          <w:bCs/>
          <w:sz w:val="22"/>
          <w:szCs w:val="22"/>
        </w:rPr>
        <w:t xml:space="preserve"> </w:t>
      </w:r>
      <w:proofErr w:type="spellStart"/>
      <w:r w:rsidR="00EB29D8" w:rsidRPr="000D3259">
        <w:rPr>
          <w:rFonts w:ascii="Arial" w:hAnsi="Arial" w:cs="Arial"/>
          <w:color w:val="000000"/>
          <w:sz w:val="22"/>
          <w:szCs w:val="22"/>
        </w:rPr>
        <w:t>adalah</w:t>
      </w:r>
      <w:proofErr w:type="spellEnd"/>
      <w:r w:rsidR="00EB29D8" w:rsidRPr="000D3259">
        <w:rPr>
          <w:rFonts w:ascii="Arial" w:hAnsi="Arial" w:cs="Arial"/>
          <w:color w:val="000000"/>
          <w:sz w:val="22"/>
          <w:szCs w:val="22"/>
        </w:rPr>
        <w:t xml:space="preserve"> </w:t>
      </w:r>
      <w:r w:rsidR="00F03E2D" w:rsidRPr="000D3259">
        <w:rPr>
          <w:rFonts w:ascii="Arial" w:hAnsi="Arial" w:cs="Arial"/>
          <w:color w:val="000000"/>
          <w:sz w:val="22"/>
          <w:szCs w:val="22"/>
          <w:lang w:val="en-US"/>
        </w:rPr>
        <w:t>orang-</w:t>
      </w:r>
      <w:proofErr w:type="spellStart"/>
      <w:r w:rsidR="00F03E2D" w:rsidRPr="000D3259">
        <w:rPr>
          <w:rFonts w:ascii="Arial" w:hAnsi="Arial" w:cs="Arial"/>
          <w:color w:val="000000"/>
          <w:sz w:val="22"/>
          <w:szCs w:val="22"/>
          <w:lang w:val="en-US"/>
        </w:rPr>
        <w:t>perorangan</w:t>
      </w:r>
      <w:proofErr w:type="spellEnd"/>
      <w:r w:rsidR="00F03E2D" w:rsidRPr="000D3259">
        <w:rPr>
          <w:rFonts w:ascii="Arial" w:hAnsi="Arial" w:cs="Arial"/>
          <w:color w:val="000000"/>
          <w:sz w:val="22"/>
          <w:szCs w:val="22"/>
          <w:lang w:val="en-US"/>
        </w:rPr>
        <w:t xml:space="preserve"> yang </w:t>
      </w:r>
      <w:proofErr w:type="spellStart"/>
      <w:r w:rsidR="00F03E2D" w:rsidRPr="000D3259">
        <w:rPr>
          <w:rFonts w:ascii="Arial" w:hAnsi="Arial" w:cs="Arial"/>
          <w:color w:val="000000"/>
          <w:sz w:val="22"/>
          <w:szCs w:val="22"/>
          <w:lang w:val="en-US"/>
        </w:rPr>
        <w:t>terdaftar</w:t>
      </w:r>
      <w:proofErr w:type="spellEnd"/>
      <w:r w:rsidR="00F03E2D" w:rsidRPr="000D3259">
        <w:rPr>
          <w:rFonts w:ascii="Arial" w:hAnsi="Arial" w:cs="Arial"/>
          <w:color w:val="000000"/>
          <w:sz w:val="22"/>
          <w:szCs w:val="22"/>
          <w:lang w:val="en-US"/>
        </w:rPr>
        <w:t xml:space="preserve"> </w:t>
      </w:r>
      <w:proofErr w:type="spellStart"/>
      <w:r w:rsidR="00F03FAB" w:rsidRPr="000D3259">
        <w:rPr>
          <w:rFonts w:ascii="Arial" w:hAnsi="Arial" w:cs="Arial"/>
          <w:color w:val="000000"/>
          <w:sz w:val="22"/>
          <w:szCs w:val="22"/>
          <w:lang w:val="en-US"/>
        </w:rPr>
        <w:t>sebagai</w:t>
      </w:r>
      <w:proofErr w:type="spellEnd"/>
      <w:r w:rsidR="00F03FAB"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Peserta</w:t>
      </w:r>
      <w:proofErr w:type="spellEnd"/>
      <w:r w:rsidR="00F03FAB" w:rsidRPr="000D3259">
        <w:rPr>
          <w:rFonts w:ascii="Arial" w:hAnsi="Arial" w:cs="Arial"/>
          <w:color w:val="000000"/>
          <w:sz w:val="22"/>
          <w:szCs w:val="22"/>
          <w:lang w:val="en-US"/>
        </w:rPr>
        <w:t xml:space="preserve"> </w:t>
      </w:r>
      <w:proofErr w:type="spellStart"/>
      <w:r w:rsidR="00F03FAB" w:rsidRPr="000D3259">
        <w:rPr>
          <w:rFonts w:ascii="Arial" w:hAnsi="Arial" w:cs="Arial"/>
          <w:color w:val="000000"/>
          <w:sz w:val="22"/>
          <w:szCs w:val="22"/>
          <w:lang w:val="en-US"/>
        </w:rPr>
        <w:t>asuransi</w:t>
      </w:r>
      <w:proofErr w:type="spellEnd"/>
      <w:r w:rsidR="00F03FAB" w:rsidRPr="000D3259">
        <w:rPr>
          <w:rFonts w:ascii="Arial" w:hAnsi="Arial" w:cs="Arial"/>
          <w:color w:val="000000"/>
          <w:sz w:val="22"/>
          <w:szCs w:val="22"/>
          <w:lang w:val="en-US"/>
        </w:rPr>
        <w:t xml:space="preserve"> </w:t>
      </w:r>
      <w:proofErr w:type="spellStart"/>
      <w:r w:rsidR="00F03FAB" w:rsidRPr="000D3259">
        <w:rPr>
          <w:rFonts w:ascii="Arial" w:hAnsi="Arial" w:cs="Arial"/>
          <w:color w:val="000000"/>
          <w:sz w:val="22"/>
          <w:szCs w:val="22"/>
          <w:lang w:val="en-US"/>
        </w:rPr>
        <w:t>kesehatan</w:t>
      </w:r>
      <w:proofErr w:type="spellEnd"/>
      <w:r w:rsidR="00F03FAB" w:rsidRPr="000D3259">
        <w:rPr>
          <w:rFonts w:ascii="Arial" w:hAnsi="Arial" w:cs="Arial"/>
          <w:color w:val="000000"/>
          <w:sz w:val="22"/>
          <w:szCs w:val="22"/>
          <w:lang w:val="en-US"/>
        </w:rPr>
        <w:t xml:space="preserve"> </w:t>
      </w:r>
      <w:r w:rsidR="00F03E2D" w:rsidRPr="000D3259">
        <w:rPr>
          <w:rFonts w:ascii="Arial" w:hAnsi="Arial" w:cs="Arial"/>
          <w:b/>
          <w:color w:val="000000"/>
          <w:sz w:val="22"/>
          <w:szCs w:val="22"/>
          <w:lang w:val="en-US"/>
        </w:rPr>
        <w:t>PIHAK PERTAMA</w:t>
      </w:r>
      <w:r w:rsidR="00AC0A9E" w:rsidRPr="000D3259">
        <w:rPr>
          <w:rFonts w:ascii="Arial" w:hAnsi="Arial" w:cs="Arial"/>
          <w:color w:val="000000"/>
          <w:sz w:val="22"/>
          <w:szCs w:val="22"/>
          <w:lang w:val="en-US"/>
        </w:rPr>
        <w:t>.</w:t>
      </w:r>
    </w:p>
    <w:p w14:paraId="0390C572"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63F35FBB" w14:textId="5D7A4FFE" w:rsidR="002A7FED" w:rsidRPr="000D3259" w:rsidRDefault="002A7FED"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Pelayanan Kesehatan Tingkat Lanjutan</w:t>
      </w:r>
      <w:r w:rsidRPr="000D3259">
        <w:rPr>
          <w:rFonts w:ascii="Arial" w:hAnsi="Arial" w:cs="Arial"/>
          <w:sz w:val="22"/>
          <w:szCs w:val="22"/>
          <w:lang w:val="id-ID"/>
        </w:rPr>
        <w:t xml:space="preserve"> adalah upaya pelayanan kesehatan perorangan yang bersifat spesialistik atau subspesialistik yang meliputi </w:t>
      </w:r>
      <w:r w:rsidR="00C92D49" w:rsidRPr="000D3259">
        <w:rPr>
          <w:rFonts w:ascii="Arial" w:hAnsi="Arial" w:cs="Arial"/>
          <w:sz w:val="22"/>
          <w:szCs w:val="22"/>
          <w:lang w:val="id-ID"/>
        </w:rPr>
        <w:t>Rawat Jalan Lanjutan</w:t>
      </w:r>
      <w:r w:rsidRPr="000D3259">
        <w:rPr>
          <w:rFonts w:ascii="Arial" w:hAnsi="Arial" w:cs="Arial"/>
          <w:sz w:val="22"/>
          <w:szCs w:val="22"/>
          <w:lang w:val="id-ID"/>
        </w:rPr>
        <w:t xml:space="preserve">, </w:t>
      </w:r>
      <w:r w:rsidR="00C92D49" w:rsidRPr="000D3259">
        <w:rPr>
          <w:rFonts w:ascii="Arial" w:hAnsi="Arial" w:cs="Arial"/>
          <w:sz w:val="22"/>
          <w:szCs w:val="22"/>
          <w:lang w:val="id-ID"/>
        </w:rPr>
        <w:t>Rawat Inap Lanjutan</w:t>
      </w:r>
      <w:r w:rsidRPr="000D3259">
        <w:rPr>
          <w:rFonts w:ascii="Arial" w:hAnsi="Arial" w:cs="Arial"/>
          <w:sz w:val="22"/>
          <w:szCs w:val="22"/>
          <w:lang w:val="id-ID"/>
        </w:rPr>
        <w:t>, dan rawat</w:t>
      </w:r>
      <w:r w:rsidR="006F6BEF" w:rsidRPr="000D3259">
        <w:rPr>
          <w:rFonts w:ascii="Arial" w:hAnsi="Arial" w:cs="Arial"/>
          <w:sz w:val="22"/>
          <w:szCs w:val="22"/>
          <w:lang w:val="id-ID"/>
        </w:rPr>
        <w:t xml:space="preserve"> inap di ruang perawatan khusus</w:t>
      </w:r>
      <w:r w:rsidR="00AC0A9E" w:rsidRPr="000D3259">
        <w:rPr>
          <w:rFonts w:ascii="Arial" w:hAnsi="Arial" w:cs="Arial"/>
          <w:sz w:val="22"/>
          <w:szCs w:val="22"/>
          <w:lang w:val="id-ID"/>
        </w:rPr>
        <w:t>.</w:t>
      </w:r>
    </w:p>
    <w:p w14:paraId="0AAC876B"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17D3B85D" w14:textId="31674803" w:rsidR="00651644" w:rsidRPr="000D3259" w:rsidRDefault="00651644" w:rsidP="000D3259">
      <w:pPr>
        <w:numPr>
          <w:ilvl w:val="0"/>
          <w:numId w:val="2"/>
        </w:numPr>
        <w:tabs>
          <w:tab w:val="clear" w:pos="720"/>
        </w:tabs>
        <w:spacing w:line="276" w:lineRule="auto"/>
        <w:ind w:left="851" w:hanging="425"/>
        <w:jc w:val="both"/>
        <w:rPr>
          <w:rFonts w:ascii="Arial" w:hAnsi="Arial" w:cs="Arial"/>
          <w:color w:val="000000"/>
          <w:sz w:val="22"/>
          <w:szCs w:val="22"/>
        </w:rPr>
      </w:pPr>
      <w:r w:rsidRPr="000D3259">
        <w:rPr>
          <w:rFonts w:ascii="Arial" w:hAnsi="Arial" w:cs="Arial"/>
          <w:b/>
          <w:color w:val="000000"/>
          <w:sz w:val="22"/>
          <w:szCs w:val="22"/>
          <w:lang w:val="id-ID"/>
        </w:rPr>
        <w:t>Pelayanan Rawat Jalan Eksekutif</w:t>
      </w:r>
      <w:r w:rsidRPr="000D3259">
        <w:rPr>
          <w:rFonts w:ascii="Arial" w:hAnsi="Arial" w:cs="Arial"/>
          <w:color w:val="000000"/>
          <w:sz w:val="22"/>
          <w:szCs w:val="22"/>
          <w:lang w:val="id-ID"/>
        </w:rPr>
        <w:t xml:space="preserve"> adalah pemberian pelayanan kesehatan </w:t>
      </w:r>
      <w:r w:rsidR="00804F15" w:rsidRPr="000D3259">
        <w:rPr>
          <w:rFonts w:ascii="Arial" w:hAnsi="Arial" w:cs="Arial"/>
          <w:color w:val="000000"/>
          <w:sz w:val="22"/>
          <w:szCs w:val="22"/>
        </w:rPr>
        <w:t>R</w:t>
      </w:r>
      <w:r w:rsidRPr="000D3259">
        <w:rPr>
          <w:rFonts w:ascii="Arial" w:hAnsi="Arial" w:cs="Arial"/>
          <w:color w:val="000000"/>
          <w:sz w:val="22"/>
          <w:szCs w:val="22"/>
          <w:lang w:val="id-ID"/>
        </w:rPr>
        <w:t>awat</w:t>
      </w:r>
      <w:r w:rsidR="000A14E0" w:rsidRPr="000D3259">
        <w:rPr>
          <w:rFonts w:ascii="Arial" w:hAnsi="Arial" w:cs="Arial"/>
          <w:color w:val="000000"/>
          <w:sz w:val="22"/>
          <w:szCs w:val="22"/>
          <w:lang w:val="en-ID"/>
        </w:rPr>
        <w:t xml:space="preserve"> </w:t>
      </w:r>
      <w:r w:rsidR="00804F15" w:rsidRPr="000D3259">
        <w:rPr>
          <w:rFonts w:ascii="Arial" w:hAnsi="Arial" w:cs="Arial"/>
          <w:color w:val="000000"/>
          <w:sz w:val="22"/>
          <w:szCs w:val="22"/>
        </w:rPr>
        <w:t>J</w:t>
      </w:r>
      <w:r w:rsidRPr="000D3259">
        <w:rPr>
          <w:rFonts w:ascii="Arial" w:hAnsi="Arial" w:cs="Arial"/>
          <w:color w:val="000000"/>
          <w:sz w:val="22"/>
          <w:szCs w:val="22"/>
          <w:lang w:val="id-ID"/>
        </w:rPr>
        <w:t xml:space="preserve">alan nonreguler di </w:t>
      </w:r>
      <w:r w:rsidR="0076279E" w:rsidRPr="000D3259">
        <w:rPr>
          <w:rFonts w:ascii="Arial" w:hAnsi="Arial" w:cs="Arial"/>
          <w:color w:val="000000"/>
          <w:sz w:val="22"/>
          <w:szCs w:val="22"/>
          <w:lang w:val="id-ID"/>
        </w:rPr>
        <w:t xml:space="preserve">Rumah Sakit </w:t>
      </w:r>
      <w:r w:rsidRPr="000D3259">
        <w:rPr>
          <w:rFonts w:ascii="Arial" w:hAnsi="Arial" w:cs="Arial"/>
          <w:color w:val="000000"/>
          <w:sz w:val="22"/>
          <w:szCs w:val="22"/>
          <w:lang w:val="id-ID"/>
        </w:rPr>
        <w:t>yang diselenggarakan melalui pelayanan dokter spesialis</w:t>
      </w:r>
      <w:r w:rsidR="000A14E0" w:rsidRPr="000D3259">
        <w:rPr>
          <w:rFonts w:ascii="Arial" w:hAnsi="Arial" w:cs="Arial"/>
          <w:color w:val="000000"/>
          <w:sz w:val="22"/>
          <w:szCs w:val="22"/>
          <w:lang w:val="en-ID"/>
        </w:rPr>
        <w:t xml:space="preserve"> atau </w:t>
      </w:r>
      <w:r w:rsidRPr="000D3259">
        <w:rPr>
          <w:rFonts w:ascii="Arial" w:hAnsi="Arial" w:cs="Arial"/>
          <w:color w:val="000000"/>
          <w:sz w:val="22"/>
          <w:szCs w:val="22"/>
          <w:lang w:val="id-ID"/>
        </w:rPr>
        <w:t>subspesialis dalam satu fasilitas ruangan terpadu secara khusus tanpa menginap di Rumah Sakit dengan sarana dan prasarana di atas standar</w:t>
      </w:r>
      <w:r w:rsidR="00AC0A9E" w:rsidRPr="000D3259">
        <w:rPr>
          <w:rFonts w:ascii="Arial" w:hAnsi="Arial" w:cs="Arial"/>
          <w:color w:val="000000"/>
          <w:sz w:val="22"/>
          <w:szCs w:val="22"/>
        </w:rPr>
        <w:t>.</w:t>
      </w:r>
    </w:p>
    <w:p w14:paraId="30548CDF" w14:textId="77777777" w:rsidR="002A7FED" w:rsidRPr="000D3259" w:rsidRDefault="002A7FED" w:rsidP="000D3259">
      <w:pPr>
        <w:spacing w:line="276" w:lineRule="auto"/>
        <w:ind w:left="851" w:hanging="425"/>
        <w:contextualSpacing/>
        <w:jc w:val="both"/>
        <w:rPr>
          <w:rFonts w:ascii="Arial" w:hAnsi="Arial" w:cs="Arial"/>
          <w:sz w:val="22"/>
          <w:szCs w:val="22"/>
        </w:rPr>
      </w:pPr>
    </w:p>
    <w:p w14:paraId="36AD0C9F" w14:textId="57A62C75" w:rsidR="0060291E" w:rsidRPr="000D3259" w:rsidRDefault="005C565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bCs/>
          <w:sz w:val="22"/>
          <w:szCs w:val="22"/>
        </w:rPr>
        <w:t>Produk</w:t>
      </w:r>
      <w:proofErr w:type="spellEnd"/>
      <w:r w:rsidRPr="000D3259">
        <w:rPr>
          <w:rFonts w:ascii="Arial" w:hAnsi="Arial" w:cs="Arial"/>
          <w:b/>
          <w:bCs/>
          <w:sz w:val="22"/>
          <w:szCs w:val="22"/>
        </w:rPr>
        <w:t xml:space="preserve"> BRILIFE</w:t>
      </w:r>
      <w:r w:rsidR="00950645" w:rsidRPr="000D3259">
        <w:rPr>
          <w:rFonts w:ascii="Arial" w:hAnsi="Arial" w:cs="Arial"/>
          <w:sz w:val="22"/>
          <w:szCs w:val="22"/>
        </w:rPr>
        <w:t xml:space="preserve"> </w:t>
      </w:r>
      <w:proofErr w:type="spellStart"/>
      <w:r w:rsidR="00950645" w:rsidRPr="000D3259">
        <w:rPr>
          <w:rFonts w:ascii="Arial" w:hAnsi="Arial" w:cs="Arial"/>
          <w:sz w:val="22"/>
          <w:szCs w:val="22"/>
        </w:rPr>
        <w:t>adalah</w:t>
      </w:r>
      <w:proofErr w:type="spellEnd"/>
      <w:r w:rsidR="00950645" w:rsidRPr="000D3259">
        <w:rPr>
          <w:rFonts w:ascii="Arial" w:hAnsi="Arial" w:cs="Arial"/>
          <w:sz w:val="22"/>
          <w:szCs w:val="22"/>
        </w:rPr>
        <w:t xml:space="preserve"> </w:t>
      </w:r>
      <w:proofErr w:type="spellStart"/>
      <w:r w:rsidR="00950645" w:rsidRPr="000D3259">
        <w:rPr>
          <w:rFonts w:ascii="Arial" w:hAnsi="Arial" w:cs="Arial"/>
          <w:bCs/>
          <w:sz w:val="22"/>
          <w:szCs w:val="22"/>
        </w:rPr>
        <w:t>produk</w:t>
      </w:r>
      <w:proofErr w:type="spellEnd"/>
      <w:r w:rsidR="00950645" w:rsidRPr="000D3259">
        <w:rPr>
          <w:rFonts w:ascii="Arial" w:hAnsi="Arial" w:cs="Arial"/>
          <w:bCs/>
          <w:sz w:val="22"/>
          <w:szCs w:val="22"/>
        </w:rPr>
        <w:t xml:space="preserve"> </w:t>
      </w:r>
      <w:proofErr w:type="spellStart"/>
      <w:r w:rsidR="0060291E" w:rsidRPr="000D3259">
        <w:rPr>
          <w:rFonts w:ascii="Arial" w:hAnsi="Arial" w:cs="Arial"/>
          <w:bCs/>
          <w:sz w:val="22"/>
          <w:szCs w:val="22"/>
          <w:lang w:val="en-ID"/>
        </w:rPr>
        <w:t>asuransi</w:t>
      </w:r>
      <w:proofErr w:type="spellEnd"/>
      <w:r w:rsidR="0060291E" w:rsidRPr="000D3259">
        <w:rPr>
          <w:rFonts w:ascii="Arial" w:hAnsi="Arial" w:cs="Arial"/>
          <w:bCs/>
          <w:sz w:val="22"/>
          <w:szCs w:val="22"/>
          <w:lang w:val="en-ID"/>
        </w:rPr>
        <w:t xml:space="preserve"> </w:t>
      </w:r>
      <w:proofErr w:type="spellStart"/>
      <w:r w:rsidR="0060291E" w:rsidRPr="000D3259">
        <w:rPr>
          <w:rFonts w:ascii="Arial" w:hAnsi="Arial" w:cs="Arial"/>
          <w:bCs/>
          <w:sz w:val="22"/>
          <w:szCs w:val="22"/>
          <w:lang w:val="en-ID"/>
        </w:rPr>
        <w:t>kesehatan</w:t>
      </w:r>
      <w:proofErr w:type="spellEnd"/>
      <w:r w:rsidR="0060291E" w:rsidRPr="000D3259">
        <w:rPr>
          <w:rFonts w:ascii="Arial" w:hAnsi="Arial" w:cs="Arial"/>
          <w:bCs/>
          <w:sz w:val="22"/>
          <w:szCs w:val="22"/>
          <w:lang w:val="en-ID"/>
        </w:rPr>
        <w:t xml:space="preserve"> yang </w:t>
      </w:r>
      <w:proofErr w:type="spellStart"/>
      <w:r w:rsidR="0060291E" w:rsidRPr="000D3259">
        <w:rPr>
          <w:rFonts w:ascii="Arial" w:hAnsi="Arial" w:cs="Arial"/>
          <w:bCs/>
          <w:sz w:val="22"/>
          <w:szCs w:val="22"/>
          <w:lang w:val="en-ID"/>
        </w:rPr>
        <w:t>dimiliki</w:t>
      </w:r>
      <w:proofErr w:type="spellEnd"/>
      <w:r w:rsidR="0060291E" w:rsidRPr="000D3259">
        <w:rPr>
          <w:rFonts w:ascii="Arial" w:hAnsi="Arial" w:cs="Arial"/>
          <w:bCs/>
          <w:sz w:val="22"/>
          <w:szCs w:val="22"/>
          <w:lang w:val="en-ID"/>
        </w:rPr>
        <w:t xml:space="preserve"> </w:t>
      </w:r>
      <w:r w:rsidR="00907AEC" w:rsidRPr="000D3259">
        <w:rPr>
          <w:rFonts w:ascii="Arial" w:hAnsi="Arial" w:cs="Arial"/>
          <w:b/>
          <w:bCs/>
          <w:sz w:val="22"/>
          <w:szCs w:val="22"/>
          <w:lang w:val="en-ID"/>
        </w:rPr>
        <w:t>PIHAK PERTAMA</w:t>
      </w:r>
      <w:r w:rsidR="0060291E" w:rsidRPr="000D3259">
        <w:rPr>
          <w:rFonts w:ascii="Arial" w:hAnsi="Arial" w:cs="Arial"/>
          <w:sz w:val="22"/>
          <w:szCs w:val="22"/>
          <w:lang w:val="en-US"/>
        </w:rPr>
        <w:t>, yang</w:t>
      </w:r>
      <w:r w:rsidR="00907AEC" w:rsidRPr="000D3259">
        <w:rPr>
          <w:rFonts w:ascii="Arial" w:hAnsi="Arial" w:cs="Arial"/>
          <w:bCs/>
          <w:sz w:val="22"/>
          <w:szCs w:val="22"/>
          <w:lang w:val="en-ID"/>
        </w:rPr>
        <w:t xml:space="preserve"> </w:t>
      </w:r>
      <w:proofErr w:type="spellStart"/>
      <w:r w:rsidR="0060291E" w:rsidRPr="000D3259">
        <w:rPr>
          <w:rFonts w:ascii="Arial" w:hAnsi="Arial" w:cs="Arial"/>
          <w:bCs/>
          <w:sz w:val="22"/>
          <w:szCs w:val="22"/>
          <w:lang w:val="en-ID"/>
        </w:rPr>
        <w:t>terdiri</w:t>
      </w:r>
      <w:proofErr w:type="spellEnd"/>
      <w:r w:rsidR="0060291E" w:rsidRPr="000D3259">
        <w:rPr>
          <w:rFonts w:ascii="Arial" w:hAnsi="Arial" w:cs="Arial"/>
          <w:bCs/>
          <w:sz w:val="22"/>
          <w:szCs w:val="22"/>
          <w:lang w:val="en-ID"/>
        </w:rPr>
        <w:t xml:space="preserve"> </w:t>
      </w:r>
      <w:proofErr w:type="spellStart"/>
      <w:r w:rsidR="0060291E" w:rsidRPr="000D3259">
        <w:rPr>
          <w:rFonts w:ascii="Arial" w:hAnsi="Arial" w:cs="Arial"/>
          <w:bCs/>
          <w:sz w:val="22"/>
          <w:szCs w:val="22"/>
          <w:lang w:val="en-ID"/>
        </w:rPr>
        <w:t>dari</w:t>
      </w:r>
      <w:proofErr w:type="spellEnd"/>
      <w:r w:rsidR="00907AEC" w:rsidRPr="000D3259">
        <w:rPr>
          <w:rFonts w:ascii="Arial" w:hAnsi="Arial" w:cs="Arial"/>
          <w:bCs/>
          <w:sz w:val="22"/>
          <w:szCs w:val="22"/>
          <w:lang w:val="en-ID"/>
        </w:rPr>
        <w:t>:</w:t>
      </w:r>
    </w:p>
    <w:p w14:paraId="27C9FFC9" w14:textId="1D7BE80B" w:rsidR="002A7FED" w:rsidRPr="000D3259" w:rsidRDefault="005C5655" w:rsidP="000A3AF4">
      <w:pPr>
        <w:pStyle w:val="BodyTextIndent3"/>
        <w:tabs>
          <w:tab w:val="clear" w:pos="1800"/>
          <w:tab w:val="clear" w:pos="4560"/>
        </w:tabs>
        <w:spacing w:after="0" w:line="276" w:lineRule="auto"/>
        <w:ind w:left="851" w:firstLine="0"/>
        <w:rPr>
          <w:rFonts w:ascii="Arial" w:hAnsi="Arial" w:cs="Arial"/>
          <w:color w:val="000000"/>
          <w:sz w:val="22"/>
          <w:szCs w:val="22"/>
        </w:rPr>
      </w:pPr>
      <w:proofErr w:type="spellStart"/>
      <w:r w:rsidRPr="000D3259">
        <w:rPr>
          <w:rFonts w:ascii="Arial" w:hAnsi="Arial" w:cs="Arial"/>
          <w:bCs/>
          <w:sz w:val="22"/>
          <w:szCs w:val="22"/>
          <w:lang w:val="en-ID"/>
        </w:rPr>
        <w:t>Produk</w:t>
      </w:r>
      <w:proofErr w:type="spellEnd"/>
      <w:r w:rsidRPr="000D3259">
        <w:rPr>
          <w:rFonts w:ascii="Arial" w:hAnsi="Arial" w:cs="Arial"/>
          <w:bCs/>
          <w:sz w:val="22"/>
          <w:szCs w:val="22"/>
          <w:lang w:val="en-ID"/>
        </w:rPr>
        <w:t xml:space="preserve"> BRILIFE</w:t>
      </w:r>
      <w:r w:rsidR="00A17997" w:rsidRPr="000D3259">
        <w:rPr>
          <w:rFonts w:ascii="Arial" w:hAnsi="Arial" w:cs="Arial"/>
          <w:bCs/>
          <w:sz w:val="22"/>
          <w:szCs w:val="22"/>
          <w:lang w:val="en-ID"/>
        </w:rPr>
        <w:t xml:space="preserve"> </w:t>
      </w:r>
      <w:r w:rsidR="00950645" w:rsidRPr="000D3259">
        <w:rPr>
          <w:rFonts w:ascii="Arial" w:hAnsi="Arial" w:cs="Arial"/>
          <w:bCs/>
          <w:sz w:val="22"/>
          <w:szCs w:val="22"/>
          <w:lang w:val="id-ID"/>
        </w:rPr>
        <w:t xml:space="preserve">Managed Care </w:t>
      </w:r>
      <w:proofErr w:type="spellStart"/>
      <w:r w:rsidR="00D558A2" w:rsidRPr="000D3259">
        <w:rPr>
          <w:rFonts w:ascii="Arial" w:hAnsi="Arial" w:cs="Arial"/>
          <w:bCs/>
          <w:sz w:val="22"/>
          <w:szCs w:val="22"/>
        </w:rPr>
        <w:t>terdiri</w:t>
      </w:r>
      <w:proofErr w:type="spellEnd"/>
      <w:r w:rsidR="00D558A2" w:rsidRPr="000D3259">
        <w:rPr>
          <w:rFonts w:ascii="Arial" w:hAnsi="Arial" w:cs="Arial"/>
          <w:bCs/>
          <w:sz w:val="22"/>
          <w:szCs w:val="22"/>
        </w:rPr>
        <w:t xml:space="preserve"> </w:t>
      </w:r>
      <w:proofErr w:type="spellStart"/>
      <w:r w:rsidR="00D558A2" w:rsidRPr="000D3259">
        <w:rPr>
          <w:rFonts w:ascii="Arial" w:hAnsi="Arial" w:cs="Arial"/>
          <w:bCs/>
          <w:sz w:val="22"/>
          <w:szCs w:val="22"/>
        </w:rPr>
        <w:t>d</w:t>
      </w:r>
      <w:r w:rsidR="00B572DA" w:rsidRPr="000D3259">
        <w:rPr>
          <w:rFonts w:ascii="Arial" w:hAnsi="Arial" w:cs="Arial"/>
          <w:bCs/>
          <w:sz w:val="22"/>
          <w:szCs w:val="22"/>
        </w:rPr>
        <w:t>ari</w:t>
      </w:r>
      <w:proofErr w:type="spellEnd"/>
      <w:r w:rsidR="00B572DA" w:rsidRPr="000D3259">
        <w:rPr>
          <w:rFonts w:ascii="Arial" w:hAnsi="Arial" w:cs="Arial"/>
          <w:bCs/>
          <w:sz w:val="22"/>
          <w:szCs w:val="22"/>
        </w:rPr>
        <w:t xml:space="preserve"> </w:t>
      </w:r>
      <w:r w:rsidR="00025260" w:rsidRPr="000D3259">
        <w:rPr>
          <w:rFonts w:ascii="Arial" w:hAnsi="Arial" w:cs="Arial"/>
          <w:bCs/>
          <w:sz w:val="22"/>
          <w:szCs w:val="22"/>
          <w:lang w:val="en-US"/>
        </w:rPr>
        <w:t>New Managed Care</w:t>
      </w:r>
      <w:r w:rsidR="00D558A2" w:rsidRPr="000D3259">
        <w:rPr>
          <w:rFonts w:ascii="Arial" w:hAnsi="Arial" w:cs="Arial"/>
          <w:bCs/>
          <w:sz w:val="22"/>
          <w:szCs w:val="22"/>
        </w:rPr>
        <w:t xml:space="preserve"> </w:t>
      </w:r>
      <w:r w:rsidR="00950645" w:rsidRPr="000D3259">
        <w:rPr>
          <w:rFonts w:ascii="Arial" w:hAnsi="Arial" w:cs="Arial"/>
          <w:bCs/>
          <w:sz w:val="22"/>
          <w:szCs w:val="22"/>
        </w:rPr>
        <w:t xml:space="preserve">yang </w:t>
      </w:r>
      <w:proofErr w:type="spellStart"/>
      <w:r w:rsidR="00950645" w:rsidRPr="000D3259">
        <w:rPr>
          <w:rFonts w:ascii="Arial" w:hAnsi="Arial" w:cs="Arial"/>
          <w:bCs/>
          <w:sz w:val="22"/>
          <w:szCs w:val="22"/>
        </w:rPr>
        <w:t>dibedakan</w:t>
      </w:r>
      <w:proofErr w:type="spellEnd"/>
      <w:r w:rsidR="00950645" w:rsidRPr="000D3259">
        <w:rPr>
          <w:rFonts w:ascii="Arial" w:hAnsi="Arial" w:cs="Arial"/>
          <w:bCs/>
          <w:sz w:val="22"/>
          <w:szCs w:val="22"/>
        </w:rPr>
        <w:t xml:space="preserve"> </w:t>
      </w:r>
      <w:proofErr w:type="spellStart"/>
      <w:r w:rsidR="00950645" w:rsidRPr="000D3259">
        <w:rPr>
          <w:rFonts w:ascii="Arial" w:hAnsi="Arial" w:cs="Arial"/>
          <w:bCs/>
          <w:sz w:val="22"/>
          <w:szCs w:val="22"/>
        </w:rPr>
        <w:t>menurut</w:t>
      </w:r>
      <w:proofErr w:type="spellEnd"/>
      <w:r w:rsidR="00950645" w:rsidRPr="000D3259">
        <w:rPr>
          <w:rFonts w:ascii="Arial" w:hAnsi="Arial" w:cs="Arial"/>
          <w:bCs/>
          <w:sz w:val="22"/>
          <w:szCs w:val="22"/>
        </w:rPr>
        <w:t xml:space="preserve"> </w:t>
      </w:r>
      <w:r w:rsidR="00950645" w:rsidRPr="000D3259">
        <w:rPr>
          <w:rFonts w:ascii="Arial" w:hAnsi="Arial" w:cs="Arial"/>
          <w:bCs/>
          <w:sz w:val="22"/>
          <w:szCs w:val="22"/>
          <w:lang w:val="id-ID"/>
        </w:rPr>
        <w:t xml:space="preserve">plan </w:t>
      </w:r>
      <w:r w:rsidR="00950645" w:rsidRPr="000D3259">
        <w:rPr>
          <w:rFonts w:ascii="Arial" w:hAnsi="Arial" w:cs="Arial"/>
          <w:bCs/>
          <w:sz w:val="22"/>
          <w:szCs w:val="22"/>
        </w:rPr>
        <w:t xml:space="preserve">yang </w:t>
      </w:r>
      <w:proofErr w:type="spellStart"/>
      <w:r w:rsidR="00950645" w:rsidRPr="000D3259">
        <w:rPr>
          <w:rFonts w:ascii="Arial" w:hAnsi="Arial" w:cs="Arial"/>
          <w:bCs/>
          <w:sz w:val="22"/>
          <w:szCs w:val="22"/>
        </w:rPr>
        <w:t>terdiri</w:t>
      </w:r>
      <w:proofErr w:type="spellEnd"/>
      <w:r w:rsidR="00950645" w:rsidRPr="000D3259">
        <w:rPr>
          <w:rFonts w:ascii="Arial" w:hAnsi="Arial" w:cs="Arial"/>
          <w:bCs/>
          <w:sz w:val="22"/>
          <w:szCs w:val="22"/>
        </w:rPr>
        <w:t xml:space="preserve"> </w:t>
      </w:r>
      <w:proofErr w:type="spellStart"/>
      <w:r w:rsidR="00950645" w:rsidRPr="000D3259">
        <w:rPr>
          <w:rFonts w:ascii="Arial" w:hAnsi="Arial" w:cs="Arial"/>
          <w:bCs/>
          <w:sz w:val="22"/>
          <w:szCs w:val="22"/>
        </w:rPr>
        <w:t>dari</w:t>
      </w:r>
      <w:proofErr w:type="spellEnd"/>
      <w:r w:rsidR="00950645" w:rsidRPr="000D3259">
        <w:rPr>
          <w:rFonts w:ascii="Arial" w:hAnsi="Arial" w:cs="Arial"/>
          <w:bCs/>
          <w:sz w:val="22"/>
          <w:szCs w:val="22"/>
        </w:rPr>
        <w:t xml:space="preserve">: </w:t>
      </w:r>
      <w:r w:rsidR="00950645" w:rsidRPr="000A3AF4">
        <w:rPr>
          <w:rFonts w:ascii="Arial" w:hAnsi="Arial" w:cs="Arial"/>
          <w:b/>
          <w:bCs/>
          <w:sz w:val="22"/>
          <w:szCs w:val="22"/>
        </w:rPr>
        <w:t xml:space="preserve">Diamond, </w:t>
      </w:r>
      <w:r w:rsidR="00025260" w:rsidRPr="000A3AF4">
        <w:rPr>
          <w:rFonts w:ascii="Arial" w:hAnsi="Arial" w:cs="Arial"/>
          <w:b/>
          <w:bCs/>
          <w:sz w:val="22"/>
          <w:szCs w:val="22"/>
          <w:lang w:val="en-US"/>
        </w:rPr>
        <w:t>Ruby</w:t>
      </w:r>
      <w:r w:rsidR="00950645" w:rsidRPr="000A3AF4">
        <w:rPr>
          <w:rFonts w:ascii="Arial" w:hAnsi="Arial" w:cs="Arial"/>
          <w:b/>
          <w:bCs/>
          <w:sz w:val="22"/>
          <w:szCs w:val="22"/>
        </w:rPr>
        <w:t xml:space="preserve">, </w:t>
      </w:r>
      <w:proofErr w:type="spellStart"/>
      <w:r w:rsidR="000A3AF4" w:rsidRPr="000A3AF4">
        <w:rPr>
          <w:rFonts w:ascii="Arial" w:hAnsi="Arial" w:cs="Arial"/>
          <w:b/>
          <w:bCs/>
          <w:sz w:val="22"/>
          <w:szCs w:val="22"/>
          <w:lang w:val="en-US"/>
        </w:rPr>
        <w:t>Shappire</w:t>
      </w:r>
      <w:proofErr w:type="spellEnd"/>
      <w:r w:rsidR="00950645" w:rsidRPr="000A3AF4">
        <w:rPr>
          <w:rFonts w:ascii="Arial" w:hAnsi="Arial" w:cs="Arial"/>
          <w:b/>
          <w:bCs/>
          <w:sz w:val="22"/>
          <w:szCs w:val="22"/>
        </w:rPr>
        <w:t>,</w:t>
      </w:r>
      <w:r w:rsidR="00025260" w:rsidRPr="000A3AF4">
        <w:rPr>
          <w:rFonts w:ascii="Arial" w:hAnsi="Arial" w:cs="Arial"/>
          <w:b/>
          <w:bCs/>
          <w:sz w:val="22"/>
          <w:szCs w:val="22"/>
          <w:lang w:val="en-US"/>
        </w:rPr>
        <w:t xml:space="preserve"> dan</w:t>
      </w:r>
      <w:r w:rsidR="00950645" w:rsidRPr="000A3AF4">
        <w:rPr>
          <w:rFonts w:ascii="Arial" w:hAnsi="Arial" w:cs="Arial"/>
          <w:b/>
          <w:bCs/>
          <w:sz w:val="22"/>
          <w:szCs w:val="22"/>
        </w:rPr>
        <w:t xml:space="preserve"> </w:t>
      </w:r>
      <w:r w:rsidR="00025260" w:rsidRPr="000A3AF4">
        <w:rPr>
          <w:rFonts w:ascii="Arial" w:hAnsi="Arial" w:cs="Arial"/>
          <w:b/>
          <w:bCs/>
          <w:sz w:val="22"/>
          <w:szCs w:val="22"/>
          <w:lang w:val="en-US"/>
        </w:rPr>
        <w:t>Emerald</w:t>
      </w:r>
      <w:r w:rsidR="00804F15" w:rsidRPr="000D3259">
        <w:rPr>
          <w:rFonts w:ascii="Arial" w:hAnsi="Arial" w:cs="Arial"/>
          <w:color w:val="000000"/>
          <w:sz w:val="22"/>
          <w:szCs w:val="22"/>
          <w:lang w:val="en-US"/>
        </w:rPr>
        <w:t xml:space="preserve"> </w:t>
      </w:r>
      <w:proofErr w:type="spellStart"/>
      <w:r w:rsidR="00EC055A" w:rsidRPr="000D3259">
        <w:rPr>
          <w:rFonts w:ascii="Arial" w:hAnsi="Arial" w:cs="Arial"/>
          <w:color w:val="000000"/>
          <w:sz w:val="22"/>
          <w:szCs w:val="22"/>
          <w:lang w:val="en-US"/>
        </w:rPr>
        <w:t>sebagaimana</w:t>
      </w:r>
      <w:proofErr w:type="spellEnd"/>
      <w:r w:rsidR="00EC055A" w:rsidRPr="000D3259">
        <w:rPr>
          <w:rFonts w:ascii="Arial" w:hAnsi="Arial" w:cs="Arial"/>
          <w:color w:val="000000"/>
          <w:sz w:val="22"/>
          <w:szCs w:val="22"/>
          <w:lang w:val="en-US"/>
        </w:rPr>
        <w:t xml:space="preserve"> </w:t>
      </w:r>
      <w:proofErr w:type="spellStart"/>
      <w:r w:rsidR="00EC055A" w:rsidRPr="000D3259">
        <w:rPr>
          <w:rFonts w:ascii="Arial" w:hAnsi="Arial" w:cs="Arial"/>
          <w:color w:val="000000"/>
          <w:sz w:val="22"/>
          <w:szCs w:val="22"/>
          <w:lang w:val="en-US"/>
        </w:rPr>
        <w:t>tertera</w:t>
      </w:r>
      <w:proofErr w:type="spellEnd"/>
      <w:r w:rsidR="00EC055A" w:rsidRPr="000D3259">
        <w:rPr>
          <w:rFonts w:ascii="Arial" w:hAnsi="Arial" w:cs="Arial"/>
          <w:color w:val="000000"/>
          <w:sz w:val="22"/>
          <w:szCs w:val="22"/>
          <w:lang w:val="en-US"/>
        </w:rPr>
        <w:t xml:space="preserve"> di </w:t>
      </w:r>
      <w:proofErr w:type="spellStart"/>
      <w:r w:rsidRPr="000D3259">
        <w:rPr>
          <w:rFonts w:ascii="Arial" w:hAnsi="Arial" w:cs="Arial"/>
          <w:color w:val="000000"/>
          <w:sz w:val="22"/>
          <w:szCs w:val="22"/>
          <w:lang w:val="en-US"/>
        </w:rPr>
        <w:t>Kartu</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Peserta</w:t>
      </w:r>
      <w:proofErr w:type="spellEnd"/>
      <w:r w:rsidRPr="000D3259">
        <w:rPr>
          <w:rFonts w:ascii="Arial" w:hAnsi="Arial" w:cs="Arial"/>
          <w:color w:val="000000"/>
          <w:sz w:val="22"/>
          <w:szCs w:val="22"/>
          <w:lang w:val="en-US"/>
        </w:rPr>
        <w:t xml:space="preserve"> BRILIFE</w:t>
      </w:r>
      <w:r w:rsidR="00AC0A9E" w:rsidRPr="000D3259">
        <w:rPr>
          <w:rFonts w:ascii="Arial" w:hAnsi="Arial" w:cs="Arial"/>
          <w:color w:val="000000"/>
          <w:sz w:val="22"/>
          <w:szCs w:val="22"/>
          <w:lang w:val="en-US"/>
        </w:rPr>
        <w:t>.</w:t>
      </w:r>
    </w:p>
    <w:p w14:paraId="0B669B90" w14:textId="77777777" w:rsidR="00B345E2" w:rsidRPr="000D3259" w:rsidRDefault="00B345E2" w:rsidP="000D3259">
      <w:pPr>
        <w:pStyle w:val="BodyTextIndent3"/>
        <w:tabs>
          <w:tab w:val="clear" w:pos="1800"/>
          <w:tab w:val="clear" w:pos="4560"/>
        </w:tabs>
        <w:spacing w:after="0" w:line="276" w:lineRule="auto"/>
        <w:ind w:left="709" w:hanging="284"/>
        <w:rPr>
          <w:rFonts w:ascii="Arial" w:hAnsi="Arial" w:cs="Arial"/>
          <w:sz w:val="22"/>
          <w:szCs w:val="22"/>
        </w:rPr>
      </w:pPr>
    </w:p>
    <w:p w14:paraId="7A6A991C" w14:textId="77777777" w:rsidR="004A2443" w:rsidRPr="000D3259" w:rsidRDefault="00403255" w:rsidP="000D3259">
      <w:pPr>
        <w:pStyle w:val="BodyTextIndent3"/>
        <w:numPr>
          <w:ilvl w:val="0"/>
          <w:numId w:val="2"/>
        </w:numPr>
        <w:tabs>
          <w:tab w:val="clear" w:pos="720"/>
          <w:tab w:val="clear" w:pos="4560"/>
        </w:tabs>
        <w:spacing w:after="0" w:line="276" w:lineRule="auto"/>
        <w:ind w:left="810" w:hanging="425"/>
        <w:rPr>
          <w:rFonts w:ascii="Arial" w:hAnsi="Arial" w:cs="Arial"/>
          <w:sz w:val="22"/>
          <w:szCs w:val="22"/>
        </w:rPr>
      </w:pPr>
      <w:r w:rsidRPr="000D3259">
        <w:rPr>
          <w:rFonts w:ascii="Arial" w:hAnsi="Arial" w:cs="Arial"/>
          <w:b/>
          <w:sz w:val="22"/>
          <w:szCs w:val="22"/>
        </w:rPr>
        <w:t>Provider</w:t>
      </w:r>
      <w:r w:rsidR="00950645" w:rsidRPr="000D3259">
        <w:rPr>
          <w:rFonts w:ascii="Arial" w:hAnsi="Arial" w:cs="Arial"/>
          <w:sz w:val="22"/>
          <w:szCs w:val="22"/>
        </w:rPr>
        <w:t xml:space="preserve"> </w:t>
      </w:r>
      <w:proofErr w:type="spellStart"/>
      <w:r w:rsidR="00950645" w:rsidRPr="000D3259">
        <w:rPr>
          <w:rFonts w:ascii="Arial" w:hAnsi="Arial" w:cs="Arial"/>
          <w:sz w:val="22"/>
          <w:szCs w:val="22"/>
        </w:rPr>
        <w:t>adalah</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sarana</w:t>
      </w:r>
      <w:proofErr w:type="spellEnd"/>
      <w:r w:rsidR="00E177E1" w:rsidRPr="000D3259">
        <w:rPr>
          <w:rFonts w:ascii="Arial" w:hAnsi="Arial" w:cs="Arial"/>
          <w:sz w:val="22"/>
          <w:szCs w:val="22"/>
          <w:lang w:val="en-US"/>
        </w:rPr>
        <w:t>/</w:t>
      </w:r>
      <w:proofErr w:type="spellStart"/>
      <w:r w:rsidR="00E177E1" w:rsidRPr="000D3259">
        <w:rPr>
          <w:rFonts w:ascii="Arial" w:hAnsi="Arial" w:cs="Arial"/>
          <w:sz w:val="22"/>
          <w:szCs w:val="22"/>
          <w:lang w:val="en-US"/>
        </w:rPr>
        <w:t>fasilitas</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pelayanan</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kesehatan</w:t>
      </w:r>
      <w:proofErr w:type="spellEnd"/>
      <w:r w:rsidR="00950645" w:rsidRPr="000D3259">
        <w:rPr>
          <w:rFonts w:ascii="Arial" w:hAnsi="Arial" w:cs="Arial"/>
          <w:sz w:val="22"/>
          <w:szCs w:val="22"/>
        </w:rPr>
        <w:t xml:space="preserve"> yang </w:t>
      </w:r>
      <w:proofErr w:type="spellStart"/>
      <w:r w:rsidR="00950645" w:rsidRPr="000D3259">
        <w:rPr>
          <w:rFonts w:ascii="Arial" w:hAnsi="Arial" w:cs="Arial"/>
          <w:sz w:val="22"/>
          <w:szCs w:val="22"/>
        </w:rPr>
        <w:t>bekerja</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sama</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dengan</w:t>
      </w:r>
      <w:proofErr w:type="spellEnd"/>
      <w:r w:rsidR="00950645" w:rsidRPr="000D3259">
        <w:rPr>
          <w:rFonts w:ascii="Arial" w:hAnsi="Arial" w:cs="Arial"/>
          <w:sz w:val="22"/>
          <w:szCs w:val="22"/>
        </w:rPr>
        <w:t xml:space="preserve"> </w:t>
      </w:r>
      <w:r w:rsidR="00950645" w:rsidRPr="000D3259">
        <w:rPr>
          <w:rFonts w:ascii="Arial" w:hAnsi="Arial" w:cs="Arial"/>
          <w:b/>
          <w:sz w:val="22"/>
          <w:szCs w:val="22"/>
        </w:rPr>
        <w:t>PIHAK PERTAMA</w:t>
      </w:r>
      <w:r w:rsidR="00950645" w:rsidRPr="000D3259">
        <w:rPr>
          <w:rFonts w:ascii="Arial" w:hAnsi="Arial" w:cs="Arial"/>
          <w:sz w:val="22"/>
          <w:szCs w:val="22"/>
        </w:rPr>
        <w:t xml:space="preserve"> </w:t>
      </w:r>
      <w:proofErr w:type="spellStart"/>
      <w:r w:rsidR="00950645" w:rsidRPr="000D3259">
        <w:rPr>
          <w:rFonts w:ascii="Arial" w:hAnsi="Arial" w:cs="Arial"/>
          <w:sz w:val="22"/>
          <w:szCs w:val="22"/>
        </w:rPr>
        <w:t>untuk</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memberikan</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pelayanan</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kesehatan</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bagi</w:t>
      </w:r>
      <w:proofErr w:type="spellEnd"/>
      <w:r w:rsidR="00950645" w:rsidRPr="000D3259">
        <w:rPr>
          <w:rFonts w:ascii="Arial" w:hAnsi="Arial" w:cs="Arial"/>
          <w:sz w:val="22"/>
          <w:szCs w:val="22"/>
        </w:rPr>
        <w:t xml:space="preserve"> </w:t>
      </w:r>
      <w:proofErr w:type="spellStart"/>
      <w:r w:rsidR="00986B62" w:rsidRPr="000D3259">
        <w:rPr>
          <w:rFonts w:ascii="Arial" w:hAnsi="Arial" w:cs="Arial"/>
          <w:sz w:val="22"/>
          <w:szCs w:val="22"/>
        </w:rPr>
        <w:t>Peserta</w:t>
      </w:r>
      <w:proofErr w:type="spellEnd"/>
      <w:r w:rsidR="00974609" w:rsidRPr="000D3259">
        <w:rPr>
          <w:rFonts w:ascii="Arial" w:hAnsi="Arial" w:cs="Arial"/>
          <w:sz w:val="22"/>
          <w:szCs w:val="22"/>
          <w:lang w:val="en-US"/>
        </w:rPr>
        <w:t xml:space="preserve"> </w:t>
      </w:r>
      <w:proofErr w:type="spellStart"/>
      <w:r w:rsidR="00950645" w:rsidRPr="000D3259">
        <w:rPr>
          <w:rFonts w:ascii="Arial" w:hAnsi="Arial" w:cs="Arial"/>
          <w:sz w:val="22"/>
          <w:szCs w:val="22"/>
        </w:rPr>
        <w:t>berdasarkan</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tingkat</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pelayanan</w:t>
      </w:r>
      <w:proofErr w:type="spellEnd"/>
      <w:r w:rsidR="00950645" w:rsidRPr="000D3259">
        <w:rPr>
          <w:rFonts w:ascii="Arial" w:hAnsi="Arial" w:cs="Arial"/>
          <w:sz w:val="22"/>
          <w:szCs w:val="22"/>
        </w:rPr>
        <w:t xml:space="preserve"> yang </w:t>
      </w:r>
      <w:proofErr w:type="spellStart"/>
      <w:r w:rsidR="00950645" w:rsidRPr="000D3259">
        <w:rPr>
          <w:rFonts w:ascii="Arial" w:hAnsi="Arial" w:cs="Arial"/>
          <w:sz w:val="22"/>
          <w:szCs w:val="22"/>
        </w:rPr>
        <w:t>diberikan</w:t>
      </w:r>
      <w:proofErr w:type="spellEnd"/>
      <w:r w:rsidR="00950645" w:rsidRPr="000D3259">
        <w:rPr>
          <w:rFonts w:ascii="Arial" w:hAnsi="Arial" w:cs="Arial"/>
          <w:sz w:val="22"/>
          <w:szCs w:val="22"/>
        </w:rPr>
        <w:t xml:space="preserve">. </w:t>
      </w:r>
      <w:r w:rsidRPr="000D3259">
        <w:rPr>
          <w:rFonts w:ascii="Arial" w:hAnsi="Arial" w:cs="Arial"/>
          <w:sz w:val="22"/>
          <w:szCs w:val="22"/>
        </w:rPr>
        <w:t>Provider</w:t>
      </w:r>
      <w:r w:rsidR="00950645" w:rsidRPr="000D3259">
        <w:rPr>
          <w:rFonts w:ascii="Arial" w:hAnsi="Arial" w:cs="Arial"/>
          <w:sz w:val="22"/>
          <w:szCs w:val="22"/>
        </w:rPr>
        <w:t xml:space="preserve"> </w:t>
      </w:r>
      <w:proofErr w:type="spellStart"/>
      <w:r w:rsidR="00950645" w:rsidRPr="000D3259">
        <w:rPr>
          <w:rFonts w:ascii="Arial" w:hAnsi="Arial" w:cs="Arial"/>
          <w:sz w:val="22"/>
          <w:szCs w:val="22"/>
        </w:rPr>
        <w:t>terbagi</w:t>
      </w:r>
      <w:proofErr w:type="spellEnd"/>
      <w:r w:rsidR="00950645" w:rsidRPr="000D3259">
        <w:rPr>
          <w:rFonts w:ascii="Arial" w:hAnsi="Arial" w:cs="Arial"/>
          <w:sz w:val="22"/>
          <w:szCs w:val="22"/>
        </w:rPr>
        <w:t xml:space="preserve"> </w:t>
      </w:r>
      <w:proofErr w:type="spellStart"/>
      <w:r w:rsidR="00950645" w:rsidRPr="000D3259">
        <w:rPr>
          <w:rFonts w:ascii="Arial" w:hAnsi="Arial" w:cs="Arial"/>
          <w:sz w:val="22"/>
          <w:szCs w:val="22"/>
        </w:rPr>
        <w:t>atas</w:t>
      </w:r>
      <w:proofErr w:type="spellEnd"/>
      <w:r w:rsidR="004A2443" w:rsidRPr="000D3259">
        <w:rPr>
          <w:rFonts w:ascii="Arial" w:hAnsi="Arial" w:cs="Arial"/>
          <w:sz w:val="22"/>
          <w:szCs w:val="22"/>
          <w:lang w:val="en-US"/>
        </w:rPr>
        <w:t>:</w:t>
      </w:r>
    </w:p>
    <w:p w14:paraId="6680B10B" w14:textId="3F7AA579" w:rsidR="004A2443" w:rsidRPr="000D3259" w:rsidRDefault="0029543B" w:rsidP="000D3259">
      <w:pPr>
        <w:pStyle w:val="BodyTextIndent3"/>
        <w:numPr>
          <w:ilvl w:val="0"/>
          <w:numId w:val="72"/>
        </w:numPr>
        <w:tabs>
          <w:tab w:val="clear" w:pos="4560"/>
        </w:tabs>
        <w:spacing w:after="0" w:line="276" w:lineRule="auto"/>
        <w:ind w:left="1701" w:hanging="425"/>
        <w:rPr>
          <w:rFonts w:ascii="Arial" w:hAnsi="Arial" w:cs="Arial"/>
          <w:sz w:val="22"/>
          <w:szCs w:val="22"/>
        </w:rPr>
      </w:pPr>
      <w:r w:rsidRPr="000D3259">
        <w:rPr>
          <w:rFonts w:ascii="Arial" w:hAnsi="Arial" w:cs="Arial"/>
          <w:sz w:val="22"/>
          <w:szCs w:val="22"/>
        </w:rPr>
        <w:t>Provider</w:t>
      </w:r>
      <w:r w:rsidR="00025260" w:rsidRPr="000D3259">
        <w:rPr>
          <w:rFonts w:ascii="Arial" w:hAnsi="Arial" w:cs="Arial"/>
          <w:sz w:val="22"/>
          <w:szCs w:val="22"/>
          <w:lang w:val="en-US"/>
        </w:rPr>
        <w:t xml:space="preserve"> </w:t>
      </w:r>
      <w:r w:rsidRPr="000D3259">
        <w:rPr>
          <w:rFonts w:ascii="Arial" w:hAnsi="Arial" w:cs="Arial"/>
          <w:sz w:val="22"/>
          <w:szCs w:val="22"/>
        </w:rPr>
        <w:t xml:space="preserve">Tingkat </w:t>
      </w:r>
      <w:proofErr w:type="spellStart"/>
      <w:r w:rsidRPr="000D3259">
        <w:rPr>
          <w:rFonts w:ascii="Arial" w:hAnsi="Arial" w:cs="Arial"/>
          <w:sz w:val="22"/>
          <w:szCs w:val="22"/>
        </w:rPr>
        <w:t>Pertama</w:t>
      </w:r>
      <w:proofErr w:type="spellEnd"/>
      <w:r w:rsidRPr="000D3259">
        <w:rPr>
          <w:rFonts w:ascii="Arial" w:hAnsi="Arial" w:cs="Arial"/>
          <w:sz w:val="22"/>
          <w:szCs w:val="22"/>
        </w:rPr>
        <w:t xml:space="preserve">: </w:t>
      </w:r>
      <w:proofErr w:type="spellStart"/>
      <w:r w:rsidRPr="000D3259">
        <w:rPr>
          <w:rFonts w:ascii="Arial" w:hAnsi="Arial" w:cs="Arial"/>
          <w:sz w:val="22"/>
          <w:szCs w:val="22"/>
        </w:rPr>
        <w:t>sarana</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memberikan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w:t>
      </w:r>
      <w:r w:rsidR="004A2443" w:rsidRPr="000D3259">
        <w:rPr>
          <w:rFonts w:ascii="Arial" w:hAnsi="Arial" w:cs="Arial"/>
          <w:sz w:val="22"/>
          <w:szCs w:val="22"/>
        </w:rPr>
        <w:t>sehatan</w:t>
      </w:r>
      <w:proofErr w:type="spellEnd"/>
      <w:r w:rsidR="004A2443" w:rsidRPr="000D3259">
        <w:rPr>
          <w:rFonts w:ascii="Arial" w:hAnsi="Arial" w:cs="Arial"/>
          <w:sz w:val="22"/>
          <w:szCs w:val="22"/>
        </w:rPr>
        <w:t xml:space="preserve"> </w:t>
      </w:r>
      <w:proofErr w:type="spellStart"/>
      <w:r w:rsidR="004A2443" w:rsidRPr="000D3259">
        <w:rPr>
          <w:rFonts w:ascii="Arial" w:hAnsi="Arial" w:cs="Arial"/>
          <w:sz w:val="22"/>
          <w:szCs w:val="22"/>
        </w:rPr>
        <w:t>dasar</w:t>
      </w:r>
      <w:proofErr w:type="spellEnd"/>
      <w:r w:rsidR="004A2443" w:rsidRPr="000D3259">
        <w:rPr>
          <w:rFonts w:ascii="Arial" w:hAnsi="Arial" w:cs="Arial"/>
          <w:sz w:val="22"/>
          <w:szCs w:val="22"/>
        </w:rPr>
        <w:t>/</w:t>
      </w:r>
      <w:proofErr w:type="spellStart"/>
      <w:r w:rsidR="004A2443" w:rsidRPr="000D3259">
        <w:rPr>
          <w:rFonts w:ascii="Arial" w:hAnsi="Arial" w:cs="Arial"/>
          <w:sz w:val="22"/>
          <w:szCs w:val="22"/>
        </w:rPr>
        <w:t>umum</w:t>
      </w:r>
      <w:proofErr w:type="spellEnd"/>
      <w:r w:rsidR="004A2443" w:rsidRPr="000D3259">
        <w:rPr>
          <w:rFonts w:ascii="Arial" w:hAnsi="Arial" w:cs="Arial"/>
          <w:sz w:val="22"/>
          <w:szCs w:val="22"/>
        </w:rPr>
        <w:t xml:space="preserve"> yang </w:t>
      </w:r>
      <w:proofErr w:type="spellStart"/>
      <w:r w:rsidR="004A2443" w:rsidRPr="000D3259">
        <w:rPr>
          <w:rFonts w:ascii="Arial" w:hAnsi="Arial" w:cs="Arial"/>
          <w:sz w:val="22"/>
          <w:szCs w:val="22"/>
        </w:rPr>
        <w:t>menyelu</w:t>
      </w:r>
      <w:r w:rsidRPr="000D3259">
        <w:rPr>
          <w:rFonts w:ascii="Arial" w:hAnsi="Arial" w:cs="Arial"/>
          <w:sz w:val="22"/>
          <w:szCs w:val="22"/>
        </w:rPr>
        <w:t>ru</w:t>
      </w:r>
      <w:r w:rsidR="004A2443" w:rsidRPr="000D3259">
        <w:rPr>
          <w:rFonts w:ascii="Arial" w:hAnsi="Arial" w:cs="Arial"/>
          <w:sz w:val="22"/>
          <w:szCs w:val="22"/>
          <w:lang w:val="en-US"/>
        </w:rPr>
        <w:t>h</w:t>
      </w:r>
      <w:proofErr w:type="spellEnd"/>
      <w:r w:rsidRPr="000D3259">
        <w:rPr>
          <w:rFonts w:ascii="Arial" w:hAnsi="Arial" w:cs="Arial"/>
          <w:sz w:val="22"/>
          <w:szCs w:val="22"/>
        </w:rPr>
        <w:t xml:space="preserve">, dan </w:t>
      </w:r>
      <w:proofErr w:type="spellStart"/>
      <w:r w:rsidRPr="000D3259">
        <w:rPr>
          <w:rFonts w:ascii="Arial" w:hAnsi="Arial" w:cs="Arial"/>
          <w:sz w:val="22"/>
          <w:szCs w:val="22"/>
        </w:rPr>
        <w:t>mengutamakan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promotif</w:t>
      </w:r>
      <w:proofErr w:type="spellEnd"/>
      <w:r w:rsidRPr="000D3259">
        <w:rPr>
          <w:rFonts w:ascii="Arial" w:hAnsi="Arial" w:cs="Arial"/>
          <w:sz w:val="22"/>
          <w:szCs w:val="22"/>
        </w:rPr>
        <w:t xml:space="preserve"> dan </w:t>
      </w:r>
      <w:proofErr w:type="spellStart"/>
      <w:r w:rsidRPr="000D3259">
        <w:rPr>
          <w:rFonts w:ascii="Arial" w:hAnsi="Arial" w:cs="Arial"/>
          <w:sz w:val="22"/>
          <w:szCs w:val="22"/>
        </w:rPr>
        <w:t>preventif</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meliputi</w:t>
      </w:r>
      <w:proofErr w:type="spellEnd"/>
      <w:r w:rsidRPr="000D3259">
        <w:rPr>
          <w:rFonts w:ascii="Arial" w:hAnsi="Arial" w:cs="Arial"/>
          <w:sz w:val="22"/>
          <w:szCs w:val="22"/>
        </w:rPr>
        <w:t xml:space="preserve"> </w:t>
      </w:r>
      <w:proofErr w:type="spellStart"/>
      <w:r w:rsidR="004A2443" w:rsidRPr="000D3259">
        <w:rPr>
          <w:rFonts w:ascii="Arial" w:hAnsi="Arial" w:cs="Arial"/>
          <w:sz w:val="22"/>
          <w:szCs w:val="22"/>
        </w:rPr>
        <w:t>klinik</w:t>
      </w:r>
      <w:proofErr w:type="spellEnd"/>
      <w:r w:rsidR="004A2443" w:rsidRPr="000D3259">
        <w:rPr>
          <w:rFonts w:ascii="Arial" w:hAnsi="Arial" w:cs="Arial"/>
          <w:sz w:val="22"/>
          <w:szCs w:val="22"/>
        </w:rPr>
        <w:t xml:space="preserve"> dan </w:t>
      </w:r>
      <w:proofErr w:type="spellStart"/>
      <w:r w:rsidR="00CC767A" w:rsidRPr="000D3259">
        <w:rPr>
          <w:rFonts w:ascii="Arial" w:hAnsi="Arial" w:cs="Arial"/>
          <w:sz w:val="22"/>
          <w:szCs w:val="22"/>
          <w:lang w:val="en-US"/>
        </w:rPr>
        <w:t>praktek</w:t>
      </w:r>
      <w:proofErr w:type="spellEnd"/>
      <w:r w:rsidR="00CC767A" w:rsidRPr="000D3259">
        <w:rPr>
          <w:rFonts w:ascii="Arial" w:hAnsi="Arial" w:cs="Arial"/>
          <w:sz w:val="22"/>
          <w:szCs w:val="22"/>
          <w:lang w:val="en-US"/>
        </w:rPr>
        <w:t xml:space="preserve"> </w:t>
      </w:r>
      <w:proofErr w:type="spellStart"/>
      <w:r w:rsidR="00CC767A" w:rsidRPr="000D3259">
        <w:rPr>
          <w:rFonts w:ascii="Arial" w:hAnsi="Arial" w:cs="Arial"/>
          <w:sz w:val="22"/>
          <w:szCs w:val="22"/>
          <w:lang w:val="en-US"/>
        </w:rPr>
        <w:t>dokter</w:t>
      </w:r>
      <w:proofErr w:type="spellEnd"/>
      <w:r w:rsidR="00CC767A" w:rsidRPr="000D3259">
        <w:rPr>
          <w:rFonts w:ascii="Arial" w:hAnsi="Arial" w:cs="Arial"/>
          <w:sz w:val="22"/>
          <w:szCs w:val="22"/>
          <w:lang w:val="en-US"/>
        </w:rPr>
        <w:t xml:space="preserve"> </w:t>
      </w:r>
      <w:proofErr w:type="spellStart"/>
      <w:r w:rsidR="00CC767A" w:rsidRPr="000D3259">
        <w:rPr>
          <w:rFonts w:ascii="Arial" w:hAnsi="Arial" w:cs="Arial"/>
          <w:sz w:val="22"/>
          <w:szCs w:val="22"/>
          <w:lang w:val="en-US"/>
        </w:rPr>
        <w:t>umum</w:t>
      </w:r>
      <w:proofErr w:type="spellEnd"/>
      <w:r w:rsidR="00CC767A" w:rsidRPr="000D3259">
        <w:rPr>
          <w:rFonts w:ascii="Arial" w:hAnsi="Arial" w:cs="Arial"/>
          <w:sz w:val="22"/>
          <w:szCs w:val="22"/>
          <w:lang w:val="en-US"/>
        </w:rPr>
        <w:t xml:space="preserve"> </w:t>
      </w:r>
      <w:r w:rsidRPr="000D3259">
        <w:rPr>
          <w:rFonts w:ascii="Arial" w:hAnsi="Arial" w:cs="Arial"/>
          <w:sz w:val="22"/>
          <w:szCs w:val="22"/>
        </w:rPr>
        <w:t xml:space="preserve">yang </w:t>
      </w:r>
      <w:proofErr w:type="spellStart"/>
      <w:r w:rsidRPr="000D3259">
        <w:rPr>
          <w:rFonts w:ascii="Arial" w:hAnsi="Arial" w:cs="Arial"/>
          <w:sz w:val="22"/>
          <w:szCs w:val="22"/>
        </w:rPr>
        <w:t>terdiri</w:t>
      </w:r>
      <w:proofErr w:type="spellEnd"/>
      <w:r w:rsidRPr="000D3259">
        <w:rPr>
          <w:rFonts w:ascii="Arial" w:hAnsi="Arial" w:cs="Arial"/>
          <w:sz w:val="22"/>
          <w:szCs w:val="22"/>
        </w:rPr>
        <w:t xml:space="preserve"> </w:t>
      </w:r>
      <w:proofErr w:type="spellStart"/>
      <w:r w:rsidRPr="000D3259">
        <w:rPr>
          <w:rFonts w:ascii="Arial" w:hAnsi="Arial" w:cs="Arial"/>
          <w:sz w:val="22"/>
          <w:szCs w:val="22"/>
        </w:rPr>
        <w:t>at</w:t>
      </w:r>
      <w:r w:rsidR="004A2443" w:rsidRPr="000D3259">
        <w:rPr>
          <w:rFonts w:ascii="Arial" w:hAnsi="Arial" w:cs="Arial"/>
          <w:sz w:val="22"/>
          <w:szCs w:val="22"/>
        </w:rPr>
        <w:t>as</w:t>
      </w:r>
      <w:proofErr w:type="spellEnd"/>
      <w:r w:rsidR="004A2443" w:rsidRPr="000D3259">
        <w:rPr>
          <w:rFonts w:ascii="Arial" w:hAnsi="Arial" w:cs="Arial"/>
          <w:sz w:val="22"/>
          <w:szCs w:val="22"/>
        </w:rPr>
        <w:t xml:space="preserve">: </w:t>
      </w:r>
    </w:p>
    <w:p w14:paraId="7214E628" w14:textId="079159AA" w:rsidR="004A2443" w:rsidRPr="000D3259" w:rsidRDefault="0029543B" w:rsidP="000D3259">
      <w:pPr>
        <w:pStyle w:val="BodyTextIndent3"/>
        <w:numPr>
          <w:ilvl w:val="1"/>
          <w:numId w:val="73"/>
        </w:numPr>
        <w:tabs>
          <w:tab w:val="clear" w:pos="4560"/>
        </w:tabs>
        <w:spacing w:after="0" w:line="276" w:lineRule="auto"/>
        <w:ind w:left="2127" w:hanging="426"/>
        <w:rPr>
          <w:rFonts w:ascii="Arial" w:hAnsi="Arial" w:cs="Arial"/>
          <w:sz w:val="22"/>
          <w:szCs w:val="22"/>
        </w:rPr>
      </w:pPr>
      <w:r w:rsidRPr="000D3259">
        <w:rPr>
          <w:rFonts w:ascii="Arial" w:hAnsi="Arial" w:cs="Arial"/>
          <w:sz w:val="22"/>
          <w:szCs w:val="22"/>
        </w:rPr>
        <w:t>Provider</w:t>
      </w:r>
      <w:r w:rsidR="00CC767A" w:rsidRPr="000D3259">
        <w:rPr>
          <w:rFonts w:ascii="Arial" w:hAnsi="Arial" w:cs="Arial"/>
          <w:sz w:val="22"/>
          <w:szCs w:val="22"/>
          <w:lang w:val="en-US"/>
        </w:rPr>
        <w:t xml:space="preserve"> </w:t>
      </w:r>
      <w:r w:rsidRPr="000D3259">
        <w:rPr>
          <w:rFonts w:ascii="Arial" w:hAnsi="Arial" w:cs="Arial"/>
          <w:sz w:val="22"/>
          <w:szCs w:val="22"/>
        </w:rPr>
        <w:t xml:space="preserve">Tingkat </w:t>
      </w:r>
      <w:proofErr w:type="spellStart"/>
      <w:r w:rsidRPr="000D3259">
        <w:rPr>
          <w:rFonts w:ascii="Arial" w:hAnsi="Arial" w:cs="Arial"/>
          <w:sz w:val="22"/>
          <w:szCs w:val="22"/>
        </w:rPr>
        <w:t>Pertama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hanya</w:t>
      </w:r>
      <w:proofErr w:type="spellEnd"/>
      <w:r w:rsidRPr="000D3259">
        <w:rPr>
          <w:rFonts w:ascii="Arial" w:hAnsi="Arial" w:cs="Arial"/>
          <w:sz w:val="22"/>
          <w:szCs w:val="22"/>
        </w:rPr>
        <w:t xml:space="preserve">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004A2443" w:rsidRPr="000D3259">
        <w:rPr>
          <w:rFonts w:ascii="Arial" w:hAnsi="Arial" w:cs="Arial"/>
          <w:sz w:val="22"/>
          <w:szCs w:val="22"/>
        </w:rPr>
        <w:t xml:space="preserve"> </w:t>
      </w:r>
    </w:p>
    <w:p w14:paraId="26CE93B4" w14:textId="66EAC50F" w:rsidR="004A2443" w:rsidRPr="000D3259" w:rsidRDefault="004A2443" w:rsidP="000D3259">
      <w:pPr>
        <w:pStyle w:val="BodyTextIndent3"/>
        <w:numPr>
          <w:ilvl w:val="1"/>
          <w:numId w:val="73"/>
        </w:numPr>
        <w:tabs>
          <w:tab w:val="clear" w:pos="4560"/>
        </w:tabs>
        <w:spacing w:after="0" w:line="276" w:lineRule="auto"/>
        <w:ind w:left="2127" w:hanging="426"/>
        <w:rPr>
          <w:rFonts w:ascii="Arial" w:hAnsi="Arial" w:cs="Arial"/>
          <w:sz w:val="22"/>
          <w:szCs w:val="22"/>
        </w:rPr>
      </w:pPr>
      <w:r w:rsidRPr="000D3259">
        <w:rPr>
          <w:rFonts w:ascii="Arial" w:hAnsi="Arial" w:cs="Arial"/>
          <w:sz w:val="22"/>
          <w:szCs w:val="22"/>
        </w:rPr>
        <w:t>Provider</w:t>
      </w:r>
      <w:r w:rsidR="00CC767A" w:rsidRPr="000D3259">
        <w:rPr>
          <w:rFonts w:ascii="Arial" w:hAnsi="Arial" w:cs="Arial"/>
          <w:sz w:val="22"/>
          <w:szCs w:val="22"/>
          <w:lang w:val="en-US"/>
        </w:rPr>
        <w:t xml:space="preserve"> </w:t>
      </w:r>
      <w:r w:rsidRPr="000D3259">
        <w:rPr>
          <w:rFonts w:ascii="Arial" w:hAnsi="Arial" w:cs="Arial"/>
          <w:sz w:val="22"/>
          <w:szCs w:val="22"/>
        </w:rPr>
        <w:t xml:space="preserve">Tingkat </w:t>
      </w:r>
      <w:proofErr w:type="spellStart"/>
      <w:r w:rsidRPr="000D3259">
        <w:rPr>
          <w:rFonts w:ascii="Arial" w:hAnsi="Arial" w:cs="Arial"/>
          <w:sz w:val="22"/>
          <w:szCs w:val="22"/>
        </w:rPr>
        <w:t>Pertama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hanya</w:t>
      </w:r>
      <w:proofErr w:type="spellEnd"/>
      <w:r w:rsidRPr="000D3259">
        <w:rPr>
          <w:rFonts w:ascii="Arial" w:hAnsi="Arial" w:cs="Arial"/>
          <w:sz w:val="22"/>
          <w:szCs w:val="22"/>
        </w:rPr>
        <w:t xml:space="preserve">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BPJS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selanjutnya</w:t>
      </w:r>
      <w:proofErr w:type="spellEnd"/>
      <w:r w:rsidRPr="000D3259">
        <w:rPr>
          <w:rFonts w:ascii="Arial" w:hAnsi="Arial" w:cs="Arial"/>
          <w:sz w:val="22"/>
          <w:szCs w:val="22"/>
        </w:rPr>
        <w:t xml:space="preserve"> </w:t>
      </w:r>
      <w:proofErr w:type="spellStart"/>
      <w:r w:rsidRPr="000D3259">
        <w:rPr>
          <w:rFonts w:ascii="Arial" w:hAnsi="Arial" w:cs="Arial"/>
          <w:sz w:val="22"/>
          <w:szCs w:val="22"/>
        </w:rPr>
        <w:t>disebut</w:t>
      </w:r>
      <w:proofErr w:type="spellEnd"/>
      <w:r w:rsidRPr="000D3259">
        <w:rPr>
          <w:rFonts w:ascii="Arial" w:hAnsi="Arial" w:cs="Arial"/>
          <w:sz w:val="22"/>
          <w:szCs w:val="22"/>
        </w:rPr>
        <w:t xml:space="preserve"> </w:t>
      </w:r>
      <w:r w:rsidR="00CC767A" w:rsidRPr="000D3259">
        <w:rPr>
          <w:rFonts w:ascii="Arial" w:hAnsi="Arial" w:cs="Arial"/>
          <w:sz w:val="22"/>
          <w:szCs w:val="22"/>
          <w:lang w:val="en-US"/>
        </w:rPr>
        <w:t>RJTP</w:t>
      </w:r>
      <w:r w:rsidRPr="000D3259">
        <w:rPr>
          <w:rFonts w:ascii="Arial" w:hAnsi="Arial" w:cs="Arial"/>
          <w:sz w:val="22"/>
          <w:szCs w:val="22"/>
        </w:rPr>
        <w:t xml:space="preserve"> (</w:t>
      </w:r>
      <w:r w:rsidR="00CC767A" w:rsidRPr="000D3259">
        <w:rPr>
          <w:rFonts w:ascii="Arial" w:hAnsi="Arial" w:cs="Arial"/>
          <w:sz w:val="22"/>
          <w:szCs w:val="22"/>
          <w:lang w:val="en-US"/>
        </w:rPr>
        <w:t>Rawat Jalan</w:t>
      </w:r>
      <w:r w:rsidR="00CC767A" w:rsidRPr="000D3259">
        <w:rPr>
          <w:rFonts w:ascii="Arial" w:hAnsi="Arial" w:cs="Arial"/>
          <w:sz w:val="22"/>
          <w:szCs w:val="22"/>
        </w:rPr>
        <w:t xml:space="preserve"> </w:t>
      </w:r>
      <w:r w:rsidRPr="000D3259">
        <w:rPr>
          <w:rFonts w:ascii="Arial" w:hAnsi="Arial" w:cs="Arial"/>
          <w:sz w:val="22"/>
          <w:szCs w:val="22"/>
        </w:rPr>
        <w:t xml:space="preserve">Tingkat </w:t>
      </w:r>
      <w:proofErr w:type="spellStart"/>
      <w:r w:rsidRPr="000D3259">
        <w:rPr>
          <w:rFonts w:ascii="Arial" w:hAnsi="Arial" w:cs="Arial"/>
          <w:sz w:val="22"/>
          <w:szCs w:val="22"/>
        </w:rPr>
        <w:t>Pertama</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p>
    <w:p w14:paraId="5E052DF1" w14:textId="4503117D" w:rsidR="004A2443" w:rsidRPr="000D3259" w:rsidRDefault="004A2443" w:rsidP="000D3259">
      <w:pPr>
        <w:pStyle w:val="BodyTextIndent3"/>
        <w:numPr>
          <w:ilvl w:val="1"/>
          <w:numId w:val="73"/>
        </w:numPr>
        <w:tabs>
          <w:tab w:val="clear" w:pos="4560"/>
        </w:tabs>
        <w:spacing w:after="0" w:line="276" w:lineRule="auto"/>
        <w:ind w:left="2127" w:hanging="426"/>
        <w:rPr>
          <w:rFonts w:ascii="Arial" w:hAnsi="Arial" w:cs="Arial"/>
          <w:sz w:val="22"/>
          <w:szCs w:val="22"/>
        </w:rPr>
      </w:pPr>
      <w:r w:rsidRPr="000D3259">
        <w:rPr>
          <w:rFonts w:ascii="Arial" w:hAnsi="Arial" w:cs="Arial"/>
          <w:sz w:val="22"/>
          <w:szCs w:val="22"/>
        </w:rPr>
        <w:t xml:space="preserve">Provider Tingkat </w:t>
      </w:r>
      <w:proofErr w:type="spellStart"/>
      <w:r w:rsidRPr="000D3259">
        <w:rPr>
          <w:rFonts w:ascii="Arial" w:hAnsi="Arial" w:cs="Arial"/>
          <w:sz w:val="22"/>
          <w:szCs w:val="22"/>
        </w:rPr>
        <w:t>Pertama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dan </w:t>
      </w:r>
      <w:proofErr w:type="spellStart"/>
      <w:r w:rsidRPr="000D3259">
        <w:rPr>
          <w:rFonts w:ascii="Arial" w:hAnsi="Arial" w:cs="Arial"/>
          <w:sz w:val="22"/>
          <w:szCs w:val="22"/>
        </w:rPr>
        <w:t>sekaligus</w:t>
      </w:r>
      <w:proofErr w:type="spellEnd"/>
      <w:r w:rsidRPr="000D3259">
        <w:rPr>
          <w:rFonts w:ascii="Arial" w:hAnsi="Arial" w:cs="Arial"/>
          <w:sz w:val="22"/>
          <w:szCs w:val="22"/>
        </w:rPr>
        <w:t xml:space="preserve"> BPJS </w:t>
      </w:r>
      <w:proofErr w:type="spellStart"/>
      <w:r w:rsidRPr="000D3259">
        <w:rPr>
          <w:rFonts w:ascii="Arial" w:hAnsi="Arial" w:cs="Arial"/>
          <w:sz w:val="22"/>
          <w:szCs w:val="22"/>
        </w:rPr>
        <w:t>Kesehatan</w:t>
      </w:r>
      <w:proofErr w:type="spellEnd"/>
      <w:r w:rsidR="007E0FCC" w:rsidRPr="000D3259">
        <w:rPr>
          <w:rFonts w:ascii="Arial" w:hAnsi="Arial" w:cs="Arial"/>
          <w:sz w:val="22"/>
          <w:szCs w:val="22"/>
          <w:lang w:val="en-US"/>
        </w:rPr>
        <w:t>,</w:t>
      </w:r>
      <w:r w:rsidRPr="000D3259">
        <w:rPr>
          <w:rFonts w:ascii="Arial" w:hAnsi="Arial" w:cs="Arial"/>
          <w:sz w:val="22"/>
          <w:szCs w:val="22"/>
        </w:rPr>
        <w:t xml:space="preserve"> dan</w:t>
      </w:r>
    </w:p>
    <w:p w14:paraId="07C05052" w14:textId="7C542FEE" w:rsidR="00440C9F" w:rsidRPr="000D3259" w:rsidRDefault="004A2443" w:rsidP="000D3259">
      <w:pPr>
        <w:pStyle w:val="BodyTextIndent3"/>
        <w:numPr>
          <w:ilvl w:val="0"/>
          <w:numId w:val="72"/>
        </w:numPr>
        <w:tabs>
          <w:tab w:val="clear" w:pos="4560"/>
        </w:tabs>
        <w:spacing w:after="0" w:line="276" w:lineRule="auto"/>
        <w:ind w:left="1701" w:hanging="425"/>
        <w:rPr>
          <w:rFonts w:ascii="Arial" w:hAnsi="Arial" w:cs="Arial"/>
          <w:sz w:val="22"/>
          <w:szCs w:val="22"/>
        </w:rPr>
      </w:pPr>
      <w:r w:rsidRPr="000D3259">
        <w:rPr>
          <w:rFonts w:ascii="Arial" w:hAnsi="Arial" w:cs="Arial"/>
          <w:sz w:val="22"/>
          <w:szCs w:val="22"/>
        </w:rPr>
        <w:t xml:space="preserve">Provider Tingkat </w:t>
      </w:r>
      <w:proofErr w:type="spellStart"/>
      <w:r w:rsidRPr="000D3259">
        <w:rPr>
          <w:rFonts w:ascii="Arial" w:hAnsi="Arial" w:cs="Arial"/>
          <w:sz w:val="22"/>
          <w:szCs w:val="22"/>
        </w:rPr>
        <w:t>Lanjutan</w:t>
      </w:r>
      <w:proofErr w:type="spellEnd"/>
      <w:r w:rsidR="00CA38C8" w:rsidRPr="000D3259">
        <w:rPr>
          <w:rFonts w:ascii="Arial" w:hAnsi="Arial" w:cs="Arial"/>
          <w:sz w:val="22"/>
          <w:szCs w:val="22"/>
          <w:lang w:val="en-US"/>
        </w:rPr>
        <w:t>:</w:t>
      </w:r>
      <w:r w:rsidRPr="000D3259">
        <w:rPr>
          <w:rFonts w:ascii="Arial" w:hAnsi="Arial" w:cs="Arial"/>
          <w:sz w:val="22"/>
          <w:szCs w:val="22"/>
        </w:rPr>
        <w:t xml:space="preserve"> </w:t>
      </w:r>
      <w:proofErr w:type="spellStart"/>
      <w:r w:rsidRPr="000D3259">
        <w:rPr>
          <w:rFonts w:ascii="Arial" w:hAnsi="Arial" w:cs="Arial"/>
          <w:sz w:val="22"/>
          <w:szCs w:val="22"/>
        </w:rPr>
        <w:t>sarana</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memberikan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spesialis</w:t>
      </w:r>
      <w:proofErr w:type="spellEnd"/>
      <w:r w:rsidRPr="000D3259">
        <w:rPr>
          <w:rFonts w:ascii="Arial" w:hAnsi="Arial" w:cs="Arial"/>
          <w:sz w:val="22"/>
          <w:szCs w:val="22"/>
        </w:rPr>
        <w:t xml:space="preserve"> dan </w:t>
      </w:r>
      <w:proofErr w:type="spellStart"/>
      <w:r w:rsidRPr="000D3259">
        <w:rPr>
          <w:rFonts w:ascii="Arial" w:hAnsi="Arial" w:cs="Arial"/>
          <w:sz w:val="22"/>
          <w:szCs w:val="22"/>
        </w:rPr>
        <w:t>subspesialis</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keperluan</w:t>
      </w:r>
      <w:proofErr w:type="spellEnd"/>
      <w:r w:rsidRPr="000D3259">
        <w:rPr>
          <w:rFonts w:ascii="Arial" w:hAnsi="Arial" w:cs="Arial"/>
          <w:sz w:val="22"/>
          <w:szCs w:val="22"/>
        </w:rPr>
        <w:t xml:space="preserve"> </w:t>
      </w:r>
      <w:proofErr w:type="spellStart"/>
      <w:r w:rsidRPr="000D3259">
        <w:rPr>
          <w:rFonts w:ascii="Arial" w:hAnsi="Arial" w:cs="Arial"/>
          <w:sz w:val="22"/>
          <w:szCs w:val="22"/>
        </w:rPr>
        <w:t>observasi</w:t>
      </w:r>
      <w:proofErr w:type="spellEnd"/>
      <w:r w:rsidRPr="000D3259">
        <w:rPr>
          <w:rFonts w:ascii="Arial" w:hAnsi="Arial" w:cs="Arial"/>
          <w:sz w:val="22"/>
          <w:szCs w:val="22"/>
        </w:rPr>
        <w:t xml:space="preserve">, diagnosis, </w:t>
      </w:r>
      <w:proofErr w:type="spellStart"/>
      <w:r w:rsidRPr="000D3259">
        <w:rPr>
          <w:rFonts w:ascii="Arial" w:hAnsi="Arial" w:cs="Arial"/>
          <w:sz w:val="22"/>
          <w:szCs w:val="22"/>
        </w:rPr>
        <w:t>pengobatan</w:t>
      </w:r>
      <w:proofErr w:type="spellEnd"/>
      <w:r w:rsidRPr="000D3259">
        <w:rPr>
          <w:rFonts w:ascii="Arial" w:hAnsi="Arial" w:cs="Arial"/>
          <w:sz w:val="22"/>
          <w:szCs w:val="22"/>
        </w:rPr>
        <w:t xml:space="preserve">, </w:t>
      </w:r>
      <w:proofErr w:type="spellStart"/>
      <w:r w:rsidR="0076279E" w:rsidRPr="000D3259">
        <w:rPr>
          <w:rFonts w:ascii="Arial" w:hAnsi="Arial" w:cs="Arial"/>
          <w:sz w:val="22"/>
          <w:szCs w:val="22"/>
        </w:rPr>
        <w:t>Rehabilitasi</w:t>
      </w:r>
      <w:proofErr w:type="spellEnd"/>
      <w:r w:rsidR="0076279E" w:rsidRPr="000D3259">
        <w:rPr>
          <w:rFonts w:ascii="Arial" w:hAnsi="Arial" w:cs="Arial"/>
          <w:sz w:val="22"/>
          <w:szCs w:val="22"/>
        </w:rPr>
        <w:t xml:space="preserve"> </w:t>
      </w:r>
      <w:proofErr w:type="spellStart"/>
      <w:r w:rsidR="0076279E" w:rsidRPr="000D3259">
        <w:rPr>
          <w:rFonts w:ascii="Arial" w:hAnsi="Arial" w:cs="Arial"/>
          <w:sz w:val="22"/>
          <w:szCs w:val="22"/>
        </w:rPr>
        <w:t>Medis</w:t>
      </w:r>
      <w:proofErr w:type="spellEnd"/>
      <w:r w:rsidRPr="000D3259">
        <w:rPr>
          <w:rFonts w:ascii="Arial" w:hAnsi="Arial" w:cs="Arial"/>
          <w:sz w:val="22"/>
          <w:szCs w:val="22"/>
        </w:rPr>
        <w:t xml:space="preserve">, </w:t>
      </w:r>
      <w:r w:rsidR="00DA3F8C" w:rsidRPr="000D3259">
        <w:rPr>
          <w:rFonts w:ascii="Arial" w:hAnsi="Arial" w:cs="Arial"/>
          <w:sz w:val="22"/>
          <w:szCs w:val="22"/>
        </w:rPr>
        <w:t xml:space="preserve">dan/ </w:t>
      </w:r>
      <w:proofErr w:type="spellStart"/>
      <w:r w:rsidR="00DA3F8C"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medis</w:t>
      </w:r>
      <w:proofErr w:type="spellEnd"/>
      <w:r w:rsidRPr="000D3259">
        <w:rPr>
          <w:rFonts w:ascii="Arial" w:hAnsi="Arial" w:cs="Arial"/>
          <w:sz w:val="22"/>
          <w:szCs w:val="22"/>
        </w:rPr>
        <w:t xml:space="preserve"> </w:t>
      </w:r>
      <w:proofErr w:type="spellStart"/>
      <w:r w:rsidRPr="000D3259">
        <w:rPr>
          <w:rFonts w:ascii="Arial" w:hAnsi="Arial" w:cs="Arial"/>
          <w:sz w:val="22"/>
          <w:szCs w:val="22"/>
        </w:rPr>
        <w:t>lainnya</w:t>
      </w:r>
      <w:proofErr w:type="spellEnd"/>
      <w:r w:rsidRPr="000D3259">
        <w:rPr>
          <w:rFonts w:ascii="Arial" w:hAnsi="Arial" w:cs="Arial"/>
          <w:sz w:val="22"/>
          <w:szCs w:val="22"/>
        </w:rPr>
        <w:t xml:space="preserve"> </w:t>
      </w:r>
      <w:proofErr w:type="spellStart"/>
      <w:r w:rsidRPr="000D3259">
        <w:rPr>
          <w:rFonts w:ascii="Arial" w:hAnsi="Arial" w:cs="Arial"/>
          <w:sz w:val="22"/>
          <w:szCs w:val="22"/>
        </w:rPr>
        <w:t>baik</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rawat</w:t>
      </w:r>
      <w:proofErr w:type="spellEnd"/>
      <w:r w:rsidRPr="000D3259">
        <w:rPr>
          <w:rFonts w:ascii="Arial" w:hAnsi="Arial" w:cs="Arial"/>
          <w:sz w:val="22"/>
          <w:szCs w:val="22"/>
        </w:rPr>
        <w:t xml:space="preserve"> </w:t>
      </w:r>
      <w:proofErr w:type="spellStart"/>
      <w:r w:rsidRPr="000D3259">
        <w:rPr>
          <w:rFonts w:ascii="Arial" w:hAnsi="Arial" w:cs="Arial"/>
          <w:sz w:val="22"/>
          <w:szCs w:val="22"/>
        </w:rPr>
        <w:t>jalan</w:t>
      </w:r>
      <w:proofErr w:type="spellEnd"/>
      <w:r w:rsidRPr="000D3259">
        <w:rPr>
          <w:rFonts w:ascii="Arial" w:hAnsi="Arial" w:cs="Arial"/>
          <w:sz w:val="22"/>
          <w:szCs w:val="22"/>
        </w:rPr>
        <w:t xml:space="preserve"> </w:t>
      </w:r>
      <w:proofErr w:type="spellStart"/>
      <w:r w:rsidRPr="000D3259">
        <w:rPr>
          <w:rFonts w:ascii="Arial" w:hAnsi="Arial" w:cs="Arial"/>
          <w:sz w:val="22"/>
          <w:szCs w:val="22"/>
        </w:rPr>
        <w:t>maupun</w:t>
      </w:r>
      <w:proofErr w:type="spellEnd"/>
      <w:r w:rsidRPr="000D3259">
        <w:rPr>
          <w:rFonts w:ascii="Arial" w:hAnsi="Arial" w:cs="Arial"/>
          <w:sz w:val="22"/>
          <w:szCs w:val="22"/>
        </w:rPr>
        <w:t xml:space="preserve"> </w:t>
      </w:r>
      <w:proofErr w:type="spellStart"/>
      <w:r w:rsidRPr="000D3259">
        <w:rPr>
          <w:rFonts w:ascii="Arial" w:hAnsi="Arial" w:cs="Arial"/>
          <w:sz w:val="22"/>
          <w:szCs w:val="22"/>
        </w:rPr>
        <w:t>rawat</w:t>
      </w:r>
      <w:proofErr w:type="spellEnd"/>
      <w:r w:rsidRPr="000D3259">
        <w:rPr>
          <w:rFonts w:ascii="Arial" w:hAnsi="Arial" w:cs="Arial"/>
          <w:sz w:val="22"/>
          <w:szCs w:val="22"/>
        </w:rPr>
        <w:t xml:space="preserve"> </w:t>
      </w:r>
      <w:proofErr w:type="spellStart"/>
      <w:r w:rsidRPr="000D3259">
        <w:rPr>
          <w:rFonts w:ascii="Arial" w:hAnsi="Arial" w:cs="Arial"/>
          <w:sz w:val="22"/>
          <w:szCs w:val="22"/>
        </w:rPr>
        <w:t>inap</w:t>
      </w:r>
      <w:proofErr w:type="spellEnd"/>
      <w:r w:rsidR="00440C9F" w:rsidRPr="000D3259">
        <w:rPr>
          <w:rFonts w:ascii="Arial" w:hAnsi="Arial" w:cs="Arial"/>
          <w:sz w:val="22"/>
          <w:szCs w:val="22"/>
        </w:rPr>
        <w:t xml:space="preserve"> yang </w:t>
      </w:r>
      <w:proofErr w:type="spellStart"/>
      <w:r w:rsidR="00440C9F" w:rsidRPr="000D3259">
        <w:rPr>
          <w:rFonts w:ascii="Arial" w:hAnsi="Arial" w:cs="Arial"/>
          <w:sz w:val="22"/>
          <w:szCs w:val="22"/>
        </w:rPr>
        <w:t>meliputi</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praktik</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dokter</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spesialis</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klinik</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spesialis</w:t>
      </w:r>
      <w:proofErr w:type="spellEnd"/>
      <w:r w:rsidR="00440C9F" w:rsidRPr="000D3259">
        <w:rPr>
          <w:rFonts w:ascii="Arial" w:hAnsi="Arial" w:cs="Arial"/>
          <w:sz w:val="22"/>
          <w:szCs w:val="22"/>
        </w:rPr>
        <w:t xml:space="preserve">, dan </w:t>
      </w:r>
      <w:proofErr w:type="spellStart"/>
      <w:r w:rsidR="00440C9F" w:rsidRPr="000D3259">
        <w:rPr>
          <w:rFonts w:ascii="Arial" w:hAnsi="Arial" w:cs="Arial"/>
          <w:sz w:val="22"/>
          <w:szCs w:val="22"/>
        </w:rPr>
        <w:t>Rumah</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Sakit</w:t>
      </w:r>
      <w:proofErr w:type="spellEnd"/>
      <w:r w:rsidRPr="000D3259">
        <w:rPr>
          <w:rFonts w:ascii="Arial" w:hAnsi="Arial" w:cs="Arial"/>
          <w:sz w:val="22"/>
          <w:szCs w:val="22"/>
        </w:rPr>
        <w:t xml:space="preserve"> </w:t>
      </w:r>
      <w:r w:rsidR="00440C9F" w:rsidRPr="000D3259">
        <w:rPr>
          <w:rFonts w:ascii="Arial" w:hAnsi="Arial" w:cs="Arial"/>
          <w:sz w:val="22"/>
          <w:szCs w:val="22"/>
        </w:rPr>
        <w:t xml:space="preserve">yang </w:t>
      </w:r>
      <w:proofErr w:type="spellStart"/>
      <w:r w:rsidR="00440C9F" w:rsidRPr="000D3259">
        <w:rPr>
          <w:rFonts w:ascii="Arial" w:hAnsi="Arial" w:cs="Arial"/>
          <w:sz w:val="22"/>
          <w:szCs w:val="22"/>
        </w:rPr>
        <w:t>terdiri</w:t>
      </w:r>
      <w:proofErr w:type="spellEnd"/>
      <w:r w:rsidR="00440C9F" w:rsidRPr="000D3259">
        <w:rPr>
          <w:rFonts w:ascii="Arial" w:hAnsi="Arial" w:cs="Arial"/>
          <w:sz w:val="22"/>
          <w:szCs w:val="22"/>
        </w:rPr>
        <w:t xml:space="preserve"> </w:t>
      </w:r>
      <w:proofErr w:type="spellStart"/>
      <w:r w:rsidR="00440C9F" w:rsidRPr="000D3259">
        <w:rPr>
          <w:rFonts w:ascii="Arial" w:hAnsi="Arial" w:cs="Arial"/>
          <w:sz w:val="22"/>
          <w:szCs w:val="22"/>
        </w:rPr>
        <w:t>atas</w:t>
      </w:r>
      <w:proofErr w:type="spellEnd"/>
      <w:r w:rsidR="00440C9F" w:rsidRPr="000D3259">
        <w:rPr>
          <w:rFonts w:ascii="Arial" w:hAnsi="Arial" w:cs="Arial"/>
          <w:sz w:val="22"/>
          <w:szCs w:val="22"/>
        </w:rPr>
        <w:t xml:space="preserve">: </w:t>
      </w:r>
    </w:p>
    <w:p w14:paraId="77D5FE20" w14:textId="171B98EC" w:rsidR="00440C9F" w:rsidRPr="000D3259" w:rsidRDefault="00440C9F" w:rsidP="000D3259">
      <w:pPr>
        <w:pStyle w:val="BodyTextIndent3"/>
        <w:numPr>
          <w:ilvl w:val="0"/>
          <w:numId w:val="76"/>
        </w:numPr>
        <w:tabs>
          <w:tab w:val="clear" w:pos="4560"/>
        </w:tabs>
        <w:spacing w:after="0" w:line="276" w:lineRule="auto"/>
        <w:ind w:left="2127" w:hanging="426"/>
        <w:rPr>
          <w:rFonts w:ascii="Arial" w:hAnsi="Arial" w:cs="Arial"/>
          <w:sz w:val="22"/>
          <w:szCs w:val="22"/>
        </w:rPr>
      </w:pPr>
      <w:r w:rsidRPr="000D3259">
        <w:rPr>
          <w:rFonts w:ascii="Arial" w:hAnsi="Arial" w:cs="Arial"/>
          <w:sz w:val="22"/>
          <w:szCs w:val="22"/>
        </w:rPr>
        <w:t xml:space="preserve">Provider Tingkat </w:t>
      </w:r>
      <w:proofErr w:type="spellStart"/>
      <w:r w:rsidRPr="000D3259">
        <w:rPr>
          <w:rFonts w:ascii="Arial" w:hAnsi="Arial" w:cs="Arial"/>
          <w:sz w:val="22"/>
          <w:szCs w:val="22"/>
          <w:lang w:val="en-ID"/>
        </w:rPr>
        <w:t>Lanjutan</w:t>
      </w:r>
      <w:proofErr w:type="spellEnd"/>
      <w:r w:rsidR="00DA3F8C" w:rsidRPr="000D3259">
        <w:rPr>
          <w:rFonts w:ascii="Arial" w:hAnsi="Arial" w:cs="Arial"/>
          <w:sz w:val="22"/>
          <w:szCs w:val="22"/>
          <w:lang w:val="en-ID"/>
        </w:rPr>
        <w:t xml:space="preserve"> </w:t>
      </w:r>
      <w:r w:rsidRPr="000D3259">
        <w:rPr>
          <w:rFonts w:ascii="Arial" w:hAnsi="Arial" w:cs="Arial"/>
          <w:sz w:val="22"/>
          <w:szCs w:val="22"/>
        </w:rPr>
        <w:t xml:space="preserve">yang </w:t>
      </w:r>
      <w:proofErr w:type="spellStart"/>
      <w:r w:rsidRPr="000D3259">
        <w:rPr>
          <w:rFonts w:ascii="Arial" w:hAnsi="Arial" w:cs="Arial"/>
          <w:sz w:val="22"/>
          <w:szCs w:val="22"/>
        </w:rPr>
        <w:t>hanya</w:t>
      </w:r>
      <w:proofErr w:type="spellEnd"/>
      <w:r w:rsidRPr="000D3259">
        <w:rPr>
          <w:rFonts w:ascii="Arial" w:hAnsi="Arial" w:cs="Arial"/>
          <w:sz w:val="22"/>
          <w:szCs w:val="22"/>
        </w:rPr>
        <w:t xml:space="preserve">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p>
    <w:p w14:paraId="6783157F" w14:textId="08B17CC7" w:rsidR="0029543B" w:rsidRPr="000D3259" w:rsidRDefault="00440C9F" w:rsidP="000D3259">
      <w:pPr>
        <w:pStyle w:val="BodyTextIndent3"/>
        <w:numPr>
          <w:ilvl w:val="0"/>
          <w:numId w:val="76"/>
        </w:numPr>
        <w:tabs>
          <w:tab w:val="clear" w:pos="4560"/>
        </w:tabs>
        <w:spacing w:after="0" w:line="276" w:lineRule="auto"/>
        <w:ind w:left="2127" w:hanging="426"/>
        <w:rPr>
          <w:rFonts w:ascii="Arial" w:hAnsi="Arial" w:cs="Arial"/>
          <w:sz w:val="22"/>
          <w:szCs w:val="22"/>
        </w:rPr>
      </w:pPr>
      <w:r w:rsidRPr="000D3259">
        <w:rPr>
          <w:rFonts w:ascii="Arial" w:hAnsi="Arial" w:cs="Arial"/>
          <w:sz w:val="22"/>
          <w:szCs w:val="22"/>
        </w:rPr>
        <w:t xml:space="preserve">Provider Tingkat </w:t>
      </w:r>
      <w:proofErr w:type="spellStart"/>
      <w:r w:rsidRPr="000D3259">
        <w:rPr>
          <w:rFonts w:ascii="Arial" w:hAnsi="Arial" w:cs="Arial"/>
          <w:sz w:val="22"/>
          <w:szCs w:val="22"/>
          <w:lang w:val="en-ID"/>
        </w:rPr>
        <w:t>Lanjutan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dan </w:t>
      </w:r>
      <w:proofErr w:type="spellStart"/>
      <w:r w:rsidRPr="000D3259">
        <w:rPr>
          <w:rFonts w:ascii="Arial" w:hAnsi="Arial" w:cs="Arial"/>
          <w:sz w:val="22"/>
          <w:szCs w:val="22"/>
        </w:rPr>
        <w:t>sekaligus</w:t>
      </w:r>
      <w:proofErr w:type="spellEnd"/>
      <w:r w:rsidRPr="000D3259">
        <w:rPr>
          <w:rFonts w:ascii="Arial" w:hAnsi="Arial" w:cs="Arial"/>
          <w:sz w:val="22"/>
          <w:szCs w:val="22"/>
        </w:rPr>
        <w:t xml:space="preserve"> BPJS </w:t>
      </w:r>
      <w:proofErr w:type="spellStart"/>
      <w:r w:rsidRPr="000D3259">
        <w:rPr>
          <w:rFonts w:ascii="Arial" w:hAnsi="Arial" w:cs="Arial"/>
          <w:sz w:val="22"/>
          <w:szCs w:val="22"/>
        </w:rPr>
        <w:t>Kesehatan</w:t>
      </w:r>
      <w:proofErr w:type="spellEnd"/>
    </w:p>
    <w:p w14:paraId="2ADC9D5A" w14:textId="77777777" w:rsidR="00B345E2" w:rsidRPr="000D3259" w:rsidRDefault="00B345E2" w:rsidP="000D3259">
      <w:pPr>
        <w:pStyle w:val="BodyTextIndent3"/>
        <w:tabs>
          <w:tab w:val="clear" w:pos="1800"/>
          <w:tab w:val="clear" w:pos="4560"/>
        </w:tabs>
        <w:spacing w:after="0" w:line="276" w:lineRule="auto"/>
        <w:ind w:left="709" w:hanging="284"/>
        <w:rPr>
          <w:rFonts w:ascii="Arial" w:hAnsi="Arial" w:cs="Arial"/>
          <w:sz w:val="22"/>
          <w:szCs w:val="22"/>
        </w:rPr>
      </w:pPr>
    </w:p>
    <w:p w14:paraId="6C8D54F8" w14:textId="60E3A02D" w:rsidR="00EB29D8" w:rsidRPr="000D3259" w:rsidRDefault="00403255"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snapToGrid w:val="0"/>
          <w:sz w:val="22"/>
          <w:szCs w:val="22"/>
        </w:rPr>
        <w:t>Provider</w:t>
      </w:r>
      <w:r w:rsidR="002A7FED" w:rsidRPr="000D3259">
        <w:rPr>
          <w:rFonts w:ascii="Arial" w:hAnsi="Arial" w:cs="Arial"/>
          <w:b/>
          <w:snapToGrid w:val="0"/>
          <w:sz w:val="22"/>
          <w:szCs w:val="22"/>
        </w:rPr>
        <w:t xml:space="preserve"> </w:t>
      </w:r>
      <w:proofErr w:type="spellStart"/>
      <w:r w:rsidR="002A7FED" w:rsidRPr="000D3259">
        <w:rPr>
          <w:rFonts w:ascii="Arial" w:hAnsi="Arial" w:cs="Arial"/>
          <w:b/>
          <w:sz w:val="22"/>
          <w:szCs w:val="22"/>
        </w:rPr>
        <w:t>Irisan</w:t>
      </w:r>
      <w:proofErr w:type="spellEnd"/>
      <w:r w:rsidR="002A7FED" w:rsidRPr="000D3259">
        <w:rPr>
          <w:rFonts w:ascii="Arial" w:hAnsi="Arial" w:cs="Arial"/>
          <w:sz w:val="22"/>
          <w:szCs w:val="22"/>
        </w:rPr>
        <w:t xml:space="preserve"> </w:t>
      </w:r>
      <w:proofErr w:type="spellStart"/>
      <w:r w:rsidR="002A7FED" w:rsidRPr="000D3259">
        <w:rPr>
          <w:rFonts w:ascii="Arial" w:hAnsi="Arial" w:cs="Arial"/>
          <w:sz w:val="22"/>
          <w:szCs w:val="22"/>
        </w:rPr>
        <w:t>adalah</w:t>
      </w:r>
      <w:proofErr w:type="spellEnd"/>
      <w:r w:rsidR="002A7FED" w:rsidRPr="000D3259">
        <w:rPr>
          <w:rFonts w:ascii="Arial" w:hAnsi="Arial" w:cs="Arial"/>
          <w:sz w:val="22"/>
          <w:szCs w:val="22"/>
        </w:rPr>
        <w:t xml:space="preserve"> </w:t>
      </w:r>
      <w:r w:rsidR="00E177E1" w:rsidRPr="000D3259">
        <w:rPr>
          <w:rFonts w:ascii="Arial" w:hAnsi="Arial" w:cs="Arial"/>
          <w:sz w:val="22"/>
          <w:szCs w:val="22"/>
          <w:lang w:val="en-US"/>
        </w:rPr>
        <w:t xml:space="preserve">Provider </w:t>
      </w:r>
      <w:proofErr w:type="spellStart"/>
      <w:r w:rsidR="00434E09" w:rsidRPr="000D3259">
        <w:rPr>
          <w:rFonts w:ascii="Arial" w:hAnsi="Arial" w:cs="Arial"/>
          <w:sz w:val="22"/>
          <w:szCs w:val="22"/>
          <w:lang w:val="en-US"/>
        </w:rPr>
        <w:t>mitra</w:t>
      </w:r>
      <w:proofErr w:type="spellEnd"/>
      <w:r w:rsidR="00434E09" w:rsidRPr="000D3259">
        <w:rPr>
          <w:rFonts w:ascii="Arial" w:hAnsi="Arial" w:cs="Arial"/>
          <w:sz w:val="22"/>
          <w:szCs w:val="22"/>
          <w:lang w:val="en-US"/>
        </w:rPr>
        <w:t xml:space="preserve"> </w:t>
      </w:r>
      <w:proofErr w:type="spellStart"/>
      <w:r w:rsidR="00434E09" w:rsidRPr="000D3259">
        <w:rPr>
          <w:rFonts w:ascii="Arial" w:hAnsi="Arial" w:cs="Arial"/>
          <w:sz w:val="22"/>
          <w:szCs w:val="22"/>
          <w:lang w:val="en-US"/>
        </w:rPr>
        <w:t>dari</w:t>
      </w:r>
      <w:proofErr w:type="spellEnd"/>
      <w:r w:rsidR="00434E09" w:rsidRPr="000D3259">
        <w:rPr>
          <w:rFonts w:ascii="Arial" w:hAnsi="Arial" w:cs="Arial"/>
          <w:sz w:val="22"/>
          <w:szCs w:val="22"/>
          <w:lang w:val="en-US"/>
        </w:rPr>
        <w:t xml:space="preserve"> </w:t>
      </w:r>
      <w:r w:rsidR="00641B8C" w:rsidRPr="000D3259">
        <w:rPr>
          <w:rFonts w:ascii="Arial" w:hAnsi="Arial" w:cs="Arial"/>
          <w:b/>
          <w:sz w:val="22"/>
          <w:szCs w:val="22"/>
          <w:lang w:val="en-US"/>
        </w:rPr>
        <w:t>PIHAK PERTAMA</w:t>
      </w:r>
      <w:r w:rsidR="00641B8C" w:rsidRPr="000D3259">
        <w:rPr>
          <w:rFonts w:ascii="Arial" w:hAnsi="Arial" w:cs="Arial"/>
          <w:sz w:val="22"/>
          <w:szCs w:val="22"/>
          <w:lang w:val="en-US"/>
        </w:rPr>
        <w:t xml:space="preserve"> </w:t>
      </w:r>
      <w:r w:rsidR="00434E09" w:rsidRPr="000D3259">
        <w:rPr>
          <w:rFonts w:ascii="Arial" w:hAnsi="Arial" w:cs="Arial"/>
          <w:sz w:val="22"/>
          <w:szCs w:val="22"/>
          <w:lang w:val="en-US"/>
        </w:rPr>
        <w:t xml:space="preserve">yang </w:t>
      </w:r>
      <w:proofErr w:type="spellStart"/>
      <w:r w:rsidR="00641B8C" w:rsidRPr="000D3259">
        <w:rPr>
          <w:rFonts w:ascii="Arial" w:hAnsi="Arial" w:cs="Arial"/>
          <w:sz w:val="22"/>
          <w:szCs w:val="22"/>
          <w:lang w:val="en-US"/>
        </w:rPr>
        <w:t>terdaftar</w:t>
      </w:r>
      <w:proofErr w:type="spellEnd"/>
      <w:r w:rsidR="00641B8C" w:rsidRPr="000D3259">
        <w:rPr>
          <w:rFonts w:ascii="Arial" w:hAnsi="Arial" w:cs="Arial"/>
          <w:sz w:val="22"/>
          <w:szCs w:val="22"/>
          <w:lang w:val="en-US"/>
        </w:rPr>
        <w:t xml:space="preserve"> </w:t>
      </w:r>
      <w:proofErr w:type="spellStart"/>
      <w:r w:rsidR="00641B8C" w:rsidRPr="000D3259">
        <w:rPr>
          <w:rFonts w:ascii="Arial" w:hAnsi="Arial" w:cs="Arial"/>
          <w:sz w:val="22"/>
          <w:szCs w:val="22"/>
          <w:lang w:val="en-US"/>
        </w:rPr>
        <w:t>sebagai</w:t>
      </w:r>
      <w:proofErr w:type="spellEnd"/>
      <w:r w:rsidR="00641B8C" w:rsidRPr="000D3259">
        <w:rPr>
          <w:rFonts w:ascii="Arial" w:hAnsi="Arial" w:cs="Arial"/>
          <w:sz w:val="22"/>
          <w:szCs w:val="22"/>
          <w:lang w:val="en-US"/>
        </w:rPr>
        <w:t xml:space="preserve"> </w:t>
      </w:r>
      <w:proofErr w:type="spellStart"/>
      <w:r w:rsidR="00641B8C" w:rsidRPr="000D3259">
        <w:rPr>
          <w:rFonts w:ascii="Arial" w:hAnsi="Arial" w:cs="Arial"/>
          <w:sz w:val="22"/>
          <w:szCs w:val="22"/>
          <w:lang w:val="en-US"/>
        </w:rPr>
        <w:t>sarana</w:t>
      </w:r>
      <w:proofErr w:type="spellEnd"/>
      <w:r w:rsidR="00641B8C" w:rsidRPr="000D3259">
        <w:rPr>
          <w:rFonts w:ascii="Arial" w:hAnsi="Arial" w:cs="Arial"/>
          <w:sz w:val="22"/>
          <w:szCs w:val="22"/>
          <w:lang w:val="en-US"/>
        </w:rPr>
        <w:t xml:space="preserve"> </w:t>
      </w:r>
      <w:proofErr w:type="spellStart"/>
      <w:r w:rsidR="00641B8C" w:rsidRPr="000D3259">
        <w:rPr>
          <w:rFonts w:ascii="Arial" w:hAnsi="Arial" w:cs="Arial"/>
          <w:sz w:val="22"/>
          <w:szCs w:val="22"/>
          <w:lang w:val="en-US"/>
        </w:rPr>
        <w:t>pelayanan</w:t>
      </w:r>
      <w:proofErr w:type="spellEnd"/>
      <w:r w:rsidR="00641B8C" w:rsidRPr="000D3259">
        <w:rPr>
          <w:rFonts w:ascii="Arial" w:hAnsi="Arial" w:cs="Arial"/>
          <w:sz w:val="22"/>
          <w:szCs w:val="22"/>
          <w:lang w:val="en-US"/>
        </w:rPr>
        <w:t xml:space="preserve"> </w:t>
      </w:r>
      <w:proofErr w:type="spellStart"/>
      <w:r w:rsidR="00641B8C" w:rsidRPr="000D3259">
        <w:rPr>
          <w:rFonts w:ascii="Arial" w:hAnsi="Arial" w:cs="Arial"/>
          <w:sz w:val="22"/>
          <w:szCs w:val="22"/>
          <w:lang w:val="en-US"/>
        </w:rPr>
        <w:t>kesehatan</w:t>
      </w:r>
      <w:proofErr w:type="spellEnd"/>
      <w:r w:rsidR="00641B8C" w:rsidRPr="000D3259">
        <w:rPr>
          <w:rFonts w:ascii="Arial" w:hAnsi="Arial" w:cs="Arial"/>
          <w:sz w:val="22"/>
          <w:szCs w:val="22"/>
          <w:lang w:val="en-US"/>
        </w:rPr>
        <w:t xml:space="preserve"> </w:t>
      </w:r>
      <w:r w:rsidR="002A7FED" w:rsidRPr="000D3259">
        <w:rPr>
          <w:rFonts w:ascii="Arial" w:hAnsi="Arial" w:cs="Arial"/>
          <w:sz w:val="22"/>
          <w:szCs w:val="22"/>
        </w:rPr>
        <w:t xml:space="preserve">BPJS </w:t>
      </w:r>
      <w:proofErr w:type="spellStart"/>
      <w:r w:rsidR="002A7FED" w:rsidRPr="000D3259">
        <w:rPr>
          <w:rFonts w:ascii="Arial" w:hAnsi="Arial" w:cs="Arial"/>
          <w:sz w:val="22"/>
          <w:szCs w:val="22"/>
        </w:rPr>
        <w:t>Kesehatan</w:t>
      </w:r>
      <w:proofErr w:type="spellEnd"/>
      <w:r w:rsidR="00AC0A9E" w:rsidRPr="000D3259">
        <w:rPr>
          <w:rFonts w:ascii="Arial" w:hAnsi="Arial" w:cs="Arial"/>
          <w:sz w:val="22"/>
          <w:szCs w:val="22"/>
        </w:rPr>
        <w:t>.</w:t>
      </w:r>
      <w:r w:rsidR="00D50302" w:rsidRPr="000D3259">
        <w:rPr>
          <w:rFonts w:ascii="Arial" w:hAnsi="Arial" w:cs="Arial"/>
          <w:sz w:val="22"/>
          <w:szCs w:val="22"/>
          <w:lang w:val="en-US"/>
        </w:rPr>
        <w:t xml:space="preserve"> </w:t>
      </w:r>
    </w:p>
    <w:p w14:paraId="05018EAE" w14:textId="77777777" w:rsidR="006F6BEF" w:rsidRPr="000D3259" w:rsidRDefault="006F6BEF" w:rsidP="000D3259">
      <w:pPr>
        <w:pStyle w:val="BodyTextIndent3"/>
        <w:tabs>
          <w:tab w:val="clear" w:pos="1800"/>
          <w:tab w:val="clear" w:pos="4560"/>
        </w:tabs>
        <w:spacing w:after="0" w:line="276" w:lineRule="auto"/>
        <w:ind w:left="851" w:hanging="425"/>
        <w:rPr>
          <w:rFonts w:ascii="Arial" w:hAnsi="Arial" w:cs="Arial"/>
          <w:sz w:val="22"/>
          <w:szCs w:val="22"/>
        </w:rPr>
      </w:pPr>
    </w:p>
    <w:p w14:paraId="38EF5D0B" w14:textId="01FF920F" w:rsidR="002E7E94" w:rsidRPr="000D3259" w:rsidRDefault="00EB29D8"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proofErr w:type="spellStart"/>
      <w:r w:rsidRPr="000D3259">
        <w:rPr>
          <w:rFonts w:ascii="Arial" w:hAnsi="Arial" w:cs="Arial"/>
          <w:b/>
          <w:sz w:val="22"/>
          <w:szCs w:val="22"/>
        </w:rPr>
        <w:t>Rekam</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Medis</w:t>
      </w:r>
      <w:proofErr w:type="spellEnd"/>
      <w:r w:rsidRPr="000D3259">
        <w:rPr>
          <w:rFonts w:ascii="Arial" w:hAnsi="Arial" w:cs="Arial"/>
          <w:b/>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berisikan</w:t>
      </w:r>
      <w:proofErr w:type="spellEnd"/>
      <w:r w:rsidRPr="000D3259">
        <w:rPr>
          <w:rFonts w:ascii="Arial" w:hAnsi="Arial" w:cs="Arial"/>
          <w:sz w:val="22"/>
          <w:szCs w:val="22"/>
        </w:rPr>
        <w:t xml:space="preserve"> </w:t>
      </w:r>
      <w:proofErr w:type="spellStart"/>
      <w:r w:rsidRPr="000D3259">
        <w:rPr>
          <w:rFonts w:ascii="Arial" w:hAnsi="Arial" w:cs="Arial"/>
          <w:sz w:val="22"/>
          <w:szCs w:val="22"/>
        </w:rPr>
        <w:t>catatan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dokumen</w:t>
      </w:r>
      <w:proofErr w:type="spellEnd"/>
      <w:r w:rsidRPr="000D3259">
        <w:rPr>
          <w:rFonts w:ascii="Arial" w:hAnsi="Arial" w:cs="Arial"/>
          <w:sz w:val="22"/>
          <w:szCs w:val="22"/>
        </w:rPr>
        <w:t xml:space="preserve"> </w:t>
      </w:r>
      <w:proofErr w:type="spellStart"/>
      <w:r w:rsidRPr="000D3259">
        <w:rPr>
          <w:rFonts w:ascii="Arial" w:hAnsi="Arial" w:cs="Arial"/>
          <w:sz w:val="22"/>
          <w:szCs w:val="22"/>
        </w:rPr>
        <w:t>tentang</w:t>
      </w:r>
      <w:proofErr w:type="spellEnd"/>
      <w:r w:rsidRPr="000D3259">
        <w:rPr>
          <w:rFonts w:ascii="Arial" w:hAnsi="Arial" w:cs="Arial"/>
          <w:sz w:val="22"/>
          <w:szCs w:val="22"/>
        </w:rPr>
        <w:t xml:space="preserve"> </w:t>
      </w:r>
      <w:proofErr w:type="spellStart"/>
      <w:r w:rsidRPr="000D3259">
        <w:rPr>
          <w:rFonts w:ascii="Arial" w:hAnsi="Arial" w:cs="Arial"/>
          <w:sz w:val="22"/>
          <w:szCs w:val="22"/>
        </w:rPr>
        <w:t>identitas</w:t>
      </w:r>
      <w:proofErr w:type="spellEnd"/>
      <w:r w:rsidRPr="000D3259">
        <w:rPr>
          <w:rFonts w:ascii="Arial" w:hAnsi="Arial" w:cs="Arial"/>
          <w:sz w:val="22"/>
          <w:szCs w:val="22"/>
        </w:rPr>
        <w:t xml:space="preserve"> </w:t>
      </w:r>
      <w:proofErr w:type="spellStart"/>
      <w:r w:rsidRPr="000D3259">
        <w:rPr>
          <w:rFonts w:ascii="Arial" w:hAnsi="Arial" w:cs="Arial"/>
          <w:sz w:val="22"/>
          <w:szCs w:val="22"/>
        </w:rPr>
        <w:t>pasien</w:t>
      </w:r>
      <w:proofErr w:type="spellEnd"/>
      <w:r w:rsidRPr="000D3259">
        <w:rPr>
          <w:rFonts w:ascii="Arial" w:hAnsi="Arial" w:cs="Arial"/>
          <w:sz w:val="22"/>
          <w:szCs w:val="22"/>
        </w:rPr>
        <w:t xml:space="preserve">, </w:t>
      </w:r>
      <w:proofErr w:type="spellStart"/>
      <w:r w:rsidRPr="000D3259">
        <w:rPr>
          <w:rFonts w:ascii="Arial" w:hAnsi="Arial" w:cs="Arial"/>
          <w:sz w:val="22"/>
          <w:szCs w:val="22"/>
        </w:rPr>
        <w:t>pemeriksaan</w:t>
      </w:r>
      <w:proofErr w:type="spellEnd"/>
      <w:r w:rsidRPr="000D3259">
        <w:rPr>
          <w:rFonts w:ascii="Arial" w:hAnsi="Arial" w:cs="Arial"/>
          <w:sz w:val="22"/>
          <w:szCs w:val="22"/>
        </w:rPr>
        <w:t xml:space="preserve">, </w:t>
      </w:r>
      <w:proofErr w:type="spellStart"/>
      <w:r w:rsidRPr="000D3259">
        <w:rPr>
          <w:rFonts w:ascii="Arial" w:hAnsi="Arial" w:cs="Arial"/>
          <w:sz w:val="22"/>
          <w:szCs w:val="22"/>
        </w:rPr>
        <w:t>pengobatan</w:t>
      </w:r>
      <w:proofErr w:type="spellEnd"/>
      <w:r w:rsidRPr="000D3259">
        <w:rPr>
          <w:rFonts w:ascii="Arial" w:hAnsi="Arial" w:cs="Arial"/>
          <w:sz w:val="22"/>
          <w:szCs w:val="22"/>
        </w:rPr>
        <w:t xml:space="preserve">, </w:t>
      </w:r>
      <w:proofErr w:type="spellStart"/>
      <w:r w:rsidRPr="000D3259">
        <w:rPr>
          <w:rFonts w:ascii="Arial" w:hAnsi="Arial" w:cs="Arial"/>
          <w:sz w:val="22"/>
          <w:szCs w:val="22"/>
        </w:rPr>
        <w:t>tindakan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lain yang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diberikan</w:t>
      </w:r>
      <w:proofErr w:type="spellEnd"/>
      <w:r w:rsidRPr="000D3259">
        <w:rPr>
          <w:rFonts w:ascii="Arial" w:hAnsi="Arial" w:cs="Arial"/>
          <w:sz w:val="22"/>
          <w:szCs w:val="22"/>
        </w:rPr>
        <w:t xml:space="preserve"> </w:t>
      </w:r>
      <w:r w:rsidR="00434E09" w:rsidRPr="000D3259">
        <w:rPr>
          <w:rFonts w:ascii="Arial" w:hAnsi="Arial" w:cs="Arial"/>
          <w:sz w:val="22"/>
          <w:szCs w:val="22"/>
          <w:lang w:val="en-US"/>
        </w:rPr>
        <w:t xml:space="preserve">Provider </w:t>
      </w:r>
      <w:proofErr w:type="spellStart"/>
      <w:r w:rsidRPr="000D3259">
        <w:rPr>
          <w:rFonts w:ascii="Arial" w:hAnsi="Arial" w:cs="Arial"/>
          <w:sz w:val="22"/>
          <w:szCs w:val="22"/>
        </w:rPr>
        <w:t>kepada</w:t>
      </w:r>
      <w:proofErr w:type="spellEnd"/>
      <w:r w:rsidR="007A3CBF" w:rsidRPr="000D3259">
        <w:rPr>
          <w:rFonts w:ascii="Arial" w:hAnsi="Arial" w:cs="Arial"/>
          <w:sz w:val="22"/>
          <w:szCs w:val="22"/>
          <w:lang w:val="en-ID"/>
        </w:rPr>
        <w:t xml:space="preserve"> </w:t>
      </w:r>
      <w:proofErr w:type="spellStart"/>
      <w:r w:rsidR="006F6BEF" w:rsidRPr="000D3259">
        <w:rPr>
          <w:rFonts w:ascii="Arial" w:hAnsi="Arial" w:cs="Arial"/>
          <w:sz w:val="22"/>
          <w:szCs w:val="22"/>
          <w:lang w:val="en-US"/>
        </w:rPr>
        <w:t>Peserta</w:t>
      </w:r>
      <w:proofErr w:type="spellEnd"/>
      <w:r w:rsidR="00AC0A9E" w:rsidRPr="000D3259">
        <w:rPr>
          <w:rFonts w:ascii="Arial" w:hAnsi="Arial" w:cs="Arial"/>
          <w:sz w:val="22"/>
          <w:szCs w:val="22"/>
        </w:rPr>
        <w:t>.</w:t>
      </w:r>
    </w:p>
    <w:p w14:paraId="5ECB0266" w14:textId="77777777" w:rsidR="008948CA" w:rsidRPr="000D3259" w:rsidRDefault="008948CA" w:rsidP="000D3259">
      <w:pPr>
        <w:pStyle w:val="ListParagraph"/>
        <w:spacing w:line="276" w:lineRule="auto"/>
        <w:rPr>
          <w:rFonts w:ascii="Arial" w:hAnsi="Arial" w:cs="Arial"/>
          <w:sz w:val="22"/>
          <w:szCs w:val="22"/>
        </w:rPr>
      </w:pPr>
    </w:p>
    <w:p w14:paraId="7AD14BFD" w14:textId="77777777" w:rsidR="008948CA" w:rsidRPr="000D3259" w:rsidRDefault="008948CA"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bCs/>
          <w:sz w:val="22"/>
          <w:szCs w:val="22"/>
          <w:lang w:val="id-ID"/>
        </w:rPr>
        <w:t>Rawat Inap</w:t>
      </w:r>
      <w:r w:rsidRPr="000D3259">
        <w:rPr>
          <w:rFonts w:ascii="Arial" w:hAnsi="Arial" w:cs="Arial"/>
          <w:b/>
          <w:bCs/>
          <w:sz w:val="22"/>
          <w:szCs w:val="22"/>
          <w:lang w:val="en-US"/>
        </w:rPr>
        <w:t xml:space="preserve"> (RI)</w:t>
      </w:r>
      <w:r w:rsidRPr="000D3259">
        <w:rPr>
          <w:rFonts w:ascii="Arial" w:hAnsi="Arial" w:cs="Arial"/>
          <w:sz w:val="22"/>
          <w:szCs w:val="22"/>
        </w:rPr>
        <w:t xml:space="preserve"> </w:t>
      </w:r>
      <w:r w:rsidRPr="000D3259">
        <w:rPr>
          <w:rFonts w:ascii="Arial" w:hAnsi="Arial" w:cs="Arial"/>
          <w:sz w:val="22"/>
          <w:szCs w:val="22"/>
          <w:lang w:val="id-ID"/>
        </w:rPr>
        <w:t>adalah pelayanan yang bersifat spesialistik/subspesialistik untuk keperluan observasi, perawatan, diagnosis, pengobatan, Rehabilitasi Medis dan</w:t>
      </w:r>
      <w:r w:rsidRPr="000D3259">
        <w:rPr>
          <w:rFonts w:ascii="Arial" w:hAnsi="Arial" w:cs="Arial"/>
          <w:sz w:val="22"/>
          <w:szCs w:val="22"/>
          <w:lang w:val="en-US"/>
        </w:rPr>
        <w:t>/</w:t>
      </w:r>
      <w:r w:rsidRPr="000D3259">
        <w:rPr>
          <w:rFonts w:ascii="Arial" w:hAnsi="Arial" w:cs="Arial"/>
          <w:sz w:val="22"/>
          <w:szCs w:val="22"/>
          <w:lang w:val="id-ID"/>
        </w:rPr>
        <w:t xml:space="preserve">atau pelayanan medis lainnya, </w:t>
      </w:r>
      <w:r w:rsidRPr="000D3259">
        <w:rPr>
          <w:rFonts w:ascii="Arial" w:hAnsi="Arial" w:cs="Arial"/>
          <w:color w:val="000000"/>
          <w:sz w:val="22"/>
          <w:szCs w:val="22"/>
        </w:rPr>
        <w:t xml:space="preserve">pada Provider Tingkat </w:t>
      </w:r>
      <w:proofErr w:type="spellStart"/>
      <w:r w:rsidRPr="000D3259">
        <w:rPr>
          <w:rFonts w:ascii="Arial" w:hAnsi="Arial" w:cs="Arial"/>
          <w:color w:val="000000"/>
          <w:sz w:val="22"/>
          <w:szCs w:val="22"/>
        </w:rPr>
        <w:t>Lanjutan</w:t>
      </w:r>
      <w:proofErr w:type="spellEnd"/>
      <w:r w:rsidRPr="000D3259">
        <w:rPr>
          <w:rFonts w:ascii="Arial" w:hAnsi="Arial" w:cs="Arial"/>
          <w:color w:val="000000"/>
          <w:sz w:val="22"/>
          <w:szCs w:val="22"/>
          <w:lang w:val="en-US"/>
        </w:rPr>
        <w:t xml:space="preserve"> </w:t>
      </w:r>
      <w:r w:rsidRPr="000D3259">
        <w:rPr>
          <w:rFonts w:ascii="Arial" w:hAnsi="Arial" w:cs="Arial"/>
          <w:color w:val="000000"/>
          <w:sz w:val="22"/>
          <w:szCs w:val="22"/>
        </w:rPr>
        <w:t xml:space="preserve">yang </w:t>
      </w:r>
      <w:r w:rsidRPr="000D3259">
        <w:rPr>
          <w:rFonts w:ascii="Arial" w:hAnsi="Arial" w:cs="Arial"/>
          <w:color w:val="000000"/>
          <w:sz w:val="22"/>
          <w:szCs w:val="22"/>
          <w:lang w:val="id-ID"/>
        </w:rPr>
        <w:t>mana Peserta dirawat inap di ruang perawatan</w:t>
      </w:r>
      <w:r w:rsidRPr="000D3259">
        <w:rPr>
          <w:rFonts w:ascii="Arial" w:hAnsi="Arial" w:cs="Arial"/>
          <w:sz w:val="22"/>
          <w:szCs w:val="22"/>
        </w:rPr>
        <w:t>/</w:t>
      </w:r>
      <w:proofErr w:type="spellStart"/>
      <w:r w:rsidRPr="000D3259">
        <w:rPr>
          <w:rFonts w:ascii="Arial" w:hAnsi="Arial" w:cs="Arial"/>
          <w:sz w:val="22"/>
          <w:szCs w:val="22"/>
        </w:rPr>
        <w:t>perawatan</w:t>
      </w:r>
      <w:proofErr w:type="spellEnd"/>
      <w:r w:rsidRPr="000D3259">
        <w:rPr>
          <w:rFonts w:ascii="Arial" w:hAnsi="Arial" w:cs="Arial"/>
          <w:sz w:val="22"/>
          <w:szCs w:val="22"/>
        </w:rPr>
        <w:t xml:space="preserve"> </w:t>
      </w:r>
      <w:proofErr w:type="spellStart"/>
      <w:r w:rsidRPr="000D3259">
        <w:rPr>
          <w:rFonts w:ascii="Arial" w:hAnsi="Arial" w:cs="Arial"/>
          <w:sz w:val="22"/>
          <w:szCs w:val="22"/>
        </w:rPr>
        <w:t>khusus</w:t>
      </w:r>
      <w:proofErr w:type="spellEnd"/>
      <w:r w:rsidRPr="000D3259">
        <w:rPr>
          <w:rFonts w:ascii="Arial" w:hAnsi="Arial" w:cs="Arial"/>
          <w:sz w:val="22"/>
          <w:szCs w:val="22"/>
          <w:lang w:val="id-ID"/>
        </w:rPr>
        <w:t xml:space="preserve"> paling sedikit 1 (satu) hari.</w:t>
      </w:r>
    </w:p>
    <w:p w14:paraId="4492E92E" w14:textId="77777777" w:rsidR="008948CA" w:rsidRPr="000D3259" w:rsidRDefault="008948CA" w:rsidP="000D3259">
      <w:pPr>
        <w:pStyle w:val="BodyTextIndent3"/>
        <w:tabs>
          <w:tab w:val="clear" w:pos="1800"/>
          <w:tab w:val="clear" w:pos="4560"/>
        </w:tabs>
        <w:spacing w:after="0" w:line="276" w:lineRule="auto"/>
        <w:ind w:left="851" w:firstLine="0"/>
        <w:rPr>
          <w:rFonts w:ascii="Arial" w:hAnsi="Arial" w:cs="Arial"/>
          <w:sz w:val="22"/>
          <w:szCs w:val="22"/>
        </w:rPr>
      </w:pPr>
    </w:p>
    <w:p w14:paraId="4517B108" w14:textId="451E2190"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bCs/>
          <w:sz w:val="22"/>
          <w:szCs w:val="22"/>
          <w:lang w:val="id-ID"/>
        </w:rPr>
        <w:t xml:space="preserve">Rawat Jalan </w:t>
      </w:r>
      <w:r w:rsidRPr="000D3259">
        <w:rPr>
          <w:rFonts w:ascii="Arial" w:hAnsi="Arial" w:cs="Arial"/>
          <w:b/>
          <w:bCs/>
          <w:sz w:val="22"/>
          <w:szCs w:val="22"/>
          <w:lang w:val="en-ID"/>
        </w:rPr>
        <w:t xml:space="preserve">Tingkat </w:t>
      </w:r>
      <w:proofErr w:type="spellStart"/>
      <w:r w:rsidR="00CC767A" w:rsidRPr="000D3259">
        <w:rPr>
          <w:rFonts w:ascii="Arial" w:hAnsi="Arial" w:cs="Arial"/>
          <w:b/>
          <w:bCs/>
          <w:sz w:val="22"/>
          <w:szCs w:val="22"/>
          <w:lang w:val="en-US"/>
        </w:rPr>
        <w:t>Pertama</w:t>
      </w:r>
      <w:proofErr w:type="spellEnd"/>
      <w:r w:rsidRPr="000D3259">
        <w:rPr>
          <w:rFonts w:ascii="Arial" w:hAnsi="Arial" w:cs="Arial"/>
          <w:b/>
          <w:bCs/>
          <w:sz w:val="22"/>
          <w:szCs w:val="22"/>
          <w:lang w:val="id-ID"/>
        </w:rPr>
        <w:t xml:space="preserve"> (RJ</w:t>
      </w:r>
      <w:r w:rsidRPr="000D3259">
        <w:rPr>
          <w:rFonts w:ascii="Arial" w:hAnsi="Arial" w:cs="Arial"/>
          <w:b/>
          <w:bCs/>
          <w:sz w:val="22"/>
          <w:szCs w:val="22"/>
          <w:lang w:val="en-ID"/>
        </w:rPr>
        <w:t>T</w:t>
      </w:r>
      <w:r w:rsidR="00CC767A" w:rsidRPr="000D3259">
        <w:rPr>
          <w:rFonts w:ascii="Arial" w:hAnsi="Arial" w:cs="Arial"/>
          <w:b/>
          <w:bCs/>
          <w:sz w:val="22"/>
          <w:szCs w:val="22"/>
          <w:lang w:val="en-US"/>
        </w:rPr>
        <w:t>P</w:t>
      </w:r>
      <w:r w:rsidRPr="000D3259">
        <w:rPr>
          <w:rFonts w:ascii="Arial" w:hAnsi="Arial" w:cs="Arial"/>
          <w:b/>
          <w:bCs/>
          <w:sz w:val="22"/>
          <w:szCs w:val="22"/>
          <w:lang w:val="id-ID"/>
        </w:rPr>
        <w:t>)</w:t>
      </w:r>
      <w:r w:rsidRPr="000D3259">
        <w:rPr>
          <w:rFonts w:ascii="Arial" w:hAnsi="Arial" w:cs="Arial"/>
          <w:sz w:val="22"/>
          <w:szCs w:val="22"/>
          <w:lang w:val="id-ID"/>
        </w:rPr>
        <w:t xml:space="preserve"> adalah pelayanan kesehatan yang bersifat </w:t>
      </w:r>
      <w:proofErr w:type="spellStart"/>
      <w:r w:rsidR="000C375A">
        <w:rPr>
          <w:rFonts w:ascii="Arial" w:hAnsi="Arial" w:cs="Arial"/>
          <w:sz w:val="22"/>
          <w:szCs w:val="22"/>
          <w:lang w:val="en-US"/>
        </w:rPr>
        <w:t>dasar</w:t>
      </w:r>
      <w:proofErr w:type="spellEnd"/>
      <w:r w:rsidRPr="000D3259">
        <w:rPr>
          <w:rFonts w:ascii="Arial" w:hAnsi="Arial" w:cs="Arial"/>
          <w:sz w:val="22"/>
          <w:szCs w:val="22"/>
          <w:lang w:val="id-ID"/>
        </w:rPr>
        <w:t xml:space="preserve"> tanpa menginap di</w:t>
      </w:r>
      <w:r w:rsidRPr="000D3259">
        <w:rPr>
          <w:rFonts w:ascii="Arial" w:hAnsi="Arial" w:cs="Arial"/>
          <w:sz w:val="22"/>
          <w:szCs w:val="22"/>
        </w:rPr>
        <w:t xml:space="preserve"> </w:t>
      </w:r>
      <w:r w:rsidRPr="000D3259">
        <w:rPr>
          <w:rFonts w:ascii="Arial" w:hAnsi="Arial" w:cs="Arial"/>
          <w:sz w:val="22"/>
          <w:szCs w:val="22"/>
          <w:lang w:val="id-ID"/>
        </w:rPr>
        <w:t xml:space="preserve">ruangan perawatan dan dilaksanakan pada </w:t>
      </w:r>
      <w:r w:rsidRPr="000D3259">
        <w:rPr>
          <w:rFonts w:ascii="Arial" w:hAnsi="Arial" w:cs="Arial"/>
          <w:sz w:val="22"/>
          <w:szCs w:val="22"/>
        </w:rPr>
        <w:t>Provider</w:t>
      </w:r>
      <w:r w:rsidRPr="000D3259">
        <w:rPr>
          <w:rFonts w:ascii="Arial" w:hAnsi="Arial" w:cs="Arial"/>
          <w:sz w:val="22"/>
          <w:szCs w:val="22"/>
          <w:lang w:val="id-ID"/>
        </w:rPr>
        <w:t xml:space="preserve"> </w:t>
      </w:r>
      <w:r w:rsidRPr="000D3259">
        <w:rPr>
          <w:rFonts w:ascii="Arial" w:hAnsi="Arial" w:cs="Arial"/>
          <w:sz w:val="22"/>
          <w:szCs w:val="22"/>
        </w:rPr>
        <w:t>T</w:t>
      </w:r>
      <w:r w:rsidRPr="000D3259">
        <w:rPr>
          <w:rFonts w:ascii="Arial" w:hAnsi="Arial" w:cs="Arial"/>
          <w:sz w:val="22"/>
          <w:szCs w:val="22"/>
          <w:lang w:val="id-ID"/>
        </w:rPr>
        <w:t xml:space="preserve">ingkat </w:t>
      </w:r>
      <w:proofErr w:type="spellStart"/>
      <w:r w:rsidRPr="000D3259">
        <w:rPr>
          <w:rFonts w:ascii="Arial" w:hAnsi="Arial" w:cs="Arial"/>
          <w:sz w:val="22"/>
          <w:szCs w:val="22"/>
        </w:rPr>
        <w:t>P</w:t>
      </w:r>
      <w:r w:rsidRPr="000D3259">
        <w:rPr>
          <w:rFonts w:ascii="Arial" w:hAnsi="Arial" w:cs="Arial"/>
          <w:sz w:val="22"/>
          <w:szCs w:val="22"/>
          <w:lang w:val="id-ID"/>
        </w:rPr>
        <w:t>ertama</w:t>
      </w:r>
      <w:proofErr w:type="spellEnd"/>
      <w:r w:rsidRPr="000D3259">
        <w:rPr>
          <w:rFonts w:ascii="Arial" w:hAnsi="Arial" w:cs="Arial"/>
          <w:sz w:val="22"/>
          <w:szCs w:val="22"/>
          <w:lang w:val="en-US"/>
        </w:rPr>
        <w:t>.</w:t>
      </w:r>
    </w:p>
    <w:p w14:paraId="0E2584C4" w14:textId="77777777" w:rsidR="002E7E94" w:rsidRPr="000D3259" w:rsidRDefault="002E7E94" w:rsidP="000D3259">
      <w:pPr>
        <w:pStyle w:val="ListParagraph"/>
        <w:spacing w:line="276" w:lineRule="auto"/>
        <w:rPr>
          <w:rFonts w:ascii="Arial" w:hAnsi="Arial" w:cs="Arial"/>
          <w:sz w:val="22"/>
          <w:szCs w:val="22"/>
        </w:rPr>
      </w:pPr>
    </w:p>
    <w:p w14:paraId="36A25F0F" w14:textId="5131872F"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bCs/>
          <w:sz w:val="22"/>
          <w:szCs w:val="22"/>
          <w:lang w:val="id-ID"/>
        </w:rPr>
        <w:t xml:space="preserve">Rawat Jalan </w:t>
      </w:r>
      <w:r w:rsidRPr="000D3259">
        <w:rPr>
          <w:rFonts w:ascii="Arial" w:hAnsi="Arial" w:cs="Arial"/>
          <w:b/>
          <w:bCs/>
          <w:sz w:val="22"/>
          <w:szCs w:val="22"/>
          <w:lang w:val="en-ID"/>
        </w:rPr>
        <w:t xml:space="preserve">Tingkat </w:t>
      </w:r>
      <w:r w:rsidRPr="000D3259">
        <w:rPr>
          <w:rFonts w:ascii="Arial" w:hAnsi="Arial" w:cs="Arial"/>
          <w:b/>
          <w:bCs/>
          <w:sz w:val="22"/>
          <w:szCs w:val="22"/>
          <w:lang w:val="id-ID"/>
        </w:rPr>
        <w:t>Lanjutan (RJ</w:t>
      </w:r>
      <w:r w:rsidRPr="000D3259">
        <w:rPr>
          <w:rFonts w:ascii="Arial" w:hAnsi="Arial" w:cs="Arial"/>
          <w:b/>
          <w:bCs/>
          <w:sz w:val="22"/>
          <w:szCs w:val="22"/>
          <w:lang w:val="en-ID"/>
        </w:rPr>
        <w:t>T</w:t>
      </w:r>
      <w:r w:rsidRPr="000D3259">
        <w:rPr>
          <w:rFonts w:ascii="Arial" w:hAnsi="Arial" w:cs="Arial"/>
          <w:b/>
          <w:bCs/>
          <w:sz w:val="22"/>
          <w:szCs w:val="22"/>
          <w:lang w:val="id-ID"/>
        </w:rPr>
        <w:t>L)</w:t>
      </w:r>
      <w:r w:rsidRPr="000D3259">
        <w:rPr>
          <w:rFonts w:ascii="Arial" w:hAnsi="Arial" w:cs="Arial"/>
          <w:sz w:val="22"/>
          <w:szCs w:val="22"/>
          <w:lang w:val="id-ID"/>
        </w:rPr>
        <w:t xml:space="preserve"> adalah pelayanan kesehatan yang bersifat spesialistik atau subspesialistik tanpa menginap di</w:t>
      </w:r>
      <w:r w:rsidRPr="000D3259">
        <w:rPr>
          <w:rFonts w:ascii="Arial" w:hAnsi="Arial" w:cs="Arial"/>
          <w:sz w:val="22"/>
          <w:szCs w:val="22"/>
        </w:rPr>
        <w:t xml:space="preserve"> </w:t>
      </w:r>
      <w:r w:rsidRPr="000D3259">
        <w:rPr>
          <w:rFonts w:ascii="Arial" w:hAnsi="Arial" w:cs="Arial"/>
          <w:sz w:val="22"/>
          <w:szCs w:val="22"/>
          <w:lang w:val="id-ID"/>
        </w:rPr>
        <w:t xml:space="preserve">ruangan perawatan dan dilaksanakan pada </w:t>
      </w:r>
      <w:r w:rsidRPr="000D3259">
        <w:rPr>
          <w:rFonts w:ascii="Arial" w:hAnsi="Arial" w:cs="Arial"/>
          <w:sz w:val="22"/>
          <w:szCs w:val="22"/>
        </w:rPr>
        <w:t>Provider</w:t>
      </w:r>
      <w:r w:rsidRPr="000D3259">
        <w:rPr>
          <w:rFonts w:ascii="Arial" w:hAnsi="Arial" w:cs="Arial"/>
          <w:sz w:val="22"/>
          <w:szCs w:val="22"/>
          <w:lang w:val="id-ID"/>
        </w:rPr>
        <w:t xml:space="preserve"> </w:t>
      </w:r>
      <w:r w:rsidRPr="000D3259">
        <w:rPr>
          <w:rFonts w:ascii="Arial" w:hAnsi="Arial" w:cs="Arial"/>
          <w:sz w:val="22"/>
          <w:szCs w:val="22"/>
        </w:rPr>
        <w:t>T</w:t>
      </w:r>
      <w:r w:rsidRPr="000D3259">
        <w:rPr>
          <w:rFonts w:ascii="Arial" w:hAnsi="Arial" w:cs="Arial"/>
          <w:sz w:val="22"/>
          <w:szCs w:val="22"/>
          <w:lang w:val="id-ID"/>
        </w:rPr>
        <w:t xml:space="preserve">ingkat </w:t>
      </w:r>
      <w:proofErr w:type="spellStart"/>
      <w:r w:rsidRPr="000D3259">
        <w:rPr>
          <w:rFonts w:ascii="Arial" w:hAnsi="Arial" w:cs="Arial"/>
          <w:sz w:val="22"/>
          <w:szCs w:val="22"/>
        </w:rPr>
        <w:t>L</w:t>
      </w:r>
      <w:r w:rsidRPr="000D3259">
        <w:rPr>
          <w:rFonts w:ascii="Arial" w:hAnsi="Arial" w:cs="Arial"/>
          <w:sz w:val="22"/>
          <w:szCs w:val="22"/>
          <w:lang w:val="id-ID"/>
        </w:rPr>
        <w:t>anjutan</w:t>
      </w:r>
      <w:proofErr w:type="spellEnd"/>
      <w:r w:rsidRPr="000D3259">
        <w:rPr>
          <w:rFonts w:ascii="Arial" w:hAnsi="Arial" w:cs="Arial"/>
          <w:sz w:val="22"/>
          <w:szCs w:val="22"/>
          <w:lang w:val="id-ID"/>
        </w:rPr>
        <w:t xml:space="preserve"> sebagai Rujukan dari </w:t>
      </w:r>
      <w:r w:rsidRPr="000D3259">
        <w:rPr>
          <w:rFonts w:ascii="Arial" w:hAnsi="Arial" w:cs="Arial"/>
          <w:sz w:val="22"/>
          <w:szCs w:val="22"/>
        </w:rPr>
        <w:t>Provider</w:t>
      </w:r>
      <w:r w:rsidRPr="000D3259">
        <w:rPr>
          <w:rFonts w:ascii="Arial" w:hAnsi="Arial" w:cs="Arial"/>
          <w:sz w:val="22"/>
          <w:szCs w:val="22"/>
          <w:lang w:val="id-ID"/>
        </w:rPr>
        <w:t xml:space="preserve"> </w:t>
      </w:r>
      <w:r w:rsidRPr="000D3259">
        <w:rPr>
          <w:rFonts w:ascii="Arial" w:hAnsi="Arial" w:cs="Arial"/>
          <w:sz w:val="22"/>
          <w:szCs w:val="22"/>
        </w:rPr>
        <w:t>T</w:t>
      </w:r>
      <w:r w:rsidRPr="000D3259">
        <w:rPr>
          <w:rFonts w:ascii="Arial" w:hAnsi="Arial" w:cs="Arial"/>
          <w:sz w:val="22"/>
          <w:szCs w:val="22"/>
          <w:lang w:val="id-ID"/>
        </w:rPr>
        <w:t xml:space="preserve">ingkat </w:t>
      </w:r>
      <w:proofErr w:type="spellStart"/>
      <w:r w:rsidRPr="000D3259">
        <w:rPr>
          <w:rFonts w:ascii="Arial" w:hAnsi="Arial" w:cs="Arial"/>
          <w:sz w:val="22"/>
          <w:szCs w:val="22"/>
        </w:rPr>
        <w:t>P</w:t>
      </w:r>
      <w:r w:rsidRPr="000D3259">
        <w:rPr>
          <w:rFonts w:ascii="Arial" w:hAnsi="Arial" w:cs="Arial"/>
          <w:sz w:val="22"/>
          <w:szCs w:val="22"/>
          <w:lang w:val="id-ID"/>
        </w:rPr>
        <w:t>ertama</w:t>
      </w:r>
      <w:proofErr w:type="spellEnd"/>
      <w:r w:rsidRPr="000D3259">
        <w:rPr>
          <w:rFonts w:ascii="Arial" w:hAnsi="Arial" w:cs="Arial"/>
          <w:sz w:val="22"/>
          <w:szCs w:val="22"/>
          <w:lang w:val="en-US"/>
        </w:rPr>
        <w:t>.</w:t>
      </w:r>
    </w:p>
    <w:p w14:paraId="71F49177" w14:textId="77777777" w:rsidR="002E7E94" w:rsidRPr="000D3259" w:rsidRDefault="002E7E94" w:rsidP="000D3259">
      <w:pPr>
        <w:pStyle w:val="ListParagraph"/>
        <w:spacing w:line="276" w:lineRule="auto"/>
        <w:rPr>
          <w:rFonts w:ascii="Arial" w:hAnsi="Arial" w:cs="Arial"/>
          <w:sz w:val="22"/>
          <w:szCs w:val="22"/>
        </w:rPr>
      </w:pPr>
    </w:p>
    <w:p w14:paraId="741C04E4" w14:textId="176FDE34"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sz w:val="22"/>
          <w:szCs w:val="22"/>
          <w:lang w:val="id-ID"/>
        </w:rPr>
        <w:t xml:space="preserve">Rehabilitasi </w:t>
      </w:r>
      <w:r w:rsidRPr="000D3259">
        <w:rPr>
          <w:rFonts w:ascii="Arial" w:hAnsi="Arial" w:cs="Arial"/>
          <w:b/>
          <w:sz w:val="22"/>
          <w:szCs w:val="22"/>
          <w:lang w:val="en-US"/>
        </w:rPr>
        <w:t>M</w:t>
      </w:r>
      <w:r w:rsidRPr="000D3259">
        <w:rPr>
          <w:rFonts w:ascii="Arial" w:hAnsi="Arial" w:cs="Arial"/>
          <w:b/>
          <w:sz w:val="22"/>
          <w:szCs w:val="22"/>
          <w:lang w:val="id-ID"/>
        </w:rPr>
        <w:t>edis</w:t>
      </w:r>
      <w:r w:rsidRPr="000D3259">
        <w:rPr>
          <w:rFonts w:ascii="Arial" w:hAnsi="Arial" w:cs="Arial"/>
          <w:sz w:val="22"/>
          <w:szCs w:val="22"/>
          <w:lang w:val="id-ID"/>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r w:rsidRPr="000D3259">
        <w:rPr>
          <w:rFonts w:ascii="Arial" w:hAnsi="Arial" w:cs="Arial"/>
          <w:sz w:val="22"/>
          <w:szCs w:val="22"/>
          <w:lang w:val="id-ID"/>
        </w:rPr>
        <w:t>pelayanan yang diberikan oleh instalasi Rehabilitasi Medis dalam bentuk fisioterapi, terapi okupasional, terapi wicara, dan bimbingan sosial medik</w:t>
      </w:r>
      <w:r w:rsidRPr="000D3259">
        <w:rPr>
          <w:rFonts w:ascii="Arial" w:hAnsi="Arial" w:cs="Arial"/>
          <w:sz w:val="22"/>
          <w:szCs w:val="22"/>
          <w:lang w:val="en-US"/>
        </w:rPr>
        <w:t>.</w:t>
      </w:r>
    </w:p>
    <w:p w14:paraId="1D1FBEB2" w14:textId="77777777" w:rsidR="002E7E94" w:rsidRPr="000D3259" w:rsidRDefault="002E7E94" w:rsidP="000D3259">
      <w:pPr>
        <w:pStyle w:val="ListParagraph"/>
        <w:spacing w:line="276" w:lineRule="auto"/>
        <w:rPr>
          <w:rFonts w:ascii="Arial" w:hAnsi="Arial" w:cs="Arial"/>
          <w:sz w:val="22"/>
          <w:szCs w:val="22"/>
        </w:rPr>
      </w:pPr>
    </w:p>
    <w:p w14:paraId="39AC2BF9" w14:textId="523C19D5"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proofErr w:type="spellStart"/>
      <w:r w:rsidRPr="000D3259">
        <w:rPr>
          <w:rFonts w:ascii="Arial" w:hAnsi="Arial" w:cs="Arial"/>
          <w:b/>
          <w:bCs/>
          <w:sz w:val="22"/>
          <w:szCs w:val="22"/>
          <w:lang w:val="en-ID"/>
        </w:rPr>
        <w:t>Rujukan</w:t>
      </w:r>
      <w:proofErr w:type="spellEnd"/>
      <w:r w:rsidRPr="000D3259">
        <w:rPr>
          <w:rFonts w:ascii="Arial" w:hAnsi="Arial" w:cs="Arial"/>
          <w:b/>
          <w:bCs/>
          <w:sz w:val="22"/>
          <w:szCs w:val="22"/>
          <w:lang w:val="en-ID"/>
        </w:rPr>
        <w:t xml:space="preserve"> </w:t>
      </w:r>
      <w:proofErr w:type="spellStart"/>
      <w:r w:rsidRPr="000D3259">
        <w:rPr>
          <w:rFonts w:ascii="Arial" w:hAnsi="Arial" w:cs="Arial"/>
          <w:bCs/>
          <w:sz w:val="22"/>
          <w:szCs w:val="22"/>
          <w:lang w:val="en-ID"/>
        </w:rPr>
        <w:t>adalah</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sistem</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aturan</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pelimpahan</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tugas</w:t>
      </w:r>
      <w:proofErr w:type="spellEnd"/>
      <w:r w:rsidRPr="000D3259">
        <w:rPr>
          <w:rFonts w:ascii="Arial" w:hAnsi="Arial" w:cs="Arial"/>
          <w:bCs/>
          <w:sz w:val="22"/>
          <w:szCs w:val="22"/>
          <w:lang w:val="en-ID"/>
        </w:rPr>
        <w:t xml:space="preserve"> dan </w:t>
      </w:r>
      <w:proofErr w:type="spellStart"/>
      <w:r w:rsidRPr="000D3259">
        <w:rPr>
          <w:rFonts w:ascii="Arial" w:hAnsi="Arial" w:cs="Arial"/>
          <w:bCs/>
          <w:sz w:val="22"/>
          <w:szCs w:val="22"/>
          <w:lang w:val="en-ID"/>
        </w:rPr>
        <w:t>tanggung</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jawab</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pelayanan</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kesehatan</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secara</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timbal</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balik</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antar</w:t>
      </w:r>
      <w:proofErr w:type="spellEnd"/>
      <w:r w:rsidRPr="000D3259">
        <w:rPr>
          <w:rFonts w:ascii="Arial" w:hAnsi="Arial" w:cs="Arial"/>
          <w:bCs/>
          <w:sz w:val="22"/>
          <w:szCs w:val="22"/>
          <w:lang w:val="en-ID"/>
        </w:rPr>
        <w:t xml:space="preserve"> Provider Tingkat </w:t>
      </w:r>
      <w:proofErr w:type="spellStart"/>
      <w:r w:rsidRPr="000D3259">
        <w:rPr>
          <w:rFonts w:ascii="Arial" w:hAnsi="Arial" w:cs="Arial"/>
          <w:bCs/>
          <w:sz w:val="22"/>
          <w:szCs w:val="22"/>
          <w:lang w:val="en-ID"/>
        </w:rPr>
        <w:t>Pertama</w:t>
      </w:r>
      <w:proofErr w:type="spellEnd"/>
      <w:r w:rsidRPr="000D3259">
        <w:rPr>
          <w:rFonts w:ascii="Arial" w:hAnsi="Arial" w:cs="Arial"/>
          <w:bCs/>
          <w:sz w:val="22"/>
          <w:szCs w:val="22"/>
          <w:lang w:val="en-ID"/>
        </w:rPr>
        <w:t xml:space="preserve"> </w:t>
      </w:r>
      <w:proofErr w:type="spellStart"/>
      <w:r w:rsidRPr="000D3259">
        <w:rPr>
          <w:rFonts w:ascii="Arial" w:hAnsi="Arial" w:cs="Arial"/>
          <w:bCs/>
          <w:sz w:val="22"/>
          <w:szCs w:val="22"/>
          <w:lang w:val="en-ID"/>
        </w:rPr>
        <w:t>dengan</w:t>
      </w:r>
      <w:proofErr w:type="spellEnd"/>
      <w:r w:rsidRPr="000D3259">
        <w:rPr>
          <w:rFonts w:ascii="Arial" w:hAnsi="Arial" w:cs="Arial"/>
          <w:bCs/>
          <w:sz w:val="22"/>
          <w:szCs w:val="22"/>
          <w:lang w:val="en-ID"/>
        </w:rPr>
        <w:t xml:space="preserve"> Provider Tingkat </w:t>
      </w:r>
      <w:proofErr w:type="spellStart"/>
      <w:r w:rsidRPr="000D3259">
        <w:rPr>
          <w:rFonts w:ascii="Arial" w:hAnsi="Arial" w:cs="Arial"/>
          <w:bCs/>
          <w:sz w:val="22"/>
          <w:szCs w:val="22"/>
          <w:lang w:val="en-ID"/>
        </w:rPr>
        <w:t>Lanjutan</w:t>
      </w:r>
      <w:proofErr w:type="spellEnd"/>
      <w:r w:rsidRPr="000D3259">
        <w:rPr>
          <w:rFonts w:ascii="Arial" w:hAnsi="Arial" w:cs="Arial"/>
          <w:bCs/>
          <w:sz w:val="22"/>
          <w:szCs w:val="22"/>
          <w:lang w:val="en-ID"/>
        </w:rPr>
        <w:t>.</w:t>
      </w:r>
    </w:p>
    <w:p w14:paraId="39E19DFC" w14:textId="77777777" w:rsidR="002E7E94" w:rsidRPr="000D3259" w:rsidRDefault="002E7E94" w:rsidP="000D3259">
      <w:pPr>
        <w:pStyle w:val="ListParagraph"/>
        <w:spacing w:line="276" w:lineRule="auto"/>
        <w:rPr>
          <w:rFonts w:ascii="Arial" w:hAnsi="Arial" w:cs="Arial"/>
          <w:sz w:val="22"/>
          <w:szCs w:val="22"/>
        </w:rPr>
      </w:pPr>
    </w:p>
    <w:p w14:paraId="66B7F291" w14:textId="349F1EDA"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bCs/>
          <w:sz w:val="22"/>
          <w:szCs w:val="22"/>
          <w:lang w:val="id-ID"/>
        </w:rPr>
        <w:t>Rumah Sakit</w:t>
      </w:r>
      <w:r w:rsidRPr="000D3259">
        <w:rPr>
          <w:rFonts w:ascii="Arial" w:hAnsi="Arial" w:cs="Arial"/>
          <w:sz w:val="22"/>
          <w:szCs w:val="22"/>
          <w:lang w:val="id-ID"/>
        </w:rPr>
        <w:t xml:space="preserve"> adalah sarana</w:t>
      </w:r>
      <w:r w:rsidRPr="000D3259">
        <w:rPr>
          <w:rFonts w:ascii="Arial" w:hAnsi="Arial" w:cs="Arial"/>
          <w:sz w:val="22"/>
          <w:szCs w:val="22"/>
          <w:lang w:val="en-US"/>
        </w:rPr>
        <w:t>/</w:t>
      </w:r>
      <w:proofErr w:type="spellStart"/>
      <w:r w:rsidRPr="000D3259">
        <w:rPr>
          <w:rFonts w:ascii="Arial" w:hAnsi="Arial" w:cs="Arial"/>
          <w:sz w:val="22"/>
          <w:szCs w:val="22"/>
          <w:lang w:val="en-US"/>
        </w:rPr>
        <w:t>fasilitas</w:t>
      </w:r>
      <w:proofErr w:type="spellEnd"/>
      <w:r w:rsidRPr="000D3259">
        <w:rPr>
          <w:rFonts w:ascii="Arial" w:hAnsi="Arial" w:cs="Arial"/>
          <w:sz w:val="22"/>
          <w:szCs w:val="22"/>
          <w:lang w:val="id-ID"/>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r w:rsidRPr="000D3259">
        <w:rPr>
          <w:rFonts w:ascii="Arial" w:hAnsi="Arial" w:cs="Arial"/>
          <w:sz w:val="22"/>
          <w:szCs w:val="22"/>
          <w:lang w:val="id-ID"/>
        </w:rPr>
        <w:t xml:space="preserve">kesehatan yang </w:t>
      </w:r>
      <w:proofErr w:type="spellStart"/>
      <w:r w:rsidRPr="000D3259">
        <w:rPr>
          <w:rFonts w:ascii="Arial" w:hAnsi="Arial" w:cs="Arial"/>
          <w:sz w:val="22"/>
          <w:szCs w:val="22"/>
        </w:rPr>
        <w:t>menyelenggarakan</w:t>
      </w:r>
      <w:proofErr w:type="spellEnd"/>
      <w:r w:rsidRPr="000D3259">
        <w:rPr>
          <w:rFonts w:ascii="Arial" w:hAnsi="Arial" w:cs="Arial"/>
          <w:sz w:val="22"/>
          <w:szCs w:val="22"/>
        </w:rPr>
        <w:t xml:space="preserve"> </w:t>
      </w:r>
      <w:proofErr w:type="spellStart"/>
      <w:r w:rsidRPr="000D3259">
        <w:rPr>
          <w:rFonts w:ascii="Arial" w:hAnsi="Arial" w:cs="Arial"/>
          <w:sz w:val="22"/>
          <w:szCs w:val="22"/>
        </w:rPr>
        <w:t>kegiatan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komprehensif</w:t>
      </w:r>
      <w:proofErr w:type="spellEnd"/>
      <w:r w:rsidRPr="000D3259">
        <w:rPr>
          <w:rFonts w:ascii="Arial" w:hAnsi="Arial" w:cs="Arial"/>
          <w:sz w:val="22"/>
          <w:szCs w:val="22"/>
        </w:rPr>
        <w:t xml:space="preserve"> </w:t>
      </w:r>
      <w:proofErr w:type="spellStart"/>
      <w:r w:rsidRPr="000D3259">
        <w:rPr>
          <w:rFonts w:ascii="Arial" w:hAnsi="Arial" w:cs="Arial"/>
          <w:sz w:val="22"/>
          <w:szCs w:val="22"/>
        </w:rPr>
        <w:t>serta</w:t>
      </w:r>
      <w:proofErr w:type="spellEnd"/>
      <w:r w:rsidRPr="000D3259">
        <w:rPr>
          <w:rFonts w:ascii="Arial" w:hAnsi="Arial" w:cs="Arial"/>
          <w:sz w:val="22"/>
          <w:szCs w:val="22"/>
        </w:rPr>
        <w:t xml:space="preserve">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dimanfaatkan</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pendidikan</w:t>
      </w:r>
      <w:proofErr w:type="spellEnd"/>
      <w:r w:rsidRPr="000D3259">
        <w:rPr>
          <w:rFonts w:ascii="Arial" w:hAnsi="Arial" w:cs="Arial"/>
          <w:sz w:val="22"/>
          <w:szCs w:val="22"/>
        </w:rPr>
        <w:t xml:space="preserve"> </w:t>
      </w:r>
      <w:proofErr w:type="spellStart"/>
      <w:r w:rsidRPr="000D3259">
        <w:rPr>
          <w:rFonts w:ascii="Arial" w:hAnsi="Arial" w:cs="Arial"/>
          <w:sz w:val="22"/>
          <w:szCs w:val="22"/>
        </w:rPr>
        <w:t>tenaga</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penelitian</w:t>
      </w:r>
      <w:proofErr w:type="spellEnd"/>
      <w:r w:rsidRPr="000D3259">
        <w:rPr>
          <w:rFonts w:ascii="Arial" w:hAnsi="Arial" w:cs="Arial"/>
          <w:sz w:val="22"/>
          <w:szCs w:val="22"/>
          <w:lang w:val="en-US"/>
        </w:rPr>
        <w:t>.</w:t>
      </w:r>
    </w:p>
    <w:p w14:paraId="69589F35" w14:textId="77777777" w:rsidR="002E7E94" w:rsidRPr="000D3259" w:rsidRDefault="002E7E94" w:rsidP="000D3259">
      <w:pPr>
        <w:pStyle w:val="ListParagraph"/>
        <w:spacing w:line="276" w:lineRule="auto"/>
        <w:rPr>
          <w:rFonts w:ascii="Arial" w:hAnsi="Arial" w:cs="Arial"/>
          <w:sz w:val="22"/>
          <w:szCs w:val="22"/>
        </w:rPr>
      </w:pPr>
    </w:p>
    <w:p w14:paraId="576F7141" w14:textId="4D225B9B" w:rsidR="002E7E94" w:rsidRPr="000D3259" w:rsidRDefault="002E7E94" w:rsidP="000D3259">
      <w:pPr>
        <w:pStyle w:val="BodyTextIndent3"/>
        <w:numPr>
          <w:ilvl w:val="0"/>
          <w:numId w:val="2"/>
        </w:numPr>
        <w:tabs>
          <w:tab w:val="clear" w:pos="720"/>
          <w:tab w:val="clear" w:pos="4560"/>
        </w:tabs>
        <w:spacing w:after="0" w:line="276" w:lineRule="auto"/>
        <w:ind w:left="851" w:hanging="567"/>
        <w:rPr>
          <w:rFonts w:ascii="Arial" w:hAnsi="Arial" w:cs="Arial"/>
          <w:sz w:val="22"/>
          <w:szCs w:val="22"/>
        </w:rPr>
      </w:pPr>
      <w:r w:rsidRPr="000D3259">
        <w:rPr>
          <w:rFonts w:ascii="Arial" w:hAnsi="Arial" w:cs="Arial"/>
          <w:b/>
          <w:sz w:val="22"/>
          <w:szCs w:val="22"/>
          <w:lang w:val="id-ID"/>
        </w:rPr>
        <w:t xml:space="preserve">Surat Jaminan </w:t>
      </w:r>
      <w:r w:rsidRPr="000D3259">
        <w:rPr>
          <w:rFonts w:ascii="Arial" w:hAnsi="Arial" w:cs="Arial"/>
          <w:sz w:val="22"/>
          <w:szCs w:val="22"/>
          <w:lang w:val="id-ID"/>
        </w:rPr>
        <w:t xml:space="preserve">adalah </w:t>
      </w:r>
      <w:proofErr w:type="spellStart"/>
      <w:r w:rsidRPr="000D3259">
        <w:rPr>
          <w:rFonts w:ascii="Arial" w:hAnsi="Arial" w:cs="Arial"/>
          <w:sz w:val="22"/>
          <w:szCs w:val="22"/>
          <w:lang w:val="en-US"/>
        </w:rPr>
        <w:t>dokumen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rPr>
        <w:t>keabsahan</w:t>
      </w:r>
      <w:proofErr w:type="spellEnd"/>
      <w:r w:rsidRPr="000D3259">
        <w:rPr>
          <w:rFonts w:ascii="Arial" w:hAnsi="Arial" w:cs="Arial"/>
          <w:sz w:val="22"/>
          <w:szCs w:val="22"/>
        </w:rPr>
        <w:t xml:space="preserve"> </w:t>
      </w:r>
      <w:proofErr w:type="spellStart"/>
      <w:r w:rsidRPr="000D3259">
        <w:rPr>
          <w:rFonts w:ascii="Arial" w:hAnsi="Arial" w:cs="Arial"/>
          <w:sz w:val="22"/>
          <w:szCs w:val="22"/>
        </w:rPr>
        <w:t>Peserta</w:t>
      </w:r>
      <w:proofErr w:type="spellEnd"/>
      <w:r w:rsidRPr="000D3259">
        <w:rPr>
          <w:rFonts w:ascii="Arial" w:hAnsi="Arial" w:cs="Arial"/>
          <w:b/>
          <w:sz w:val="22"/>
          <w:szCs w:val="22"/>
        </w:rPr>
        <w:t xml:space="preserve"> </w:t>
      </w:r>
      <w:r w:rsidRPr="000D3259">
        <w:rPr>
          <w:rFonts w:ascii="Arial" w:hAnsi="Arial" w:cs="Arial"/>
          <w:sz w:val="22"/>
          <w:szCs w:val="22"/>
          <w:lang w:val="id-ID"/>
        </w:rPr>
        <w:t xml:space="preserve">yang diterbitkan oleh </w:t>
      </w:r>
      <w:r w:rsidRPr="000D3259">
        <w:rPr>
          <w:rFonts w:ascii="Arial" w:hAnsi="Arial" w:cs="Arial"/>
          <w:b/>
          <w:sz w:val="22"/>
          <w:szCs w:val="22"/>
          <w:lang w:val="en-ID"/>
        </w:rPr>
        <w:t>PIHAK KEDUA</w:t>
      </w:r>
      <w:r w:rsidRPr="000D3259">
        <w:rPr>
          <w:rFonts w:ascii="Arial" w:hAnsi="Arial" w:cs="Arial"/>
          <w:sz w:val="22"/>
          <w:szCs w:val="22"/>
          <w:lang w:val="id-ID"/>
        </w:rPr>
        <w:t xml:space="preserve"> </w:t>
      </w:r>
      <w:proofErr w:type="spellStart"/>
      <w:r w:rsidRPr="000D3259">
        <w:rPr>
          <w:rFonts w:ascii="Arial" w:hAnsi="Arial" w:cs="Arial"/>
          <w:sz w:val="22"/>
          <w:szCs w:val="22"/>
        </w:rPr>
        <w:t>sebagai</w:t>
      </w:r>
      <w:proofErr w:type="spellEnd"/>
      <w:r w:rsidRPr="000D3259">
        <w:rPr>
          <w:rFonts w:ascii="Arial" w:hAnsi="Arial" w:cs="Arial"/>
          <w:sz w:val="22"/>
          <w:szCs w:val="22"/>
        </w:rPr>
        <w:t xml:space="preserve"> </w:t>
      </w:r>
      <w:proofErr w:type="spellStart"/>
      <w:r w:rsidRPr="000D3259">
        <w:rPr>
          <w:rFonts w:ascii="Arial" w:hAnsi="Arial" w:cs="Arial"/>
          <w:sz w:val="22"/>
          <w:szCs w:val="22"/>
        </w:rPr>
        <w:t>syarat</w:t>
      </w:r>
      <w:proofErr w:type="spellEnd"/>
      <w:r w:rsidRPr="000D3259">
        <w:rPr>
          <w:rFonts w:ascii="Arial" w:hAnsi="Arial" w:cs="Arial"/>
          <w:sz w:val="22"/>
          <w:szCs w:val="22"/>
          <w:lang w:val="id-ID"/>
        </w:rPr>
        <w:t xml:space="preserve"> untuk memperoleh pelayanan kesehatan di</w:t>
      </w:r>
      <w:r w:rsidRPr="000D3259">
        <w:rPr>
          <w:rFonts w:ascii="Arial" w:hAnsi="Arial" w:cs="Arial"/>
          <w:sz w:val="22"/>
          <w:szCs w:val="22"/>
          <w:lang w:val="en-ID"/>
        </w:rPr>
        <w:t xml:space="preserve"> </w:t>
      </w:r>
      <w:r w:rsidRPr="000D3259">
        <w:rPr>
          <w:rFonts w:ascii="Arial" w:hAnsi="Arial" w:cs="Arial"/>
          <w:b/>
          <w:sz w:val="22"/>
          <w:szCs w:val="22"/>
          <w:lang w:val="en-US"/>
        </w:rPr>
        <w:t>PIHAK KEDUA</w:t>
      </w:r>
      <w:r w:rsidRPr="000D3259">
        <w:rPr>
          <w:rFonts w:ascii="Arial" w:hAnsi="Arial" w:cs="Arial"/>
          <w:sz w:val="22"/>
          <w:szCs w:val="22"/>
          <w:lang w:val="en-US"/>
        </w:rPr>
        <w:t xml:space="preserve"> </w:t>
      </w:r>
      <w:proofErr w:type="spellStart"/>
      <w:r w:rsidRPr="000D3259">
        <w:rPr>
          <w:rFonts w:ascii="Arial" w:hAnsi="Arial" w:cs="Arial"/>
          <w:color w:val="000000"/>
          <w:sz w:val="22"/>
          <w:szCs w:val="22"/>
          <w:lang w:val="en-ID"/>
        </w:rPr>
        <w:t>berupa</w:t>
      </w:r>
      <w:proofErr w:type="spellEnd"/>
      <w:r w:rsidRPr="000D3259">
        <w:rPr>
          <w:rFonts w:ascii="Arial" w:hAnsi="Arial" w:cs="Arial"/>
          <w:color w:val="000000"/>
          <w:sz w:val="22"/>
          <w:szCs w:val="22"/>
          <w:lang w:val="en-ID"/>
        </w:rPr>
        <w:t>:</w:t>
      </w:r>
    </w:p>
    <w:p w14:paraId="6F262F91" w14:textId="24F7CC6C" w:rsidR="002A7FED" w:rsidRPr="000D3259" w:rsidRDefault="002E7E94" w:rsidP="000D3259">
      <w:pPr>
        <w:pStyle w:val="BodyTextIndent3"/>
        <w:numPr>
          <w:ilvl w:val="0"/>
          <w:numId w:val="59"/>
        </w:numPr>
        <w:tabs>
          <w:tab w:val="clear" w:pos="4560"/>
        </w:tabs>
        <w:spacing w:after="0" w:line="276" w:lineRule="auto"/>
        <w:ind w:left="1418" w:hanging="567"/>
        <w:rPr>
          <w:rFonts w:ascii="Arial" w:hAnsi="Arial" w:cs="Arial"/>
          <w:color w:val="000000"/>
          <w:sz w:val="22"/>
          <w:szCs w:val="22"/>
        </w:rPr>
      </w:pPr>
      <w:r w:rsidRPr="000D3259">
        <w:rPr>
          <w:rFonts w:ascii="Arial" w:hAnsi="Arial" w:cs="Arial"/>
          <w:color w:val="000000"/>
          <w:sz w:val="22"/>
          <w:szCs w:val="22"/>
          <w:lang w:val="en-US"/>
        </w:rPr>
        <w:t>S</w:t>
      </w:r>
      <w:r w:rsidR="003636B3" w:rsidRPr="000D3259">
        <w:rPr>
          <w:rFonts w:ascii="Arial" w:hAnsi="Arial" w:cs="Arial"/>
          <w:color w:val="000000"/>
          <w:sz w:val="22"/>
          <w:szCs w:val="22"/>
          <w:lang w:val="id-ID"/>
        </w:rPr>
        <w:t>urat Jaminan Pelayanan (SJP)</w:t>
      </w:r>
      <w:r w:rsidR="00B822AF" w:rsidRPr="000D3259">
        <w:rPr>
          <w:rFonts w:ascii="Arial" w:hAnsi="Arial" w:cs="Arial"/>
          <w:color w:val="000000"/>
          <w:sz w:val="22"/>
          <w:szCs w:val="22"/>
          <w:lang w:val="en-ID"/>
        </w:rPr>
        <w:t xml:space="preserve"> </w:t>
      </w:r>
      <w:proofErr w:type="spellStart"/>
      <w:r w:rsidR="00C56AB6" w:rsidRPr="000D3259">
        <w:rPr>
          <w:rFonts w:ascii="Arial" w:hAnsi="Arial" w:cs="Arial"/>
          <w:color w:val="000000"/>
          <w:sz w:val="22"/>
          <w:szCs w:val="22"/>
          <w:lang w:val="en-ID"/>
        </w:rPr>
        <w:t>adalah</w:t>
      </w:r>
      <w:proofErr w:type="spellEnd"/>
      <w:r w:rsidR="00C56AB6" w:rsidRPr="000D3259">
        <w:rPr>
          <w:rFonts w:ascii="Arial" w:hAnsi="Arial" w:cs="Arial"/>
          <w:color w:val="000000"/>
          <w:sz w:val="22"/>
          <w:szCs w:val="22"/>
          <w:lang w:val="en-ID"/>
        </w:rPr>
        <w:t xml:space="preserve"> </w:t>
      </w:r>
      <w:proofErr w:type="spellStart"/>
      <w:r w:rsidR="00C56AB6" w:rsidRPr="000D3259">
        <w:rPr>
          <w:rFonts w:ascii="Arial" w:hAnsi="Arial" w:cs="Arial"/>
          <w:color w:val="000000"/>
          <w:sz w:val="22"/>
          <w:szCs w:val="22"/>
          <w:lang w:val="en-ID"/>
        </w:rPr>
        <w:t>dokumen</w:t>
      </w:r>
      <w:proofErr w:type="spellEnd"/>
      <w:r w:rsidR="00C56AB6" w:rsidRPr="000D3259">
        <w:rPr>
          <w:rFonts w:ascii="Arial" w:hAnsi="Arial" w:cs="Arial"/>
          <w:color w:val="000000"/>
          <w:sz w:val="22"/>
          <w:szCs w:val="22"/>
          <w:lang w:val="en-ID"/>
        </w:rPr>
        <w:t xml:space="preserve"> </w:t>
      </w:r>
      <w:r w:rsidR="00B822AF" w:rsidRPr="000D3259">
        <w:rPr>
          <w:rFonts w:ascii="Arial" w:hAnsi="Arial" w:cs="Arial"/>
          <w:color w:val="000000"/>
          <w:sz w:val="22"/>
          <w:szCs w:val="22"/>
          <w:lang w:val="en-ID"/>
        </w:rPr>
        <w:t xml:space="preserve">yang </w:t>
      </w:r>
      <w:proofErr w:type="spellStart"/>
      <w:r w:rsidR="00B822AF" w:rsidRPr="000D3259">
        <w:rPr>
          <w:rFonts w:ascii="Arial" w:hAnsi="Arial" w:cs="Arial"/>
          <w:color w:val="000000"/>
          <w:sz w:val="22"/>
          <w:szCs w:val="22"/>
          <w:lang w:val="en-ID"/>
        </w:rPr>
        <w:t>diterbitkan</w:t>
      </w:r>
      <w:proofErr w:type="spellEnd"/>
      <w:r w:rsidR="00B822AF" w:rsidRPr="000D3259">
        <w:rPr>
          <w:rFonts w:ascii="Arial" w:hAnsi="Arial" w:cs="Arial"/>
          <w:color w:val="000000"/>
          <w:sz w:val="22"/>
          <w:szCs w:val="22"/>
          <w:lang w:val="en-ID"/>
        </w:rPr>
        <w:t xml:space="preserve"> </w:t>
      </w:r>
      <w:r w:rsidR="005F0767" w:rsidRPr="000D3259">
        <w:rPr>
          <w:rFonts w:ascii="Arial" w:hAnsi="Arial" w:cs="Arial"/>
          <w:color w:val="000000"/>
          <w:sz w:val="22"/>
          <w:szCs w:val="22"/>
          <w:lang w:val="en-ID"/>
        </w:rPr>
        <w:t xml:space="preserve">oleh </w:t>
      </w:r>
      <w:r w:rsidR="005F0767" w:rsidRPr="000D3259">
        <w:rPr>
          <w:rFonts w:ascii="Arial" w:hAnsi="Arial" w:cs="Arial"/>
          <w:b/>
          <w:color w:val="000000"/>
          <w:sz w:val="22"/>
          <w:szCs w:val="22"/>
          <w:lang w:val="en-ID"/>
        </w:rPr>
        <w:t xml:space="preserve">PIHAK KEDUA </w:t>
      </w:r>
      <w:r w:rsidR="005F0767" w:rsidRPr="000D3259">
        <w:rPr>
          <w:rFonts w:ascii="Arial" w:hAnsi="Arial" w:cs="Arial"/>
          <w:color w:val="000000"/>
          <w:sz w:val="22"/>
          <w:szCs w:val="22"/>
          <w:lang w:val="en-ID"/>
        </w:rPr>
        <w:t>pada</w:t>
      </w:r>
      <w:r w:rsidR="008D56C4" w:rsidRPr="000D3259">
        <w:rPr>
          <w:rFonts w:ascii="Arial" w:hAnsi="Arial" w:cs="Arial"/>
          <w:color w:val="000000"/>
          <w:sz w:val="22"/>
          <w:szCs w:val="22"/>
          <w:lang w:val="en-ID"/>
        </w:rPr>
        <w:t xml:space="preserve"> </w:t>
      </w:r>
      <w:proofErr w:type="spellStart"/>
      <w:r w:rsidR="0062262B" w:rsidRPr="000D3259">
        <w:rPr>
          <w:rFonts w:ascii="Arial" w:hAnsi="Arial" w:cs="Arial"/>
          <w:color w:val="000000"/>
          <w:sz w:val="22"/>
          <w:szCs w:val="22"/>
          <w:lang w:val="en-ID"/>
        </w:rPr>
        <w:t>Aplikasi</w:t>
      </w:r>
      <w:proofErr w:type="spellEnd"/>
      <w:r w:rsidR="0062262B" w:rsidRPr="000D3259">
        <w:rPr>
          <w:rFonts w:ascii="Arial" w:hAnsi="Arial" w:cs="Arial"/>
          <w:color w:val="000000"/>
          <w:sz w:val="22"/>
          <w:szCs w:val="22"/>
          <w:lang w:val="en-ID"/>
        </w:rPr>
        <w:t xml:space="preserve"> BRILIFE-Care</w:t>
      </w:r>
      <w:r w:rsidR="005F0767" w:rsidRPr="000D3259">
        <w:rPr>
          <w:rFonts w:ascii="Arial" w:hAnsi="Arial" w:cs="Arial"/>
          <w:color w:val="000000"/>
          <w:sz w:val="22"/>
          <w:szCs w:val="22"/>
          <w:lang w:val="en-ID"/>
        </w:rPr>
        <w:t xml:space="preserve"> </w:t>
      </w:r>
      <w:proofErr w:type="spellStart"/>
      <w:r w:rsidR="005F0767" w:rsidRPr="000D3259">
        <w:rPr>
          <w:rFonts w:ascii="Arial" w:hAnsi="Arial" w:cs="Arial"/>
          <w:color w:val="000000"/>
          <w:sz w:val="22"/>
          <w:szCs w:val="22"/>
          <w:lang w:val="en-ID"/>
        </w:rPr>
        <w:t>untuk</w:t>
      </w:r>
      <w:proofErr w:type="spellEnd"/>
      <w:r w:rsidR="005F0767" w:rsidRPr="000D3259">
        <w:rPr>
          <w:rFonts w:ascii="Arial" w:hAnsi="Arial" w:cs="Arial"/>
          <w:color w:val="000000"/>
          <w:sz w:val="22"/>
          <w:szCs w:val="22"/>
          <w:lang w:val="en-ID"/>
        </w:rPr>
        <w:t xml:space="preserve"> </w:t>
      </w:r>
      <w:proofErr w:type="spellStart"/>
      <w:r w:rsidR="005F0767" w:rsidRPr="000D3259">
        <w:rPr>
          <w:rFonts w:ascii="Arial" w:hAnsi="Arial" w:cs="Arial"/>
          <w:color w:val="000000"/>
          <w:sz w:val="22"/>
          <w:szCs w:val="22"/>
          <w:lang w:val="en-ID"/>
        </w:rPr>
        <w:t>eligibilitas</w:t>
      </w:r>
      <w:proofErr w:type="spellEnd"/>
      <w:r w:rsidR="005F0767" w:rsidRPr="000D3259">
        <w:rPr>
          <w:rFonts w:ascii="Arial" w:hAnsi="Arial" w:cs="Arial"/>
          <w:color w:val="000000"/>
          <w:sz w:val="22"/>
          <w:szCs w:val="22"/>
          <w:lang w:val="en-ID"/>
        </w:rPr>
        <w:t xml:space="preserve"> </w:t>
      </w:r>
      <w:proofErr w:type="spellStart"/>
      <w:r w:rsidR="00986B62" w:rsidRPr="000D3259">
        <w:rPr>
          <w:rFonts w:ascii="Arial" w:hAnsi="Arial" w:cs="Arial"/>
          <w:color w:val="000000"/>
          <w:sz w:val="22"/>
          <w:szCs w:val="22"/>
          <w:lang w:val="en-ID"/>
        </w:rPr>
        <w:t>Peserta</w:t>
      </w:r>
      <w:proofErr w:type="spellEnd"/>
      <w:r w:rsidR="005F0767" w:rsidRPr="000D3259">
        <w:rPr>
          <w:rFonts w:ascii="Arial" w:hAnsi="Arial" w:cs="Arial"/>
          <w:color w:val="000000"/>
          <w:sz w:val="22"/>
          <w:szCs w:val="22"/>
          <w:lang w:val="en-ID"/>
        </w:rPr>
        <w:t xml:space="preserve"> </w:t>
      </w:r>
      <w:proofErr w:type="spellStart"/>
      <w:r w:rsidR="005C5655" w:rsidRPr="000D3259">
        <w:rPr>
          <w:rFonts w:ascii="Arial" w:hAnsi="Arial" w:cs="Arial"/>
          <w:color w:val="000000"/>
          <w:sz w:val="22"/>
          <w:szCs w:val="22"/>
          <w:lang w:val="en-ID"/>
        </w:rPr>
        <w:t>Produk</w:t>
      </w:r>
      <w:proofErr w:type="spellEnd"/>
      <w:r w:rsidR="005C5655" w:rsidRPr="000D3259">
        <w:rPr>
          <w:rFonts w:ascii="Arial" w:hAnsi="Arial" w:cs="Arial"/>
          <w:color w:val="000000"/>
          <w:sz w:val="22"/>
          <w:szCs w:val="22"/>
          <w:lang w:val="en-ID"/>
        </w:rPr>
        <w:t xml:space="preserve"> BRILIFE</w:t>
      </w:r>
      <w:r w:rsidR="007A3CBF" w:rsidRPr="000D3259">
        <w:rPr>
          <w:rFonts w:ascii="Arial" w:hAnsi="Arial" w:cs="Arial"/>
          <w:color w:val="000000"/>
          <w:sz w:val="22"/>
          <w:szCs w:val="22"/>
          <w:lang w:val="en-ID"/>
        </w:rPr>
        <w:t xml:space="preserve"> </w:t>
      </w:r>
      <w:r w:rsidR="005F0767" w:rsidRPr="000D3259">
        <w:rPr>
          <w:rFonts w:ascii="Arial" w:hAnsi="Arial" w:cs="Arial"/>
          <w:color w:val="000000"/>
          <w:sz w:val="22"/>
          <w:szCs w:val="22"/>
          <w:lang w:val="en-ID"/>
        </w:rPr>
        <w:t xml:space="preserve">Managed Care dan </w:t>
      </w:r>
      <w:proofErr w:type="spellStart"/>
      <w:r w:rsidR="005C5655" w:rsidRPr="000D3259">
        <w:rPr>
          <w:rFonts w:ascii="Arial" w:hAnsi="Arial" w:cs="Arial"/>
          <w:color w:val="000000"/>
          <w:sz w:val="22"/>
          <w:szCs w:val="22"/>
          <w:lang w:val="en-ID"/>
        </w:rPr>
        <w:t>Produk</w:t>
      </w:r>
      <w:proofErr w:type="spellEnd"/>
      <w:r w:rsidR="005C5655" w:rsidRPr="000D3259">
        <w:rPr>
          <w:rFonts w:ascii="Arial" w:hAnsi="Arial" w:cs="Arial"/>
          <w:color w:val="000000"/>
          <w:sz w:val="22"/>
          <w:szCs w:val="22"/>
          <w:lang w:val="en-ID"/>
        </w:rPr>
        <w:t xml:space="preserve"> BRILIFE</w:t>
      </w:r>
      <w:r w:rsidR="00F75DD7" w:rsidRPr="000D3259">
        <w:rPr>
          <w:rFonts w:ascii="Arial" w:hAnsi="Arial" w:cs="Arial"/>
          <w:color w:val="000000"/>
          <w:sz w:val="22"/>
          <w:szCs w:val="22"/>
          <w:lang w:val="en-ID"/>
        </w:rPr>
        <w:t xml:space="preserve"> </w:t>
      </w:r>
      <w:r w:rsidR="005F0767" w:rsidRPr="000D3259">
        <w:rPr>
          <w:rFonts w:ascii="Arial" w:hAnsi="Arial" w:cs="Arial"/>
          <w:color w:val="000000"/>
          <w:sz w:val="22"/>
          <w:szCs w:val="22"/>
          <w:lang w:val="en-ID"/>
        </w:rPr>
        <w:t xml:space="preserve">Managed Care </w:t>
      </w:r>
      <w:proofErr w:type="spellStart"/>
      <w:r w:rsidR="005F0767" w:rsidRPr="000D3259">
        <w:rPr>
          <w:rFonts w:ascii="Arial" w:hAnsi="Arial" w:cs="Arial"/>
          <w:color w:val="000000"/>
          <w:sz w:val="22"/>
          <w:szCs w:val="22"/>
          <w:lang w:val="en-ID"/>
        </w:rPr>
        <w:t>Skema</w:t>
      </w:r>
      <w:proofErr w:type="spellEnd"/>
      <w:r w:rsidR="005F0767" w:rsidRPr="000D3259">
        <w:rPr>
          <w:rFonts w:ascii="Arial" w:hAnsi="Arial" w:cs="Arial"/>
          <w:color w:val="000000"/>
          <w:sz w:val="22"/>
          <w:szCs w:val="22"/>
          <w:lang w:val="en-ID"/>
        </w:rPr>
        <w:t xml:space="preserve"> I-Pro</w:t>
      </w:r>
      <w:r w:rsidRPr="000D3259">
        <w:rPr>
          <w:rFonts w:ascii="Arial" w:hAnsi="Arial" w:cs="Arial"/>
          <w:color w:val="000000"/>
          <w:sz w:val="22"/>
          <w:szCs w:val="22"/>
          <w:lang w:val="en-ID"/>
        </w:rPr>
        <w:t>,</w:t>
      </w:r>
      <w:r w:rsidR="00F75DD7" w:rsidRPr="000D3259">
        <w:rPr>
          <w:rFonts w:ascii="Arial" w:hAnsi="Arial" w:cs="Arial"/>
          <w:color w:val="000000"/>
          <w:sz w:val="22"/>
          <w:szCs w:val="22"/>
          <w:lang w:val="en-ID"/>
        </w:rPr>
        <w:t xml:space="preserve"> </w:t>
      </w:r>
      <w:r w:rsidR="000A3AF4">
        <w:rPr>
          <w:rFonts w:ascii="Arial" w:hAnsi="Arial" w:cs="Arial"/>
          <w:color w:val="000000"/>
          <w:sz w:val="22"/>
          <w:szCs w:val="22"/>
          <w:lang w:val="en-ID"/>
        </w:rPr>
        <w:t>dan/</w:t>
      </w:r>
      <w:proofErr w:type="spellStart"/>
      <w:r w:rsidR="00DA3F8C" w:rsidRPr="000D3259">
        <w:rPr>
          <w:rFonts w:ascii="Arial" w:hAnsi="Arial" w:cs="Arial"/>
          <w:color w:val="000000"/>
          <w:sz w:val="22"/>
          <w:szCs w:val="22"/>
          <w:lang w:val="en-ID"/>
        </w:rPr>
        <w:t>atau</w:t>
      </w:r>
      <w:proofErr w:type="spellEnd"/>
      <w:r w:rsidR="00F75DD7" w:rsidRPr="000D3259">
        <w:rPr>
          <w:rFonts w:ascii="Arial" w:hAnsi="Arial" w:cs="Arial"/>
          <w:color w:val="000000"/>
          <w:sz w:val="22"/>
          <w:szCs w:val="22"/>
          <w:lang w:val="en-ID"/>
        </w:rPr>
        <w:t xml:space="preserve"> </w:t>
      </w:r>
    </w:p>
    <w:p w14:paraId="26FBBF1E" w14:textId="295DC2F2" w:rsidR="00B572DA" w:rsidRPr="000D3259" w:rsidRDefault="00B572DA" w:rsidP="000D3259">
      <w:pPr>
        <w:pStyle w:val="BodyTextIndent3"/>
        <w:numPr>
          <w:ilvl w:val="0"/>
          <w:numId w:val="59"/>
        </w:numPr>
        <w:tabs>
          <w:tab w:val="clear" w:pos="4560"/>
        </w:tabs>
        <w:spacing w:after="0" w:line="276" w:lineRule="auto"/>
        <w:ind w:left="1418" w:hanging="567"/>
        <w:rPr>
          <w:rFonts w:ascii="Arial" w:hAnsi="Arial" w:cs="Arial"/>
          <w:sz w:val="22"/>
          <w:szCs w:val="22"/>
        </w:rPr>
      </w:pPr>
      <w:r w:rsidRPr="000D3259">
        <w:rPr>
          <w:rFonts w:ascii="Arial" w:hAnsi="Arial" w:cs="Arial"/>
          <w:color w:val="000000"/>
          <w:sz w:val="22"/>
          <w:szCs w:val="22"/>
          <w:lang w:val="id-ID"/>
        </w:rPr>
        <w:t xml:space="preserve">Surat Eligibilitas </w:t>
      </w:r>
      <w:r w:rsidR="00986B62" w:rsidRPr="000D3259">
        <w:rPr>
          <w:rFonts w:ascii="Arial" w:hAnsi="Arial" w:cs="Arial"/>
          <w:color w:val="000000"/>
          <w:sz w:val="22"/>
          <w:szCs w:val="22"/>
          <w:lang w:val="id-ID"/>
        </w:rPr>
        <w:t>Peserta</w:t>
      </w:r>
      <w:r w:rsidRPr="000D3259">
        <w:rPr>
          <w:rFonts w:ascii="Arial" w:hAnsi="Arial" w:cs="Arial"/>
          <w:color w:val="000000"/>
          <w:sz w:val="22"/>
          <w:szCs w:val="22"/>
          <w:lang w:val="id-ID"/>
        </w:rPr>
        <w:t xml:space="preserve"> (SEP)</w:t>
      </w:r>
      <w:r w:rsidR="00BF040C" w:rsidRPr="000D3259">
        <w:rPr>
          <w:rFonts w:ascii="Arial" w:hAnsi="Arial" w:cs="Arial"/>
          <w:color w:val="000000"/>
          <w:sz w:val="22"/>
          <w:szCs w:val="22"/>
          <w:lang w:val="en-ID"/>
        </w:rPr>
        <w:t xml:space="preserve"> </w:t>
      </w:r>
      <w:r w:rsidRPr="000D3259">
        <w:rPr>
          <w:rFonts w:ascii="Arial" w:hAnsi="Arial" w:cs="Arial"/>
          <w:color w:val="000000"/>
          <w:sz w:val="22"/>
          <w:szCs w:val="22"/>
          <w:lang w:val="id-ID"/>
        </w:rPr>
        <w:t xml:space="preserve">yang diterbitkan oleh </w:t>
      </w:r>
      <w:r w:rsidR="005F0767" w:rsidRPr="000D3259">
        <w:rPr>
          <w:rFonts w:ascii="Arial" w:hAnsi="Arial" w:cs="Arial"/>
          <w:b/>
          <w:color w:val="000000"/>
          <w:sz w:val="22"/>
          <w:szCs w:val="22"/>
          <w:lang w:val="en-ID"/>
        </w:rPr>
        <w:t>PIHAK KEDUA</w:t>
      </w:r>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be</w:t>
      </w:r>
      <w:r w:rsidR="00DA3F8C" w:rsidRPr="000D3259">
        <w:rPr>
          <w:rFonts w:ascii="Arial" w:hAnsi="Arial" w:cs="Arial"/>
          <w:color w:val="000000"/>
          <w:sz w:val="22"/>
          <w:szCs w:val="22"/>
        </w:rPr>
        <w:t>kerja</w:t>
      </w:r>
      <w:proofErr w:type="spellEnd"/>
      <w:r w:rsidR="00DA3F8C" w:rsidRPr="000D3259">
        <w:rPr>
          <w:rFonts w:ascii="Arial" w:hAnsi="Arial" w:cs="Arial"/>
          <w:color w:val="000000"/>
          <w:sz w:val="22"/>
          <w:szCs w:val="22"/>
        </w:rPr>
        <w:t xml:space="preserve"> </w:t>
      </w:r>
      <w:proofErr w:type="spellStart"/>
      <w:r w:rsidR="00DA3F8C" w:rsidRPr="000D3259">
        <w:rPr>
          <w:rFonts w:ascii="Arial" w:hAnsi="Arial" w:cs="Arial"/>
          <w:color w:val="000000"/>
          <w:sz w:val="22"/>
          <w:szCs w:val="22"/>
        </w:rPr>
        <w:t>sama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dengan</w:t>
      </w:r>
      <w:proofErr w:type="spellEnd"/>
      <w:r w:rsidRPr="000D3259">
        <w:rPr>
          <w:rFonts w:ascii="Arial" w:hAnsi="Arial" w:cs="Arial"/>
          <w:color w:val="000000"/>
          <w:sz w:val="22"/>
          <w:szCs w:val="22"/>
          <w:lang w:val="id-ID"/>
        </w:rPr>
        <w:t xml:space="preserve"> BPJS Kesehatan sebagai</w:t>
      </w:r>
      <w:r w:rsidRPr="000D3259">
        <w:rPr>
          <w:rFonts w:ascii="Arial" w:hAnsi="Arial" w:cs="Arial"/>
          <w:sz w:val="22"/>
          <w:szCs w:val="22"/>
          <w:lang w:val="id-ID"/>
        </w:rPr>
        <w:t xml:space="preserve"> syarat untuk mendapatkan pelayanan kesehatan bagi </w:t>
      </w:r>
      <w:r w:rsidR="00986B62" w:rsidRPr="000D3259">
        <w:rPr>
          <w:rFonts w:ascii="Arial" w:hAnsi="Arial" w:cs="Arial"/>
          <w:sz w:val="22"/>
          <w:szCs w:val="22"/>
          <w:lang w:val="id-ID"/>
        </w:rPr>
        <w:t>Peserta</w:t>
      </w:r>
      <w:r w:rsidRPr="000D3259">
        <w:rPr>
          <w:rFonts w:ascii="Arial" w:hAnsi="Arial" w:cs="Arial"/>
          <w:sz w:val="22"/>
          <w:szCs w:val="22"/>
          <w:lang w:val="id-ID"/>
        </w:rPr>
        <w:t xml:space="preserve"> program Jaminan Kesehatan Nasional</w:t>
      </w:r>
      <w:r w:rsidR="00C56AB6" w:rsidRPr="000D3259">
        <w:rPr>
          <w:rFonts w:ascii="Arial" w:hAnsi="Arial" w:cs="Arial"/>
          <w:sz w:val="22"/>
          <w:szCs w:val="22"/>
          <w:lang w:val="en-US"/>
        </w:rPr>
        <w:t>.</w:t>
      </w:r>
      <w:r w:rsidRPr="000D3259">
        <w:rPr>
          <w:rFonts w:ascii="Arial" w:hAnsi="Arial" w:cs="Arial"/>
          <w:sz w:val="22"/>
          <w:szCs w:val="22"/>
          <w:lang w:val="en-US"/>
        </w:rPr>
        <w:t xml:space="preserve"> </w:t>
      </w:r>
    </w:p>
    <w:p w14:paraId="22DFBC0A"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7C3D92D0" w14:textId="77777777" w:rsidR="00224F60" w:rsidRPr="000D3259" w:rsidRDefault="00224F60" w:rsidP="000D3259">
      <w:pPr>
        <w:pStyle w:val="BodyTextIndent3"/>
        <w:numPr>
          <w:ilvl w:val="0"/>
          <w:numId w:val="2"/>
        </w:numPr>
        <w:tabs>
          <w:tab w:val="clear" w:pos="720"/>
          <w:tab w:val="clear" w:pos="4560"/>
        </w:tabs>
        <w:spacing w:after="0" w:line="276" w:lineRule="auto"/>
        <w:ind w:left="851" w:hanging="425"/>
        <w:rPr>
          <w:rFonts w:ascii="Arial" w:hAnsi="Arial" w:cs="Arial"/>
          <w:b/>
          <w:i/>
          <w:sz w:val="22"/>
          <w:szCs w:val="22"/>
        </w:rPr>
      </w:pPr>
      <w:r w:rsidRPr="000D3259">
        <w:rPr>
          <w:rFonts w:ascii="Arial" w:hAnsi="Arial" w:cs="Arial"/>
          <w:b/>
          <w:i/>
          <w:sz w:val="22"/>
          <w:szCs w:val="22"/>
          <w:lang w:val="en-US"/>
        </w:rPr>
        <w:t xml:space="preserve">Telemedicine </w:t>
      </w:r>
      <w:proofErr w:type="spellStart"/>
      <w:r w:rsidRPr="000D3259">
        <w:rPr>
          <w:rFonts w:ascii="Arial" w:hAnsi="Arial" w:cs="Arial"/>
          <w:sz w:val="22"/>
          <w:szCs w:val="22"/>
          <w:lang w:val="en-US"/>
        </w:rPr>
        <w:t>adalah</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sebagaimana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dijelaskan</w:t>
      </w:r>
      <w:proofErr w:type="spellEnd"/>
      <w:r w:rsidRPr="000D3259">
        <w:rPr>
          <w:rFonts w:ascii="Arial" w:hAnsi="Arial" w:cs="Arial"/>
          <w:sz w:val="22"/>
          <w:szCs w:val="22"/>
          <w:lang w:val="en-US"/>
        </w:rPr>
        <w:t xml:space="preserve"> pada </w:t>
      </w:r>
      <w:proofErr w:type="spellStart"/>
      <w:r w:rsidRPr="000D3259">
        <w:rPr>
          <w:rFonts w:ascii="Arial" w:hAnsi="Arial" w:cs="Arial"/>
          <w:sz w:val="22"/>
          <w:szCs w:val="22"/>
          <w:lang w:val="en-US"/>
        </w:rPr>
        <w:t>Peraturan</w:t>
      </w:r>
      <w:proofErr w:type="spellEnd"/>
      <w:r w:rsidRPr="000D3259">
        <w:rPr>
          <w:rFonts w:ascii="Arial" w:hAnsi="Arial" w:cs="Arial"/>
          <w:sz w:val="22"/>
          <w:szCs w:val="22"/>
          <w:lang w:val="en-US"/>
        </w:rPr>
        <w:t xml:space="preserve"> Menteri </w:t>
      </w:r>
      <w:proofErr w:type="spellStart"/>
      <w:r w:rsidRPr="000D3259">
        <w:rPr>
          <w:rFonts w:ascii="Arial" w:hAnsi="Arial" w:cs="Arial"/>
          <w:sz w:val="22"/>
          <w:szCs w:val="22"/>
          <w:lang w:val="en-US"/>
        </w:rPr>
        <w:t>Kesehatan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Nomor</w:t>
      </w:r>
      <w:proofErr w:type="spellEnd"/>
      <w:r w:rsidR="00C56AB6" w:rsidRPr="000D3259">
        <w:rPr>
          <w:rFonts w:ascii="Arial" w:hAnsi="Arial" w:cs="Arial"/>
          <w:sz w:val="22"/>
          <w:szCs w:val="22"/>
          <w:lang w:val="en-US"/>
        </w:rPr>
        <w:t>:</w:t>
      </w:r>
      <w:r w:rsidRPr="000D3259">
        <w:rPr>
          <w:rFonts w:ascii="Arial" w:hAnsi="Arial" w:cs="Arial"/>
          <w:sz w:val="22"/>
          <w:szCs w:val="22"/>
          <w:lang w:val="en-US"/>
        </w:rPr>
        <w:t xml:space="preserve"> 20 </w:t>
      </w:r>
      <w:proofErr w:type="spellStart"/>
      <w:r w:rsidRPr="000D3259">
        <w:rPr>
          <w:rFonts w:ascii="Arial" w:hAnsi="Arial" w:cs="Arial"/>
          <w:sz w:val="22"/>
          <w:szCs w:val="22"/>
          <w:lang w:val="en-US"/>
        </w:rPr>
        <w:t>Tahun</w:t>
      </w:r>
      <w:proofErr w:type="spellEnd"/>
      <w:r w:rsidRPr="000D3259">
        <w:rPr>
          <w:rFonts w:ascii="Arial" w:hAnsi="Arial" w:cs="Arial"/>
          <w:sz w:val="22"/>
          <w:szCs w:val="22"/>
          <w:lang w:val="en-US"/>
        </w:rPr>
        <w:t xml:space="preserve"> 2019 </w:t>
      </w:r>
      <w:proofErr w:type="spellStart"/>
      <w:r w:rsidRPr="000D3259">
        <w:rPr>
          <w:rFonts w:ascii="Arial" w:hAnsi="Arial" w:cs="Arial"/>
          <w:sz w:val="22"/>
          <w:szCs w:val="22"/>
          <w:lang w:val="en-US"/>
        </w:rPr>
        <w:t>tentang</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Penyelenggaraan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Pelayanan</w:t>
      </w:r>
      <w:proofErr w:type="spellEnd"/>
      <w:r w:rsidRPr="000D3259">
        <w:rPr>
          <w:rFonts w:ascii="Arial" w:hAnsi="Arial" w:cs="Arial"/>
          <w:sz w:val="22"/>
          <w:szCs w:val="22"/>
          <w:lang w:val="en-US"/>
        </w:rPr>
        <w:t xml:space="preserve"> </w:t>
      </w:r>
      <w:r w:rsidRPr="000D3259">
        <w:rPr>
          <w:rFonts w:ascii="Arial" w:hAnsi="Arial" w:cs="Arial"/>
          <w:i/>
          <w:sz w:val="22"/>
          <w:szCs w:val="22"/>
          <w:lang w:val="en-US"/>
        </w:rPr>
        <w:t>Telemedicine</w:t>
      </w:r>
      <w:r w:rsidRPr="000D3259">
        <w:rPr>
          <w:rFonts w:ascii="Arial" w:hAnsi="Arial" w:cs="Arial"/>
          <w:sz w:val="22"/>
          <w:szCs w:val="22"/>
          <w:lang w:val="en-US"/>
        </w:rPr>
        <w:t xml:space="preserve"> </w:t>
      </w:r>
      <w:proofErr w:type="spellStart"/>
      <w:r w:rsidRPr="000D3259">
        <w:rPr>
          <w:rFonts w:ascii="Arial" w:hAnsi="Arial" w:cs="Arial"/>
          <w:sz w:val="22"/>
          <w:szCs w:val="22"/>
          <w:lang w:val="en-US"/>
        </w:rPr>
        <w:t>Antar</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Fasilitas</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Pelayanan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Kesehatan</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atau</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perubahannya</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dari</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waktu</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ke</w:t>
      </w:r>
      <w:proofErr w:type="spellEnd"/>
      <w:r w:rsidR="007C724B" w:rsidRPr="000D3259">
        <w:rPr>
          <w:rFonts w:ascii="Arial" w:hAnsi="Arial" w:cs="Arial"/>
          <w:sz w:val="22"/>
          <w:szCs w:val="22"/>
          <w:lang w:val="en-US"/>
        </w:rPr>
        <w:t xml:space="preserve"> </w:t>
      </w:r>
      <w:proofErr w:type="spellStart"/>
      <w:r w:rsidR="007C724B" w:rsidRPr="000D3259">
        <w:rPr>
          <w:rFonts w:ascii="Arial" w:hAnsi="Arial" w:cs="Arial"/>
          <w:sz w:val="22"/>
          <w:szCs w:val="22"/>
          <w:lang w:val="en-US"/>
        </w:rPr>
        <w:t>waktu</w:t>
      </w:r>
      <w:proofErr w:type="spellEnd"/>
      <w:r w:rsidRPr="000D3259">
        <w:rPr>
          <w:rFonts w:ascii="Arial" w:hAnsi="Arial" w:cs="Arial"/>
          <w:sz w:val="22"/>
          <w:szCs w:val="22"/>
          <w:lang w:val="en-US"/>
        </w:rPr>
        <w:t>.</w:t>
      </w:r>
    </w:p>
    <w:p w14:paraId="613624D4"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b/>
          <w:i/>
          <w:sz w:val="22"/>
          <w:szCs w:val="22"/>
        </w:rPr>
      </w:pPr>
    </w:p>
    <w:p w14:paraId="752FCF2D" w14:textId="24499A2F" w:rsidR="002A7FED" w:rsidRPr="000D3259" w:rsidRDefault="002A7FED"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 xml:space="preserve">Tindakan </w:t>
      </w:r>
      <w:r w:rsidR="00623FD9" w:rsidRPr="000D3259">
        <w:rPr>
          <w:rFonts w:ascii="Arial" w:hAnsi="Arial" w:cs="Arial"/>
          <w:b/>
          <w:sz w:val="22"/>
          <w:szCs w:val="22"/>
          <w:lang w:val="en-ID"/>
        </w:rPr>
        <w:t>M</w:t>
      </w:r>
      <w:r w:rsidRPr="000D3259">
        <w:rPr>
          <w:rFonts w:ascii="Arial" w:hAnsi="Arial" w:cs="Arial"/>
          <w:b/>
          <w:sz w:val="22"/>
          <w:szCs w:val="22"/>
          <w:lang w:val="id-ID"/>
        </w:rPr>
        <w:t>edis</w:t>
      </w:r>
      <w:r w:rsidRPr="000D3259">
        <w:rPr>
          <w:rFonts w:ascii="Arial" w:hAnsi="Arial" w:cs="Arial"/>
          <w:sz w:val="22"/>
          <w:szCs w:val="22"/>
          <w:lang w:val="id-ID"/>
        </w:rPr>
        <w:t xml:space="preserve"> adalah tindakan yang bersifat operatif dan non operatif yang</w:t>
      </w:r>
      <w:r w:rsidR="00DA3F8C" w:rsidRPr="000D3259">
        <w:rPr>
          <w:rFonts w:ascii="Arial" w:hAnsi="Arial" w:cs="Arial"/>
          <w:sz w:val="22"/>
          <w:szCs w:val="22"/>
          <w:lang w:val="id-ID"/>
        </w:rPr>
        <w:t xml:space="preserve"> </w:t>
      </w:r>
      <w:r w:rsidRPr="000D3259">
        <w:rPr>
          <w:rFonts w:ascii="Arial" w:hAnsi="Arial" w:cs="Arial"/>
          <w:sz w:val="22"/>
          <w:szCs w:val="22"/>
          <w:lang w:val="id-ID"/>
        </w:rPr>
        <w:t>dilaksanakan baik untuk tujuan diagnostik maupun pengobatan</w:t>
      </w:r>
      <w:r w:rsidR="00AC0A9E" w:rsidRPr="000D3259">
        <w:rPr>
          <w:rFonts w:ascii="Arial" w:hAnsi="Arial" w:cs="Arial"/>
          <w:sz w:val="22"/>
          <w:szCs w:val="22"/>
          <w:lang w:val="id-ID"/>
        </w:rPr>
        <w:t>.</w:t>
      </w:r>
    </w:p>
    <w:p w14:paraId="462BDC58" w14:textId="77777777" w:rsidR="00B345E2" w:rsidRPr="000D3259" w:rsidRDefault="00B345E2" w:rsidP="000D3259">
      <w:pPr>
        <w:pStyle w:val="BodyTextIndent3"/>
        <w:tabs>
          <w:tab w:val="clear" w:pos="1800"/>
          <w:tab w:val="clear" w:pos="4560"/>
        </w:tabs>
        <w:spacing w:after="0" w:line="276" w:lineRule="auto"/>
        <w:ind w:left="851" w:hanging="425"/>
        <w:rPr>
          <w:rFonts w:ascii="Arial" w:hAnsi="Arial" w:cs="Arial"/>
          <w:sz w:val="22"/>
          <w:szCs w:val="22"/>
        </w:rPr>
      </w:pPr>
    </w:p>
    <w:p w14:paraId="1BB1047F" w14:textId="393AE940" w:rsidR="00F43552" w:rsidRPr="000D3259" w:rsidRDefault="002A7FED" w:rsidP="000D3259">
      <w:pPr>
        <w:pStyle w:val="BodyTextIndent3"/>
        <w:numPr>
          <w:ilvl w:val="0"/>
          <w:numId w:val="2"/>
        </w:numPr>
        <w:tabs>
          <w:tab w:val="clear" w:pos="720"/>
          <w:tab w:val="clear" w:pos="4560"/>
        </w:tabs>
        <w:spacing w:after="0" w:line="276" w:lineRule="auto"/>
        <w:ind w:left="851" w:hanging="425"/>
        <w:rPr>
          <w:rFonts w:ascii="Arial" w:hAnsi="Arial" w:cs="Arial"/>
          <w:sz w:val="22"/>
          <w:szCs w:val="22"/>
        </w:rPr>
      </w:pPr>
      <w:r w:rsidRPr="000D3259">
        <w:rPr>
          <w:rFonts w:ascii="Arial" w:hAnsi="Arial" w:cs="Arial"/>
          <w:b/>
          <w:sz w:val="22"/>
          <w:szCs w:val="22"/>
          <w:lang w:val="id-ID"/>
        </w:rPr>
        <w:t xml:space="preserve">Verifikasi </w:t>
      </w:r>
      <w:r w:rsidR="00986B62" w:rsidRPr="000D3259">
        <w:rPr>
          <w:rFonts w:ascii="Arial" w:hAnsi="Arial" w:cs="Arial"/>
          <w:b/>
          <w:sz w:val="22"/>
          <w:szCs w:val="22"/>
          <w:lang w:val="id-ID"/>
        </w:rPr>
        <w:t>Klaim</w:t>
      </w:r>
      <w:r w:rsidRPr="000D3259">
        <w:rPr>
          <w:rFonts w:ascii="Arial" w:hAnsi="Arial" w:cs="Arial"/>
          <w:sz w:val="22"/>
          <w:szCs w:val="22"/>
          <w:lang w:val="id-ID"/>
        </w:rPr>
        <w:t xml:space="preserve"> adalah upaya pemeriksaan kelengkapan/kebenaran berkas</w:t>
      </w:r>
      <w:r w:rsidR="00DA3F8C" w:rsidRPr="000D3259">
        <w:rPr>
          <w:rFonts w:ascii="Arial" w:hAnsi="Arial" w:cs="Arial"/>
          <w:sz w:val="22"/>
          <w:szCs w:val="22"/>
          <w:lang w:val="id-ID"/>
        </w:rPr>
        <w:t xml:space="preserve"> </w:t>
      </w:r>
      <w:r w:rsidRPr="000D3259">
        <w:rPr>
          <w:rFonts w:ascii="Arial" w:hAnsi="Arial" w:cs="Arial"/>
          <w:sz w:val="22"/>
          <w:szCs w:val="22"/>
          <w:lang w:val="id-ID"/>
        </w:rPr>
        <w:t xml:space="preserve">kelayakan </w:t>
      </w:r>
      <w:r w:rsidR="00986B62" w:rsidRPr="000D3259">
        <w:rPr>
          <w:rFonts w:ascii="Arial" w:hAnsi="Arial" w:cs="Arial"/>
          <w:sz w:val="22"/>
          <w:szCs w:val="22"/>
          <w:lang w:val="id-ID"/>
        </w:rPr>
        <w:t>Klaim</w:t>
      </w:r>
      <w:r w:rsidRPr="000D3259">
        <w:rPr>
          <w:rFonts w:ascii="Arial" w:hAnsi="Arial" w:cs="Arial"/>
          <w:sz w:val="22"/>
          <w:szCs w:val="22"/>
          <w:lang w:val="id-ID"/>
        </w:rPr>
        <w:t xml:space="preserve"> yang diajukan </w:t>
      </w:r>
      <w:proofErr w:type="spellStart"/>
      <w:r w:rsidR="00A17997" w:rsidRPr="000D3259">
        <w:rPr>
          <w:rFonts w:ascii="Arial" w:hAnsi="Arial" w:cs="Arial"/>
          <w:sz w:val="22"/>
          <w:szCs w:val="22"/>
          <w:lang w:val="en-US"/>
        </w:rPr>
        <w:t>kepada</w:t>
      </w:r>
      <w:proofErr w:type="spellEnd"/>
      <w:r w:rsidR="00A17997" w:rsidRPr="000D3259">
        <w:rPr>
          <w:rFonts w:ascii="Arial" w:hAnsi="Arial" w:cs="Arial"/>
          <w:sz w:val="22"/>
          <w:szCs w:val="22"/>
          <w:lang w:val="en-US"/>
        </w:rPr>
        <w:t xml:space="preserve"> </w:t>
      </w:r>
      <w:r w:rsidR="00A17997" w:rsidRPr="000D3259">
        <w:rPr>
          <w:rFonts w:ascii="Arial" w:hAnsi="Arial" w:cs="Arial"/>
          <w:b/>
          <w:sz w:val="22"/>
          <w:szCs w:val="22"/>
          <w:lang w:val="en-US"/>
        </w:rPr>
        <w:t>PIHAK PERTAMA</w:t>
      </w:r>
      <w:r w:rsidR="00A17997" w:rsidRPr="000D3259">
        <w:rPr>
          <w:rFonts w:ascii="Arial" w:hAnsi="Arial" w:cs="Arial"/>
          <w:sz w:val="22"/>
          <w:szCs w:val="22"/>
          <w:lang w:val="en-US"/>
        </w:rPr>
        <w:t xml:space="preserve"> </w:t>
      </w:r>
      <w:r w:rsidRPr="000D3259">
        <w:rPr>
          <w:rFonts w:ascii="Arial" w:hAnsi="Arial" w:cs="Arial"/>
          <w:sz w:val="22"/>
          <w:szCs w:val="22"/>
          <w:lang w:val="id-ID"/>
        </w:rPr>
        <w:t xml:space="preserve">oleh </w:t>
      </w:r>
      <w:r w:rsidRPr="000D3259">
        <w:rPr>
          <w:rFonts w:ascii="Arial" w:hAnsi="Arial" w:cs="Arial"/>
          <w:b/>
          <w:sz w:val="22"/>
          <w:szCs w:val="22"/>
        </w:rPr>
        <w:t>PIHAK KEDUA</w:t>
      </w:r>
      <w:r w:rsidRPr="000D3259">
        <w:rPr>
          <w:rFonts w:ascii="Arial" w:hAnsi="Arial" w:cs="Arial"/>
          <w:sz w:val="22"/>
          <w:szCs w:val="22"/>
          <w:lang w:val="id-ID"/>
        </w:rPr>
        <w:t>/</w:t>
      </w:r>
      <w:proofErr w:type="spellStart"/>
      <w:r w:rsidR="00986B62" w:rsidRPr="000D3259">
        <w:rPr>
          <w:rFonts w:ascii="Arial" w:hAnsi="Arial" w:cs="Arial"/>
          <w:sz w:val="22"/>
          <w:szCs w:val="22"/>
        </w:rPr>
        <w:t>Peserta</w:t>
      </w:r>
      <w:proofErr w:type="spellEnd"/>
      <w:r w:rsidR="00AC0A9E" w:rsidRPr="000D3259">
        <w:rPr>
          <w:rFonts w:ascii="Arial" w:hAnsi="Arial" w:cs="Arial"/>
          <w:sz w:val="22"/>
          <w:szCs w:val="22"/>
        </w:rPr>
        <w:t>.</w:t>
      </w:r>
    </w:p>
    <w:p w14:paraId="71063E85" w14:textId="77777777" w:rsidR="008A41CC" w:rsidRPr="000D3259" w:rsidRDefault="008A41CC" w:rsidP="000D3259">
      <w:pPr>
        <w:spacing w:line="276" w:lineRule="auto"/>
        <w:ind w:left="426" w:hanging="426"/>
        <w:jc w:val="both"/>
        <w:rPr>
          <w:rFonts w:ascii="Arial" w:hAnsi="Arial" w:cs="Arial"/>
          <w:sz w:val="22"/>
          <w:szCs w:val="22"/>
        </w:rPr>
      </w:pPr>
    </w:p>
    <w:p w14:paraId="179971F9" w14:textId="332586F6" w:rsidR="00F70093" w:rsidRPr="000D3259" w:rsidRDefault="002E7E94" w:rsidP="000D3259">
      <w:pPr>
        <w:numPr>
          <w:ilvl w:val="0"/>
          <w:numId w:val="47"/>
        </w:numPr>
        <w:spacing w:line="276" w:lineRule="auto"/>
        <w:ind w:left="426" w:hanging="426"/>
        <w:jc w:val="both"/>
        <w:rPr>
          <w:rFonts w:ascii="Arial" w:hAnsi="Arial" w:cs="Arial"/>
          <w:sz w:val="22"/>
          <w:szCs w:val="22"/>
        </w:rPr>
      </w:pPr>
      <w:r w:rsidRPr="000D3259">
        <w:rPr>
          <w:rFonts w:ascii="Arial" w:hAnsi="Arial" w:cs="Arial"/>
          <w:b/>
          <w:bCs/>
          <w:sz w:val="22"/>
          <w:szCs w:val="22"/>
          <w:lang w:val="fi-FI"/>
        </w:rPr>
        <w:t>PARA PIHAK</w:t>
      </w:r>
      <w:r w:rsidR="00F70093" w:rsidRPr="000D3259">
        <w:rPr>
          <w:rFonts w:ascii="Arial" w:hAnsi="Arial" w:cs="Arial"/>
          <w:sz w:val="22"/>
          <w:szCs w:val="22"/>
          <w:lang w:val="fi-FI"/>
        </w:rPr>
        <w:t xml:space="preserve"> sepakat bahwa dalam Perjanjian ini</w:t>
      </w:r>
      <w:r w:rsidR="000C3E22" w:rsidRPr="000D3259">
        <w:rPr>
          <w:rFonts w:ascii="Arial" w:hAnsi="Arial" w:cs="Arial"/>
          <w:sz w:val="22"/>
          <w:szCs w:val="22"/>
          <w:lang w:val="fi-FI"/>
        </w:rPr>
        <w:t xml:space="preserve"> bahwa</w:t>
      </w:r>
      <w:r w:rsidR="00F70093" w:rsidRPr="000D3259">
        <w:rPr>
          <w:rFonts w:ascii="Arial" w:hAnsi="Arial" w:cs="Arial"/>
          <w:sz w:val="22"/>
          <w:szCs w:val="22"/>
          <w:lang w:val="fi-FI"/>
        </w:rPr>
        <w:t>:</w:t>
      </w:r>
    </w:p>
    <w:p w14:paraId="74B62875" w14:textId="58C043C9" w:rsidR="005C409B" w:rsidRPr="000D3259" w:rsidRDefault="00F70093" w:rsidP="000D3259">
      <w:pPr>
        <w:numPr>
          <w:ilvl w:val="0"/>
          <w:numId w:val="10"/>
        </w:numPr>
        <w:tabs>
          <w:tab w:val="clear" w:pos="720"/>
        </w:tabs>
        <w:spacing w:line="276" w:lineRule="auto"/>
        <w:ind w:left="851" w:hanging="426"/>
        <w:jc w:val="both"/>
        <w:rPr>
          <w:rFonts w:ascii="Arial" w:hAnsi="Arial" w:cs="Arial"/>
          <w:sz w:val="22"/>
          <w:szCs w:val="22"/>
          <w:lang w:val="fi-FI"/>
        </w:rPr>
      </w:pPr>
      <w:r w:rsidRPr="000D3259">
        <w:rPr>
          <w:rFonts w:ascii="Arial" w:hAnsi="Arial" w:cs="Arial"/>
          <w:sz w:val="22"/>
          <w:szCs w:val="22"/>
          <w:lang w:val="fi-FI"/>
        </w:rPr>
        <w:t>Judul suatu Pasal atau ayat semata-mata hanya untuk kemudahan saja dan tidak dapat dianggap mempunyai arti dalam menafsirkan syarat-syarat dan ketentuan-ketentuan</w:t>
      </w:r>
      <w:r w:rsidR="00DA3F8C" w:rsidRPr="000D3259">
        <w:rPr>
          <w:rFonts w:ascii="Arial" w:hAnsi="Arial" w:cs="Arial"/>
          <w:sz w:val="22"/>
          <w:szCs w:val="22"/>
          <w:lang w:val="fi-FI"/>
        </w:rPr>
        <w:t xml:space="preserve"> </w:t>
      </w:r>
      <w:r w:rsidRPr="000D3259">
        <w:rPr>
          <w:rFonts w:ascii="Arial" w:hAnsi="Arial" w:cs="Arial"/>
          <w:sz w:val="22"/>
          <w:szCs w:val="22"/>
          <w:lang w:val="fi-FI"/>
        </w:rPr>
        <w:t>dalam Perjanjian</w:t>
      </w:r>
      <w:r w:rsidR="00DA3F8C" w:rsidRPr="000D3259">
        <w:rPr>
          <w:rFonts w:ascii="Arial" w:hAnsi="Arial" w:cs="Arial"/>
          <w:sz w:val="22"/>
          <w:szCs w:val="22"/>
          <w:lang w:val="fi-FI"/>
        </w:rPr>
        <w:t xml:space="preserve"> </w:t>
      </w:r>
      <w:r w:rsidRPr="000D3259">
        <w:rPr>
          <w:rFonts w:ascii="Arial" w:hAnsi="Arial" w:cs="Arial"/>
          <w:sz w:val="22"/>
          <w:szCs w:val="22"/>
          <w:lang w:val="fi-FI"/>
        </w:rPr>
        <w:t>ini</w:t>
      </w:r>
      <w:r w:rsidR="00AC0A9E" w:rsidRPr="000D3259">
        <w:rPr>
          <w:rFonts w:ascii="Arial" w:hAnsi="Arial" w:cs="Arial"/>
          <w:sz w:val="22"/>
          <w:szCs w:val="22"/>
          <w:lang w:val="fi-FI"/>
        </w:rPr>
        <w:t>.</w:t>
      </w:r>
    </w:p>
    <w:p w14:paraId="0B3B09E4" w14:textId="688BEFDF" w:rsidR="00F70093" w:rsidRPr="000D3259" w:rsidRDefault="005C409B" w:rsidP="000D3259">
      <w:pPr>
        <w:numPr>
          <w:ilvl w:val="0"/>
          <w:numId w:val="10"/>
        </w:numPr>
        <w:tabs>
          <w:tab w:val="clear" w:pos="720"/>
        </w:tabs>
        <w:spacing w:line="276" w:lineRule="auto"/>
        <w:ind w:left="851" w:hanging="426"/>
        <w:jc w:val="both"/>
        <w:rPr>
          <w:rFonts w:ascii="Arial" w:hAnsi="Arial" w:cs="Arial"/>
          <w:sz w:val="22"/>
          <w:szCs w:val="22"/>
          <w:lang w:val="fi-FI"/>
        </w:rPr>
      </w:pPr>
      <w:r w:rsidRPr="000D3259">
        <w:rPr>
          <w:rFonts w:ascii="Arial" w:hAnsi="Arial" w:cs="Arial"/>
          <w:sz w:val="22"/>
          <w:szCs w:val="22"/>
          <w:lang w:val="fi-FI"/>
        </w:rPr>
        <w:t>K</w:t>
      </w:r>
      <w:r w:rsidR="00F70093" w:rsidRPr="000D3259">
        <w:rPr>
          <w:rFonts w:ascii="Arial" w:hAnsi="Arial" w:cs="Arial"/>
          <w:sz w:val="22"/>
          <w:szCs w:val="22"/>
          <w:lang w:val="fi-FI"/>
        </w:rPr>
        <w:t>ata-kata dalam bentuk tunggal dapat mencakup bentuk jamak dan sebaliknya</w:t>
      </w:r>
      <w:r w:rsidR="00AC0A9E" w:rsidRPr="000D3259">
        <w:rPr>
          <w:rFonts w:ascii="Arial" w:hAnsi="Arial" w:cs="Arial"/>
          <w:sz w:val="22"/>
          <w:szCs w:val="22"/>
          <w:lang w:val="fi-FI"/>
        </w:rPr>
        <w:t>.</w:t>
      </w:r>
    </w:p>
    <w:p w14:paraId="72F72D31" w14:textId="36A81E7A" w:rsidR="00F70093" w:rsidRPr="000D3259" w:rsidRDefault="00F70093" w:rsidP="000D3259">
      <w:pPr>
        <w:numPr>
          <w:ilvl w:val="0"/>
          <w:numId w:val="10"/>
        </w:numPr>
        <w:tabs>
          <w:tab w:val="clear" w:pos="720"/>
        </w:tabs>
        <w:spacing w:line="276" w:lineRule="auto"/>
        <w:ind w:left="851" w:hanging="426"/>
        <w:jc w:val="both"/>
        <w:rPr>
          <w:rFonts w:ascii="Arial" w:hAnsi="Arial" w:cs="Arial"/>
          <w:sz w:val="22"/>
          <w:szCs w:val="22"/>
          <w:lang w:val="fi-FI"/>
        </w:rPr>
      </w:pPr>
      <w:r w:rsidRPr="000D3259">
        <w:rPr>
          <w:rFonts w:ascii="Arial" w:hAnsi="Arial" w:cs="Arial"/>
          <w:sz w:val="22"/>
          <w:szCs w:val="22"/>
          <w:lang w:val="fi-FI"/>
        </w:rPr>
        <w:t xml:space="preserve">Kata yang menyatakan kata ganti orang dapat mencakup kata ganti benda, termasuk perseorangan, perusahaan, kemitraan, asosiasi, bentuk </w:t>
      </w:r>
      <w:r w:rsidR="00DA3F8C" w:rsidRPr="000D3259">
        <w:rPr>
          <w:rFonts w:ascii="Arial" w:hAnsi="Arial" w:cs="Arial"/>
          <w:sz w:val="22"/>
          <w:szCs w:val="22"/>
          <w:lang w:val="fi-FI"/>
        </w:rPr>
        <w:t>kerja sama</w:t>
      </w:r>
      <w:r w:rsidRPr="000D3259">
        <w:rPr>
          <w:rFonts w:ascii="Arial" w:hAnsi="Arial" w:cs="Arial"/>
          <w:sz w:val="22"/>
          <w:szCs w:val="22"/>
          <w:lang w:val="fi-FI"/>
        </w:rPr>
        <w:t xml:space="preserve"> lainnya, pemerintahan dan badan-badan pemerintah</w:t>
      </w:r>
      <w:r w:rsidR="00AC0A9E" w:rsidRPr="000D3259">
        <w:rPr>
          <w:rFonts w:ascii="Arial" w:hAnsi="Arial" w:cs="Arial"/>
          <w:sz w:val="22"/>
          <w:szCs w:val="22"/>
          <w:lang w:val="fi-FI"/>
        </w:rPr>
        <w:t>.</w:t>
      </w:r>
    </w:p>
    <w:p w14:paraId="0F8DA7F1" w14:textId="77777777" w:rsidR="00F70093" w:rsidRPr="000D3259" w:rsidRDefault="00F70093" w:rsidP="000D3259">
      <w:pPr>
        <w:numPr>
          <w:ilvl w:val="0"/>
          <w:numId w:val="10"/>
        </w:numPr>
        <w:tabs>
          <w:tab w:val="clear" w:pos="720"/>
        </w:tabs>
        <w:spacing w:line="276" w:lineRule="auto"/>
        <w:ind w:left="851" w:hanging="426"/>
        <w:jc w:val="both"/>
        <w:rPr>
          <w:rFonts w:ascii="Arial" w:hAnsi="Arial" w:cs="Arial"/>
          <w:sz w:val="22"/>
          <w:szCs w:val="22"/>
          <w:lang w:val="fi-FI"/>
        </w:rPr>
      </w:pPr>
      <w:r w:rsidRPr="000D3259">
        <w:rPr>
          <w:rFonts w:ascii="Arial" w:hAnsi="Arial" w:cs="Arial"/>
          <w:sz w:val="22"/>
          <w:szCs w:val="22"/>
          <w:lang w:val="fi-FI"/>
        </w:rPr>
        <w:t>Setiap dan semua lampiran yang disebut dan dilampirkan pada Perjanjian ini, merupakan satu kesatuan dan bagian yang tidak terpisahkan dari Perjanjian ini</w:t>
      </w:r>
      <w:r w:rsidR="00087414" w:rsidRPr="000D3259">
        <w:rPr>
          <w:rFonts w:ascii="Arial" w:hAnsi="Arial" w:cs="Arial"/>
          <w:sz w:val="22"/>
          <w:szCs w:val="22"/>
          <w:lang w:val="fi-FI"/>
        </w:rPr>
        <w:t>.</w:t>
      </w:r>
    </w:p>
    <w:p w14:paraId="31376F1F" w14:textId="5F7DF9D1" w:rsidR="000D3259" w:rsidRDefault="000D3259">
      <w:pPr>
        <w:rPr>
          <w:rFonts w:ascii="Arial" w:hAnsi="Arial" w:cs="Arial"/>
          <w:b/>
          <w:bCs/>
          <w:sz w:val="22"/>
          <w:szCs w:val="22"/>
          <w:lang w:val="fi-FI"/>
        </w:rPr>
      </w:pPr>
    </w:p>
    <w:p w14:paraId="138863DF" w14:textId="2AB3079A" w:rsidR="00F70093" w:rsidRPr="000D3259" w:rsidRDefault="00F70093" w:rsidP="000D3259">
      <w:pPr>
        <w:spacing w:line="276" w:lineRule="auto"/>
        <w:jc w:val="center"/>
        <w:rPr>
          <w:rFonts w:ascii="Arial" w:hAnsi="Arial" w:cs="Arial"/>
          <w:b/>
          <w:bCs/>
          <w:sz w:val="22"/>
          <w:szCs w:val="22"/>
          <w:lang w:val="fi-FI"/>
        </w:rPr>
      </w:pPr>
      <w:r w:rsidRPr="000D3259">
        <w:rPr>
          <w:rFonts w:ascii="Arial" w:hAnsi="Arial" w:cs="Arial"/>
          <w:b/>
          <w:bCs/>
          <w:sz w:val="22"/>
          <w:szCs w:val="22"/>
          <w:lang w:val="fi-FI"/>
        </w:rPr>
        <w:t>PASAL 2</w:t>
      </w:r>
    </w:p>
    <w:p w14:paraId="726C0C45" w14:textId="77777777" w:rsidR="00F70093" w:rsidRPr="000D3259" w:rsidRDefault="00F70093" w:rsidP="000D3259">
      <w:pPr>
        <w:spacing w:line="276" w:lineRule="auto"/>
        <w:jc w:val="center"/>
        <w:rPr>
          <w:rFonts w:ascii="Arial" w:hAnsi="Arial" w:cs="Arial"/>
          <w:b/>
          <w:bCs/>
          <w:sz w:val="22"/>
          <w:szCs w:val="22"/>
          <w:lang w:val="fi-FI"/>
        </w:rPr>
      </w:pPr>
      <w:r w:rsidRPr="000D3259">
        <w:rPr>
          <w:rFonts w:ascii="Arial" w:hAnsi="Arial" w:cs="Arial"/>
          <w:b/>
          <w:bCs/>
          <w:sz w:val="22"/>
          <w:szCs w:val="22"/>
          <w:lang w:val="fi-FI"/>
        </w:rPr>
        <w:t>MAKSUD DAN TUJUAN</w:t>
      </w:r>
    </w:p>
    <w:p w14:paraId="361F9DFD" w14:textId="77777777" w:rsidR="00F70093" w:rsidRPr="000D3259" w:rsidRDefault="00F70093" w:rsidP="000D3259">
      <w:pPr>
        <w:spacing w:line="276" w:lineRule="auto"/>
        <w:jc w:val="both"/>
        <w:rPr>
          <w:rFonts w:ascii="Arial" w:hAnsi="Arial" w:cs="Arial"/>
          <w:bCs/>
          <w:sz w:val="22"/>
          <w:szCs w:val="22"/>
          <w:lang w:val="fi-FI"/>
        </w:rPr>
      </w:pPr>
    </w:p>
    <w:p w14:paraId="7F72A5F8" w14:textId="0B88D095" w:rsidR="00C15693" w:rsidRPr="000A3AF4" w:rsidRDefault="002E7E94" w:rsidP="000A3AF4">
      <w:pPr>
        <w:pStyle w:val="ListParagraph"/>
        <w:numPr>
          <w:ilvl w:val="0"/>
          <w:numId w:val="28"/>
        </w:numPr>
        <w:spacing w:line="276" w:lineRule="auto"/>
        <w:ind w:left="426" w:hanging="426"/>
        <w:rPr>
          <w:rFonts w:ascii="Arial" w:hAnsi="Arial" w:cs="Arial"/>
          <w:bCs/>
          <w:sz w:val="22"/>
          <w:szCs w:val="22"/>
          <w:lang w:val="fi-FI"/>
        </w:rPr>
      </w:pPr>
      <w:r w:rsidRPr="000D3259">
        <w:rPr>
          <w:rFonts w:ascii="Arial" w:hAnsi="Arial" w:cs="Arial"/>
          <w:b/>
          <w:bCs/>
          <w:sz w:val="22"/>
          <w:szCs w:val="22"/>
          <w:lang w:val="fi-FI"/>
        </w:rPr>
        <w:t>PARA PIHAK</w:t>
      </w:r>
      <w:r w:rsidR="00F70093" w:rsidRPr="000D3259">
        <w:rPr>
          <w:rFonts w:ascii="Arial" w:hAnsi="Arial" w:cs="Arial"/>
          <w:bCs/>
          <w:sz w:val="22"/>
          <w:szCs w:val="22"/>
          <w:lang w:val="fi-FI"/>
        </w:rPr>
        <w:t xml:space="preserve"> sepakat untuk saling</w:t>
      </w:r>
      <w:r w:rsidR="005022CA" w:rsidRPr="000D3259">
        <w:rPr>
          <w:rFonts w:ascii="Arial" w:hAnsi="Arial" w:cs="Arial"/>
          <w:bCs/>
          <w:sz w:val="22"/>
          <w:szCs w:val="22"/>
          <w:lang w:val="fi-FI"/>
        </w:rPr>
        <w:t xml:space="preserve"> bekerja sama dalam penyediaan pelayanan k</w:t>
      </w:r>
      <w:r w:rsidR="00F70093" w:rsidRPr="000D3259">
        <w:rPr>
          <w:rFonts w:ascii="Arial" w:hAnsi="Arial" w:cs="Arial"/>
          <w:bCs/>
          <w:sz w:val="22"/>
          <w:szCs w:val="22"/>
          <w:lang w:val="fi-FI"/>
        </w:rPr>
        <w:t xml:space="preserve">esehatan kepada </w:t>
      </w:r>
      <w:r w:rsidR="00D50302" w:rsidRPr="000D3259">
        <w:rPr>
          <w:rFonts w:ascii="Arial" w:hAnsi="Arial" w:cs="Arial"/>
          <w:bCs/>
          <w:sz w:val="22"/>
          <w:szCs w:val="22"/>
          <w:lang w:val="fi-FI"/>
        </w:rPr>
        <w:t xml:space="preserve">Pemegang Polis dan </w:t>
      </w:r>
      <w:r w:rsidR="00986B62" w:rsidRPr="000D3259">
        <w:rPr>
          <w:rFonts w:ascii="Arial" w:hAnsi="Arial" w:cs="Arial"/>
          <w:bCs/>
          <w:sz w:val="22"/>
          <w:szCs w:val="22"/>
          <w:lang w:val="fi-FI"/>
        </w:rPr>
        <w:t>Peserta</w:t>
      </w:r>
      <w:r w:rsidR="00D02DB2" w:rsidRPr="000D3259">
        <w:rPr>
          <w:rFonts w:ascii="Arial" w:hAnsi="Arial" w:cs="Arial"/>
          <w:bCs/>
          <w:sz w:val="22"/>
          <w:szCs w:val="22"/>
          <w:lang w:val="fi-FI"/>
        </w:rPr>
        <w:t xml:space="preserve"> </w:t>
      </w:r>
      <w:r w:rsidR="00F70093" w:rsidRPr="000D3259">
        <w:rPr>
          <w:rFonts w:ascii="Arial" w:hAnsi="Arial" w:cs="Arial"/>
          <w:bCs/>
          <w:sz w:val="22"/>
          <w:szCs w:val="22"/>
          <w:lang w:val="fi-FI"/>
        </w:rPr>
        <w:t>dengan syarat dan ketentuan yang diatur dalam Perjanjian ini.</w:t>
      </w:r>
    </w:p>
    <w:p w14:paraId="5CDF8D6B" w14:textId="77777777" w:rsidR="000D3259" w:rsidRPr="000D3259" w:rsidRDefault="002E7E94" w:rsidP="000D3259">
      <w:pPr>
        <w:pStyle w:val="ListParagraph"/>
        <w:numPr>
          <w:ilvl w:val="0"/>
          <w:numId w:val="28"/>
        </w:numPr>
        <w:spacing w:line="276" w:lineRule="auto"/>
        <w:ind w:left="426" w:hanging="426"/>
        <w:rPr>
          <w:rFonts w:ascii="Arial" w:hAnsi="Arial" w:cs="Arial"/>
          <w:bCs/>
          <w:sz w:val="22"/>
          <w:szCs w:val="22"/>
          <w:lang w:val="fi-FI"/>
        </w:rPr>
      </w:pPr>
      <w:r w:rsidRPr="000D3259">
        <w:rPr>
          <w:rFonts w:ascii="Arial" w:hAnsi="Arial" w:cs="Arial"/>
          <w:b/>
          <w:bCs/>
          <w:sz w:val="22"/>
          <w:szCs w:val="22"/>
          <w:lang w:val="fi-FI"/>
        </w:rPr>
        <w:t>PARA PIHAK</w:t>
      </w:r>
      <w:r w:rsidR="00F52281" w:rsidRPr="000D3259">
        <w:rPr>
          <w:rFonts w:ascii="Arial" w:hAnsi="Arial" w:cs="Arial"/>
          <w:bCs/>
          <w:sz w:val="22"/>
          <w:szCs w:val="22"/>
          <w:lang w:val="fi-FI"/>
        </w:rPr>
        <w:t xml:space="preserve"> sepakat bahwa Perjanjian ini menjadi dasar dan acuan dalam pelaksanaan pelayanan kesehatan yang diberikan oleh </w:t>
      </w:r>
      <w:r w:rsidR="00F52281" w:rsidRPr="000D3259">
        <w:rPr>
          <w:rFonts w:ascii="Arial" w:hAnsi="Arial" w:cs="Arial"/>
          <w:b/>
          <w:bCs/>
          <w:sz w:val="22"/>
          <w:szCs w:val="22"/>
          <w:lang w:val="fi-FI"/>
        </w:rPr>
        <w:t>PIHAK KEDUA</w:t>
      </w:r>
      <w:r w:rsidR="00F52281" w:rsidRPr="000D3259">
        <w:rPr>
          <w:rFonts w:ascii="Arial" w:hAnsi="Arial" w:cs="Arial"/>
          <w:bCs/>
          <w:sz w:val="22"/>
          <w:szCs w:val="22"/>
          <w:lang w:val="fi-FI"/>
        </w:rPr>
        <w:t xml:space="preserve"> kepada </w:t>
      </w:r>
      <w:r w:rsidR="00986B62" w:rsidRPr="000D3259">
        <w:rPr>
          <w:rFonts w:ascii="Arial" w:hAnsi="Arial" w:cs="Arial"/>
          <w:bCs/>
          <w:sz w:val="22"/>
          <w:szCs w:val="22"/>
          <w:lang w:val="fi-FI"/>
        </w:rPr>
        <w:t>Peserta</w:t>
      </w:r>
      <w:r w:rsidR="00087414" w:rsidRPr="000D3259">
        <w:rPr>
          <w:rFonts w:ascii="Arial" w:hAnsi="Arial" w:cs="Arial"/>
          <w:bCs/>
          <w:sz w:val="22"/>
          <w:szCs w:val="22"/>
          <w:lang w:val="fi-FI"/>
        </w:rPr>
        <w:t>.</w:t>
      </w:r>
    </w:p>
    <w:p w14:paraId="1822C144" w14:textId="01F4E51B" w:rsidR="000D3259" w:rsidRDefault="000D3259" w:rsidP="000D3259">
      <w:pPr>
        <w:pStyle w:val="ListParagraph"/>
        <w:rPr>
          <w:rFonts w:ascii="Arial" w:hAnsi="Arial" w:cs="Arial"/>
          <w:b/>
          <w:sz w:val="22"/>
          <w:szCs w:val="22"/>
        </w:rPr>
      </w:pPr>
    </w:p>
    <w:p w14:paraId="2B05E2CD" w14:textId="77777777" w:rsidR="00DD1954" w:rsidRPr="000D3259" w:rsidRDefault="00DD1954" w:rsidP="000D3259">
      <w:pPr>
        <w:pStyle w:val="ListParagraph"/>
        <w:rPr>
          <w:rFonts w:ascii="Arial" w:hAnsi="Arial" w:cs="Arial"/>
          <w:b/>
          <w:sz w:val="22"/>
          <w:szCs w:val="22"/>
        </w:rPr>
      </w:pPr>
    </w:p>
    <w:p w14:paraId="07AF9B32" w14:textId="295C8177" w:rsidR="00F70093" w:rsidRPr="000D3259" w:rsidRDefault="00F70093" w:rsidP="000A3AF4">
      <w:pPr>
        <w:pStyle w:val="ListParagraph"/>
        <w:spacing w:line="276" w:lineRule="auto"/>
        <w:ind w:left="0"/>
        <w:jc w:val="center"/>
        <w:rPr>
          <w:rFonts w:ascii="Arial" w:hAnsi="Arial" w:cs="Arial"/>
          <w:bCs/>
          <w:sz w:val="22"/>
          <w:szCs w:val="22"/>
          <w:lang w:val="fi-FI"/>
        </w:rPr>
      </w:pPr>
      <w:r w:rsidRPr="000D3259">
        <w:rPr>
          <w:rFonts w:ascii="Arial" w:hAnsi="Arial" w:cs="Arial"/>
          <w:b/>
          <w:sz w:val="22"/>
          <w:szCs w:val="22"/>
        </w:rPr>
        <w:t>PASAL 3</w:t>
      </w:r>
    </w:p>
    <w:p w14:paraId="76E17FE3" w14:textId="77777777" w:rsidR="00F70093" w:rsidRPr="000D3259" w:rsidRDefault="00F70093" w:rsidP="000A3AF4">
      <w:pPr>
        <w:spacing w:line="276" w:lineRule="auto"/>
        <w:jc w:val="center"/>
        <w:rPr>
          <w:rFonts w:ascii="Arial" w:hAnsi="Arial" w:cs="Arial"/>
          <w:b/>
          <w:sz w:val="22"/>
          <w:szCs w:val="22"/>
        </w:rPr>
      </w:pPr>
      <w:r w:rsidRPr="000D3259">
        <w:rPr>
          <w:rFonts w:ascii="Arial" w:hAnsi="Arial" w:cs="Arial"/>
          <w:b/>
          <w:sz w:val="22"/>
          <w:szCs w:val="22"/>
        </w:rPr>
        <w:t>RUANG LINGKUP DAN PROSEDUR PELAYANAN</w:t>
      </w:r>
    </w:p>
    <w:p w14:paraId="43F4268B" w14:textId="77777777" w:rsidR="00F70093" w:rsidRPr="000D3259" w:rsidRDefault="00F70093" w:rsidP="000D3259">
      <w:pPr>
        <w:spacing w:line="276" w:lineRule="auto"/>
        <w:jc w:val="center"/>
        <w:rPr>
          <w:rFonts w:ascii="Arial" w:hAnsi="Arial" w:cs="Arial"/>
          <w:b/>
          <w:sz w:val="22"/>
          <w:szCs w:val="22"/>
        </w:rPr>
      </w:pPr>
    </w:p>
    <w:p w14:paraId="08777EBD" w14:textId="53D9E335" w:rsidR="00D43ECA" w:rsidRPr="000D3259" w:rsidRDefault="00D43ECA" w:rsidP="000D3259">
      <w:pPr>
        <w:pStyle w:val="BodyText"/>
        <w:numPr>
          <w:ilvl w:val="6"/>
          <w:numId w:val="32"/>
        </w:numPr>
        <w:spacing w:after="0" w:line="276" w:lineRule="auto"/>
        <w:ind w:left="426" w:hanging="426"/>
        <w:rPr>
          <w:rFonts w:ascii="Arial" w:hAnsi="Arial" w:cs="Arial"/>
          <w:sz w:val="22"/>
          <w:szCs w:val="22"/>
        </w:rPr>
      </w:pPr>
      <w:r w:rsidRPr="000D3259">
        <w:rPr>
          <w:rFonts w:ascii="Arial" w:hAnsi="Arial" w:cs="Arial"/>
          <w:sz w:val="22"/>
          <w:szCs w:val="22"/>
          <w:lang w:val="id-ID"/>
        </w:rPr>
        <w:t xml:space="preserve">Ruang lingkup </w:t>
      </w:r>
      <w:r w:rsidR="00A627B3" w:rsidRPr="000D3259">
        <w:rPr>
          <w:rFonts w:ascii="Arial" w:hAnsi="Arial" w:cs="Arial"/>
          <w:sz w:val="22"/>
          <w:szCs w:val="22"/>
        </w:rPr>
        <w:t>P</w:t>
      </w:r>
      <w:r w:rsidRPr="000D3259">
        <w:rPr>
          <w:rFonts w:ascii="Arial" w:hAnsi="Arial" w:cs="Arial"/>
          <w:sz w:val="22"/>
          <w:szCs w:val="22"/>
          <w:lang w:val="id-ID"/>
        </w:rPr>
        <w:t xml:space="preserve">erjanjian ini adalah </w:t>
      </w:r>
      <w:proofErr w:type="spellStart"/>
      <w:r w:rsidR="00A627B3" w:rsidRPr="000D3259">
        <w:rPr>
          <w:rFonts w:ascii="Arial" w:hAnsi="Arial" w:cs="Arial"/>
          <w:sz w:val="22"/>
          <w:szCs w:val="22"/>
        </w:rPr>
        <w:t>mengatur</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mekanisme</w:t>
      </w:r>
      <w:proofErr w:type="spellEnd"/>
      <w:r w:rsidR="00A627B3" w:rsidRPr="000D3259">
        <w:rPr>
          <w:rFonts w:ascii="Arial" w:hAnsi="Arial" w:cs="Arial"/>
          <w:sz w:val="22"/>
          <w:szCs w:val="22"/>
        </w:rPr>
        <w:t xml:space="preserve"> dan </w:t>
      </w:r>
      <w:proofErr w:type="spellStart"/>
      <w:r w:rsidR="00A627B3" w:rsidRPr="000D3259">
        <w:rPr>
          <w:rFonts w:ascii="Arial" w:hAnsi="Arial" w:cs="Arial"/>
          <w:sz w:val="22"/>
          <w:szCs w:val="22"/>
        </w:rPr>
        <w:t>hal-hal</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lainnya</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terkait</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prosedur</w:t>
      </w:r>
      <w:proofErr w:type="spellEnd"/>
      <w:r w:rsidR="00A627B3" w:rsidRPr="000D3259">
        <w:rPr>
          <w:rFonts w:ascii="Arial" w:hAnsi="Arial" w:cs="Arial"/>
          <w:sz w:val="22"/>
          <w:szCs w:val="22"/>
        </w:rPr>
        <w:t xml:space="preserve"> </w:t>
      </w:r>
      <w:r w:rsidRPr="000D3259">
        <w:rPr>
          <w:rFonts w:ascii="Arial" w:hAnsi="Arial" w:cs="Arial"/>
          <w:sz w:val="22"/>
          <w:szCs w:val="22"/>
          <w:lang w:val="id-ID"/>
        </w:rPr>
        <w:t xml:space="preserve">pelayanan kesehatan untuk </w:t>
      </w:r>
      <w:r w:rsidR="00986B62" w:rsidRPr="000D3259">
        <w:rPr>
          <w:rFonts w:ascii="Arial" w:hAnsi="Arial" w:cs="Arial"/>
          <w:sz w:val="22"/>
          <w:szCs w:val="22"/>
          <w:lang w:val="id-ID"/>
        </w:rPr>
        <w:t>Peserta</w:t>
      </w:r>
      <w:r w:rsidR="00AB2A12" w:rsidRPr="000D3259">
        <w:rPr>
          <w:rFonts w:ascii="Arial" w:hAnsi="Arial" w:cs="Arial"/>
          <w:sz w:val="22"/>
          <w:szCs w:val="22"/>
          <w:lang w:val="en-ID"/>
        </w:rPr>
        <w:t>.</w:t>
      </w:r>
    </w:p>
    <w:p w14:paraId="68EE58DE" w14:textId="77777777" w:rsidR="003C4D97" w:rsidRPr="000D3259" w:rsidRDefault="003C4D97" w:rsidP="000D3259">
      <w:pPr>
        <w:pStyle w:val="BodyText"/>
        <w:tabs>
          <w:tab w:val="clear" w:pos="4560"/>
        </w:tabs>
        <w:spacing w:after="0" w:line="276" w:lineRule="auto"/>
        <w:ind w:left="426" w:hanging="426"/>
        <w:rPr>
          <w:rFonts w:ascii="Arial" w:hAnsi="Arial" w:cs="Arial"/>
          <w:sz w:val="22"/>
          <w:szCs w:val="22"/>
        </w:rPr>
      </w:pPr>
    </w:p>
    <w:p w14:paraId="6D67E6E5" w14:textId="0946040C" w:rsidR="00D43ECA" w:rsidRPr="000A3AF4" w:rsidRDefault="00F70093" w:rsidP="000A3AF4">
      <w:pPr>
        <w:pStyle w:val="BodyText"/>
        <w:numPr>
          <w:ilvl w:val="6"/>
          <w:numId w:val="32"/>
        </w:numPr>
        <w:spacing w:after="0" w:line="276" w:lineRule="auto"/>
        <w:ind w:left="426" w:hanging="426"/>
        <w:rPr>
          <w:rFonts w:ascii="Arial" w:hAnsi="Arial" w:cs="Arial"/>
          <w:sz w:val="22"/>
          <w:szCs w:val="22"/>
        </w:rPr>
      </w:pPr>
      <w:proofErr w:type="spellStart"/>
      <w:r w:rsidRPr="000D3259">
        <w:rPr>
          <w:rFonts w:ascii="Arial" w:hAnsi="Arial" w:cs="Arial"/>
          <w:sz w:val="22"/>
          <w:szCs w:val="22"/>
        </w:rPr>
        <w:t>Ruang</w:t>
      </w:r>
      <w:proofErr w:type="spellEnd"/>
      <w:r w:rsidRPr="000D3259">
        <w:rPr>
          <w:rFonts w:ascii="Arial" w:hAnsi="Arial" w:cs="Arial"/>
          <w:sz w:val="22"/>
          <w:szCs w:val="22"/>
        </w:rPr>
        <w:t xml:space="preserve"> </w:t>
      </w:r>
      <w:proofErr w:type="spellStart"/>
      <w:r w:rsidRPr="000D3259">
        <w:rPr>
          <w:rFonts w:ascii="Arial" w:hAnsi="Arial" w:cs="Arial"/>
          <w:sz w:val="22"/>
          <w:szCs w:val="22"/>
        </w:rPr>
        <w:t>lingkup</w:t>
      </w:r>
      <w:proofErr w:type="spellEnd"/>
      <w:r w:rsidRPr="000D3259">
        <w:rPr>
          <w:rFonts w:ascii="Arial" w:hAnsi="Arial" w:cs="Arial"/>
          <w:sz w:val="22"/>
          <w:szCs w:val="22"/>
        </w:rPr>
        <w:t xml:space="preserve"> dan </w:t>
      </w:r>
      <w:proofErr w:type="spellStart"/>
      <w:r w:rsidR="00BF040C" w:rsidRPr="000D3259">
        <w:rPr>
          <w:rFonts w:ascii="Arial" w:hAnsi="Arial" w:cs="Arial"/>
          <w:sz w:val="22"/>
          <w:szCs w:val="22"/>
        </w:rPr>
        <w:t>prosedur</w:t>
      </w:r>
      <w:proofErr w:type="spellEnd"/>
      <w:r w:rsidR="00BF040C" w:rsidRPr="000D3259">
        <w:rPr>
          <w:rFonts w:ascii="Arial" w:hAnsi="Arial" w:cs="Arial"/>
          <w:sz w:val="22"/>
          <w:szCs w:val="22"/>
        </w:rPr>
        <w:t xml:space="preserve"> </w:t>
      </w:r>
      <w:proofErr w:type="spellStart"/>
      <w:r w:rsidR="00BF040C" w:rsidRPr="000D3259">
        <w:rPr>
          <w:rFonts w:ascii="Arial" w:hAnsi="Arial" w:cs="Arial"/>
          <w:sz w:val="22"/>
          <w:szCs w:val="22"/>
        </w:rPr>
        <w:t>pelayanan</w:t>
      </w:r>
      <w:proofErr w:type="spellEnd"/>
      <w:r w:rsidR="00BF040C" w:rsidRPr="000D3259">
        <w:rPr>
          <w:rFonts w:ascii="Arial" w:hAnsi="Arial" w:cs="Arial"/>
          <w:sz w:val="22"/>
          <w:szCs w:val="22"/>
        </w:rPr>
        <w:t xml:space="preserve"> </w:t>
      </w:r>
      <w:proofErr w:type="spellStart"/>
      <w:r w:rsidR="00A627B3" w:rsidRPr="000D3259">
        <w:rPr>
          <w:rFonts w:ascii="Arial" w:hAnsi="Arial" w:cs="Arial"/>
          <w:sz w:val="22"/>
          <w:szCs w:val="22"/>
        </w:rPr>
        <w:t>kesehatan</w:t>
      </w:r>
      <w:proofErr w:type="spellEnd"/>
      <w:r w:rsidR="00A627B3" w:rsidRPr="000D3259">
        <w:rPr>
          <w:rFonts w:ascii="Arial" w:hAnsi="Arial" w:cs="Arial"/>
          <w:sz w:val="22"/>
          <w:szCs w:val="22"/>
        </w:rPr>
        <w:t xml:space="preserve"> yang </w:t>
      </w:r>
      <w:proofErr w:type="spellStart"/>
      <w:r w:rsidR="00A627B3" w:rsidRPr="000D3259">
        <w:rPr>
          <w:rFonts w:ascii="Arial" w:hAnsi="Arial" w:cs="Arial"/>
          <w:sz w:val="22"/>
          <w:szCs w:val="22"/>
        </w:rPr>
        <w:t>dimaksud</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Perjanjian</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00A627B3" w:rsidRPr="000D3259">
        <w:rPr>
          <w:rFonts w:ascii="Arial" w:hAnsi="Arial" w:cs="Arial"/>
          <w:sz w:val="22"/>
          <w:szCs w:val="22"/>
        </w:rPr>
        <w:t>akan</w:t>
      </w:r>
      <w:proofErr w:type="spellEnd"/>
      <w:r w:rsidR="00A627B3" w:rsidRPr="000D3259">
        <w:rPr>
          <w:rFonts w:ascii="Arial" w:hAnsi="Arial" w:cs="Arial"/>
          <w:sz w:val="22"/>
          <w:szCs w:val="22"/>
        </w:rPr>
        <w:t xml:space="preserve"> </w:t>
      </w:r>
      <w:proofErr w:type="spellStart"/>
      <w:r w:rsidR="00A627B3" w:rsidRPr="000D3259">
        <w:rPr>
          <w:rFonts w:ascii="Arial" w:hAnsi="Arial" w:cs="Arial"/>
          <w:sz w:val="22"/>
          <w:szCs w:val="22"/>
        </w:rPr>
        <w:t>diatur</w:t>
      </w:r>
      <w:proofErr w:type="spellEnd"/>
      <w:r w:rsidR="00A627B3" w:rsidRPr="000D3259">
        <w:rPr>
          <w:rFonts w:ascii="Arial" w:hAnsi="Arial" w:cs="Arial"/>
          <w:sz w:val="22"/>
          <w:szCs w:val="22"/>
        </w:rPr>
        <w:t xml:space="preserve"> </w:t>
      </w:r>
      <w:r w:rsidR="00A627B3" w:rsidRPr="000D3259">
        <w:rPr>
          <w:rFonts w:ascii="Arial" w:hAnsi="Arial" w:cs="Arial"/>
          <w:sz w:val="22"/>
          <w:szCs w:val="22"/>
          <w:lang w:val="id-ID"/>
        </w:rPr>
        <w:t>lebih</w:t>
      </w:r>
      <w:r w:rsidR="000A3AF4">
        <w:rPr>
          <w:rFonts w:ascii="Arial" w:hAnsi="Arial" w:cs="Arial"/>
          <w:sz w:val="22"/>
          <w:szCs w:val="22"/>
        </w:rPr>
        <w:t xml:space="preserve"> </w:t>
      </w:r>
      <w:proofErr w:type="spellStart"/>
      <w:r w:rsidR="000A3AF4">
        <w:rPr>
          <w:rFonts w:ascii="Arial" w:hAnsi="Arial" w:cs="Arial"/>
          <w:sz w:val="22"/>
          <w:szCs w:val="22"/>
        </w:rPr>
        <w:t>rinci</w:t>
      </w:r>
      <w:proofErr w:type="spellEnd"/>
      <w:r w:rsidR="000A3AF4">
        <w:rPr>
          <w:rFonts w:ascii="Arial" w:hAnsi="Arial" w:cs="Arial"/>
          <w:sz w:val="22"/>
          <w:szCs w:val="22"/>
        </w:rPr>
        <w:t xml:space="preserve"> </w:t>
      </w:r>
      <w:proofErr w:type="spellStart"/>
      <w:r w:rsidR="000A3AF4">
        <w:rPr>
          <w:rFonts w:ascii="Arial" w:hAnsi="Arial" w:cs="Arial"/>
          <w:sz w:val="22"/>
          <w:szCs w:val="22"/>
        </w:rPr>
        <w:t>sebagaimana</w:t>
      </w:r>
      <w:proofErr w:type="spellEnd"/>
      <w:r w:rsidR="000A3AF4">
        <w:rPr>
          <w:rFonts w:ascii="Arial" w:hAnsi="Arial" w:cs="Arial"/>
          <w:sz w:val="22"/>
          <w:szCs w:val="22"/>
        </w:rPr>
        <w:t xml:space="preserve"> </w:t>
      </w:r>
      <w:proofErr w:type="spellStart"/>
      <w:r w:rsidR="000A3AF4">
        <w:rPr>
          <w:rFonts w:ascii="Arial" w:hAnsi="Arial" w:cs="Arial"/>
          <w:sz w:val="22"/>
          <w:szCs w:val="22"/>
        </w:rPr>
        <w:t>diatur</w:t>
      </w:r>
      <w:proofErr w:type="spellEnd"/>
      <w:r w:rsidR="000A3AF4">
        <w:rPr>
          <w:rFonts w:ascii="Arial" w:hAnsi="Arial" w:cs="Arial"/>
          <w:sz w:val="22"/>
          <w:szCs w:val="22"/>
        </w:rPr>
        <w:t xml:space="preserve"> </w:t>
      </w:r>
      <w:proofErr w:type="spellStart"/>
      <w:r w:rsidR="000A3AF4">
        <w:rPr>
          <w:rFonts w:ascii="Arial" w:hAnsi="Arial" w:cs="Arial"/>
          <w:sz w:val="22"/>
          <w:szCs w:val="22"/>
        </w:rPr>
        <w:t>dalam</w:t>
      </w:r>
      <w:proofErr w:type="spellEnd"/>
      <w:r w:rsidR="000A3AF4">
        <w:rPr>
          <w:rFonts w:ascii="Arial" w:hAnsi="Arial" w:cs="Arial"/>
          <w:sz w:val="22"/>
          <w:szCs w:val="22"/>
        </w:rPr>
        <w:t xml:space="preserve"> </w:t>
      </w:r>
      <w:r w:rsidR="00492AA9" w:rsidRPr="000A3AF4">
        <w:rPr>
          <w:rFonts w:ascii="Arial" w:hAnsi="Arial" w:cs="Arial"/>
          <w:b/>
          <w:sz w:val="22"/>
          <w:szCs w:val="22"/>
        </w:rPr>
        <w:t xml:space="preserve">Lampiran </w:t>
      </w:r>
      <w:r w:rsidRPr="000A3AF4">
        <w:rPr>
          <w:rFonts w:ascii="Arial" w:hAnsi="Arial" w:cs="Arial"/>
          <w:b/>
          <w:sz w:val="22"/>
          <w:szCs w:val="22"/>
        </w:rPr>
        <w:t>I</w:t>
      </w:r>
      <w:r w:rsidRPr="000A3AF4">
        <w:rPr>
          <w:rFonts w:ascii="Arial" w:hAnsi="Arial" w:cs="Arial"/>
          <w:sz w:val="22"/>
          <w:szCs w:val="22"/>
        </w:rPr>
        <w:t xml:space="preserve"> </w:t>
      </w:r>
      <w:proofErr w:type="spellStart"/>
      <w:r w:rsidR="00F674C6" w:rsidRPr="000A3AF4">
        <w:rPr>
          <w:rFonts w:ascii="Arial" w:hAnsi="Arial" w:cs="Arial"/>
          <w:sz w:val="22"/>
          <w:szCs w:val="22"/>
          <w:lang w:val="en-ID"/>
        </w:rPr>
        <w:t>tentang</w:t>
      </w:r>
      <w:proofErr w:type="spellEnd"/>
      <w:r w:rsidR="00D43ECA" w:rsidRPr="000A3AF4">
        <w:rPr>
          <w:rFonts w:ascii="Arial" w:hAnsi="Arial" w:cs="Arial"/>
          <w:sz w:val="22"/>
          <w:szCs w:val="22"/>
          <w:lang w:val="id-ID"/>
        </w:rPr>
        <w:t xml:space="preserve"> </w:t>
      </w:r>
      <w:proofErr w:type="spellStart"/>
      <w:r w:rsidR="005C5655" w:rsidRPr="000A3AF4">
        <w:rPr>
          <w:rFonts w:ascii="Arial" w:hAnsi="Arial" w:cs="Arial"/>
          <w:sz w:val="22"/>
          <w:szCs w:val="22"/>
          <w:lang w:val="en-ID"/>
        </w:rPr>
        <w:t>Produk</w:t>
      </w:r>
      <w:proofErr w:type="spellEnd"/>
      <w:r w:rsidR="005C5655" w:rsidRPr="000A3AF4">
        <w:rPr>
          <w:rFonts w:ascii="Arial" w:hAnsi="Arial" w:cs="Arial"/>
          <w:sz w:val="22"/>
          <w:szCs w:val="22"/>
          <w:lang w:val="en-ID"/>
        </w:rPr>
        <w:t xml:space="preserve"> BRILIFE</w:t>
      </w:r>
      <w:r w:rsidR="000B61E0" w:rsidRPr="000A3AF4">
        <w:rPr>
          <w:rFonts w:ascii="Arial" w:hAnsi="Arial" w:cs="Arial"/>
          <w:sz w:val="22"/>
          <w:szCs w:val="22"/>
          <w:lang w:val="en-ID"/>
        </w:rPr>
        <w:t xml:space="preserve"> Managed Care</w:t>
      </w:r>
      <w:r w:rsidR="000752B4" w:rsidRPr="000A3AF4">
        <w:rPr>
          <w:rFonts w:ascii="Arial" w:hAnsi="Arial" w:cs="Arial"/>
          <w:sz w:val="22"/>
          <w:szCs w:val="22"/>
          <w:lang w:val="en-ID"/>
        </w:rPr>
        <w:t xml:space="preserve"> dan </w:t>
      </w:r>
      <w:proofErr w:type="spellStart"/>
      <w:r w:rsidR="005C5655" w:rsidRPr="000A3AF4">
        <w:rPr>
          <w:rFonts w:ascii="Arial" w:hAnsi="Arial" w:cs="Arial"/>
          <w:sz w:val="22"/>
          <w:szCs w:val="22"/>
          <w:lang w:val="en-ID"/>
        </w:rPr>
        <w:t>Produk</w:t>
      </w:r>
      <w:proofErr w:type="spellEnd"/>
      <w:r w:rsidR="005C5655" w:rsidRPr="000A3AF4">
        <w:rPr>
          <w:rFonts w:ascii="Arial" w:hAnsi="Arial" w:cs="Arial"/>
          <w:sz w:val="22"/>
          <w:szCs w:val="22"/>
          <w:lang w:val="en-ID"/>
        </w:rPr>
        <w:t xml:space="preserve"> BRILIFE</w:t>
      </w:r>
      <w:r w:rsidR="000752B4" w:rsidRPr="000A3AF4">
        <w:rPr>
          <w:rFonts w:ascii="Arial" w:hAnsi="Arial" w:cs="Arial"/>
          <w:sz w:val="22"/>
          <w:szCs w:val="22"/>
          <w:lang w:val="en-ID"/>
        </w:rPr>
        <w:t xml:space="preserve"> Managed Care </w:t>
      </w:r>
      <w:proofErr w:type="spellStart"/>
      <w:r w:rsidR="000752B4" w:rsidRPr="000A3AF4">
        <w:rPr>
          <w:rFonts w:ascii="Arial" w:hAnsi="Arial" w:cs="Arial"/>
          <w:sz w:val="22"/>
          <w:szCs w:val="22"/>
          <w:lang w:val="en-ID"/>
        </w:rPr>
        <w:t>dengan</w:t>
      </w:r>
      <w:proofErr w:type="spellEnd"/>
      <w:r w:rsidR="000752B4" w:rsidRPr="000A3AF4">
        <w:rPr>
          <w:rFonts w:ascii="Arial" w:hAnsi="Arial" w:cs="Arial"/>
          <w:sz w:val="22"/>
          <w:szCs w:val="22"/>
          <w:lang w:val="en-ID"/>
        </w:rPr>
        <w:t xml:space="preserve"> </w:t>
      </w:r>
      <w:proofErr w:type="spellStart"/>
      <w:r w:rsidR="000752B4" w:rsidRPr="000A3AF4">
        <w:rPr>
          <w:rFonts w:ascii="Arial" w:hAnsi="Arial" w:cs="Arial"/>
          <w:sz w:val="22"/>
          <w:szCs w:val="22"/>
          <w:lang w:val="en-ID"/>
        </w:rPr>
        <w:t>Manfaat</w:t>
      </w:r>
      <w:proofErr w:type="spellEnd"/>
      <w:r w:rsidR="000752B4" w:rsidRPr="000A3AF4">
        <w:rPr>
          <w:rFonts w:ascii="Arial" w:hAnsi="Arial" w:cs="Arial"/>
          <w:sz w:val="22"/>
          <w:szCs w:val="22"/>
          <w:lang w:val="en-ID"/>
        </w:rPr>
        <w:t xml:space="preserve"> </w:t>
      </w:r>
      <w:r w:rsidR="000752B4" w:rsidRPr="000A3AF4">
        <w:rPr>
          <w:rFonts w:ascii="Arial" w:hAnsi="Arial" w:cs="Arial"/>
          <w:i/>
          <w:sz w:val="22"/>
          <w:szCs w:val="22"/>
          <w:lang w:val="en-ID"/>
        </w:rPr>
        <w:t xml:space="preserve">Top Up </w:t>
      </w:r>
      <w:r w:rsidR="000752B4" w:rsidRPr="000A3AF4">
        <w:rPr>
          <w:rFonts w:ascii="Arial" w:hAnsi="Arial" w:cs="Arial"/>
          <w:sz w:val="22"/>
          <w:szCs w:val="22"/>
          <w:lang w:val="en-ID"/>
        </w:rPr>
        <w:t xml:space="preserve">BPJS </w:t>
      </w:r>
      <w:proofErr w:type="spellStart"/>
      <w:r w:rsidR="000752B4" w:rsidRPr="000A3AF4">
        <w:rPr>
          <w:rFonts w:ascii="Arial" w:hAnsi="Arial" w:cs="Arial"/>
          <w:sz w:val="22"/>
          <w:szCs w:val="22"/>
          <w:lang w:val="en-ID"/>
        </w:rPr>
        <w:t>Kesehatan</w:t>
      </w:r>
      <w:proofErr w:type="spellEnd"/>
      <w:r w:rsidR="00AC0A9E" w:rsidRPr="000A3AF4">
        <w:rPr>
          <w:rFonts w:ascii="Arial" w:hAnsi="Arial" w:cs="Arial"/>
          <w:sz w:val="22"/>
          <w:szCs w:val="22"/>
          <w:lang w:val="en-ID"/>
        </w:rPr>
        <w:t>.</w:t>
      </w:r>
    </w:p>
    <w:p w14:paraId="36C536AA" w14:textId="433BBD1D" w:rsidR="000B61E0" w:rsidRPr="000D3259" w:rsidRDefault="00DA3F8C" w:rsidP="000D3259">
      <w:pPr>
        <w:pStyle w:val="BodyText"/>
        <w:tabs>
          <w:tab w:val="clear" w:pos="4560"/>
        </w:tabs>
        <w:spacing w:after="0" w:line="276" w:lineRule="auto"/>
        <w:ind w:left="709" w:firstLine="0"/>
        <w:rPr>
          <w:rFonts w:ascii="Arial" w:eastAsia="Times New Roman" w:hAnsi="Arial" w:cs="Arial"/>
          <w:noProof/>
          <w:sz w:val="22"/>
          <w:szCs w:val="22"/>
        </w:rPr>
      </w:pPr>
      <w:r w:rsidRPr="000D3259">
        <w:rPr>
          <w:rFonts w:ascii="Arial" w:hAnsi="Arial" w:cs="Arial"/>
          <w:sz w:val="22"/>
          <w:szCs w:val="22"/>
          <w:lang w:val="id-ID"/>
        </w:rPr>
        <w:t xml:space="preserve"> </w:t>
      </w:r>
    </w:p>
    <w:p w14:paraId="46CEDF64" w14:textId="77777777" w:rsidR="00F70093" w:rsidRPr="000D3259" w:rsidRDefault="00F70093" w:rsidP="000D3259">
      <w:pPr>
        <w:spacing w:line="276" w:lineRule="auto"/>
        <w:jc w:val="center"/>
        <w:rPr>
          <w:rFonts w:ascii="Arial" w:hAnsi="Arial" w:cs="Arial"/>
          <w:b/>
          <w:sz w:val="22"/>
          <w:szCs w:val="22"/>
          <w:lang w:val="fi-FI"/>
        </w:rPr>
      </w:pPr>
      <w:r w:rsidRPr="000D3259">
        <w:rPr>
          <w:rFonts w:ascii="Arial" w:hAnsi="Arial" w:cs="Arial"/>
          <w:b/>
          <w:sz w:val="22"/>
          <w:szCs w:val="22"/>
          <w:lang w:val="fi-FI"/>
        </w:rPr>
        <w:t>PASAL 4</w:t>
      </w:r>
    </w:p>
    <w:p w14:paraId="095CCBAF" w14:textId="77777777" w:rsidR="00F70093" w:rsidRPr="000D3259" w:rsidRDefault="00F70093" w:rsidP="000D3259">
      <w:pPr>
        <w:spacing w:line="276" w:lineRule="auto"/>
        <w:jc w:val="center"/>
        <w:rPr>
          <w:rFonts w:ascii="Arial" w:hAnsi="Arial" w:cs="Arial"/>
          <w:b/>
          <w:sz w:val="22"/>
          <w:szCs w:val="22"/>
          <w:lang w:val="fi-FI"/>
        </w:rPr>
      </w:pPr>
      <w:r w:rsidRPr="000D3259">
        <w:rPr>
          <w:rFonts w:ascii="Arial" w:hAnsi="Arial" w:cs="Arial"/>
          <w:b/>
          <w:sz w:val="22"/>
          <w:szCs w:val="22"/>
          <w:lang w:val="fi-FI"/>
        </w:rPr>
        <w:t>HAK DAN KEWAJIBAN PIHAK PERTAMA</w:t>
      </w:r>
    </w:p>
    <w:p w14:paraId="47FEAF92" w14:textId="77777777" w:rsidR="00F70093" w:rsidRPr="000D3259" w:rsidRDefault="00F70093" w:rsidP="000D3259">
      <w:pPr>
        <w:spacing w:line="276" w:lineRule="auto"/>
        <w:jc w:val="both"/>
        <w:rPr>
          <w:rFonts w:ascii="Arial" w:hAnsi="Arial" w:cs="Arial"/>
          <w:sz w:val="22"/>
          <w:szCs w:val="22"/>
          <w:lang w:val="fi-FI"/>
        </w:rPr>
      </w:pPr>
    </w:p>
    <w:p w14:paraId="10A25A52" w14:textId="043FB99D" w:rsidR="00F70093" w:rsidRPr="000D3259" w:rsidRDefault="00F70093" w:rsidP="000D3259">
      <w:pPr>
        <w:pStyle w:val="BodyText"/>
        <w:numPr>
          <w:ilvl w:val="0"/>
          <w:numId w:val="11"/>
        </w:numPr>
        <w:tabs>
          <w:tab w:val="clear" w:pos="567"/>
        </w:tabs>
        <w:spacing w:after="0" w:line="276" w:lineRule="auto"/>
        <w:ind w:left="426" w:hanging="426"/>
        <w:rPr>
          <w:rFonts w:ascii="Arial" w:hAnsi="Arial" w:cs="Arial"/>
          <w:sz w:val="22"/>
          <w:szCs w:val="22"/>
          <w:lang w:val="fi-FI"/>
        </w:rPr>
      </w:pPr>
      <w:proofErr w:type="spellStart"/>
      <w:r w:rsidRPr="000D3259">
        <w:rPr>
          <w:rFonts w:ascii="Arial" w:hAnsi="Arial" w:cs="Arial"/>
          <w:sz w:val="22"/>
          <w:szCs w:val="22"/>
        </w:rPr>
        <w:t>Tanpa</w:t>
      </w:r>
      <w:proofErr w:type="spellEnd"/>
      <w:r w:rsidRPr="000D3259">
        <w:rPr>
          <w:rFonts w:ascii="Arial" w:hAnsi="Arial" w:cs="Arial"/>
          <w:sz w:val="22"/>
          <w:szCs w:val="22"/>
        </w:rPr>
        <w:t xml:space="preserve"> </w:t>
      </w:r>
      <w:proofErr w:type="spellStart"/>
      <w:r w:rsidRPr="000D3259">
        <w:rPr>
          <w:rFonts w:ascii="Arial" w:hAnsi="Arial" w:cs="Arial"/>
          <w:sz w:val="22"/>
          <w:szCs w:val="22"/>
        </w:rPr>
        <w:t>mengesampingkan</w:t>
      </w:r>
      <w:proofErr w:type="spellEnd"/>
      <w:r w:rsidRPr="000D3259">
        <w:rPr>
          <w:rFonts w:ascii="Arial" w:hAnsi="Arial" w:cs="Arial"/>
          <w:sz w:val="22"/>
          <w:szCs w:val="22"/>
          <w:lang w:val="fi-FI"/>
        </w:rPr>
        <w:t xml:space="preserve"> hak </w:t>
      </w:r>
      <w:r w:rsidRPr="000D3259">
        <w:rPr>
          <w:rFonts w:ascii="Arial" w:hAnsi="Arial" w:cs="Arial"/>
          <w:b/>
          <w:sz w:val="22"/>
          <w:szCs w:val="22"/>
          <w:lang w:val="fi-FI"/>
        </w:rPr>
        <w:t>PIHAK PERTAMA</w:t>
      </w:r>
      <w:r w:rsidRPr="000D3259">
        <w:rPr>
          <w:rFonts w:ascii="Arial" w:hAnsi="Arial" w:cs="Arial"/>
          <w:sz w:val="22"/>
          <w:szCs w:val="22"/>
          <w:lang w:val="fi-FI"/>
        </w:rPr>
        <w:t xml:space="preserve"> sebagaimana diatur dalam Pasal-pasal lain dalam Perjanjian ini,</w:t>
      </w:r>
      <w:r w:rsidR="00DA3F8C" w:rsidRPr="000D3259">
        <w:rPr>
          <w:rFonts w:ascii="Arial" w:hAnsi="Arial" w:cs="Arial"/>
          <w:sz w:val="22"/>
          <w:szCs w:val="22"/>
          <w:lang w:val="fi-FI"/>
        </w:rPr>
        <w:t xml:space="preserve"> </w:t>
      </w:r>
      <w:r w:rsidRPr="000D3259">
        <w:rPr>
          <w:rFonts w:ascii="Arial" w:hAnsi="Arial" w:cs="Arial"/>
          <w:sz w:val="22"/>
          <w:szCs w:val="22"/>
          <w:lang w:val="fi-FI"/>
        </w:rPr>
        <w:t xml:space="preserve">maka </w:t>
      </w:r>
      <w:r w:rsidRPr="000D3259">
        <w:rPr>
          <w:rFonts w:ascii="Arial" w:hAnsi="Arial" w:cs="Arial"/>
          <w:b/>
          <w:sz w:val="22"/>
          <w:szCs w:val="22"/>
          <w:lang w:val="fi-FI"/>
        </w:rPr>
        <w:t>PIHAK PERTAMA</w:t>
      </w:r>
      <w:r w:rsidRPr="000D3259">
        <w:rPr>
          <w:rFonts w:ascii="Arial" w:hAnsi="Arial" w:cs="Arial"/>
          <w:sz w:val="22"/>
          <w:szCs w:val="22"/>
          <w:lang w:val="fi-FI"/>
        </w:rPr>
        <w:t xml:space="preserve"> berhak untuk:</w:t>
      </w:r>
    </w:p>
    <w:p w14:paraId="3F6FACF1" w14:textId="5B8C17B7" w:rsidR="00F70093" w:rsidRPr="000D3259" w:rsidRDefault="00F70093"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Melihat </w:t>
      </w:r>
      <w:r w:rsidR="00403255" w:rsidRPr="000D3259">
        <w:rPr>
          <w:rFonts w:ascii="Arial" w:hAnsi="Arial" w:cs="Arial"/>
          <w:sz w:val="22"/>
          <w:szCs w:val="22"/>
          <w:lang w:val="fi-FI"/>
        </w:rPr>
        <w:t xml:space="preserve">dan mengakses </w:t>
      </w:r>
      <w:r w:rsidR="00A17997" w:rsidRPr="000D3259">
        <w:rPr>
          <w:rFonts w:ascii="Arial" w:hAnsi="Arial" w:cs="Arial"/>
          <w:sz w:val="22"/>
          <w:szCs w:val="22"/>
          <w:lang w:val="fi-FI"/>
        </w:rPr>
        <w:t>k</w:t>
      </w:r>
      <w:r w:rsidRPr="000D3259">
        <w:rPr>
          <w:rFonts w:ascii="Arial" w:hAnsi="Arial" w:cs="Arial"/>
          <w:sz w:val="22"/>
          <w:szCs w:val="22"/>
          <w:lang w:val="fi-FI"/>
        </w:rPr>
        <w:t xml:space="preserve">artu </w:t>
      </w:r>
      <w:r w:rsidR="00A17997" w:rsidRPr="000D3259">
        <w:rPr>
          <w:rFonts w:ascii="Arial" w:hAnsi="Arial" w:cs="Arial"/>
          <w:sz w:val="22"/>
          <w:szCs w:val="22"/>
          <w:lang w:val="fi-FI"/>
        </w:rPr>
        <w:t>s</w:t>
      </w:r>
      <w:r w:rsidRPr="000D3259">
        <w:rPr>
          <w:rFonts w:ascii="Arial" w:hAnsi="Arial" w:cs="Arial"/>
          <w:sz w:val="22"/>
          <w:szCs w:val="22"/>
          <w:lang w:val="fi-FI"/>
        </w:rPr>
        <w:t xml:space="preserve">tatus </w:t>
      </w:r>
      <w:r w:rsidR="000A3AF4">
        <w:rPr>
          <w:rFonts w:ascii="Arial" w:hAnsi="Arial" w:cs="Arial"/>
          <w:sz w:val="22"/>
          <w:szCs w:val="22"/>
          <w:lang w:val="fi-FI"/>
        </w:rPr>
        <w:t>dan/</w:t>
      </w:r>
      <w:r w:rsidR="00DA3F8C" w:rsidRPr="000D3259">
        <w:rPr>
          <w:rFonts w:ascii="Arial" w:hAnsi="Arial" w:cs="Arial"/>
          <w:sz w:val="22"/>
          <w:szCs w:val="22"/>
          <w:lang w:val="fi-FI"/>
        </w:rPr>
        <w:t>atau</w:t>
      </w:r>
      <w:r w:rsidRPr="000D3259">
        <w:rPr>
          <w:rFonts w:ascii="Arial" w:hAnsi="Arial" w:cs="Arial"/>
          <w:sz w:val="22"/>
          <w:szCs w:val="22"/>
          <w:lang w:val="fi-FI"/>
        </w:rPr>
        <w:t xml:space="preserve"> </w:t>
      </w:r>
      <w:r w:rsidR="005022CA" w:rsidRPr="000D3259">
        <w:rPr>
          <w:rFonts w:ascii="Arial" w:hAnsi="Arial" w:cs="Arial"/>
          <w:sz w:val="22"/>
          <w:szCs w:val="22"/>
          <w:lang w:val="fi-FI"/>
        </w:rPr>
        <w:t>Rekam</w:t>
      </w:r>
      <w:r w:rsidR="001D561D" w:rsidRPr="000D3259">
        <w:rPr>
          <w:rFonts w:ascii="Arial" w:hAnsi="Arial" w:cs="Arial"/>
          <w:sz w:val="22"/>
          <w:szCs w:val="22"/>
          <w:lang w:val="fi-FI"/>
        </w:rPr>
        <w:t xml:space="preserve"> M</w:t>
      </w:r>
      <w:r w:rsidR="00BF040C" w:rsidRPr="000D3259">
        <w:rPr>
          <w:rFonts w:ascii="Arial" w:hAnsi="Arial" w:cs="Arial"/>
          <w:sz w:val="22"/>
          <w:szCs w:val="22"/>
          <w:lang w:val="fi-FI"/>
        </w:rPr>
        <w:t>edis dan berkas fisik</w:t>
      </w:r>
      <w:r w:rsidRPr="000D3259">
        <w:rPr>
          <w:rFonts w:ascii="Arial" w:hAnsi="Arial" w:cs="Arial"/>
          <w:sz w:val="22"/>
          <w:szCs w:val="22"/>
          <w:lang w:val="fi-FI"/>
        </w:rPr>
        <w:t xml:space="preserve"> </w:t>
      </w:r>
      <w:r w:rsidR="008323AE" w:rsidRPr="000D3259">
        <w:rPr>
          <w:rFonts w:ascii="Arial" w:hAnsi="Arial" w:cs="Arial"/>
          <w:sz w:val="22"/>
          <w:szCs w:val="22"/>
          <w:lang w:val="fi-FI"/>
        </w:rPr>
        <w:t xml:space="preserve">atas </w:t>
      </w:r>
      <w:r w:rsidRPr="000D3259">
        <w:rPr>
          <w:rFonts w:ascii="Arial" w:hAnsi="Arial" w:cs="Arial"/>
          <w:sz w:val="22"/>
          <w:szCs w:val="22"/>
          <w:lang w:val="fi-FI"/>
        </w:rPr>
        <w:t xml:space="preserve">pelayanan </w:t>
      </w:r>
      <w:r w:rsidR="00986B62" w:rsidRPr="000D3259">
        <w:rPr>
          <w:rFonts w:ascii="Arial" w:hAnsi="Arial" w:cs="Arial"/>
          <w:sz w:val="22"/>
          <w:szCs w:val="22"/>
          <w:lang w:val="fi-FI"/>
        </w:rPr>
        <w:t>Peserta</w:t>
      </w:r>
      <w:r w:rsidR="00BF040C" w:rsidRPr="000D3259">
        <w:rPr>
          <w:rFonts w:ascii="Arial" w:hAnsi="Arial" w:cs="Arial"/>
          <w:sz w:val="22"/>
          <w:szCs w:val="22"/>
          <w:lang w:val="fi-FI"/>
        </w:rPr>
        <w:t xml:space="preserve"> yang dikirimkan kepada </w:t>
      </w:r>
      <w:r w:rsidR="00BF040C" w:rsidRPr="000D3259">
        <w:rPr>
          <w:rFonts w:ascii="Arial" w:hAnsi="Arial" w:cs="Arial"/>
          <w:b/>
          <w:sz w:val="22"/>
          <w:szCs w:val="22"/>
          <w:lang w:val="fi-FI"/>
        </w:rPr>
        <w:t>PIHAK PERTAMA</w:t>
      </w:r>
      <w:r w:rsidR="00D02DB2" w:rsidRPr="000D3259">
        <w:rPr>
          <w:rFonts w:ascii="Arial" w:hAnsi="Arial" w:cs="Arial"/>
          <w:sz w:val="22"/>
          <w:szCs w:val="22"/>
          <w:lang w:val="fi-FI"/>
        </w:rPr>
        <w:t xml:space="preserve"> </w:t>
      </w:r>
      <w:r w:rsidR="00A17997" w:rsidRPr="000D3259">
        <w:rPr>
          <w:rFonts w:ascii="Arial" w:hAnsi="Arial" w:cs="Arial"/>
          <w:sz w:val="22"/>
          <w:szCs w:val="22"/>
          <w:lang w:val="fi-FI"/>
        </w:rPr>
        <w:t xml:space="preserve">melalui </w:t>
      </w:r>
      <w:r w:rsidR="00403255" w:rsidRPr="000D3259">
        <w:rPr>
          <w:rFonts w:ascii="Arial" w:hAnsi="Arial" w:cs="Arial"/>
          <w:sz w:val="22"/>
          <w:szCs w:val="22"/>
          <w:lang w:val="fi-FI"/>
        </w:rPr>
        <w:t xml:space="preserve">pertukaran data elektronik, </w:t>
      </w:r>
      <w:r w:rsidR="00403255" w:rsidRPr="000D3259">
        <w:rPr>
          <w:rFonts w:ascii="Arial" w:hAnsi="Arial" w:cs="Arial"/>
          <w:i/>
          <w:sz w:val="22"/>
          <w:szCs w:val="22"/>
          <w:lang w:val="fi-FI"/>
        </w:rPr>
        <w:t>softcopy</w:t>
      </w:r>
      <w:r w:rsidR="00403255" w:rsidRPr="000D3259">
        <w:rPr>
          <w:rFonts w:ascii="Arial" w:hAnsi="Arial" w:cs="Arial"/>
          <w:sz w:val="22"/>
          <w:szCs w:val="22"/>
          <w:lang w:val="fi-FI"/>
        </w:rPr>
        <w:t xml:space="preserve"> atau </w:t>
      </w:r>
      <w:r w:rsidR="00403255" w:rsidRPr="000D3259">
        <w:rPr>
          <w:rFonts w:ascii="Arial" w:hAnsi="Arial" w:cs="Arial"/>
          <w:i/>
          <w:sz w:val="22"/>
          <w:szCs w:val="22"/>
          <w:lang w:val="fi-FI"/>
        </w:rPr>
        <w:t>hardcopy</w:t>
      </w:r>
      <w:r w:rsidRPr="000D3259">
        <w:rPr>
          <w:rFonts w:ascii="Arial" w:hAnsi="Arial" w:cs="Arial"/>
          <w:sz w:val="22"/>
          <w:szCs w:val="22"/>
          <w:lang w:val="fi-FI"/>
        </w:rPr>
        <w:t xml:space="preserve"> </w:t>
      </w:r>
      <w:r w:rsidR="00A17997" w:rsidRPr="000D3259">
        <w:rPr>
          <w:rFonts w:ascii="Arial" w:hAnsi="Arial" w:cs="Arial"/>
          <w:sz w:val="22"/>
          <w:szCs w:val="22"/>
          <w:lang w:val="fi-FI"/>
        </w:rPr>
        <w:t>dalam hal</w:t>
      </w:r>
      <w:r w:rsidRPr="000D3259">
        <w:rPr>
          <w:rFonts w:ascii="Arial" w:hAnsi="Arial" w:cs="Arial"/>
          <w:sz w:val="22"/>
          <w:szCs w:val="22"/>
          <w:lang w:val="fi-FI"/>
        </w:rPr>
        <w:t xml:space="preserve"> diperlukan</w:t>
      </w:r>
      <w:r w:rsidR="00A17997" w:rsidRPr="000D3259">
        <w:rPr>
          <w:rFonts w:ascii="Arial" w:hAnsi="Arial" w:cs="Arial"/>
          <w:sz w:val="22"/>
          <w:szCs w:val="22"/>
          <w:lang w:val="fi-FI"/>
        </w:rPr>
        <w:t xml:space="preserve"> oleh </w:t>
      </w:r>
      <w:r w:rsidR="00A17997" w:rsidRPr="000D3259">
        <w:rPr>
          <w:rFonts w:ascii="Arial" w:hAnsi="Arial" w:cs="Arial"/>
          <w:b/>
          <w:sz w:val="22"/>
          <w:szCs w:val="22"/>
          <w:lang w:val="fi-FI"/>
        </w:rPr>
        <w:t>PIHAK PERTAMA</w:t>
      </w:r>
      <w:r w:rsidR="00AC0A9E" w:rsidRPr="000D3259">
        <w:rPr>
          <w:rFonts w:ascii="Arial" w:hAnsi="Arial" w:cs="Arial"/>
          <w:sz w:val="22"/>
          <w:szCs w:val="22"/>
          <w:lang w:val="fi-FI"/>
        </w:rPr>
        <w:t>.</w:t>
      </w:r>
    </w:p>
    <w:p w14:paraId="3A4A7962" w14:textId="6379656C" w:rsidR="005022CA" w:rsidRPr="000D3259" w:rsidRDefault="005022CA"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Melakukan peninjauan atas pelayanan kesehatan yang diberikan </w:t>
      </w:r>
      <w:r w:rsidRPr="000D3259">
        <w:rPr>
          <w:rFonts w:ascii="Arial" w:hAnsi="Arial" w:cs="Arial"/>
          <w:b/>
          <w:sz w:val="22"/>
          <w:szCs w:val="22"/>
          <w:lang w:val="fi-FI"/>
        </w:rPr>
        <w:t>PIHAK KEDUA</w:t>
      </w:r>
      <w:r w:rsidRPr="000D3259">
        <w:rPr>
          <w:rFonts w:ascii="Arial" w:hAnsi="Arial" w:cs="Arial"/>
          <w:sz w:val="22"/>
          <w:szCs w:val="22"/>
          <w:lang w:val="fi-FI"/>
        </w:rPr>
        <w:t xml:space="preserve"> kepada </w:t>
      </w:r>
      <w:r w:rsidR="00986B62" w:rsidRPr="000D3259">
        <w:rPr>
          <w:rFonts w:ascii="Arial" w:hAnsi="Arial" w:cs="Arial"/>
          <w:sz w:val="22"/>
          <w:szCs w:val="22"/>
          <w:lang w:val="fi-FI"/>
        </w:rPr>
        <w:t>Peserta</w:t>
      </w:r>
      <w:r w:rsidRPr="000D3259">
        <w:rPr>
          <w:rFonts w:ascii="Arial" w:hAnsi="Arial" w:cs="Arial"/>
          <w:sz w:val="22"/>
          <w:szCs w:val="22"/>
          <w:lang w:val="fi-FI"/>
        </w:rPr>
        <w:t xml:space="preserve"> dengan cara, termasuk tetapi tidak terbatas pada, mendapatkan data dan informasi tentang fasilitas </w:t>
      </w:r>
      <w:r w:rsidRPr="000D3259">
        <w:rPr>
          <w:rFonts w:ascii="Arial" w:hAnsi="Arial" w:cs="Arial"/>
          <w:b/>
          <w:sz w:val="22"/>
          <w:szCs w:val="22"/>
          <w:lang w:val="fi-FI"/>
        </w:rPr>
        <w:t>PIHAK KEDUA</w:t>
      </w:r>
      <w:r w:rsidRPr="000D3259">
        <w:rPr>
          <w:rFonts w:ascii="Arial" w:hAnsi="Arial" w:cs="Arial"/>
          <w:sz w:val="22"/>
          <w:szCs w:val="22"/>
          <w:lang w:val="fi-FI"/>
        </w:rPr>
        <w:t xml:space="preserve"> dan kunjungan </w:t>
      </w:r>
      <w:r w:rsidR="00986B62" w:rsidRPr="000D3259">
        <w:rPr>
          <w:rFonts w:ascii="Arial" w:hAnsi="Arial" w:cs="Arial"/>
          <w:bCs/>
          <w:sz w:val="22"/>
          <w:szCs w:val="22"/>
          <w:lang w:val="fi-FI"/>
        </w:rPr>
        <w:t>Peserta</w:t>
      </w:r>
      <w:r w:rsidR="00AC0A9E" w:rsidRPr="000D3259">
        <w:rPr>
          <w:rFonts w:ascii="Arial" w:hAnsi="Arial" w:cs="Arial"/>
          <w:sz w:val="22"/>
          <w:szCs w:val="22"/>
          <w:lang w:val="fi-FI"/>
        </w:rPr>
        <w:t>.</w:t>
      </w:r>
    </w:p>
    <w:p w14:paraId="131711A5" w14:textId="4EDAA618" w:rsidR="00D42232" w:rsidRPr="000D3259" w:rsidRDefault="00D42232"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Melakukan audit atau pemeriksaan terhadap </w:t>
      </w:r>
      <w:r w:rsidRPr="000D3259">
        <w:rPr>
          <w:rFonts w:ascii="Arial" w:hAnsi="Arial" w:cs="Arial"/>
          <w:b/>
          <w:sz w:val="22"/>
          <w:szCs w:val="22"/>
          <w:lang w:val="fi-FI"/>
        </w:rPr>
        <w:t>PIHAK KEDUA</w:t>
      </w:r>
      <w:r w:rsidRPr="000D3259">
        <w:rPr>
          <w:rFonts w:ascii="Arial" w:hAnsi="Arial" w:cs="Arial"/>
          <w:sz w:val="22"/>
          <w:szCs w:val="22"/>
          <w:lang w:val="fi-FI"/>
        </w:rPr>
        <w:t xml:space="preserve"> apabila</w:t>
      </w:r>
      <w:r w:rsidR="00D30A3C" w:rsidRPr="000D3259">
        <w:rPr>
          <w:rFonts w:ascii="Arial" w:hAnsi="Arial" w:cs="Arial"/>
          <w:sz w:val="22"/>
          <w:szCs w:val="22"/>
          <w:lang w:val="fi-FI"/>
        </w:rPr>
        <w:t xml:space="preserve"> terdapat</w:t>
      </w:r>
      <w:r w:rsidR="009250EA" w:rsidRPr="000D3259">
        <w:rPr>
          <w:rFonts w:ascii="Arial" w:hAnsi="Arial" w:cs="Arial"/>
          <w:sz w:val="22"/>
          <w:szCs w:val="22"/>
          <w:lang w:val="fi-FI"/>
        </w:rPr>
        <w:t xml:space="preserve"> </w:t>
      </w:r>
      <w:r w:rsidRPr="000D3259">
        <w:rPr>
          <w:rFonts w:ascii="Arial" w:hAnsi="Arial" w:cs="Arial"/>
          <w:sz w:val="22"/>
          <w:szCs w:val="22"/>
          <w:lang w:val="fi-FI"/>
        </w:rPr>
        <w:t>dugaan</w:t>
      </w:r>
      <w:r w:rsidRPr="000D3259">
        <w:rPr>
          <w:rFonts w:ascii="Arial" w:hAnsi="Arial" w:cs="Arial"/>
          <w:sz w:val="22"/>
          <w:szCs w:val="22"/>
          <w:lang w:val="id-ID"/>
        </w:rPr>
        <w:t xml:space="preserve"> penyalahgunaan </w:t>
      </w:r>
      <w:r w:rsidR="00D30A3C" w:rsidRPr="000D3259">
        <w:rPr>
          <w:rFonts w:ascii="Arial" w:hAnsi="Arial" w:cs="Arial"/>
          <w:sz w:val="22"/>
          <w:szCs w:val="22"/>
        </w:rPr>
        <w:t xml:space="preserve">pelayanan kesehatan </w:t>
      </w:r>
      <w:r w:rsidR="000A3AF4">
        <w:rPr>
          <w:rFonts w:ascii="Arial" w:hAnsi="Arial" w:cs="Arial"/>
          <w:sz w:val="22"/>
          <w:szCs w:val="22"/>
        </w:rPr>
        <w:t>dan/</w:t>
      </w:r>
      <w:r w:rsidR="00DA3F8C" w:rsidRPr="000D3259">
        <w:rPr>
          <w:rFonts w:ascii="Arial" w:hAnsi="Arial" w:cs="Arial"/>
          <w:sz w:val="22"/>
          <w:szCs w:val="22"/>
        </w:rPr>
        <w:t>atau</w:t>
      </w:r>
      <w:r w:rsidR="00D30A3C" w:rsidRPr="000D3259">
        <w:rPr>
          <w:rFonts w:ascii="Arial" w:hAnsi="Arial" w:cs="Arial"/>
          <w:sz w:val="22"/>
          <w:szCs w:val="22"/>
        </w:rPr>
        <w:t xml:space="preserve"> </w:t>
      </w:r>
      <w:r w:rsidRPr="000D3259">
        <w:rPr>
          <w:rFonts w:ascii="Arial" w:hAnsi="Arial" w:cs="Arial"/>
          <w:sz w:val="22"/>
          <w:szCs w:val="22"/>
          <w:lang w:val="id-ID"/>
        </w:rPr>
        <w:t>surat pesanan obat</w:t>
      </w:r>
      <w:r w:rsidR="00D30A3C" w:rsidRPr="000D3259">
        <w:rPr>
          <w:rFonts w:ascii="Arial" w:hAnsi="Arial" w:cs="Arial"/>
          <w:sz w:val="22"/>
          <w:szCs w:val="22"/>
        </w:rPr>
        <w:t>/resep</w:t>
      </w:r>
      <w:r w:rsidRPr="000D3259">
        <w:rPr>
          <w:rFonts w:ascii="Arial" w:hAnsi="Arial" w:cs="Arial"/>
          <w:sz w:val="22"/>
          <w:szCs w:val="22"/>
          <w:lang w:val="id-ID"/>
        </w:rPr>
        <w:t xml:space="preserve"> </w:t>
      </w:r>
      <w:r w:rsidR="00D30A3C" w:rsidRPr="000D3259">
        <w:rPr>
          <w:rFonts w:ascii="Arial" w:hAnsi="Arial" w:cs="Arial"/>
          <w:sz w:val="22"/>
          <w:szCs w:val="22"/>
        </w:rPr>
        <w:t xml:space="preserve">kepada Peserta atau non </w:t>
      </w:r>
      <w:r w:rsidR="00986B62" w:rsidRPr="000D3259">
        <w:rPr>
          <w:rFonts w:ascii="Arial" w:hAnsi="Arial" w:cs="Arial"/>
          <w:sz w:val="22"/>
          <w:szCs w:val="22"/>
        </w:rPr>
        <w:t>Peserta</w:t>
      </w:r>
      <w:r w:rsidR="00AC0A9E" w:rsidRPr="000D3259">
        <w:rPr>
          <w:rFonts w:ascii="Arial" w:hAnsi="Arial" w:cs="Arial"/>
          <w:sz w:val="22"/>
          <w:szCs w:val="22"/>
        </w:rPr>
        <w:t>.</w:t>
      </w:r>
    </w:p>
    <w:p w14:paraId="770CACC6" w14:textId="4B72A71F" w:rsidR="00D42232" w:rsidRPr="000D3259" w:rsidRDefault="00D42232"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Memberikan teguran atau</w:t>
      </w:r>
      <w:r w:rsidRPr="000D3259">
        <w:rPr>
          <w:rFonts w:ascii="Arial" w:hAnsi="Arial" w:cs="Arial"/>
          <w:sz w:val="22"/>
          <w:szCs w:val="22"/>
          <w:lang w:val="id-ID"/>
        </w:rPr>
        <w:t xml:space="preserve"> </w:t>
      </w:r>
      <w:r w:rsidRPr="000D3259">
        <w:rPr>
          <w:rFonts w:ascii="Arial" w:hAnsi="Arial" w:cs="Arial"/>
          <w:sz w:val="22"/>
          <w:szCs w:val="22"/>
          <w:lang w:val="fi-FI"/>
        </w:rPr>
        <w:t xml:space="preserve">peringatan </w:t>
      </w:r>
      <w:r w:rsidRPr="000D3259">
        <w:rPr>
          <w:rFonts w:ascii="Arial" w:hAnsi="Arial" w:cs="Arial"/>
          <w:sz w:val="22"/>
          <w:szCs w:val="22"/>
          <w:lang w:val="id-ID"/>
        </w:rPr>
        <w:t xml:space="preserve">lisan </w:t>
      </w:r>
      <w:r w:rsidR="000A3AF4">
        <w:rPr>
          <w:rFonts w:ascii="Arial" w:hAnsi="Arial" w:cs="Arial"/>
          <w:sz w:val="22"/>
          <w:szCs w:val="22"/>
        </w:rPr>
        <w:t>dan/</w:t>
      </w:r>
      <w:r w:rsidR="00DA3F8C" w:rsidRPr="000D3259">
        <w:rPr>
          <w:rFonts w:ascii="Arial" w:hAnsi="Arial" w:cs="Arial"/>
          <w:sz w:val="22"/>
          <w:szCs w:val="22"/>
        </w:rPr>
        <w:t>atau</w:t>
      </w:r>
      <w:r w:rsidRPr="000D3259">
        <w:rPr>
          <w:rFonts w:ascii="Arial" w:hAnsi="Arial" w:cs="Arial"/>
          <w:sz w:val="22"/>
          <w:szCs w:val="22"/>
        </w:rPr>
        <w:t xml:space="preserve"> </w:t>
      </w:r>
      <w:r w:rsidRPr="000D3259">
        <w:rPr>
          <w:rFonts w:ascii="Arial" w:hAnsi="Arial" w:cs="Arial"/>
          <w:sz w:val="22"/>
          <w:szCs w:val="22"/>
          <w:lang w:val="fi-FI"/>
        </w:rPr>
        <w:t>tertulis kepada</w:t>
      </w:r>
      <w:r w:rsidR="00DA3F8C" w:rsidRPr="000D3259">
        <w:rPr>
          <w:rFonts w:ascii="Arial" w:hAnsi="Arial" w:cs="Arial"/>
          <w:sz w:val="22"/>
          <w:szCs w:val="22"/>
          <w:lang w:val="fi-FI"/>
        </w:rPr>
        <w:t xml:space="preserve"> </w:t>
      </w:r>
      <w:r w:rsidRPr="000D3259">
        <w:rPr>
          <w:rFonts w:ascii="Arial" w:hAnsi="Arial" w:cs="Arial"/>
          <w:b/>
          <w:bCs/>
          <w:sz w:val="22"/>
          <w:szCs w:val="22"/>
          <w:lang w:val="fi-FI"/>
        </w:rPr>
        <w:t>PIHAK KEDUA</w:t>
      </w:r>
      <w:r w:rsidRPr="000D3259">
        <w:rPr>
          <w:rFonts w:ascii="Arial" w:hAnsi="Arial" w:cs="Arial"/>
          <w:bCs/>
          <w:sz w:val="22"/>
          <w:szCs w:val="22"/>
          <w:lang w:val="fi-FI"/>
        </w:rPr>
        <w:t xml:space="preserve"> dalam hal </w:t>
      </w:r>
      <w:r w:rsidRPr="000D3259">
        <w:rPr>
          <w:rFonts w:ascii="Arial" w:hAnsi="Arial" w:cs="Arial"/>
          <w:b/>
          <w:bCs/>
          <w:sz w:val="22"/>
          <w:szCs w:val="22"/>
          <w:lang w:val="fi-FI"/>
        </w:rPr>
        <w:t>PIHAK PERTAMA</w:t>
      </w:r>
      <w:r w:rsidRPr="000D3259">
        <w:rPr>
          <w:rFonts w:ascii="Arial" w:hAnsi="Arial" w:cs="Arial"/>
          <w:bCs/>
          <w:sz w:val="22"/>
          <w:szCs w:val="22"/>
          <w:lang w:val="fi-FI"/>
        </w:rPr>
        <w:t xml:space="preserve"> menemukan terjadinya penyimpangan terhadap pelaksanaan berdasarkan Perjanjian ini</w:t>
      </w:r>
      <w:r w:rsidR="00D30A3C" w:rsidRPr="000D3259">
        <w:rPr>
          <w:rFonts w:ascii="Arial" w:hAnsi="Arial" w:cs="Arial"/>
          <w:bCs/>
          <w:sz w:val="22"/>
          <w:szCs w:val="22"/>
          <w:lang w:val="fi-FI"/>
        </w:rPr>
        <w:t xml:space="preserve"> oleh </w:t>
      </w:r>
      <w:r w:rsidR="00D30A3C" w:rsidRPr="000D3259">
        <w:rPr>
          <w:rFonts w:ascii="Arial" w:hAnsi="Arial" w:cs="Arial"/>
          <w:b/>
          <w:bCs/>
          <w:sz w:val="22"/>
          <w:szCs w:val="22"/>
          <w:lang w:val="fi-FI"/>
        </w:rPr>
        <w:t>PIHAK KEDUA</w:t>
      </w:r>
      <w:r w:rsidR="00AC0A9E" w:rsidRPr="000D3259">
        <w:rPr>
          <w:rFonts w:ascii="Arial" w:hAnsi="Arial" w:cs="Arial"/>
          <w:sz w:val="22"/>
          <w:szCs w:val="22"/>
          <w:lang w:val="fi-FI"/>
        </w:rPr>
        <w:t>.</w:t>
      </w:r>
    </w:p>
    <w:p w14:paraId="72F3212C" w14:textId="75E6AE9B" w:rsidR="005022CA" w:rsidRPr="000D3259" w:rsidRDefault="005022CA"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Memberikan sanksi kepada </w:t>
      </w:r>
      <w:r w:rsidRPr="000D3259">
        <w:rPr>
          <w:rFonts w:ascii="Arial" w:hAnsi="Arial" w:cs="Arial"/>
          <w:b/>
          <w:bCs/>
          <w:sz w:val="22"/>
          <w:szCs w:val="22"/>
          <w:lang w:val="fi-FI"/>
        </w:rPr>
        <w:t>PIHAK KEDUA</w:t>
      </w:r>
      <w:r w:rsidRPr="000D3259">
        <w:rPr>
          <w:rFonts w:ascii="Arial" w:hAnsi="Arial" w:cs="Arial"/>
          <w:bCs/>
          <w:sz w:val="22"/>
          <w:szCs w:val="22"/>
          <w:lang w:val="fi-FI"/>
        </w:rPr>
        <w:t xml:space="preserve"> dalam hal </w:t>
      </w:r>
      <w:r w:rsidRPr="000D3259">
        <w:rPr>
          <w:rFonts w:ascii="Arial" w:hAnsi="Arial" w:cs="Arial"/>
          <w:b/>
          <w:bCs/>
          <w:sz w:val="22"/>
          <w:szCs w:val="22"/>
          <w:lang w:val="fi-FI"/>
        </w:rPr>
        <w:t>PIHAK PERTAMA</w:t>
      </w:r>
      <w:r w:rsidRPr="000D3259">
        <w:rPr>
          <w:rFonts w:ascii="Arial" w:hAnsi="Arial" w:cs="Arial"/>
          <w:bCs/>
          <w:sz w:val="22"/>
          <w:szCs w:val="22"/>
          <w:lang w:val="fi-FI"/>
        </w:rPr>
        <w:t xml:space="preserve"> menemukan terjadinya penyimpangan terhadap pelaksanaan kewajiban </w:t>
      </w:r>
      <w:r w:rsidRPr="000D3259">
        <w:rPr>
          <w:rFonts w:ascii="Arial" w:hAnsi="Arial" w:cs="Arial"/>
          <w:b/>
          <w:bCs/>
          <w:sz w:val="22"/>
          <w:szCs w:val="22"/>
          <w:lang w:val="fi-FI"/>
        </w:rPr>
        <w:t>PIHAK KEDUA</w:t>
      </w:r>
      <w:r w:rsidRPr="000D3259">
        <w:rPr>
          <w:rFonts w:ascii="Arial" w:hAnsi="Arial" w:cs="Arial"/>
          <w:bCs/>
          <w:sz w:val="22"/>
          <w:szCs w:val="22"/>
          <w:lang w:val="fi-FI"/>
        </w:rPr>
        <w:t xml:space="preserve"> berdasarkan </w:t>
      </w:r>
      <w:r w:rsidR="00C92D49" w:rsidRPr="000D3259">
        <w:rPr>
          <w:rFonts w:ascii="Arial" w:hAnsi="Arial" w:cs="Arial"/>
          <w:bCs/>
          <w:sz w:val="22"/>
          <w:szCs w:val="22"/>
          <w:lang w:val="id-ID"/>
        </w:rPr>
        <w:t>P</w:t>
      </w:r>
      <w:r w:rsidRPr="000D3259">
        <w:rPr>
          <w:rFonts w:ascii="Arial" w:hAnsi="Arial" w:cs="Arial"/>
          <w:bCs/>
          <w:sz w:val="22"/>
          <w:szCs w:val="22"/>
          <w:lang w:val="id-ID"/>
        </w:rPr>
        <w:t xml:space="preserve">asal </w:t>
      </w:r>
      <w:r w:rsidR="00B97D36" w:rsidRPr="000D3259">
        <w:rPr>
          <w:rFonts w:ascii="Arial" w:hAnsi="Arial" w:cs="Arial"/>
          <w:bCs/>
          <w:sz w:val="22"/>
          <w:szCs w:val="22"/>
          <w:lang w:val="fi-FI"/>
        </w:rPr>
        <w:t>1</w:t>
      </w:r>
      <w:r w:rsidR="003C4D97" w:rsidRPr="000D3259">
        <w:rPr>
          <w:rFonts w:ascii="Arial" w:hAnsi="Arial" w:cs="Arial"/>
          <w:bCs/>
          <w:sz w:val="22"/>
          <w:szCs w:val="22"/>
          <w:lang w:val="fi-FI"/>
        </w:rPr>
        <w:t>2</w:t>
      </w:r>
      <w:r w:rsidR="00B97D36" w:rsidRPr="000D3259">
        <w:rPr>
          <w:rFonts w:ascii="Arial" w:hAnsi="Arial" w:cs="Arial"/>
          <w:bCs/>
          <w:sz w:val="22"/>
          <w:szCs w:val="22"/>
          <w:lang w:val="fi-FI"/>
        </w:rPr>
        <w:t xml:space="preserve"> </w:t>
      </w:r>
      <w:r w:rsidRPr="000D3259">
        <w:rPr>
          <w:rFonts w:ascii="Arial" w:hAnsi="Arial" w:cs="Arial"/>
          <w:bCs/>
          <w:sz w:val="22"/>
          <w:szCs w:val="22"/>
          <w:lang w:val="id-ID"/>
        </w:rPr>
        <w:t xml:space="preserve">dalam </w:t>
      </w:r>
      <w:r w:rsidRPr="000D3259">
        <w:rPr>
          <w:rFonts w:ascii="Arial" w:hAnsi="Arial" w:cs="Arial"/>
          <w:bCs/>
          <w:sz w:val="22"/>
          <w:szCs w:val="22"/>
          <w:lang w:val="fi-FI"/>
        </w:rPr>
        <w:t>Perjanjian ini</w:t>
      </w:r>
      <w:r w:rsidR="00AC0A9E" w:rsidRPr="000D3259">
        <w:rPr>
          <w:rFonts w:ascii="Arial" w:hAnsi="Arial" w:cs="Arial"/>
          <w:sz w:val="22"/>
          <w:szCs w:val="22"/>
          <w:lang w:val="fi-FI"/>
        </w:rPr>
        <w:t>.</w:t>
      </w:r>
    </w:p>
    <w:p w14:paraId="2DC55829" w14:textId="218977AE" w:rsidR="003C4D97" w:rsidRPr="000D3259" w:rsidRDefault="003C4D97"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Menerima data dan informasi termasuk namun tidak terbatas pada dokumen uji tuntas </w:t>
      </w:r>
      <w:r w:rsidRPr="000D3259">
        <w:rPr>
          <w:rFonts w:ascii="Arial" w:hAnsi="Arial" w:cs="Arial"/>
          <w:b/>
          <w:sz w:val="22"/>
          <w:szCs w:val="22"/>
          <w:lang w:val="fi-FI"/>
        </w:rPr>
        <w:t>PIHAK KEDUA</w:t>
      </w:r>
      <w:r w:rsidRPr="000D3259">
        <w:rPr>
          <w:rFonts w:ascii="Arial" w:hAnsi="Arial" w:cs="Arial"/>
          <w:sz w:val="22"/>
          <w:szCs w:val="22"/>
          <w:lang w:val="fi-FI"/>
        </w:rPr>
        <w:t xml:space="preserve">/Provider </w:t>
      </w:r>
      <w:r w:rsidRPr="000D3259">
        <w:rPr>
          <w:rFonts w:ascii="Arial" w:hAnsi="Arial" w:cs="Arial"/>
          <w:i/>
          <w:sz w:val="22"/>
          <w:szCs w:val="22"/>
          <w:lang w:val="fi-FI"/>
        </w:rPr>
        <w:t xml:space="preserve">due diligence </w:t>
      </w:r>
      <w:r w:rsidRPr="000D3259">
        <w:rPr>
          <w:rFonts w:ascii="Arial" w:hAnsi="Arial" w:cs="Arial"/>
          <w:sz w:val="22"/>
          <w:szCs w:val="22"/>
          <w:lang w:val="fi-FI"/>
        </w:rPr>
        <w:t xml:space="preserve">dalam rangka pemenuhan peraturan perundangan, Berkas Elektronik dan/ atau dokumen, data lainnya yang dibutuhkan </w:t>
      </w:r>
      <w:r w:rsidRPr="000D3259">
        <w:rPr>
          <w:rFonts w:ascii="Arial" w:hAnsi="Arial" w:cs="Arial"/>
          <w:b/>
          <w:sz w:val="22"/>
          <w:szCs w:val="22"/>
          <w:lang w:val="fi-FI"/>
        </w:rPr>
        <w:t>PIHAK PERTAMA</w:t>
      </w:r>
      <w:r w:rsidRPr="000D3259">
        <w:rPr>
          <w:rFonts w:ascii="Arial" w:hAnsi="Arial" w:cs="Arial"/>
          <w:sz w:val="22"/>
          <w:szCs w:val="22"/>
          <w:lang w:val="fi-FI"/>
        </w:rPr>
        <w:t xml:space="preserve"> secara benar, sah dan akurat baik melalui pertukaran data elektronik dan/ atau dokumen fisik, apabila diperlukan oleh </w:t>
      </w:r>
      <w:r w:rsidRPr="000D3259">
        <w:rPr>
          <w:rFonts w:ascii="Arial" w:hAnsi="Arial" w:cs="Arial"/>
          <w:b/>
          <w:sz w:val="22"/>
          <w:szCs w:val="22"/>
          <w:lang w:val="fi-FI"/>
        </w:rPr>
        <w:t>PIHAK PERTAMA</w:t>
      </w:r>
      <w:r w:rsidRPr="000D3259">
        <w:rPr>
          <w:rFonts w:ascii="Arial" w:hAnsi="Arial" w:cs="Arial"/>
          <w:bCs/>
          <w:sz w:val="22"/>
          <w:szCs w:val="22"/>
          <w:lang w:val="fi-FI"/>
        </w:rPr>
        <w:t>.</w:t>
      </w:r>
    </w:p>
    <w:p w14:paraId="31C10A61" w14:textId="76D0F511" w:rsidR="003C4D97" w:rsidRPr="000D3259" w:rsidRDefault="003C4D97"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Menerima tagihan elektronik yang dihasilkan dari Aplikasi BRILIFE-Care yang ditetapkan </w:t>
      </w:r>
      <w:r w:rsidRPr="000D3259">
        <w:rPr>
          <w:rFonts w:ascii="Arial" w:hAnsi="Arial" w:cs="Arial"/>
          <w:b/>
          <w:sz w:val="22"/>
          <w:szCs w:val="22"/>
          <w:lang w:val="fi-FI"/>
        </w:rPr>
        <w:t>PIHAK PERTAMA</w:t>
      </w:r>
      <w:r w:rsidRPr="000D3259">
        <w:rPr>
          <w:rFonts w:ascii="Arial" w:hAnsi="Arial" w:cs="Arial"/>
          <w:sz w:val="22"/>
          <w:szCs w:val="22"/>
          <w:lang w:val="fi-FI"/>
        </w:rPr>
        <w:t xml:space="preserve"> atas biaya pelayanan kesehatan dan obat bagi Peserta secara teratur setiap bulan kepada </w:t>
      </w:r>
      <w:r w:rsidRPr="000D3259">
        <w:rPr>
          <w:rFonts w:ascii="Arial" w:hAnsi="Arial" w:cs="Arial"/>
          <w:b/>
          <w:sz w:val="22"/>
          <w:szCs w:val="22"/>
          <w:lang w:val="fi-FI"/>
        </w:rPr>
        <w:t>PIHAK PERTAMA</w:t>
      </w:r>
      <w:r w:rsidRPr="000D3259">
        <w:rPr>
          <w:rFonts w:ascii="Arial" w:hAnsi="Arial" w:cs="Arial"/>
          <w:bCs/>
          <w:sz w:val="22"/>
          <w:szCs w:val="22"/>
          <w:lang w:val="fi-FI"/>
        </w:rPr>
        <w:t>.</w:t>
      </w:r>
    </w:p>
    <w:p w14:paraId="49568536" w14:textId="3D93D4B2" w:rsidR="003C4D97" w:rsidRPr="000D3259" w:rsidRDefault="003C4D97"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rPr>
        <w:t xml:space="preserve">Menerima dokumen untuk pengajuan Klaim sesuai ketentuan </w:t>
      </w:r>
      <w:r w:rsidRPr="000D3259">
        <w:rPr>
          <w:rFonts w:ascii="Arial" w:hAnsi="Arial" w:cs="Arial"/>
          <w:b/>
          <w:sz w:val="22"/>
          <w:szCs w:val="22"/>
        </w:rPr>
        <w:t>PIHAK PERTAMA</w:t>
      </w:r>
      <w:r w:rsidRPr="000D3259">
        <w:rPr>
          <w:rFonts w:ascii="Arial" w:hAnsi="Arial" w:cs="Arial"/>
          <w:sz w:val="22"/>
          <w:szCs w:val="22"/>
        </w:rPr>
        <w:t xml:space="preserve"> yang diatur pada Perjanjian ini secara lengkap, benar dan sah.</w:t>
      </w:r>
    </w:p>
    <w:p w14:paraId="6D65A88B" w14:textId="28D067A3" w:rsidR="00446E92" w:rsidRPr="000D3259" w:rsidRDefault="00446E92"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Mendapatkan kepastian bahwa pelayanan kesehatan yang diberikan </w:t>
      </w:r>
      <w:r w:rsidRPr="000D3259">
        <w:rPr>
          <w:rFonts w:ascii="Arial" w:hAnsi="Arial" w:cs="Arial"/>
          <w:b/>
          <w:sz w:val="22"/>
          <w:szCs w:val="22"/>
          <w:lang w:val="fi-FI"/>
        </w:rPr>
        <w:t>PIHAK KEDUA</w:t>
      </w:r>
      <w:r w:rsidRPr="000D3259">
        <w:rPr>
          <w:rFonts w:ascii="Arial" w:hAnsi="Arial" w:cs="Arial"/>
          <w:sz w:val="22"/>
          <w:szCs w:val="22"/>
          <w:lang w:val="fi-FI"/>
        </w:rPr>
        <w:t xml:space="preserve"> kepada </w:t>
      </w:r>
      <w:r w:rsidR="00986B62" w:rsidRPr="000D3259">
        <w:rPr>
          <w:rFonts w:ascii="Arial" w:hAnsi="Arial" w:cs="Arial"/>
          <w:sz w:val="22"/>
          <w:szCs w:val="22"/>
          <w:lang w:val="fi-FI"/>
        </w:rPr>
        <w:t>Peserta</w:t>
      </w:r>
      <w:r w:rsidRPr="000D3259">
        <w:rPr>
          <w:rFonts w:ascii="Arial" w:hAnsi="Arial" w:cs="Arial"/>
          <w:sz w:val="22"/>
          <w:szCs w:val="22"/>
          <w:lang w:val="fi-FI"/>
        </w:rPr>
        <w:t xml:space="preserve"> sesuai indikasi medis dan standar serta prosedur pelayanan kesehatan yang berlaku atau dengan mengutamakan prinsip kendali mutu dan kendali biaya serta pertanggungjawaban </w:t>
      </w:r>
      <w:r w:rsidRPr="000D3259">
        <w:rPr>
          <w:rFonts w:ascii="Arial" w:hAnsi="Arial" w:cs="Arial"/>
          <w:b/>
          <w:sz w:val="22"/>
          <w:szCs w:val="22"/>
          <w:lang w:val="fi-FI"/>
        </w:rPr>
        <w:t xml:space="preserve">PIHAK KEDUA </w:t>
      </w:r>
      <w:r w:rsidRPr="000D3259">
        <w:rPr>
          <w:rFonts w:ascii="Arial" w:hAnsi="Arial" w:cs="Arial"/>
          <w:sz w:val="22"/>
          <w:szCs w:val="22"/>
          <w:lang w:val="fi-FI"/>
        </w:rPr>
        <w:t>atas pelayanan kesehatan yang diberikan</w:t>
      </w:r>
      <w:r w:rsidRPr="000D3259">
        <w:rPr>
          <w:rFonts w:ascii="Arial" w:hAnsi="Arial" w:cs="Arial"/>
          <w:b/>
          <w:sz w:val="22"/>
          <w:szCs w:val="22"/>
          <w:lang w:val="fi-FI"/>
        </w:rPr>
        <w:t xml:space="preserve"> </w:t>
      </w:r>
      <w:r w:rsidRPr="000D3259">
        <w:rPr>
          <w:rFonts w:ascii="Arial" w:hAnsi="Arial" w:cs="Arial"/>
          <w:sz w:val="22"/>
          <w:szCs w:val="22"/>
          <w:lang w:val="fi-FI"/>
        </w:rPr>
        <w:t xml:space="preserve">kepada </w:t>
      </w:r>
      <w:r w:rsidR="00986B62" w:rsidRPr="000D3259">
        <w:rPr>
          <w:rFonts w:ascii="Arial" w:hAnsi="Arial" w:cs="Arial"/>
          <w:sz w:val="22"/>
          <w:szCs w:val="22"/>
          <w:lang w:val="fi-FI"/>
        </w:rPr>
        <w:t>Peserta</w:t>
      </w:r>
      <w:r w:rsidRPr="000D3259">
        <w:rPr>
          <w:rFonts w:ascii="Arial" w:hAnsi="Arial" w:cs="Arial"/>
          <w:sz w:val="22"/>
          <w:szCs w:val="22"/>
          <w:lang w:val="fi-FI"/>
        </w:rPr>
        <w:t xml:space="preserve"> dalam melaksanakan kewajibannya dalam Perjanjian ini</w:t>
      </w:r>
      <w:r w:rsidR="00AC0A9E" w:rsidRPr="000D3259">
        <w:rPr>
          <w:rFonts w:ascii="Arial" w:hAnsi="Arial" w:cs="Arial"/>
          <w:sz w:val="22"/>
          <w:szCs w:val="22"/>
          <w:lang w:val="fi-FI"/>
        </w:rPr>
        <w:t>.</w:t>
      </w:r>
    </w:p>
    <w:p w14:paraId="6FFFD547" w14:textId="699AB4C2" w:rsidR="00446E92" w:rsidRPr="000D3259" w:rsidRDefault="00446E92"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Menerima informasi</w:t>
      </w:r>
      <w:r w:rsidR="009B5669" w:rsidRPr="000D3259">
        <w:rPr>
          <w:rFonts w:ascii="Arial" w:hAnsi="Arial" w:cs="Arial"/>
          <w:sz w:val="22"/>
          <w:szCs w:val="22"/>
          <w:lang w:val="fi-FI"/>
        </w:rPr>
        <w:t xml:space="preserve"> dari </w:t>
      </w:r>
      <w:r w:rsidR="009B5669" w:rsidRPr="000D3259">
        <w:rPr>
          <w:rFonts w:ascii="Arial" w:hAnsi="Arial" w:cs="Arial"/>
          <w:b/>
          <w:sz w:val="22"/>
          <w:szCs w:val="22"/>
          <w:lang w:val="fi-FI"/>
        </w:rPr>
        <w:t>PIHAK KEDUA</w:t>
      </w:r>
      <w:r w:rsidRPr="000D3259">
        <w:rPr>
          <w:rFonts w:ascii="Arial" w:hAnsi="Arial" w:cs="Arial"/>
          <w:sz w:val="22"/>
          <w:szCs w:val="22"/>
          <w:lang w:val="fi-FI"/>
        </w:rPr>
        <w:t xml:space="preserve"> atas karyawan/pegawai </w:t>
      </w:r>
      <w:r w:rsidR="00C16494" w:rsidRPr="000D3259">
        <w:rPr>
          <w:rFonts w:ascii="Arial" w:hAnsi="Arial" w:cs="Arial"/>
          <w:b/>
          <w:sz w:val="22"/>
          <w:szCs w:val="22"/>
          <w:lang w:val="fi-FI"/>
        </w:rPr>
        <w:t>PIHAK KEDUA</w:t>
      </w:r>
      <w:r w:rsidR="00C16494" w:rsidRPr="000D3259">
        <w:rPr>
          <w:rFonts w:ascii="Arial" w:hAnsi="Arial" w:cs="Arial"/>
          <w:sz w:val="22"/>
          <w:szCs w:val="22"/>
          <w:lang w:val="fi-FI"/>
        </w:rPr>
        <w:t xml:space="preserve"> </w:t>
      </w:r>
      <w:r w:rsidRPr="000D3259">
        <w:rPr>
          <w:rFonts w:ascii="Arial" w:hAnsi="Arial" w:cs="Arial"/>
          <w:sz w:val="22"/>
          <w:szCs w:val="22"/>
          <w:lang w:val="fi-FI"/>
        </w:rPr>
        <w:t xml:space="preserve">yang bertanggung jawab </w:t>
      </w:r>
      <w:r w:rsidR="00C16494" w:rsidRPr="000D3259">
        <w:rPr>
          <w:rFonts w:ascii="Arial" w:hAnsi="Arial" w:cs="Arial"/>
          <w:sz w:val="22"/>
          <w:szCs w:val="22"/>
          <w:lang w:val="fi-FI"/>
        </w:rPr>
        <w:t xml:space="preserve">atas Klaim </w:t>
      </w:r>
      <w:r w:rsidRPr="000D3259">
        <w:rPr>
          <w:rFonts w:ascii="Arial" w:hAnsi="Arial" w:cs="Arial"/>
          <w:sz w:val="22"/>
          <w:szCs w:val="22"/>
          <w:lang w:val="fi-FI"/>
        </w:rPr>
        <w:t xml:space="preserve">kepada </w:t>
      </w:r>
      <w:r w:rsidRPr="000D3259">
        <w:rPr>
          <w:rFonts w:ascii="Arial" w:hAnsi="Arial" w:cs="Arial"/>
          <w:b/>
          <w:sz w:val="22"/>
          <w:szCs w:val="22"/>
          <w:lang w:val="fi-FI"/>
        </w:rPr>
        <w:t>PIHAK PERTAMA</w:t>
      </w:r>
      <w:r w:rsidRPr="000D3259">
        <w:rPr>
          <w:rFonts w:ascii="Arial" w:hAnsi="Arial" w:cs="Arial"/>
          <w:sz w:val="22"/>
          <w:szCs w:val="22"/>
          <w:lang w:val="fi-FI"/>
        </w:rPr>
        <w:t xml:space="preserve"> sesuai dengan meka</w:t>
      </w:r>
      <w:r w:rsidR="00AA4DC8" w:rsidRPr="000D3259">
        <w:rPr>
          <w:rFonts w:ascii="Arial" w:hAnsi="Arial" w:cs="Arial"/>
          <w:sz w:val="22"/>
          <w:szCs w:val="22"/>
          <w:lang w:val="fi-FI"/>
        </w:rPr>
        <w:t xml:space="preserve">nisme yang diatur dalam Pasal </w:t>
      </w:r>
      <w:r w:rsidR="00430FE9" w:rsidRPr="000D3259">
        <w:rPr>
          <w:rFonts w:ascii="Arial" w:hAnsi="Arial" w:cs="Arial"/>
          <w:sz w:val="22"/>
          <w:szCs w:val="22"/>
          <w:lang w:val="fi-FI"/>
        </w:rPr>
        <w:t>4</w:t>
      </w:r>
      <w:r w:rsidRPr="000D3259">
        <w:rPr>
          <w:rFonts w:ascii="Arial" w:hAnsi="Arial" w:cs="Arial"/>
          <w:sz w:val="22"/>
          <w:szCs w:val="22"/>
          <w:lang w:val="fi-FI"/>
        </w:rPr>
        <w:t xml:space="preserve"> Perjanjian ini, termasuk pergantiannya dari waktu ke waktu</w:t>
      </w:r>
      <w:r w:rsidR="00AC0A9E" w:rsidRPr="000D3259">
        <w:rPr>
          <w:rFonts w:ascii="Arial" w:hAnsi="Arial" w:cs="Arial"/>
          <w:sz w:val="22"/>
          <w:szCs w:val="22"/>
          <w:lang w:val="fi-FI"/>
        </w:rPr>
        <w:t>.</w:t>
      </w:r>
    </w:p>
    <w:p w14:paraId="44A5FD81" w14:textId="771A19B0" w:rsidR="00446E92" w:rsidRPr="000D3259" w:rsidRDefault="00446E92"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Menerima dokumen-dokumen termasuk namun tidak terbatas pada tagihan </w:t>
      </w:r>
      <w:r w:rsidR="00E12B83" w:rsidRPr="000D3259">
        <w:rPr>
          <w:rFonts w:ascii="Arial" w:hAnsi="Arial" w:cs="Arial"/>
          <w:sz w:val="22"/>
          <w:szCs w:val="22"/>
          <w:lang w:val="fi-FI"/>
        </w:rPr>
        <w:t xml:space="preserve">Klaim </w:t>
      </w:r>
      <w:r w:rsidRPr="000D3259">
        <w:rPr>
          <w:rFonts w:ascii="Arial" w:hAnsi="Arial" w:cs="Arial"/>
          <w:sz w:val="22"/>
          <w:szCs w:val="22"/>
          <w:lang w:val="fi-FI"/>
        </w:rPr>
        <w:t xml:space="preserve">yang ditandatangani oleh perwakilan sah </w:t>
      </w:r>
      <w:r w:rsidRPr="000D3259">
        <w:rPr>
          <w:rFonts w:ascii="Arial" w:hAnsi="Arial" w:cs="Arial"/>
          <w:b/>
          <w:sz w:val="22"/>
          <w:szCs w:val="22"/>
          <w:lang w:val="fi-FI"/>
        </w:rPr>
        <w:t>PIHAK KEDUA</w:t>
      </w:r>
      <w:r w:rsidRPr="000D3259">
        <w:rPr>
          <w:rFonts w:ascii="Arial" w:hAnsi="Arial" w:cs="Arial"/>
          <w:sz w:val="22"/>
          <w:szCs w:val="22"/>
          <w:lang w:val="fi-FI"/>
        </w:rPr>
        <w:t xml:space="preserve"> </w:t>
      </w:r>
      <w:r w:rsidR="00E12B83" w:rsidRPr="000D3259">
        <w:rPr>
          <w:rFonts w:ascii="Arial" w:hAnsi="Arial" w:cs="Arial"/>
          <w:sz w:val="22"/>
          <w:szCs w:val="22"/>
          <w:lang w:val="fi-FI"/>
        </w:rPr>
        <w:t xml:space="preserve">yang </w:t>
      </w:r>
      <w:r w:rsidRPr="000D3259">
        <w:rPr>
          <w:rFonts w:ascii="Arial" w:hAnsi="Arial" w:cs="Arial"/>
          <w:sz w:val="22"/>
          <w:szCs w:val="22"/>
          <w:lang w:val="fi-FI"/>
        </w:rPr>
        <w:t>memiliki kapasitas, kewenangan serta cakap untuk melakukan hal tersebut</w:t>
      </w:r>
      <w:r w:rsidR="00AC0A9E" w:rsidRPr="000D3259">
        <w:rPr>
          <w:rFonts w:ascii="Arial" w:hAnsi="Arial" w:cs="Arial"/>
          <w:sz w:val="22"/>
          <w:szCs w:val="22"/>
          <w:lang w:val="fi-FI"/>
        </w:rPr>
        <w:t>.</w:t>
      </w:r>
    </w:p>
    <w:p w14:paraId="2EFB0951" w14:textId="77777777" w:rsidR="00AB3F90" w:rsidRPr="000D3259" w:rsidRDefault="00AB3F90" w:rsidP="000D3259">
      <w:pPr>
        <w:numPr>
          <w:ilvl w:val="0"/>
          <w:numId w:val="3"/>
        </w:numPr>
        <w:tabs>
          <w:tab w:val="clear" w:pos="720"/>
        </w:tabs>
        <w:spacing w:line="276" w:lineRule="auto"/>
        <w:ind w:left="851" w:hanging="425"/>
        <w:jc w:val="both"/>
        <w:rPr>
          <w:rFonts w:ascii="Arial" w:hAnsi="Arial" w:cs="Arial"/>
          <w:sz w:val="22"/>
          <w:szCs w:val="22"/>
          <w:lang w:val="fi-FI"/>
        </w:rPr>
      </w:pPr>
      <w:r w:rsidRPr="000D3259">
        <w:rPr>
          <w:rFonts w:ascii="Arial" w:hAnsi="Arial" w:cs="Arial"/>
          <w:sz w:val="22"/>
          <w:szCs w:val="22"/>
          <w:lang w:val="fi-FI"/>
        </w:rPr>
        <w:t xml:space="preserve">Mendapatkan akses untuk menggunakan seluruh dokumen terkait </w:t>
      </w:r>
      <w:r w:rsidR="00E12B83" w:rsidRPr="000D3259">
        <w:rPr>
          <w:rFonts w:ascii="Arial" w:hAnsi="Arial" w:cs="Arial"/>
          <w:sz w:val="22"/>
          <w:szCs w:val="22"/>
          <w:lang w:val="fi-FI"/>
        </w:rPr>
        <w:t xml:space="preserve">dengan </w:t>
      </w:r>
      <w:r w:rsidR="00986B62" w:rsidRPr="000D3259">
        <w:rPr>
          <w:rFonts w:ascii="Arial" w:hAnsi="Arial" w:cs="Arial"/>
          <w:sz w:val="22"/>
          <w:szCs w:val="22"/>
          <w:lang w:val="fi-FI"/>
        </w:rPr>
        <w:t>Klaim</w:t>
      </w:r>
      <w:r w:rsidRPr="000D3259">
        <w:rPr>
          <w:rFonts w:ascii="Arial" w:hAnsi="Arial" w:cs="Arial"/>
          <w:sz w:val="22"/>
          <w:szCs w:val="22"/>
          <w:lang w:val="fi-FI"/>
        </w:rPr>
        <w:t xml:space="preserve"> untuk kepentingan </w:t>
      </w:r>
      <w:r w:rsidR="00C87859" w:rsidRPr="000D3259">
        <w:rPr>
          <w:rFonts w:ascii="Arial" w:hAnsi="Arial" w:cs="Arial"/>
          <w:sz w:val="22"/>
          <w:szCs w:val="22"/>
          <w:lang w:val="fi-FI"/>
        </w:rPr>
        <w:t>audit internal/eksternal</w:t>
      </w:r>
      <w:r w:rsidR="00B55179" w:rsidRPr="000D3259">
        <w:rPr>
          <w:rFonts w:ascii="Arial" w:hAnsi="Arial" w:cs="Arial"/>
          <w:sz w:val="22"/>
          <w:szCs w:val="22"/>
          <w:lang w:val="fi-FI"/>
        </w:rPr>
        <w:t>.</w:t>
      </w:r>
    </w:p>
    <w:p w14:paraId="6FA13EE4" w14:textId="77777777" w:rsidR="00F70093" w:rsidRPr="000D3259" w:rsidRDefault="00F70093" w:rsidP="000D3259">
      <w:pPr>
        <w:spacing w:line="276" w:lineRule="auto"/>
        <w:jc w:val="both"/>
        <w:rPr>
          <w:rFonts w:ascii="Arial" w:hAnsi="Arial" w:cs="Arial"/>
          <w:sz w:val="22"/>
          <w:szCs w:val="22"/>
          <w:lang w:val="fi-FI"/>
        </w:rPr>
      </w:pPr>
    </w:p>
    <w:p w14:paraId="17F6A233" w14:textId="77777777" w:rsidR="00F70093" w:rsidRPr="000D3259" w:rsidRDefault="00F70093" w:rsidP="000D3259">
      <w:pPr>
        <w:numPr>
          <w:ilvl w:val="0"/>
          <w:numId w:val="11"/>
        </w:numPr>
        <w:tabs>
          <w:tab w:val="clear" w:pos="567"/>
        </w:tabs>
        <w:spacing w:line="276" w:lineRule="auto"/>
        <w:ind w:left="426" w:hanging="426"/>
        <w:jc w:val="both"/>
        <w:rPr>
          <w:rFonts w:ascii="Arial" w:hAnsi="Arial" w:cs="Arial"/>
          <w:sz w:val="22"/>
          <w:szCs w:val="22"/>
        </w:rPr>
      </w:pPr>
      <w:r w:rsidRPr="000D3259">
        <w:rPr>
          <w:rFonts w:ascii="Arial" w:hAnsi="Arial" w:cs="Arial"/>
          <w:sz w:val="22"/>
          <w:szCs w:val="22"/>
        </w:rPr>
        <w:t xml:space="preserve">Tanpa mengesampingkan kewajiban </w:t>
      </w:r>
      <w:r w:rsidRPr="000D3259">
        <w:rPr>
          <w:rFonts w:ascii="Arial" w:hAnsi="Arial" w:cs="Arial"/>
          <w:b/>
          <w:sz w:val="22"/>
          <w:szCs w:val="22"/>
        </w:rPr>
        <w:t>PIHAK PERTAMA</w:t>
      </w:r>
      <w:r w:rsidRPr="000D3259">
        <w:rPr>
          <w:rFonts w:ascii="Arial" w:hAnsi="Arial" w:cs="Arial"/>
          <w:sz w:val="22"/>
          <w:szCs w:val="22"/>
        </w:rPr>
        <w:t xml:space="preserve"> sebagaimana diatur dalam </w:t>
      </w:r>
      <w:r w:rsidR="007341DC" w:rsidRPr="000D3259">
        <w:rPr>
          <w:rFonts w:ascii="Arial" w:hAnsi="Arial" w:cs="Arial"/>
          <w:sz w:val="22"/>
          <w:szCs w:val="22"/>
        </w:rPr>
        <w:t>Pasal</w:t>
      </w:r>
      <w:r w:rsidRPr="000D3259">
        <w:rPr>
          <w:rFonts w:ascii="Arial" w:hAnsi="Arial" w:cs="Arial"/>
          <w:sz w:val="22"/>
          <w:szCs w:val="22"/>
        </w:rPr>
        <w:t xml:space="preserve">-pasal lain dari Perjanjian ini, maka </w:t>
      </w:r>
      <w:r w:rsidRPr="000D3259">
        <w:rPr>
          <w:rFonts w:ascii="Arial" w:hAnsi="Arial" w:cs="Arial"/>
          <w:b/>
          <w:sz w:val="22"/>
          <w:szCs w:val="22"/>
        </w:rPr>
        <w:t>PIHAK PERTAMA</w:t>
      </w:r>
      <w:r w:rsidRPr="000D3259">
        <w:rPr>
          <w:rFonts w:ascii="Arial" w:hAnsi="Arial" w:cs="Arial"/>
          <w:sz w:val="22"/>
          <w:szCs w:val="22"/>
        </w:rPr>
        <w:t xml:space="preserve"> berkewajiban untuk:</w:t>
      </w:r>
    </w:p>
    <w:p w14:paraId="6BB92B42" w14:textId="07B2F0D5" w:rsidR="00F70093" w:rsidRPr="000D3259" w:rsidRDefault="00F70093" w:rsidP="000D3259">
      <w:pPr>
        <w:numPr>
          <w:ilvl w:val="0"/>
          <w:numId w:val="4"/>
        </w:numPr>
        <w:tabs>
          <w:tab w:val="clear" w:pos="720"/>
          <w:tab w:val="num" w:pos="-1800"/>
        </w:tabs>
        <w:spacing w:line="276" w:lineRule="auto"/>
        <w:ind w:left="851" w:hanging="425"/>
        <w:jc w:val="both"/>
        <w:rPr>
          <w:rFonts w:ascii="Arial" w:hAnsi="Arial" w:cs="Arial"/>
          <w:sz w:val="22"/>
          <w:szCs w:val="22"/>
          <w:lang w:val="sv-SE"/>
        </w:rPr>
      </w:pPr>
      <w:r w:rsidRPr="000D3259">
        <w:rPr>
          <w:rFonts w:ascii="Arial" w:hAnsi="Arial" w:cs="Arial"/>
          <w:sz w:val="22"/>
          <w:szCs w:val="22"/>
          <w:lang w:val="sv-SE"/>
        </w:rPr>
        <w:t xml:space="preserve">Membayar </w:t>
      </w:r>
      <w:r w:rsidR="00E12B83" w:rsidRPr="000D3259">
        <w:rPr>
          <w:rFonts w:ascii="Arial" w:hAnsi="Arial" w:cs="Arial"/>
          <w:sz w:val="22"/>
          <w:szCs w:val="22"/>
          <w:lang w:val="sv-SE"/>
        </w:rPr>
        <w:t xml:space="preserve">Klaim </w:t>
      </w:r>
      <w:r w:rsidRPr="000D3259">
        <w:rPr>
          <w:rFonts w:ascii="Arial" w:hAnsi="Arial" w:cs="Arial"/>
          <w:sz w:val="22"/>
          <w:szCs w:val="22"/>
          <w:lang w:val="sv-SE"/>
        </w:rPr>
        <w:t xml:space="preserve">sepanjang memenuhi ketentuan dan prosedur yang telah disepakati </w:t>
      </w:r>
      <w:r w:rsidR="002E7E94" w:rsidRPr="000D3259">
        <w:rPr>
          <w:rFonts w:ascii="Arial" w:hAnsi="Arial" w:cs="Arial"/>
          <w:b/>
          <w:bCs/>
          <w:sz w:val="22"/>
          <w:szCs w:val="22"/>
          <w:lang w:val="sv-SE"/>
        </w:rPr>
        <w:t>PARA PIHAK</w:t>
      </w:r>
      <w:r w:rsidRPr="000D3259">
        <w:rPr>
          <w:rFonts w:ascii="Arial" w:hAnsi="Arial" w:cs="Arial"/>
          <w:sz w:val="22"/>
          <w:szCs w:val="22"/>
          <w:lang w:val="sv-SE"/>
        </w:rPr>
        <w:t xml:space="preserve"> sebagaimana diatur dalam </w:t>
      </w:r>
      <w:r w:rsidR="00C169E3" w:rsidRPr="000D3259">
        <w:rPr>
          <w:rFonts w:ascii="Arial" w:hAnsi="Arial" w:cs="Arial"/>
          <w:sz w:val="22"/>
          <w:szCs w:val="22"/>
          <w:lang w:val="sv-SE"/>
        </w:rPr>
        <w:t>Perjanjian ini</w:t>
      </w:r>
      <w:r w:rsidR="00AC0A9E" w:rsidRPr="000D3259">
        <w:rPr>
          <w:rFonts w:ascii="Arial" w:hAnsi="Arial" w:cs="Arial"/>
          <w:sz w:val="22"/>
          <w:szCs w:val="22"/>
          <w:lang w:val="sv-SE"/>
        </w:rPr>
        <w:t>.</w:t>
      </w:r>
    </w:p>
    <w:p w14:paraId="33255280" w14:textId="6962363E" w:rsidR="00446E92" w:rsidRPr="000D3259" w:rsidRDefault="00151065" w:rsidP="000D3259">
      <w:pPr>
        <w:numPr>
          <w:ilvl w:val="0"/>
          <w:numId w:val="4"/>
        </w:numPr>
        <w:tabs>
          <w:tab w:val="clear" w:pos="720"/>
        </w:tabs>
        <w:spacing w:line="276" w:lineRule="auto"/>
        <w:ind w:left="851" w:hanging="425"/>
        <w:jc w:val="both"/>
        <w:rPr>
          <w:rFonts w:ascii="Arial" w:hAnsi="Arial" w:cs="Arial"/>
          <w:sz w:val="22"/>
          <w:szCs w:val="22"/>
          <w:lang w:val="sv-SE"/>
        </w:rPr>
      </w:pPr>
      <w:r w:rsidRPr="000D3259">
        <w:rPr>
          <w:rFonts w:ascii="Arial" w:hAnsi="Arial" w:cs="Arial"/>
          <w:sz w:val="22"/>
          <w:szCs w:val="22"/>
          <w:lang w:val="id-ID"/>
        </w:rPr>
        <w:t xml:space="preserve">Memberikan akses </w:t>
      </w:r>
      <w:r w:rsidR="0062262B" w:rsidRPr="000D3259">
        <w:rPr>
          <w:rFonts w:ascii="Arial" w:hAnsi="Arial" w:cs="Arial"/>
          <w:sz w:val="22"/>
          <w:szCs w:val="22"/>
        </w:rPr>
        <w:t>Aplikasi BRILIFE-Care</w:t>
      </w:r>
      <w:r w:rsidR="00A700AA" w:rsidRPr="000D3259">
        <w:rPr>
          <w:rFonts w:ascii="Arial" w:hAnsi="Arial" w:cs="Arial"/>
          <w:sz w:val="22"/>
          <w:szCs w:val="22"/>
          <w:lang w:val="id-ID"/>
        </w:rPr>
        <w:t xml:space="preserve"> </w:t>
      </w:r>
      <w:r w:rsidR="00A85D57" w:rsidRPr="000D3259">
        <w:rPr>
          <w:rFonts w:ascii="Arial" w:hAnsi="Arial" w:cs="Arial"/>
          <w:sz w:val="22"/>
          <w:szCs w:val="22"/>
        </w:rPr>
        <w:t xml:space="preserve">yang sudah memiliki fitur untuk layanan produk Managed Care dan Indemnity </w:t>
      </w:r>
      <w:r w:rsidRPr="000D3259">
        <w:rPr>
          <w:rFonts w:ascii="Arial" w:hAnsi="Arial" w:cs="Arial"/>
          <w:sz w:val="22"/>
          <w:szCs w:val="22"/>
          <w:lang w:val="id-ID"/>
        </w:rPr>
        <w:t xml:space="preserve">kepada </w:t>
      </w:r>
      <w:r w:rsidRPr="000D3259">
        <w:rPr>
          <w:rFonts w:ascii="Arial" w:hAnsi="Arial" w:cs="Arial"/>
          <w:b/>
          <w:sz w:val="22"/>
          <w:szCs w:val="22"/>
          <w:lang w:val="id-ID"/>
        </w:rPr>
        <w:t>PIHAK KEDUA</w:t>
      </w:r>
      <w:r w:rsidRPr="000D3259">
        <w:rPr>
          <w:rFonts w:ascii="Arial" w:hAnsi="Arial" w:cs="Arial"/>
          <w:sz w:val="22"/>
          <w:szCs w:val="22"/>
          <w:lang w:val="id-ID"/>
        </w:rPr>
        <w:t xml:space="preserve"> untuk kepentingan pelayanan kes</w:t>
      </w:r>
      <w:r w:rsidR="00446E92" w:rsidRPr="000D3259">
        <w:rPr>
          <w:rFonts w:ascii="Arial" w:hAnsi="Arial" w:cs="Arial"/>
          <w:sz w:val="22"/>
          <w:szCs w:val="22"/>
          <w:lang w:val="id-ID"/>
        </w:rPr>
        <w:t xml:space="preserve">ehatan </w:t>
      </w:r>
      <w:r w:rsidR="00986B62" w:rsidRPr="000D3259">
        <w:rPr>
          <w:rFonts w:ascii="Arial" w:hAnsi="Arial" w:cs="Arial"/>
          <w:sz w:val="22"/>
          <w:szCs w:val="22"/>
          <w:lang w:val="id-ID"/>
        </w:rPr>
        <w:t>Peserta</w:t>
      </w:r>
      <w:r w:rsidR="00446E92" w:rsidRPr="000D3259">
        <w:rPr>
          <w:rFonts w:ascii="Arial" w:hAnsi="Arial" w:cs="Arial"/>
          <w:sz w:val="22"/>
          <w:szCs w:val="22"/>
          <w:lang w:val="id-ID"/>
        </w:rPr>
        <w:t xml:space="preserve"> </w:t>
      </w:r>
      <w:r w:rsidR="00E77567" w:rsidRPr="000D3259">
        <w:rPr>
          <w:rFonts w:ascii="Arial" w:hAnsi="Arial" w:cs="Arial"/>
          <w:sz w:val="22"/>
          <w:szCs w:val="22"/>
          <w:lang w:val="id-ID"/>
        </w:rPr>
        <w:t>BRILIFE</w:t>
      </w:r>
      <w:r w:rsidR="00AC0A9E" w:rsidRPr="000D3259">
        <w:rPr>
          <w:rFonts w:ascii="Arial" w:hAnsi="Arial" w:cs="Arial"/>
          <w:sz w:val="22"/>
          <w:szCs w:val="22"/>
          <w:lang w:val="id-ID"/>
        </w:rPr>
        <w:t>.</w:t>
      </w:r>
      <w:r w:rsidRPr="000D3259">
        <w:rPr>
          <w:rFonts w:ascii="Arial" w:hAnsi="Arial" w:cs="Arial"/>
          <w:sz w:val="22"/>
          <w:szCs w:val="22"/>
          <w:lang w:val="id-ID"/>
        </w:rPr>
        <w:t xml:space="preserve"> </w:t>
      </w:r>
    </w:p>
    <w:p w14:paraId="39DACB5F" w14:textId="4C6AD223" w:rsidR="00446E92" w:rsidRPr="000D3259" w:rsidRDefault="00446E92" w:rsidP="000D3259">
      <w:pPr>
        <w:pStyle w:val="BodyText"/>
        <w:numPr>
          <w:ilvl w:val="0"/>
          <w:numId w:val="4"/>
        </w:numPr>
        <w:tabs>
          <w:tab w:val="clear" w:pos="720"/>
        </w:tabs>
        <w:spacing w:after="0" w:line="276" w:lineRule="auto"/>
        <w:ind w:left="851" w:hanging="425"/>
        <w:rPr>
          <w:rFonts w:ascii="Arial" w:hAnsi="Arial" w:cs="Arial"/>
          <w:sz w:val="22"/>
          <w:szCs w:val="22"/>
          <w:lang w:val="sv-SE"/>
        </w:rPr>
      </w:pPr>
      <w:r w:rsidRPr="000D3259">
        <w:rPr>
          <w:rFonts w:ascii="Arial" w:hAnsi="Arial" w:cs="Arial"/>
          <w:sz w:val="22"/>
          <w:szCs w:val="22"/>
          <w:lang w:val="sv-SE"/>
        </w:rPr>
        <w:t xml:space="preserve">Menerima informasi dari </w:t>
      </w:r>
      <w:r w:rsidRPr="000D3259">
        <w:rPr>
          <w:rFonts w:ascii="Arial" w:hAnsi="Arial" w:cs="Arial"/>
          <w:b/>
          <w:sz w:val="22"/>
          <w:szCs w:val="22"/>
          <w:lang w:val="sv-SE"/>
        </w:rPr>
        <w:t xml:space="preserve">PIHAK </w:t>
      </w:r>
      <w:r w:rsidR="001A79C2" w:rsidRPr="000D3259">
        <w:rPr>
          <w:rFonts w:ascii="Arial" w:hAnsi="Arial" w:cs="Arial"/>
          <w:b/>
          <w:sz w:val="22"/>
          <w:szCs w:val="22"/>
          <w:lang w:val="sv-SE"/>
        </w:rPr>
        <w:t>KEDUA</w:t>
      </w:r>
      <w:r w:rsidRPr="000D3259">
        <w:rPr>
          <w:rFonts w:ascii="Arial" w:hAnsi="Arial" w:cs="Arial"/>
          <w:sz w:val="22"/>
          <w:szCs w:val="22"/>
          <w:lang w:val="sv-SE"/>
        </w:rPr>
        <w:t xml:space="preserve"> atas karyawan/pegawai yang bertanggung jawab untuk menerima seluruh dokumen-dokumen termasuk namun tidak terbatas pada tagihan</w:t>
      </w:r>
      <w:r w:rsidR="00DA3F8C" w:rsidRPr="000D3259">
        <w:rPr>
          <w:rFonts w:ascii="Arial" w:hAnsi="Arial" w:cs="Arial"/>
          <w:sz w:val="22"/>
          <w:szCs w:val="22"/>
          <w:lang w:val="sv-SE"/>
        </w:rPr>
        <w:t xml:space="preserve"> </w:t>
      </w:r>
      <w:r w:rsidRPr="000D3259">
        <w:rPr>
          <w:rFonts w:ascii="Arial" w:hAnsi="Arial" w:cs="Arial"/>
          <w:sz w:val="22"/>
          <w:szCs w:val="22"/>
          <w:lang w:val="sv-SE"/>
        </w:rPr>
        <w:t xml:space="preserve">pelayanan kesehatan </w:t>
      </w:r>
      <w:r w:rsidR="00986B62" w:rsidRPr="000D3259">
        <w:rPr>
          <w:rFonts w:ascii="Arial" w:hAnsi="Arial" w:cs="Arial"/>
          <w:sz w:val="22"/>
          <w:szCs w:val="22"/>
          <w:lang w:val="sv-SE"/>
        </w:rPr>
        <w:t>Peserta</w:t>
      </w:r>
      <w:r w:rsidRPr="000D3259">
        <w:rPr>
          <w:rFonts w:ascii="Arial" w:hAnsi="Arial" w:cs="Arial"/>
          <w:sz w:val="22"/>
          <w:szCs w:val="22"/>
          <w:lang w:val="sv-SE"/>
        </w:rPr>
        <w:t xml:space="preserve"> sesuai dengan mekanis</w:t>
      </w:r>
      <w:r w:rsidR="00AA4DC8" w:rsidRPr="000D3259">
        <w:rPr>
          <w:rFonts w:ascii="Arial" w:hAnsi="Arial" w:cs="Arial"/>
          <w:sz w:val="22"/>
          <w:szCs w:val="22"/>
          <w:lang w:val="sv-SE"/>
        </w:rPr>
        <w:t>me yang diatur dalam Pasal 9</w:t>
      </w:r>
      <w:r w:rsidRPr="000D3259">
        <w:rPr>
          <w:rFonts w:ascii="Arial" w:hAnsi="Arial" w:cs="Arial"/>
          <w:sz w:val="22"/>
          <w:szCs w:val="22"/>
          <w:lang w:val="sv-SE"/>
        </w:rPr>
        <w:t xml:space="preserve"> Perjanjian ini, termasuk pergantiannya dari waktu ke waktu</w:t>
      </w:r>
      <w:r w:rsidR="00AA4DC8" w:rsidRPr="000D3259">
        <w:rPr>
          <w:rFonts w:ascii="Arial" w:hAnsi="Arial" w:cs="Arial"/>
          <w:sz w:val="22"/>
          <w:szCs w:val="22"/>
          <w:lang w:val="sv-SE"/>
        </w:rPr>
        <w:t>.</w:t>
      </w:r>
    </w:p>
    <w:p w14:paraId="19B8D14F" w14:textId="77777777" w:rsidR="00446E92" w:rsidRPr="000D3259" w:rsidRDefault="00446E92" w:rsidP="000D3259">
      <w:pPr>
        <w:spacing w:line="276" w:lineRule="auto"/>
        <w:ind w:left="720"/>
        <w:jc w:val="both"/>
        <w:rPr>
          <w:rFonts w:ascii="Arial" w:hAnsi="Arial" w:cs="Arial"/>
          <w:sz w:val="22"/>
          <w:szCs w:val="22"/>
          <w:lang w:val="sv-SE"/>
        </w:rPr>
      </w:pPr>
    </w:p>
    <w:p w14:paraId="62427659" w14:textId="77777777" w:rsidR="00F70093" w:rsidRPr="000D3259" w:rsidRDefault="00F70093"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PASAL 5</w:t>
      </w:r>
    </w:p>
    <w:p w14:paraId="2AC32C72" w14:textId="77777777" w:rsidR="00F70093" w:rsidRPr="000D3259" w:rsidRDefault="00F70093"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HAK DAN KEWAJIBAN PIHAK KEDUA</w:t>
      </w:r>
    </w:p>
    <w:p w14:paraId="1C8CCB69" w14:textId="77777777" w:rsidR="00F70093" w:rsidRPr="000D3259" w:rsidRDefault="00F70093" w:rsidP="000D3259">
      <w:pPr>
        <w:spacing w:line="276" w:lineRule="auto"/>
        <w:jc w:val="both"/>
        <w:rPr>
          <w:rFonts w:ascii="Arial" w:hAnsi="Arial" w:cs="Arial"/>
          <w:sz w:val="22"/>
          <w:szCs w:val="22"/>
          <w:lang w:val="sv-SE"/>
        </w:rPr>
      </w:pPr>
    </w:p>
    <w:p w14:paraId="6064453F" w14:textId="29536899" w:rsidR="00F70093" w:rsidRPr="000D3259" w:rsidRDefault="00F70093" w:rsidP="000D3259">
      <w:pPr>
        <w:pStyle w:val="BodyText"/>
        <w:numPr>
          <w:ilvl w:val="0"/>
          <w:numId w:val="12"/>
        </w:numPr>
        <w:spacing w:after="0" w:line="276" w:lineRule="auto"/>
        <w:ind w:left="426" w:hanging="426"/>
        <w:rPr>
          <w:rFonts w:ascii="Arial" w:hAnsi="Arial" w:cs="Arial"/>
          <w:sz w:val="22"/>
          <w:szCs w:val="22"/>
          <w:lang w:val="sv-SE"/>
        </w:rPr>
      </w:pPr>
      <w:proofErr w:type="spellStart"/>
      <w:r w:rsidRPr="000D3259">
        <w:rPr>
          <w:rFonts w:ascii="Arial" w:hAnsi="Arial" w:cs="Arial"/>
          <w:sz w:val="22"/>
          <w:szCs w:val="22"/>
        </w:rPr>
        <w:t>Tanpa</w:t>
      </w:r>
      <w:proofErr w:type="spellEnd"/>
      <w:r w:rsidRPr="000D3259">
        <w:rPr>
          <w:rFonts w:ascii="Arial" w:hAnsi="Arial" w:cs="Arial"/>
          <w:sz w:val="22"/>
          <w:szCs w:val="22"/>
        </w:rPr>
        <w:t xml:space="preserve"> </w:t>
      </w:r>
      <w:proofErr w:type="spellStart"/>
      <w:r w:rsidRPr="000D3259">
        <w:rPr>
          <w:rFonts w:ascii="Arial" w:hAnsi="Arial" w:cs="Arial"/>
          <w:sz w:val="22"/>
          <w:szCs w:val="22"/>
        </w:rPr>
        <w:t>mengesampingkan</w:t>
      </w:r>
      <w:proofErr w:type="spellEnd"/>
      <w:r w:rsidRPr="000D3259">
        <w:rPr>
          <w:rFonts w:ascii="Arial" w:hAnsi="Arial" w:cs="Arial"/>
          <w:sz w:val="22"/>
          <w:szCs w:val="22"/>
          <w:lang w:val="sv-SE"/>
        </w:rPr>
        <w:t xml:space="preserve"> hak </w:t>
      </w:r>
      <w:r w:rsidRPr="000D3259">
        <w:rPr>
          <w:rFonts w:ascii="Arial" w:hAnsi="Arial" w:cs="Arial"/>
          <w:b/>
          <w:sz w:val="22"/>
          <w:szCs w:val="22"/>
          <w:lang w:val="sv-SE"/>
        </w:rPr>
        <w:t>PIHAK KEDUA</w:t>
      </w:r>
      <w:r w:rsidRPr="000D3259">
        <w:rPr>
          <w:rFonts w:ascii="Arial" w:hAnsi="Arial" w:cs="Arial"/>
          <w:sz w:val="22"/>
          <w:szCs w:val="22"/>
          <w:lang w:val="sv-SE"/>
        </w:rPr>
        <w:t xml:space="preserve"> sebagaimana diatur dalam Pasal-pasal lain dari Perjanjian ini,</w:t>
      </w:r>
      <w:r w:rsidR="00DA3F8C" w:rsidRPr="000D3259">
        <w:rPr>
          <w:rFonts w:ascii="Arial" w:hAnsi="Arial" w:cs="Arial"/>
          <w:sz w:val="22"/>
          <w:szCs w:val="22"/>
          <w:lang w:val="sv-SE"/>
        </w:rPr>
        <w:t xml:space="preserve"> </w:t>
      </w:r>
      <w:r w:rsidRPr="000D3259">
        <w:rPr>
          <w:rFonts w:ascii="Arial" w:hAnsi="Arial" w:cs="Arial"/>
          <w:sz w:val="22"/>
          <w:szCs w:val="22"/>
          <w:lang w:val="sv-SE"/>
        </w:rPr>
        <w:t xml:space="preserve">maka </w:t>
      </w:r>
      <w:r w:rsidRPr="000D3259">
        <w:rPr>
          <w:rFonts w:ascii="Arial" w:hAnsi="Arial" w:cs="Arial"/>
          <w:b/>
          <w:sz w:val="22"/>
          <w:szCs w:val="22"/>
          <w:lang w:val="sv-SE"/>
        </w:rPr>
        <w:t>PIHAK KEDUA</w:t>
      </w:r>
      <w:r w:rsidRPr="000D3259">
        <w:rPr>
          <w:rFonts w:ascii="Arial" w:hAnsi="Arial" w:cs="Arial"/>
          <w:sz w:val="22"/>
          <w:szCs w:val="22"/>
          <w:lang w:val="sv-SE"/>
        </w:rPr>
        <w:t xml:space="preserve"> berhak untuk:</w:t>
      </w:r>
    </w:p>
    <w:p w14:paraId="01C17462" w14:textId="4683A66F" w:rsidR="00F70093" w:rsidRPr="000D3259" w:rsidRDefault="00F70093" w:rsidP="000D3259">
      <w:pPr>
        <w:pStyle w:val="BodyText"/>
        <w:numPr>
          <w:ilvl w:val="1"/>
          <w:numId w:val="9"/>
        </w:numPr>
        <w:spacing w:after="0" w:line="276" w:lineRule="auto"/>
        <w:ind w:left="851" w:hanging="425"/>
        <w:rPr>
          <w:rFonts w:ascii="Arial" w:hAnsi="Arial" w:cs="Arial"/>
          <w:sz w:val="22"/>
          <w:szCs w:val="22"/>
          <w:lang w:val="sv-SE"/>
        </w:rPr>
      </w:pPr>
      <w:r w:rsidRPr="000D3259">
        <w:rPr>
          <w:rFonts w:ascii="Arial" w:hAnsi="Arial" w:cs="Arial"/>
          <w:sz w:val="22"/>
          <w:szCs w:val="22"/>
          <w:lang w:val="sv-SE"/>
        </w:rPr>
        <w:t xml:space="preserve">Menerima informasi tentang ruang lingkup dan prosedur </w:t>
      </w:r>
      <w:r w:rsidR="008323AE" w:rsidRPr="000D3259">
        <w:rPr>
          <w:rFonts w:ascii="Arial" w:hAnsi="Arial" w:cs="Arial"/>
          <w:sz w:val="22"/>
          <w:szCs w:val="22"/>
          <w:lang w:val="sv-SE"/>
        </w:rPr>
        <w:t>p</w:t>
      </w:r>
      <w:r w:rsidRPr="000D3259">
        <w:rPr>
          <w:rFonts w:ascii="Arial" w:hAnsi="Arial" w:cs="Arial"/>
          <w:sz w:val="22"/>
          <w:szCs w:val="22"/>
          <w:lang w:val="sv-SE"/>
        </w:rPr>
        <w:t xml:space="preserve">elayanan </w:t>
      </w:r>
      <w:r w:rsidR="008323AE" w:rsidRPr="000D3259">
        <w:rPr>
          <w:rFonts w:ascii="Arial" w:hAnsi="Arial" w:cs="Arial"/>
          <w:sz w:val="22"/>
          <w:szCs w:val="22"/>
          <w:lang w:val="sv-SE"/>
        </w:rPr>
        <w:t>k</w:t>
      </w:r>
      <w:r w:rsidRPr="000D3259">
        <w:rPr>
          <w:rFonts w:ascii="Arial" w:hAnsi="Arial" w:cs="Arial"/>
          <w:sz w:val="22"/>
          <w:szCs w:val="22"/>
          <w:lang w:val="sv-SE"/>
        </w:rPr>
        <w:t xml:space="preserve">esehatan yang disediakan bagi </w:t>
      </w:r>
      <w:r w:rsidR="00986B62" w:rsidRPr="000D3259">
        <w:rPr>
          <w:rFonts w:ascii="Arial" w:hAnsi="Arial" w:cs="Arial"/>
          <w:sz w:val="22"/>
          <w:szCs w:val="22"/>
          <w:lang w:val="sv-SE"/>
        </w:rPr>
        <w:t>Peserta</w:t>
      </w:r>
      <w:r w:rsidR="00AC0A9E" w:rsidRPr="000D3259">
        <w:rPr>
          <w:rFonts w:ascii="Arial" w:hAnsi="Arial" w:cs="Arial"/>
          <w:sz w:val="22"/>
          <w:szCs w:val="22"/>
          <w:lang w:val="sv-SE"/>
        </w:rPr>
        <w:t>.</w:t>
      </w:r>
    </w:p>
    <w:p w14:paraId="759A75B1" w14:textId="4ECDAD04" w:rsidR="00F7548B" w:rsidRPr="000D3259" w:rsidRDefault="00F70093" w:rsidP="000D3259">
      <w:pPr>
        <w:pStyle w:val="BodyText"/>
        <w:numPr>
          <w:ilvl w:val="1"/>
          <w:numId w:val="9"/>
        </w:numPr>
        <w:spacing w:after="0" w:line="276" w:lineRule="auto"/>
        <w:ind w:left="851" w:hanging="425"/>
        <w:rPr>
          <w:rFonts w:ascii="Arial" w:hAnsi="Arial" w:cs="Arial"/>
          <w:sz w:val="22"/>
          <w:szCs w:val="22"/>
          <w:lang w:val="sv-SE"/>
        </w:rPr>
      </w:pPr>
      <w:r w:rsidRPr="000D3259">
        <w:rPr>
          <w:rFonts w:ascii="Arial" w:hAnsi="Arial" w:cs="Arial"/>
          <w:sz w:val="22"/>
          <w:szCs w:val="22"/>
          <w:lang w:val="sv-SE"/>
        </w:rPr>
        <w:t xml:space="preserve">Memperoleh pembayaran biaya </w:t>
      </w:r>
      <w:r w:rsidR="00C169E3" w:rsidRPr="000D3259">
        <w:rPr>
          <w:rFonts w:ascii="Arial" w:hAnsi="Arial" w:cs="Arial"/>
          <w:sz w:val="22"/>
          <w:szCs w:val="22"/>
          <w:lang w:val="sv-SE"/>
        </w:rPr>
        <w:t>p</w:t>
      </w:r>
      <w:r w:rsidRPr="000D3259">
        <w:rPr>
          <w:rFonts w:ascii="Arial" w:hAnsi="Arial" w:cs="Arial"/>
          <w:sz w:val="22"/>
          <w:szCs w:val="22"/>
          <w:lang w:val="sv-SE"/>
        </w:rPr>
        <w:t xml:space="preserve">elayanan </w:t>
      </w:r>
      <w:r w:rsidR="008323AE" w:rsidRPr="000D3259">
        <w:rPr>
          <w:rFonts w:ascii="Arial" w:hAnsi="Arial" w:cs="Arial"/>
          <w:sz w:val="22"/>
          <w:szCs w:val="22"/>
          <w:lang w:val="sv-SE"/>
        </w:rPr>
        <w:t>k</w:t>
      </w:r>
      <w:r w:rsidRPr="000D3259">
        <w:rPr>
          <w:rFonts w:ascii="Arial" w:hAnsi="Arial" w:cs="Arial"/>
          <w:sz w:val="22"/>
          <w:szCs w:val="22"/>
          <w:lang w:val="sv-SE"/>
        </w:rPr>
        <w:t xml:space="preserve">esehatan </w:t>
      </w:r>
      <w:r w:rsidRPr="000D3259">
        <w:rPr>
          <w:rFonts w:ascii="Arial" w:hAnsi="Arial" w:cs="Arial"/>
          <w:sz w:val="22"/>
          <w:szCs w:val="22"/>
          <w:lang w:val="fi-FI"/>
        </w:rPr>
        <w:t xml:space="preserve">dari </w:t>
      </w:r>
      <w:r w:rsidRPr="000D3259">
        <w:rPr>
          <w:rFonts w:ascii="Arial" w:hAnsi="Arial" w:cs="Arial"/>
          <w:b/>
          <w:sz w:val="22"/>
          <w:szCs w:val="22"/>
          <w:lang w:val="fi-FI"/>
        </w:rPr>
        <w:t>PIHAK PERTAMA</w:t>
      </w:r>
      <w:r w:rsidRPr="000D3259">
        <w:rPr>
          <w:rFonts w:ascii="Arial" w:hAnsi="Arial" w:cs="Arial"/>
          <w:sz w:val="22"/>
          <w:szCs w:val="22"/>
          <w:lang w:val="fi-FI"/>
        </w:rPr>
        <w:t xml:space="preserve"> </w:t>
      </w:r>
      <w:r w:rsidRPr="000D3259">
        <w:rPr>
          <w:rFonts w:ascii="Arial" w:hAnsi="Arial" w:cs="Arial"/>
          <w:sz w:val="22"/>
          <w:szCs w:val="22"/>
          <w:lang w:val="sv-SE"/>
        </w:rPr>
        <w:t xml:space="preserve">atas </w:t>
      </w:r>
      <w:r w:rsidR="008E7B95" w:rsidRPr="000D3259">
        <w:rPr>
          <w:rFonts w:ascii="Arial" w:hAnsi="Arial" w:cs="Arial"/>
          <w:sz w:val="22"/>
          <w:szCs w:val="22"/>
          <w:lang w:val="sv-SE"/>
        </w:rPr>
        <w:t>p</w:t>
      </w:r>
      <w:r w:rsidRPr="000D3259">
        <w:rPr>
          <w:rFonts w:ascii="Arial" w:hAnsi="Arial" w:cs="Arial"/>
          <w:sz w:val="22"/>
          <w:szCs w:val="22"/>
          <w:lang w:val="sv-SE"/>
        </w:rPr>
        <w:t xml:space="preserve">elayanan </w:t>
      </w:r>
      <w:r w:rsidR="008323AE" w:rsidRPr="000D3259">
        <w:rPr>
          <w:rFonts w:ascii="Arial" w:hAnsi="Arial" w:cs="Arial"/>
          <w:sz w:val="22"/>
          <w:szCs w:val="22"/>
          <w:lang w:val="sv-SE"/>
        </w:rPr>
        <w:t>k</w:t>
      </w:r>
      <w:r w:rsidRPr="000D3259">
        <w:rPr>
          <w:rFonts w:ascii="Arial" w:hAnsi="Arial" w:cs="Arial"/>
          <w:sz w:val="22"/>
          <w:szCs w:val="22"/>
          <w:lang w:val="sv-SE"/>
        </w:rPr>
        <w:t xml:space="preserve">esehatan yang telah diberikan oleh </w:t>
      </w:r>
      <w:r w:rsidRPr="000D3259">
        <w:rPr>
          <w:rFonts w:ascii="Arial" w:hAnsi="Arial" w:cs="Arial"/>
          <w:b/>
          <w:sz w:val="22"/>
          <w:szCs w:val="22"/>
          <w:lang w:val="sv-SE"/>
        </w:rPr>
        <w:t>PIHAK KEDUA</w:t>
      </w:r>
      <w:r w:rsidRPr="000D3259">
        <w:rPr>
          <w:rFonts w:ascii="Arial" w:hAnsi="Arial" w:cs="Arial"/>
          <w:sz w:val="22"/>
          <w:szCs w:val="22"/>
          <w:lang w:val="sv-SE"/>
        </w:rPr>
        <w:t xml:space="preserve">, sesuai dengan ketentuan dan prosedur yang telah disepakati </w:t>
      </w:r>
      <w:r w:rsidR="002E7E94" w:rsidRPr="000D3259">
        <w:rPr>
          <w:rFonts w:ascii="Arial" w:hAnsi="Arial" w:cs="Arial"/>
          <w:b/>
          <w:bCs/>
          <w:sz w:val="22"/>
          <w:szCs w:val="22"/>
          <w:lang w:val="sv-SE"/>
        </w:rPr>
        <w:t>PARA PIHAK</w:t>
      </w:r>
      <w:r w:rsidRPr="000D3259">
        <w:rPr>
          <w:rFonts w:ascii="Arial" w:hAnsi="Arial" w:cs="Arial"/>
          <w:sz w:val="22"/>
          <w:szCs w:val="22"/>
          <w:lang w:val="sv-SE"/>
        </w:rPr>
        <w:t xml:space="preserve"> sebagaimana diatur dalam Pasal </w:t>
      </w:r>
      <w:r w:rsidR="00AA4DC8" w:rsidRPr="000D3259">
        <w:rPr>
          <w:rFonts w:ascii="Arial" w:hAnsi="Arial" w:cs="Arial"/>
          <w:sz w:val="22"/>
          <w:szCs w:val="22"/>
          <w:lang w:val="sv-SE"/>
        </w:rPr>
        <w:t>9</w:t>
      </w:r>
      <w:r w:rsidRPr="000D3259">
        <w:rPr>
          <w:rFonts w:ascii="Arial" w:hAnsi="Arial" w:cs="Arial"/>
          <w:sz w:val="22"/>
          <w:szCs w:val="22"/>
          <w:lang w:val="sv-SE"/>
        </w:rPr>
        <w:t xml:space="preserve"> Perjanjian ini</w:t>
      </w:r>
      <w:r w:rsidR="00AC0A9E" w:rsidRPr="000D3259">
        <w:rPr>
          <w:rFonts w:ascii="Arial" w:hAnsi="Arial" w:cs="Arial"/>
          <w:sz w:val="22"/>
          <w:szCs w:val="22"/>
          <w:lang w:val="sv-SE"/>
        </w:rPr>
        <w:t>.</w:t>
      </w:r>
    </w:p>
    <w:p w14:paraId="7DFE8004" w14:textId="72DE6616" w:rsidR="00887D24" w:rsidRPr="000D3259" w:rsidRDefault="00887D24" w:rsidP="000D3259">
      <w:pPr>
        <w:pStyle w:val="BodyText"/>
        <w:numPr>
          <w:ilvl w:val="1"/>
          <w:numId w:val="9"/>
        </w:numPr>
        <w:spacing w:after="0" w:line="276" w:lineRule="auto"/>
        <w:ind w:left="851" w:hanging="425"/>
        <w:rPr>
          <w:rFonts w:ascii="Arial" w:hAnsi="Arial" w:cs="Arial"/>
          <w:sz w:val="22"/>
          <w:szCs w:val="22"/>
          <w:lang w:val="sv-SE"/>
        </w:rPr>
      </w:pPr>
      <w:r w:rsidRPr="000D3259">
        <w:rPr>
          <w:rFonts w:ascii="Arial" w:hAnsi="Arial" w:cs="Arial"/>
          <w:sz w:val="22"/>
          <w:szCs w:val="22"/>
          <w:lang w:val="id-ID"/>
        </w:rPr>
        <w:t xml:space="preserve">Mengakses </w:t>
      </w:r>
      <w:proofErr w:type="spellStart"/>
      <w:r w:rsidR="0062262B" w:rsidRPr="000D3259">
        <w:rPr>
          <w:rFonts w:ascii="Arial" w:hAnsi="Arial" w:cs="Arial"/>
          <w:sz w:val="22"/>
          <w:szCs w:val="22"/>
        </w:rPr>
        <w:t>Aplikasi</w:t>
      </w:r>
      <w:proofErr w:type="spellEnd"/>
      <w:r w:rsidR="0062262B" w:rsidRPr="000D3259">
        <w:rPr>
          <w:rFonts w:ascii="Arial" w:hAnsi="Arial" w:cs="Arial"/>
          <w:sz w:val="22"/>
          <w:szCs w:val="22"/>
        </w:rPr>
        <w:t xml:space="preserve"> BRILIFE-Care</w:t>
      </w:r>
      <w:r w:rsidRPr="000D3259">
        <w:rPr>
          <w:rFonts w:ascii="Arial" w:hAnsi="Arial" w:cs="Arial"/>
          <w:sz w:val="22"/>
          <w:szCs w:val="22"/>
          <w:lang w:val="en-ID"/>
        </w:rPr>
        <w:t xml:space="preserve"> </w:t>
      </w:r>
      <w:r w:rsidRPr="000D3259">
        <w:rPr>
          <w:rFonts w:ascii="Arial" w:hAnsi="Arial" w:cs="Arial"/>
          <w:b/>
          <w:sz w:val="22"/>
          <w:szCs w:val="22"/>
          <w:lang w:val="id-ID"/>
        </w:rPr>
        <w:t xml:space="preserve">PIHAK PERTAMA </w:t>
      </w:r>
      <w:r w:rsidRPr="000D3259">
        <w:rPr>
          <w:rFonts w:ascii="Arial" w:hAnsi="Arial" w:cs="Arial"/>
          <w:sz w:val="22"/>
          <w:szCs w:val="22"/>
          <w:lang w:val="id-ID"/>
        </w:rPr>
        <w:t>untuk kepentingan pelayanan kesehatan Peserta</w:t>
      </w:r>
      <w:r w:rsidR="00AC0A9E" w:rsidRPr="000D3259">
        <w:rPr>
          <w:rFonts w:ascii="Arial" w:hAnsi="Arial" w:cs="Arial"/>
          <w:sz w:val="22"/>
          <w:szCs w:val="22"/>
          <w:lang w:val="en-ID"/>
        </w:rPr>
        <w:t>.</w:t>
      </w:r>
    </w:p>
    <w:p w14:paraId="2782281E" w14:textId="77777777" w:rsidR="00403742" w:rsidRPr="000D3259" w:rsidRDefault="00403742" w:rsidP="000D3259">
      <w:pPr>
        <w:pStyle w:val="BodyText"/>
        <w:tabs>
          <w:tab w:val="clear" w:pos="4560"/>
        </w:tabs>
        <w:spacing w:after="0" w:line="276" w:lineRule="auto"/>
        <w:ind w:left="0" w:firstLine="0"/>
        <w:rPr>
          <w:rFonts w:ascii="Arial" w:hAnsi="Arial" w:cs="Arial"/>
          <w:sz w:val="22"/>
          <w:szCs w:val="22"/>
          <w:lang w:val="sv-SE"/>
        </w:rPr>
      </w:pPr>
    </w:p>
    <w:p w14:paraId="4749DABE" w14:textId="77777777" w:rsidR="00F70093" w:rsidRPr="000D3259" w:rsidRDefault="00F70093" w:rsidP="000D3259">
      <w:pPr>
        <w:pStyle w:val="BodyText"/>
        <w:numPr>
          <w:ilvl w:val="0"/>
          <w:numId w:val="12"/>
        </w:numPr>
        <w:spacing w:after="0" w:line="276" w:lineRule="auto"/>
        <w:ind w:left="426" w:hanging="426"/>
        <w:rPr>
          <w:rFonts w:ascii="Arial" w:hAnsi="Arial" w:cs="Arial"/>
          <w:sz w:val="22"/>
          <w:szCs w:val="22"/>
        </w:rPr>
      </w:pPr>
      <w:proofErr w:type="spellStart"/>
      <w:r w:rsidRPr="000D3259">
        <w:rPr>
          <w:rFonts w:ascii="Arial" w:hAnsi="Arial" w:cs="Arial"/>
          <w:sz w:val="22"/>
          <w:szCs w:val="22"/>
        </w:rPr>
        <w:t>Tanpa</w:t>
      </w:r>
      <w:proofErr w:type="spellEnd"/>
      <w:r w:rsidRPr="000D3259">
        <w:rPr>
          <w:rFonts w:ascii="Arial" w:hAnsi="Arial" w:cs="Arial"/>
          <w:sz w:val="22"/>
          <w:szCs w:val="22"/>
        </w:rPr>
        <w:t xml:space="preserve"> </w:t>
      </w:r>
      <w:proofErr w:type="spellStart"/>
      <w:r w:rsidRPr="000D3259">
        <w:rPr>
          <w:rFonts w:ascii="Arial" w:hAnsi="Arial" w:cs="Arial"/>
          <w:sz w:val="22"/>
          <w:szCs w:val="22"/>
        </w:rPr>
        <w:t>mengesampingkan</w:t>
      </w:r>
      <w:proofErr w:type="spellEnd"/>
      <w:r w:rsidRPr="000D3259">
        <w:rPr>
          <w:rFonts w:ascii="Arial" w:hAnsi="Arial" w:cs="Arial"/>
          <w:sz w:val="22"/>
          <w:szCs w:val="22"/>
        </w:rPr>
        <w:t xml:space="preserve"> </w:t>
      </w:r>
      <w:proofErr w:type="spellStart"/>
      <w:r w:rsidRPr="000D3259">
        <w:rPr>
          <w:rFonts w:ascii="Arial" w:hAnsi="Arial" w:cs="Arial"/>
          <w:sz w:val="22"/>
          <w:szCs w:val="22"/>
        </w:rPr>
        <w:t>kewajiban</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sebagaimana</w:t>
      </w:r>
      <w:proofErr w:type="spellEnd"/>
      <w:r w:rsidRPr="000D3259">
        <w:rPr>
          <w:rFonts w:ascii="Arial" w:hAnsi="Arial" w:cs="Arial"/>
          <w:sz w:val="22"/>
          <w:szCs w:val="22"/>
        </w:rPr>
        <w:t xml:space="preserve"> </w:t>
      </w:r>
      <w:proofErr w:type="spellStart"/>
      <w:r w:rsidRPr="000D3259">
        <w:rPr>
          <w:rFonts w:ascii="Arial" w:hAnsi="Arial" w:cs="Arial"/>
          <w:sz w:val="22"/>
          <w:szCs w:val="22"/>
        </w:rPr>
        <w:t>diatur</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00BD2AE2" w:rsidRPr="000D3259">
        <w:rPr>
          <w:rFonts w:ascii="Arial" w:hAnsi="Arial" w:cs="Arial"/>
          <w:sz w:val="22"/>
          <w:szCs w:val="22"/>
        </w:rPr>
        <w:t>Pasal</w:t>
      </w:r>
      <w:r w:rsidRPr="000D3259">
        <w:rPr>
          <w:rFonts w:ascii="Arial" w:hAnsi="Arial" w:cs="Arial"/>
          <w:sz w:val="22"/>
          <w:szCs w:val="22"/>
        </w:rPr>
        <w:t>-pasal</w:t>
      </w:r>
      <w:proofErr w:type="spellEnd"/>
      <w:r w:rsidRPr="000D3259">
        <w:rPr>
          <w:rFonts w:ascii="Arial" w:hAnsi="Arial" w:cs="Arial"/>
          <w:sz w:val="22"/>
          <w:szCs w:val="22"/>
        </w:rPr>
        <w:t xml:space="preserve"> lain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berkewajiban</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w:t>
      </w:r>
    </w:p>
    <w:p w14:paraId="77598EAD" w14:textId="772DCD76" w:rsidR="00BD2AE2" w:rsidRPr="000D3259" w:rsidRDefault="00BD2AE2"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Memberikan </w:t>
      </w:r>
      <w:r w:rsidRPr="000D3259">
        <w:rPr>
          <w:rFonts w:ascii="Arial" w:hAnsi="Arial" w:cs="Arial"/>
          <w:b/>
          <w:sz w:val="22"/>
          <w:szCs w:val="22"/>
          <w:lang w:val="fi-FI"/>
        </w:rPr>
        <w:t>PIHAK PERTAMA</w:t>
      </w:r>
      <w:r w:rsidRPr="000D3259">
        <w:rPr>
          <w:rFonts w:ascii="Arial" w:hAnsi="Arial" w:cs="Arial"/>
          <w:sz w:val="22"/>
          <w:szCs w:val="22"/>
          <w:lang w:val="fi-FI"/>
        </w:rPr>
        <w:t xml:space="preserve"> hak </w:t>
      </w:r>
      <w:r w:rsidR="00C169E3" w:rsidRPr="000D3259">
        <w:rPr>
          <w:rFonts w:ascii="Arial" w:hAnsi="Arial" w:cs="Arial"/>
          <w:sz w:val="22"/>
          <w:szCs w:val="22"/>
          <w:lang w:val="fi-FI"/>
        </w:rPr>
        <w:t>untuk meng</w:t>
      </w:r>
      <w:r w:rsidRPr="000D3259">
        <w:rPr>
          <w:rFonts w:ascii="Arial" w:hAnsi="Arial" w:cs="Arial"/>
          <w:sz w:val="22"/>
          <w:szCs w:val="22"/>
          <w:lang w:val="fi-FI"/>
        </w:rPr>
        <w:t xml:space="preserve">akses </w:t>
      </w:r>
      <w:r w:rsidR="00DA3F8C" w:rsidRPr="000D3259">
        <w:rPr>
          <w:rFonts w:ascii="Arial" w:hAnsi="Arial" w:cs="Arial"/>
          <w:sz w:val="22"/>
          <w:szCs w:val="22"/>
          <w:lang w:val="fi-FI"/>
        </w:rPr>
        <w:t>dan/ atau</w:t>
      </w:r>
      <w:r w:rsidRPr="000D3259">
        <w:rPr>
          <w:rFonts w:ascii="Arial" w:hAnsi="Arial" w:cs="Arial"/>
          <w:sz w:val="22"/>
          <w:szCs w:val="22"/>
          <w:lang w:val="fi-FI"/>
        </w:rPr>
        <w:t xml:space="preserve"> melihat </w:t>
      </w:r>
      <w:r w:rsidR="00E12B83" w:rsidRPr="000D3259">
        <w:rPr>
          <w:rFonts w:ascii="Arial" w:hAnsi="Arial" w:cs="Arial"/>
          <w:sz w:val="22"/>
          <w:szCs w:val="22"/>
          <w:lang w:val="fi-FI"/>
        </w:rPr>
        <w:t>k</w:t>
      </w:r>
      <w:r w:rsidRPr="000D3259">
        <w:rPr>
          <w:rFonts w:ascii="Arial" w:hAnsi="Arial" w:cs="Arial"/>
          <w:sz w:val="22"/>
          <w:szCs w:val="22"/>
          <w:lang w:val="fi-FI"/>
        </w:rPr>
        <w:t xml:space="preserve">artu </w:t>
      </w:r>
      <w:r w:rsidR="00E12B83" w:rsidRPr="000D3259">
        <w:rPr>
          <w:rFonts w:ascii="Arial" w:hAnsi="Arial" w:cs="Arial"/>
          <w:sz w:val="22"/>
          <w:szCs w:val="22"/>
          <w:lang w:val="fi-FI"/>
        </w:rPr>
        <w:t>s</w:t>
      </w:r>
      <w:r w:rsidRPr="000D3259">
        <w:rPr>
          <w:rFonts w:ascii="Arial" w:hAnsi="Arial" w:cs="Arial"/>
          <w:sz w:val="22"/>
          <w:szCs w:val="22"/>
          <w:lang w:val="fi-FI"/>
        </w:rPr>
        <w:t xml:space="preserve">tatus </w:t>
      </w:r>
      <w:r w:rsidR="00DA3F8C" w:rsidRPr="000D3259">
        <w:rPr>
          <w:rFonts w:ascii="Arial" w:hAnsi="Arial" w:cs="Arial"/>
          <w:sz w:val="22"/>
          <w:szCs w:val="22"/>
          <w:lang w:val="fi-FI"/>
        </w:rPr>
        <w:t>dan/ atau</w:t>
      </w:r>
      <w:r w:rsidRPr="000D3259">
        <w:rPr>
          <w:rFonts w:ascii="Arial" w:hAnsi="Arial" w:cs="Arial"/>
          <w:sz w:val="22"/>
          <w:szCs w:val="22"/>
          <w:lang w:val="fi-FI"/>
        </w:rPr>
        <w:t xml:space="preserve"> Rekam Medis dan bukti pelayanan </w:t>
      </w:r>
      <w:r w:rsidR="00986B62" w:rsidRPr="000D3259">
        <w:rPr>
          <w:rFonts w:ascii="Arial" w:hAnsi="Arial" w:cs="Arial"/>
          <w:sz w:val="22"/>
          <w:szCs w:val="22"/>
          <w:lang w:val="fi-FI"/>
        </w:rPr>
        <w:t>Peserta</w:t>
      </w:r>
      <w:r w:rsidRPr="000D3259">
        <w:rPr>
          <w:rFonts w:ascii="Arial" w:hAnsi="Arial" w:cs="Arial"/>
          <w:sz w:val="22"/>
          <w:szCs w:val="22"/>
          <w:lang w:val="fi-FI"/>
        </w:rPr>
        <w:t xml:space="preserve"> baik secara pertukaran data elektronik, </w:t>
      </w:r>
      <w:r w:rsidRPr="000D3259">
        <w:rPr>
          <w:rFonts w:ascii="Arial" w:hAnsi="Arial" w:cs="Arial"/>
          <w:i/>
          <w:sz w:val="22"/>
          <w:szCs w:val="22"/>
          <w:lang w:val="fi-FI"/>
        </w:rPr>
        <w:t>sof</w:t>
      </w:r>
      <w:r w:rsidR="00F674C6" w:rsidRPr="000D3259">
        <w:rPr>
          <w:rFonts w:ascii="Arial" w:hAnsi="Arial" w:cs="Arial"/>
          <w:i/>
          <w:sz w:val="22"/>
          <w:szCs w:val="22"/>
          <w:lang w:val="fi-FI"/>
        </w:rPr>
        <w:t>t</w:t>
      </w:r>
      <w:r w:rsidRPr="000D3259">
        <w:rPr>
          <w:rFonts w:ascii="Arial" w:hAnsi="Arial" w:cs="Arial"/>
          <w:i/>
          <w:sz w:val="22"/>
          <w:szCs w:val="22"/>
          <w:lang w:val="fi-FI"/>
        </w:rPr>
        <w:t>copy</w:t>
      </w:r>
      <w:r w:rsidRPr="000D3259">
        <w:rPr>
          <w:rFonts w:ascii="Arial" w:hAnsi="Arial" w:cs="Arial"/>
          <w:sz w:val="22"/>
          <w:szCs w:val="22"/>
          <w:lang w:val="fi-FI"/>
        </w:rPr>
        <w:t xml:space="preserve"> atau </w:t>
      </w:r>
      <w:r w:rsidR="00F674C6" w:rsidRPr="000D3259">
        <w:rPr>
          <w:rFonts w:ascii="Arial" w:hAnsi="Arial" w:cs="Arial"/>
          <w:i/>
          <w:sz w:val="22"/>
          <w:szCs w:val="22"/>
          <w:lang w:val="fi-FI"/>
        </w:rPr>
        <w:t>hard</w:t>
      </w:r>
      <w:r w:rsidRPr="000D3259">
        <w:rPr>
          <w:rFonts w:ascii="Arial" w:hAnsi="Arial" w:cs="Arial"/>
          <w:i/>
          <w:sz w:val="22"/>
          <w:szCs w:val="22"/>
          <w:lang w:val="fi-FI"/>
        </w:rPr>
        <w:t>copy</w:t>
      </w:r>
      <w:r w:rsidRPr="000D3259">
        <w:rPr>
          <w:rFonts w:ascii="Arial" w:hAnsi="Arial" w:cs="Arial"/>
          <w:sz w:val="22"/>
          <w:szCs w:val="22"/>
          <w:lang w:val="fi-FI"/>
        </w:rPr>
        <w:t xml:space="preserve"> apabila diperlukan</w:t>
      </w:r>
      <w:r w:rsidR="00AC0A9E" w:rsidRPr="000D3259">
        <w:rPr>
          <w:rFonts w:ascii="Arial" w:hAnsi="Arial" w:cs="Arial"/>
          <w:sz w:val="22"/>
          <w:szCs w:val="22"/>
          <w:lang w:val="fi-FI"/>
        </w:rPr>
        <w:t>.</w:t>
      </w:r>
    </w:p>
    <w:p w14:paraId="41C37304" w14:textId="5D7513F8" w:rsidR="006D00B2" w:rsidRPr="000D3259" w:rsidRDefault="006D00B2"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Menerbitkan </w:t>
      </w:r>
      <w:r w:rsidR="00594762" w:rsidRPr="000D3259">
        <w:rPr>
          <w:rFonts w:ascii="Arial" w:hAnsi="Arial" w:cs="Arial"/>
          <w:sz w:val="22"/>
          <w:szCs w:val="22"/>
          <w:lang w:val="fi-FI"/>
        </w:rPr>
        <w:t xml:space="preserve">Surat Jaminan </w:t>
      </w:r>
      <w:r w:rsidRPr="000D3259">
        <w:rPr>
          <w:rFonts w:ascii="Arial" w:hAnsi="Arial" w:cs="Arial"/>
          <w:sz w:val="22"/>
          <w:szCs w:val="22"/>
          <w:lang w:val="fi-FI"/>
        </w:rPr>
        <w:t>Pelayanan (SJP)</w:t>
      </w:r>
      <w:r w:rsidR="0091435D" w:rsidRPr="000D3259">
        <w:rPr>
          <w:rFonts w:ascii="Arial" w:hAnsi="Arial" w:cs="Arial"/>
          <w:sz w:val="22"/>
          <w:szCs w:val="22"/>
          <w:lang w:val="fi-FI"/>
        </w:rPr>
        <w:t xml:space="preserve"> </w:t>
      </w:r>
      <w:r w:rsidRPr="000D3259">
        <w:rPr>
          <w:rFonts w:ascii="Arial" w:hAnsi="Arial" w:cs="Arial"/>
          <w:sz w:val="22"/>
          <w:szCs w:val="22"/>
          <w:lang w:val="fi-FI"/>
        </w:rPr>
        <w:t>sebagai syarat memperoleh pelayanan</w:t>
      </w:r>
      <w:r w:rsidR="00AC0A9E" w:rsidRPr="000D3259">
        <w:rPr>
          <w:rFonts w:ascii="Arial" w:hAnsi="Arial" w:cs="Arial"/>
          <w:sz w:val="22"/>
          <w:szCs w:val="22"/>
          <w:lang w:val="fi-FI"/>
        </w:rPr>
        <w:t>.</w:t>
      </w:r>
    </w:p>
    <w:p w14:paraId="02203726" w14:textId="66B7D95F" w:rsidR="006A2F03" w:rsidRPr="000D3259" w:rsidRDefault="006A2F03"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Memberikan Manfaat Pelayanan dengan baik</w:t>
      </w:r>
      <w:r w:rsidR="002A7DA5" w:rsidRPr="000D3259">
        <w:rPr>
          <w:rFonts w:ascii="Arial" w:hAnsi="Arial" w:cs="Arial"/>
          <w:sz w:val="22"/>
          <w:szCs w:val="22"/>
          <w:lang w:val="fi-FI"/>
        </w:rPr>
        <w:t xml:space="preserve"> dan benar</w:t>
      </w:r>
      <w:r w:rsidR="004F41BB" w:rsidRPr="000D3259">
        <w:rPr>
          <w:rFonts w:ascii="Arial" w:hAnsi="Arial" w:cs="Arial"/>
          <w:sz w:val="22"/>
          <w:szCs w:val="22"/>
          <w:lang w:val="fi-FI"/>
        </w:rPr>
        <w:t xml:space="preserve"> sesuai yang diatur dalam Perjanjian ini</w:t>
      </w:r>
      <w:r w:rsidR="00AC0A9E" w:rsidRPr="000D3259">
        <w:rPr>
          <w:rFonts w:ascii="Arial" w:hAnsi="Arial" w:cs="Arial"/>
          <w:sz w:val="22"/>
          <w:szCs w:val="22"/>
          <w:lang w:val="fi-FI"/>
        </w:rPr>
        <w:t>.</w:t>
      </w:r>
      <w:r w:rsidR="002A7DA5" w:rsidRPr="000D3259">
        <w:rPr>
          <w:rFonts w:ascii="Arial" w:hAnsi="Arial" w:cs="Arial"/>
          <w:sz w:val="22"/>
          <w:szCs w:val="22"/>
          <w:lang w:val="fi-FI"/>
        </w:rPr>
        <w:t xml:space="preserve"> </w:t>
      </w:r>
    </w:p>
    <w:p w14:paraId="28F0665A" w14:textId="46137BB5" w:rsidR="007F29AA" w:rsidRPr="000D3259" w:rsidRDefault="007F29AA"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Melayani </w:t>
      </w:r>
      <w:r w:rsidR="00986B62" w:rsidRPr="000D3259">
        <w:rPr>
          <w:rFonts w:ascii="Arial" w:hAnsi="Arial" w:cs="Arial"/>
          <w:sz w:val="22"/>
          <w:szCs w:val="22"/>
          <w:lang w:val="fi-FI"/>
        </w:rPr>
        <w:t>Peserta</w:t>
      </w:r>
      <w:r w:rsidRPr="000D3259">
        <w:rPr>
          <w:rFonts w:ascii="Arial" w:hAnsi="Arial" w:cs="Arial"/>
          <w:sz w:val="22"/>
          <w:szCs w:val="22"/>
          <w:lang w:val="fi-FI"/>
        </w:rPr>
        <w:t xml:space="preserve"> dengan baik sesuai indikasi medis dan standar serta prosedur pelayanan kesehatan yang berlaku atau dengan mengutamakan prinsip kendali mutu dan kendali biaya</w:t>
      </w:r>
      <w:r w:rsidR="00446E92" w:rsidRPr="000D3259">
        <w:rPr>
          <w:rFonts w:ascii="Arial" w:hAnsi="Arial" w:cs="Arial"/>
          <w:sz w:val="22"/>
          <w:szCs w:val="22"/>
          <w:lang w:val="fi-FI"/>
        </w:rPr>
        <w:t xml:space="preserve">, dan oleh karenanya bertanggungjawab penuh dalam kapasitasnya selaku pemberi pelayanan kesehatan kepada </w:t>
      </w:r>
      <w:r w:rsidR="00986B62" w:rsidRPr="000D3259">
        <w:rPr>
          <w:rFonts w:ascii="Arial" w:hAnsi="Arial" w:cs="Arial"/>
          <w:sz w:val="22"/>
          <w:szCs w:val="22"/>
          <w:lang w:val="fi-FI"/>
        </w:rPr>
        <w:t>Peserta</w:t>
      </w:r>
      <w:r w:rsidR="00446E92" w:rsidRPr="000D3259">
        <w:rPr>
          <w:rFonts w:ascii="Arial" w:hAnsi="Arial" w:cs="Arial"/>
          <w:sz w:val="22"/>
          <w:szCs w:val="22"/>
          <w:lang w:val="fi-FI"/>
        </w:rPr>
        <w:t xml:space="preserve"> dalam melaksanakan kewajibannya berdasarkan Perjanjian ini</w:t>
      </w:r>
      <w:r w:rsidR="00AC0A9E" w:rsidRPr="000D3259">
        <w:rPr>
          <w:rFonts w:ascii="Arial" w:hAnsi="Arial" w:cs="Arial"/>
          <w:sz w:val="22"/>
          <w:szCs w:val="22"/>
          <w:lang w:val="fi-FI"/>
        </w:rPr>
        <w:t>.</w:t>
      </w:r>
      <w:r w:rsidRPr="000D3259">
        <w:rPr>
          <w:rFonts w:ascii="Arial" w:hAnsi="Arial" w:cs="Arial"/>
          <w:sz w:val="22"/>
          <w:szCs w:val="22"/>
          <w:lang w:val="fi-FI"/>
        </w:rPr>
        <w:t xml:space="preserve"> </w:t>
      </w:r>
    </w:p>
    <w:p w14:paraId="2993515B" w14:textId="12387239" w:rsidR="007F29AA" w:rsidRPr="000D3259" w:rsidRDefault="006D00B2" w:rsidP="000D3259">
      <w:pPr>
        <w:pStyle w:val="BodyText"/>
        <w:numPr>
          <w:ilvl w:val="0"/>
          <w:numId w:val="33"/>
        </w:numPr>
        <w:spacing w:after="0" w:line="276" w:lineRule="auto"/>
        <w:ind w:left="851" w:hanging="425"/>
        <w:rPr>
          <w:rFonts w:ascii="Arial" w:hAnsi="Arial" w:cs="Arial"/>
          <w:sz w:val="22"/>
          <w:szCs w:val="22"/>
          <w:lang w:val="fi-FI"/>
        </w:rPr>
      </w:pPr>
      <w:commentRangeStart w:id="6"/>
      <w:r w:rsidRPr="000D3259">
        <w:rPr>
          <w:rFonts w:ascii="Arial" w:hAnsi="Arial" w:cs="Arial"/>
          <w:sz w:val="22"/>
          <w:szCs w:val="22"/>
          <w:lang w:val="fi-FI"/>
        </w:rPr>
        <w:t>Me</w:t>
      </w:r>
      <w:r w:rsidR="007F29AA" w:rsidRPr="000D3259">
        <w:rPr>
          <w:rFonts w:ascii="Arial" w:hAnsi="Arial" w:cs="Arial"/>
          <w:sz w:val="22"/>
          <w:szCs w:val="22"/>
          <w:lang w:val="fi-FI"/>
        </w:rPr>
        <w:t xml:space="preserve">njamin </w:t>
      </w:r>
      <w:r w:rsidR="007F29AA" w:rsidRPr="000D3259">
        <w:rPr>
          <w:rFonts w:ascii="Arial" w:hAnsi="Arial" w:cs="Arial"/>
          <w:sz w:val="22"/>
          <w:szCs w:val="22"/>
          <w:lang w:val="id-ID"/>
        </w:rPr>
        <w:t>dan mengutamakan</w:t>
      </w:r>
      <w:r w:rsidR="007F29AA" w:rsidRPr="000D3259">
        <w:rPr>
          <w:rFonts w:ascii="Arial" w:hAnsi="Arial" w:cs="Arial"/>
          <w:sz w:val="22"/>
          <w:szCs w:val="22"/>
          <w:lang w:val="fi-FI"/>
        </w:rPr>
        <w:t xml:space="preserve"> penulisan resep obat bagi </w:t>
      </w:r>
      <w:r w:rsidR="00986B62" w:rsidRPr="000D3259">
        <w:rPr>
          <w:rFonts w:ascii="Arial" w:hAnsi="Arial" w:cs="Arial"/>
          <w:sz w:val="22"/>
          <w:szCs w:val="22"/>
          <w:lang w:val="fi-FI"/>
        </w:rPr>
        <w:t>Peserta</w:t>
      </w:r>
      <w:r w:rsidR="007F29AA" w:rsidRPr="000D3259">
        <w:rPr>
          <w:rFonts w:ascii="Arial" w:hAnsi="Arial" w:cs="Arial"/>
          <w:sz w:val="22"/>
          <w:szCs w:val="22"/>
          <w:lang w:val="fi-FI"/>
        </w:rPr>
        <w:t xml:space="preserve"> yang berpedoman pada </w:t>
      </w:r>
      <w:bookmarkStart w:id="7" w:name="_Hlk184723693"/>
      <w:r w:rsidR="00574418" w:rsidRPr="000D3259">
        <w:rPr>
          <w:rFonts w:ascii="Arial" w:hAnsi="Arial" w:cs="Arial"/>
          <w:sz w:val="22"/>
          <w:szCs w:val="22"/>
          <w:lang w:val="fi-FI"/>
        </w:rPr>
        <w:t xml:space="preserve">Formularium Obat Nasional (Fornas) dan Formularium Obat Rumah Sakit </w:t>
      </w:r>
      <w:bookmarkEnd w:id="7"/>
      <w:r w:rsidR="007F29AA" w:rsidRPr="000D3259">
        <w:rPr>
          <w:rFonts w:ascii="Arial" w:hAnsi="Arial" w:cs="Arial"/>
          <w:sz w:val="22"/>
          <w:szCs w:val="22"/>
          <w:lang w:val="fi-FI"/>
        </w:rPr>
        <w:t xml:space="preserve">yang </w:t>
      </w:r>
      <w:r w:rsidR="00574418" w:rsidRPr="000D3259">
        <w:rPr>
          <w:rFonts w:ascii="Arial" w:hAnsi="Arial" w:cs="Arial"/>
          <w:sz w:val="22"/>
          <w:szCs w:val="22"/>
          <w:lang w:val="fi-FI"/>
        </w:rPr>
        <w:t>disepakati</w:t>
      </w:r>
      <w:r w:rsidR="00AC0A9E" w:rsidRPr="000D3259">
        <w:rPr>
          <w:rFonts w:ascii="Arial" w:hAnsi="Arial" w:cs="Arial"/>
          <w:sz w:val="22"/>
          <w:szCs w:val="22"/>
          <w:lang w:val="fi-FI"/>
        </w:rPr>
        <w:t>.</w:t>
      </w:r>
      <w:commentRangeEnd w:id="6"/>
      <w:r w:rsidR="00574418" w:rsidRPr="000D3259">
        <w:rPr>
          <w:rStyle w:val="CommentReference"/>
          <w:rFonts w:ascii="Arial" w:eastAsia="Times New Roman" w:hAnsi="Arial" w:cs="Arial"/>
          <w:noProof/>
          <w:sz w:val="22"/>
          <w:szCs w:val="22"/>
          <w:lang w:val="x-none" w:eastAsia="x-none"/>
        </w:rPr>
        <w:commentReference w:id="6"/>
      </w:r>
      <w:r w:rsidR="007F29AA" w:rsidRPr="000D3259">
        <w:rPr>
          <w:rFonts w:ascii="Arial" w:hAnsi="Arial" w:cs="Arial"/>
          <w:sz w:val="22"/>
          <w:szCs w:val="22"/>
          <w:lang w:val="pt-BR"/>
        </w:rPr>
        <w:t xml:space="preserve"> </w:t>
      </w:r>
    </w:p>
    <w:p w14:paraId="13A4E58E" w14:textId="23AE4B66" w:rsidR="007F29AA" w:rsidRPr="000D3259" w:rsidRDefault="007F29AA" w:rsidP="000D3259">
      <w:pPr>
        <w:pStyle w:val="BodyText"/>
        <w:numPr>
          <w:ilvl w:val="0"/>
          <w:numId w:val="33"/>
        </w:numPr>
        <w:spacing w:after="0" w:line="276" w:lineRule="auto"/>
        <w:ind w:left="851" w:hanging="425"/>
        <w:rPr>
          <w:rFonts w:ascii="Arial" w:hAnsi="Arial" w:cs="Arial"/>
          <w:b/>
          <w:sz w:val="22"/>
          <w:szCs w:val="22"/>
          <w:lang w:val="fi-FI"/>
        </w:rPr>
      </w:pPr>
      <w:r w:rsidRPr="000D3259">
        <w:rPr>
          <w:rFonts w:ascii="Arial" w:hAnsi="Arial" w:cs="Arial"/>
          <w:sz w:val="22"/>
          <w:szCs w:val="22"/>
          <w:lang w:val="fi-FI"/>
        </w:rPr>
        <w:t>Menjamin</w:t>
      </w:r>
      <w:r w:rsidRPr="000D3259">
        <w:rPr>
          <w:rFonts w:ascii="Arial" w:hAnsi="Arial" w:cs="Arial"/>
          <w:sz w:val="22"/>
          <w:szCs w:val="22"/>
          <w:lang w:val="pt-BR"/>
        </w:rPr>
        <w:t xml:space="preserve"> ketersediaan dan kecukupan obat</w:t>
      </w:r>
      <w:r w:rsidRPr="000D3259">
        <w:rPr>
          <w:rFonts w:ascii="Arial" w:hAnsi="Arial" w:cs="Arial"/>
          <w:sz w:val="22"/>
          <w:szCs w:val="22"/>
          <w:lang w:val="fi-FI"/>
        </w:rPr>
        <w:t xml:space="preserve">-obatan yang tercakup dalam </w:t>
      </w:r>
      <w:r w:rsidR="00574418" w:rsidRPr="000D3259">
        <w:rPr>
          <w:rFonts w:ascii="Arial" w:hAnsi="Arial" w:cs="Arial"/>
          <w:sz w:val="22"/>
          <w:szCs w:val="22"/>
          <w:lang w:val="fi-FI"/>
        </w:rPr>
        <w:t>Formularium Obat Nasional (Fornas) dan Formularium Obat Rumah Sakit</w:t>
      </w:r>
      <w:r w:rsidR="00AC0A9E" w:rsidRPr="000D3259">
        <w:rPr>
          <w:rFonts w:ascii="Arial" w:hAnsi="Arial" w:cs="Arial"/>
          <w:sz w:val="22"/>
          <w:szCs w:val="22"/>
          <w:lang w:val="fi-FI"/>
        </w:rPr>
        <w:t>.</w:t>
      </w:r>
    </w:p>
    <w:p w14:paraId="380735BA" w14:textId="5A8F2013" w:rsidR="007F29AA" w:rsidRPr="000D3259" w:rsidRDefault="00C169E3"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M</w:t>
      </w:r>
      <w:r w:rsidR="007F29AA" w:rsidRPr="000D3259">
        <w:rPr>
          <w:rFonts w:ascii="Arial" w:hAnsi="Arial" w:cs="Arial"/>
          <w:sz w:val="22"/>
          <w:szCs w:val="22"/>
          <w:lang w:val="fi-FI"/>
        </w:rPr>
        <w:t xml:space="preserve">enyediakan dokter untuk kebutuhan </w:t>
      </w:r>
      <w:r w:rsidR="00986B62" w:rsidRPr="000D3259">
        <w:rPr>
          <w:rFonts w:ascii="Arial" w:hAnsi="Arial" w:cs="Arial"/>
          <w:sz w:val="22"/>
          <w:szCs w:val="22"/>
          <w:lang w:val="fi-FI"/>
        </w:rPr>
        <w:t>Peserta</w:t>
      </w:r>
      <w:r w:rsidR="007F29AA" w:rsidRPr="000D3259">
        <w:rPr>
          <w:rFonts w:ascii="Arial" w:hAnsi="Arial" w:cs="Arial"/>
          <w:sz w:val="22"/>
          <w:szCs w:val="22"/>
          <w:lang w:val="fi-FI"/>
        </w:rPr>
        <w:t xml:space="preserve"> sesuai dengan jam kerja dokter pada </w:t>
      </w:r>
      <w:r w:rsidR="007F29AA" w:rsidRPr="000D3259">
        <w:rPr>
          <w:rFonts w:ascii="Arial" w:hAnsi="Arial" w:cs="Arial"/>
          <w:b/>
          <w:sz w:val="22"/>
          <w:szCs w:val="22"/>
          <w:lang w:val="fi-FI"/>
        </w:rPr>
        <w:t>PIHAK KEDUA</w:t>
      </w:r>
      <w:r w:rsidR="007F29AA" w:rsidRPr="000D3259">
        <w:rPr>
          <w:rFonts w:ascii="Arial" w:hAnsi="Arial" w:cs="Arial"/>
          <w:sz w:val="22"/>
          <w:szCs w:val="22"/>
          <w:lang w:val="fi-FI"/>
        </w:rPr>
        <w:t xml:space="preserve">, dan </w:t>
      </w:r>
      <w:r w:rsidR="007F29AA" w:rsidRPr="000D3259">
        <w:rPr>
          <w:rFonts w:ascii="Arial" w:hAnsi="Arial" w:cs="Arial"/>
          <w:b/>
          <w:sz w:val="22"/>
          <w:szCs w:val="22"/>
          <w:lang w:val="fi-FI"/>
        </w:rPr>
        <w:t>PIHAK KEDUA</w:t>
      </w:r>
      <w:r w:rsidR="007F29AA" w:rsidRPr="000D3259">
        <w:rPr>
          <w:rFonts w:ascii="Arial" w:hAnsi="Arial" w:cs="Arial"/>
          <w:sz w:val="22"/>
          <w:szCs w:val="22"/>
          <w:lang w:val="fi-FI"/>
        </w:rPr>
        <w:t xml:space="preserve"> wajib menyediakan penggantinya dalam hal dokter yang disediakan berhalangan </w:t>
      </w:r>
      <w:r w:rsidR="00DA3F8C" w:rsidRPr="000D3259">
        <w:rPr>
          <w:rFonts w:ascii="Arial" w:hAnsi="Arial" w:cs="Arial"/>
          <w:sz w:val="22"/>
          <w:szCs w:val="22"/>
          <w:lang w:val="fi-FI"/>
        </w:rPr>
        <w:t>dan/ atau</w:t>
      </w:r>
      <w:r w:rsidR="007F29AA" w:rsidRPr="000D3259">
        <w:rPr>
          <w:rFonts w:ascii="Arial" w:hAnsi="Arial" w:cs="Arial"/>
          <w:sz w:val="22"/>
          <w:szCs w:val="22"/>
          <w:lang w:val="fi-FI"/>
        </w:rPr>
        <w:t xml:space="preserve"> tidak lagi bekerja atau berpraktik di </w:t>
      </w:r>
      <w:r w:rsidR="007F29AA" w:rsidRPr="000D3259">
        <w:rPr>
          <w:rFonts w:ascii="Arial" w:hAnsi="Arial" w:cs="Arial"/>
          <w:b/>
          <w:sz w:val="22"/>
          <w:szCs w:val="22"/>
          <w:lang w:val="fi-FI"/>
        </w:rPr>
        <w:t>PIHAK KEDUA</w:t>
      </w:r>
      <w:r w:rsidR="00AC0A9E" w:rsidRPr="000D3259">
        <w:rPr>
          <w:rFonts w:ascii="Arial" w:hAnsi="Arial" w:cs="Arial"/>
          <w:sz w:val="22"/>
          <w:szCs w:val="22"/>
          <w:lang w:val="fi-FI"/>
        </w:rPr>
        <w:t>.</w:t>
      </w:r>
    </w:p>
    <w:p w14:paraId="07A502CE" w14:textId="0911662F" w:rsidR="007F29AA" w:rsidRPr="000D3259" w:rsidRDefault="00C169E3" w:rsidP="000D3259">
      <w:pPr>
        <w:pStyle w:val="BodyText"/>
        <w:numPr>
          <w:ilvl w:val="0"/>
          <w:numId w:val="33"/>
        </w:numPr>
        <w:spacing w:after="0" w:line="276" w:lineRule="auto"/>
        <w:ind w:left="851" w:hanging="425"/>
        <w:rPr>
          <w:rFonts w:ascii="Arial" w:hAnsi="Arial" w:cs="Arial"/>
          <w:b/>
          <w:sz w:val="22"/>
          <w:szCs w:val="22"/>
          <w:lang w:val="fi-FI"/>
        </w:rPr>
      </w:pPr>
      <w:r w:rsidRPr="000D3259">
        <w:rPr>
          <w:rFonts w:ascii="Arial" w:hAnsi="Arial" w:cs="Arial"/>
          <w:sz w:val="22"/>
          <w:szCs w:val="22"/>
          <w:lang w:val="fi-FI"/>
        </w:rPr>
        <w:t>Memastikan</w:t>
      </w:r>
      <w:r w:rsidR="007F29AA" w:rsidRPr="000D3259">
        <w:rPr>
          <w:rFonts w:ascii="Arial" w:hAnsi="Arial" w:cs="Arial"/>
          <w:sz w:val="22"/>
          <w:szCs w:val="22"/>
          <w:lang w:val="fi-FI"/>
        </w:rPr>
        <w:t xml:space="preserve"> bahwa do</w:t>
      </w:r>
      <w:r w:rsidR="00BD2AE2" w:rsidRPr="000D3259">
        <w:rPr>
          <w:rFonts w:ascii="Arial" w:hAnsi="Arial" w:cs="Arial"/>
          <w:sz w:val="22"/>
          <w:szCs w:val="22"/>
          <w:lang w:val="fi-FI"/>
        </w:rPr>
        <w:t>kter yang bekerja atau berprakti</w:t>
      </w:r>
      <w:r w:rsidR="007F29AA" w:rsidRPr="000D3259">
        <w:rPr>
          <w:rFonts w:ascii="Arial" w:hAnsi="Arial" w:cs="Arial"/>
          <w:sz w:val="22"/>
          <w:szCs w:val="22"/>
          <w:lang w:val="fi-FI"/>
        </w:rPr>
        <w:t xml:space="preserve">k di </w:t>
      </w:r>
      <w:r w:rsidR="007F29AA" w:rsidRPr="000D3259">
        <w:rPr>
          <w:rFonts w:ascii="Arial" w:hAnsi="Arial" w:cs="Arial"/>
          <w:b/>
          <w:sz w:val="22"/>
          <w:szCs w:val="22"/>
          <w:lang w:val="fi-FI"/>
        </w:rPr>
        <w:t>PIHAK KEDUA</w:t>
      </w:r>
      <w:r w:rsidR="007F29AA" w:rsidRPr="000D3259">
        <w:rPr>
          <w:rFonts w:ascii="Arial" w:hAnsi="Arial" w:cs="Arial"/>
          <w:sz w:val="22"/>
          <w:szCs w:val="22"/>
          <w:lang w:val="fi-FI"/>
        </w:rPr>
        <w:t xml:space="preserve"> memenuhi syarat perundang-undangan yang berlaku sebagai dokter dan mematuhi ruang lingkup dan prosedur pelayanan yang ditetapkan dalam Perjanjian</w:t>
      </w:r>
      <w:r w:rsidR="007F29AA" w:rsidRPr="000D3259">
        <w:rPr>
          <w:rFonts w:ascii="Arial" w:hAnsi="Arial" w:cs="Arial"/>
          <w:sz w:val="22"/>
          <w:szCs w:val="22"/>
          <w:lang w:val="id-ID"/>
        </w:rPr>
        <w:t xml:space="preserve"> ini</w:t>
      </w:r>
      <w:r w:rsidR="00AC0A9E" w:rsidRPr="000D3259">
        <w:rPr>
          <w:rFonts w:ascii="Arial" w:hAnsi="Arial" w:cs="Arial"/>
          <w:sz w:val="22"/>
          <w:szCs w:val="22"/>
          <w:lang w:val="fi-FI"/>
        </w:rPr>
        <w:t>.</w:t>
      </w:r>
    </w:p>
    <w:p w14:paraId="60695155" w14:textId="6F149EEE" w:rsidR="007F29AA" w:rsidRPr="000D3259" w:rsidRDefault="007F29AA"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Mengajukan tagihan elektronik luaran aplikasi </w:t>
      </w:r>
      <w:r w:rsidR="00403255" w:rsidRPr="000D3259">
        <w:rPr>
          <w:rFonts w:ascii="Arial" w:hAnsi="Arial" w:cs="Arial"/>
          <w:sz w:val="22"/>
          <w:szCs w:val="22"/>
          <w:lang w:val="fi-FI"/>
        </w:rPr>
        <w:t xml:space="preserve">online yang ditetapkan </w:t>
      </w:r>
      <w:r w:rsidRPr="000D3259">
        <w:rPr>
          <w:rFonts w:ascii="Arial" w:hAnsi="Arial" w:cs="Arial"/>
          <w:b/>
          <w:sz w:val="22"/>
          <w:szCs w:val="22"/>
          <w:lang w:val="fi-FI"/>
        </w:rPr>
        <w:t>PIHAK PERTAMA</w:t>
      </w:r>
      <w:r w:rsidRPr="000D3259">
        <w:rPr>
          <w:rFonts w:ascii="Arial" w:hAnsi="Arial" w:cs="Arial"/>
          <w:sz w:val="22"/>
          <w:szCs w:val="22"/>
          <w:lang w:val="fi-FI"/>
        </w:rPr>
        <w:t xml:space="preserve"> atas biaya pelayanan kesehatan </w:t>
      </w:r>
      <w:r w:rsidR="00BF209F" w:rsidRPr="000D3259">
        <w:rPr>
          <w:rFonts w:ascii="Arial" w:hAnsi="Arial" w:cs="Arial"/>
          <w:sz w:val="22"/>
          <w:szCs w:val="22"/>
          <w:lang w:val="fi-FI"/>
        </w:rPr>
        <w:t xml:space="preserve">dan obat </w:t>
      </w:r>
      <w:r w:rsidR="001C0F34" w:rsidRPr="000D3259">
        <w:rPr>
          <w:rFonts w:ascii="Arial" w:hAnsi="Arial" w:cs="Arial"/>
          <w:sz w:val="22"/>
          <w:szCs w:val="22"/>
          <w:lang w:val="fi-FI"/>
        </w:rPr>
        <w:t xml:space="preserve">bagi </w:t>
      </w:r>
      <w:r w:rsidR="00986B62" w:rsidRPr="000D3259">
        <w:rPr>
          <w:rFonts w:ascii="Arial" w:hAnsi="Arial" w:cs="Arial"/>
          <w:sz w:val="22"/>
          <w:szCs w:val="22"/>
          <w:lang w:val="fi-FI"/>
        </w:rPr>
        <w:t>Peserta</w:t>
      </w:r>
      <w:r w:rsidRPr="000D3259">
        <w:rPr>
          <w:rFonts w:ascii="Arial" w:hAnsi="Arial" w:cs="Arial"/>
          <w:sz w:val="22"/>
          <w:szCs w:val="22"/>
          <w:lang w:val="fi-FI"/>
        </w:rPr>
        <w:t xml:space="preserve"> secara teratur setiap bulan kepada </w:t>
      </w:r>
      <w:r w:rsidRPr="000D3259">
        <w:rPr>
          <w:rFonts w:ascii="Arial" w:hAnsi="Arial" w:cs="Arial"/>
          <w:b/>
          <w:sz w:val="22"/>
          <w:szCs w:val="22"/>
          <w:lang w:val="fi-FI"/>
        </w:rPr>
        <w:t>PIHAK PERTAMA</w:t>
      </w:r>
      <w:r w:rsidR="00AC0A9E" w:rsidRPr="000D3259">
        <w:rPr>
          <w:rFonts w:ascii="Arial" w:hAnsi="Arial" w:cs="Arial"/>
          <w:sz w:val="22"/>
          <w:szCs w:val="22"/>
          <w:lang w:val="fi-FI"/>
        </w:rPr>
        <w:t>.</w:t>
      </w:r>
      <w:r w:rsidRPr="000D3259">
        <w:rPr>
          <w:rFonts w:ascii="Arial" w:hAnsi="Arial" w:cs="Arial"/>
          <w:sz w:val="22"/>
          <w:szCs w:val="22"/>
          <w:lang w:val="fi-FI"/>
        </w:rPr>
        <w:t xml:space="preserve"> </w:t>
      </w:r>
    </w:p>
    <w:p w14:paraId="43620212" w14:textId="02F24908" w:rsidR="00BF040C" w:rsidRPr="000D3259" w:rsidRDefault="007F29AA"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Dalam hal </w:t>
      </w:r>
      <w:r w:rsidRPr="000D3259">
        <w:rPr>
          <w:rFonts w:ascii="Arial" w:hAnsi="Arial" w:cs="Arial"/>
          <w:b/>
          <w:sz w:val="22"/>
          <w:szCs w:val="22"/>
          <w:lang w:val="fi-FI"/>
        </w:rPr>
        <w:t>PIHAK KEDUA</w:t>
      </w:r>
      <w:r w:rsidRPr="000D3259">
        <w:rPr>
          <w:rFonts w:ascii="Arial" w:hAnsi="Arial" w:cs="Arial"/>
          <w:sz w:val="22"/>
          <w:szCs w:val="22"/>
          <w:lang w:val="fi-FI"/>
        </w:rPr>
        <w:t xml:space="preserve"> juga sebagai </w:t>
      </w:r>
      <w:r w:rsidR="00403255" w:rsidRPr="000D3259">
        <w:rPr>
          <w:rFonts w:ascii="Arial" w:hAnsi="Arial" w:cs="Arial"/>
          <w:sz w:val="22"/>
          <w:szCs w:val="22"/>
          <w:lang w:val="fi-FI"/>
        </w:rPr>
        <w:t>Provider</w:t>
      </w:r>
      <w:r w:rsidRPr="000D3259">
        <w:rPr>
          <w:rFonts w:ascii="Arial" w:hAnsi="Arial" w:cs="Arial"/>
          <w:sz w:val="22"/>
          <w:szCs w:val="22"/>
          <w:lang w:val="fi-FI"/>
        </w:rPr>
        <w:t xml:space="preserve"> Irisan maka </w:t>
      </w:r>
      <w:r w:rsidRPr="000D3259">
        <w:rPr>
          <w:rFonts w:ascii="Arial" w:hAnsi="Arial" w:cs="Arial"/>
          <w:b/>
          <w:sz w:val="22"/>
          <w:szCs w:val="22"/>
          <w:lang w:val="fi-FI"/>
        </w:rPr>
        <w:t>PIHAK KEDUA</w:t>
      </w:r>
      <w:r w:rsidRPr="000D3259">
        <w:rPr>
          <w:rFonts w:ascii="Arial" w:hAnsi="Arial" w:cs="Arial"/>
          <w:sz w:val="22"/>
          <w:szCs w:val="22"/>
          <w:lang w:val="fi-FI"/>
        </w:rPr>
        <w:t xml:space="preserve"> wajib memberikan pelayanan sesuai mekanisme </w:t>
      </w:r>
      <w:r w:rsidR="000752B4" w:rsidRPr="000D3259">
        <w:rPr>
          <w:rFonts w:ascii="Arial" w:hAnsi="Arial" w:cs="Arial"/>
          <w:sz w:val="22"/>
          <w:szCs w:val="22"/>
          <w:lang w:val="fi-FI"/>
        </w:rPr>
        <w:t xml:space="preserve">Manfaat </w:t>
      </w:r>
      <w:r w:rsidR="000752B4" w:rsidRPr="000D3259">
        <w:rPr>
          <w:rFonts w:ascii="Arial" w:hAnsi="Arial" w:cs="Arial"/>
          <w:i/>
          <w:sz w:val="22"/>
          <w:szCs w:val="22"/>
          <w:lang w:val="fi-FI"/>
        </w:rPr>
        <w:t xml:space="preserve">Top Up </w:t>
      </w:r>
      <w:r w:rsidR="000752B4" w:rsidRPr="000D3259">
        <w:rPr>
          <w:rFonts w:ascii="Arial" w:hAnsi="Arial" w:cs="Arial"/>
          <w:sz w:val="22"/>
          <w:szCs w:val="22"/>
          <w:lang w:val="fi-FI"/>
        </w:rPr>
        <w:t>BPJS Kesehatan</w:t>
      </w:r>
      <w:r w:rsidR="00B84812" w:rsidRPr="000D3259">
        <w:rPr>
          <w:rFonts w:ascii="Arial" w:hAnsi="Arial" w:cs="Arial"/>
          <w:sz w:val="22"/>
          <w:szCs w:val="22"/>
          <w:lang w:val="fi-FI"/>
        </w:rPr>
        <w:t xml:space="preserve"> </w:t>
      </w:r>
      <w:r w:rsidRPr="000D3259">
        <w:rPr>
          <w:rFonts w:ascii="Arial" w:hAnsi="Arial" w:cs="Arial"/>
          <w:sz w:val="22"/>
          <w:szCs w:val="22"/>
          <w:lang w:val="fi-FI"/>
        </w:rPr>
        <w:t xml:space="preserve">yang diatur dalam </w:t>
      </w:r>
      <w:r w:rsidR="00C92D49" w:rsidRPr="000D3259">
        <w:rPr>
          <w:rFonts w:ascii="Arial" w:hAnsi="Arial" w:cs="Arial"/>
          <w:sz w:val="22"/>
          <w:szCs w:val="22"/>
          <w:lang w:val="fi-FI"/>
        </w:rPr>
        <w:t>P</w:t>
      </w:r>
      <w:r w:rsidRPr="000D3259">
        <w:rPr>
          <w:rFonts w:ascii="Arial" w:hAnsi="Arial" w:cs="Arial"/>
          <w:sz w:val="22"/>
          <w:szCs w:val="22"/>
          <w:lang w:val="fi-FI"/>
        </w:rPr>
        <w:t>erjanjian ini</w:t>
      </w:r>
      <w:r w:rsidR="006D00B2" w:rsidRPr="000D3259">
        <w:rPr>
          <w:rFonts w:ascii="Arial" w:hAnsi="Arial" w:cs="Arial"/>
          <w:sz w:val="22"/>
          <w:szCs w:val="22"/>
          <w:lang w:val="fi-FI"/>
        </w:rPr>
        <w:t>, menerbitkan SEP</w:t>
      </w:r>
      <w:r w:rsidRPr="000D3259">
        <w:rPr>
          <w:rFonts w:ascii="Arial" w:hAnsi="Arial" w:cs="Arial"/>
          <w:sz w:val="22"/>
          <w:szCs w:val="22"/>
          <w:lang w:val="fi-FI"/>
        </w:rPr>
        <w:t xml:space="preserve"> dan juga mengajukan tagihan elektronik </w:t>
      </w:r>
      <w:r w:rsidR="008323AE" w:rsidRPr="000D3259">
        <w:rPr>
          <w:rFonts w:ascii="Arial" w:hAnsi="Arial" w:cs="Arial"/>
          <w:sz w:val="22"/>
          <w:szCs w:val="22"/>
          <w:lang w:val="fi-FI"/>
        </w:rPr>
        <w:t xml:space="preserve">dengan mekanisme </w:t>
      </w:r>
      <w:r w:rsidR="000752B4" w:rsidRPr="000D3259">
        <w:rPr>
          <w:rFonts w:ascii="Arial" w:hAnsi="Arial" w:cs="Arial"/>
          <w:i/>
          <w:sz w:val="22"/>
          <w:szCs w:val="22"/>
          <w:lang w:val="fi-FI"/>
        </w:rPr>
        <w:t>split billing</w:t>
      </w:r>
      <w:r w:rsidR="00AA4DC8" w:rsidRPr="000D3259">
        <w:rPr>
          <w:rFonts w:ascii="Arial" w:hAnsi="Arial" w:cs="Arial"/>
          <w:sz w:val="22"/>
          <w:szCs w:val="22"/>
          <w:lang w:val="fi-FI"/>
        </w:rPr>
        <w:t xml:space="preserve"> </w:t>
      </w:r>
      <w:r w:rsidRPr="000D3259">
        <w:rPr>
          <w:rFonts w:ascii="Arial" w:hAnsi="Arial" w:cs="Arial"/>
          <w:sz w:val="22"/>
          <w:szCs w:val="22"/>
          <w:lang w:val="fi-FI"/>
        </w:rPr>
        <w:t xml:space="preserve">melalui </w:t>
      </w:r>
      <w:r w:rsidR="00AA4DC8" w:rsidRPr="000D3259">
        <w:rPr>
          <w:rFonts w:ascii="Arial" w:hAnsi="Arial" w:cs="Arial"/>
          <w:sz w:val="22"/>
          <w:szCs w:val="22"/>
          <w:lang w:val="fi-FI"/>
        </w:rPr>
        <w:t>INA-CBG</w:t>
      </w:r>
      <w:r w:rsidR="00AC0A9E" w:rsidRPr="000D3259">
        <w:rPr>
          <w:rFonts w:ascii="Arial" w:hAnsi="Arial" w:cs="Arial"/>
          <w:sz w:val="22"/>
          <w:szCs w:val="22"/>
          <w:lang w:val="fi-FI"/>
        </w:rPr>
        <w:t>.</w:t>
      </w:r>
    </w:p>
    <w:p w14:paraId="21F63E5D" w14:textId="26528171" w:rsidR="007F29AA" w:rsidRPr="000D3259" w:rsidRDefault="007F29AA"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Menyediakan dokumen penagihan sesuai ketentuan </w:t>
      </w:r>
      <w:r w:rsidRPr="000D3259">
        <w:rPr>
          <w:rFonts w:ascii="Arial" w:hAnsi="Arial" w:cs="Arial"/>
          <w:b/>
          <w:sz w:val="22"/>
          <w:szCs w:val="22"/>
          <w:lang w:val="fi-FI"/>
        </w:rPr>
        <w:t xml:space="preserve">PIHAK PERTAMA </w:t>
      </w:r>
      <w:r w:rsidRPr="000D3259">
        <w:rPr>
          <w:rFonts w:ascii="Arial" w:hAnsi="Arial" w:cs="Arial"/>
          <w:sz w:val="22"/>
          <w:szCs w:val="22"/>
          <w:lang w:val="fi-FI"/>
        </w:rPr>
        <w:t>yang diatur pada lampiran Perjanjian ini</w:t>
      </w:r>
      <w:r w:rsidRPr="000D3259">
        <w:rPr>
          <w:rFonts w:ascii="Arial" w:hAnsi="Arial" w:cs="Arial"/>
          <w:b/>
          <w:sz w:val="22"/>
          <w:szCs w:val="22"/>
          <w:lang w:val="fi-FI"/>
        </w:rPr>
        <w:t xml:space="preserve"> </w:t>
      </w:r>
      <w:r w:rsidRPr="000D3259">
        <w:rPr>
          <w:rFonts w:ascii="Arial" w:hAnsi="Arial" w:cs="Arial"/>
          <w:sz w:val="22"/>
          <w:szCs w:val="22"/>
          <w:lang w:val="fi-FI"/>
        </w:rPr>
        <w:t>secara lengkap, benar dan sah</w:t>
      </w:r>
      <w:r w:rsidR="00AC0A9E" w:rsidRPr="000D3259">
        <w:rPr>
          <w:rFonts w:ascii="Arial" w:hAnsi="Arial" w:cs="Arial"/>
          <w:sz w:val="22"/>
          <w:szCs w:val="22"/>
          <w:lang w:val="fi-FI"/>
        </w:rPr>
        <w:t>.</w:t>
      </w:r>
    </w:p>
    <w:p w14:paraId="7EC336BF" w14:textId="67DCCD86" w:rsidR="007F29AA" w:rsidRPr="000D3259" w:rsidRDefault="00446E92"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Sewaktu-waktu m</w:t>
      </w:r>
      <w:r w:rsidR="007F29AA" w:rsidRPr="000D3259">
        <w:rPr>
          <w:rFonts w:ascii="Arial" w:hAnsi="Arial" w:cs="Arial"/>
          <w:sz w:val="22"/>
          <w:szCs w:val="22"/>
          <w:lang w:val="fi-FI"/>
        </w:rPr>
        <w:t xml:space="preserve">enyediakan data dan informasi </w:t>
      </w:r>
      <w:r w:rsidRPr="000D3259">
        <w:rPr>
          <w:rFonts w:ascii="Arial" w:hAnsi="Arial" w:cs="Arial"/>
          <w:sz w:val="22"/>
          <w:szCs w:val="22"/>
          <w:lang w:val="fi-FI"/>
        </w:rPr>
        <w:t xml:space="preserve">termasuk namun tidak terbatas pada </w:t>
      </w:r>
      <w:r w:rsidR="00B77438" w:rsidRPr="000D3259">
        <w:rPr>
          <w:rFonts w:ascii="Arial" w:hAnsi="Arial" w:cs="Arial"/>
          <w:sz w:val="22"/>
          <w:szCs w:val="22"/>
          <w:lang w:val="fi-FI"/>
        </w:rPr>
        <w:t xml:space="preserve">dokumen uji tuntas </w:t>
      </w:r>
      <w:r w:rsidR="00B77438" w:rsidRPr="000D3259">
        <w:rPr>
          <w:rFonts w:ascii="Arial" w:hAnsi="Arial" w:cs="Arial"/>
          <w:b/>
          <w:sz w:val="22"/>
          <w:szCs w:val="22"/>
          <w:lang w:val="fi-FI"/>
        </w:rPr>
        <w:t>PIHAK KEDUA</w:t>
      </w:r>
      <w:r w:rsidR="00B77438" w:rsidRPr="000D3259">
        <w:rPr>
          <w:rFonts w:ascii="Arial" w:hAnsi="Arial" w:cs="Arial"/>
          <w:sz w:val="22"/>
          <w:szCs w:val="22"/>
          <w:lang w:val="fi-FI"/>
        </w:rPr>
        <w:t xml:space="preserve">/Provider </w:t>
      </w:r>
      <w:r w:rsidR="00B77438" w:rsidRPr="000D3259">
        <w:rPr>
          <w:rFonts w:ascii="Arial" w:hAnsi="Arial" w:cs="Arial"/>
          <w:i/>
          <w:sz w:val="22"/>
          <w:szCs w:val="22"/>
          <w:lang w:val="fi-FI"/>
        </w:rPr>
        <w:t>due diligence</w:t>
      </w:r>
      <w:r w:rsidR="00B77438" w:rsidRPr="000D3259">
        <w:rPr>
          <w:rFonts w:ascii="Arial" w:hAnsi="Arial" w:cs="Arial"/>
          <w:sz w:val="22"/>
          <w:szCs w:val="22"/>
          <w:lang w:val="fi-FI"/>
        </w:rPr>
        <w:t xml:space="preserve">, </w:t>
      </w:r>
      <w:r w:rsidRPr="000D3259">
        <w:rPr>
          <w:rFonts w:ascii="Arial" w:hAnsi="Arial" w:cs="Arial"/>
          <w:sz w:val="22"/>
          <w:szCs w:val="22"/>
          <w:lang w:val="fi-FI"/>
        </w:rPr>
        <w:t xml:space="preserve">Berkas Elektronik </w:t>
      </w:r>
      <w:r w:rsidR="00E513EC">
        <w:rPr>
          <w:rFonts w:ascii="Arial" w:hAnsi="Arial" w:cs="Arial"/>
          <w:sz w:val="22"/>
          <w:szCs w:val="22"/>
          <w:lang w:val="fi-FI"/>
        </w:rPr>
        <w:t>dan/</w:t>
      </w:r>
      <w:r w:rsidR="00DA3F8C" w:rsidRPr="000D3259">
        <w:rPr>
          <w:rFonts w:ascii="Arial" w:hAnsi="Arial" w:cs="Arial"/>
          <w:sz w:val="22"/>
          <w:szCs w:val="22"/>
          <w:lang w:val="fi-FI"/>
        </w:rPr>
        <w:t>atau</w:t>
      </w:r>
      <w:r w:rsidRPr="000D3259">
        <w:rPr>
          <w:rFonts w:ascii="Arial" w:hAnsi="Arial" w:cs="Arial"/>
          <w:sz w:val="22"/>
          <w:szCs w:val="22"/>
          <w:lang w:val="fi-FI"/>
        </w:rPr>
        <w:t xml:space="preserve"> dokumen, data lainnya </w:t>
      </w:r>
      <w:r w:rsidR="006D00B2" w:rsidRPr="000D3259">
        <w:rPr>
          <w:rFonts w:ascii="Arial" w:hAnsi="Arial" w:cs="Arial"/>
          <w:sz w:val="22"/>
          <w:szCs w:val="22"/>
          <w:lang w:val="fi-FI"/>
        </w:rPr>
        <w:t xml:space="preserve">yang dibutuhkan </w:t>
      </w:r>
      <w:r w:rsidR="006D00B2" w:rsidRPr="000D3259">
        <w:rPr>
          <w:rFonts w:ascii="Arial" w:hAnsi="Arial" w:cs="Arial"/>
          <w:b/>
          <w:sz w:val="22"/>
          <w:szCs w:val="22"/>
          <w:lang w:val="fi-FI"/>
        </w:rPr>
        <w:t>PIHAK PERTAMA</w:t>
      </w:r>
      <w:r w:rsidR="006D00B2" w:rsidRPr="000D3259">
        <w:rPr>
          <w:rFonts w:ascii="Arial" w:hAnsi="Arial" w:cs="Arial"/>
          <w:sz w:val="22"/>
          <w:szCs w:val="22"/>
          <w:lang w:val="fi-FI"/>
        </w:rPr>
        <w:t xml:space="preserve"> </w:t>
      </w:r>
      <w:r w:rsidR="006935E2" w:rsidRPr="000D3259">
        <w:rPr>
          <w:rFonts w:ascii="Arial" w:hAnsi="Arial" w:cs="Arial"/>
          <w:sz w:val="22"/>
          <w:szCs w:val="22"/>
          <w:lang w:val="fi-FI"/>
        </w:rPr>
        <w:t>secara benar, sah dan akurat baik melalui</w:t>
      </w:r>
      <w:r w:rsidR="006D00B2" w:rsidRPr="000D3259">
        <w:rPr>
          <w:rFonts w:ascii="Arial" w:hAnsi="Arial" w:cs="Arial"/>
          <w:sz w:val="22"/>
          <w:szCs w:val="22"/>
          <w:lang w:val="fi-FI"/>
        </w:rPr>
        <w:t xml:space="preserve"> pertukaran data elektronik </w:t>
      </w:r>
      <w:r w:rsidR="00E513EC">
        <w:rPr>
          <w:rFonts w:ascii="Arial" w:hAnsi="Arial" w:cs="Arial"/>
          <w:sz w:val="22"/>
          <w:szCs w:val="22"/>
          <w:lang w:val="fi-FI"/>
        </w:rPr>
        <w:t>dan/</w:t>
      </w:r>
      <w:r w:rsidR="00DA3F8C" w:rsidRPr="000D3259">
        <w:rPr>
          <w:rFonts w:ascii="Arial" w:hAnsi="Arial" w:cs="Arial"/>
          <w:sz w:val="22"/>
          <w:szCs w:val="22"/>
          <w:lang w:val="fi-FI"/>
        </w:rPr>
        <w:t>atau</w:t>
      </w:r>
      <w:r w:rsidR="006D00B2" w:rsidRPr="000D3259">
        <w:rPr>
          <w:rFonts w:ascii="Arial" w:hAnsi="Arial" w:cs="Arial"/>
          <w:sz w:val="22"/>
          <w:szCs w:val="22"/>
          <w:lang w:val="fi-FI"/>
        </w:rPr>
        <w:t xml:space="preserve"> </w:t>
      </w:r>
      <w:r w:rsidR="007B56E6" w:rsidRPr="000D3259">
        <w:rPr>
          <w:rFonts w:ascii="Arial" w:hAnsi="Arial" w:cs="Arial"/>
          <w:sz w:val="22"/>
          <w:szCs w:val="22"/>
          <w:lang w:val="fi-FI"/>
        </w:rPr>
        <w:t>dokumen fisik</w:t>
      </w:r>
      <w:r w:rsidR="007F29AA" w:rsidRPr="000D3259">
        <w:rPr>
          <w:rFonts w:ascii="Arial" w:hAnsi="Arial" w:cs="Arial"/>
          <w:sz w:val="22"/>
          <w:szCs w:val="22"/>
          <w:lang w:val="fi-FI"/>
        </w:rPr>
        <w:t xml:space="preserve">, apabila diperlukan oleh </w:t>
      </w:r>
      <w:r w:rsidR="007F29AA" w:rsidRPr="000D3259">
        <w:rPr>
          <w:rFonts w:ascii="Arial" w:hAnsi="Arial" w:cs="Arial"/>
          <w:b/>
          <w:sz w:val="22"/>
          <w:szCs w:val="22"/>
          <w:lang w:val="fi-FI"/>
        </w:rPr>
        <w:t>PIHAK PERTAMA</w:t>
      </w:r>
      <w:r w:rsidR="00AC0A9E" w:rsidRPr="000D3259">
        <w:rPr>
          <w:rFonts w:ascii="Arial" w:hAnsi="Arial" w:cs="Arial"/>
          <w:sz w:val="22"/>
          <w:szCs w:val="22"/>
          <w:lang w:val="fi-FI"/>
        </w:rPr>
        <w:t>.</w:t>
      </w:r>
    </w:p>
    <w:p w14:paraId="221829BC" w14:textId="4B107F1A" w:rsidR="00B84812" w:rsidRPr="000D3259" w:rsidRDefault="00B84812"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Melakukan penyimpanan berkas dokumen fisik serta </w:t>
      </w:r>
      <w:r w:rsidR="00B42192" w:rsidRPr="000D3259">
        <w:rPr>
          <w:rFonts w:ascii="Arial" w:hAnsi="Arial" w:cs="Arial"/>
          <w:sz w:val="22"/>
          <w:szCs w:val="22"/>
          <w:lang w:val="fi-FI"/>
        </w:rPr>
        <w:t xml:space="preserve">Berkas Elektronik </w:t>
      </w:r>
      <w:r w:rsidR="00E513EC">
        <w:rPr>
          <w:rFonts w:ascii="Arial" w:hAnsi="Arial" w:cs="Arial"/>
          <w:sz w:val="22"/>
          <w:szCs w:val="22"/>
          <w:lang w:val="fi-FI"/>
        </w:rPr>
        <w:t>dan/</w:t>
      </w:r>
      <w:r w:rsidR="00DA3F8C" w:rsidRPr="000D3259">
        <w:rPr>
          <w:rFonts w:ascii="Arial" w:hAnsi="Arial" w:cs="Arial"/>
          <w:sz w:val="22"/>
          <w:szCs w:val="22"/>
          <w:lang w:val="fi-FI"/>
        </w:rPr>
        <w:t>atau</w:t>
      </w:r>
      <w:r w:rsidR="00895E7A" w:rsidRPr="000D3259">
        <w:rPr>
          <w:rFonts w:ascii="Arial" w:hAnsi="Arial" w:cs="Arial"/>
          <w:sz w:val="22"/>
          <w:szCs w:val="22"/>
          <w:lang w:val="fi-FI"/>
        </w:rPr>
        <w:t xml:space="preserve"> dokumen </w:t>
      </w:r>
      <w:r w:rsidRPr="000D3259">
        <w:rPr>
          <w:rFonts w:ascii="Arial" w:hAnsi="Arial" w:cs="Arial"/>
          <w:sz w:val="22"/>
          <w:szCs w:val="22"/>
          <w:lang w:val="fi-FI"/>
        </w:rPr>
        <w:t xml:space="preserve">yang telah dikirimkan kepada </w:t>
      </w:r>
      <w:r w:rsidRPr="000D3259">
        <w:rPr>
          <w:rFonts w:ascii="Arial" w:hAnsi="Arial" w:cs="Arial"/>
          <w:b/>
          <w:sz w:val="22"/>
          <w:szCs w:val="22"/>
          <w:lang w:val="fi-FI"/>
        </w:rPr>
        <w:t xml:space="preserve">PIHAK PERTAMA </w:t>
      </w:r>
      <w:r w:rsidRPr="000D3259">
        <w:rPr>
          <w:rFonts w:ascii="Arial" w:hAnsi="Arial" w:cs="Arial"/>
          <w:sz w:val="22"/>
          <w:szCs w:val="22"/>
          <w:lang w:val="fi-FI"/>
        </w:rPr>
        <w:t xml:space="preserve">selama </w:t>
      </w:r>
      <w:r w:rsidR="005F227A" w:rsidRPr="000D3259">
        <w:rPr>
          <w:rFonts w:ascii="Arial" w:hAnsi="Arial" w:cs="Arial"/>
          <w:sz w:val="22"/>
          <w:szCs w:val="22"/>
          <w:lang w:val="fi-FI"/>
        </w:rPr>
        <w:t>5</w:t>
      </w:r>
      <w:r w:rsidRPr="000D3259">
        <w:rPr>
          <w:rFonts w:ascii="Arial" w:hAnsi="Arial" w:cs="Arial"/>
          <w:sz w:val="22"/>
          <w:szCs w:val="22"/>
          <w:lang w:val="fi-FI"/>
        </w:rPr>
        <w:t xml:space="preserve"> (</w:t>
      </w:r>
      <w:r w:rsidR="005F227A" w:rsidRPr="000D3259">
        <w:rPr>
          <w:rFonts w:ascii="Arial" w:hAnsi="Arial" w:cs="Arial"/>
          <w:sz w:val="22"/>
          <w:szCs w:val="22"/>
          <w:lang w:val="fi-FI"/>
        </w:rPr>
        <w:t>lima</w:t>
      </w:r>
      <w:r w:rsidRPr="000D3259">
        <w:rPr>
          <w:rFonts w:ascii="Arial" w:hAnsi="Arial" w:cs="Arial"/>
          <w:sz w:val="22"/>
          <w:szCs w:val="22"/>
          <w:lang w:val="fi-FI"/>
        </w:rPr>
        <w:t>) tahun</w:t>
      </w:r>
      <w:r w:rsidRPr="000D3259">
        <w:rPr>
          <w:rFonts w:ascii="Arial" w:hAnsi="Arial" w:cs="Arial"/>
          <w:b/>
          <w:sz w:val="22"/>
          <w:szCs w:val="22"/>
          <w:lang w:val="fi-FI"/>
        </w:rPr>
        <w:t xml:space="preserve"> </w:t>
      </w:r>
      <w:r w:rsidRPr="000D3259">
        <w:rPr>
          <w:rFonts w:ascii="Arial" w:hAnsi="Arial" w:cs="Arial"/>
          <w:sz w:val="22"/>
          <w:szCs w:val="22"/>
          <w:lang w:val="fi-FI"/>
        </w:rPr>
        <w:t xml:space="preserve">sejak </w:t>
      </w:r>
      <w:r w:rsidR="00B42192" w:rsidRPr="000D3259">
        <w:rPr>
          <w:rFonts w:ascii="Arial" w:hAnsi="Arial" w:cs="Arial"/>
          <w:sz w:val="22"/>
          <w:szCs w:val="22"/>
          <w:lang w:val="fi-FI"/>
        </w:rPr>
        <w:t>Bulan Pelayanan</w:t>
      </w:r>
      <w:r w:rsidR="00AC0A9E" w:rsidRPr="000D3259">
        <w:rPr>
          <w:rFonts w:ascii="Arial" w:hAnsi="Arial" w:cs="Arial"/>
          <w:sz w:val="22"/>
          <w:szCs w:val="22"/>
          <w:lang w:val="fi-FI"/>
        </w:rPr>
        <w:t>.</w:t>
      </w:r>
    </w:p>
    <w:p w14:paraId="3AC73599" w14:textId="1739626B" w:rsidR="005A28FF" w:rsidRPr="000D3259" w:rsidRDefault="005A28FF" w:rsidP="000D3259">
      <w:pPr>
        <w:pStyle w:val="BodyText"/>
        <w:numPr>
          <w:ilvl w:val="0"/>
          <w:numId w:val="33"/>
        </w:numPr>
        <w:spacing w:after="0" w:line="276" w:lineRule="auto"/>
        <w:ind w:left="851" w:hanging="425"/>
        <w:rPr>
          <w:rFonts w:ascii="Arial" w:hAnsi="Arial" w:cs="Arial"/>
          <w:b/>
          <w:sz w:val="22"/>
          <w:szCs w:val="22"/>
          <w:lang w:val="fi-FI"/>
        </w:rPr>
      </w:pPr>
      <w:r w:rsidRPr="000D3259">
        <w:rPr>
          <w:rFonts w:ascii="Arial" w:hAnsi="Arial" w:cs="Arial"/>
          <w:sz w:val="22"/>
          <w:szCs w:val="22"/>
          <w:lang w:val="fi-FI"/>
        </w:rPr>
        <w:t>Bersama</w:t>
      </w:r>
      <w:r w:rsidRPr="000D3259">
        <w:rPr>
          <w:rFonts w:ascii="Arial" w:hAnsi="Arial" w:cs="Arial"/>
          <w:color w:val="000000"/>
          <w:sz w:val="22"/>
          <w:szCs w:val="22"/>
          <w:lang w:val="pt-BR"/>
        </w:rPr>
        <w:t xml:space="preserve">-sama </w:t>
      </w:r>
      <w:r w:rsidRPr="000D3259">
        <w:rPr>
          <w:rFonts w:ascii="Arial" w:hAnsi="Arial" w:cs="Arial"/>
          <w:b/>
          <w:color w:val="000000"/>
          <w:sz w:val="22"/>
          <w:szCs w:val="22"/>
          <w:lang w:val="pt-BR"/>
        </w:rPr>
        <w:t>PIHAK PERTAMA</w:t>
      </w:r>
      <w:r w:rsidRPr="000D3259">
        <w:rPr>
          <w:rFonts w:ascii="Arial" w:hAnsi="Arial" w:cs="Arial"/>
          <w:color w:val="000000"/>
          <w:sz w:val="22"/>
          <w:szCs w:val="22"/>
          <w:lang w:val="pt-BR"/>
        </w:rPr>
        <w:t xml:space="preserve"> </w:t>
      </w:r>
      <w:r w:rsidR="006935E2" w:rsidRPr="000D3259">
        <w:rPr>
          <w:rFonts w:ascii="Arial" w:hAnsi="Arial" w:cs="Arial"/>
          <w:color w:val="000000"/>
          <w:sz w:val="22"/>
          <w:szCs w:val="22"/>
          <w:lang w:val="pt-BR"/>
        </w:rPr>
        <w:t xml:space="preserve">atau secara sendiri </w:t>
      </w:r>
      <w:r w:rsidRPr="000D3259">
        <w:rPr>
          <w:rFonts w:ascii="Arial" w:hAnsi="Arial" w:cs="Arial"/>
          <w:color w:val="000000"/>
          <w:sz w:val="22"/>
          <w:szCs w:val="22"/>
          <w:lang w:val="pt-BR"/>
        </w:rPr>
        <w:t xml:space="preserve">melaksanakan program </w:t>
      </w:r>
      <w:r w:rsidR="0003353E" w:rsidRPr="000D3259">
        <w:rPr>
          <w:rFonts w:ascii="Arial" w:hAnsi="Arial" w:cs="Arial"/>
          <w:color w:val="000000"/>
          <w:sz w:val="22"/>
          <w:szCs w:val="22"/>
          <w:lang w:val="pt-BR"/>
        </w:rPr>
        <w:t>p</w:t>
      </w:r>
      <w:r w:rsidRPr="000D3259">
        <w:rPr>
          <w:rFonts w:ascii="Arial" w:hAnsi="Arial" w:cs="Arial"/>
          <w:color w:val="000000"/>
          <w:sz w:val="22"/>
          <w:szCs w:val="22"/>
          <w:lang w:val="pt-BR"/>
        </w:rPr>
        <w:t xml:space="preserve">romotif dan </w:t>
      </w:r>
      <w:r w:rsidR="0003353E" w:rsidRPr="000D3259">
        <w:rPr>
          <w:rFonts w:ascii="Arial" w:hAnsi="Arial" w:cs="Arial"/>
          <w:color w:val="000000"/>
          <w:sz w:val="22"/>
          <w:szCs w:val="22"/>
          <w:lang w:val="pt-BR"/>
        </w:rPr>
        <w:t>p</w:t>
      </w:r>
      <w:r w:rsidRPr="000D3259">
        <w:rPr>
          <w:rFonts w:ascii="Arial" w:hAnsi="Arial" w:cs="Arial"/>
          <w:color w:val="000000"/>
          <w:sz w:val="22"/>
          <w:szCs w:val="22"/>
          <w:lang w:val="pt-BR"/>
        </w:rPr>
        <w:t xml:space="preserve">reventif kepada </w:t>
      </w:r>
      <w:r w:rsidR="00986B62" w:rsidRPr="000D3259">
        <w:rPr>
          <w:rFonts w:ascii="Arial" w:hAnsi="Arial" w:cs="Arial"/>
          <w:color w:val="000000"/>
          <w:sz w:val="22"/>
          <w:szCs w:val="22"/>
          <w:lang w:val="pt-BR"/>
        </w:rPr>
        <w:t>Peserta</w:t>
      </w:r>
      <w:r w:rsidR="00AC0A9E" w:rsidRPr="000D3259">
        <w:rPr>
          <w:rFonts w:ascii="Arial" w:hAnsi="Arial" w:cs="Arial"/>
          <w:color w:val="000000"/>
          <w:sz w:val="22"/>
          <w:szCs w:val="22"/>
          <w:lang w:val="pt-BR"/>
        </w:rPr>
        <w:t>.</w:t>
      </w:r>
    </w:p>
    <w:p w14:paraId="0760079A" w14:textId="7CF03172" w:rsidR="00D70219" w:rsidRPr="000D3259" w:rsidRDefault="002F29F6"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color w:val="000000"/>
          <w:sz w:val="22"/>
          <w:szCs w:val="22"/>
          <w:lang w:val="id-ID"/>
        </w:rPr>
        <w:t>Menetapkan</w:t>
      </w:r>
      <w:r w:rsidR="00D70219" w:rsidRPr="000D3259">
        <w:rPr>
          <w:rFonts w:ascii="Arial" w:hAnsi="Arial" w:cs="Arial"/>
          <w:color w:val="000000"/>
          <w:sz w:val="22"/>
          <w:szCs w:val="22"/>
          <w:lang w:val="id-ID"/>
        </w:rPr>
        <w:t xml:space="preserve"> </w:t>
      </w:r>
      <w:r w:rsidR="00725428" w:rsidRPr="000D3259">
        <w:rPr>
          <w:rFonts w:ascii="Arial" w:hAnsi="Arial" w:cs="Arial"/>
          <w:color w:val="000000"/>
          <w:sz w:val="22"/>
          <w:szCs w:val="22"/>
          <w:lang w:val="fi-FI"/>
        </w:rPr>
        <w:t>dan memastikan memiliki</w:t>
      </w:r>
      <w:r w:rsidR="00D70219" w:rsidRPr="000D3259">
        <w:rPr>
          <w:rFonts w:ascii="Arial" w:hAnsi="Arial" w:cs="Arial"/>
          <w:color w:val="000000"/>
          <w:sz w:val="22"/>
          <w:szCs w:val="22"/>
          <w:lang w:val="id-ID"/>
        </w:rPr>
        <w:t xml:space="preserve"> kesepakatan tarif </w:t>
      </w:r>
      <w:r w:rsidR="00725428" w:rsidRPr="000D3259">
        <w:rPr>
          <w:rFonts w:ascii="Arial" w:hAnsi="Arial" w:cs="Arial"/>
          <w:color w:val="000000"/>
          <w:sz w:val="22"/>
          <w:szCs w:val="22"/>
          <w:lang w:val="fi-FI"/>
        </w:rPr>
        <w:t xml:space="preserve">dan </w:t>
      </w:r>
      <w:r w:rsidR="00DA3F8C" w:rsidRPr="000D3259">
        <w:rPr>
          <w:rFonts w:ascii="Arial" w:hAnsi="Arial" w:cs="Arial"/>
          <w:color w:val="000000"/>
          <w:sz w:val="22"/>
          <w:szCs w:val="22"/>
          <w:lang w:val="fi-FI"/>
        </w:rPr>
        <w:t>kerja sama</w:t>
      </w:r>
      <w:r w:rsidR="00725428" w:rsidRPr="000D3259">
        <w:rPr>
          <w:rFonts w:ascii="Arial" w:hAnsi="Arial" w:cs="Arial"/>
          <w:color w:val="000000"/>
          <w:sz w:val="22"/>
          <w:szCs w:val="22"/>
          <w:lang w:val="fi-FI"/>
        </w:rPr>
        <w:t xml:space="preserve"> serta </w:t>
      </w:r>
      <w:r w:rsidR="00725428" w:rsidRPr="000D3259">
        <w:rPr>
          <w:rFonts w:ascii="Arial" w:hAnsi="Arial" w:cs="Arial"/>
          <w:sz w:val="22"/>
          <w:szCs w:val="22"/>
          <w:lang w:val="fi-FI"/>
        </w:rPr>
        <w:t>dengan</w:t>
      </w:r>
      <w:r w:rsidR="00725428" w:rsidRPr="000D3259">
        <w:rPr>
          <w:rFonts w:ascii="Arial" w:hAnsi="Arial" w:cs="Arial"/>
          <w:color w:val="000000"/>
          <w:sz w:val="22"/>
          <w:szCs w:val="22"/>
          <w:lang w:val="fi-FI"/>
        </w:rPr>
        <w:t xml:space="preserve"> </w:t>
      </w:r>
      <w:r w:rsidR="00FA1929" w:rsidRPr="000D3259">
        <w:rPr>
          <w:rFonts w:ascii="Arial" w:hAnsi="Arial" w:cs="Arial"/>
          <w:color w:val="000000"/>
          <w:sz w:val="22"/>
          <w:szCs w:val="22"/>
          <w:lang w:val="fi-FI"/>
        </w:rPr>
        <w:t xml:space="preserve">Rumah Sakit </w:t>
      </w:r>
      <w:r w:rsidR="00725428" w:rsidRPr="000D3259">
        <w:rPr>
          <w:rFonts w:ascii="Arial" w:hAnsi="Arial" w:cs="Arial"/>
          <w:color w:val="000000"/>
          <w:sz w:val="22"/>
          <w:szCs w:val="22"/>
          <w:lang w:val="fi-FI"/>
        </w:rPr>
        <w:t>yang berada d</w:t>
      </w:r>
      <w:r w:rsidR="007341DC" w:rsidRPr="000D3259">
        <w:rPr>
          <w:rFonts w:ascii="Arial" w:hAnsi="Arial" w:cs="Arial"/>
          <w:color w:val="000000"/>
          <w:sz w:val="22"/>
          <w:szCs w:val="22"/>
          <w:lang w:val="fi-FI"/>
        </w:rPr>
        <w:t>i</w:t>
      </w:r>
      <w:r w:rsidR="00725428" w:rsidRPr="000D3259">
        <w:rPr>
          <w:rFonts w:ascii="Arial" w:hAnsi="Arial" w:cs="Arial"/>
          <w:color w:val="000000"/>
          <w:sz w:val="22"/>
          <w:szCs w:val="22"/>
          <w:lang w:val="fi-FI"/>
        </w:rPr>
        <w:t xml:space="preserve"> wilayah domisili </w:t>
      </w:r>
      <w:r w:rsidR="00725428" w:rsidRPr="000D3259">
        <w:rPr>
          <w:rFonts w:ascii="Arial" w:hAnsi="Arial" w:cs="Arial"/>
          <w:b/>
          <w:color w:val="000000"/>
          <w:sz w:val="22"/>
          <w:szCs w:val="22"/>
          <w:lang w:val="fi-FI"/>
        </w:rPr>
        <w:t xml:space="preserve">PIHAK KEDUA </w:t>
      </w:r>
      <w:r w:rsidR="00725428" w:rsidRPr="000D3259">
        <w:rPr>
          <w:rFonts w:ascii="Arial" w:hAnsi="Arial" w:cs="Arial"/>
          <w:color w:val="000000"/>
          <w:sz w:val="22"/>
          <w:szCs w:val="22"/>
          <w:lang w:val="fi-FI"/>
        </w:rPr>
        <w:t>(“</w:t>
      </w:r>
      <w:r w:rsidR="00725428" w:rsidRPr="000D3259">
        <w:rPr>
          <w:rFonts w:ascii="Arial" w:hAnsi="Arial" w:cs="Arial"/>
          <w:b/>
          <w:color w:val="000000"/>
          <w:sz w:val="22"/>
          <w:szCs w:val="22"/>
          <w:lang w:val="fi-FI"/>
        </w:rPr>
        <w:t>Rumah Sakit Rekanan</w:t>
      </w:r>
      <w:r w:rsidR="00725428" w:rsidRPr="000D3259">
        <w:rPr>
          <w:rFonts w:ascii="Arial" w:hAnsi="Arial" w:cs="Arial"/>
          <w:color w:val="000000"/>
          <w:sz w:val="22"/>
          <w:szCs w:val="22"/>
          <w:lang w:val="fi-FI"/>
        </w:rPr>
        <w:t xml:space="preserve">”), agar </w:t>
      </w:r>
      <w:r w:rsidR="00986B62" w:rsidRPr="000D3259">
        <w:rPr>
          <w:rFonts w:ascii="Arial" w:hAnsi="Arial" w:cs="Arial"/>
          <w:color w:val="000000"/>
          <w:sz w:val="22"/>
          <w:szCs w:val="22"/>
          <w:lang w:val="fi-FI"/>
        </w:rPr>
        <w:t>Peserta</w:t>
      </w:r>
      <w:r w:rsidR="00725428" w:rsidRPr="000D3259">
        <w:rPr>
          <w:rFonts w:ascii="Arial" w:hAnsi="Arial" w:cs="Arial"/>
          <w:color w:val="000000"/>
          <w:sz w:val="22"/>
          <w:szCs w:val="22"/>
          <w:lang w:val="fi-FI"/>
        </w:rPr>
        <w:t xml:space="preserve"> mendapatkan kepastian Manfaat Pelayanan </w:t>
      </w:r>
      <w:r w:rsidR="00B97E36" w:rsidRPr="000D3259">
        <w:rPr>
          <w:rFonts w:ascii="Arial" w:hAnsi="Arial" w:cs="Arial"/>
          <w:color w:val="000000"/>
          <w:sz w:val="22"/>
          <w:szCs w:val="22"/>
          <w:lang w:val="fi-FI"/>
        </w:rPr>
        <w:t xml:space="preserve">baik untuk penunjang diagnostik atau tindakan pelayanan </w:t>
      </w:r>
      <w:r w:rsidR="00725428" w:rsidRPr="000D3259">
        <w:rPr>
          <w:rFonts w:ascii="Arial" w:hAnsi="Arial" w:cs="Arial"/>
          <w:color w:val="000000"/>
          <w:sz w:val="22"/>
          <w:szCs w:val="22"/>
          <w:lang w:val="fi-FI"/>
        </w:rPr>
        <w:t xml:space="preserve">oleh </w:t>
      </w:r>
      <w:r w:rsidR="00725428" w:rsidRPr="000D3259">
        <w:rPr>
          <w:rFonts w:ascii="Arial" w:hAnsi="Arial" w:cs="Arial"/>
          <w:b/>
          <w:color w:val="000000"/>
          <w:sz w:val="22"/>
          <w:szCs w:val="22"/>
          <w:lang w:val="fi-FI"/>
        </w:rPr>
        <w:t xml:space="preserve">PIHAK KEDUA </w:t>
      </w:r>
      <w:r w:rsidR="00725428" w:rsidRPr="000D3259">
        <w:rPr>
          <w:rFonts w:ascii="Arial" w:hAnsi="Arial" w:cs="Arial"/>
          <w:color w:val="000000"/>
          <w:sz w:val="22"/>
          <w:szCs w:val="22"/>
          <w:lang w:val="fi-FI"/>
        </w:rPr>
        <w:t xml:space="preserve">dalam hal dengan sebab apapun </w:t>
      </w:r>
      <w:r w:rsidR="00725428" w:rsidRPr="000D3259">
        <w:rPr>
          <w:rFonts w:ascii="Arial" w:hAnsi="Arial" w:cs="Arial"/>
          <w:b/>
          <w:color w:val="000000"/>
          <w:sz w:val="22"/>
          <w:szCs w:val="22"/>
          <w:lang w:val="fi-FI"/>
        </w:rPr>
        <w:t xml:space="preserve">PIHAK KEDUA </w:t>
      </w:r>
      <w:r w:rsidR="00725428" w:rsidRPr="000D3259">
        <w:rPr>
          <w:rFonts w:ascii="Arial" w:hAnsi="Arial" w:cs="Arial"/>
          <w:color w:val="000000"/>
          <w:sz w:val="22"/>
          <w:szCs w:val="22"/>
          <w:lang w:val="fi-FI"/>
        </w:rPr>
        <w:t xml:space="preserve">tidak dapat memberikan Manfaat Pelayanan dengan </w:t>
      </w:r>
      <w:r w:rsidR="00B97E36" w:rsidRPr="000D3259">
        <w:rPr>
          <w:rFonts w:ascii="Arial" w:hAnsi="Arial" w:cs="Arial"/>
          <w:color w:val="000000"/>
          <w:sz w:val="22"/>
          <w:szCs w:val="22"/>
          <w:lang w:val="fi-FI"/>
        </w:rPr>
        <w:t xml:space="preserve">merujuk </w:t>
      </w:r>
      <w:r w:rsidR="00986B62" w:rsidRPr="000D3259">
        <w:rPr>
          <w:rFonts w:ascii="Arial" w:hAnsi="Arial" w:cs="Arial"/>
          <w:color w:val="000000"/>
          <w:sz w:val="22"/>
          <w:szCs w:val="22"/>
          <w:lang w:val="fi-FI"/>
        </w:rPr>
        <w:t>Peserta</w:t>
      </w:r>
      <w:r w:rsidR="00B97E36" w:rsidRPr="000D3259">
        <w:rPr>
          <w:rFonts w:ascii="Arial" w:hAnsi="Arial" w:cs="Arial"/>
          <w:color w:val="000000"/>
          <w:sz w:val="22"/>
          <w:szCs w:val="22"/>
          <w:lang w:val="fi-FI"/>
        </w:rPr>
        <w:t xml:space="preserve"> ke Rumah Sakit Rekanan, </w:t>
      </w:r>
      <w:r w:rsidR="00765075" w:rsidRPr="000D3259">
        <w:rPr>
          <w:rFonts w:ascii="Arial" w:hAnsi="Arial" w:cs="Arial"/>
          <w:color w:val="000000"/>
          <w:sz w:val="22"/>
          <w:szCs w:val="22"/>
          <w:lang w:val="id-ID"/>
        </w:rPr>
        <w:t xml:space="preserve">biaya yang timbul atas </w:t>
      </w:r>
      <w:r w:rsidR="0076279E" w:rsidRPr="000D3259">
        <w:rPr>
          <w:rFonts w:ascii="Arial" w:hAnsi="Arial" w:cs="Arial"/>
          <w:color w:val="000000"/>
          <w:sz w:val="22"/>
          <w:szCs w:val="22"/>
          <w:lang w:val="id-ID"/>
        </w:rPr>
        <w:t>Rujukan</w:t>
      </w:r>
      <w:r w:rsidR="00765075" w:rsidRPr="000D3259">
        <w:rPr>
          <w:rFonts w:ascii="Arial" w:hAnsi="Arial" w:cs="Arial"/>
          <w:color w:val="000000"/>
          <w:sz w:val="22"/>
          <w:szCs w:val="22"/>
          <w:lang w:val="id-ID"/>
        </w:rPr>
        <w:t xml:space="preserve"> tersebut menjadi tanggung jawab </w:t>
      </w:r>
      <w:r w:rsidR="00765075" w:rsidRPr="000D3259">
        <w:rPr>
          <w:rFonts w:ascii="Arial" w:hAnsi="Arial" w:cs="Arial"/>
          <w:b/>
          <w:color w:val="000000"/>
          <w:sz w:val="22"/>
          <w:szCs w:val="22"/>
          <w:lang w:val="id-ID"/>
        </w:rPr>
        <w:t>PIHAK KEDUA</w:t>
      </w:r>
      <w:r w:rsidR="00AC0A9E" w:rsidRPr="000D3259">
        <w:rPr>
          <w:rFonts w:ascii="Arial" w:hAnsi="Arial" w:cs="Arial"/>
          <w:color w:val="000000"/>
          <w:sz w:val="22"/>
          <w:szCs w:val="22"/>
          <w:lang w:val="id-ID"/>
        </w:rPr>
        <w:t>.</w:t>
      </w:r>
    </w:p>
    <w:p w14:paraId="0A104A55" w14:textId="6610AEDF" w:rsidR="00F9258A" w:rsidRPr="000D3259" w:rsidRDefault="00560DC6" w:rsidP="000D3259">
      <w:pPr>
        <w:pStyle w:val="BodyText"/>
        <w:numPr>
          <w:ilvl w:val="0"/>
          <w:numId w:val="33"/>
        </w:numPr>
        <w:spacing w:after="0" w:line="276" w:lineRule="auto"/>
        <w:ind w:left="851" w:hanging="425"/>
        <w:rPr>
          <w:rFonts w:ascii="Arial" w:hAnsi="Arial" w:cs="Arial"/>
          <w:b/>
          <w:sz w:val="22"/>
          <w:szCs w:val="22"/>
          <w:lang w:val="fi-FI"/>
        </w:rPr>
      </w:pPr>
      <w:r w:rsidRPr="000D3259">
        <w:rPr>
          <w:rFonts w:ascii="Arial" w:hAnsi="Arial" w:cs="Arial"/>
          <w:b/>
          <w:color w:val="000000"/>
          <w:sz w:val="22"/>
          <w:szCs w:val="22"/>
          <w:lang w:val="pt-BR"/>
        </w:rPr>
        <w:t>PIHAK KEDUA</w:t>
      </w:r>
      <w:r w:rsidRPr="000D3259">
        <w:rPr>
          <w:rFonts w:ascii="Arial" w:hAnsi="Arial" w:cs="Arial"/>
          <w:color w:val="000000"/>
          <w:sz w:val="22"/>
          <w:szCs w:val="22"/>
          <w:lang w:val="pt-BR"/>
        </w:rPr>
        <w:t xml:space="preserve"> dengan usaha terbaiknya wajib menjaga kredibilitas dan reputasi </w:t>
      </w:r>
      <w:r w:rsidRPr="000D3259">
        <w:rPr>
          <w:rFonts w:ascii="Arial" w:hAnsi="Arial" w:cs="Arial"/>
          <w:b/>
          <w:color w:val="000000"/>
          <w:sz w:val="22"/>
          <w:szCs w:val="22"/>
          <w:lang w:val="pt-BR"/>
        </w:rPr>
        <w:t>PIHAK PERTAMA</w:t>
      </w:r>
      <w:r w:rsidRPr="000D3259">
        <w:rPr>
          <w:rFonts w:ascii="Arial" w:hAnsi="Arial" w:cs="Arial"/>
          <w:color w:val="000000"/>
          <w:sz w:val="22"/>
          <w:szCs w:val="22"/>
          <w:lang w:val="pt-BR"/>
        </w:rPr>
        <w:t xml:space="preserve"> sebagai rekanan </w:t>
      </w:r>
      <w:r w:rsidRPr="000D3259">
        <w:rPr>
          <w:rFonts w:ascii="Arial" w:hAnsi="Arial" w:cs="Arial"/>
          <w:b/>
          <w:color w:val="000000"/>
          <w:sz w:val="22"/>
          <w:szCs w:val="22"/>
          <w:lang w:val="pt-BR"/>
        </w:rPr>
        <w:t>PIHAK KEDUA</w:t>
      </w:r>
      <w:r w:rsidRPr="000D3259">
        <w:rPr>
          <w:rFonts w:ascii="Arial" w:hAnsi="Arial" w:cs="Arial"/>
          <w:color w:val="000000"/>
          <w:sz w:val="22"/>
          <w:szCs w:val="22"/>
          <w:lang w:val="pt-BR"/>
        </w:rPr>
        <w:t xml:space="preserve"> sehubungan dengan Perjanjian ini, termasuk namun tidak terbatas pada pencegahan atas seluruh pernyataan yang cenderung memberikan dampak buruk pada kredibilitas dan reputasi </w:t>
      </w:r>
      <w:r w:rsidRPr="000D3259">
        <w:rPr>
          <w:rFonts w:ascii="Arial" w:hAnsi="Arial" w:cs="Arial"/>
          <w:b/>
          <w:color w:val="000000"/>
          <w:sz w:val="22"/>
          <w:szCs w:val="22"/>
          <w:lang w:val="pt-BR"/>
        </w:rPr>
        <w:t>PIHAK PERTAMA</w:t>
      </w:r>
      <w:r w:rsidRPr="000D3259">
        <w:rPr>
          <w:rFonts w:ascii="Arial" w:hAnsi="Arial" w:cs="Arial"/>
          <w:color w:val="000000"/>
          <w:sz w:val="22"/>
          <w:szCs w:val="22"/>
          <w:lang w:val="pt-BR"/>
        </w:rPr>
        <w:t xml:space="preserve"> yang dinyatakan oleh </w:t>
      </w:r>
      <w:r w:rsidRPr="000D3259">
        <w:rPr>
          <w:rFonts w:ascii="Arial" w:hAnsi="Arial" w:cs="Arial"/>
          <w:b/>
          <w:color w:val="000000"/>
          <w:sz w:val="22"/>
          <w:szCs w:val="22"/>
          <w:lang w:val="pt-BR"/>
        </w:rPr>
        <w:t>PIHAK KEDUA/</w:t>
      </w:r>
      <w:r w:rsidRPr="000D3259">
        <w:rPr>
          <w:rFonts w:ascii="Arial" w:hAnsi="Arial" w:cs="Arial"/>
          <w:color w:val="000000"/>
          <w:sz w:val="22"/>
          <w:szCs w:val="22"/>
          <w:lang w:val="pt-BR"/>
        </w:rPr>
        <w:t>setiap afiliasi/setiap pegawai dan setiap dokter sehubungan dengan ruang lingkup</w:t>
      </w:r>
      <w:r w:rsidR="001843A8" w:rsidRPr="000D3259">
        <w:rPr>
          <w:rFonts w:ascii="Arial" w:hAnsi="Arial" w:cs="Arial"/>
          <w:color w:val="000000"/>
          <w:sz w:val="22"/>
          <w:szCs w:val="22"/>
          <w:lang w:val="pt-BR"/>
        </w:rPr>
        <w:t xml:space="preserve"> </w:t>
      </w:r>
      <w:r w:rsidR="00DA3F8C" w:rsidRPr="000D3259">
        <w:rPr>
          <w:rFonts w:ascii="Arial" w:hAnsi="Arial" w:cs="Arial"/>
          <w:color w:val="000000"/>
          <w:sz w:val="22"/>
          <w:szCs w:val="22"/>
          <w:lang w:val="pt-BR"/>
        </w:rPr>
        <w:t>kerja sama</w:t>
      </w:r>
      <w:r w:rsidR="001843A8" w:rsidRPr="000D3259">
        <w:rPr>
          <w:rFonts w:ascii="Arial" w:hAnsi="Arial" w:cs="Arial"/>
          <w:color w:val="000000"/>
          <w:sz w:val="22"/>
          <w:szCs w:val="22"/>
          <w:lang w:val="pt-BR"/>
        </w:rPr>
        <w:t xml:space="preserve"> dalam Perjanjian ini</w:t>
      </w:r>
      <w:r w:rsidR="00AE21B5" w:rsidRPr="000D3259">
        <w:rPr>
          <w:rFonts w:ascii="Arial" w:hAnsi="Arial" w:cs="Arial"/>
          <w:color w:val="000000"/>
          <w:sz w:val="22"/>
          <w:szCs w:val="22"/>
          <w:lang w:val="id-ID"/>
        </w:rPr>
        <w:t>.</w:t>
      </w:r>
    </w:p>
    <w:p w14:paraId="286C0D0D" w14:textId="45E9FC61" w:rsidR="003C4D97" w:rsidRPr="000D3259" w:rsidRDefault="00642A99" w:rsidP="000D3259">
      <w:pPr>
        <w:pStyle w:val="BodyText"/>
        <w:numPr>
          <w:ilvl w:val="0"/>
          <w:numId w:val="33"/>
        </w:numPr>
        <w:spacing w:after="0" w:line="276" w:lineRule="auto"/>
        <w:ind w:left="851" w:hanging="425"/>
        <w:rPr>
          <w:rFonts w:ascii="Arial" w:hAnsi="Arial" w:cs="Arial"/>
          <w:sz w:val="22"/>
          <w:szCs w:val="22"/>
          <w:lang w:val="fi-FI"/>
        </w:rPr>
      </w:pPr>
      <w:r w:rsidRPr="000D3259">
        <w:rPr>
          <w:rFonts w:ascii="Arial" w:hAnsi="Arial" w:cs="Arial"/>
          <w:sz w:val="22"/>
          <w:szCs w:val="22"/>
          <w:lang w:val="fi-FI"/>
        </w:rPr>
        <w:t xml:space="preserve">Memberikan hak akses bagi </w:t>
      </w:r>
      <w:r w:rsidRPr="000D3259">
        <w:rPr>
          <w:rFonts w:ascii="Arial" w:hAnsi="Arial" w:cs="Arial"/>
          <w:b/>
          <w:sz w:val="22"/>
          <w:szCs w:val="22"/>
          <w:lang w:val="fi-FI"/>
        </w:rPr>
        <w:t>PIHAK PERTAMA</w:t>
      </w:r>
      <w:r w:rsidRPr="000D3259">
        <w:rPr>
          <w:rFonts w:ascii="Arial" w:hAnsi="Arial" w:cs="Arial"/>
          <w:sz w:val="22"/>
          <w:szCs w:val="22"/>
          <w:lang w:val="fi-FI"/>
        </w:rPr>
        <w:t xml:space="preserve"> untuk menggunakan seluruh dokumen elektronik terkait </w:t>
      </w:r>
      <w:r w:rsidR="00986B62" w:rsidRPr="000D3259">
        <w:rPr>
          <w:rFonts w:ascii="Arial" w:hAnsi="Arial" w:cs="Arial"/>
          <w:sz w:val="22"/>
          <w:szCs w:val="22"/>
          <w:lang w:val="fi-FI"/>
        </w:rPr>
        <w:t>Klaim</w:t>
      </w:r>
      <w:r w:rsidRPr="000D3259">
        <w:rPr>
          <w:rFonts w:ascii="Arial" w:hAnsi="Arial" w:cs="Arial"/>
          <w:sz w:val="22"/>
          <w:szCs w:val="22"/>
          <w:lang w:val="fi-FI"/>
        </w:rPr>
        <w:t xml:space="preserve"> untuk kepentingan </w:t>
      </w:r>
      <w:r w:rsidR="00C87859" w:rsidRPr="000D3259">
        <w:rPr>
          <w:rFonts w:ascii="Arial" w:hAnsi="Arial" w:cs="Arial"/>
          <w:sz w:val="22"/>
          <w:szCs w:val="22"/>
          <w:lang w:val="fi-FI"/>
        </w:rPr>
        <w:t>audit internal/eksternal</w:t>
      </w:r>
      <w:r w:rsidR="002B7A61" w:rsidRPr="000D3259">
        <w:rPr>
          <w:rFonts w:ascii="Arial" w:hAnsi="Arial" w:cs="Arial"/>
          <w:sz w:val="22"/>
          <w:szCs w:val="22"/>
          <w:lang w:val="fi-FI"/>
        </w:rPr>
        <w:t>.</w:t>
      </w:r>
    </w:p>
    <w:p w14:paraId="3C83E44A" w14:textId="77777777" w:rsidR="002B7A61" w:rsidRPr="000D3259" w:rsidRDefault="002B7A61" w:rsidP="000D3259">
      <w:pPr>
        <w:pStyle w:val="BodyText"/>
        <w:tabs>
          <w:tab w:val="clear" w:pos="4560"/>
        </w:tabs>
        <w:spacing w:after="0" w:line="276" w:lineRule="auto"/>
        <w:ind w:left="851" w:firstLine="0"/>
        <w:rPr>
          <w:rFonts w:ascii="Arial" w:hAnsi="Arial" w:cs="Arial"/>
          <w:sz w:val="22"/>
          <w:szCs w:val="22"/>
          <w:lang w:val="fi-FI"/>
        </w:rPr>
      </w:pPr>
    </w:p>
    <w:p w14:paraId="40763105" w14:textId="1238CF0E" w:rsidR="008B0D0B" w:rsidRPr="000D3259" w:rsidRDefault="008B0D0B" w:rsidP="00E513EC">
      <w:pPr>
        <w:spacing w:line="276" w:lineRule="auto"/>
        <w:jc w:val="center"/>
        <w:rPr>
          <w:rFonts w:ascii="Arial" w:hAnsi="Arial" w:cs="Arial"/>
          <w:b/>
          <w:sz w:val="22"/>
          <w:szCs w:val="22"/>
        </w:rPr>
      </w:pPr>
      <w:r w:rsidRPr="000D3259">
        <w:rPr>
          <w:rFonts w:ascii="Arial" w:hAnsi="Arial" w:cs="Arial"/>
          <w:b/>
          <w:sz w:val="22"/>
          <w:szCs w:val="22"/>
          <w:lang w:val="id-ID"/>
        </w:rPr>
        <w:t xml:space="preserve">PASAL </w:t>
      </w:r>
      <w:r w:rsidR="00895E7A" w:rsidRPr="000D3259">
        <w:rPr>
          <w:rFonts w:ascii="Arial" w:hAnsi="Arial" w:cs="Arial"/>
          <w:b/>
          <w:sz w:val="22"/>
          <w:szCs w:val="22"/>
        </w:rPr>
        <w:t>6</w:t>
      </w:r>
    </w:p>
    <w:p w14:paraId="11435919" w14:textId="77777777" w:rsidR="008B0D0B" w:rsidRPr="000D3259" w:rsidRDefault="008B0D0B" w:rsidP="00E513EC">
      <w:pPr>
        <w:spacing w:line="276" w:lineRule="auto"/>
        <w:jc w:val="center"/>
        <w:rPr>
          <w:rFonts w:ascii="Arial" w:hAnsi="Arial" w:cs="Arial"/>
          <w:b/>
          <w:sz w:val="22"/>
          <w:szCs w:val="22"/>
          <w:lang w:val="id-ID"/>
        </w:rPr>
      </w:pPr>
      <w:r w:rsidRPr="000D3259">
        <w:rPr>
          <w:rFonts w:ascii="Arial" w:hAnsi="Arial" w:cs="Arial"/>
          <w:b/>
          <w:sz w:val="22"/>
          <w:szCs w:val="22"/>
          <w:lang w:val="id-ID"/>
        </w:rPr>
        <w:t>PAJAK</w:t>
      </w:r>
    </w:p>
    <w:p w14:paraId="5FBDC41C" w14:textId="77777777" w:rsidR="008B0D0B" w:rsidRPr="000D3259" w:rsidRDefault="008B0D0B" w:rsidP="000D3259">
      <w:pPr>
        <w:spacing w:line="276" w:lineRule="auto"/>
        <w:ind w:left="360"/>
        <w:jc w:val="center"/>
        <w:rPr>
          <w:rFonts w:ascii="Arial" w:hAnsi="Arial" w:cs="Arial"/>
          <w:b/>
          <w:sz w:val="22"/>
          <w:szCs w:val="22"/>
          <w:lang w:val="id-ID"/>
        </w:rPr>
      </w:pPr>
    </w:p>
    <w:p w14:paraId="0E195093" w14:textId="77777777" w:rsidR="007B56E6" w:rsidRPr="000D3259" w:rsidRDefault="008B0D0B" w:rsidP="000D3259">
      <w:pPr>
        <w:pStyle w:val="BodyText"/>
        <w:tabs>
          <w:tab w:val="clear" w:pos="4560"/>
        </w:tabs>
        <w:spacing w:after="0" w:line="276" w:lineRule="auto"/>
        <w:ind w:left="0" w:firstLine="0"/>
        <w:rPr>
          <w:rFonts w:ascii="Arial" w:hAnsi="Arial" w:cs="Arial"/>
          <w:b/>
          <w:sz w:val="22"/>
          <w:szCs w:val="22"/>
        </w:rPr>
      </w:pPr>
      <w:r w:rsidRPr="000D3259">
        <w:rPr>
          <w:rFonts w:ascii="Arial" w:hAnsi="Arial" w:cs="Arial"/>
          <w:sz w:val="22"/>
          <w:szCs w:val="22"/>
          <w:lang w:val="id-ID"/>
        </w:rPr>
        <w:t xml:space="preserve">Pajak-pajak yang timbul akibat dari Perjanjian ini dibebankan kepada </w:t>
      </w:r>
      <w:r w:rsidRPr="000D3259">
        <w:rPr>
          <w:rFonts w:ascii="Arial" w:hAnsi="Arial" w:cs="Arial"/>
          <w:b/>
          <w:sz w:val="22"/>
          <w:szCs w:val="22"/>
          <w:lang w:val="id-ID"/>
        </w:rPr>
        <w:t>PIHAK KEDUA</w:t>
      </w:r>
      <w:r w:rsidRPr="000D3259">
        <w:rPr>
          <w:rFonts w:ascii="Arial" w:hAnsi="Arial" w:cs="Arial"/>
          <w:sz w:val="22"/>
          <w:szCs w:val="22"/>
          <w:lang w:val="id-ID"/>
        </w:rPr>
        <w:t xml:space="preserve"> sesuai dengan ketentuan perundang-undangan yang berlaku.</w:t>
      </w:r>
    </w:p>
    <w:p w14:paraId="7C34C82D" w14:textId="77777777" w:rsidR="001843A8" w:rsidRPr="000D3259" w:rsidRDefault="001843A8" w:rsidP="000D3259">
      <w:pPr>
        <w:pStyle w:val="BodyText"/>
        <w:tabs>
          <w:tab w:val="clear" w:pos="4560"/>
        </w:tabs>
        <w:spacing w:after="0" w:line="276" w:lineRule="auto"/>
        <w:ind w:left="426" w:firstLine="0"/>
        <w:jc w:val="center"/>
        <w:rPr>
          <w:rFonts w:ascii="Arial" w:hAnsi="Arial" w:cs="Arial"/>
          <w:b/>
          <w:sz w:val="22"/>
          <w:szCs w:val="22"/>
        </w:rPr>
      </w:pPr>
    </w:p>
    <w:p w14:paraId="1608109F" w14:textId="77777777" w:rsidR="00F70093" w:rsidRPr="000D3259" w:rsidRDefault="00F70093" w:rsidP="00E513EC">
      <w:pPr>
        <w:pStyle w:val="BodyText"/>
        <w:tabs>
          <w:tab w:val="clear" w:pos="4560"/>
        </w:tabs>
        <w:spacing w:after="0" w:line="276" w:lineRule="auto"/>
        <w:ind w:left="0" w:firstLine="0"/>
        <w:jc w:val="center"/>
        <w:rPr>
          <w:rFonts w:ascii="Arial" w:hAnsi="Arial" w:cs="Arial"/>
          <w:b/>
          <w:sz w:val="22"/>
          <w:szCs w:val="22"/>
        </w:rPr>
      </w:pPr>
      <w:r w:rsidRPr="000D3259">
        <w:rPr>
          <w:rFonts w:ascii="Arial" w:hAnsi="Arial" w:cs="Arial"/>
          <w:b/>
          <w:sz w:val="22"/>
          <w:szCs w:val="22"/>
        </w:rPr>
        <w:t xml:space="preserve">PASAL </w:t>
      </w:r>
      <w:r w:rsidR="00AB3F90" w:rsidRPr="000D3259">
        <w:rPr>
          <w:rFonts w:ascii="Arial" w:hAnsi="Arial" w:cs="Arial"/>
          <w:b/>
          <w:sz w:val="22"/>
          <w:szCs w:val="22"/>
        </w:rPr>
        <w:t>7</w:t>
      </w:r>
    </w:p>
    <w:p w14:paraId="4E727270" w14:textId="77777777" w:rsidR="00F70093" w:rsidRPr="000D3259" w:rsidRDefault="00F70093" w:rsidP="00E513EC">
      <w:pPr>
        <w:pStyle w:val="BodyText"/>
        <w:tabs>
          <w:tab w:val="clear" w:pos="4560"/>
        </w:tabs>
        <w:spacing w:after="0" w:line="276" w:lineRule="auto"/>
        <w:ind w:left="0" w:firstLine="0"/>
        <w:jc w:val="center"/>
        <w:rPr>
          <w:rFonts w:ascii="Arial" w:hAnsi="Arial" w:cs="Arial"/>
          <w:b/>
          <w:sz w:val="22"/>
          <w:szCs w:val="22"/>
        </w:rPr>
      </w:pPr>
      <w:r w:rsidRPr="000D3259">
        <w:rPr>
          <w:rFonts w:ascii="Arial" w:hAnsi="Arial" w:cs="Arial"/>
          <w:b/>
          <w:sz w:val="22"/>
          <w:szCs w:val="22"/>
        </w:rPr>
        <w:t>TARIF PELAYANAN KESEHATAN</w:t>
      </w:r>
    </w:p>
    <w:p w14:paraId="179D01E4" w14:textId="77777777" w:rsidR="00F70093" w:rsidRPr="000D3259" w:rsidRDefault="00F70093" w:rsidP="000D3259">
      <w:pPr>
        <w:spacing w:line="276" w:lineRule="auto"/>
        <w:jc w:val="both"/>
        <w:rPr>
          <w:rFonts w:ascii="Arial" w:hAnsi="Arial" w:cs="Arial"/>
          <w:sz w:val="22"/>
          <w:szCs w:val="22"/>
          <w:lang w:val="sv-SE"/>
        </w:rPr>
      </w:pPr>
    </w:p>
    <w:p w14:paraId="7D5E3B13" w14:textId="209335C0" w:rsidR="00051149" w:rsidRPr="000D3259" w:rsidRDefault="00F70093" w:rsidP="000D3259">
      <w:pPr>
        <w:numPr>
          <w:ilvl w:val="0"/>
          <w:numId w:val="48"/>
        </w:numPr>
        <w:spacing w:line="276" w:lineRule="auto"/>
        <w:ind w:left="426" w:hanging="426"/>
        <w:jc w:val="both"/>
        <w:rPr>
          <w:rFonts w:ascii="Arial" w:hAnsi="Arial" w:cs="Arial"/>
          <w:sz w:val="22"/>
          <w:szCs w:val="22"/>
        </w:rPr>
      </w:pPr>
      <w:r w:rsidRPr="000D3259">
        <w:rPr>
          <w:rFonts w:ascii="Arial" w:hAnsi="Arial" w:cs="Arial"/>
          <w:sz w:val="22"/>
          <w:szCs w:val="22"/>
        </w:rPr>
        <w:t xml:space="preserve">Tarif pelayanan kesehatan bagi </w:t>
      </w:r>
      <w:r w:rsidR="00986B62" w:rsidRPr="000D3259">
        <w:rPr>
          <w:rFonts w:ascii="Arial" w:hAnsi="Arial" w:cs="Arial"/>
          <w:sz w:val="22"/>
          <w:szCs w:val="22"/>
        </w:rPr>
        <w:t>Peserta</w:t>
      </w:r>
      <w:r w:rsidR="00D02DB2" w:rsidRPr="000D3259">
        <w:rPr>
          <w:rFonts w:ascii="Arial" w:hAnsi="Arial" w:cs="Arial"/>
          <w:sz w:val="22"/>
          <w:szCs w:val="22"/>
        </w:rPr>
        <w:t xml:space="preserve"> </w:t>
      </w:r>
      <w:r w:rsidRPr="000D3259">
        <w:rPr>
          <w:rFonts w:ascii="Arial" w:hAnsi="Arial" w:cs="Arial"/>
          <w:sz w:val="22"/>
          <w:szCs w:val="22"/>
        </w:rPr>
        <w:t xml:space="preserve">adalah tarif yang disepakati oleh </w:t>
      </w:r>
      <w:r w:rsidR="002E7E94" w:rsidRPr="000D3259">
        <w:rPr>
          <w:rFonts w:ascii="Arial" w:hAnsi="Arial" w:cs="Arial"/>
          <w:b/>
          <w:bCs/>
          <w:sz w:val="22"/>
          <w:szCs w:val="22"/>
        </w:rPr>
        <w:t>PARA PIHAK</w:t>
      </w:r>
      <w:r w:rsidRPr="000D3259">
        <w:rPr>
          <w:rFonts w:ascii="Arial" w:hAnsi="Arial" w:cs="Arial"/>
          <w:sz w:val="22"/>
          <w:szCs w:val="22"/>
        </w:rPr>
        <w:t xml:space="preserve"> sebagaimana tersebut dalam </w:t>
      </w:r>
      <w:r w:rsidR="008B0D0B" w:rsidRPr="000D3259">
        <w:rPr>
          <w:rFonts w:ascii="Arial" w:hAnsi="Arial" w:cs="Arial"/>
          <w:sz w:val="22"/>
          <w:szCs w:val="22"/>
        </w:rPr>
        <w:t>Lampiran</w:t>
      </w:r>
      <w:r w:rsidR="00430FE9" w:rsidRPr="000D3259">
        <w:rPr>
          <w:rFonts w:ascii="Arial" w:hAnsi="Arial" w:cs="Arial"/>
          <w:sz w:val="22"/>
          <w:szCs w:val="22"/>
        </w:rPr>
        <w:t xml:space="preserve"> 1</w:t>
      </w:r>
      <w:r w:rsidR="008B0D0B" w:rsidRPr="000D3259">
        <w:rPr>
          <w:rFonts w:ascii="Arial" w:hAnsi="Arial" w:cs="Arial"/>
          <w:b/>
          <w:sz w:val="22"/>
          <w:szCs w:val="22"/>
        </w:rPr>
        <w:t xml:space="preserve"> </w:t>
      </w:r>
      <w:r w:rsidRPr="000D3259">
        <w:rPr>
          <w:rFonts w:ascii="Arial" w:hAnsi="Arial" w:cs="Arial"/>
          <w:sz w:val="22"/>
          <w:szCs w:val="22"/>
        </w:rPr>
        <w:t>Perjanjian ini</w:t>
      </w:r>
      <w:r w:rsidR="00EB5F78" w:rsidRPr="000D3259">
        <w:rPr>
          <w:rFonts w:ascii="Arial" w:hAnsi="Arial" w:cs="Arial"/>
          <w:sz w:val="22"/>
          <w:szCs w:val="22"/>
        </w:rPr>
        <w:t>.</w:t>
      </w:r>
    </w:p>
    <w:p w14:paraId="230D5166" w14:textId="77777777" w:rsidR="00051149" w:rsidRPr="000D3259" w:rsidRDefault="00051149" w:rsidP="000D3259">
      <w:pPr>
        <w:spacing w:line="276" w:lineRule="auto"/>
        <w:ind w:left="426" w:hanging="426"/>
        <w:jc w:val="both"/>
        <w:rPr>
          <w:rFonts w:ascii="Arial" w:hAnsi="Arial" w:cs="Arial"/>
          <w:sz w:val="22"/>
          <w:szCs w:val="22"/>
        </w:rPr>
      </w:pPr>
    </w:p>
    <w:p w14:paraId="2465283C" w14:textId="20839231" w:rsidR="00BC4594" w:rsidRPr="00BC4594" w:rsidRDefault="00051149" w:rsidP="00BC4594">
      <w:pPr>
        <w:numPr>
          <w:ilvl w:val="0"/>
          <w:numId w:val="48"/>
        </w:numPr>
        <w:spacing w:line="276" w:lineRule="auto"/>
        <w:ind w:left="426" w:hanging="426"/>
        <w:jc w:val="both"/>
        <w:rPr>
          <w:rFonts w:ascii="Arial" w:hAnsi="Arial" w:cs="Arial"/>
          <w:sz w:val="22"/>
          <w:szCs w:val="22"/>
        </w:rPr>
      </w:pPr>
      <w:commentRangeStart w:id="8"/>
      <w:r w:rsidRPr="000D3259">
        <w:rPr>
          <w:rFonts w:ascii="Arial" w:hAnsi="Arial" w:cs="Arial"/>
          <w:sz w:val="22"/>
          <w:szCs w:val="22"/>
        </w:rPr>
        <w:t xml:space="preserve">Besarnya tarif pelayanan kesehatan sebagaimana dimaksud dalam ayat </w:t>
      </w:r>
      <w:r w:rsidR="00774CB5" w:rsidRPr="000D3259">
        <w:rPr>
          <w:rFonts w:ascii="Arial" w:hAnsi="Arial" w:cs="Arial"/>
          <w:sz w:val="22"/>
          <w:szCs w:val="22"/>
        </w:rPr>
        <w:t>(</w:t>
      </w:r>
      <w:r w:rsidRPr="000D3259">
        <w:rPr>
          <w:rFonts w:ascii="Arial" w:hAnsi="Arial" w:cs="Arial"/>
          <w:sz w:val="22"/>
          <w:szCs w:val="22"/>
        </w:rPr>
        <w:t>1</w:t>
      </w:r>
      <w:r w:rsidR="00774CB5" w:rsidRPr="000D3259">
        <w:rPr>
          <w:rFonts w:ascii="Arial" w:hAnsi="Arial" w:cs="Arial"/>
          <w:sz w:val="22"/>
          <w:szCs w:val="22"/>
        </w:rPr>
        <w:t>)</w:t>
      </w:r>
      <w:r w:rsidRPr="000D3259">
        <w:rPr>
          <w:rFonts w:ascii="Arial" w:hAnsi="Arial" w:cs="Arial"/>
          <w:sz w:val="22"/>
          <w:szCs w:val="22"/>
        </w:rPr>
        <w:t xml:space="preserve"> Pasal ini berlaku untuk jangka waktu minimal 1 (satu) tahun terhitung sejak tanggal</w:t>
      </w:r>
      <w:r w:rsidR="00C247A9" w:rsidRPr="000D3259">
        <w:rPr>
          <w:rFonts w:ascii="Arial" w:hAnsi="Arial" w:cs="Arial"/>
          <w:sz w:val="22"/>
          <w:szCs w:val="22"/>
        </w:rPr>
        <w:t xml:space="preserve"> </w:t>
      </w:r>
      <w:r w:rsidRPr="000D3259">
        <w:rPr>
          <w:rFonts w:ascii="Arial" w:hAnsi="Arial" w:cs="Arial"/>
          <w:sz w:val="22"/>
          <w:szCs w:val="22"/>
        </w:rPr>
        <w:t>berlakunya Perjanjian ini.</w:t>
      </w:r>
      <w:commentRangeEnd w:id="8"/>
      <w:r w:rsidR="00574418" w:rsidRPr="000D3259">
        <w:rPr>
          <w:rStyle w:val="CommentReference"/>
          <w:rFonts w:ascii="Arial" w:hAnsi="Arial" w:cs="Arial"/>
          <w:sz w:val="22"/>
          <w:szCs w:val="22"/>
          <w:lang w:val="x-none" w:eastAsia="x-none"/>
        </w:rPr>
        <w:commentReference w:id="8"/>
      </w:r>
    </w:p>
    <w:p w14:paraId="66C14362" w14:textId="77777777" w:rsidR="00051149" w:rsidRPr="000D3259" w:rsidRDefault="00051149" w:rsidP="000D3259">
      <w:pPr>
        <w:spacing w:line="276" w:lineRule="auto"/>
        <w:ind w:left="426" w:hanging="426"/>
        <w:jc w:val="both"/>
        <w:rPr>
          <w:rFonts w:ascii="Arial" w:hAnsi="Arial" w:cs="Arial"/>
          <w:sz w:val="22"/>
          <w:szCs w:val="22"/>
        </w:rPr>
      </w:pPr>
    </w:p>
    <w:p w14:paraId="1F42FF2A" w14:textId="00CF86E8" w:rsidR="00051149" w:rsidRPr="000D3259" w:rsidRDefault="00051149" w:rsidP="000D3259">
      <w:pPr>
        <w:numPr>
          <w:ilvl w:val="0"/>
          <w:numId w:val="48"/>
        </w:numPr>
        <w:spacing w:line="276" w:lineRule="auto"/>
        <w:ind w:left="426" w:hanging="426"/>
        <w:jc w:val="both"/>
        <w:rPr>
          <w:rFonts w:ascii="Arial" w:hAnsi="Arial" w:cs="Arial"/>
          <w:sz w:val="22"/>
          <w:szCs w:val="22"/>
        </w:rPr>
      </w:pPr>
      <w:r w:rsidRPr="000D3259">
        <w:rPr>
          <w:rFonts w:ascii="Arial" w:hAnsi="Arial" w:cs="Arial"/>
          <w:sz w:val="22"/>
          <w:szCs w:val="22"/>
        </w:rPr>
        <w:t xml:space="preserve">Tarif pelayanan kesehatan sebagaimana dimaksud dalam ayat </w:t>
      </w:r>
      <w:r w:rsidR="00774CB5" w:rsidRPr="000D3259">
        <w:rPr>
          <w:rFonts w:ascii="Arial" w:hAnsi="Arial" w:cs="Arial"/>
          <w:sz w:val="22"/>
          <w:szCs w:val="22"/>
        </w:rPr>
        <w:t>(</w:t>
      </w:r>
      <w:r w:rsidRPr="000D3259">
        <w:rPr>
          <w:rFonts w:ascii="Arial" w:hAnsi="Arial" w:cs="Arial"/>
          <w:sz w:val="22"/>
          <w:szCs w:val="22"/>
        </w:rPr>
        <w:t>1</w:t>
      </w:r>
      <w:r w:rsidR="00774CB5" w:rsidRPr="000D3259">
        <w:rPr>
          <w:rFonts w:ascii="Arial" w:hAnsi="Arial" w:cs="Arial"/>
          <w:sz w:val="22"/>
          <w:szCs w:val="22"/>
        </w:rPr>
        <w:t>)</w:t>
      </w:r>
      <w:r w:rsidRPr="000D3259">
        <w:rPr>
          <w:rFonts w:ascii="Arial" w:hAnsi="Arial" w:cs="Arial"/>
          <w:sz w:val="22"/>
          <w:szCs w:val="22"/>
        </w:rPr>
        <w:t xml:space="preserve"> Pasal ini, hanya dapat diubah berdasarkan kesepakatan tertulis </w:t>
      </w:r>
      <w:r w:rsidR="002E7E94" w:rsidRPr="000D3259">
        <w:rPr>
          <w:rFonts w:ascii="Arial" w:hAnsi="Arial" w:cs="Arial"/>
          <w:b/>
          <w:bCs/>
          <w:sz w:val="22"/>
          <w:szCs w:val="22"/>
        </w:rPr>
        <w:t>PARA PIHAK</w:t>
      </w:r>
      <w:r w:rsidRPr="000D3259">
        <w:rPr>
          <w:rFonts w:ascii="Arial" w:hAnsi="Arial" w:cs="Arial"/>
          <w:sz w:val="22"/>
          <w:szCs w:val="22"/>
        </w:rPr>
        <w:t>.</w:t>
      </w:r>
    </w:p>
    <w:p w14:paraId="6843ABB2" w14:textId="77777777" w:rsidR="00051149" w:rsidRPr="000D3259" w:rsidRDefault="00051149" w:rsidP="000D3259">
      <w:pPr>
        <w:spacing w:line="276" w:lineRule="auto"/>
        <w:ind w:left="426" w:hanging="426"/>
        <w:jc w:val="both"/>
        <w:rPr>
          <w:rFonts w:ascii="Arial" w:hAnsi="Arial" w:cs="Arial"/>
          <w:sz w:val="22"/>
          <w:szCs w:val="22"/>
        </w:rPr>
      </w:pPr>
    </w:p>
    <w:p w14:paraId="071EC9C6" w14:textId="77777777" w:rsidR="00051149" w:rsidRPr="000D3259" w:rsidRDefault="00051149" w:rsidP="000D3259">
      <w:pPr>
        <w:numPr>
          <w:ilvl w:val="0"/>
          <w:numId w:val="48"/>
        </w:numPr>
        <w:spacing w:line="276" w:lineRule="auto"/>
        <w:ind w:left="426" w:hanging="426"/>
        <w:jc w:val="both"/>
        <w:rPr>
          <w:rFonts w:ascii="Arial" w:hAnsi="Arial" w:cs="Arial"/>
          <w:sz w:val="22"/>
          <w:szCs w:val="22"/>
        </w:rPr>
      </w:pPr>
      <w:r w:rsidRPr="000D3259">
        <w:rPr>
          <w:rFonts w:ascii="Arial" w:hAnsi="Arial" w:cs="Arial"/>
          <w:b/>
          <w:sz w:val="22"/>
          <w:szCs w:val="22"/>
        </w:rPr>
        <w:t>PIHAK KEDUA</w:t>
      </w:r>
      <w:r w:rsidRPr="000D3259">
        <w:rPr>
          <w:rFonts w:ascii="Arial" w:hAnsi="Arial" w:cs="Arial"/>
          <w:sz w:val="22"/>
          <w:szCs w:val="22"/>
        </w:rPr>
        <w:t xml:space="preserve"> tidak diperkenankan menarik biaya apapun terhadap </w:t>
      </w:r>
      <w:r w:rsidR="00986B62" w:rsidRPr="000D3259">
        <w:rPr>
          <w:rFonts w:ascii="Arial" w:hAnsi="Arial" w:cs="Arial"/>
          <w:sz w:val="22"/>
          <w:szCs w:val="22"/>
        </w:rPr>
        <w:t>Peserta</w:t>
      </w:r>
      <w:r w:rsidRPr="000D3259">
        <w:rPr>
          <w:rFonts w:ascii="Arial" w:hAnsi="Arial" w:cs="Arial"/>
          <w:sz w:val="22"/>
          <w:szCs w:val="22"/>
        </w:rPr>
        <w:t xml:space="preserve"> sepanjang Pelayanan Kesehatan yang diberikan masih tercakup dalam ruang lingkup serta memenuhi prosedur Pelayanan Kesehatan sebagaimana diatur dalam Perjanjian ini.</w:t>
      </w:r>
    </w:p>
    <w:p w14:paraId="3458691E" w14:textId="5A269E8F" w:rsidR="000D3259" w:rsidRDefault="000D3259">
      <w:pPr>
        <w:rPr>
          <w:rFonts w:ascii="Arial" w:hAnsi="Arial" w:cs="Arial"/>
          <w:b/>
          <w:sz w:val="22"/>
          <w:szCs w:val="22"/>
          <w:lang w:val="id-ID"/>
        </w:rPr>
      </w:pPr>
    </w:p>
    <w:p w14:paraId="1CADE143" w14:textId="29015CF8" w:rsidR="00F70093" w:rsidRPr="000D3259" w:rsidRDefault="00F70093" w:rsidP="00E513EC">
      <w:pPr>
        <w:spacing w:line="276" w:lineRule="auto"/>
        <w:jc w:val="center"/>
        <w:rPr>
          <w:rFonts w:ascii="Arial" w:hAnsi="Arial" w:cs="Arial"/>
          <w:b/>
          <w:sz w:val="22"/>
          <w:szCs w:val="22"/>
        </w:rPr>
      </w:pPr>
      <w:r w:rsidRPr="000D3259">
        <w:rPr>
          <w:rFonts w:ascii="Arial" w:hAnsi="Arial" w:cs="Arial"/>
          <w:b/>
          <w:sz w:val="22"/>
          <w:szCs w:val="22"/>
          <w:lang w:val="id-ID"/>
        </w:rPr>
        <w:t xml:space="preserve">PASAL </w:t>
      </w:r>
      <w:r w:rsidR="00AB3F90" w:rsidRPr="000D3259">
        <w:rPr>
          <w:rFonts w:ascii="Arial" w:hAnsi="Arial" w:cs="Arial"/>
          <w:b/>
          <w:sz w:val="22"/>
          <w:szCs w:val="22"/>
        </w:rPr>
        <w:t>8</w:t>
      </w:r>
    </w:p>
    <w:p w14:paraId="55A7829B" w14:textId="77777777" w:rsidR="00F70093" w:rsidRPr="000D3259" w:rsidRDefault="00F70093" w:rsidP="00E513EC">
      <w:pPr>
        <w:spacing w:line="276" w:lineRule="auto"/>
        <w:jc w:val="center"/>
        <w:rPr>
          <w:rFonts w:ascii="Arial" w:hAnsi="Arial" w:cs="Arial"/>
          <w:b/>
          <w:sz w:val="22"/>
          <w:szCs w:val="22"/>
        </w:rPr>
      </w:pPr>
      <w:r w:rsidRPr="000D3259">
        <w:rPr>
          <w:rFonts w:ascii="Arial" w:hAnsi="Arial" w:cs="Arial"/>
          <w:b/>
          <w:sz w:val="22"/>
          <w:szCs w:val="22"/>
        </w:rPr>
        <w:t>BIAYA PELAYANAN OBAT</w:t>
      </w:r>
    </w:p>
    <w:p w14:paraId="164A6827" w14:textId="77777777" w:rsidR="00F70093" w:rsidRPr="000D3259" w:rsidRDefault="00F70093" w:rsidP="000D3259">
      <w:pPr>
        <w:spacing w:line="276" w:lineRule="auto"/>
        <w:ind w:left="360"/>
        <w:jc w:val="center"/>
        <w:rPr>
          <w:rFonts w:ascii="Arial" w:hAnsi="Arial" w:cs="Arial"/>
          <w:b/>
          <w:sz w:val="22"/>
          <w:szCs w:val="22"/>
          <w:lang w:val="id-ID"/>
        </w:rPr>
      </w:pPr>
    </w:p>
    <w:p w14:paraId="3F8A4C9A" w14:textId="6644649E" w:rsidR="00547C1B" w:rsidRPr="000D3259" w:rsidRDefault="00F70093" w:rsidP="000D3259">
      <w:pPr>
        <w:spacing w:line="276" w:lineRule="auto"/>
        <w:jc w:val="both"/>
        <w:rPr>
          <w:rFonts w:ascii="Arial" w:hAnsi="Arial" w:cs="Arial"/>
          <w:sz w:val="22"/>
          <w:szCs w:val="22"/>
          <w:lang w:val="id-ID"/>
        </w:rPr>
      </w:pPr>
      <w:r w:rsidRPr="000D3259">
        <w:rPr>
          <w:rFonts w:ascii="Arial" w:hAnsi="Arial" w:cs="Arial"/>
          <w:sz w:val="22"/>
          <w:szCs w:val="22"/>
        </w:rPr>
        <w:t xml:space="preserve">Biaya Pelayanan Obat sebagaimana dimaksud dalam Perjanjian ini diatur dalam </w:t>
      </w:r>
      <w:r w:rsidR="00AB3F90" w:rsidRPr="000D3259">
        <w:rPr>
          <w:rFonts w:ascii="Arial" w:hAnsi="Arial" w:cs="Arial"/>
          <w:b/>
          <w:sz w:val="22"/>
          <w:szCs w:val="22"/>
        </w:rPr>
        <w:t>Lampiran</w:t>
      </w:r>
      <w:r w:rsidR="00430FE9" w:rsidRPr="000D3259">
        <w:rPr>
          <w:rFonts w:ascii="Arial" w:hAnsi="Arial" w:cs="Arial"/>
          <w:b/>
          <w:sz w:val="22"/>
          <w:szCs w:val="22"/>
        </w:rPr>
        <w:t xml:space="preserve"> 1</w:t>
      </w:r>
      <w:r w:rsidR="00DA3F8C" w:rsidRPr="000D3259">
        <w:rPr>
          <w:rFonts w:ascii="Arial" w:hAnsi="Arial" w:cs="Arial"/>
          <w:b/>
          <w:sz w:val="22"/>
          <w:szCs w:val="22"/>
        </w:rPr>
        <w:t xml:space="preserve"> </w:t>
      </w:r>
      <w:r w:rsidRPr="000D3259">
        <w:rPr>
          <w:rFonts w:ascii="Arial" w:hAnsi="Arial" w:cs="Arial"/>
          <w:sz w:val="22"/>
          <w:szCs w:val="22"/>
        </w:rPr>
        <w:t>Perjanjian ini</w:t>
      </w:r>
      <w:r w:rsidR="00BE7F18" w:rsidRPr="000D3259">
        <w:rPr>
          <w:rFonts w:ascii="Arial" w:hAnsi="Arial" w:cs="Arial"/>
          <w:sz w:val="22"/>
          <w:szCs w:val="22"/>
        </w:rPr>
        <w:t xml:space="preserve"> dan merupakan bagian tidak terpisahkan dari Perjanjian ini.</w:t>
      </w:r>
      <w:r w:rsidR="00AC65A7" w:rsidRPr="000D3259" w:rsidDel="00AC65A7">
        <w:rPr>
          <w:rFonts w:ascii="Arial" w:hAnsi="Arial" w:cs="Arial"/>
          <w:sz w:val="22"/>
          <w:szCs w:val="22"/>
          <w:lang w:val="id-ID"/>
        </w:rPr>
        <w:t xml:space="preserve"> </w:t>
      </w:r>
    </w:p>
    <w:p w14:paraId="7C7128B3" w14:textId="77777777" w:rsidR="000752B4" w:rsidRPr="000D3259" w:rsidRDefault="000752B4" w:rsidP="000D3259">
      <w:pPr>
        <w:spacing w:line="276" w:lineRule="auto"/>
        <w:jc w:val="both"/>
        <w:rPr>
          <w:rFonts w:ascii="Arial" w:hAnsi="Arial" w:cs="Arial"/>
          <w:b/>
          <w:bCs/>
          <w:sz w:val="22"/>
          <w:szCs w:val="22"/>
        </w:rPr>
      </w:pPr>
    </w:p>
    <w:p w14:paraId="1C3352C4" w14:textId="77777777" w:rsidR="00F70093" w:rsidRPr="000D3259" w:rsidRDefault="00F70093" w:rsidP="000D3259">
      <w:pPr>
        <w:spacing w:line="276" w:lineRule="auto"/>
        <w:jc w:val="center"/>
        <w:rPr>
          <w:rFonts w:ascii="Arial" w:hAnsi="Arial" w:cs="Arial"/>
          <w:b/>
          <w:bCs/>
          <w:sz w:val="22"/>
          <w:szCs w:val="22"/>
        </w:rPr>
      </w:pPr>
      <w:r w:rsidRPr="000D3259">
        <w:rPr>
          <w:rFonts w:ascii="Arial" w:hAnsi="Arial" w:cs="Arial"/>
          <w:b/>
          <w:bCs/>
          <w:sz w:val="22"/>
          <w:szCs w:val="22"/>
        </w:rPr>
        <w:t xml:space="preserve">PASAL </w:t>
      </w:r>
      <w:r w:rsidR="00AB3F90" w:rsidRPr="000D3259">
        <w:rPr>
          <w:rFonts w:ascii="Arial" w:hAnsi="Arial" w:cs="Arial"/>
          <w:b/>
          <w:bCs/>
          <w:sz w:val="22"/>
          <w:szCs w:val="22"/>
        </w:rPr>
        <w:t>9</w:t>
      </w:r>
    </w:p>
    <w:p w14:paraId="77FAE6DE" w14:textId="77777777" w:rsidR="00F70093" w:rsidRPr="000D3259" w:rsidRDefault="00F70093" w:rsidP="000D3259">
      <w:pPr>
        <w:spacing w:line="276" w:lineRule="auto"/>
        <w:jc w:val="center"/>
        <w:rPr>
          <w:rFonts w:ascii="Arial" w:hAnsi="Arial" w:cs="Arial"/>
          <w:b/>
          <w:bCs/>
          <w:sz w:val="22"/>
          <w:szCs w:val="22"/>
        </w:rPr>
      </w:pPr>
      <w:r w:rsidRPr="000D3259">
        <w:rPr>
          <w:rFonts w:ascii="Arial" w:hAnsi="Arial" w:cs="Arial"/>
          <w:b/>
          <w:bCs/>
          <w:sz w:val="22"/>
          <w:szCs w:val="22"/>
        </w:rPr>
        <w:t xml:space="preserve">TATA CARA PENGAJUAN </w:t>
      </w:r>
      <w:r w:rsidR="00986B62" w:rsidRPr="000D3259">
        <w:rPr>
          <w:rFonts w:ascii="Arial" w:hAnsi="Arial" w:cs="Arial"/>
          <w:b/>
          <w:bCs/>
          <w:sz w:val="22"/>
          <w:szCs w:val="22"/>
        </w:rPr>
        <w:t>KLAIM</w:t>
      </w:r>
      <w:r w:rsidRPr="000D3259">
        <w:rPr>
          <w:rFonts w:ascii="Arial" w:hAnsi="Arial" w:cs="Arial"/>
          <w:b/>
          <w:bCs/>
          <w:sz w:val="22"/>
          <w:szCs w:val="22"/>
        </w:rPr>
        <w:t xml:space="preserve"> DAN PEMBAYARAN</w:t>
      </w:r>
    </w:p>
    <w:p w14:paraId="6F77BF4B" w14:textId="77777777" w:rsidR="00F70093" w:rsidRPr="000D3259" w:rsidRDefault="00F70093" w:rsidP="000D3259">
      <w:pPr>
        <w:spacing w:line="276" w:lineRule="auto"/>
        <w:jc w:val="both"/>
        <w:rPr>
          <w:rFonts w:ascii="Arial" w:hAnsi="Arial" w:cs="Arial"/>
          <w:sz w:val="22"/>
          <w:szCs w:val="22"/>
        </w:rPr>
      </w:pPr>
    </w:p>
    <w:p w14:paraId="457EA9B3" w14:textId="691E93AB" w:rsidR="00877596" w:rsidRPr="00E513EC" w:rsidRDefault="00F70093" w:rsidP="00E513EC">
      <w:pPr>
        <w:numPr>
          <w:ilvl w:val="1"/>
          <w:numId w:val="12"/>
        </w:numPr>
        <w:spacing w:line="276" w:lineRule="auto"/>
        <w:ind w:left="426" w:hanging="426"/>
        <w:jc w:val="both"/>
        <w:rPr>
          <w:rFonts w:ascii="Arial" w:hAnsi="Arial" w:cs="Arial"/>
          <w:sz w:val="22"/>
          <w:szCs w:val="22"/>
        </w:rPr>
      </w:pPr>
      <w:r w:rsidRPr="000D3259">
        <w:rPr>
          <w:rFonts w:ascii="Arial" w:hAnsi="Arial" w:cs="Arial"/>
          <w:sz w:val="22"/>
          <w:szCs w:val="22"/>
        </w:rPr>
        <w:t xml:space="preserve">Tata cara Pengajuan </w:t>
      </w:r>
      <w:r w:rsidR="00986B62" w:rsidRPr="000D3259">
        <w:rPr>
          <w:rFonts w:ascii="Arial" w:hAnsi="Arial" w:cs="Arial"/>
          <w:sz w:val="22"/>
          <w:szCs w:val="22"/>
        </w:rPr>
        <w:t>Klaim</w:t>
      </w:r>
      <w:r w:rsidRPr="000D3259">
        <w:rPr>
          <w:rFonts w:ascii="Arial" w:hAnsi="Arial" w:cs="Arial"/>
          <w:sz w:val="22"/>
          <w:szCs w:val="22"/>
        </w:rPr>
        <w:t xml:space="preserve"> dan pembayaran sebagaimana dimaksud dalam Perjanjian ini diatur dalam </w:t>
      </w:r>
      <w:r w:rsidR="003524C6" w:rsidRPr="000D3259">
        <w:rPr>
          <w:rFonts w:ascii="Arial" w:hAnsi="Arial" w:cs="Arial"/>
          <w:b/>
          <w:sz w:val="22"/>
          <w:szCs w:val="22"/>
        </w:rPr>
        <w:t>Lampiran</w:t>
      </w:r>
      <w:r w:rsidR="008948CA" w:rsidRPr="000D3259">
        <w:rPr>
          <w:rFonts w:ascii="Arial" w:hAnsi="Arial" w:cs="Arial"/>
          <w:b/>
          <w:sz w:val="22"/>
          <w:szCs w:val="22"/>
        </w:rPr>
        <w:t xml:space="preserve"> 1 </w:t>
      </w:r>
      <w:r w:rsidRPr="000D3259">
        <w:rPr>
          <w:rFonts w:ascii="Arial" w:hAnsi="Arial" w:cs="Arial"/>
          <w:sz w:val="22"/>
          <w:szCs w:val="22"/>
        </w:rPr>
        <w:t>Perjanjian ini dan merupakan bagian tidak terpisahkan dari Perjanjian ini.</w:t>
      </w:r>
    </w:p>
    <w:p w14:paraId="7675D663" w14:textId="77777777" w:rsidR="003524C6" w:rsidRPr="000D3259" w:rsidRDefault="003524C6" w:rsidP="000D3259">
      <w:pPr>
        <w:numPr>
          <w:ilvl w:val="1"/>
          <w:numId w:val="12"/>
        </w:numPr>
        <w:spacing w:line="276" w:lineRule="auto"/>
        <w:ind w:left="426" w:hanging="426"/>
        <w:jc w:val="both"/>
        <w:rPr>
          <w:rFonts w:ascii="Arial" w:hAnsi="Arial" w:cs="Arial"/>
          <w:sz w:val="22"/>
          <w:szCs w:val="22"/>
        </w:rPr>
      </w:pPr>
      <w:r w:rsidRPr="000D3259">
        <w:rPr>
          <w:rFonts w:ascii="Arial" w:hAnsi="Arial" w:cs="Arial"/>
          <w:sz w:val="22"/>
          <w:szCs w:val="22"/>
          <w:lang w:val="sv-SE"/>
        </w:rPr>
        <w:t xml:space="preserve">Pembayaran biaya pelayanan kesehatan oleh </w:t>
      </w:r>
      <w:r w:rsidRPr="000D3259">
        <w:rPr>
          <w:rFonts w:ascii="Arial" w:hAnsi="Arial" w:cs="Arial"/>
          <w:b/>
          <w:sz w:val="22"/>
          <w:szCs w:val="22"/>
          <w:lang w:val="sv-SE"/>
        </w:rPr>
        <w:t>PIHAK PERTAMA</w:t>
      </w:r>
      <w:r w:rsidRPr="000D3259">
        <w:rPr>
          <w:rFonts w:ascii="Arial" w:hAnsi="Arial" w:cs="Arial"/>
          <w:sz w:val="22"/>
          <w:szCs w:val="22"/>
          <w:lang w:val="sv-SE"/>
        </w:rPr>
        <w:t xml:space="preserve"> kepada </w:t>
      </w:r>
      <w:r w:rsidRPr="000D3259">
        <w:rPr>
          <w:rFonts w:ascii="Arial" w:hAnsi="Arial" w:cs="Arial"/>
          <w:b/>
          <w:sz w:val="22"/>
          <w:szCs w:val="22"/>
          <w:lang w:val="sv-SE"/>
        </w:rPr>
        <w:t>PIHAK KEDUA</w:t>
      </w:r>
      <w:r w:rsidRPr="000D3259">
        <w:rPr>
          <w:rFonts w:ascii="Arial" w:hAnsi="Arial" w:cs="Arial"/>
          <w:sz w:val="22"/>
          <w:szCs w:val="22"/>
          <w:lang w:val="sv-SE"/>
        </w:rPr>
        <w:t xml:space="preserve"> dilakukan melalui transfer ke rekening:</w:t>
      </w:r>
    </w:p>
    <w:p w14:paraId="21AE9897" w14:textId="0BD4A7B9" w:rsidR="003524C6" w:rsidRPr="001E1B2E" w:rsidRDefault="003524C6" w:rsidP="000D3259">
      <w:pPr>
        <w:pStyle w:val="BodyTextIndent2"/>
        <w:tabs>
          <w:tab w:val="clear" w:pos="1080"/>
          <w:tab w:val="clear" w:pos="4560"/>
        </w:tabs>
        <w:spacing w:after="0" w:line="276" w:lineRule="auto"/>
        <w:ind w:left="426" w:firstLine="0"/>
        <w:rPr>
          <w:rFonts w:ascii="Arial" w:hAnsi="Arial" w:cs="Arial"/>
          <w:b/>
          <w:bCs/>
          <w:sz w:val="22"/>
          <w:szCs w:val="22"/>
          <w:lang w:val="sv-SE"/>
        </w:rPr>
      </w:pPr>
      <w:r w:rsidRPr="001E1B2E">
        <w:rPr>
          <w:rFonts w:ascii="Arial" w:hAnsi="Arial" w:cs="Arial"/>
          <w:b/>
          <w:bCs/>
          <w:sz w:val="22"/>
          <w:szCs w:val="22"/>
          <w:lang w:val="sv-SE"/>
        </w:rPr>
        <w:t>Nama Bank</w:t>
      </w:r>
      <w:r w:rsidRPr="001E1B2E">
        <w:rPr>
          <w:rFonts w:ascii="Arial" w:hAnsi="Arial" w:cs="Arial"/>
          <w:b/>
          <w:bCs/>
          <w:sz w:val="22"/>
          <w:szCs w:val="22"/>
          <w:lang w:val="sv-SE"/>
        </w:rPr>
        <w:tab/>
      </w:r>
      <w:r w:rsidRPr="001E1B2E">
        <w:rPr>
          <w:rFonts w:ascii="Arial" w:hAnsi="Arial" w:cs="Arial"/>
          <w:b/>
          <w:bCs/>
          <w:sz w:val="22"/>
          <w:szCs w:val="22"/>
          <w:lang w:val="id-ID"/>
        </w:rPr>
        <w:t xml:space="preserve"> </w:t>
      </w:r>
      <w:r w:rsidRPr="001E1B2E">
        <w:rPr>
          <w:rFonts w:ascii="Arial" w:hAnsi="Arial" w:cs="Arial"/>
          <w:b/>
          <w:bCs/>
          <w:sz w:val="22"/>
          <w:szCs w:val="22"/>
          <w:lang w:val="id-ID"/>
        </w:rPr>
        <w:tab/>
      </w:r>
      <w:r w:rsidRPr="001E1B2E">
        <w:rPr>
          <w:rFonts w:ascii="Arial" w:hAnsi="Arial" w:cs="Arial"/>
          <w:b/>
          <w:bCs/>
          <w:sz w:val="22"/>
          <w:szCs w:val="22"/>
          <w:lang w:val="sv-SE"/>
        </w:rPr>
        <w:t xml:space="preserve">: </w:t>
      </w:r>
      <w:r w:rsidR="001E1B2E" w:rsidRPr="001E1B2E">
        <w:rPr>
          <w:rFonts w:ascii="Arial" w:hAnsi="Arial" w:cs="Arial"/>
          <w:sz w:val="22"/>
          <w:szCs w:val="22"/>
        </w:rPr>
        <w:t xml:space="preserve">PT Bank Rakyat Indonesia, </w:t>
      </w:r>
      <w:proofErr w:type="spellStart"/>
      <w:r w:rsidR="001E1B2E" w:rsidRPr="001E1B2E">
        <w:rPr>
          <w:rFonts w:ascii="Arial" w:hAnsi="Arial" w:cs="Arial"/>
          <w:sz w:val="22"/>
          <w:szCs w:val="22"/>
        </w:rPr>
        <w:t>Tbk</w:t>
      </w:r>
      <w:proofErr w:type="spellEnd"/>
    </w:p>
    <w:p w14:paraId="42209FD0" w14:textId="5F14B64A" w:rsidR="003524C6" w:rsidRPr="00DD1954" w:rsidRDefault="003524C6" w:rsidP="000D3259">
      <w:pPr>
        <w:pStyle w:val="BodyTextIndent2"/>
        <w:tabs>
          <w:tab w:val="clear" w:pos="1080"/>
          <w:tab w:val="clear" w:pos="4560"/>
        </w:tabs>
        <w:spacing w:after="0" w:line="276" w:lineRule="auto"/>
        <w:ind w:left="426" w:firstLine="0"/>
        <w:rPr>
          <w:rFonts w:ascii="Arial" w:hAnsi="Arial" w:cs="Arial"/>
          <w:b/>
          <w:bCs/>
          <w:sz w:val="22"/>
          <w:szCs w:val="22"/>
          <w:lang w:val="en-US"/>
        </w:rPr>
      </w:pPr>
      <w:r w:rsidRPr="001E1B2E">
        <w:rPr>
          <w:rFonts w:ascii="Arial" w:hAnsi="Arial" w:cs="Arial"/>
          <w:b/>
          <w:bCs/>
          <w:sz w:val="22"/>
          <w:szCs w:val="22"/>
          <w:lang w:val="sv-SE"/>
        </w:rPr>
        <w:t>Atas Nama</w:t>
      </w:r>
      <w:r w:rsidR="00877596" w:rsidRPr="001E1B2E">
        <w:rPr>
          <w:rFonts w:ascii="Arial" w:hAnsi="Arial" w:cs="Arial"/>
          <w:b/>
          <w:bCs/>
          <w:sz w:val="22"/>
          <w:szCs w:val="22"/>
          <w:lang w:val="sv-SE"/>
        </w:rPr>
        <w:tab/>
      </w:r>
      <w:r w:rsidR="00877596" w:rsidRPr="001E1B2E">
        <w:rPr>
          <w:rFonts w:ascii="Arial" w:hAnsi="Arial" w:cs="Arial"/>
          <w:b/>
          <w:bCs/>
          <w:sz w:val="22"/>
          <w:szCs w:val="22"/>
          <w:lang w:val="sv-SE"/>
        </w:rPr>
        <w:tab/>
      </w:r>
      <w:r w:rsidRPr="001E1B2E">
        <w:rPr>
          <w:rFonts w:ascii="Arial" w:hAnsi="Arial" w:cs="Arial"/>
          <w:b/>
          <w:bCs/>
          <w:sz w:val="22"/>
          <w:szCs w:val="22"/>
          <w:lang w:val="sv-SE"/>
        </w:rPr>
        <w:t xml:space="preserve">: </w:t>
      </w:r>
      <w:r w:rsidR="001E1B2E" w:rsidRPr="001E1B2E">
        <w:rPr>
          <w:rFonts w:ascii="Arial" w:hAnsi="Arial" w:cs="Arial"/>
          <w:sz w:val="22"/>
          <w:szCs w:val="22"/>
        </w:rPr>
        <w:t xml:space="preserve">PT. </w:t>
      </w:r>
      <w:proofErr w:type="spellStart"/>
      <w:r w:rsidR="001E1B2E" w:rsidRPr="001E1B2E">
        <w:rPr>
          <w:rFonts w:ascii="Arial" w:hAnsi="Arial" w:cs="Arial"/>
          <w:sz w:val="22"/>
          <w:szCs w:val="22"/>
        </w:rPr>
        <w:t>Disa</w:t>
      </w:r>
      <w:proofErr w:type="spellEnd"/>
      <w:r w:rsidR="001E1B2E" w:rsidRPr="001E1B2E">
        <w:rPr>
          <w:rFonts w:ascii="Arial" w:hAnsi="Arial" w:cs="Arial"/>
          <w:sz w:val="22"/>
          <w:szCs w:val="22"/>
        </w:rPr>
        <w:t xml:space="preserve"> Prima </w:t>
      </w:r>
      <w:proofErr w:type="spellStart"/>
      <w:r w:rsidR="00DD1954">
        <w:rPr>
          <w:rFonts w:ascii="Arial" w:hAnsi="Arial" w:cs="Arial"/>
          <w:sz w:val="22"/>
          <w:szCs w:val="22"/>
          <w:lang w:val="en-US"/>
        </w:rPr>
        <w:t>Prima</w:t>
      </w:r>
      <w:proofErr w:type="spellEnd"/>
    </w:p>
    <w:p w14:paraId="789FC8EC" w14:textId="212EE346" w:rsidR="003524C6" w:rsidRPr="001E1B2E" w:rsidRDefault="003524C6" w:rsidP="000D3259">
      <w:pPr>
        <w:pStyle w:val="BodyTextIndent2"/>
        <w:tabs>
          <w:tab w:val="clear" w:pos="1080"/>
          <w:tab w:val="clear" w:pos="4560"/>
        </w:tabs>
        <w:spacing w:after="0" w:line="276" w:lineRule="auto"/>
        <w:ind w:left="426" w:firstLine="0"/>
        <w:rPr>
          <w:rFonts w:ascii="Arial" w:hAnsi="Arial" w:cs="Arial"/>
          <w:b/>
          <w:bCs/>
          <w:sz w:val="22"/>
          <w:szCs w:val="22"/>
          <w:lang w:val="sv-SE"/>
        </w:rPr>
      </w:pPr>
      <w:r w:rsidRPr="001E1B2E">
        <w:rPr>
          <w:rFonts w:ascii="Arial" w:hAnsi="Arial" w:cs="Arial"/>
          <w:b/>
          <w:bCs/>
          <w:sz w:val="22"/>
          <w:szCs w:val="22"/>
          <w:lang w:val="sv-SE"/>
        </w:rPr>
        <w:t>No Rekening</w:t>
      </w:r>
      <w:r w:rsidRPr="001E1B2E">
        <w:rPr>
          <w:rFonts w:ascii="Arial" w:hAnsi="Arial" w:cs="Arial"/>
          <w:b/>
          <w:bCs/>
          <w:sz w:val="22"/>
          <w:szCs w:val="22"/>
          <w:lang w:val="sv-SE"/>
        </w:rPr>
        <w:tab/>
      </w:r>
      <w:r w:rsidRPr="001E1B2E">
        <w:rPr>
          <w:rFonts w:ascii="Arial" w:hAnsi="Arial" w:cs="Arial"/>
          <w:b/>
          <w:bCs/>
          <w:sz w:val="22"/>
          <w:szCs w:val="22"/>
          <w:lang w:val="id-ID"/>
        </w:rPr>
        <w:t xml:space="preserve"> </w:t>
      </w:r>
      <w:r w:rsidRPr="001E1B2E">
        <w:rPr>
          <w:rFonts w:ascii="Arial" w:hAnsi="Arial" w:cs="Arial"/>
          <w:b/>
          <w:bCs/>
          <w:sz w:val="22"/>
          <w:szCs w:val="22"/>
          <w:lang w:val="id-ID"/>
        </w:rPr>
        <w:tab/>
      </w:r>
      <w:r w:rsidRPr="001E1B2E">
        <w:rPr>
          <w:rFonts w:ascii="Arial" w:hAnsi="Arial" w:cs="Arial"/>
          <w:b/>
          <w:bCs/>
          <w:sz w:val="22"/>
          <w:szCs w:val="22"/>
          <w:lang w:val="sv-SE"/>
        </w:rPr>
        <w:t xml:space="preserve">: </w:t>
      </w:r>
      <w:r w:rsidR="0081105B">
        <w:rPr>
          <w:rFonts w:ascii="Arial" w:hAnsi="Arial" w:cs="Arial"/>
          <w:spacing w:val="-2"/>
          <w:lang w:val="ms-MY"/>
        </w:rPr>
        <w:t>042901001441306</w:t>
      </w:r>
    </w:p>
    <w:p w14:paraId="24EC0830" w14:textId="719ED821" w:rsidR="003524C6" w:rsidRPr="001E1B2E" w:rsidRDefault="003524C6" w:rsidP="000D3259">
      <w:pPr>
        <w:pStyle w:val="BodyTextIndent2"/>
        <w:tabs>
          <w:tab w:val="clear" w:pos="1080"/>
          <w:tab w:val="clear" w:pos="4560"/>
        </w:tabs>
        <w:spacing w:after="0" w:line="276" w:lineRule="auto"/>
        <w:ind w:left="426" w:firstLine="0"/>
        <w:rPr>
          <w:rFonts w:ascii="Arial" w:hAnsi="Arial" w:cs="Arial"/>
          <w:b/>
          <w:bCs/>
          <w:sz w:val="22"/>
          <w:szCs w:val="22"/>
          <w:lang w:val="sv-SE"/>
        </w:rPr>
      </w:pPr>
      <w:r w:rsidRPr="001E1B2E">
        <w:rPr>
          <w:rFonts w:ascii="Arial" w:hAnsi="Arial" w:cs="Arial"/>
          <w:b/>
          <w:bCs/>
          <w:sz w:val="22"/>
          <w:szCs w:val="22"/>
          <w:lang w:val="sv-SE"/>
        </w:rPr>
        <w:t>No NPWP</w:t>
      </w:r>
      <w:r w:rsidRPr="001E1B2E">
        <w:rPr>
          <w:rFonts w:ascii="Arial" w:hAnsi="Arial" w:cs="Arial"/>
          <w:b/>
          <w:bCs/>
          <w:sz w:val="22"/>
          <w:szCs w:val="22"/>
          <w:lang w:val="sv-SE"/>
        </w:rPr>
        <w:tab/>
      </w:r>
      <w:r w:rsidR="002263A2" w:rsidRPr="001E1B2E">
        <w:rPr>
          <w:rFonts w:ascii="Arial" w:hAnsi="Arial" w:cs="Arial"/>
          <w:b/>
          <w:bCs/>
          <w:sz w:val="22"/>
          <w:szCs w:val="22"/>
          <w:lang w:val="sv-SE"/>
        </w:rPr>
        <w:tab/>
      </w:r>
      <w:r w:rsidRPr="001E1B2E">
        <w:rPr>
          <w:rFonts w:ascii="Arial" w:hAnsi="Arial" w:cs="Arial"/>
          <w:b/>
          <w:bCs/>
          <w:sz w:val="22"/>
          <w:szCs w:val="22"/>
          <w:lang w:val="sv-SE"/>
        </w:rPr>
        <w:t xml:space="preserve">: </w:t>
      </w:r>
      <w:r w:rsidR="001E1B2E" w:rsidRPr="001E1B2E">
        <w:rPr>
          <w:rFonts w:ascii="Arial" w:hAnsi="Arial" w:cs="Arial"/>
          <w:b/>
          <w:bCs/>
          <w:sz w:val="22"/>
          <w:szCs w:val="22"/>
          <w:lang w:val="sv-SE"/>
        </w:rPr>
        <w:t>1000 0000 0251 6066</w:t>
      </w:r>
    </w:p>
    <w:p w14:paraId="0E02D60F" w14:textId="58663EEE" w:rsidR="003524C6" w:rsidRDefault="003524C6" w:rsidP="000D3259">
      <w:pPr>
        <w:pStyle w:val="BodyTextIndent2"/>
        <w:tabs>
          <w:tab w:val="clear" w:pos="1080"/>
          <w:tab w:val="clear" w:pos="4560"/>
        </w:tabs>
        <w:spacing w:after="0" w:line="276" w:lineRule="auto"/>
        <w:ind w:left="426" w:firstLine="0"/>
        <w:rPr>
          <w:rFonts w:ascii="Arial" w:hAnsi="Arial" w:cs="Arial"/>
          <w:b/>
          <w:bCs/>
          <w:sz w:val="22"/>
          <w:szCs w:val="22"/>
          <w:lang w:val="sv-SE"/>
        </w:rPr>
      </w:pPr>
      <w:r w:rsidRPr="001E1B2E">
        <w:rPr>
          <w:rFonts w:ascii="Arial" w:hAnsi="Arial" w:cs="Arial"/>
          <w:b/>
          <w:bCs/>
          <w:sz w:val="22"/>
          <w:szCs w:val="22"/>
          <w:lang w:val="sv-SE"/>
        </w:rPr>
        <w:t>Nama atas NPWP</w:t>
      </w:r>
      <w:r w:rsidRPr="001E1B2E">
        <w:rPr>
          <w:rFonts w:ascii="Arial" w:hAnsi="Arial" w:cs="Arial"/>
          <w:b/>
          <w:bCs/>
          <w:sz w:val="22"/>
          <w:szCs w:val="22"/>
          <w:lang w:val="sv-SE"/>
        </w:rPr>
        <w:tab/>
        <w:t xml:space="preserve">: </w:t>
      </w:r>
      <w:r w:rsidR="001E1B2E" w:rsidRPr="001E1B2E">
        <w:rPr>
          <w:rFonts w:ascii="Arial" w:hAnsi="Arial" w:cs="Arial"/>
          <w:b/>
          <w:bCs/>
          <w:sz w:val="22"/>
          <w:szCs w:val="22"/>
          <w:lang w:val="sv-SE"/>
        </w:rPr>
        <w:t>DISA PRIMA PRIMA</w:t>
      </w:r>
    </w:p>
    <w:p w14:paraId="65890B0C" w14:textId="77777777" w:rsidR="00661A73" w:rsidRDefault="00661A73" w:rsidP="000D3259">
      <w:pPr>
        <w:pStyle w:val="BodyTextIndent2"/>
        <w:tabs>
          <w:tab w:val="clear" w:pos="1080"/>
          <w:tab w:val="clear" w:pos="4560"/>
        </w:tabs>
        <w:spacing w:after="0" w:line="276" w:lineRule="auto"/>
        <w:ind w:left="426" w:firstLine="0"/>
        <w:rPr>
          <w:rFonts w:ascii="Arial" w:hAnsi="Arial" w:cs="Arial"/>
          <w:b/>
          <w:bCs/>
          <w:sz w:val="22"/>
          <w:szCs w:val="22"/>
          <w:lang w:val="sv-SE"/>
        </w:rPr>
      </w:pPr>
    </w:p>
    <w:p w14:paraId="15E6A229" w14:textId="716C7013" w:rsidR="00661A73" w:rsidRPr="00767FC4" w:rsidRDefault="00661A73" w:rsidP="00661A73">
      <w:pPr>
        <w:pStyle w:val="ListParagraph"/>
        <w:numPr>
          <w:ilvl w:val="0"/>
          <w:numId w:val="100"/>
        </w:numPr>
        <w:spacing w:after="200" w:line="360" w:lineRule="auto"/>
        <w:ind w:left="426"/>
        <w:rPr>
          <w:rFonts w:ascii="Arial" w:hAnsi="Arial" w:cs="Arial"/>
          <w:sz w:val="22"/>
          <w:szCs w:val="22"/>
        </w:rPr>
      </w:pPr>
      <w:r w:rsidRPr="00767FC4">
        <w:rPr>
          <w:rFonts w:ascii="Arial" w:hAnsi="Arial" w:cs="Arial"/>
          <w:b/>
          <w:sz w:val="22"/>
          <w:szCs w:val="22"/>
        </w:rPr>
        <w:t>PIHAK PERTAMA</w:t>
      </w:r>
      <w:r w:rsidRPr="00767FC4">
        <w:rPr>
          <w:rFonts w:ascii="Arial" w:hAnsi="Arial" w:cs="Arial"/>
          <w:sz w:val="22"/>
          <w:szCs w:val="22"/>
        </w:rPr>
        <w:t xml:space="preserve"> </w:t>
      </w:r>
      <w:proofErr w:type="spellStart"/>
      <w:r w:rsidRPr="00767FC4">
        <w:rPr>
          <w:rFonts w:ascii="Arial" w:hAnsi="Arial" w:cs="Arial"/>
          <w:sz w:val="22"/>
          <w:szCs w:val="22"/>
        </w:rPr>
        <w:t>setuju</w:t>
      </w:r>
      <w:proofErr w:type="spellEnd"/>
      <w:r w:rsidRPr="00767FC4">
        <w:rPr>
          <w:rFonts w:ascii="Arial" w:hAnsi="Arial" w:cs="Arial"/>
          <w:sz w:val="22"/>
          <w:szCs w:val="22"/>
        </w:rPr>
        <w:t xml:space="preserve"> dan </w:t>
      </w:r>
      <w:proofErr w:type="spellStart"/>
      <w:r w:rsidRPr="00767FC4">
        <w:rPr>
          <w:rFonts w:ascii="Arial" w:hAnsi="Arial" w:cs="Arial"/>
          <w:sz w:val="22"/>
          <w:szCs w:val="22"/>
        </w:rPr>
        <w:t>sepakat</w:t>
      </w:r>
      <w:proofErr w:type="spellEnd"/>
      <w:r w:rsidRPr="00767FC4">
        <w:rPr>
          <w:rFonts w:ascii="Arial" w:hAnsi="Arial" w:cs="Arial"/>
          <w:sz w:val="22"/>
          <w:szCs w:val="22"/>
        </w:rPr>
        <w:t xml:space="preserve"> </w:t>
      </w:r>
      <w:proofErr w:type="spellStart"/>
      <w:r w:rsidRPr="00767FC4">
        <w:rPr>
          <w:rFonts w:ascii="Arial" w:hAnsi="Arial" w:cs="Arial"/>
          <w:sz w:val="22"/>
          <w:szCs w:val="22"/>
        </w:rPr>
        <w:t>bahwa</w:t>
      </w:r>
      <w:proofErr w:type="spellEnd"/>
      <w:r w:rsidRPr="00767FC4">
        <w:rPr>
          <w:rFonts w:ascii="Arial" w:hAnsi="Arial" w:cs="Arial"/>
          <w:sz w:val="22"/>
          <w:szCs w:val="22"/>
        </w:rPr>
        <w:t xml:space="preserve"> </w:t>
      </w:r>
      <w:proofErr w:type="spellStart"/>
      <w:r w:rsidRPr="00767FC4">
        <w:rPr>
          <w:rFonts w:ascii="Arial" w:hAnsi="Arial" w:cs="Arial"/>
          <w:sz w:val="22"/>
          <w:szCs w:val="22"/>
        </w:rPr>
        <w:t>jangka</w:t>
      </w:r>
      <w:proofErr w:type="spellEnd"/>
      <w:r w:rsidRPr="00767FC4">
        <w:rPr>
          <w:rFonts w:ascii="Arial" w:hAnsi="Arial" w:cs="Arial"/>
          <w:sz w:val="22"/>
          <w:szCs w:val="22"/>
        </w:rPr>
        <w:t xml:space="preserve"> </w:t>
      </w:r>
      <w:proofErr w:type="spellStart"/>
      <w:r w:rsidRPr="00767FC4">
        <w:rPr>
          <w:rFonts w:ascii="Arial" w:hAnsi="Arial" w:cs="Arial"/>
          <w:sz w:val="22"/>
          <w:szCs w:val="22"/>
        </w:rPr>
        <w:t>waktu</w:t>
      </w:r>
      <w:proofErr w:type="spellEnd"/>
      <w:r w:rsidRPr="00767FC4">
        <w:rPr>
          <w:rFonts w:ascii="Arial" w:hAnsi="Arial" w:cs="Arial"/>
          <w:sz w:val="22"/>
          <w:szCs w:val="22"/>
        </w:rPr>
        <w:t xml:space="preserve"> </w:t>
      </w:r>
      <w:proofErr w:type="spellStart"/>
      <w:r w:rsidRPr="00767FC4">
        <w:rPr>
          <w:rFonts w:ascii="Arial" w:hAnsi="Arial" w:cs="Arial"/>
          <w:sz w:val="22"/>
          <w:szCs w:val="22"/>
        </w:rPr>
        <w:t>pembayaran</w:t>
      </w:r>
      <w:proofErr w:type="spellEnd"/>
      <w:r w:rsidRPr="00767FC4">
        <w:rPr>
          <w:rFonts w:ascii="Arial" w:hAnsi="Arial" w:cs="Arial"/>
          <w:sz w:val="22"/>
          <w:szCs w:val="22"/>
        </w:rPr>
        <w:t xml:space="preserve"> </w:t>
      </w:r>
      <w:proofErr w:type="spellStart"/>
      <w:r w:rsidRPr="00767FC4">
        <w:rPr>
          <w:rFonts w:ascii="Arial" w:hAnsi="Arial" w:cs="Arial"/>
          <w:sz w:val="22"/>
          <w:szCs w:val="22"/>
        </w:rPr>
        <w:t>setelah</w:t>
      </w:r>
      <w:proofErr w:type="spellEnd"/>
      <w:r w:rsidRPr="00767FC4">
        <w:rPr>
          <w:rFonts w:ascii="Arial" w:hAnsi="Arial" w:cs="Arial"/>
          <w:sz w:val="22"/>
          <w:szCs w:val="22"/>
        </w:rPr>
        <w:t xml:space="preserve"> </w:t>
      </w:r>
      <w:proofErr w:type="spellStart"/>
      <w:r w:rsidR="00640FA0">
        <w:rPr>
          <w:rFonts w:ascii="Arial" w:hAnsi="Arial" w:cs="Arial"/>
          <w:sz w:val="22"/>
          <w:szCs w:val="22"/>
          <w:lang w:val="en-US"/>
        </w:rPr>
        <w:t>penagihan</w:t>
      </w:r>
      <w:proofErr w:type="spellEnd"/>
      <w:r w:rsidR="00640FA0">
        <w:rPr>
          <w:rFonts w:ascii="Arial" w:hAnsi="Arial" w:cs="Arial"/>
          <w:sz w:val="22"/>
          <w:szCs w:val="22"/>
          <w:lang w:val="en-US"/>
        </w:rPr>
        <w:t xml:space="preserve"> </w:t>
      </w:r>
      <w:proofErr w:type="spellStart"/>
      <w:r w:rsidR="00640FA0">
        <w:rPr>
          <w:rFonts w:ascii="Arial" w:hAnsi="Arial" w:cs="Arial"/>
          <w:sz w:val="22"/>
          <w:szCs w:val="22"/>
          <w:lang w:val="en-US"/>
        </w:rPr>
        <w:t>klaim</w:t>
      </w:r>
      <w:proofErr w:type="spellEnd"/>
      <w:r w:rsidR="00640FA0">
        <w:rPr>
          <w:rFonts w:ascii="Arial" w:hAnsi="Arial" w:cs="Arial"/>
          <w:sz w:val="22"/>
          <w:szCs w:val="22"/>
          <w:lang w:val="en-US"/>
        </w:rPr>
        <w:t xml:space="preserve"> </w:t>
      </w:r>
      <w:proofErr w:type="spellStart"/>
      <w:r w:rsidRPr="00767FC4">
        <w:rPr>
          <w:rFonts w:ascii="Arial" w:hAnsi="Arial" w:cs="Arial"/>
          <w:sz w:val="22"/>
          <w:szCs w:val="22"/>
        </w:rPr>
        <w:t>terkirim</w:t>
      </w:r>
      <w:proofErr w:type="spellEnd"/>
      <w:r w:rsidRPr="00767FC4">
        <w:rPr>
          <w:rFonts w:ascii="Arial" w:hAnsi="Arial" w:cs="Arial"/>
          <w:sz w:val="22"/>
          <w:szCs w:val="22"/>
        </w:rPr>
        <w:t xml:space="preserve"> </w:t>
      </w:r>
      <w:proofErr w:type="spellStart"/>
      <w:r w:rsidRPr="00767FC4">
        <w:rPr>
          <w:rFonts w:ascii="Arial" w:hAnsi="Arial" w:cs="Arial"/>
          <w:sz w:val="22"/>
          <w:szCs w:val="22"/>
        </w:rPr>
        <w:t>dari</w:t>
      </w:r>
      <w:proofErr w:type="spellEnd"/>
      <w:r w:rsidRPr="00767FC4">
        <w:rPr>
          <w:rFonts w:ascii="Arial" w:hAnsi="Arial" w:cs="Arial"/>
          <w:sz w:val="22"/>
          <w:szCs w:val="22"/>
        </w:rPr>
        <w:t xml:space="preserve"> </w:t>
      </w:r>
      <w:r w:rsidRPr="00767FC4">
        <w:rPr>
          <w:rFonts w:ascii="Arial" w:hAnsi="Arial" w:cs="Arial"/>
          <w:b/>
          <w:sz w:val="22"/>
          <w:szCs w:val="22"/>
        </w:rPr>
        <w:t>PIHAK KEDUA</w:t>
      </w:r>
      <w:r w:rsidRPr="00767FC4">
        <w:rPr>
          <w:rFonts w:ascii="Arial" w:hAnsi="Arial" w:cs="Arial"/>
          <w:sz w:val="22"/>
          <w:szCs w:val="22"/>
        </w:rPr>
        <w:t xml:space="preserve"> </w:t>
      </w:r>
      <w:proofErr w:type="spellStart"/>
      <w:r w:rsidRPr="00767FC4">
        <w:rPr>
          <w:rFonts w:ascii="Arial" w:hAnsi="Arial" w:cs="Arial"/>
          <w:sz w:val="22"/>
          <w:szCs w:val="22"/>
        </w:rPr>
        <w:t>adalah</w:t>
      </w:r>
      <w:proofErr w:type="spellEnd"/>
      <w:r w:rsidRPr="00767FC4">
        <w:rPr>
          <w:rFonts w:ascii="Arial" w:hAnsi="Arial" w:cs="Arial"/>
          <w:sz w:val="22"/>
          <w:szCs w:val="22"/>
        </w:rPr>
        <w:t xml:space="preserve"> 30 </w:t>
      </w:r>
      <w:proofErr w:type="spellStart"/>
      <w:r w:rsidRPr="00767FC4">
        <w:rPr>
          <w:rFonts w:ascii="Arial" w:hAnsi="Arial" w:cs="Arial"/>
          <w:sz w:val="22"/>
          <w:szCs w:val="22"/>
        </w:rPr>
        <w:t>hari</w:t>
      </w:r>
      <w:proofErr w:type="spellEnd"/>
      <w:r w:rsidRPr="00767FC4">
        <w:rPr>
          <w:rFonts w:ascii="Arial" w:hAnsi="Arial" w:cs="Arial"/>
          <w:sz w:val="22"/>
          <w:szCs w:val="22"/>
        </w:rPr>
        <w:t xml:space="preserve">. </w:t>
      </w:r>
    </w:p>
    <w:p w14:paraId="0988991A" w14:textId="5CF085D3" w:rsidR="00661A73" w:rsidRPr="00767FC4" w:rsidRDefault="00661A73" w:rsidP="00517A71">
      <w:pPr>
        <w:pStyle w:val="ListParagraph"/>
        <w:numPr>
          <w:ilvl w:val="0"/>
          <w:numId w:val="100"/>
        </w:numPr>
        <w:spacing w:after="200" w:line="360" w:lineRule="auto"/>
        <w:ind w:left="426"/>
        <w:rPr>
          <w:rFonts w:ascii="Arial" w:hAnsi="Arial" w:cs="Arial"/>
          <w:sz w:val="22"/>
          <w:szCs w:val="22"/>
        </w:rPr>
      </w:pPr>
      <w:proofErr w:type="spellStart"/>
      <w:r w:rsidRPr="00767FC4">
        <w:rPr>
          <w:rFonts w:ascii="Arial" w:hAnsi="Arial" w:cs="Arial"/>
          <w:sz w:val="22"/>
          <w:szCs w:val="22"/>
        </w:rPr>
        <w:t>Toleransi</w:t>
      </w:r>
      <w:proofErr w:type="spellEnd"/>
      <w:r w:rsidRPr="00767FC4">
        <w:rPr>
          <w:rFonts w:ascii="Arial" w:hAnsi="Arial" w:cs="Arial"/>
          <w:sz w:val="22"/>
          <w:szCs w:val="22"/>
        </w:rPr>
        <w:t xml:space="preserve"> </w:t>
      </w:r>
      <w:proofErr w:type="spellStart"/>
      <w:r w:rsidRPr="00767FC4">
        <w:rPr>
          <w:rFonts w:ascii="Arial" w:hAnsi="Arial" w:cs="Arial"/>
          <w:sz w:val="22"/>
          <w:szCs w:val="22"/>
        </w:rPr>
        <w:t>keterlambatan</w:t>
      </w:r>
      <w:proofErr w:type="spellEnd"/>
      <w:r w:rsidRPr="00767FC4">
        <w:rPr>
          <w:rFonts w:ascii="Arial" w:hAnsi="Arial" w:cs="Arial"/>
          <w:sz w:val="22"/>
          <w:szCs w:val="22"/>
        </w:rPr>
        <w:t xml:space="preserve"> </w:t>
      </w:r>
      <w:proofErr w:type="spellStart"/>
      <w:r w:rsidRPr="00767FC4">
        <w:rPr>
          <w:rFonts w:ascii="Arial" w:hAnsi="Arial" w:cs="Arial"/>
          <w:sz w:val="22"/>
          <w:szCs w:val="22"/>
        </w:rPr>
        <w:t>pembayaran</w:t>
      </w:r>
      <w:proofErr w:type="spellEnd"/>
      <w:r w:rsidRPr="00767FC4">
        <w:rPr>
          <w:rFonts w:ascii="Arial" w:hAnsi="Arial" w:cs="Arial"/>
          <w:sz w:val="22"/>
          <w:szCs w:val="22"/>
        </w:rPr>
        <w:t xml:space="preserve"> yan</w:t>
      </w:r>
      <w:bookmarkStart w:id="9" w:name="_GoBack"/>
      <w:bookmarkEnd w:id="9"/>
      <w:r w:rsidRPr="00767FC4">
        <w:rPr>
          <w:rFonts w:ascii="Arial" w:hAnsi="Arial" w:cs="Arial"/>
          <w:sz w:val="22"/>
          <w:szCs w:val="22"/>
        </w:rPr>
        <w:t xml:space="preserve">g </w:t>
      </w:r>
      <w:proofErr w:type="spellStart"/>
      <w:r w:rsidRPr="00767FC4">
        <w:rPr>
          <w:rFonts w:ascii="Arial" w:hAnsi="Arial" w:cs="Arial"/>
          <w:sz w:val="22"/>
          <w:szCs w:val="22"/>
        </w:rPr>
        <w:t>diberikan</w:t>
      </w:r>
      <w:proofErr w:type="spellEnd"/>
      <w:r w:rsidRPr="00767FC4">
        <w:rPr>
          <w:rFonts w:ascii="Arial" w:hAnsi="Arial" w:cs="Arial"/>
          <w:sz w:val="22"/>
          <w:szCs w:val="22"/>
        </w:rPr>
        <w:t xml:space="preserve"> </w:t>
      </w:r>
      <w:r w:rsidRPr="00767FC4">
        <w:rPr>
          <w:rFonts w:ascii="Arial" w:hAnsi="Arial" w:cs="Arial"/>
          <w:b/>
          <w:bCs/>
          <w:sz w:val="22"/>
          <w:szCs w:val="22"/>
        </w:rPr>
        <w:t>PIHAK KEDUA</w:t>
      </w:r>
      <w:r w:rsidRPr="00767FC4">
        <w:rPr>
          <w:rFonts w:ascii="Arial" w:hAnsi="Arial" w:cs="Arial"/>
          <w:sz w:val="22"/>
          <w:szCs w:val="22"/>
        </w:rPr>
        <w:t xml:space="preserve"> </w:t>
      </w:r>
      <w:proofErr w:type="spellStart"/>
      <w:r w:rsidRPr="00767FC4">
        <w:rPr>
          <w:rFonts w:ascii="Arial" w:hAnsi="Arial" w:cs="Arial"/>
          <w:sz w:val="22"/>
          <w:szCs w:val="22"/>
        </w:rPr>
        <w:t>adalah</w:t>
      </w:r>
      <w:proofErr w:type="spellEnd"/>
      <w:r w:rsidRPr="00767FC4">
        <w:rPr>
          <w:rFonts w:ascii="Arial" w:hAnsi="Arial" w:cs="Arial"/>
          <w:sz w:val="22"/>
          <w:szCs w:val="22"/>
        </w:rPr>
        <w:t xml:space="preserve"> </w:t>
      </w:r>
      <w:proofErr w:type="spellStart"/>
      <w:r w:rsidRPr="00767FC4">
        <w:rPr>
          <w:rFonts w:ascii="Arial" w:hAnsi="Arial" w:cs="Arial"/>
          <w:sz w:val="22"/>
          <w:szCs w:val="22"/>
        </w:rPr>
        <w:t>selama</w:t>
      </w:r>
      <w:proofErr w:type="spellEnd"/>
      <w:r w:rsidRPr="00767FC4">
        <w:rPr>
          <w:rFonts w:ascii="Arial" w:hAnsi="Arial" w:cs="Arial"/>
          <w:sz w:val="22"/>
          <w:szCs w:val="22"/>
        </w:rPr>
        <w:t xml:space="preserve"> 7 </w:t>
      </w:r>
      <w:proofErr w:type="spellStart"/>
      <w:r w:rsidRPr="00767FC4">
        <w:rPr>
          <w:rFonts w:ascii="Arial" w:hAnsi="Arial" w:cs="Arial"/>
          <w:sz w:val="22"/>
          <w:szCs w:val="22"/>
        </w:rPr>
        <w:t>hari</w:t>
      </w:r>
      <w:proofErr w:type="spellEnd"/>
      <w:r w:rsidRPr="00767FC4">
        <w:rPr>
          <w:rFonts w:ascii="Arial" w:hAnsi="Arial" w:cs="Arial"/>
          <w:sz w:val="22"/>
          <w:szCs w:val="22"/>
        </w:rPr>
        <w:t xml:space="preserve"> </w:t>
      </w:r>
      <w:proofErr w:type="spellStart"/>
      <w:r w:rsidRPr="00767FC4">
        <w:rPr>
          <w:rFonts w:ascii="Arial" w:hAnsi="Arial" w:cs="Arial"/>
          <w:sz w:val="22"/>
          <w:szCs w:val="22"/>
        </w:rPr>
        <w:t>selebihnya</w:t>
      </w:r>
      <w:proofErr w:type="spellEnd"/>
      <w:r w:rsidRPr="00767FC4">
        <w:rPr>
          <w:rFonts w:ascii="Arial" w:hAnsi="Arial" w:cs="Arial"/>
          <w:sz w:val="22"/>
          <w:szCs w:val="22"/>
        </w:rPr>
        <w:t xml:space="preserve"> di </w:t>
      </w:r>
      <w:proofErr w:type="spellStart"/>
      <w:r w:rsidRPr="00767FC4">
        <w:rPr>
          <w:rFonts w:ascii="Arial" w:hAnsi="Arial" w:cs="Arial"/>
          <w:sz w:val="22"/>
          <w:szCs w:val="22"/>
        </w:rPr>
        <w:t>kenakan</w:t>
      </w:r>
      <w:proofErr w:type="spellEnd"/>
      <w:r w:rsidRPr="00767FC4">
        <w:rPr>
          <w:rFonts w:ascii="Arial" w:hAnsi="Arial" w:cs="Arial"/>
          <w:sz w:val="22"/>
          <w:szCs w:val="22"/>
        </w:rPr>
        <w:t xml:space="preserve"> </w:t>
      </w:r>
      <w:proofErr w:type="spellStart"/>
      <w:r w:rsidRPr="00767FC4">
        <w:rPr>
          <w:rFonts w:ascii="Arial" w:hAnsi="Arial" w:cs="Arial"/>
          <w:sz w:val="22"/>
          <w:szCs w:val="22"/>
        </w:rPr>
        <w:t>denda</w:t>
      </w:r>
      <w:proofErr w:type="spellEnd"/>
      <w:r w:rsidRPr="00767FC4">
        <w:rPr>
          <w:rFonts w:ascii="Arial" w:hAnsi="Arial" w:cs="Arial"/>
          <w:sz w:val="22"/>
          <w:szCs w:val="22"/>
        </w:rPr>
        <w:t xml:space="preserve"> 5% </w:t>
      </w:r>
      <w:proofErr w:type="spellStart"/>
      <w:r w:rsidRPr="00767FC4">
        <w:rPr>
          <w:rFonts w:ascii="Arial" w:hAnsi="Arial" w:cs="Arial"/>
          <w:sz w:val="22"/>
          <w:szCs w:val="22"/>
        </w:rPr>
        <w:t>perh</w:t>
      </w:r>
      <w:r w:rsidR="00CC54B6">
        <w:rPr>
          <w:rFonts w:ascii="Arial" w:hAnsi="Arial" w:cs="Arial"/>
          <w:sz w:val="22"/>
          <w:szCs w:val="22"/>
        </w:rPr>
        <w:t>ari</w:t>
      </w:r>
      <w:proofErr w:type="spellEnd"/>
      <w:r w:rsidR="002F3CCC">
        <w:rPr>
          <w:rFonts w:ascii="Arial" w:hAnsi="Arial" w:cs="Arial"/>
          <w:sz w:val="22"/>
          <w:szCs w:val="22"/>
          <w:lang w:val="en-US"/>
        </w:rPr>
        <w:t>.</w:t>
      </w:r>
    </w:p>
    <w:p w14:paraId="15006EC0" w14:textId="730A2951" w:rsidR="00661A73" w:rsidRPr="001E1B2E" w:rsidRDefault="00661A73" w:rsidP="00661A73">
      <w:pPr>
        <w:pStyle w:val="BodyTextIndent2"/>
        <w:tabs>
          <w:tab w:val="clear" w:pos="1080"/>
          <w:tab w:val="clear" w:pos="4560"/>
        </w:tabs>
        <w:spacing w:after="0" w:line="276" w:lineRule="auto"/>
        <w:ind w:left="66" w:firstLine="0"/>
        <w:rPr>
          <w:rFonts w:ascii="Arial" w:hAnsi="Arial" w:cs="Arial"/>
          <w:b/>
          <w:bCs/>
          <w:sz w:val="22"/>
          <w:szCs w:val="22"/>
          <w:lang w:val="sv-SE"/>
        </w:rPr>
      </w:pPr>
    </w:p>
    <w:p w14:paraId="7B02DE4C" w14:textId="6381520D" w:rsidR="00877596" w:rsidRPr="000D3259" w:rsidRDefault="00877596" w:rsidP="000D3259">
      <w:pPr>
        <w:pStyle w:val="BodyText"/>
        <w:tabs>
          <w:tab w:val="clear" w:pos="4560"/>
        </w:tabs>
        <w:spacing w:after="0" w:line="276" w:lineRule="auto"/>
        <w:ind w:left="0" w:firstLine="0"/>
        <w:rPr>
          <w:rFonts w:ascii="Arial" w:hAnsi="Arial" w:cs="Arial"/>
          <w:b/>
          <w:bCs/>
          <w:sz w:val="22"/>
          <w:szCs w:val="22"/>
          <w:lang w:val="id-ID"/>
        </w:rPr>
      </w:pPr>
    </w:p>
    <w:p w14:paraId="120CFF14" w14:textId="77777777" w:rsidR="00877596" w:rsidRPr="000D3259" w:rsidRDefault="00F70093" w:rsidP="00E513EC">
      <w:pPr>
        <w:pStyle w:val="BodyText"/>
        <w:tabs>
          <w:tab w:val="clear" w:pos="4560"/>
        </w:tabs>
        <w:spacing w:after="0" w:line="276" w:lineRule="auto"/>
        <w:ind w:left="0" w:firstLine="0"/>
        <w:jc w:val="center"/>
        <w:rPr>
          <w:rFonts w:ascii="Arial" w:hAnsi="Arial" w:cs="Arial"/>
          <w:b/>
          <w:sz w:val="22"/>
          <w:szCs w:val="22"/>
          <w:lang w:val="fi-FI"/>
        </w:rPr>
      </w:pPr>
      <w:r w:rsidRPr="000D3259">
        <w:rPr>
          <w:rFonts w:ascii="Arial" w:hAnsi="Arial" w:cs="Arial"/>
          <w:b/>
          <w:sz w:val="22"/>
          <w:szCs w:val="22"/>
          <w:lang w:val="fi-FI"/>
        </w:rPr>
        <w:t>PASAL 1</w:t>
      </w:r>
      <w:r w:rsidR="003035DE" w:rsidRPr="000D3259">
        <w:rPr>
          <w:rFonts w:ascii="Arial" w:hAnsi="Arial" w:cs="Arial"/>
          <w:b/>
          <w:sz w:val="22"/>
          <w:szCs w:val="22"/>
          <w:lang w:val="fi-FI"/>
        </w:rPr>
        <w:t>0</w:t>
      </w:r>
    </w:p>
    <w:p w14:paraId="0794D90B" w14:textId="29B14E13" w:rsidR="00F70093" w:rsidRPr="000D3259" w:rsidRDefault="00F70093" w:rsidP="00E513EC">
      <w:pPr>
        <w:pStyle w:val="BodyText"/>
        <w:tabs>
          <w:tab w:val="clear" w:pos="4560"/>
        </w:tabs>
        <w:spacing w:after="0" w:line="276" w:lineRule="auto"/>
        <w:ind w:left="0" w:firstLine="0"/>
        <w:jc w:val="center"/>
        <w:rPr>
          <w:rFonts w:ascii="Arial" w:hAnsi="Arial" w:cs="Arial"/>
          <w:b/>
          <w:sz w:val="22"/>
          <w:szCs w:val="22"/>
          <w:lang w:val="fi-FI"/>
        </w:rPr>
      </w:pPr>
      <w:r w:rsidRPr="000D3259">
        <w:rPr>
          <w:rFonts w:ascii="Arial" w:hAnsi="Arial" w:cs="Arial"/>
          <w:b/>
          <w:sz w:val="22"/>
          <w:szCs w:val="22"/>
          <w:lang w:val="fi-FI"/>
        </w:rPr>
        <w:t>TAHAP PENINJAUAN TERHADAP PELAYANAN KESEHATAN</w:t>
      </w:r>
    </w:p>
    <w:p w14:paraId="7457275A" w14:textId="77777777" w:rsidR="00547C1B" w:rsidRPr="000D3259" w:rsidRDefault="00547C1B" w:rsidP="000D3259">
      <w:pPr>
        <w:spacing w:line="276" w:lineRule="auto"/>
        <w:ind w:left="284" w:hanging="284"/>
        <w:rPr>
          <w:rFonts w:ascii="Arial" w:hAnsi="Arial" w:cs="Arial"/>
          <w:color w:val="FF0000"/>
          <w:sz w:val="22"/>
          <w:szCs w:val="22"/>
          <w:lang w:val="fi-FI"/>
        </w:rPr>
      </w:pPr>
    </w:p>
    <w:p w14:paraId="4E8D95EA" w14:textId="6D645055" w:rsidR="00051149" w:rsidRPr="000D3259" w:rsidRDefault="00291241" w:rsidP="000D3259">
      <w:pPr>
        <w:numPr>
          <w:ilvl w:val="0"/>
          <w:numId w:val="49"/>
        </w:numPr>
        <w:spacing w:line="276" w:lineRule="auto"/>
        <w:ind w:left="426" w:hanging="426"/>
        <w:jc w:val="both"/>
        <w:rPr>
          <w:rFonts w:ascii="Arial" w:hAnsi="Arial" w:cs="Arial"/>
          <w:sz w:val="22"/>
          <w:szCs w:val="22"/>
          <w:lang w:val="fi-FI"/>
        </w:rPr>
      </w:pPr>
      <w:r w:rsidRPr="000D3259">
        <w:rPr>
          <w:rFonts w:ascii="Arial" w:hAnsi="Arial" w:cs="Arial"/>
          <w:b/>
          <w:sz w:val="22"/>
          <w:szCs w:val="22"/>
          <w:lang w:val="fi-FI"/>
        </w:rPr>
        <w:t xml:space="preserve">PIHAK KEDUA </w:t>
      </w:r>
      <w:r w:rsidRPr="000D3259">
        <w:rPr>
          <w:rFonts w:ascii="Arial" w:hAnsi="Arial" w:cs="Arial"/>
          <w:sz w:val="22"/>
          <w:szCs w:val="22"/>
          <w:lang w:val="fi-FI"/>
        </w:rPr>
        <w:t xml:space="preserve">wajib mengikuti tahap </w:t>
      </w:r>
      <w:r w:rsidR="00C87859" w:rsidRPr="000D3259">
        <w:rPr>
          <w:rFonts w:ascii="Arial" w:hAnsi="Arial" w:cs="Arial"/>
          <w:sz w:val="22"/>
          <w:szCs w:val="22"/>
          <w:lang w:val="fi-FI"/>
        </w:rPr>
        <w:t>p</w:t>
      </w:r>
      <w:r w:rsidRPr="000D3259">
        <w:rPr>
          <w:rFonts w:ascii="Arial" w:hAnsi="Arial" w:cs="Arial"/>
          <w:sz w:val="22"/>
          <w:szCs w:val="22"/>
          <w:lang w:val="fi-FI"/>
        </w:rPr>
        <w:t xml:space="preserve">eninjauan </w:t>
      </w:r>
      <w:r w:rsidR="00877975" w:rsidRPr="000D3259">
        <w:rPr>
          <w:rFonts w:ascii="Arial" w:hAnsi="Arial" w:cs="Arial"/>
          <w:sz w:val="22"/>
          <w:szCs w:val="22"/>
          <w:lang w:val="fi-FI"/>
        </w:rPr>
        <w:t xml:space="preserve">dan </w:t>
      </w:r>
      <w:r w:rsidR="00C87859" w:rsidRPr="000D3259">
        <w:rPr>
          <w:rFonts w:ascii="Arial" w:hAnsi="Arial" w:cs="Arial"/>
          <w:sz w:val="22"/>
          <w:szCs w:val="22"/>
          <w:lang w:val="fi-FI"/>
        </w:rPr>
        <w:t>p</w:t>
      </w:r>
      <w:r w:rsidRPr="000D3259">
        <w:rPr>
          <w:rFonts w:ascii="Arial" w:hAnsi="Arial" w:cs="Arial"/>
          <w:sz w:val="22"/>
          <w:szCs w:val="22"/>
          <w:lang w:val="fi-FI"/>
        </w:rPr>
        <w:t xml:space="preserve">enilaian kesiapan sebagai </w:t>
      </w:r>
      <w:r w:rsidR="00403255" w:rsidRPr="000D3259">
        <w:rPr>
          <w:rFonts w:ascii="Arial" w:hAnsi="Arial" w:cs="Arial"/>
          <w:sz w:val="22"/>
          <w:szCs w:val="22"/>
          <w:lang w:val="id-ID"/>
        </w:rPr>
        <w:t>Provider</w:t>
      </w:r>
      <w:r w:rsidRPr="000D3259">
        <w:rPr>
          <w:rFonts w:ascii="Arial" w:hAnsi="Arial" w:cs="Arial"/>
          <w:sz w:val="22"/>
          <w:szCs w:val="22"/>
          <w:lang w:val="id-ID"/>
        </w:rPr>
        <w:t xml:space="preserve"> </w:t>
      </w:r>
      <w:r w:rsidRPr="000D3259">
        <w:rPr>
          <w:rFonts w:ascii="Arial" w:hAnsi="Arial" w:cs="Arial"/>
          <w:sz w:val="22"/>
          <w:szCs w:val="22"/>
          <w:lang w:val="fi-FI"/>
        </w:rPr>
        <w:t xml:space="preserve">yang dilakukan oleh </w:t>
      </w:r>
      <w:r w:rsidRPr="000D3259">
        <w:rPr>
          <w:rFonts w:ascii="Arial" w:hAnsi="Arial" w:cs="Arial"/>
          <w:b/>
          <w:sz w:val="22"/>
          <w:szCs w:val="22"/>
          <w:lang w:val="fi-FI"/>
        </w:rPr>
        <w:t>PIHAK PERTAMA.</w:t>
      </w:r>
      <w:r w:rsidRPr="000D3259">
        <w:rPr>
          <w:rFonts w:ascii="Arial" w:hAnsi="Arial" w:cs="Arial"/>
          <w:sz w:val="22"/>
          <w:szCs w:val="22"/>
          <w:lang w:val="fi-FI"/>
        </w:rPr>
        <w:t xml:space="preserve"> </w:t>
      </w:r>
    </w:p>
    <w:p w14:paraId="3C6ACCC8" w14:textId="77777777" w:rsidR="00877596" w:rsidRPr="000D3259" w:rsidRDefault="00877596" w:rsidP="000D3259">
      <w:pPr>
        <w:spacing w:line="276" w:lineRule="auto"/>
        <w:ind w:left="426"/>
        <w:jc w:val="both"/>
        <w:rPr>
          <w:rFonts w:ascii="Arial" w:hAnsi="Arial" w:cs="Arial"/>
          <w:sz w:val="22"/>
          <w:szCs w:val="22"/>
          <w:lang w:val="fi-FI"/>
        </w:rPr>
      </w:pPr>
    </w:p>
    <w:p w14:paraId="28BD1357" w14:textId="683EF0E4" w:rsidR="00051149" w:rsidRPr="000D3259" w:rsidRDefault="00291241" w:rsidP="000D3259">
      <w:pPr>
        <w:numPr>
          <w:ilvl w:val="0"/>
          <w:numId w:val="49"/>
        </w:numPr>
        <w:spacing w:line="276" w:lineRule="auto"/>
        <w:ind w:left="426" w:hanging="426"/>
        <w:jc w:val="both"/>
        <w:rPr>
          <w:rFonts w:ascii="Arial" w:hAnsi="Arial" w:cs="Arial"/>
          <w:sz w:val="22"/>
          <w:szCs w:val="22"/>
          <w:lang w:val="fi-FI"/>
        </w:rPr>
      </w:pPr>
      <w:r w:rsidRPr="000D3259">
        <w:rPr>
          <w:rFonts w:ascii="Arial" w:hAnsi="Arial" w:cs="Arial"/>
          <w:b/>
          <w:sz w:val="22"/>
          <w:szCs w:val="22"/>
          <w:lang w:val="fi-FI"/>
        </w:rPr>
        <w:t>PIHAK PERTAMA</w:t>
      </w:r>
      <w:r w:rsidRPr="000D3259">
        <w:rPr>
          <w:rFonts w:ascii="Arial" w:hAnsi="Arial" w:cs="Arial"/>
          <w:sz w:val="22"/>
          <w:szCs w:val="22"/>
          <w:lang w:val="fi-FI"/>
        </w:rPr>
        <w:t xml:space="preserve"> akan mengirimkan pemberitahuan tertulis hasil </w:t>
      </w:r>
      <w:r w:rsidR="00C87859" w:rsidRPr="000D3259">
        <w:rPr>
          <w:rFonts w:ascii="Arial" w:hAnsi="Arial" w:cs="Arial"/>
          <w:sz w:val="22"/>
          <w:szCs w:val="22"/>
          <w:lang w:val="fi-FI"/>
        </w:rPr>
        <w:t>p</w:t>
      </w:r>
      <w:r w:rsidRPr="000D3259">
        <w:rPr>
          <w:rFonts w:ascii="Arial" w:hAnsi="Arial" w:cs="Arial"/>
          <w:sz w:val="22"/>
          <w:szCs w:val="22"/>
          <w:lang w:val="fi-FI"/>
        </w:rPr>
        <w:t xml:space="preserve">eninjauan </w:t>
      </w:r>
      <w:r w:rsidR="00877975" w:rsidRPr="000D3259">
        <w:rPr>
          <w:rFonts w:ascii="Arial" w:hAnsi="Arial" w:cs="Arial"/>
          <w:sz w:val="22"/>
          <w:szCs w:val="22"/>
          <w:lang w:val="fi-FI"/>
        </w:rPr>
        <w:t xml:space="preserve">dan </w:t>
      </w:r>
      <w:r w:rsidR="00C87859" w:rsidRPr="000D3259">
        <w:rPr>
          <w:rFonts w:ascii="Arial" w:hAnsi="Arial" w:cs="Arial"/>
          <w:sz w:val="22"/>
          <w:szCs w:val="22"/>
          <w:lang w:val="fi-FI"/>
        </w:rPr>
        <w:t>p</w:t>
      </w:r>
      <w:r w:rsidRPr="000D3259">
        <w:rPr>
          <w:rFonts w:ascii="Arial" w:hAnsi="Arial" w:cs="Arial"/>
          <w:sz w:val="22"/>
          <w:szCs w:val="22"/>
          <w:lang w:val="fi-FI"/>
        </w:rPr>
        <w:t xml:space="preserve">enilaian yang dilakukan beserta rekomendasi yang diperlukan kepada </w:t>
      </w:r>
      <w:r w:rsidRPr="000D3259">
        <w:rPr>
          <w:rFonts w:ascii="Arial" w:hAnsi="Arial" w:cs="Arial"/>
          <w:b/>
          <w:sz w:val="22"/>
          <w:szCs w:val="22"/>
          <w:lang w:val="fi-FI"/>
        </w:rPr>
        <w:t>PIHAK KEDUA</w:t>
      </w:r>
      <w:r w:rsidR="007100ED" w:rsidRPr="000D3259">
        <w:rPr>
          <w:rFonts w:ascii="Arial" w:hAnsi="Arial" w:cs="Arial"/>
          <w:sz w:val="22"/>
          <w:szCs w:val="22"/>
          <w:lang w:val="fi-FI"/>
        </w:rPr>
        <w:t>.</w:t>
      </w:r>
    </w:p>
    <w:p w14:paraId="59DFCE17" w14:textId="77777777" w:rsidR="00877596" w:rsidRPr="000D3259" w:rsidRDefault="00877596" w:rsidP="000D3259">
      <w:pPr>
        <w:pStyle w:val="ListParagraph"/>
        <w:spacing w:line="276" w:lineRule="auto"/>
        <w:rPr>
          <w:rFonts w:ascii="Arial" w:hAnsi="Arial" w:cs="Arial"/>
          <w:sz w:val="22"/>
          <w:szCs w:val="22"/>
          <w:lang w:val="fi-FI"/>
        </w:rPr>
      </w:pPr>
    </w:p>
    <w:p w14:paraId="0B6A6C53" w14:textId="6948530A" w:rsidR="003524C6" w:rsidRPr="000D3259" w:rsidRDefault="00291241" w:rsidP="000D3259">
      <w:pPr>
        <w:numPr>
          <w:ilvl w:val="0"/>
          <w:numId w:val="49"/>
        </w:numPr>
        <w:spacing w:line="276" w:lineRule="auto"/>
        <w:ind w:left="426" w:hanging="426"/>
        <w:jc w:val="both"/>
        <w:rPr>
          <w:rFonts w:ascii="Arial" w:hAnsi="Arial" w:cs="Arial"/>
          <w:sz w:val="22"/>
          <w:szCs w:val="22"/>
          <w:lang w:val="fi-FI"/>
        </w:rPr>
      </w:pPr>
      <w:r w:rsidRPr="000D3259">
        <w:rPr>
          <w:rFonts w:ascii="Arial" w:hAnsi="Arial" w:cs="Arial"/>
          <w:sz w:val="22"/>
          <w:szCs w:val="22"/>
          <w:lang w:val="fi-FI"/>
        </w:rPr>
        <w:t xml:space="preserve">Apabila </w:t>
      </w:r>
      <w:r w:rsidRPr="000D3259">
        <w:rPr>
          <w:rFonts w:ascii="Arial" w:hAnsi="Arial" w:cs="Arial"/>
          <w:b/>
          <w:sz w:val="22"/>
          <w:szCs w:val="22"/>
          <w:lang w:val="fi-FI"/>
        </w:rPr>
        <w:t>PIHAK KEDUA</w:t>
      </w:r>
      <w:r w:rsidRPr="000D3259">
        <w:rPr>
          <w:rFonts w:ascii="Arial" w:hAnsi="Arial" w:cs="Arial"/>
          <w:sz w:val="22"/>
          <w:szCs w:val="22"/>
          <w:lang w:val="fi-FI"/>
        </w:rPr>
        <w:t xml:space="preserve"> dinyatakan tidak lulus tahap </w:t>
      </w:r>
      <w:r w:rsidR="00C87859" w:rsidRPr="000D3259">
        <w:rPr>
          <w:rFonts w:ascii="Arial" w:hAnsi="Arial" w:cs="Arial"/>
          <w:sz w:val="22"/>
          <w:szCs w:val="22"/>
          <w:lang w:val="fi-FI"/>
        </w:rPr>
        <w:t>p</w:t>
      </w:r>
      <w:r w:rsidRPr="000D3259">
        <w:rPr>
          <w:rFonts w:ascii="Arial" w:hAnsi="Arial" w:cs="Arial"/>
          <w:sz w:val="22"/>
          <w:szCs w:val="22"/>
          <w:lang w:val="fi-FI"/>
        </w:rPr>
        <w:t xml:space="preserve">eninjauan dan penilaian sebagaimana dimaksud ayat </w:t>
      </w:r>
      <w:r w:rsidR="00774CB5" w:rsidRPr="000D3259">
        <w:rPr>
          <w:rFonts w:ascii="Arial" w:hAnsi="Arial" w:cs="Arial"/>
          <w:sz w:val="22"/>
          <w:szCs w:val="22"/>
          <w:lang w:val="fi-FI"/>
        </w:rPr>
        <w:t>(</w:t>
      </w:r>
      <w:r w:rsidRPr="000D3259">
        <w:rPr>
          <w:rFonts w:ascii="Arial" w:hAnsi="Arial" w:cs="Arial"/>
          <w:sz w:val="22"/>
          <w:szCs w:val="22"/>
          <w:lang w:val="fi-FI"/>
        </w:rPr>
        <w:t>1</w:t>
      </w:r>
      <w:r w:rsidR="00774CB5" w:rsidRPr="000D3259">
        <w:rPr>
          <w:rFonts w:ascii="Arial" w:hAnsi="Arial" w:cs="Arial"/>
          <w:sz w:val="22"/>
          <w:szCs w:val="22"/>
          <w:lang w:val="fi-FI"/>
        </w:rPr>
        <w:t>)</w:t>
      </w:r>
      <w:r w:rsidRPr="000D3259">
        <w:rPr>
          <w:rFonts w:ascii="Arial" w:hAnsi="Arial" w:cs="Arial"/>
          <w:sz w:val="22"/>
          <w:szCs w:val="22"/>
          <w:lang w:val="fi-FI"/>
        </w:rPr>
        <w:t xml:space="preserve"> Pasal ini, </w:t>
      </w:r>
      <w:r w:rsidRPr="000D3259">
        <w:rPr>
          <w:rFonts w:ascii="Arial" w:hAnsi="Arial" w:cs="Arial"/>
          <w:b/>
          <w:sz w:val="22"/>
          <w:szCs w:val="22"/>
          <w:lang w:val="fi-FI"/>
        </w:rPr>
        <w:t>PIHAK PERTAMA</w:t>
      </w:r>
      <w:r w:rsidRPr="000D3259">
        <w:rPr>
          <w:rFonts w:ascii="Arial" w:hAnsi="Arial" w:cs="Arial"/>
          <w:sz w:val="22"/>
          <w:szCs w:val="22"/>
          <w:lang w:val="fi-FI"/>
        </w:rPr>
        <w:t xml:space="preserve"> berhak untuk melakukan peninjauan ulang atas Perjanjian ini </w:t>
      </w:r>
      <w:r w:rsidR="007A362A" w:rsidRPr="000D3259">
        <w:rPr>
          <w:rFonts w:ascii="Arial" w:hAnsi="Arial" w:cs="Arial"/>
          <w:sz w:val="22"/>
          <w:szCs w:val="22"/>
          <w:lang w:val="fi-FI"/>
        </w:rPr>
        <w:t xml:space="preserve">atau </w:t>
      </w:r>
      <w:r w:rsidRPr="000D3259">
        <w:rPr>
          <w:rFonts w:ascii="Arial" w:hAnsi="Arial" w:cs="Arial"/>
          <w:sz w:val="22"/>
          <w:szCs w:val="22"/>
          <w:lang w:val="fi-FI"/>
        </w:rPr>
        <w:t>memutuskan untuk mengakhiri atau melanjutkan dengan melakukan perubahan terhadap syarat dan ketentuan yang berlaku dalam Perjanjian ini.</w:t>
      </w:r>
    </w:p>
    <w:p w14:paraId="48E64AA1" w14:textId="6B560F02" w:rsidR="00F70093" w:rsidRPr="000D3259" w:rsidRDefault="00F70093" w:rsidP="00E513EC">
      <w:pPr>
        <w:spacing w:line="276" w:lineRule="auto"/>
        <w:jc w:val="center"/>
        <w:rPr>
          <w:rFonts w:ascii="Arial" w:hAnsi="Arial" w:cs="Arial"/>
          <w:b/>
          <w:bCs/>
          <w:sz w:val="22"/>
          <w:szCs w:val="22"/>
        </w:rPr>
      </w:pPr>
      <w:r w:rsidRPr="000D3259">
        <w:rPr>
          <w:rFonts w:ascii="Arial" w:hAnsi="Arial" w:cs="Arial"/>
          <w:b/>
          <w:bCs/>
          <w:sz w:val="22"/>
          <w:szCs w:val="22"/>
        </w:rPr>
        <w:t>PASAL 1</w:t>
      </w:r>
      <w:r w:rsidR="003035DE" w:rsidRPr="000D3259">
        <w:rPr>
          <w:rFonts w:ascii="Arial" w:hAnsi="Arial" w:cs="Arial"/>
          <w:b/>
          <w:bCs/>
          <w:sz w:val="22"/>
          <w:szCs w:val="22"/>
        </w:rPr>
        <w:t>1</w:t>
      </w:r>
    </w:p>
    <w:p w14:paraId="45C9D56F" w14:textId="77777777" w:rsidR="00F70093" w:rsidRPr="000D3259" w:rsidRDefault="00F70093" w:rsidP="00E513EC">
      <w:pPr>
        <w:spacing w:line="276" w:lineRule="auto"/>
        <w:jc w:val="center"/>
        <w:rPr>
          <w:rFonts w:ascii="Arial" w:hAnsi="Arial" w:cs="Arial"/>
          <w:b/>
          <w:bCs/>
          <w:sz w:val="22"/>
          <w:szCs w:val="22"/>
        </w:rPr>
      </w:pPr>
      <w:r w:rsidRPr="000D3259">
        <w:rPr>
          <w:rFonts w:ascii="Arial" w:hAnsi="Arial" w:cs="Arial"/>
          <w:b/>
          <w:bCs/>
          <w:sz w:val="22"/>
          <w:szCs w:val="22"/>
        </w:rPr>
        <w:t>JANGKA WAKTU PERJANJIAN</w:t>
      </w:r>
    </w:p>
    <w:p w14:paraId="6B0DE015" w14:textId="77777777" w:rsidR="003524C6" w:rsidRPr="000D3259" w:rsidRDefault="003524C6" w:rsidP="000D3259">
      <w:pPr>
        <w:spacing w:line="276" w:lineRule="auto"/>
        <w:jc w:val="center"/>
        <w:rPr>
          <w:rFonts w:ascii="Arial" w:hAnsi="Arial" w:cs="Arial"/>
          <w:b/>
          <w:bCs/>
          <w:sz w:val="22"/>
          <w:szCs w:val="22"/>
        </w:rPr>
      </w:pPr>
    </w:p>
    <w:p w14:paraId="0E5A80E4" w14:textId="56668217" w:rsidR="001D561D" w:rsidRPr="00BC4594" w:rsidRDefault="001D561D" w:rsidP="000D3259">
      <w:pPr>
        <w:numPr>
          <w:ilvl w:val="0"/>
          <w:numId w:val="19"/>
        </w:numPr>
        <w:spacing w:line="276" w:lineRule="auto"/>
        <w:ind w:left="426" w:hanging="426"/>
        <w:jc w:val="both"/>
        <w:rPr>
          <w:rFonts w:ascii="Arial" w:hAnsi="Arial" w:cs="Arial"/>
          <w:sz w:val="22"/>
          <w:szCs w:val="22"/>
        </w:rPr>
      </w:pPr>
      <w:r w:rsidRPr="000D3259">
        <w:rPr>
          <w:rFonts w:ascii="Arial" w:hAnsi="Arial" w:cs="Arial"/>
          <w:sz w:val="22"/>
          <w:szCs w:val="22"/>
        </w:rPr>
        <w:t xml:space="preserve">Perjanjian ini berlaku terhitung sejak tanggal </w:t>
      </w:r>
      <w:r w:rsidR="00640FA0">
        <w:rPr>
          <w:rFonts w:ascii="Arial" w:hAnsi="Arial" w:cs="Arial"/>
          <w:sz w:val="22"/>
          <w:szCs w:val="22"/>
        </w:rPr>
        <w:t>Dua Belas bulan Agustus tahun Dua Ribu Dua Puluh Lima</w:t>
      </w:r>
      <w:r w:rsidRPr="000D3259">
        <w:rPr>
          <w:rFonts w:ascii="Arial" w:hAnsi="Arial" w:cs="Arial"/>
          <w:sz w:val="22"/>
          <w:szCs w:val="22"/>
        </w:rPr>
        <w:t xml:space="preserve"> </w:t>
      </w:r>
      <w:r w:rsidRPr="000D3259">
        <w:rPr>
          <w:rFonts w:ascii="Arial" w:hAnsi="Arial" w:cs="Arial"/>
          <w:color w:val="000000"/>
          <w:sz w:val="22"/>
          <w:szCs w:val="22"/>
        </w:rPr>
        <w:t xml:space="preserve">dan berlaku untuk jangka waktu </w:t>
      </w:r>
      <w:r w:rsidR="00640FA0">
        <w:rPr>
          <w:rFonts w:ascii="Arial" w:hAnsi="Arial" w:cs="Arial"/>
          <w:sz w:val="22"/>
          <w:szCs w:val="22"/>
        </w:rPr>
        <w:t xml:space="preserve">dua (2) </w:t>
      </w:r>
      <w:r w:rsidRPr="000D3259">
        <w:rPr>
          <w:rFonts w:ascii="Arial" w:hAnsi="Arial" w:cs="Arial"/>
          <w:color w:val="000000"/>
          <w:sz w:val="22"/>
          <w:szCs w:val="22"/>
        </w:rPr>
        <w:t>tahun atau berakhir pada</w:t>
      </w:r>
      <w:r w:rsidRPr="000D3259">
        <w:rPr>
          <w:rFonts w:ascii="Arial" w:hAnsi="Arial" w:cs="Arial"/>
          <w:sz w:val="22"/>
          <w:szCs w:val="22"/>
          <w:lang w:val="id-ID"/>
        </w:rPr>
        <w:t xml:space="preserve"> </w:t>
      </w:r>
      <w:r w:rsidR="00640FA0">
        <w:rPr>
          <w:rFonts w:ascii="Arial" w:hAnsi="Arial" w:cs="Arial"/>
          <w:sz w:val="22"/>
          <w:szCs w:val="22"/>
        </w:rPr>
        <w:t xml:space="preserve">tanggal Dua Belas </w:t>
      </w:r>
      <w:r w:rsidRPr="000D3259">
        <w:rPr>
          <w:rFonts w:ascii="Arial" w:hAnsi="Arial" w:cs="Arial"/>
          <w:sz w:val="22"/>
          <w:szCs w:val="22"/>
        </w:rPr>
        <w:t>bulan</w:t>
      </w:r>
      <w:r w:rsidR="00640FA0">
        <w:rPr>
          <w:rFonts w:ascii="Arial" w:hAnsi="Arial" w:cs="Arial"/>
          <w:sz w:val="22"/>
          <w:szCs w:val="22"/>
        </w:rPr>
        <w:t xml:space="preserve"> Agustus</w:t>
      </w:r>
      <w:r w:rsidR="00877596" w:rsidRPr="000D3259">
        <w:rPr>
          <w:rFonts w:ascii="Arial" w:hAnsi="Arial" w:cs="Arial"/>
          <w:sz w:val="22"/>
          <w:szCs w:val="22"/>
        </w:rPr>
        <w:t xml:space="preserve"> </w:t>
      </w:r>
      <w:r w:rsidRPr="000D3259">
        <w:rPr>
          <w:rFonts w:ascii="Arial" w:hAnsi="Arial" w:cs="Arial"/>
          <w:sz w:val="22"/>
          <w:szCs w:val="22"/>
        </w:rPr>
        <w:t>tahun</w:t>
      </w:r>
      <w:r w:rsidR="00640FA0">
        <w:rPr>
          <w:rFonts w:ascii="Arial" w:hAnsi="Arial" w:cs="Arial"/>
          <w:sz w:val="22"/>
          <w:szCs w:val="22"/>
        </w:rPr>
        <w:t xml:space="preserve"> Dua Ribu Dua Puluh Tujuh</w:t>
      </w:r>
      <w:r w:rsidR="00877596" w:rsidRPr="000D3259">
        <w:rPr>
          <w:rFonts w:ascii="Arial" w:hAnsi="Arial" w:cs="Arial"/>
          <w:sz w:val="22"/>
          <w:szCs w:val="22"/>
        </w:rPr>
        <w:t xml:space="preserve"> </w:t>
      </w:r>
      <w:r w:rsidRPr="000D3259">
        <w:rPr>
          <w:rFonts w:ascii="Arial" w:hAnsi="Arial" w:cs="Arial"/>
          <w:b/>
          <w:sz w:val="22"/>
          <w:szCs w:val="22"/>
          <w:lang w:val="id-ID"/>
        </w:rPr>
        <w:t>(</w:t>
      </w:r>
      <w:r w:rsidR="00640FA0">
        <w:rPr>
          <w:rFonts w:ascii="Arial" w:hAnsi="Arial" w:cs="Arial"/>
          <w:b/>
          <w:sz w:val="22"/>
          <w:szCs w:val="22"/>
        </w:rPr>
        <w:t>12/8/2025 s.d 12/8/2027).</w:t>
      </w:r>
    </w:p>
    <w:p w14:paraId="257F10B3" w14:textId="72D9DE8D" w:rsidR="00877596" w:rsidRPr="000D3259" w:rsidRDefault="00877596" w:rsidP="00BC4594">
      <w:pPr>
        <w:spacing w:line="276" w:lineRule="auto"/>
        <w:jc w:val="both"/>
        <w:rPr>
          <w:rFonts w:ascii="Arial" w:hAnsi="Arial" w:cs="Arial"/>
          <w:sz w:val="22"/>
          <w:szCs w:val="22"/>
        </w:rPr>
      </w:pPr>
    </w:p>
    <w:p w14:paraId="410F56A9" w14:textId="16B069C3" w:rsidR="001D561D" w:rsidRPr="000D3259" w:rsidRDefault="001D561D" w:rsidP="000D3259">
      <w:pPr>
        <w:numPr>
          <w:ilvl w:val="0"/>
          <w:numId w:val="19"/>
        </w:numPr>
        <w:spacing w:line="276" w:lineRule="auto"/>
        <w:ind w:left="426" w:hanging="426"/>
        <w:jc w:val="both"/>
        <w:rPr>
          <w:rFonts w:ascii="Arial" w:hAnsi="Arial" w:cs="Arial"/>
          <w:sz w:val="22"/>
          <w:szCs w:val="22"/>
        </w:rPr>
      </w:pPr>
      <w:r w:rsidRPr="000D3259">
        <w:rPr>
          <w:rFonts w:ascii="Arial" w:hAnsi="Arial" w:cs="Arial"/>
          <w:sz w:val="22"/>
          <w:szCs w:val="22"/>
        </w:rPr>
        <w:t xml:space="preserve">Jangka Waktu Perjanjian ini dapat diperpanjang berdasarkan </w:t>
      </w:r>
      <w:r w:rsidRPr="000D3259">
        <w:rPr>
          <w:rFonts w:ascii="Arial" w:hAnsi="Arial" w:cs="Arial"/>
          <w:sz w:val="22"/>
          <w:szCs w:val="22"/>
          <w:lang w:val="id-ID"/>
        </w:rPr>
        <w:t>kesepakatan tert</w:t>
      </w:r>
      <w:r w:rsidRPr="000D3259">
        <w:rPr>
          <w:rFonts w:ascii="Arial" w:hAnsi="Arial" w:cs="Arial"/>
          <w:sz w:val="22"/>
          <w:szCs w:val="22"/>
        </w:rPr>
        <w:t xml:space="preserve">ulis </w:t>
      </w:r>
      <w:r w:rsidR="002E7E94" w:rsidRPr="000D3259">
        <w:rPr>
          <w:rFonts w:ascii="Arial" w:hAnsi="Arial" w:cs="Arial"/>
          <w:b/>
          <w:bCs/>
          <w:sz w:val="22"/>
          <w:szCs w:val="22"/>
        </w:rPr>
        <w:t>PARA PIHAK</w:t>
      </w:r>
      <w:r w:rsidRPr="000D3259">
        <w:rPr>
          <w:rFonts w:ascii="Arial" w:hAnsi="Arial" w:cs="Arial"/>
          <w:sz w:val="22"/>
          <w:szCs w:val="22"/>
          <w:lang w:val="id-ID"/>
        </w:rPr>
        <w:t xml:space="preserve"> dan kehen</w:t>
      </w:r>
      <w:r w:rsidRPr="000D3259">
        <w:rPr>
          <w:rFonts w:ascii="Arial" w:hAnsi="Arial" w:cs="Arial"/>
          <w:sz w:val="22"/>
          <w:szCs w:val="22"/>
        </w:rPr>
        <w:t>dak untuk memperpanjang jangka waktu Perjanjian tersebut wajib disampa</w:t>
      </w:r>
      <w:r w:rsidRPr="000D3259">
        <w:rPr>
          <w:rFonts w:ascii="Arial" w:hAnsi="Arial" w:cs="Arial"/>
          <w:sz w:val="22"/>
          <w:szCs w:val="22"/>
          <w:lang w:val="id-ID"/>
        </w:rPr>
        <w:t>ikan oleh salah satu Pihak kep</w:t>
      </w:r>
      <w:r w:rsidRPr="000D3259">
        <w:rPr>
          <w:rFonts w:ascii="Arial" w:hAnsi="Arial" w:cs="Arial"/>
          <w:sz w:val="22"/>
          <w:szCs w:val="22"/>
        </w:rPr>
        <w:t>ada Pihak lainnya dalam</w:t>
      </w:r>
      <w:r w:rsidR="00DA3F8C" w:rsidRPr="000D3259">
        <w:rPr>
          <w:rFonts w:ascii="Arial" w:hAnsi="Arial" w:cs="Arial"/>
          <w:sz w:val="22"/>
          <w:szCs w:val="22"/>
        </w:rPr>
        <w:t xml:space="preserve"> </w:t>
      </w:r>
      <w:r w:rsidRPr="000D3259">
        <w:rPr>
          <w:rFonts w:ascii="Arial" w:hAnsi="Arial" w:cs="Arial"/>
          <w:sz w:val="22"/>
          <w:szCs w:val="22"/>
        </w:rPr>
        <w:t xml:space="preserve">jangka waktu selambat-lambatnya </w:t>
      </w:r>
      <w:r w:rsidR="008C281B" w:rsidRPr="000D3259">
        <w:rPr>
          <w:rFonts w:ascii="Arial" w:hAnsi="Arial" w:cs="Arial"/>
          <w:sz w:val="22"/>
          <w:szCs w:val="22"/>
        </w:rPr>
        <w:t>60</w:t>
      </w:r>
      <w:r w:rsidRPr="000D3259">
        <w:rPr>
          <w:rFonts w:ascii="Arial" w:hAnsi="Arial" w:cs="Arial"/>
          <w:sz w:val="22"/>
          <w:szCs w:val="22"/>
        </w:rPr>
        <w:t xml:space="preserve"> (</w:t>
      </w:r>
      <w:r w:rsidR="008C281B" w:rsidRPr="000D3259">
        <w:rPr>
          <w:rFonts w:ascii="Arial" w:hAnsi="Arial" w:cs="Arial"/>
          <w:sz w:val="22"/>
          <w:szCs w:val="22"/>
        </w:rPr>
        <w:t>enam puluh</w:t>
      </w:r>
      <w:r w:rsidRPr="000D3259">
        <w:rPr>
          <w:rFonts w:ascii="Arial" w:hAnsi="Arial" w:cs="Arial"/>
          <w:sz w:val="22"/>
          <w:szCs w:val="22"/>
        </w:rPr>
        <w:t xml:space="preserve">) </w:t>
      </w:r>
      <w:r w:rsidR="008C281B" w:rsidRPr="000D3259">
        <w:rPr>
          <w:rFonts w:ascii="Arial" w:hAnsi="Arial" w:cs="Arial"/>
          <w:sz w:val="22"/>
          <w:szCs w:val="22"/>
        </w:rPr>
        <w:t xml:space="preserve">Hari Kerja </w:t>
      </w:r>
      <w:r w:rsidRPr="000D3259">
        <w:rPr>
          <w:rFonts w:ascii="Arial" w:hAnsi="Arial" w:cs="Arial"/>
          <w:sz w:val="22"/>
          <w:szCs w:val="22"/>
        </w:rPr>
        <w:t>sebelum jangka waktu Perjanjian ini berakhir.</w:t>
      </w:r>
    </w:p>
    <w:p w14:paraId="1A150310" w14:textId="77777777" w:rsidR="00877596" w:rsidRPr="000D3259" w:rsidRDefault="00877596" w:rsidP="000D3259">
      <w:pPr>
        <w:pStyle w:val="ListParagraph"/>
        <w:spacing w:line="276" w:lineRule="auto"/>
        <w:rPr>
          <w:rFonts w:ascii="Arial" w:hAnsi="Arial" w:cs="Arial"/>
          <w:sz w:val="22"/>
          <w:szCs w:val="22"/>
        </w:rPr>
      </w:pPr>
    </w:p>
    <w:p w14:paraId="047C7534" w14:textId="3323383B" w:rsidR="00F926D5" w:rsidRPr="000D3259" w:rsidRDefault="001D561D" w:rsidP="000D3259">
      <w:pPr>
        <w:numPr>
          <w:ilvl w:val="0"/>
          <w:numId w:val="19"/>
        </w:numPr>
        <w:spacing w:line="276" w:lineRule="auto"/>
        <w:ind w:left="426" w:hanging="426"/>
        <w:jc w:val="both"/>
        <w:rPr>
          <w:rFonts w:ascii="Arial" w:hAnsi="Arial" w:cs="Arial"/>
          <w:sz w:val="22"/>
          <w:szCs w:val="22"/>
        </w:rPr>
      </w:pPr>
      <w:r w:rsidRPr="000D3259">
        <w:rPr>
          <w:rFonts w:ascii="Arial" w:hAnsi="Arial" w:cs="Arial"/>
          <w:sz w:val="22"/>
          <w:szCs w:val="22"/>
        </w:rPr>
        <w:t>Apabila se</w:t>
      </w:r>
      <w:r w:rsidR="008C281B" w:rsidRPr="000D3259">
        <w:rPr>
          <w:rFonts w:ascii="Arial" w:hAnsi="Arial" w:cs="Arial"/>
          <w:sz w:val="22"/>
          <w:szCs w:val="22"/>
        </w:rPr>
        <w:t>lambat-lambatnya sampai dengan 30</w:t>
      </w:r>
      <w:r w:rsidRPr="000D3259">
        <w:rPr>
          <w:rFonts w:ascii="Arial" w:hAnsi="Arial" w:cs="Arial"/>
          <w:sz w:val="22"/>
          <w:szCs w:val="22"/>
        </w:rPr>
        <w:t xml:space="preserve"> (</w:t>
      </w:r>
      <w:r w:rsidR="008C281B" w:rsidRPr="000D3259">
        <w:rPr>
          <w:rFonts w:ascii="Arial" w:hAnsi="Arial" w:cs="Arial"/>
          <w:sz w:val="22"/>
          <w:szCs w:val="22"/>
        </w:rPr>
        <w:t>tiga puluh</w:t>
      </w:r>
      <w:r w:rsidRPr="000D3259">
        <w:rPr>
          <w:rFonts w:ascii="Arial" w:hAnsi="Arial" w:cs="Arial"/>
          <w:sz w:val="22"/>
          <w:szCs w:val="22"/>
        </w:rPr>
        <w:t xml:space="preserve">) </w:t>
      </w:r>
      <w:r w:rsidR="008C281B" w:rsidRPr="000D3259">
        <w:rPr>
          <w:rFonts w:ascii="Arial" w:hAnsi="Arial" w:cs="Arial"/>
          <w:sz w:val="22"/>
          <w:szCs w:val="22"/>
        </w:rPr>
        <w:t xml:space="preserve">Hari Kerja </w:t>
      </w:r>
      <w:r w:rsidRPr="000D3259">
        <w:rPr>
          <w:rFonts w:ascii="Arial" w:hAnsi="Arial" w:cs="Arial"/>
          <w:sz w:val="22"/>
          <w:szCs w:val="22"/>
        </w:rPr>
        <w:t xml:space="preserve">sebelum berakhirnya Jangka Waktu Perjanjian tidak ada surat pemberitahuan dari </w:t>
      </w:r>
      <w:r w:rsidRPr="000D3259">
        <w:rPr>
          <w:rFonts w:ascii="Arial" w:hAnsi="Arial" w:cs="Arial"/>
          <w:bCs/>
          <w:sz w:val="22"/>
          <w:szCs w:val="22"/>
        </w:rPr>
        <w:t>salah satu Pihak kepada Pihak yang lainnya</w:t>
      </w:r>
      <w:r w:rsidRPr="000D3259">
        <w:rPr>
          <w:rFonts w:ascii="Arial" w:hAnsi="Arial" w:cs="Arial"/>
          <w:sz w:val="22"/>
          <w:szCs w:val="22"/>
        </w:rPr>
        <w:t xml:space="preserve"> untuk memperpanjang Jangka Waktu Perjanjian, maka Perjanjian ini secara otomatis berakhir</w:t>
      </w:r>
      <w:r w:rsidR="00953CA7" w:rsidRPr="000D3259">
        <w:rPr>
          <w:rFonts w:ascii="Arial" w:hAnsi="Arial" w:cs="Arial"/>
          <w:sz w:val="22"/>
          <w:szCs w:val="22"/>
        </w:rPr>
        <w:t xml:space="preserve"> sesuai tanggal berakhirnya Perjanjian ini.</w:t>
      </w:r>
    </w:p>
    <w:p w14:paraId="1979F163" w14:textId="77777777" w:rsidR="00877596" w:rsidRPr="000D3259" w:rsidRDefault="00877596" w:rsidP="000D3259">
      <w:pPr>
        <w:pStyle w:val="ListParagraph"/>
        <w:spacing w:line="276" w:lineRule="auto"/>
        <w:rPr>
          <w:rFonts w:ascii="Arial" w:hAnsi="Arial" w:cs="Arial"/>
          <w:sz w:val="22"/>
          <w:szCs w:val="22"/>
        </w:rPr>
      </w:pPr>
    </w:p>
    <w:p w14:paraId="35A8FD45" w14:textId="4A6E3EA8" w:rsidR="004D1284" w:rsidRPr="000D3259" w:rsidRDefault="004D1284" w:rsidP="000D3259">
      <w:pPr>
        <w:numPr>
          <w:ilvl w:val="0"/>
          <w:numId w:val="19"/>
        </w:numPr>
        <w:spacing w:line="276" w:lineRule="auto"/>
        <w:ind w:left="426" w:hanging="426"/>
        <w:jc w:val="both"/>
        <w:rPr>
          <w:rFonts w:ascii="Arial" w:hAnsi="Arial" w:cs="Arial"/>
          <w:sz w:val="22"/>
          <w:szCs w:val="22"/>
        </w:rPr>
      </w:pPr>
      <w:r w:rsidRPr="000D3259">
        <w:rPr>
          <w:rFonts w:ascii="Arial" w:hAnsi="Arial" w:cs="Arial"/>
          <w:sz w:val="22"/>
          <w:szCs w:val="22"/>
        </w:rPr>
        <w:t xml:space="preserve">Dalam hal berakhirnya Perjanjian ini karena tidak diperpanjang lagi, mengharuskan masing-masing Pihak menyelesaikan kewajibannya masing-masing yang masih ada </w:t>
      </w:r>
      <w:r w:rsidR="00DA3F8C" w:rsidRPr="000D3259">
        <w:rPr>
          <w:rFonts w:ascii="Arial" w:hAnsi="Arial" w:cs="Arial"/>
          <w:sz w:val="22"/>
          <w:szCs w:val="22"/>
        </w:rPr>
        <w:t>dan/ atau</w:t>
      </w:r>
      <w:r w:rsidRPr="000D3259">
        <w:rPr>
          <w:rFonts w:ascii="Arial" w:hAnsi="Arial" w:cs="Arial"/>
          <w:sz w:val="22"/>
          <w:szCs w:val="22"/>
        </w:rPr>
        <w:t xml:space="preserve"> tertunda terhadap Pihak lainnya sebelum berakhir masa berlaku Perjanjian ini.</w:t>
      </w:r>
    </w:p>
    <w:p w14:paraId="7DCA791E" w14:textId="12C31C41" w:rsidR="00E513EC" w:rsidRDefault="00E513EC">
      <w:pPr>
        <w:rPr>
          <w:rFonts w:ascii="Arial" w:hAnsi="Arial" w:cs="Arial"/>
          <w:b/>
          <w:sz w:val="22"/>
          <w:szCs w:val="22"/>
        </w:rPr>
      </w:pPr>
    </w:p>
    <w:p w14:paraId="701CE2C2" w14:textId="1C2620F1" w:rsidR="00F70093" w:rsidRPr="000D3259" w:rsidRDefault="00F70093" w:rsidP="00E513EC">
      <w:pPr>
        <w:spacing w:line="276" w:lineRule="auto"/>
        <w:jc w:val="center"/>
        <w:rPr>
          <w:rFonts w:ascii="Arial" w:hAnsi="Arial" w:cs="Arial"/>
          <w:b/>
          <w:sz w:val="22"/>
          <w:szCs w:val="22"/>
        </w:rPr>
      </w:pPr>
      <w:r w:rsidRPr="000D3259">
        <w:rPr>
          <w:rFonts w:ascii="Arial" w:hAnsi="Arial" w:cs="Arial"/>
          <w:b/>
          <w:sz w:val="22"/>
          <w:szCs w:val="22"/>
        </w:rPr>
        <w:t>PASAL 1</w:t>
      </w:r>
      <w:r w:rsidR="003035DE" w:rsidRPr="000D3259">
        <w:rPr>
          <w:rFonts w:ascii="Arial" w:hAnsi="Arial" w:cs="Arial"/>
          <w:b/>
          <w:sz w:val="22"/>
          <w:szCs w:val="22"/>
        </w:rPr>
        <w:t>2</w:t>
      </w:r>
    </w:p>
    <w:p w14:paraId="1F340E1C" w14:textId="77777777" w:rsidR="00F70093" w:rsidRPr="000D3259" w:rsidRDefault="00F70093" w:rsidP="00E513EC">
      <w:pPr>
        <w:spacing w:line="276" w:lineRule="auto"/>
        <w:jc w:val="center"/>
        <w:rPr>
          <w:rFonts w:ascii="Arial" w:hAnsi="Arial" w:cs="Arial"/>
          <w:b/>
          <w:sz w:val="22"/>
          <w:szCs w:val="22"/>
        </w:rPr>
      </w:pPr>
      <w:r w:rsidRPr="000D3259">
        <w:rPr>
          <w:rFonts w:ascii="Arial" w:hAnsi="Arial" w:cs="Arial"/>
          <w:b/>
          <w:sz w:val="22"/>
          <w:szCs w:val="22"/>
        </w:rPr>
        <w:t>SANKSI</w:t>
      </w:r>
    </w:p>
    <w:p w14:paraId="2B0E15B9" w14:textId="77777777" w:rsidR="00F70093" w:rsidRPr="000D3259" w:rsidRDefault="00F70093" w:rsidP="000D3259">
      <w:pPr>
        <w:spacing w:line="276" w:lineRule="auto"/>
        <w:jc w:val="both"/>
        <w:rPr>
          <w:rFonts w:ascii="Arial" w:hAnsi="Arial" w:cs="Arial"/>
          <w:sz w:val="22"/>
          <w:szCs w:val="22"/>
        </w:rPr>
      </w:pPr>
    </w:p>
    <w:p w14:paraId="566433F8" w14:textId="7EE5AB19" w:rsidR="00F70093" w:rsidRPr="000D3259" w:rsidRDefault="00F70093" w:rsidP="000D3259">
      <w:pPr>
        <w:numPr>
          <w:ilvl w:val="1"/>
          <w:numId w:val="7"/>
        </w:numPr>
        <w:tabs>
          <w:tab w:val="clear" w:pos="1440"/>
        </w:tabs>
        <w:spacing w:line="276" w:lineRule="auto"/>
        <w:ind w:left="426" w:hanging="426"/>
        <w:jc w:val="both"/>
        <w:rPr>
          <w:rFonts w:ascii="Arial" w:hAnsi="Arial" w:cs="Arial"/>
          <w:sz w:val="22"/>
          <w:szCs w:val="22"/>
        </w:rPr>
      </w:pPr>
      <w:r w:rsidRPr="000D3259">
        <w:rPr>
          <w:rFonts w:ascii="Arial" w:hAnsi="Arial" w:cs="Arial"/>
          <w:sz w:val="22"/>
          <w:szCs w:val="22"/>
        </w:rPr>
        <w:t xml:space="preserve">Dalam hal </w:t>
      </w:r>
      <w:r w:rsidRPr="000D3259">
        <w:rPr>
          <w:rFonts w:ascii="Arial" w:hAnsi="Arial" w:cs="Arial"/>
          <w:b/>
          <w:sz w:val="22"/>
          <w:szCs w:val="22"/>
        </w:rPr>
        <w:t>PIHAK KEDUA</w:t>
      </w:r>
      <w:r w:rsidRPr="000D3259">
        <w:rPr>
          <w:rFonts w:ascii="Arial" w:hAnsi="Arial" w:cs="Arial"/>
          <w:sz w:val="22"/>
          <w:szCs w:val="22"/>
        </w:rPr>
        <w:t xml:space="preserve"> terbukti secara nyata melakukan hal-hal sebagai berikut</w:t>
      </w:r>
      <w:r w:rsidR="00CA38C8" w:rsidRPr="000D3259">
        <w:rPr>
          <w:rFonts w:ascii="Arial" w:hAnsi="Arial" w:cs="Arial"/>
          <w:sz w:val="22"/>
          <w:szCs w:val="22"/>
        </w:rPr>
        <w:t>:</w:t>
      </w:r>
    </w:p>
    <w:p w14:paraId="5D2AA229" w14:textId="0B71CE2D" w:rsidR="00F70093" w:rsidRPr="000D3259" w:rsidRDefault="00F70093" w:rsidP="000D3259">
      <w:pPr>
        <w:numPr>
          <w:ilvl w:val="0"/>
          <w:numId w:val="8"/>
        </w:numPr>
        <w:tabs>
          <w:tab w:val="clear" w:pos="964"/>
        </w:tabs>
        <w:spacing w:line="276" w:lineRule="auto"/>
        <w:ind w:left="851" w:hanging="426"/>
        <w:jc w:val="both"/>
        <w:rPr>
          <w:rFonts w:ascii="Arial" w:hAnsi="Arial" w:cs="Arial"/>
          <w:sz w:val="22"/>
          <w:szCs w:val="22"/>
          <w:lang w:val="pt-BR"/>
        </w:rPr>
      </w:pPr>
      <w:r w:rsidRPr="000D3259">
        <w:rPr>
          <w:rFonts w:ascii="Arial" w:hAnsi="Arial" w:cs="Arial"/>
          <w:sz w:val="22"/>
          <w:szCs w:val="22"/>
          <w:lang w:val="pt-BR"/>
        </w:rPr>
        <w:t xml:space="preserve">Tidak melayani </w:t>
      </w:r>
      <w:r w:rsidR="00986B62" w:rsidRPr="000D3259">
        <w:rPr>
          <w:rFonts w:ascii="Arial" w:hAnsi="Arial" w:cs="Arial"/>
          <w:sz w:val="22"/>
          <w:szCs w:val="22"/>
          <w:lang w:val="pt-BR"/>
        </w:rPr>
        <w:t>Peserta</w:t>
      </w:r>
      <w:r w:rsidR="00BE7F18" w:rsidRPr="000D3259">
        <w:rPr>
          <w:rFonts w:ascii="Arial" w:hAnsi="Arial" w:cs="Arial"/>
          <w:sz w:val="22"/>
          <w:szCs w:val="22"/>
          <w:lang w:val="pt-BR"/>
        </w:rPr>
        <w:t xml:space="preserve"> dari</w:t>
      </w:r>
      <w:r w:rsidR="00D02DB2" w:rsidRPr="000D3259">
        <w:rPr>
          <w:rFonts w:ascii="Arial" w:hAnsi="Arial" w:cs="Arial"/>
          <w:sz w:val="22"/>
          <w:szCs w:val="22"/>
          <w:lang w:val="pt-BR"/>
        </w:rPr>
        <w:t xml:space="preserve"> </w:t>
      </w:r>
      <w:r w:rsidR="00BE7F18" w:rsidRPr="000D3259">
        <w:rPr>
          <w:rFonts w:ascii="Arial" w:hAnsi="Arial" w:cs="Arial"/>
          <w:b/>
          <w:sz w:val="22"/>
          <w:szCs w:val="22"/>
          <w:lang w:val="pt-BR"/>
        </w:rPr>
        <w:t>PIHAK PERTAMA</w:t>
      </w:r>
      <w:r w:rsidRPr="000D3259">
        <w:rPr>
          <w:rFonts w:ascii="Arial" w:hAnsi="Arial" w:cs="Arial"/>
          <w:sz w:val="22"/>
          <w:szCs w:val="22"/>
          <w:lang w:val="pt-BR"/>
        </w:rPr>
        <w:t xml:space="preserve"> sesuai denga</w:t>
      </w:r>
      <w:r w:rsidR="00835DF6" w:rsidRPr="000D3259">
        <w:rPr>
          <w:rFonts w:ascii="Arial" w:hAnsi="Arial" w:cs="Arial"/>
          <w:sz w:val="22"/>
          <w:szCs w:val="22"/>
          <w:lang w:val="pt-BR"/>
        </w:rPr>
        <w:t xml:space="preserve">n </w:t>
      </w:r>
      <w:r w:rsidRPr="000D3259">
        <w:rPr>
          <w:rFonts w:ascii="Arial" w:hAnsi="Arial" w:cs="Arial"/>
          <w:sz w:val="22"/>
          <w:szCs w:val="22"/>
          <w:lang w:val="pt-BR"/>
        </w:rPr>
        <w:t xml:space="preserve">kewajibannya sebagai </w:t>
      </w:r>
      <w:r w:rsidR="00403255" w:rsidRPr="000D3259">
        <w:rPr>
          <w:rFonts w:ascii="Arial" w:hAnsi="Arial" w:cs="Arial"/>
          <w:sz w:val="22"/>
          <w:szCs w:val="22"/>
          <w:lang w:val="pt-BR"/>
        </w:rPr>
        <w:t>Provider</w:t>
      </w:r>
      <w:r w:rsidR="00835DF6" w:rsidRPr="000D3259">
        <w:rPr>
          <w:rFonts w:ascii="Arial" w:hAnsi="Arial" w:cs="Arial"/>
          <w:sz w:val="22"/>
          <w:szCs w:val="22"/>
          <w:lang w:val="pt-BR"/>
        </w:rPr>
        <w:t xml:space="preserve"> </w:t>
      </w:r>
      <w:r w:rsidR="00DA3F8C" w:rsidRPr="000D3259">
        <w:rPr>
          <w:rFonts w:ascii="Arial" w:hAnsi="Arial" w:cs="Arial"/>
          <w:sz w:val="22"/>
          <w:szCs w:val="22"/>
          <w:lang w:val="pt-BR"/>
        </w:rPr>
        <w:t>dan/ atau</w:t>
      </w:r>
      <w:r w:rsidR="00835DF6" w:rsidRPr="000D3259">
        <w:rPr>
          <w:rFonts w:ascii="Arial" w:hAnsi="Arial" w:cs="Arial"/>
          <w:sz w:val="22"/>
          <w:szCs w:val="22"/>
          <w:lang w:val="pt-BR"/>
        </w:rPr>
        <w:t xml:space="preserve"> sesuai Perjanjian ini</w:t>
      </w:r>
      <w:r w:rsidR="005479CA" w:rsidRPr="000D3259">
        <w:rPr>
          <w:rFonts w:ascii="Arial" w:hAnsi="Arial" w:cs="Arial"/>
          <w:sz w:val="22"/>
          <w:szCs w:val="22"/>
          <w:lang w:val="pt-BR"/>
        </w:rPr>
        <w:t>,</w:t>
      </w:r>
      <w:r w:rsidR="00835DF6" w:rsidRPr="000D3259">
        <w:rPr>
          <w:rFonts w:ascii="Arial" w:hAnsi="Arial" w:cs="Arial"/>
          <w:sz w:val="22"/>
          <w:szCs w:val="22"/>
          <w:lang w:val="pt-BR"/>
        </w:rPr>
        <w:t xml:space="preserve"> </w:t>
      </w:r>
      <w:r w:rsidR="00DA3F8C" w:rsidRPr="000D3259">
        <w:rPr>
          <w:rFonts w:ascii="Arial" w:hAnsi="Arial" w:cs="Arial"/>
          <w:sz w:val="22"/>
          <w:szCs w:val="22"/>
          <w:lang w:val="pt-BR"/>
        </w:rPr>
        <w:t>dan/ atau</w:t>
      </w:r>
    </w:p>
    <w:p w14:paraId="479BDC68" w14:textId="23F07D37" w:rsidR="00F70093" w:rsidRPr="000D3259" w:rsidRDefault="00F70093" w:rsidP="000D3259">
      <w:pPr>
        <w:numPr>
          <w:ilvl w:val="0"/>
          <w:numId w:val="8"/>
        </w:numPr>
        <w:tabs>
          <w:tab w:val="clear" w:pos="964"/>
        </w:tabs>
        <w:spacing w:line="276" w:lineRule="auto"/>
        <w:ind w:left="851" w:hanging="426"/>
        <w:jc w:val="both"/>
        <w:rPr>
          <w:rFonts w:ascii="Arial" w:hAnsi="Arial" w:cs="Arial"/>
          <w:sz w:val="22"/>
          <w:szCs w:val="22"/>
          <w:lang w:val="pt-BR"/>
        </w:rPr>
      </w:pPr>
      <w:r w:rsidRPr="000D3259">
        <w:rPr>
          <w:rFonts w:ascii="Arial" w:hAnsi="Arial" w:cs="Arial"/>
          <w:sz w:val="22"/>
          <w:szCs w:val="22"/>
          <w:lang w:val="pt-BR"/>
        </w:rPr>
        <w:t>Tidak memberikan fasilitas</w:t>
      </w:r>
      <w:r w:rsidR="0047094D" w:rsidRPr="000D3259">
        <w:rPr>
          <w:rFonts w:ascii="Arial" w:hAnsi="Arial" w:cs="Arial"/>
          <w:sz w:val="22"/>
          <w:szCs w:val="22"/>
          <w:lang w:val="pt-BR"/>
        </w:rPr>
        <w:t>,</w:t>
      </w:r>
      <w:r w:rsidRPr="000D3259">
        <w:rPr>
          <w:rFonts w:ascii="Arial" w:hAnsi="Arial" w:cs="Arial"/>
          <w:sz w:val="22"/>
          <w:szCs w:val="22"/>
          <w:lang w:val="pt-BR"/>
        </w:rPr>
        <w:t xml:space="preserve"> </w:t>
      </w:r>
      <w:r w:rsidR="0047094D" w:rsidRPr="000D3259">
        <w:rPr>
          <w:rFonts w:ascii="Arial" w:hAnsi="Arial" w:cs="Arial"/>
          <w:sz w:val="22"/>
          <w:szCs w:val="22"/>
          <w:lang w:val="pt-BR"/>
        </w:rPr>
        <w:t>pelayanan kesehatan dan obat</w:t>
      </w:r>
      <w:r w:rsidRPr="000D3259">
        <w:rPr>
          <w:rFonts w:ascii="Arial" w:hAnsi="Arial" w:cs="Arial"/>
          <w:sz w:val="22"/>
          <w:szCs w:val="22"/>
          <w:lang w:val="pt-BR"/>
        </w:rPr>
        <w:t xml:space="preserve"> kepada </w:t>
      </w:r>
      <w:r w:rsidR="00986B62" w:rsidRPr="000D3259">
        <w:rPr>
          <w:rFonts w:ascii="Arial" w:hAnsi="Arial" w:cs="Arial"/>
          <w:sz w:val="22"/>
          <w:szCs w:val="22"/>
          <w:lang w:val="pt-BR"/>
        </w:rPr>
        <w:t>Peserta</w:t>
      </w:r>
      <w:r w:rsidR="00D02DB2" w:rsidRPr="000D3259">
        <w:rPr>
          <w:rFonts w:ascii="Arial" w:hAnsi="Arial" w:cs="Arial"/>
          <w:sz w:val="22"/>
          <w:szCs w:val="22"/>
          <w:lang w:val="pt-BR"/>
        </w:rPr>
        <w:t xml:space="preserve"> </w:t>
      </w:r>
      <w:r w:rsidR="00BE7F18" w:rsidRPr="000D3259">
        <w:rPr>
          <w:rFonts w:ascii="Arial" w:hAnsi="Arial" w:cs="Arial"/>
          <w:sz w:val="22"/>
          <w:szCs w:val="22"/>
          <w:lang w:val="pt-BR"/>
        </w:rPr>
        <w:t xml:space="preserve">dari </w:t>
      </w:r>
      <w:r w:rsidR="00BE7F18" w:rsidRPr="000D3259">
        <w:rPr>
          <w:rFonts w:ascii="Arial" w:hAnsi="Arial" w:cs="Arial"/>
          <w:b/>
          <w:sz w:val="22"/>
          <w:szCs w:val="22"/>
          <w:lang w:val="pt-BR"/>
        </w:rPr>
        <w:t>PIHAK PERTAMA</w:t>
      </w:r>
      <w:r w:rsidR="00A93265" w:rsidRPr="000D3259">
        <w:rPr>
          <w:rFonts w:ascii="Arial" w:hAnsi="Arial" w:cs="Arial"/>
          <w:sz w:val="22"/>
          <w:szCs w:val="22"/>
          <w:lang w:val="pt-BR"/>
        </w:rPr>
        <w:t xml:space="preserve"> sesuai dengan </w:t>
      </w:r>
      <w:r w:rsidRPr="000D3259">
        <w:rPr>
          <w:rFonts w:ascii="Arial" w:hAnsi="Arial" w:cs="Arial"/>
          <w:sz w:val="22"/>
          <w:szCs w:val="22"/>
          <w:lang w:val="pt-BR"/>
        </w:rPr>
        <w:t>P</w:t>
      </w:r>
      <w:r w:rsidRPr="000D3259">
        <w:rPr>
          <w:rFonts w:ascii="Arial" w:hAnsi="Arial" w:cs="Arial"/>
          <w:sz w:val="22"/>
          <w:szCs w:val="22"/>
          <w:lang w:val="id-ID"/>
        </w:rPr>
        <w:t>lan</w:t>
      </w:r>
      <w:r w:rsidR="00A93265" w:rsidRPr="000D3259">
        <w:rPr>
          <w:rFonts w:ascii="Arial" w:hAnsi="Arial" w:cs="Arial"/>
          <w:sz w:val="22"/>
          <w:szCs w:val="22"/>
        </w:rPr>
        <w:t>/</w:t>
      </w:r>
      <w:r w:rsidR="00835DF6" w:rsidRPr="000D3259">
        <w:rPr>
          <w:rFonts w:ascii="Arial" w:hAnsi="Arial" w:cs="Arial"/>
          <w:sz w:val="22"/>
          <w:szCs w:val="22"/>
        </w:rPr>
        <w:t>M</w:t>
      </w:r>
      <w:r w:rsidR="00A93265" w:rsidRPr="000D3259">
        <w:rPr>
          <w:rFonts w:ascii="Arial" w:hAnsi="Arial" w:cs="Arial"/>
          <w:sz w:val="22"/>
          <w:szCs w:val="22"/>
        </w:rPr>
        <w:t>anfaat</w:t>
      </w:r>
      <w:r w:rsidR="005479CA" w:rsidRPr="000D3259">
        <w:rPr>
          <w:rFonts w:ascii="Arial" w:hAnsi="Arial" w:cs="Arial"/>
          <w:sz w:val="22"/>
          <w:szCs w:val="22"/>
        </w:rPr>
        <w:t>,</w:t>
      </w:r>
      <w:r w:rsidRPr="000D3259">
        <w:rPr>
          <w:rFonts w:ascii="Arial" w:hAnsi="Arial" w:cs="Arial"/>
          <w:sz w:val="22"/>
          <w:szCs w:val="22"/>
          <w:lang w:val="pt-BR"/>
        </w:rPr>
        <w:t xml:space="preserve"> </w:t>
      </w:r>
      <w:r w:rsidR="00DA3F8C" w:rsidRPr="000D3259">
        <w:rPr>
          <w:rFonts w:ascii="Arial" w:hAnsi="Arial" w:cs="Arial"/>
          <w:sz w:val="22"/>
          <w:szCs w:val="22"/>
          <w:lang w:val="pt-BR"/>
        </w:rPr>
        <w:t>dan/ atau</w:t>
      </w:r>
    </w:p>
    <w:p w14:paraId="00D1B890" w14:textId="77777777" w:rsidR="005479CA" w:rsidRPr="000D3259" w:rsidRDefault="00F70093" w:rsidP="000D3259">
      <w:pPr>
        <w:numPr>
          <w:ilvl w:val="0"/>
          <w:numId w:val="8"/>
        </w:numPr>
        <w:tabs>
          <w:tab w:val="clear" w:pos="964"/>
        </w:tabs>
        <w:spacing w:line="276" w:lineRule="auto"/>
        <w:ind w:left="851" w:hanging="426"/>
        <w:jc w:val="both"/>
        <w:rPr>
          <w:rFonts w:ascii="Arial" w:hAnsi="Arial" w:cs="Arial"/>
          <w:sz w:val="22"/>
          <w:szCs w:val="22"/>
          <w:lang w:val="pt-BR"/>
        </w:rPr>
      </w:pPr>
      <w:r w:rsidRPr="000D3259">
        <w:rPr>
          <w:rFonts w:ascii="Arial" w:hAnsi="Arial" w:cs="Arial"/>
          <w:sz w:val="22"/>
          <w:szCs w:val="22"/>
          <w:lang w:val="pt-BR"/>
        </w:rPr>
        <w:t xml:space="preserve">Memungut biaya tambahan kepada </w:t>
      </w:r>
      <w:r w:rsidR="00986B62" w:rsidRPr="000D3259">
        <w:rPr>
          <w:rFonts w:ascii="Arial" w:hAnsi="Arial" w:cs="Arial"/>
          <w:sz w:val="22"/>
          <w:szCs w:val="22"/>
          <w:lang w:val="pt-BR"/>
        </w:rPr>
        <w:t>Peserta</w:t>
      </w:r>
      <w:r w:rsidR="009E74F1" w:rsidRPr="000D3259">
        <w:rPr>
          <w:rFonts w:ascii="Arial" w:hAnsi="Arial" w:cs="Arial"/>
          <w:sz w:val="22"/>
          <w:szCs w:val="22"/>
          <w:lang w:val="pt-BR"/>
        </w:rPr>
        <w:t xml:space="preserve"> </w:t>
      </w:r>
      <w:r w:rsidR="00BF5D8A" w:rsidRPr="000D3259">
        <w:rPr>
          <w:rFonts w:ascii="Arial" w:hAnsi="Arial" w:cs="Arial"/>
          <w:sz w:val="22"/>
          <w:szCs w:val="22"/>
          <w:lang w:val="pt-BR"/>
        </w:rPr>
        <w:t>diluar kesepakatan yang diatur dalam Perjanjian</w:t>
      </w:r>
      <w:r w:rsidR="005479CA" w:rsidRPr="000D3259">
        <w:rPr>
          <w:rFonts w:ascii="Arial" w:hAnsi="Arial" w:cs="Arial"/>
          <w:sz w:val="22"/>
          <w:szCs w:val="22"/>
          <w:lang w:val="pt-BR"/>
        </w:rPr>
        <w:t>,</w:t>
      </w:r>
      <w:r w:rsidR="00835DF6" w:rsidRPr="000D3259">
        <w:rPr>
          <w:rFonts w:ascii="Arial" w:hAnsi="Arial" w:cs="Arial"/>
          <w:sz w:val="22"/>
          <w:szCs w:val="22"/>
          <w:lang w:val="pt-BR"/>
        </w:rPr>
        <w:t xml:space="preserve"> </w:t>
      </w:r>
      <w:r w:rsidR="00DA3F8C" w:rsidRPr="000D3259">
        <w:rPr>
          <w:rFonts w:ascii="Arial" w:hAnsi="Arial" w:cs="Arial"/>
          <w:sz w:val="22"/>
          <w:szCs w:val="22"/>
          <w:lang w:val="pt-BR"/>
        </w:rPr>
        <w:t>dan/ atau</w:t>
      </w:r>
    </w:p>
    <w:p w14:paraId="19F2C921" w14:textId="08A22D81" w:rsidR="006D3A64" w:rsidRPr="000D3259" w:rsidRDefault="006D3A64" w:rsidP="000D3259">
      <w:pPr>
        <w:numPr>
          <w:ilvl w:val="0"/>
          <w:numId w:val="8"/>
        </w:numPr>
        <w:tabs>
          <w:tab w:val="clear" w:pos="964"/>
        </w:tabs>
        <w:spacing w:line="276" w:lineRule="auto"/>
        <w:ind w:left="851" w:hanging="426"/>
        <w:jc w:val="both"/>
        <w:rPr>
          <w:rFonts w:ascii="Arial" w:hAnsi="Arial" w:cs="Arial"/>
          <w:sz w:val="22"/>
          <w:szCs w:val="22"/>
          <w:lang w:val="pt-BR"/>
        </w:rPr>
      </w:pPr>
      <w:r w:rsidRPr="000D3259">
        <w:rPr>
          <w:rFonts w:ascii="Arial" w:hAnsi="Arial" w:cs="Arial"/>
          <w:sz w:val="22"/>
          <w:szCs w:val="22"/>
          <w:lang w:val="pt-BR"/>
        </w:rPr>
        <w:t xml:space="preserve">maka </w:t>
      </w:r>
      <w:r w:rsidRPr="000D3259">
        <w:rPr>
          <w:rFonts w:ascii="Arial" w:hAnsi="Arial" w:cs="Arial"/>
          <w:b/>
          <w:sz w:val="22"/>
          <w:szCs w:val="22"/>
          <w:lang w:val="pt-BR"/>
        </w:rPr>
        <w:t>PIHAK PERTAMA</w:t>
      </w:r>
      <w:r w:rsidRPr="000D3259">
        <w:rPr>
          <w:rFonts w:ascii="Arial" w:hAnsi="Arial" w:cs="Arial"/>
          <w:sz w:val="22"/>
          <w:szCs w:val="22"/>
          <w:lang w:val="pt-BR"/>
        </w:rPr>
        <w:t xml:space="preserve"> berhak untuk menangguhkan pembayaran atas tagihan</w:t>
      </w:r>
      <w:r w:rsidR="00A93265" w:rsidRPr="000D3259">
        <w:rPr>
          <w:rFonts w:ascii="Arial" w:hAnsi="Arial" w:cs="Arial"/>
          <w:sz w:val="22"/>
          <w:szCs w:val="22"/>
        </w:rPr>
        <w:t>/</w:t>
      </w:r>
      <w:r w:rsidRPr="000D3259">
        <w:rPr>
          <w:rFonts w:ascii="Arial" w:hAnsi="Arial" w:cs="Arial"/>
          <w:i/>
          <w:sz w:val="22"/>
          <w:szCs w:val="22"/>
        </w:rPr>
        <w:t>invoice</w:t>
      </w:r>
      <w:r w:rsidRPr="000D3259">
        <w:rPr>
          <w:rFonts w:ascii="Arial" w:hAnsi="Arial" w:cs="Arial"/>
          <w:sz w:val="22"/>
          <w:szCs w:val="22"/>
        </w:rPr>
        <w:t xml:space="preserve"> </w:t>
      </w:r>
      <w:r w:rsidRPr="000D3259">
        <w:rPr>
          <w:rFonts w:ascii="Arial" w:hAnsi="Arial" w:cs="Arial"/>
          <w:sz w:val="22"/>
          <w:szCs w:val="22"/>
          <w:lang w:val="pt-BR"/>
        </w:rPr>
        <w:t xml:space="preserve">yang telah diajukan oleh </w:t>
      </w:r>
      <w:r w:rsidRPr="000D3259">
        <w:rPr>
          <w:rFonts w:ascii="Arial" w:hAnsi="Arial" w:cs="Arial"/>
          <w:b/>
          <w:sz w:val="22"/>
          <w:szCs w:val="22"/>
          <w:lang w:val="pt-BR"/>
        </w:rPr>
        <w:t>PIHAK KEDUA</w:t>
      </w:r>
      <w:r w:rsidRPr="000D3259">
        <w:rPr>
          <w:rFonts w:ascii="Arial" w:hAnsi="Arial" w:cs="Arial"/>
          <w:sz w:val="22"/>
          <w:szCs w:val="22"/>
          <w:lang w:val="pt-BR"/>
        </w:rPr>
        <w:t>, sampai adanya penyelesaian yang dapat d</w:t>
      </w:r>
      <w:r w:rsidR="00835DF6" w:rsidRPr="000D3259">
        <w:rPr>
          <w:rFonts w:ascii="Arial" w:hAnsi="Arial" w:cs="Arial"/>
          <w:sz w:val="22"/>
          <w:szCs w:val="22"/>
          <w:lang w:val="pt-BR"/>
        </w:rPr>
        <w:t xml:space="preserve">iterima oleh </w:t>
      </w:r>
      <w:r w:rsidR="00835DF6" w:rsidRPr="000D3259">
        <w:rPr>
          <w:rFonts w:ascii="Arial" w:hAnsi="Arial" w:cs="Arial"/>
          <w:b/>
          <w:sz w:val="22"/>
          <w:szCs w:val="22"/>
          <w:lang w:val="pt-BR"/>
        </w:rPr>
        <w:t>PIHAK PERTAMA</w:t>
      </w:r>
      <w:r w:rsidR="00835DF6" w:rsidRPr="000D3259">
        <w:rPr>
          <w:rFonts w:ascii="Arial" w:hAnsi="Arial" w:cs="Arial"/>
          <w:sz w:val="22"/>
          <w:szCs w:val="22"/>
          <w:lang w:val="pt-BR"/>
        </w:rPr>
        <w:t>.</w:t>
      </w:r>
    </w:p>
    <w:p w14:paraId="50B86263" w14:textId="77777777" w:rsidR="005479CA" w:rsidRPr="000D3259" w:rsidRDefault="005479CA" w:rsidP="000D3259">
      <w:pPr>
        <w:spacing w:line="276" w:lineRule="auto"/>
        <w:ind w:left="851"/>
        <w:jc w:val="both"/>
        <w:rPr>
          <w:rFonts w:ascii="Arial" w:hAnsi="Arial" w:cs="Arial"/>
          <w:sz w:val="22"/>
          <w:szCs w:val="22"/>
          <w:lang w:val="pt-BR"/>
        </w:rPr>
      </w:pPr>
    </w:p>
    <w:p w14:paraId="121AB136" w14:textId="6F4178A8" w:rsidR="00F70093" w:rsidRPr="000D3259" w:rsidRDefault="00F70093" w:rsidP="000D3259">
      <w:pPr>
        <w:numPr>
          <w:ilvl w:val="1"/>
          <w:numId w:val="7"/>
        </w:numPr>
        <w:tabs>
          <w:tab w:val="clear" w:pos="1440"/>
        </w:tabs>
        <w:spacing w:line="276" w:lineRule="auto"/>
        <w:ind w:left="426" w:hanging="426"/>
        <w:jc w:val="both"/>
        <w:rPr>
          <w:rFonts w:ascii="Arial" w:hAnsi="Arial" w:cs="Arial"/>
          <w:sz w:val="22"/>
          <w:szCs w:val="22"/>
          <w:lang w:val="pt-BR"/>
        </w:rPr>
      </w:pPr>
      <w:r w:rsidRPr="000D3259">
        <w:rPr>
          <w:rFonts w:ascii="Arial" w:hAnsi="Arial" w:cs="Arial"/>
          <w:sz w:val="22"/>
          <w:szCs w:val="22"/>
          <w:lang w:val="pt-BR"/>
        </w:rPr>
        <w:t xml:space="preserve">Dalam hal </w:t>
      </w:r>
      <w:r w:rsidRPr="000D3259">
        <w:rPr>
          <w:rFonts w:ascii="Arial" w:hAnsi="Arial" w:cs="Arial"/>
          <w:b/>
          <w:sz w:val="22"/>
          <w:szCs w:val="22"/>
          <w:lang w:val="pt-BR"/>
        </w:rPr>
        <w:t>PIHAK KEDUA</w:t>
      </w:r>
      <w:r w:rsidRPr="000D3259">
        <w:rPr>
          <w:rFonts w:ascii="Arial" w:hAnsi="Arial" w:cs="Arial"/>
          <w:sz w:val="22"/>
          <w:szCs w:val="22"/>
          <w:lang w:val="pt-BR"/>
        </w:rPr>
        <w:t xml:space="preserve"> melakukan tindakan atau kesalahan atau mal</w:t>
      </w:r>
      <w:r w:rsidR="008B0D0B" w:rsidRPr="000D3259">
        <w:rPr>
          <w:rFonts w:ascii="Arial" w:hAnsi="Arial" w:cs="Arial"/>
          <w:sz w:val="22"/>
          <w:szCs w:val="22"/>
          <w:lang w:val="pt-BR"/>
        </w:rPr>
        <w:t>praktik</w:t>
      </w:r>
      <w:r w:rsidRPr="000D3259">
        <w:rPr>
          <w:rFonts w:ascii="Arial" w:hAnsi="Arial" w:cs="Arial"/>
          <w:sz w:val="22"/>
          <w:szCs w:val="22"/>
          <w:lang w:val="pt-BR"/>
        </w:rPr>
        <w:t xml:space="preserve"> yang menimbulkan kerugian bagi </w:t>
      </w:r>
      <w:r w:rsidR="00986B62" w:rsidRPr="000D3259">
        <w:rPr>
          <w:rFonts w:ascii="Arial" w:hAnsi="Arial" w:cs="Arial"/>
          <w:sz w:val="22"/>
          <w:szCs w:val="22"/>
          <w:lang w:val="pt-BR"/>
        </w:rPr>
        <w:t>Peserta</w:t>
      </w:r>
      <w:r w:rsidR="00D02DB2" w:rsidRPr="000D3259">
        <w:rPr>
          <w:rFonts w:ascii="Arial" w:hAnsi="Arial" w:cs="Arial"/>
          <w:sz w:val="22"/>
          <w:szCs w:val="22"/>
          <w:lang w:val="pt-BR"/>
        </w:rPr>
        <w:t xml:space="preserve"> </w:t>
      </w:r>
      <w:r w:rsidRPr="000D3259">
        <w:rPr>
          <w:rFonts w:ascii="Arial" w:hAnsi="Arial" w:cs="Arial"/>
          <w:sz w:val="22"/>
          <w:szCs w:val="22"/>
          <w:lang w:val="pt-BR"/>
        </w:rPr>
        <w:t xml:space="preserve">sehingga mengakibatkan </w:t>
      </w:r>
      <w:r w:rsidR="00986B62" w:rsidRPr="000D3259">
        <w:rPr>
          <w:rFonts w:ascii="Arial" w:hAnsi="Arial" w:cs="Arial"/>
          <w:sz w:val="22"/>
          <w:szCs w:val="22"/>
          <w:lang w:val="pt-BR"/>
        </w:rPr>
        <w:t>Peserta</w:t>
      </w:r>
      <w:r w:rsidR="00D02DB2" w:rsidRPr="000D3259">
        <w:rPr>
          <w:rFonts w:ascii="Arial" w:hAnsi="Arial" w:cs="Arial"/>
          <w:sz w:val="22"/>
          <w:szCs w:val="22"/>
          <w:lang w:val="pt-BR"/>
        </w:rPr>
        <w:t xml:space="preserve"> </w:t>
      </w:r>
      <w:r w:rsidRPr="000D3259">
        <w:rPr>
          <w:rFonts w:ascii="Arial" w:hAnsi="Arial" w:cs="Arial"/>
          <w:sz w:val="22"/>
          <w:szCs w:val="22"/>
          <w:lang w:val="pt-BR"/>
        </w:rPr>
        <w:t xml:space="preserve">menuntut </w:t>
      </w:r>
      <w:r w:rsidRPr="000D3259">
        <w:rPr>
          <w:rFonts w:ascii="Arial" w:hAnsi="Arial" w:cs="Arial"/>
          <w:b/>
          <w:sz w:val="22"/>
          <w:szCs w:val="22"/>
          <w:lang w:val="pt-BR"/>
        </w:rPr>
        <w:t>PIHAK KEDUA</w:t>
      </w:r>
      <w:r w:rsidRPr="000D3259">
        <w:rPr>
          <w:rFonts w:ascii="Arial" w:hAnsi="Arial" w:cs="Arial"/>
          <w:sz w:val="22"/>
          <w:szCs w:val="22"/>
          <w:lang w:val="pt-BR"/>
        </w:rPr>
        <w:t xml:space="preserve"> </w:t>
      </w:r>
      <w:r w:rsidR="00DA3F8C" w:rsidRPr="000D3259">
        <w:rPr>
          <w:rFonts w:ascii="Arial" w:hAnsi="Arial" w:cs="Arial"/>
          <w:sz w:val="22"/>
          <w:szCs w:val="22"/>
          <w:lang w:val="pt-BR"/>
        </w:rPr>
        <w:t>dan/ atau</w:t>
      </w:r>
      <w:r w:rsidRPr="000D3259">
        <w:rPr>
          <w:rFonts w:ascii="Arial" w:hAnsi="Arial" w:cs="Arial"/>
          <w:sz w:val="22"/>
          <w:szCs w:val="22"/>
          <w:lang w:val="pt-BR"/>
        </w:rPr>
        <w:t xml:space="preserve"> </w:t>
      </w:r>
      <w:r w:rsidRPr="000D3259">
        <w:rPr>
          <w:rFonts w:ascii="Arial" w:hAnsi="Arial" w:cs="Arial"/>
          <w:b/>
          <w:sz w:val="22"/>
          <w:szCs w:val="22"/>
          <w:lang w:val="pt-BR"/>
        </w:rPr>
        <w:t>PIHAK PERTAMA</w:t>
      </w:r>
      <w:r w:rsidRPr="000D3259">
        <w:rPr>
          <w:rFonts w:ascii="Arial" w:hAnsi="Arial" w:cs="Arial"/>
          <w:sz w:val="22"/>
          <w:szCs w:val="22"/>
          <w:lang w:val="pt-BR"/>
        </w:rPr>
        <w:t xml:space="preserve"> maka </w:t>
      </w:r>
      <w:r w:rsidRPr="000D3259">
        <w:rPr>
          <w:rFonts w:ascii="Arial" w:hAnsi="Arial" w:cs="Arial"/>
          <w:b/>
          <w:sz w:val="22"/>
          <w:szCs w:val="22"/>
          <w:lang w:val="pt-BR"/>
        </w:rPr>
        <w:t>PIHAK KEDUA</w:t>
      </w:r>
      <w:r w:rsidRPr="000D3259">
        <w:rPr>
          <w:rFonts w:ascii="Arial" w:hAnsi="Arial" w:cs="Arial"/>
          <w:sz w:val="22"/>
          <w:szCs w:val="22"/>
          <w:lang w:val="pt-BR"/>
        </w:rPr>
        <w:t xml:space="preserve"> </w:t>
      </w:r>
      <w:r w:rsidR="00835DF6" w:rsidRPr="000D3259">
        <w:rPr>
          <w:rFonts w:ascii="Arial" w:hAnsi="Arial" w:cs="Arial"/>
          <w:sz w:val="22"/>
          <w:szCs w:val="22"/>
          <w:lang w:val="pt-BR"/>
        </w:rPr>
        <w:t xml:space="preserve">membebaskan </w:t>
      </w:r>
      <w:r w:rsidR="00835DF6" w:rsidRPr="000D3259">
        <w:rPr>
          <w:rFonts w:ascii="Arial" w:hAnsi="Arial" w:cs="Arial"/>
          <w:b/>
          <w:sz w:val="22"/>
          <w:szCs w:val="22"/>
          <w:lang w:val="pt-BR"/>
        </w:rPr>
        <w:t xml:space="preserve">PIHAK PERTAMA </w:t>
      </w:r>
      <w:r w:rsidR="00835DF6" w:rsidRPr="000D3259">
        <w:rPr>
          <w:rFonts w:ascii="Arial" w:hAnsi="Arial" w:cs="Arial"/>
          <w:sz w:val="22"/>
          <w:szCs w:val="22"/>
          <w:lang w:val="pt-BR"/>
        </w:rPr>
        <w:t xml:space="preserve">dari segala bentuk tuntutan, ganti rugi </w:t>
      </w:r>
      <w:r w:rsidR="00DA3F8C" w:rsidRPr="000D3259">
        <w:rPr>
          <w:rFonts w:ascii="Arial" w:hAnsi="Arial" w:cs="Arial"/>
          <w:sz w:val="22"/>
          <w:szCs w:val="22"/>
          <w:lang w:val="pt-BR"/>
        </w:rPr>
        <w:t>dan/ atau</w:t>
      </w:r>
      <w:r w:rsidR="00835DF6" w:rsidRPr="000D3259">
        <w:rPr>
          <w:rFonts w:ascii="Arial" w:hAnsi="Arial" w:cs="Arial"/>
          <w:sz w:val="22"/>
          <w:szCs w:val="22"/>
          <w:lang w:val="pt-BR"/>
        </w:rPr>
        <w:t xml:space="preserve"> tanggung jawab lainya yang diajukan oleh Peserta d</w:t>
      </w:r>
      <w:r w:rsidR="000075B4" w:rsidRPr="000D3259">
        <w:rPr>
          <w:rFonts w:ascii="Arial" w:hAnsi="Arial" w:cs="Arial"/>
          <w:sz w:val="22"/>
          <w:szCs w:val="22"/>
          <w:lang w:val="pt-BR"/>
        </w:rPr>
        <w:t>an/</w:t>
      </w:r>
      <w:r w:rsidR="00835DF6" w:rsidRPr="000D3259">
        <w:rPr>
          <w:rFonts w:ascii="Arial" w:hAnsi="Arial" w:cs="Arial"/>
          <w:sz w:val="22"/>
          <w:szCs w:val="22"/>
          <w:lang w:val="pt-BR"/>
        </w:rPr>
        <w:t xml:space="preserve">atau pihak lainnya serta </w:t>
      </w:r>
      <w:r w:rsidRPr="000D3259">
        <w:rPr>
          <w:rFonts w:ascii="Arial" w:hAnsi="Arial" w:cs="Arial"/>
          <w:sz w:val="22"/>
          <w:szCs w:val="22"/>
          <w:lang w:val="pt-BR"/>
        </w:rPr>
        <w:t xml:space="preserve">wajib mengganti </w:t>
      </w:r>
      <w:r w:rsidR="00835DF6" w:rsidRPr="000D3259">
        <w:rPr>
          <w:rFonts w:ascii="Arial" w:hAnsi="Arial" w:cs="Arial"/>
          <w:b/>
          <w:sz w:val="22"/>
          <w:szCs w:val="22"/>
          <w:lang w:val="pt-BR"/>
        </w:rPr>
        <w:t>PIHAK PERTAMA</w:t>
      </w:r>
      <w:r w:rsidR="00835DF6" w:rsidRPr="000D3259">
        <w:rPr>
          <w:rFonts w:ascii="Arial" w:hAnsi="Arial" w:cs="Arial"/>
          <w:sz w:val="22"/>
          <w:szCs w:val="22"/>
          <w:lang w:val="pt-BR"/>
        </w:rPr>
        <w:t xml:space="preserve"> atas segala bentuk </w:t>
      </w:r>
      <w:r w:rsidRPr="000D3259">
        <w:rPr>
          <w:rFonts w:ascii="Arial" w:hAnsi="Arial" w:cs="Arial"/>
          <w:sz w:val="22"/>
          <w:szCs w:val="22"/>
          <w:lang w:val="pt-BR"/>
        </w:rPr>
        <w:t xml:space="preserve">kerugian </w:t>
      </w:r>
      <w:r w:rsidR="00835DF6" w:rsidRPr="000D3259">
        <w:rPr>
          <w:rFonts w:ascii="Arial" w:hAnsi="Arial" w:cs="Arial"/>
          <w:sz w:val="22"/>
          <w:szCs w:val="22"/>
          <w:lang w:val="pt-BR"/>
        </w:rPr>
        <w:t>yang timbul.</w:t>
      </w:r>
    </w:p>
    <w:p w14:paraId="32F23BC4" w14:textId="77777777" w:rsidR="005479CA" w:rsidRPr="000D3259" w:rsidRDefault="005479CA" w:rsidP="000D3259">
      <w:pPr>
        <w:spacing w:line="276" w:lineRule="auto"/>
        <w:ind w:left="426"/>
        <w:jc w:val="both"/>
        <w:rPr>
          <w:rFonts w:ascii="Arial" w:hAnsi="Arial" w:cs="Arial"/>
          <w:sz w:val="22"/>
          <w:szCs w:val="22"/>
          <w:lang w:val="pt-BR"/>
        </w:rPr>
      </w:pPr>
    </w:p>
    <w:p w14:paraId="250D1D44" w14:textId="66CA3774" w:rsidR="00F70093" w:rsidRPr="000D3259" w:rsidRDefault="00F70093" w:rsidP="000D3259">
      <w:pPr>
        <w:numPr>
          <w:ilvl w:val="1"/>
          <w:numId w:val="7"/>
        </w:numPr>
        <w:tabs>
          <w:tab w:val="clear" w:pos="1440"/>
        </w:tabs>
        <w:spacing w:line="276" w:lineRule="auto"/>
        <w:ind w:left="426" w:hanging="426"/>
        <w:jc w:val="both"/>
        <w:rPr>
          <w:rFonts w:ascii="Arial" w:hAnsi="Arial" w:cs="Arial"/>
          <w:sz w:val="22"/>
          <w:szCs w:val="22"/>
          <w:lang w:val="pt-BR"/>
        </w:rPr>
      </w:pPr>
      <w:r w:rsidRPr="000D3259">
        <w:rPr>
          <w:rFonts w:ascii="Arial" w:hAnsi="Arial" w:cs="Arial"/>
          <w:sz w:val="22"/>
          <w:szCs w:val="22"/>
          <w:lang w:val="pt-BR"/>
        </w:rPr>
        <w:t xml:space="preserve">Dalam hal </w:t>
      </w:r>
      <w:r w:rsidRPr="000D3259">
        <w:rPr>
          <w:rFonts w:ascii="Arial" w:hAnsi="Arial" w:cs="Arial"/>
          <w:b/>
          <w:sz w:val="22"/>
          <w:szCs w:val="22"/>
          <w:lang w:val="pt-BR"/>
        </w:rPr>
        <w:t>PIHAK PERTAMA</w:t>
      </w:r>
      <w:r w:rsidRPr="000D3259">
        <w:rPr>
          <w:rFonts w:ascii="Arial" w:hAnsi="Arial" w:cs="Arial"/>
          <w:sz w:val="22"/>
          <w:szCs w:val="22"/>
          <w:lang w:val="pt-BR"/>
        </w:rPr>
        <w:t xml:space="preserve"> tidak dapat melaksanakan kewajiban pembayarannya sebagaimana diatur dalam Pasal </w:t>
      </w:r>
      <w:r w:rsidR="00AB3F90" w:rsidRPr="000D3259">
        <w:rPr>
          <w:rFonts w:ascii="Arial" w:hAnsi="Arial" w:cs="Arial"/>
          <w:sz w:val="22"/>
          <w:szCs w:val="22"/>
          <w:lang w:val="pt-BR"/>
        </w:rPr>
        <w:t>9</w:t>
      </w:r>
      <w:r w:rsidRPr="000D3259">
        <w:rPr>
          <w:rFonts w:ascii="Arial" w:hAnsi="Arial" w:cs="Arial"/>
          <w:sz w:val="22"/>
          <w:szCs w:val="22"/>
          <w:lang w:val="pt-BR"/>
        </w:rPr>
        <w:t xml:space="preserve"> Perjanjian ini padahal </w:t>
      </w:r>
      <w:r w:rsidRPr="000D3259">
        <w:rPr>
          <w:rFonts w:ascii="Arial" w:hAnsi="Arial" w:cs="Arial"/>
          <w:b/>
          <w:sz w:val="22"/>
          <w:szCs w:val="22"/>
          <w:lang w:val="pt-BR"/>
        </w:rPr>
        <w:t>PIHAK PERTAMA</w:t>
      </w:r>
      <w:r w:rsidRPr="000D3259">
        <w:rPr>
          <w:rFonts w:ascii="Arial" w:hAnsi="Arial" w:cs="Arial"/>
          <w:sz w:val="22"/>
          <w:szCs w:val="22"/>
          <w:lang w:val="pt-BR"/>
        </w:rPr>
        <w:t xml:space="preserve"> telah menyetujui tagihan/</w:t>
      </w:r>
      <w:r w:rsidRPr="000D3259">
        <w:rPr>
          <w:rFonts w:ascii="Arial" w:hAnsi="Arial" w:cs="Arial"/>
          <w:i/>
          <w:sz w:val="22"/>
          <w:szCs w:val="22"/>
          <w:lang w:val="pt-BR"/>
        </w:rPr>
        <w:t>invoice</w:t>
      </w:r>
      <w:r w:rsidRPr="000D3259">
        <w:rPr>
          <w:rFonts w:ascii="Arial" w:hAnsi="Arial" w:cs="Arial"/>
          <w:sz w:val="22"/>
          <w:szCs w:val="22"/>
          <w:lang w:val="pt-BR"/>
        </w:rPr>
        <w:t xml:space="preserve"> </w:t>
      </w:r>
      <w:r w:rsidRPr="000D3259">
        <w:rPr>
          <w:rFonts w:ascii="Arial" w:hAnsi="Arial" w:cs="Arial"/>
          <w:b/>
          <w:sz w:val="22"/>
          <w:szCs w:val="22"/>
          <w:lang w:val="pt-BR"/>
        </w:rPr>
        <w:t>PIHAK KEDUA</w:t>
      </w:r>
      <w:r w:rsidRPr="000D3259">
        <w:rPr>
          <w:rFonts w:ascii="Arial" w:hAnsi="Arial" w:cs="Arial"/>
          <w:sz w:val="22"/>
          <w:szCs w:val="22"/>
          <w:lang w:val="pt-BR"/>
        </w:rPr>
        <w:t xml:space="preserve">, maka </w:t>
      </w:r>
      <w:r w:rsidRPr="000D3259">
        <w:rPr>
          <w:rFonts w:ascii="Arial" w:hAnsi="Arial" w:cs="Arial"/>
          <w:b/>
          <w:sz w:val="22"/>
          <w:szCs w:val="22"/>
          <w:lang w:val="pt-BR"/>
        </w:rPr>
        <w:t>PIHAK KEDUA</w:t>
      </w:r>
      <w:r w:rsidRPr="000D3259">
        <w:rPr>
          <w:rFonts w:ascii="Arial" w:hAnsi="Arial" w:cs="Arial"/>
          <w:sz w:val="22"/>
          <w:szCs w:val="22"/>
          <w:lang w:val="pt-BR"/>
        </w:rPr>
        <w:t xml:space="preserve"> berhak </w:t>
      </w:r>
      <w:r w:rsidRPr="000D3259">
        <w:rPr>
          <w:rFonts w:ascii="Arial" w:hAnsi="Arial" w:cs="Arial"/>
          <w:sz w:val="22"/>
          <w:szCs w:val="22"/>
          <w:lang w:val="id-ID"/>
        </w:rPr>
        <w:t xml:space="preserve">mengajukan surat teguran sebanyak 3 (tiga) kali. Apabila surat teguran ketiga tidak mendapatkan tanggapan dari </w:t>
      </w:r>
      <w:r w:rsidRPr="000D3259">
        <w:rPr>
          <w:rFonts w:ascii="Arial" w:hAnsi="Arial" w:cs="Arial"/>
          <w:b/>
          <w:color w:val="000000"/>
          <w:sz w:val="22"/>
          <w:szCs w:val="22"/>
          <w:lang w:val="id-ID"/>
        </w:rPr>
        <w:t>PIHAK PERTAMA</w:t>
      </w:r>
      <w:r w:rsidRPr="000D3259">
        <w:rPr>
          <w:rFonts w:ascii="Arial" w:hAnsi="Arial" w:cs="Arial"/>
          <w:sz w:val="22"/>
          <w:szCs w:val="22"/>
          <w:lang w:val="id-ID"/>
        </w:rPr>
        <w:t xml:space="preserve"> maka </w:t>
      </w:r>
      <w:r w:rsidRPr="000D3259">
        <w:rPr>
          <w:rFonts w:ascii="Arial" w:hAnsi="Arial" w:cs="Arial"/>
          <w:b/>
          <w:sz w:val="22"/>
          <w:szCs w:val="22"/>
          <w:lang w:val="id-ID"/>
        </w:rPr>
        <w:t>PIHAK KEDUA</w:t>
      </w:r>
      <w:r w:rsidRPr="000D3259">
        <w:rPr>
          <w:rFonts w:ascii="Arial" w:hAnsi="Arial" w:cs="Arial"/>
          <w:sz w:val="22"/>
          <w:szCs w:val="22"/>
          <w:lang w:val="id-ID"/>
        </w:rPr>
        <w:t xml:space="preserve"> berhak memutuskan </w:t>
      </w:r>
      <w:r w:rsidRPr="000D3259">
        <w:rPr>
          <w:rFonts w:ascii="Arial" w:hAnsi="Arial" w:cs="Arial"/>
          <w:sz w:val="22"/>
          <w:szCs w:val="22"/>
        </w:rPr>
        <w:t>Perjanjian ini sebagaimana diatur dalam Pasal 1</w:t>
      </w:r>
      <w:r w:rsidR="003035DE" w:rsidRPr="000D3259">
        <w:rPr>
          <w:rFonts w:ascii="Arial" w:hAnsi="Arial" w:cs="Arial"/>
          <w:sz w:val="22"/>
          <w:szCs w:val="22"/>
        </w:rPr>
        <w:t>3</w:t>
      </w:r>
      <w:r w:rsidR="00A36C5E" w:rsidRPr="000D3259">
        <w:rPr>
          <w:rFonts w:ascii="Arial" w:hAnsi="Arial" w:cs="Arial"/>
          <w:sz w:val="22"/>
          <w:szCs w:val="22"/>
        </w:rPr>
        <w:t xml:space="preserve"> ayat </w:t>
      </w:r>
      <w:r w:rsidR="00774CB5" w:rsidRPr="000D3259">
        <w:rPr>
          <w:rFonts w:ascii="Arial" w:hAnsi="Arial" w:cs="Arial"/>
          <w:sz w:val="22"/>
          <w:szCs w:val="22"/>
        </w:rPr>
        <w:t>(</w:t>
      </w:r>
      <w:r w:rsidR="00A36C5E" w:rsidRPr="000D3259">
        <w:rPr>
          <w:rFonts w:ascii="Arial" w:hAnsi="Arial" w:cs="Arial"/>
          <w:sz w:val="22"/>
          <w:szCs w:val="22"/>
        </w:rPr>
        <w:t>1</w:t>
      </w:r>
      <w:r w:rsidR="00774CB5" w:rsidRPr="000D3259">
        <w:rPr>
          <w:rFonts w:ascii="Arial" w:hAnsi="Arial" w:cs="Arial"/>
          <w:sz w:val="22"/>
          <w:szCs w:val="22"/>
        </w:rPr>
        <w:t>)</w:t>
      </w:r>
      <w:r w:rsidR="00A36C5E" w:rsidRPr="000D3259">
        <w:rPr>
          <w:rFonts w:ascii="Arial" w:hAnsi="Arial" w:cs="Arial"/>
          <w:sz w:val="22"/>
          <w:szCs w:val="22"/>
        </w:rPr>
        <w:t xml:space="preserve"> huruf a</w:t>
      </w:r>
      <w:r w:rsidRPr="000D3259">
        <w:rPr>
          <w:rFonts w:ascii="Arial" w:hAnsi="Arial" w:cs="Arial"/>
          <w:sz w:val="22"/>
          <w:szCs w:val="22"/>
        </w:rPr>
        <w:t>.</w:t>
      </w:r>
    </w:p>
    <w:p w14:paraId="03287979" w14:textId="77777777" w:rsidR="00C15693" w:rsidRPr="000D3259" w:rsidRDefault="00C15693" w:rsidP="000D3259">
      <w:pPr>
        <w:spacing w:line="276" w:lineRule="auto"/>
        <w:jc w:val="both"/>
        <w:rPr>
          <w:rFonts w:ascii="Arial" w:hAnsi="Arial" w:cs="Arial"/>
          <w:sz w:val="22"/>
          <w:szCs w:val="22"/>
          <w:lang w:val="pt-BR"/>
        </w:rPr>
      </w:pPr>
    </w:p>
    <w:p w14:paraId="299B1210" w14:textId="3318F24D"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PASAL 1</w:t>
      </w:r>
      <w:r w:rsidR="003035DE" w:rsidRPr="000D3259">
        <w:rPr>
          <w:rFonts w:ascii="Arial" w:hAnsi="Arial" w:cs="Arial"/>
          <w:b/>
          <w:sz w:val="22"/>
          <w:szCs w:val="22"/>
        </w:rPr>
        <w:t>3</w:t>
      </w:r>
    </w:p>
    <w:p w14:paraId="3D10C5C1" w14:textId="77777777"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PENGAKHIRAN PERJANJIAN</w:t>
      </w:r>
    </w:p>
    <w:p w14:paraId="477F6411" w14:textId="77777777" w:rsidR="00F70093" w:rsidRPr="000D3259" w:rsidRDefault="00F70093" w:rsidP="000D3259">
      <w:pPr>
        <w:spacing w:line="276" w:lineRule="auto"/>
        <w:jc w:val="both"/>
        <w:rPr>
          <w:rFonts w:ascii="Arial" w:hAnsi="Arial" w:cs="Arial"/>
          <w:sz w:val="22"/>
          <w:szCs w:val="22"/>
        </w:rPr>
      </w:pPr>
    </w:p>
    <w:p w14:paraId="7D2EA9AD" w14:textId="77777777" w:rsidR="00F70093" w:rsidRPr="000D3259" w:rsidRDefault="00F70093" w:rsidP="000D3259">
      <w:pPr>
        <w:numPr>
          <w:ilvl w:val="0"/>
          <w:numId w:val="13"/>
        </w:numPr>
        <w:tabs>
          <w:tab w:val="clear" w:pos="360"/>
        </w:tabs>
        <w:spacing w:line="276" w:lineRule="auto"/>
        <w:ind w:left="426" w:hanging="426"/>
        <w:jc w:val="both"/>
        <w:rPr>
          <w:rFonts w:ascii="Arial" w:hAnsi="Arial" w:cs="Arial"/>
          <w:sz w:val="22"/>
          <w:szCs w:val="22"/>
          <w:lang w:val="de-CH"/>
        </w:rPr>
      </w:pPr>
      <w:r w:rsidRPr="000D3259">
        <w:rPr>
          <w:rFonts w:ascii="Arial" w:hAnsi="Arial" w:cs="Arial"/>
          <w:sz w:val="22"/>
          <w:szCs w:val="22"/>
          <w:lang w:val="de-CH"/>
        </w:rPr>
        <w:t xml:space="preserve">Perjanjian </w:t>
      </w:r>
      <w:r w:rsidR="00D7598A" w:rsidRPr="000D3259">
        <w:rPr>
          <w:rFonts w:ascii="Arial" w:hAnsi="Arial" w:cs="Arial"/>
          <w:sz w:val="22"/>
          <w:szCs w:val="22"/>
          <w:lang w:val="de-CH"/>
        </w:rPr>
        <w:t>berakhir dalam hal terjadi hal-hal sebagai berikut</w:t>
      </w:r>
      <w:r w:rsidRPr="000D3259">
        <w:rPr>
          <w:rFonts w:ascii="Arial" w:hAnsi="Arial" w:cs="Arial"/>
          <w:sz w:val="22"/>
          <w:szCs w:val="22"/>
          <w:lang w:val="de-CH"/>
        </w:rPr>
        <w:t>:</w:t>
      </w:r>
    </w:p>
    <w:p w14:paraId="02305952" w14:textId="77777777" w:rsidR="00D7598A" w:rsidRPr="000D3259" w:rsidRDefault="00D7598A"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sz w:val="22"/>
          <w:szCs w:val="22"/>
          <w:lang w:val="de-CH"/>
        </w:rPr>
        <w:t>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Hari Kerja.</w:t>
      </w:r>
    </w:p>
    <w:p w14:paraId="13DF61DA" w14:textId="7484DAA5" w:rsidR="00D7598A" w:rsidRPr="000D3259" w:rsidRDefault="00D7598A"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sz w:val="22"/>
          <w:szCs w:val="22"/>
          <w:lang w:val="de-CH"/>
        </w:rPr>
        <w:t>Izin usaha atau operasional salah satu Pihak</w:t>
      </w:r>
      <w:r w:rsidRPr="000D3259">
        <w:rPr>
          <w:rFonts w:ascii="Arial" w:hAnsi="Arial" w:cs="Arial"/>
          <w:b/>
          <w:sz w:val="22"/>
          <w:szCs w:val="22"/>
          <w:lang w:val="de-CH"/>
        </w:rPr>
        <w:t xml:space="preserve"> </w:t>
      </w:r>
      <w:r w:rsidRPr="000D3259">
        <w:rPr>
          <w:rFonts w:ascii="Arial" w:hAnsi="Arial" w:cs="Arial"/>
          <w:sz w:val="22"/>
          <w:szCs w:val="22"/>
          <w:lang w:val="de-CH"/>
        </w:rPr>
        <w:t>dicabut oleh Pemerintah atau asosiasi profesi. Pengakhiran berlaku efektif pada tanggal pencabutan izin usaha, operasional atau ijin praktik yang bersangkutan oleh Pemerintah atau asosiasi profesi</w:t>
      </w:r>
      <w:r w:rsidR="00AC0A9E" w:rsidRPr="000D3259">
        <w:rPr>
          <w:rFonts w:ascii="Arial" w:hAnsi="Arial" w:cs="Arial"/>
          <w:sz w:val="22"/>
          <w:szCs w:val="22"/>
          <w:lang w:val="de-CH"/>
        </w:rPr>
        <w:t>.</w:t>
      </w:r>
    </w:p>
    <w:p w14:paraId="7BB9B179" w14:textId="343DE697" w:rsidR="00D7598A" w:rsidRPr="000D3259" w:rsidRDefault="00D7598A"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b/>
          <w:sz w:val="22"/>
          <w:szCs w:val="22"/>
          <w:lang w:val="de-CH"/>
        </w:rPr>
        <w:t>PIHAK KEDUA</w:t>
      </w:r>
      <w:r w:rsidR="00E513EC">
        <w:rPr>
          <w:rFonts w:ascii="Arial" w:hAnsi="Arial" w:cs="Arial"/>
          <w:sz w:val="22"/>
          <w:szCs w:val="22"/>
          <w:lang w:val="de-CH"/>
        </w:rPr>
        <w:t xml:space="preserve"> (Provider </w:t>
      </w:r>
      <w:r w:rsidRPr="000D3259">
        <w:rPr>
          <w:rFonts w:ascii="Arial" w:hAnsi="Arial" w:cs="Arial"/>
          <w:sz w:val="22"/>
          <w:szCs w:val="22"/>
          <w:lang w:val="de-CH"/>
        </w:rPr>
        <w:t>klinik/apotek) berhenti praktik atau menutup kegiatan usahanya yang disebabkan karena kehendaknya sendiri.</w:t>
      </w:r>
    </w:p>
    <w:p w14:paraId="1DDA7887" w14:textId="2ACF0C77" w:rsidR="00291241" w:rsidRPr="000D3259" w:rsidRDefault="00291241"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sz w:val="22"/>
          <w:szCs w:val="22"/>
          <w:lang w:val="de-CH"/>
        </w:rPr>
        <w:t xml:space="preserve">Dalam hal </w:t>
      </w:r>
      <w:r w:rsidRPr="000D3259">
        <w:rPr>
          <w:rFonts w:ascii="Arial" w:hAnsi="Arial" w:cs="Arial"/>
          <w:b/>
          <w:sz w:val="22"/>
          <w:szCs w:val="22"/>
          <w:lang w:val="de-CH"/>
        </w:rPr>
        <w:t>PIHAK KEDUA</w:t>
      </w:r>
      <w:r w:rsidRPr="000D3259">
        <w:rPr>
          <w:rFonts w:ascii="Arial" w:hAnsi="Arial" w:cs="Arial"/>
          <w:sz w:val="22"/>
          <w:szCs w:val="22"/>
          <w:lang w:val="de-CH"/>
        </w:rPr>
        <w:t xml:space="preserve"> pindah praktik ke lokasi yang tidak disepakati oleh </w:t>
      </w:r>
      <w:r w:rsidRPr="000D3259">
        <w:rPr>
          <w:rFonts w:ascii="Arial" w:hAnsi="Arial" w:cs="Arial"/>
          <w:b/>
          <w:sz w:val="22"/>
          <w:szCs w:val="22"/>
          <w:lang w:val="de-CH"/>
        </w:rPr>
        <w:t>PIHAK PERTAMA</w:t>
      </w:r>
      <w:r w:rsidR="00A93265" w:rsidRPr="000D3259">
        <w:rPr>
          <w:rFonts w:ascii="Arial" w:hAnsi="Arial" w:cs="Arial"/>
          <w:sz w:val="22"/>
          <w:szCs w:val="22"/>
          <w:lang w:val="de-CH"/>
        </w:rPr>
        <w:t xml:space="preserve"> yang berlaku untuk Provider klinik/apotek.</w:t>
      </w:r>
    </w:p>
    <w:p w14:paraId="614E9966" w14:textId="47EF0143" w:rsidR="00291241" w:rsidRPr="000D3259" w:rsidRDefault="00291241"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sz w:val="22"/>
          <w:szCs w:val="22"/>
          <w:lang w:val="id-ID"/>
        </w:rPr>
        <w:t xml:space="preserve">Dalam hal </w:t>
      </w:r>
      <w:r w:rsidRPr="000D3259">
        <w:rPr>
          <w:rFonts w:ascii="Arial" w:hAnsi="Arial" w:cs="Arial"/>
          <w:b/>
          <w:sz w:val="22"/>
          <w:szCs w:val="22"/>
          <w:lang w:val="id-ID"/>
        </w:rPr>
        <w:t>PIHAK KEDUA</w:t>
      </w:r>
      <w:r w:rsidRPr="000D3259">
        <w:rPr>
          <w:rFonts w:ascii="Arial" w:hAnsi="Arial" w:cs="Arial"/>
          <w:sz w:val="22"/>
          <w:szCs w:val="22"/>
          <w:lang w:val="id-ID"/>
        </w:rPr>
        <w:t xml:space="preserve"> tidak lulus dalam tahap </w:t>
      </w:r>
      <w:r w:rsidRPr="000D3259">
        <w:rPr>
          <w:rFonts w:ascii="Arial" w:hAnsi="Arial" w:cs="Arial"/>
          <w:sz w:val="22"/>
          <w:szCs w:val="22"/>
        </w:rPr>
        <w:t>Peninjauan</w:t>
      </w:r>
      <w:r w:rsidR="00BF5D8A" w:rsidRPr="000D3259">
        <w:rPr>
          <w:rFonts w:ascii="Arial" w:hAnsi="Arial" w:cs="Arial"/>
          <w:sz w:val="22"/>
          <w:szCs w:val="22"/>
          <w:lang w:val="id-ID"/>
        </w:rPr>
        <w:t xml:space="preserve"> sesuai ketentuan</w:t>
      </w:r>
      <w:r w:rsidRPr="000D3259">
        <w:rPr>
          <w:rFonts w:ascii="Arial" w:hAnsi="Arial" w:cs="Arial"/>
          <w:sz w:val="22"/>
          <w:szCs w:val="22"/>
        </w:rPr>
        <w:t xml:space="preserve"> </w:t>
      </w:r>
      <w:r w:rsidR="00BF5D8A" w:rsidRPr="000D3259">
        <w:rPr>
          <w:rFonts w:ascii="Arial" w:hAnsi="Arial" w:cs="Arial"/>
          <w:sz w:val="22"/>
          <w:szCs w:val="22"/>
        </w:rPr>
        <w:t>pada</w:t>
      </w:r>
      <w:r w:rsidRPr="000D3259">
        <w:rPr>
          <w:rFonts w:ascii="Arial" w:hAnsi="Arial" w:cs="Arial"/>
          <w:sz w:val="22"/>
          <w:szCs w:val="22"/>
          <w:lang w:val="id-ID"/>
        </w:rPr>
        <w:t xml:space="preserve"> </w:t>
      </w:r>
      <w:r w:rsidRPr="000D3259">
        <w:rPr>
          <w:rFonts w:ascii="Arial" w:hAnsi="Arial" w:cs="Arial"/>
          <w:sz w:val="22"/>
          <w:szCs w:val="22"/>
        </w:rPr>
        <w:t>P</w:t>
      </w:r>
      <w:r w:rsidRPr="000D3259">
        <w:rPr>
          <w:rFonts w:ascii="Arial" w:hAnsi="Arial" w:cs="Arial"/>
          <w:sz w:val="22"/>
          <w:szCs w:val="22"/>
          <w:lang w:val="id-ID"/>
        </w:rPr>
        <w:t xml:space="preserve">asal </w:t>
      </w:r>
      <w:r w:rsidRPr="000D3259">
        <w:rPr>
          <w:rFonts w:ascii="Arial" w:hAnsi="Arial" w:cs="Arial"/>
          <w:sz w:val="22"/>
          <w:szCs w:val="22"/>
        </w:rPr>
        <w:t>1</w:t>
      </w:r>
      <w:r w:rsidR="003035DE" w:rsidRPr="000D3259">
        <w:rPr>
          <w:rFonts w:ascii="Arial" w:hAnsi="Arial" w:cs="Arial"/>
          <w:sz w:val="22"/>
          <w:szCs w:val="22"/>
        </w:rPr>
        <w:t>0</w:t>
      </w:r>
      <w:r w:rsidRPr="000D3259">
        <w:rPr>
          <w:rFonts w:ascii="Arial" w:hAnsi="Arial" w:cs="Arial"/>
          <w:sz w:val="22"/>
          <w:szCs w:val="22"/>
        </w:rPr>
        <w:t xml:space="preserve"> Perjanjian ini</w:t>
      </w:r>
      <w:r w:rsidR="00AC0A9E" w:rsidRPr="000D3259">
        <w:rPr>
          <w:rFonts w:ascii="Arial" w:hAnsi="Arial" w:cs="Arial"/>
          <w:sz w:val="22"/>
          <w:szCs w:val="22"/>
          <w:lang w:val="de-CH"/>
        </w:rPr>
        <w:t>.</w:t>
      </w:r>
    </w:p>
    <w:p w14:paraId="1F5FCD67" w14:textId="043A038D" w:rsidR="00291241" w:rsidRPr="000D3259" w:rsidRDefault="00291241"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b/>
          <w:sz w:val="22"/>
          <w:szCs w:val="22"/>
          <w:lang w:val="de-CH"/>
        </w:rPr>
        <w:t>PIHAK PERTAMA</w:t>
      </w:r>
      <w:r w:rsidRPr="000D3259">
        <w:rPr>
          <w:rFonts w:ascii="Arial" w:hAnsi="Arial" w:cs="Arial"/>
          <w:sz w:val="22"/>
          <w:szCs w:val="22"/>
          <w:lang w:val="de-CH"/>
        </w:rPr>
        <w:t xml:space="preserve"> dinyatakan </w:t>
      </w:r>
      <w:r w:rsidR="00D7598A" w:rsidRPr="000D3259">
        <w:rPr>
          <w:rFonts w:ascii="Arial" w:hAnsi="Arial" w:cs="Arial"/>
          <w:sz w:val="22"/>
          <w:szCs w:val="22"/>
          <w:lang w:val="de-CH"/>
        </w:rPr>
        <w:t>pailit oleh pengadilan</w:t>
      </w:r>
      <w:r w:rsidR="00AC0A9E" w:rsidRPr="000D3259">
        <w:rPr>
          <w:rFonts w:ascii="Arial" w:hAnsi="Arial" w:cs="Arial"/>
          <w:sz w:val="22"/>
          <w:szCs w:val="22"/>
          <w:lang w:val="de-CH"/>
        </w:rPr>
        <w:t>.</w:t>
      </w:r>
    </w:p>
    <w:p w14:paraId="395798BF" w14:textId="220BD67E" w:rsidR="00291241" w:rsidRPr="000D3259" w:rsidRDefault="00291241" w:rsidP="000D3259">
      <w:pPr>
        <w:numPr>
          <w:ilvl w:val="0"/>
          <w:numId w:val="53"/>
        </w:numPr>
        <w:tabs>
          <w:tab w:val="clear" w:pos="1440"/>
        </w:tabs>
        <w:spacing w:line="276" w:lineRule="auto"/>
        <w:ind w:left="851" w:hanging="426"/>
        <w:jc w:val="both"/>
        <w:rPr>
          <w:rFonts w:ascii="Arial" w:hAnsi="Arial" w:cs="Arial"/>
          <w:sz w:val="22"/>
          <w:szCs w:val="22"/>
          <w:lang w:val="de-CH"/>
        </w:rPr>
      </w:pPr>
      <w:r w:rsidRPr="000D3259">
        <w:rPr>
          <w:rFonts w:ascii="Arial" w:hAnsi="Arial" w:cs="Arial"/>
          <w:b/>
          <w:sz w:val="22"/>
          <w:szCs w:val="22"/>
          <w:lang w:val="de-CH"/>
        </w:rPr>
        <w:t>PIHAK PERTAMA</w:t>
      </w:r>
      <w:r w:rsidR="00D7598A" w:rsidRPr="000D3259">
        <w:rPr>
          <w:rFonts w:ascii="Arial" w:hAnsi="Arial" w:cs="Arial"/>
          <w:sz w:val="22"/>
          <w:szCs w:val="22"/>
          <w:lang w:val="de-CH"/>
        </w:rPr>
        <w:t xml:space="preserve"> mengadakan/</w:t>
      </w:r>
      <w:r w:rsidRPr="000D3259">
        <w:rPr>
          <w:rFonts w:ascii="Arial" w:hAnsi="Arial" w:cs="Arial"/>
          <w:sz w:val="22"/>
          <w:szCs w:val="22"/>
          <w:lang w:val="de-CH"/>
        </w:rPr>
        <w:t xml:space="preserve">berada dalam keadaan likuidasi. </w:t>
      </w:r>
    </w:p>
    <w:p w14:paraId="3B305F2A" w14:textId="77777777" w:rsidR="005479CA" w:rsidRPr="000D3259" w:rsidRDefault="005479CA" w:rsidP="000D3259">
      <w:pPr>
        <w:spacing w:line="276" w:lineRule="auto"/>
        <w:ind w:left="851"/>
        <w:jc w:val="both"/>
        <w:rPr>
          <w:rFonts w:ascii="Arial" w:hAnsi="Arial" w:cs="Arial"/>
          <w:sz w:val="22"/>
          <w:szCs w:val="22"/>
          <w:lang w:val="de-CH"/>
        </w:rPr>
      </w:pPr>
    </w:p>
    <w:p w14:paraId="708BB74B" w14:textId="49BFB25D" w:rsidR="00291241" w:rsidRPr="000D3259" w:rsidRDefault="00291241" w:rsidP="000D3259">
      <w:pPr>
        <w:numPr>
          <w:ilvl w:val="0"/>
          <w:numId w:val="13"/>
        </w:numPr>
        <w:tabs>
          <w:tab w:val="clear" w:pos="360"/>
        </w:tabs>
        <w:spacing w:line="276" w:lineRule="auto"/>
        <w:ind w:left="426" w:hanging="426"/>
        <w:jc w:val="both"/>
        <w:rPr>
          <w:rFonts w:ascii="Arial" w:hAnsi="Arial" w:cs="Arial"/>
          <w:sz w:val="22"/>
          <w:szCs w:val="22"/>
          <w:lang w:val="de-CH"/>
        </w:rPr>
      </w:pPr>
      <w:r w:rsidRPr="000D3259">
        <w:rPr>
          <w:rFonts w:ascii="Arial" w:hAnsi="Arial" w:cs="Arial"/>
          <w:sz w:val="22"/>
          <w:szCs w:val="22"/>
          <w:lang w:val="de-CH"/>
        </w:rPr>
        <w:t xml:space="preserve">Kecuali berdasarkan ketentuan </w:t>
      </w:r>
      <w:r w:rsidRPr="000D3259">
        <w:rPr>
          <w:rFonts w:ascii="Arial" w:hAnsi="Arial" w:cs="Arial"/>
          <w:i/>
          <w:sz w:val="22"/>
          <w:szCs w:val="22"/>
          <w:lang w:val="de-CH"/>
        </w:rPr>
        <w:t>Force Majeure</w:t>
      </w:r>
      <w:r w:rsidRPr="000D3259">
        <w:rPr>
          <w:rFonts w:ascii="Arial" w:hAnsi="Arial" w:cs="Arial"/>
          <w:sz w:val="22"/>
          <w:szCs w:val="22"/>
          <w:lang w:val="de-CH"/>
        </w:rPr>
        <w:t xml:space="preserve">, maka dalam hal </w:t>
      </w:r>
      <w:r w:rsidR="00D7598A" w:rsidRPr="000D3259">
        <w:rPr>
          <w:rFonts w:ascii="Arial" w:hAnsi="Arial" w:cs="Arial"/>
          <w:sz w:val="22"/>
          <w:szCs w:val="22"/>
          <w:lang w:val="de-CH"/>
        </w:rPr>
        <w:t>salah satu Pihak</w:t>
      </w:r>
      <w:r w:rsidRPr="000D3259">
        <w:rPr>
          <w:rFonts w:ascii="Arial" w:hAnsi="Arial" w:cs="Arial"/>
          <w:sz w:val="22"/>
          <w:szCs w:val="22"/>
          <w:lang w:val="de-CH"/>
        </w:rPr>
        <w:t xml:space="preserve"> bermaksud untuk mengakhiri Perjanjian ini secara sepihak sebelum berakhirnya Jangka Waktu Perjanjian, </w:t>
      </w:r>
      <w:r w:rsidRPr="000D3259">
        <w:rPr>
          <w:rFonts w:ascii="Arial" w:hAnsi="Arial" w:cs="Arial"/>
          <w:b/>
          <w:sz w:val="22"/>
          <w:szCs w:val="22"/>
          <w:lang w:val="de-CH"/>
        </w:rPr>
        <w:t>PIHAK KEDUA</w:t>
      </w:r>
      <w:r w:rsidRPr="000D3259">
        <w:rPr>
          <w:rFonts w:ascii="Arial" w:hAnsi="Arial" w:cs="Arial"/>
          <w:sz w:val="22"/>
          <w:szCs w:val="22"/>
          <w:lang w:val="de-CH"/>
        </w:rPr>
        <w:t xml:space="preserve"> wajib memberikan pemberitahuan tertulis kepada </w:t>
      </w:r>
      <w:r w:rsidRPr="000D3259">
        <w:rPr>
          <w:rFonts w:ascii="Arial" w:hAnsi="Arial" w:cs="Arial"/>
          <w:b/>
          <w:sz w:val="22"/>
          <w:szCs w:val="22"/>
          <w:lang w:val="de-CH"/>
        </w:rPr>
        <w:t>PIHAK PERTAMA</w:t>
      </w:r>
      <w:r w:rsidRPr="000D3259">
        <w:rPr>
          <w:rFonts w:ascii="Arial" w:hAnsi="Arial" w:cs="Arial"/>
          <w:sz w:val="22"/>
          <w:szCs w:val="22"/>
          <w:lang w:val="de-CH"/>
        </w:rPr>
        <w:t xml:space="preserve"> mengenai maksudnya tersebut sekurang-kurangnya </w:t>
      </w:r>
      <w:r w:rsidR="00CC2484" w:rsidRPr="000D3259">
        <w:rPr>
          <w:rFonts w:ascii="Arial" w:hAnsi="Arial" w:cs="Arial"/>
          <w:sz w:val="22"/>
          <w:szCs w:val="22"/>
          <w:lang w:val="de-CH"/>
        </w:rPr>
        <w:t>60</w:t>
      </w:r>
      <w:r w:rsidR="00B96EC5" w:rsidRPr="000D3259">
        <w:rPr>
          <w:rFonts w:ascii="Arial" w:hAnsi="Arial" w:cs="Arial"/>
          <w:sz w:val="22"/>
          <w:szCs w:val="22"/>
          <w:lang w:val="id-ID"/>
        </w:rPr>
        <w:t xml:space="preserve"> (</w:t>
      </w:r>
      <w:r w:rsidR="00CC2484" w:rsidRPr="000D3259">
        <w:rPr>
          <w:rFonts w:ascii="Arial" w:hAnsi="Arial" w:cs="Arial"/>
          <w:sz w:val="22"/>
          <w:szCs w:val="22"/>
          <w:lang w:val="de-CH"/>
        </w:rPr>
        <w:t>enam puluh</w:t>
      </w:r>
      <w:r w:rsidR="00B96EC5" w:rsidRPr="000D3259">
        <w:rPr>
          <w:rFonts w:ascii="Arial" w:hAnsi="Arial" w:cs="Arial"/>
          <w:sz w:val="22"/>
          <w:szCs w:val="22"/>
          <w:lang w:val="id-ID"/>
        </w:rPr>
        <w:t xml:space="preserve">) </w:t>
      </w:r>
      <w:r w:rsidR="00CC2484" w:rsidRPr="000D3259">
        <w:rPr>
          <w:rFonts w:ascii="Arial" w:hAnsi="Arial" w:cs="Arial"/>
          <w:sz w:val="22"/>
          <w:szCs w:val="22"/>
          <w:lang w:val="de-CH"/>
        </w:rPr>
        <w:t>Hari Kerja</w:t>
      </w:r>
      <w:r w:rsidR="00B96EC5" w:rsidRPr="000D3259">
        <w:rPr>
          <w:rFonts w:ascii="Arial" w:hAnsi="Arial" w:cs="Arial"/>
          <w:sz w:val="22"/>
          <w:szCs w:val="22"/>
          <w:lang w:val="id-ID"/>
        </w:rPr>
        <w:t xml:space="preserve"> sebelumnya</w:t>
      </w:r>
      <w:r w:rsidR="00BF5D8A" w:rsidRPr="000D3259">
        <w:rPr>
          <w:rFonts w:ascii="Arial" w:hAnsi="Arial" w:cs="Arial"/>
          <w:sz w:val="22"/>
          <w:szCs w:val="22"/>
          <w:lang w:val="de-CH"/>
        </w:rPr>
        <w:t xml:space="preserve">. </w:t>
      </w:r>
    </w:p>
    <w:p w14:paraId="5A2A6709" w14:textId="77777777" w:rsidR="005479CA" w:rsidRPr="000D3259" w:rsidRDefault="005479CA" w:rsidP="000D3259">
      <w:pPr>
        <w:spacing w:line="276" w:lineRule="auto"/>
        <w:ind w:left="426"/>
        <w:jc w:val="both"/>
        <w:rPr>
          <w:rFonts w:ascii="Arial" w:hAnsi="Arial" w:cs="Arial"/>
          <w:sz w:val="22"/>
          <w:szCs w:val="22"/>
          <w:lang w:val="de-CH"/>
        </w:rPr>
      </w:pPr>
    </w:p>
    <w:p w14:paraId="3B03A544" w14:textId="27BFA887" w:rsidR="00291241" w:rsidRPr="000D3259" w:rsidRDefault="00291241" w:rsidP="000D3259">
      <w:pPr>
        <w:pStyle w:val="BodyTextIndent"/>
        <w:keepNext w:val="0"/>
        <w:keepLines w:val="0"/>
        <w:numPr>
          <w:ilvl w:val="0"/>
          <w:numId w:val="13"/>
        </w:numPr>
        <w:tabs>
          <w:tab w:val="clear" w:pos="360"/>
        </w:tabs>
        <w:spacing w:after="0" w:line="276" w:lineRule="auto"/>
        <w:ind w:left="426" w:hanging="426"/>
        <w:rPr>
          <w:rFonts w:ascii="Arial" w:hAnsi="Arial" w:cs="Arial"/>
          <w:sz w:val="22"/>
          <w:szCs w:val="22"/>
          <w:lang w:val="de-CH"/>
        </w:rPr>
      </w:pPr>
      <w:r w:rsidRPr="000D3259">
        <w:rPr>
          <w:rFonts w:ascii="Arial" w:hAnsi="Arial" w:cs="Arial"/>
          <w:sz w:val="22"/>
          <w:szCs w:val="22"/>
          <w:lang w:val="de-CH"/>
        </w:rPr>
        <w:t xml:space="preserve">Sehubungan dengan pengakhiran Perjanjian ini, </w:t>
      </w:r>
      <w:r w:rsidR="002E7E94" w:rsidRPr="000D3259">
        <w:rPr>
          <w:rFonts w:ascii="Arial" w:hAnsi="Arial" w:cs="Arial"/>
          <w:b/>
          <w:bCs/>
          <w:sz w:val="22"/>
          <w:szCs w:val="22"/>
          <w:lang w:val="de-CH"/>
        </w:rPr>
        <w:t>PARA PIHAK</w:t>
      </w:r>
      <w:r w:rsidRPr="000D3259">
        <w:rPr>
          <w:rFonts w:ascii="Arial" w:hAnsi="Arial" w:cs="Arial"/>
          <w:sz w:val="22"/>
          <w:szCs w:val="22"/>
          <w:lang w:val="de-CH"/>
        </w:rPr>
        <w:t xml:space="preserve"> dengan ini sepakat untuk mengesampingkan berla</w:t>
      </w:r>
      <w:r w:rsidR="00D73CFA" w:rsidRPr="000D3259">
        <w:rPr>
          <w:rFonts w:ascii="Arial" w:hAnsi="Arial" w:cs="Arial"/>
          <w:sz w:val="22"/>
          <w:szCs w:val="22"/>
          <w:lang w:val="de-CH"/>
        </w:rPr>
        <w:t xml:space="preserve">kunya ketentuan dalam Pasal 1267 </w:t>
      </w:r>
      <w:r w:rsidRPr="000D3259">
        <w:rPr>
          <w:rFonts w:ascii="Arial" w:hAnsi="Arial" w:cs="Arial"/>
          <w:sz w:val="22"/>
          <w:szCs w:val="22"/>
          <w:lang w:val="de-CH"/>
        </w:rPr>
        <w:t>Kitab Undang-undang Hukum Perdata, sejauh yang mensyaratkan diperlukannya suatu putusan atau penetapan Hakim/Pengadilan terlebih dahulu untuk membatalkan/mengakhiri suatu Perjanjian.</w:t>
      </w:r>
    </w:p>
    <w:p w14:paraId="6621DBA9" w14:textId="77777777" w:rsidR="005479CA" w:rsidRPr="000D3259" w:rsidRDefault="005479CA" w:rsidP="000D3259">
      <w:pPr>
        <w:pStyle w:val="ListParagraph"/>
        <w:spacing w:line="276" w:lineRule="auto"/>
        <w:rPr>
          <w:rFonts w:ascii="Arial" w:hAnsi="Arial" w:cs="Arial"/>
          <w:sz w:val="22"/>
          <w:szCs w:val="22"/>
          <w:lang w:val="de-CH"/>
        </w:rPr>
      </w:pPr>
    </w:p>
    <w:p w14:paraId="01534208" w14:textId="47C91080" w:rsidR="00F70093" w:rsidRPr="000D3259" w:rsidRDefault="00CC2484" w:rsidP="000D3259">
      <w:pPr>
        <w:pStyle w:val="BodyTextIndent"/>
        <w:keepNext w:val="0"/>
        <w:keepLines w:val="0"/>
        <w:numPr>
          <w:ilvl w:val="0"/>
          <w:numId w:val="13"/>
        </w:numPr>
        <w:tabs>
          <w:tab w:val="clear" w:pos="360"/>
        </w:tabs>
        <w:spacing w:after="0" w:line="276" w:lineRule="auto"/>
        <w:ind w:left="426" w:hanging="426"/>
        <w:rPr>
          <w:rFonts w:ascii="Arial" w:hAnsi="Arial" w:cs="Arial"/>
          <w:sz w:val="22"/>
          <w:szCs w:val="22"/>
          <w:lang w:val="id-ID"/>
        </w:rPr>
      </w:pPr>
      <w:r w:rsidRPr="000D3259">
        <w:rPr>
          <w:rFonts w:ascii="Arial" w:hAnsi="Arial" w:cs="Arial"/>
          <w:sz w:val="22"/>
          <w:szCs w:val="22"/>
          <w:lang w:val="de-CH"/>
        </w:rPr>
        <w:t xml:space="preserve">Dalam hal </w:t>
      </w:r>
      <w:r w:rsidR="00291241" w:rsidRPr="000D3259">
        <w:rPr>
          <w:rFonts w:ascii="Arial" w:hAnsi="Arial" w:cs="Arial"/>
          <w:sz w:val="22"/>
          <w:szCs w:val="22"/>
          <w:lang w:val="id-ID"/>
        </w:rPr>
        <w:t>Perjanjian ini</w:t>
      </w:r>
      <w:r w:rsidR="004D1284" w:rsidRPr="000D3259">
        <w:rPr>
          <w:rFonts w:ascii="Arial" w:hAnsi="Arial" w:cs="Arial"/>
          <w:sz w:val="22"/>
          <w:szCs w:val="22"/>
          <w:lang w:val="de-CH"/>
        </w:rPr>
        <w:t xml:space="preserve"> bera</w:t>
      </w:r>
      <w:r w:rsidRPr="000D3259">
        <w:rPr>
          <w:rFonts w:ascii="Arial" w:hAnsi="Arial" w:cs="Arial"/>
          <w:sz w:val="22"/>
          <w:szCs w:val="22"/>
          <w:lang w:val="de-CH"/>
        </w:rPr>
        <w:t>khir atau diakhiri maka</w:t>
      </w:r>
      <w:r w:rsidR="00291241" w:rsidRPr="000D3259">
        <w:rPr>
          <w:rFonts w:ascii="Arial" w:hAnsi="Arial" w:cs="Arial"/>
          <w:sz w:val="22"/>
          <w:szCs w:val="22"/>
          <w:lang w:val="id-ID"/>
        </w:rPr>
        <w:t xml:space="preserve">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p>
    <w:p w14:paraId="222D42ED" w14:textId="08E5132F" w:rsidR="00F70093" w:rsidRPr="000D3259" w:rsidRDefault="00F70093" w:rsidP="000D3259">
      <w:pPr>
        <w:spacing w:line="276" w:lineRule="auto"/>
        <w:jc w:val="center"/>
        <w:rPr>
          <w:rFonts w:ascii="Arial" w:hAnsi="Arial" w:cs="Arial"/>
          <w:b/>
          <w:sz w:val="22"/>
          <w:szCs w:val="22"/>
          <w:lang w:val="de-CH"/>
        </w:rPr>
      </w:pPr>
      <w:r w:rsidRPr="000D3259">
        <w:rPr>
          <w:rFonts w:ascii="Arial" w:hAnsi="Arial" w:cs="Arial"/>
          <w:b/>
          <w:sz w:val="22"/>
          <w:szCs w:val="22"/>
          <w:lang w:val="de-CH"/>
        </w:rPr>
        <w:t>PASAL 1</w:t>
      </w:r>
      <w:r w:rsidR="003035DE" w:rsidRPr="000D3259">
        <w:rPr>
          <w:rFonts w:ascii="Arial" w:hAnsi="Arial" w:cs="Arial"/>
          <w:b/>
          <w:sz w:val="22"/>
          <w:szCs w:val="22"/>
          <w:lang w:val="de-CH"/>
        </w:rPr>
        <w:t>4</w:t>
      </w:r>
    </w:p>
    <w:p w14:paraId="3D6D52D8" w14:textId="77777777" w:rsidR="00F70093" w:rsidRPr="000D3259" w:rsidRDefault="00F70093" w:rsidP="000D3259">
      <w:pPr>
        <w:spacing w:line="276" w:lineRule="auto"/>
        <w:jc w:val="center"/>
        <w:rPr>
          <w:rFonts w:ascii="Arial" w:hAnsi="Arial" w:cs="Arial"/>
          <w:b/>
          <w:sz w:val="22"/>
          <w:szCs w:val="22"/>
          <w:lang w:val="de-CH"/>
        </w:rPr>
      </w:pPr>
      <w:r w:rsidRPr="000D3259">
        <w:rPr>
          <w:rFonts w:ascii="Arial" w:hAnsi="Arial" w:cs="Arial"/>
          <w:b/>
          <w:sz w:val="22"/>
          <w:szCs w:val="22"/>
          <w:lang w:val="de-CH"/>
        </w:rPr>
        <w:t>PENGALIHAN PERJANJIAN</w:t>
      </w:r>
    </w:p>
    <w:p w14:paraId="260FECA8" w14:textId="77777777" w:rsidR="00F70093" w:rsidRPr="000D3259" w:rsidRDefault="00F70093" w:rsidP="000D3259">
      <w:pPr>
        <w:spacing w:line="276" w:lineRule="auto"/>
        <w:jc w:val="center"/>
        <w:rPr>
          <w:rFonts w:ascii="Arial" w:hAnsi="Arial" w:cs="Arial"/>
          <w:b/>
          <w:sz w:val="22"/>
          <w:szCs w:val="22"/>
          <w:lang w:val="de-CH"/>
        </w:rPr>
      </w:pPr>
    </w:p>
    <w:p w14:paraId="4BF6A7BF" w14:textId="50F32623" w:rsidR="00ED3E12" w:rsidRPr="000D3259" w:rsidRDefault="00F70093" w:rsidP="000D3259">
      <w:pPr>
        <w:spacing w:line="276" w:lineRule="auto"/>
        <w:jc w:val="both"/>
        <w:rPr>
          <w:rFonts w:ascii="Arial" w:hAnsi="Arial" w:cs="Arial"/>
          <w:sz w:val="22"/>
          <w:szCs w:val="22"/>
          <w:lang w:val="de-CH"/>
        </w:rPr>
      </w:pPr>
      <w:r w:rsidRPr="000D3259">
        <w:rPr>
          <w:rFonts w:ascii="Arial" w:hAnsi="Arial" w:cs="Arial"/>
          <w:sz w:val="22"/>
          <w:szCs w:val="22"/>
          <w:lang w:val="de-CH"/>
        </w:rPr>
        <w:t xml:space="preserve">Hak dan kewajiban </w:t>
      </w:r>
      <w:r w:rsidRPr="000D3259">
        <w:rPr>
          <w:rFonts w:ascii="Arial" w:hAnsi="Arial" w:cs="Arial"/>
          <w:b/>
          <w:sz w:val="22"/>
          <w:szCs w:val="22"/>
          <w:lang w:val="de-CH"/>
        </w:rPr>
        <w:t>PIHAK KEDUA</w:t>
      </w:r>
      <w:r w:rsidRPr="000D3259">
        <w:rPr>
          <w:rFonts w:ascii="Arial" w:hAnsi="Arial" w:cs="Arial"/>
          <w:sz w:val="22"/>
          <w:szCs w:val="22"/>
          <w:lang w:val="de-CH"/>
        </w:rPr>
        <w:t xml:space="preserve"> sebagai </w:t>
      </w:r>
      <w:r w:rsidR="00403255" w:rsidRPr="000D3259">
        <w:rPr>
          <w:rFonts w:ascii="Arial" w:hAnsi="Arial" w:cs="Arial"/>
          <w:sz w:val="22"/>
          <w:szCs w:val="22"/>
          <w:lang w:val="de-CH"/>
        </w:rPr>
        <w:t>Provider</w:t>
      </w:r>
      <w:r w:rsidRPr="000D3259">
        <w:rPr>
          <w:rFonts w:ascii="Arial" w:hAnsi="Arial" w:cs="Arial"/>
          <w:i/>
          <w:sz w:val="22"/>
          <w:szCs w:val="22"/>
          <w:lang w:val="de-CH"/>
        </w:rPr>
        <w:t xml:space="preserve"> </w:t>
      </w:r>
      <w:r w:rsidRPr="000D3259">
        <w:rPr>
          <w:rFonts w:ascii="Arial" w:hAnsi="Arial" w:cs="Arial"/>
          <w:sz w:val="22"/>
          <w:szCs w:val="22"/>
          <w:lang w:val="de-CH"/>
        </w:rPr>
        <w:t>yang timbul berdasarkan Perjanjian ini tidak boleh dialihkan, baik</w:t>
      </w:r>
      <w:r w:rsidR="00DA3F8C" w:rsidRPr="000D3259">
        <w:rPr>
          <w:rFonts w:ascii="Arial" w:hAnsi="Arial" w:cs="Arial"/>
          <w:sz w:val="22"/>
          <w:szCs w:val="22"/>
          <w:lang w:val="de-CH"/>
        </w:rPr>
        <w:t xml:space="preserve"> </w:t>
      </w:r>
      <w:r w:rsidRPr="000D3259">
        <w:rPr>
          <w:rFonts w:ascii="Arial" w:hAnsi="Arial" w:cs="Arial"/>
          <w:sz w:val="22"/>
          <w:szCs w:val="22"/>
          <w:lang w:val="de-CH"/>
        </w:rPr>
        <w:t>sebagian maupun seluruhnya kepada pihak lain</w:t>
      </w:r>
      <w:r w:rsidR="00CC2484" w:rsidRPr="000D3259">
        <w:rPr>
          <w:rFonts w:ascii="Arial" w:hAnsi="Arial" w:cs="Arial"/>
          <w:sz w:val="22"/>
          <w:szCs w:val="22"/>
          <w:lang w:val="de-CH"/>
        </w:rPr>
        <w:t>.</w:t>
      </w:r>
    </w:p>
    <w:p w14:paraId="7841748A" w14:textId="77777777" w:rsidR="00E94ADD" w:rsidRPr="000D3259" w:rsidRDefault="00E94ADD" w:rsidP="000D3259">
      <w:pPr>
        <w:spacing w:line="276" w:lineRule="auto"/>
        <w:jc w:val="both"/>
        <w:rPr>
          <w:rFonts w:ascii="Arial" w:hAnsi="Arial" w:cs="Arial"/>
          <w:sz w:val="22"/>
          <w:szCs w:val="22"/>
          <w:lang w:val="de-CH"/>
        </w:rPr>
      </w:pPr>
    </w:p>
    <w:p w14:paraId="0220D88F" w14:textId="0F048730"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PASAL</w:t>
      </w:r>
      <w:r w:rsidR="00DA3F8C" w:rsidRPr="000D3259">
        <w:rPr>
          <w:rFonts w:ascii="Arial" w:hAnsi="Arial" w:cs="Arial"/>
          <w:b/>
          <w:sz w:val="22"/>
          <w:szCs w:val="22"/>
        </w:rPr>
        <w:t xml:space="preserve"> </w:t>
      </w:r>
      <w:r w:rsidRPr="000D3259">
        <w:rPr>
          <w:rFonts w:ascii="Arial" w:hAnsi="Arial" w:cs="Arial"/>
          <w:b/>
          <w:sz w:val="22"/>
          <w:szCs w:val="22"/>
        </w:rPr>
        <w:t>1</w:t>
      </w:r>
      <w:r w:rsidR="003035DE" w:rsidRPr="000D3259">
        <w:rPr>
          <w:rFonts w:ascii="Arial" w:hAnsi="Arial" w:cs="Arial"/>
          <w:b/>
          <w:sz w:val="22"/>
          <w:szCs w:val="22"/>
        </w:rPr>
        <w:t>5</w:t>
      </w:r>
    </w:p>
    <w:p w14:paraId="41209455" w14:textId="77777777"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PERNYATAAN DAN JAMINAN</w:t>
      </w:r>
    </w:p>
    <w:p w14:paraId="19E74512" w14:textId="77777777" w:rsidR="00F70093" w:rsidRPr="000D3259" w:rsidRDefault="00F70093" w:rsidP="000D3259">
      <w:pPr>
        <w:spacing w:line="276" w:lineRule="auto"/>
        <w:jc w:val="center"/>
        <w:rPr>
          <w:rFonts w:ascii="Arial" w:hAnsi="Arial" w:cs="Arial"/>
          <w:b/>
          <w:sz w:val="22"/>
          <w:szCs w:val="22"/>
        </w:rPr>
      </w:pPr>
    </w:p>
    <w:p w14:paraId="585172E5" w14:textId="427A5EA9" w:rsidR="00AD0829" w:rsidRPr="000D3259" w:rsidRDefault="00AD0829" w:rsidP="000D3259">
      <w:pPr>
        <w:pStyle w:val="BodyText"/>
        <w:numPr>
          <w:ilvl w:val="0"/>
          <w:numId w:val="6"/>
        </w:numPr>
        <w:tabs>
          <w:tab w:val="clear" w:pos="360"/>
        </w:tabs>
        <w:spacing w:after="0" w:line="276" w:lineRule="auto"/>
        <w:ind w:left="426" w:hanging="426"/>
        <w:rPr>
          <w:rFonts w:ascii="Arial" w:hAnsi="Arial" w:cs="Arial"/>
          <w:bCs/>
          <w:sz w:val="22"/>
          <w:szCs w:val="22"/>
        </w:rPr>
      </w:pPr>
      <w:r w:rsidRPr="000D3259">
        <w:rPr>
          <w:rFonts w:ascii="Arial" w:hAnsi="Arial" w:cs="Arial"/>
          <w:b/>
          <w:bCs/>
          <w:sz w:val="22"/>
          <w:szCs w:val="22"/>
        </w:rPr>
        <w:t>PIHAK KEDUA</w:t>
      </w:r>
      <w:r w:rsidRPr="000D3259">
        <w:rPr>
          <w:rFonts w:ascii="Arial" w:hAnsi="Arial" w:cs="Arial"/>
          <w:bCs/>
          <w:sz w:val="22"/>
          <w:szCs w:val="22"/>
        </w:rPr>
        <w:t xml:space="preserve"> </w:t>
      </w:r>
      <w:proofErr w:type="spellStart"/>
      <w:r w:rsidRPr="000D3259">
        <w:rPr>
          <w:rFonts w:ascii="Arial" w:hAnsi="Arial" w:cs="Arial"/>
          <w:bCs/>
          <w:sz w:val="22"/>
          <w:szCs w:val="22"/>
        </w:rPr>
        <w:t>dengan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ini</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menyatakan</w:t>
      </w:r>
      <w:proofErr w:type="spellEnd"/>
      <w:r w:rsidRPr="000D3259">
        <w:rPr>
          <w:rFonts w:ascii="Arial" w:hAnsi="Arial" w:cs="Arial"/>
          <w:bCs/>
          <w:sz w:val="22"/>
          <w:szCs w:val="22"/>
        </w:rPr>
        <w:t xml:space="preserve"> dan </w:t>
      </w:r>
      <w:proofErr w:type="spellStart"/>
      <w:r w:rsidRPr="000D3259">
        <w:rPr>
          <w:rFonts w:ascii="Arial" w:hAnsi="Arial" w:cs="Arial"/>
          <w:bCs/>
          <w:sz w:val="22"/>
          <w:szCs w:val="22"/>
        </w:rPr>
        <w:t>menjamin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memberikan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pelayanan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kesehatan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kepada</w:t>
      </w:r>
      <w:proofErr w:type="spellEnd"/>
      <w:r w:rsidRPr="000D3259">
        <w:rPr>
          <w:rFonts w:ascii="Arial" w:hAnsi="Arial" w:cs="Arial"/>
          <w:bCs/>
          <w:sz w:val="22"/>
          <w:szCs w:val="22"/>
        </w:rPr>
        <w:t xml:space="preserve"> </w:t>
      </w:r>
      <w:proofErr w:type="spellStart"/>
      <w:r w:rsidR="00986B62" w:rsidRPr="000D3259">
        <w:rPr>
          <w:rFonts w:ascii="Arial" w:hAnsi="Arial" w:cs="Arial"/>
          <w:bCs/>
          <w:sz w:val="22"/>
          <w:szCs w:val="22"/>
        </w:rPr>
        <w:t>Peserta</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sesuai</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dengan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Perjanjian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ini</w:t>
      </w:r>
      <w:proofErr w:type="spellEnd"/>
      <w:r w:rsidRPr="000D3259">
        <w:rPr>
          <w:rFonts w:ascii="Arial" w:hAnsi="Arial" w:cs="Arial"/>
          <w:bCs/>
          <w:sz w:val="22"/>
          <w:szCs w:val="22"/>
        </w:rPr>
        <w:t xml:space="preserve"> dan </w:t>
      </w:r>
      <w:proofErr w:type="spellStart"/>
      <w:r w:rsidRPr="000D3259">
        <w:rPr>
          <w:rFonts w:ascii="Arial" w:hAnsi="Arial" w:cs="Arial"/>
          <w:bCs/>
          <w:sz w:val="22"/>
          <w:szCs w:val="22"/>
        </w:rPr>
        <w:t>standar</w:t>
      </w:r>
      <w:proofErr w:type="spellEnd"/>
      <w:r w:rsidR="00DA3F8C" w:rsidRPr="000D3259">
        <w:rPr>
          <w:rFonts w:ascii="Arial" w:hAnsi="Arial" w:cs="Arial"/>
          <w:bCs/>
          <w:sz w:val="22"/>
          <w:szCs w:val="22"/>
        </w:rPr>
        <w:t xml:space="preserve"> </w:t>
      </w:r>
      <w:proofErr w:type="spellStart"/>
      <w:r w:rsidRPr="000D3259">
        <w:rPr>
          <w:rFonts w:ascii="Arial" w:hAnsi="Arial" w:cs="Arial"/>
          <w:bCs/>
          <w:sz w:val="22"/>
          <w:szCs w:val="22"/>
        </w:rPr>
        <w:t>pelayanan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kesehatan</w:t>
      </w:r>
      <w:proofErr w:type="spellEnd"/>
      <w:r w:rsidRPr="000D3259">
        <w:rPr>
          <w:rFonts w:ascii="Arial" w:hAnsi="Arial" w:cs="Arial"/>
          <w:bCs/>
          <w:sz w:val="22"/>
          <w:szCs w:val="22"/>
        </w:rPr>
        <w:t xml:space="preserve"> dan </w:t>
      </w:r>
      <w:proofErr w:type="spellStart"/>
      <w:r w:rsidRPr="000D3259">
        <w:rPr>
          <w:rFonts w:ascii="Arial" w:hAnsi="Arial" w:cs="Arial"/>
          <w:bCs/>
          <w:sz w:val="22"/>
          <w:szCs w:val="22"/>
        </w:rPr>
        <w:t>kode</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etik</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profesi</w:t>
      </w:r>
      <w:proofErr w:type="spellEnd"/>
      <w:r w:rsidRPr="000D3259">
        <w:rPr>
          <w:rFonts w:ascii="Arial" w:hAnsi="Arial" w:cs="Arial"/>
          <w:bCs/>
          <w:sz w:val="22"/>
          <w:szCs w:val="22"/>
        </w:rPr>
        <w:t xml:space="preserve"> yang </w:t>
      </w:r>
      <w:proofErr w:type="spellStart"/>
      <w:r w:rsidRPr="000D3259">
        <w:rPr>
          <w:rFonts w:ascii="Arial" w:hAnsi="Arial" w:cs="Arial"/>
          <w:bCs/>
          <w:sz w:val="22"/>
          <w:szCs w:val="22"/>
        </w:rPr>
        <w:t>berlaku</w:t>
      </w:r>
      <w:proofErr w:type="spellEnd"/>
      <w:r w:rsidRPr="000D3259">
        <w:rPr>
          <w:rFonts w:ascii="Arial" w:hAnsi="Arial" w:cs="Arial"/>
          <w:bCs/>
          <w:sz w:val="22"/>
          <w:szCs w:val="22"/>
        </w:rPr>
        <w:t>.</w:t>
      </w:r>
    </w:p>
    <w:p w14:paraId="47B18D3D" w14:textId="77777777" w:rsidR="00AD0829" w:rsidRPr="000D3259" w:rsidRDefault="00AD0829" w:rsidP="000D3259">
      <w:pPr>
        <w:spacing w:line="276" w:lineRule="auto"/>
        <w:ind w:left="426" w:hanging="426"/>
        <w:jc w:val="both"/>
        <w:rPr>
          <w:rFonts w:ascii="Arial" w:hAnsi="Arial" w:cs="Arial"/>
          <w:sz w:val="22"/>
          <w:szCs w:val="22"/>
        </w:rPr>
      </w:pPr>
    </w:p>
    <w:p w14:paraId="01843308" w14:textId="20AB3BDF" w:rsidR="00F70093" w:rsidRPr="000D3259" w:rsidRDefault="00F70093" w:rsidP="000D3259">
      <w:pPr>
        <w:numPr>
          <w:ilvl w:val="0"/>
          <w:numId w:val="6"/>
        </w:numPr>
        <w:tabs>
          <w:tab w:val="clear" w:pos="360"/>
        </w:tabs>
        <w:spacing w:line="276" w:lineRule="auto"/>
        <w:ind w:left="426" w:hanging="426"/>
        <w:jc w:val="both"/>
        <w:rPr>
          <w:rFonts w:ascii="Arial" w:hAnsi="Arial" w:cs="Arial"/>
          <w:sz w:val="22"/>
          <w:szCs w:val="22"/>
        </w:rPr>
      </w:pPr>
      <w:r w:rsidRPr="000D3259">
        <w:rPr>
          <w:rFonts w:ascii="Arial" w:hAnsi="Arial" w:cs="Arial"/>
          <w:b/>
          <w:sz w:val="22"/>
          <w:szCs w:val="22"/>
        </w:rPr>
        <w:t>PIHAK KEDUA</w:t>
      </w:r>
      <w:r w:rsidRPr="000D3259">
        <w:rPr>
          <w:rFonts w:ascii="Arial" w:hAnsi="Arial" w:cs="Arial"/>
          <w:sz w:val="22"/>
          <w:szCs w:val="22"/>
        </w:rPr>
        <w:t xml:space="preserve"> dengan ini menyatakan</w:t>
      </w:r>
      <w:r w:rsidR="00CC2484" w:rsidRPr="000D3259">
        <w:rPr>
          <w:rFonts w:ascii="Arial" w:hAnsi="Arial" w:cs="Arial"/>
          <w:sz w:val="22"/>
          <w:szCs w:val="22"/>
        </w:rPr>
        <w:t xml:space="preserve"> membebaskan </w:t>
      </w:r>
      <w:r w:rsidR="00CC2484" w:rsidRPr="000D3259">
        <w:rPr>
          <w:rFonts w:ascii="Arial" w:hAnsi="Arial" w:cs="Arial"/>
          <w:b/>
          <w:sz w:val="22"/>
          <w:szCs w:val="22"/>
        </w:rPr>
        <w:t>PIHAK PERTAMA</w:t>
      </w:r>
      <w:r w:rsidR="00CC2484" w:rsidRPr="000D3259">
        <w:rPr>
          <w:rFonts w:ascii="Arial" w:hAnsi="Arial" w:cs="Arial"/>
          <w:sz w:val="22"/>
          <w:szCs w:val="22"/>
        </w:rPr>
        <w:t xml:space="preserve"> dan</w:t>
      </w:r>
      <w:r w:rsidR="00DA3F8C" w:rsidRPr="000D3259">
        <w:rPr>
          <w:rFonts w:ascii="Arial" w:hAnsi="Arial" w:cs="Arial"/>
          <w:sz w:val="22"/>
          <w:szCs w:val="22"/>
        </w:rPr>
        <w:t xml:space="preserve"> </w:t>
      </w:r>
      <w:r w:rsidRPr="000D3259">
        <w:rPr>
          <w:rFonts w:ascii="Arial" w:hAnsi="Arial" w:cs="Arial"/>
          <w:sz w:val="22"/>
          <w:szCs w:val="22"/>
        </w:rPr>
        <w:t>bertanggung</w:t>
      </w:r>
      <w:r w:rsidR="00BF5D8A" w:rsidRPr="000D3259">
        <w:rPr>
          <w:rFonts w:ascii="Arial" w:hAnsi="Arial" w:cs="Arial"/>
          <w:sz w:val="22"/>
          <w:szCs w:val="22"/>
        </w:rPr>
        <w:t xml:space="preserve"> </w:t>
      </w:r>
      <w:r w:rsidRPr="000D3259">
        <w:rPr>
          <w:rFonts w:ascii="Arial" w:hAnsi="Arial" w:cs="Arial"/>
          <w:sz w:val="22"/>
          <w:szCs w:val="22"/>
        </w:rPr>
        <w:t>jawab secara penuh terhadap s</w:t>
      </w:r>
      <w:r w:rsidR="00CC2484" w:rsidRPr="000D3259">
        <w:rPr>
          <w:rFonts w:ascii="Arial" w:hAnsi="Arial" w:cs="Arial"/>
          <w:sz w:val="22"/>
          <w:szCs w:val="22"/>
        </w:rPr>
        <w:t xml:space="preserve">egala kerugian </w:t>
      </w:r>
      <w:r w:rsidR="002D263E">
        <w:rPr>
          <w:rFonts w:ascii="Arial" w:hAnsi="Arial" w:cs="Arial"/>
          <w:sz w:val="22"/>
          <w:szCs w:val="22"/>
        </w:rPr>
        <w:t>dan/</w:t>
      </w:r>
      <w:r w:rsidR="00DA3F8C" w:rsidRPr="000D3259">
        <w:rPr>
          <w:rFonts w:ascii="Arial" w:hAnsi="Arial" w:cs="Arial"/>
          <w:sz w:val="22"/>
          <w:szCs w:val="22"/>
        </w:rPr>
        <w:t>atau</w:t>
      </w:r>
      <w:r w:rsidRPr="000D3259">
        <w:rPr>
          <w:rFonts w:ascii="Arial" w:hAnsi="Arial" w:cs="Arial"/>
          <w:sz w:val="22"/>
          <w:szCs w:val="22"/>
        </w:rPr>
        <w:t xml:space="preserve"> tuntutan yang diajukan oleh </w:t>
      </w:r>
      <w:r w:rsidR="00986B62" w:rsidRPr="000D3259">
        <w:rPr>
          <w:rFonts w:ascii="Arial" w:hAnsi="Arial" w:cs="Arial"/>
          <w:sz w:val="22"/>
          <w:szCs w:val="22"/>
        </w:rPr>
        <w:t>Peserta</w:t>
      </w:r>
      <w:r w:rsidR="00CC2484" w:rsidRPr="000D3259">
        <w:rPr>
          <w:rFonts w:ascii="Arial" w:hAnsi="Arial" w:cs="Arial"/>
          <w:sz w:val="22"/>
          <w:szCs w:val="22"/>
        </w:rPr>
        <w:t xml:space="preserve"> </w:t>
      </w:r>
      <w:r w:rsidR="002D263E">
        <w:rPr>
          <w:rFonts w:ascii="Arial" w:hAnsi="Arial" w:cs="Arial"/>
          <w:sz w:val="22"/>
          <w:szCs w:val="22"/>
        </w:rPr>
        <w:t>dan/</w:t>
      </w:r>
      <w:r w:rsidR="00DA3F8C" w:rsidRPr="000D3259">
        <w:rPr>
          <w:rFonts w:ascii="Arial" w:hAnsi="Arial" w:cs="Arial"/>
          <w:sz w:val="22"/>
          <w:szCs w:val="22"/>
        </w:rPr>
        <w:t>atau</w:t>
      </w:r>
      <w:r w:rsidR="00CC2484" w:rsidRPr="000D3259">
        <w:rPr>
          <w:rFonts w:ascii="Arial" w:hAnsi="Arial" w:cs="Arial"/>
          <w:sz w:val="22"/>
          <w:szCs w:val="22"/>
        </w:rPr>
        <w:t xml:space="preserve"> Pemegang Polis</w:t>
      </w:r>
      <w:r w:rsidR="00D02DB2" w:rsidRPr="000D3259">
        <w:rPr>
          <w:rFonts w:ascii="Arial" w:hAnsi="Arial" w:cs="Arial"/>
          <w:sz w:val="22"/>
          <w:szCs w:val="22"/>
        </w:rPr>
        <w:t xml:space="preserve"> </w:t>
      </w:r>
      <w:r w:rsidR="002D263E">
        <w:rPr>
          <w:rFonts w:ascii="Arial" w:hAnsi="Arial" w:cs="Arial"/>
          <w:sz w:val="22"/>
          <w:szCs w:val="22"/>
        </w:rPr>
        <w:t>dan/</w:t>
      </w:r>
      <w:r w:rsidR="00DA3F8C" w:rsidRPr="000D3259">
        <w:rPr>
          <w:rFonts w:ascii="Arial" w:hAnsi="Arial" w:cs="Arial"/>
          <w:sz w:val="22"/>
          <w:szCs w:val="22"/>
        </w:rPr>
        <w:t>atau</w:t>
      </w:r>
      <w:r w:rsidR="00AD0829" w:rsidRPr="000D3259">
        <w:rPr>
          <w:rFonts w:ascii="Arial" w:hAnsi="Arial" w:cs="Arial"/>
          <w:sz w:val="22"/>
          <w:szCs w:val="22"/>
        </w:rPr>
        <w:t xml:space="preserve"> pihak ketiga lainnya </w:t>
      </w:r>
      <w:r w:rsidR="00CC2484" w:rsidRPr="000D3259">
        <w:rPr>
          <w:rFonts w:ascii="Arial" w:hAnsi="Arial" w:cs="Arial"/>
          <w:sz w:val="22"/>
          <w:szCs w:val="22"/>
        </w:rPr>
        <w:t>atas segala</w:t>
      </w:r>
      <w:r w:rsidRPr="000D3259">
        <w:rPr>
          <w:rFonts w:ascii="Arial" w:hAnsi="Arial" w:cs="Arial"/>
          <w:sz w:val="22"/>
          <w:szCs w:val="22"/>
        </w:rPr>
        <w:t xml:space="preserve"> tindakan</w:t>
      </w:r>
      <w:r w:rsidR="00CC2484" w:rsidRPr="000D3259">
        <w:rPr>
          <w:rFonts w:ascii="Arial" w:hAnsi="Arial" w:cs="Arial"/>
          <w:sz w:val="22"/>
          <w:szCs w:val="22"/>
        </w:rPr>
        <w:t xml:space="preserve"> pelayanan kesehatan termasuk</w:t>
      </w:r>
      <w:r w:rsidRPr="000D3259">
        <w:rPr>
          <w:rFonts w:ascii="Arial" w:hAnsi="Arial" w:cs="Arial"/>
          <w:sz w:val="22"/>
          <w:szCs w:val="22"/>
        </w:rPr>
        <w:t xml:space="preserve"> </w:t>
      </w:r>
      <w:r w:rsidR="00CC2484" w:rsidRPr="000D3259">
        <w:rPr>
          <w:rFonts w:ascii="Arial" w:hAnsi="Arial" w:cs="Arial"/>
          <w:sz w:val="22"/>
          <w:szCs w:val="22"/>
        </w:rPr>
        <w:t xml:space="preserve">dalam hal terjadi </w:t>
      </w:r>
      <w:r w:rsidRPr="000D3259">
        <w:rPr>
          <w:rFonts w:ascii="Arial" w:hAnsi="Arial" w:cs="Arial"/>
          <w:sz w:val="22"/>
          <w:szCs w:val="22"/>
        </w:rPr>
        <w:t>kesalahan atau mal</w:t>
      </w:r>
      <w:r w:rsidR="008B0D0B" w:rsidRPr="000D3259">
        <w:rPr>
          <w:rFonts w:ascii="Arial" w:hAnsi="Arial" w:cs="Arial"/>
          <w:sz w:val="22"/>
          <w:szCs w:val="22"/>
        </w:rPr>
        <w:t>praktik</w:t>
      </w:r>
      <w:r w:rsidRPr="000D3259">
        <w:rPr>
          <w:rFonts w:ascii="Arial" w:hAnsi="Arial" w:cs="Arial"/>
          <w:sz w:val="22"/>
          <w:szCs w:val="22"/>
        </w:rPr>
        <w:t xml:space="preserve"> </w:t>
      </w:r>
      <w:r w:rsidR="00CC2484" w:rsidRPr="000D3259">
        <w:rPr>
          <w:rFonts w:ascii="Arial" w:hAnsi="Arial" w:cs="Arial"/>
          <w:sz w:val="22"/>
          <w:szCs w:val="22"/>
        </w:rPr>
        <w:t>atas</w:t>
      </w:r>
      <w:r w:rsidRPr="000D3259">
        <w:rPr>
          <w:rFonts w:ascii="Arial" w:hAnsi="Arial" w:cs="Arial"/>
          <w:sz w:val="22"/>
          <w:szCs w:val="22"/>
        </w:rPr>
        <w:t xml:space="preserve"> </w:t>
      </w:r>
      <w:r w:rsidR="00986B62" w:rsidRPr="000D3259">
        <w:rPr>
          <w:rFonts w:ascii="Arial" w:hAnsi="Arial" w:cs="Arial"/>
          <w:sz w:val="22"/>
          <w:szCs w:val="22"/>
        </w:rPr>
        <w:t>Peserta</w:t>
      </w:r>
      <w:r w:rsidR="00CC2484" w:rsidRPr="000D3259">
        <w:rPr>
          <w:rFonts w:ascii="Arial" w:hAnsi="Arial" w:cs="Arial"/>
          <w:sz w:val="22"/>
          <w:szCs w:val="22"/>
        </w:rPr>
        <w:t xml:space="preserve"> </w:t>
      </w:r>
      <w:r w:rsidRPr="000D3259">
        <w:rPr>
          <w:rFonts w:ascii="Arial" w:hAnsi="Arial" w:cs="Arial"/>
          <w:sz w:val="22"/>
          <w:szCs w:val="22"/>
        </w:rPr>
        <w:t xml:space="preserve">yang </w:t>
      </w:r>
      <w:r w:rsidR="00CC2484" w:rsidRPr="000D3259">
        <w:rPr>
          <w:rFonts w:ascii="Arial" w:hAnsi="Arial" w:cs="Arial"/>
          <w:sz w:val="22"/>
          <w:szCs w:val="22"/>
        </w:rPr>
        <w:t xml:space="preserve">dilakukan oleh </w:t>
      </w:r>
      <w:r w:rsidR="002D263E">
        <w:rPr>
          <w:rFonts w:ascii="Arial" w:hAnsi="Arial" w:cs="Arial"/>
          <w:sz w:val="22"/>
          <w:szCs w:val="22"/>
        </w:rPr>
        <w:t>dan/</w:t>
      </w:r>
      <w:r w:rsidR="00DA3F8C" w:rsidRPr="000D3259">
        <w:rPr>
          <w:rFonts w:ascii="Arial" w:hAnsi="Arial" w:cs="Arial"/>
          <w:sz w:val="22"/>
          <w:szCs w:val="22"/>
        </w:rPr>
        <w:t>atau</w:t>
      </w:r>
      <w:r w:rsidR="00CC2484" w:rsidRPr="000D3259">
        <w:rPr>
          <w:rFonts w:ascii="Arial" w:hAnsi="Arial" w:cs="Arial"/>
          <w:sz w:val="22"/>
          <w:szCs w:val="22"/>
        </w:rPr>
        <w:t xml:space="preserve"> terjadi</w:t>
      </w:r>
      <w:r w:rsidRPr="000D3259">
        <w:rPr>
          <w:rFonts w:ascii="Arial" w:hAnsi="Arial" w:cs="Arial"/>
          <w:sz w:val="22"/>
          <w:szCs w:val="22"/>
        </w:rPr>
        <w:t xml:space="preserve"> </w:t>
      </w:r>
      <w:r w:rsidR="00CC2484" w:rsidRPr="000D3259">
        <w:rPr>
          <w:rFonts w:ascii="Arial" w:hAnsi="Arial" w:cs="Arial"/>
          <w:sz w:val="22"/>
          <w:szCs w:val="22"/>
        </w:rPr>
        <w:t>di</w:t>
      </w:r>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w:t>
      </w:r>
    </w:p>
    <w:p w14:paraId="47A67387" w14:textId="77777777" w:rsidR="00403742" w:rsidRPr="000D3259" w:rsidRDefault="00403742" w:rsidP="000D3259">
      <w:pPr>
        <w:pStyle w:val="ListParagraph"/>
        <w:spacing w:line="276" w:lineRule="auto"/>
        <w:ind w:left="426" w:hanging="426"/>
        <w:rPr>
          <w:rFonts w:ascii="Arial" w:hAnsi="Arial" w:cs="Arial"/>
          <w:bCs/>
          <w:sz w:val="22"/>
          <w:szCs w:val="22"/>
        </w:rPr>
      </w:pPr>
    </w:p>
    <w:p w14:paraId="57AACFAB" w14:textId="1FE1E084" w:rsidR="00403742" w:rsidRPr="000D3259" w:rsidRDefault="00403742" w:rsidP="000D3259">
      <w:pPr>
        <w:pStyle w:val="BodyText"/>
        <w:numPr>
          <w:ilvl w:val="0"/>
          <w:numId w:val="6"/>
        </w:numPr>
        <w:tabs>
          <w:tab w:val="clear" w:pos="360"/>
        </w:tabs>
        <w:spacing w:after="0" w:line="276" w:lineRule="auto"/>
        <w:ind w:left="426" w:hanging="426"/>
        <w:rPr>
          <w:rFonts w:ascii="Arial" w:hAnsi="Arial" w:cs="Arial"/>
          <w:bCs/>
          <w:sz w:val="22"/>
          <w:szCs w:val="22"/>
        </w:rPr>
      </w:pPr>
      <w:r w:rsidRPr="000D3259">
        <w:rPr>
          <w:rFonts w:ascii="Arial" w:hAnsi="Arial" w:cs="Arial"/>
          <w:b/>
          <w:sz w:val="22"/>
          <w:szCs w:val="22"/>
        </w:rPr>
        <w:t xml:space="preserve">PIHAK KEDUA </w:t>
      </w:r>
      <w:proofErr w:type="spellStart"/>
      <w:r w:rsidRPr="000D3259">
        <w:rPr>
          <w:rFonts w:ascii="Arial" w:hAnsi="Arial" w:cs="Arial"/>
          <w:sz w:val="22"/>
          <w:szCs w:val="22"/>
        </w:rPr>
        <w:t>menyatakan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menjamin</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menerapkan</w:t>
      </w:r>
      <w:proofErr w:type="spellEnd"/>
      <w:r w:rsidR="00AD0829" w:rsidRPr="000D3259">
        <w:rPr>
          <w:rFonts w:ascii="Arial" w:hAnsi="Arial" w:cs="Arial"/>
          <w:sz w:val="22"/>
          <w:szCs w:val="22"/>
        </w:rPr>
        <w:t xml:space="preserve"> dan </w:t>
      </w:r>
      <w:proofErr w:type="spellStart"/>
      <w:r w:rsidR="00AD0829" w:rsidRPr="000D3259">
        <w:rPr>
          <w:rFonts w:ascii="Arial" w:hAnsi="Arial" w:cs="Arial"/>
          <w:sz w:val="22"/>
          <w:szCs w:val="22"/>
        </w:rPr>
        <w:t>melaksanakan</w:t>
      </w:r>
      <w:proofErr w:type="spellEnd"/>
      <w:r w:rsidRPr="000D3259">
        <w:rPr>
          <w:rFonts w:ascii="Arial" w:hAnsi="Arial" w:cs="Arial"/>
          <w:sz w:val="22"/>
          <w:szCs w:val="22"/>
        </w:rPr>
        <w:t xml:space="preserve"> </w:t>
      </w:r>
      <w:proofErr w:type="spellStart"/>
      <w:r w:rsidRPr="000D3259">
        <w:rPr>
          <w:rFonts w:ascii="Arial" w:hAnsi="Arial" w:cs="Arial"/>
          <w:sz w:val="22"/>
          <w:szCs w:val="22"/>
        </w:rPr>
        <w:t>strategi</w:t>
      </w:r>
      <w:proofErr w:type="spellEnd"/>
      <w:r w:rsidRPr="000D3259">
        <w:rPr>
          <w:rFonts w:ascii="Arial" w:hAnsi="Arial" w:cs="Arial"/>
          <w:sz w:val="22"/>
          <w:szCs w:val="22"/>
        </w:rPr>
        <w:t xml:space="preserve"> </w:t>
      </w:r>
      <w:r w:rsidRPr="000D3259">
        <w:rPr>
          <w:rFonts w:ascii="Arial" w:hAnsi="Arial" w:cs="Arial"/>
          <w:i/>
          <w:sz w:val="22"/>
          <w:szCs w:val="22"/>
        </w:rPr>
        <w:t>anti-fraud</w:t>
      </w:r>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melaksanakan</w:t>
      </w:r>
      <w:proofErr w:type="spellEnd"/>
      <w:r w:rsidRPr="000D3259">
        <w:rPr>
          <w:rFonts w:ascii="Arial" w:hAnsi="Arial" w:cs="Arial"/>
          <w:sz w:val="22"/>
          <w:szCs w:val="22"/>
        </w:rPr>
        <w:t xml:space="preserve"> </w:t>
      </w:r>
      <w:proofErr w:type="spellStart"/>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00AD0829" w:rsidRPr="000D3259">
        <w:rPr>
          <w:rFonts w:ascii="Arial" w:hAnsi="Arial" w:cs="Arial"/>
          <w:sz w:val="22"/>
          <w:szCs w:val="22"/>
        </w:rPr>
        <w:t>untuk</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mencegah</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penyalahgunaan</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pelayanan</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kesehatan</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pengajuan</w:t>
      </w:r>
      <w:proofErr w:type="spellEnd"/>
      <w:r w:rsidR="00AD0829" w:rsidRPr="000D3259">
        <w:rPr>
          <w:rFonts w:ascii="Arial" w:hAnsi="Arial" w:cs="Arial"/>
          <w:sz w:val="22"/>
          <w:szCs w:val="22"/>
        </w:rPr>
        <w:t xml:space="preserve"> </w:t>
      </w:r>
      <w:proofErr w:type="spellStart"/>
      <w:r w:rsidR="00986B62" w:rsidRPr="000D3259">
        <w:rPr>
          <w:rFonts w:ascii="Arial" w:hAnsi="Arial" w:cs="Arial"/>
          <w:sz w:val="22"/>
          <w:szCs w:val="22"/>
        </w:rPr>
        <w:t>Klaim</w:t>
      </w:r>
      <w:proofErr w:type="spellEnd"/>
      <w:r w:rsidR="00AD0829" w:rsidRPr="000D3259">
        <w:rPr>
          <w:rFonts w:ascii="Arial" w:hAnsi="Arial" w:cs="Arial"/>
          <w:sz w:val="22"/>
          <w:szCs w:val="22"/>
        </w:rPr>
        <w:t xml:space="preserve"> yang </w:t>
      </w:r>
      <w:proofErr w:type="spellStart"/>
      <w:r w:rsidR="00AD0829" w:rsidRPr="000D3259">
        <w:rPr>
          <w:rFonts w:ascii="Arial" w:hAnsi="Arial" w:cs="Arial"/>
          <w:sz w:val="22"/>
          <w:szCs w:val="22"/>
        </w:rPr>
        <w:t>menimbulkan</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kerugian</w:t>
      </w:r>
      <w:proofErr w:type="spellEnd"/>
      <w:r w:rsidR="00AD0829" w:rsidRPr="000D3259">
        <w:rPr>
          <w:rFonts w:ascii="Arial" w:hAnsi="Arial" w:cs="Arial"/>
          <w:sz w:val="22"/>
          <w:szCs w:val="22"/>
        </w:rPr>
        <w:t xml:space="preserve"> </w:t>
      </w:r>
      <w:proofErr w:type="spellStart"/>
      <w:r w:rsidR="00AD0829" w:rsidRPr="000D3259">
        <w:rPr>
          <w:rFonts w:ascii="Arial" w:hAnsi="Arial" w:cs="Arial"/>
          <w:sz w:val="22"/>
          <w:szCs w:val="22"/>
        </w:rPr>
        <w:t>bagi</w:t>
      </w:r>
      <w:proofErr w:type="spellEnd"/>
      <w:r w:rsidR="00AD0829" w:rsidRPr="000D3259">
        <w:rPr>
          <w:rFonts w:ascii="Arial" w:hAnsi="Arial" w:cs="Arial"/>
          <w:sz w:val="22"/>
          <w:szCs w:val="22"/>
        </w:rPr>
        <w:t xml:space="preserve"> </w:t>
      </w:r>
      <w:r w:rsidR="00AD0829" w:rsidRPr="000D3259">
        <w:rPr>
          <w:rFonts w:ascii="Arial" w:hAnsi="Arial" w:cs="Arial"/>
          <w:b/>
          <w:sz w:val="22"/>
          <w:szCs w:val="22"/>
        </w:rPr>
        <w:t>PIHAK PERTAMA</w:t>
      </w:r>
      <w:r w:rsidR="00AD0829" w:rsidRPr="000D3259">
        <w:rPr>
          <w:rFonts w:ascii="Arial" w:hAnsi="Arial" w:cs="Arial"/>
          <w:sz w:val="22"/>
          <w:szCs w:val="22"/>
        </w:rPr>
        <w:t xml:space="preserve"> dan </w:t>
      </w:r>
      <w:proofErr w:type="spellStart"/>
      <w:r w:rsidRPr="000D3259">
        <w:rPr>
          <w:rFonts w:ascii="Arial" w:hAnsi="Arial" w:cs="Arial"/>
          <w:sz w:val="22"/>
          <w:szCs w:val="22"/>
        </w:rPr>
        <w:t>bertanggung</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segala</w:t>
      </w:r>
      <w:proofErr w:type="spellEnd"/>
      <w:r w:rsidRPr="000D3259">
        <w:rPr>
          <w:rFonts w:ascii="Arial" w:hAnsi="Arial" w:cs="Arial"/>
          <w:sz w:val="22"/>
          <w:szCs w:val="22"/>
        </w:rPr>
        <w:t xml:space="preserve"> </w:t>
      </w:r>
      <w:proofErr w:type="spellStart"/>
      <w:r w:rsidRPr="000D3259">
        <w:rPr>
          <w:rFonts w:ascii="Arial" w:hAnsi="Arial" w:cs="Arial"/>
          <w:sz w:val="22"/>
          <w:szCs w:val="22"/>
        </w:rPr>
        <w:t>akibat</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timbul</w:t>
      </w:r>
      <w:proofErr w:type="spellEnd"/>
      <w:r w:rsidRPr="000D3259">
        <w:rPr>
          <w:rFonts w:ascii="Arial" w:hAnsi="Arial" w:cs="Arial"/>
          <w:sz w:val="22"/>
          <w:szCs w:val="22"/>
        </w:rPr>
        <w:t>.</w:t>
      </w:r>
    </w:p>
    <w:p w14:paraId="4EEDBF51" w14:textId="77777777" w:rsidR="00446E92" w:rsidRPr="000D3259" w:rsidRDefault="00446E92" w:rsidP="000D3259">
      <w:pPr>
        <w:pStyle w:val="ListParagraph"/>
        <w:spacing w:line="276" w:lineRule="auto"/>
        <w:ind w:left="426" w:hanging="426"/>
        <w:rPr>
          <w:rFonts w:ascii="Arial" w:hAnsi="Arial" w:cs="Arial"/>
          <w:bCs/>
          <w:sz w:val="22"/>
          <w:szCs w:val="22"/>
        </w:rPr>
      </w:pPr>
    </w:p>
    <w:p w14:paraId="11D16B5B" w14:textId="77777777" w:rsidR="00AD0829" w:rsidRPr="000D3259" w:rsidRDefault="00446E92" w:rsidP="000D3259">
      <w:pPr>
        <w:numPr>
          <w:ilvl w:val="0"/>
          <w:numId w:val="6"/>
        </w:numPr>
        <w:tabs>
          <w:tab w:val="clear" w:pos="360"/>
        </w:tabs>
        <w:spacing w:line="276" w:lineRule="auto"/>
        <w:ind w:left="426" w:hanging="426"/>
        <w:jc w:val="both"/>
        <w:rPr>
          <w:rFonts w:ascii="Arial" w:hAnsi="Arial" w:cs="Arial"/>
          <w:b/>
          <w:bCs/>
          <w:sz w:val="22"/>
          <w:szCs w:val="22"/>
        </w:rPr>
      </w:pPr>
      <w:r w:rsidRPr="000D3259">
        <w:rPr>
          <w:rFonts w:ascii="Arial" w:hAnsi="Arial" w:cs="Arial"/>
          <w:b/>
          <w:bCs/>
          <w:sz w:val="22"/>
          <w:szCs w:val="22"/>
        </w:rPr>
        <w:t xml:space="preserve">PIHAK KEDUA </w:t>
      </w:r>
      <w:r w:rsidRPr="000D3259">
        <w:rPr>
          <w:rFonts w:ascii="Arial" w:hAnsi="Arial" w:cs="Arial"/>
          <w:bCs/>
          <w:sz w:val="22"/>
          <w:szCs w:val="22"/>
        </w:rPr>
        <w:t>dengan</w:t>
      </w:r>
      <w:r w:rsidRPr="000D3259">
        <w:rPr>
          <w:rFonts w:ascii="Arial" w:hAnsi="Arial" w:cs="Arial"/>
          <w:b/>
          <w:bCs/>
          <w:sz w:val="22"/>
          <w:szCs w:val="22"/>
        </w:rPr>
        <w:t xml:space="preserve"> </w:t>
      </w:r>
      <w:r w:rsidRPr="000D3259">
        <w:rPr>
          <w:rFonts w:ascii="Arial" w:hAnsi="Arial" w:cs="Arial"/>
          <w:bCs/>
          <w:sz w:val="22"/>
          <w:szCs w:val="22"/>
        </w:rPr>
        <w:t>ini menjamin dan menyatakan bahwa</w:t>
      </w:r>
      <w:r w:rsidR="00AD0829" w:rsidRPr="000D3259">
        <w:rPr>
          <w:rFonts w:ascii="Arial" w:hAnsi="Arial" w:cs="Arial"/>
          <w:bCs/>
          <w:sz w:val="22"/>
          <w:szCs w:val="22"/>
        </w:rPr>
        <w:t>:</w:t>
      </w:r>
    </w:p>
    <w:p w14:paraId="2A104F3D" w14:textId="77777777" w:rsidR="004D1284" w:rsidRPr="000D3259" w:rsidRDefault="004D1284" w:rsidP="000D3259">
      <w:pPr>
        <w:numPr>
          <w:ilvl w:val="1"/>
          <w:numId w:val="8"/>
        </w:numPr>
        <w:tabs>
          <w:tab w:val="clear" w:pos="964"/>
        </w:tabs>
        <w:spacing w:line="276" w:lineRule="auto"/>
        <w:ind w:left="851" w:hanging="426"/>
        <w:jc w:val="both"/>
        <w:rPr>
          <w:rFonts w:ascii="Arial" w:hAnsi="Arial" w:cs="Arial"/>
          <w:b/>
          <w:bCs/>
          <w:sz w:val="22"/>
          <w:szCs w:val="22"/>
        </w:rPr>
      </w:pPr>
      <w:r w:rsidRPr="000D3259">
        <w:rPr>
          <w:rFonts w:ascii="Arial" w:hAnsi="Arial" w:cs="Arial"/>
          <w:bCs/>
          <w:sz w:val="22"/>
          <w:szCs w:val="22"/>
        </w:rPr>
        <w:t>S</w:t>
      </w:r>
      <w:r w:rsidR="00446E92" w:rsidRPr="000D3259">
        <w:rPr>
          <w:rFonts w:ascii="Arial" w:hAnsi="Arial" w:cs="Arial"/>
          <w:bCs/>
          <w:sz w:val="22"/>
          <w:szCs w:val="22"/>
        </w:rPr>
        <w:t xml:space="preserve">eluruh tagihan atas pelayanan kesehatan </w:t>
      </w:r>
      <w:r w:rsidR="00986B62" w:rsidRPr="000D3259">
        <w:rPr>
          <w:rFonts w:ascii="Arial" w:hAnsi="Arial" w:cs="Arial"/>
          <w:bCs/>
          <w:sz w:val="22"/>
          <w:szCs w:val="22"/>
        </w:rPr>
        <w:t>Peserta</w:t>
      </w:r>
      <w:r w:rsidR="00446E92" w:rsidRPr="000D3259">
        <w:rPr>
          <w:rFonts w:ascii="Arial" w:hAnsi="Arial" w:cs="Arial"/>
          <w:bCs/>
          <w:sz w:val="22"/>
          <w:szCs w:val="22"/>
        </w:rPr>
        <w:t xml:space="preserve"> yang ditagihkan kepada </w:t>
      </w:r>
      <w:r w:rsidR="00446E92" w:rsidRPr="000D3259">
        <w:rPr>
          <w:rFonts w:ascii="Arial" w:hAnsi="Arial" w:cs="Arial"/>
          <w:b/>
          <w:bCs/>
          <w:sz w:val="22"/>
          <w:szCs w:val="22"/>
        </w:rPr>
        <w:t xml:space="preserve">PIHAK PERTAMA </w:t>
      </w:r>
      <w:r w:rsidR="00446E92" w:rsidRPr="000D3259">
        <w:rPr>
          <w:rFonts w:ascii="Arial" w:hAnsi="Arial" w:cs="Arial"/>
          <w:bCs/>
          <w:sz w:val="22"/>
          <w:szCs w:val="22"/>
        </w:rPr>
        <w:t>beserta dokumen-dokumen pendukungnya baik yang disampaikan dalam bentuk berkas fisik (</w:t>
      </w:r>
      <w:r w:rsidRPr="000D3259">
        <w:rPr>
          <w:rFonts w:ascii="Arial" w:hAnsi="Arial" w:cs="Arial"/>
          <w:bCs/>
          <w:i/>
          <w:sz w:val="22"/>
          <w:szCs w:val="22"/>
        </w:rPr>
        <w:t>hard</w:t>
      </w:r>
      <w:r w:rsidR="00446E92" w:rsidRPr="000D3259">
        <w:rPr>
          <w:rFonts w:ascii="Arial" w:hAnsi="Arial" w:cs="Arial"/>
          <w:bCs/>
          <w:i/>
          <w:sz w:val="22"/>
          <w:szCs w:val="22"/>
        </w:rPr>
        <w:t>copy)</w:t>
      </w:r>
      <w:r w:rsidR="00446E92" w:rsidRPr="000D3259">
        <w:rPr>
          <w:rFonts w:ascii="Arial" w:hAnsi="Arial" w:cs="Arial"/>
          <w:bCs/>
          <w:sz w:val="22"/>
          <w:szCs w:val="22"/>
        </w:rPr>
        <w:t xml:space="preserve"> maupun Berkas Elektronik merupakan dokumen yang sah dan dapat dipertanggungjawabkan oleh </w:t>
      </w:r>
      <w:r w:rsidR="00446E92" w:rsidRPr="000D3259">
        <w:rPr>
          <w:rFonts w:ascii="Arial" w:hAnsi="Arial" w:cs="Arial"/>
          <w:b/>
          <w:bCs/>
          <w:sz w:val="22"/>
          <w:szCs w:val="22"/>
        </w:rPr>
        <w:t>PIHAK KEDUA</w:t>
      </w:r>
      <w:r w:rsidR="00AD0829" w:rsidRPr="000D3259">
        <w:rPr>
          <w:rFonts w:ascii="Arial" w:hAnsi="Arial" w:cs="Arial"/>
          <w:bCs/>
          <w:sz w:val="22"/>
          <w:szCs w:val="22"/>
        </w:rPr>
        <w:t>.</w:t>
      </w:r>
    </w:p>
    <w:p w14:paraId="4EBC8E15" w14:textId="77777777" w:rsidR="007B56E6" w:rsidRPr="000D3259" w:rsidRDefault="00AD0829" w:rsidP="000D3259">
      <w:pPr>
        <w:numPr>
          <w:ilvl w:val="1"/>
          <w:numId w:val="8"/>
        </w:numPr>
        <w:tabs>
          <w:tab w:val="clear" w:pos="964"/>
        </w:tabs>
        <w:spacing w:line="276" w:lineRule="auto"/>
        <w:ind w:left="851" w:hanging="426"/>
        <w:jc w:val="both"/>
        <w:rPr>
          <w:rFonts w:ascii="Arial" w:hAnsi="Arial" w:cs="Arial"/>
          <w:b/>
          <w:bCs/>
          <w:sz w:val="22"/>
          <w:szCs w:val="22"/>
        </w:rPr>
      </w:pPr>
      <w:r w:rsidRPr="000D3259">
        <w:rPr>
          <w:rFonts w:ascii="Arial" w:hAnsi="Arial" w:cs="Arial"/>
          <w:bCs/>
          <w:sz w:val="22"/>
          <w:szCs w:val="22"/>
        </w:rPr>
        <w:t>S</w:t>
      </w:r>
      <w:r w:rsidR="00446E92" w:rsidRPr="000D3259">
        <w:rPr>
          <w:rFonts w:ascii="Arial" w:hAnsi="Arial" w:cs="Arial"/>
          <w:bCs/>
          <w:sz w:val="22"/>
          <w:szCs w:val="22"/>
        </w:rPr>
        <w:t>etiap</w:t>
      </w:r>
      <w:r w:rsidR="00446E92" w:rsidRPr="000D3259">
        <w:rPr>
          <w:rFonts w:ascii="Arial" w:hAnsi="Arial" w:cs="Arial"/>
          <w:b/>
          <w:bCs/>
          <w:sz w:val="22"/>
          <w:szCs w:val="22"/>
        </w:rPr>
        <w:t xml:space="preserve"> </w:t>
      </w:r>
      <w:r w:rsidRPr="000D3259">
        <w:rPr>
          <w:rFonts w:ascii="Arial" w:hAnsi="Arial" w:cs="Arial"/>
          <w:bCs/>
          <w:sz w:val="22"/>
          <w:szCs w:val="22"/>
        </w:rPr>
        <w:t>dokumen</w:t>
      </w:r>
      <w:r w:rsidR="00446E92" w:rsidRPr="000D3259">
        <w:rPr>
          <w:rFonts w:ascii="Arial" w:hAnsi="Arial" w:cs="Arial"/>
          <w:bCs/>
          <w:sz w:val="22"/>
          <w:szCs w:val="22"/>
        </w:rPr>
        <w:t xml:space="preserve"> yang diserahkan kepada </w:t>
      </w:r>
      <w:r w:rsidR="00446E92" w:rsidRPr="000D3259">
        <w:rPr>
          <w:rFonts w:ascii="Arial" w:hAnsi="Arial" w:cs="Arial"/>
          <w:b/>
          <w:bCs/>
          <w:sz w:val="22"/>
          <w:szCs w:val="22"/>
        </w:rPr>
        <w:t>PIHAK PERTAMA</w:t>
      </w:r>
      <w:r w:rsidR="00446E92" w:rsidRPr="000D3259">
        <w:rPr>
          <w:rFonts w:ascii="Arial" w:hAnsi="Arial" w:cs="Arial"/>
          <w:bCs/>
          <w:sz w:val="22"/>
          <w:szCs w:val="22"/>
        </w:rPr>
        <w:t xml:space="preserve"> sehubungan dengan Perjanjian ini merupakan dokumen </w:t>
      </w:r>
      <w:r w:rsidRPr="000D3259">
        <w:rPr>
          <w:rFonts w:ascii="Arial" w:hAnsi="Arial" w:cs="Arial"/>
          <w:bCs/>
          <w:sz w:val="22"/>
          <w:szCs w:val="22"/>
        </w:rPr>
        <w:t xml:space="preserve">yang dapat dipertanggunjawabkan keabsahannya </w:t>
      </w:r>
      <w:r w:rsidR="00446E92" w:rsidRPr="000D3259">
        <w:rPr>
          <w:rFonts w:ascii="Arial" w:hAnsi="Arial" w:cs="Arial"/>
          <w:bCs/>
          <w:sz w:val="22"/>
          <w:szCs w:val="22"/>
        </w:rPr>
        <w:t>dan dit</w:t>
      </w:r>
      <w:r w:rsidRPr="000D3259">
        <w:rPr>
          <w:rFonts w:ascii="Arial" w:hAnsi="Arial" w:cs="Arial"/>
          <w:bCs/>
          <w:sz w:val="22"/>
          <w:szCs w:val="22"/>
        </w:rPr>
        <w:t xml:space="preserve">andatangani oleh perwakilan sah. </w:t>
      </w:r>
    </w:p>
    <w:p w14:paraId="6A1A47F6" w14:textId="3A2F5EC0" w:rsidR="005479CA" w:rsidRPr="000D3259" w:rsidRDefault="005479CA" w:rsidP="000D3259">
      <w:pPr>
        <w:spacing w:line="276" w:lineRule="auto"/>
        <w:jc w:val="center"/>
        <w:rPr>
          <w:rFonts w:ascii="Arial" w:hAnsi="Arial" w:cs="Arial"/>
          <w:b/>
          <w:sz w:val="22"/>
          <w:szCs w:val="22"/>
        </w:rPr>
      </w:pPr>
    </w:p>
    <w:p w14:paraId="2C3AB21D" w14:textId="6C3B7ABA" w:rsidR="00F70093" w:rsidRPr="000D3259" w:rsidRDefault="00F70093" w:rsidP="002D263E">
      <w:pPr>
        <w:spacing w:line="276" w:lineRule="auto"/>
        <w:jc w:val="center"/>
        <w:rPr>
          <w:rFonts w:ascii="Arial" w:hAnsi="Arial" w:cs="Arial"/>
          <w:b/>
          <w:sz w:val="22"/>
          <w:szCs w:val="22"/>
        </w:rPr>
      </w:pPr>
      <w:r w:rsidRPr="000D3259">
        <w:rPr>
          <w:rFonts w:ascii="Arial" w:hAnsi="Arial" w:cs="Arial"/>
          <w:b/>
          <w:sz w:val="22"/>
          <w:szCs w:val="22"/>
        </w:rPr>
        <w:t>PASAL</w:t>
      </w:r>
      <w:r w:rsidR="002D263E">
        <w:rPr>
          <w:rFonts w:ascii="Arial" w:hAnsi="Arial" w:cs="Arial"/>
          <w:b/>
          <w:sz w:val="22"/>
          <w:szCs w:val="22"/>
        </w:rPr>
        <w:t xml:space="preserve"> </w:t>
      </w:r>
      <w:r w:rsidRPr="000D3259">
        <w:rPr>
          <w:rFonts w:ascii="Arial" w:hAnsi="Arial" w:cs="Arial"/>
          <w:b/>
          <w:sz w:val="22"/>
          <w:szCs w:val="22"/>
        </w:rPr>
        <w:t>1</w:t>
      </w:r>
      <w:r w:rsidR="003035DE" w:rsidRPr="000D3259">
        <w:rPr>
          <w:rFonts w:ascii="Arial" w:hAnsi="Arial" w:cs="Arial"/>
          <w:b/>
          <w:sz w:val="22"/>
          <w:szCs w:val="22"/>
        </w:rPr>
        <w:t>6</w:t>
      </w:r>
    </w:p>
    <w:p w14:paraId="62CFC5BE" w14:textId="77777777" w:rsidR="00F70093" w:rsidRPr="000D3259" w:rsidRDefault="00F70093" w:rsidP="002D263E">
      <w:pPr>
        <w:spacing w:line="276" w:lineRule="auto"/>
        <w:jc w:val="center"/>
        <w:rPr>
          <w:rFonts w:ascii="Arial" w:hAnsi="Arial" w:cs="Arial"/>
          <w:b/>
          <w:sz w:val="22"/>
          <w:szCs w:val="22"/>
        </w:rPr>
      </w:pPr>
      <w:r w:rsidRPr="000D3259">
        <w:rPr>
          <w:rFonts w:ascii="Arial" w:hAnsi="Arial" w:cs="Arial"/>
          <w:b/>
          <w:sz w:val="22"/>
          <w:szCs w:val="22"/>
        </w:rPr>
        <w:t>KEADAAN MEMAKSA (</w:t>
      </w:r>
      <w:r w:rsidRPr="000D3259">
        <w:rPr>
          <w:rFonts w:ascii="Arial" w:hAnsi="Arial" w:cs="Arial"/>
          <w:b/>
          <w:i/>
          <w:sz w:val="22"/>
          <w:szCs w:val="22"/>
        </w:rPr>
        <w:t>FORCE MAJEURE</w:t>
      </w:r>
      <w:r w:rsidRPr="000D3259">
        <w:rPr>
          <w:rFonts w:ascii="Arial" w:hAnsi="Arial" w:cs="Arial"/>
          <w:b/>
          <w:sz w:val="22"/>
          <w:szCs w:val="22"/>
        </w:rPr>
        <w:t>)</w:t>
      </w:r>
    </w:p>
    <w:p w14:paraId="57E2079A" w14:textId="77777777" w:rsidR="00F70093" w:rsidRPr="000D3259" w:rsidRDefault="00F70093" w:rsidP="000D3259">
      <w:pPr>
        <w:spacing w:line="276" w:lineRule="auto"/>
        <w:jc w:val="center"/>
        <w:rPr>
          <w:rFonts w:ascii="Arial" w:hAnsi="Arial" w:cs="Arial"/>
          <w:b/>
          <w:sz w:val="22"/>
          <w:szCs w:val="22"/>
        </w:rPr>
      </w:pPr>
    </w:p>
    <w:p w14:paraId="154A8946" w14:textId="58496495" w:rsidR="00F70093" w:rsidRPr="000D3259" w:rsidRDefault="00AD0829" w:rsidP="000D3259">
      <w:pPr>
        <w:pStyle w:val="BodyTextIndent"/>
        <w:keepNext w:val="0"/>
        <w:keepLines w:val="0"/>
        <w:numPr>
          <w:ilvl w:val="0"/>
          <w:numId w:val="14"/>
        </w:numPr>
        <w:tabs>
          <w:tab w:val="clear" w:pos="567"/>
        </w:tabs>
        <w:spacing w:after="0" w:line="276" w:lineRule="auto"/>
        <w:ind w:left="426" w:hanging="426"/>
        <w:rPr>
          <w:rFonts w:ascii="Arial" w:hAnsi="Arial" w:cs="Arial"/>
          <w:sz w:val="22"/>
          <w:szCs w:val="22"/>
        </w:rPr>
      </w:pPr>
      <w:proofErr w:type="spellStart"/>
      <w:r w:rsidRPr="000D3259">
        <w:rPr>
          <w:rFonts w:ascii="Arial" w:hAnsi="Arial" w:cs="Arial"/>
          <w:sz w:val="22"/>
          <w:szCs w:val="22"/>
        </w:rPr>
        <w:t>K</w:t>
      </w:r>
      <w:r w:rsidR="00F70093" w:rsidRPr="000D3259">
        <w:rPr>
          <w:rFonts w:ascii="Arial" w:hAnsi="Arial" w:cs="Arial"/>
          <w:sz w:val="22"/>
          <w:szCs w:val="22"/>
        </w:rPr>
        <w:t>eadaan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memaksa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selanjutnya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disebut</w:t>
      </w:r>
      <w:proofErr w:type="spellEnd"/>
      <w:r w:rsidR="00F70093" w:rsidRPr="000D3259">
        <w:rPr>
          <w:rFonts w:ascii="Arial" w:hAnsi="Arial" w:cs="Arial"/>
          <w:sz w:val="22"/>
          <w:szCs w:val="22"/>
        </w:rPr>
        <w:t xml:space="preserve"> “</w:t>
      </w:r>
      <w:r w:rsidR="00F70093" w:rsidRPr="000D3259">
        <w:rPr>
          <w:rFonts w:ascii="Arial" w:hAnsi="Arial" w:cs="Arial"/>
          <w:bCs/>
          <w:i/>
          <w:iCs/>
          <w:sz w:val="22"/>
          <w:szCs w:val="22"/>
        </w:rPr>
        <w:t>Force Majeure</w:t>
      </w:r>
      <w:r w:rsidR="00F70093" w:rsidRPr="000D3259">
        <w:rPr>
          <w:rFonts w:ascii="Arial" w:hAnsi="Arial" w:cs="Arial"/>
          <w:sz w:val="22"/>
          <w:szCs w:val="22"/>
        </w:rPr>
        <w:t xml:space="preserve">”) </w:t>
      </w:r>
      <w:proofErr w:type="spellStart"/>
      <w:r w:rsidR="00F70093" w:rsidRPr="000D3259">
        <w:rPr>
          <w:rFonts w:ascii="Arial" w:hAnsi="Arial" w:cs="Arial"/>
          <w:sz w:val="22"/>
          <w:szCs w:val="22"/>
        </w:rPr>
        <w:t>adalah</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suatu</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keadan</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terjadinya</w:t>
      </w:r>
      <w:proofErr w:type="spellEnd"/>
      <w:r w:rsidR="00F70093" w:rsidRPr="000D3259">
        <w:rPr>
          <w:rFonts w:ascii="Arial" w:hAnsi="Arial" w:cs="Arial"/>
          <w:sz w:val="22"/>
          <w:szCs w:val="22"/>
        </w:rPr>
        <w:t xml:space="preserve"> di </w:t>
      </w:r>
      <w:proofErr w:type="spellStart"/>
      <w:r w:rsidR="00F70093" w:rsidRPr="000D3259">
        <w:rPr>
          <w:rFonts w:ascii="Arial" w:hAnsi="Arial" w:cs="Arial"/>
          <w:sz w:val="22"/>
          <w:szCs w:val="22"/>
        </w:rPr>
        <w:t>luar</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kemampuan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kesalahan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atau</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kekuasaan</w:t>
      </w:r>
      <w:proofErr w:type="spellEnd"/>
      <w:r w:rsidR="00F70093" w:rsidRPr="000D3259">
        <w:rPr>
          <w:rFonts w:ascii="Arial" w:hAnsi="Arial" w:cs="Arial"/>
          <w:sz w:val="22"/>
          <w:szCs w:val="22"/>
        </w:rPr>
        <w:t xml:space="preserve"> </w:t>
      </w:r>
      <w:r w:rsidR="002E7E94" w:rsidRPr="000D3259">
        <w:rPr>
          <w:rFonts w:ascii="Arial" w:hAnsi="Arial" w:cs="Arial"/>
          <w:b/>
          <w:bCs/>
          <w:sz w:val="22"/>
          <w:szCs w:val="22"/>
        </w:rPr>
        <w:t>PARA PIHAK</w:t>
      </w:r>
      <w:r w:rsidR="00D73CFA" w:rsidRPr="000D3259">
        <w:rPr>
          <w:rFonts w:ascii="Arial" w:hAnsi="Arial" w:cs="Arial"/>
          <w:sz w:val="22"/>
          <w:szCs w:val="22"/>
        </w:rPr>
        <w:t xml:space="preserve"> </w:t>
      </w:r>
      <w:r w:rsidR="00F70093" w:rsidRPr="000D3259">
        <w:rPr>
          <w:rFonts w:ascii="Arial" w:hAnsi="Arial" w:cs="Arial"/>
          <w:sz w:val="22"/>
          <w:szCs w:val="22"/>
        </w:rPr>
        <w:t xml:space="preserve">dan yang </w:t>
      </w:r>
      <w:proofErr w:type="spellStart"/>
      <w:r w:rsidR="00F70093" w:rsidRPr="000D3259">
        <w:rPr>
          <w:rFonts w:ascii="Arial" w:hAnsi="Arial" w:cs="Arial"/>
          <w:sz w:val="22"/>
          <w:szCs w:val="22"/>
        </w:rPr>
        <w:t>menyebabkan</w:t>
      </w:r>
      <w:proofErr w:type="spellEnd"/>
      <w:r w:rsidR="00F70093" w:rsidRPr="000D3259">
        <w:rPr>
          <w:rFonts w:ascii="Arial" w:hAnsi="Arial" w:cs="Arial"/>
          <w:sz w:val="22"/>
          <w:szCs w:val="22"/>
        </w:rPr>
        <w:t xml:space="preserve"> </w:t>
      </w:r>
      <w:proofErr w:type="spellStart"/>
      <w:r w:rsidR="00F70093" w:rsidRPr="000D3259">
        <w:rPr>
          <w:rFonts w:ascii="Arial" w:hAnsi="Arial" w:cs="Arial"/>
          <w:b/>
          <w:sz w:val="22"/>
          <w:szCs w:val="22"/>
        </w:rPr>
        <w:t>Pihak</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mengalaminya</w:t>
      </w:r>
      <w:proofErr w:type="spellEnd"/>
      <w:r w:rsidR="00DA3F8C" w:rsidRPr="000D3259">
        <w:rPr>
          <w:rFonts w:ascii="Arial" w:hAnsi="Arial" w:cs="Arial"/>
          <w:sz w:val="22"/>
          <w:szCs w:val="22"/>
        </w:rPr>
        <w:t xml:space="preserve"> </w:t>
      </w:r>
      <w:proofErr w:type="spellStart"/>
      <w:r w:rsidR="00F70093" w:rsidRPr="000D3259">
        <w:rPr>
          <w:rFonts w:ascii="Arial" w:hAnsi="Arial" w:cs="Arial"/>
          <w:sz w:val="22"/>
          <w:szCs w:val="22"/>
        </w:rPr>
        <w:t>tidak</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dapat</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melaksanakan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atau</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terpaksa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menunda</w:t>
      </w:r>
      <w:proofErr w:type="spellEnd"/>
      <w:r w:rsidR="00DA3F8C" w:rsidRPr="000D3259">
        <w:rPr>
          <w:rFonts w:ascii="Arial" w:hAnsi="Arial" w:cs="Arial"/>
          <w:sz w:val="22"/>
          <w:szCs w:val="22"/>
        </w:rPr>
        <w:t xml:space="preserve"> </w:t>
      </w:r>
      <w:proofErr w:type="spellStart"/>
      <w:r w:rsidR="00F70093" w:rsidRPr="000D3259">
        <w:rPr>
          <w:rFonts w:ascii="Arial" w:hAnsi="Arial" w:cs="Arial"/>
          <w:sz w:val="22"/>
          <w:szCs w:val="22"/>
        </w:rPr>
        <w:t>pelaksanaan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kewajibannya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dalam</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Perjanjian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ini</w:t>
      </w:r>
      <w:proofErr w:type="spellEnd"/>
      <w:r w:rsidR="00F70093" w:rsidRPr="000D3259">
        <w:rPr>
          <w:rFonts w:ascii="Arial" w:hAnsi="Arial" w:cs="Arial"/>
          <w:sz w:val="22"/>
          <w:szCs w:val="22"/>
        </w:rPr>
        <w:t xml:space="preserve">. </w:t>
      </w:r>
      <w:r w:rsidR="00F70093" w:rsidRPr="000D3259">
        <w:rPr>
          <w:rFonts w:ascii="Arial" w:hAnsi="Arial" w:cs="Arial"/>
          <w:i/>
          <w:sz w:val="22"/>
          <w:szCs w:val="22"/>
        </w:rPr>
        <w:t>Force Majeure</w:t>
      </w:r>
      <w:r w:rsidR="00F70093" w:rsidRPr="000D3259">
        <w:rPr>
          <w:rFonts w:ascii="Arial" w:hAnsi="Arial" w:cs="Arial"/>
          <w:sz w:val="22"/>
          <w:szCs w:val="22"/>
        </w:rPr>
        <w:t xml:space="preserve"> </w:t>
      </w:r>
      <w:proofErr w:type="spellStart"/>
      <w:r w:rsidR="00F70093" w:rsidRPr="000D3259">
        <w:rPr>
          <w:rFonts w:ascii="Arial" w:hAnsi="Arial" w:cs="Arial"/>
          <w:sz w:val="22"/>
          <w:szCs w:val="22"/>
        </w:rPr>
        <w:t>tersebut</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meliputi</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banjir</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wabah</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perang</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dinyatakan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maupun</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tidak</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dinyatakan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pemberontakan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huru</w:t>
      </w:r>
      <w:proofErr w:type="spellEnd"/>
      <w:r w:rsidR="00F70093" w:rsidRPr="000D3259">
        <w:rPr>
          <w:rFonts w:ascii="Arial" w:hAnsi="Arial" w:cs="Arial"/>
          <w:sz w:val="22"/>
          <w:szCs w:val="22"/>
        </w:rPr>
        <w:t xml:space="preserve">-hara </w:t>
      </w:r>
      <w:proofErr w:type="spellStart"/>
      <w:r w:rsidR="00F70093" w:rsidRPr="000D3259">
        <w:rPr>
          <w:rFonts w:ascii="Arial" w:hAnsi="Arial" w:cs="Arial"/>
          <w:sz w:val="22"/>
          <w:szCs w:val="22"/>
        </w:rPr>
        <w:t>pemogokkan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umum</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kebakaran</w:t>
      </w:r>
      <w:proofErr w:type="spellEnd"/>
      <w:r w:rsidR="00F70093" w:rsidRPr="000D3259">
        <w:rPr>
          <w:rFonts w:ascii="Arial" w:hAnsi="Arial" w:cs="Arial"/>
          <w:sz w:val="22"/>
          <w:szCs w:val="22"/>
        </w:rPr>
        <w:t xml:space="preserve"> dan </w:t>
      </w:r>
      <w:proofErr w:type="spellStart"/>
      <w:r w:rsidR="00F70093" w:rsidRPr="000D3259">
        <w:rPr>
          <w:rFonts w:ascii="Arial" w:hAnsi="Arial" w:cs="Arial"/>
          <w:sz w:val="22"/>
          <w:szCs w:val="22"/>
        </w:rPr>
        <w:t>kebijaksanaan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Pemerintah</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berpengaruh</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secara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langsung</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terhadap</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pelaksanaan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Perjanjian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ini</w:t>
      </w:r>
      <w:proofErr w:type="spellEnd"/>
      <w:r w:rsidR="00F70093" w:rsidRPr="000D3259">
        <w:rPr>
          <w:rFonts w:ascii="Arial" w:hAnsi="Arial" w:cs="Arial"/>
          <w:sz w:val="22"/>
          <w:szCs w:val="22"/>
        </w:rPr>
        <w:t>.</w:t>
      </w:r>
    </w:p>
    <w:p w14:paraId="6780EC3D" w14:textId="77777777" w:rsidR="00BF5D8A" w:rsidRPr="000D3259" w:rsidRDefault="00BF5D8A" w:rsidP="000D3259">
      <w:pPr>
        <w:pStyle w:val="BodyTextIndent"/>
        <w:keepNext w:val="0"/>
        <w:keepLines w:val="0"/>
        <w:tabs>
          <w:tab w:val="clear" w:pos="720"/>
        </w:tabs>
        <w:spacing w:after="0" w:line="276" w:lineRule="auto"/>
        <w:ind w:left="426" w:firstLine="0"/>
        <w:rPr>
          <w:rFonts w:ascii="Arial" w:hAnsi="Arial" w:cs="Arial"/>
          <w:sz w:val="22"/>
          <w:szCs w:val="22"/>
        </w:rPr>
      </w:pPr>
    </w:p>
    <w:p w14:paraId="57F3C7A3" w14:textId="08E1F84B" w:rsidR="00C3777D" w:rsidRPr="000D3259" w:rsidRDefault="00F70093" w:rsidP="000D3259">
      <w:pPr>
        <w:pStyle w:val="BodyText2"/>
        <w:numPr>
          <w:ilvl w:val="0"/>
          <w:numId w:val="14"/>
        </w:numPr>
        <w:tabs>
          <w:tab w:val="clear" w:pos="567"/>
        </w:tabs>
        <w:spacing w:after="0" w:line="276" w:lineRule="auto"/>
        <w:ind w:left="426" w:hanging="426"/>
        <w:rPr>
          <w:rFonts w:ascii="Arial" w:hAnsi="Arial" w:cs="Arial"/>
          <w:bCs/>
          <w:sz w:val="22"/>
          <w:szCs w:val="22"/>
        </w:rPr>
      </w:pP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hal</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terjadinya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peristiwa</w:t>
      </w:r>
      <w:proofErr w:type="spellEnd"/>
      <w:r w:rsidRPr="000D3259">
        <w:rPr>
          <w:rFonts w:ascii="Arial" w:hAnsi="Arial" w:cs="Arial"/>
          <w:color w:val="000000"/>
          <w:sz w:val="22"/>
          <w:szCs w:val="22"/>
        </w:rPr>
        <w:t xml:space="preserve"> </w:t>
      </w:r>
      <w:r w:rsidRPr="000D3259">
        <w:rPr>
          <w:rFonts w:ascii="Arial" w:hAnsi="Arial" w:cs="Arial"/>
          <w:i/>
          <w:color w:val="000000"/>
          <w:sz w:val="22"/>
          <w:szCs w:val="22"/>
        </w:rPr>
        <w:t>Force Majeure</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maka</w:t>
      </w:r>
      <w:proofErr w:type="spellEnd"/>
      <w:r w:rsidRPr="000D3259">
        <w:rPr>
          <w:rFonts w:ascii="Arial" w:hAnsi="Arial" w:cs="Arial"/>
          <w:color w:val="000000"/>
          <w:sz w:val="22"/>
          <w:szCs w:val="22"/>
        </w:rPr>
        <w:t xml:space="preserve"> </w:t>
      </w:r>
      <w:proofErr w:type="spellStart"/>
      <w:r w:rsidRPr="000D3259">
        <w:rPr>
          <w:rFonts w:ascii="Arial" w:hAnsi="Arial" w:cs="Arial"/>
          <w:b/>
          <w:color w:val="000000"/>
          <w:sz w:val="22"/>
          <w:szCs w:val="22"/>
        </w:rPr>
        <w:t>Pihak</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terhalang</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untuk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melaksanakan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kewajibannya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tidak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dapat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dituntut</w:t>
      </w:r>
      <w:proofErr w:type="spellEnd"/>
      <w:r w:rsidRPr="000D3259">
        <w:rPr>
          <w:rFonts w:ascii="Arial" w:hAnsi="Arial" w:cs="Arial"/>
          <w:color w:val="000000"/>
          <w:sz w:val="22"/>
          <w:szCs w:val="22"/>
        </w:rPr>
        <w:t xml:space="preserve"> oleh </w:t>
      </w:r>
      <w:proofErr w:type="spellStart"/>
      <w:r w:rsidRPr="000D3259">
        <w:rPr>
          <w:rFonts w:ascii="Arial" w:hAnsi="Arial" w:cs="Arial"/>
          <w:b/>
          <w:color w:val="000000"/>
          <w:sz w:val="22"/>
          <w:szCs w:val="22"/>
        </w:rPr>
        <w:t>Pihak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lainnya</w:t>
      </w:r>
      <w:proofErr w:type="spellEnd"/>
      <w:r w:rsidRPr="000D3259">
        <w:rPr>
          <w:rFonts w:ascii="Arial" w:hAnsi="Arial" w:cs="Arial"/>
          <w:color w:val="000000"/>
          <w:sz w:val="22"/>
          <w:szCs w:val="22"/>
        </w:rPr>
        <w:t>.</w:t>
      </w:r>
      <w:r w:rsidR="00DA3F8C" w:rsidRPr="000D3259">
        <w:rPr>
          <w:rFonts w:ascii="Arial" w:hAnsi="Arial" w:cs="Arial"/>
          <w:color w:val="000000"/>
          <w:sz w:val="22"/>
          <w:szCs w:val="22"/>
        </w:rPr>
        <w:t xml:space="preserve"> </w:t>
      </w:r>
      <w:proofErr w:type="spellStart"/>
      <w:r w:rsidRPr="000D3259">
        <w:rPr>
          <w:rFonts w:ascii="Arial" w:hAnsi="Arial" w:cs="Arial"/>
          <w:b/>
          <w:color w:val="000000"/>
          <w:sz w:val="22"/>
          <w:szCs w:val="22"/>
        </w:rPr>
        <w:t>Pihak</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terkena</w:t>
      </w:r>
      <w:proofErr w:type="spellEnd"/>
      <w:r w:rsidRPr="000D3259">
        <w:rPr>
          <w:rFonts w:ascii="Arial" w:hAnsi="Arial" w:cs="Arial"/>
          <w:color w:val="000000"/>
          <w:sz w:val="22"/>
          <w:szCs w:val="22"/>
        </w:rPr>
        <w:t xml:space="preserve"> </w:t>
      </w:r>
      <w:r w:rsidRPr="000D3259">
        <w:rPr>
          <w:rFonts w:ascii="Arial" w:hAnsi="Arial" w:cs="Arial"/>
          <w:i/>
          <w:color w:val="000000"/>
          <w:sz w:val="22"/>
          <w:szCs w:val="22"/>
        </w:rPr>
        <w:t>Force Majeure</w:t>
      </w:r>
      <w:r w:rsidRPr="000D3259">
        <w:rPr>
          <w:rFonts w:ascii="Arial" w:hAnsi="Arial" w:cs="Arial"/>
          <w:color w:val="000000"/>
          <w:sz w:val="22"/>
          <w:szCs w:val="22"/>
        </w:rPr>
        <w:t xml:space="preserve"> </w:t>
      </w:r>
      <w:proofErr w:type="spellStart"/>
      <w:r w:rsidRPr="000D3259">
        <w:rPr>
          <w:rFonts w:ascii="Arial" w:hAnsi="Arial" w:cs="Arial"/>
          <w:sz w:val="22"/>
          <w:szCs w:val="22"/>
        </w:rPr>
        <w:t>wajib</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memberitahukan</w:t>
      </w:r>
      <w:proofErr w:type="spellEnd"/>
      <w:r w:rsidRPr="000D3259">
        <w:rPr>
          <w:rFonts w:ascii="Arial" w:hAnsi="Arial" w:cs="Arial"/>
          <w:sz w:val="22"/>
          <w:szCs w:val="22"/>
        </w:rPr>
        <w:t xml:space="preserve"> </w:t>
      </w:r>
      <w:proofErr w:type="spellStart"/>
      <w:r w:rsidRPr="000D3259">
        <w:rPr>
          <w:rFonts w:ascii="Arial" w:hAnsi="Arial" w:cs="Arial"/>
          <w:sz w:val="22"/>
          <w:szCs w:val="22"/>
        </w:rPr>
        <w:t>adanya</w:t>
      </w:r>
      <w:proofErr w:type="spellEnd"/>
      <w:r w:rsidRPr="000D3259">
        <w:rPr>
          <w:rFonts w:ascii="Arial" w:hAnsi="Arial" w:cs="Arial"/>
          <w:sz w:val="22"/>
          <w:szCs w:val="22"/>
        </w:rPr>
        <w:t xml:space="preserve"> </w:t>
      </w:r>
      <w:proofErr w:type="spellStart"/>
      <w:r w:rsidRPr="000D3259">
        <w:rPr>
          <w:rFonts w:ascii="Arial" w:hAnsi="Arial" w:cs="Arial"/>
          <w:sz w:val="22"/>
          <w:szCs w:val="22"/>
        </w:rPr>
        <w:t>peristiwa</w:t>
      </w:r>
      <w:proofErr w:type="spellEnd"/>
      <w:r w:rsidR="00DA3F8C" w:rsidRPr="000D3259">
        <w:rPr>
          <w:rFonts w:ascii="Arial" w:hAnsi="Arial" w:cs="Arial"/>
          <w:sz w:val="22"/>
          <w:szCs w:val="22"/>
        </w:rPr>
        <w:t xml:space="preserve"> </w:t>
      </w:r>
      <w:r w:rsidRPr="000D3259">
        <w:rPr>
          <w:rFonts w:ascii="Arial" w:hAnsi="Arial" w:cs="Arial"/>
          <w:i/>
          <w:iCs/>
          <w:sz w:val="22"/>
          <w:szCs w:val="22"/>
        </w:rPr>
        <w:t>Force Majeure</w:t>
      </w:r>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yang lain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tertulis</w:t>
      </w:r>
      <w:proofErr w:type="spellEnd"/>
      <w:r w:rsidRPr="000D3259">
        <w:rPr>
          <w:rFonts w:ascii="Arial" w:hAnsi="Arial" w:cs="Arial"/>
          <w:sz w:val="22"/>
          <w:szCs w:val="22"/>
        </w:rPr>
        <w:t xml:space="preserve"> paling </w:t>
      </w:r>
      <w:proofErr w:type="spellStart"/>
      <w:r w:rsidRPr="000D3259">
        <w:rPr>
          <w:rFonts w:ascii="Arial" w:hAnsi="Arial" w:cs="Arial"/>
          <w:sz w:val="22"/>
          <w:szCs w:val="22"/>
        </w:rPr>
        <w:t>lambat</w:t>
      </w:r>
      <w:proofErr w:type="spellEnd"/>
      <w:r w:rsidRPr="000D3259">
        <w:rPr>
          <w:rFonts w:ascii="Arial" w:hAnsi="Arial" w:cs="Arial"/>
          <w:sz w:val="22"/>
          <w:szCs w:val="22"/>
        </w:rPr>
        <w:t xml:space="preserve"> 7 (</w:t>
      </w:r>
      <w:proofErr w:type="spellStart"/>
      <w:r w:rsidRPr="000D3259">
        <w:rPr>
          <w:rFonts w:ascii="Arial" w:hAnsi="Arial" w:cs="Arial"/>
          <w:sz w:val="22"/>
          <w:szCs w:val="22"/>
        </w:rPr>
        <w:t>tujuh</w:t>
      </w:r>
      <w:proofErr w:type="spellEnd"/>
      <w:r w:rsidRPr="000D3259">
        <w:rPr>
          <w:rFonts w:ascii="Arial" w:hAnsi="Arial" w:cs="Arial"/>
          <w:sz w:val="22"/>
          <w:szCs w:val="22"/>
        </w:rPr>
        <w:t xml:space="preserve">) </w:t>
      </w:r>
      <w:r w:rsidR="00AB064B" w:rsidRPr="000D3259">
        <w:rPr>
          <w:rFonts w:ascii="Arial" w:hAnsi="Arial" w:cs="Arial"/>
          <w:sz w:val="22"/>
          <w:szCs w:val="22"/>
        </w:rPr>
        <w:t xml:space="preserve">Hari </w:t>
      </w:r>
      <w:proofErr w:type="spellStart"/>
      <w:r w:rsidR="00AB064B" w:rsidRPr="000D3259">
        <w:rPr>
          <w:rFonts w:ascii="Arial" w:hAnsi="Arial" w:cs="Arial"/>
          <w:sz w:val="22"/>
          <w:szCs w:val="22"/>
        </w:rPr>
        <w:t>Kalender</w:t>
      </w:r>
      <w:proofErr w:type="spellEnd"/>
      <w:r w:rsidR="00AB064B" w:rsidRPr="000D3259">
        <w:rPr>
          <w:rFonts w:ascii="Arial" w:hAnsi="Arial" w:cs="Arial"/>
          <w:sz w:val="22"/>
          <w:szCs w:val="22"/>
        </w:rPr>
        <w:t xml:space="preserve"> </w:t>
      </w:r>
      <w:proofErr w:type="spellStart"/>
      <w:r w:rsidRPr="000D3259">
        <w:rPr>
          <w:rFonts w:ascii="Arial" w:hAnsi="Arial" w:cs="Arial"/>
          <w:sz w:val="22"/>
          <w:szCs w:val="22"/>
        </w:rPr>
        <w:t>sejak</w:t>
      </w:r>
      <w:proofErr w:type="spellEnd"/>
      <w:r w:rsidRPr="000D3259">
        <w:rPr>
          <w:rFonts w:ascii="Arial" w:hAnsi="Arial" w:cs="Arial"/>
          <w:sz w:val="22"/>
          <w:szCs w:val="22"/>
        </w:rPr>
        <w:t xml:space="preserve"> </w:t>
      </w:r>
      <w:proofErr w:type="spellStart"/>
      <w:r w:rsidRPr="000D3259">
        <w:rPr>
          <w:rFonts w:ascii="Arial" w:hAnsi="Arial" w:cs="Arial"/>
          <w:sz w:val="22"/>
          <w:szCs w:val="22"/>
        </w:rPr>
        <w:t>saat</w:t>
      </w:r>
      <w:proofErr w:type="spellEnd"/>
      <w:r w:rsidRPr="000D3259">
        <w:rPr>
          <w:rFonts w:ascii="Arial" w:hAnsi="Arial" w:cs="Arial"/>
          <w:sz w:val="22"/>
          <w:szCs w:val="22"/>
        </w:rPr>
        <w:t xml:space="preserve"> </w:t>
      </w:r>
      <w:proofErr w:type="spellStart"/>
      <w:r w:rsidRPr="000D3259">
        <w:rPr>
          <w:rFonts w:ascii="Arial" w:hAnsi="Arial" w:cs="Arial"/>
          <w:sz w:val="22"/>
          <w:szCs w:val="22"/>
        </w:rPr>
        <w:t>terjadinya</w:t>
      </w:r>
      <w:proofErr w:type="spellEnd"/>
      <w:r w:rsidRPr="000D3259">
        <w:rPr>
          <w:rFonts w:ascii="Arial" w:hAnsi="Arial" w:cs="Arial"/>
          <w:sz w:val="22"/>
          <w:szCs w:val="22"/>
        </w:rPr>
        <w:t xml:space="preserve"> </w:t>
      </w:r>
      <w:proofErr w:type="spellStart"/>
      <w:r w:rsidRPr="000D3259">
        <w:rPr>
          <w:rFonts w:ascii="Arial" w:hAnsi="Arial" w:cs="Arial"/>
          <w:sz w:val="22"/>
          <w:szCs w:val="22"/>
        </w:rPr>
        <w:t>peristiwa</w:t>
      </w:r>
      <w:proofErr w:type="spellEnd"/>
      <w:r w:rsidRPr="000D3259">
        <w:rPr>
          <w:rFonts w:ascii="Arial" w:hAnsi="Arial" w:cs="Arial"/>
          <w:sz w:val="22"/>
          <w:szCs w:val="22"/>
        </w:rPr>
        <w:t xml:space="preserve"> </w:t>
      </w:r>
      <w:r w:rsidRPr="000D3259">
        <w:rPr>
          <w:rFonts w:ascii="Arial" w:hAnsi="Arial" w:cs="Arial"/>
          <w:i/>
          <w:iCs/>
          <w:sz w:val="22"/>
          <w:szCs w:val="22"/>
        </w:rPr>
        <w:t>Force Majeure</w:t>
      </w:r>
      <w:r w:rsidRPr="000D3259">
        <w:rPr>
          <w:rFonts w:ascii="Arial" w:hAnsi="Arial" w:cs="Arial"/>
          <w:iCs/>
          <w:sz w:val="22"/>
          <w:szCs w:val="22"/>
        </w:rPr>
        <w:t xml:space="preserve">, </w:t>
      </w:r>
      <w:r w:rsidRPr="000D3259">
        <w:rPr>
          <w:rFonts w:ascii="Arial" w:hAnsi="Arial" w:cs="Arial"/>
          <w:bCs/>
          <w:sz w:val="22"/>
          <w:szCs w:val="22"/>
        </w:rPr>
        <w:t xml:space="preserve">yang </w:t>
      </w:r>
      <w:proofErr w:type="spellStart"/>
      <w:r w:rsidRPr="000D3259">
        <w:rPr>
          <w:rFonts w:ascii="Arial" w:hAnsi="Arial" w:cs="Arial"/>
          <w:bCs/>
          <w:sz w:val="22"/>
          <w:szCs w:val="22"/>
        </w:rPr>
        <w:t>dikuatkan</w:t>
      </w:r>
      <w:proofErr w:type="spellEnd"/>
      <w:r w:rsidRPr="000D3259">
        <w:rPr>
          <w:rFonts w:ascii="Arial" w:hAnsi="Arial" w:cs="Arial"/>
          <w:bCs/>
          <w:sz w:val="22"/>
          <w:szCs w:val="22"/>
        </w:rPr>
        <w:t xml:space="preserve"> oleh </w:t>
      </w:r>
      <w:proofErr w:type="spellStart"/>
      <w:r w:rsidRPr="000D3259">
        <w:rPr>
          <w:rFonts w:ascii="Arial" w:hAnsi="Arial" w:cs="Arial"/>
          <w:bCs/>
          <w:sz w:val="22"/>
          <w:szCs w:val="22"/>
        </w:rPr>
        <w:t>surat</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keterangan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dari</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pejabat</w:t>
      </w:r>
      <w:proofErr w:type="spellEnd"/>
      <w:r w:rsidRPr="000D3259">
        <w:rPr>
          <w:rFonts w:ascii="Arial" w:hAnsi="Arial" w:cs="Arial"/>
          <w:bCs/>
          <w:sz w:val="22"/>
          <w:szCs w:val="22"/>
        </w:rPr>
        <w:t xml:space="preserve"> yang </w:t>
      </w:r>
      <w:proofErr w:type="spellStart"/>
      <w:r w:rsidRPr="000D3259">
        <w:rPr>
          <w:rFonts w:ascii="Arial" w:hAnsi="Arial" w:cs="Arial"/>
          <w:bCs/>
          <w:sz w:val="22"/>
          <w:szCs w:val="22"/>
        </w:rPr>
        <w:t>berwenang</w:t>
      </w:r>
      <w:proofErr w:type="spellEnd"/>
      <w:r w:rsidRPr="000D3259">
        <w:rPr>
          <w:rFonts w:ascii="Arial" w:hAnsi="Arial" w:cs="Arial"/>
          <w:bCs/>
          <w:sz w:val="22"/>
          <w:szCs w:val="22"/>
        </w:rPr>
        <w:t xml:space="preserve"> yang </w:t>
      </w:r>
      <w:proofErr w:type="spellStart"/>
      <w:r w:rsidRPr="000D3259">
        <w:rPr>
          <w:rFonts w:ascii="Arial" w:hAnsi="Arial" w:cs="Arial"/>
          <w:bCs/>
          <w:sz w:val="22"/>
          <w:szCs w:val="22"/>
        </w:rPr>
        <w:t>menerangkan</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adanya</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peristiwa</w:t>
      </w:r>
      <w:proofErr w:type="spellEnd"/>
      <w:r w:rsidRPr="000D3259">
        <w:rPr>
          <w:rFonts w:ascii="Arial" w:hAnsi="Arial" w:cs="Arial"/>
          <w:bCs/>
          <w:sz w:val="22"/>
          <w:szCs w:val="22"/>
        </w:rPr>
        <w:t xml:space="preserve"> </w:t>
      </w:r>
      <w:r w:rsidRPr="000D3259">
        <w:rPr>
          <w:rFonts w:ascii="Arial" w:hAnsi="Arial" w:cs="Arial"/>
          <w:bCs/>
          <w:i/>
          <w:sz w:val="22"/>
          <w:szCs w:val="22"/>
        </w:rPr>
        <w:t>Force Majeure</w:t>
      </w:r>
      <w:r w:rsidRPr="000D3259">
        <w:rPr>
          <w:rFonts w:ascii="Arial" w:hAnsi="Arial" w:cs="Arial"/>
          <w:bCs/>
          <w:i/>
          <w:iCs/>
          <w:sz w:val="22"/>
          <w:szCs w:val="22"/>
        </w:rPr>
        <w:t xml:space="preserve"> </w:t>
      </w:r>
      <w:proofErr w:type="spellStart"/>
      <w:r w:rsidRPr="000D3259">
        <w:rPr>
          <w:rFonts w:ascii="Arial" w:hAnsi="Arial" w:cs="Arial"/>
          <w:bCs/>
          <w:sz w:val="22"/>
          <w:szCs w:val="22"/>
        </w:rPr>
        <w:t>tersebut</w:t>
      </w:r>
      <w:proofErr w:type="spellEnd"/>
      <w:r w:rsidRPr="000D3259">
        <w:rPr>
          <w:rFonts w:ascii="Arial" w:hAnsi="Arial" w:cs="Arial"/>
          <w:bCs/>
          <w:sz w:val="22"/>
          <w:szCs w:val="22"/>
        </w:rPr>
        <w:t xml:space="preserve">. </w:t>
      </w:r>
      <w:proofErr w:type="spellStart"/>
      <w:r w:rsidRPr="000D3259">
        <w:rPr>
          <w:rFonts w:ascii="Arial" w:hAnsi="Arial" w:cs="Arial"/>
          <w:bCs/>
          <w:sz w:val="22"/>
          <w:szCs w:val="22"/>
        </w:rPr>
        <w:t>Pihak</w:t>
      </w:r>
      <w:proofErr w:type="spellEnd"/>
      <w:r w:rsidRPr="000D3259">
        <w:rPr>
          <w:rFonts w:ascii="Arial" w:hAnsi="Arial" w:cs="Arial"/>
          <w:bCs/>
          <w:sz w:val="22"/>
          <w:szCs w:val="22"/>
        </w:rPr>
        <w:t xml:space="preserve"> yang </w:t>
      </w:r>
      <w:proofErr w:type="spellStart"/>
      <w:r w:rsidRPr="000D3259">
        <w:rPr>
          <w:rFonts w:ascii="Arial" w:hAnsi="Arial" w:cs="Arial"/>
          <w:bCs/>
          <w:sz w:val="22"/>
          <w:szCs w:val="22"/>
        </w:rPr>
        <w:t>terkena</w:t>
      </w:r>
      <w:proofErr w:type="spellEnd"/>
      <w:r w:rsidRPr="000D3259">
        <w:rPr>
          <w:rFonts w:ascii="Arial" w:hAnsi="Arial" w:cs="Arial"/>
          <w:bCs/>
          <w:sz w:val="22"/>
          <w:szCs w:val="22"/>
        </w:rPr>
        <w:t xml:space="preserve"> </w:t>
      </w:r>
      <w:r w:rsidRPr="000D3259">
        <w:rPr>
          <w:rFonts w:ascii="Arial" w:hAnsi="Arial" w:cs="Arial"/>
          <w:bCs/>
          <w:i/>
          <w:sz w:val="22"/>
          <w:szCs w:val="22"/>
        </w:rPr>
        <w:t>Force Majeure</w:t>
      </w:r>
      <w:r w:rsidRPr="000D3259">
        <w:rPr>
          <w:rFonts w:ascii="Arial" w:hAnsi="Arial" w:cs="Arial"/>
          <w:bCs/>
          <w:sz w:val="22"/>
          <w:szCs w:val="22"/>
        </w:rPr>
        <w:t xml:space="preserve"> </w:t>
      </w:r>
      <w:proofErr w:type="spellStart"/>
      <w:r w:rsidRPr="000D3259">
        <w:rPr>
          <w:rFonts w:ascii="Arial" w:hAnsi="Arial" w:cs="Arial"/>
          <w:bCs/>
          <w:color w:val="000000"/>
          <w:sz w:val="22"/>
          <w:szCs w:val="22"/>
        </w:rPr>
        <w:t>wajib</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mengupayakan</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dengan</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sebaik-baiknya</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untuk</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tetap</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melaksanakan</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kewajibannya</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sebagaimana</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diatur</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dalam</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Perjanjian</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ini</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segera</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setelah</w:t>
      </w:r>
      <w:proofErr w:type="spellEnd"/>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peristiwa</w:t>
      </w:r>
      <w:proofErr w:type="spellEnd"/>
      <w:r w:rsidRPr="000D3259">
        <w:rPr>
          <w:rFonts w:ascii="Arial" w:hAnsi="Arial" w:cs="Arial"/>
          <w:bCs/>
          <w:color w:val="000000"/>
          <w:sz w:val="22"/>
          <w:szCs w:val="22"/>
        </w:rPr>
        <w:t xml:space="preserve"> </w:t>
      </w:r>
      <w:r w:rsidRPr="000D3259">
        <w:rPr>
          <w:rFonts w:ascii="Arial" w:hAnsi="Arial" w:cs="Arial"/>
          <w:bCs/>
          <w:i/>
          <w:color w:val="000000"/>
          <w:sz w:val="22"/>
          <w:szCs w:val="22"/>
        </w:rPr>
        <w:t>Force Majeure</w:t>
      </w:r>
      <w:r w:rsidRPr="000D3259">
        <w:rPr>
          <w:rFonts w:ascii="Arial" w:hAnsi="Arial" w:cs="Arial"/>
          <w:bCs/>
          <w:color w:val="000000"/>
          <w:sz w:val="22"/>
          <w:szCs w:val="22"/>
        </w:rPr>
        <w:t xml:space="preserve"> </w:t>
      </w:r>
      <w:proofErr w:type="spellStart"/>
      <w:r w:rsidRPr="000D3259">
        <w:rPr>
          <w:rFonts w:ascii="Arial" w:hAnsi="Arial" w:cs="Arial"/>
          <w:bCs/>
          <w:color w:val="000000"/>
          <w:sz w:val="22"/>
          <w:szCs w:val="22"/>
        </w:rPr>
        <w:t>berakhir</w:t>
      </w:r>
      <w:proofErr w:type="spellEnd"/>
      <w:r w:rsidRPr="000D3259">
        <w:rPr>
          <w:rFonts w:ascii="Arial" w:hAnsi="Arial" w:cs="Arial"/>
          <w:bCs/>
          <w:color w:val="000000"/>
          <w:sz w:val="22"/>
          <w:szCs w:val="22"/>
        </w:rPr>
        <w:t>.</w:t>
      </w:r>
    </w:p>
    <w:p w14:paraId="3E3E8C23" w14:textId="77777777" w:rsidR="00F70093" w:rsidRPr="000D3259" w:rsidRDefault="00F70093" w:rsidP="000D3259">
      <w:pPr>
        <w:pStyle w:val="BodyText2"/>
        <w:numPr>
          <w:ilvl w:val="0"/>
          <w:numId w:val="0"/>
        </w:numPr>
        <w:spacing w:after="0" w:line="276" w:lineRule="auto"/>
        <w:ind w:left="426"/>
        <w:rPr>
          <w:rFonts w:ascii="Arial" w:hAnsi="Arial" w:cs="Arial"/>
          <w:bCs/>
          <w:sz w:val="22"/>
          <w:szCs w:val="22"/>
        </w:rPr>
      </w:pPr>
    </w:p>
    <w:p w14:paraId="0092DEFB" w14:textId="4DA1C72D" w:rsidR="00F70093" w:rsidRPr="000D3259" w:rsidRDefault="00F70093" w:rsidP="000D3259">
      <w:pPr>
        <w:pStyle w:val="BodyTextIndent"/>
        <w:keepNext w:val="0"/>
        <w:keepLines w:val="0"/>
        <w:numPr>
          <w:ilvl w:val="0"/>
          <w:numId w:val="14"/>
        </w:numPr>
        <w:tabs>
          <w:tab w:val="clear" w:pos="567"/>
        </w:tabs>
        <w:spacing w:after="0" w:line="276" w:lineRule="auto"/>
        <w:ind w:left="426" w:hanging="426"/>
        <w:rPr>
          <w:rFonts w:ascii="Arial" w:hAnsi="Arial" w:cs="Arial"/>
          <w:sz w:val="22"/>
          <w:szCs w:val="22"/>
          <w:lang w:val="fi-FI"/>
        </w:rPr>
      </w:pPr>
      <w:proofErr w:type="spellStart"/>
      <w:r w:rsidRPr="000D3259">
        <w:rPr>
          <w:rFonts w:ascii="Arial" w:hAnsi="Arial" w:cs="Arial"/>
          <w:sz w:val="22"/>
          <w:szCs w:val="22"/>
        </w:rPr>
        <w:t>Apabila</w:t>
      </w:r>
      <w:proofErr w:type="spellEnd"/>
      <w:r w:rsidRPr="000D3259">
        <w:rPr>
          <w:rFonts w:ascii="Arial" w:hAnsi="Arial" w:cs="Arial"/>
          <w:sz w:val="22"/>
          <w:szCs w:val="22"/>
        </w:rPr>
        <w:t xml:space="preserve"> </w:t>
      </w:r>
      <w:r w:rsidRPr="000D3259">
        <w:rPr>
          <w:rFonts w:ascii="Arial" w:hAnsi="Arial" w:cs="Arial"/>
          <w:i/>
          <w:sz w:val="22"/>
          <w:szCs w:val="22"/>
        </w:rPr>
        <w:t>Force Majeure</w:t>
      </w:r>
      <w:r w:rsidRPr="000D3259">
        <w:rPr>
          <w:rFonts w:ascii="Arial" w:hAnsi="Arial" w:cs="Arial"/>
          <w:i/>
          <w:iCs/>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berlangsung</w:t>
      </w:r>
      <w:proofErr w:type="spellEnd"/>
      <w:r w:rsidRPr="000D3259">
        <w:rPr>
          <w:rFonts w:ascii="Arial" w:hAnsi="Arial" w:cs="Arial"/>
          <w:sz w:val="22"/>
          <w:szCs w:val="22"/>
        </w:rPr>
        <w:t xml:space="preserve"> </w:t>
      </w:r>
      <w:proofErr w:type="spellStart"/>
      <w:r w:rsidRPr="000D3259">
        <w:rPr>
          <w:rFonts w:ascii="Arial" w:hAnsi="Arial" w:cs="Arial"/>
          <w:sz w:val="22"/>
          <w:szCs w:val="22"/>
        </w:rPr>
        <w:t>terus</w:t>
      </w:r>
      <w:proofErr w:type="spellEnd"/>
      <w:r w:rsidRPr="000D3259">
        <w:rPr>
          <w:rFonts w:ascii="Arial" w:hAnsi="Arial" w:cs="Arial"/>
          <w:sz w:val="22"/>
          <w:szCs w:val="22"/>
        </w:rPr>
        <w:t xml:space="preserve"> </w:t>
      </w:r>
      <w:proofErr w:type="spellStart"/>
      <w:r w:rsidRPr="000D3259">
        <w:rPr>
          <w:rFonts w:ascii="Arial" w:hAnsi="Arial" w:cs="Arial"/>
          <w:sz w:val="22"/>
          <w:szCs w:val="22"/>
        </w:rPr>
        <w:t>melebihi</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diduga</w:t>
      </w:r>
      <w:proofErr w:type="spellEnd"/>
      <w:r w:rsidRPr="000D3259">
        <w:rPr>
          <w:rFonts w:ascii="Arial" w:hAnsi="Arial" w:cs="Arial"/>
          <w:sz w:val="22"/>
          <w:szCs w:val="22"/>
        </w:rPr>
        <w:t xml:space="preserve"> oleh </w:t>
      </w:r>
      <w:proofErr w:type="spellStart"/>
      <w:r w:rsidRPr="000D3259">
        <w:rPr>
          <w:rFonts w:ascii="Arial" w:hAnsi="Arial" w:cs="Arial"/>
          <w:b/>
          <w:sz w:val="22"/>
          <w:szCs w:val="22"/>
        </w:rPr>
        <w:t>Pihak</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mengalami</w:t>
      </w:r>
      <w:proofErr w:type="spellEnd"/>
      <w:r w:rsidRPr="000D3259">
        <w:rPr>
          <w:rFonts w:ascii="Arial" w:hAnsi="Arial" w:cs="Arial"/>
          <w:sz w:val="22"/>
          <w:szCs w:val="22"/>
        </w:rPr>
        <w:t xml:space="preserve"> </w:t>
      </w:r>
      <w:r w:rsidRPr="000D3259">
        <w:rPr>
          <w:rFonts w:ascii="Arial" w:hAnsi="Arial" w:cs="Arial"/>
          <w:i/>
          <w:sz w:val="22"/>
          <w:szCs w:val="22"/>
        </w:rPr>
        <w:t>Force Majeure</w:t>
      </w:r>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melebihi</w:t>
      </w:r>
      <w:proofErr w:type="spellEnd"/>
      <w:r w:rsidRPr="000D3259">
        <w:rPr>
          <w:rFonts w:ascii="Arial" w:hAnsi="Arial" w:cs="Arial"/>
          <w:sz w:val="22"/>
          <w:szCs w:val="22"/>
        </w:rPr>
        <w:t xml:space="preserve"> </w:t>
      </w:r>
      <w:proofErr w:type="spellStart"/>
      <w:r w:rsidRPr="000D3259">
        <w:rPr>
          <w:rFonts w:ascii="Arial" w:hAnsi="Arial" w:cs="Arial"/>
          <w:sz w:val="22"/>
          <w:szCs w:val="22"/>
        </w:rPr>
        <w:t>jangka</w:t>
      </w:r>
      <w:proofErr w:type="spellEnd"/>
      <w:r w:rsidRPr="000D3259">
        <w:rPr>
          <w:rFonts w:ascii="Arial" w:hAnsi="Arial" w:cs="Arial"/>
          <w:sz w:val="22"/>
          <w:szCs w:val="22"/>
        </w:rPr>
        <w:t xml:space="preserve"> </w:t>
      </w:r>
      <w:proofErr w:type="spellStart"/>
      <w:r w:rsidRPr="000D3259">
        <w:rPr>
          <w:rFonts w:ascii="Arial" w:hAnsi="Arial" w:cs="Arial"/>
          <w:sz w:val="22"/>
          <w:szCs w:val="22"/>
        </w:rPr>
        <w:t>waktu</w:t>
      </w:r>
      <w:proofErr w:type="spellEnd"/>
      <w:r w:rsidRPr="000D3259">
        <w:rPr>
          <w:rFonts w:ascii="Arial" w:hAnsi="Arial" w:cs="Arial"/>
          <w:sz w:val="22"/>
          <w:szCs w:val="22"/>
        </w:rPr>
        <w:t xml:space="preserve"> 30 (</w:t>
      </w:r>
      <w:proofErr w:type="spellStart"/>
      <w:r w:rsidRPr="000D3259">
        <w:rPr>
          <w:rFonts w:ascii="Arial" w:hAnsi="Arial" w:cs="Arial"/>
          <w:sz w:val="22"/>
          <w:szCs w:val="22"/>
        </w:rPr>
        <w:t>tiga</w:t>
      </w:r>
      <w:proofErr w:type="spellEnd"/>
      <w:r w:rsidRPr="000D3259">
        <w:rPr>
          <w:rFonts w:ascii="Arial" w:hAnsi="Arial" w:cs="Arial"/>
          <w:sz w:val="22"/>
          <w:szCs w:val="22"/>
        </w:rPr>
        <w:t xml:space="preserve"> </w:t>
      </w:r>
      <w:proofErr w:type="spellStart"/>
      <w:r w:rsidRPr="000D3259">
        <w:rPr>
          <w:rFonts w:ascii="Arial" w:hAnsi="Arial" w:cs="Arial"/>
          <w:sz w:val="22"/>
          <w:szCs w:val="22"/>
        </w:rPr>
        <w:t>puluh</w:t>
      </w:r>
      <w:proofErr w:type="spellEnd"/>
      <w:r w:rsidRPr="000D3259">
        <w:rPr>
          <w:rFonts w:ascii="Arial" w:hAnsi="Arial" w:cs="Arial"/>
          <w:sz w:val="22"/>
          <w:szCs w:val="22"/>
        </w:rPr>
        <w:t xml:space="preserve">) </w:t>
      </w:r>
      <w:r w:rsidR="00AB064B" w:rsidRPr="000D3259">
        <w:rPr>
          <w:rFonts w:ascii="Arial" w:hAnsi="Arial" w:cs="Arial"/>
          <w:sz w:val="22"/>
          <w:szCs w:val="22"/>
          <w:lang w:val="fi-FI"/>
        </w:rPr>
        <w:t>Hari Kalender</w:t>
      </w:r>
      <w:r w:rsidRPr="000D3259">
        <w:rPr>
          <w:rFonts w:ascii="Arial" w:hAnsi="Arial" w:cs="Arial"/>
          <w:sz w:val="22"/>
          <w:szCs w:val="22"/>
          <w:lang w:val="fi-FI"/>
        </w:rPr>
        <w:t xml:space="preserve">, maka </w:t>
      </w:r>
      <w:r w:rsidR="002E7E94" w:rsidRPr="000D3259">
        <w:rPr>
          <w:rFonts w:ascii="Arial" w:hAnsi="Arial" w:cs="Arial"/>
          <w:b/>
          <w:bCs/>
          <w:sz w:val="22"/>
          <w:szCs w:val="22"/>
          <w:lang w:val="fi-FI"/>
        </w:rPr>
        <w:t>PARA PIHAK</w:t>
      </w:r>
      <w:r w:rsidRPr="000D3259">
        <w:rPr>
          <w:rFonts w:ascii="Arial" w:hAnsi="Arial" w:cs="Arial"/>
          <w:sz w:val="22"/>
          <w:szCs w:val="22"/>
          <w:lang w:val="fi-FI"/>
        </w:rPr>
        <w:t xml:space="preserve"> sepakat untuk meninjau kembali Jangka Waktu Perjanjian ini.</w:t>
      </w:r>
    </w:p>
    <w:p w14:paraId="1D80E282" w14:textId="77777777" w:rsidR="005F3733" w:rsidRPr="000D3259" w:rsidRDefault="005F3733" w:rsidP="000D3259">
      <w:pPr>
        <w:pStyle w:val="BodyTextIndent"/>
        <w:keepNext w:val="0"/>
        <w:keepLines w:val="0"/>
        <w:tabs>
          <w:tab w:val="clear" w:pos="720"/>
        </w:tabs>
        <w:spacing w:after="0" w:line="276" w:lineRule="auto"/>
        <w:ind w:left="0" w:firstLine="0"/>
        <w:rPr>
          <w:rFonts w:ascii="Arial" w:hAnsi="Arial" w:cs="Arial"/>
          <w:sz w:val="22"/>
          <w:szCs w:val="22"/>
          <w:lang w:val="fi-FI"/>
        </w:rPr>
      </w:pPr>
    </w:p>
    <w:p w14:paraId="747E45DA" w14:textId="77777777" w:rsidR="00F70093" w:rsidRPr="000D3259" w:rsidRDefault="00F70093" w:rsidP="000D3259">
      <w:pPr>
        <w:pStyle w:val="BodyTextIndent"/>
        <w:keepNext w:val="0"/>
        <w:keepLines w:val="0"/>
        <w:numPr>
          <w:ilvl w:val="0"/>
          <w:numId w:val="14"/>
        </w:numPr>
        <w:tabs>
          <w:tab w:val="clear" w:pos="567"/>
        </w:tabs>
        <w:spacing w:after="0" w:line="276" w:lineRule="auto"/>
        <w:ind w:left="426" w:hanging="426"/>
        <w:rPr>
          <w:rFonts w:ascii="Arial" w:hAnsi="Arial" w:cs="Arial"/>
          <w:sz w:val="22"/>
          <w:szCs w:val="22"/>
        </w:rPr>
      </w:pPr>
      <w:proofErr w:type="spellStart"/>
      <w:r w:rsidRPr="000D3259">
        <w:rPr>
          <w:rFonts w:ascii="Arial" w:hAnsi="Arial" w:cs="Arial"/>
          <w:sz w:val="22"/>
          <w:szCs w:val="22"/>
        </w:rPr>
        <w:t>Semua</w:t>
      </w:r>
      <w:proofErr w:type="spellEnd"/>
      <w:r w:rsidRPr="000D3259">
        <w:rPr>
          <w:rFonts w:ascii="Arial" w:hAnsi="Arial" w:cs="Arial"/>
          <w:sz w:val="22"/>
          <w:szCs w:val="22"/>
        </w:rPr>
        <w:t xml:space="preserve"> </w:t>
      </w:r>
      <w:proofErr w:type="spellStart"/>
      <w:r w:rsidRPr="000D3259">
        <w:rPr>
          <w:rFonts w:ascii="Arial" w:hAnsi="Arial" w:cs="Arial"/>
          <w:sz w:val="22"/>
          <w:szCs w:val="22"/>
        </w:rPr>
        <w:t>kerugian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biaya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diderita</w:t>
      </w:r>
      <w:proofErr w:type="spellEnd"/>
      <w:r w:rsidRPr="000D3259">
        <w:rPr>
          <w:rFonts w:ascii="Arial" w:hAnsi="Arial" w:cs="Arial"/>
          <w:sz w:val="22"/>
          <w:szCs w:val="22"/>
        </w:rPr>
        <w:t xml:space="preserve"> oleh salah </w:t>
      </w:r>
      <w:proofErr w:type="spellStart"/>
      <w:r w:rsidRPr="000D3259">
        <w:rPr>
          <w:rFonts w:ascii="Arial" w:hAnsi="Arial" w:cs="Arial"/>
          <w:sz w:val="22"/>
          <w:szCs w:val="22"/>
        </w:rPr>
        <w:t>satu</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sebagai</w:t>
      </w:r>
      <w:proofErr w:type="spellEnd"/>
      <w:r w:rsidRPr="000D3259">
        <w:rPr>
          <w:rFonts w:ascii="Arial" w:hAnsi="Arial" w:cs="Arial"/>
          <w:sz w:val="22"/>
          <w:szCs w:val="22"/>
        </w:rPr>
        <w:t xml:space="preserve"> </w:t>
      </w:r>
      <w:proofErr w:type="spellStart"/>
      <w:r w:rsidRPr="000D3259">
        <w:rPr>
          <w:rFonts w:ascii="Arial" w:hAnsi="Arial" w:cs="Arial"/>
          <w:sz w:val="22"/>
          <w:szCs w:val="22"/>
        </w:rPr>
        <w:t>akibat</w:t>
      </w:r>
      <w:proofErr w:type="spellEnd"/>
      <w:r w:rsidRPr="000D3259">
        <w:rPr>
          <w:rFonts w:ascii="Arial" w:hAnsi="Arial" w:cs="Arial"/>
          <w:sz w:val="22"/>
          <w:szCs w:val="22"/>
        </w:rPr>
        <w:t xml:space="preserve"> </w:t>
      </w:r>
      <w:proofErr w:type="spellStart"/>
      <w:r w:rsidRPr="000D3259">
        <w:rPr>
          <w:rFonts w:ascii="Arial" w:hAnsi="Arial" w:cs="Arial"/>
          <w:sz w:val="22"/>
          <w:szCs w:val="22"/>
        </w:rPr>
        <w:t>terjadinya</w:t>
      </w:r>
      <w:proofErr w:type="spellEnd"/>
      <w:r w:rsidRPr="000D3259">
        <w:rPr>
          <w:rFonts w:ascii="Arial" w:hAnsi="Arial" w:cs="Arial"/>
          <w:sz w:val="22"/>
          <w:szCs w:val="22"/>
        </w:rPr>
        <w:t xml:space="preserve"> </w:t>
      </w:r>
      <w:proofErr w:type="spellStart"/>
      <w:r w:rsidRPr="000D3259">
        <w:rPr>
          <w:rFonts w:ascii="Arial" w:hAnsi="Arial" w:cs="Arial"/>
          <w:sz w:val="22"/>
          <w:szCs w:val="22"/>
        </w:rPr>
        <w:t>peristiwa</w:t>
      </w:r>
      <w:proofErr w:type="spellEnd"/>
      <w:r w:rsidRPr="000D3259">
        <w:rPr>
          <w:rFonts w:ascii="Arial" w:hAnsi="Arial" w:cs="Arial"/>
          <w:sz w:val="22"/>
          <w:szCs w:val="22"/>
        </w:rPr>
        <w:t xml:space="preserve"> </w:t>
      </w:r>
      <w:r w:rsidRPr="000D3259">
        <w:rPr>
          <w:rFonts w:ascii="Arial" w:hAnsi="Arial" w:cs="Arial"/>
          <w:i/>
          <w:sz w:val="22"/>
          <w:szCs w:val="22"/>
        </w:rPr>
        <w:t>Force Majeure</w:t>
      </w:r>
      <w:r w:rsidRPr="000D3259">
        <w:rPr>
          <w:rFonts w:ascii="Arial" w:hAnsi="Arial" w:cs="Arial"/>
          <w:sz w:val="22"/>
          <w:szCs w:val="22"/>
        </w:rPr>
        <w:t xml:space="preserve"> </w:t>
      </w:r>
      <w:proofErr w:type="spellStart"/>
      <w:r w:rsidRPr="000D3259">
        <w:rPr>
          <w:rFonts w:ascii="Arial" w:hAnsi="Arial" w:cs="Arial"/>
          <w:sz w:val="22"/>
          <w:szCs w:val="22"/>
        </w:rPr>
        <w:t>bukan</w:t>
      </w:r>
      <w:proofErr w:type="spellEnd"/>
      <w:r w:rsidRPr="000D3259">
        <w:rPr>
          <w:rFonts w:ascii="Arial" w:hAnsi="Arial" w:cs="Arial"/>
          <w:sz w:val="22"/>
          <w:szCs w:val="22"/>
        </w:rPr>
        <w:t xml:space="preserve"> </w:t>
      </w:r>
      <w:proofErr w:type="spellStart"/>
      <w:r w:rsidRPr="000D3259">
        <w:rPr>
          <w:rFonts w:ascii="Arial" w:hAnsi="Arial" w:cs="Arial"/>
          <w:sz w:val="22"/>
          <w:szCs w:val="22"/>
        </w:rPr>
        <w:t>merupakan</w:t>
      </w:r>
      <w:proofErr w:type="spellEnd"/>
      <w:r w:rsidRPr="000D3259">
        <w:rPr>
          <w:rFonts w:ascii="Arial" w:hAnsi="Arial" w:cs="Arial"/>
          <w:sz w:val="22"/>
          <w:szCs w:val="22"/>
        </w:rPr>
        <w:t xml:space="preserve"> </w:t>
      </w:r>
      <w:proofErr w:type="spellStart"/>
      <w:r w:rsidRPr="000D3259">
        <w:rPr>
          <w:rFonts w:ascii="Arial" w:hAnsi="Arial" w:cs="Arial"/>
          <w:sz w:val="22"/>
          <w:szCs w:val="22"/>
        </w:rPr>
        <w:t>tanggung</w:t>
      </w:r>
      <w:proofErr w:type="spellEnd"/>
      <w:r w:rsidRPr="000D3259">
        <w:rPr>
          <w:rFonts w:ascii="Arial" w:hAnsi="Arial" w:cs="Arial"/>
          <w:sz w:val="22"/>
          <w:szCs w:val="22"/>
        </w:rPr>
        <w:t xml:space="preserve"> </w:t>
      </w:r>
      <w:proofErr w:type="spellStart"/>
      <w:r w:rsidRPr="000D3259">
        <w:rPr>
          <w:rFonts w:ascii="Arial" w:hAnsi="Arial" w:cs="Arial"/>
          <w:sz w:val="22"/>
          <w:szCs w:val="22"/>
        </w:rPr>
        <w:t>jawab</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yang lain.</w:t>
      </w:r>
    </w:p>
    <w:p w14:paraId="6E3A0A8A" w14:textId="77777777" w:rsidR="00DA5705" w:rsidRPr="000D3259" w:rsidRDefault="00DA5705" w:rsidP="000D3259">
      <w:pPr>
        <w:pStyle w:val="BodyTextIndent"/>
        <w:keepNext w:val="0"/>
        <w:keepLines w:val="0"/>
        <w:tabs>
          <w:tab w:val="clear" w:pos="720"/>
        </w:tabs>
        <w:spacing w:after="0" w:line="276" w:lineRule="auto"/>
        <w:ind w:left="426" w:firstLine="0"/>
        <w:jc w:val="center"/>
        <w:rPr>
          <w:rFonts w:ascii="Arial" w:hAnsi="Arial" w:cs="Arial"/>
          <w:b/>
          <w:sz w:val="22"/>
          <w:szCs w:val="22"/>
        </w:rPr>
      </w:pPr>
    </w:p>
    <w:p w14:paraId="43B34D90" w14:textId="7F1701FB" w:rsidR="00403742" w:rsidRPr="00DD1954" w:rsidRDefault="00AB3F90" w:rsidP="00E13CBF">
      <w:pPr>
        <w:pStyle w:val="BodyTextIndent"/>
        <w:keepNext w:val="0"/>
        <w:keepLines w:val="0"/>
        <w:tabs>
          <w:tab w:val="clear" w:pos="720"/>
        </w:tabs>
        <w:spacing w:after="0" w:line="276" w:lineRule="auto"/>
        <w:ind w:left="0" w:firstLine="0"/>
        <w:jc w:val="center"/>
        <w:rPr>
          <w:rFonts w:ascii="Arial" w:hAnsi="Arial" w:cs="Arial"/>
          <w:b/>
          <w:sz w:val="22"/>
          <w:szCs w:val="22"/>
          <w:highlight w:val="yellow"/>
          <w:lang w:val="en-US"/>
        </w:rPr>
      </w:pPr>
      <w:r w:rsidRPr="00DD1954">
        <w:rPr>
          <w:rFonts w:ascii="Arial" w:hAnsi="Arial" w:cs="Arial"/>
          <w:b/>
          <w:sz w:val="22"/>
          <w:szCs w:val="22"/>
          <w:highlight w:val="yellow"/>
        </w:rPr>
        <w:t>PASAL 1</w:t>
      </w:r>
      <w:r w:rsidR="003035DE" w:rsidRPr="00DD1954">
        <w:rPr>
          <w:rFonts w:ascii="Arial" w:hAnsi="Arial" w:cs="Arial"/>
          <w:b/>
          <w:sz w:val="22"/>
          <w:szCs w:val="22"/>
          <w:highlight w:val="yellow"/>
          <w:lang w:val="en-US"/>
        </w:rPr>
        <w:t>7</w:t>
      </w:r>
    </w:p>
    <w:p w14:paraId="50B369D9" w14:textId="77777777" w:rsidR="00446E92" w:rsidRPr="00DD1954" w:rsidRDefault="00446E92" w:rsidP="00E13CBF">
      <w:pPr>
        <w:pStyle w:val="BodyTextIndent"/>
        <w:keepNext w:val="0"/>
        <w:keepLines w:val="0"/>
        <w:tabs>
          <w:tab w:val="clear" w:pos="720"/>
        </w:tabs>
        <w:spacing w:after="0" w:line="276" w:lineRule="auto"/>
        <w:ind w:left="0" w:firstLine="0"/>
        <w:jc w:val="center"/>
        <w:rPr>
          <w:rFonts w:ascii="Arial" w:hAnsi="Arial" w:cs="Arial"/>
          <w:b/>
          <w:i/>
          <w:sz w:val="22"/>
          <w:szCs w:val="22"/>
          <w:highlight w:val="yellow"/>
          <w:lang w:val="en-US"/>
        </w:rPr>
      </w:pPr>
      <w:r w:rsidRPr="00DD1954">
        <w:rPr>
          <w:rFonts w:ascii="Arial" w:hAnsi="Arial" w:cs="Arial"/>
          <w:b/>
          <w:i/>
          <w:sz w:val="22"/>
          <w:szCs w:val="22"/>
          <w:highlight w:val="yellow"/>
          <w:lang w:val="en-US"/>
        </w:rPr>
        <w:t xml:space="preserve">TELEMEDICINE </w:t>
      </w:r>
    </w:p>
    <w:p w14:paraId="0DF09030" w14:textId="77777777" w:rsidR="00224F60" w:rsidRPr="00DD1954" w:rsidRDefault="00224F60" w:rsidP="000D3259">
      <w:pPr>
        <w:pStyle w:val="BodyTextIndent"/>
        <w:keepNext w:val="0"/>
        <w:keepLines w:val="0"/>
        <w:tabs>
          <w:tab w:val="clear" w:pos="720"/>
        </w:tabs>
        <w:spacing w:after="0" w:line="276" w:lineRule="auto"/>
        <w:ind w:left="426" w:firstLine="0"/>
        <w:jc w:val="center"/>
        <w:rPr>
          <w:rFonts w:ascii="Arial" w:hAnsi="Arial" w:cs="Arial"/>
          <w:b/>
          <w:sz w:val="22"/>
          <w:szCs w:val="22"/>
          <w:highlight w:val="yellow"/>
          <w:lang w:val="en-US"/>
        </w:rPr>
      </w:pPr>
    </w:p>
    <w:p w14:paraId="60D8398F" w14:textId="77777777" w:rsidR="00137487" w:rsidRPr="00DD1954" w:rsidRDefault="00224F60" w:rsidP="000D3259">
      <w:pPr>
        <w:pStyle w:val="BodyTextIndent"/>
        <w:keepNext w:val="0"/>
        <w:keepLines w:val="0"/>
        <w:tabs>
          <w:tab w:val="clear" w:pos="720"/>
        </w:tabs>
        <w:spacing w:after="0" w:line="276" w:lineRule="auto"/>
        <w:rPr>
          <w:rFonts w:ascii="Arial" w:hAnsi="Arial" w:cs="Arial"/>
          <w:sz w:val="22"/>
          <w:szCs w:val="22"/>
          <w:highlight w:val="yellow"/>
          <w:lang w:val="en-US"/>
        </w:rPr>
      </w:pPr>
      <w:commentRangeStart w:id="10"/>
      <w:proofErr w:type="spellStart"/>
      <w:r w:rsidRPr="00DD1954">
        <w:rPr>
          <w:rFonts w:ascii="Arial" w:hAnsi="Arial" w:cs="Arial"/>
          <w:sz w:val="22"/>
          <w:szCs w:val="22"/>
          <w:highlight w:val="yellow"/>
          <w:lang w:val="en-US"/>
        </w:rPr>
        <w:t>Dalam</w:t>
      </w:r>
      <w:proofErr w:type="spellEnd"/>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hal</w:t>
      </w:r>
      <w:proofErr w:type="spellEnd"/>
      <w:r w:rsidRPr="00DD1954">
        <w:rPr>
          <w:rFonts w:ascii="Arial" w:hAnsi="Arial" w:cs="Arial"/>
          <w:b/>
          <w:sz w:val="22"/>
          <w:szCs w:val="22"/>
          <w:highlight w:val="yellow"/>
          <w:lang w:val="en-US"/>
        </w:rPr>
        <w:t xml:space="preserve"> PIHAK KEDUA </w:t>
      </w:r>
      <w:proofErr w:type="spellStart"/>
      <w:r w:rsidR="00137487" w:rsidRPr="00DD1954">
        <w:rPr>
          <w:rFonts w:ascii="Arial" w:hAnsi="Arial" w:cs="Arial"/>
          <w:sz w:val="22"/>
          <w:szCs w:val="22"/>
          <w:highlight w:val="yellow"/>
          <w:lang w:val="en-US"/>
        </w:rPr>
        <w:t>menyediakan</w:t>
      </w:r>
      <w:proofErr w:type="spellEnd"/>
      <w:r w:rsidR="00137487" w:rsidRPr="00DD1954">
        <w:rPr>
          <w:rFonts w:ascii="Arial" w:hAnsi="Arial" w:cs="Arial"/>
          <w:sz w:val="22"/>
          <w:szCs w:val="22"/>
          <w:highlight w:val="yellow"/>
          <w:lang w:val="en-US"/>
        </w:rPr>
        <w:t xml:space="preserve"> </w:t>
      </w:r>
      <w:proofErr w:type="spellStart"/>
      <w:r w:rsidR="00137487" w:rsidRPr="00DD1954">
        <w:rPr>
          <w:rFonts w:ascii="Arial" w:hAnsi="Arial" w:cs="Arial"/>
          <w:sz w:val="22"/>
          <w:szCs w:val="22"/>
          <w:highlight w:val="yellow"/>
          <w:lang w:val="en-US"/>
        </w:rPr>
        <w:t>layanan</w:t>
      </w:r>
      <w:proofErr w:type="spellEnd"/>
      <w:r w:rsidR="00137487" w:rsidRPr="00DD1954">
        <w:rPr>
          <w:rFonts w:ascii="Arial" w:hAnsi="Arial" w:cs="Arial"/>
          <w:sz w:val="22"/>
          <w:szCs w:val="22"/>
          <w:highlight w:val="yellow"/>
          <w:lang w:val="en-US"/>
        </w:rPr>
        <w:t xml:space="preserve"> </w:t>
      </w:r>
      <w:r w:rsidR="007C724B" w:rsidRPr="00DD1954">
        <w:rPr>
          <w:rFonts w:ascii="Arial" w:hAnsi="Arial" w:cs="Arial"/>
          <w:i/>
          <w:sz w:val="22"/>
          <w:szCs w:val="22"/>
          <w:highlight w:val="yellow"/>
          <w:lang w:val="en-US"/>
        </w:rPr>
        <w:t>T</w:t>
      </w:r>
      <w:r w:rsidRPr="00DD1954">
        <w:rPr>
          <w:rFonts w:ascii="Arial" w:hAnsi="Arial" w:cs="Arial"/>
          <w:i/>
          <w:sz w:val="22"/>
          <w:szCs w:val="22"/>
          <w:highlight w:val="yellow"/>
          <w:lang w:val="en-US"/>
        </w:rPr>
        <w:t>elemedicine</w:t>
      </w:r>
      <w:r w:rsidR="00137487" w:rsidRPr="00DD1954">
        <w:rPr>
          <w:rFonts w:ascii="Arial" w:hAnsi="Arial" w:cs="Arial"/>
          <w:sz w:val="22"/>
          <w:szCs w:val="22"/>
          <w:highlight w:val="yellow"/>
          <w:lang w:val="en-US"/>
        </w:rPr>
        <w:t xml:space="preserve"> </w:t>
      </w:r>
      <w:proofErr w:type="spellStart"/>
      <w:r w:rsidR="00137487" w:rsidRPr="00DD1954">
        <w:rPr>
          <w:rFonts w:ascii="Arial" w:hAnsi="Arial" w:cs="Arial"/>
          <w:sz w:val="22"/>
          <w:szCs w:val="22"/>
          <w:highlight w:val="yellow"/>
          <w:lang w:val="en-US"/>
        </w:rPr>
        <w:t>maka</w:t>
      </w:r>
      <w:proofErr w:type="spellEnd"/>
      <w:r w:rsidR="00137487" w:rsidRPr="00DD1954">
        <w:rPr>
          <w:rFonts w:ascii="Arial" w:hAnsi="Arial" w:cs="Arial"/>
          <w:sz w:val="22"/>
          <w:szCs w:val="22"/>
          <w:highlight w:val="yellow"/>
          <w:lang w:val="en-US"/>
        </w:rPr>
        <w:t>:</w:t>
      </w:r>
    </w:p>
    <w:p w14:paraId="6224FEA9" w14:textId="1AB4C6DB" w:rsidR="00B74A38" w:rsidRPr="00DD1954" w:rsidRDefault="00B74A38" w:rsidP="000D3259">
      <w:pPr>
        <w:pStyle w:val="BodyTextIndent"/>
        <w:keepNext w:val="0"/>
        <w:keepLines w:val="0"/>
        <w:numPr>
          <w:ilvl w:val="0"/>
          <w:numId w:val="55"/>
        </w:numPr>
        <w:spacing w:after="0" w:line="276" w:lineRule="auto"/>
        <w:ind w:left="426" w:hanging="426"/>
        <w:rPr>
          <w:rFonts w:ascii="Arial" w:hAnsi="Arial" w:cs="Arial"/>
          <w:sz w:val="22"/>
          <w:szCs w:val="22"/>
          <w:highlight w:val="yellow"/>
          <w:lang w:val="en-US"/>
        </w:rPr>
      </w:pPr>
      <w:r w:rsidRPr="00DD1954">
        <w:rPr>
          <w:rFonts w:ascii="Arial" w:hAnsi="Arial" w:cs="Arial"/>
          <w:b/>
          <w:sz w:val="22"/>
          <w:szCs w:val="22"/>
          <w:highlight w:val="yellow"/>
          <w:lang w:val="en-US"/>
        </w:rPr>
        <w:t>PIHAK KEDUA</w:t>
      </w:r>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menjamin</w:t>
      </w:r>
      <w:proofErr w:type="spellEnd"/>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bahwa</w:t>
      </w:r>
      <w:proofErr w:type="spellEnd"/>
      <w:r w:rsidRPr="00DD1954">
        <w:rPr>
          <w:rFonts w:ascii="Arial" w:hAnsi="Arial" w:cs="Arial"/>
          <w:sz w:val="22"/>
          <w:szCs w:val="22"/>
          <w:highlight w:val="yellow"/>
          <w:lang w:val="en-US"/>
        </w:rPr>
        <w:t xml:space="preserve"> </w:t>
      </w:r>
      <w:r w:rsidRPr="00DD1954">
        <w:rPr>
          <w:rFonts w:ascii="Arial" w:hAnsi="Arial" w:cs="Arial"/>
          <w:b/>
          <w:sz w:val="22"/>
          <w:szCs w:val="22"/>
          <w:highlight w:val="yellow"/>
          <w:lang w:val="en-US"/>
        </w:rPr>
        <w:t>PIHAK PERTAMA</w:t>
      </w:r>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diprioritas</w:t>
      </w:r>
      <w:r w:rsidR="002D263E" w:rsidRPr="00DD1954">
        <w:rPr>
          <w:rFonts w:ascii="Arial" w:hAnsi="Arial" w:cs="Arial"/>
          <w:sz w:val="22"/>
          <w:szCs w:val="22"/>
          <w:highlight w:val="yellow"/>
          <w:lang w:val="en-US"/>
        </w:rPr>
        <w:t>kan</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untuk</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mendapatkan</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pelayanan</w:t>
      </w:r>
      <w:proofErr w:type="spellEnd"/>
      <w:r w:rsidR="002D263E" w:rsidRPr="00DD1954">
        <w:rPr>
          <w:rFonts w:ascii="Arial" w:hAnsi="Arial" w:cs="Arial"/>
          <w:sz w:val="22"/>
          <w:szCs w:val="22"/>
          <w:highlight w:val="yellow"/>
          <w:lang w:val="en-US"/>
        </w:rPr>
        <w:t xml:space="preserve"> </w:t>
      </w:r>
      <w:r w:rsidRPr="00DD1954">
        <w:rPr>
          <w:rFonts w:ascii="Arial" w:hAnsi="Arial" w:cs="Arial"/>
          <w:sz w:val="22"/>
          <w:szCs w:val="22"/>
          <w:highlight w:val="yellow"/>
          <w:lang w:val="en-US"/>
        </w:rPr>
        <w:t xml:space="preserve">Telemedicine </w:t>
      </w:r>
      <w:proofErr w:type="spellStart"/>
      <w:r w:rsidRPr="00DD1954">
        <w:rPr>
          <w:rFonts w:ascii="Arial" w:hAnsi="Arial" w:cs="Arial"/>
          <w:sz w:val="22"/>
          <w:szCs w:val="22"/>
          <w:highlight w:val="yellow"/>
          <w:lang w:val="en-US"/>
        </w:rPr>
        <w:t>bagi</w:t>
      </w:r>
      <w:proofErr w:type="spellEnd"/>
      <w:r w:rsidRPr="00DD1954">
        <w:rPr>
          <w:rFonts w:ascii="Arial" w:hAnsi="Arial" w:cs="Arial"/>
          <w:sz w:val="22"/>
          <w:szCs w:val="22"/>
          <w:highlight w:val="yellow"/>
          <w:lang w:val="en-US"/>
        </w:rPr>
        <w:t xml:space="preserve"> </w:t>
      </w:r>
      <w:proofErr w:type="spellStart"/>
      <w:r w:rsidR="00986B62" w:rsidRPr="00DD1954">
        <w:rPr>
          <w:rFonts w:ascii="Arial" w:hAnsi="Arial" w:cs="Arial"/>
          <w:sz w:val="22"/>
          <w:szCs w:val="22"/>
          <w:highlight w:val="yellow"/>
          <w:lang w:val="en-US"/>
        </w:rPr>
        <w:t>Peserta</w:t>
      </w:r>
      <w:proofErr w:type="spellEnd"/>
      <w:r w:rsidRPr="00DD1954">
        <w:rPr>
          <w:rFonts w:ascii="Arial" w:hAnsi="Arial" w:cs="Arial"/>
          <w:sz w:val="22"/>
          <w:szCs w:val="22"/>
          <w:highlight w:val="yellow"/>
          <w:lang w:val="en-US"/>
        </w:rPr>
        <w:t>.</w:t>
      </w:r>
    </w:p>
    <w:p w14:paraId="64F8A3A4" w14:textId="77777777" w:rsidR="005B7171" w:rsidRPr="00DD1954" w:rsidRDefault="005B7171" w:rsidP="000D3259">
      <w:pPr>
        <w:pStyle w:val="BodyTextIndent"/>
        <w:keepNext w:val="0"/>
        <w:keepLines w:val="0"/>
        <w:tabs>
          <w:tab w:val="clear" w:pos="720"/>
        </w:tabs>
        <w:spacing w:after="0" w:line="276" w:lineRule="auto"/>
        <w:ind w:left="426" w:firstLine="0"/>
        <w:rPr>
          <w:rFonts w:ascii="Arial" w:hAnsi="Arial" w:cs="Arial"/>
          <w:sz w:val="22"/>
          <w:szCs w:val="22"/>
          <w:highlight w:val="yellow"/>
          <w:lang w:val="en-US"/>
        </w:rPr>
      </w:pPr>
    </w:p>
    <w:p w14:paraId="404A7FD2" w14:textId="5CDFE9D1" w:rsidR="00137487" w:rsidRPr="00DD1954" w:rsidRDefault="00137487" w:rsidP="000D3259">
      <w:pPr>
        <w:pStyle w:val="BodyTextIndent"/>
        <w:keepNext w:val="0"/>
        <w:keepLines w:val="0"/>
        <w:numPr>
          <w:ilvl w:val="0"/>
          <w:numId w:val="55"/>
        </w:numPr>
        <w:spacing w:after="0" w:line="276" w:lineRule="auto"/>
        <w:ind w:left="426" w:hanging="426"/>
        <w:rPr>
          <w:rFonts w:ascii="Arial" w:hAnsi="Arial" w:cs="Arial"/>
          <w:sz w:val="22"/>
          <w:szCs w:val="22"/>
          <w:highlight w:val="yellow"/>
          <w:lang w:val="en-US"/>
        </w:rPr>
      </w:pPr>
      <w:proofErr w:type="spellStart"/>
      <w:r w:rsidRPr="00DD1954">
        <w:rPr>
          <w:rFonts w:ascii="Arial" w:hAnsi="Arial" w:cs="Arial"/>
          <w:sz w:val="22"/>
          <w:szCs w:val="22"/>
          <w:highlight w:val="yellow"/>
          <w:lang w:val="en-US"/>
        </w:rPr>
        <w:t>Prose</w:t>
      </w:r>
      <w:r w:rsidR="002D263E" w:rsidRPr="00DD1954">
        <w:rPr>
          <w:rFonts w:ascii="Arial" w:hAnsi="Arial" w:cs="Arial"/>
          <w:sz w:val="22"/>
          <w:szCs w:val="22"/>
          <w:highlight w:val="yellow"/>
          <w:lang w:val="en-US"/>
        </w:rPr>
        <w:t>dur</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Pelayanan</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Kesehatan</w:t>
      </w:r>
      <w:proofErr w:type="spellEnd"/>
      <w:r w:rsidR="002D263E" w:rsidRPr="00DD1954">
        <w:rPr>
          <w:rFonts w:ascii="Arial" w:hAnsi="Arial" w:cs="Arial"/>
          <w:sz w:val="22"/>
          <w:szCs w:val="22"/>
          <w:highlight w:val="yellow"/>
          <w:lang w:val="en-US"/>
        </w:rPr>
        <w:t xml:space="preserve"> </w:t>
      </w:r>
      <w:proofErr w:type="spellStart"/>
      <w:r w:rsidR="002D263E" w:rsidRPr="00DD1954">
        <w:rPr>
          <w:rFonts w:ascii="Arial" w:hAnsi="Arial" w:cs="Arial"/>
          <w:sz w:val="22"/>
          <w:szCs w:val="22"/>
          <w:highlight w:val="yellow"/>
          <w:lang w:val="en-US"/>
        </w:rPr>
        <w:t>melalui</w:t>
      </w:r>
      <w:proofErr w:type="spellEnd"/>
      <w:r w:rsidR="002D263E" w:rsidRPr="00DD1954">
        <w:rPr>
          <w:rFonts w:ascii="Arial" w:hAnsi="Arial" w:cs="Arial"/>
          <w:sz w:val="22"/>
          <w:szCs w:val="22"/>
          <w:highlight w:val="yellow"/>
          <w:lang w:val="en-US"/>
        </w:rPr>
        <w:t xml:space="preserve"> </w:t>
      </w:r>
      <w:r w:rsidR="00594762" w:rsidRPr="00DD1954">
        <w:rPr>
          <w:rFonts w:ascii="Arial" w:hAnsi="Arial" w:cs="Arial"/>
          <w:i/>
          <w:sz w:val="22"/>
          <w:szCs w:val="22"/>
          <w:highlight w:val="yellow"/>
          <w:lang w:val="en-US"/>
        </w:rPr>
        <w:t>T</w:t>
      </w:r>
      <w:r w:rsidRPr="00DD1954">
        <w:rPr>
          <w:rFonts w:ascii="Arial" w:hAnsi="Arial" w:cs="Arial"/>
          <w:i/>
          <w:sz w:val="22"/>
          <w:szCs w:val="22"/>
          <w:highlight w:val="yellow"/>
          <w:lang w:val="en-US"/>
        </w:rPr>
        <w:t>elemedicine</w:t>
      </w:r>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diatur</w:t>
      </w:r>
      <w:proofErr w:type="spellEnd"/>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lebih</w:t>
      </w:r>
      <w:proofErr w:type="spellEnd"/>
      <w:r w:rsidRPr="00DD1954">
        <w:rPr>
          <w:rFonts w:ascii="Arial" w:hAnsi="Arial" w:cs="Arial"/>
          <w:sz w:val="22"/>
          <w:szCs w:val="22"/>
          <w:highlight w:val="yellow"/>
          <w:lang w:val="en-US"/>
        </w:rPr>
        <w:t xml:space="preserve"> </w:t>
      </w:r>
      <w:proofErr w:type="spellStart"/>
      <w:r w:rsidRPr="00DD1954">
        <w:rPr>
          <w:rFonts w:ascii="Arial" w:hAnsi="Arial" w:cs="Arial"/>
          <w:sz w:val="22"/>
          <w:szCs w:val="22"/>
          <w:highlight w:val="yellow"/>
          <w:lang w:val="en-US"/>
        </w:rPr>
        <w:t>lanjut</w:t>
      </w:r>
      <w:proofErr w:type="spellEnd"/>
      <w:r w:rsidRPr="00DD1954">
        <w:rPr>
          <w:rFonts w:ascii="Arial" w:hAnsi="Arial" w:cs="Arial"/>
          <w:sz w:val="22"/>
          <w:szCs w:val="22"/>
          <w:highlight w:val="yellow"/>
          <w:lang w:val="en-US"/>
        </w:rPr>
        <w:t xml:space="preserve"> </w:t>
      </w:r>
      <w:r w:rsidR="002804E6" w:rsidRPr="00DD1954">
        <w:rPr>
          <w:rFonts w:ascii="Arial" w:hAnsi="Arial" w:cs="Arial"/>
          <w:sz w:val="22"/>
          <w:szCs w:val="22"/>
          <w:highlight w:val="yellow"/>
          <w:lang w:val="en-US"/>
        </w:rPr>
        <w:t xml:space="preserve">oleh </w:t>
      </w:r>
      <w:r w:rsidR="002E7E94" w:rsidRPr="00DD1954">
        <w:rPr>
          <w:rFonts w:ascii="Arial" w:hAnsi="Arial" w:cs="Arial"/>
          <w:b/>
          <w:bCs/>
          <w:sz w:val="22"/>
          <w:szCs w:val="22"/>
          <w:highlight w:val="yellow"/>
          <w:lang w:val="en-US"/>
        </w:rPr>
        <w:t>PARA PIHAK</w:t>
      </w:r>
      <w:r w:rsidR="002804E6" w:rsidRPr="00DD1954">
        <w:rPr>
          <w:rFonts w:ascii="Arial" w:hAnsi="Arial" w:cs="Arial"/>
          <w:b/>
          <w:sz w:val="22"/>
          <w:szCs w:val="22"/>
          <w:highlight w:val="yellow"/>
          <w:lang w:val="en-US"/>
        </w:rPr>
        <w:t xml:space="preserve"> </w:t>
      </w:r>
      <w:r w:rsidR="002B6354" w:rsidRPr="00DD1954">
        <w:rPr>
          <w:rFonts w:ascii="Arial" w:hAnsi="Arial" w:cs="Arial"/>
          <w:sz w:val="22"/>
          <w:szCs w:val="22"/>
          <w:highlight w:val="yellow"/>
          <w:lang w:val="en-US"/>
        </w:rPr>
        <w:t xml:space="preserve">pada </w:t>
      </w:r>
      <w:r w:rsidR="002B6354" w:rsidRPr="00DD1954">
        <w:rPr>
          <w:rFonts w:ascii="Arial" w:hAnsi="Arial" w:cs="Arial"/>
          <w:b/>
          <w:sz w:val="22"/>
          <w:szCs w:val="22"/>
          <w:highlight w:val="yellow"/>
          <w:lang w:val="en-US"/>
        </w:rPr>
        <w:t>Lampiran</w:t>
      </w:r>
      <w:r w:rsidR="00B73EEA" w:rsidRPr="00DD1954">
        <w:rPr>
          <w:rFonts w:ascii="Arial" w:hAnsi="Arial" w:cs="Arial"/>
          <w:b/>
          <w:sz w:val="22"/>
          <w:szCs w:val="22"/>
          <w:highlight w:val="yellow"/>
          <w:lang w:val="en-US"/>
        </w:rPr>
        <w:t xml:space="preserve"> 1</w:t>
      </w:r>
      <w:r w:rsidR="002B6354" w:rsidRPr="00DD1954">
        <w:rPr>
          <w:rFonts w:ascii="Arial" w:hAnsi="Arial" w:cs="Arial"/>
          <w:b/>
          <w:sz w:val="22"/>
          <w:szCs w:val="22"/>
          <w:highlight w:val="yellow"/>
          <w:lang w:val="en-US"/>
        </w:rPr>
        <w:t xml:space="preserve"> </w:t>
      </w:r>
      <w:proofErr w:type="spellStart"/>
      <w:r w:rsidR="002B6354" w:rsidRPr="00DD1954">
        <w:rPr>
          <w:rFonts w:ascii="Arial" w:hAnsi="Arial" w:cs="Arial"/>
          <w:sz w:val="22"/>
          <w:szCs w:val="22"/>
          <w:highlight w:val="yellow"/>
          <w:lang w:val="en-US"/>
        </w:rPr>
        <w:t>Perjanjian</w:t>
      </w:r>
      <w:proofErr w:type="spellEnd"/>
      <w:r w:rsidR="002B6354" w:rsidRPr="00DD1954">
        <w:rPr>
          <w:rFonts w:ascii="Arial" w:hAnsi="Arial" w:cs="Arial"/>
          <w:sz w:val="22"/>
          <w:szCs w:val="22"/>
          <w:highlight w:val="yellow"/>
          <w:lang w:val="en-US"/>
        </w:rPr>
        <w:t xml:space="preserve"> </w:t>
      </w:r>
      <w:proofErr w:type="spellStart"/>
      <w:r w:rsidR="002B6354" w:rsidRPr="00DD1954">
        <w:rPr>
          <w:rFonts w:ascii="Arial" w:hAnsi="Arial" w:cs="Arial"/>
          <w:sz w:val="22"/>
          <w:szCs w:val="22"/>
          <w:highlight w:val="yellow"/>
          <w:lang w:val="en-US"/>
        </w:rPr>
        <w:t>ini</w:t>
      </w:r>
      <w:proofErr w:type="spellEnd"/>
      <w:r w:rsidRPr="00DD1954">
        <w:rPr>
          <w:rFonts w:ascii="Arial" w:hAnsi="Arial" w:cs="Arial"/>
          <w:sz w:val="22"/>
          <w:szCs w:val="22"/>
          <w:highlight w:val="yellow"/>
          <w:lang w:val="en-US"/>
        </w:rPr>
        <w:t>.</w:t>
      </w:r>
      <w:commentRangeEnd w:id="10"/>
      <w:r w:rsidR="00D924BD" w:rsidRPr="00DD1954">
        <w:rPr>
          <w:rStyle w:val="CommentReference"/>
          <w:rFonts w:ascii="Arial" w:eastAsia="Times New Roman" w:hAnsi="Arial" w:cs="Arial"/>
          <w:noProof/>
          <w:sz w:val="22"/>
          <w:szCs w:val="22"/>
          <w:highlight w:val="yellow"/>
        </w:rPr>
        <w:commentReference w:id="10"/>
      </w:r>
    </w:p>
    <w:p w14:paraId="4B55D09D" w14:textId="77777777" w:rsidR="00D603BC" w:rsidRPr="000D3259" w:rsidRDefault="00D603BC" w:rsidP="000D3259">
      <w:pPr>
        <w:pStyle w:val="BodyTextIndent"/>
        <w:keepNext w:val="0"/>
        <w:keepLines w:val="0"/>
        <w:tabs>
          <w:tab w:val="clear" w:pos="720"/>
        </w:tabs>
        <w:spacing w:after="0" w:line="276" w:lineRule="auto"/>
        <w:ind w:left="426" w:firstLine="0"/>
        <w:jc w:val="center"/>
        <w:rPr>
          <w:rFonts w:ascii="Arial" w:hAnsi="Arial" w:cs="Arial"/>
          <w:b/>
          <w:sz w:val="22"/>
          <w:szCs w:val="22"/>
          <w:lang w:val="en-US"/>
        </w:rPr>
      </w:pPr>
    </w:p>
    <w:p w14:paraId="3630FDD6" w14:textId="2269C0C1" w:rsidR="00446E92" w:rsidRPr="000D3259" w:rsidRDefault="00AB3F90" w:rsidP="000D3259">
      <w:pPr>
        <w:pStyle w:val="BodyTextIndent"/>
        <w:keepNext w:val="0"/>
        <w:keepLines w:val="0"/>
        <w:tabs>
          <w:tab w:val="clear" w:pos="720"/>
        </w:tabs>
        <w:spacing w:after="0" w:line="276" w:lineRule="auto"/>
        <w:ind w:left="0" w:firstLine="0"/>
        <w:jc w:val="center"/>
        <w:rPr>
          <w:rFonts w:ascii="Arial" w:hAnsi="Arial" w:cs="Arial"/>
          <w:b/>
          <w:sz w:val="22"/>
          <w:szCs w:val="22"/>
          <w:lang w:val="en-US"/>
        </w:rPr>
      </w:pPr>
      <w:r w:rsidRPr="000D3259">
        <w:rPr>
          <w:rFonts w:ascii="Arial" w:hAnsi="Arial" w:cs="Arial"/>
          <w:b/>
          <w:sz w:val="22"/>
          <w:szCs w:val="22"/>
          <w:lang w:val="en-US"/>
        </w:rPr>
        <w:t>PASAL 1</w:t>
      </w:r>
      <w:r w:rsidR="003035DE" w:rsidRPr="000D3259">
        <w:rPr>
          <w:rFonts w:ascii="Arial" w:hAnsi="Arial" w:cs="Arial"/>
          <w:b/>
          <w:sz w:val="22"/>
          <w:szCs w:val="22"/>
          <w:lang w:val="en-US"/>
        </w:rPr>
        <w:t>8</w:t>
      </w:r>
    </w:p>
    <w:p w14:paraId="1086DCAD" w14:textId="25ABC8AA" w:rsidR="00403742" w:rsidRPr="000D3259" w:rsidRDefault="00403742" w:rsidP="000D3259">
      <w:pPr>
        <w:pStyle w:val="BodyTextIndent"/>
        <w:keepNext w:val="0"/>
        <w:keepLines w:val="0"/>
        <w:tabs>
          <w:tab w:val="clear" w:pos="720"/>
        </w:tabs>
        <w:spacing w:after="0" w:line="276" w:lineRule="auto"/>
        <w:ind w:left="0" w:firstLine="0"/>
        <w:jc w:val="center"/>
        <w:rPr>
          <w:rFonts w:ascii="Arial" w:hAnsi="Arial" w:cs="Arial"/>
          <w:b/>
          <w:sz w:val="22"/>
          <w:szCs w:val="22"/>
          <w:lang w:val="en-US"/>
        </w:rPr>
      </w:pPr>
      <w:r w:rsidRPr="000D3259">
        <w:rPr>
          <w:rFonts w:ascii="Arial" w:hAnsi="Arial" w:cs="Arial"/>
          <w:b/>
          <w:sz w:val="22"/>
          <w:szCs w:val="22"/>
          <w:lang w:val="en-US"/>
        </w:rPr>
        <w:t>KERAHASIAAN</w:t>
      </w:r>
    </w:p>
    <w:p w14:paraId="4A3DE33F" w14:textId="77777777" w:rsidR="005B7171" w:rsidRPr="000D3259" w:rsidRDefault="005B7171" w:rsidP="000D3259">
      <w:pPr>
        <w:pStyle w:val="BodyTextIndent"/>
        <w:keepNext w:val="0"/>
        <w:keepLines w:val="0"/>
        <w:tabs>
          <w:tab w:val="clear" w:pos="720"/>
        </w:tabs>
        <w:spacing w:after="0" w:line="276" w:lineRule="auto"/>
        <w:ind w:left="0" w:firstLine="0"/>
        <w:jc w:val="center"/>
        <w:rPr>
          <w:rFonts w:ascii="Arial" w:hAnsi="Arial" w:cs="Arial"/>
          <w:b/>
          <w:sz w:val="22"/>
          <w:szCs w:val="22"/>
        </w:rPr>
      </w:pPr>
    </w:p>
    <w:p w14:paraId="20CC9BD6" w14:textId="5A97DAAF" w:rsidR="00403742" w:rsidRPr="000D3259" w:rsidRDefault="00403742" w:rsidP="000D3259">
      <w:pPr>
        <w:pStyle w:val="BodyTextIndent"/>
        <w:keepNext w:val="0"/>
        <w:keepLines w:val="0"/>
        <w:numPr>
          <w:ilvl w:val="0"/>
          <w:numId w:val="62"/>
        </w:numPr>
        <w:spacing w:after="0" w:line="276" w:lineRule="auto"/>
        <w:ind w:left="426" w:hanging="426"/>
        <w:rPr>
          <w:rFonts w:ascii="Arial" w:hAnsi="Arial" w:cs="Arial"/>
          <w:b/>
          <w:sz w:val="22"/>
          <w:szCs w:val="22"/>
        </w:rPr>
      </w:pP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hak</w:t>
      </w:r>
      <w:proofErr w:type="spellEnd"/>
      <w:r w:rsidRPr="000D3259">
        <w:rPr>
          <w:rFonts w:ascii="Arial" w:hAnsi="Arial" w:cs="Arial"/>
          <w:sz w:val="22"/>
          <w:szCs w:val="22"/>
        </w:rPr>
        <w:t xml:space="preserve"> </w:t>
      </w:r>
      <w:proofErr w:type="spellStart"/>
      <w:r w:rsidRPr="000D3259">
        <w:rPr>
          <w:rFonts w:ascii="Arial" w:hAnsi="Arial" w:cs="Arial"/>
          <w:sz w:val="22"/>
          <w:szCs w:val="22"/>
        </w:rPr>
        <w:t>kepemilikan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b/>
          <w:sz w:val="22"/>
          <w:szCs w:val="22"/>
        </w:rPr>
        <w:t>Informasi</w:t>
      </w:r>
      <w:proofErr w:type="spellEnd"/>
      <w:r w:rsidRPr="000D3259">
        <w:rPr>
          <w:rFonts w:ascii="Arial" w:hAnsi="Arial" w:cs="Arial"/>
          <w:b/>
          <w:sz w:val="22"/>
          <w:szCs w:val="22"/>
        </w:rPr>
        <w:t xml:space="preserve"> </w:t>
      </w:r>
      <w:proofErr w:type="spellStart"/>
      <w:r w:rsidRPr="000D3259">
        <w:rPr>
          <w:rFonts w:ascii="Arial" w:hAnsi="Arial" w:cs="Arial"/>
          <w:b/>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sebagaimana</w:t>
      </w:r>
      <w:proofErr w:type="spellEnd"/>
      <w:r w:rsidRPr="000D3259">
        <w:rPr>
          <w:rFonts w:ascii="Arial" w:hAnsi="Arial" w:cs="Arial"/>
          <w:sz w:val="22"/>
          <w:szCs w:val="22"/>
        </w:rPr>
        <w:t xml:space="preserve"> </w:t>
      </w:r>
      <w:proofErr w:type="spellStart"/>
      <w:r w:rsidRPr="000D3259">
        <w:rPr>
          <w:rFonts w:ascii="Arial" w:hAnsi="Arial" w:cs="Arial"/>
          <w:sz w:val="22"/>
          <w:szCs w:val="22"/>
        </w:rPr>
        <w:t>digunakan</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merujuk</w:t>
      </w:r>
      <w:proofErr w:type="spellEnd"/>
      <w:r w:rsidRPr="000D3259">
        <w:rPr>
          <w:rFonts w:ascii="Arial" w:hAnsi="Arial" w:cs="Arial"/>
          <w:sz w:val="22"/>
          <w:szCs w:val="22"/>
        </w:rPr>
        <w:t xml:space="preserve"> pada </w:t>
      </w:r>
      <w:proofErr w:type="spellStart"/>
      <w:r w:rsidRPr="000D3259">
        <w:rPr>
          <w:rFonts w:ascii="Arial" w:hAnsi="Arial" w:cs="Arial"/>
          <w:sz w:val="22"/>
          <w:szCs w:val="22"/>
        </w:rPr>
        <w:t>setiap</w:t>
      </w:r>
      <w:proofErr w:type="spellEnd"/>
      <w:r w:rsidRPr="000D3259">
        <w:rPr>
          <w:rFonts w:ascii="Arial" w:hAnsi="Arial" w:cs="Arial"/>
          <w:sz w:val="22"/>
          <w:szCs w:val="22"/>
        </w:rPr>
        <w:t xml:space="preserve"> dan </w:t>
      </w:r>
      <w:proofErr w:type="spellStart"/>
      <w:r w:rsidRPr="000D3259">
        <w:rPr>
          <w:rFonts w:ascii="Arial" w:hAnsi="Arial" w:cs="Arial"/>
          <w:sz w:val="22"/>
          <w:szCs w:val="22"/>
        </w:rPr>
        <w:t>segala</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bersifat</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termasuk</w:t>
      </w:r>
      <w:proofErr w:type="spellEnd"/>
      <w:r w:rsidRPr="000D3259">
        <w:rPr>
          <w:rFonts w:ascii="Arial" w:hAnsi="Arial" w:cs="Arial"/>
          <w:sz w:val="22"/>
          <w:szCs w:val="22"/>
        </w:rPr>
        <w:t xml:space="preserve"> </w:t>
      </w:r>
      <w:proofErr w:type="spellStart"/>
      <w:r w:rsidRPr="000D3259">
        <w:rPr>
          <w:rFonts w:ascii="Arial" w:hAnsi="Arial" w:cs="Arial"/>
          <w:sz w:val="22"/>
          <w:szCs w:val="22"/>
        </w:rPr>
        <w:t>namun</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terbatas</w:t>
      </w:r>
      <w:proofErr w:type="spellEnd"/>
      <w:r w:rsidRPr="000D3259">
        <w:rPr>
          <w:rFonts w:ascii="Arial" w:hAnsi="Arial" w:cs="Arial"/>
          <w:sz w:val="22"/>
          <w:szCs w:val="22"/>
        </w:rPr>
        <w:t xml:space="preserve"> pada </w:t>
      </w:r>
      <w:proofErr w:type="spellStart"/>
      <w:r w:rsidRPr="000D3259">
        <w:rPr>
          <w:rFonts w:ascii="Arial" w:hAnsi="Arial" w:cs="Arial"/>
          <w:sz w:val="22"/>
          <w:szCs w:val="22"/>
        </w:rPr>
        <w:t>informasi</w:t>
      </w:r>
      <w:proofErr w:type="spellEnd"/>
      <w:r w:rsidR="00DA3F8C" w:rsidRPr="000D3259">
        <w:rPr>
          <w:rFonts w:ascii="Arial" w:hAnsi="Arial" w:cs="Arial"/>
          <w:sz w:val="22"/>
          <w:szCs w:val="22"/>
        </w:rPr>
        <w:t xml:space="preserve"> </w:t>
      </w:r>
      <w:proofErr w:type="spellStart"/>
      <w:r w:rsidRPr="000D3259">
        <w:rPr>
          <w:rFonts w:ascii="Arial" w:hAnsi="Arial" w:cs="Arial"/>
          <w:sz w:val="22"/>
          <w:szCs w:val="22"/>
        </w:rPr>
        <w:t>lisan</w:t>
      </w:r>
      <w:proofErr w:type="spellEnd"/>
      <w:r w:rsidRPr="000D3259">
        <w:rPr>
          <w:rFonts w:ascii="Arial" w:hAnsi="Arial" w:cs="Arial"/>
          <w:sz w:val="22"/>
          <w:szCs w:val="22"/>
        </w:rPr>
        <w:t xml:space="preserve"> </w:t>
      </w:r>
      <w:proofErr w:type="spellStart"/>
      <w:r w:rsidRPr="000D3259">
        <w:rPr>
          <w:rFonts w:ascii="Arial" w:hAnsi="Arial" w:cs="Arial"/>
          <w:sz w:val="22"/>
          <w:szCs w:val="22"/>
        </w:rPr>
        <w:t>maupun</w:t>
      </w:r>
      <w:proofErr w:type="spellEnd"/>
      <w:r w:rsidRPr="000D3259">
        <w:rPr>
          <w:rFonts w:ascii="Arial" w:hAnsi="Arial" w:cs="Arial"/>
          <w:sz w:val="22"/>
          <w:szCs w:val="22"/>
        </w:rPr>
        <w:t xml:space="preserve"> </w:t>
      </w:r>
      <w:proofErr w:type="spellStart"/>
      <w:r w:rsidRPr="000D3259">
        <w:rPr>
          <w:rFonts w:ascii="Arial" w:hAnsi="Arial" w:cs="Arial"/>
          <w:sz w:val="22"/>
          <w:szCs w:val="22"/>
        </w:rPr>
        <w:t>tertulis</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bentuk</w:t>
      </w:r>
      <w:proofErr w:type="spellEnd"/>
      <w:r w:rsidRPr="000D3259">
        <w:rPr>
          <w:rFonts w:ascii="Arial" w:hAnsi="Arial" w:cs="Arial"/>
          <w:sz w:val="22"/>
          <w:szCs w:val="22"/>
        </w:rPr>
        <w:t xml:space="preserve"> visual, </w:t>
      </w:r>
      <w:proofErr w:type="spellStart"/>
      <w:r w:rsidRPr="000D3259">
        <w:rPr>
          <w:rFonts w:ascii="Arial" w:hAnsi="Arial" w:cs="Arial"/>
          <w:sz w:val="22"/>
          <w:szCs w:val="22"/>
        </w:rPr>
        <w:t>elektronik</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nyata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berkaitan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suatu</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produk</w:t>
      </w:r>
      <w:proofErr w:type="spellEnd"/>
      <w:r w:rsidRPr="000D3259">
        <w:rPr>
          <w:rFonts w:ascii="Arial" w:hAnsi="Arial" w:cs="Arial"/>
          <w:sz w:val="22"/>
          <w:szCs w:val="22"/>
        </w:rPr>
        <w:t>,</w:t>
      </w:r>
      <w:r w:rsidR="00B74A38" w:rsidRPr="000D3259">
        <w:rPr>
          <w:rFonts w:ascii="Arial" w:hAnsi="Arial" w:cs="Arial"/>
          <w:sz w:val="22"/>
          <w:szCs w:val="22"/>
          <w:lang w:val="en-US"/>
        </w:rPr>
        <w:t xml:space="preserve"> resume </w:t>
      </w:r>
      <w:proofErr w:type="spellStart"/>
      <w:r w:rsidR="00B74A38" w:rsidRPr="000D3259">
        <w:rPr>
          <w:rFonts w:ascii="Arial" w:hAnsi="Arial" w:cs="Arial"/>
          <w:sz w:val="22"/>
          <w:szCs w:val="22"/>
          <w:lang w:val="en-US"/>
        </w:rPr>
        <w:t>medis</w:t>
      </w:r>
      <w:proofErr w:type="spellEnd"/>
      <w:r w:rsidR="00B74A38" w:rsidRPr="000D3259">
        <w:rPr>
          <w:rFonts w:ascii="Arial" w:hAnsi="Arial" w:cs="Arial"/>
          <w:sz w:val="22"/>
          <w:szCs w:val="22"/>
          <w:lang w:val="en-US"/>
        </w:rPr>
        <w:t xml:space="preserve">, data </w:t>
      </w:r>
      <w:proofErr w:type="spellStart"/>
      <w:r w:rsidR="00B74A38" w:rsidRPr="000D3259">
        <w:rPr>
          <w:rFonts w:ascii="Arial" w:hAnsi="Arial" w:cs="Arial"/>
          <w:sz w:val="22"/>
          <w:szCs w:val="22"/>
          <w:lang w:val="en-US"/>
        </w:rPr>
        <w:t>pasien</w:t>
      </w:r>
      <w:proofErr w:type="spellEnd"/>
      <w:r w:rsidR="00B74A38" w:rsidRPr="000D3259">
        <w:rPr>
          <w:rFonts w:ascii="Arial" w:hAnsi="Arial" w:cs="Arial"/>
          <w:sz w:val="22"/>
          <w:szCs w:val="22"/>
          <w:lang w:val="en-US"/>
        </w:rPr>
        <w:t>,</w:t>
      </w:r>
      <w:r w:rsidRPr="000D3259">
        <w:rPr>
          <w:rFonts w:ascii="Arial" w:hAnsi="Arial" w:cs="Arial"/>
          <w:sz w:val="22"/>
          <w:szCs w:val="22"/>
        </w:rPr>
        <w:t xml:space="preserve"> </w:t>
      </w:r>
      <w:proofErr w:type="spellStart"/>
      <w:r w:rsidRPr="000D3259">
        <w:rPr>
          <w:rFonts w:ascii="Arial" w:hAnsi="Arial" w:cs="Arial"/>
          <w:sz w:val="22"/>
          <w:szCs w:val="22"/>
        </w:rPr>
        <w:t>teknologi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dagang</w:t>
      </w:r>
      <w:proofErr w:type="spellEnd"/>
      <w:r w:rsidRPr="000D3259">
        <w:rPr>
          <w:rFonts w:ascii="Arial" w:hAnsi="Arial" w:cs="Arial"/>
          <w:sz w:val="22"/>
          <w:szCs w:val="22"/>
        </w:rPr>
        <w:t>, pros</w:t>
      </w:r>
      <w:r w:rsidR="00B74A38" w:rsidRPr="000D3259">
        <w:rPr>
          <w:rFonts w:ascii="Arial" w:hAnsi="Arial" w:cs="Arial"/>
          <w:sz w:val="22"/>
          <w:szCs w:val="22"/>
        </w:rPr>
        <w:t xml:space="preserve">es formula, </w:t>
      </w:r>
      <w:proofErr w:type="spellStart"/>
      <w:r w:rsidR="00B74A38" w:rsidRPr="000D3259">
        <w:rPr>
          <w:rFonts w:ascii="Arial" w:hAnsi="Arial" w:cs="Arial"/>
          <w:sz w:val="22"/>
          <w:szCs w:val="22"/>
        </w:rPr>
        <w:t>sistem</w:t>
      </w:r>
      <w:proofErr w:type="spellEnd"/>
      <w:r w:rsidR="00B74A38" w:rsidRPr="000D3259">
        <w:rPr>
          <w:rFonts w:ascii="Arial" w:hAnsi="Arial" w:cs="Arial"/>
          <w:sz w:val="22"/>
          <w:szCs w:val="22"/>
        </w:rPr>
        <w:t xml:space="preserve">, data, </w:t>
      </w:r>
      <w:r w:rsidR="00B74A38" w:rsidRPr="000D3259">
        <w:rPr>
          <w:rFonts w:ascii="Arial" w:hAnsi="Arial" w:cs="Arial"/>
          <w:i/>
          <w:sz w:val="22"/>
          <w:szCs w:val="22"/>
        </w:rPr>
        <w:t>know-</w:t>
      </w:r>
      <w:r w:rsidRPr="000D3259">
        <w:rPr>
          <w:rFonts w:ascii="Arial" w:hAnsi="Arial" w:cs="Arial"/>
          <w:i/>
          <w:sz w:val="22"/>
          <w:szCs w:val="22"/>
        </w:rPr>
        <w:t>how</w:t>
      </w:r>
      <w:r w:rsidRPr="000D3259">
        <w:rPr>
          <w:rFonts w:ascii="Arial" w:hAnsi="Arial" w:cs="Arial"/>
          <w:sz w:val="22"/>
          <w:szCs w:val="22"/>
        </w:rPr>
        <w:t xml:space="preserve"> </w:t>
      </w:r>
      <w:proofErr w:type="spellStart"/>
      <w:r w:rsidRPr="000D3259">
        <w:rPr>
          <w:rFonts w:ascii="Arial" w:hAnsi="Arial" w:cs="Arial"/>
          <w:sz w:val="22"/>
          <w:szCs w:val="22"/>
        </w:rPr>
        <w:t>perkembangan</w:t>
      </w:r>
      <w:proofErr w:type="spellEnd"/>
      <w:r w:rsidRPr="000D3259">
        <w:rPr>
          <w:rFonts w:ascii="Arial" w:hAnsi="Arial" w:cs="Arial"/>
          <w:sz w:val="22"/>
          <w:szCs w:val="22"/>
        </w:rPr>
        <w:t xml:space="preserve">, </w:t>
      </w:r>
      <w:proofErr w:type="spellStart"/>
      <w:r w:rsidRPr="000D3259">
        <w:rPr>
          <w:rFonts w:ascii="Arial" w:hAnsi="Arial" w:cs="Arial"/>
          <w:sz w:val="22"/>
          <w:szCs w:val="22"/>
        </w:rPr>
        <w:t>ciptaan</w:t>
      </w:r>
      <w:proofErr w:type="spellEnd"/>
      <w:r w:rsidRPr="000D3259">
        <w:rPr>
          <w:rFonts w:ascii="Arial" w:hAnsi="Arial" w:cs="Arial"/>
          <w:sz w:val="22"/>
          <w:szCs w:val="22"/>
        </w:rPr>
        <w:t xml:space="preserve">, </w:t>
      </w:r>
      <w:proofErr w:type="spellStart"/>
      <w:r w:rsidRPr="000D3259">
        <w:rPr>
          <w:rFonts w:ascii="Arial" w:hAnsi="Arial" w:cs="Arial"/>
          <w:sz w:val="22"/>
          <w:szCs w:val="22"/>
        </w:rPr>
        <w:t>teknik</w:t>
      </w:r>
      <w:proofErr w:type="spellEnd"/>
      <w:r w:rsidRPr="000D3259">
        <w:rPr>
          <w:rFonts w:ascii="Arial" w:hAnsi="Arial" w:cs="Arial"/>
          <w:sz w:val="22"/>
          <w:szCs w:val="22"/>
        </w:rPr>
        <w:t xml:space="preserve">, </w:t>
      </w:r>
      <w:proofErr w:type="spellStart"/>
      <w:r w:rsidRPr="000D3259">
        <w:rPr>
          <w:rFonts w:ascii="Arial" w:hAnsi="Arial" w:cs="Arial"/>
          <w:sz w:val="22"/>
          <w:szCs w:val="22"/>
        </w:rPr>
        <w:t>hak</w:t>
      </w:r>
      <w:proofErr w:type="spellEnd"/>
      <w:r w:rsidRPr="000D3259">
        <w:rPr>
          <w:rFonts w:ascii="Arial" w:hAnsi="Arial" w:cs="Arial"/>
          <w:sz w:val="22"/>
          <w:szCs w:val="22"/>
        </w:rPr>
        <w:t xml:space="preserve"> </w:t>
      </w:r>
      <w:proofErr w:type="spellStart"/>
      <w:r w:rsidRPr="000D3259">
        <w:rPr>
          <w:rFonts w:ascii="Arial" w:hAnsi="Arial" w:cs="Arial"/>
          <w:sz w:val="22"/>
          <w:szCs w:val="22"/>
        </w:rPr>
        <w:t>kekayaan</w:t>
      </w:r>
      <w:proofErr w:type="spellEnd"/>
      <w:r w:rsidRPr="000D3259">
        <w:rPr>
          <w:rFonts w:ascii="Arial" w:hAnsi="Arial" w:cs="Arial"/>
          <w:sz w:val="22"/>
          <w:szCs w:val="22"/>
        </w:rPr>
        <w:t xml:space="preserve"> </w:t>
      </w:r>
      <w:proofErr w:type="spellStart"/>
      <w:r w:rsidRPr="000D3259">
        <w:rPr>
          <w:rFonts w:ascii="Arial" w:hAnsi="Arial" w:cs="Arial"/>
          <w:sz w:val="22"/>
          <w:szCs w:val="22"/>
        </w:rPr>
        <w:t>intelektual</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hal-hal</w:t>
      </w:r>
      <w:proofErr w:type="spellEnd"/>
      <w:r w:rsidRPr="000D3259">
        <w:rPr>
          <w:rFonts w:ascii="Arial" w:hAnsi="Arial" w:cs="Arial"/>
          <w:sz w:val="22"/>
          <w:szCs w:val="22"/>
        </w:rPr>
        <w:t xml:space="preserve"> </w:t>
      </w:r>
      <w:proofErr w:type="spellStart"/>
      <w:r w:rsidRPr="000D3259">
        <w:rPr>
          <w:rFonts w:ascii="Arial" w:hAnsi="Arial" w:cs="Arial"/>
          <w:sz w:val="22"/>
          <w:szCs w:val="22"/>
        </w:rPr>
        <w:t>bisnis</w:t>
      </w:r>
      <w:proofErr w:type="spellEnd"/>
      <w:r w:rsidRPr="000D3259">
        <w:rPr>
          <w:rFonts w:ascii="Arial" w:hAnsi="Arial" w:cs="Arial"/>
          <w:sz w:val="22"/>
          <w:szCs w:val="22"/>
        </w:rPr>
        <w:t xml:space="preserve"> </w:t>
      </w:r>
      <w:proofErr w:type="spellStart"/>
      <w:r w:rsidRPr="000D3259">
        <w:rPr>
          <w:rFonts w:ascii="Arial" w:hAnsi="Arial" w:cs="Arial"/>
          <w:sz w:val="22"/>
          <w:szCs w:val="22"/>
        </w:rPr>
        <w:t>lainnya</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r w:rsidR="002E7E94" w:rsidRPr="000D3259">
        <w:rPr>
          <w:rFonts w:ascii="Arial" w:hAnsi="Arial" w:cs="Arial"/>
          <w:b/>
          <w:bCs/>
          <w:sz w:val="22"/>
          <w:szCs w:val="22"/>
        </w:rPr>
        <w:t>PARA PIHAK</w:t>
      </w:r>
      <w:r w:rsidRPr="000D3259">
        <w:rPr>
          <w:rFonts w:ascii="Arial" w:hAnsi="Arial" w:cs="Arial"/>
          <w:sz w:val="22"/>
          <w:szCs w:val="22"/>
        </w:rPr>
        <w:t xml:space="preserve">. </w:t>
      </w:r>
    </w:p>
    <w:p w14:paraId="0EAD4D0F" w14:textId="77777777" w:rsidR="005B7171" w:rsidRPr="000D3259" w:rsidRDefault="005B7171" w:rsidP="000D3259">
      <w:pPr>
        <w:pStyle w:val="BodyTextIndent"/>
        <w:keepNext w:val="0"/>
        <w:keepLines w:val="0"/>
        <w:tabs>
          <w:tab w:val="clear" w:pos="720"/>
        </w:tabs>
        <w:spacing w:after="0" w:line="276" w:lineRule="auto"/>
        <w:ind w:left="426" w:firstLine="0"/>
        <w:rPr>
          <w:rFonts w:ascii="Arial" w:hAnsi="Arial" w:cs="Arial"/>
          <w:b/>
          <w:sz w:val="22"/>
          <w:szCs w:val="22"/>
        </w:rPr>
      </w:pPr>
    </w:p>
    <w:p w14:paraId="6483230D" w14:textId="39DE3C4B" w:rsidR="00403742" w:rsidRPr="000D3259" w:rsidRDefault="00403742" w:rsidP="000D3259">
      <w:pPr>
        <w:pStyle w:val="BodyTextIndent"/>
        <w:keepNext w:val="0"/>
        <w:keepLines w:val="0"/>
        <w:numPr>
          <w:ilvl w:val="0"/>
          <w:numId w:val="62"/>
        </w:numPr>
        <w:spacing w:after="0" w:line="276" w:lineRule="auto"/>
        <w:ind w:left="426" w:hanging="426"/>
        <w:rPr>
          <w:rFonts w:ascii="Arial" w:hAnsi="Arial" w:cs="Arial"/>
          <w:sz w:val="22"/>
          <w:szCs w:val="22"/>
        </w:rPr>
      </w:pPr>
      <w:proofErr w:type="spellStart"/>
      <w:r w:rsidRPr="000D3259">
        <w:rPr>
          <w:rFonts w:ascii="Arial" w:hAnsi="Arial" w:cs="Arial"/>
          <w:sz w:val="22"/>
          <w:szCs w:val="22"/>
        </w:rPr>
        <w:t>Sehubungan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r w:rsidR="002E7E94" w:rsidRPr="000D3259">
        <w:rPr>
          <w:rFonts w:ascii="Arial" w:hAnsi="Arial" w:cs="Arial"/>
          <w:b/>
          <w:bCs/>
          <w:sz w:val="22"/>
          <w:szCs w:val="22"/>
        </w:rPr>
        <w:t>PARA PIHAK</w:t>
      </w:r>
      <w:r w:rsidRPr="000D3259">
        <w:rPr>
          <w:rFonts w:ascii="Arial" w:hAnsi="Arial" w:cs="Arial"/>
          <w:sz w:val="22"/>
          <w:szCs w:val="22"/>
        </w:rPr>
        <w:t xml:space="preserve"> </w:t>
      </w:r>
      <w:proofErr w:type="spellStart"/>
      <w:r w:rsidRPr="000D3259">
        <w:rPr>
          <w:rFonts w:ascii="Arial" w:hAnsi="Arial" w:cs="Arial"/>
          <w:sz w:val="22"/>
          <w:szCs w:val="22"/>
        </w:rPr>
        <w:t>sepakat</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b/>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berkewajiban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mengungkapkan</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b/>
          <w:sz w:val="22"/>
          <w:szCs w:val="22"/>
        </w:rPr>
        <w:t>Pengungkap</w:t>
      </w:r>
      <w:proofErr w:type="spellEnd"/>
      <w:r w:rsidRPr="000D3259">
        <w:rPr>
          <w:rFonts w:ascii="Arial" w:hAnsi="Arial" w:cs="Arial"/>
          <w:sz w:val="22"/>
          <w:szCs w:val="22"/>
        </w:rPr>
        <w:t>”) (</w:t>
      </w:r>
      <w:proofErr w:type="spellStart"/>
      <w:r w:rsidRPr="000D3259">
        <w:rPr>
          <w:rFonts w:ascii="Arial" w:hAnsi="Arial" w:cs="Arial"/>
          <w:sz w:val="22"/>
          <w:szCs w:val="22"/>
        </w:rPr>
        <w:t>i</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menggunakan</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semata-mata</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tujuan</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dan (ii)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menjaga</w:t>
      </w:r>
      <w:proofErr w:type="spellEnd"/>
      <w:r w:rsidRPr="000D3259">
        <w:rPr>
          <w:rFonts w:ascii="Arial" w:hAnsi="Arial" w:cs="Arial"/>
          <w:sz w:val="22"/>
          <w:szCs w:val="22"/>
        </w:rPr>
        <w:t xml:space="preserve"> dan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membuka</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ke</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ketiga</w:t>
      </w:r>
      <w:proofErr w:type="spellEnd"/>
      <w:r w:rsidRPr="000D3259">
        <w:rPr>
          <w:rFonts w:ascii="Arial" w:hAnsi="Arial" w:cs="Arial"/>
          <w:sz w:val="22"/>
          <w:szCs w:val="22"/>
        </w:rPr>
        <w:t xml:space="preserve"> </w:t>
      </w:r>
      <w:proofErr w:type="spellStart"/>
      <w:r w:rsidRPr="000D3259">
        <w:rPr>
          <w:rFonts w:ascii="Arial" w:hAnsi="Arial" w:cs="Arial"/>
          <w:sz w:val="22"/>
          <w:szCs w:val="22"/>
        </w:rPr>
        <w:t>manapun</w:t>
      </w:r>
      <w:proofErr w:type="spellEnd"/>
      <w:r w:rsidRPr="000D3259">
        <w:rPr>
          <w:rFonts w:ascii="Arial" w:hAnsi="Arial" w:cs="Arial"/>
          <w:sz w:val="22"/>
          <w:szCs w:val="22"/>
        </w:rPr>
        <w:t xml:space="preserve"> </w:t>
      </w:r>
      <w:proofErr w:type="spellStart"/>
      <w:r w:rsidRPr="000D3259">
        <w:rPr>
          <w:rFonts w:ascii="Arial" w:hAnsi="Arial" w:cs="Arial"/>
          <w:sz w:val="22"/>
          <w:szCs w:val="22"/>
        </w:rPr>
        <w:t>selain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Direktur</w:t>
      </w:r>
      <w:proofErr w:type="spellEnd"/>
      <w:r w:rsidRPr="000D3259">
        <w:rPr>
          <w:rFonts w:ascii="Arial" w:hAnsi="Arial" w:cs="Arial"/>
          <w:sz w:val="22"/>
          <w:szCs w:val="22"/>
        </w:rPr>
        <w:t xml:space="preserve">, </w:t>
      </w:r>
      <w:proofErr w:type="spellStart"/>
      <w:r w:rsidRPr="000D3259">
        <w:rPr>
          <w:rFonts w:ascii="Arial" w:hAnsi="Arial" w:cs="Arial"/>
          <w:sz w:val="22"/>
          <w:szCs w:val="22"/>
        </w:rPr>
        <w:t>Karyawan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wakil </w:t>
      </w:r>
      <w:proofErr w:type="spellStart"/>
      <w:r w:rsidRPr="000D3259">
        <w:rPr>
          <w:rFonts w:ascii="Arial" w:hAnsi="Arial" w:cs="Arial"/>
          <w:sz w:val="22"/>
          <w:szCs w:val="22"/>
        </w:rPr>
        <w:t>sah</w:t>
      </w:r>
      <w:proofErr w:type="spellEnd"/>
      <w:r w:rsidRPr="000D3259">
        <w:rPr>
          <w:rFonts w:ascii="Arial" w:hAnsi="Arial" w:cs="Arial"/>
          <w:sz w:val="22"/>
          <w:szCs w:val="22"/>
        </w:rPr>
        <w:t xml:space="preserve"> “</w:t>
      </w:r>
      <w:proofErr w:type="spellStart"/>
      <w:r w:rsidRPr="000D3259">
        <w:rPr>
          <w:rFonts w:ascii="Arial" w:hAnsi="Arial" w:cs="Arial"/>
          <w:b/>
          <w:sz w:val="22"/>
          <w:szCs w:val="22"/>
        </w:rPr>
        <w:t>Perwakilan</w:t>
      </w:r>
      <w:proofErr w:type="spellEnd"/>
      <w:r w:rsidRPr="000D3259">
        <w:rPr>
          <w:rFonts w:ascii="Arial" w:hAnsi="Arial" w:cs="Arial"/>
          <w:sz w:val="22"/>
          <w:szCs w:val="22"/>
        </w:rPr>
        <w:t xml:space="preserve">”, </w:t>
      </w:r>
      <w:proofErr w:type="spellStart"/>
      <w:r w:rsidRPr="000D3259">
        <w:rPr>
          <w:rFonts w:ascii="Arial" w:hAnsi="Arial" w:cs="Arial"/>
          <w:sz w:val="22"/>
          <w:szCs w:val="22"/>
        </w:rPr>
        <w:t>kecuali</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yang</w:t>
      </w:r>
      <w:r w:rsidRPr="000D3259">
        <w:rPr>
          <w:rFonts w:ascii="Arial" w:hAnsi="Arial" w:cs="Arial"/>
          <w:sz w:val="22"/>
          <w:szCs w:val="22"/>
          <w:lang w:val="en-US"/>
        </w:rPr>
        <w:t>:</w:t>
      </w:r>
    </w:p>
    <w:p w14:paraId="15E4A069" w14:textId="61114827" w:rsidR="00403742" w:rsidRPr="000D3259" w:rsidRDefault="0082069B"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r w:rsidRPr="000D3259">
        <w:rPr>
          <w:rFonts w:ascii="Arial" w:hAnsi="Arial" w:cs="Arial"/>
          <w:sz w:val="22"/>
          <w:szCs w:val="22"/>
          <w:lang w:val="en-ID"/>
        </w:rPr>
        <w:t>T</w:t>
      </w:r>
      <w:proofErr w:type="spellStart"/>
      <w:r w:rsidR="00403742" w:rsidRPr="000D3259">
        <w:rPr>
          <w:rFonts w:ascii="Arial" w:hAnsi="Arial" w:cs="Arial"/>
          <w:sz w:val="22"/>
          <w:szCs w:val="22"/>
        </w:rPr>
        <w:t>elah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diketahui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telah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secara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dimiliki</w:t>
      </w:r>
      <w:proofErr w:type="spellEnd"/>
      <w:r w:rsidR="00403742" w:rsidRPr="000D3259">
        <w:rPr>
          <w:rFonts w:ascii="Arial" w:hAnsi="Arial" w:cs="Arial"/>
          <w:sz w:val="22"/>
          <w:szCs w:val="22"/>
        </w:rPr>
        <w:t xml:space="preserve"> oleh </w:t>
      </w:r>
      <w:proofErr w:type="spellStart"/>
      <w:r w:rsidR="00403742" w:rsidRPr="000D3259">
        <w:rPr>
          <w:rFonts w:ascii="Arial" w:hAnsi="Arial" w:cs="Arial"/>
          <w:sz w:val="22"/>
          <w:szCs w:val="22"/>
        </w:rPr>
        <w:t>Penerima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sebelum</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diungkapkan</w:t>
      </w:r>
      <w:proofErr w:type="spellEnd"/>
      <w:r w:rsidR="00403742" w:rsidRPr="000D3259">
        <w:rPr>
          <w:rFonts w:ascii="Arial" w:hAnsi="Arial" w:cs="Arial"/>
          <w:sz w:val="22"/>
          <w:szCs w:val="22"/>
        </w:rPr>
        <w:t xml:space="preserve"> oleh </w:t>
      </w:r>
      <w:proofErr w:type="spellStart"/>
      <w:r w:rsidR="00403742" w:rsidRPr="000D3259">
        <w:rPr>
          <w:rFonts w:ascii="Arial" w:hAnsi="Arial" w:cs="Arial"/>
          <w:sz w:val="22"/>
          <w:szCs w:val="22"/>
        </w:rPr>
        <w:t>Pengungkap</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berdasarkan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Perjanjian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ini</w:t>
      </w:r>
      <w:proofErr w:type="spellEnd"/>
      <w:r w:rsidR="00403742" w:rsidRPr="000D3259">
        <w:rPr>
          <w:rFonts w:ascii="Arial" w:hAnsi="Arial" w:cs="Arial"/>
          <w:sz w:val="22"/>
          <w:szCs w:val="22"/>
        </w:rPr>
        <w:t xml:space="preserve"> dan </w:t>
      </w:r>
      <w:proofErr w:type="spellStart"/>
      <w:r w:rsidR="00403742" w:rsidRPr="000D3259">
        <w:rPr>
          <w:rFonts w:ascii="Arial" w:hAnsi="Arial" w:cs="Arial"/>
          <w:sz w:val="22"/>
          <w:szCs w:val="22"/>
        </w:rPr>
        <w:t>tidak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diperoleh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didapatkan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secara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langsung</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dari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Pengungkap</w:t>
      </w:r>
      <w:proofErr w:type="spellEnd"/>
      <w:r w:rsidR="00AC0A9E" w:rsidRPr="000D3259">
        <w:rPr>
          <w:rFonts w:ascii="Arial" w:hAnsi="Arial" w:cs="Arial"/>
          <w:sz w:val="22"/>
          <w:szCs w:val="22"/>
          <w:lang w:val="en-US"/>
        </w:rPr>
        <w:t>.</w:t>
      </w:r>
    </w:p>
    <w:p w14:paraId="7EEAAB31" w14:textId="689B6949" w:rsidR="00403742" w:rsidRPr="000D3259" w:rsidRDefault="0082069B"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r w:rsidRPr="000D3259">
        <w:rPr>
          <w:rFonts w:ascii="Arial" w:hAnsi="Arial" w:cs="Arial"/>
          <w:sz w:val="22"/>
          <w:szCs w:val="22"/>
          <w:lang w:val="en-ID"/>
        </w:rPr>
        <w:t>T</w:t>
      </w:r>
      <w:proofErr w:type="spellStart"/>
      <w:r w:rsidR="00403742" w:rsidRPr="000D3259">
        <w:rPr>
          <w:rFonts w:ascii="Arial" w:hAnsi="Arial" w:cs="Arial"/>
          <w:sz w:val="22"/>
          <w:szCs w:val="22"/>
        </w:rPr>
        <w:t>elah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diketahui</w:t>
      </w:r>
      <w:proofErr w:type="spellEnd"/>
      <w:r w:rsidRPr="000D3259">
        <w:rPr>
          <w:rFonts w:ascii="Arial" w:hAnsi="Arial" w:cs="Arial"/>
          <w:sz w:val="22"/>
          <w:szCs w:val="22"/>
        </w:rPr>
        <w:t xml:space="preserve"> </w:t>
      </w:r>
      <w:proofErr w:type="spellStart"/>
      <w:r w:rsidRPr="000D3259">
        <w:rPr>
          <w:rFonts w:ascii="Arial" w:hAnsi="Arial" w:cs="Arial"/>
          <w:sz w:val="22"/>
          <w:szCs w:val="22"/>
        </w:rPr>
        <w:t>umum</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sudah</w:t>
      </w:r>
      <w:proofErr w:type="spellEnd"/>
      <w:r w:rsidRPr="000D3259">
        <w:rPr>
          <w:rFonts w:ascii="Arial" w:hAnsi="Arial" w:cs="Arial"/>
          <w:sz w:val="22"/>
          <w:szCs w:val="22"/>
        </w:rPr>
        <w:t xml:space="preserve"> </w:t>
      </w:r>
      <w:proofErr w:type="spellStart"/>
      <w:r w:rsidRPr="000D3259">
        <w:rPr>
          <w:rFonts w:ascii="Arial" w:hAnsi="Arial" w:cs="Arial"/>
          <w:sz w:val="22"/>
          <w:szCs w:val="22"/>
        </w:rPr>
        <w:t>menjadi</w:t>
      </w:r>
      <w:proofErr w:type="spellEnd"/>
      <w:r w:rsidRPr="000D3259">
        <w:rPr>
          <w:rFonts w:ascii="Arial" w:hAnsi="Arial" w:cs="Arial"/>
          <w:sz w:val="22"/>
          <w:szCs w:val="22"/>
        </w:rPr>
        <w:t xml:space="preserve"> </w:t>
      </w:r>
      <w:proofErr w:type="spellStart"/>
      <w:r w:rsidRPr="000D3259">
        <w:rPr>
          <w:rFonts w:ascii="Arial" w:hAnsi="Arial" w:cs="Arial"/>
          <w:sz w:val="22"/>
          <w:szCs w:val="22"/>
        </w:rPr>
        <w:t>milik</w:t>
      </w:r>
      <w:proofErr w:type="spellEnd"/>
      <w:r w:rsidRPr="000D3259">
        <w:rPr>
          <w:rFonts w:ascii="Arial" w:hAnsi="Arial" w:cs="Arial"/>
          <w:sz w:val="22"/>
          <w:szCs w:val="22"/>
        </w:rPr>
        <w:t xml:space="preserve"> </w:t>
      </w:r>
      <w:proofErr w:type="spellStart"/>
      <w:r w:rsidRPr="000D3259">
        <w:rPr>
          <w:rFonts w:ascii="Arial" w:hAnsi="Arial" w:cs="Arial"/>
          <w:sz w:val="22"/>
          <w:szCs w:val="22"/>
        </w:rPr>
        <w:t>p</w:t>
      </w:r>
      <w:r w:rsidR="00403742" w:rsidRPr="000D3259">
        <w:rPr>
          <w:rFonts w:ascii="Arial" w:hAnsi="Arial" w:cs="Arial"/>
          <w:sz w:val="22"/>
          <w:szCs w:val="22"/>
        </w:rPr>
        <w:t>enerima</w:t>
      </w:r>
      <w:proofErr w:type="spellEnd"/>
      <w:r w:rsidR="00403742" w:rsidRPr="000D3259">
        <w:rPr>
          <w:rFonts w:ascii="Arial" w:hAnsi="Arial" w:cs="Arial"/>
          <w:sz w:val="22"/>
          <w:szCs w:val="22"/>
        </w:rPr>
        <w:t xml:space="preserve"> pada </w:t>
      </w:r>
      <w:proofErr w:type="spellStart"/>
      <w:r w:rsidR="00403742" w:rsidRPr="000D3259">
        <w:rPr>
          <w:rFonts w:ascii="Arial" w:hAnsi="Arial" w:cs="Arial"/>
          <w:sz w:val="22"/>
          <w:szCs w:val="22"/>
        </w:rPr>
        <w:t>saat</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pengungkapan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dilakukan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menjadi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diketahui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umum</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bukan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karena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perbuatan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kelalaian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kesalahan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Penerima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mengenai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kewajiban-kewajibannya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berdasarkan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Perjanjian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ini</w:t>
      </w:r>
      <w:proofErr w:type="spellEnd"/>
      <w:r w:rsidR="00AC0A9E" w:rsidRPr="000D3259">
        <w:rPr>
          <w:rFonts w:ascii="Arial" w:hAnsi="Arial" w:cs="Arial"/>
          <w:sz w:val="22"/>
          <w:szCs w:val="22"/>
        </w:rPr>
        <w:t>.</w:t>
      </w:r>
    </w:p>
    <w:p w14:paraId="0BB668D8" w14:textId="30BE28AA" w:rsidR="00403742" w:rsidRPr="000D3259" w:rsidRDefault="0082069B"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r w:rsidRPr="000D3259">
        <w:rPr>
          <w:rFonts w:ascii="Arial" w:hAnsi="Arial" w:cs="Arial"/>
          <w:sz w:val="22"/>
          <w:szCs w:val="22"/>
          <w:lang w:val="en-ID"/>
        </w:rPr>
        <w:t>D</w:t>
      </w:r>
      <w:proofErr w:type="spellStart"/>
      <w:r w:rsidR="00403742" w:rsidRPr="000D3259">
        <w:rPr>
          <w:rFonts w:ascii="Arial" w:hAnsi="Arial" w:cs="Arial"/>
          <w:sz w:val="22"/>
          <w:szCs w:val="22"/>
        </w:rPr>
        <w:t>ikembangkan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secara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independen</w:t>
      </w:r>
      <w:proofErr w:type="spellEnd"/>
      <w:r w:rsidR="00403742" w:rsidRPr="000D3259">
        <w:rPr>
          <w:rFonts w:ascii="Arial" w:hAnsi="Arial" w:cs="Arial"/>
          <w:sz w:val="22"/>
          <w:szCs w:val="22"/>
        </w:rPr>
        <w:t xml:space="preserve"> oleh </w:t>
      </w:r>
      <w:proofErr w:type="spellStart"/>
      <w:r w:rsidR="00403742" w:rsidRPr="000D3259">
        <w:rPr>
          <w:rFonts w:ascii="Arial" w:hAnsi="Arial" w:cs="Arial"/>
          <w:sz w:val="22"/>
          <w:szCs w:val="22"/>
        </w:rPr>
        <w:t>Penerima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tanpa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menggunakan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merujuk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Informasi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Rahasia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Pengungkap</w:t>
      </w:r>
      <w:proofErr w:type="spellEnd"/>
      <w:r w:rsidR="00AC0A9E" w:rsidRPr="000D3259">
        <w:rPr>
          <w:rFonts w:ascii="Arial" w:hAnsi="Arial" w:cs="Arial"/>
          <w:sz w:val="22"/>
          <w:szCs w:val="22"/>
        </w:rPr>
        <w:t>.</w:t>
      </w:r>
    </w:p>
    <w:p w14:paraId="6FE0EBA0" w14:textId="2634F0EA" w:rsidR="00403742" w:rsidRPr="000D3259" w:rsidRDefault="00403742"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proofErr w:type="spellStart"/>
      <w:r w:rsidRPr="000D3259">
        <w:rPr>
          <w:rFonts w:ascii="Arial" w:hAnsi="Arial" w:cs="Arial"/>
          <w:sz w:val="22"/>
          <w:szCs w:val="22"/>
        </w:rPr>
        <w:t>diperoleh</w:t>
      </w:r>
      <w:proofErr w:type="spellEnd"/>
      <w:r w:rsidRPr="000D3259">
        <w:rPr>
          <w:rFonts w:ascii="Arial" w:hAnsi="Arial" w:cs="Arial"/>
          <w:sz w:val="22"/>
          <w:szCs w:val="22"/>
        </w:rPr>
        <w:t xml:space="preserve"> oleh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suatu</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ketiga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melanggar</w:t>
      </w:r>
      <w:proofErr w:type="spellEnd"/>
      <w:r w:rsidRPr="000D3259">
        <w:rPr>
          <w:rFonts w:ascii="Arial" w:hAnsi="Arial" w:cs="Arial"/>
          <w:sz w:val="22"/>
          <w:szCs w:val="22"/>
        </w:rPr>
        <w:t xml:space="preserve"> </w:t>
      </w:r>
      <w:proofErr w:type="spellStart"/>
      <w:r w:rsidRPr="000D3259">
        <w:rPr>
          <w:rFonts w:ascii="Arial" w:hAnsi="Arial" w:cs="Arial"/>
          <w:sz w:val="22"/>
          <w:szCs w:val="22"/>
        </w:rPr>
        <w:t>kewajiban</w:t>
      </w:r>
      <w:proofErr w:type="spellEnd"/>
      <w:r w:rsidRPr="000D3259">
        <w:rPr>
          <w:rFonts w:ascii="Arial" w:hAnsi="Arial" w:cs="Arial"/>
          <w:sz w:val="22"/>
          <w:szCs w:val="22"/>
        </w:rPr>
        <w:t xml:space="preserve"> </w:t>
      </w:r>
      <w:proofErr w:type="spellStart"/>
      <w:r w:rsidRPr="000D3259">
        <w:rPr>
          <w:rFonts w:ascii="Arial" w:hAnsi="Arial" w:cs="Arial"/>
          <w:sz w:val="22"/>
          <w:szCs w:val="22"/>
        </w:rPr>
        <w:t>kerahasiaan</w:t>
      </w:r>
      <w:proofErr w:type="spellEnd"/>
      <w:r w:rsidRPr="000D3259">
        <w:rPr>
          <w:rFonts w:ascii="Arial" w:hAnsi="Arial" w:cs="Arial"/>
          <w:sz w:val="22"/>
          <w:szCs w:val="22"/>
        </w:rPr>
        <w:t xml:space="preserve"> </w:t>
      </w:r>
      <w:proofErr w:type="spellStart"/>
      <w:r w:rsidRPr="000D3259">
        <w:rPr>
          <w:rFonts w:ascii="Arial" w:hAnsi="Arial" w:cs="Arial"/>
          <w:sz w:val="22"/>
          <w:szCs w:val="22"/>
        </w:rPr>
        <w:t>apapun</w:t>
      </w:r>
      <w:proofErr w:type="spellEnd"/>
      <w:r w:rsidR="00AC0A9E" w:rsidRPr="000D3259">
        <w:rPr>
          <w:rFonts w:ascii="Arial" w:hAnsi="Arial" w:cs="Arial"/>
          <w:sz w:val="22"/>
          <w:szCs w:val="22"/>
        </w:rPr>
        <w:t>.</w:t>
      </w:r>
    </w:p>
    <w:p w14:paraId="22BC4C11" w14:textId="3BCA173F" w:rsidR="00403742" w:rsidRPr="000D3259" w:rsidRDefault="00403742"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r w:rsidRPr="000D3259">
        <w:rPr>
          <w:rFonts w:ascii="Arial" w:hAnsi="Arial" w:cs="Arial"/>
          <w:sz w:val="22"/>
          <w:szCs w:val="22"/>
        </w:rPr>
        <w:t xml:space="preserve">di mana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menerima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pemberitahuan</w:t>
      </w:r>
      <w:proofErr w:type="spellEnd"/>
      <w:r w:rsidRPr="000D3259">
        <w:rPr>
          <w:rFonts w:ascii="Arial" w:hAnsi="Arial" w:cs="Arial"/>
          <w:sz w:val="22"/>
          <w:szCs w:val="22"/>
        </w:rPr>
        <w:t xml:space="preserve">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tertulis</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sudah</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perlu</w:t>
      </w:r>
      <w:proofErr w:type="spellEnd"/>
      <w:r w:rsidRPr="000D3259">
        <w:rPr>
          <w:rFonts w:ascii="Arial" w:hAnsi="Arial" w:cs="Arial"/>
          <w:sz w:val="22"/>
          <w:szCs w:val="22"/>
        </w:rPr>
        <w:t xml:space="preserve"> </w:t>
      </w:r>
      <w:proofErr w:type="spellStart"/>
      <w:r w:rsidRPr="000D3259">
        <w:rPr>
          <w:rFonts w:ascii="Arial" w:hAnsi="Arial" w:cs="Arial"/>
          <w:sz w:val="22"/>
          <w:szCs w:val="22"/>
        </w:rPr>
        <w:t>lagi</w:t>
      </w:r>
      <w:proofErr w:type="spellEnd"/>
      <w:r w:rsidRPr="000D3259">
        <w:rPr>
          <w:rFonts w:ascii="Arial" w:hAnsi="Arial" w:cs="Arial"/>
          <w:sz w:val="22"/>
          <w:szCs w:val="22"/>
        </w:rPr>
        <w:t xml:space="preserve"> </w:t>
      </w:r>
      <w:proofErr w:type="spellStart"/>
      <w:r w:rsidRPr="000D3259">
        <w:rPr>
          <w:rFonts w:ascii="Arial" w:hAnsi="Arial" w:cs="Arial"/>
          <w:sz w:val="22"/>
          <w:szCs w:val="22"/>
        </w:rPr>
        <w:t>dijaga</w:t>
      </w:r>
      <w:proofErr w:type="spellEnd"/>
      <w:r w:rsidRPr="000D3259">
        <w:rPr>
          <w:rFonts w:ascii="Arial" w:hAnsi="Arial" w:cs="Arial"/>
          <w:sz w:val="22"/>
          <w:szCs w:val="22"/>
        </w:rPr>
        <w:t xml:space="preserve"> </w:t>
      </w:r>
      <w:proofErr w:type="spellStart"/>
      <w:r w:rsidRPr="000D3259">
        <w:rPr>
          <w:rFonts w:ascii="Arial" w:hAnsi="Arial" w:cs="Arial"/>
          <w:sz w:val="22"/>
          <w:szCs w:val="22"/>
        </w:rPr>
        <w:t>kerahasiaannya</w:t>
      </w:r>
      <w:proofErr w:type="spellEnd"/>
      <w:r w:rsidR="00AC0A9E" w:rsidRPr="000D3259">
        <w:rPr>
          <w:rFonts w:ascii="Arial" w:hAnsi="Arial" w:cs="Arial"/>
          <w:sz w:val="22"/>
          <w:szCs w:val="22"/>
        </w:rPr>
        <w:t>.</w:t>
      </w:r>
      <w:r w:rsidRPr="000D3259">
        <w:rPr>
          <w:rFonts w:ascii="Arial" w:hAnsi="Arial" w:cs="Arial"/>
          <w:sz w:val="22"/>
          <w:szCs w:val="22"/>
        </w:rPr>
        <w:t xml:space="preserve"> dan</w:t>
      </w:r>
    </w:p>
    <w:p w14:paraId="2CBEF43B" w14:textId="3343B85E" w:rsidR="00403742" w:rsidRPr="000D3259" w:rsidRDefault="00403742" w:rsidP="000D3259">
      <w:pPr>
        <w:pStyle w:val="BodyTextIndent"/>
        <w:keepNext w:val="0"/>
        <w:keepLines w:val="0"/>
        <w:numPr>
          <w:ilvl w:val="1"/>
          <w:numId w:val="2"/>
        </w:numPr>
        <w:tabs>
          <w:tab w:val="clear" w:pos="1440"/>
        </w:tabs>
        <w:spacing w:after="0" w:line="276" w:lineRule="auto"/>
        <w:ind w:left="851" w:hanging="426"/>
        <w:rPr>
          <w:rFonts w:ascii="Arial" w:hAnsi="Arial" w:cs="Arial"/>
          <w:sz w:val="22"/>
          <w:szCs w:val="22"/>
        </w:rPr>
      </w:pP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diisyaratkan</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mengungkapkan</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sesuai</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perintah</w:t>
      </w:r>
      <w:proofErr w:type="spellEnd"/>
      <w:r w:rsidRPr="000D3259">
        <w:rPr>
          <w:rFonts w:ascii="Arial" w:hAnsi="Arial" w:cs="Arial"/>
          <w:sz w:val="22"/>
          <w:szCs w:val="22"/>
        </w:rPr>
        <w:t xml:space="preserve"> </w:t>
      </w:r>
      <w:proofErr w:type="spellStart"/>
      <w:r w:rsidRPr="000D3259">
        <w:rPr>
          <w:rFonts w:ascii="Arial" w:hAnsi="Arial" w:cs="Arial"/>
          <w:sz w:val="22"/>
          <w:szCs w:val="22"/>
        </w:rPr>
        <w:t>pengadilan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perintah</w:t>
      </w:r>
      <w:proofErr w:type="spellEnd"/>
      <w:r w:rsidRPr="000D3259">
        <w:rPr>
          <w:rFonts w:ascii="Arial" w:hAnsi="Arial" w:cs="Arial"/>
          <w:sz w:val="22"/>
          <w:szCs w:val="22"/>
        </w:rPr>
        <w:t xml:space="preserve"> </w:t>
      </w:r>
      <w:proofErr w:type="spellStart"/>
      <w:r w:rsidRPr="000D3259">
        <w:rPr>
          <w:rFonts w:ascii="Arial" w:hAnsi="Arial" w:cs="Arial"/>
          <w:sz w:val="22"/>
          <w:szCs w:val="22"/>
        </w:rPr>
        <w:t>lembaga</w:t>
      </w:r>
      <w:proofErr w:type="spellEnd"/>
      <w:r w:rsidRPr="000D3259">
        <w:rPr>
          <w:rFonts w:ascii="Arial" w:hAnsi="Arial" w:cs="Arial"/>
          <w:sz w:val="22"/>
          <w:szCs w:val="22"/>
        </w:rPr>
        <w:t xml:space="preserve"> </w:t>
      </w:r>
      <w:proofErr w:type="spellStart"/>
      <w:r w:rsidRPr="000D3259">
        <w:rPr>
          <w:rFonts w:ascii="Arial" w:hAnsi="Arial" w:cs="Arial"/>
          <w:sz w:val="22"/>
          <w:szCs w:val="22"/>
        </w:rPr>
        <w:t>peradilan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lainnya</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instansi</w:t>
      </w:r>
      <w:proofErr w:type="spellEnd"/>
      <w:r w:rsidRPr="000D3259">
        <w:rPr>
          <w:rFonts w:ascii="Arial" w:hAnsi="Arial" w:cs="Arial"/>
          <w:sz w:val="22"/>
          <w:szCs w:val="22"/>
        </w:rPr>
        <w:t xml:space="preserve"> </w:t>
      </w:r>
      <w:proofErr w:type="spellStart"/>
      <w:r w:rsidRPr="000D3259">
        <w:rPr>
          <w:rFonts w:ascii="Arial" w:hAnsi="Arial" w:cs="Arial"/>
          <w:sz w:val="22"/>
          <w:szCs w:val="22"/>
        </w:rPr>
        <w:t>pemerintah</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berhak</w:t>
      </w:r>
      <w:proofErr w:type="spellEnd"/>
      <w:r w:rsidRPr="000D3259">
        <w:rPr>
          <w:rFonts w:ascii="Arial" w:hAnsi="Arial" w:cs="Arial"/>
          <w:sz w:val="22"/>
          <w:szCs w:val="22"/>
        </w:rPr>
        <w:t xml:space="preserve">,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segera</w:t>
      </w:r>
      <w:proofErr w:type="spellEnd"/>
      <w:r w:rsidRPr="000D3259">
        <w:rPr>
          <w:rFonts w:ascii="Arial" w:hAnsi="Arial" w:cs="Arial"/>
          <w:sz w:val="22"/>
          <w:szCs w:val="22"/>
        </w:rPr>
        <w:t xml:space="preserve">, </w:t>
      </w:r>
      <w:proofErr w:type="spellStart"/>
      <w:r w:rsidRPr="000D3259">
        <w:rPr>
          <w:rFonts w:ascii="Arial" w:hAnsi="Arial" w:cs="Arial"/>
          <w:sz w:val="22"/>
          <w:szCs w:val="22"/>
        </w:rPr>
        <w:t>setelah</w:t>
      </w:r>
      <w:proofErr w:type="spellEnd"/>
      <w:r w:rsidRPr="000D3259">
        <w:rPr>
          <w:rFonts w:ascii="Arial" w:hAnsi="Arial" w:cs="Arial"/>
          <w:sz w:val="22"/>
          <w:szCs w:val="22"/>
        </w:rPr>
        <w:t xml:space="preserve"> </w:t>
      </w:r>
      <w:proofErr w:type="spellStart"/>
      <w:r w:rsidRPr="000D3259">
        <w:rPr>
          <w:rFonts w:ascii="Arial" w:hAnsi="Arial" w:cs="Arial"/>
          <w:sz w:val="22"/>
          <w:szCs w:val="22"/>
        </w:rPr>
        <w:t>menerima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pemberitahuan</w:t>
      </w:r>
      <w:proofErr w:type="spellEnd"/>
      <w:r w:rsidRPr="000D3259">
        <w:rPr>
          <w:rFonts w:ascii="Arial" w:hAnsi="Arial" w:cs="Arial"/>
          <w:sz w:val="22"/>
          <w:szCs w:val="22"/>
        </w:rPr>
        <w:t xml:space="preserve"> </w:t>
      </w:r>
      <w:proofErr w:type="spellStart"/>
      <w:r w:rsidRPr="000D3259">
        <w:rPr>
          <w:rFonts w:ascii="Arial" w:hAnsi="Arial" w:cs="Arial"/>
          <w:sz w:val="22"/>
          <w:szCs w:val="22"/>
        </w:rPr>
        <w:t>permintaan</w:t>
      </w:r>
      <w:proofErr w:type="spellEnd"/>
      <w:r w:rsidRPr="000D3259">
        <w:rPr>
          <w:rFonts w:ascii="Arial" w:hAnsi="Arial" w:cs="Arial"/>
          <w:sz w:val="22"/>
          <w:szCs w:val="22"/>
        </w:rPr>
        <w:t xml:space="preserve"> </w:t>
      </w:r>
      <w:proofErr w:type="spellStart"/>
      <w:r w:rsidRPr="000D3259">
        <w:rPr>
          <w:rFonts w:ascii="Arial" w:hAnsi="Arial" w:cs="Arial"/>
          <w:sz w:val="22"/>
          <w:szCs w:val="22"/>
        </w:rPr>
        <w:t>pembukaan</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memberikan</w:t>
      </w:r>
      <w:proofErr w:type="spellEnd"/>
      <w:r w:rsidR="00DA3F8C" w:rsidRPr="000D3259">
        <w:rPr>
          <w:rFonts w:ascii="Arial" w:hAnsi="Arial" w:cs="Arial"/>
          <w:sz w:val="22"/>
          <w:szCs w:val="22"/>
        </w:rPr>
        <w:t xml:space="preserve"> </w:t>
      </w:r>
      <w:proofErr w:type="spellStart"/>
      <w:r w:rsidRPr="000D3259">
        <w:rPr>
          <w:rFonts w:ascii="Arial" w:hAnsi="Arial" w:cs="Arial"/>
          <w:sz w:val="22"/>
          <w:szCs w:val="22"/>
        </w:rPr>
        <w:t>pemberitahuan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adanya</w:t>
      </w:r>
      <w:proofErr w:type="spellEnd"/>
      <w:r w:rsidRPr="000D3259">
        <w:rPr>
          <w:rFonts w:ascii="Arial" w:hAnsi="Arial" w:cs="Arial"/>
          <w:sz w:val="22"/>
          <w:szCs w:val="22"/>
        </w:rPr>
        <w:t xml:space="preserve"> </w:t>
      </w:r>
      <w:proofErr w:type="spellStart"/>
      <w:r w:rsidRPr="000D3259">
        <w:rPr>
          <w:rFonts w:ascii="Arial" w:hAnsi="Arial" w:cs="Arial"/>
          <w:sz w:val="22"/>
          <w:szCs w:val="22"/>
        </w:rPr>
        <w:t>permintaan</w:t>
      </w:r>
      <w:proofErr w:type="spellEnd"/>
      <w:r w:rsidRPr="000D3259">
        <w:rPr>
          <w:rFonts w:ascii="Arial" w:hAnsi="Arial" w:cs="Arial"/>
          <w:sz w:val="22"/>
          <w:szCs w:val="22"/>
        </w:rPr>
        <w:t xml:space="preserve"> </w:t>
      </w:r>
      <w:proofErr w:type="spellStart"/>
      <w:r w:rsidRPr="000D3259">
        <w:rPr>
          <w:rFonts w:ascii="Arial" w:hAnsi="Arial" w:cs="Arial"/>
          <w:sz w:val="22"/>
          <w:szCs w:val="22"/>
        </w:rPr>
        <w:t>pembukaan</w:t>
      </w:r>
      <w:proofErr w:type="spellEnd"/>
      <w:r w:rsidRPr="000D3259">
        <w:rPr>
          <w:rFonts w:ascii="Arial" w:hAnsi="Arial" w:cs="Arial"/>
          <w:sz w:val="22"/>
          <w:szCs w:val="22"/>
        </w:rPr>
        <w:t xml:space="preserve"> </w:t>
      </w:r>
      <w:proofErr w:type="spellStart"/>
      <w:r w:rsidRPr="000D3259">
        <w:rPr>
          <w:rFonts w:ascii="Arial" w:hAnsi="Arial" w:cs="Arial"/>
          <w:sz w:val="22"/>
          <w:szCs w:val="22"/>
        </w:rPr>
        <w:t>kerahasian</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dan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sepenuhnya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w:t>
      </w:r>
      <w:proofErr w:type="spellStart"/>
      <w:r w:rsidRPr="000D3259">
        <w:rPr>
          <w:rFonts w:ascii="Arial" w:hAnsi="Arial" w:cs="Arial"/>
          <w:sz w:val="22"/>
          <w:szCs w:val="22"/>
        </w:rPr>
        <w:t>sehingga</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w:t>
      </w:r>
      <w:proofErr w:type="spellStart"/>
      <w:r w:rsidRPr="000D3259">
        <w:rPr>
          <w:rFonts w:ascii="Arial" w:hAnsi="Arial" w:cs="Arial"/>
          <w:sz w:val="22"/>
          <w:szCs w:val="22"/>
        </w:rPr>
        <w:t>kesempatan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wajar</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membatasi</w:t>
      </w:r>
      <w:proofErr w:type="spellEnd"/>
      <w:r w:rsidRPr="000D3259">
        <w:rPr>
          <w:rFonts w:ascii="Arial" w:hAnsi="Arial" w:cs="Arial"/>
          <w:sz w:val="22"/>
          <w:szCs w:val="22"/>
        </w:rPr>
        <w:t xml:space="preserve"> </w:t>
      </w:r>
      <w:proofErr w:type="spellStart"/>
      <w:r w:rsidRPr="000D3259">
        <w:rPr>
          <w:rFonts w:ascii="Arial" w:hAnsi="Arial" w:cs="Arial"/>
          <w:sz w:val="22"/>
          <w:szCs w:val="22"/>
        </w:rPr>
        <w:t>jenis</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pengungkapan</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Informasi</w:t>
      </w:r>
      <w:proofErr w:type="spellEnd"/>
      <w:r w:rsidRPr="000D3259">
        <w:rPr>
          <w:rFonts w:ascii="Arial" w:hAnsi="Arial" w:cs="Arial"/>
          <w:sz w:val="22"/>
          <w:szCs w:val="22"/>
        </w:rPr>
        <w:t xml:space="preserve"> </w:t>
      </w:r>
      <w:proofErr w:type="spellStart"/>
      <w:r w:rsidRPr="000D3259">
        <w:rPr>
          <w:rFonts w:ascii="Arial" w:hAnsi="Arial" w:cs="Arial"/>
          <w:sz w:val="22"/>
          <w:szCs w:val="22"/>
        </w:rPr>
        <w:t>Rahasia</w:t>
      </w:r>
      <w:proofErr w:type="spellEnd"/>
      <w:r w:rsidRPr="000D3259">
        <w:rPr>
          <w:rFonts w:ascii="Arial" w:hAnsi="Arial" w:cs="Arial"/>
          <w:sz w:val="22"/>
          <w:szCs w:val="22"/>
        </w:rPr>
        <w:t>.</w:t>
      </w:r>
    </w:p>
    <w:p w14:paraId="34AC3CEC" w14:textId="77777777" w:rsidR="00B74A38" w:rsidRPr="000D3259" w:rsidRDefault="00B74A38" w:rsidP="000D3259">
      <w:pPr>
        <w:pStyle w:val="BodyTextIndent"/>
        <w:keepNext w:val="0"/>
        <w:keepLines w:val="0"/>
        <w:tabs>
          <w:tab w:val="clear" w:pos="720"/>
        </w:tabs>
        <w:spacing w:after="0" w:line="276" w:lineRule="auto"/>
        <w:ind w:left="426" w:hanging="426"/>
        <w:rPr>
          <w:rFonts w:ascii="Arial" w:hAnsi="Arial" w:cs="Arial"/>
          <w:sz w:val="22"/>
          <w:szCs w:val="22"/>
        </w:rPr>
      </w:pPr>
      <w:r w:rsidRPr="000D3259">
        <w:rPr>
          <w:rFonts w:ascii="Arial" w:hAnsi="Arial" w:cs="Arial"/>
          <w:sz w:val="22"/>
          <w:szCs w:val="22"/>
          <w:lang w:val="en-US"/>
        </w:rPr>
        <w:t xml:space="preserve"> </w:t>
      </w:r>
    </w:p>
    <w:p w14:paraId="4EA9FA22" w14:textId="2CAA84BD" w:rsidR="00403742" w:rsidRPr="000D3259" w:rsidRDefault="002E7E94" w:rsidP="000D3259">
      <w:pPr>
        <w:pStyle w:val="BodyTextIndent"/>
        <w:keepNext w:val="0"/>
        <w:keepLines w:val="0"/>
        <w:numPr>
          <w:ilvl w:val="0"/>
          <w:numId w:val="62"/>
        </w:numPr>
        <w:spacing w:after="0" w:line="276" w:lineRule="auto"/>
        <w:ind w:left="426" w:hanging="426"/>
        <w:rPr>
          <w:rFonts w:ascii="Arial" w:hAnsi="Arial" w:cs="Arial"/>
          <w:sz w:val="22"/>
          <w:szCs w:val="22"/>
        </w:rPr>
      </w:pPr>
      <w:r w:rsidRPr="000D3259">
        <w:rPr>
          <w:rFonts w:ascii="Arial" w:hAnsi="Arial" w:cs="Arial"/>
          <w:b/>
          <w:bCs/>
          <w:sz w:val="22"/>
          <w:szCs w:val="22"/>
        </w:rPr>
        <w:t>PARA PIHAK</w:t>
      </w:r>
      <w:r w:rsidR="00403742" w:rsidRPr="000D3259">
        <w:rPr>
          <w:rFonts w:ascii="Arial" w:hAnsi="Arial" w:cs="Arial"/>
          <w:b/>
          <w:sz w:val="22"/>
          <w:szCs w:val="22"/>
        </w:rPr>
        <w:t xml:space="preserve"> </w:t>
      </w:r>
      <w:proofErr w:type="spellStart"/>
      <w:r w:rsidR="00403742" w:rsidRPr="000D3259">
        <w:rPr>
          <w:rFonts w:ascii="Arial" w:hAnsi="Arial" w:cs="Arial"/>
          <w:sz w:val="22"/>
          <w:szCs w:val="22"/>
        </w:rPr>
        <w:t>harus</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menjaga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kerahasiaan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Informasi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Rahasia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sepenuhnya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selama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Perjanjian</w:t>
      </w:r>
      <w:proofErr w:type="spellEnd"/>
      <w:r w:rsidR="00403742" w:rsidRPr="000D3259">
        <w:rPr>
          <w:rFonts w:ascii="Arial" w:hAnsi="Arial" w:cs="Arial"/>
          <w:sz w:val="22"/>
          <w:szCs w:val="22"/>
        </w:rPr>
        <w:t xml:space="preserve"> dan </w:t>
      </w:r>
      <w:proofErr w:type="spellStart"/>
      <w:r w:rsidR="00403742" w:rsidRPr="000D3259">
        <w:rPr>
          <w:rFonts w:ascii="Arial" w:hAnsi="Arial" w:cs="Arial"/>
          <w:sz w:val="22"/>
          <w:szCs w:val="22"/>
        </w:rPr>
        <w:t>untuk</w:t>
      </w:r>
      <w:proofErr w:type="spellEnd"/>
      <w:r w:rsidR="00403742" w:rsidRPr="000D3259">
        <w:rPr>
          <w:rFonts w:ascii="Arial" w:hAnsi="Arial" w:cs="Arial"/>
          <w:sz w:val="22"/>
          <w:szCs w:val="22"/>
        </w:rPr>
        <w:t xml:space="preserve"> masa 3 (</w:t>
      </w:r>
      <w:proofErr w:type="spellStart"/>
      <w:r w:rsidR="00403742" w:rsidRPr="000D3259">
        <w:rPr>
          <w:rFonts w:ascii="Arial" w:hAnsi="Arial" w:cs="Arial"/>
          <w:sz w:val="22"/>
          <w:szCs w:val="22"/>
        </w:rPr>
        <w:t>tiga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tahun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setelah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berakhirnya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Perjanjian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Penerima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Informasi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Rahasia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tidak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boleh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membuka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atau</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menggunakan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Informasi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Rahasia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tersebut</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untuk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tujuan</w:t>
      </w:r>
      <w:proofErr w:type="spellEnd"/>
      <w:r w:rsidR="00403742" w:rsidRPr="000D3259">
        <w:rPr>
          <w:rFonts w:ascii="Arial" w:hAnsi="Arial" w:cs="Arial"/>
          <w:sz w:val="22"/>
          <w:szCs w:val="22"/>
        </w:rPr>
        <w:t xml:space="preserve"> lain </w:t>
      </w:r>
      <w:proofErr w:type="spellStart"/>
      <w:r w:rsidR="00403742" w:rsidRPr="000D3259">
        <w:rPr>
          <w:rFonts w:ascii="Arial" w:hAnsi="Arial" w:cs="Arial"/>
          <w:sz w:val="22"/>
          <w:szCs w:val="22"/>
        </w:rPr>
        <w:t>selain</w:t>
      </w:r>
      <w:proofErr w:type="spellEnd"/>
      <w:r w:rsidR="00403742" w:rsidRPr="000D3259">
        <w:rPr>
          <w:rFonts w:ascii="Arial" w:hAnsi="Arial" w:cs="Arial"/>
          <w:sz w:val="22"/>
          <w:szCs w:val="22"/>
        </w:rPr>
        <w:t xml:space="preserve"> yang </w:t>
      </w:r>
      <w:proofErr w:type="spellStart"/>
      <w:r w:rsidR="00403742" w:rsidRPr="000D3259">
        <w:rPr>
          <w:rFonts w:ascii="Arial" w:hAnsi="Arial" w:cs="Arial"/>
          <w:sz w:val="22"/>
          <w:szCs w:val="22"/>
        </w:rPr>
        <w:t>diatur</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dalam</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Perjanjian</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ini</w:t>
      </w:r>
      <w:proofErr w:type="spellEnd"/>
      <w:r w:rsidR="00403742" w:rsidRPr="000D3259">
        <w:rPr>
          <w:rFonts w:ascii="Arial" w:hAnsi="Arial" w:cs="Arial"/>
          <w:sz w:val="22"/>
          <w:szCs w:val="22"/>
        </w:rPr>
        <w:t xml:space="preserve">. </w:t>
      </w:r>
      <w:r w:rsidRPr="000D3259">
        <w:rPr>
          <w:rFonts w:ascii="Arial" w:hAnsi="Arial" w:cs="Arial"/>
          <w:b/>
          <w:bCs/>
          <w:sz w:val="22"/>
          <w:szCs w:val="22"/>
        </w:rPr>
        <w:t>PARA PIHAK</w:t>
      </w:r>
      <w:r w:rsidR="00403742" w:rsidRPr="000D3259">
        <w:rPr>
          <w:rFonts w:ascii="Arial" w:hAnsi="Arial" w:cs="Arial"/>
          <w:sz w:val="22"/>
          <w:szCs w:val="22"/>
        </w:rPr>
        <w:t xml:space="preserve"> </w:t>
      </w:r>
      <w:proofErr w:type="spellStart"/>
      <w:r w:rsidR="00403742" w:rsidRPr="000D3259">
        <w:rPr>
          <w:rFonts w:ascii="Arial" w:hAnsi="Arial" w:cs="Arial"/>
          <w:sz w:val="22"/>
          <w:szCs w:val="22"/>
        </w:rPr>
        <w:t>harus</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menetapkan</w:t>
      </w:r>
      <w:proofErr w:type="spellEnd"/>
      <w:r w:rsidR="00403742" w:rsidRPr="000D3259">
        <w:rPr>
          <w:rFonts w:ascii="Arial" w:hAnsi="Arial" w:cs="Arial"/>
          <w:sz w:val="22"/>
          <w:szCs w:val="22"/>
        </w:rPr>
        <w:t xml:space="preserve"> dan </w:t>
      </w:r>
      <w:proofErr w:type="spellStart"/>
      <w:r w:rsidR="00403742" w:rsidRPr="000D3259">
        <w:rPr>
          <w:rFonts w:ascii="Arial" w:hAnsi="Arial" w:cs="Arial"/>
          <w:sz w:val="22"/>
          <w:szCs w:val="22"/>
        </w:rPr>
        <w:t>menjaga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langkah-langkah</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pengamanan</w:t>
      </w:r>
      <w:proofErr w:type="spellEnd"/>
      <w:r w:rsidR="00403742" w:rsidRPr="000D3259">
        <w:rPr>
          <w:rFonts w:ascii="Arial" w:hAnsi="Arial" w:cs="Arial"/>
          <w:sz w:val="22"/>
          <w:szCs w:val="22"/>
        </w:rPr>
        <w:t xml:space="preserve"> yang </w:t>
      </w:r>
      <w:proofErr w:type="spellStart"/>
      <w:r w:rsidR="00403742" w:rsidRPr="000D3259">
        <w:rPr>
          <w:rFonts w:ascii="Arial" w:hAnsi="Arial" w:cs="Arial"/>
          <w:sz w:val="22"/>
          <w:szCs w:val="22"/>
        </w:rPr>
        <w:t>cukup</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untuk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melindungi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Informasi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Rahasia</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dari</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penggunaan</w:t>
      </w:r>
      <w:proofErr w:type="spellEnd"/>
      <w:r w:rsidR="00403742" w:rsidRPr="000D3259">
        <w:rPr>
          <w:rFonts w:ascii="Arial" w:hAnsi="Arial" w:cs="Arial"/>
          <w:sz w:val="22"/>
          <w:szCs w:val="22"/>
        </w:rPr>
        <w:t xml:space="preserve"> yang </w:t>
      </w:r>
      <w:proofErr w:type="spellStart"/>
      <w:r w:rsidR="00403742" w:rsidRPr="000D3259">
        <w:rPr>
          <w:rFonts w:ascii="Arial" w:hAnsi="Arial" w:cs="Arial"/>
          <w:sz w:val="22"/>
          <w:szCs w:val="22"/>
        </w:rPr>
        <w:t>tidak</w:t>
      </w:r>
      <w:proofErr w:type="spellEnd"/>
      <w:r w:rsidR="00403742" w:rsidRPr="000D3259">
        <w:rPr>
          <w:rFonts w:ascii="Arial" w:hAnsi="Arial" w:cs="Arial"/>
          <w:sz w:val="22"/>
          <w:szCs w:val="22"/>
        </w:rPr>
        <w:t xml:space="preserve"> </w:t>
      </w:r>
      <w:proofErr w:type="spellStart"/>
      <w:r w:rsidR="00403742" w:rsidRPr="000D3259">
        <w:rPr>
          <w:rFonts w:ascii="Arial" w:hAnsi="Arial" w:cs="Arial"/>
          <w:sz w:val="22"/>
          <w:szCs w:val="22"/>
        </w:rPr>
        <w:t>sah</w:t>
      </w:r>
      <w:proofErr w:type="spellEnd"/>
      <w:r w:rsidR="00403742" w:rsidRPr="000D3259">
        <w:rPr>
          <w:rFonts w:ascii="Arial" w:hAnsi="Arial" w:cs="Arial"/>
          <w:sz w:val="22"/>
          <w:szCs w:val="22"/>
        </w:rPr>
        <w:t>.</w:t>
      </w:r>
    </w:p>
    <w:p w14:paraId="24B31064" w14:textId="77777777" w:rsidR="005B7171" w:rsidRPr="000D3259" w:rsidRDefault="005B7171" w:rsidP="000D3259">
      <w:pPr>
        <w:pStyle w:val="BodyTextIndent"/>
        <w:keepNext w:val="0"/>
        <w:keepLines w:val="0"/>
        <w:tabs>
          <w:tab w:val="clear" w:pos="720"/>
        </w:tabs>
        <w:spacing w:after="0" w:line="276" w:lineRule="auto"/>
        <w:ind w:left="426" w:firstLine="0"/>
        <w:rPr>
          <w:rFonts w:ascii="Arial" w:hAnsi="Arial" w:cs="Arial"/>
          <w:sz w:val="22"/>
          <w:szCs w:val="22"/>
        </w:rPr>
      </w:pPr>
    </w:p>
    <w:p w14:paraId="60F9C411" w14:textId="54A505B2" w:rsidR="00AC56B7" w:rsidRPr="002D263E" w:rsidRDefault="00AC56B7" w:rsidP="002D263E">
      <w:pPr>
        <w:pStyle w:val="BodyTextIndent"/>
        <w:keepNext w:val="0"/>
        <w:keepLines w:val="0"/>
        <w:numPr>
          <w:ilvl w:val="0"/>
          <w:numId w:val="62"/>
        </w:numPr>
        <w:spacing w:after="0" w:line="276" w:lineRule="auto"/>
        <w:ind w:left="426" w:hanging="426"/>
        <w:rPr>
          <w:rFonts w:ascii="Arial" w:hAnsi="Arial" w:cs="Arial"/>
          <w:sz w:val="22"/>
          <w:szCs w:val="22"/>
        </w:rPr>
      </w:pP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mengetahui</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pelanggaran</w:t>
      </w:r>
      <w:proofErr w:type="spellEnd"/>
      <w:r w:rsidRPr="000D3259">
        <w:rPr>
          <w:rFonts w:ascii="Arial" w:hAnsi="Arial" w:cs="Arial"/>
          <w:sz w:val="22"/>
          <w:szCs w:val="22"/>
        </w:rPr>
        <w:t xml:space="preserve"> material </w:t>
      </w:r>
      <w:proofErr w:type="spellStart"/>
      <w:r w:rsidRPr="000D3259">
        <w:rPr>
          <w:rFonts w:ascii="Arial" w:hAnsi="Arial" w:cs="Arial"/>
          <w:sz w:val="22"/>
          <w:szCs w:val="22"/>
        </w:rPr>
        <w:t>olehnya</w:t>
      </w:r>
      <w:proofErr w:type="spellEnd"/>
      <w:r w:rsidRPr="000D3259">
        <w:rPr>
          <w:rFonts w:ascii="Arial" w:hAnsi="Arial" w:cs="Arial"/>
          <w:sz w:val="22"/>
          <w:szCs w:val="22"/>
        </w:rPr>
        <w:t xml:space="preserve"> </w:t>
      </w:r>
      <w:proofErr w:type="spellStart"/>
      <w:r w:rsidRPr="000D3259">
        <w:rPr>
          <w:rFonts w:ascii="Arial" w:hAnsi="Arial" w:cs="Arial"/>
          <w:sz w:val="22"/>
          <w:szCs w:val="22"/>
        </w:rPr>
        <w:t>berdasarkan</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mengakibatkan</w:t>
      </w:r>
      <w:proofErr w:type="spellEnd"/>
      <w:r w:rsidRPr="000D3259">
        <w:rPr>
          <w:rFonts w:ascii="Arial" w:hAnsi="Arial" w:cs="Arial"/>
          <w:sz w:val="22"/>
          <w:szCs w:val="22"/>
        </w:rPr>
        <w:t xml:space="preserve"> </w:t>
      </w:r>
      <w:proofErr w:type="spellStart"/>
      <w:r w:rsidRPr="000D3259">
        <w:rPr>
          <w:rFonts w:ascii="Arial" w:hAnsi="Arial" w:cs="Arial"/>
          <w:sz w:val="22"/>
          <w:szCs w:val="22"/>
        </w:rPr>
        <w:t>kerugian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diperbaiki</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dan </w:t>
      </w:r>
      <w:proofErr w:type="spellStart"/>
      <w:r w:rsidRPr="000D3259">
        <w:rPr>
          <w:rFonts w:ascii="Arial" w:hAnsi="Arial" w:cs="Arial"/>
          <w:sz w:val="22"/>
          <w:szCs w:val="22"/>
        </w:rPr>
        <w:t>setuju</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pelanggaran</w:t>
      </w:r>
      <w:proofErr w:type="spellEnd"/>
      <w:r w:rsidRPr="000D3259">
        <w:rPr>
          <w:rFonts w:ascii="Arial" w:hAnsi="Arial" w:cs="Arial"/>
          <w:sz w:val="22"/>
          <w:szCs w:val="22"/>
        </w:rPr>
        <w:t xml:space="preserve"> material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mungkin</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memadai</w:t>
      </w:r>
      <w:proofErr w:type="spellEnd"/>
      <w:r w:rsidRPr="000D3259">
        <w:rPr>
          <w:rFonts w:ascii="Arial" w:hAnsi="Arial" w:cs="Arial"/>
          <w:sz w:val="22"/>
          <w:szCs w:val="22"/>
        </w:rPr>
        <w:t xml:space="preserve">. </w:t>
      </w:r>
      <w:r w:rsidR="002E7E94" w:rsidRPr="000D3259">
        <w:rPr>
          <w:rFonts w:ascii="Arial" w:hAnsi="Arial" w:cs="Arial"/>
          <w:b/>
          <w:bCs/>
          <w:sz w:val="22"/>
          <w:szCs w:val="22"/>
        </w:rPr>
        <w:t>PARA PIHAK</w:t>
      </w:r>
      <w:r w:rsidRPr="000D3259">
        <w:rPr>
          <w:rFonts w:ascii="Arial" w:hAnsi="Arial" w:cs="Arial"/>
          <w:sz w:val="22"/>
          <w:szCs w:val="22"/>
        </w:rPr>
        <w:t xml:space="preserve"> </w:t>
      </w:r>
      <w:proofErr w:type="spellStart"/>
      <w:r w:rsidRPr="000D3259">
        <w:rPr>
          <w:rFonts w:ascii="Arial" w:hAnsi="Arial" w:cs="Arial"/>
          <w:sz w:val="22"/>
          <w:szCs w:val="22"/>
        </w:rPr>
        <w:t>memahami</w:t>
      </w:r>
      <w:proofErr w:type="spellEnd"/>
      <w:r w:rsidRPr="000D3259">
        <w:rPr>
          <w:rFonts w:ascii="Arial" w:hAnsi="Arial" w:cs="Arial"/>
          <w:sz w:val="22"/>
          <w:szCs w:val="22"/>
        </w:rPr>
        <w:t xml:space="preserve"> dan </w:t>
      </w:r>
      <w:proofErr w:type="spellStart"/>
      <w:r w:rsidRPr="000D3259">
        <w:rPr>
          <w:rFonts w:ascii="Arial" w:hAnsi="Arial" w:cs="Arial"/>
          <w:sz w:val="22"/>
          <w:szCs w:val="22"/>
        </w:rPr>
        <w:t>setuju</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ganti</w:t>
      </w:r>
      <w:proofErr w:type="spellEnd"/>
      <w:r w:rsidRPr="000D3259">
        <w:rPr>
          <w:rFonts w:ascii="Arial" w:hAnsi="Arial" w:cs="Arial"/>
          <w:sz w:val="22"/>
          <w:szCs w:val="22"/>
        </w:rPr>
        <w:t xml:space="preserve"> </w:t>
      </w:r>
      <w:proofErr w:type="spellStart"/>
      <w:r w:rsidRPr="000D3259">
        <w:rPr>
          <w:rFonts w:ascii="Arial" w:hAnsi="Arial" w:cs="Arial"/>
          <w:sz w:val="22"/>
          <w:szCs w:val="22"/>
        </w:rPr>
        <w:t>rugi</w:t>
      </w:r>
      <w:proofErr w:type="spellEnd"/>
      <w:r w:rsidRPr="000D3259">
        <w:rPr>
          <w:rFonts w:ascii="Arial" w:hAnsi="Arial" w:cs="Arial"/>
          <w:sz w:val="22"/>
          <w:szCs w:val="22"/>
        </w:rPr>
        <w:t xml:space="preserve"> </w:t>
      </w:r>
      <w:proofErr w:type="spellStart"/>
      <w:r w:rsidRPr="000D3259">
        <w:rPr>
          <w:rFonts w:ascii="Arial" w:hAnsi="Arial" w:cs="Arial"/>
          <w:sz w:val="22"/>
          <w:szCs w:val="22"/>
        </w:rPr>
        <w:t>uang</w:t>
      </w:r>
      <w:proofErr w:type="spellEnd"/>
      <w:r w:rsidRPr="000D3259">
        <w:rPr>
          <w:rFonts w:ascii="Arial" w:hAnsi="Arial" w:cs="Arial"/>
          <w:sz w:val="22"/>
          <w:szCs w:val="22"/>
        </w:rPr>
        <w:t xml:space="preserve"> </w:t>
      </w:r>
      <w:proofErr w:type="spellStart"/>
      <w:r w:rsidRPr="000D3259">
        <w:rPr>
          <w:rFonts w:ascii="Arial" w:hAnsi="Arial" w:cs="Arial"/>
          <w:sz w:val="22"/>
          <w:szCs w:val="22"/>
        </w:rPr>
        <w:t>mungkin</w:t>
      </w:r>
      <w:proofErr w:type="spellEnd"/>
      <w:r w:rsidRPr="000D3259">
        <w:rPr>
          <w:rFonts w:ascii="Arial" w:hAnsi="Arial" w:cs="Arial"/>
          <w:sz w:val="22"/>
          <w:szCs w:val="22"/>
        </w:rPr>
        <w:t xml:space="preserve"> </w:t>
      </w:r>
      <w:proofErr w:type="spellStart"/>
      <w:r w:rsidRPr="000D3259">
        <w:rPr>
          <w:rFonts w:ascii="Arial" w:hAnsi="Arial" w:cs="Arial"/>
          <w:sz w:val="22"/>
          <w:szCs w:val="22"/>
        </w:rPr>
        <w:t>bukan</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pemulihan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memadai</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setiap</w:t>
      </w:r>
      <w:proofErr w:type="spellEnd"/>
      <w:r w:rsidRPr="000D3259">
        <w:rPr>
          <w:rFonts w:ascii="Arial" w:hAnsi="Arial" w:cs="Arial"/>
          <w:sz w:val="22"/>
          <w:szCs w:val="22"/>
        </w:rPr>
        <w:t xml:space="preserve"> </w:t>
      </w:r>
      <w:proofErr w:type="spellStart"/>
      <w:r w:rsidRPr="000D3259">
        <w:rPr>
          <w:rFonts w:ascii="Arial" w:hAnsi="Arial" w:cs="Arial"/>
          <w:sz w:val="22"/>
          <w:szCs w:val="22"/>
        </w:rPr>
        <w:t>pelanggaran</w:t>
      </w:r>
      <w:proofErr w:type="spellEnd"/>
      <w:r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oleh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Pengungkap</w:t>
      </w:r>
      <w:proofErr w:type="spellEnd"/>
      <w:r w:rsidRPr="000D3259">
        <w:rPr>
          <w:rFonts w:ascii="Arial" w:hAnsi="Arial" w:cs="Arial"/>
          <w:sz w:val="22"/>
          <w:szCs w:val="22"/>
        </w:rPr>
        <w:t xml:space="preserve"> </w:t>
      </w:r>
      <w:proofErr w:type="spellStart"/>
      <w:r w:rsidRPr="000D3259">
        <w:rPr>
          <w:rFonts w:ascii="Arial" w:hAnsi="Arial" w:cs="Arial"/>
          <w:sz w:val="22"/>
          <w:szCs w:val="22"/>
        </w:rPr>
        <w:t>berhak</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penyelesaian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adil</w:t>
      </w:r>
      <w:proofErr w:type="spellEnd"/>
      <w:r w:rsidRPr="000D3259">
        <w:rPr>
          <w:rFonts w:ascii="Arial" w:hAnsi="Arial" w:cs="Arial"/>
          <w:sz w:val="22"/>
          <w:szCs w:val="22"/>
        </w:rPr>
        <w:t xml:space="preserve">, </w:t>
      </w:r>
      <w:proofErr w:type="spellStart"/>
      <w:r w:rsidRPr="000D3259">
        <w:rPr>
          <w:rFonts w:ascii="Arial" w:hAnsi="Arial" w:cs="Arial"/>
          <w:sz w:val="22"/>
          <w:szCs w:val="22"/>
        </w:rPr>
        <w:t>termasuk</w:t>
      </w:r>
      <w:proofErr w:type="spellEnd"/>
      <w:r w:rsidRPr="000D3259">
        <w:rPr>
          <w:rFonts w:ascii="Arial" w:hAnsi="Arial" w:cs="Arial"/>
          <w:sz w:val="22"/>
          <w:szCs w:val="22"/>
        </w:rPr>
        <w:t xml:space="preserve"> </w:t>
      </w:r>
      <w:proofErr w:type="spellStart"/>
      <w:r w:rsidRPr="000D3259">
        <w:rPr>
          <w:rFonts w:ascii="Arial" w:hAnsi="Arial" w:cs="Arial"/>
          <w:sz w:val="22"/>
          <w:szCs w:val="22"/>
        </w:rPr>
        <w:t>putusan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pelaksanaan</w:t>
      </w:r>
      <w:proofErr w:type="spellEnd"/>
      <w:r w:rsidRPr="000D3259">
        <w:rPr>
          <w:rFonts w:ascii="Arial" w:hAnsi="Arial" w:cs="Arial"/>
          <w:sz w:val="22"/>
          <w:szCs w:val="22"/>
        </w:rPr>
        <w:t xml:space="preserve"> </w:t>
      </w:r>
      <w:proofErr w:type="spellStart"/>
      <w:r w:rsidRPr="000D3259">
        <w:rPr>
          <w:rFonts w:ascii="Arial" w:hAnsi="Arial" w:cs="Arial"/>
          <w:sz w:val="22"/>
          <w:szCs w:val="22"/>
        </w:rPr>
        <w:t>tertentu</w:t>
      </w:r>
      <w:proofErr w:type="spellEnd"/>
      <w:r w:rsidRPr="000D3259">
        <w:rPr>
          <w:rFonts w:ascii="Arial" w:hAnsi="Arial" w:cs="Arial"/>
          <w:sz w:val="22"/>
          <w:szCs w:val="22"/>
        </w:rPr>
        <w:t xml:space="preserve">, </w:t>
      </w:r>
      <w:proofErr w:type="spellStart"/>
      <w:r w:rsidRPr="000D3259">
        <w:rPr>
          <w:rFonts w:ascii="Arial" w:hAnsi="Arial" w:cs="Arial"/>
          <w:sz w:val="22"/>
          <w:szCs w:val="22"/>
        </w:rPr>
        <w:t>sebagai</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pemulihan</w:t>
      </w:r>
      <w:proofErr w:type="spellEnd"/>
      <w:r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pelanggaran</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oleh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pemulihan</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dianggap</w:t>
      </w:r>
      <w:proofErr w:type="spellEnd"/>
      <w:r w:rsidRPr="000D3259">
        <w:rPr>
          <w:rFonts w:ascii="Arial" w:hAnsi="Arial" w:cs="Arial"/>
          <w:sz w:val="22"/>
          <w:szCs w:val="22"/>
        </w:rPr>
        <w:t xml:space="preserve"> </w:t>
      </w:r>
      <w:proofErr w:type="spellStart"/>
      <w:r w:rsidRPr="000D3259">
        <w:rPr>
          <w:rFonts w:ascii="Arial" w:hAnsi="Arial" w:cs="Arial"/>
          <w:sz w:val="22"/>
          <w:szCs w:val="22"/>
        </w:rPr>
        <w:t>sebagai</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pemulihan</w:t>
      </w:r>
      <w:proofErr w:type="spellEnd"/>
      <w:r w:rsidRPr="000D3259">
        <w:rPr>
          <w:rFonts w:ascii="Arial" w:hAnsi="Arial" w:cs="Arial"/>
          <w:sz w:val="22"/>
          <w:szCs w:val="22"/>
        </w:rPr>
        <w:t xml:space="preserve"> </w:t>
      </w:r>
      <w:proofErr w:type="spellStart"/>
      <w:r w:rsidRPr="000D3259">
        <w:rPr>
          <w:rFonts w:ascii="Arial" w:hAnsi="Arial" w:cs="Arial"/>
          <w:sz w:val="22"/>
          <w:szCs w:val="22"/>
        </w:rPr>
        <w:t>eksklusif</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pelanggaran</w:t>
      </w:r>
      <w:proofErr w:type="spellEnd"/>
      <w:r w:rsidRPr="000D3259">
        <w:rPr>
          <w:rFonts w:ascii="Arial" w:hAnsi="Arial" w:cs="Arial"/>
          <w:sz w:val="22"/>
          <w:szCs w:val="22"/>
        </w:rPr>
        <w:t xml:space="preserve"> </w:t>
      </w:r>
      <w:proofErr w:type="spellStart"/>
      <w:r w:rsidRPr="000D3259">
        <w:rPr>
          <w:rFonts w:ascii="Arial" w:hAnsi="Arial" w:cs="Arial"/>
          <w:sz w:val="22"/>
          <w:szCs w:val="22"/>
        </w:rPr>
        <w:t>ganti</w:t>
      </w:r>
      <w:proofErr w:type="spellEnd"/>
      <w:r w:rsidRPr="000D3259">
        <w:rPr>
          <w:rFonts w:ascii="Arial" w:hAnsi="Arial" w:cs="Arial"/>
          <w:sz w:val="22"/>
          <w:szCs w:val="22"/>
        </w:rPr>
        <w:t xml:space="preserve"> </w:t>
      </w:r>
      <w:proofErr w:type="spellStart"/>
      <w:r w:rsidRPr="000D3259">
        <w:rPr>
          <w:rFonts w:ascii="Arial" w:hAnsi="Arial" w:cs="Arial"/>
          <w:sz w:val="22"/>
          <w:szCs w:val="22"/>
        </w:rPr>
        <w:t>rugi</w:t>
      </w:r>
      <w:proofErr w:type="spellEnd"/>
      <w:r w:rsidRPr="000D3259">
        <w:rPr>
          <w:rFonts w:ascii="Arial" w:hAnsi="Arial" w:cs="Arial"/>
          <w:sz w:val="22"/>
          <w:szCs w:val="22"/>
        </w:rPr>
        <w:t xml:space="preserve">, proses </w:t>
      </w:r>
      <w:proofErr w:type="spellStart"/>
      <w:r w:rsidRPr="000D3259">
        <w:rPr>
          <w:rFonts w:ascii="Arial" w:hAnsi="Arial" w:cs="Arial"/>
          <w:sz w:val="22"/>
          <w:szCs w:val="22"/>
        </w:rPr>
        <w:t>beracara</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rPr>
        <w:t xml:space="preserve">, </w:t>
      </w:r>
      <w:proofErr w:type="spellStart"/>
      <w:r w:rsidRPr="000D3259">
        <w:rPr>
          <w:rFonts w:ascii="Arial" w:hAnsi="Arial" w:cs="Arial"/>
          <w:sz w:val="22"/>
          <w:szCs w:val="22"/>
        </w:rPr>
        <w:t>tuntutan</w:t>
      </w:r>
      <w:proofErr w:type="spellEnd"/>
      <w:r w:rsidRPr="000D3259">
        <w:rPr>
          <w:rFonts w:ascii="Arial" w:hAnsi="Arial" w:cs="Arial"/>
          <w:sz w:val="22"/>
          <w:szCs w:val="22"/>
        </w:rPr>
        <w:t xml:space="preserve">, </w:t>
      </w:r>
      <w:proofErr w:type="spellStart"/>
      <w:r w:rsidRPr="000D3259">
        <w:rPr>
          <w:rFonts w:ascii="Arial" w:hAnsi="Arial" w:cs="Arial"/>
          <w:sz w:val="22"/>
          <w:szCs w:val="22"/>
        </w:rPr>
        <w:t>kewajiban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pengeluaran</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namun</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merupakan</w:t>
      </w:r>
      <w:proofErr w:type="spellEnd"/>
      <w:r w:rsidRPr="000D3259">
        <w:rPr>
          <w:rFonts w:ascii="Arial" w:hAnsi="Arial" w:cs="Arial"/>
          <w:sz w:val="22"/>
          <w:szCs w:val="22"/>
        </w:rPr>
        <w:t xml:space="preserve"> </w:t>
      </w:r>
      <w:proofErr w:type="spellStart"/>
      <w:r w:rsidRPr="000D3259">
        <w:rPr>
          <w:rFonts w:ascii="Arial" w:hAnsi="Arial" w:cs="Arial"/>
          <w:sz w:val="22"/>
          <w:szCs w:val="22"/>
        </w:rPr>
        <w:t>tambahan</w:t>
      </w:r>
      <w:proofErr w:type="spellEnd"/>
      <w:r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pemulihan</w:t>
      </w:r>
      <w:proofErr w:type="spellEnd"/>
      <w:r w:rsidRPr="000D3259">
        <w:rPr>
          <w:rFonts w:ascii="Arial" w:hAnsi="Arial" w:cs="Arial"/>
          <w:sz w:val="22"/>
          <w:szCs w:val="22"/>
        </w:rPr>
        <w:t xml:space="preserve"> </w:t>
      </w:r>
      <w:proofErr w:type="spellStart"/>
      <w:r w:rsidRPr="000D3259">
        <w:rPr>
          <w:rFonts w:ascii="Arial" w:hAnsi="Arial" w:cs="Arial"/>
          <w:sz w:val="22"/>
          <w:szCs w:val="22"/>
        </w:rPr>
        <w:t>lainnya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tersedia</w:t>
      </w:r>
      <w:proofErr w:type="spellEnd"/>
      <w:r w:rsidRPr="000D3259">
        <w:rPr>
          <w:rFonts w:ascii="Arial" w:hAnsi="Arial" w:cs="Arial"/>
          <w:sz w:val="22"/>
          <w:szCs w:val="22"/>
        </w:rPr>
        <w:t xml:space="preserve"> </w:t>
      </w:r>
      <w:proofErr w:type="spellStart"/>
      <w:r w:rsidRPr="000D3259">
        <w:rPr>
          <w:rFonts w:ascii="Arial" w:hAnsi="Arial" w:cs="Arial"/>
          <w:sz w:val="22"/>
          <w:szCs w:val="22"/>
        </w:rPr>
        <w:t>berdasarkan</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lang w:val="en-US"/>
        </w:rPr>
        <w:t>.</w:t>
      </w:r>
    </w:p>
    <w:p w14:paraId="01475E38" w14:textId="324E92DA" w:rsidR="00F70093" w:rsidRPr="000D3259" w:rsidRDefault="00ED3E12" w:rsidP="000D3259">
      <w:pPr>
        <w:pStyle w:val="BodyTextIndent"/>
        <w:spacing w:after="0" w:line="276" w:lineRule="auto"/>
        <w:jc w:val="center"/>
        <w:rPr>
          <w:rFonts w:ascii="Arial" w:hAnsi="Arial" w:cs="Arial"/>
          <w:b/>
          <w:sz w:val="22"/>
          <w:szCs w:val="22"/>
          <w:lang w:val="en-US"/>
        </w:rPr>
      </w:pPr>
      <w:r w:rsidRPr="000D3259">
        <w:rPr>
          <w:rFonts w:ascii="Arial" w:hAnsi="Arial" w:cs="Arial"/>
          <w:b/>
          <w:sz w:val="22"/>
          <w:szCs w:val="22"/>
        </w:rPr>
        <w:t xml:space="preserve">PASAL </w:t>
      </w:r>
      <w:r w:rsidR="003035DE" w:rsidRPr="000D3259">
        <w:rPr>
          <w:rFonts w:ascii="Arial" w:hAnsi="Arial" w:cs="Arial"/>
          <w:b/>
          <w:sz w:val="22"/>
          <w:szCs w:val="22"/>
          <w:lang w:val="en-US"/>
        </w:rPr>
        <w:t>19</w:t>
      </w:r>
    </w:p>
    <w:p w14:paraId="29F649E2" w14:textId="77777777" w:rsidR="00F70093" w:rsidRPr="000D3259" w:rsidRDefault="00F70093" w:rsidP="000D3259">
      <w:pPr>
        <w:pStyle w:val="BodyTextIndent"/>
        <w:spacing w:after="0" w:line="276" w:lineRule="auto"/>
        <w:jc w:val="center"/>
        <w:rPr>
          <w:rFonts w:ascii="Arial" w:hAnsi="Arial" w:cs="Arial"/>
          <w:b/>
          <w:sz w:val="22"/>
          <w:szCs w:val="22"/>
        </w:rPr>
      </w:pPr>
      <w:r w:rsidRPr="000D3259">
        <w:rPr>
          <w:rFonts w:ascii="Arial" w:hAnsi="Arial" w:cs="Arial"/>
          <w:b/>
          <w:sz w:val="22"/>
          <w:szCs w:val="22"/>
        </w:rPr>
        <w:t>PENYELESAIAN PERSELISIHAN DAN DOMISILI</w:t>
      </w:r>
    </w:p>
    <w:p w14:paraId="687D3E23" w14:textId="77777777" w:rsidR="00547C1B" w:rsidRPr="000D3259" w:rsidRDefault="00547C1B" w:rsidP="000D3259">
      <w:pPr>
        <w:pStyle w:val="BodyTextIndent"/>
        <w:spacing w:after="0" w:line="276" w:lineRule="auto"/>
        <w:jc w:val="center"/>
        <w:rPr>
          <w:rFonts w:ascii="Arial" w:hAnsi="Arial" w:cs="Arial"/>
          <w:b/>
          <w:sz w:val="22"/>
          <w:szCs w:val="22"/>
        </w:rPr>
      </w:pPr>
    </w:p>
    <w:p w14:paraId="27C5C4A8" w14:textId="04889BFB" w:rsidR="00F70093" w:rsidRPr="000D3259" w:rsidRDefault="00F70093" w:rsidP="000D3259">
      <w:pPr>
        <w:numPr>
          <w:ilvl w:val="0"/>
          <w:numId w:val="15"/>
        </w:numPr>
        <w:tabs>
          <w:tab w:val="clear" w:pos="567"/>
        </w:tabs>
        <w:spacing w:line="276" w:lineRule="auto"/>
        <w:ind w:left="425" w:hanging="425"/>
        <w:jc w:val="both"/>
        <w:rPr>
          <w:rFonts w:ascii="Arial" w:hAnsi="Arial" w:cs="Arial"/>
          <w:sz w:val="22"/>
          <w:szCs w:val="22"/>
        </w:rPr>
      </w:pPr>
      <w:r w:rsidRPr="000D3259">
        <w:rPr>
          <w:rFonts w:ascii="Arial" w:hAnsi="Arial" w:cs="Arial"/>
          <w:sz w:val="22"/>
          <w:szCs w:val="22"/>
          <w:lang w:val="id-ID"/>
        </w:rPr>
        <w:t xml:space="preserve">Setiap perselisihan, pertentangan dan perbedaan pendapat yang timbul sehubungan dengan Perjanjian ini akan sepanjang memungkinkan diselesaikan secara musyawarah dan mufakat oleh </w:t>
      </w:r>
      <w:r w:rsidR="002E7E94" w:rsidRPr="000D3259">
        <w:rPr>
          <w:rFonts w:ascii="Arial" w:hAnsi="Arial" w:cs="Arial"/>
          <w:b/>
          <w:bCs/>
          <w:sz w:val="22"/>
          <w:szCs w:val="22"/>
          <w:lang w:val="id-ID"/>
        </w:rPr>
        <w:t>PARA PIHAK</w:t>
      </w:r>
      <w:r w:rsidRPr="000D3259">
        <w:rPr>
          <w:rFonts w:ascii="Arial" w:hAnsi="Arial" w:cs="Arial"/>
          <w:sz w:val="22"/>
          <w:szCs w:val="22"/>
          <w:lang w:val="id-ID"/>
        </w:rPr>
        <w:t>.</w:t>
      </w:r>
    </w:p>
    <w:p w14:paraId="07D4A2E3" w14:textId="77777777" w:rsidR="005B7171" w:rsidRPr="000D3259" w:rsidRDefault="005B7171" w:rsidP="000D3259">
      <w:pPr>
        <w:spacing w:line="276" w:lineRule="auto"/>
        <w:ind w:left="425"/>
        <w:jc w:val="both"/>
        <w:rPr>
          <w:rFonts w:ascii="Arial" w:hAnsi="Arial" w:cs="Arial"/>
          <w:sz w:val="22"/>
          <w:szCs w:val="22"/>
        </w:rPr>
      </w:pPr>
    </w:p>
    <w:p w14:paraId="69162D75" w14:textId="622A5A9C" w:rsidR="00F70093" w:rsidRPr="000D3259" w:rsidRDefault="00F70093" w:rsidP="000D3259">
      <w:pPr>
        <w:numPr>
          <w:ilvl w:val="0"/>
          <w:numId w:val="15"/>
        </w:numPr>
        <w:tabs>
          <w:tab w:val="clear" w:pos="567"/>
        </w:tabs>
        <w:spacing w:line="276" w:lineRule="auto"/>
        <w:ind w:left="425" w:hanging="425"/>
        <w:jc w:val="both"/>
        <w:rPr>
          <w:rFonts w:ascii="Arial" w:hAnsi="Arial" w:cs="Arial"/>
          <w:sz w:val="22"/>
          <w:szCs w:val="22"/>
          <w:lang w:val="id-ID"/>
        </w:rPr>
      </w:pPr>
      <w:r w:rsidRPr="000D3259">
        <w:rPr>
          <w:rFonts w:ascii="Arial" w:hAnsi="Arial" w:cs="Arial"/>
          <w:sz w:val="22"/>
          <w:szCs w:val="22"/>
          <w:lang w:val="id-ID"/>
        </w:rPr>
        <w:t xml:space="preserve">Apabila penyelesaian secara musyawarah sebagaimana dimaksud dalam ayat </w:t>
      </w:r>
      <w:r w:rsidR="00D924BD" w:rsidRPr="000D3259">
        <w:rPr>
          <w:rFonts w:ascii="Arial" w:hAnsi="Arial" w:cs="Arial"/>
          <w:sz w:val="22"/>
          <w:szCs w:val="22"/>
        </w:rPr>
        <w:t>(</w:t>
      </w:r>
      <w:r w:rsidRPr="000D3259">
        <w:rPr>
          <w:rFonts w:ascii="Arial" w:hAnsi="Arial" w:cs="Arial"/>
          <w:sz w:val="22"/>
          <w:szCs w:val="22"/>
          <w:lang w:val="id-ID"/>
        </w:rPr>
        <w:t>1</w:t>
      </w:r>
      <w:r w:rsidR="00D924BD" w:rsidRPr="000D3259">
        <w:rPr>
          <w:rFonts w:ascii="Arial" w:hAnsi="Arial" w:cs="Arial"/>
          <w:sz w:val="22"/>
          <w:szCs w:val="22"/>
        </w:rPr>
        <w:t>)</w:t>
      </w:r>
      <w:r w:rsidRPr="000D3259">
        <w:rPr>
          <w:rFonts w:ascii="Arial" w:hAnsi="Arial" w:cs="Arial"/>
          <w:sz w:val="22"/>
          <w:szCs w:val="22"/>
          <w:lang w:val="id-ID"/>
        </w:rPr>
        <w:t xml:space="preserve"> Pasal ini tidak berhasil mencapai mufakat, maka </w:t>
      </w:r>
      <w:r w:rsidR="002E7E94" w:rsidRPr="000D3259">
        <w:rPr>
          <w:rFonts w:ascii="Arial" w:hAnsi="Arial" w:cs="Arial"/>
          <w:b/>
          <w:bCs/>
          <w:sz w:val="22"/>
          <w:szCs w:val="22"/>
          <w:lang w:val="id-ID"/>
        </w:rPr>
        <w:t>PARA PIHAK</w:t>
      </w:r>
      <w:r w:rsidRPr="000D3259">
        <w:rPr>
          <w:rFonts w:ascii="Arial" w:hAnsi="Arial" w:cs="Arial"/>
          <w:sz w:val="22"/>
          <w:szCs w:val="22"/>
          <w:lang w:val="id-ID"/>
        </w:rPr>
        <w:t xml:space="preserve"> sepakat untuk menyerahkan penyelesaian perselisihan tersebut melalui Pengadilan.</w:t>
      </w:r>
    </w:p>
    <w:p w14:paraId="2C2CDA9F" w14:textId="77777777" w:rsidR="005B7171" w:rsidRPr="000D3259" w:rsidRDefault="005B7171" w:rsidP="000D3259">
      <w:pPr>
        <w:pStyle w:val="ListParagraph"/>
        <w:spacing w:line="276" w:lineRule="auto"/>
        <w:rPr>
          <w:rFonts w:ascii="Arial" w:hAnsi="Arial" w:cs="Arial"/>
          <w:sz w:val="22"/>
          <w:szCs w:val="22"/>
          <w:lang w:val="id-ID"/>
        </w:rPr>
      </w:pPr>
    </w:p>
    <w:p w14:paraId="12DAC5D6" w14:textId="61108581" w:rsidR="00F70093" w:rsidRPr="000D3259" w:rsidRDefault="00F70093" w:rsidP="000D3259">
      <w:pPr>
        <w:pStyle w:val="BodyText"/>
        <w:numPr>
          <w:ilvl w:val="0"/>
          <w:numId w:val="15"/>
        </w:numPr>
        <w:tabs>
          <w:tab w:val="clear" w:pos="567"/>
        </w:tabs>
        <w:spacing w:after="0" w:line="276" w:lineRule="auto"/>
        <w:ind w:left="426" w:hanging="426"/>
        <w:rPr>
          <w:rFonts w:ascii="Arial" w:hAnsi="Arial" w:cs="Arial"/>
          <w:sz w:val="22"/>
          <w:szCs w:val="22"/>
        </w:rPr>
      </w:pPr>
      <w:r w:rsidRPr="000D3259">
        <w:rPr>
          <w:rFonts w:ascii="Arial" w:hAnsi="Arial" w:cs="Arial"/>
          <w:sz w:val="22"/>
          <w:szCs w:val="22"/>
          <w:lang w:val="id-ID"/>
        </w:rPr>
        <w:t xml:space="preserve">Mengenai Perjanjian ini dan segala akibatnya, </w:t>
      </w:r>
      <w:r w:rsidR="002E7E94" w:rsidRPr="000D3259">
        <w:rPr>
          <w:rFonts w:ascii="Arial" w:hAnsi="Arial" w:cs="Arial"/>
          <w:b/>
          <w:bCs/>
          <w:sz w:val="22"/>
          <w:szCs w:val="22"/>
          <w:lang w:val="id-ID"/>
        </w:rPr>
        <w:t>PARA PIHAK</w:t>
      </w:r>
      <w:r w:rsidRPr="000D3259">
        <w:rPr>
          <w:rFonts w:ascii="Arial" w:hAnsi="Arial" w:cs="Arial"/>
          <w:sz w:val="22"/>
          <w:szCs w:val="22"/>
          <w:lang w:val="id-ID"/>
        </w:rPr>
        <w:t xml:space="preserve"> memilih kediaman hukum atau domisili yang tetap dan umum di Kantor Panitera Pengadilan Negeri </w:t>
      </w:r>
      <w:r w:rsidR="00E54E2B" w:rsidRPr="000D3259">
        <w:rPr>
          <w:rFonts w:ascii="Arial" w:hAnsi="Arial" w:cs="Arial"/>
          <w:sz w:val="22"/>
          <w:szCs w:val="22"/>
        </w:rPr>
        <w:t>Jakarta Selatan</w:t>
      </w:r>
      <w:r w:rsidR="00291241" w:rsidRPr="000D3259">
        <w:rPr>
          <w:rFonts w:ascii="Arial" w:hAnsi="Arial" w:cs="Arial"/>
          <w:sz w:val="22"/>
          <w:szCs w:val="22"/>
        </w:rPr>
        <w:t>.</w:t>
      </w:r>
      <w:r w:rsidR="000802BB" w:rsidRPr="000D3259">
        <w:rPr>
          <w:rFonts w:ascii="Arial" w:hAnsi="Arial" w:cs="Arial"/>
          <w:color w:val="FF0000"/>
          <w:sz w:val="22"/>
          <w:szCs w:val="22"/>
          <w:lang w:val="id-ID"/>
        </w:rPr>
        <w:t xml:space="preserve"> </w:t>
      </w:r>
    </w:p>
    <w:p w14:paraId="6DE45E88" w14:textId="77777777" w:rsidR="0022695A" w:rsidRPr="000D3259" w:rsidRDefault="0022695A" w:rsidP="000D3259">
      <w:pPr>
        <w:spacing w:line="276" w:lineRule="auto"/>
        <w:jc w:val="center"/>
        <w:rPr>
          <w:rFonts w:ascii="Arial" w:hAnsi="Arial" w:cs="Arial"/>
          <w:b/>
          <w:sz w:val="22"/>
          <w:szCs w:val="22"/>
        </w:rPr>
      </w:pPr>
    </w:p>
    <w:p w14:paraId="6E1380C7" w14:textId="2885E3D6"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 xml:space="preserve">PASAL </w:t>
      </w:r>
      <w:r w:rsidR="00ED3E12" w:rsidRPr="000D3259">
        <w:rPr>
          <w:rFonts w:ascii="Arial" w:hAnsi="Arial" w:cs="Arial"/>
          <w:b/>
          <w:sz w:val="22"/>
          <w:szCs w:val="22"/>
        </w:rPr>
        <w:t>2</w:t>
      </w:r>
      <w:r w:rsidR="003035DE" w:rsidRPr="000D3259">
        <w:rPr>
          <w:rFonts w:ascii="Arial" w:hAnsi="Arial" w:cs="Arial"/>
          <w:b/>
          <w:sz w:val="22"/>
          <w:szCs w:val="22"/>
        </w:rPr>
        <w:t>0</w:t>
      </w:r>
    </w:p>
    <w:p w14:paraId="7D405125" w14:textId="51626A93" w:rsidR="00F70093" w:rsidRPr="000D3259" w:rsidRDefault="005B7171" w:rsidP="000D3259">
      <w:pPr>
        <w:spacing w:line="276" w:lineRule="auto"/>
        <w:jc w:val="center"/>
        <w:rPr>
          <w:rFonts w:ascii="Arial" w:hAnsi="Arial" w:cs="Arial"/>
          <w:i/>
          <w:iCs/>
          <w:sz w:val="22"/>
          <w:szCs w:val="22"/>
        </w:rPr>
      </w:pPr>
      <w:r w:rsidRPr="000D3259">
        <w:rPr>
          <w:rFonts w:ascii="Arial" w:hAnsi="Arial" w:cs="Arial"/>
          <w:b/>
          <w:i/>
          <w:iCs/>
          <w:sz w:val="22"/>
          <w:szCs w:val="22"/>
        </w:rPr>
        <w:t xml:space="preserve">CONTACT PESON </w:t>
      </w:r>
    </w:p>
    <w:p w14:paraId="2775E637" w14:textId="77777777" w:rsidR="00547C1B" w:rsidRPr="000D3259" w:rsidRDefault="00547C1B" w:rsidP="000D3259">
      <w:pPr>
        <w:spacing w:line="276" w:lineRule="auto"/>
        <w:jc w:val="both"/>
        <w:rPr>
          <w:rFonts w:ascii="Arial" w:hAnsi="Arial" w:cs="Arial"/>
          <w:sz w:val="22"/>
          <w:szCs w:val="22"/>
          <w:lang w:val="id-ID"/>
        </w:rPr>
      </w:pPr>
    </w:p>
    <w:p w14:paraId="710D8380" w14:textId="77777777" w:rsidR="00F70093" w:rsidRPr="000D3259" w:rsidRDefault="00F70093" w:rsidP="000D3259">
      <w:pPr>
        <w:pStyle w:val="BodyTextIndent"/>
        <w:keepNext w:val="0"/>
        <w:keepLines w:val="0"/>
        <w:numPr>
          <w:ilvl w:val="0"/>
          <w:numId w:val="16"/>
        </w:numPr>
        <w:tabs>
          <w:tab w:val="clear" w:pos="567"/>
        </w:tabs>
        <w:spacing w:after="0" w:line="276" w:lineRule="auto"/>
        <w:ind w:left="426" w:hanging="426"/>
        <w:rPr>
          <w:rFonts w:ascii="Arial" w:hAnsi="Arial" w:cs="Arial"/>
          <w:sz w:val="22"/>
          <w:szCs w:val="22"/>
          <w:lang w:val="id-ID"/>
        </w:rPr>
      </w:pPr>
      <w:r w:rsidRPr="000D3259">
        <w:rPr>
          <w:rFonts w:ascii="Arial" w:hAnsi="Arial" w:cs="Arial"/>
          <w:sz w:val="22"/>
          <w:szCs w:val="22"/>
          <w:lang w:val="id-ID"/>
        </w:rPr>
        <w:t xml:space="preserve">Semua surat-menyurat atau pemberitahuan-pemberitahuan atau pernyataan-pernyataan atau persetujuan-persetujuan yang wajib dan perlu dilakukan oleh salah satu </w:t>
      </w:r>
      <w:r w:rsidRPr="000D3259">
        <w:rPr>
          <w:rFonts w:ascii="Arial" w:hAnsi="Arial" w:cs="Arial"/>
          <w:b/>
          <w:sz w:val="22"/>
          <w:szCs w:val="22"/>
          <w:lang w:val="id-ID"/>
        </w:rPr>
        <w:t>Pihak</w:t>
      </w:r>
      <w:r w:rsidRPr="000D3259">
        <w:rPr>
          <w:rFonts w:ascii="Arial" w:hAnsi="Arial" w:cs="Arial"/>
          <w:sz w:val="22"/>
          <w:szCs w:val="22"/>
          <w:lang w:val="id-ID"/>
        </w:rPr>
        <w:t xml:space="preserve"> kepada </w:t>
      </w:r>
      <w:r w:rsidRPr="000D3259">
        <w:rPr>
          <w:rFonts w:ascii="Arial" w:hAnsi="Arial" w:cs="Arial"/>
          <w:b/>
          <w:sz w:val="22"/>
          <w:szCs w:val="22"/>
          <w:lang w:val="id-ID"/>
        </w:rPr>
        <w:t>Pihak</w:t>
      </w:r>
      <w:r w:rsidRPr="000D3259">
        <w:rPr>
          <w:rFonts w:ascii="Arial" w:hAnsi="Arial" w:cs="Arial"/>
          <w:sz w:val="22"/>
          <w:szCs w:val="22"/>
          <w:lang w:val="id-ID"/>
        </w:rPr>
        <w:t xml:space="preserve"> lainnya dalam pelaksanaan Perjanjian ini, harus dilakukan secara tertulis dan d</w:t>
      </w:r>
      <w:r w:rsidR="00877975" w:rsidRPr="000D3259">
        <w:rPr>
          <w:rFonts w:ascii="Arial" w:hAnsi="Arial" w:cs="Arial"/>
          <w:sz w:val="22"/>
          <w:szCs w:val="22"/>
          <w:lang w:val="id-ID"/>
        </w:rPr>
        <w:t>isampaikan secara langsung</w:t>
      </w:r>
      <w:r w:rsidR="00877975" w:rsidRPr="000D3259">
        <w:rPr>
          <w:rFonts w:ascii="Arial" w:hAnsi="Arial" w:cs="Arial"/>
          <w:sz w:val="22"/>
          <w:szCs w:val="22"/>
        </w:rPr>
        <w:t xml:space="preserve">, </w:t>
      </w:r>
      <w:r w:rsidRPr="000D3259">
        <w:rPr>
          <w:rFonts w:ascii="Arial" w:hAnsi="Arial" w:cs="Arial"/>
          <w:sz w:val="22"/>
          <w:szCs w:val="22"/>
          <w:lang w:val="id-ID"/>
        </w:rPr>
        <w:t>faksimili</w:t>
      </w:r>
      <w:r w:rsidR="00877975" w:rsidRPr="000D3259">
        <w:rPr>
          <w:rFonts w:ascii="Arial" w:hAnsi="Arial" w:cs="Arial"/>
          <w:sz w:val="22"/>
          <w:szCs w:val="22"/>
        </w:rPr>
        <w:t xml:space="preserve"> </w:t>
      </w:r>
      <w:proofErr w:type="spellStart"/>
      <w:r w:rsidR="00877975" w:rsidRPr="000D3259">
        <w:rPr>
          <w:rFonts w:ascii="Arial" w:hAnsi="Arial" w:cs="Arial"/>
          <w:sz w:val="22"/>
          <w:szCs w:val="22"/>
        </w:rPr>
        <w:t>atau</w:t>
      </w:r>
      <w:proofErr w:type="spellEnd"/>
      <w:r w:rsidR="00877975" w:rsidRPr="000D3259">
        <w:rPr>
          <w:rFonts w:ascii="Arial" w:hAnsi="Arial" w:cs="Arial"/>
          <w:sz w:val="22"/>
          <w:szCs w:val="22"/>
        </w:rPr>
        <w:t xml:space="preserve"> email</w:t>
      </w:r>
      <w:r w:rsidRPr="000D3259">
        <w:rPr>
          <w:rFonts w:ascii="Arial" w:hAnsi="Arial" w:cs="Arial"/>
          <w:sz w:val="22"/>
          <w:szCs w:val="22"/>
          <w:lang w:val="id-ID"/>
        </w:rPr>
        <w:t xml:space="preserve"> dialamatkan kepada:</w:t>
      </w:r>
    </w:p>
    <w:p w14:paraId="6B1DCC9B" w14:textId="77777777" w:rsidR="00C96703" w:rsidRPr="000D3259" w:rsidRDefault="00C96703" w:rsidP="000D3259">
      <w:pPr>
        <w:spacing w:line="276" w:lineRule="auto"/>
        <w:ind w:left="1134"/>
        <w:rPr>
          <w:rFonts w:ascii="Arial" w:eastAsia="Calibri" w:hAnsi="Arial" w:cs="Arial"/>
          <w:sz w:val="22"/>
          <w:szCs w:val="22"/>
          <w:lang w:val="fi-FI"/>
        </w:rPr>
      </w:pPr>
      <w:commentRangeStart w:id="11"/>
      <w:r w:rsidRPr="000D3259">
        <w:rPr>
          <w:rFonts w:ascii="Arial" w:eastAsia="Calibri" w:hAnsi="Arial" w:cs="Arial"/>
          <w:b/>
          <w:sz w:val="22"/>
          <w:szCs w:val="22"/>
          <w:lang w:val="fi-FI"/>
        </w:rPr>
        <w:t>PIHAK PERTAMA</w:t>
      </w:r>
      <w:r w:rsidRPr="000D3259">
        <w:rPr>
          <w:rFonts w:ascii="Arial" w:eastAsia="Calibri" w:hAnsi="Arial" w:cs="Arial"/>
          <w:sz w:val="22"/>
          <w:szCs w:val="22"/>
          <w:lang w:val="fi-FI"/>
        </w:rPr>
        <w:t>:</w:t>
      </w:r>
    </w:p>
    <w:p w14:paraId="713F34DE" w14:textId="434FA56D" w:rsidR="00C96703" w:rsidRPr="000D3259" w:rsidRDefault="00C96703" w:rsidP="000D3259">
      <w:pPr>
        <w:spacing w:line="276" w:lineRule="auto"/>
        <w:ind w:left="1134"/>
        <w:rPr>
          <w:rFonts w:ascii="Arial" w:hAnsi="Arial" w:cs="Arial"/>
          <w:sz w:val="22"/>
          <w:szCs w:val="22"/>
          <w:u w:val="single"/>
          <w:lang w:val="fi-FI"/>
        </w:rPr>
      </w:pPr>
      <w:bookmarkStart w:id="12" w:name="_Hlk156463779"/>
      <w:r w:rsidRPr="000D3259">
        <w:rPr>
          <w:rFonts w:ascii="Arial" w:hAnsi="Arial" w:cs="Arial"/>
          <w:i/>
          <w:sz w:val="22"/>
          <w:szCs w:val="22"/>
          <w:u w:val="single"/>
          <w:lang w:val="fi-FI"/>
        </w:rPr>
        <w:t>Contact person</w:t>
      </w:r>
      <w:r w:rsidRPr="000D3259">
        <w:rPr>
          <w:rFonts w:ascii="Arial" w:hAnsi="Arial" w:cs="Arial"/>
          <w:sz w:val="22"/>
          <w:szCs w:val="22"/>
          <w:u w:val="single"/>
          <w:lang w:val="fi-FI"/>
        </w:rPr>
        <w:t xml:space="preserve"> untuk Perjanjian Kerja Sama, menghubungi: </w:t>
      </w:r>
    </w:p>
    <w:p w14:paraId="20DC0B7B" w14:textId="2B464694" w:rsidR="00C96703" w:rsidRPr="000D3259" w:rsidRDefault="00C96703" w:rsidP="000D3259">
      <w:pPr>
        <w:spacing w:line="276" w:lineRule="auto"/>
        <w:ind w:left="1134"/>
        <w:rPr>
          <w:rFonts w:ascii="Arial" w:hAnsi="Arial" w:cs="Arial"/>
          <w:sz w:val="22"/>
          <w:szCs w:val="22"/>
          <w:lang w:val="fi-FI"/>
        </w:rPr>
      </w:pPr>
      <w:r w:rsidRPr="000D3259">
        <w:rPr>
          <w:rFonts w:ascii="Arial" w:hAnsi="Arial" w:cs="Arial"/>
          <w:sz w:val="22"/>
          <w:szCs w:val="22"/>
          <w:lang w:val="fi-FI"/>
        </w:rPr>
        <w:t>Nama</w:t>
      </w:r>
      <w:r w:rsidRPr="000D3259">
        <w:rPr>
          <w:rFonts w:ascii="Arial" w:hAnsi="Arial" w:cs="Arial"/>
          <w:sz w:val="22"/>
          <w:szCs w:val="22"/>
          <w:lang w:val="fi-FI"/>
        </w:rPr>
        <w:tab/>
      </w:r>
      <w:r w:rsidRPr="000D3259">
        <w:rPr>
          <w:rFonts w:ascii="Arial" w:hAnsi="Arial" w:cs="Arial"/>
          <w:sz w:val="22"/>
          <w:szCs w:val="22"/>
        </w:rPr>
        <w:tab/>
      </w:r>
      <w:r w:rsidRPr="000D3259">
        <w:rPr>
          <w:rFonts w:ascii="Arial" w:hAnsi="Arial" w:cs="Arial"/>
          <w:sz w:val="22"/>
          <w:szCs w:val="22"/>
          <w:lang w:val="fi-FI"/>
        </w:rPr>
        <w:t xml:space="preserve">: </w:t>
      </w:r>
      <w:r w:rsidR="00395700">
        <w:rPr>
          <w:rFonts w:ascii="Arial" w:hAnsi="Arial" w:cs="Arial"/>
          <w:sz w:val="22"/>
          <w:szCs w:val="22"/>
        </w:rPr>
        <w:t>Ni Nyoman Ayu Tri Utami</w:t>
      </w:r>
    </w:p>
    <w:p w14:paraId="34B137A4" w14:textId="316773F8" w:rsidR="00C96703" w:rsidRPr="000D3259" w:rsidRDefault="00C96703" w:rsidP="000D3259">
      <w:pPr>
        <w:spacing w:line="276" w:lineRule="auto"/>
        <w:ind w:left="1134"/>
        <w:rPr>
          <w:rFonts w:ascii="Arial" w:hAnsi="Arial" w:cs="Arial"/>
          <w:sz w:val="22"/>
          <w:szCs w:val="22"/>
        </w:rPr>
      </w:pPr>
      <w:r w:rsidRPr="000D3259">
        <w:rPr>
          <w:rFonts w:ascii="Arial" w:hAnsi="Arial" w:cs="Arial"/>
          <w:sz w:val="22"/>
          <w:szCs w:val="22"/>
          <w:lang w:val="fi-FI"/>
        </w:rPr>
        <w:t>Unit Kerja</w:t>
      </w:r>
      <w:r w:rsidRPr="000D3259">
        <w:rPr>
          <w:rFonts w:ascii="Arial" w:hAnsi="Arial" w:cs="Arial"/>
          <w:sz w:val="22"/>
          <w:szCs w:val="22"/>
        </w:rPr>
        <w:tab/>
      </w:r>
      <w:r w:rsidR="0046256B" w:rsidRPr="000D3259">
        <w:rPr>
          <w:rFonts w:ascii="Arial" w:hAnsi="Arial" w:cs="Arial"/>
          <w:sz w:val="22"/>
          <w:szCs w:val="22"/>
        </w:rPr>
        <w:tab/>
      </w:r>
      <w:r w:rsidRPr="000D3259">
        <w:rPr>
          <w:rFonts w:ascii="Arial" w:hAnsi="Arial" w:cs="Arial"/>
          <w:sz w:val="22"/>
          <w:szCs w:val="22"/>
          <w:lang w:val="fi-FI"/>
        </w:rPr>
        <w:t xml:space="preserve">: </w:t>
      </w:r>
      <w:r w:rsidR="00395700" w:rsidRPr="00B8523C">
        <w:rPr>
          <w:rFonts w:ascii="Arial" w:hAnsi="Arial" w:cs="Arial"/>
          <w:sz w:val="22"/>
          <w:szCs w:val="22"/>
        </w:rPr>
        <w:t xml:space="preserve">Divisi </w:t>
      </w:r>
      <w:r w:rsidR="00395700">
        <w:rPr>
          <w:rFonts w:ascii="Arial" w:hAnsi="Arial" w:cs="Arial"/>
          <w:i/>
          <w:sz w:val="22"/>
          <w:szCs w:val="22"/>
        </w:rPr>
        <w:t>Healthcare Ecosystem</w:t>
      </w:r>
    </w:p>
    <w:p w14:paraId="0DB04CC6" w14:textId="2D87561C" w:rsidR="00C96703" w:rsidRPr="000D3259" w:rsidRDefault="00C96703" w:rsidP="000D3259">
      <w:pPr>
        <w:spacing w:line="276" w:lineRule="auto"/>
        <w:ind w:left="1134"/>
        <w:rPr>
          <w:rFonts w:ascii="Arial" w:hAnsi="Arial" w:cs="Arial"/>
          <w:sz w:val="22"/>
          <w:szCs w:val="22"/>
          <w:lang w:val="en-ID"/>
        </w:rPr>
      </w:pPr>
      <w:r w:rsidRPr="000D3259">
        <w:rPr>
          <w:rFonts w:ascii="Arial" w:hAnsi="Arial" w:cs="Arial"/>
          <w:sz w:val="22"/>
          <w:szCs w:val="22"/>
          <w:lang w:val="pt-BR"/>
        </w:rPr>
        <w:t>No. Telp.</w:t>
      </w:r>
      <w:r w:rsidRPr="000D3259">
        <w:rPr>
          <w:rFonts w:ascii="Arial" w:hAnsi="Arial" w:cs="Arial"/>
          <w:sz w:val="22"/>
          <w:szCs w:val="22"/>
          <w:lang w:val="pt-BR"/>
        </w:rPr>
        <w:tab/>
      </w:r>
      <w:r w:rsidRPr="000D3259">
        <w:rPr>
          <w:rFonts w:ascii="Arial" w:hAnsi="Arial" w:cs="Arial"/>
          <w:sz w:val="22"/>
          <w:szCs w:val="22"/>
        </w:rPr>
        <w:tab/>
      </w:r>
      <w:r w:rsidRPr="000D3259">
        <w:rPr>
          <w:rFonts w:ascii="Arial" w:hAnsi="Arial" w:cs="Arial"/>
          <w:sz w:val="22"/>
          <w:szCs w:val="22"/>
          <w:lang w:val="pt-BR"/>
        </w:rPr>
        <w:t xml:space="preserve">: </w:t>
      </w:r>
      <w:r w:rsidR="00452868">
        <w:rPr>
          <w:rFonts w:ascii="Arial" w:hAnsi="Arial" w:cs="Arial"/>
          <w:sz w:val="22"/>
          <w:szCs w:val="22"/>
          <w:lang w:val="pt-BR"/>
        </w:rPr>
        <w:t>-</w:t>
      </w:r>
    </w:p>
    <w:p w14:paraId="3F7DF244" w14:textId="71A491DB" w:rsidR="00C96703" w:rsidRPr="000D3259" w:rsidRDefault="00C96703" w:rsidP="000D3259">
      <w:pPr>
        <w:spacing w:line="276" w:lineRule="auto"/>
        <w:ind w:left="1134"/>
        <w:rPr>
          <w:rFonts w:ascii="Arial" w:hAnsi="Arial" w:cs="Arial"/>
          <w:sz w:val="22"/>
          <w:szCs w:val="22"/>
          <w:lang w:val="en-ID"/>
        </w:rPr>
      </w:pPr>
      <w:r w:rsidRPr="000D3259">
        <w:rPr>
          <w:rFonts w:ascii="Arial" w:hAnsi="Arial" w:cs="Arial"/>
          <w:sz w:val="22"/>
          <w:szCs w:val="22"/>
          <w:lang w:val="en-ID"/>
        </w:rPr>
        <w:t>No. HP</w:t>
      </w:r>
      <w:r w:rsidRPr="000D3259">
        <w:rPr>
          <w:rFonts w:ascii="Arial" w:hAnsi="Arial" w:cs="Arial"/>
          <w:sz w:val="22"/>
          <w:szCs w:val="22"/>
          <w:lang w:val="en-ID"/>
        </w:rPr>
        <w:tab/>
      </w:r>
      <w:r w:rsidRPr="000D3259">
        <w:rPr>
          <w:rFonts w:ascii="Arial" w:hAnsi="Arial" w:cs="Arial"/>
          <w:sz w:val="22"/>
          <w:szCs w:val="22"/>
          <w:lang w:val="en-ID"/>
        </w:rPr>
        <w:tab/>
        <w:t xml:space="preserve">: </w:t>
      </w:r>
      <w:r w:rsidR="00395700">
        <w:rPr>
          <w:rFonts w:ascii="Arial" w:hAnsi="Arial" w:cs="Arial"/>
          <w:sz w:val="22"/>
          <w:szCs w:val="22"/>
        </w:rPr>
        <w:t>087861510981</w:t>
      </w:r>
    </w:p>
    <w:p w14:paraId="5DC3E63B" w14:textId="5E67F92D" w:rsidR="00C96703" w:rsidRPr="000D3259" w:rsidRDefault="00C96703" w:rsidP="000D3259">
      <w:pPr>
        <w:spacing w:line="276" w:lineRule="auto"/>
        <w:ind w:left="1134"/>
        <w:rPr>
          <w:rFonts w:ascii="Arial" w:hAnsi="Arial" w:cs="Arial"/>
          <w:color w:val="0000FF"/>
          <w:sz w:val="22"/>
          <w:szCs w:val="22"/>
          <w:u w:val="single"/>
        </w:rPr>
      </w:pPr>
      <w:r w:rsidRPr="000D3259">
        <w:rPr>
          <w:rFonts w:ascii="Arial" w:hAnsi="Arial" w:cs="Arial"/>
          <w:sz w:val="22"/>
          <w:szCs w:val="22"/>
          <w:lang w:val="fi-FI"/>
        </w:rPr>
        <w:t>Email</w:t>
      </w:r>
      <w:r w:rsidRPr="000D3259">
        <w:rPr>
          <w:rFonts w:ascii="Arial" w:hAnsi="Arial" w:cs="Arial"/>
          <w:sz w:val="22"/>
          <w:szCs w:val="22"/>
          <w:lang w:val="fi-FI"/>
        </w:rPr>
        <w:tab/>
      </w:r>
      <w:r w:rsidRPr="000D3259">
        <w:rPr>
          <w:rFonts w:ascii="Arial" w:hAnsi="Arial" w:cs="Arial"/>
          <w:sz w:val="22"/>
          <w:szCs w:val="22"/>
        </w:rPr>
        <w:tab/>
      </w:r>
      <w:r w:rsidRPr="000D3259">
        <w:rPr>
          <w:rFonts w:ascii="Arial" w:hAnsi="Arial" w:cs="Arial"/>
          <w:sz w:val="22"/>
          <w:szCs w:val="22"/>
          <w:lang w:val="fi-FI"/>
        </w:rPr>
        <w:t>:</w:t>
      </w:r>
      <w:r w:rsidR="00395700" w:rsidRPr="00395700">
        <w:rPr>
          <w:rFonts w:ascii="Arial" w:hAnsi="Arial" w:cs="Arial"/>
          <w:color w:val="0000FF"/>
          <w:sz w:val="22"/>
          <w:szCs w:val="22"/>
          <w:lang w:val="sv-SE"/>
        </w:rPr>
        <w:t xml:space="preserve"> </w:t>
      </w:r>
      <w:r w:rsidR="00395700">
        <w:rPr>
          <w:rFonts w:ascii="Arial" w:hAnsi="Arial" w:cs="Arial"/>
          <w:color w:val="0000FF"/>
          <w:sz w:val="22"/>
          <w:szCs w:val="22"/>
          <w:lang w:val="sv-SE"/>
        </w:rPr>
        <w:t>nyoman.ayu@brilife.co.id</w:t>
      </w:r>
    </w:p>
    <w:p w14:paraId="3F6442DF" w14:textId="1E57ED8C" w:rsidR="00C96703" w:rsidRPr="000D3259" w:rsidRDefault="00C96703" w:rsidP="000D3259">
      <w:pPr>
        <w:autoSpaceDE w:val="0"/>
        <w:autoSpaceDN w:val="0"/>
        <w:spacing w:line="276" w:lineRule="auto"/>
        <w:ind w:left="1134"/>
        <w:jc w:val="both"/>
        <w:rPr>
          <w:rFonts w:ascii="Arial" w:hAnsi="Arial" w:cs="Arial"/>
          <w:b/>
          <w:sz w:val="22"/>
          <w:szCs w:val="22"/>
        </w:rPr>
      </w:pPr>
      <w:r w:rsidRPr="000D3259">
        <w:rPr>
          <w:rFonts w:ascii="Arial" w:hAnsi="Arial" w:cs="Arial"/>
          <w:sz w:val="22"/>
          <w:szCs w:val="22"/>
        </w:rPr>
        <w:t>Alamat PKS</w:t>
      </w:r>
      <w:r w:rsidRPr="000D3259">
        <w:rPr>
          <w:rFonts w:ascii="Arial" w:hAnsi="Arial" w:cs="Arial"/>
          <w:sz w:val="22"/>
          <w:szCs w:val="22"/>
        </w:rPr>
        <w:tab/>
        <w:t xml:space="preserve">: </w:t>
      </w:r>
      <w:r w:rsidRPr="000D3259">
        <w:rPr>
          <w:rFonts w:ascii="Arial" w:hAnsi="Arial" w:cs="Arial"/>
          <w:b/>
          <w:sz w:val="22"/>
          <w:szCs w:val="22"/>
        </w:rPr>
        <w:t>Gedung Graha Irama</w:t>
      </w:r>
    </w:p>
    <w:p w14:paraId="04662BE6" w14:textId="53F526AA" w:rsidR="00C96703" w:rsidRPr="000D3259" w:rsidRDefault="00C96703" w:rsidP="000D3259">
      <w:pPr>
        <w:autoSpaceDE w:val="0"/>
        <w:autoSpaceDN w:val="0"/>
        <w:spacing w:line="276" w:lineRule="auto"/>
        <w:ind w:left="1496" w:firstLine="709"/>
        <w:jc w:val="both"/>
        <w:rPr>
          <w:rFonts w:ascii="Arial" w:hAnsi="Arial" w:cs="Arial"/>
          <w:b/>
          <w:sz w:val="22"/>
          <w:szCs w:val="22"/>
        </w:rPr>
      </w:pPr>
      <w:r w:rsidRPr="000D3259">
        <w:rPr>
          <w:rFonts w:ascii="Arial" w:hAnsi="Arial" w:cs="Arial"/>
          <w:b/>
          <w:sz w:val="22"/>
          <w:szCs w:val="22"/>
        </w:rPr>
        <w:tab/>
      </w:r>
      <w:r w:rsidR="0052295B" w:rsidRPr="000D3259">
        <w:rPr>
          <w:rFonts w:ascii="Arial" w:hAnsi="Arial" w:cs="Arial"/>
          <w:b/>
          <w:sz w:val="22"/>
          <w:szCs w:val="22"/>
        </w:rPr>
        <w:t xml:space="preserve"> </w:t>
      </w:r>
      <w:r w:rsidRPr="000D3259">
        <w:rPr>
          <w:rFonts w:ascii="Arial" w:hAnsi="Arial" w:cs="Arial"/>
          <w:b/>
          <w:sz w:val="22"/>
          <w:szCs w:val="22"/>
        </w:rPr>
        <w:t xml:space="preserve">Jl. HR. Rasuna Said Blok X1 Kav.1-2 </w:t>
      </w:r>
    </w:p>
    <w:p w14:paraId="5EAEC396" w14:textId="6B64E6B8" w:rsidR="00C96703" w:rsidRPr="000D3259" w:rsidRDefault="0052295B" w:rsidP="000D3259">
      <w:pPr>
        <w:spacing w:line="276" w:lineRule="auto"/>
        <w:ind w:left="2160" w:firstLine="720"/>
        <w:rPr>
          <w:rFonts w:ascii="Arial" w:eastAsia="Calibri" w:hAnsi="Arial" w:cs="Arial"/>
          <w:color w:val="0000FF"/>
          <w:sz w:val="22"/>
          <w:szCs w:val="22"/>
          <w:u w:val="single"/>
        </w:rPr>
      </w:pPr>
      <w:r w:rsidRPr="000D3259">
        <w:rPr>
          <w:rFonts w:ascii="Arial" w:eastAsia="Calibri" w:hAnsi="Arial" w:cs="Arial"/>
          <w:b/>
          <w:sz w:val="22"/>
          <w:szCs w:val="22"/>
        </w:rPr>
        <w:t xml:space="preserve"> </w:t>
      </w:r>
      <w:r w:rsidR="00C96703" w:rsidRPr="000D3259">
        <w:rPr>
          <w:rFonts w:ascii="Arial" w:eastAsia="Calibri" w:hAnsi="Arial" w:cs="Arial"/>
          <w:b/>
          <w:sz w:val="22"/>
          <w:szCs w:val="22"/>
        </w:rPr>
        <w:t>Kuningan, Jakarta Selatan, 12950</w:t>
      </w:r>
      <w:hyperlink r:id="rId14" w:history="1"/>
      <w:bookmarkEnd w:id="12"/>
      <w:r w:rsidR="00C96703" w:rsidRPr="000D3259">
        <w:rPr>
          <w:rFonts w:ascii="Arial" w:eastAsia="Calibri" w:hAnsi="Arial" w:cs="Arial"/>
          <w:bCs/>
          <w:sz w:val="22"/>
          <w:szCs w:val="22"/>
        </w:rPr>
        <w:t xml:space="preserve"> </w:t>
      </w:r>
      <w:r w:rsidR="00C96703" w:rsidRPr="000D3259">
        <w:rPr>
          <w:rFonts w:ascii="Arial" w:eastAsia="Calibri" w:hAnsi="Arial" w:cs="Arial"/>
          <w:sz w:val="22"/>
          <w:szCs w:val="22"/>
        </w:rPr>
        <w:tab/>
      </w:r>
      <w:r w:rsidR="00C96703" w:rsidRPr="000D3259">
        <w:rPr>
          <w:rFonts w:ascii="Arial" w:eastAsia="Calibri" w:hAnsi="Arial" w:cs="Arial"/>
          <w:sz w:val="22"/>
          <w:szCs w:val="22"/>
        </w:rPr>
        <w:tab/>
      </w:r>
      <w:commentRangeEnd w:id="11"/>
      <w:r w:rsidR="008948CA" w:rsidRPr="000D3259">
        <w:rPr>
          <w:rStyle w:val="CommentReference"/>
          <w:rFonts w:ascii="Arial" w:hAnsi="Arial" w:cs="Arial"/>
          <w:sz w:val="22"/>
          <w:szCs w:val="22"/>
          <w:lang w:val="x-none" w:eastAsia="x-none"/>
        </w:rPr>
        <w:commentReference w:id="11"/>
      </w:r>
    </w:p>
    <w:p w14:paraId="0B925449" w14:textId="77777777" w:rsidR="00C96703" w:rsidRPr="000D3259" w:rsidRDefault="00C96703" w:rsidP="000D3259">
      <w:pPr>
        <w:spacing w:line="276" w:lineRule="auto"/>
        <w:ind w:left="1134"/>
        <w:jc w:val="both"/>
        <w:rPr>
          <w:rFonts w:ascii="Arial" w:hAnsi="Arial" w:cs="Arial"/>
          <w:i/>
          <w:sz w:val="22"/>
          <w:szCs w:val="22"/>
          <w:u w:val="single"/>
        </w:rPr>
      </w:pPr>
    </w:p>
    <w:p w14:paraId="719231B3" w14:textId="618A23F5" w:rsidR="00C96703" w:rsidRPr="000D3259" w:rsidRDefault="00C96703" w:rsidP="000D3259">
      <w:pPr>
        <w:spacing w:line="276" w:lineRule="auto"/>
        <w:ind w:left="1134"/>
        <w:jc w:val="both"/>
        <w:rPr>
          <w:rFonts w:ascii="Arial" w:hAnsi="Arial" w:cs="Arial"/>
          <w:sz w:val="22"/>
          <w:szCs w:val="22"/>
          <w:u w:val="single"/>
        </w:rPr>
      </w:pPr>
      <w:r w:rsidRPr="000D3259">
        <w:rPr>
          <w:rFonts w:ascii="Arial" w:hAnsi="Arial" w:cs="Arial"/>
          <w:i/>
          <w:sz w:val="22"/>
          <w:szCs w:val="22"/>
          <w:u w:val="single"/>
        </w:rPr>
        <w:t>Contact person</w:t>
      </w:r>
      <w:r w:rsidRPr="000D3259">
        <w:rPr>
          <w:rFonts w:ascii="Arial" w:hAnsi="Arial" w:cs="Arial"/>
          <w:sz w:val="22"/>
          <w:szCs w:val="22"/>
          <w:u w:val="single"/>
        </w:rPr>
        <w:t xml:space="preserve"> untuk Pelayanan Kesehatan/Jaminan peserta menghubungi Pelayanan 24 Jam di nomor: </w:t>
      </w:r>
    </w:p>
    <w:p w14:paraId="10898290" w14:textId="7125B712" w:rsidR="00C96703" w:rsidRPr="000D3259" w:rsidRDefault="00C96703" w:rsidP="000D3259">
      <w:pPr>
        <w:spacing w:line="276" w:lineRule="auto"/>
        <w:ind w:left="1134"/>
        <w:jc w:val="center"/>
        <w:rPr>
          <w:rFonts w:ascii="Arial" w:hAnsi="Arial" w:cs="Arial"/>
          <w:b/>
          <w:sz w:val="22"/>
          <w:szCs w:val="22"/>
        </w:rPr>
      </w:pPr>
      <w:r w:rsidRPr="000D3259">
        <w:rPr>
          <w:rFonts w:ascii="Arial" w:hAnsi="Arial" w:cs="Arial"/>
          <w:b/>
          <w:sz w:val="22"/>
          <w:szCs w:val="22"/>
        </w:rPr>
        <w:t>Call Center/Penjaminan: 150187</w:t>
      </w:r>
    </w:p>
    <w:p w14:paraId="06627C66" w14:textId="77777777" w:rsidR="00C96703" w:rsidRPr="000D3259" w:rsidRDefault="00C96703" w:rsidP="000D3259">
      <w:pPr>
        <w:spacing w:line="276" w:lineRule="auto"/>
        <w:ind w:left="1134"/>
        <w:jc w:val="center"/>
        <w:rPr>
          <w:rFonts w:ascii="Arial" w:eastAsia="Calibri" w:hAnsi="Arial" w:cs="Arial"/>
          <w:b/>
          <w:bCs/>
          <w:color w:val="0000FF"/>
          <w:sz w:val="22"/>
          <w:szCs w:val="22"/>
          <w:u w:val="single"/>
        </w:rPr>
      </w:pPr>
      <w:r w:rsidRPr="000D3259">
        <w:rPr>
          <w:rFonts w:ascii="Arial" w:hAnsi="Arial" w:cs="Arial"/>
          <w:b/>
          <w:sz w:val="22"/>
          <w:szCs w:val="22"/>
        </w:rPr>
        <w:t xml:space="preserve">Email: </w:t>
      </w:r>
      <w:hyperlink r:id="rId15" w:history="1">
        <w:r w:rsidRPr="000D3259">
          <w:rPr>
            <w:rFonts w:ascii="Arial" w:eastAsia="Calibri" w:hAnsi="Arial" w:cs="Arial"/>
            <w:b/>
            <w:bCs/>
            <w:color w:val="0000FF"/>
            <w:sz w:val="22"/>
            <w:szCs w:val="22"/>
            <w:u w:val="single"/>
          </w:rPr>
          <w:t>contact.center@brilife.co.id</w:t>
        </w:r>
      </w:hyperlink>
    </w:p>
    <w:p w14:paraId="0B4AFD5F" w14:textId="77777777" w:rsidR="00C96703" w:rsidRPr="000D3259" w:rsidRDefault="00C96703" w:rsidP="000D3259">
      <w:pPr>
        <w:spacing w:line="276" w:lineRule="auto"/>
        <w:ind w:left="1134"/>
        <w:jc w:val="center"/>
        <w:rPr>
          <w:rFonts w:ascii="Arial" w:eastAsia="Calibri" w:hAnsi="Arial" w:cs="Arial"/>
          <w:b/>
          <w:color w:val="0000FF"/>
          <w:sz w:val="22"/>
          <w:szCs w:val="22"/>
          <w:u w:val="single"/>
        </w:rPr>
      </w:pPr>
    </w:p>
    <w:p w14:paraId="56E6CE59" w14:textId="77777777" w:rsidR="00C96703" w:rsidRPr="000D3259" w:rsidRDefault="00C96703" w:rsidP="000D3259">
      <w:pPr>
        <w:spacing w:line="276" w:lineRule="auto"/>
        <w:ind w:left="1134"/>
        <w:jc w:val="both"/>
        <w:rPr>
          <w:rFonts w:ascii="Arial" w:hAnsi="Arial" w:cs="Arial"/>
          <w:sz w:val="22"/>
          <w:szCs w:val="22"/>
        </w:rPr>
      </w:pPr>
      <w:r w:rsidRPr="000D3259">
        <w:rPr>
          <w:rFonts w:ascii="Arial" w:hAnsi="Arial" w:cs="Arial"/>
          <w:i/>
          <w:sz w:val="22"/>
          <w:szCs w:val="22"/>
          <w:u w:val="single"/>
        </w:rPr>
        <w:t>Contact person</w:t>
      </w:r>
      <w:r w:rsidRPr="000D3259">
        <w:rPr>
          <w:rFonts w:ascii="Arial" w:hAnsi="Arial" w:cs="Arial"/>
          <w:sz w:val="22"/>
          <w:szCs w:val="22"/>
          <w:u w:val="single"/>
        </w:rPr>
        <w:t xml:space="preserve"> Bagian Penagihan/Pengiriman Berkas Tagihan (Klaim Tagihan) dan Konfirmasi Pembayaran, menghubungi</w:t>
      </w:r>
      <w:r w:rsidRPr="000D3259">
        <w:rPr>
          <w:rFonts w:ascii="Arial" w:hAnsi="Arial" w:cs="Arial"/>
          <w:sz w:val="22"/>
          <w:szCs w:val="22"/>
        </w:rPr>
        <w:t>:</w:t>
      </w:r>
    </w:p>
    <w:p w14:paraId="6F8705F2" w14:textId="77777777" w:rsidR="00C96703" w:rsidRPr="000D3259" w:rsidRDefault="00C96703" w:rsidP="000D3259">
      <w:pPr>
        <w:autoSpaceDE w:val="0"/>
        <w:autoSpaceDN w:val="0"/>
        <w:spacing w:line="276" w:lineRule="auto"/>
        <w:ind w:left="1134"/>
        <w:jc w:val="both"/>
        <w:rPr>
          <w:rFonts w:ascii="Arial" w:hAnsi="Arial" w:cs="Arial"/>
          <w:sz w:val="22"/>
          <w:szCs w:val="22"/>
          <w:lang w:val="zh-CN"/>
        </w:rPr>
      </w:pPr>
      <w:r w:rsidRPr="000D3259">
        <w:rPr>
          <w:rFonts w:ascii="Arial" w:hAnsi="Arial" w:cs="Arial"/>
          <w:sz w:val="22"/>
          <w:szCs w:val="22"/>
          <w:lang w:val="zh-CN"/>
        </w:rPr>
        <w:t>Nama</w:t>
      </w:r>
      <w:r w:rsidRPr="000D3259">
        <w:rPr>
          <w:rFonts w:ascii="Arial" w:hAnsi="Arial" w:cs="Arial"/>
          <w:sz w:val="22"/>
          <w:szCs w:val="22"/>
          <w:lang w:val="zh-CN"/>
        </w:rPr>
        <w:tab/>
      </w:r>
      <w:r w:rsidRPr="000D3259">
        <w:rPr>
          <w:rFonts w:ascii="Arial" w:hAnsi="Arial" w:cs="Arial"/>
          <w:sz w:val="22"/>
          <w:szCs w:val="22"/>
          <w:lang w:val="zh-CN"/>
        </w:rPr>
        <w:tab/>
        <w:t>: Up. Klaim Tagihan Provider</w:t>
      </w:r>
    </w:p>
    <w:p w14:paraId="29FBF80C" w14:textId="77777777" w:rsidR="00C96703" w:rsidRPr="000D3259" w:rsidRDefault="00C96703" w:rsidP="000D3259">
      <w:pPr>
        <w:autoSpaceDE w:val="0"/>
        <w:autoSpaceDN w:val="0"/>
        <w:spacing w:line="276" w:lineRule="auto"/>
        <w:ind w:left="1134"/>
        <w:jc w:val="both"/>
        <w:rPr>
          <w:rFonts w:ascii="Arial" w:hAnsi="Arial" w:cs="Arial"/>
          <w:sz w:val="22"/>
          <w:szCs w:val="22"/>
        </w:rPr>
      </w:pPr>
      <w:r w:rsidRPr="000D3259">
        <w:rPr>
          <w:rFonts w:ascii="Arial" w:hAnsi="Arial" w:cs="Arial"/>
          <w:sz w:val="22"/>
          <w:szCs w:val="22"/>
          <w:lang w:val="zh-CN"/>
        </w:rPr>
        <w:t>Emai</w:t>
      </w:r>
      <w:r w:rsidRPr="000D3259">
        <w:rPr>
          <w:rFonts w:ascii="Arial" w:hAnsi="Arial" w:cs="Arial"/>
          <w:sz w:val="22"/>
          <w:szCs w:val="22"/>
        </w:rPr>
        <w:t>l</w:t>
      </w:r>
      <w:r w:rsidRPr="000D3259">
        <w:rPr>
          <w:rFonts w:ascii="Arial" w:hAnsi="Arial" w:cs="Arial"/>
          <w:sz w:val="22"/>
          <w:szCs w:val="22"/>
          <w:lang w:val="zh-CN"/>
        </w:rPr>
        <w:tab/>
      </w:r>
      <w:r w:rsidRPr="000D3259">
        <w:rPr>
          <w:rFonts w:ascii="Arial" w:hAnsi="Arial" w:cs="Arial"/>
          <w:sz w:val="22"/>
          <w:szCs w:val="22"/>
          <w:lang w:val="zh-CN"/>
        </w:rPr>
        <w:tab/>
        <w:t xml:space="preserve">: </w:t>
      </w:r>
      <w:hyperlink r:id="rId16" w:history="1">
        <w:r w:rsidRPr="000D3259">
          <w:rPr>
            <w:rFonts w:ascii="Arial" w:hAnsi="Arial" w:cs="Arial"/>
            <w:color w:val="0000FF"/>
            <w:sz w:val="22"/>
            <w:szCs w:val="22"/>
            <w:u w:val="single"/>
            <w:lang w:val="zh-CN"/>
          </w:rPr>
          <w:t>invoice@brilife.co.id</w:t>
        </w:r>
      </w:hyperlink>
      <w:r w:rsidRPr="000D3259">
        <w:rPr>
          <w:rFonts w:ascii="Arial" w:hAnsi="Arial" w:cs="Arial"/>
          <w:sz w:val="22"/>
          <w:szCs w:val="22"/>
        </w:rPr>
        <w:t xml:space="preserve"> </w:t>
      </w:r>
    </w:p>
    <w:p w14:paraId="4267A3D3" w14:textId="77777777" w:rsidR="00C96703" w:rsidRPr="000D3259" w:rsidRDefault="00C96703" w:rsidP="000D3259">
      <w:pPr>
        <w:spacing w:line="276" w:lineRule="auto"/>
        <w:ind w:left="1134"/>
        <w:jc w:val="both"/>
        <w:rPr>
          <w:rFonts w:ascii="Arial" w:hAnsi="Arial" w:cs="Arial"/>
          <w:b/>
          <w:color w:val="000000"/>
          <w:sz w:val="22"/>
          <w:szCs w:val="22"/>
          <w:lang w:val="fi-FI"/>
        </w:rPr>
      </w:pPr>
      <w:r w:rsidRPr="000D3259">
        <w:rPr>
          <w:rFonts w:ascii="Arial" w:hAnsi="Arial" w:cs="Arial"/>
          <w:sz w:val="22"/>
          <w:szCs w:val="22"/>
          <w:lang w:val="zh-CN"/>
        </w:rPr>
        <w:t>Alamat Klaim</w:t>
      </w:r>
      <w:r w:rsidRPr="000D3259">
        <w:rPr>
          <w:rFonts w:ascii="Arial" w:hAnsi="Arial" w:cs="Arial"/>
          <w:sz w:val="22"/>
          <w:szCs w:val="22"/>
          <w:lang w:val="zh-CN"/>
        </w:rPr>
        <w:tab/>
        <w:t xml:space="preserve">: </w:t>
      </w:r>
      <w:r w:rsidRPr="000D3259">
        <w:rPr>
          <w:rFonts w:ascii="Arial" w:hAnsi="Arial" w:cs="Arial"/>
          <w:b/>
          <w:color w:val="000000"/>
          <w:sz w:val="22"/>
          <w:szCs w:val="22"/>
          <w:lang w:val="fi-FI"/>
        </w:rPr>
        <w:t xml:space="preserve">Kantor Layanan Semarang </w:t>
      </w:r>
    </w:p>
    <w:p w14:paraId="1D04A9B9" w14:textId="526DAF8A" w:rsidR="00C96703" w:rsidRPr="000D3259" w:rsidRDefault="00CD41F7" w:rsidP="000D3259">
      <w:pPr>
        <w:spacing w:line="276" w:lineRule="auto"/>
        <w:ind w:left="2574" w:firstLine="306"/>
        <w:jc w:val="both"/>
        <w:rPr>
          <w:rFonts w:ascii="Arial" w:hAnsi="Arial" w:cs="Arial"/>
          <w:b/>
          <w:color w:val="000000"/>
          <w:sz w:val="22"/>
          <w:szCs w:val="22"/>
          <w:lang w:val="fi-FI"/>
        </w:rPr>
      </w:pPr>
      <w:r w:rsidRPr="000D3259">
        <w:rPr>
          <w:rFonts w:ascii="Arial" w:hAnsi="Arial" w:cs="Arial"/>
          <w:b/>
          <w:color w:val="000000"/>
          <w:sz w:val="22"/>
          <w:szCs w:val="22"/>
          <w:lang w:val="fi-FI"/>
        </w:rPr>
        <w:t xml:space="preserve"> </w:t>
      </w:r>
      <w:r w:rsidR="0052295B" w:rsidRPr="000D3259">
        <w:rPr>
          <w:rFonts w:ascii="Arial" w:hAnsi="Arial" w:cs="Arial"/>
          <w:b/>
          <w:color w:val="000000"/>
          <w:sz w:val="22"/>
          <w:szCs w:val="22"/>
          <w:lang w:val="fi-FI"/>
        </w:rPr>
        <w:t xml:space="preserve"> </w:t>
      </w:r>
      <w:r w:rsidR="00C96703" w:rsidRPr="000D3259">
        <w:rPr>
          <w:rFonts w:ascii="Arial" w:hAnsi="Arial" w:cs="Arial"/>
          <w:b/>
          <w:color w:val="000000"/>
          <w:sz w:val="22"/>
          <w:szCs w:val="22"/>
          <w:lang w:val="fi-FI"/>
        </w:rPr>
        <w:t>PT Asuransi BRI Life</w:t>
      </w:r>
    </w:p>
    <w:p w14:paraId="56EFF067" w14:textId="54F43366" w:rsidR="00C96703" w:rsidRPr="000D3259" w:rsidRDefault="00CD41F7" w:rsidP="000D3259">
      <w:pPr>
        <w:spacing w:line="276" w:lineRule="auto"/>
        <w:ind w:left="2574" w:firstLine="306"/>
        <w:jc w:val="both"/>
        <w:rPr>
          <w:rFonts w:ascii="Arial" w:hAnsi="Arial" w:cs="Arial"/>
          <w:b/>
          <w:color w:val="000000"/>
          <w:sz w:val="22"/>
          <w:szCs w:val="22"/>
          <w:lang w:val="fi-FI"/>
        </w:rPr>
      </w:pPr>
      <w:r w:rsidRPr="000D3259">
        <w:rPr>
          <w:rFonts w:ascii="Arial" w:hAnsi="Arial" w:cs="Arial"/>
          <w:b/>
          <w:color w:val="000000"/>
          <w:sz w:val="22"/>
          <w:szCs w:val="22"/>
          <w:lang w:val="fi-FI"/>
        </w:rPr>
        <w:t xml:space="preserve"> </w:t>
      </w:r>
      <w:r w:rsidR="0052295B" w:rsidRPr="000D3259">
        <w:rPr>
          <w:rFonts w:ascii="Arial" w:hAnsi="Arial" w:cs="Arial"/>
          <w:b/>
          <w:color w:val="000000"/>
          <w:sz w:val="22"/>
          <w:szCs w:val="22"/>
          <w:lang w:val="fi-FI"/>
        </w:rPr>
        <w:t xml:space="preserve"> </w:t>
      </w:r>
      <w:r w:rsidR="00C96703" w:rsidRPr="000D3259">
        <w:rPr>
          <w:rFonts w:ascii="Arial" w:hAnsi="Arial" w:cs="Arial"/>
          <w:b/>
          <w:color w:val="000000"/>
          <w:sz w:val="22"/>
          <w:szCs w:val="22"/>
          <w:lang w:val="fi-FI"/>
        </w:rPr>
        <w:t>Up. Bagian Klaim Tagihan</w:t>
      </w:r>
    </w:p>
    <w:p w14:paraId="4DE68339" w14:textId="3764A9F8" w:rsidR="00C96703" w:rsidRPr="000D3259" w:rsidRDefault="00CD41F7" w:rsidP="000D3259">
      <w:pPr>
        <w:spacing w:line="276" w:lineRule="auto"/>
        <w:ind w:left="2574" w:firstLine="306"/>
        <w:jc w:val="both"/>
        <w:rPr>
          <w:rFonts w:ascii="Arial" w:hAnsi="Arial" w:cs="Arial"/>
          <w:color w:val="000000"/>
          <w:sz w:val="22"/>
          <w:szCs w:val="22"/>
          <w:lang w:val="fi-FI"/>
        </w:rPr>
      </w:pPr>
      <w:r w:rsidRPr="000D3259">
        <w:rPr>
          <w:rFonts w:ascii="Arial" w:hAnsi="Arial" w:cs="Arial"/>
          <w:b/>
          <w:color w:val="000000"/>
          <w:sz w:val="22"/>
          <w:szCs w:val="22"/>
          <w:lang w:val="fi-FI"/>
        </w:rPr>
        <w:t xml:space="preserve"> </w:t>
      </w:r>
      <w:r w:rsidR="0052295B" w:rsidRPr="000D3259">
        <w:rPr>
          <w:rFonts w:ascii="Arial" w:hAnsi="Arial" w:cs="Arial"/>
          <w:b/>
          <w:color w:val="000000"/>
          <w:sz w:val="22"/>
          <w:szCs w:val="22"/>
          <w:lang w:val="fi-FI"/>
        </w:rPr>
        <w:t xml:space="preserve"> </w:t>
      </w:r>
      <w:r w:rsidR="00C96703" w:rsidRPr="000D3259">
        <w:rPr>
          <w:rFonts w:ascii="Arial" w:hAnsi="Arial" w:cs="Arial"/>
          <w:color w:val="000000"/>
          <w:sz w:val="22"/>
          <w:szCs w:val="22"/>
          <w:lang w:val="fi-FI"/>
        </w:rPr>
        <w:t>Jl. Gajah Mada No. 170, Semarang</w:t>
      </w:r>
    </w:p>
    <w:p w14:paraId="1F44F973" w14:textId="2BD967BC" w:rsidR="00C96703" w:rsidRPr="000D3259" w:rsidRDefault="00CD41F7" w:rsidP="000D3259">
      <w:pPr>
        <w:pStyle w:val="ListParagraph"/>
        <w:spacing w:line="276" w:lineRule="auto"/>
        <w:ind w:left="2160" w:firstLine="720"/>
        <w:rPr>
          <w:rFonts w:ascii="Arial" w:hAnsi="Arial" w:cs="Arial"/>
          <w:sz w:val="22"/>
          <w:szCs w:val="22"/>
          <w:lang w:val="fi-FI"/>
        </w:rPr>
      </w:pPr>
      <w:r w:rsidRPr="000D3259">
        <w:rPr>
          <w:rFonts w:ascii="Arial" w:hAnsi="Arial" w:cs="Arial"/>
          <w:color w:val="000000"/>
          <w:sz w:val="22"/>
          <w:szCs w:val="22"/>
          <w:lang w:val="fi-FI"/>
        </w:rPr>
        <w:t xml:space="preserve"> </w:t>
      </w:r>
      <w:r w:rsidR="0052295B" w:rsidRPr="000D3259">
        <w:rPr>
          <w:rFonts w:ascii="Arial" w:hAnsi="Arial" w:cs="Arial"/>
          <w:color w:val="000000"/>
          <w:sz w:val="22"/>
          <w:szCs w:val="22"/>
          <w:lang w:val="fi-FI"/>
        </w:rPr>
        <w:t xml:space="preserve"> </w:t>
      </w:r>
      <w:r w:rsidR="00C96703" w:rsidRPr="000D3259">
        <w:rPr>
          <w:rFonts w:ascii="Arial" w:eastAsia="Calibri" w:hAnsi="Arial" w:cs="Arial"/>
          <w:color w:val="000000"/>
          <w:sz w:val="22"/>
          <w:szCs w:val="22"/>
          <w:lang w:val="fi-FI"/>
        </w:rPr>
        <w:t>Jawa Tengah</w:t>
      </w:r>
    </w:p>
    <w:p w14:paraId="52EA085E" w14:textId="77777777" w:rsidR="00DC20EF" w:rsidRPr="000D3259" w:rsidRDefault="00DC20EF" w:rsidP="000D3259">
      <w:pPr>
        <w:spacing w:line="276" w:lineRule="auto"/>
        <w:ind w:left="1134"/>
        <w:rPr>
          <w:rFonts w:ascii="Arial" w:hAnsi="Arial" w:cs="Arial"/>
          <w:b/>
          <w:noProof w:val="0"/>
          <w:sz w:val="22"/>
          <w:szCs w:val="22"/>
        </w:rPr>
      </w:pPr>
    </w:p>
    <w:p w14:paraId="7C16EE84" w14:textId="4ACDC421" w:rsidR="00DC20EF" w:rsidRPr="000D3259" w:rsidRDefault="00DC20EF" w:rsidP="000D3259">
      <w:pPr>
        <w:spacing w:line="276" w:lineRule="auto"/>
        <w:ind w:left="1134"/>
        <w:rPr>
          <w:rFonts w:ascii="Arial" w:hAnsi="Arial" w:cs="Arial"/>
          <w:b/>
          <w:noProof w:val="0"/>
          <w:sz w:val="22"/>
          <w:szCs w:val="22"/>
        </w:rPr>
      </w:pPr>
      <w:commentRangeStart w:id="13"/>
      <w:r w:rsidRPr="000D3259">
        <w:rPr>
          <w:rFonts w:ascii="Arial" w:hAnsi="Arial" w:cs="Arial"/>
          <w:b/>
          <w:noProof w:val="0"/>
          <w:sz w:val="22"/>
          <w:szCs w:val="22"/>
        </w:rPr>
        <w:t>PIHAK KEDUA:</w:t>
      </w:r>
    </w:p>
    <w:p w14:paraId="16C92B93" w14:textId="77777777" w:rsidR="00DC20EF" w:rsidRPr="000D3259" w:rsidRDefault="00DC20EF" w:rsidP="000D3259">
      <w:pPr>
        <w:spacing w:line="276" w:lineRule="auto"/>
        <w:ind w:left="1134"/>
        <w:rPr>
          <w:rFonts w:ascii="Arial" w:hAnsi="Arial" w:cs="Arial"/>
          <w:noProof w:val="0"/>
          <w:sz w:val="22"/>
          <w:szCs w:val="22"/>
          <w:u w:val="single"/>
        </w:rPr>
      </w:pPr>
      <w:r w:rsidRPr="000D3259">
        <w:rPr>
          <w:rFonts w:ascii="Arial" w:hAnsi="Arial" w:cs="Arial"/>
          <w:i/>
          <w:noProof w:val="0"/>
          <w:sz w:val="22"/>
          <w:szCs w:val="22"/>
          <w:u w:val="single"/>
        </w:rPr>
        <w:t>Contact person</w:t>
      </w:r>
      <w:r w:rsidRPr="000D3259">
        <w:rPr>
          <w:rFonts w:ascii="Arial" w:hAnsi="Arial" w:cs="Arial"/>
          <w:noProof w:val="0"/>
          <w:sz w:val="22"/>
          <w:szCs w:val="22"/>
          <w:u w:val="single"/>
        </w:rPr>
        <w:t xml:space="preserve"> </w:t>
      </w:r>
      <w:proofErr w:type="spellStart"/>
      <w:r w:rsidRPr="000D3259">
        <w:rPr>
          <w:rFonts w:ascii="Arial" w:hAnsi="Arial" w:cs="Arial"/>
          <w:noProof w:val="0"/>
          <w:sz w:val="22"/>
          <w:szCs w:val="22"/>
          <w:u w:val="single"/>
        </w:rPr>
        <w:t>untuk</w:t>
      </w:r>
      <w:proofErr w:type="spellEnd"/>
      <w:r w:rsidRPr="000D3259">
        <w:rPr>
          <w:rFonts w:ascii="Arial" w:hAnsi="Arial" w:cs="Arial"/>
          <w:noProof w:val="0"/>
          <w:sz w:val="22"/>
          <w:szCs w:val="22"/>
          <w:u w:val="single"/>
        </w:rPr>
        <w:t xml:space="preserve"> </w:t>
      </w:r>
      <w:proofErr w:type="spellStart"/>
      <w:r w:rsidRPr="000D3259">
        <w:rPr>
          <w:rFonts w:ascii="Arial" w:hAnsi="Arial" w:cs="Arial"/>
          <w:noProof w:val="0"/>
          <w:sz w:val="22"/>
          <w:szCs w:val="22"/>
          <w:u w:val="single"/>
        </w:rPr>
        <w:t>Perjanjian</w:t>
      </w:r>
      <w:proofErr w:type="spellEnd"/>
      <w:r w:rsidRPr="000D3259">
        <w:rPr>
          <w:rFonts w:ascii="Arial" w:hAnsi="Arial" w:cs="Arial"/>
          <w:noProof w:val="0"/>
          <w:sz w:val="22"/>
          <w:szCs w:val="22"/>
          <w:u w:val="single"/>
        </w:rPr>
        <w:t xml:space="preserve"> </w:t>
      </w:r>
      <w:proofErr w:type="spellStart"/>
      <w:r w:rsidRPr="000D3259">
        <w:rPr>
          <w:rFonts w:ascii="Arial" w:hAnsi="Arial" w:cs="Arial"/>
          <w:noProof w:val="0"/>
          <w:sz w:val="22"/>
          <w:szCs w:val="22"/>
          <w:u w:val="single"/>
        </w:rPr>
        <w:t>Kerja</w:t>
      </w:r>
      <w:proofErr w:type="spellEnd"/>
      <w:r w:rsidRPr="000D3259">
        <w:rPr>
          <w:rFonts w:ascii="Arial" w:hAnsi="Arial" w:cs="Arial"/>
          <w:noProof w:val="0"/>
          <w:sz w:val="22"/>
          <w:szCs w:val="22"/>
          <w:u w:val="single"/>
        </w:rPr>
        <w:t xml:space="preserve"> Sama, </w:t>
      </w:r>
      <w:proofErr w:type="spellStart"/>
      <w:r w:rsidRPr="000D3259">
        <w:rPr>
          <w:rFonts w:ascii="Arial" w:hAnsi="Arial" w:cs="Arial"/>
          <w:noProof w:val="0"/>
          <w:sz w:val="22"/>
          <w:szCs w:val="22"/>
          <w:u w:val="single"/>
        </w:rPr>
        <w:t>menghubungi</w:t>
      </w:r>
      <w:proofErr w:type="spellEnd"/>
      <w:r w:rsidRPr="000D3259">
        <w:rPr>
          <w:rFonts w:ascii="Arial" w:hAnsi="Arial" w:cs="Arial"/>
          <w:noProof w:val="0"/>
          <w:sz w:val="22"/>
          <w:szCs w:val="22"/>
          <w:u w:val="single"/>
        </w:rPr>
        <w:t xml:space="preserve">: </w:t>
      </w:r>
    </w:p>
    <w:p w14:paraId="3E99765A" w14:textId="1C9AB572"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Nama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00DD1954" w:rsidRPr="00DD1954">
        <w:rPr>
          <w:rFonts w:ascii="Arial" w:hAnsi="Arial" w:cs="Arial"/>
          <w:sz w:val="22"/>
          <w:szCs w:val="22"/>
        </w:rPr>
        <w:t>Ika Aries Widyasari</w:t>
      </w:r>
      <w:r w:rsidR="00DD1954">
        <w:rPr>
          <w:rFonts w:ascii="Arial" w:hAnsi="Arial" w:cs="Arial"/>
          <w:sz w:val="22"/>
          <w:szCs w:val="22"/>
        </w:rPr>
        <w:t xml:space="preserve">, Amd.Kes  </w:t>
      </w:r>
    </w:p>
    <w:p w14:paraId="205E2D45" w14:textId="5F39385C"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Unit Kerja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00DE51C7">
        <w:rPr>
          <w:rFonts w:ascii="Arial" w:hAnsi="Arial" w:cs="Arial"/>
          <w:sz w:val="22"/>
          <w:szCs w:val="22"/>
        </w:rPr>
        <w:t xml:space="preserve">Humas dan Marketing </w:t>
      </w:r>
    </w:p>
    <w:p w14:paraId="57FB69FC" w14:textId="536E3D94"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Telp.</w:t>
      </w:r>
      <w:r w:rsidRPr="000D3259">
        <w:rPr>
          <w:rFonts w:ascii="Arial" w:hAnsi="Arial" w:cs="Arial"/>
          <w:noProof w:val="0"/>
          <w:sz w:val="22"/>
          <w:szCs w:val="22"/>
          <w:lang w:val="pt-BR"/>
        </w:rPr>
        <w:tab/>
      </w:r>
      <w:r w:rsidRPr="000D3259">
        <w:rPr>
          <w:rFonts w:ascii="Arial" w:hAnsi="Arial" w:cs="Arial"/>
          <w:noProof w:val="0"/>
          <w:sz w:val="22"/>
          <w:szCs w:val="22"/>
        </w:rPr>
        <w:tab/>
        <w:t xml:space="preserve">: </w:t>
      </w:r>
      <w:r w:rsidR="00FF64AB">
        <w:rPr>
          <w:rFonts w:ascii="Arial" w:hAnsi="Arial" w:cs="Arial"/>
          <w:noProof w:val="0"/>
          <w:sz w:val="22"/>
          <w:szCs w:val="22"/>
        </w:rPr>
        <w:t>-</w:t>
      </w:r>
    </w:p>
    <w:p w14:paraId="65082B6F" w14:textId="17450511"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HP</w:t>
      </w:r>
      <w:r w:rsidRPr="000D3259">
        <w:rPr>
          <w:rFonts w:ascii="Arial" w:hAnsi="Arial" w:cs="Arial"/>
          <w:noProof w:val="0"/>
          <w:sz w:val="22"/>
          <w:szCs w:val="22"/>
          <w:lang w:val="pt-BR"/>
        </w:rPr>
        <w:tab/>
      </w:r>
      <w:r w:rsidRPr="000D3259">
        <w:rPr>
          <w:rFonts w:ascii="Arial" w:hAnsi="Arial" w:cs="Arial"/>
          <w:noProof w:val="0"/>
          <w:sz w:val="22"/>
          <w:szCs w:val="22"/>
          <w:lang w:val="pt-BR"/>
        </w:rPr>
        <w:tab/>
        <w:t xml:space="preserve">: </w:t>
      </w:r>
      <w:r w:rsidR="00FF64AB">
        <w:rPr>
          <w:rFonts w:ascii="Arial" w:hAnsi="Arial" w:cs="Arial"/>
          <w:noProof w:val="0"/>
          <w:sz w:val="22"/>
          <w:szCs w:val="22"/>
        </w:rPr>
        <w:t>+62 851-3851-4521</w:t>
      </w:r>
    </w:p>
    <w:p w14:paraId="631DD20B" w14:textId="5C998922"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pt-BR"/>
        </w:rPr>
        <w:t>Email</w:t>
      </w:r>
      <w:r w:rsidRPr="000D3259">
        <w:rPr>
          <w:rFonts w:ascii="Arial" w:hAnsi="Arial" w:cs="Arial"/>
          <w:noProof w:val="0"/>
          <w:sz w:val="22"/>
          <w:szCs w:val="22"/>
          <w:lang w:val="pt-BR"/>
        </w:rPr>
        <w:tab/>
      </w:r>
      <w:r w:rsidRPr="000D3259">
        <w:rPr>
          <w:rFonts w:ascii="Arial" w:hAnsi="Arial" w:cs="Arial"/>
          <w:noProof w:val="0"/>
          <w:sz w:val="22"/>
          <w:szCs w:val="22"/>
        </w:rPr>
        <w:tab/>
      </w:r>
      <w:r w:rsidRPr="000D3259">
        <w:rPr>
          <w:rFonts w:ascii="Arial" w:hAnsi="Arial" w:cs="Arial"/>
          <w:noProof w:val="0"/>
          <w:sz w:val="22"/>
          <w:szCs w:val="22"/>
          <w:lang w:val="pt-BR"/>
        </w:rPr>
        <w:t xml:space="preserve">: </w:t>
      </w:r>
      <w:r w:rsidR="00FF64AB">
        <w:rPr>
          <w:rFonts w:ascii="Arial" w:hAnsi="Arial" w:cs="Arial"/>
          <w:sz w:val="22"/>
          <w:szCs w:val="22"/>
        </w:rPr>
        <w:t>rsdharmahusadaprob@gmail.com</w:t>
      </w:r>
    </w:p>
    <w:p w14:paraId="0A0FE69C" w14:textId="35FFB114"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 xml:space="preserve">Alamat </w:t>
      </w:r>
      <w:r w:rsidRPr="000D3259">
        <w:rPr>
          <w:rFonts w:ascii="Arial" w:hAnsi="Arial" w:cs="Arial"/>
          <w:noProof w:val="0"/>
          <w:sz w:val="22"/>
          <w:szCs w:val="22"/>
          <w:lang w:val="pt-BR"/>
        </w:rPr>
        <w:tab/>
      </w:r>
      <w:r w:rsidRPr="000D3259">
        <w:rPr>
          <w:rFonts w:ascii="Arial" w:hAnsi="Arial" w:cs="Arial"/>
          <w:noProof w:val="0"/>
          <w:sz w:val="22"/>
          <w:szCs w:val="22"/>
          <w:lang w:val="pt-BR"/>
        </w:rPr>
        <w:tab/>
        <w:t xml:space="preserve">: </w:t>
      </w:r>
      <w:r w:rsidR="00FF64AB">
        <w:rPr>
          <w:rFonts w:ascii="Arial" w:hAnsi="Arial" w:cs="Arial"/>
          <w:sz w:val="22"/>
          <w:szCs w:val="22"/>
        </w:rPr>
        <w:t xml:space="preserve">Jl. Soekarno Hatta No 10 Probolinggo </w:t>
      </w:r>
    </w:p>
    <w:p w14:paraId="1F0EB6C1" w14:textId="77777777" w:rsidR="00DC20EF" w:rsidRPr="000D3259" w:rsidRDefault="00DC20EF" w:rsidP="000D3259">
      <w:pPr>
        <w:spacing w:line="276" w:lineRule="auto"/>
        <w:ind w:left="1134"/>
        <w:rPr>
          <w:rFonts w:ascii="Arial" w:hAnsi="Arial" w:cs="Arial"/>
          <w:noProof w:val="0"/>
          <w:sz w:val="22"/>
          <w:szCs w:val="22"/>
        </w:rPr>
      </w:pPr>
    </w:p>
    <w:p w14:paraId="1285D9EA"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i/>
          <w:noProof w:val="0"/>
          <w:sz w:val="22"/>
          <w:szCs w:val="22"/>
        </w:rPr>
        <w:t>Contact person</w:t>
      </w:r>
      <w:r w:rsidRPr="000D3259">
        <w:rPr>
          <w:rFonts w:ascii="Arial" w:hAnsi="Arial" w:cs="Arial"/>
          <w:noProof w:val="0"/>
          <w:sz w:val="22"/>
          <w:szCs w:val="22"/>
        </w:rPr>
        <w:t xml:space="preserve"> </w:t>
      </w:r>
      <w:proofErr w:type="spellStart"/>
      <w:r w:rsidRPr="000D3259">
        <w:rPr>
          <w:rFonts w:ascii="Arial" w:hAnsi="Arial" w:cs="Arial"/>
          <w:noProof w:val="0"/>
          <w:sz w:val="22"/>
          <w:szCs w:val="22"/>
        </w:rPr>
        <w:t>untuk</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Pelayanan</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Kesehatan</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menghubungi</w:t>
      </w:r>
      <w:proofErr w:type="spellEnd"/>
      <w:r w:rsidRPr="000D3259">
        <w:rPr>
          <w:rFonts w:ascii="Arial" w:hAnsi="Arial" w:cs="Arial"/>
          <w:noProof w:val="0"/>
          <w:sz w:val="22"/>
          <w:szCs w:val="22"/>
        </w:rPr>
        <w:t xml:space="preserve">: </w:t>
      </w:r>
    </w:p>
    <w:p w14:paraId="124260F2"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Nama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Pr="000D3259">
        <w:rPr>
          <w:rFonts w:ascii="Arial" w:hAnsi="Arial" w:cs="Arial"/>
          <w:sz w:val="22"/>
          <w:szCs w:val="22"/>
        </w:rPr>
        <w:t>_______</w:t>
      </w:r>
    </w:p>
    <w:p w14:paraId="178DD6F1"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Unit Kerja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Pr="000D3259">
        <w:rPr>
          <w:rFonts w:ascii="Arial" w:hAnsi="Arial" w:cs="Arial"/>
          <w:sz w:val="22"/>
          <w:szCs w:val="22"/>
        </w:rPr>
        <w:t>_______</w:t>
      </w:r>
    </w:p>
    <w:p w14:paraId="377BA9C7" w14:textId="77777777"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Telp.</w:t>
      </w:r>
      <w:r w:rsidRPr="000D3259">
        <w:rPr>
          <w:rFonts w:ascii="Arial" w:hAnsi="Arial" w:cs="Arial"/>
          <w:noProof w:val="0"/>
          <w:sz w:val="22"/>
          <w:szCs w:val="22"/>
          <w:lang w:val="pt-BR"/>
        </w:rPr>
        <w:tab/>
      </w:r>
      <w:r w:rsidRPr="000D3259">
        <w:rPr>
          <w:rFonts w:ascii="Arial" w:hAnsi="Arial" w:cs="Arial"/>
          <w:noProof w:val="0"/>
          <w:sz w:val="22"/>
          <w:szCs w:val="22"/>
        </w:rPr>
        <w:tab/>
        <w:t xml:space="preserve">: </w:t>
      </w:r>
      <w:r w:rsidRPr="000D3259">
        <w:rPr>
          <w:rFonts w:ascii="Arial" w:hAnsi="Arial" w:cs="Arial"/>
          <w:sz w:val="22"/>
          <w:szCs w:val="22"/>
        </w:rPr>
        <w:t>_______</w:t>
      </w:r>
    </w:p>
    <w:p w14:paraId="1E2D030C" w14:textId="77777777"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HP</w:t>
      </w:r>
      <w:r w:rsidRPr="000D3259">
        <w:rPr>
          <w:rFonts w:ascii="Arial" w:hAnsi="Arial" w:cs="Arial"/>
          <w:noProof w:val="0"/>
          <w:sz w:val="22"/>
          <w:szCs w:val="22"/>
          <w:lang w:val="pt-BR"/>
        </w:rPr>
        <w:tab/>
      </w:r>
      <w:r w:rsidRPr="000D3259">
        <w:rPr>
          <w:rFonts w:ascii="Arial" w:hAnsi="Arial" w:cs="Arial"/>
          <w:noProof w:val="0"/>
          <w:sz w:val="22"/>
          <w:szCs w:val="22"/>
          <w:lang w:val="pt-BR"/>
        </w:rPr>
        <w:tab/>
        <w:t xml:space="preserve">: </w:t>
      </w:r>
      <w:r w:rsidRPr="000D3259">
        <w:rPr>
          <w:rFonts w:ascii="Arial" w:hAnsi="Arial" w:cs="Arial"/>
          <w:sz w:val="22"/>
          <w:szCs w:val="22"/>
        </w:rPr>
        <w:t>_______</w:t>
      </w:r>
    </w:p>
    <w:p w14:paraId="3FDAAF56"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pt-BR"/>
        </w:rPr>
        <w:t>Email</w:t>
      </w:r>
      <w:r w:rsidRPr="000D3259">
        <w:rPr>
          <w:rFonts w:ascii="Arial" w:hAnsi="Arial" w:cs="Arial"/>
          <w:noProof w:val="0"/>
          <w:sz w:val="22"/>
          <w:szCs w:val="22"/>
          <w:lang w:val="pt-BR"/>
        </w:rPr>
        <w:tab/>
      </w:r>
      <w:r w:rsidRPr="000D3259">
        <w:rPr>
          <w:rFonts w:ascii="Arial" w:hAnsi="Arial" w:cs="Arial"/>
          <w:noProof w:val="0"/>
          <w:sz w:val="22"/>
          <w:szCs w:val="22"/>
        </w:rPr>
        <w:tab/>
      </w:r>
      <w:r w:rsidRPr="000D3259">
        <w:rPr>
          <w:rFonts w:ascii="Arial" w:hAnsi="Arial" w:cs="Arial"/>
          <w:noProof w:val="0"/>
          <w:sz w:val="22"/>
          <w:szCs w:val="22"/>
          <w:lang w:val="pt-BR"/>
        </w:rPr>
        <w:t xml:space="preserve">: </w:t>
      </w:r>
      <w:r w:rsidRPr="000D3259">
        <w:rPr>
          <w:rFonts w:ascii="Arial" w:hAnsi="Arial" w:cs="Arial"/>
          <w:sz w:val="22"/>
          <w:szCs w:val="22"/>
        </w:rPr>
        <w:t>_______</w:t>
      </w:r>
    </w:p>
    <w:p w14:paraId="50DD1CDB" w14:textId="77777777" w:rsidR="00DC20EF" w:rsidRPr="000D3259" w:rsidRDefault="00DC20EF" w:rsidP="000D3259">
      <w:pPr>
        <w:spacing w:line="276" w:lineRule="auto"/>
        <w:ind w:left="1134"/>
        <w:rPr>
          <w:rFonts w:ascii="Arial" w:hAnsi="Arial" w:cs="Arial"/>
          <w:noProof w:val="0"/>
          <w:sz w:val="22"/>
          <w:szCs w:val="22"/>
          <w:lang w:val="pt-BR"/>
        </w:rPr>
      </w:pPr>
    </w:p>
    <w:p w14:paraId="7EA9D974" w14:textId="77777777" w:rsidR="00DC20EF" w:rsidRPr="000D3259" w:rsidRDefault="00DC20EF" w:rsidP="000D3259">
      <w:pPr>
        <w:spacing w:line="276" w:lineRule="auto"/>
        <w:ind w:left="1134"/>
        <w:jc w:val="both"/>
        <w:rPr>
          <w:rFonts w:ascii="Arial" w:hAnsi="Arial" w:cs="Arial"/>
          <w:noProof w:val="0"/>
          <w:sz w:val="22"/>
          <w:szCs w:val="22"/>
        </w:rPr>
      </w:pPr>
      <w:r w:rsidRPr="000D3259">
        <w:rPr>
          <w:rFonts w:ascii="Arial" w:hAnsi="Arial" w:cs="Arial"/>
          <w:i/>
          <w:noProof w:val="0"/>
          <w:sz w:val="22"/>
          <w:szCs w:val="22"/>
        </w:rPr>
        <w:t>Contact person</w:t>
      </w:r>
      <w:r w:rsidRPr="000D3259">
        <w:rPr>
          <w:rFonts w:ascii="Arial" w:hAnsi="Arial" w:cs="Arial"/>
          <w:noProof w:val="0"/>
          <w:sz w:val="22"/>
          <w:szCs w:val="22"/>
        </w:rPr>
        <w:t xml:space="preserve"> </w:t>
      </w:r>
      <w:proofErr w:type="spellStart"/>
      <w:r w:rsidRPr="000D3259">
        <w:rPr>
          <w:rFonts w:ascii="Arial" w:hAnsi="Arial" w:cs="Arial"/>
          <w:noProof w:val="0"/>
          <w:sz w:val="22"/>
          <w:szCs w:val="22"/>
        </w:rPr>
        <w:t>untuk</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Kelengkapan</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Berkas</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Tagihan</w:t>
      </w:r>
      <w:proofErr w:type="spellEnd"/>
      <w:r w:rsidRPr="000D3259">
        <w:rPr>
          <w:rFonts w:ascii="Arial" w:hAnsi="Arial" w:cs="Arial"/>
          <w:noProof w:val="0"/>
          <w:sz w:val="22"/>
          <w:szCs w:val="22"/>
        </w:rPr>
        <w:t xml:space="preserve"> dan </w:t>
      </w:r>
      <w:proofErr w:type="spellStart"/>
      <w:r w:rsidRPr="000D3259">
        <w:rPr>
          <w:rFonts w:ascii="Arial" w:hAnsi="Arial" w:cs="Arial"/>
          <w:noProof w:val="0"/>
          <w:sz w:val="22"/>
          <w:szCs w:val="22"/>
        </w:rPr>
        <w:t>Konfirmasi</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Pembayaran</w:t>
      </w:r>
      <w:proofErr w:type="spellEnd"/>
      <w:r w:rsidRPr="000D3259">
        <w:rPr>
          <w:rFonts w:ascii="Arial" w:hAnsi="Arial" w:cs="Arial"/>
          <w:noProof w:val="0"/>
          <w:sz w:val="22"/>
          <w:szCs w:val="22"/>
        </w:rPr>
        <w:t xml:space="preserve">, </w:t>
      </w:r>
      <w:proofErr w:type="spellStart"/>
      <w:r w:rsidRPr="000D3259">
        <w:rPr>
          <w:rFonts w:ascii="Arial" w:hAnsi="Arial" w:cs="Arial"/>
          <w:noProof w:val="0"/>
          <w:sz w:val="22"/>
          <w:szCs w:val="22"/>
        </w:rPr>
        <w:t>menghubungi</w:t>
      </w:r>
      <w:proofErr w:type="spellEnd"/>
      <w:r w:rsidRPr="000D3259">
        <w:rPr>
          <w:rFonts w:ascii="Arial" w:hAnsi="Arial" w:cs="Arial"/>
          <w:noProof w:val="0"/>
          <w:sz w:val="22"/>
          <w:szCs w:val="22"/>
        </w:rPr>
        <w:t>:</w:t>
      </w:r>
    </w:p>
    <w:p w14:paraId="6D6C3B24"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Nama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Pr="000D3259">
        <w:rPr>
          <w:rFonts w:ascii="Arial" w:hAnsi="Arial" w:cs="Arial"/>
          <w:sz w:val="22"/>
          <w:szCs w:val="22"/>
        </w:rPr>
        <w:t>_______</w:t>
      </w:r>
    </w:p>
    <w:p w14:paraId="6C25D015" w14:textId="77777777"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fi-FI"/>
        </w:rPr>
        <w:t>Unit Kerja</w:t>
      </w:r>
      <w:r w:rsidRPr="000D3259">
        <w:rPr>
          <w:rFonts w:ascii="Arial" w:hAnsi="Arial" w:cs="Arial"/>
          <w:noProof w:val="0"/>
          <w:sz w:val="22"/>
          <w:szCs w:val="22"/>
          <w:lang w:val="fi-FI"/>
        </w:rPr>
        <w:tab/>
      </w:r>
      <w:r w:rsidRPr="000D3259">
        <w:rPr>
          <w:rFonts w:ascii="Arial" w:hAnsi="Arial" w:cs="Arial"/>
          <w:noProof w:val="0"/>
          <w:sz w:val="22"/>
          <w:szCs w:val="22"/>
        </w:rPr>
        <w:tab/>
      </w:r>
      <w:r w:rsidRPr="000D3259">
        <w:rPr>
          <w:rFonts w:ascii="Arial" w:hAnsi="Arial" w:cs="Arial"/>
          <w:noProof w:val="0"/>
          <w:sz w:val="22"/>
          <w:szCs w:val="22"/>
          <w:lang w:val="fi-FI"/>
        </w:rPr>
        <w:t xml:space="preserve">: </w:t>
      </w:r>
      <w:r w:rsidRPr="000D3259">
        <w:rPr>
          <w:rFonts w:ascii="Arial" w:hAnsi="Arial" w:cs="Arial"/>
          <w:sz w:val="22"/>
          <w:szCs w:val="22"/>
        </w:rPr>
        <w:t>_______</w:t>
      </w:r>
    </w:p>
    <w:p w14:paraId="01ACA726" w14:textId="77777777"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Telp.</w:t>
      </w:r>
      <w:r w:rsidRPr="000D3259">
        <w:rPr>
          <w:rFonts w:ascii="Arial" w:hAnsi="Arial" w:cs="Arial"/>
          <w:noProof w:val="0"/>
          <w:sz w:val="22"/>
          <w:szCs w:val="22"/>
          <w:lang w:val="pt-BR"/>
        </w:rPr>
        <w:tab/>
      </w:r>
      <w:r w:rsidRPr="000D3259">
        <w:rPr>
          <w:rFonts w:ascii="Arial" w:hAnsi="Arial" w:cs="Arial"/>
          <w:noProof w:val="0"/>
          <w:sz w:val="22"/>
          <w:szCs w:val="22"/>
        </w:rPr>
        <w:tab/>
        <w:t xml:space="preserve">: </w:t>
      </w:r>
      <w:r w:rsidRPr="000D3259">
        <w:rPr>
          <w:rFonts w:ascii="Arial" w:hAnsi="Arial" w:cs="Arial"/>
          <w:sz w:val="22"/>
          <w:szCs w:val="22"/>
        </w:rPr>
        <w:t>_______</w:t>
      </w:r>
    </w:p>
    <w:p w14:paraId="57951779" w14:textId="77777777" w:rsidR="00DC20EF" w:rsidRPr="000D3259" w:rsidRDefault="00DC20EF" w:rsidP="000D3259">
      <w:pPr>
        <w:spacing w:line="276" w:lineRule="auto"/>
        <w:ind w:left="1134"/>
        <w:rPr>
          <w:rFonts w:ascii="Arial" w:hAnsi="Arial" w:cs="Arial"/>
          <w:noProof w:val="0"/>
          <w:sz w:val="22"/>
          <w:szCs w:val="22"/>
          <w:lang w:val="pt-BR"/>
        </w:rPr>
      </w:pPr>
      <w:r w:rsidRPr="000D3259">
        <w:rPr>
          <w:rFonts w:ascii="Arial" w:hAnsi="Arial" w:cs="Arial"/>
          <w:noProof w:val="0"/>
          <w:sz w:val="22"/>
          <w:szCs w:val="22"/>
          <w:lang w:val="pt-BR"/>
        </w:rPr>
        <w:t>No. HP</w:t>
      </w:r>
      <w:r w:rsidRPr="000D3259">
        <w:rPr>
          <w:rFonts w:ascii="Arial" w:hAnsi="Arial" w:cs="Arial"/>
          <w:noProof w:val="0"/>
          <w:sz w:val="22"/>
          <w:szCs w:val="22"/>
          <w:lang w:val="pt-BR"/>
        </w:rPr>
        <w:tab/>
      </w:r>
      <w:r w:rsidRPr="000D3259">
        <w:rPr>
          <w:rFonts w:ascii="Arial" w:hAnsi="Arial" w:cs="Arial"/>
          <w:noProof w:val="0"/>
          <w:sz w:val="22"/>
          <w:szCs w:val="22"/>
          <w:lang w:val="pt-BR"/>
        </w:rPr>
        <w:tab/>
        <w:t xml:space="preserve">: </w:t>
      </w:r>
      <w:r w:rsidRPr="000D3259">
        <w:rPr>
          <w:rFonts w:ascii="Arial" w:hAnsi="Arial" w:cs="Arial"/>
          <w:sz w:val="22"/>
          <w:szCs w:val="22"/>
        </w:rPr>
        <w:t>_______</w:t>
      </w:r>
    </w:p>
    <w:p w14:paraId="17C8B7F9" w14:textId="0C3758C6" w:rsidR="00DC20EF" w:rsidRPr="000D3259" w:rsidRDefault="00DC20EF" w:rsidP="000D3259">
      <w:pPr>
        <w:spacing w:line="276" w:lineRule="auto"/>
        <w:ind w:left="1134"/>
        <w:rPr>
          <w:rFonts w:ascii="Arial" w:hAnsi="Arial" w:cs="Arial"/>
          <w:noProof w:val="0"/>
          <w:sz w:val="22"/>
          <w:szCs w:val="22"/>
        </w:rPr>
      </w:pPr>
      <w:r w:rsidRPr="000D3259">
        <w:rPr>
          <w:rFonts w:ascii="Arial" w:hAnsi="Arial" w:cs="Arial"/>
          <w:noProof w:val="0"/>
          <w:sz w:val="22"/>
          <w:szCs w:val="22"/>
          <w:lang w:val="pt-BR"/>
        </w:rPr>
        <w:t>Email</w:t>
      </w:r>
      <w:r w:rsidRPr="000D3259">
        <w:rPr>
          <w:rFonts w:ascii="Arial" w:hAnsi="Arial" w:cs="Arial"/>
          <w:noProof w:val="0"/>
          <w:sz w:val="22"/>
          <w:szCs w:val="22"/>
          <w:lang w:val="pt-BR"/>
        </w:rPr>
        <w:tab/>
      </w:r>
      <w:r w:rsidRPr="000D3259">
        <w:rPr>
          <w:rFonts w:ascii="Arial" w:hAnsi="Arial" w:cs="Arial"/>
          <w:noProof w:val="0"/>
          <w:sz w:val="22"/>
          <w:szCs w:val="22"/>
        </w:rPr>
        <w:tab/>
      </w:r>
      <w:r w:rsidRPr="000D3259">
        <w:rPr>
          <w:rFonts w:ascii="Arial" w:hAnsi="Arial" w:cs="Arial"/>
          <w:noProof w:val="0"/>
          <w:sz w:val="22"/>
          <w:szCs w:val="22"/>
          <w:lang w:val="pt-BR"/>
        </w:rPr>
        <w:t xml:space="preserve">: </w:t>
      </w:r>
      <w:r w:rsidRPr="000D3259">
        <w:rPr>
          <w:rFonts w:ascii="Arial" w:hAnsi="Arial" w:cs="Arial"/>
          <w:sz w:val="22"/>
          <w:szCs w:val="22"/>
        </w:rPr>
        <w:t>_______</w:t>
      </w:r>
      <w:commentRangeEnd w:id="13"/>
      <w:r w:rsidR="008948CA" w:rsidRPr="000D3259">
        <w:rPr>
          <w:rStyle w:val="CommentReference"/>
          <w:rFonts w:ascii="Arial" w:hAnsi="Arial" w:cs="Arial"/>
          <w:sz w:val="22"/>
          <w:szCs w:val="22"/>
          <w:lang w:val="x-none" w:eastAsia="x-none"/>
        </w:rPr>
        <w:commentReference w:id="13"/>
      </w:r>
    </w:p>
    <w:p w14:paraId="0A467B31" w14:textId="77777777" w:rsidR="00DC20EF" w:rsidRPr="000D3259" w:rsidRDefault="00DC20EF" w:rsidP="000D3259">
      <w:pPr>
        <w:spacing w:line="276" w:lineRule="auto"/>
        <w:ind w:left="1191" w:hanging="57"/>
        <w:rPr>
          <w:rFonts w:ascii="Arial" w:hAnsi="Arial" w:cs="Arial"/>
          <w:noProof w:val="0"/>
          <w:sz w:val="22"/>
          <w:szCs w:val="22"/>
          <w:lang w:val="pt-BR"/>
        </w:rPr>
      </w:pPr>
    </w:p>
    <w:p w14:paraId="5E1E2CED" w14:textId="57514CFE" w:rsidR="00DC20EF" w:rsidRPr="002D263E" w:rsidRDefault="00F70093" w:rsidP="002D263E">
      <w:pPr>
        <w:pStyle w:val="BodyTextIndent"/>
        <w:keepNext w:val="0"/>
        <w:keepLines w:val="0"/>
        <w:numPr>
          <w:ilvl w:val="0"/>
          <w:numId w:val="16"/>
        </w:numPr>
        <w:tabs>
          <w:tab w:val="clear" w:pos="567"/>
        </w:tabs>
        <w:spacing w:after="0" w:line="276" w:lineRule="auto"/>
        <w:ind w:left="426" w:hanging="426"/>
        <w:rPr>
          <w:rFonts w:ascii="Arial" w:hAnsi="Arial" w:cs="Arial"/>
          <w:sz w:val="22"/>
          <w:szCs w:val="22"/>
        </w:rPr>
      </w:pPr>
      <w:proofErr w:type="spellStart"/>
      <w:r w:rsidRPr="000D3259">
        <w:rPr>
          <w:rFonts w:ascii="Arial" w:hAnsi="Arial" w:cs="Arial"/>
          <w:sz w:val="22"/>
          <w:szCs w:val="22"/>
        </w:rPr>
        <w:t>Pemberitahuan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diserahkan</w:t>
      </w:r>
      <w:proofErr w:type="spellEnd"/>
      <w:r w:rsidRPr="000D3259">
        <w:rPr>
          <w:rFonts w:ascii="Arial" w:hAnsi="Arial" w:cs="Arial"/>
          <w:sz w:val="22"/>
          <w:szCs w:val="22"/>
        </w:rPr>
        <w:t xml:space="preserve">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langsung</w:t>
      </w:r>
      <w:proofErr w:type="spellEnd"/>
      <w:r w:rsidRPr="000D3259">
        <w:rPr>
          <w:rFonts w:ascii="Arial" w:hAnsi="Arial" w:cs="Arial"/>
          <w:sz w:val="22"/>
          <w:szCs w:val="22"/>
        </w:rPr>
        <w:t xml:space="preserve"> </w:t>
      </w:r>
      <w:proofErr w:type="spellStart"/>
      <w:r w:rsidRPr="000D3259">
        <w:rPr>
          <w:rFonts w:ascii="Arial" w:hAnsi="Arial" w:cs="Arial"/>
          <w:sz w:val="22"/>
          <w:szCs w:val="22"/>
        </w:rPr>
        <w:t>dianggap</w:t>
      </w:r>
      <w:proofErr w:type="spellEnd"/>
      <w:r w:rsidRPr="000D3259">
        <w:rPr>
          <w:rFonts w:ascii="Arial" w:hAnsi="Arial" w:cs="Arial"/>
          <w:sz w:val="22"/>
          <w:szCs w:val="22"/>
        </w:rPr>
        <w:t xml:space="preserve">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diterima</w:t>
      </w:r>
      <w:proofErr w:type="spellEnd"/>
      <w:r w:rsidRPr="000D3259">
        <w:rPr>
          <w:rFonts w:ascii="Arial" w:hAnsi="Arial" w:cs="Arial"/>
          <w:sz w:val="22"/>
          <w:szCs w:val="22"/>
        </w:rPr>
        <w:t xml:space="preserve"> pada </w:t>
      </w:r>
      <w:proofErr w:type="spellStart"/>
      <w:r w:rsidRPr="000D3259">
        <w:rPr>
          <w:rFonts w:ascii="Arial" w:hAnsi="Arial" w:cs="Arial"/>
          <w:sz w:val="22"/>
          <w:szCs w:val="22"/>
        </w:rPr>
        <w:t>hari</w:t>
      </w:r>
      <w:proofErr w:type="spellEnd"/>
      <w:r w:rsidRPr="000D3259">
        <w:rPr>
          <w:rFonts w:ascii="Arial" w:hAnsi="Arial" w:cs="Arial"/>
          <w:sz w:val="22"/>
          <w:szCs w:val="22"/>
        </w:rPr>
        <w:t xml:space="preserve"> </w:t>
      </w:r>
      <w:proofErr w:type="spellStart"/>
      <w:r w:rsidRPr="000D3259">
        <w:rPr>
          <w:rFonts w:ascii="Arial" w:hAnsi="Arial" w:cs="Arial"/>
          <w:sz w:val="22"/>
          <w:szCs w:val="22"/>
        </w:rPr>
        <w:t>penyerahan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bukti</w:t>
      </w:r>
      <w:proofErr w:type="spellEnd"/>
      <w:r w:rsidRPr="000D3259">
        <w:rPr>
          <w:rFonts w:ascii="Arial" w:hAnsi="Arial" w:cs="Arial"/>
          <w:sz w:val="22"/>
          <w:szCs w:val="22"/>
        </w:rPr>
        <w:t xml:space="preserve"> </w:t>
      </w:r>
      <w:proofErr w:type="spellStart"/>
      <w:r w:rsidRPr="000D3259">
        <w:rPr>
          <w:rFonts w:ascii="Arial" w:hAnsi="Arial" w:cs="Arial"/>
          <w:sz w:val="22"/>
          <w:szCs w:val="22"/>
        </w:rPr>
        <w:t>tanda</w:t>
      </w:r>
      <w:proofErr w:type="spellEnd"/>
      <w:r w:rsidRPr="000D3259">
        <w:rPr>
          <w:rFonts w:ascii="Arial" w:hAnsi="Arial" w:cs="Arial"/>
          <w:sz w:val="22"/>
          <w:szCs w:val="22"/>
        </w:rPr>
        <w:t xml:space="preserve"> </w:t>
      </w:r>
      <w:proofErr w:type="spellStart"/>
      <w:r w:rsidRPr="000D3259">
        <w:rPr>
          <w:rFonts w:ascii="Arial" w:hAnsi="Arial" w:cs="Arial"/>
          <w:sz w:val="22"/>
          <w:szCs w:val="22"/>
        </w:rPr>
        <w:t>tangan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penerimaan</w:t>
      </w:r>
      <w:proofErr w:type="spellEnd"/>
      <w:r w:rsidRPr="000D3259">
        <w:rPr>
          <w:rFonts w:ascii="Arial" w:hAnsi="Arial" w:cs="Arial"/>
          <w:sz w:val="22"/>
          <w:szCs w:val="22"/>
        </w:rPr>
        <w:t xml:space="preserve"> pada </w:t>
      </w:r>
      <w:proofErr w:type="spellStart"/>
      <w:r w:rsidRPr="000D3259">
        <w:rPr>
          <w:rFonts w:ascii="Arial" w:hAnsi="Arial" w:cs="Arial"/>
          <w:sz w:val="22"/>
          <w:szCs w:val="22"/>
        </w:rPr>
        <w:t>buku</w:t>
      </w:r>
      <w:proofErr w:type="spellEnd"/>
      <w:r w:rsidRPr="000D3259">
        <w:rPr>
          <w:rFonts w:ascii="Arial" w:hAnsi="Arial" w:cs="Arial"/>
          <w:sz w:val="22"/>
          <w:szCs w:val="22"/>
        </w:rPr>
        <w:t xml:space="preserve"> </w:t>
      </w:r>
      <w:proofErr w:type="spellStart"/>
      <w:r w:rsidRPr="000D3259">
        <w:rPr>
          <w:rFonts w:ascii="Arial" w:hAnsi="Arial" w:cs="Arial"/>
          <w:sz w:val="22"/>
          <w:szCs w:val="22"/>
        </w:rPr>
        <w:t>ekspedisi</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buku</w:t>
      </w:r>
      <w:proofErr w:type="spellEnd"/>
      <w:r w:rsidRPr="000D3259">
        <w:rPr>
          <w:rFonts w:ascii="Arial" w:hAnsi="Arial" w:cs="Arial"/>
          <w:sz w:val="22"/>
          <w:szCs w:val="22"/>
        </w:rPr>
        <w:t xml:space="preserve"> </w:t>
      </w:r>
      <w:proofErr w:type="spellStart"/>
      <w:r w:rsidRPr="000D3259">
        <w:rPr>
          <w:rFonts w:ascii="Arial" w:hAnsi="Arial" w:cs="Arial"/>
          <w:sz w:val="22"/>
          <w:szCs w:val="22"/>
        </w:rPr>
        <w:t>tanda</w:t>
      </w:r>
      <w:proofErr w:type="spellEnd"/>
      <w:r w:rsidRPr="000D3259">
        <w:rPr>
          <w:rFonts w:ascii="Arial" w:hAnsi="Arial" w:cs="Arial"/>
          <w:sz w:val="22"/>
          <w:szCs w:val="22"/>
        </w:rPr>
        <w:t xml:space="preserve"> </w:t>
      </w:r>
      <w:proofErr w:type="spellStart"/>
      <w:r w:rsidRPr="000D3259">
        <w:rPr>
          <w:rFonts w:ascii="Arial" w:hAnsi="Arial" w:cs="Arial"/>
          <w:sz w:val="22"/>
          <w:szCs w:val="22"/>
        </w:rPr>
        <w:t>terima</w:t>
      </w:r>
      <w:proofErr w:type="spellEnd"/>
      <w:r w:rsidRPr="000D3259">
        <w:rPr>
          <w:rFonts w:ascii="Arial" w:hAnsi="Arial" w:cs="Arial"/>
          <w:sz w:val="22"/>
          <w:szCs w:val="22"/>
        </w:rPr>
        <w:t xml:space="preserve"> </w:t>
      </w:r>
      <w:proofErr w:type="spellStart"/>
      <w:r w:rsidRPr="000D3259">
        <w:rPr>
          <w:rFonts w:ascii="Arial" w:hAnsi="Arial" w:cs="Arial"/>
          <w:sz w:val="22"/>
          <w:szCs w:val="22"/>
        </w:rPr>
        <w:t>pengiriman</w:t>
      </w:r>
      <w:proofErr w:type="spellEnd"/>
      <w:r w:rsidRPr="000D3259">
        <w:rPr>
          <w:rFonts w:ascii="Arial" w:hAnsi="Arial" w:cs="Arial"/>
          <w:sz w:val="22"/>
          <w:szCs w:val="22"/>
        </w:rPr>
        <w:t xml:space="preserve">, </w:t>
      </w:r>
      <w:proofErr w:type="spellStart"/>
      <w:r w:rsidRPr="000D3259">
        <w:rPr>
          <w:rFonts w:ascii="Arial" w:hAnsi="Arial" w:cs="Arial"/>
          <w:sz w:val="22"/>
          <w:szCs w:val="22"/>
        </w:rPr>
        <w:t>se</w:t>
      </w:r>
      <w:r w:rsidR="00BF5D8A" w:rsidRPr="000D3259">
        <w:rPr>
          <w:rFonts w:ascii="Arial" w:hAnsi="Arial" w:cs="Arial"/>
          <w:sz w:val="22"/>
          <w:szCs w:val="22"/>
        </w:rPr>
        <w:t>dangkan</w:t>
      </w:r>
      <w:proofErr w:type="spellEnd"/>
      <w:r w:rsidR="00BF5D8A" w:rsidRPr="000D3259">
        <w:rPr>
          <w:rFonts w:ascii="Arial" w:hAnsi="Arial" w:cs="Arial"/>
          <w:sz w:val="22"/>
          <w:szCs w:val="22"/>
        </w:rPr>
        <w:t xml:space="preserve"> </w:t>
      </w:r>
      <w:proofErr w:type="spellStart"/>
      <w:r w:rsidR="00BF5D8A" w:rsidRPr="000D3259">
        <w:rPr>
          <w:rFonts w:ascii="Arial" w:hAnsi="Arial" w:cs="Arial"/>
          <w:sz w:val="22"/>
          <w:szCs w:val="22"/>
        </w:rPr>
        <w:t>pengiriman</w:t>
      </w:r>
      <w:proofErr w:type="spellEnd"/>
      <w:r w:rsidR="00BF5D8A" w:rsidRPr="000D3259">
        <w:rPr>
          <w:rFonts w:ascii="Arial" w:hAnsi="Arial" w:cs="Arial"/>
          <w:sz w:val="22"/>
          <w:szCs w:val="22"/>
        </w:rPr>
        <w:t xml:space="preserve"> </w:t>
      </w:r>
      <w:proofErr w:type="spellStart"/>
      <w:r w:rsidR="00BF5D8A" w:rsidRPr="000D3259">
        <w:rPr>
          <w:rFonts w:ascii="Arial" w:hAnsi="Arial" w:cs="Arial"/>
          <w:sz w:val="22"/>
          <w:szCs w:val="22"/>
        </w:rPr>
        <w:t>melalui</w:t>
      </w:r>
      <w:proofErr w:type="spellEnd"/>
      <w:r w:rsidR="00BF5D8A" w:rsidRPr="000D3259">
        <w:rPr>
          <w:rFonts w:ascii="Arial" w:hAnsi="Arial" w:cs="Arial"/>
          <w:sz w:val="22"/>
          <w:szCs w:val="22"/>
        </w:rPr>
        <w:t xml:space="preserve"> </w:t>
      </w:r>
      <w:proofErr w:type="spellStart"/>
      <w:r w:rsidR="00BF5D8A" w:rsidRPr="000D3259">
        <w:rPr>
          <w:rFonts w:ascii="Arial" w:hAnsi="Arial" w:cs="Arial"/>
          <w:sz w:val="22"/>
          <w:szCs w:val="22"/>
        </w:rPr>
        <w:t>teleks</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faksimili</w:t>
      </w:r>
      <w:proofErr w:type="spellEnd"/>
      <w:r w:rsidRPr="000D3259">
        <w:rPr>
          <w:rFonts w:ascii="Arial" w:hAnsi="Arial" w:cs="Arial"/>
          <w:sz w:val="22"/>
          <w:szCs w:val="22"/>
        </w:rPr>
        <w:t xml:space="preserve"> </w:t>
      </w:r>
      <w:proofErr w:type="spellStart"/>
      <w:r w:rsidRPr="000D3259">
        <w:rPr>
          <w:rFonts w:ascii="Arial" w:hAnsi="Arial" w:cs="Arial"/>
          <w:sz w:val="22"/>
          <w:szCs w:val="22"/>
        </w:rPr>
        <w:t>dianggap</w:t>
      </w:r>
      <w:proofErr w:type="spellEnd"/>
      <w:r w:rsidRPr="000D3259">
        <w:rPr>
          <w:rFonts w:ascii="Arial" w:hAnsi="Arial" w:cs="Arial"/>
          <w:sz w:val="22"/>
          <w:szCs w:val="22"/>
        </w:rPr>
        <w:t xml:space="preserve">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diterima</w:t>
      </w:r>
      <w:proofErr w:type="spellEnd"/>
      <w:r w:rsidRPr="000D3259">
        <w:rPr>
          <w:rFonts w:ascii="Arial" w:hAnsi="Arial" w:cs="Arial"/>
          <w:sz w:val="22"/>
          <w:szCs w:val="22"/>
        </w:rPr>
        <w:t xml:space="preserve"> pada </w:t>
      </w:r>
      <w:proofErr w:type="spellStart"/>
      <w:r w:rsidRPr="000D3259">
        <w:rPr>
          <w:rFonts w:ascii="Arial" w:hAnsi="Arial" w:cs="Arial"/>
          <w:sz w:val="22"/>
          <w:szCs w:val="22"/>
        </w:rPr>
        <w:t>saat</w:t>
      </w:r>
      <w:proofErr w:type="spellEnd"/>
      <w:r w:rsidRPr="000D3259">
        <w:rPr>
          <w:rFonts w:ascii="Arial" w:hAnsi="Arial" w:cs="Arial"/>
          <w:sz w:val="22"/>
          <w:szCs w:val="22"/>
        </w:rPr>
        <w:t xml:space="preserve">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diterima</w:t>
      </w:r>
      <w:proofErr w:type="spellEnd"/>
      <w:r w:rsidRPr="000D3259">
        <w:rPr>
          <w:rFonts w:ascii="Arial" w:hAnsi="Arial" w:cs="Arial"/>
          <w:sz w:val="22"/>
          <w:szCs w:val="22"/>
        </w:rPr>
        <w:t xml:space="preserve"> </w:t>
      </w:r>
      <w:proofErr w:type="spellStart"/>
      <w:r w:rsidRPr="000D3259">
        <w:rPr>
          <w:rFonts w:ascii="Arial" w:hAnsi="Arial" w:cs="Arial"/>
          <w:sz w:val="22"/>
          <w:szCs w:val="22"/>
        </w:rPr>
        <w:t>kode</w:t>
      </w:r>
      <w:proofErr w:type="spellEnd"/>
      <w:r w:rsidRPr="000D3259">
        <w:rPr>
          <w:rFonts w:ascii="Arial" w:hAnsi="Arial" w:cs="Arial"/>
          <w:sz w:val="22"/>
          <w:szCs w:val="22"/>
        </w:rPr>
        <w:t xml:space="preserve"> </w:t>
      </w:r>
      <w:proofErr w:type="spellStart"/>
      <w:r w:rsidRPr="000D3259">
        <w:rPr>
          <w:rFonts w:ascii="Arial" w:hAnsi="Arial" w:cs="Arial"/>
          <w:sz w:val="22"/>
          <w:szCs w:val="22"/>
        </w:rPr>
        <w:t>jawabannya</w:t>
      </w:r>
      <w:proofErr w:type="spellEnd"/>
      <w:r w:rsidRPr="000D3259">
        <w:rPr>
          <w:rFonts w:ascii="Arial" w:hAnsi="Arial" w:cs="Arial"/>
          <w:sz w:val="22"/>
          <w:szCs w:val="22"/>
        </w:rPr>
        <w:t xml:space="preserve"> (</w:t>
      </w:r>
      <w:r w:rsidRPr="000D3259">
        <w:rPr>
          <w:rFonts w:ascii="Arial" w:hAnsi="Arial" w:cs="Arial"/>
          <w:i/>
          <w:sz w:val="22"/>
          <w:szCs w:val="22"/>
        </w:rPr>
        <w:t>answerback</w:t>
      </w:r>
      <w:r w:rsidR="00877975" w:rsidRPr="000D3259">
        <w:rPr>
          <w:rFonts w:ascii="Arial" w:hAnsi="Arial" w:cs="Arial"/>
          <w:sz w:val="22"/>
          <w:szCs w:val="22"/>
        </w:rPr>
        <w:t xml:space="preserve">) pada </w:t>
      </w:r>
      <w:proofErr w:type="spellStart"/>
      <w:r w:rsidR="00877975" w:rsidRPr="000D3259">
        <w:rPr>
          <w:rFonts w:ascii="Arial" w:hAnsi="Arial" w:cs="Arial"/>
          <w:sz w:val="22"/>
          <w:szCs w:val="22"/>
        </w:rPr>
        <w:t>pengiriman</w:t>
      </w:r>
      <w:proofErr w:type="spellEnd"/>
      <w:r w:rsidR="00877975" w:rsidRPr="000D3259">
        <w:rPr>
          <w:rFonts w:ascii="Arial" w:hAnsi="Arial" w:cs="Arial"/>
          <w:sz w:val="22"/>
          <w:szCs w:val="22"/>
        </w:rPr>
        <w:t xml:space="preserve"> </w:t>
      </w:r>
      <w:proofErr w:type="spellStart"/>
      <w:r w:rsidR="00877975" w:rsidRPr="000D3259">
        <w:rPr>
          <w:rFonts w:ascii="Arial" w:hAnsi="Arial" w:cs="Arial"/>
          <w:sz w:val="22"/>
          <w:szCs w:val="22"/>
        </w:rPr>
        <w:t>teleks</w:t>
      </w:r>
      <w:proofErr w:type="spellEnd"/>
      <w:r w:rsidR="00877975" w:rsidRPr="000D3259">
        <w:rPr>
          <w:rFonts w:ascii="Arial" w:hAnsi="Arial" w:cs="Arial"/>
          <w:sz w:val="22"/>
          <w:szCs w:val="22"/>
        </w:rPr>
        <w:t xml:space="preserve">, </w:t>
      </w:r>
      <w:proofErr w:type="spellStart"/>
      <w:r w:rsidRPr="000D3259">
        <w:rPr>
          <w:rFonts w:ascii="Arial" w:hAnsi="Arial" w:cs="Arial"/>
          <w:sz w:val="22"/>
          <w:szCs w:val="22"/>
        </w:rPr>
        <w:t>konfirmasi</w:t>
      </w:r>
      <w:proofErr w:type="spellEnd"/>
      <w:r w:rsidRPr="000D3259">
        <w:rPr>
          <w:rFonts w:ascii="Arial" w:hAnsi="Arial" w:cs="Arial"/>
          <w:sz w:val="22"/>
          <w:szCs w:val="22"/>
        </w:rPr>
        <w:t xml:space="preserve"> </w:t>
      </w:r>
      <w:proofErr w:type="spellStart"/>
      <w:r w:rsidRPr="000D3259">
        <w:rPr>
          <w:rFonts w:ascii="Arial" w:hAnsi="Arial" w:cs="Arial"/>
          <w:sz w:val="22"/>
          <w:szCs w:val="22"/>
        </w:rPr>
        <w:t>faksimile</w:t>
      </w:r>
      <w:proofErr w:type="spellEnd"/>
      <w:r w:rsidRPr="000D3259">
        <w:rPr>
          <w:rFonts w:ascii="Arial" w:hAnsi="Arial" w:cs="Arial"/>
          <w:sz w:val="22"/>
          <w:szCs w:val="22"/>
        </w:rPr>
        <w:t xml:space="preserve"> pada </w:t>
      </w:r>
      <w:proofErr w:type="spellStart"/>
      <w:r w:rsidRPr="000D3259">
        <w:rPr>
          <w:rFonts w:ascii="Arial" w:hAnsi="Arial" w:cs="Arial"/>
          <w:sz w:val="22"/>
          <w:szCs w:val="22"/>
        </w:rPr>
        <w:t>pengiriman</w:t>
      </w:r>
      <w:proofErr w:type="spellEnd"/>
      <w:r w:rsidRPr="000D3259">
        <w:rPr>
          <w:rFonts w:ascii="Arial" w:hAnsi="Arial" w:cs="Arial"/>
          <w:sz w:val="22"/>
          <w:szCs w:val="22"/>
        </w:rPr>
        <w:t xml:space="preserve"> </w:t>
      </w:r>
      <w:proofErr w:type="spellStart"/>
      <w:r w:rsidRPr="000D3259">
        <w:rPr>
          <w:rFonts w:ascii="Arial" w:hAnsi="Arial" w:cs="Arial"/>
          <w:sz w:val="22"/>
          <w:szCs w:val="22"/>
        </w:rPr>
        <w:t>faksimili</w:t>
      </w:r>
      <w:proofErr w:type="spellEnd"/>
      <w:r w:rsidR="00877975" w:rsidRPr="000D3259">
        <w:rPr>
          <w:rFonts w:ascii="Arial" w:hAnsi="Arial" w:cs="Arial"/>
          <w:sz w:val="22"/>
          <w:szCs w:val="22"/>
        </w:rPr>
        <w:t xml:space="preserve"> dan </w:t>
      </w:r>
      <w:r w:rsidR="00877975" w:rsidRPr="000D3259">
        <w:rPr>
          <w:rFonts w:ascii="Arial" w:hAnsi="Arial" w:cs="Arial"/>
          <w:i/>
          <w:sz w:val="22"/>
          <w:szCs w:val="22"/>
        </w:rPr>
        <w:t xml:space="preserve">sent </w:t>
      </w:r>
      <w:r w:rsidR="00877975" w:rsidRPr="000D3259">
        <w:rPr>
          <w:rFonts w:ascii="Arial" w:hAnsi="Arial" w:cs="Arial"/>
          <w:sz w:val="22"/>
          <w:szCs w:val="22"/>
        </w:rPr>
        <w:t xml:space="preserve">pada </w:t>
      </w:r>
      <w:proofErr w:type="spellStart"/>
      <w:r w:rsidR="00877975" w:rsidRPr="000D3259">
        <w:rPr>
          <w:rFonts w:ascii="Arial" w:hAnsi="Arial" w:cs="Arial"/>
          <w:sz w:val="22"/>
          <w:szCs w:val="22"/>
        </w:rPr>
        <w:t>pengiriman</w:t>
      </w:r>
      <w:proofErr w:type="spellEnd"/>
      <w:r w:rsidR="00877975" w:rsidRPr="000D3259">
        <w:rPr>
          <w:rFonts w:ascii="Arial" w:hAnsi="Arial" w:cs="Arial"/>
          <w:sz w:val="22"/>
          <w:szCs w:val="22"/>
        </w:rPr>
        <w:t xml:space="preserve"> email</w:t>
      </w:r>
      <w:r w:rsidRPr="000D3259">
        <w:rPr>
          <w:rFonts w:ascii="Arial" w:hAnsi="Arial" w:cs="Arial"/>
          <w:sz w:val="22"/>
          <w:szCs w:val="22"/>
        </w:rPr>
        <w:t>.</w:t>
      </w:r>
    </w:p>
    <w:p w14:paraId="2DB3D035" w14:textId="08D7399D" w:rsidR="00DC20EF" w:rsidRPr="002D263E" w:rsidRDefault="00A93265" w:rsidP="002D263E">
      <w:pPr>
        <w:pStyle w:val="BodyTextIndent"/>
        <w:keepNext w:val="0"/>
        <w:keepLines w:val="0"/>
        <w:numPr>
          <w:ilvl w:val="0"/>
          <w:numId w:val="16"/>
        </w:numPr>
        <w:tabs>
          <w:tab w:val="clear" w:pos="567"/>
        </w:tabs>
        <w:spacing w:after="0" w:line="276" w:lineRule="auto"/>
        <w:ind w:left="426" w:hanging="426"/>
        <w:rPr>
          <w:rFonts w:ascii="Arial" w:hAnsi="Arial" w:cs="Arial"/>
          <w:sz w:val="22"/>
          <w:szCs w:val="22"/>
        </w:rPr>
      </w:pPr>
      <w:proofErr w:type="spellStart"/>
      <w:r w:rsidRPr="000D3259">
        <w:rPr>
          <w:rFonts w:ascii="Arial" w:hAnsi="Arial" w:cs="Arial"/>
          <w:sz w:val="22"/>
          <w:szCs w:val="22"/>
          <w:lang w:val="en-US"/>
        </w:rPr>
        <w:t>Dalam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hal</w:t>
      </w:r>
      <w:proofErr w:type="spellEnd"/>
      <w:r w:rsidRPr="000D3259">
        <w:rPr>
          <w:rFonts w:ascii="Arial" w:hAnsi="Arial" w:cs="Arial"/>
          <w:sz w:val="22"/>
          <w:szCs w:val="22"/>
          <w:lang w:val="en-US"/>
        </w:rPr>
        <w:t xml:space="preserve"> salah </w:t>
      </w:r>
      <w:proofErr w:type="spellStart"/>
      <w:r w:rsidRPr="000D3259">
        <w:rPr>
          <w:rFonts w:ascii="Arial" w:hAnsi="Arial" w:cs="Arial"/>
          <w:sz w:val="22"/>
          <w:szCs w:val="22"/>
          <w:lang w:val="en-US"/>
        </w:rPr>
        <w:t>satu</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Pihak</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melakukan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perubahan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domisili</w:t>
      </w:r>
      <w:proofErr w:type="spellEnd"/>
      <w:r w:rsidRPr="000D3259">
        <w:rPr>
          <w:rFonts w:ascii="Arial" w:hAnsi="Arial" w:cs="Arial"/>
          <w:sz w:val="22"/>
          <w:szCs w:val="22"/>
          <w:lang w:val="en-US"/>
        </w:rPr>
        <w:t>/</w:t>
      </w:r>
      <w:proofErr w:type="spellStart"/>
      <w:r w:rsidRPr="000D3259">
        <w:rPr>
          <w:rFonts w:ascii="Arial" w:hAnsi="Arial" w:cs="Arial"/>
          <w:sz w:val="22"/>
          <w:szCs w:val="22"/>
          <w:lang w:val="en-US"/>
        </w:rPr>
        <w:t>alamat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maka</w:t>
      </w:r>
      <w:proofErr w:type="spellEnd"/>
      <w:r w:rsidRPr="000D3259">
        <w:rPr>
          <w:rFonts w:ascii="Arial" w:hAnsi="Arial" w:cs="Arial"/>
          <w:sz w:val="22"/>
          <w:szCs w:val="22"/>
          <w:lang w:val="en-US"/>
        </w:rPr>
        <w:t xml:space="preserve"> </w:t>
      </w:r>
      <w:r w:rsidR="002E7E94" w:rsidRPr="000D3259">
        <w:rPr>
          <w:rFonts w:ascii="Arial" w:hAnsi="Arial" w:cs="Arial"/>
          <w:b/>
          <w:bCs/>
          <w:sz w:val="22"/>
          <w:szCs w:val="22"/>
          <w:lang w:val="en-US"/>
        </w:rPr>
        <w:t>PARA PIHAK</w:t>
      </w:r>
      <w:r w:rsidRPr="000D3259">
        <w:rPr>
          <w:rFonts w:ascii="Arial" w:hAnsi="Arial" w:cs="Arial"/>
          <w:sz w:val="22"/>
          <w:szCs w:val="22"/>
          <w:lang w:val="en-US"/>
        </w:rPr>
        <w:t xml:space="preserve"> </w:t>
      </w:r>
      <w:proofErr w:type="spellStart"/>
      <w:r w:rsidRPr="000D3259">
        <w:rPr>
          <w:rFonts w:ascii="Arial" w:hAnsi="Arial" w:cs="Arial"/>
          <w:sz w:val="22"/>
          <w:szCs w:val="22"/>
          <w:lang w:val="en-US"/>
        </w:rPr>
        <w:t>wajib</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memberikan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pemberitahuan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tertulis</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kepada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pihak</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lainnya</w:t>
      </w:r>
      <w:proofErr w:type="spellEnd"/>
      <w:r w:rsidRPr="000D3259">
        <w:rPr>
          <w:rFonts w:ascii="Arial" w:hAnsi="Arial" w:cs="Arial"/>
          <w:sz w:val="22"/>
          <w:szCs w:val="22"/>
          <w:lang w:val="en-US"/>
        </w:rPr>
        <w:t xml:space="preserve"> 60 (</w:t>
      </w:r>
      <w:proofErr w:type="spellStart"/>
      <w:r w:rsidRPr="000D3259">
        <w:rPr>
          <w:rFonts w:ascii="Arial" w:hAnsi="Arial" w:cs="Arial"/>
          <w:sz w:val="22"/>
          <w:szCs w:val="22"/>
          <w:lang w:val="en-US"/>
        </w:rPr>
        <w:t>enam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puluh</w:t>
      </w:r>
      <w:proofErr w:type="spellEnd"/>
      <w:r w:rsidRPr="000D3259">
        <w:rPr>
          <w:rFonts w:ascii="Arial" w:hAnsi="Arial" w:cs="Arial"/>
          <w:sz w:val="22"/>
          <w:szCs w:val="22"/>
          <w:lang w:val="en-US"/>
        </w:rPr>
        <w:t xml:space="preserve">) </w:t>
      </w:r>
      <w:r w:rsidR="00B42192" w:rsidRPr="000D3259">
        <w:rPr>
          <w:rFonts w:ascii="Arial" w:hAnsi="Arial" w:cs="Arial"/>
          <w:sz w:val="22"/>
          <w:szCs w:val="22"/>
          <w:lang w:val="en-US"/>
        </w:rPr>
        <w:t xml:space="preserve">Hari </w:t>
      </w:r>
      <w:proofErr w:type="spellStart"/>
      <w:r w:rsidR="00B42192" w:rsidRPr="000D3259">
        <w:rPr>
          <w:rFonts w:ascii="Arial" w:hAnsi="Arial" w:cs="Arial"/>
          <w:sz w:val="22"/>
          <w:szCs w:val="22"/>
          <w:lang w:val="en-US"/>
        </w:rPr>
        <w:t>Kalender</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sebelumnya</w:t>
      </w:r>
      <w:proofErr w:type="spellEnd"/>
      <w:r w:rsidRPr="000D3259">
        <w:rPr>
          <w:rFonts w:ascii="Arial" w:hAnsi="Arial" w:cs="Arial"/>
          <w:sz w:val="22"/>
          <w:szCs w:val="22"/>
          <w:lang w:val="en-US"/>
        </w:rPr>
        <w:t xml:space="preserve">. </w:t>
      </w:r>
    </w:p>
    <w:p w14:paraId="43712574" w14:textId="5C5929F6" w:rsidR="0046256B" w:rsidRPr="000D3259" w:rsidRDefault="0046256B" w:rsidP="002D263E">
      <w:pPr>
        <w:spacing w:line="276" w:lineRule="auto"/>
        <w:jc w:val="center"/>
        <w:rPr>
          <w:rFonts w:ascii="Arial" w:hAnsi="Arial" w:cs="Arial"/>
          <w:b/>
          <w:bCs/>
          <w:sz w:val="22"/>
          <w:szCs w:val="22"/>
        </w:rPr>
      </w:pPr>
      <w:r w:rsidRPr="000D3259">
        <w:rPr>
          <w:rFonts w:ascii="Arial" w:hAnsi="Arial" w:cs="Arial"/>
          <w:b/>
          <w:bCs/>
          <w:sz w:val="22"/>
          <w:szCs w:val="22"/>
        </w:rPr>
        <w:t>PASAL 21</w:t>
      </w:r>
    </w:p>
    <w:p w14:paraId="66B6B12C" w14:textId="77777777" w:rsidR="0046256B" w:rsidRPr="000D3259" w:rsidRDefault="0046256B" w:rsidP="002D263E">
      <w:pPr>
        <w:spacing w:line="276" w:lineRule="auto"/>
        <w:jc w:val="center"/>
        <w:rPr>
          <w:rFonts w:ascii="Arial" w:hAnsi="Arial" w:cs="Arial"/>
          <w:b/>
          <w:bCs/>
          <w:sz w:val="22"/>
          <w:szCs w:val="22"/>
        </w:rPr>
      </w:pPr>
      <w:r w:rsidRPr="000D3259">
        <w:rPr>
          <w:rFonts w:ascii="Arial" w:hAnsi="Arial" w:cs="Arial"/>
          <w:b/>
          <w:bCs/>
          <w:sz w:val="22"/>
          <w:szCs w:val="22"/>
        </w:rPr>
        <w:t>PELINDUNGAN DATA PRIBADI</w:t>
      </w:r>
    </w:p>
    <w:p w14:paraId="09B7E39E" w14:textId="77777777" w:rsidR="0046256B" w:rsidRPr="000D3259" w:rsidRDefault="0046256B" w:rsidP="000D3259">
      <w:pPr>
        <w:spacing w:line="276" w:lineRule="auto"/>
        <w:jc w:val="center"/>
        <w:rPr>
          <w:rFonts w:ascii="Arial" w:hAnsi="Arial" w:cs="Arial"/>
          <w:b/>
          <w:bCs/>
          <w:sz w:val="22"/>
          <w:szCs w:val="22"/>
        </w:rPr>
      </w:pPr>
    </w:p>
    <w:p w14:paraId="37FC0F48" w14:textId="5FCE78B3"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Cs/>
          <w:sz w:val="22"/>
          <w:szCs w:val="22"/>
          <w:lang w:val="sv-SE"/>
        </w:rPr>
        <w:t xml:space="preserve">Bahwa tidak terlepas dari Pasal 19 tentang Kerahasian diperlukan ketentuan khusus mengenai Pelindungan Data Pribadi yang menjadi kewajiban </w:t>
      </w:r>
      <w:r w:rsidRPr="000D3259">
        <w:rPr>
          <w:rFonts w:ascii="Arial" w:hAnsi="Arial" w:cs="Arial"/>
          <w:b/>
          <w:bCs/>
          <w:sz w:val="22"/>
          <w:szCs w:val="22"/>
          <w:lang w:val="sv-SE"/>
        </w:rPr>
        <w:t>PARA PIHAK</w:t>
      </w:r>
      <w:r w:rsidRPr="000D3259">
        <w:rPr>
          <w:rFonts w:ascii="Arial" w:hAnsi="Arial" w:cs="Arial"/>
          <w:bCs/>
          <w:sz w:val="22"/>
          <w:szCs w:val="22"/>
          <w:lang w:val="sv-SE"/>
        </w:rPr>
        <w:t xml:space="preserve"> sebagaimana yang diatur dalam Undang-Undang Nomor 27 Tahun 2022 tentang Pelindungan Data Pribadi.</w:t>
      </w:r>
    </w:p>
    <w:p w14:paraId="0EF94BC4" w14:textId="77777777" w:rsidR="000202BB" w:rsidRPr="000D3259" w:rsidRDefault="000202BB" w:rsidP="000D3259">
      <w:pPr>
        <w:pStyle w:val="BodyText"/>
        <w:tabs>
          <w:tab w:val="clear" w:pos="4560"/>
        </w:tabs>
        <w:spacing w:after="0" w:line="276" w:lineRule="auto"/>
        <w:ind w:left="426" w:firstLine="0"/>
        <w:rPr>
          <w:rFonts w:ascii="Arial" w:hAnsi="Arial" w:cs="Arial"/>
          <w:bCs/>
          <w:sz w:val="22"/>
          <w:szCs w:val="22"/>
          <w:lang w:val="sv-SE"/>
        </w:rPr>
      </w:pPr>
    </w:p>
    <w:p w14:paraId="1E753FDC" w14:textId="6584F01A"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Cs/>
          <w:sz w:val="22"/>
          <w:szCs w:val="22"/>
          <w:lang w:val="sv-SE"/>
        </w:rPr>
        <w:t xml:space="preserve">Bahwa </w:t>
      </w:r>
      <w:r w:rsidRPr="000D3259">
        <w:rPr>
          <w:rFonts w:ascii="Arial" w:hAnsi="Arial" w:cs="Arial"/>
          <w:b/>
          <w:bCs/>
          <w:sz w:val="22"/>
          <w:szCs w:val="22"/>
          <w:lang w:val="sv-SE"/>
        </w:rPr>
        <w:t>PARA PIHAK</w:t>
      </w:r>
      <w:r w:rsidRPr="000D3259">
        <w:rPr>
          <w:rFonts w:ascii="Arial" w:hAnsi="Arial" w:cs="Arial"/>
          <w:bCs/>
          <w:sz w:val="22"/>
          <w:szCs w:val="22"/>
          <w:lang w:val="sv-SE"/>
        </w:rPr>
        <w:t xml:space="preserve"> hanya akan melakukan Pemrosesan Data Pribadi Peserta sesuai dengan tujuan Perjanjian ini.</w:t>
      </w:r>
    </w:p>
    <w:p w14:paraId="131FA148" w14:textId="0CDC556E"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
          <w:bCs/>
          <w:sz w:val="22"/>
          <w:szCs w:val="22"/>
          <w:lang w:val="sv-SE"/>
        </w:rPr>
        <w:t>PARA PIHAK</w:t>
      </w:r>
      <w:r w:rsidRPr="000D3259">
        <w:rPr>
          <w:rFonts w:ascii="Arial" w:hAnsi="Arial" w:cs="Arial"/>
          <w:bCs/>
          <w:sz w:val="22"/>
          <w:szCs w:val="22"/>
          <w:lang w:val="sv-SE"/>
        </w:rPr>
        <w:t xml:space="preserve"> hanya akan mengungkapkan Data Pribadi Peserta Pertanggungan kepada karyawannya atau agen atau subkontraktornya yang tunduk pada kewajiban kerahasiaan yang mengikat sehubungan dengan Data Pribadi.</w:t>
      </w:r>
    </w:p>
    <w:p w14:paraId="7BC60B6A" w14:textId="77777777" w:rsidR="000202BB" w:rsidRPr="000D3259" w:rsidRDefault="000202BB" w:rsidP="000D3259">
      <w:pPr>
        <w:pStyle w:val="BodyText"/>
        <w:tabs>
          <w:tab w:val="clear" w:pos="4560"/>
        </w:tabs>
        <w:spacing w:after="0" w:line="276" w:lineRule="auto"/>
        <w:ind w:left="426" w:firstLine="0"/>
        <w:rPr>
          <w:rFonts w:ascii="Arial" w:hAnsi="Arial" w:cs="Arial"/>
          <w:bCs/>
          <w:sz w:val="22"/>
          <w:szCs w:val="22"/>
          <w:lang w:val="sv-SE"/>
        </w:rPr>
      </w:pPr>
    </w:p>
    <w:p w14:paraId="3F7B1023" w14:textId="77B0D305"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
          <w:bCs/>
          <w:sz w:val="22"/>
          <w:szCs w:val="22"/>
          <w:lang w:val="sv-SE"/>
        </w:rPr>
        <w:t>PARA PIHAK</w:t>
      </w:r>
      <w:r w:rsidRPr="000D3259">
        <w:rPr>
          <w:rFonts w:ascii="Arial" w:hAnsi="Arial" w:cs="Arial"/>
          <w:bCs/>
          <w:sz w:val="22"/>
          <w:szCs w:val="22"/>
          <w:lang w:val="sv-SE"/>
        </w:rPr>
        <w:t xml:space="preserve"> hanya akan menyediakan Data Pribadi Peserta kepada personel yang memerlukan akses ke Data Pribadi tersebut untuk memberikan layanan berdasarkan Perjanjian ini.</w:t>
      </w:r>
    </w:p>
    <w:p w14:paraId="6D3CF025" w14:textId="77777777" w:rsidR="000202BB" w:rsidRPr="000D3259" w:rsidRDefault="000202BB" w:rsidP="000D3259">
      <w:pPr>
        <w:pStyle w:val="ListParagraph"/>
        <w:spacing w:line="276" w:lineRule="auto"/>
        <w:rPr>
          <w:rFonts w:ascii="Arial" w:hAnsi="Arial" w:cs="Arial"/>
          <w:bCs/>
          <w:sz w:val="22"/>
          <w:szCs w:val="22"/>
          <w:lang w:val="sv-SE"/>
        </w:rPr>
      </w:pPr>
    </w:p>
    <w:p w14:paraId="6F26E568" w14:textId="55D5B62C"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
          <w:bCs/>
          <w:sz w:val="22"/>
          <w:szCs w:val="22"/>
          <w:lang w:val="sv-SE"/>
        </w:rPr>
        <w:t>PARA PIHAK</w:t>
      </w:r>
      <w:r w:rsidRPr="000D3259">
        <w:rPr>
          <w:rFonts w:ascii="Arial" w:hAnsi="Arial" w:cs="Arial"/>
          <w:bCs/>
          <w:sz w:val="22"/>
          <w:szCs w:val="22"/>
          <w:lang w:val="sv-SE"/>
        </w:rPr>
        <w:t xml:space="preserve"> harus menerapkan langkah-langkah teknis dan organisasi yang sesuai untuk memastikan tingkat keamanan yang sesuai dengan risiko untuk melindungi Data Pribadi dari kehilangan, kehancuran, atau kerusakan dan setiap Pemrosesan yang tidak sah atau melanggar hukum.</w:t>
      </w:r>
    </w:p>
    <w:p w14:paraId="4D3A4026" w14:textId="77777777" w:rsidR="000202BB" w:rsidRPr="000D3259" w:rsidRDefault="000202BB" w:rsidP="000D3259">
      <w:pPr>
        <w:pStyle w:val="ListParagraph"/>
        <w:spacing w:line="276" w:lineRule="auto"/>
        <w:rPr>
          <w:rFonts w:ascii="Arial" w:hAnsi="Arial" w:cs="Arial"/>
          <w:bCs/>
          <w:sz w:val="22"/>
          <w:szCs w:val="22"/>
          <w:lang w:val="sv-SE"/>
        </w:rPr>
      </w:pPr>
    </w:p>
    <w:p w14:paraId="423BA6B1" w14:textId="4EBBC2CE"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Cs/>
          <w:sz w:val="22"/>
          <w:szCs w:val="22"/>
          <w:lang w:val="sv-SE"/>
        </w:rPr>
        <w:t xml:space="preserve">Apabila </w:t>
      </w:r>
      <w:r w:rsidRPr="000D3259">
        <w:rPr>
          <w:rFonts w:ascii="Arial" w:hAnsi="Arial" w:cs="Arial"/>
          <w:b/>
          <w:bCs/>
          <w:sz w:val="22"/>
          <w:szCs w:val="22"/>
          <w:lang w:val="sv-SE"/>
        </w:rPr>
        <w:t>PARA PIHAK</w:t>
      </w:r>
      <w:r w:rsidRPr="000D3259">
        <w:rPr>
          <w:rFonts w:ascii="Arial" w:hAnsi="Arial" w:cs="Arial"/>
          <w:bCs/>
          <w:sz w:val="22"/>
          <w:szCs w:val="22"/>
          <w:lang w:val="sv-SE"/>
        </w:rPr>
        <w:t xml:space="preserve"> menerima permintaan dari Peserta yang menggunakan haknya berdasarkan hukum atau peraturan yang berlaku, maka </w:t>
      </w:r>
      <w:r w:rsidRPr="000D3259">
        <w:rPr>
          <w:rFonts w:ascii="Arial" w:hAnsi="Arial" w:cs="Arial"/>
          <w:b/>
          <w:bCs/>
          <w:sz w:val="22"/>
          <w:szCs w:val="22"/>
          <w:lang w:val="sv-SE"/>
        </w:rPr>
        <w:t>PARA PIHAK</w:t>
      </w:r>
      <w:r w:rsidRPr="000D3259">
        <w:rPr>
          <w:rFonts w:ascii="Arial" w:hAnsi="Arial" w:cs="Arial"/>
          <w:bCs/>
          <w:sz w:val="22"/>
          <w:szCs w:val="22"/>
          <w:lang w:val="sv-SE"/>
        </w:rPr>
        <w:t xml:space="preserve"> harus memenuhi hak tersebut.</w:t>
      </w:r>
    </w:p>
    <w:p w14:paraId="24B8EBA0" w14:textId="77777777" w:rsidR="000202BB" w:rsidRPr="000D3259" w:rsidRDefault="000202BB" w:rsidP="000D3259">
      <w:pPr>
        <w:pStyle w:val="ListParagraph"/>
        <w:spacing w:line="276" w:lineRule="auto"/>
        <w:rPr>
          <w:rFonts w:ascii="Arial" w:hAnsi="Arial" w:cs="Arial"/>
          <w:bCs/>
          <w:sz w:val="22"/>
          <w:szCs w:val="22"/>
          <w:lang w:val="sv-SE"/>
        </w:rPr>
      </w:pPr>
    </w:p>
    <w:p w14:paraId="05769AF6" w14:textId="65342254"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
          <w:bCs/>
          <w:sz w:val="22"/>
          <w:szCs w:val="22"/>
          <w:lang w:val="sv-SE"/>
        </w:rPr>
        <w:t>PARA PIHAK</w:t>
      </w:r>
      <w:r w:rsidRPr="000D3259">
        <w:rPr>
          <w:rFonts w:ascii="Arial" w:hAnsi="Arial" w:cs="Arial"/>
          <w:bCs/>
          <w:sz w:val="22"/>
          <w:szCs w:val="22"/>
          <w:lang w:val="sv-SE"/>
        </w:rPr>
        <w:t xml:space="preserve"> harus saling segera memberitahukan satu sama lain mengenai Pelanggaran Data Pribadi atau diterimanya pemberitahuan dari Otoritas Pengawas.</w:t>
      </w:r>
    </w:p>
    <w:p w14:paraId="0DAA1815" w14:textId="77777777" w:rsidR="000202BB" w:rsidRPr="000D3259" w:rsidRDefault="000202BB" w:rsidP="000D3259">
      <w:pPr>
        <w:pStyle w:val="ListParagraph"/>
        <w:spacing w:line="276" w:lineRule="auto"/>
        <w:rPr>
          <w:rFonts w:ascii="Arial" w:hAnsi="Arial" w:cs="Arial"/>
          <w:bCs/>
          <w:sz w:val="22"/>
          <w:szCs w:val="22"/>
          <w:lang w:val="sv-SE"/>
        </w:rPr>
      </w:pPr>
    </w:p>
    <w:p w14:paraId="32238DDC" w14:textId="516AA569"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
          <w:bCs/>
          <w:sz w:val="22"/>
          <w:szCs w:val="22"/>
          <w:lang w:val="sv-SE"/>
        </w:rPr>
        <w:t>PARA PIHAK</w:t>
      </w:r>
      <w:r w:rsidRPr="000D3259">
        <w:rPr>
          <w:rFonts w:ascii="Arial" w:hAnsi="Arial" w:cs="Arial"/>
          <w:bCs/>
          <w:sz w:val="22"/>
          <w:szCs w:val="22"/>
          <w:lang w:val="sv-SE"/>
        </w:rPr>
        <w:t xml:space="preserve"> harus melakukan upaya yang wajar untuk mengidentifikasi penyebab Pelanggaran Data Pribadi tersebut dan mengambil langkah-langkah yang dianggap perlu untuk menentukan penyebabnya dan untuk mencegah Pelanggaran Data Pribadi tersebut terulang kembali.</w:t>
      </w:r>
    </w:p>
    <w:p w14:paraId="76508271" w14:textId="77777777" w:rsidR="000202BB" w:rsidRPr="000D3259" w:rsidRDefault="000202BB" w:rsidP="000D3259">
      <w:pPr>
        <w:pStyle w:val="ListParagraph"/>
        <w:spacing w:line="276" w:lineRule="auto"/>
        <w:rPr>
          <w:rFonts w:ascii="Arial" w:hAnsi="Arial" w:cs="Arial"/>
          <w:bCs/>
          <w:sz w:val="22"/>
          <w:szCs w:val="22"/>
          <w:lang w:val="sv-SE"/>
        </w:rPr>
      </w:pPr>
    </w:p>
    <w:p w14:paraId="1905F722" w14:textId="29E702C6" w:rsidR="0046256B" w:rsidRPr="000D3259" w:rsidRDefault="0046256B" w:rsidP="000D3259">
      <w:pPr>
        <w:pStyle w:val="BodyText"/>
        <w:numPr>
          <w:ilvl w:val="0"/>
          <w:numId w:val="78"/>
        </w:numPr>
        <w:spacing w:after="0" w:line="276" w:lineRule="auto"/>
        <w:ind w:left="426" w:hanging="426"/>
        <w:rPr>
          <w:rFonts w:ascii="Arial" w:hAnsi="Arial" w:cs="Arial"/>
          <w:bCs/>
          <w:sz w:val="22"/>
          <w:szCs w:val="22"/>
          <w:lang w:val="sv-SE"/>
        </w:rPr>
      </w:pPr>
      <w:r w:rsidRPr="000D3259">
        <w:rPr>
          <w:rFonts w:ascii="Arial" w:hAnsi="Arial" w:cs="Arial"/>
          <w:bCs/>
          <w:sz w:val="22"/>
          <w:szCs w:val="22"/>
          <w:lang w:val="sv-SE"/>
        </w:rPr>
        <w:t>Selama jangka waktu</w:t>
      </w:r>
      <w:r w:rsidR="0052295B" w:rsidRPr="000D3259">
        <w:rPr>
          <w:rFonts w:ascii="Arial" w:hAnsi="Arial" w:cs="Arial"/>
          <w:bCs/>
          <w:sz w:val="22"/>
          <w:szCs w:val="22"/>
          <w:lang w:val="sv-SE"/>
        </w:rPr>
        <w:t xml:space="preserve"> </w:t>
      </w:r>
      <w:r w:rsidRPr="000D3259">
        <w:rPr>
          <w:rFonts w:ascii="Arial" w:hAnsi="Arial" w:cs="Arial"/>
          <w:bCs/>
          <w:sz w:val="22"/>
          <w:szCs w:val="22"/>
          <w:lang w:val="sv-SE"/>
        </w:rPr>
        <w:t xml:space="preserve">ini, </w:t>
      </w:r>
      <w:r w:rsidRPr="000D3259">
        <w:rPr>
          <w:rFonts w:ascii="Arial" w:hAnsi="Arial" w:cs="Arial"/>
          <w:b/>
          <w:bCs/>
          <w:sz w:val="22"/>
          <w:szCs w:val="22"/>
          <w:lang w:val="sv-SE"/>
        </w:rPr>
        <w:t>PARA PIHAK</w:t>
      </w:r>
      <w:r w:rsidRPr="000D3259">
        <w:rPr>
          <w:rFonts w:ascii="Arial" w:hAnsi="Arial" w:cs="Arial"/>
          <w:bCs/>
          <w:sz w:val="22"/>
          <w:szCs w:val="22"/>
          <w:lang w:val="sv-SE"/>
        </w:rPr>
        <w:t xml:space="preserve"> satu sama lain harus menyediakan semua informasi yang relevan yang secara wajar diperlukan untuk menunjukkan kepatuhan terhadap Perjanjian ini dan hukum atau peraturan yang berlaku, dan harus mengizinkan dan bekerja sama secara wajar dengan audit, termasuk inspeksi.</w:t>
      </w:r>
    </w:p>
    <w:p w14:paraId="5DCC6C49" w14:textId="0AA6D0CE" w:rsidR="002B7A61" w:rsidRPr="000D3259" w:rsidRDefault="002B7A61" w:rsidP="000D3259">
      <w:pPr>
        <w:spacing w:line="276" w:lineRule="auto"/>
        <w:rPr>
          <w:rFonts w:ascii="Arial" w:hAnsi="Arial" w:cs="Arial"/>
          <w:b/>
          <w:sz w:val="22"/>
          <w:szCs w:val="22"/>
          <w:lang w:val="sv-SE"/>
        </w:rPr>
      </w:pPr>
    </w:p>
    <w:p w14:paraId="4F132A3F" w14:textId="621FA75A" w:rsidR="002D263E" w:rsidRDefault="002D263E">
      <w:pPr>
        <w:rPr>
          <w:rFonts w:ascii="Arial" w:hAnsi="Arial" w:cs="Arial"/>
          <w:b/>
          <w:sz w:val="22"/>
          <w:szCs w:val="22"/>
        </w:rPr>
      </w:pPr>
    </w:p>
    <w:p w14:paraId="2E52B449" w14:textId="7C2914E2" w:rsidR="0046256B" w:rsidRPr="000D3259" w:rsidRDefault="0046256B" w:rsidP="002D263E">
      <w:pPr>
        <w:spacing w:line="276" w:lineRule="auto"/>
        <w:ind w:right="2"/>
        <w:jc w:val="center"/>
        <w:rPr>
          <w:rFonts w:ascii="Arial" w:hAnsi="Arial" w:cs="Arial"/>
          <w:b/>
          <w:color w:val="000000"/>
          <w:sz w:val="22"/>
          <w:szCs w:val="22"/>
        </w:rPr>
      </w:pPr>
      <w:r w:rsidRPr="000D3259">
        <w:rPr>
          <w:rFonts w:ascii="Arial" w:hAnsi="Arial" w:cs="Arial"/>
          <w:b/>
          <w:sz w:val="22"/>
          <w:szCs w:val="22"/>
        </w:rPr>
        <w:t>PASAL</w:t>
      </w:r>
      <w:r w:rsidR="0052295B" w:rsidRPr="000D3259">
        <w:rPr>
          <w:rFonts w:ascii="Arial" w:hAnsi="Arial" w:cs="Arial"/>
          <w:b/>
          <w:sz w:val="22"/>
          <w:szCs w:val="22"/>
        </w:rPr>
        <w:t xml:space="preserve"> </w:t>
      </w:r>
      <w:r w:rsidRPr="000D3259">
        <w:rPr>
          <w:rFonts w:ascii="Arial" w:hAnsi="Arial" w:cs="Arial"/>
          <w:b/>
          <w:color w:val="000000"/>
          <w:sz w:val="22"/>
          <w:szCs w:val="22"/>
        </w:rPr>
        <w:t>2</w:t>
      </w:r>
      <w:r w:rsidR="000202BB" w:rsidRPr="000D3259">
        <w:rPr>
          <w:rFonts w:ascii="Arial" w:hAnsi="Arial" w:cs="Arial"/>
          <w:b/>
          <w:color w:val="000000"/>
          <w:sz w:val="22"/>
          <w:szCs w:val="22"/>
        </w:rPr>
        <w:t>2</w:t>
      </w:r>
    </w:p>
    <w:p w14:paraId="35DB225F" w14:textId="77777777" w:rsidR="0046256B" w:rsidRPr="000D3259" w:rsidRDefault="0046256B" w:rsidP="002D263E">
      <w:pPr>
        <w:spacing w:line="276" w:lineRule="auto"/>
        <w:ind w:right="2"/>
        <w:jc w:val="center"/>
        <w:rPr>
          <w:rFonts w:ascii="Arial" w:hAnsi="Arial" w:cs="Arial"/>
          <w:b/>
          <w:sz w:val="22"/>
          <w:szCs w:val="22"/>
        </w:rPr>
      </w:pPr>
      <w:r w:rsidRPr="000D3259">
        <w:rPr>
          <w:rFonts w:ascii="Arial" w:hAnsi="Arial" w:cs="Arial"/>
          <w:b/>
          <w:color w:val="000000"/>
          <w:sz w:val="22"/>
          <w:szCs w:val="22"/>
        </w:rPr>
        <w:t>KETENTUAN TENTANG KORUPSI</w:t>
      </w:r>
      <w:r w:rsidRPr="000D3259">
        <w:rPr>
          <w:rFonts w:ascii="Arial" w:hAnsi="Arial" w:cs="Arial"/>
          <w:b/>
          <w:sz w:val="22"/>
          <w:szCs w:val="22"/>
        </w:rPr>
        <w:t xml:space="preserve"> DAN PENYUAPAN </w:t>
      </w:r>
    </w:p>
    <w:p w14:paraId="32C265C9" w14:textId="77777777" w:rsidR="0046256B" w:rsidRPr="000D3259" w:rsidRDefault="0046256B" w:rsidP="000D3259">
      <w:pPr>
        <w:spacing w:line="276" w:lineRule="auto"/>
        <w:ind w:left="1196" w:hanging="346"/>
        <w:jc w:val="center"/>
        <w:rPr>
          <w:rFonts w:ascii="Arial" w:hAnsi="Arial" w:cs="Arial"/>
          <w:b/>
          <w:sz w:val="22"/>
          <w:szCs w:val="22"/>
        </w:rPr>
      </w:pPr>
    </w:p>
    <w:p w14:paraId="66C7B09A" w14:textId="77777777" w:rsidR="0046256B" w:rsidRPr="000D3259" w:rsidRDefault="0046256B" w:rsidP="000D3259">
      <w:pPr>
        <w:pStyle w:val="ListParagraph"/>
        <w:numPr>
          <w:ilvl w:val="0"/>
          <w:numId w:val="79"/>
        </w:numPr>
        <w:spacing w:line="276" w:lineRule="auto"/>
        <w:ind w:left="426" w:hanging="426"/>
        <w:contextualSpacing w:val="0"/>
        <w:rPr>
          <w:rFonts w:ascii="Arial" w:hAnsi="Arial" w:cs="Arial"/>
          <w:color w:val="000000"/>
          <w:sz w:val="22"/>
          <w:szCs w:val="22"/>
        </w:rPr>
      </w:pPr>
      <w:r w:rsidRPr="000D3259">
        <w:rPr>
          <w:rFonts w:ascii="Arial" w:hAnsi="Arial" w:cs="Arial"/>
          <w:b/>
          <w:color w:val="000000"/>
          <w:sz w:val="22"/>
          <w:szCs w:val="22"/>
        </w:rPr>
        <w:t>PARA PIHAK</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tidak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melakukan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memberikan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kuasa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mengijinkan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tindakan</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menyebabkan</w:t>
      </w:r>
      <w:proofErr w:type="spellEnd"/>
      <w:r w:rsidRPr="000D3259">
        <w:rPr>
          <w:rFonts w:ascii="Arial" w:hAnsi="Arial" w:cs="Arial"/>
          <w:color w:val="000000"/>
          <w:sz w:val="22"/>
          <w:szCs w:val="22"/>
        </w:rPr>
        <w:t xml:space="preserve"> </w:t>
      </w:r>
      <w:r w:rsidRPr="000D3259">
        <w:rPr>
          <w:rFonts w:ascii="Arial" w:hAnsi="Arial" w:cs="Arial"/>
          <w:b/>
          <w:color w:val="000000"/>
          <w:sz w:val="22"/>
          <w:szCs w:val="22"/>
        </w:rPr>
        <w:t>PARA PIHAK</w:t>
      </w:r>
      <w:r w:rsidRPr="000D3259">
        <w:rPr>
          <w:rFonts w:ascii="Arial" w:hAnsi="Arial" w:cs="Arial"/>
          <w:color w:val="000000"/>
          <w:sz w:val="22"/>
          <w:szCs w:val="22"/>
        </w:rPr>
        <w:t xml:space="preserve"> dan/</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afiliasinya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melakukan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segala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perbuatan</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melanggar</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hukum</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diatur</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undang-undang</w:t>
      </w:r>
      <w:proofErr w:type="spellEnd"/>
      <w:r w:rsidRPr="000D3259">
        <w:rPr>
          <w:rFonts w:ascii="Arial" w:hAnsi="Arial" w:cs="Arial"/>
          <w:color w:val="000000"/>
          <w:sz w:val="22"/>
          <w:szCs w:val="22"/>
        </w:rPr>
        <w:t xml:space="preserve"> anti </w:t>
      </w:r>
      <w:proofErr w:type="spellStart"/>
      <w:r w:rsidRPr="000D3259">
        <w:rPr>
          <w:rFonts w:ascii="Arial" w:hAnsi="Arial" w:cs="Arial"/>
          <w:color w:val="000000"/>
          <w:sz w:val="22"/>
          <w:szCs w:val="22"/>
        </w:rPr>
        <w:t>korupsi</w:t>
      </w:r>
      <w:proofErr w:type="spellEnd"/>
      <w:r w:rsidRPr="000D3259">
        <w:rPr>
          <w:rFonts w:ascii="Arial" w:hAnsi="Arial" w:cs="Arial"/>
          <w:color w:val="000000"/>
          <w:sz w:val="22"/>
          <w:szCs w:val="22"/>
        </w:rPr>
        <w:t xml:space="preserve"> dan/</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peraturan</w:t>
      </w:r>
      <w:proofErr w:type="spellEnd"/>
      <w:r w:rsidRPr="000D3259">
        <w:rPr>
          <w:rFonts w:ascii="Arial" w:hAnsi="Arial" w:cs="Arial"/>
          <w:color w:val="000000"/>
          <w:sz w:val="22"/>
          <w:szCs w:val="22"/>
        </w:rPr>
        <w:t xml:space="preserve"> lain yang </w:t>
      </w:r>
      <w:proofErr w:type="spellStart"/>
      <w:r w:rsidRPr="000D3259">
        <w:rPr>
          <w:rFonts w:ascii="Arial" w:hAnsi="Arial" w:cs="Arial"/>
          <w:color w:val="000000"/>
          <w:sz w:val="22"/>
          <w:szCs w:val="22"/>
        </w:rPr>
        <w:t>berlaku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Kewajiban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ini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berlaku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khususnya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untuk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pembayaran</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tidak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sah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kepada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pejabat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pemerintah</w:t>
      </w:r>
      <w:proofErr w:type="spellEnd"/>
      <w:r w:rsidRPr="000D3259">
        <w:rPr>
          <w:rFonts w:ascii="Arial" w:hAnsi="Arial" w:cs="Arial"/>
          <w:color w:val="000000"/>
          <w:sz w:val="22"/>
          <w:szCs w:val="22"/>
        </w:rPr>
        <w:t xml:space="preserve">, wakil-wakil </w:t>
      </w:r>
      <w:proofErr w:type="spellStart"/>
      <w:r w:rsidRPr="000D3259">
        <w:rPr>
          <w:rFonts w:ascii="Arial" w:hAnsi="Arial" w:cs="Arial"/>
          <w:color w:val="000000"/>
          <w:sz w:val="22"/>
          <w:szCs w:val="22"/>
        </w:rPr>
        <w:t>otoritas</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publik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rekan-rekan</w:t>
      </w:r>
      <w:proofErr w:type="spellEnd"/>
      <w:r w:rsidRPr="000D3259">
        <w:rPr>
          <w:rFonts w:ascii="Arial" w:hAnsi="Arial" w:cs="Arial"/>
          <w:color w:val="000000"/>
          <w:sz w:val="22"/>
          <w:szCs w:val="22"/>
        </w:rPr>
        <w:t xml:space="preserve"> </w:t>
      </w:r>
      <w:r w:rsidRPr="000D3259">
        <w:rPr>
          <w:rFonts w:ascii="Arial" w:hAnsi="Arial" w:cs="Arial"/>
          <w:b/>
          <w:color w:val="000000"/>
          <w:sz w:val="22"/>
          <w:szCs w:val="22"/>
        </w:rPr>
        <w:t>PARA PIHAK</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keluarga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teman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dekat</w:t>
      </w:r>
      <w:proofErr w:type="spellEnd"/>
      <w:r w:rsidRPr="000D3259">
        <w:rPr>
          <w:rFonts w:ascii="Arial" w:hAnsi="Arial" w:cs="Arial"/>
          <w:color w:val="000000"/>
          <w:sz w:val="22"/>
          <w:szCs w:val="22"/>
        </w:rPr>
        <w:t>.</w:t>
      </w:r>
    </w:p>
    <w:p w14:paraId="15CEE2F5" w14:textId="77777777" w:rsidR="0046256B" w:rsidRPr="000D3259" w:rsidRDefault="0046256B" w:rsidP="000D3259">
      <w:pPr>
        <w:pStyle w:val="ListParagraph"/>
        <w:spacing w:line="276" w:lineRule="auto"/>
        <w:ind w:left="426"/>
        <w:rPr>
          <w:rFonts w:ascii="Arial" w:hAnsi="Arial" w:cs="Arial"/>
          <w:color w:val="000000"/>
          <w:sz w:val="22"/>
          <w:szCs w:val="22"/>
        </w:rPr>
      </w:pPr>
    </w:p>
    <w:p w14:paraId="3CE590C5" w14:textId="0A915461" w:rsidR="0046256B" w:rsidRPr="000D3259" w:rsidRDefault="0046256B" w:rsidP="000D3259">
      <w:pPr>
        <w:pStyle w:val="ListParagraph"/>
        <w:numPr>
          <w:ilvl w:val="0"/>
          <w:numId w:val="79"/>
        </w:numPr>
        <w:spacing w:line="276" w:lineRule="auto"/>
        <w:ind w:left="426" w:hanging="426"/>
        <w:contextualSpacing w:val="0"/>
        <w:rPr>
          <w:rFonts w:ascii="Arial" w:hAnsi="Arial" w:cs="Arial"/>
          <w:color w:val="000000"/>
          <w:sz w:val="22"/>
          <w:szCs w:val="22"/>
        </w:rPr>
      </w:pPr>
      <w:r w:rsidRPr="000D3259">
        <w:rPr>
          <w:rFonts w:ascii="Arial" w:hAnsi="Arial" w:cs="Arial"/>
          <w:b/>
          <w:sz w:val="22"/>
          <w:szCs w:val="22"/>
        </w:rPr>
        <w:t>PARA PIHAK</w:t>
      </w:r>
      <w:r w:rsidRPr="000D3259">
        <w:rPr>
          <w:rFonts w:ascii="Arial" w:hAnsi="Arial" w:cs="Arial"/>
          <w:sz w:val="22"/>
          <w:szCs w:val="22"/>
        </w:rPr>
        <w:t xml:space="preserve"> </w:t>
      </w:r>
      <w:proofErr w:type="spellStart"/>
      <w:r w:rsidRPr="000D3259">
        <w:rPr>
          <w:rFonts w:ascii="Arial" w:hAnsi="Arial" w:cs="Arial"/>
          <w:sz w:val="22"/>
          <w:szCs w:val="22"/>
        </w:rPr>
        <w:t>setuju</w:t>
      </w:r>
      <w:proofErr w:type="spellEnd"/>
      <w:r w:rsidRPr="000D3259">
        <w:rPr>
          <w:rFonts w:ascii="Arial" w:hAnsi="Arial" w:cs="Arial"/>
          <w:sz w:val="22"/>
          <w:szCs w:val="22"/>
        </w:rPr>
        <w:t xml:space="preserve"> </w:t>
      </w:r>
      <w:proofErr w:type="spellStart"/>
      <w:r w:rsidRPr="000D3259">
        <w:rPr>
          <w:rFonts w:ascii="Arial" w:hAnsi="Arial" w:cs="Arial"/>
          <w:sz w:val="22"/>
          <w:szCs w:val="22"/>
        </w:rPr>
        <w:t>bahwa</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menawarkan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setuju</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karyawan</w:t>
      </w:r>
      <w:proofErr w:type="spellEnd"/>
      <w:r w:rsidRPr="000D3259">
        <w:rPr>
          <w:rFonts w:ascii="Arial" w:hAnsi="Arial" w:cs="Arial"/>
          <w:sz w:val="22"/>
          <w:szCs w:val="22"/>
        </w:rPr>
        <w:t xml:space="preserve">, </w:t>
      </w:r>
      <w:proofErr w:type="spellStart"/>
      <w:r w:rsidRPr="000D3259">
        <w:rPr>
          <w:rFonts w:ascii="Arial" w:hAnsi="Arial" w:cs="Arial"/>
          <w:sz w:val="22"/>
          <w:szCs w:val="22"/>
        </w:rPr>
        <w:t>setiap</w:t>
      </w:r>
      <w:proofErr w:type="spellEnd"/>
      <w:r w:rsidRPr="000D3259">
        <w:rPr>
          <w:rFonts w:ascii="Arial" w:hAnsi="Arial" w:cs="Arial"/>
          <w:sz w:val="22"/>
          <w:szCs w:val="22"/>
        </w:rPr>
        <w:t xml:space="preserve"> </w:t>
      </w:r>
      <w:proofErr w:type="spellStart"/>
      <w:r w:rsidRPr="000D3259">
        <w:rPr>
          <w:rFonts w:ascii="Arial" w:hAnsi="Arial" w:cs="Arial"/>
          <w:sz w:val="22"/>
          <w:szCs w:val="22"/>
        </w:rPr>
        <w:t>perwakilan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ketiga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bertindak</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nama</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lain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menerima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menyetujui</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setiap</w:t>
      </w:r>
      <w:proofErr w:type="spellEnd"/>
      <w:r w:rsidRPr="000D3259">
        <w:rPr>
          <w:rFonts w:ascii="Arial" w:hAnsi="Arial" w:cs="Arial"/>
          <w:sz w:val="22"/>
          <w:szCs w:val="22"/>
        </w:rPr>
        <w:t xml:space="preserve"> </w:t>
      </w:r>
      <w:proofErr w:type="spellStart"/>
      <w:r w:rsidRPr="000D3259">
        <w:rPr>
          <w:rFonts w:ascii="Arial" w:hAnsi="Arial" w:cs="Arial"/>
          <w:sz w:val="22"/>
          <w:szCs w:val="22"/>
        </w:rPr>
        <w:t>karyawan</w:t>
      </w:r>
      <w:proofErr w:type="spellEnd"/>
      <w:r w:rsidRPr="000D3259">
        <w:rPr>
          <w:rFonts w:ascii="Arial" w:hAnsi="Arial" w:cs="Arial"/>
          <w:sz w:val="22"/>
          <w:szCs w:val="22"/>
        </w:rPr>
        <w:t xml:space="preserve">, </w:t>
      </w:r>
      <w:proofErr w:type="spellStart"/>
      <w:r w:rsidRPr="000D3259">
        <w:rPr>
          <w:rFonts w:ascii="Arial" w:hAnsi="Arial" w:cs="Arial"/>
          <w:sz w:val="22"/>
          <w:szCs w:val="22"/>
        </w:rPr>
        <w:t>perwakilan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ketiga</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bertindak</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nama</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w:t>
      </w:r>
      <w:proofErr w:type="spellStart"/>
      <w:r w:rsidRPr="000D3259">
        <w:rPr>
          <w:rFonts w:ascii="Arial" w:hAnsi="Arial" w:cs="Arial"/>
          <w:sz w:val="22"/>
          <w:szCs w:val="22"/>
        </w:rPr>
        <w:t>lain</w:t>
      </w:r>
      <w:proofErr w:type="spellEnd"/>
      <w:r w:rsidRPr="000D3259">
        <w:rPr>
          <w:rFonts w:ascii="Arial" w:hAnsi="Arial" w:cs="Arial"/>
          <w:sz w:val="22"/>
          <w:szCs w:val="22"/>
        </w:rPr>
        <w:t xml:space="preserve">, </w:t>
      </w:r>
      <w:proofErr w:type="spellStart"/>
      <w:r w:rsidRPr="000D3259">
        <w:rPr>
          <w:rFonts w:ascii="Arial" w:hAnsi="Arial" w:cs="Arial"/>
          <w:sz w:val="22"/>
          <w:szCs w:val="22"/>
        </w:rPr>
        <w:t>hadiah</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manfaat</w:t>
      </w:r>
      <w:proofErr w:type="spellEnd"/>
      <w:r w:rsidRPr="000D3259">
        <w:rPr>
          <w:rFonts w:ascii="Arial" w:hAnsi="Arial" w:cs="Arial"/>
          <w:sz w:val="22"/>
          <w:szCs w:val="22"/>
        </w:rPr>
        <w:t xml:space="preserve"> </w:t>
      </w:r>
      <w:proofErr w:type="spellStart"/>
      <w:r w:rsidRPr="000D3259">
        <w:rPr>
          <w:rFonts w:ascii="Arial" w:hAnsi="Arial" w:cs="Arial"/>
          <w:sz w:val="22"/>
          <w:szCs w:val="22"/>
        </w:rPr>
        <w:t>baik</w:t>
      </w:r>
      <w:proofErr w:type="spellEnd"/>
      <w:r w:rsidRPr="000D3259">
        <w:rPr>
          <w:rFonts w:ascii="Arial" w:hAnsi="Arial" w:cs="Arial"/>
          <w:sz w:val="22"/>
          <w:szCs w:val="22"/>
        </w:rPr>
        <w:t xml:space="preserve"> </w:t>
      </w:r>
      <w:proofErr w:type="spellStart"/>
      <w:r w:rsidRPr="000D3259">
        <w:rPr>
          <w:rFonts w:ascii="Arial" w:hAnsi="Arial" w:cs="Arial"/>
          <w:sz w:val="22"/>
          <w:szCs w:val="22"/>
        </w:rPr>
        <w:t>berupa</w:t>
      </w:r>
      <w:proofErr w:type="spellEnd"/>
      <w:r w:rsidRPr="000D3259">
        <w:rPr>
          <w:rFonts w:ascii="Arial" w:hAnsi="Arial" w:cs="Arial"/>
          <w:sz w:val="22"/>
          <w:szCs w:val="22"/>
        </w:rPr>
        <w:t xml:space="preserve"> </w:t>
      </w:r>
      <w:proofErr w:type="spellStart"/>
      <w:r w:rsidRPr="000D3259">
        <w:rPr>
          <w:rFonts w:ascii="Arial" w:hAnsi="Arial" w:cs="Arial"/>
          <w:sz w:val="22"/>
          <w:szCs w:val="22"/>
        </w:rPr>
        <w:t>uang</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lainnya</w:t>
      </w:r>
      <w:proofErr w:type="spellEnd"/>
      <w:r w:rsidRPr="000D3259">
        <w:rPr>
          <w:rFonts w:ascii="Arial" w:hAnsi="Arial" w:cs="Arial"/>
          <w:sz w:val="22"/>
          <w:szCs w:val="22"/>
        </w:rPr>
        <w:t xml:space="preserve"> yang mana </w:t>
      </w:r>
      <w:proofErr w:type="spellStart"/>
      <w:r w:rsidRPr="000D3259">
        <w:rPr>
          <w:rFonts w:ascii="Arial" w:hAnsi="Arial" w:cs="Arial"/>
          <w:sz w:val="22"/>
          <w:szCs w:val="22"/>
        </w:rPr>
        <w:t>penerima</w:t>
      </w:r>
      <w:proofErr w:type="spellEnd"/>
      <w:r w:rsidRPr="000D3259">
        <w:rPr>
          <w:rFonts w:ascii="Arial" w:hAnsi="Arial" w:cs="Arial"/>
          <w:sz w:val="22"/>
          <w:szCs w:val="22"/>
        </w:rPr>
        <w:t xml:space="preserve"> </w:t>
      </w:r>
      <w:proofErr w:type="spellStart"/>
      <w:r w:rsidRPr="000D3259">
        <w:rPr>
          <w:rFonts w:ascii="Arial" w:hAnsi="Arial" w:cs="Arial"/>
          <w:sz w:val="22"/>
          <w:szCs w:val="22"/>
        </w:rPr>
        <w:t>menurut</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rPr>
        <w:t xml:space="preserve"> </w:t>
      </w:r>
      <w:proofErr w:type="spellStart"/>
      <w:r w:rsidRPr="000D3259">
        <w:rPr>
          <w:rFonts w:ascii="Arial" w:hAnsi="Arial" w:cs="Arial"/>
          <w:sz w:val="22"/>
          <w:szCs w:val="22"/>
        </w:rPr>
        <w:t>bukanlah</w:t>
      </w:r>
      <w:proofErr w:type="spellEnd"/>
      <w:r w:rsidRPr="000D3259">
        <w:rPr>
          <w:rFonts w:ascii="Arial" w:hAnsi="Arial" w:cs="Arial"/>
          <w:sz w:val="22"/>
          <w:szCs w:val="22"/>
        </w:rPr>
        <w:t xml:space="preserve"> </w:t>
      </w:r>
      <w:proofErr w:type="spellStart"/>
      <w:r w:rsidRPr="000D3259">
        <w:rPr>
          <w:rFonts w:ascii="Arial" w:hAnsi="Arial" w:cs="Arial"/>
          <w:sz w:val="22"/>
          <w:szCs w:val="22"/>
        </w:rPr>
        <w:t>pihak</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berhak</w:t>
      </w:r>
      <w:proofErr w:type="spellEnd"/>
      <w:r w:rsidRPr="000D3259">
        <w:rPr>
          <w:rFonts w:ascii="Arial" w:hAnsi="Arial" w:cs="Arial"/>
          <w:sz w:val="22"/>
          <w:szCs w:val="22"/>
        </w:rPr>
        <w:t xml:space="preserve"> </w:t>
      </w:r>
      <w:proofErr w:type="spellStart"/>
      <w:r w:rsidRPr="000D3259">
        <w:rPr>
          <w:rFonts w:ascii="Arial" w:hAnsi="Arial" w:cs="Arial"/>
          <w:sz w:val="22"/>
          <w:szCs w:val="22"/>
        </w:rPr>
        <w:t>sehubungan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negosiasi</w:t>
      </w:r>
      <w:proofErr w:type="spellEnd"/>
      <w:r w:rsidRPr="000D3259">
        <w:rPr>
          <w:rFonts w:ascii="Arial" w:hAnsi="Arial" w:cs="Arial"/>
          <w:sz w:val="22"/>
          <w:szCs w:val="22"/>
        </w:rPr>
        <w:t xml:space="preserve">, </w:t>
      </w:r>
      <w:proofErr w:type="spellStart"/>
      <w:r w:rsidRPr="000D3259">
        <w:rPr>
          <w:rFonts w:ascii="Arial" w:hAnsi="Arial" w:cs="Arial"/>
          <w:sz w:val="22"/>
          <w:szCs w:val="22"/>
        </w:rPr>
        <w:t>hasi</w:t>
      </w:r>
      <w:r w:rsidR="00D32B33" w:rsidRPr="000D3259">
        <w:rPr>
          <w:rFonts w:ascii="Arial" w:hAnsi="Arial" w:cs="Arial"/>
          <w:sz w:val="22"/>
          <w:szCs w:val="22"/>
          <w:lang w:val="en-US"/>
        </w:rPr>
        <w:t>l</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pelaksanaan</w:t>
      </w:r>
      <w:proofErr w:type="spellEnd"/>
      <w:r w:rsidRPr="000D3259">
        <w:rPr>
          <w:rFonts w:ascii="Arial" w:hAnsi="Arial" w:cs="Arial"/>
          <w:sz w:val="22"/>
          <w:szCs w:val="22"/>
        </w:rPr>
        <w:t xml:space="preserve"> </w:t>
      </w:r>
      <w:proofErr w:type="spellStart"/>
      <w:ins w:id="14" w:author="Muhammad Fikhri Syafarulloh" w:date="2023-10-02T11:00:00Z">
        <w:r w:rsidRPr="000D3259">
          <w:rPr>
            <w:rFonts w:ascii="Arial" w:hAnsi="Arial" w:cs="Arial"/>
            <w:sz w:val="22"/>
            <w:szCs w:val="22"/>
          </w:rPr>
          <w:t>Perjanjian</w:t>
        </w:r>
        <w:proofErr w:type="spellEnd"/>
        <w:r w:rsidRPr="000D3259">
          <w:rPr>
            <w:rFonts w:ascii="Arial" w:hAnsi="Arial" w:cs="Arial"/>
            <w:sz w:val="22"/>
            <w:szCs w:val="22"/>
          </w:rPr>
          <w:t xml:space="preserve"> </w:t>
        </w:r>
      </w:ins>
      <w:proofErr w:type="spellStart"/>
      <w:r w:rsidRPr="000D3259">
        <w:rPr>
          <w:rFonts w:ascii="Arial" w:hAnsi="Arial" w:cs="Arial"/>
          <w:sz w:val="22"/>
          <w:szCs w:val="22"/>
        </w:rPr>
        <w:t>ini</w:t>
      </w:r>
      <w:proofErr w:type="spellEnd"/>
      <w:r w:rsidRPr="000D3259">
        <w:rPr>
          <w:rFonts w:ascii="Arial" w:hAnsi="Arial" w:cs="Arial"/>
          <w:sz w:val="22"/>
          <w:szCs w:val="22"/>
        </w:rPr>
        <w:t>.</w:t>
      </w:r>
    </w:p>
    <w:p w14:paraId="4DEF9F25" w14:textId="77777777" w:rsidR="0046256B" w:rsidRPr="000D3259" w:rsidRDefault="0046256B" w:rsidP="000D3259">
      <w:pPr>
        <w:pStyle w:val="ListParagraph"/>
        <w:spacing w:line="276" w:lineRule="auto"/>
        <w:rPr>
          <w:rFonts w:ascii="Arial" w:hAnsi="Arial" w:cs="Arial"/>
          <w:b/>
          <w:color w:val="000000"/>
          <w:sz w:val="22"/>
          <w:szCs w:val="22"/>
        </w:rPr>
      </w:pPr>
    </w:p>
    <w:p w14:paraId="7CB93683" w14:textId="045ECEF4" w:rsidR="0046256B" w:rsidRPr="000D3259" w:rsidRDefault="0046256B" w:rsidP="000D3259">
      <w:pPr>
        <w:pStyle w:val="ListParagraph"/>
        <w:numPr>
          <w:ilvl w:val="0"/>
          <w:numId w:val="79"/>
        </w:numPr>
        <w:spacing w:line="276" w:lineRule="auto"/>
        <w:ind w:left="426" w:hanging="426"/>
        <w:contextualSpacing w:val="0"/>
        <w:rPr>
          <w:rFonts w:ascii="Arial" w:hAnsi="Arial" w:cs="Arial"/>
          <w:color w:val="000000"/>
          <w:sz w:val="22"/>
          <w:szCs w:val="22"/>
        </w:rPr>
      </w:pPr>
      <w:r w:rsidRPr="000D3259">
        <w:rPr>
          <w:rFonts w:ascii="Arial" w:hAnsi="Arial" w:cs="Arial"/>
          <w:b/>
          <w:color w:val="000000"/>
          <w:sz w:val="22"/>
          <w:szCs w:val="22"/>
        </w:rPr>
        <w:t>PARA PIHAK</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wajib</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segera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memberitahukan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satu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sama</w:t>
      </w:r>
      <w:proofErr w:type="spellEnd"/>
      <w:r w:rsidRPr="000D3259">
        <w:rPr>
          <w:rFonts w:ascii="Arial" w:hAnsi="Arial" w:cs="Arial"/>
          <w:color w:val="000000"/>
          <w:sz w:val="22"/>
          <w:szCs w:val="22"/>
        </w:rPr>
        <w:t xml:space="preserve"> lain, </w:t>
      </w:r>
      <w:proofErr w:type="spellStart"/>
      <w:r w:rsidRPr="000D3259">
        <w:rPr>
          <w:rFonts w:ascii="Arial" w:hAnsi="Arial" w:cs="Arial"/>
          <w:color w:val="000000"/>
          <w:sz w:val="22"/>
          <w:szCs w:val="22"/>
        </w:rPr>
        <w:t>jika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terjadi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kecurigaan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adanya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tindakan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korupsi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berkaitan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dengan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hasil</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negosiasi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pelaksanaan</w:t>
      </w:r>
      <w:proofErr w:type="spellEnd"/>
      <w:r w:rsidRPr="000D3259">
        <w:rPr>
          <w:rFonts w:ascii="Arial" w:hAnsi="Arial" w:cs="Arial"/>
          <w:color w:val="000000"/>
          <w:sz w:val="22"/>
          <w:szCs w:val="22"/>
        </w:rPr>
        <w:t xml:space="preserve"> </w:t>
      </w:r>
      <w:proofErr w:type="spellStart"/>
      <w:ins w:id="15" w:author="Muhammad Fikhri Syafarulloh" w:date="2023-10-02T11:00:00Z">
        <w:r w:rsidRPr="000D3259">
          <w:rPr>
            <w:rFonts w:ascii="Arial" w:hAnsi="Arial" w:cs="Arial"/>
            <w:color w:val="000000"/>
            <w:sz w:val="22"/>
            <w:szCs w:val="22"/>
          </w:rPr>
          <w:t>Perjanjian</w:t>
        </w:r>
        <w:proofErr w:type="spellEnd"/>
        <w:r w:rsidRPr="000D3259">
          <w:rPr>
            <w:rFonts w:ascii="Arial" w:hAnsi="Arial" w:cs="Arial"/>
            <w:color w:val="000000"/>
            <w:sz w:val="22"/>
            <w:szCs w:val="22"/>
          </w:rPr>
          <w:t xml:space="preserve"> </w:t>
        </w:r>
      </w:ins>
      <w:proofErr w:type="spellStart"/>
      <w:r w:rsidRPr="000D3259">
        <w:rPr>
          <w:rFonts w:ascii="Arial" w:hAnsi="Arial" w:cs="Arial"/>
          <w:color w:val="000000"/>
          <w:sz w:val="22"/>
          <w:szCs w:val="22"/>
        </w:rPr>
        <w:t>ini</w:t>
      </w:r>
      <w:proofErr w:type="spellEnd"/>
      <w:r w:rsidRPr="000D3259">
        <w:rPr>
          <w:rFonts w:ascii="Arial" w:hAnsi="Arial" w:cs="Arial"/>
          <w:color w:val="000000"/>
          <w:sz w:val="22"/>
          <w:szCs w:val="22"/>
        </w:rPr>
        <w:t>.</w:t>
      </w:r>
    </w:p>
    <w:p w14:paraId="686D4B41" w14:textId="77777777" w:rsidR="0046256B" w:rsidRPr="000D3259" w:rsidRDefault="0046256B" w:rsidP="000D3259">
      <w:pPr>
        <w:pStyle w:val="ListParagraph"/>
        <w:spacing w:line="276" w:lineRule="auto"/>
        <w:rPr>
          <w:rFonts w:ascii="Arial" w:hAnsi="Arial" w:cs="Arial"/>
          <w:b/>
          <w:color w:val="000000"/>
          <w:sz w:val="22"/>
          <w:szCs w:val="22"/>
        </w:rPr>
      </w:pPr>
    </w:p>
    <w:p w14:paraId="7F921A66" w14:textId="6C4C8EC8" w:rsidR="00255FDC" w:rsidRPr="000D3259" w:rsidRDefault="0046256B" w:rsidP="000D3259">
      <w:pPr>
        <w:pStyle w:val="ListParagraph"/>
        <w:numPr>
          <w:ilvl w:val="0"/>
          <w:numId w:val="79"/>
        </w:numPr>
        <w:spacing w:line="276" w:lineRule="auto"/>
        <w:ind w:left="426" w:hanging="426"/>
        <w:contextualSpacing w:val="0"/>
        <w:rPr>
          <w:rFonts w:ascii="Arial" w:hAnsi="Arial" w:cs="Arial"/>
          <w:color w:val="000000"/>
          <w:sz w:val="22"/>
          <w:szCs w:val="22"/>
        </w:rPr>
      </w:pPr>
      <w:proofErr w:type="spellStart"/>
      <w:ins w:id="16" w:author="Muhammad Fikhri Syafarulloh" w:date="2023-10-02T11:00:00Z">
        <w:r w:rsidRPr="000D3259">
          <w:rPr>
            <w:rFonts w:ascii="Arial" w:hAnsi="Arial" w:cs="Arial"/>
            <w:color w:val="000000"/>
            <w:sz w:val="22"/>
            <w:szCs w:val="22"/>
          </w:rPr>
          <w:t>Perjanjian</w:t>
        </w:r>
      </w:ins>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ini</w:t>
      </w:r>
      <w:proofErr w:type="spellEnd"/>
      <w:r w:rsidRPr="000D3259">
        <w:rPr>
          <w:rFonts w:ascii="Arial" w:hAnsi="Arial" w:cs="Arial"/>
          <w:color w:val="000000"/>
          <w:sz w:val="22"/>
          <w:szCs w:val="22"/>
        </w:rPr>
        <w:t xml:space="preserve"> </w:t>
      </w:r>
      <w:proofErr w:type="spellStart"/>
      <w:ins w:id="17" w:author="Muhammad Fikhri Syafarulloh" w:date="2023-12-22T10:51:00Z">
        <w:r w:rsidRPr="000D3259">
          <w:rPr>
            <w:rFonts w:ascii="Arial" w:hAnsi="Arial" w:cs="Arial"/>
            <w:color w:val="000000"/>
            <w:sz w:val="22"/>
            <w:szCs w:val="22"/>
          </w:rPr>
          <w:t>berakhir</w:t>
        </w:r>
        <w:proofErr w:type="spellEnd"/>
        <w:r w:rsidRPr="000D3259">
          <w:rPr>
            <w:rFonts w:ascii="Arial" w:hAnsi="Arial" w:cs="Arial"/>
            <w:color w:val="000000"/>
            <w:sz w:val="22"/>
            <w:szCs w:val="22"/>
          </w:rPr>
          <w:t xml:space="preserve"> </w:t>
        </w:r>
      </w:ins>
      <w:proofErr w:type="spellStart"/>
      <w:r w:rsidRPr="000D3259">
        <w:rPr>
          <w:rFonts w:ascii="Arial" w:hAnsi="Arial" w:cs="Arial"/>
          <w:color w:val="000000"/>
          <w:sz w:val="22"/>
          <w:szCs w:val="22"/>
        </w:rPr>
        <w:t>apabila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terdapat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pembayaran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pemberian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hadiah</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tidak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wajar</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dilakukan</w:t>
      </w:r>
      <w:proofErr w:type="spellEnd"/>
      <w:r w:rsidRPr="000D3259">
        <w:rPr>
          <w:rFonts w:ascii="Arial" w:hAnsi="Arial" w:cs="Arial"/>
          <w:color w:val="000000"/>
          <w:sz w:val="22"/>
          <w:szCs w:val="22"/>
        </w:rPr>
        <w:t xml:space="preserve"> oleh salah </w:t>
      </w:r>
      <w:proofErr w:type="spellStart"/>
      <w:r w:rsidRPr="000D3259">
        <w:rPr>
          <w:rFonts w:ascii="Arial" w:hAnsi="Arial" w:cs="Arial"/>
          <w:color w:val="000000"/>
          <w:sz w:val="22"/>
          <w:szCs w:val="22"/>
        </w:rPr>
        <w:t>satu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pihak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sebagaimana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disebutkan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ins w:id="18" w:author="Muhammad Fikhri Syafarulloh" w:date="2023-10-02T11:00:00Z">
        <w:r w:rsidRPr="000D3259">
          <w:rPr>
            <w:rFonts w:ascii="Arial" w:hAnsi="Arial" w:cs="Arial"/>
            <w:color w:val="000000"/>
            <w:sz w:val="22"/>
            <w:szCs w:val="22"/>
          </w:rPr>
          <w:t>Perjanjian</w:t>
        </w:r>
        <w:proofErr w:type="spellEnd"/>
        <w:r w:rsidRPr="000D3259">
          <w:rPr>
            <w:rFonts w:ascii="Arial" w:hAnsi="Arial" w:cs="Arial"/>
            <w:color w:val="000000"/>
            <w:sz w:val="22"/>
            <w:szCs w:val="22"/>
          </w:rPr>
          <w:t xml:space="preserve"> </w:t>
        </w:r>
      </w:ins>
      <w:proofErr w:type="spellStart"/>
      <w:r w:rsidRPr="000D3259">
        <w:rPr>
          <w:rFonts w:ascii="Arial" w:hAnsi="Arial" w:cs="Arial"/>
          <w:color w:val="000000"/>
          <w:sz w:val="22"/>
          <w:szCs w:val="22"/>
        </w:rPr>
        <w:t>ini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jika</w:t>
      </w:r>
      <w:proofErr w:type="spellEnd"/>
      <w:r w:rsidRPr="000D3259">
        <w:rPr>
          <w:rFonts w:ascii="Arial" w:hAnsi="Arial" w:cs="Arial"/>
          <w:color w:val="000000"/>
          <w:sz w:val="22"/>
          <w:szCs w:val="22"/>
        </w:rPr>
        <w:t xml:space="preserve"> salah </w:t>
      </w:r>
      <w:proofErr w:type="spellStart"/>
      <w:r w:rsidRPr="000D3259">
        <w:rPr>
          <w:rFonts w:ascii="Arial" w:hAnsi="Arial" w:cs="Arial"/>
          <w:color w:val="000000"/>
          <w:sz w:val="22"/>
          <w:szCs w:val="22"/>
        </w:rPr>
        <w:t>satu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pihak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memiliki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alasan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untuk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meyakini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bahwa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pembayaran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pemberian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hadiah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tersebut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dilakukan</w:t>
      </w:r>
      <w:proofErr w:type="spellEnd"/>
      <w:r w:rsidRPr="000D3259">
        <w:rPr>
          <w:rFonts w:ascii="Arial" w:hAnsi="Arial" w:cs="Arial"/>
          <w:color w:val="000000"/>
          <w:sz w:val="22"/>
          <w:szCs w:val="22"/>
        </w:rPr>
        <w:t xml:space="preserve"> oleh </w:t>
      </w:r>
      <w:proofErr w:type="spellStart"/>
      <w:r w:rsidRPr="000D3259">
        <w:rPr>
          <w:rFonts w:ascii="Arial" w:hAnsi="Arial" w:cs="Arial"/>
          <w:color w:val="000000"/>
          <w:sz w:val="22"/>
          <w:szCs w:val="22"/>
        </w:rPr>
        <w:t>pihak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lainnya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hal</w:t>
      </w:r>
      <w:proofErr w:type="spellEnd"/>
      <w:r w:rsidRPr="000D3259">
        <w:rPr>
          <w:rFonts w:ascii="Arial" w:hAnsi="Arial" w:cs="Arial"/>
          <w:color w:val="000000"/>
          <w:sz w:val="22"/>
          <w:szCs w:val="22"/>
        </w:rPr>
        <w:t xml:space="preserve"> mana </w:t>
      </w:r>
      <w:proofErr w:type="spellStart"/>
      <w:r w:rsidRPr="000D3259">
        <w:rPr>
          <w:rFonts w:ascii="Arial" w:hAnsi="Arial" w:cs="Arial"/>
          <w:color w:val="000000"/>
          <w:sz w:val="22"/>
          <w:szCs w:val="22"/>
        </w:rPr>
        <w:t>harus</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dibuktikan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terlebih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dahulu</w:t>
      </w:r>
      <w:proofErr w:type="spellEnd"/>
      <w:r w:rsidRPr="000D3259">
        <w:rPr>
          <w:rFonts w:ascii="Arial" w:hAnsi="Arial" w:cs="Arial"/>
          <w:color w:val="000000"/>
          <w:sz w:val="22"/>
          <w:szCs w:val="22"/>
        </w:rPr>
        <w:t>.</w:t>
      </w:r>
    </w:p>
    <w:p w14:paraId="474D89B4" w14:textId="37312928" w:rsidR="000D3259" w:rsidRDefault="000D3259">
      <w:pPr>
        <w:rPr>
          <w:rFonts w:ascii="Arial" w:hAnsi="Arial" w:cs="Arial"/>
          <w:b/>
          <w:noProof w:val="0"/>
          <w:color w:val="000000"/>
          <w:sz w:val="22"/>
          <w:szCs w:val="22"/>
          <w:lang w:val="x-none" w:eastAsia="x-none"/>
        </w:rPr>
      </w:pPr>
    </w:p>
    <w:p w14:paraId="40AA27D0" w14:textId="73BA25EA" w:rsidR="00255FDC" w:rsidRPr="000D3259" w:rsidRDefault="00255FDC" w:rsidP="000D3259">
      <w:pPr>
        <w:pStyle w:val="ListParagraph"/>
        <w:spacing w:line="276" w:lineRule="auto"/>
        <w:ind w:left="426"/>
        <w:jc w:val="center"/>
        <w:rPr>
          <w:rFonts w:ascii="Arial" w:hAnsi="Arial" w:cs="Arial"/>
          <w:b/>
          <w:color w:val="000000"/>
          <w:sz w:val="22"/>
          <w:szCs w:val="22"/>
          <w:lang w:val="en-US"/>
        </w:rPr>
      </w:pPr>
      <w:r w:rsidRPr="000D3259">
        <w:rPr>
          <w:rFonts w:ascii="Arial" w:hAnsi="Arial" w:cs="Arial"/>
          <w:b/>
          <w:color w:val="000000"/>
          <w:sz w:val="22"/>
          <w:szCs w:val="22"/>
        </w:rPr>
        <w:t xml:space="preserve">PASAL </w:t>
      </w:r>
      <w:r w:rsidR="00430FE9" w:rsidRPr="000D3259">
        <w:rPr>
          <w:rFonts w:ascii="Arial" w:hAnsi="Arial" w:cs="Arial"/>
          <w:b/>
          <w:color w:val="000000"/>
          <w:sz w:val="22"/>
          <w:szCs w:val="22"/>
          <w:lang w:val="en-US"/>
        </w:rPr>
        <w:t>23</w:t>
      </w:r>
    </w:p>
    <w:p w14:paraId="5AC62709" w14:textId="77777777" w:rsidR="00255FDC" w:rsidRPr="000D3259" w:rsidRDefault="00255FDC" w:rsidP="000D3259">
      <w:pPr>
        <w:pStyle w:val="ListParagraph"/>
        <w:spacing w:line="276" w:lineRule="auto"/>
        <w:ind w:left="426"/>
        <w:jc w:val="center"/>
        <w:rPr>
          <w:rFonts w:ascii="Arial" w:hAnsi="Arial" w:cs="Arial"/>
          <w:b/>
          <w:color w:val="000000"/>
          <w:sz w:val="22"/>
          <w:szCs w:val="22"/>
        </w:rPr>
      </w:pPr>
      <w:r w:rsidRPr="000D3259">
        <w:rPr>
          <w:rFonts w:ascii="Arial" w:hAnsi="Arial" w:cs="Arial"/>
          <w:b/>
          <w:color w:val="000000"/>
          <w:sz w:val="22"/>
          <w:szCs w:val="22"/>
        </w:rPr>
        <w:t>PENERAPAN PROGRAM ANTI PENCUCIAN UANG DAN PENCEGAHAN PENDANAAN TERORISME DAN PENCEGAHAN PENDANAAN PROLIFERASI SENJATA PEMUSNAHAN DI SEKTOR JASA KEUANGAN</w:t>
      </w:r>
    </w:p>
    <w:p w14:paraId="35D043FC" w14:textId="17041AF0" w:rsidR="00255FDC" w:rsidRPr="000D3259" w:rsidRDefault="00255FDC" w:rsidP="000D3259">
      <w:pPr>
        <w:pStyle w:val="BodyTextIndent"/>
        <w:keepNext w:val="0"/>
        <w:keepLines w:val="0"/>
        <w:tabs>
          <w:tab w:val="clear" w:pos="720"/>
        </w:tabs>
        <w:spacing w:after="0" w:line="276" w:lineRule="auto"/>
        <w:ind w:left="0" w:firstLine="0"/>
        <w:rPr>
          <w:rFonts w:ascii="Arial" w:hAnsi="Arial" w:cs="Arial"/>
          <w:sz w:val="22"/>
          <w:szCs w:val="22"/>
        </w:rPr>
      </w:pPr>
    </w:p>
    <w:p w14:paraId="138A2941" w14:textId="5C7EB87D" w:rsidR="00430FE9" w:rsidRPr="000D3259" w:rsidRDefault="00430FE9" w:rsidP="000D3259">
      <w:pPr>
        <w:pStyle w:val="BodyTextIndent"/>
        <w:keepNext w:val="0"/>
        <w:keepLines w:val="0"/>
        <w:numPr>
          <w:ilvl w:val="3"/>
          <w:numId w:val="78"/>
        </w:numPr>
        <w:spacing w:after="0" w:line="276" w:lineRule="auto"/>
        <w:ind w:left="450" w:hanging="450"/>
        <w:rPr>
          <w:rFonts w:ascii="Arial" w:hAnsi="Arial" w:cs="Arial"/>
          <w:sz w:val="22"/>
          <w:szCs w:val="22"/>
          <w:lang w:val="en-US"/>
        </w:rPr>
      </w:pPr>
      <w:r w:rsidRPr="002D263E">
        <w:rPr>
          <w:rFonts w:ascii="Arial" w:hAnsi="Arial" w:cs="Arial"/>
          <w:b/>
          <w:sz w:val="22"/>
          <w:szCs w:val="22"/>
          <w:lang w:val="en-US"/>
        </w:rPr>
        <w:t>PARA PIHAK</w:t>
      </w:r>
      <w:r w:rsidRPr="000D3259">
        <w:rPr>
          <w:rFonts w:ascii="Arial" w:hAnsi="Arial" w:cs="Arial"/>
          <w:sz w:val="22"/>
          <w:szCs w:val="22"/>
          <w:lang w:val="en-US"/>
        </w:rPr>
        <w:t xml:space="preserve"> </w:t>
      </w:r>
      <w:proofErr w:type="spellStart"/>
      <w:r w:rsidRPr="000D3259">
        <w:rPr>
          <w:rFonts w:ascii="Arial" w:hAnsi="Arial" w:cs="Arial"/>
          <w:sz w:val="22"/>
          <w:szCs w:val="22"/>
          <w:lang w:val="en-US"/>
        </w:rPr>
        <w:t>berkewajiban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untuk</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menerapkan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hal-hal</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berkaitan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nasabah</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sehubungan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Pelaksanaan</w:t>
      </w:r>
      <w:proofErr w:type="spellEnd"/>
      <w:r w:rsidRPr="000D3259">
        <w:rPr>
          <w:rFonts w:ascii="Arial" w:hAnsi="Arial" w:cs="Arial"/>
          <w:sz w:val="22"/>
          <w:szCs w:val="22"/>
          <w:lang w:val="en-US"/>
        </w:rPr>
        <w:t xml:space="preserve"> Program Anti </w:t>
      </w:r>
      <w:proofErr w:type="spellStart"/>
      <w:r w:rsidRPr="000D3259">
        <w:rPr>
          <w:rFonts w:ascii="Arial" w:hAnsi="Arial" w:cs="Arial"/>
          <w:sz w:val="22"/>
          <w:szCs w:val="22"/>
          <w:lang w:val="en-US"/>
        </w:rPr>
        <w:t>Pencucian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Uang</w:t>
      </w:r>
      <w:proofErr w:type="spellEnd"/>
      <w:r w:rsidRPr="000D3259">
        <w:rPr>
          <w:rFonts w:ascii="Arial" w:hAnsi="Arial" w:cs="Arial"/>
          <w:sz w:val="22"/>
          <w:szCs w:val="22"/>
          <w:lang w:val="en-US"/>
        </w:rPr>
        <w:t xml:space="preserve"> (APU) </w:t>
      </w:r>
      <w:proofErr w:type="spellStart"/>
      <w:r w:rsidRPr="000D3259">
        <w:rPr>
          <w:rFonts w:ascii="Arial" w:hAnsi="Arial" w:cs="Arial"/>
          <w:sz w:val="22"/>
          <w:szCs w:val="22"/>
          <w:lang w:val="en-US"/>
        </w:rPr>
        <w:t>Pencegahan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Pendanaan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Terorisme</w:t>
      </w:r>
      <w:proofErr w:type="spellEnd"/>
      <w:r w:rsidRPr="000D3259">
        <w:rPr>
          <w:rFonts w:ascii="Arial" w:hAnsi="Arial" w:cs="Arial"/>
          <w:sz w:val="22"/>
          <w:szCs w:val="22"/>
          <w:lang w:val="en-US"/>
        </w:rPr>
        <w:t xml:space="preserve"> (PPT) dan </w:t>
      </w:r>
      <w:proofErr w:type="spellStart"/>
      <w:r w:rsidRPr="000D3259">
        <w:rPr>
          <w:rFonts w:ascii="Arial" w:hAnsi="Arial" w:cs="Arial"/>
          <w:sz w:val="22"/>
          <w:szCs w:val="22"/>
          <w:lang w:val="en-US"/>
        </w:rPr>
        <w:t>Pencegahan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Penanganan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Proliferasi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Senjata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Pemusnahan</w:t>
      </w:r>
      <w:proofErr w:type="spellEnd"/>
      <w:r w:rsidRPr="000D3259">
        <w:rPr>
          <w:rFonts w:ascii="Arial" w:hAnsi="Arial" w:cs="Arial"/>
          <w:sz w:val="22"/>
          <w:szCs w:val="22"/>
          <w:lang w:val="en-US"/>
        </w:rPr>
        <w:t xml:space="preserve"> di </w:t>
      </w:r>
      <w:proofErr w:type="spellStart"/>
      <w:r w:rsidRPr="000D3259">
        <w:rPr>
          <w:rFonts w:ascii="Arial" w:hAnsi="Arial" w:cs="Arial"/>
          <w:sz w:val="22"/>
          <w:szCs w:val="22"/>
          <w:lang w:val="en-US"/>
        </w:rPr>
        <w:t>s</w:t>
      </w:r>
      <w:r w:rsidR="002D263E">
        <w:rPr>
          <w:rFonts w:ascii="Arial" w:hAnsi="Arial" w:cs="Arial"/>
          <w:sz w:val="22"/>
          <w:szCs w:val="22"/>
          <w:lang w:val="en-US"/>
        </w:rPr>
        <w:t>e</w:t>
      </w:r>
      <w:r w:rsidRPr="000D3259">
        <w:rPr>
          <w:rFonts w:ascii="Arial" w:hAnsi="Arial" w:cs="Arial"/>
          <w:sz w:val="22"/>
          <w:szCs w:val="22"/>
          <w:lang w:val="en-US"/>
        </w:rPr>
        <w:t>ktor</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jasa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keuangan</w:t>
      </w:r>
      <w:proofErr w:type="spellEnd"/>
      <w:r w:rsidRPr="000D3259">
        <w:rPr>
          <w:rFonts w:ascii="Arial" w:hAnsi="Arial" w:cs="Arial"/>
          <w:sz w:val="22"/>
          <w:szCs w:val="22"/>
          <w:lang w:val="en-US"/>
        </w:rPr>
        <w:t xml:space="preserve"> (PPPSPM) </w:t>
      </w:r>
      <w:proofErr w:type="spellStart"/>
      <w:r w:rsidRPr="000D3259">
        <w:rPr>
          <w:rFonts w:ascii="Arial" w:hAnsi="Arial" w:cs="Arial"/>
          <w:sz w:val="22"/>
          <w:szCs w:val="22"/>
          <w:lang w:val="en-US"/>
        </w:rPr>
        <w:t>berdasarkan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peraturan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perundang-undangan</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berlaku</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Apabila</w:t>
      </w:r>
      <w:proofErr w:type="spellEnd"/>
      <w:r w:rsidRPr="000D3259">
        <w:rPr>
          <w:rFonts w:ascii="Arial" w:hAnsi="Arial" w:cs="Arial"/>
          <w:sz w:val="22"/>
          <w:szCs w:val="22"/>
          <w:lang w:val="en-US"/>
        </w:rPr>
        <w:t xml:space="preserve"> PARA PIHAK </w:t>
      </w:r>
      <w:proofErr w:type="spellStart"/>
      <w:r w:rsidRPr="000D3259">
        <w:rPr>
          <w:rFonts w:ascii="Arial" w:hAnsi="Arial" w:cs="Arial"/>
          <w:sz w:val="22"/>
          <w:szCs w:val="22"/>
          <w:lang w:val="en-US"/>
        </w:rPr>
        <w:t>maupun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pejabat</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berwenang</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meminta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informasi</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berkaitan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program APUPPT dan PPPSPM </w:t>
      </w:r>
      <w:proofErr w:type="spellStart"/>
      <w:r w:rsidRPr="000D3259">
        <w:rPr>
          <w:rFonts w:ascii="Arial" w:hAnsi="Arial" w:cs="Arial"/>
          <w:sz w:val="22"/>
          <w:szCs w:val="22"/>
          <w:lang w:val="en-US"/>
        </w:rPr>
        <w:t>tersebut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maka</w:t>
      </w:r>
      <w:proofErr w:type="spellEnd"/>
      <w:r w:rsidRPr="000D3259">
        <w:rPr>
          <w:rFonts w:ascii="Arial" w:hAnsi="Arial" w:cs="Arial"/>
          <w:sz w:val="22"/>
          <w:szCs w:val="22"/>
          <w:lang w:val="en-US"/>
        </w:rPr>
        <w:t xml:space="preserve"> PARA PIHAK </w:t>
      </w:r>
      <w:proofErr w:type="spellStart"/>
      <w:r w:rsidRPr="000D3259">
        <w:rPr>
          <w:rFonts w:ascii="Arial" w:hAnsi="Arial" w:cs="Arial"/>
          <w:sz w:val="22"/>
          <w:szCs w:val="22"/>
          <w:lang w:val="en-US"/>
        </w:rPr>
        <w:t>berkewajiban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memberikan</w:t>
      </w:r>
      <w:proofErr w:type="spellEnd"/>
      <w:r w:rsidRPr="000D3259">
        <w:rPr>
          <w:rFonts w:ascii="Arial" w:hAnsi="Arial" w:cs="Arial"/>
          <w:sz w:val="22"/>
          <w:szCs w:val="22"/>
          <w:lang w:val="en-US"/>
        </w:rPr>
        <w:t xml:space="preserve"> data-data yang </w:t>
      </w:r>
      <w:proofErr w:type="spellStart"/>
      <w:r w:rsidRPr="000D3259">
        <w:rPr>
          <w:rFonts w:ascii="Arial" w:hAnsi="Arial" w:cs="Arial"/>
          <w:sz w:val="22"/>
          <w:szCs w:val="22"/>
          <w:lang w:val="en-US"/>
        </w:rPr>
        <w:t>berkaitan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program APUPPT dan PPPSPM </w:t>
      </w:r>
      <w:proofErr w:type="spellStart"/>
      <w:r w:rsidRPr="000D3259">
        <w:rPr>
          <w:rFonts w:ascii="Arial" w:hAnsi="Arial" w:cs="Arial"/>
          <w:sz w:val="22"/>
          <w:szCs w:val="22"/>
          <w:lang w:val="en-US"/>
        </w:rPr>
        <w:t>tersebut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dengan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ketentuan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bahwa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permintaan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atas</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informasi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nasabah</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tersebut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harus</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dibuat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secara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tertulis</w:t>
      </w:r>
      <w:proofErr w:type="spellEnd"/>
      <w:r w:rsidRPr="000D3259">
        <w:rPr>
          <w:rFonts w:ascii="Arial" w:hAnsi="Arial" w:cs="Arial"/>
          <w:sz w:val="22"/>
          <w:szCs w:val="22"/>
          <w:lang w:val="en-US"/>
        </w:rPr>
        <w:t xml:space="preserve"> oleh </w:t>
      </w:r>
      <w:proofErr w:type="spellStart"/>
      <w:r w:rsidRPr="000D3259">
        <w:rPr>
          <w:rFonts w:ascii="Arial" w:hAnsi="Arial" w:cs="Arial"/>
          <w:sz w:val="22"/>
          <w:szCs w:val="22"/>
          <w:lang w:val="en-US"/>
        </w:rPr>
        <w:t>Pihak</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meminta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informasi</w:t>
      </w:r>
      <w:proofErr w:type="spellEnd"/>
      <w:r w:rsidRPr="000D3259">
        <w:rPr>
          <w:rFonts w:ascii="Arial" w:hAnsi="Arial" w:cs="Arial"/>
          <w:sz w:val="22"/>
          <w:szCs w:val="22"/>
          <w:lang w:val="en-US"/>
        </w:rPr>
        <w:t>.</w:t>
      </w:r>
    </w:p>
    <w:p w14:paraId="2994636E" w14:textId="73641B4F" w:rsidR="002D263E" w:rsidRDefault="002D263E">
      <w:pPr>
        <w:rPr>
          <w:rFonts w:ascii="Arial" w:hAnsi="Arial" w:cs="Arial"/>
          <w:b/>
          <w:sz w:val="22"/>
          <w:szCs w:val="22"/>
        </w:rPr>
      </w:pPr>
    </w:p>
    <w:p w14:paraId="58BB3D8B" w14:textId="5A37CBDA"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PASAL 2</w:t>
      </w:r>
      <w:r w:rsidR="00430FE9" w:rsidRPr="000D3259">
        <w:rPr>
          <w:rFonts w:ascii="Arial" w:hAnsi="Arial" w:cs="Arial"/>
          <w:b/>
          <w:sz w:val="22"/>
          <w:szCs w:val="22"/>
        </w:rPr>
        <w:t>4</w:t>
      </w:r>
    </w:p>
    <w:p w14:paraId="2234ECEB" w14:textId="77777777" w:rsidR="00F70093" w:rsidRPr="000D3259" w:rsidRDefault="00F70093" w:rsidP="000D3259">
      <w:pPr>
        <w:spacing w:line="276" w:lineRule="auto"/>
        <w:jc w:val="center"/>
        <w:rPr>
          <w:rFonts w:ascii="Arial" w:hAnsi="Arial" w:cs="Arial"/>
          <w:b/>
          <w:sz w:val="22"/>
          <w:szCs w:val="22"/>
        </w:rPr>
      </w:pPr>
      <w:r w:rsidRPr="000D3259">
        <w:rPr>
          <w:rFonts w:ascii="Arial" w:hAnsi="Arial" w:cs="Arial"/>
          <w:b/>
          <w:sz w:val="22"/>
          <w:szCs w:val="22"/>
        </w:rPr>
        <w:t>LAIN-LAIN</w:t>
      </w:r>
    </w:p>
    <w:p w14:paraId="6371AAAB" w14:textId="77777777" w:rsidR="00F70093" w:rsidRPr="000D3259" w:rsidRDefault="00F70093" w:rsidP="000D3259">
      <w:pPr>
        <w:spacing w:line="276" w:lineRule="auto"/>
        <w:jc w:val="both"/>
        <w:rPr>
          <w:rFonts w:ascii="Arial" w:hAnsi="Arial" w:cs="Arial"/>
          <w:b/>
          <w:sz w:val="22"/>
          <w:szCs w:val="22"/>
        </w:rPr>
      </w:pPr>
    </w:p>
    <w:p w14:paraId="121943CD" w14:textId="77777777" w:rsidR="000202BB" w:rsidRPr="000D3259" w:rsidRDefault="00F70093" w:rsidP="000D3259">
      <w:pPr>
        <w:numPr>
          <w:ilvl w:val="0"/>
          <w:numId w:val="17"/>
        </w:numPr>
        <w:tabs>
          <w:tab w:val="left" w:pos="-1440"/>
        </w:tabs>
        <w:spacing w:line="276" w:lineRule="auto"/>
        <w:ind w:left="426" w:hanging="426"/>
        <w:rPr>
          <w:rFonts w:ascii="Arial" w:hAnsi="Arial" w:cs="Arial"/>
          <w:b/>
          <w:sz w:val="22"/>
          <w:szCs w:val="22"/>
        </w:rPr>
      </w:pPr>
      <w:r w:rsidRPr="000D3259">
        <w:rPr>
          <w:rFonts w:ascii="Arial" w:hAnsi="Arial" w:cs="Arial"/>
          <w:b/>
          <w:sz w:val="22"/>
          <w:szCs w:val="22"/>
          <w:u w:val="single"/>
        </w:rPr>
        <w:t>Keterpisahan</w:t>
      </w:r>
    </w:p>
    <w:p w14:paraId="032CDAAE" w14:textId="1A4E0CC6" w:rsidR="00877975" w:rsidRPr="000D3259" w:rsidRDefault="00F70093" w:rsidP="000D3259">
      <w:pPr>
        <w:tabs>
          <w:tab w:val="left" w:pos="-1440"/>
        </w:tabs>
        <w:spacing w:line="276" w:lineRule="auto"/>
        <w:ind w:left="426"/>
        <w:jc w:val="both"/>
        <w:rPr>
          <w:rFonts w:ascii="Arial" w:hAnsi="Arial" w:cs="Arial"/>
          <w:sz w:val="22"/>
          <w:szCs w:val="22"/>
        </w:rPr>
      </w:pPr>
      <w:r w:rsidRPr="000D3259">
        <w:rPr>
          <w:rFonts w:ascii="Arial" w:hAnsi="Arial" w:cs="Arial"/>
          <w:sz w:val="22"/>
          <w:szCs w:val="22"/>
        </w:rPr>
        <w:t xml:space="preserve">Jika ada salah satu atau lebih ketentuan dalam Perjanjian ini ternyata tidak sah, tidak berlaku atau tidak dapat dilaksanakan berdasarkan hukum atau keputusan yang berlaku, maka </w:t>
      </w:r>
      <w:r w:rsidR="002E7E94" w:rsidRPr="000D3259">
        <w:rPr>
          <w:rFonts w:ascii="Arial" w:hAnsi="Arial" w:cs="Arial"/>
          <w:b/>
          <w:bCs/>
          <w:sz w:val="22"/>
          <w:szCs w:val="22"/>
        </w:rPr>
        <w:t>PARA PIHAK</w:t>
      </w:r>
      <w:r w:rsidRPr="000D3259">
        <w:rPr>
          <w:rFonts w:ascii="Arial" w:hAnsi="Arial" w:cs="Arial"/>
          <w:sz w:val="22"/>
          <w:szCs w:val="22"/>
        </w:rPr>
        <w:t xml:space="preserve"> dengan ini setuju dan menyatakan bahwa keabsahan, dapat berlakunya dan dapat dilaksanakannya ketentuan lainnya dalam Perjanjian ini tidak akan terpengaruh olehnya.</w:t>
      </w:r>
    </w:p>
    <w:p w14:paraId="3F4CB663" w14:textId="77777777" w:rsidR="000202BB" w:rsidRPr="000D3259" w:rsidRDefault="000202BB" w:rsidP="000D3259">
      <w:pPr>
        <w:tabs>
          <w:tab w:val="left" w:pos="-1440"/>
        </w:tabs>
        <w:spacing w:line="276" w:lineRule="auto"/>
        <w:ind w:left="426"/>
        <w:jc w:val="both"/>
        <w:rPr>
          <w:rFonts w:ascii="Arial" w:hAnsi="Arial" w:cs="Arial"/>
          <w:sz w:val="22"/>
          <w:szCs w:val="22"/>
        </w:rPr>
      </w:pPr>
    </w:p>
    <w:p w14:paraId="71A96297" w14:textId="77777777" w:rsidR="000202BB" w:rsidRPr="000D3259" w:rsidRDefault="005015CF" w:rsidP="000D3259">
      <w:pPr>
        <w:numPr>
          <w:ilvl w:val="0"/>
          <w:numId w:val="17"/>
        </w:numPr>
        <w:tabs>
          <w:tab w:val="left" w:pos="-1440"/>
        </w:tabs>
        <w:spacing w:line="276" w:lineRule="auto"/>
        <w:ind w:left="426" w:hanging="426"/>
        <w:rPr>
          <w:rFonts w:ascii="Arial" w:hAnsi="Arial" w:cs="Arial"/>
          <w:b/>
          <w:sz w:val="22"/>
          <w:szCs w:val="22"/>
        </w:rPr>
      </w:pPr>
      <w:r w:rsidRPr="000D3259">
        <w:rPr>
          <w:rFonts w:ascii="Arial" w:hAnsi="Arial" w:cs="Arial"/>
          <w:b/>
          <w:sz w:val="22"/>
          <w:szCs w:val="22"/>
          <w:u w:val="single"/>
        </w:rPr>
        <w:t xml:space="preserve">Penugasan </w:t>
      </w:r>
    </w:p>
    <w:p w14:paraId="7BE9BCAD" w14:textId="4CDFC5BC" w:rsidR="00430FE9" w:rsidRPr="000D3259" w:rsidRDefault="005015CF" w:rsidP="000D3259">
      <w:pPr>
        <w:tabs>
          <w:tab w:val="left" w:pos="-1440"/>
        </w:tabs>
        <w:spacing w:line="276" w:lineRule="auto"/>
        <w:ind w:left="426"/>
        <w:jc w:val="both"/>
        <w:rPr>
          <w:rFonts w:ascii="Arial" w:hAnsi="Arial" w:cs="Arial"/>
          <w:sz w:val="22"/>
          <w:szCs w:val="22"/>
        </w:rPr>
      </w:pPr>
      <w:r w:rsidRPr="000D3259">
        <w:rPr>
          <w:rFonts w:ascii="Arial" w:hAnsi="Arial" w:cs="Arial"/>
          <w:sz w:val="22"/>
          <w:szCs w:val="22"/>
        </w:rPr>
        <w:t xml:space="preserve">Perjanjian ini mengikat dan menjamin hak-hak dan kewajiban bagi </w:t>
      </w:r>
      <w:r w:rsidR="002E7E94" w:rsidRPr="000D3259">
        <w:rPr>
          <w:rFonts w:ascii="Arial" w:hAnsi="Arial" w:cs="Arial"/>
          <w:b/>
          <w:bCs/>
          <w:sz w:val="22"/>
          <w:szCs w:val="22"/>
        </w:rPr>
        <w:t>PARA PIHAK</w:t>
      </w:r>
      <w:r w:rsidRPr="000D3259">
        <w:rPr>
          <w:rFonts w:ascii="Arial" w:hAnsi="Arial" w:cs="Arial"/>
          <w:sz w:val="22"/>
          <w:szCs w:val="22"/>
        </w:rPr>
        <w:t>,</w:t>
      </w:r>
      <w:r w:rsidR="00DA3F8C" w:rsidRPr="000D3259">
        <w:rPr>
          <w:rFonts w:ascii="Arial" w:hAnsi="Arial" w:cs="Arial"/>
          <w:sz w:val="22"/>
          <w:szCs w:val="22"/>
        </w:rPr>
        <w:t xml:space="preserve"> </w:t>
      </w:r>
      <w:r w:rsidRPr="000D3259">
        <w:rPr>
          <w:rFonts w:ascii="Arial" w:hAnsi="Arial" w:cs="Arial"/>
          <w:sz w:val="22"/>
          <w:szCs w:val="22"/>
        </w:rPr>
        <w:t>penerus dan wakilnya.</w:t>
      </w:r>
    </w:p>
    <w:p w14:paraId="2B3B74D1" w14:textId="106D9FF4" w:rsidR="000202BB" w:rsidRPr="000D3259" w:rsidRDefault="000202BB" w:rsidP="000D3259">
      <w:pPr>
        <w:spacing w:line="276" w:lineRule="auto"/>
        <w:rPr>
          <w:rFonts w:ascii="Arial" w:hAnsi="Arial" w:cs="Arial"/>
          <w:sz w:val="22"/>
          <w:szCs w:val="22"/>
        </w:rPr>
      </w:pPr>
    </w:p>
    <w:p w14:paraId="0301166B" w14:textId="77777777" w:rsidR="000202BB" w:rsidRPr="000D3259" w:rsidRDefault="00F70093" w:rsidP="000D3259">
      <w:pPr>
        <w:numPr>
          <w:ilvl w:val="0"/>
          <w:numId w:val="17"/>
        </w:numPr>
        <w:tabs>
          <w:tab w:val="left" w:pos="-1440"/>
        </w:tabs>
        <w:spacing w:line="276" w:lineRule="auto"/>
        <w:ind w:left="426" w:hanging="426"/>
        <w:rPr>
          <w:rFonts w:ascii="Arial" w:hAnsi="Arial" w:cs="Arial"/>
          <w:b/>
          <w:sz w:val="22"/>
          <w:szCs w:val="22"/>
        </w:rPr>
      </w:pPr>
      <w:r w:rsidRPr="000D3259">
        <w:rPr>
          <w:rFonts w:ascii="Arial" w:hAnsi="Arial" w:cs="Arial"/>
          <w:b/>
          <w:sz w:val="22"/>
          <w:szCs w:val="22"/>
          <w:u w:val="single"/>
        </w:rPr>
        <w:t xml:space="preserve">Perubahan </w:t>
      </w:r>
    </w:p>
    <w:p w14:paraId="5CD1438E" w14:textId="5177FBBB" w:rsidR="00F70093" w:rsidRPr="000D3259" w:rsidRDefault="00F70093" w:rsidP="000D3259">
      <w:pPr>
        <w:tabs>
          <w:tab w:val="left" w:pos="-1440"/>
        </w:tabs>
        <w:spacing w:line="276" w:lineRule="auto"/>
        <w:ind w:left="426"/>
        <w:jc w:val="both"/>
        <w:rPr>
          <w:rFonts w:ascii="Arial" w:hAnsi="Arial" w:cs="Arial"/>
          <w:sz w:val="22"/>
          <w:szCs w:val="22"/>
        </w:rPr>
      </w:pPr>
      <w:r w:rsidRPr="000D3259">
        <w:rPr>
          <w:rFonts w:ascii="Arial" w:hAnsi="Arial" w:cs="Arial"/>
          <w:sz w:val="22"/>
          <w:szCs w:val="22"/>
        </w:rPr>
        <w:t xml:space="preserve">Perjanjian ini tidak dapat diubah atau ditambah, kecuali dibuat dengan suatu Perjanjian perubahan atau tambahan (addendum/amandemen) yang ditandatangani oleh </w:t>
      </w:r>
      <w:r w:rsidR="002E7E94" w:rsidRPr="000D3259">
        <w:rPr>
          <w:rFonts w:ascii="Arial" w:hAnsi="Arial" w:cs="Arial"/>
          <w:b/>
          <w:bCs/>
          <w:sz w:val="22"/>
          <w:szCs w:val="22"/>
        </w:rPr>
        <w:t>PARA PIHAK</w:t>
      </w:r>
      <w:r w:rsidRPr="000D3259">
        <w:rPr>
          <w:rFonts w:ascii="Arial" w:hAnsi="Arial" w:cs="Arial"/>
          <w:sz w:val="22"/>
          <w:szCs w:val="22"/>
        </w:rPr>
        <w:t xml:space="preserve"> </w:t>
      </w:r>
      <w:r w:rsidR="00D603BC" w:rsidRPr="000D3259">
        <w:rPr>
          <w:rFonts w:ascii="Arial" w:hAnsi="Arial" w:cs="Arial"/>
          <w:sz w:val="22"/>
          <w:szCs w:val="22"/>
        </w:rPr>
        <w:t xml:space="preserve">yang merupakan satu kesatuan </w:t>
      </w:r>
      <w:r w:rsidRPr="000D3259">
        <w:rPr>
          <w:rFonts w:ascii="Arial" w:hAnsi="Arial" w:cs="Arial"/>
          <w:sz w:val="22"/>
          <w:szCs w:val="22"/>
        </w:rPr>
        <w:t>dan menjadi bagian yang tidak terpisahkan dari Perjanjian ini.</w:t>
      </w:r>
    </w:p>
    <w:p w14:paraId="63198D7A" w14:textId="77777777" w:rsidR="00B57C7C" w:rsidRPr="000D3259" w:rsidRDefault="00B57C7C" w:rsidP="000D3259">
      <w:pPr>
        <w:tabs>
          <w:tab w:val="left" w:pos="-1440"/>
        </w:tabs>
        <w:spacing w:line="276" w:lineRule="auto"/>
        <w:ind w:left="426" w:hanging="426"/>
        <w:jc w:val="both"/>
        <w:rPr>
          <w:rFonts w:ascii="Arial" w:hAnsi="Arial" w:cs="Arial"/>
          <w:sz w:val="22"/>
          <w:szCs w:val="22"/>
        </w:rPr>
      </w:pPr>
    </w:p>
    <w:p w14:paraId="649C6593" w14:textId="77777777" w:rsidR="000202BB" w:rsidRPr="000D3259" w:rsidRDefault="005015CF" w:rsidP="000D3259">
      <w:pPr>
        <w:pStyle w:val="Heading8"/>
        <w:numPr>
          <w:ilvl w:val="0"/>
          <w:numId w:val="17"/>
        </w:numPr>
        <w:tabs>
          <w:tab w:val="left" w:pos="-720"/>
        </w:tabs>
        <w:spacing w:before="0" w:after="0" w:line="276" w:lineRule="auto"/>
        <w:ind w:left="426" w:hanging="426"/>
        <w:rPr>
          <w:rFonts w:cs="Arial"/>
          <w:b/>
          <w:i w:val="0"/>
          <w:sz w:val="22"/>
          <w:szCs w:val="22"/>
          <w:u w:val="single"/>
          <w:lang w:val="en-US"/>
        </w:rPr>
      </w:pPr>
      <w:r w:rsidRPr="000D3259">
        <w:rPr>
          <w:rFonts w:cs="Arial"/>
          <w:b/>
          <w:i w:val="0"/>
          <w:sz w:val="22"/>
          <w:szCs w:val="22"/>
          <w:u w:val="single"/>
          <w:lang w:val="en-US"/>
        </w:rPr>
        <w:t>Keseluruhan Perjanjian</w:t>
      </w:r>
    </w:p>
    <w:p w14:paraId="7859CEBB" w14:textId="1B1E6D4F" w:rsidR="00B57C7C" w:rsidRPr="000D3259" w:rsidRDefault="005015CF" w:rsidP="000D3259">
      <w:pPr>
        <w:spacing w:line="276" w:lineRule="auto"/>
        <w:ind w:left="426"/>
        <w:jc w:val="both"/>
        <w:rPr>
          <w:rFonts w:ascii="Arial" w:hAnsi="Arial" w:cs="Arial"/>
          <w:sz w:val="22"/>
          <w:szCs w:val="22"/>
        </w:rPr>
      </w:pPr>
      <w:r w:rsidRPr="000D3259">
        <w:rPr>
          <w:rFonts w:ascii="Arial" w:hAnsi="Arial" w:cs="Arial"/>
          <w:sz w:val="22"/>
          <w:szCs w:val="22"/>
        </w:rPr>
        <w:t xml:space="preserve">Perjanjian ini merupakan keseluruhan perjanjian dan pemahaman di antara </w:t>
      </w:r>
      <w:r w:rsidR="002E7E94" w:rsidRPr="000D3259">
        <w:rPr>
          <w:rFonts w:ascii="Arial" w:hAnsi="Arial" w:cs="Arial"/>
          <w:b/>
          <w:bCs/>
          <w:sz w:val="22"/>
          <w:szCs w:val="22"/>
        </w:rPr>
        <w:t>PARA PIHAK</w:t>
      </w:r>
      <w:r w:rsidRPr="000D3259">
        <w:rPr>
          <w:rFonts w:ascii="Arial" w:hAnsi="Arial" w:cs="Arial"/>
          <w:sz w:val="22"/>
          <w:szCs w:val="22"/>
        </w:rPr>
        <w:t xml:space="preserve"> yang berkaitan dengan pokok Perjanjian ini dan menggantikan perjanjian atau pemahaman sebelumnya, baik lisan maupun tertulis, yang berkaitan dengan pokok masalah Perjanjian. </w:t>
      </w:r>
      <w:r w:rsidR="002E7E94" w:rsidRPr="000D3259">
        <w:rPr>
          <w:rFonts w:ascii="Arial" w:hAnsi="Arial" w:cs="Arial"/>
          <w:b/>
          <w:bCs/>
          <w:sz w:val="22"/>
          <w:szCs w:val="22"/>
        </w:rPr>
        <w:t>PARA PIHAK</w:t>
      </w:r>
      <w:r w:rsidRPr="000D3259">
        <w:rPr>
          <w:rFonts w:ascii="Arial" w:hAnsi="Arial" w:cs="Arial"/>
          <w:sz w:val="22"/>
          <w:szCs w:val="22"/>
        </w:rPr>
        <w:t xml:space="preserve"> masing-masing menyatakan memiliki kapasitas hukum untuk melaksanakan Perjanjian ini dan melakukan kewajibannya dan telah memperoleh semua pendaftaran yang diperlukan dari pihak yang berwenang untuk melaksanakan kegiatan yang dimaksud di dalam Perjanjian ini.</w:t>
      </w:r>
    </w:p>
    <w:p w14:paraId="7954300F" w14:textId="77777777" w:rsidR="000202BB" w:rsidRPr="000D3259" w:rsidRDefault="000202BB" w:rsidP="000D3259">
      <w:pPr>
        <w:spacing w:line="276" w:lineRule="auto"/>
        <w:ind w:left="426"/>
        <w:rPr>
          <w:rFonts w:ascii="Arial" w:hAnsi="Arial" w:cs="Arial"/>
          <w:sz w:val="22"/>
          <w:szCs w:val="22"/>
        </w:rPr>
      </w:pPr>
    </w:p>
    <w:p w14:paraId="285CC6B5" w14:textId="77777777" w:rsidR="00F70093" w:rsidRPr="000D3259" w:rsidRDefault="00F70093" w:rsidP="000D3259">
      <w:pPr>
        <w:pStyle w:val="Heading8"/>
        <w:numPr>
          <w:ilvl w:val="0"/>
          <w:numId w:val="17"/>
        </w:numPr>
        <w:tabs>
          <w:tab w:val="left" w:pos="-720"/>
        </w:tabs>
        <w:spacing w:before="0" w:after="0" w:line="276" w:lineRule="auto"/>
        <w:ind w:left="426" w:hanging="426"/>
        <w:rPr>
          <w:rFonts w:cs="Arial"/>
          <w:b/>
          <w:sz w:val="22"/>
          <w:szCs w:val="22"/>
        </w:rPr>
      </w:pPr>
      <w:r w:rsidRPr="000D3259">
        <w:rPr>
          <w:rFonts w:cs="Arial"/>
          <w:b/>
          <w:i w:val="0"/>
          <w:iCs/>
          <w:sz w:val="22"/>
          <w:szCs w:val="22"/>
          <w:u w:val="single"/>
        </w:rPr>
        <w:t>Batasan Tanggung Jawab</w:t>
      </w:r>
    </w:p>
    <w:p w14:paraId="0A3FE174" w14:textId="77777777" w:rsidR="00F70093" w:rsidRPr="000D3259" w:rsidRDefault="00F70093" w:rsidP="000D3259">
      <w:pPr>
        <w:spacing w:line="276" w:lineRule="auto"/>
        <w:ind w:left="426"/>
        <w:jc w:val="both"/>
        <w:rPr>
          <w:rFonts w:ascii="Arial" w:hAnsi="Arial" w:cs="Arial"/>
          <w:sz w:val="22"/>
          <w:szCs w:val="22"/>
        </w:rPr>
      </w:pPr>
      <w:r w:rsidRPr="000D3259">
        <w:rPr>
          <w:rFonts w:ascii="Arial" w:hAnsi="Arial" w:cs="Arial"/>
          <w:b/>
          <w:sz w:val="22"/>
          <w:szCs w:val="22"/>
        </w:rPr>
        <w:t>PIHAK PERTAMA</w:t>
      </w:r>
      <w:r w:rsidRPr="000D3259">
        <w:rPr>
          <w:rFonts w:ascii="Arial" w:hAnsi="Arial" w:cs="Arial"/>
          <w:sz w:val="22"/>
          <w:szCs w:val="22"/>
        </w:rPr>
        <w:t xml:space="preserve"> tidak bertanggung</w:t>
      </w:r>
      <w:r w:rsidR="00E80FAA" w:rsidRPr="000D3259">
        <w:rPr>
          <w:rFonts w:ascii="Arial" w:hAnsi="Arial" w:cs="Arial"/>
          <w:sz w:val="22"/>
          <w:szCs w:val="22"/>
        </w:rPr>
        <w:t xml:space="preserve"> </w:t>
      </w:r>
      <w:r w:rsidRPr="000D3259">
        <w:rPr>
          <w:rFonts w:ascii="Arial" w:hAnsi="Arial" w:cs="Arial"/>
          <w:sz w:val="22"/>
          <w:szCs w:val="22"/>
        </w:rPr>
        <w:t xml:space="preserve">jawab atas penyediaan fasilitas dan Pelayanan Kesehatan dari </w:t>
      </w:r>
      <w:r w:rsidRPr="000D3259">
        <w:rPr>
          <w:rFonts w:ascii="Arial" w:hAnsi="Arial" w:cs="Arial"/>
          <w:b/>
          <w:sz w:val="22"/>
          <w:szCs w:val="22"/>
        </w:rPr>
        <w:t>PIHAK KEDUA</w:t>
      </w:r>
      <w:r w:rsidRPr="000D3259">
        <w:rPr>
          <w:rFonts w:ascii="Arial" w:hAnsi="Arial" w:cs="Arial"/>
          <w:sz w:val="22"/>
          <w:szCs w:val="22"/>
        </w:rPr>
        <w:t xml:space="preserve"> kepada </w:t>
      </w:r>
      <w:r w:rsidR="00986B62" w:rsidRPr="000D3259">
        <w:rPr>
          <w:rFonts w:ascii="Arial" w:hAnsi="Arial" w:cs="Arial"/>
          <w:sz w:val="22"/>
          <w:szCs w:val="22"/>
        </w:rPr>
        <w:t>Peserta</w:t>
      </w:r>
      <w:r w:rsidR="00D02DB2" w:rsidRPr="000D3259">
        <w:rPr>
          <w:rFonts w:ascii="Arial" w:hAnsi="Arial" w:cs="Arial"/>
          <w:sz w:val="22"/>
          <w:szCs w:val="22"/>
        </w:rPr>
        <w:t xml:space="preserve"> </w:t>
      </w:r>
      <w:r w:rsidRPr="000D3259">
        <w:rPr>
          <w:rFonts w:ascii="Arial" w:hAnsi="Arial" w:cs="Arial"/>
          <w:sz w:val="22"/>
          <w:szCs w:val="22"/>
        </w:rPr>
        <w:t xml:space="preserve">yang dilakukan secara tidak sah atau melanggar syarat ketentuan </w:t>
      </w:r>
      <w:r w:rsidR="00E80FAA" w:rsidRPr="000D3259">
        <w:rPr>
          <w:rFonts w:ascii="Arial" w:hAnsi="Arial" w:cs="Arial"/>
          <w:sz w:val="22"/>
          <w:szCs w:val="22"/>
        </w:rPr>
        <w:t xml:space="preserve">pada </w:t>
      </w:r>
      <w:r w:rsidRPr="000D3259">
        <w:rPr>
          <w:rFonts w:ascii="Arial" w:hAnsi="Arial" w:cs="Arial"/>
          <w:sz w:val="22"/>
          <w:szCs w:val="22"/>
        </w:rPr>
        <w:t xml:space="preserve">Perjanjian ini dan terhadap kerugian maupun tuntutan yang diajukan oleh </w:t>
      </w:r>
      <w:r w:rsidR="00986B62" w:rsidRPr="000D3259">
        <w:rPr>
          <w:rFonts w:ascii="Arial" w:hAnsi="Arial" w:cs="Arial"/>
          <w:sz w:val="22"/>
          <w:szCs w:val="22"/>
        </w:rPr>
        <w:t>Peserta</w:t>
      </w:r>
      <w:r w:rsidR="00D02DB2" w:rsidRPr="000D3259">
        <w:rPr>
          <w:rFonts w:ascii="Arial" w:hAnsi="Arial" w:cs="Arial"/>
          <w:sz w:val="22"/>
          <w:szCs w:val="22"/>
        </w:rPr>
        <w:t xml:space="preserve"> </w:t>
      </w:r>
      <w:r w:rsidRPr="000D3259">
        <w:rPr>
          <w:rFonts w:ascii="Arial" w:hAnsi="Arial" w:cs="Arial"/>
          <w:sz w:val="22"/>
          <w:szCs w:val="22"/>
        </w:rPr>
        <w:t xml:space="preserve">kepada </w:t>
      </w:r>
      <w:r w:rsidRPr="000D3259">
        <w:rPr>
          <w:rFonts w:ascii="Arial" w:hAnsi="Arial" w:cs="Arial"/>
          <w:b/>
          <w:sz w:val="22"/>
          <w:szCs w:val="22"/>
        </w:rPr>
        <w:t>PIHAK KEDUA</w:t>
      </w:r>
      <w:r w:rsidRPr="000D3259">
        <w:rPr>
          <w:rFonts w:ascii="Arial" w:hAnsi="Arial" w:cs="Arial"/>
          <w:sz w:val="22"/>
          <w:szCs w:val="22"/>
        </w:rPr>
        <w:t xml:space="preserve"> yang disebabkan karena kesalahan atau pelanggaran yang dilakukan oleh </w:t>
      </w:r>
      <w:r w:rsidRPr="000D3259">
        <w:rPr>
          <w:rFonts w:ascii="Arial" w:hAnsi="Arial" w:cs="Arial"/>
          <w:b/>
          <w:sz w:val="22"/>
          <w:szCs w:val="22"/>
        </w:rPr>
        <w:t xml:space="preserve">PIHAK KEDUA </w:t>
      </w:r>
      <w:r w:rsidRPr="000D3259">
        <w:rPr>
          <w:rFonts w:ascii="Arial" w:hAnsi="Arial" w:cs="Arial"/>
          <w:sz w:val="22"/>
          <w:szCs w:val="22"/>
        </w:rPr>
        <w:t>dalam menjalankan tanggung jawab profesinya seperti, termasuk tetapi tidak terbatas pada, kesalahan dalam melakukan pemeriksaan dan pengobatan, kesalahan dalam memberikan indik</w:t>
      </w:r>
      <w:r w:rsidR="00376C00" w:rsidRPr="000D3259">
        <w:rPr>
          <w:rFonts w:ascii="Arial" w:hAnsi="Arial" w:cs="Arial"/>
          <w:sz w:val="22"/>
          <w:szCs w:val="22"/>
        </w:rPr>
        <w:t xml:space="preserve">asi medis atau kesalahan dalam </w:t>
      </w:r>
      <w:r w:rsidRPr="000D3259">
        <w:rPr>
          <w:rFonts w:ascii="Arial" w:hAnsi="Arial" w:cs="Arial"/>
          <w:sz w:val="22"/>
          <w:szCs w:val="22"/>
        </w:rPr>
        <w:t xml:space="preserve">memberikan </w:t>
      </w:r>
      <w:r w:rsidR="00623FD9" w:rsidRPr="000D3259">
        <w:rPr>
          <w:rFonts w:ascii="Arial" w:hAnsi="Arial" w:cs="Arial"/>
          <w:sz w:val="22"/>
          <w:szCs w:val="22"/>
        </w:rPr>
        <w:t>Tindakan Medis</w:t>
      </w:r>
      <w:r w:rsidRPr="000D3259">
        <w:rPr>
          <w:rFonts w:ascii="Arial" w:hAnsi="Arial" w:cs="Arial"/>
          <w:sz w:val="22"/>
          <w:szCs w:val="22"/>
        </w:rPr>
        <w:t xml:space="preserve">. </w:t>
      </w:r>
    </w:p>
    <w:p w14:paraId="4FB8CE7F" w14:textId="77777777" w:rsidR="001843A8" w:rsidRPr="000D3259" w:rsidRDefault="001843A8" w:rsidP="000D3259">
      <w:pPr>
        <w:spacing w:line="276" w:lineRule="auto"/>
        <w:ind w:left="426" w:hanging="426"/>
        <w:jc w:val="both"/>
        <w:rPr>
          <w:rFonts w:ascii="Arial" w:hAnsi="Arial" w:cs="Arial"/>
          <w:sz w:val="22"/>
          <w:szCs w:val="22"/>
        </w:rPr>
      </w:pPr>
    </w:p>
    <w:p w14:paraId="0A6B3073" w14:textId="77777777" w:rsidR="000202BB" w:rsidRPr="000D3259" w:rsidRDefault="00F70093" w:rsidP="000D3259">
      <w:pPr>
        <w:pStyle w:val="BodyTextIndent2"/>
        <w:numPr>
          <w:ilvl w:val="0"/>
          <w:numId w:val="17"/>
        </w:numPr>
        <w:tabs>
          <w:tab w:val="clear" w:pos="4560"/>
          <w:tab w:val="num" w:pos="450"/>
        </w:tabs>
        <w:spacing w:after="0" w:line="276" w:lineRule="auto"/>
        <w:ind w:left="426" w:hanging="426"/>
        <w:rPr>
          <w:rFonts w:ascii="Arial" w:hAnsi="Arial" w:cs="Arial"/>
          <w:b/>
          <w:sz w:val="22"/>
          <w:szCs w:val="22"/>
          <w:u w:val="single"/>
        </w:rPr>
      </w:pPr>
      <w:proofErr w:type="spellStart"/>
      <w:r w:rsidRPr="000D3259">
        <w:rPr>
          <w:rFonts w:ascii="Arial" w:hAnsi="Arial" w:cs="Arial"/>
          <w:b/>
          <w:sz w:val="22"/>
          <w:szCs w:val="22"/>
          <w:u w:val="single"/>
        </w:rPr>
        <w:t>Hukum</w:t>
      </w:r>
      <w:proofErr w:type="spellEnd"/>
      <w:r w:rsidRPr="000D3259">
        <w:rPr>
          <w:rFonts w:ascii="Arial" w:hAnsi="Arial" w:cs="Arial"/>
          <w:b/>
          <w:sz w:val="22"/>
          <w:szCs w:val="22"/>
          <w:u w:val="single"/>
        </w:rPr>
        <w:t xml:space="preserve"> Yang </w:t>
      </w:r>
      <w:proofErr w:type="spellStart"/>
      <w:r w:rsidRPr="000D3259">
        <w:rPr>
          <w:rFonts w:ascii="Arial" w:hAnsi="Arial" w:cs="Arial"/>
          <w:b/>
          <w:sz w:val="22"/>
          <w:szCs w:val="22"/>
          <w:u w:val="single"/>
        </w:rPr>
        <w:t>Berlaku</w:t>
      </w:r>
      <w:proofErr w:type="spellEnd"/>
    </w:p>
    <w:p w14:paraId="6A31D0F1" w14:textId="0E0C56D0" w:rsidR="00D92684" w:rsidRPr="000D3259" w:rsidRDefault="00F70093" w:rsidP="000D3259">
      <w:pPr>
        <w:pStyle w:val="BodyTextIndent2"/>
        <w:tabs>
          <w:tab w:val="clear" w:pos="1080"/>
          <w:tab w:val="clear" w:pos="4560"/>
        </w:tabs>
        <w:spacing w:after="0" w:line="276" w:lineRule="auto"/>
        <w:ind w:left="426" w:firstLine="0"/>
        <w:rPr>
          <w:rFonts w:ascii="Arial" w:hAnsi="Arial" w:cs="Arial"/>
          <w:sz w:val="22"/>
          <w:szCs w:val="22"/>
          <w:u w:val="single"/>
        </w:rPr>
      </w:pPr>
      <w:proofErr w:type="spellStart"/>
      <w:r w:rsidRPr="000D3259">
        <w:rPr>
          <w:rFonts w:ascii="Arial" w:hAnsi="Arial" w:cs="Arial"/>
          <w:sz w:val="22"/>
          <w:szCs w:val="22"/>
        </w:rPr>
        <w:t>Interpretasi</w:t>
      </w:r>
      <w:proofErr w:type="spellEnd"/>
      <w:r w:rsidRPr="000D3259">
        <w:rPr>
          <w:rFonts w:ascii="Arial" w:hAnsi="Arial" w:cs="Arial"/>
          <w:sz w:val="22"/>
          <w:szCs w:val="22"/>
        </w:rPr>
        <w:t xml:space="preserve"> dan </w:t>
      </w:r>
      <w:proofErr w:type="spellStart"/>
      <w:r w:rsidRPr="000D3259">
        <w:rPr>
          <w:rFonts w:ascii="Arial" w:hAnsi="Arial" w:cs="Arial"/>
          <w:sz w:val="22"/>
          <w:szCs w:val="22"/>
        </w:rPr>
        <w:t>pelaksanaan</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syarat</w:t>
      </w:r>
      <w:proofErr w:type="spellEnd"/>
      <w:r w:rsidRPr="000D3259">
        <w:rPr>
          <w:rFonts w:ascii="Arial" w:hAnsi="Arial" w:cs="Arial"/>
          <w:sz w:val="22"/>
          <w:szCs w:val="22"/>
        </w:rPr>
        <w:t xml:space="preserve"> dan </w:t>
      </w:r>
      <w:proofErr w:type="spellStart"/>
      <w:r w:rsidRPr="000D3259">
        <w:rPr>
          <w:rFonts w:ascii="Arial" w:hAnsi="Arial" w:cs="Arial"/>
          <w:sz w:val="22"/>
          <w:szCs w:val="22"/>
        </w:rPr>
        <w:t>ketentuan</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menurut</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rPr>
        <w:t xml:space="preserve"> </w:t>
      </w:r>
      <w:r w:rsidR="00E80FAA" w:rsidRPr="000D3259">
        <w:rPr>
          <w:rFonts w:ascii="Arial" w:hAnsi="Arial" w:cs="Arial"/>
          <w:sz w:val="22"/>
          <w:szCs w:val="22"/>
        </w:rPr>
        <w:t xml:space="preserve">Negara </w:t>
      </w:r>
      <w:proofErr w:type="spellStart"/>
      <w:r w:rsidR="00E80FAA" w:rsidRPr="000D3259">
        <w:rPr>
          <w:rFonts w:ascii="Arial" w:hAnsi="Arial" w:cs="Arial"/>
          <w:sz w:val="22"/>
          <w:szCs w:val="22"/>
        </w:rPr>
        <w:t>Kesatuan</w:t>
      </w:r>
      <w:proofErr w:type="spellEnd"/>
      <w:r w:rsidR="00E80FAA" w:rsidRPr="000D3259">
        <w:rPr>
          <w:rFonts w:ascii="Arial" w:hAnsi="Arial" w:cs="Arial"/>
          <w:sz w:val="22"/>
          <w:szCs w:val="22"/>
        </w:rPr>
        <w:t xml:space="preserve"> </w:t>
      </w:r>
      <w:proofErr w:type="spellStart"/>
      <w:r w:rsidRPr="000D3259">
        <w:rPr>
          <w:rFonts w:ascii="Arial" w:hAnsi="Arial" w:cs="Arial"/>
          <w:sz w:val="22"/>
          <w:szCs w:val="22"/>
        </w:rPr>
        <w:t>Republik</w:t>
      </w:r>
      <w:proofErr w:type="spellEnd"/>
      <w:r w:rsidRPr="000D3259">
        <w:rPr>
          <w:rFonts w:ascii="Arial" w:hAnsi="Arial" w:cs="Arial"/>
          <w:sz w:val="22"/>
          <w:szCs w:val="22"/>
        </w:rPr>
        <w:t xml:space="preserve"> Indonesia.</w:t>
      </w:r>
    </w:p>
    <w:p w14:paraId="14D9E8FD" w14:textId="77777777" w:rsidR="000202BB" w:rsidRPr="000D3259" w:rsidRDefault="000202BB" w:rsidP="000D3259">
      <w:pPr>
        <w:pStyle w:val="BodyTextIndent2"/>
        <w:spacing w:after="0" w:line="276" w:lineRule="auto"/>
        <w:ind w:left="426"/>
        <w:rPr>
          <w:rFonts w:ascii="Arial" w:hAnsi="Arial" w:cs="Arial"/>
          <w:sz w:val="22"/>
          <w:szCs w:val="22"/>
        </w:rPr>
      </w:pPr>
    </w:p>
    <w:p w14:paraId="5D0E4C47" w14:textId="627889F4" w:rsidR="002B7A61" w:rsidRPr="000D3259" w:rsidRDefault="002B7A61" w:rsidP="000D3259">
      <w:pPr>
        <w:spacing w:line="276" w:lineRule="auto"/>
        <w:rPr>
          <w:rFonts w:ascii="Arial" w:eastAsia="MS Gothic" w:hAnsi="Arial" w:cs="Arial"/>
          <w:noProof w:val="0"/>
          <w:sz w:val="22"/>
          <w:szCs w:val="22"/>
        </w:rPr>
      </w:pPr>
    </w:p>
    <w:p w14:paraId="14298DB0" w14:textId="74D6155F" w:rsidR="00524E03" w:rsidRDefault="00466391" w:rsidP="000D3259">
      <w:pPr>
        <w:pStyle w:val="BodyText"/>
        <w:tabs>
          <w:tab w:val="clear" w:pos="4560"/>
        </w:tabs>
        <w:spacing w:after="0" w:line="276" w:lineRule="auto"/>
        <w:ind w:left="0" w:firstLine="0"/>
        <w:rPr>
          <w:rFonts w:ascii="Arial" w:hAnsi="Arial" w:cs="Arial"/>
          <w:sz w:val="22"/>
          <w:szCs w:val="22"/>
        </w:rPr>
      </w:pPr>
      <w:proofErr w:type="spellStart"/>
      <w:r w:rsidRPr="000D3259">
        <w:rPr>
          <w:rFonts w:ascii="Arial" w:hAnsi="Arial" w:cs="Arial"/>
          <w:sz w:val="22"/>
          <w:szCs w:val="22"/>
        </w:rPr>
        <w:t>D</w:t>
      </w:r>
      <w:r w:rsidR="00F70093" w:rsidRPr="000D3259">
        <w:rPr>
          <w:rFonts w:ascii="Arial" w:hAnsi="Arial" w:cs="Arial"/>
          <w:sz w:val="22"/>
          <w:szCs w:val="22"/>
        </w:rPr>
        <w:t>emikianlah</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Perjanjian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ini</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dibuat</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dalam</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rangkap</w:t>
      </w:r>
      <w:proofErr w:type="spellEnd"/>
      <w:r w:rsidR="00F70093" w:rsidRPr="000D3259">
        <w:rPr>
          <w:rFonts w:ascii="Arial" w:hAnsi="Arial" w:cs="Arial"/>
          <w:sz w:val="22"/>
          <w:szCs w:val="22"/>
        </w:rPr>
        <w:t xml:space="preserve"> 2 (</w:t>
      </w:r>
      <w:proofErr w:type="spellStart"/>
      <w:r w:rsidR="00F70093" w:rsidRPr="000D3259">
        <w:rPr>
          <w:rFonts w:ascii="Arial" w:hAnsi="Arial" w:cs="Arial"/>
          <w:sz w:val="22"/>
          <w:szCs w:val="22"/>
        </w:rPr>
        <w:t>dua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asli</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masing-masing</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sama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bunyinya</w:t>
      </w:r>
      <w:proofErr w:type="spellEnd"/>
      <w:r w:rsidR="00F70093" w:rsidRPr="000D3259">
        <w:rPr>
          <w:rFonts w:ascii="Arial" w:hAnsi="Arial" w:cs="Arial"/>
          <w:sz w:val="22"/>
          <w:szCs w:val="22"/>
        </w:rPr>
        <w:t xml:space="preserve"> di </w:t>
      </w:r>
      <w:proofErr w:type="spellStart"/>
      <w:r w:rsidR="00F70093" w:rsidRPr="000D3259">
        <w:rPr>
          <w:rFonts w:ascii="Arial" w:hAnsi="Arial" w:cs="Arial"/>
          <w:sz w:val="22"/>
          <w:szCs w:val="22"/>
        </w:rPr>
        <w:t>atas</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kertas</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bermeterai</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cukup</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serta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mempunyai</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kekuatan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hukum</w:t>
      </w:r>
      <w:proofErr w:type="spellEnd"/>
      <w:r w:rsidR="00F70093" w:rsidRPr="000D3259">
        <w:rPr>
          <w:rFonts w:ascii="Arial" w:hAnsi="Arial" w:cs="Arial"/>
          <w:sz w:val="22"/>
          <w:szCs w:val="22"/>
        </w:rPr>
        <w:t xml:space="preserve"> yang </w:t>
      </w:r>
      <w:proofErr w:type="spellStart"/>
      <w:r w:rsidR="00F70093" w:rsidRPr="000D3259">
        <w:rPr>
          <w:rFonts w:ascii="Arial" w:hAnsi="Arial" w:cs="Arial"/>
          <w:sz w:val="22"/>
          <w:szCs w:val="22"/>
        </w:rPr>
        <w:t>sama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setelah</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ditanda-tangani</w:t>
      </w:r>
      <w:proofErr w:type="spellEnd"/>
      <w:r w:rsidR="00F70093" w:rsidRPr="000D3259">
        <w:rPr>
          <w:rFonts w:ascii="Arial" w:hAnsi="Arial" w:cs="Arial"/>
          <w:sz w:val="22"/>
          <w:szCs w:val="22"/>
        </w:rPr>
        <w:t xml:space="preserve"> oleh </w:t>
      </w:r>
      <w:r w:rsidR="002E7E94" w:rsidRPr="000D3259">
        <w:rPr>
          <w:rFonts w:ascii="Arial" w:hAnsi="Arial" w:cs="Arial"/>
          <w:b/>
          <w:bCs/>
          <w:sz w:val="22"/>
          <w:szCs w:val="22"/>
        </w:rPr>
        <w:t>PARA PIHAK</w:t>
      </w:r>
      <w:r w:rsidR="005B6059" w:rsidRPr="000D3259">
        <w:rPr>
          <w:rFonts w:ascii="Arial" w:hAnsi="Arial" w:cs="Arial"/>
          <w:sz w:val="22"/>
          <w:szCs w:val="22"/>
        </w:rPr>
        <w:t>.</w:t>
      </w:r>
    </w:p>
    <w:p w14:paraId="53FEE415" w14:textId="55E10582" w:rsidR="00452868" w:rsidRDefault="00452868" w:rsidP="000D3259">
      <w:pPr>
        <w:pStyle w:val="BodyText"/>
        <w:tabs>
          <w:tab w:val="clear" w:pos="4560"/>
        </w:tabs>
        <w:spacing w:after="0" w:line="276" w:lineRule="auto"/>
        <w:ind w:left="0" w:firstLine="0"/>
        <w:rPr>
          <w:rFonts w:ascii="Arial" w:hAnsi="Arial" w:cs="Arial"/>
          <w:sz w:val="22"/>
          <w:szCs w:val="22"/>
        </w:rPr>
      </w:pPr>
    </w:p>
    <w:p w14:paraId="349D252B" w14:textId="0B321E9A" w:rsidR="00452868" w:rsidRDefault="00452868" w:rsidP="000D3259">
      <w:pPr>
        <w:pStyle w:val="BodyText"/>
        <w:tabs>
          <w:tab w:val="clear" w:pos="4560"/>
        </w:tabs>
        <w:spacing w:after="0" w:line="276" w:lineRule="auto"/>
        <w:ind w:left="0" w:firstLine="0"/>
        <w:rPr>
          <w:rFonts w:ascii="Arial" w:hAnsi="Arial" w:cs="Arial"/>
          <w:sz w:val="22"/>
          <w:szCs w:val="22"/>
        </w:rPr>
      </w:pPr>
    </w:p>
    <w:p w14:paraId="1CCCAF5F" w14:textId="77777777" w:rsidR="00452868" w:rsidRPr="000D3259" w:rsidRDefault="00452868" w:rsidP="000D3259">
      <w:pPr>
        <w:pStyle w:val="BodyText"/>
        <w:tabs>
          <w:tab w:val="clear" w:pos="4560"/>
        </w:tabs>
        <w:spacing w:after="0" w:line="276" w:lineRule="auto"/>
        <w:ind w:left="0" w:firstLine="0"/>
        <w:rPr>
          <w:rFonts w:ascii="Arial" w:hAnsi="Arial" w:cs="Arial"/>
          <w:sz w:val="22"/>
          <w:szCs w:val="22"/>
        </w:rPr>
      </w:pPr>
    </w:p>
    <w:p w14:paraId="0C46F958" w14:textId="19D86423" w:rsidR="000202BB" w:rsidRPr="000D3259" w:rsidRDefault="000202BB" w:rsidP="000D3259">
      <w:pPr>
        <w:pStyle w:val="BodyText"/>
        <w:tabs>
          <w:tab w:val="clear" w:pos="4560"/>
        </w:tabs>
        <w:spacing w:after="0" w:line="276" w:lineRule="auto"/>
        <w:ind w:left="0" w:firstLine="0"/>
        <w:rPr>
          <w:rFonts w:ascii="Arial" w:hAnsi="Arial" w:cs="Arial"/>
          <w:sz w:val="22"/>
          <w:szCs w:val="22"/>
        </w:rPr>
      </w:pPr>
    </w:p>
    <w:tbl>
      <w:tblPr>
        <w:tblStyle w:val="TableGrid"/>
        <w:tblW w:w="9355"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703"/>
      </w:tblGrid>
      <w:tr w:rsidR="000202BB" w:rsidRPr="000D3259" w14:paraId="4B4F337F" w14:textId="77777777" w:rsidTr="001F4468">
        <w:tc>
          <w:tcPr>
            <w:tcW w:w="3652" w:type="dxa"/>
          </w:tcPr>
          <w:p w14:paraId="43F4AF53" w14:textId="77777777" w:rsidR="000202BB" w:rsidRPr="000D3259" w:rsidRDefault="000202BB" w:rsidP="000D3259">
            <w:pPr>
              <w:spacing w:line="276" w:lineRule="auto"/>
              <w:jc w:val="center"/>
              <w:rPr>
                <w:rFonts w:ascii="Arial" w:hAnsi="Arial" w:cs="Arial"/>
                <w:b/>
                <w:color w:val="000000"/>
                <w:sz w:val="22"/>
                <w:szCs w:val="22"/>
              </w:rPr>
            </w:pPr>
            <w:r w:rsidRPr="000D3259">
              <w:rPr>
                <w:rFonts w:ascii="Arial" w:hAnsi="Arial" w:cs="Arial"/>
                <w:b/>
                <w:color w:val="000000"/>
                <w:sz w:val="22"/>
                <w:szCs w:val="22"/>
              </w:rPr>
              <w:t>PIHAK PERTAMA</w:t>
            </w:r>
          </w:p>
          <w:p w14:paraId="1CF6E576" w14:textId="77777777" w:rsidR="000202BB" w:rsidRPr="000D3259" w:rsidRDefault="000202BB" w:rsidP="000D3259">
            <w:pPr>
              <w:spacing w:line="276" w:lineRule="auto"/>
              <w:jc w:val="center"/>
              <w:rPr>
                <w:rFonts w:ascii="Arial" w:hAnsi="Arial" w:cs="Arial"/>
                <w:b/>
                <w:color w:val="000000"/>
                <w:sz w:val="22"/>
                <w:szCs w:val="22"/>
              </w:rPr>
            </w:pPr>
            <w:r w:rsidRPr="000D3259">
              <w:rPr>
                <w:rFonts w:ascii="Arial" w:hAnsi="Arial" w:cs="Arial"/>
                <w:b/>
                <w:color w:val="000000"/>
                <w:sz w:val="22"/>
                <w:szCs w:val="22"/>
              </w:rPr>
              <w:t>PT ASURANSI BRI LIFE</w:t>
            </w:r>
          </w:p>
          <w:p w14:paraId="46CD9F55" w14:textId="77777777" w:rsidR="000202BB" w:rsidRPr="000D3259" w:rsidRDefault="000202BB" w:rsidP="000D3259">
            <w:pPr>
              <w:spacing w:line="276" w:lineRule="auto"/>
              <w:jc w:val="center"/>
              <w:rPr>
                <w:rFonts w:ascii="Arial" w:hAnsi="Arial" w:cs="Arial"/>
                <w:b/>
                <w:color w:val="000000"/>
                <w:sz w:val="22"/>
                <w:szCs w:val="22"/>
              </w:rPr>
            </w:pPr>
          </w:p>
          <w:p w14:paraId="596653F2" w14:textId="77777777" w:rsidR="000202BB" w:rsidRPr="000D3259" w:rsidRDefault="000202BB" w:rsidP="000D3259">
            <w:pPr>
              <w:spacing w:line="276" w:lineRule="auto"/>
              <w:jc w:val="center"/>
              <w:rPr>
                <w:rFonts w:ascii="Arial" w:hAnsi="Arial" w:cs="Arial"/>
                <w:b/>
                <w:color w:val="000000"/>
                <w:sz w:val="22"/>
                <w:szCs w:val="22"/>
              </w:rPr>
            </w:pPr>
          </w:p>
          <w:p w14:paraId="45AF6379" w14:textId="77777777" w:rsidR="000202BB" w:rsidRPr="000D3259" w:rsidRDefault="000202BB" w:rsidP="000D3259">
            <w:pPr>
              <w:spacing w:line="276" w:lineRule="auto"/>
              <w:jc w:val="center"/>
              <w:rPr>
                <w:rFonts w:ascii="Arial" w:hAnsi="Arial" w:cs="Arial"/>
                <w:b/>
                <w:color w:val="000000"/>
                <w:sz w:val="22"/>
                <w:szCs w:val="22"/>
              </w:rPr>
            </w:pPr>
          </w:p>
          <w:p w14:paraId="7487FCC2" w14:textId="77777777" w:rsidR="000202BB" w:rsidRPr="000D3259" w:rsidRDefault="000202BB" w:rsidP="000D3259">
            <w:pPr>
              <w:spacing w:line="276" w:lineRule="auto"/>
              <w:jc w:val="center"/>
              <w:rPr>
                <w:rFonts w:ascii="Arial" w:hAnsi="Arial" w:cs="Arial"/>
                <w:b/>
                <w:color w:val="000000"/>
                <w:sz w:val="22"/>
                <w:szCs w:val="22"/>
              </w:rPr>
            </w:pPr>
          </w:p>
          <w:p w14:paraId="1FF89C95" w14:textId="77777777" w:rsidR="000202BB" w:rsidRPr="000D3259" w:rsidRDefault="000202BB" w:rsidP="000D3259">
            <w:pPr>
              <w:spacing w:line="276" w:lineRule="auto"/>
              <w:rPr>
                <w:rFonts w:ascii="Arial" w:hAnsi="Arial" w:cs="Arial"/>
                <w:b/>
                <w:color w:val="000000"/>
                <w:sz w:val="22"/>
                <w:szCs w:val="22"/>
              </w:rPr>
            </w:pPr>
          </w:p>
          <w:p w14:paraId="1F9BCE95" w14:textId="77777777" w:rsidR="000202BB" w:rsidRPr="000D3259" w:rsidRDefault="000202BB" w:rsidP="000D3259">
            <w:pPr>
              <w:spacing w:line="276" w:lineRule="auto"/>
              <w:jc w:val="center"/>
              <w:rPr>
                <w:rFonts w:ascii="Arial" w:hAnsi="Arial" w:cs="Arial"/>
                <w:b/>
                <w:color w:val="000000"/>
                <w:sz w:val="22"/>
                <w:szCs w:val="22"/>
                <w:u w:val="single"/>
              </w:rPr>
            </w:pPr>
            <w:r w:rsidRPr="000D3259">
              <w:rPr>
                <w:rFonts w:ascii="Arial" w:hAnsi="Arial" w:cs="Arial"/>
                <w:b/>
                <w:color w:val="000000"/>
                <w:sz w:val="22"/>
                <w:szCs w:val="22"/>
                <w:u w:val="single"/>
              </w:rPr>
              <w:t>Anna Novy Handayani</w:t>
            </w:r>
          </w:p>
          <w:p w14:paraId="3750E46D" w14:textId="1BFB3E79" w:rsidR="000202BB" w:rsidRPr="000D3259" w:rsidRDefault="00452868" w:rsidP="000D3259">
            <w:pPr>
              <w:spacing w:line="276" w:lineRule="auto"/>
              <w:jc w:val="center"/>
              <w:rPr>
                <w:rFonts w:ascii="Arial" w:hAnsi="Arial" w:cs="Arial"/>
                <w:sz w:val="22"/>
                <w:szCs w:val="22"/>
              </w:rPr>
            </w:pPr>
            <w:r>
              <w:rPr>
                <w:rFonts w:ascii="Arial" w:hAnsi="Arial" w:cs="Arial"/>
                <w:i/>
                <w:color w:val="000000"/>
                <w:sz w:val="22"/>
                <w:szCs w:val="22"/>
              </w:rPr>
              <w:t xml:space="preserve">Kepala Divisi </w:t>
            </w:r>
            <w:r w:rsidR="000202BB" w:rsidRPr="000D3259">
              <w:rPr>
                <w:rFonts w:ascii="Arial" w:hAnsi="Arial" w:cs="Arial"/>
                <w:i/>
                <w:color w:val="000000"/>
                <w:sz w:val="22"/>
                <w:szCs w:val="22"/>
              </w:rPr>
              <w:t>Healthcare</w:t>
            </w:r>
            <w:r>
              <w:rPr>
                <w:rFonts w:ascii="Arial" w:hAnsi="Arial" w:cs="Arial"/>
                <w:i/>
                <w:color w:val="000000"/>
                <w:sz w:val="22"/>
                <w:szCs w:val="22"/>
              </w:rPr>
              <w:t xml:space="preserve"> Ecosystem</w:t>
            </w:r>
          </w:p>
          <w:p w14:paraId="3557E936" w14:textId="77777777" w:rsidR="000202BB" w:rsidRPr="000D3259" w:rsidRDefault="000202BB" w:rsidP="000D3259">
            <w:pPr>
              <w:spacing w:line="276" w:lineRule="auto"/>
              <w:jc w:val="center"/>
              <w:rPr>
                <w:rFonts w:ascii="Arial" w:hAnsi="Arial" w:cs="Arial"/>
                <w:b/>
                <w:color w:val="000000"/>
                <w:sz w:val="22"/>
                <w:szCs w:val="22"/>
                <w:lang w:val="id-ID"/>
              </w:rPr>
            </w:pPr>
          </w:p>
        </w:tc>
        <w:tc>
          <w:tcPr>
            <w:tcW w:w="5703" w:type="dxa"/>
          </w:tcPr>
          <w:p w14:paraId="089A9EA1" w14:textId="77777777" w:rsidR="000202BB" w:rsidRPr="000D3259" w:rsidRDefault="000202BB" w:rsidP="000D3259">
            <w:pPr>
              <w:spacing w:line="276" w:lineRule="auto"/>
              <w:jc w:val="center"/>
              <w:rPr>
                <w:rFonts w:ascii="Arial" w:hAnsi="Arial" w:cs="Arial"/>
                <w:b/>
                <w:color w:val="000000"/>
                <w:sz w:val="22"/>
                <w:szCs w:val="22"/>
              </w:rPr>
            </w:pPr>
            <w:r w:rsidRPr="000D3259">
              <w:rPr>
                <w:rFonts w:ascii="Arial" w:hAnsi="Arial" w:cs="Arial"/>
                <w:b/>
                <w:color w:val="000000"/>
                <w:sz w:val="22"/>
                <w:szCs w:val="22"/>
              </w:rPr>
              <w:t>PIHAK KEDUA</w:t>
            </w:r>
          </w:p>
          <w:p w14:paraId="2EC42A15" w14:textId="772F07E5" w:rsidR="000202BB" w:rsidRPr="000D3259" w:rsidRDefault="00452868" w:rsidP="000D3259">
            <w:pPr>
              <w:spacing w:line="276" w:lineRule="auto"/>
              <w:jc w:val="center"/>
              <w:rPr>
                <w:rFonts w:ascii="Arial" w:hAnsi="Arial" w:cs="Arial"/>
                <w:b/>
                <w:color w:val="000000"/>
                <w:sz w:val="22"/>
                <w:szCs w:val="22"/>
              </w:rPr>
            </w:pPr>
            <w:r>
              <w:rPr>
                <w:rFonts w:ascii="Arial" w:hAnsi="Arial" w:cs="Arial"/>
                <w:b/>
                <w:color w:val="000000"/>
                <w:sz w:val="22"/>
                <w:szCs w:val="22"/>
              </w:rPr>
              <w:t>RS DHARMA HUSADA PROBOLINGGO</w:t>
            </w:r>
          </w:p>
          <w:p w14:paraId="368F25D2" w14:textId="77777777" w:rsidR="000202BB" w:rsidRPr="000D3259" w:rsidRDefault="000202BB" w:rsidP="000D3259">
            <w:pPr>
              <w:spacing w:line="276" w:lineRule="auto"/>
              <w:jc w:val="center"/>
              <w:rPr>
                <w:rFonts w:ascii="Arial" w:hAnsi="Arial" w:cs="Arial"/>
                <w:b/>
                <w:color w:val="000000"/>
                <w:sz w:val="22"/>
                <w:szCs w:val="22"/>
              </w:rPr>
            </w:pPr>
          </w:p>
          <w:p w14:paraId="2CAAB9FD" w14:textId="77777777" w:rsidR="000202BB" w:rsidRPr="000D3259" w:rsidRDefault="000202BB" w:rsidP="000D3259">
            <w:pPr>
              <w:spacing w:line="276" w:lineRule="auto"/>
              <w:jc w:val="center"/>
              <w:rPr>
                <w:rFonts w:ascii="Arial" w:hAnsi="Arial" w:cs="Arial"/>
                <w:b/>
                <w:color w:val="000000"/>
                <w:sz w:val="22"/>
                <w:szCs w:val="22"/>
                <w:u w:val="single"/>
              </w:rPr>
            </w:pPr>
          </w:p>
          <w:p w14:paraId="2CADEA70" w14:textId="77777777" w:rsidR="000202BB" w:rsidRPr="000D3259" w:rsidRDefault="000202BB" w:rsidP="000D3259">
            <w:pPr>
              <w:spacing w:line="276" w:lineRule="auto"/>
              <w:jc w:val="center"/>
              <w:rPr>
                <w:rFonts w:ascii="Arial" w:hAnsi="Arial" w:cs="Arial"/>
                <w:b/>
                <w:color w:val="000000"/>
                <w:sz w:val="22"/>
                <w:szCs w:val="22"/>
                <w:u w:val="single"/>
              </w:rPr>
            </w:pPr>
          </w:p>
          <w:p w14:paraId="2707A820" w14:textId="77777777" w:rsidR="000202BB" w:rsidRPr="000D3259" w:rsidRDefault="000202BB" w:rsidP="000D3259">
            <w:pPr>
              <w:spacing w:line="276" w:lineRule="auto"/>
              <w:jc w:val="center"/>
              <w:rPr>
                <w:rFonts w:ascii="Arial" w:hAnsi="Arial" w:cs="Arial"/>
                <w:b/>
                <w:color w:val="000000"/>
                <w:sz w:val="22"/>
                <w:szCs w:val="22"/>
                <w:u w:val="single"/>
              </w:rPr>
            </w:pPr>
          </w:p>
          <w:p w14:paraId="6BC99A81" w14:textId="77777777" w:rsidR="000202BB" w:rsidRPr="000D3259" w:rsidRDefault="000202BB" w:rsidP="000D3259">
            <w:pPr>
              <w:spacing w:line="276" w:lineRule="auto"/>
              <w:jc w:val="center"/>
              <w:rPr>
                <w:rFonts w:ascii="Arial" w:hAnsi="Arial" w:cs="Arial"/>
                <w:b/>
                <w:color w:val="000000"/>
                <w:sz w:val="22"/>
                <w:szCs w:val="22"/>
                <w:u w:val="single"/>
              </w:rPr>
            </w:pPr>
          </w:p>
          <w:p w14:paraId="303940A0" w14:textId="2C17E2E1" w:rsidR="000202BB" w:rsidRPr="000D3259" w:rsidRDefault="000202BB" w:rsidP="000D3259">
            <w:pPr>
              <w:spacing w:line="276" w:lineRule="auto"/>
              <w:jc w:val="center"/>
              <w:rPr>
                <w:rFonts w:ascii="Arial" w:hAnsi="Arial" w:cs="Arial"/>
                <w:b/>
                <w:color w:val="000000"/>
                <w:sz w:val="22"/>
                <w:szCs w:val="22"/>
                <w:u w:val="single"/>
              </w:rPr>
            </w:pPr>
            <w:commentRangeStart w:id="19"/>
            <w:commentRangeEnd w:id="19"/>
            <w:r w:rsidRPr="000D3259">
              <w:rPr>
                <w:rStyle w:val="CommentReference"/>
                <w:rFonts w:ascii="Arial" w:hAnsi="Arial" w:cs="Arial"/>
                <w:sz w:val="22"/>
                <w:szCs w:val="22"/>
                <w:lang w:val="id-ID"/>
              </w:rPr>
              <w:commentReference w:id="19"/>
            </w:r>
            <w:r w:rsidRPr="000D3259">
              <w:rPr>
                <w:rFonts w:ascii="Arial" w:hAnsi="Arial" w:cs="Arial"/>
                <w:b/>
                <w:iCs/>
                <w:sz w:val="22"/>
                <w:szCs w:val="22"/>
                <w:lang w:val="fr-FR"/>
              </w:rPr>
              <w:t xml:space="preserve"> </w:t>
            </w:r>
            <w:r w:rsidR="002C1B12" w:rsidRPr="000D3259">
              <w:rPr>
                <w:rFonts w:ascii="Arial" w:hAnsi="Arial" w:cs="Arial"/>
                <w:b/>
                <w:bCs/>
                <w:iCs/>
                <w:color w:val="000000"/>
                <w:sz w:val="22"/>
                <w:szCs w:val="22"/>
                <w:u w:val="single"/>
                <w:lang w:val="fr-FR"/>
              </w:rPr>
              <w:t>(</w:t>
            </w:r>
            <w:r w:rsidR="001E1B2E">
              <w:rPr>
                <w:rFonts w:ascii="Arial" w:hAnsi="Arial" w:cs="Arial"/>
                <w:b/>
                <w:bCs/>
                <w:iCs/>
                <w:color w:val="000000"/>
                <w:sz w:val="22"/>
                <w:szCs w:val="22"/>
                <w:u w:val="single"/>
                <w:lang w:val="fr-FR"/>
              </w:rPr>
              <w:t>dr. Sefrina Trisadi, Sp.DVE</w:t>
            </w:r>
            <w:r w:rsidR="002C1B12" w:rsidRPr="000D3259">
              <w:rPr>
                <w:rFonts w:ascii="Arial" w:hAnsi="Arial" w:cs="Arial"/>
                <w:b/>
                <w:bCs/>
                <w:iCs/>
                <w:color w:val="000000"/>
                <w:sz w:val="22"/>
                <w:szCs w:val="22"/>
                <w:u w:val="single"/>
                <w:lang w:val="fr-FR"/>
              </w:rPr>
              <w:t>)</w:t>
            </w:r>
          </w:p>
          <w:p w14:paraId="1F70F40C" w14:textId="33AA4FF6" w:rsidR="000202BB" w:rsidRPr="000D3259" w:rsidRDefault="002C1B12" w:rsidP="000D3259">
            <w:pPr>
              <w:spacing w:line="276" w:lineRule="auto"/>
              <w:jc w:val="center"/>
              <w:rPr>
                <w:rFonts w:ascii="Arial" w:hAnsi="Arial" w:cs="Arial"/>
                <w:b/>
                <w:color w:val="000000"/>
                <w:sz w:val="22"/>
                <w:szCs w:val="22"/>
                <w:lang w:val="id-ID"/>
              </w:rPr>
            </w:pPr>
            <w:r w:rsidRPr="000D3259">
              <w:rPr>
                <w:rFonts w:ascii="Arial" w:hAnsi="Arial" w:cs="Arial"/>
                <w:color w:val="000000"/>
                <w:sz w:val="22"/>
                <w:szCs w:val="22"/>
              </w:rPr>
              <w:t>(</w:t>
            </w:r>
            <w:r w:rsidR="001E1B2E">
              <w:rPr>
                <w:rFonts w:ascii="Arial" w:hAnsi="Arial" w:cs="Arial"/>
                <w:color w:val="000000"/>
                <w:sz w:val="22"/>
                <w:szCs w:val="22"/>
              </w:rPr>
              <w:t>Direktur</w:t>
            </w:r>
            <w:r w:rsidRPr="000D3259">
              <w:rPr>
                <w:rFonts w:ascii="Arial" w:hAnsi="Arial" w:cs="Arial"/>
                <w:color w:val="000000"/>
                <w:sz w:val="22"/>
                <w:szCs w:val="22"/>
              </w:rPr>
              <w:t>)</w:t>
            </w:r>
          </w:p>
        </w:tc>
      </w:tr>
    </w:tbl>
    <w:p w14:paraId="1D864AEA" w14:textId="77777777" w:rsidR="000202BB" w:rsidRPr="000D3259" w:rsidRDefault="000202BB" w:rsidP="000D3259">
      <w:pPr>
        <w:pStyle w:val="BodyText"/>
        <w:tabs>
          <w:tab w:val="clear" w:pos="4560"/>
        </w:tabs>
        <w:spacing w:after="0" w:line="276" w:lineRule="auto"/>
        <w:ind w:left="0" w:firstLine="0"/>
        <w:rPr>
          <w:rFonts w:ascii="Arial" w:hAnsi="Arial" w:cs="Arial"/>
          <w:sz w:val="22"/>
          <w:szCs w:val="22"/>
        </w:rPr>
      </w:pPr>
    </w:p>
    <w:p w14:paraId="192D4E24" w14:textId="77777777" w:rsidR="00E94ADD" w:rsidRPr="000D3259" w:rsidRDefault="00E94ADD" w:rsidP="000D3259">
      <w:pPr>
        <w:pStyle w:val="BodyText"/>
        <w:tabs>
          <w:tab w:val="clear" w:pos="4560"/>
        </w:tabs>
        <w:spacing w:after="0" w:line="276" w:lineRule="auto"/>
        <w:ind w:left="0" w:firstLine="0"/>
        <w:rPr>
          <w:rFonts w:ascii="Arial" w:hAnsi="Arial" w:cs="Arial"/>
          <w:sz w:val="22"/>
          <w:szCs w:val="22"/>
        </w:rPr>
      </w:pPr>
    </w:p>
    <w:p w14:paraId="56B1AB47" w14:textId="77777777" w:rsidR="00F70093" w:rsidRPr="000D3259" w:rsidRDefault="009A63E6" w:rsidP="000D3259">
      <w:pPr>
        <w:tabs>
          <w:tab w:val="left" w:pos="-1440"/>
        </w:tabs>
        <w:spacing w:line="276" w:lineRule="auto"/>
        <w:rPr>
          <w:rFonts w:ascii="Arial" w:hAnsi="Arial" w:cs="Arial"/>
          <w:b/>
          <w:sz w:val="22"/>
          <w:szCs w:val="22"/>
          <w:lang w:val="pt-BR"/>
        </w:rPr>
      </w:pPr>
      <w:r w:rsidRPr="000D3259">
        <w:rPr>
          <w:rFonts w:ascii="Arial" w:hAnsi="Arial" w:cs="Arial"/>
          <w:b/>
          <w:sz w:val="22"/>
          <w:szCs w:val="22"/>
          <w:lang w:val="id-ID"/>
        </w:rPr>
        <w:br w:type="page"/>
      </w:r>
      <w:r w:rsidR="00F70093" w:rsidRPr="000D3259">
        <w:rPr>
          <w:rFonts w:ascii="Arial" w:hAnsi="Arial" w:cs="Arial"/>
          <w:b/>
          <w:sz w:val="22"/>
          <w:szCs w:val="22"/>
          <w:lang w:val="id-ID"/>
        </w:rPr>
        <w:t xml:space="preserve">LAMPIRAN </w:t>
      </w:r>
      <w:r w:rsidR="00F70093" w:rsidRPr="000D3259">
        <w:rPr>
          <w:rFonts w:ascii="Arial" w:hAnsi="Arial" w:cs="Arial"/>
          <w:b/>
          <w:sz w:val="22"/>
          <w:szCs w:val="22"/>
          <w:lang w:val="pt-BR"/>
        </w:rPr>
        <w:t>I</w:t>
      </w:r>
    </w:p>
    <w:p w14:paraId="79049A15" w14:textId="0887D970" w:rsidR="00F70093" w:rsidRPr="000D3259" w:rsidRDefault="00F70093" w:rsidP="000D3259">
      <w:pPr>
        <w:spacing w:line="276" w:lineRule="auto"/>
        <w:rPr>
          <w:rFonts w:ascii="Arial" w:hAnsi="Arial" w:cs="Arial"/>
          <w:b/>
          <w:sz w:val="22"/>
          <w:szCs w:val="22"/>
        </w:rPr>
      </w:pPr>
      <w:r w:rsidRPr="000D3259">
        <w:rPr>
          <w:rFonts w:ascii="Arial" w:hAnsi="Arial" w:cs="Arial"/>
          <w:b/>
          <w:sz w:val="22"/>
          <w:szCs w:val="22"/>
          <w:lang w:val="sv-SE"/>
        </w:rPr>
        <w:t>Nomor</w:t>
      </w:r>
      <w:r w:rsidR="00CA38C8" w:rsidRPr="000D3259">
        <w:rPr>
          <w:rFonts w:ascii="Arial" w:hAnsi="Arial" w:cs="Arial"/>
          <w:b/>
          <w:sz w:val="22"/>
          <w:szCs w:val="22"/>
          <w:lang w:val="sv-SE"/>
        </w:rPr>
        <w:t>:</w:t>
      </w:r>
      <w:r w:rsidR="00E13CBF">
        <w:rPr>
          <w:rFonts w:ascii="Arial" w:hAnsi="Arial" w:cs="Arial"/>
          <w:b/>
          <w:sz w:val="22"/>
          <w:szCs w:val="22"/>
          <w:lang w:val="sv-SE"/>
        </w:rPr>
        <w:t xml:space="preserve"> </w:t>
      </w:r>
    </w:p>
    <w:p w14:paraId="409808EC" w14:textId="40086FC3" w:rsidR="00187BAE" w:rsidRPr="000D3259" w:rsidRDefault="00F70093" w:rsidP="000D3259">
      <w:pPr>
        <w:spacing w:line="276" w:lineRule="auto"/>
        <w:rPr>
          <w:rFonts w:ascii="Arial" w:hAnsi="Arial" w:cs="Arial"/>
          <w:b/>
          <w:sz w:val="22"/>
          <w:szCs w:val="22"/>
          <w:lang w:val="sv-SE"/>
        </w:rPr>
      </w:pPr>
      <w:r w:rsidRPr="000D3259">
        <w:rPr>
          <w:rFonts w:ascii="Arial" w:hAnsi="Arial" w:cs="Arial"/>
          <w:b/>
          <w:sz w:val="22"/>
          <w:szCs w:val="22"/>
          <w:lang w:val="sv-SE"/>
        </w:rPr>
        <w:t>Nomor</w:t>
      </w:r>
      <w:r w:rsidR="00CA38C8" w:rsidRPr="000D3259">
        <w:rPr>
          <w:rFonts w:ascii="Arial" w:hAnsi="Arial" w:cs="Arial"/>
          <w:b/>
          <w:sz w:val="22"/>
          <w:szCs w:val="22"/>
          <w:lang w:val="sv-SE"/>
        </w:rPr>
        <w:t>:</w:t>
      </w:r>
      <w:r w:rsidR="00E13CBF">
        <w:rPr>
          <w:rFonts w:ascii="Arial" w:hAnsi="Arial" w:cs="Arial"/>
          <w:b/>
          <w:sz w:val="22"/>
          <w:szCs w:val="22"/>
          <w:lang w:val="sv-SE"/>
        </w:rPr>
        <w:t xml:space="preserve"> </w:t>
      </w:r>
    </w:p>
    <w:p w14:paraId="239B11CA" w14:textId="77777777" w:rsidR="00835257" w:rsidRPr="000D3259" w:rsidRDefault="00835257" w:rsidP="000D3259">
      <w:pPr>
        <w:spacing w:line="276" w:lineRule="auto"/>
        <w:rPr>
          <w:rFonts w:ascii="Arial" w:hAnsi="Arial" w:cs="Arial"/>
          <w:sz w:val="22"/>
          <w:szCs w:val="22"/>
          <w:lang w:val="sv-SE"/>
        </w:rPr>
      </w:pPr>
    </w:p>
    <w:p w14:paraId="0F0633E0" w14:textId="77777777" w:rsidR="00F70093" w:rsidRPr="000D3259" w:rsidRDefault="00F70093" w:rsidP="000D3259">
      <w:pPr>
        <w:pStyle w:val="Heading1"/>
        <w:numPr>
          <w:ilvl w:val="0"/>
          <w:numId w:val="0"/>
        </w:numPr>
        <w:spacing w:before="0" w:after="0" w:line="276" w:lineRule="auto"/>
        <w:jc w:val="center"/>
        <w:rPr>
          <w:rFonts w:ascii="Arial" w:hAnsi="Arial" w:cs="Arial"/>
          <w:b w:val="0"/>
          <w:bCs/>
          <w:sz w:val="22"/>
          <w:szCs w:val="22"/>
          <w:u w:val="none"/>
          <w:lang w:val="sv-SE"/>
        </w:rPr>
      </w:pPr>
      <w:r w:rsidRPr="000D3259">
        <w:rPr>
          <w:rFonts w:ascii="Arial" w:hAnsi="Arial" w:cs="Arial"/>
          <w:bCs/>
          <w:sz w:val="22"/>
          <w:szCs w:val="22"/>
          <w:u w:val="none"/>
          <w:lang w:val="sv-SE"/>
        </w:rPr>
        <w:t>PETUNJUK TEKNIS</w:t>
      </w:r>
    </w:p>
    <w:p w14:paraId="7C00C268" w14:textId="77777777" w:rsidR="00F70093" w:rsidRPr="000D3259" w:rsidRDefault="00975B3F"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TATA LAKSANA PELAYANAN KESEHATAN</w:t>
      </w:r>
    </w:p>
    <w:p w14:paraId="442F0C2A" w14:textId="1CBCEA69" w:rsidR="00F70093" w:rsidRPr="000D3259" w:rsidRDefault="005C5655"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PRODUK BRILIFE</w:t>
      </w:r>
      <w:r w:rsidR="00D02DB2" w:rsidRPr="000D3259">
        <w:rPr>
          <w:rFonts w:ascii="Arial" w:hAnsi="Arial" w:cs="Arial"/>
          <w:b/>
          <w:sz w:val="22"/>
          <w:szCs w:val="22"/>
          <w:lang w:val="sv-SE"/>
        </w:rPr>
        <w:t xml:space="preserve"> </w:t>
      </w:r>
      <w:r w:rsidR="00975B3F" w:rsidRPr="000D3259">
        <w:rPr>
          <w:rFonts w:ascii="Arial" w:hAnsi="Arial" w:cs="Arial"/>
          <w:b/>
          <w:sz w:val="22"/>
          <w:szCs w:val="22"/>
          <w:lang w:val="sv-SE"/>
        </w:rPr>
        <w:t>MANAGED CARE</w:t>
      </w:r>
    </w:p>
    <w:p w14:paraId="5BF26ED0" w14:textId="7932C70B" w:rsidR="00F70093" w:rsidRPr="000D3259" w:rsidRDefault="00D7176C" w:rsidP="000D3259">
      <w:pPr>
        <w:spacing w:line="276" w:lineRule="auto"/>
        <w:jc w:val="center"/>
        <w:rPr>
          <w:rFonts w:ascii="Arial" w:hAnsi="Arial" w:cs="Arial"/>
          <w:b/>
          <w:sz w:val="22"/>
          <w:szCs w:val="22"/>
        </w:rPr>
      </w:pPr>
      <w:r w:rsidRPr="000D3259">
        <w:rPr>
          <w:rFonts w:ascii="Arial" w:hAnsi="Arial" w:cs="Arial"/>
          <w:b/>
          <w:sz w:val="22"/>
          <w:szCs w:val="22"/>
        </w:rPr>
        <mc:AlternateContent>
          <mc:Choice Requires="wps">
            <w:drawing>
              <wp:anchor distT="0" distB="0" distL="114300" distR="114300" simplePos="0" relativeHeight="251654144" behindDoc="0" locked="0" layoutInCell="0" allowOverlap="1" wp14:anchorId="4725CE62" wp14:editId="4CD7F271">
                <wp:simplePos x="0" y="0"/>
                <wp:positionH relativeFrom="column">
                  <wp:posOffset>-60960</wp:posOffset>
                </wp:positionH>
                <wp:positionV relativeFrom="paragraph">
                  <wp:posOffset>216477</wp:posOffset>
                </wp:positionV>
                <wp:extent cx="5814060" cy="0"/>
                <wp:effectExtent l="0" t="19050" r="34290" b="19050"/>
                <wp:wrapNone/>
                <wp:docPr id="2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line w14:anchorId="7541A1DC" id="Line 1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7.05pt" to="453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pAc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" o:allowincell="f" strokeweight="2.25pt"/>
            </w:pict>
          </mc:Fallback>
        </mc:AlternateContent>
      </w:r>
      <w:r w:rsidR="00F70093" w:rsidRPr="000D3259">
        <w:rPr>
          <w:rFonts w:ascii="Arial" w:hAnsi="Arial" w:cs="Arial"/>
          <w:b/>
          <w:sz w:val="22"/>
          <w:szCs w:val="22"/>
          <w:lang w:val="sv-SE"/>
        </w:rPr>
        <w:t xml:space="preserve">DI </w:t>
      </w:r>
      <w:r w:rsidR="00F70093" w:rsidRPr="000D3259">
        <w:rPr>
          <w:rFonts w:ascii="Arial" w:hAnsi="Arial" w:cs="Arial"/>
          <w:b/>
          <w:sz w:val="22"/>
          <w:szCs w:val="22"/>
        </w:rPr>
        <w:t>RUMAH SAKIT</w:t>
      </w:r>
      <w:r w:rsidRPr="000D3259">
        <w:rPr>
          <w:rFonts w:ascii="Arial" w:hAnsi="Arial" w:cs="Arial"/>
          <w:b/>
          <w:sz w:val="22"/>
          <w:szCs w:val="22"/>
        </w:rPr>
        <w:t xml:space="preserve"> </w:t>
      </w:r>
      <w:r w:rsidR="00517A71">
        <w:rPr>
          <w:rFonts w:ascii="Arial" w:hAnsi="Arial" w:cs="Arial"/>
          <w:b/>
          <w:sz w:val="22"/>
          <w:szCs w:val="22"/>
        </w:rPr>
        <w:t>DHARMA HUSADA</w:t>
      </w:r>
    </w:p>
    <w:p w14:paraId="7E920D4E" w14:textId="77777777" w:rsidR="007C51B9" w:rsidRPr="000D3259" w:rsidRDefault="007C51B9" w:rsidP="000D3259">
      <w:pPr>
        <w:spacing w:line="276" w:lineRule="auto"/>
        <w:jc w:val="both"/>
        <w:rPr>
          <w:rFonts w:ascii="Arial" w:hAnsi="Arial" w:cs="Arial"/>
          <w:b/>
          <w:sz w:val="22"/>
          <w:szCs w:val="22"/>
          <w:lang w:val="id-ID"/>
        </w:rPr>
      </w:pPr>
    </w:p>
    <w:p w14:paraId="4415712E" w14:textId="5EE1EB1A" w:rsidR="00F70093" w:rsidRPr="000D3259" w:rsidRDefault="00F70093" w:rsidP="000D3259">
      <w:pPr>
        <w:pStyle w:val="ListParagraph"/>
        <w:numPr>
          <w:ilvl w:val="0"/>
          <w:numId w:val="80"/>
        </w:numPr>
        <w:spacing w:line="276" w:lineRule="auto"/>
        <w:ind w:left="426" w:hanging="426"/>
        <w:rPr>
          <w:rFonts w:ascii="Arial" w:hAnsi="Arial" w:cs="Arial"/>
          <w:b/>
          <w:sz w:val="22"/>
          <w:szCs w:val="22"/>
          <w:lang w:val="id-ID"/>
        </w:rPr>
      </w:pPr>
      <w:proofErr w:type="spellStart"/>
      <w:r w:rsidRPr="000D3259">
        <w:rPr>
          <w:rFonts w:ascii="Arial" w:hAnsi="Arial" w:cs="Arial"/>
          <w:b/>
          <w:sz w:val="22"/>
          <w:szCs w:val="22"/>
        </w:rPr>
        <w:t>K</w:t>
      </w:r>
      <w:r w:rsidR="00A911D4" w:rsidRPr="000D3259">
        <w:rPr>
          <w:rFonts w:ascii="Arial" w:hAnsi="Arial" w:cs="Arial"/>
          <w:b/>
          <w:sz w:val="22"/>
          <w:szCs w:val="22"/>
        </w:rPr>
        <w:t>e</w:t>
      </w:r>
      <w:r w:rsidR="00A148A7" w:rsidRPr="000D3259">
        <w:rPr>
          <w:rFonts w:ascii="Arial" w:hAnsi="Arial" w:cs="Arial"/>
          <w:b/>
          <w:sz w:val="22"/>
          <w:szCs w:val="22"/>
          <w:lang w:val="id-ID"/>
        </w:rPr>
        <w:t>p</w:t>
      </w:r>
      <w:r w:rsidR="00986B62" w:rsidRPr="000D3259">
        <w:rPr>
          <w:rFonts w:ascii="Arial" w:hAnsi="Arial" w:cs="Arial"/>
          <w:b/>
          <w:sz w:val="22"/>
          <w:szCs w:val="22"/>
          <w:lang w:val="id-ID"/>
        </w:rPr>
        <w:t>eserta</w:t>
      </w:r>
      <w:proofErr w:type="spellEnd"/>
      <w:r w:rsidR="00A911D4" w:rsidRPr="000D3259">
        <w:rPr>
          <w:rFonts w:ascii="Arial" w:hAnsi="Arial" w:cs="Arial"/>
          <w:b/>
          <w:sz w:val="22"/>
          <w:szCs w:val="22"/>
        </w:rPr>
        <w:t>an</w:t>
      </w:r>
    </w:p>
    <w:p w14:paraId="05A3D7B1" w14:textId="77777777" w:rsidR="00586F04" w:rsidRPr="000D3259" w:rsidRDefault="00586F04" w:rsidP="000D3259">
      <w:pPr>
        <w:spacing w:line="276" w:lineRule="auto"/>
        <w:jc w:val="both"/>
        <w:rPr>
          <w:rFonts w:ascii="Arial" w:hAnsi="Arial" w:cs="Arial"/>
          <w:b/>
          <w:sz w:val="22"/>
          <w:szCs w:val="22"/>
        </w:rPr>
      </w:pPr>
    </w:p>
    <w:p w14:paraId="5C310186" w14:textId="77777777" w:rsidR="005427CE" w:rsidRPr="000D3259" w:rsidRDefault="00986B62" w:rsidP="000D3259">
      <w:pPr>
        <w:pStyle w:val="BodyTextIndent"/>
        <w:keepNext w:val="0"/>
        <w:keepLines w:val="0"/>
        <w:numPr>
          <w:ilvl w:val="0"/>
          <w:numId w:val="81"/>
        </w:numPr>
        <w:spacing w:after="0" w:line="276" w:lineRule="auto"/>
        <w:ind w:left="851" w:hanging="425"/>
        <w:rPr>
          <w:rFonts w:ascii="Arial" w:hAnsi="Arial" w:cs="Arial"/>
          <w:sz w:val="22"/>
          <w:szCs w:val="22"/>
          <w:lang w:val="sv-SE"/>
        </w:rPr>
      </w:pPr>
      <w:r w:rsidRPr="000D3259">
        <w:rPr>
          <w:rFonts w:ascii="Arial" w:hAnsi="Arial" w:cs="Arial"/>
          <w:sz w:val="22"/>
          <w:szCs w:val="22"/>
          <w:lang w:val="sv-SE"/>
        </w:rPr>
        <w:t>Peserta</w:t>
      </w:r>
      <w:r w:rsidR="00D02DB2" w:rsidRPr="000D3259">
        <w:rPr>
          <w:rFonts w:ascii="Arial" w:hAnsi="Arial" w:cs="Arial"/>
          <w:sz w:val="22"/>
          <w:szCs w:val="22"/>
          <w:lang w:val="sv-SE"/>
        </w:rPr>
        <w:t xml:space="preserve"> </w:t>
      </w:r>
      <w:r w:rsidR="00EE7646" w:rsidRPr="000D3259">
        <w:rPr>
          <w:rFonts w:ascii="Arial" w:hAnsi="Arial" w:cs="Arial"/>
          <w:color w:val="000000"/>
          <w:sz w:val="22"/>
          <w:szCs w:val="22"/>
        </w:rPr>
        <w:t xml:space="preserve">yang </w:t>
      </w:r>
      <w:proofErr w:type="spellStart"/>
      <w:r w:rsidR="00EE7646" w:rsidRPr="000D3259">
        <w:rPr>
          <w:rFonts w:ascii="Arial" w:hAnsi="Arial" w:cs="Arial"/>
          <w:color w:val="000000"/>
          <w:sz w:val="22"/>
          <w:szCs w:val="22"/>
        </w:rPr>
        <w:t>dapat</w:t>
      </w:r>
      <w:proofErr w:type="spellEnd"/>
      <w:r w:rsidR="00EE7646" w:rsidRPr="000D3259">
        <w:rPr>
          <w:rFonts w:ascii="Arial" w:hAnsi="Arial" w:cs="Arial"/>
          <w:color w:val="000000"/>
          <w:sz w:val="22"/>
          <w:szCs w:val="22"/>
        </w:rPr>
        <w:t xml:space="preserve"> </w:t>
      </w:r>
      <w:proofErr w:type="spellStart"/>
      <w:r w:rsidR="00EE7646" w:rsidRPr="000D3259">
        <w:rPr>
          <w:rFonts w:ascii="Arial" w:hAnsi="Arial" w:cs="Arial"/>
          <w:color w:val="000000"/>
          <w:sz w:val="22"/>
          <w:szCs w:val="22"/>
        </w:rPr>
        <w:t>dilayani</w:t>
      </w:r>
      <w:proofErr w:type="spellEnd"/>
      <w:r w:rsidR="00EE7646" w:rsidRPr="000D3259">
        <w:rPr>
          <w:rFonts w:ascii="Arial" w:hAnsi="Arial" w:cs="Arial"/>
          <w:color w:val="000000"/>
          <w:sz w:val="22"/>
          <w:szCs w:val="22"/>
        </w:rPr>
        <w:t xml:space="preserve"> di </w:t>
      </w:r>
      <w:r w:rsidR="00EE7646" w:rsidRPr="000D3259">
        <w:rPr>
          <w:rFonts w:ascii="Arial" w:hAnsi="Arial" w:cs="Arial"/>
          <w:b/>
          <w:color w:val="000000"/>
          <w:sz w:val="22"/>
          <w:szCs w:val="22"/>
        </w:rPr>
        <w:t>PIHAK KEDUA</w:t>
      </w:r>
      <w:r w:rsidR="00EE7646" w:rsidRPr="000D3259">
        <w:rPr>
          <w:rFonts w:ascii="Arial" w:hAnsi="Arial" w:cs="Arial"/>
          <w:sz w:val="22"/>
          <w:szCs w:val="22"/>
          <w:lang w:val="sv-SE"/>
        </w:rPr>
        <w:t xml:space="preserve"> adalah </w:t>
      </w:r>
      <w:r w:rsidRPr="000D3259">
        <w:rPr>
          <w:rFonts w:ascii="Arial" w:hAnsi="Arial" w:cs="Arial"/>
          <w:sz w:val="22"/>
          <w:szCs w:val="22"/>
          <w:lang w:val="sv-SE"/>
        </w:rPr>
        <w:t>Peserta</w:t>
      </w:r>
      <w:r w:rsidR="00EE7646"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00AF6BAF" w:rsidRPr="000D3259">
        <w:rPr>
          <w:rFonts w:ascii="Arial" w:hAnsi="Arial" w:cs="Arial"/>
          <w:sz w:val="22"/>
          <w:szCs w:val="22"/>
          <w:lang w:val="sv-SE"/>
        </w:rPr>
        <w:t xml:space="preserve"> </w:t>
      </w:r>
      <w:r w:rsidR="00047B82" w:rsidRPr="000D3259">
        <w:rPr>
          <w:rFonts w:ascii="Arial" w:hAnsi="Arial" w:cs="Arial"/>
          <w:sz w:val="22"/>
          <w:szCs w:val="22"/>
          <w:lang w:val="sv-SE"/>
        </w:rPr>
        <w:t xml:space="preserve">atau </w:t>
      </w:r>
      <w:r w:rsidRPr="000D3259">
        <w:rPr>
          <w:rFonts w:ascii="Arial" w:hAnsi="Arial" w:cs="Arial"/>
          <w:sz w:val="22"/>
          <w:szCs w:val="22"/>
          <w:lang w:val="sv-SE"/>
        </w:rPr>
        <w:t>Peserta</w:t>
      </w:r>
      <w:r w:rsidR="00047B82" w:rsidRPr="000D3259">
        <w:rPr>
          <w:rFonts w:ascii="Arial" w:hAnsi="Arial" w:cs="Arial"/>
          <w:sz w:val="22"/>
          <w:szCs w:val="22"/>
          <w:lang w:val="sv-SE"/>
        </w:rPr>
        <w:t xml:space="preserve"> dengan Manfaat </w:t>
      </w:r>
      <w:r w:rsidR="00047B82" w:rsidRPr="000D3259">
        <w:rPr>
          <w:rFonts w:ascii="Arial" w:hAnsi="Arial" w:cs="Arial"/>
          <w:i/>
          <w:sz w:val="22"/>
          <w:szCs w:val="22"/>
          <w:lang w:val="sv-SE"/>
        </w:rPr>
        <w:t xml:space="preserve">Top </w:t>
      </w:r>
      <w:r w:rsidR="00047B82" w:rsidRPr="000D3259">
        <w:rPr>
          <w:rFonts w:ascii="Arial" w:hAnsi="Arial" w:cs="Arial"/>
          <w:sz w:val="22"/>
          <w:szCs w:val="22"/>
          <w:lang w:val="sv-SE"/>
        </w:rPr>
        <w:t xml:space="preserve">Up BPJS Kesehatan </w:t>
      </w:r>
      <w:r w:rsidR="00EE7646" w:rsidRPr="000D3259">
        <w:rPr>
          <w:rFonts w:ascii="Arial" w:hAnsi="Arial" w:cs="Arial"/>
          <w:sz w:val="22"/>
          <w:szCs w:val="22"/>
          <w:lang w:val="sv-SE"/>
        </w:rPr>
        <w:t xml:space="preserve">yang </w:t>
      </w:r>
      <w:r w:rsidR="00F70093" w:rsidRPr="000D3259">
        <w:rPr>
          <w:rFonts w:ascii="Arial" w:hAnsi="Arial" w:cs="Arial"/>
          <w:sz w:val="22"/>
          <w:szCs w:val="22"/>
          <w:lang w:val="sv-SE"/>
        </w:rPr>
        <w:t xml:space="preserve">mempunyai </w:t>
      </w:r>
      <w:r w:rsidR="00F70093" w:rsidRPr="000D3259">
        <w:rPr>
          <w:rFonts w:ascii="Arial" w:hAnsi="Arial" w:cs="Arial"/>
          <w:sz w:val="22"/>
          <w:szCs w:val="22"/>
          <w:lang w:val="id-ID"/>
        </w:rPr>
        <w:t xml:space="preserve">dan membawa </w:t>
      </w:r>
      <w:proofErr w:type="spellStart"/>
      <w:r w:rsidR="005C5655" w:rsidRPr="000D3259">
        <w:rPr>
          <w:rFonts w:ascii="Arial" w:hAnsi="Arial" w:cs="Arial"/>
          <w:sz w:val="22"/>
          <w:szCs w:val="22"/>
        </w:rPr>
        <w:t>Kartu</w:t>
      </w:r>
      <w:proofErr w:type="spellEnd"/>
      <w:r w:rsidR="005C5655" w:rsidRPr="000D3259">
        <w:rPr>
          <w:rFonts w:ascii="Arial" w:hAnsi="Arial" w:cs="Arial"/>
          <w:sz w:val="22"/>
          <w:szCs w:val="22"/>
        </w:rPr>
        <w:t xml:space="preserve"> BRILIFE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sementara</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e-Card</w:t>
      </w:r>
      <w:r w:rsidR="000F34F5" w:rsidRPr="000D3259">
        <w:rPr>
          <w:rFonts w:ascii="Arial" w:hAnsi="Arial" w:cs="Arial"/>
          <w:sz w:val="22"/>
          <w:szCs w:val="22"/>
        </w:rPr>
        <w:t xml:space="preserve"> pada </w:t>
      </w:r>
      <w:proofErr w:type="spellStart"/>
      <w:r w:rsidR="000F34F5" w:rsidRPr="000D3259">
        <w:rPr>
          <w:rFonts w:ascii="Arial" w:hAnsi="Arial" w:cs="Arial"/>
          <w:sz w:val="22"/>
          <w:szCs w:val="22"/>
        </w:rPr>
        <w:t>Aplikasi</w:t>
      </w:r>
      <w:proofErr w:type="spellEnd"/>
      <w:r w:rsidR="000F34F5" w:rsidRPr="000D3259">
        <w:rPr>
          <w:rFonts w:ascii="Arial" w:hAnsi="Arial" w:cs="Arial"/>
          <w:sz w:val="22"/>
          <w:szCs w:val="22"/>
        </w:rPr>
        <w:t xml:space="preserve"> </w:t>
      </w:r>
      <w:r w:rsidR="000F34F5" w:rsidRPr="000D3259">
        <w:rPr>
          <w:rFonts w:ascii="Arial" w:hAnsi="Arial" w:cs="Arial"/>
          <w:b/>
          <w:sz w:val="22"/>
          <w:szCs w:val="22"/>
        </w:rPr>
        <w:t>PIHAK PERTAMA</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dari</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handphone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Peserta</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status </w:t>
      </w:r>
      <w:proofErr w:type="spellStart"/>
      <w:r w:rsidR="000F34F5" w:rsidRPr="000D3259">
        <w:rPr>
          <w:rFonts w:ascii="Arial" w:hAnsi="Arial" w:cs="Arial"/>
          <w:sz w:val="22"/>
          <w:szCs w:val="22"/>
        </w:rPr>
        <w:t>aktif</w:t>
      </w:r>
      <w:proofErr w:type="spellEnd"/>
      <w:r w:rsidR="000F34F5" w:rsidRPr="000D3259">
        <w:rPr>
          <w:rFonts w:ascii="Arial" w:hAnsi="Arial" w:cs="Arial"/>
          <w:sz w:val="22"/>
          <w:szCs w:val="22"/>
        </w:rPr>
        <w:t xml:space="preserve"> pada </w:t>
      </w:r>
      <w:proofErr w:type="spellStart"/>
      <w:r w:rsidR="0062262B" w:rsidRPr="000D3259">
        <w:rPr>
          <w:rFonts w:ascii="Arial" w:hAnsi="Arial" w:cs="Arial"/>
          <w:sz w:val="22"/>
          <w:szCs w:val="22"/>
        </w:rPr>
        <w:t>Aplikasi</w:t>
      </w:r>
      <w:proofErr w:type="spellEnd"/>
      <w:r w:rsidR="0062262B" w:rsidRPr="000D3259">
        <w:rPr>
          <w:rFonts w:ascii="Arial" w:hAnsi="Arial" w:cs="Arial"/>
          <w:sz w:val="22"/>
          <w:szCs w:val="22"/>
        </w:rPr>
        <w:t xml:space="preserve"> BRILIFE-Care</w:t>
      </w:r>
      <w:r w:rsidR="000F34F5" w:rsidRPr="000D3259">
        <w:rPr>
          <w:rFonts w:ascii="Arial" w:hAnsi="Arial" w:cs="Arial"/>
          <w:sz w:val="22"/>
          <w:szCs w:val="22"/>
        </w:rPr>
        <w:t xml:space="preserve"> yang </w:t>
      </w:r>
      <w:proofErr w:type="spellStart"/>
      <w:r w:rsidR="000F34F5" w:rsidRPr="000D3259">
        <w:rPr>
          <w:rFonts w:ascii="Arial" w:hAnsi="Arial" w:cs="Arial"/>
          <w:sz w:val="22"/>
          <w:szCs w:val="22"/>
        </w:rPr>
        <w:t>divalidasi</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identitas</w:t>
      </w:r>
      <w:proofErr w:type="spellEnd"/>
      <w:r w:rsidR="000F34F5" w:rsidRPr="000D3259">
        <w:rPr>
          <w:rFonts w:ascii="Arial" w:hAnsi="Arial" w:cs="Arial"/>
          <w:sz w:val="22"/>
          <w:szCs w:val="22"/>
        </w:rPr>
        <w:t xml:space="preserve"> (KTP/SIM/</w:t>
      </w:r>
      <w:proofErr w:type="spellStart"/>
      <w:r w:rsidR="000F34F5" w:rsidRPr="000D3259">
        <w:rPr>
          <w:rFonts w:ascii="Arial" w:hAnsi="Arial" w:cs="Arial"/>
          <w:sz w:val="22"/>
          <w:szCs w:val="22"/>
        </w:rPr>
        <w:t>Paspor</w:t>
      </w:r>
      <w:proofErr w:type="spellEnd"/>
      <w:r w:rsidR="000F34F5" w:rsidRPr="000D3259">
        <w:rPr>
          <w:rFonts w:ascii="Arial" w:hAnsi="Arial" w:cs="Arial"/>
          <w:sz w:val="22"/>
          <w:szCs w:val="22"/>
        </w:rPr>
        <w:t>)</w:t>
      </w:r>
      <w:r w:rsidR="00B041E7" w:rsidRPr="000D3259">
        <w:rPr>
          <w:rFonts w:ascii="Arial" w:hAnsi="Arial" w:cs="Arial"/>
          <w:sz w:val="22"/>
          <w:szCs w:val="22"/>
          <w:lang w:val="en-US"/>
        </w:rPr>
        <w:t>.</w:t>
      </w:r>
      <w:r w:rsidR="007C51B9" w:rsidRPr="000D3259">
        <w:rPr>
          <w:rFonts w:ascii="Arial" w:hAnsi="Arial" w:cs="Arial"/>
          <w:sz w:val="22"/>
          <w:szCs w:val="22"/>
          <w:lang w:val="sv-SE"/>
        </w:rPr>
        <w:t xml:space="preserve"> </w:t>
      </w:r>
    </w:p>
    <w:p w14:paraId="2D1FCB42" w14:textId="77777777" w:rsidR="005427CE" w:rsidRPr="000D3259" w:rsidRDefault="005427CE" w:rsidP="000D3259">
      <w:pPr>
        <w:pStyle w:val="BodyTextIndent"/>
        <w:keepNext w:val="0"/>
        <w:keepLines w:val="0"/>
        <w:tabs>
          <w:tab w:val="clear" w:pos="720"/>
        </w:tabs>
        <w:spacing w:after="0" w:line="276" w:lineRule="auto"/>
        <w:ind w:left="851" w:firstLine="0"/>
        <w:rPr>
          <w:rFonts w:ascii="Arial" w:hAnsi="Arial" w:cs="Arial"/>
          <w:sz w:val="22"/>
          <w:szCs w:val="22"/>
          <w:lang w:val="sv-SE"/>
        </w:rPr>
      </w:pPr>
    </w:p>
    <w:p w14:paraId="60E81E47" w14:textId="0DEA35A8" w:rsidR="00FB34B9" w:rsidRPr="00B80D97" w:rsidRDefault="00F70093" w:rsidP="000D3259">
      <w:pPr>
        <w:pStyle w:val="BodyTextIndent"/>
        <w:keepNext w:val="0"/>
        <w:keepLines w:val="0"/>
        <w:numPr>
          <w:ilvl w:val="0"/>
          <w:numId w:val="81"/>
        </w:numPr>
        <w:spacing w:after="0" w:line="276" w:lineRule="auto"/>
        <w:ind w:left="851" w:hanging="425"/>
        <w:rPr>
          <w:rFonts w:ascii="Arial" w:hAnsi="Arial" w:cs="Arial"/>
          <w:sz w:val="22"/>
          <w:szCs w:val="22"/>
          <w:lang w:val="sv-SE"/>
        </w:rPr>
      </w:pPr>
      <w:r w:rsidRPr="000D3259">
        <w:rPr>
          <w:rFonts w:ascii="Arial" w:hAnsi="Arial" w:cs="Arial"/>
          <w:sz w:val="22"/>
          <w:szCs w:val="22"/>
          <w:lang w:val="id-ID"/>
        </w:rPr>
        <w:t>Plan</w:t>
      </w:r>
      <w:r w:rsidRPr="000D3259">
        <w:rPr>
          <w:rFonts w:ascii="Arial" w:hAnsi="Arial" w:cs="Arial"/>
          <w:sz w:val="22"/>
          <w:szCs w:val="22"/>
        </w:rPr>
        <w:t xml:space="preserve"> </w:t>
      </w:r>
      <w:proofErr w:type="spellStart"/>
      <w:r w:rsidR="00986B62" w:rsidRPr="000D3259">
        <w:rPr>
          <w:rFonts w:ascii="Arial" w:hAnsi="Arial" w:cs="Arial"/>
          <w:sz w:val="22"/>
          <w:szCs w:val="22"/>
        </w:rPr>
        <w:t>Peserta</w:t>
      </w:r>
      <w:proofErr w:type="spellEnd"/>
      <w:r w:rsidR="00AF6BAF" w:rsidRPr="000D3259">
        <w:rPr>
          <w:rFonts w:ascii="Arial" w:hAnsi="Arial" w:cs="Arial"/>
          <w:sz w:val="22"/>
          <w:szCs w:val="22"/>
        </w:rPr>
        <w:t xml:space="preserve"> </w:t>
      </w:r>
      <w:r w:rsidR="004905A6" w:rsidRPr="000D3259">
        <w:rPr>
          <w:rFonts w:ascii="Arial" w:hAnsi="Arial" w:cs="Arial"/>
          <w:color w:val="000000"/>
          <w:sz w:val="22"/>
          <w:szCs w:val="22"/>
        </w:rPr>
        <w:t xml:space="preserve">yang </w:t>
      </w:r>
      <w:proofErr w:type="spellStart"/>
      <w:r w:rsidR="004905A6" w:rsidRPr="000D3259">
        <w:rPr>
          <w:rFonts w:ascii="Arial" w:hAnsi="Arial" w:cs="Arial"/>
          <w:color w:val="000000"/>
          <w:sz w:val="22"/>
          <w:szCs w:val="22"/>
        </w:rPr>
        <w:t>dapat</w:t>
      </w:r>
      <w:proofErr w:type="spellEnd"/>
      <w:r w:rsidR="004905A6" w:rsidRPr="000D3259">
        <w:rPr>
          <w:rFonts w:ascii="Arial" w:hAnsi="Arial" w:cs="Arial"/>
          <w:color w:val="000000"/>
          <w:sz w:val="22"/>
          <w:szCs w:val="22"/>
        </w:rPr>
        <w:t xml:space="preserve"> </w:t>
      </w:r>
      <w:proofErr w:type="spellStart"/>
      <w:r w:rsidR="004905A6" w:rsidRPr="000D3259">
        <w:rPr>
          <w:rFonts w:ascii="Arial" w:hAnsi="Arial" w:cs="Arial"/>
          <w:color w:val="000000"/>
          <w:sz w:val="22"/>
          <w:szCs w:val="22"/>
        </w:rPr>
        <w:t>dilayani</w:t>
      </w:r>
      <w:proofErr w:type="spellEnd"/>
      <w:r w:rsidR="004905A6" w:rsidRPr="000D3259">
        <w:rPr>
          <w:rFonts w:ascii="Arial" w:hAnsi="Arial" w:cs="Arial"/>
          <w:color w:val="000000"/>
          <w:sz w:val="22"/>
          <w:szCs w:val="22"/>
        </w:rPr>
        <w:t xml:space="preserve"> di </w:t>
      </w:r>
      <w:r w:rsidR="00EE7646" w:rsidRPr="000D3259">
        <w:rPr>
          <w:rFonts w:ascii="Arial" w:hAnsi="Arial" w:cs="Arial"/>
          <w:b/>
          <w:color w:val="000000"/>
          <w:sz w:val="22"/>
          <w:szCs w:val="22"/>
        </w:rPr>
        <w:t>PIHAK KEDUA</w:t>
      </w:r>
      <w:r w:rsidR="004905A6" w:rsidRPr="000D3259">
        <w:rPr>
          <w:rFonts w:ascii="Arial" w:hAnsi="Arial" w:cs="Arial"/>
          <w:color w:val="0070C0"/>
          <w:sz w:val="22"/>
          <w:szCs w:val="22"/>
        </w:rPr>
        <w:t xml:space="preserve"> </w:t>
      </w:r>
      <w:proofErr w:type="spellStart"/>
      <w:r w:rsidR="00EE7646" w:rsidRPr="000D3259">
        <w:rPr>
          <w:rFonts w:ascii="Arial" w:hAnsi="Arial" w:cs="Arial"/>
          <w:color w:val="000000"/>
          <w:sz w:val="22"/>
          <w:szCs w:val="22"/>
        </w:rPr>
        <w:t>adalah</w:t>
      </w:r>
      <w:proofErr w:type="spellEnd"/>
      <w:r w:rsidR="00EE7646" w:rsidRPr="000D3259">
        <w:rPr>
          <w:rFonts w:ascii="Arial" w:hAnsi="Arial" w:cs="Arial"/>
          <w:color w:val="000000"/>
          <w:sz w:val="22"/>
          <w:szCs w:val="22"/>
        </w:rPr>
        <w:t xml:space="preserve"> Plan</w:t>
      </w:r>
      <w:r w:rsidR="00AF6BAF" w:rsidRPr="000D3259">
        <w:rPr>
          <w:rFonts w:ascii="Arial" w:hAnsi="Arial" w:cs="Arial"/>
          <w:color w:val="000000"/>
          <w:sz w:val="22"/>
          <w:szCs w:val="22"/>
        </w:rPr>
        <w:t xml:space="preserve"> </w:t>
      </w:r>
      <w:proofErr w:type="spellStart"/>
      <w:r w:rsidR="00986B62" w:rsidRPr="000D3259">
        <w:rPr>
          <w:rFonts w:ascii="Arial" w:hAnsi="Arial" w:cs="Arial"/>
          <w:color w:val="000000"/>
          <w:sz w:val="22"/>
          <w:szCs w:val="22"/>
          <w:lang w:val="en-US"/>
        </w:rPr>
        <w:t>Peserta</w:t>
      </w:r>
      <w:proofErr w:type="spellEnd"/>
      <w:r w:rsidR="00EE7646" w:rsidRPr="000D3259">
        <w:rPr>
          <w:rFonts w:ascii="Arial" w:hAnsi="Arial" w:cs="Arial"/>
          <w:color w:val="000000"/>
          <w:sz w:val="22"/>
          <w:szCs w:val="22"/>
        </w:rPr>
        <w:t xml:space="preserve"> </w:t>
      </w:r>
      <w:proofErr w:type="spellStart"/>
      <w:r w:rsidR="00EE7646" w:rsidRPr="000D3259">
        <w:rPr>
          <w:rFonts w:ascii="Arial" w:hAnsi="Arial" w:cs="Arial"/>
          <w:color w:val="000000"/>
          <w:sz w:val="22"/>
          <w:szCs w:val="22"/>
        </w:rPr>
        <w:t>sesuai</w:t>
      </w:r>
      <w:proofErr w:type="spellEnd"/>
      <w:r w:rsidR="00EE7646" w:rsidRPr="000D3259">
        <w:rPr>
          <w:rFonts w:ascii="Arial" w:hAnsi="Arial" w:cs="Arial"/>
          <w:color w:val="000000"/>
          <w:sz w:val="22"/>
          <w:szCs w:val="22"/>
        </w:rPr>
        <w:t xml:space="preserve"> </w:t>
      </w:r>
      <w:proofErr w:type="spellStart"/>
      <w:r w:rsidR="00EE7646" w:rsidRPr="000D3259">
        <w:rPr>
          <w:rFonts w:ascii="Arial" w:hAnsi="Arial" w:cs="Arial"/>
          <w:color w:val="000000"/>
          <w:sz w:val="22"/>
          <w:szCs w:val="22"/>
        </w:rPr>
        <w:t>kesepakatan</w:t>
      </w:r>
      <w:proofErr w:type="spellEnd"/>
      <w:r w:rsidR="00EE7646" w:rsidRPr="000D3259">
        <w:rPr>
          <w:rFonts w:ascii="Arial" w:hAnsi="Arial" w:cs="Arial"/>
          <w:color w:val="000000"/>
          <w:sz w:val="22"/>
          <w:szCs w:val="22"/>
        </w:rPr>
        <w:t xml:space="preserve"> </w:t>
      </w:r>
      <w:r w:rsidR="002E7E94" w:rsidRPr="000D3259">
        <w:rPr>
          <w:rFonts w:ascii="Arial" w:hAnsi="Arial" w:cs="Arial"/>
          <w:b/>
          <w:bCs/>
          <w:color w:val="000000"/>
          <w:sz w:val="22"/>
          <w:szCs w:val="22"/>
        </w:rPr>
        <w:t>PARA PIHAK</w:t>
      </w:r>
      <w:r w:rsidR="00971061" w:rsidRPr="000D3259">
        <w:rPr>
          <w:rFonts w:ascii="Arial" w:hAnsi="Arial" w:cs="Arial"/>
          <w:color w:val="000000"/>
          <w:sz w:val="22"/>
          <w:szCs w:val="22"/>
        </w:rPr>
        <w:t xml:space="preserve"> </w:t>
      </w:r>
      <w:proofErr w:type="spellStart"/>
      <w:r w:rsidR="00EE7646" w:rsidRPr="000D3259">
        <w:rPr>
          <w:rFonts w:ascii="Arial" w:hAnsi="Arial" w:cs="Arial"/>
          <w:color w:val="000000"/>
          <w:sz w:val="22"/>
          <w:szCs w:val="22"/>
        </w:rPr>
        <w:t>yaitu</w:t>
      </w:r>
      <w:proofErr w:type="spellEnd"/>
      <w:r w:rsidR="00D825EE" w:rsidRPr="000D3259">
        <w:rPr>
          <w:rFonts w:ascii="Arial" w:hAnsi="Arial" w:cs="Arial"/>
          <w:color w:val="000000"/>
          <w:sz w:val="22"/>
          <w:szCs w:val="22"/>
          <w:lang w:val="en-US"/>
        </w:rPr>
        <w:t>:</w:t>
      </w:r>
    </w:p>
    <w:p w14:paraId="04165F8F" w14:textId="77777777" w:rsidR="00B80D97" w:rsidRPr="000D3259" w:rsidRDefault="00B80D97" w:rsidP="00B80D97">
      <w:pPr>
        <w:pStyle w:val="BodyTextIndent"/>
        <w:keepNext w:val="0"/>
        <w:keepLines w:val="0"/>
        <w:tabs>
          <w:tab w:val="clear" w:pos="720"/>
        </w:tabs>
        <w:spacing w:after="0" w:line="276" w:lineRule="auto"/>
        <w:ind w:left="851" w:firstLine="0"/>
        <w:rPr>
          <w:rFonts w:ascii="Arial" w:hAnsi="Arial" w:cs="Arial"/>
          <w:sz w:val="22"/>
          <w:szCs w:val="22"/>
          <w:lang w:val="sv-SE"/>
        </w:rPr>
      </w:pPr>
    </w:p>
    <w:tbl>
      <w:tblPr>
        <w:tblStyle w:val="TableGrid1"/>
        <w:tblW w:w="0" w:type="auto"/>
        <w:tblInd w:w="828" w:type="dxa"/>
        <w:tblLook w:val="04A0" w:firstRow="1" w:lastRow="0" w:firstColumn="1" w:lastColumn="0" w:noHBand="0" w:noVBand="1"/>
      </w:tblPr>
      <w:tblGrid>
        <w:gridCol w:w="2666"/>
        <w:gridCol w:w="5523"/>
      </w:tblGrid>
      <w:tr w:rsidR="005427CE" w:rsidRPr="000D3259" w14:paraId="2DFDFB04" w14:textId="77777777" w:rsidTr="00E27CCB">
        <w:tc>
          <w:tcPr>
            <w:tcW w:w="2666" w:type="dxa"/>
          </w:tcPr>
          <w:p w14:paraId="270AA324"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r w:rsidRPr="000D3259">
              <w:rPr>
                <w:rFonts w:ascii="Arial" w:eastAsia="Verdana" w:hAnsi="Arial" w:cs="Arial"/>
                <w:color w:val="000000"/>
                <w:kern w:val="2"/>
                <w:sz w:val="22"/>
                <w:szCs w:val="22"/>
              </w:rPr>
              <mc:AlternateContent>
                <mc:Choice Requires="wps">
                  <w:drawing>
                    <wp:anchor distT="0" distB="0" distL="114300" distR="114300" simplePos="0" relativeHeight="251665408" behindDoc="0" locked="0" layoutInCell="1" allowOverlap="1" wp14:anchorId="1E428232" wp14:editId="78898B68">
                      <wp:simplePos x="0" y="0"/>
                      <wp:positionH relativeFrom="column">
                        <wp:posOffset>731520</wp:posOffset>
                      </wp:positionH>
                      <wp:positionV relativeFrom="paragraph">
                        <wp:posOffset>127635</wp:posOffset>
                      </wp:positionV>
                      <wp:extent cx="114300" cy="114300"/>
                      <wp:effectExtent l="9525" t="9525" r="9525" b="9525"/>
                      <wp:wrapNone/>
                      <wp:docPr id="34"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rect w14:anchorId="499A3058" id="Rectangle 78" o:spid="_x0000_s1026" style="position:absolute;margin-left:57.6pt;margin-top:10.05pt;width:9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" filled="f"/>
                  </w:pict>
                </mc:Fallback>
              </mc:AlternateContent>
            </w:r>
            <w:r w:rsidRPr="000D3259">
              <w:rPr>
                <w:rFonts w:ascii="Arial" w:eastAsia="Verdana" w:hAnsi="Arial" w:cs="Arial"/>
                <w:noProof w:val="0"/>
                <w:color w:val="000000"/>
                <w:kern w:val="2"/>
                <w:sz w:val="22"/>
                <w:szCs w:val="22"/>
                <w:lang w:eastAsia="id-ID"/>
              </w:rPr>
              <w:t xml:space="preserve"> </w:t>
            </w:r>
          </w:p>
          <w:p w14:paraId="5E21765D"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p>
          <w:p w14:paraId="44C6C944" w14:textId="5931FF4E" w:rsidR="005427CE" w:rsidRPr="000D3259" w:rsidRDefault="005427CE" w:rsidP="000D3259">
            <w:pPr>
              <w:spacing w:line="276" w:lineRule="auto"/>
              <w:jc w:val="center"/>
              <w:rPr>
                <w:rFonts w:ascii="Arial" w:eastAsia="Verdana" w:hAnsi="Arial" w:cs="Arial"/>
                <w:noProof w:val="0"/>
                <w:color w:val="000000"/>
                <w:kern w:val="2"/>
                <w:sz w:val="22"/>
                <w:szCs w:val="22"/>
                <w:lang w:eastAsia="id-ID"/>
              </w:rPr>
            </w:pPr>
            <w:r w:rsidRPr="000D3259">
              <w:rPr>
                <w:rFonts w:ascii="Arial" w:eastAsia="Verdana" w:hAnsi="Arial" w:cs="Arial"/>
                <w:noProof w:val="0"/>
                <w:color w:val="000000"/>
                <w:kern w:val="2"/>
                <w:sz w:val="22"/>
                <w:szCs w:val="22"/>
                <w:lang w:eastAsia="id-ID"/>
              </w:rPr>
              <w:t>Diamond</w:t>
            </w:r>
          </w:p>
        </w:tc>
        <w:tc>
          <w:tcPr>
            <w:tcW w:w="5523" w:type="dxa"/>
          </w:tcPr>
          <w:p w14:paraId="146A1014" w14:textId="61F7A57D" w:rsidR="00412DF9" w:rsidRPr="000D3259" w:rsidRDefault="00475F80"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r w:rsidRPr="000D3259">
              <w:rPr>
                <w:rFonts w:ascii="Arial" w:eastAsia="Verdana" w:hAnsi="Arial" w:cs="Arial"/>
                <w:b/>
                <w:bCs/>
                <w:noProof w:val="0"/>
                <w:color w:val="000000"/>
                <w:kern w:val="2"/>
                <w:sz w:val="22"/>
                <w:szCs w:val="22"/>
                <w:lang w:eastAsia="id-ID"/>
              </w:rPr>
              <w:t>Region</w:t>
            </w:r>
            <w:r w:rsidRPr="000D3259">
              <w:rPr>
                <w:rFonts w:ascii="Arial" w:eastAsia="Verdana" w:hAnsi="Arial" w:cs="Arial"/>
                <w:noProof w:val="0"/>
                <w:color w:val="000000"/>
                <w:kern w:val="2"/>
                <w:sz w:val="22"/>
                <w:szCs w:val="22"/>
                <w:lang w:eastAsia="id-ID"/>
              </w:rPr>
              <w:t xml:space="preserve">: Indonesia dan </w:t>
            </w:r>
            <w:proofErr w:type="spellStart"/>
            <w:r w:rsidRPr="000D3259">
              <w:rPr>
                <w:rFonts w:ascii="Arial" w:eastAsia="Verdana" w:hAnsi="Arial" w:cs="Arial"/>
                <w:noProof w:val="0"/>
                <w:color w:val="000000"/>
                <w:kern w:val="2"/>
                <w:sz w:val="22"/>
                <w:szCs w:val="22"/>
                <w:lang w:eastAsia="id-ID"/>
              </w:rPr>
              <w:t>Internasional</w:t>
            </w:r>
            <w:proofErr w:type="spellEnd"/>
          </w:p>
          <w:p w14:paraId="02E549E6" w14:textId="7E7889F0" w:rsidR="00657E98" w:rsidRPr="000D3259" w:rsidRDefault="00475F80"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Rumah</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Sakit</w:t>
            </w:r>
            <w:proofErr w:type="spellEnd"/>
            <w:r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Rumah</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Sakit</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Luar</w:t>
            </w:r>
            <w:proofErr w:type="spellEnd"/>
            <w:r w:rsidR="00657E98" w:rsidRPr="000D3259">
              <w:rPr>
                <w:rFonts w:ascii="Arial" w:eastAsia="Verdana" w:hAnsi="Arial" w:cs="Arial"/>
                <w:noProof w:val="0"/>
                <w:color w:val="000000"/>
                <w:kern w:val="2"/>
                <w:sz w:val="22"/>
                <w:szCs w:val="22"/>
                <w:lang w:eastAsia="id-ID"/>
              </w:rPr>
              <w:t xml:space="preserve"> Negeri (Malaysia &amp; </w:t>
            </w:r>
            <w:r w:rsidR="00412DF9" w:rsidRPr="000D3259">
              <w:rPr>
                <w:rFonts w:ascii="Arial" w:eastAsia="Verdana" w:hAnsi="Arial" w:cs="Arial"/>
                <w:noProof w:val="0"/>
                <w:color w:val="000000"/>
                <w:kern w:val="2"/>
                <w:sz w:val="22"/>
                <w:szCs w:val="22"/>
                <w:lang w:eastAsia="id-ID"/>
              </w:rPr>
              <w:t xml:space="preserve">  </w:t>
            </w:r>
            <w:r w:rsidR="00657E98" w:rsidRPr="000D3259">
              <w:rPr>
                <w:rFonts w:ascii="Arial" w:eastAsia="Verdana" w:hAnsi="Arial" w:cs="Arial"/>
                <w:noProof w:val="0"/>
                <w:color w:val="000000"/>
                <w:kern w:val="2"/>
                <w:sz w:val="22"/>
                <w:szCs w:val="22"/>
                <w:lang w:eastAsia="id-ID"/>
              </w:rPr>
              <w:t xml:space="preserve">Singapura), </w:t>
            </w:r>
            <w:proofErr w:type="spellStart"/>
            <w:r w:rsidR="00657E98" w:rsidRPr="000D3259">
              <w:rPr>
                <w:rFonts w:ascii="Arial" w:eastAsia="Verdana" w:hAnsi="Arial" w:cs="Arial"/>
                <w:noProof w:val="0"/>
                <w:color w:val="000000"/>
                <w:kern w:val="2"/>
                <w:sz w:val="22"/>
                <w:szCs w:val="22"/>
                <w:lang w:eastAsia="id-ID"/>
              </w:rPr>
              <w:t>Rumah</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Sakit</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Eksklusif</w:t>
            </w:r>
            <w:proofErr w:type="spellEnd"/>
            <w:r w:rsidR="00657E98" w:rsidRPr="000D3259">
              <w:rPr>
                <w:rFonts w:ascii="Arial" w:eastAsia="Verdana" w:hAnsi="Arial" w:cs="Arial"/>
                <w:noProof w:val="0"/>
                <w:color w:val="000000"/>
                <w:kern w:val="2"/>
                <w:sz w:val="22"/>
                <w:szCs w:val="22"/>
                <w:lang w:eastAsia="id-ID"/>
              </w:rPr>
              <w:t xml:space="preserve"> di Indonesia, </w:t>
            </w:r>
            <w:proofErr w:type="spellStart"/>
            <w:r w:rsidR="00657E98" w:rsidRPr="000D3259">
              <w:rPr>
                <w:rFonts w:ascii="Arial" w:eastAsia="Verdana" w:hAnsi="Arial" w:cs="Arial"/>
                <w:noProof w:val="0"/>
                <w:color w:val="000000"/>
                <w:kern w:val="2"/>
                <w:sz w:val="22"/>
                <w:szCs w:val="22"/>
                <w:lang w:eastAsia="id-ID"/>
              </w:rPr>
              <w:t>Rumah</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Sakit</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Swasta</w:t>
            </w:r>
            <w:proofErr w:type="spellEnd"/>
            <w:r w:rsidR="00657E98" w:rsidRPr="000D3259">
              <w:rPr>
                <w:rFonts w:ascii="Arial" w:eastAsia="Verdana" w:hAnsi="Arial" w:cs="Arial"/>
                <w:noProof w:val="0"/>
                <w:color w:val="000000"/>
                <w:kern w:val="2"/>
                <w:sz w:val="22"/>
                <w:szCs w:val="22"/>
                <w:lang w:eastAsia="id-ID"/>
              </w:rPr>
              <w:t xml:space="preserve"> &amp; </w:t>
            </w:r>
            <w:proofErr w:type="spellStart"/>
            <w:r w:rsidR="00657E98" w:rsidRPr="000D3259">
              <w:rPr>
                <w:rFonts w:ascii="Arial" w:eastAsia="Verdana" w:hAnsi="Arial" w:cs="Arial"/>
                <w:noProof w:val="0"/>
                <w:color w:val="000000"/>
                <w:kern w:val="2"/>
                <w:sz w:val="22"/>
                <w:szCs w:val="22"/>
                <w:lang w:eastAsia="id-ID"/>
              </w:rPr>
              <w:t>Pemerintah</w:t>
            </w:r>
            <w:proofErr w:type="spellEnd"/>
            <w:r w:rsidR="00657E98" w:rsidRPr="000D3259">
              <w:rPr>
                <w:rFonts w:ascii="Arial" w:eastAsia="Verdana" w:hAnsi="Arial" w:cs="Arial"/>
                <w:noProof w:val="0"/>
                <w:color w:val="000000"/>
                <w:kern w:val="2"/>
                <w:sz w:val="22"/>
                <w:szCs w:val="22"/>
                <w:lang w:eastAsia="id-ID"/>
              </w:rPr>
              <w:t xml:space="preserve"> di Indonesia.</w:t>
            </w:r>
          </w:p>
          <w:p w14:paraId="3F584016" w14:textId="77777777" w:rsidR="00412DF9" w:rsidRPr="000D3259" w:rsidRDefault="00475F80"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Tipe</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Kamar</w:t>
            </w:r>
            <w:proofErr w:type="spellEnd"/>
            <w:r w:rsidRPr="000D3259">
              <w:rPr>
                <w:rFonts w:ascii="Arial" w:eastAsia="Verdana" w:hAnsi="Arial" w:cs="Arial"/>
                <w:noProof w:val="0"/>
                <w:color w:val="000000"/>
                <w:kern w:val="2"/>
                <w:sz w:val="22"/>
                <w:szCs w:val="22"/>
                <w:lang w:eastAsia="id-ID"/>
              </w:rPr>
              <w:t>: VVIP.</w:t>
            </w:r>
          </w:p>
          <w:p w14:paraId="5B8191BF" w14:textId="77777777" w:rsidR="00412DF9" w:rsidRPr="000D3259" w:rsidRDefault="00721E61"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Utama</w:t>
            </w:r>
            <w:r w:rsidRPr="000D3259">
              <w:rPr>
                <w:rFonts w:ascii="Arial" w:eastAsia="Verdana" w:hAnsi="Arial" w:cs="Arial"/>
                <w:noProof w:val="0"/>
                <w:color w:val="000000"/>
                <w:kern w:val="2"/>
                <w:sz w:val="22"/>
                <w:szCs w:val="22"/>
                <w:lang w:eastAsia="id-ID"/>
              </w:rPr>
              <w:t xml:space="preserve">: </w:t>
            </w:r>
            <w:r w:rsidR="00475F80" w:rsidRPr="000D3259">
              <w:rPr>
                <w:rFonts w:ascii="Arial" w:eastAsia="Verdana" w:hAnsi="Arial" w:cs="Arial"/>
                <w:color w:val="000000"/>
                <w:kern w:val="2"/>
                <w:sz w:val="22"/>
                <w:szCs w:val="22"/>
                <w:lang w:val="fi-FI" w:eastAsia="id-ID"/>
              </w:rPr>
              <w:t>RJP, RJL, RI, Obat</w:t>
            </w:r>
            <w:r w:rsidRPr="000D3259">
              <w:rPr>
                <w:rFonts w:ascii="Arial" w:eastAsia="Verdana" w:hAnsi="Arial" w:cs="Arial"/>
                <w:noProof w:val="0"/>
                <w:color w:val="000000"/>
                <w:kern w:val="2"/>
                <w:sz w:val="22"/>
                <w:szCs w:val="22"/>
                <w:lang w:eastAsia="id-ID"/>
              </w:rPr>
              <w:t>.</w:t>
            </w:r>
          </w:p>
          <w:p w14:paraId="6D5428D0" w14:textId="77777777" w:rsidR="00412DF9" w:rsidRPr="000D3259" w:rsidRDefault="00721E61"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w:t>
            </w:r>
            <w:proofErr w:type="spellStart"/>
            <w:r w:rsidR="00040B15" w:rsidRPr="000D3259">
              <w:rPr>
                <w:rFonts w:ascii="Arial" w:eastAsia="Verdana" w:hAnsi="Arial" w:cs="Arial"/>
                <w:b/>
                <w:bCs/>
                <w:noProof w:val="0"/>
                <w:color w:val="000000"/>
                <w:kern w:val="2"/>
                <w:sz w:val="22"/>
                <w:szCs w:val="22"/>
                <w:lang w:eastAsia="id-ID"/>
              </w:rPr>
              <w:t>Tambahan</w:t>
            </w:r>
            <w:proofErr w:type="spellEnd"/>
            <w:r w:rsidRPr="000D3259">
              <w:rPr>
                <w:rFonts w:ascii="Arial" w:eastAsia="Verdana" w:hAnsi="Arial" w:cs="Arial"/>
                <w:noProof w:val="0"/>
                <w:color w:val="000000"/>
                <w:kern w:val="2"/>
                <w:sz w:val="22"/>
                <w:szCs w:val="22"/>
                <w:lang w:eastAsia="id-ID"/>
              </w:rPr>
              <w:t xml:space="preserve">: </w:t>
            </w:r>
            <w:r w:rsidR="00657E98" w:rsidRPr="000D3259">
              <w:rPr>
                <w:rFonts w:ascii="Arial" w:eastAsia="Verdana" w:hAnsi="Arial" w:cs="Arial"/>
                <w:color w:val="000000"/>
                <w:kern w:val="2"/>
                <w:sz w:val="22"/>
                <w:szCs w:val="22"/>
                <w:lang w:eastAsia="id-ID"/>
              </w:rPr>
              <w:t>Paket Bersalin, Paket Tunjangan Tambahan (Suplemen), Hemodialisis, Kedokteran Nuklir, Peralatan Canggih.</w:t>
            </w:r>
          </w:p>
          <w:p w14:paraId="5E2EF3B0" w14:textId="77777777" w:rsidR="00412DF9" w:rsidRPr="000D3259" w:rsidRDefault="00475F80"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r w:rsidRPr="000D3259">
              <w:rPr>
                <w:rFonts w:ascii="Arial" w:eastAsia="Verdana" w:hAnsi="Arial" w:cs="Arial"/>
                <w:b/>
                <w:bCs/>
                <w:color w:val="000000"/>
                <w:kern w:val="2"/>
                <w:sz w:val="22"/>
                <w:szCs w:val="22"/>
                <w:lang w:val="en-ID" w:eastAsia="id-ID"/>
              </w:rPr>
              <w:t xml:space="preserve">Manfaat </w:t>
            </w:r>
            <w:r w:rsidR="00040B15" w:rsidRPr="000D3259">
              <w:rPr>
                <w:rFonts w:ascii="Arial" w:eastAsia="Verdana" w:hAnsi="Arial" w:cs="Arial"/>
                <w:b/>
                <w:bCs/>
                <w:color w:val="000000"/>
                <w:kern w:val="2"/>
                <w:sz w:val="22"/>
                <w:szCs w:val="22"/>
                <w:lang w:val="en-ID" w:eastAsia="id-ID"/>
              </w:rPr>
              <w:t>Spesial</w:t>
            </w:r>
            <w:r w:rsidR="00040B15" w:rsidRPr="000D3259">
              <w:rPr>
                <w:rFonts w:ascii="Arial" w:eastAsia="Verdana" w:hAnsi="Arial" w:cs="Arial"/>
                <w:color w:val="000000"/>
                <w:kern w:val="2"/>
                <w:sz w:val="22"/>
                <w:szCs w:val="22"/>
                <w:lang w:val="en-ID" w:eastAsia="id-ID"/>
              </w:rPr>
              <w:t xml:space="preserve">: </w:t>
            </w:r>
            <w:r w:rsidR="00657E98" w:rsidRPr="000D3259">
              <w:rPr>
                <w:rFonts w:ascii="Arial" w:eastAsia="Verdana" w:hAnsi="Arial" w:cs="Arial"/>
                <w:color w:val="000000"/>
                <w:kern w:val="2"/>
                <w:sz w:val="22"/>
                <w:szCs w:val="22"/>
                <w:lang w:val="en-ID" w:eastAsia="id-ID"/>
              </w:rPr>
              <w:t>Operasi jantung, operasi ginjal, operasi paru-paru, operasi dengan menggunakan peralatan canggih.</w:t>
            </w:r>
          </w:p>
          <w:p w14:paraId="62749827" w14:textId="6C85A59A" w:rsidR="00040B15" w:rsidRPr="000D3259" w:rsidRDefault="00040B15" w:rsidP="000D3259">
            <w:pPr>
              <w:numPr>
                <w:ilvl w:val="0"/>
                <w:numId w:val="82"/>
              </w:numPr>
              <w:spacing w:line="276" w:lineRule="auto"/>
              <w:ind w:left="222" w:hanging="284"/>
              <w:jc w:val="both"/>
              <w:rPr>
                <w:rFonts w:ascii="Arial" w:eastAsia="Verdana" w:hAnsi="Arial" w:cs="Arial"/>
                <w:noProof w:val="0"/>
                <w:color w:val="000000"/>
                <w:kern w:val="2"/>
                <w:sz w:val="22"/>
                <w:szCs w:val="22"/>
                <w:lang w:eastAsia="id-ID"/>
              </w:rPr>
            </w:pPr>
            <w:r w:rsidRPr="000D3259">
              <w:rPr>
                <w:rFonts w:ascii="Arial" w:eastAsia="Verdana" w:hAnsi="Arial" w:cs="Arial"/>
                <w:b/>
                <w:bCs/>
                <w:color w:val="000000"/>
                <w:kern w:val="2"/>
                <w:sz w:val="22"/>
                <w:szCs w:val="22"/>
                <w:lang w:val="en-ID" w:eastAsia="id-ID"/>
              </w:rPr>
              <w:t>Services</w:t>
            </w:r>
            <w:r w:rsidRPr="000D3259">
              <w:rPr>
                <w:rFonts w:ascii="Arial" w:eastAsia="Verdana" w:hAnsi="Arial" w:cs="Arial"/>
                <w:color w:val="000000"/>
                <w:kern w:val="2"/>
                <w:sz w:val="22"/>
                <w:szCs w:val="22"/>
                <w:lang w:val="en-ID" w:eastAsia="id-ID"/>
              </w:rPr>
              <w:t>: Tanpa surat rujukan.</w:t>
            </w:r>
          </w:p>
        </w:tc>
      </w:tr>
      <w:tr w:rsidR="005427CE" w:rsidRPr="000D3259" w14:paraId="6EF106F7" w14:textId="77777777" w:rsidTr="00E27CCB">
        <w:tc>
          <w:tcPr>
            <w:tcW w:w="2666" w:type="dxa"/>
          </w:tcPr>
          <w:p w14:paraId="0393A30C" w14:textId="7A342B4B" w:rsidR="005427CE" w:rsidRPr="000D3259" w:rsidRDefault="005427CE" w:rsidP="000D3259">
            <w:pPr>
              <w:spacing w:line="276" w:lineRule="auto"/>
              <w:rPr>
                <w:rFonts w:ascii="Arial" w:eastAsia="Verdana" w:hAnsi="Arial" w:cs="Arial"/>
                <w:noProof w:val="0"/>
                <w:color w:val="000000"/>
                <w:kern w:val="2"/>
                <w:sz w:val="22"/>
                <w:szCs w:val="22"/>
                <w:lang w:eastAsia="id-ID"/>
              </w:rPr>
            </w:pPr>
            <w:r w:rsidRPr="000D3259">
              <w:rPr>
                <w:rFonts w:ascii="Arial" w:eastAsia="Verdana" w:hAnsi="Arial" w:cs="Arial"/>
                <w:color w:val="000000"/>
                <w:kern w:val="2"/>
                <w:sz w:val="22"/>
                <w:szCs w:val="22"/>
              </w:rPr>
              <mc:AlternateContent>
                <mc:Choice Requires="wps">
                  <w:drawing>
                    <wp:anchor distT="0" distB="0" distL="114300" distR="114300" simplePos="0" relativeHeight="251664384" behindDoc="0" locked="0" layoutInCell="1" allowOverlap="1" wp14:anchorId="4FB60D6A" wp14:editId="162D866F">
                      <wp:simplePos x="0" y="0"/>
                      <wp:positionH relativeFrom="column">
                        <wp:posOffset>731520</wp:posOffset>
                      </wp:positionH>
                      <wp:positionV relativeFrom="paragraph">
                        <wp:posOffset>93980</wp:posOffset>
                      </wp:positionV>
                      <wp:extent cx="114300" cy="114300"/>
                      <wp:effectExtent l="9525" t="10160" r="9525" b="8890"/>
                      <wp:wrapNone/>
                      <wp:docPr id="33"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rect w14:anchorId="20015C5C" id="Rectangle 77" o:spid="_x0000_s1026" style="position:absolute;margin-left:57.6pt;margin-top:7.4pt;width:9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" filled="f"/>
                  </w:pict>
                </mc:Fallback>
              </mc:AlternateContent>
            </w:r>
            <w:r w:rsidR="0052295B" w:rsidRPr="000D3259">
              <w:rPr>
                <w:rFonts w:ascii="Arial" w:eastAsia="Verdana" w:hAnsi="Arial" w:cs="Arial"/>
                <w:noProof w:val="0"/>
                <w:color w:val="000000"/>
                <w:kern w:val="2"/>
                <w:sz w:val="22"/>
                <w:szCs w:val="22"/>
                <w:lang w:eastAsia="id-ID"/>
              </w:rPr>
              <w:t xml:space="preserve"> </w:t>
            </w:r>
          </w:p>
          <w:p w14:paraId="51E2A7A0"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p>
          <w:p w14:paraId="7F457BAA" w14:textId="6E1C34D1" w:rsidR="005427CE" w:rsidRPr="000D3259" w:rsidRDefault="00E27CCB" w:rsidP="000D3259">
            <w:pPr>
              <w:spacing w:line="276" w:lineRule="auto"/>
              <w:jc w:val="center"/>
              <w:rPr>
                <w:rFonts w:ascii="Arial" w:eastAsia="Verdana" w:hAnsi="Arial" w:cs="Arial"/>
                <w:noProof w:val="0"/>
                <w:color w:val="000000"/>
                <w:kern w:val="2"/>
                <w:sz w:val="22"/>
                <w:szCs w:val="22"/>
                <w:lang w:eastAsia="id-ID"/>
              </w:rPr>
            </w:pPr>
            <w:r w:rsidRPr="000D3259">
              <w:rPr>
                <w:rFonts w:ascii="Arial" w:eastAsia="Verdana" w:hAnsi="Arial" w:cs="Arial"/>
                <w:noProof w:val="0"/>
                <w:color w:val="000000"/>
                <w:kern w:val="2"/>
                <w:sz w:val="22"/>
                <w:szCs w:val="22"/>
                <w:lang w:eastAsia="id-ID"/>
              </w:rPr>
              <w:t>Ruby</w:t>
            </w:r>
          </w:p>
        </w:tc>
        <w:tc>
          <w:tcPr>
            <w:tcW w:w="5523" w:type="dxa"/>
          </w:tcPr>
          <w:p w14:paraId="7CE0513C" w14:textId="77777777" w:rsidR="00817354" w:rsidRPr="000D3259" w:rsidRDefault="00817354" w:rsidP="000D3259">
            <w:pPr>
              <w:pStyle w:val="ListParagraph"/>
              <w:numPr>
                <w:ilvl w:val="1"/>
                <w:numId w:val="78"/>
              </w:numPr>
              <w:spacing w:before="71" w:beforeAutospacing="1" w:line="276" w:lineRule="auto"/>
              <w:ind w:left="157" w:hanging="201"/>
              <w:rPr>
                <w:rFonts w:ascii="Arial" w:eastAsia="Verdana" w:hAnsi="Arial" w:cs="Arial"/>
                <w:color w:val="000000"/>
                <w:kern w:val="2"/>
                <w:sz w:val="22"/>
                <w:szCs w:val="22"/>
                <w:lang w:eastAsia="id-ID"/>
              </w:rPr>
            </w:pPr>
            <w:r w:rsidRPr="000D3259">
              <w:rPr>
                <w:rFonts w:ascii="Arial" w:eastAsia="Verdana" w:hAnsi="Arial" w:cs="Arial"/>
                <w:b/>
                <w:bCs/>
                <w:color w:val="000000"/>
                <w:kern w:val="2"/>
                <w:sz w:val="22"/>
                <w:szCs w:val="22"/>
                <w:lang w:eastAsia="id-ID"/>
              </w:rPr>
              <w:t>Region</w:t>
            </w:r>
            <w:r w:rsidRPr="000D3259">
              <w:rPr>
                <w:rFonts w:ascii="Arial" w:eastAsia="Verdana" w:hAnsi="Arial" w:cs="Arial"/>
                <w:color w:val="000000"/>
                <w:kern w:val="2"/>
                <w:sz w:val="22"/>
                <w:szCs w:val="22"/>
                <w:lang w:eastAsia="id-ID"/>
              </w:rPr>
              <w:t>: Indonesia</w:t>
            </w:r>
          </w:p>
          <w:p w14:paraId="44995EF0" w14:textId="4B968C33" w:rsidR="00817354" w:rsidRPr="000D3259" w:rsidRDefault="00817354" w:rsidP="000D3259">
            <w:pPr>
              <w:pStyle w:val="ListParagraph"/>
              <w:numPr>
                <w:ilvl w:val="1"/>
                <w:numId w:val="78"/>
              </w:numPr>
              <w:spacing w:before="71" w:beforeAutospacing="1" w:line="276" w:lineRule="auto"/>
              <w:ind w:left="157" w:hanging="201"/>
              <w:rPr>
                <w:rFonts w:ascii="Arial" w:eastAsia="Verdana" w:hAnsi="Arial" w:cs="Arial"/>
                <w:color w:val="000000"/>
                <w:kern w:val="2"/>
                <w:sz w:val="22"/>
                <w:szCs w:val="22"/>
                <w:lang w:eastAsia="id-ID"/>
              </w:rPr>
            </w:pPr>
            <w:proofErr w:type="spellStart"/>
            <w:r w:rsidRPr="000D3259">
              <w:rPr>
                <w:rFonts w:ascii="Arial" w:eastAsia="Verdana" w:hAnsi="Arial" w:cs="Arial"/>
                <w:b/>
                <w:bCs/>
                <w:color w:val="000000"/>
                <w:kern w:val="2"/>
                <w:sz w:val="22"/>
                <w:szCs w:val="22"/>
                <w:lang w:eastAsia="id-ID"/>
              </w:rPr>
              <w:t>Rumah</w:t>
            </w:r>
            <w:proofErr w:type="spellEnd"/>
            <w:r w:rsidRPr="000D3259">
              <w:rPr>
                <w:rFonts w:ascii="Arial" w:eastAsia="Verdana" w:hAnsi="Arial" w:cs="Arial"/>
                <w:b/>
                <w:bCs/>
                <w:color w:val="000000"/>
                <w:kern w:val="2"/>
                <w:sz w:val="22"/>
                <w:szCs w:val="22"/>
                <w:lang w:eastAsia="id-ID"/>
              </w:rPr>
              <w:t xml:space="preserve"> </w:t>
            </w:r>
            <w:proofErr w:type="spellStart"/>
            <w:r w:rsidRPr="000D3259">
              <w:rPr>
                <w:rFonts w:ascii="Arial" w:eastAsia="Verdana" w:hAnsi="Arial" w:cs="Arial"/>
                <w:b/>
                <w:bCs/>
                <w:color w:val="000000"/>
                <w:kern w:val="2"/>
                <w:sz w:val="22"/>
                <w:szCs w:val="22"/>
                <w:lang w:eastAsia="id-ID"/>
              </w:rPr>
              <w:t>Sakit</w:t>
            </w:r>
            <w:proofErr w:type="spellEnd"/>
            <w:r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Rumah</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Sakit</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Eksklusif</w:t>
            </w:r>
            <w:proofErr w:type="spellEnd"/>
            <w:r w:rsidR="00657E98" w:rsidRPr="000D3259">
              <w:rPr>
                <w:rFonts w:ascii="Arial" w:eastAsia="Verdana" w:hAnsi="Arial" w:cs="Arial"/>
                <w:color w:val="000000"/>
                <w:kern w:val="2"/>
                <w:sz w:val="22"/>
                <w:szCs w:val="22"/>
                <w:lang w:eastAsia="id-ID"/>
              </w:rPr>
              <w:t xml:space="preserve"> di Indonesia, </w:t>
            </w:r>
            <w:proofErr w:type="spellStart"/>
            <w:r w:rsidR="00657E98" w:rsidRPr="000D3259">
              <w:rPr>
                <w:rFonts w:ascii="Arial" w:eastAsia="Verdana" w:hAnsi="Arial" w:cs="Arial"/>
                <w:color w:val="000000"/>
                <w:kern w:val="2"/>
                <w:sz w:val="22"/>
                <w:szCs w:val="22"/>
                <w:lang w:eastAsia="id-ID"/>
              </w:rPr>
              <w:t>Rumah</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Sakit</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Swasta</w:t>
            </w:r>
            <w:proofErr w:type="spellEnd"/>
            <w:r w:rsidR="00657E98" w:rsidRPr="000D3259">
              <w:rPr>
                <w:rFonts w:ascii="Arial" w:eastAsia="Verdana" w:hAnsi="Arial" w:cs="Arial"/>
                <w:color w:val="000000"/>
                <w:kern w:val="2"/>
                <w:sz w:val="22"/>
                <w:szCs w:val="22"/>
                <w:lang w:eastAsia="id-ID"/>
              </w:rPr>
              <w:t xml:space="preserve"> &amp; </w:t>
            </w:r>
            <w:proofErr w:type="spellStart"/>
            <w:r w:rsidR="00657E98" w:rsidRPr="000D3259">
              <w:rPr>
                <w:rFonts w:ascii="Arial" w:eastAsia="Verdana" w:hAnsi="Arial" w:cs="Arial"/>
                <w:color w:val="000000"/>
                <w:kern w:val="2"/>
                <w:sz w:val="22"/>
                <w:szCs w:val="22"/>
                <w:lang w:eastAsia="id-ID"/>
              </w:rPr>
              <w:t>Pemerintah</w:t>
            </w:r>
            <w:proofErr w:type="spellEnd"/>
            <w:r w:rsidR="00657E98" w:rsidRPr="000D3259">
              <w:rPr>
                <w:rFonts w:ascii="Arial" w:eastAsia="Verdana" w:hAnsi="Arial" w:cs="Arial"/>
                <w:color w:val="000000"/>
                <w:kern w:val="2"/>
                <w:sz w:val="22"/>
                <w:szCs w:val="22"/>
                <w:lang w:eastAsia="id-ID"/>
              </w:rPr>
              <w:t xml:space="preserve"> di Indonesia</w:t>
            </w:r>
          </w:p>
          <w:p w14:paraId="4ADBE5A5" w14:textId="77777777" w:rsidR="00817354" w:rsidRPr="000D3259" w:rsidRDefault="00817354" w:rsidP="000D3259">
            <w:pPr>
              <w:pStyle w:val="ListParagraph"/>
              <w:numPr>
                <w:ilvl w:val="1"/>
                <w:numId w:val="78"/>
              </w:numPr>
              <w:spacing w:before="71" w:beforeAutospacing="1" w:line="276" w:lineRule="auto"/>
              <w:ind w:left="157" w:hanging="201"/>
              <w:rPr>
                <w:rFonts w:ascii="Arial" w:eastAsia="Verdana" w:hAnsi="Arial" w:cs="Arial"/>
                <w:color w:val="000000"/>
                <w:kern w:val="2"/>
                <w:sz w:val="22"/>
                <w:szCs w:val="22"/>
                <w:lang w:eastAsia="id-ID"/>
              </w:rPr>
            </w:pPr>
            <w:proofErr w:type="spellStart"/>
            <w:r w:rsidRPr="000D3259">
              <w:rPr>
                <w:rFonts w:ascii="Arial" w:eastAsia="Verdana" w:hAnsi="Arial" w:cs="Arial"/>
                <w:b/>
                <w:bCs/>
                <w:color w:val="000000"/>
                <w:kern w:val="2"/>
                <w:sz w:val="22"/>
                <w:szCs w:val="22"/>
                <w:lang w:eastAsia="id-ID"/>
              </w:rPr>
              <w:t>Tipe</w:t>
            </w:r>
            <w:proofErr w:type="spellEnd"/>
            <w:r w:rsidRPr="000D3259">
              <w:rPr>
                <w:rFonts w:ascii="Arial" w:eastAsia="Verdana" w:hAnsi="Arial" w:cs="Arial"/>
                <w:b/>
                <w:bCs/>
                <w:color w:val="000000"/>
                <w:kern w:val="2"/>
                <w:sz w:val="22"/>
                <w:szCs w:val="22"/>
                <w:lang w:eastAsia="id-ID"/>
              </w:rPr>
              <w:t xml:space="preserve"> </w:t>
            </w:r>
            <w:proofErr w:type="spellStart"/>
            <w:r w:rsidRPr="000D3259">
              <w:rPr>
                <w:rFonts w:ascii="Arial" w:eastAsia="Verdana" w:hAnsi="Arial" w:cs="Arial"/>
                <w:b/>
                <w:bCs/>
                <w:color w:val="000000"/>
                <w:kern w:val="2"/>
                <w:sz w:val="22"/>
                <w:szCs w:val="22"/>
                <w:lang w:eastAsia="id-ID"/>
              </w:rPr>
              <w:t>Kamar</w:t>
            </w:r>
            <w:proofErr w:type="spellEnd"/>
            <w:r w:rsidRPr="000D3259">
              <w:rPr>
                <w:rFonts w:ascii="Arial" w:eastAsia="Verdana" w:hAnsi="Arial" w:cs="Arial"/>
                <w:color w:val="000000"/>
                <w:kern w:val="2"/>
                <w:sz w:val="22"/>
                <w:szCs w:val="22"/>
                <w:lang w:eastAsia="id-ID"/>
              </w:rPr>
              <w:t>: VIP, I, II</w:t>
            </w:r>
          </w:p>
          <w:p w14:paraId="7105B737" w14:textId="77777777" w:rsidR="00817354" w:rsidRPr="000D3259" w:rsidRDefault="00817354" w:rsidP="000D3259">
            <w:pPr>
              <w:pStyle w:val="ListParagraph"/>
              <w:numPr>
                <w:ilvl w:val="1"/>
                <w:numId w:val="78"/>
              </w:numPr>
              <w:spacing w:before="71" w:beforeAutospacing="1" w:line="276" w:lineRule="auto"/>
              <w:ind w:left="157" w:hanging="201"/>
              <w:rPr>
                <w:rFonts w:ascii="Arial" w:eastAsia="Verdana" w:hAnsi="Arial" w:cs="Arial"/>
                <w:color w:val="000000"/>
                <w:kern w:val="2"/>
                <w:sz w:val="22"/>
                <w:szCs w:val="22"/>
                <w:lang w:eastAsia="id-ID"/>
              </w:rPr>
            </w:pPr>
            <w:proofErr w:type="spellStart"/>
            <w:r w:rsidRPr="000D3259">
              <w:rPr>
                <w:rFonts w:ascii="Arial" w:eastAsia="Verdana" w:hAnsi="Arial" w:cs="Arial"/>
                <w:b/>
                <w:bCs/>
                <w:color w:val="000000"/>
                <w:kern w:val="2"/>
                <w:sz w:val="22"/>
                <w:szCs w:val="22"/>
                <w:lang w:eastAsia="id-ID"/>
              </w:rPr>
              <w:t>Manfaat</w:t>
            </w:r>
            <w:proofErr w:type="spellEnd"/>
            <w:r w:rsidRPr="000D3259">
              <w:rPr>
                <w:rFonts w:ascii="Arial" w:eastAsia="Verdana" w:hAnsi="Arial" w:cs="Arial"/>
                <w:b/>
                <w:bCs/>
                <w:color w:val="000000"/>
                <w:kern w:val="2"/>
                <w:sz w:val="22"/>
                <w:szCs w:val="22"/>
                <w:lang w:eastAsia="id-ID"/>
              </w:rPr>
              <w:t xml:space="preserve"> Utama</w:t>
            </w:r>
            <w:r w:rsidRPr="000D3259">
              <w:rPr>
                <w:rFonts w:ascii="Arial" w:eastAsia="Verdana" w:hAnsi="Arial" w:cs="Arial"/>
                <w:color w:val="000000"/>
                <w:kern w:val="2"/>
                <w:sz w:val="22"/>
                <w:szCs w:val="22"/>
                <w:lang w:eastAsia="id-ID"/>
              </w:rPr>
              <w:t xml:space="preserve">: RJP, RJL, RI, </w:t>
            </w:r>
            <w:proofErr w:type="spellStart"/>
            <w:r w:rsidRPr="000D3259">
              <w:rPr>
                <w:rFonts w:ascii="Arial" w:eastAsia="Verdana" w:hAnsi="Arial" w:cs="Arial"/>
                <w:color w:val="000000"/>
                <w:kern w:val="2"/>
                <w:sz w:val="22"/>
                <w:szCs w:val="22"/>
                <w:lang w:eastAsia="id-ID"/>
              </w:rPr>
              <w:t>Obat</w:t>
            </w:r>
            <w:proofErr w:type="spellEnd"/>
          </w:p>
          <w:p w14:paraId="7C6CD679" w14:textId="77777777" w:rsidR="00657E98" w:rsidRPr="000D3259" w:rsidRDefault="00817354" w:rsidP="000D3259">
            <w:pPr>
              <w:pStyle w:val="ListParagraph"/>
              <w:numPr>
                <w:ilvl w:val="1"/>
                <w:numId w:val="78"/>
              </w:numPr>
              <w:spacing w:before="71" w:beforeAutospacing="1" w:line="276" w:lineRule="auto"/>
              <w:ind w:left="157" w:hanging="201"/>
              <w:rPr>
                <w:rFonts w:ascii="Arial" w:eastAsia="Verdana" w:hAnsi="Arial" w:cs="Arial"/>
                <w:color w:val="000000"/>
                <w:kern w:val="2"/>
                <w:sz w:val="22"/>
                <w:szCs w:val="22"/>
                <w:lang w:eastAsia="id-ID"/>
              </w:rPr>
            </w:pPr>
            <w:proofErr w:type="spellStart"/>
            <w:r w:rsidRPr="000D3259">
              <w:rPr>
                <w:rFonts w:ascii="Arial" w:eastAsia="Verdana" w:hAnsi="Arial" w:cs="Arial"/>
                <w:b/>
                <w:bCs/>
                <w:color w:val="000000"/>
                <w:kern w:val="2"/>
                <w:sz w:val="22"/>
                <w:szCs w:val="22"/>
                <w:lang w:eastAsia="id-ID"/>
              </w:rPr>
              <w:t>Manfaat</w:t>
            </w:r>
            <w:proofErr w:type="spellEnd"/>
            <w:r w:rsidRPr="000D3259">
              <w:rPr>
                <w:rFonts w:ascii="Arial" w:eastAsia="Verdana" w:hAnsi="Arial" w:cs="Arial"/>
                <w:b/>
                <w:bCs/>
                <w:color w:val="000000"/>
                <w:kern w:val="2"/>
                <w:sz w:val="22"/>
                <w:szCs w:val="22"/>
                <w:lang w:eastAsia="id-ID"/>
              </w:rPr>
              <w:t xml:space="preserve"> </w:t>
            </w:r>
            <w:proofErr w:type="spellStart"/>
            <w:r w:rsidRPr="000D3259">
              <w:rPr>
                <w:rFonts w:ascii="Arial" w:eastAsia="Verdana" w:hAnsi="Arial" w:cs="Arial"/>
                <w:b/>
                <w:bCs/>
                <w:color w:val="000000"/>
                <w:kern w:val="2"/>
                <w:sz w:val="22"/>
                <w:szCs w:val="22"/>
                <w:lang w:eastAsia="id-ID"/>
              </w:rPr>
              <w:t>Tambahan</w:t>
            </w:r>
            <w:proofErr w:type="spellEnd"/>
            <w:r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Paket</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Bersalin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Paket</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Tunjangan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Tambahan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Suplemen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Hemodialisis</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Kedokteran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Nuklir</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Peralatan</w:t>
            </w:r>
            <w:proofErr w:type="spellEnd"/>
            <w:r w:rsidR="00657E98" w:rsidRPr="000D3259">
              <w:rPr>
                <w:rFonts w:ascii="Arial" w:eastAsia="Verdana" w:hAnsi="Arial" w:cs="Arial"/>
                <w:color w:val="000000"/>
                <w:kern w:val="2"/>
                <w:sz w:val="22"/>
                <w:szCs w:val="22"/>
                <w:lang w:eastAsia="id-ID"/>
              </w:rPr>
              <w:t xml:space="preserve"> </w:t>
            </w:r>
            <w:proofErr w:type="spellStart"/>
            <w:r w:rsidR="00657E98" w:rsidRPr="000D3259">
              <w:rPr>
                <w:rFonts w:ascii="Arial" w:eastAsia="Verdana" w:hAnsi="Arial" w:cs="Arial"/>
                <w:color w:val="000000"/>
                <w:kern w:val="2"/>
                <w:sz w:val="22"/>
                <w:szCs w:val="22"/>
                <w:lang w:eastAsia="id-ID"/>
              </w:rPr>
              <w:t>Canggih</w:t>
            </w:r>
            <w:proofErr w:type="spellEnd"/>
            <w:r w:rsidR="00657E98" w:rsidRPr="000D3259">
              <w:rPr>
                <w:rFonts w:ascii="Arial" w:eastAsia="Verdana" w:hAnsi="Arial" w:cs="Arial"/>
                <w:color w:val="000000"/>
                <w:kern w:val="2"/>
                <w:sz w:val="22"/>
                <w:szCs w:val="22"/>
                <w:lang w:eastAsia="id-ID"/>
              </w:rPr>
              <w:t>.</w:t>
            </w:r>
          </w:p>
          <w:p w14:paraId="7BB85C48" w14:textId="77777777" w:rsidR="00657E98" w:rsidRPr="000D3259" w:rsidRDefault="00817354" w:rsidP="000D3259">
            <w:pPr>
              <w:numPr>
                <w:ilvl w:val="0"/>
                <w:numId w:val="82"/>
              </w:numPr>
              <w:spacing w:line="276" w:lineRule="auto"/>
              <w:ind w:left="136" w:hanging="180"/>
              <w:jc w:val="both"/>
              <w:rPr>
                <w:rFonts w:ascii="Arial" w:eastAsia="Verdana" w:hAnsi="Arial" w:cs="Arial"/>
                <w:noProof w:val="0"/>
                <w:color w:val="000000"/>
                <w:kern w:val="2"/>
                <w:sz w:val="22"/>
                <w:szCs w:val="22"/>
                <w:lang w:eastAsia="id-ID"/>
              </w:rPr>
            </w:pPr>
            <w:r w:rsidRPr="000D3259">
              <w:rPr>
                <w:rFonts w:ascii="Arial" w:eastAsia="Verdana" w:hAnsi="Arial" w:cs="Arial"/>
                <w:b/>
                <w:bCs/>
                <w:color w:val="000000"/>
                <w:kern w:val="2"/>
                <w:sz w:val="22"/>
                <w:szCs w:val="22"/>
                <w:lang w:eastAsia="id-ID"/>
              </w:rPr>
              <w:t>Manfaat Spesial</w:t>
            </w:r>
            <w:r w:rsidRPr="000D3259">
              <w:rPr>
                <w:rFonts w:ascii="Arial" w:eastAsia="Verdana" w:hAnsi="Arial" w:cs="Arial"/>
                <w:color w:val="000000"/>
                <w:kern w:val="2"/>
                <w:sz w:val="22"/>
                <w:szCs w:val="22"/>
                <w:lang w:eastAsia="id-ID"/>
              </w:rPr>
              <w:t xml:space="preserve">: </w:t>
            </w:r>
            <w:r w:rsidR="00657E98" w:rsidRPr="000D3259">
              <w:rPr>
                <w:rFonts w:ascii="Arial" w:eastAsia="Verdana" w:hAnsi="Arial" w:cs="Arial"/>
                <w:color w:val="000000"/>
                <w:kern w:val="2"/>
                <w:sz w:val="22"/>
                <w:szCs w:val="22"/>
                <w:lang w:val="en-ID" w:eastAsia="id-ID"/>
              </w:rPr>
              <w:t>Operasi jantung, operasi ginjal, operasi paru-paru, operasi dengan menggunakan peralatan canggih.</w:t>
            </w:r>
          </w:p>
          <w:p w14:paraId="716C9DDC" w14:textId="10C1F3F3" w:rsidR="005427CE" w:rsidRPr="000D3259" w:rsidRDefault="00817354" w:rsidP="000D3259">
            <w:pPr>
              <w:numPr>
                <w:ilvl w:val="0"/>
                <w:numId w:val="82"/>
              </w:numPr>
              <w:spacing w:line="276" w:lineRule="auto"/>
              <w:ind w:left="136" w:hanging="180"/>
              <w:jc w:val="both"/>
              <w:rPr>
                <w:rFonts w:ascii="Arial" w:eastAsia="Verdana" w:hAnsi="Arial" w:cs="Arial"/>
                <w:noProof w:val="0"/>
                <w:color w:val="000000"/>
                <w:kern w:val="2"/>
                <w:sz w:val="22"/>
                <w:szCs w:val="22"/>
                <w:lang w:eastAsia="id-ID"/>
              </w:rPr>
            </w:pPr>
            <w:r w:rsidRPr="000D3259">
              <w:rPr>
                <w:rFonts w:ascii="Arial" w:eastAsia="Verdana" w:hAnsi="Arial" w:cs="Arial"/>
                <w:b/>
                <w:bCs/>
                <w:color w:val="000000"/>
                <w:kern w:val="2"/>
                <w:sz w:val="22"/>
                <w:szCs w:val="22"/>
                <w:lang w:eastAsia="id-ID"/>
              </w:rPr>
              <w:t>Services</w:t>
            </w:r>
            <w:r w:rsidRPr="000D3259">
              <w:rPr>
                <w:rFonts w:ascii="Arial" w:eastAsia="Verdana" w:hAnsi="Arial" w:cs="Arial"/>
                <w:color w:val="000000"/>
                <w:kern w:val="2"/>
                <w:sz w:val="22"/>
                <w:szCs w:val="22"/>
                <w:lang w:eastAsia="id-ID"/>
              </w:rPr>
              <w:t>: Dengan surat rujukan</w:t>
            </w:r>
          </w:p>
        </w:tc>
      </w:tr>
      <w:tr w:rsidR="005427CE" w:rsidRPr="000D3259" w14:paraId="473BC11B" w14:textId="77777777" w:rsidTr="00E27CCB">
        <w:tc>
          <w:tcPr>
            <w:tcW w:w="2666" w:type="dxa"/>
          </w:tcPr>
          <w:p w14:paraId="2FA53049"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r w:rsidRPr="000D3259">
              <w:rPr>
                <w:rFonts w:ascii="Arial" w:eastAsia="Verdana" w:hAnsi="Arial" w:cs="Arial"/>
                <w:color w:val="000000"/>
                <w:kern w:val="2"/>
                <w:sz w:val="22"/>
                <w:szCs w:val="22"/>
              </w:rPr>
              <mc:AlternateContent>
                <mc:Choice Requires="wps">
                  <w:drawing>
                    <wp:anchor distT="0" distB="0" distL="114300" distR="114300" simplePos="0" relativeHeight="251666432" behindDoc="0" locked="0" layoutInCell="1" allowOverlap="1" wp14:anchorId="6B8B0B84" wp14:editId="5045B3D3">
                      <wp:simplePos x="0" y="0"/>
                      <wp:positionH relativeFrom="column">
                        <wp:posOffset>731520</wp:posOffset>
                      </wp:positionH>
                      <wp:positionV relativeFrom="paragraph">
                        <wp:posOffset>106045</wp:posOffset>
                      </wp:positionV>
                      <wp:extent cx="114300" cy="114300"/>
                      <wp:effectExtent l="9525" t="5080" r="9525" b="13970"/>
                      <wp:wrapNone/>
                      <wp:docPr id="32"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rect w14:anchorId="6E6D595F" id="Rectangle 79" o:spid="_x0000_s1026" style="position:absolute;margin-left:57.6pt;margin-top:8.35pt;width:9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" filled="f"/>
                  </w:pict>
                </mc:Fallback>
              </mc:AlternateContent>
            </w:r>
          </w:p>
          <w:p w14:paraId="6F3A326A"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p>
          <w:p w14:paraId="26ACFACE" w14:textId="16A670CC" w:rsidR="005427CE" w:rsidRPr="000D3259" w:rsidRDefault="00A74C05" w:rsidP="000D3259">
            <w:pPr>
              <w:spacing w:line="276" w:lineRule="auto"/>
              <w:jc w:val="center"/>
              <w:rPr>
                <w:rFonts w:ascii="Arial" w:eastAsia="Verdana" w:hAnsi="Arial" w:cs="Arial"/>
                <w:noProof w:val="0"/>
                <w:color w:val="000000"/>
                <w:kern w:val="2"/>
                <w:sz w:val="22"/>
                <w:szCs w:val="22"/>
                <w:lang w:eastAsia="id-ID"/>
              </w:rPr>
            </w:pPr>
            <w:proofErr w:type="spellStart"/>
            <w:r w:rsidRPr="000D3259">
              <w:rPr>
                <w:rFonts w:ascii="Arial" w:eastAsia="Verdana" w:hAnsi="Arial" w:cs="Arial"/>
                <w:noProof w:val="0"/>
                <w:color w:val="000000"/>
                <w:kern w:val="2"/>
                <w:sz w:val="22"/>
                <w:szCs w:val="22"/>
                <w:lang w:eastAsia="id-ID"/>
              </w:rPr>
              <w:t>Shappire</w:t>
            </w:r>
            <w:proofErr w:type="spellEnd"/>
          </w:p>
        </w:tc>
        <w:tc>
          <w:tcPr>
            <w:tcW w:w="5523" w:type="dxa"/>
          </w:tcPr>
          <w:p w14:paraId="60E7D460" w14:textId="77777777" w:rsidR="00702DEE"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r w:rsidRPr="000D3259">
              <w:rPr>
                <w:rFonts w:ascii="Arial" w:eastAsia="Verdana" w:hAnsi="Arial" w:cs="Arial"/>
                <w:b/>
                <w:bCs/>
                <w:noProof w:val="0"/>
                <w:color w:val="000000"/>
                <w:kern w:val="2"/>
                <w:sz w:val="22"/>
                <w:szCs w:val="22"/>
                <w:lang w:eastAsia="id-ID"/>
              </w:rPr>
              <w:t>Region</w:t>
            </w:r>
            <w:r w:rsidRPr="000D3259">
              <w:rPr>
                <w:rFonts w:ascii="Arial" w:eastAsia="Verdana" w:hAnsi="Arial" w:cs="Arial"/>
                <w:noProof w:val="0"/>
                <w:color w:val="000000"/>
                <w:kern w:val="2"/>
                <w:sz w:val="22"/>
                <w:szCs w:val="22"/>
                <w:lang w:eastAsia="id-ID"/>
              </w:rPr>
              <w:t>: Indonesia</w:t>
            </w:r>
          </w:p>
          <w:p w14:paraId="3CF5ED24" w14:textId="77777777" w:rsidR="00657E98"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Rumah</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Sakit</w:t>
            </w:r>
            <w:proofErr w:type="spellEnd"/>
            <w:r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Rumah</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Sakit</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Swasta</w:t>
            </w:r>
            <w:proofErr w:type="spellEnd"/>
            <w:r w:rsidR="00657E98" w:rsidRPr="000D3259">
              <w:rPr>
                <w:rFonts w:ascii="Arial" w:eastAsia="Verdana" w:hAnsi="Arial" w:cs="Arial"/>
                <w:noProof w:val="0"/>
                <w:color w:val="000000"/>
                <w:kern w:val="2"/>
                <w:sz w:val="22"/>
                <w:szCs w:val="22"/>
                <w:lang w:eastAsia="id-ID"/>
              </w:rPr>
              <w:t xml:space="preserve"> &amp; </w:t>
            </w:r>
            <w:proofErr w:type="spellStart"/>
            <w:r w:rsidR="00657E98" w:rsidRPr="000D3259">
              <w:rPr>
                <w:rFonts w:ascii="Arial" w:eastAsia="Verdana" w:hAnsi="Arial" w:cs="Arial"/>
                <w:noProof w:val="0"/>
                <w:color w:val="000000"/>
                <w:kern w:val="2"/>
                <w:sz w:val="22"/>
                <w:szCs w:val="22"/>
                <w:lang w:eastAsia="id-ID"/>
              </w:rPr>
              <w:t>Pemerintah</w:t>
            </w:r>
            <w:proofErr w:type="spellEnd"/>
            <w:r w:rsidR="00657E98" w:rsidRPr="000D3259">
              <w:rPr>
                <w:rFonts w:ascii="Arial" w:eastAsia="Verdana" w:hAnsi="Arial" w:cs="Arial"/>
                <w:noProof w:val="0"/>
                <w:color w:val="000000"/>
                <w:kern w:val="2"/>
                <w:sz w:val="22"/>
                <w:szCs w:val="22"/>
                <w:lang w:eastAsia="id-ID"/>
              </w:rPr>
              <w:t xml:space="preserve"> di Indonesia.</w:t>
            </w:r>
          </w:p>
          <w:p w14:paraId="6BA359F0" w14:textId="25801016" w:rsidR="00702DEE"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Tipe</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Kamar</w:t>
            </w:r>
            <w:proofErr w:type="spellEnd"/>
            <w:r w:rsidRPr="000D3259">
              <w:rPr>
                <w:rFonts w:ascii="Arial" w:eastAsia="Verdana" w:hAnsi="Arial" w:cs="Arial"/>
                <w:noProof w:val="0"/>
                <w:color w:val="000000"/>
                <w:kern w:val="2"/>
                <w:sz w:val="22"/>
                <w:szCs w:val="22"/>
                <w:lang w:eastAsia="id-ID"/>
              </w:rPr>
              <w:t>: VIP, I, II, III</w:t>
            </w:r>
          </w:p>
          <w:p w14:paraId="74BE48F1" w14:textId="77777777" w:rsidR="00702DEE"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Utama</w:t>
            </w:r>
            <w:r w:rsidRPr="000D3259">
              <w:rPr>
                <w:rFonts w:ascii="Arial" w:eastAsia="Verdana" w:hAnsi="Arial" w:cs="Arial"/>
                <w:noProof w:val="0"/>
                <w:color w:val="000000"/>
                <w:kern w:val="2"/>
                <w:sz w:val="22"/>
                <w:szCs w:val="22"/>
                <w:lang w:eastAsia="id-ID"/>
              </w:rPr>
              <w:t xml:space="preserve">: RJP, RJL, RI, </w:t>
            </w:r>
            <w:proofErr w:type="spellStart"/>
            <w:r w:rsidRPr="000D3259">
              <w:rPr>
                <w:rFonts w:ascii="Arial" w:eastAsia="Verdana" w:hAnsi="Arial" w:cs="Arial"/>
                <w:noProof w:val="0"/>
                <w:color w:val="000000"/>
                <w:kern w:val="2"/>
                <w:sz w:val="22"/>
                <w:szCs w:val="22"/>
                <w:lang w:eastAsia="id-ID"/>
              </w:rPr>
              <w:t>Obat</w:t>
            </w:r>
            <w:proofErr w:type="spellEnd"/>
          </w:p>
          <w:p w14:paraId="43013006" w14:textId="78184EAF" w:rsidR="00702DEE"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Tambahan</w:t>
            </w:r>
            <w:proofErr w:type="spellEnd"/>
            <w:r w:rsidRPr="000D3259">
              <w:rPr>
                <w:rFonts w:ascii="Arial" w:eastAsia="Verdana" w:hAnsi="Arial" w:cs="Arial"/>
                <w:noProof w:val="0"/>
                <w:color w:val="000000"/>
                <w:kern w:val="2"/>
                <w:sz w:val="22"/>
                <w:szCs w:val="22"/>
                <w:lang w:eastAsia="id-ID"/>
              </w:rPr>
              <w:t xml:space="preserve">: </w:t>
            </w:r>
            <w:r w:rsidR="00657E98" w:rsidRPr="000D3259">
              <w:rPr>
                <w:rFonts w:ascii="Arial" w:eastAsia="Verdana" w:hAnsi="Arial" w:cs="Arial"/>
                <w:color w:val="000000"/>
                <w:kern w:val="2"/>
                <w:sz w:val="22"/>
                <w:szCs w:val="22"/>
                <w:lang w:eastAsia="id-ID"/>
              </w:rPr>
              <w:t>Paket Bersalin, Paket Tunjangan Tambahan (Suplemen), Hemodialisis</w:t>
            </w:r>
          </w:p>
          <w:p w14:paraId="1F9C345E" w14:textId="77777777" w:rsidR="00702DEE" w:rsidRPr="000D3259" w:rsidRDefault="00702DEE"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Spesial</w:t>
            </w:r>
            <w:proofErr w:type="spellEnd"/>
            <w:r w:rsidRPr="000D3259">
              <w:rPr>
                <w:rFonts w:ascii="Arial" w:eastAsia="Verdana" w:hAnsi="Arial" w:cs="Arial"/>
                <w:noProof w:val="0"/>
                <w:color w:val="000000"/>
                <w:kern w:val="2"/>
                <w:sz w:val="22"/>
                <w:szCs w:val="22"/>
                <w:lang w:eastAsia="id-ID"/>
              </w:rPr>
              <w:t>: -</w:t>
            </w:r>
          </w:p>
          <w:p w14:paraId="0321EADD" w14:textId="3E7ECB33" w:rsidR="005427CE" w:rsidRPr="000D3259" w:rsidRDefault="00702DEE" w:rsidP="000D3259">
            <w:pPr>
              <w:numPr>
                <w:ilvl w:val="0"/>
                <w:numId w:val="83"/>
              </w:numPr>
              <w:spacing w:line="276" w:lineRule="auto"/>
              <w:ind w:left="157" w:hanging="201"/>
              <w:jc w:val="both"/>
              <w:rPr>
                <w:rFonts w:ascii="Arial" w:eastAsia="Verdana" w:hAnsi="Arial" w:cs="Arial"/>
                <w:color w:val="000000"/>
                <w:kern w:val="2"/>
                <w:sz w:val="22"/>
                <w:szCs w:val="22"/>
                <w:lang w:val="en-ID" w:eastAsia="id-ID"/>
              </w:rPr>
            </w:pPr>
            <w:r w:rsidRPr="000D3259">
              <w:rPr>
                <w:rFonts w:ascii="Arial" w:eastAsia="Verdana" w:hAnsi="Arial" w:cs="Arial"/>
                <w:b/>
                <w:bCs/>
                <w:noProof w:val="0"/>
                <w:color w:val="000000"/>
                <w:kern w:val="2"/>
                <w:sz w:val="22"/>
                <w:szCs w:val="22"/>
                <w:lang w:eastAsia="id-ID"/>
              </w:rPr>
              <w:t>Services</w:t>
            </w:r>
            <w:r w:rsidRPr="000D3259">
              <w:rPr>
                <w:rFonts w:ascii="Arial" w:eastAsia="Verdana" w:hAnsi="Arial" w:cs="Arial"/>
                <w:noProof w:val="0"/>
                <w:color w:val="000000"/>
                <w:kern w:val="2"/>
                <w:sz w:val="22"/>
                <w:szCs w:val="22"/>
                <w:lang w:eastAsia="id-ID"/>
              </w:rPr>
              <w:t xml:space="preserve">: </w:t>
            </w:r>
            <w:r w:rsidRPr="000D3259">
              <w:rPr>
                <w:rFonts w:ascii="Arial" w:eastAsia="Verdana" w:hAnsi="Arial" w:cs="Arial"/>
                <w:color w:val="000000"/>
                <w:kern w:val="2"/>
                <w:sz w:val="22"/>
                <w:szCs w:val="22"/>
                <w:lang w:eastAsia="id-ID"/>
              </w:rPr>
              <w:t>Dengan surat rujukan</w:t>
            </w:r>
          </w:p>
        </w:tc>
      </w:tr>
      <w:tr w:rsidR="005427CE" w:rsidRPr="000D3259" w14:paraId="09F3CE20" w14:textId="77777777" w:rsidTr="00E27CCB">
        <w:tc>
          <w:tcPr>
            <w:tcW w:w="2666" w:type="dxa"/>
          </w:tcPr>
          <w:p w14:paraId="5A6BF1B7"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r w:rsidRPr="000D3259">
              <w:rPr>
                <w:rFonts w:ascii="Arial" w:eastAsia="Verdana" w:hAnsi="Arial" w:cs="Arial"/>
                <w:color w:val="000000"/>
                <w:kern w:val="2"/>
                <w:sz w:val="22"/>
                <w:szCs w:val="22"/>
              </w:rPr>
              <mc:AlternateContent>
                <mc:Choice Requires="wps">
                  <w:drawing>
                    <wp:anchor distT="0" distB="0" distL="114300" distR="114300" simplePos="0" relativeHeight="251667456" behindDoc="0" locked="0" layoutInCell="1" allowOverlap="1" wp14:anchorId="1D107CA6" wp14:editId="1C8A9B5D">
                      <wp:simplePos x="0" y="0"/>
                      <wp:positionH relativeFrom="column">
                        <wp:posOffset>731520</wp:posOffset>
                      </wp:positionH>
                      <wp:positionV relativeFrom="paragraph">
                        <wp:posOffset>71755</wp:posOffset>
                      </wp:positionV>
                      <wp:extent cx="114300" cy="114300"/>
                      <wp:effectExtent l="9525" t="5080" r="9525" b="13970"/>
                      <wp:wrapNone/>
                      <wp:docPr id="3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rect w14:anchorId="0CF98E59" id="Rectangle 80" o:spid="_x0000_s1026" style="position:absolute;margin-left:57.6pt;margin-top:5.65pt;width:9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" filled="f"/>
                  </w:pict>
                </mc:Fallback>
              </mc:AlternateContent>
            </w:r>
          </w:p>
          <w:p w14:paraId="7A24E034" w14:textId="77777777" w:rsidR="005427CE" w:rsidRPr="000D3259" w:rsidRDefault="005427CE" w:rsidP="000D3259">
            <w:pPr>
              <w:spacing w:line="276" w:lineRule="auto"/>
              <w:rPr>
                <w:rFonts w:ascii="Arial" w:eastAsia="Verdana" w:hAnsi="Arial" w:cs="Arial"/>
                <w:noProof w:val="0"/>
                <w:color w:val="000000"/>
                <w:kern w:val="2"/>
                <w:sz w:val="22"/>
                <w:szCs w:val="22"/>
                <w:lang w:eastAsia="id-ID"/>
              </w:rPr>
            </w:pPr>
          </w:p>
          <w:p w14:paraId="73BA2C37" w14:textId="4B6243B8" w:rsidR="005427CE" w:rsidRPr="000D3259" w:rsidRDefault="00E27CCB" w:rsidP="000D3259">
            <w:pPr>
              <w:spacing w:line="276" w:lineRule="auto"/>
              <w:jc w:val="center"/>
              <w:rPr>
                <w:rFonts w:ascii="Arial" w:eastAsia="Verdana" w:hAnsi="Arial" w:cs="Arial"/>
                <w:noProof w:val="0"/>
                <w:color w:val="000000"/>
                <w:kern w:val="2"/>
                <w:sz w:val="22"/>
                <w:szCs w:val="22"/>
                <w:lang w:eastAsia="id-ID"/>
              </w:rPr>
            </w:pPr>
            <w:r w:rsidRPr="000D3259">
              <w:rPr>
                <w:rFonts w:ascii="Arial" w:eastAsia="Verdana" w:hAnsi="Arial" w:cs="Arial"/>
                <w:noProof w:val="0"/>
                <w:color w:val="000000"/>
                <w:kern w:val="2"/>
                <w:sz w:val="22"/>
                <w:szCs w:val="22"/>
                <w:lang w:eastAsia="id-ID"/>
              </w:rPr>
              <w:t>Emerald</w:t>
            </w:r>
          </w:p>
        </w:tc>
        <w:tc>
          <w:tcPr>
            <w:tcW w:w="5523" w:type="dxa"/>
          </w:tcPr>
          <w:p w14:paraId="03F463B9" w14:textId="77777777" w:rsidR="00661059"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r w:rsidRPr="000D3259">
              <w:rPr>
                <w:rFonts w:ascii="Arial" w:eastAsia="Verdana" w:hAnsi="Arial" w:cs="Arial"/>
                <w:b/>
                <w:bCs/>
                <w:noProof w:val="0"/>
                <w:color w:val="000000"/>
                <w:kern w:val="2"/>
                <w:sz w:val="22"/>
                <w:szCs w:val="22"/>
                <w:lang w:eastAsia="id-ID"/>
              </w:rPr>
              <w:t>Region</w:t>
            </w:r>
            <w:r w:rsidRPr="000D3259">
              <w:rPr>
                <w:rFonts w:ascii="Arial" w:eastAsia="Verdana" w:hAnsi="Arial" w:cs="Arial"/>
                <w:noProof w:val="0"/>
                <w:color w:val="000000"/>
                <w:kern w:val="2"/>
                <w:sz w:val="22"/>
                <w:szCs w:val="22"/>
                <w:lang w:eastAsia="id-ID"/>
              </w:rPr>
              <w:t>: Regional/</w:t>
            </w:r>
            <w:proofErr w:type="spellStart"/>
            <w:r w:rsidRPr="000D3259">
              <w:rPr>
                <w:rFonts w:ascii="Arial" w:eastAsia="Verdana" w:hAnsi="Arial" w:cs="Arial"/>
                <w:noProof w:val="0"/>
                <w:color w:val="000000"/>
                <w:kern w:val="2"/>
                <w:sz w:val="22"/>
                <w:szCs w:val="22"/>
                <w:lang w:eastAsia="id-ID"/>
              </w:rPr>
              <w:t>Provinsi</w:t>
            </w:r>
            <w:proofErr w:type="spellEnd"/>
          </w:p>
          <w:p w14:paraId="51A26C13" w14:textId="3FA56728" w:rsidR="00661059" w:rsidRPr="000D3259" w:rsidRDefault="00661059" w:rsidP="000D3259">
            <w:pPr>
              <w:numPr>
                <w:ilvl w:val="0"/>
                <w:numId w:val="83"/>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Rumah</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Sakit</w:t>
            </w:r>
            <w:proofErr w:type="spellEnd"/>
            <w:r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Rumah</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Sakit</w:t>
            </w:r>
            <w:proofErr w:type="spellEnd"/>
            <w:r w:rsidR="00657E98" w:rsidRPr="000D3259">
              <w:rPr>
                <w:rFonts w:ascii="Arial" w:eastAsia="Verdana" w:hAnsi="Arial" w:cs="Arial"/>
                <w:noProof w:val="0"/>
                <w:color w:val="000000"/>
                <w:kern w:val="2"/>
                <w:sz w:val="22"/>
                <w:szCs w:val="22"/>
                <w:lang w:eastAsia="id-ID"/>
              </w:rPr>
              <w:t xml:space="preserve"> </w:t>
            </w:r>
            <w:proofErr w:type="spellStart"/>
            <w:r w:rsidR="00657E98" w:rsidRPr="000D3259">
              <w:rPr>
                <w:rFonts w:ascii="Arial" w:eastAsia="Verdana" w:hAnsi="Arial" w:cs="Arial"/>
                <w:noProof w:val="0"/>
                <w:color w:val="000000"/>
                <w:kern w:val="2"/>
                <w:sz w:val="22"/>
                <w:szCs w:val="22"/>
                <w:lang w:eastAsia="id-ID"/>
              </w:rPr>
              <w:t>Swasta</w:t>
            </w:r>
            <w:proofErr w:type="spellEnd"/>
            <w:r w:rsidR="00657E98" w:rsidRPr="000D3259">
              <w:rPr>
                <w:rFonts w:ascii="Arial" w:eastAsia="Verdana" w:hAnsi="Arial" w:cs="Arial"/>
                <w:noProof w:val="0"/>
                <w:color w:val="000000"/>
                <w:kern w:val="2"/>
                <w:sz w:val="22"/>
                <w:szCs w:val="22"/>
                <w:lang w:eastAsia="id-ID"/>
              </w:rPr>
              <w:t xml:space="preserve"> &amp; </w:t>
            </w:r>
            <w:proofErr w:type="spellStart"/>
            <w:r w:rsidR="00657E98" w:rsidRPr="000D3259">
              <w:rPr>
                <w:rFonts w:ascii="Arial" w:eastAsia="Verdana" w:hAnsi="Arial" w:cs="Arial"/>
                <w:noProof w:val="0"/>
                <w:color w:val="000000"/>
                <w:kern w:val="2"/>
                <w:sz w:val="22"/>
                <w:szCs w:val="22"/>
                <w:lang w:eastAsia="id-ID"/>
              </w:rPr>
              <w:t>Pemerintah</w:t>
            </w:r>
            <w:proofErr w:type="spellEnd"/>
            <w:r w:rsidR="00657E98" w:rsidRPr="000D3259">
              <w:rPr>
                <w:rFonts w:ascii="Arial" w:eastAsia="Verdana" w:hAnsi="Arial" w:cs="Arial"/>
                <w:noProof w:val="0"/>
                <w:color w:val="000000"/>
                <w:kern w:val="2"/>
                <w:sz w:val="22"/>
                <w:szCs w:val="22"/>
                <w:lang w:eastAsia="id-ID"/>
              </w:rPr>
              <w:t xml:space="preserve"> di Indonesia.</w:t>
            </w:r>
          </w:p>
          <w:p w14:paraId="5F18F3C3" w14:textId="77777777" w:rsidR="00661059"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Tipe</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Kamar</w:t>
            </w:r>
            <w:proofErr w:type="spellEnd"/>
            <w:r w:rsidRPr="000D3259">
              <w:rPr>
                <w:rFonts w:ascii="Arial" w:eastAsia="Verdana" w:hAnsi="Arial" w:cs="Arial"/>
                <w:noProof w:val="0"/>
                <w:color w:val="000000"/>
                <w:kern w:val="2"/>
                <w:sz w:val="22"/>
                <w:szCs w:val="22"/>
                <w:lang w:eastAsia="id-ID"/>
              </w:rPr>
              <w:t>: VIP, I, II, III</w:t>
            </w:r>
          </w:p>
          <w:p w14:paraId="5B4C5807" w14:textId="77777777" w:rsidR="00661059"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Utama</w:t>
            </w:r>
            <w:r w:rsidRPr="000D3259">
              <w:rPr>
                <w:rFonts w:ascii="Arial" w:eastAsia="Verdana" w:hAnsi="Arial" w:cs="Arial"/>
                <w:noProof w:val="0"/>
                <w:color w:val="000000"/>
                <w:kern w:val="2"/>
                <w:sz w:val="22"/>
                <w:szCs w:val="22"/>
                <w:lang w:eastAsia="id-ID"/>
              </w:rPr>
              <w:t xml:space="preserve">: RJP, RJL, RI, </w:t>
            </w:r>
            <w:proofErr w:type="spellStart"/>
            <w:r w:rsidRPr="000D3259">
              <w:rPr>
                <w:rFonts w:ascii="Arial" w:eastAsia="Verdana" w:hAnsi="Arial" w:cs="Arial"/>
                <w:noProof w:val="0"/>
                <w:color w:val="000000"/>
                <w:kern w:val="2"/>
                <w:sz w:val="22"/>
                <w:szCs w:val="22"/>
                <w:lang w:eastAsia="id-ID"/>
              </w:rPr>
              <w:t>Obat</w:t>
            </w:r>
            <w:proofErr w:type="spellEnd"/>
          </w:p>
          <w:p w14:paraId="1AD9FCBB" w14:textId="6421D758" w:rsidR="00661059"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Tambahan</w:t>
            </w:r>
            <w:proofErr w:type="spellEnd"/>
            <w:r w:rsidRPr="000D3259">
              <w:rPr>
                <w:rFonts w:ascii="Arial" w:eastAsia="Verdana" w:hAnsi="Arial" w:cs="Arial"/>
                <w:noProof w:val="0"/>
                <w:color w:val="000000"/>
                <w:kern w:val="2"/>
                <w:sz w:val="22"/>
                <w:szCs w:val="22"/>
                <w:lang w:eastAsia="id-ID"/>
              </w:rPr>
              <w:t xml:space="preserve">: </w:t>
            </w:r>
            <w:r w:rsidR="00657E98" w:rsidRPr="000D3259">
              <w:rPr>
                <w:rFonts w:ascii="Arial" w:eastAsia="Verdana" w:hAnsi="Arial" w:cs="Arial"/>
                <w:color w:val="000000"/>
                <w:kern w:val="2"/>
                <w:sz w:val="22"/>
                <w:szCs w:val="22"/>
                <w:lang w:eastAsia="id-ID"/>
              </w:rPr>
              <w:t>Paket Bersalin, Paket Tunjangan Tambahan (Suplemen), Hemodialisis</w:t>
            </w:r>
          </w:p>
          <w:p w14:paraId="37C152E6" w14:textId="77777777" w:rsidR="00661059"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proofErr w:type="spellStart"/>
            <w:r w:rsidRPr="000D3259">
              <w:rPr>
                <w:rFonts w:ascii="Arial" w:eastAsia="Verdana" w:hAnsi="Arial" w:cs="Arial"/>
                <w:b/>
                <w:bCs/>
                <w:noProof w:val="0"/>
                <w:color w:val="000000"/>
                <w:kern w:val="2"/>
                <w:sz w:val="22"/>
                <w:szCs w:val="22"/>
                <w:lang w:eastAsia="id-ID"/>
              </w:rPr>
              <w:t>Manfaat</w:t>
            </w:r>
            <w:proofErr w:type="spellEnd"/>
            <w:r w:rsidRPr="000D3259">
              <w:rPr>
                <w:rFonts w:ascii="Arial" w:eastAsia="Verdana" w:hAnsi="Arial" w:cs="Arial"/>
                <w:b/>
                <w:bCs/>
                <w:noProof w:val="0"/>
                <w:color w:val="000000"/>
                <w:kern w:val="2"/>
                <w:sz w:val="22"/>
                <w:szCs w:val="22"/>
                <w:lang w:eastAsia="id-ID"/>
              </w:rPr>
              <w:t xml:space="preserve"> </w:t>
            </w:r>
            <w:proofErr w:type="spellStart"/>
            <w:r w:rsidRPr="000D3259">
              <w:rPr>
                <w:rFonts w:ascii="Arial" w:eastAsia="Verdana" w:hAnsi="Arial" w:cs="Arial"/>
                <w:b/>
                <w:bCs/>
                <w:noProof w:val="0"/>
                <w:color w:val="000000"/>
                <w:kern w:val="2"/>
                <w:sz w:val="22"/>
                <w:szCs w:val="22"/>
                <w:lang w:eastAsia="id-ID"/>
              </w:rPr>
              <w:t>Spesial</w:t>
            </w:r>
            <w:proofErr w:type="spellEnd"/>
            <w:r w:rsidRPr="000D3259">
              <w:rPr>
                <w:rFonts w:ascii="Arial" w:eastAsia="Verdana" w:hAnsi="Arial" w:cs="Arial"/>
                <w:noProof w:val="0"/>
                <w:color w:val="000000"/>
                <w:kern w:val="2"/>
                <w:sz w:val="22"/>
                <w:szCs w:val="22"/>
                <w:lang w:eastAsia="id-ID"/>
              </w:rPr>
              <w:t>: -</w:t>
            </w:r>
          </w:p>
          <w:p w14:paraId="3D4B39C3" w14:textId="0E96078B" w:rsidR="005427CE" w:rsidRPr="000D3259" w:rsidRDefault="00661059" w:rsidP="000D3259">
            <w:pPr>
              <w:numPr>
                <w:ilvl w:val="0"/>
                <w:numId w:val="84"/>
              </w:numPr>
              <w:spacing w:line="276" w:lineRule="auto"/>
              <w:ind w:left="157" w:hanging="201"/>
              <w:jc w:val="both"/>
              <w:rPr>
                <w:rFonts w:ascii="Arial" w:eastAsia="Verdana" w:hAnsi="Arial" w:cs="Arial"/>
                <w:noProof w:val="0"/>
                <w:color w:val="000000"/>
                <w:kern w:val="2"/>
                <w:sz w:val="22"/>
                <w:szCs w:val="22"/>
                <w:lang w:eastAsia="id-ID"/>
              </w:rPr>
            </w:pPr>
            <w:r w:rsidRPr="000D3259">
              <w:rPr>
                <w:rFonts w:ascii="Arial" w:eastAsia="Verdana" w:hAnsi="Arial" w:cs="Arial"/>
                <w:b/>
                <w:bCs/>
                <w:noProof w:val="0"/>
                <w:color w:val="000000"/>
                <w:kern w:val="2"/>
                <w:sz w:val="22"/>
                <w:szCs w:val="22"/>
                <w:lang w:eastAsia="id-ID"/>
              </w:rPr>
              <w:t>Services</w:t>
            </w:r>
            <w:r w:rsidRPr="000D3259">
              <w:rPr>
                <w:rFonts w:ascii="Arial" w:eastAsia="Verdana" w:hAnsi="Arial" w:cs="Arial"/>
                <w:noProof w:val="0"/>
                <w:color w:val="000000"/>
                <w:kern w:val="2"/>
                <w:sz w:val="22"/>
                <w:szCs w:val="22"/>
                <w:lang w:eastAsia="id-ID"/>
              </w:rPr>
              <w:t xml:space="preserve">: </w:t>
            </w:r>
            <w:proofErr w:type="spellStart"/>
            <w:r w:rsidRPr="000D3259">
              <w:rPr>
                <w:rFonts w:ascii="Arial" w:eastAsia="Verdana" w:hAnsi="Arial" w:cs="Arial"/>
                <w:noProof w:val="0"/>
                <w:color w:val="000000"/>
                <w:kern w:val="2"/>
                <w:sz w:val="22"/>
                <w:szCs w:val="22"/>
                <w:lang w:eastAsia="id-ID"/>
              </w:rPr>
              <w:t>Dengan</w:t>
            </w:r>
            <w:proofErr w:type="spellEnd"/>
            <w:r w:rsidRPr="000D3259">
              <w:rPr>
                <w:rFonts w:ascii="Arial" w:eastAsia="Verdana" w:hAnsi="Arial" w:cs="Arial"/>
                <w:noProof w:val="0"/>
                <w:color w:val="000000"/>
                <w:kern w:val="2"/>
                <w:sz w:val="22"/>
                <w:szCs w:val="22"/>
                <w:lang w:eastAsia="id-ID"/>
              </w:rPr>
              <w:t xml:space="preserve"> </w:t>
            </w:r>
            <w:proofErr w:type="spellStart"/>
            <w:r w:rsidRPr="000D3259">
              <w:rPr>
                <w:rFonts w:ascii="Arial" w:eastAsia="Verdana" w:hAnsi="Arial" w:cs="Arial"/>
                <w:noProof w:val="0"/>
                <w:color w:val="000000"/>
                <w:kern w:val="2"/>
                <w:sz w:val="22"/>
                <w:szCs w:val="22"/>
                <w:lang w:eastAsia="id-ID"/>
              </w:rPr>
              <w:t>surat</w:t>
            </w:r>
            <w:proofErr w:type="spellEnd"/>
            <w:r w:rsidRPr="000D3259">
              <w:rPr>
                <w:rFonts w:ascii="Arial" w:eastAsia="Verdana" w:hAnsi="Arial" w:cs="Arial"/>
                <w:noProof w:val="0"/>
                <w:color w:val="000000"/>
                <w:kern w:val="2"/>
                <w:sz w:val="22"/>
                <w:szCs w:val="22"/>
                <w:lang w:eastAsia="id-ID"/>
              </w:rPr>
              <w:t xml:space="preserve"> </w:t>
            </w:r>
            <w:proofErr w:type="spellStart"/>
            <w:r w:rsidRPr="000D3259">
              <w:rPr>
                <w:rFonts w:ascii="Arial" w:eastAsia="Verdana" w:hAnsi="Arial" w:cs="Arial"/>
                <w:noProof w:val="0"/>
                <w:color w:val="000000"/>
                <w:kern w:val="2"/>
                <w:sz w:val="22"/>
                <w:szCs w:val="22"/>
                <w:lang w:eastAsia="id-ID"/>
              </w:rPr>
              <w:t>rujukan</w:t>
            </w:r>
            <w:proofErr w:type="spellEnd"/>
          </w:p>
        </w:tc>
      </w:tr>
    </w:tbl>
    <w:p w14:paraId="1DE1C570" w14:textId="51A34C0F" w:rsidR="00E13CBF" w:rsidRPr="00E13CBF" w:rsidRDefault="00E13CBF" w:rsidP="00E13CBF">
      <w:pPr>
        <w:spacing w:line="276" w:lineRule="auto"/>
        <w:rPr>
          <w:rFonts w:ascii="Arial" w:hAnsi="Arial" w:cs="Arial"/>
          <w:sz w:val="22"/>
          <w:szCs w:val="22"/>
          <w:lang w:val="sv-SE"/>
        </w:rPr>
      </w:pPr>
    </w:p>
    <w:p w14:paraId="71392CF7" w14:textId="1C3F0680" w:rsidR="00A74C05" w:rsidRPr="00B80D97" w:rsidRDefault="00A74C05" w:rsidP="000D3259">
      <w:pPr>
        <w:pStyle w:val="BodyTextIndent"/>
        <w:numPr>
          <w:ilvl w:val="0"/>
          <w:numId w:val="81"/>
        </w:numPr>
        <w:spacing w:line="276" w:lineRule="auto"/>
        <w:rPr>
          <w:rFonts w:ascii="Arial" w:hAnsi="Arial" w:cs="Arial"/>
          <w:sz w:val="22"/>
          <w:szCs w:val="22"/>
          <w:lang w:val="sv-SE"/>
        </w:rPr>
      </w:pPr>
      <w:r w:rsidRPr="00B80D97">
        <w:rPr>
          <w:rFonts w:ascii="Arial" w:hAnsi="Arial" w:cs="Arial"/>
          <w:sz w:val="22"/>
          <w:szCs w:val="22"/>
          <w:lang w:val="sv-SE"/>
        </w:rPr>
        <w:t>Kartu Peserta Asuransi Kesehatan PT Asuransi BRI Life</w:t>
      </w:r>
      <w:r w:rsidR="00E13CBF">
        <w:rPr>
          <w:rFonts w:ascii="Arial" w:hAnsi="Arial" w:cs="Arial"/>
          <w:sz w:val="22"/>
          <w:szCs w:val="22"/>
          <w:lang w:val="sv-SE"/>
        </w:rPr>
        <w:t xml:space="preserve"> </w:t>
      </w:r>
      <w:r w:rsidRPr="00B80D97">
        <w:rPr>
          <w:rFonts w:ascii="Arial" w:hAnsi="Arial" w:cs="Arial"/>
          <w:sz w:val="22"/>
          <w:szCs w:val="22"/>
          <w:lang w:val="sv-SE"/>
        </w:rPr>
        <w:t>Desain Kartu Peserta (Diamond, Ruby, Shappire, Emerald)</w:t>
      </w:r>
    </w:p>
    <w:tbl>
      <w:tblPr>
        <w:tblStyle w:val="TableGrid"/>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252"/>
      </w:tblGrid>
      <w:tr w:rsidR="000D3259" w:rsidRPr="000D3259" w14:paraId="0874C117" w14:textId="77777777" w:rsidTr="000D3259">
        <w:trPr>
          <w:trHeight w:val="2969"/>
        </w:trPr>
        <w:tc>
          <w:tcPr>
            <w:tcW w:w="4395" w:type="dxa"/>
          </w:tcPr>
          <w:p w14:paraId="54EBAB13" w14:textId="72B89179"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698176" behindDoc="1" locked="0" layoutInCell="1" allowOverlap="1" wp14:anchorId="18B6E879" wp14:editId="3C01320A">
                  <wp:simplePos x="0" y="0"/>
                  <wp:positionH relativeFrom="column">
                    <wp:posOffset>314960</wp:posOffset>
                  </wp:positionH>
                  <wp:positionV relativeFrom="paragraph">
                    <wp:posOffset>175895</wp:posOffset>
                  </wp:positionV>
                  <wp:extent cx="2133600" cy="1292225"/>
                  <wp:effectExtent l="19050" t="0" r="19050" b="403225"/>
                  <wp:wrapTight wrapText="bothSides">
                    <wp:wrapPolygon edited="0">
                      <wp:start x="193" y="0"/>
                      <wp:lineTo x="-193" y="318"/>
                      <wp:lineTo x="-193" y="28022"/>
                      <wp:lineTo x="21600" y="28022"/>
                      <wp:lineTo x="21600" y="4140"/>
                      <wp:lineTo x="21407" y="637"/>
                      <wp:lineTo x="21214" y="0"/>
                      <wp:lineTo x="193"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l="1845" t="4113" r="1623" b="1695"/>
                          <a:stretch/>
                        </pic:blipFill>
                        <pic:spPr bwMode="auto">
                          <a:xfrm>
                            <a:off x="0" y="0"/>
                            <a:ext cx="2133600" cy="1292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2" w:type="dxa"/>
          </w:tcPr>
          <w:p w14:paraId="056B825C" w14:textId="05E2940C"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697152" behindDoc="1" locked="0" layoutInCell="1" allowOverlap="1" wp14:anchorId="14E9796F" wp14:editId="5BE45BF5">
                  <wp:simplePos x="0" y="0"/>
                  <wp:positionH relativeFrom="column">
                    <wp:posOffset>235910</wp:posOffset>
                  </wp:positionH>
                  <wp:positionV relativeFrom="paragraph">
                    <wp:posOffset>220345</wp:posOffset>
                  </wp:positionV>
                  <wp:extent cx="2042795" cy="1247775"/>
                  <wp:effectExtent l="19050" t="0" r="14605" b="390525"/>
                  <wp:wrapTight wrapText="bothSides">
                    <wp:wrapPolygon edited="0">
                      <wp:start x="201" y="0"/>
                      <wp:lineTo x="-201" y="330"/>
                      <wp:lineTo x="-201" y="28031"/>
                      <wp:lineTo x="21553" y="28031"/>
                      <wp:lineTo x="21553" y="5276"/>
                      <wp:lineTo x="21352" y="330"/>
                      <wp:lineTo x="21352" y="0"/>
                      <wp:lineTo x="201"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2889" t="2741"/>
                          <a:stretch/>
                        </pic:blipFill>
                        <pic:spPr bwMode="auto">
                          <a:xfrm>
                            <a:off x="0" y="0"/>
                            <a:ext cx="2042795" cy="12477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D3259" w:rsidRPr="000D3259" w14:paraId="6266ABA8" w14:textId="77777777" w:rsidTr="000D3259">
        <w:tc>
          <w:tcPr>
            <w:tcW w:w="4395" w:type="dxa"/>
          </w:tcPr>
          <w:p w14:paraId="022055A4" w14:textId="77777777" w:rsidR="00A74C05" w:rsidRPr="000D3259" w:rsidRDefault="00A74C05" w:rsidP="000D3259">
            <w:pPr>
              <w:spacing w:line="276" w:lineRule="auto"/>
              <w:rPr>
                <w:rFonts w:ascii="Arial" w:hAnsi="Arial" w:cs="Arial"/>
                <w:sz w:val="22"/>
                <w:szCs w:val="22"/>
              </w:rPr>
            </w:pPr>
          </w:p>
          <w:p w14:paraId="2D823697"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699200" behindDoc="1" locked="0" layoutInCell="1" allowOverlap="1" wp14:anchorId="62A8AE87" wp14:editId="7C3C59CA">
                  <wp:simplePos x="0" y="0"/>
                  <wp:positionH relativeFrom="column">
                    <wp:posOffset>282575</wp:posOffset>
                  </wp:positionH>
                  <wp:positionV relativeFrom="paragraph">
                    <wp:posOffset>123946</wp:posOffset>
                  </wp:positionV>
                  <wp:extent cx="2136140" cy="1282065"/>
                  <wp:effectExtent l="19050" t="0" r="16510" b="394335"/>
                  <wp:wrapTight wrapText="bothSides">
                    <wp:wrapPolygon edited="0">
                      <wp:start x="193" y="0"/>
                      <wp:lineTo x="-193" y="321"/>
                      <wp:lineTo x="-193" y="27923"/>
                      <wp:lineTo x="21574" y="27923"/>
                      <wp:lineTo x="21574" y="4172"/>
                      <wp:lineTo x="21382" y="642"/>
                      <wp:lineTo x="21189" y="0"/>
                      <wp:lineTo x="193"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2182" t="3720"/>
                          <a:stretch/>
                        </pic:blipFill>
                        <pic:spPr bwMode="auto">
                          <a:xfrm>
                            <a:off x="0" y="0"/>
                            <a:ext cx="2136140" cy="12820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2" w:type="dxa"/>
          </w:tcPr>
          <w:p w14:paraId="777519AB"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700224" behindDoc="1" locked="0" layoutInCell="1" allowOverlap="1" wp14:anchorId="324D980A" wp14:editId="65CE82A2">
                  <wp:simplePos x="0" y="0"/>
                  <wp:positionH relativeFrom="column">
                    <wp:posOffset>234795</wp:posOffset>
                  </wp:positionH>
                  <wp:positionV relativeFrom="paragraph">
                    <wp:posOffset>269317</wp:posOffset>
                  </wp:positionV>
                  <wp:extent cx="2128520" cy="1306195"/>
                  <wp:effectExtent l="19050" t="0" r="24130" b="408305"/>
                  <wp:wrapTight wrapText="bothSides">
                    <wp:wrapPolygon edited="0">
                      <wp:start x="193" y="0"/>
                      <wp:lineTo x="-193" y="315"/>
                      <wp:lineTo x="-193" y="28037"/>
                      <wp:lineTo x="21652" y="28037"/>
                      <wp:lineTo x="21652" y="4725"/>
                      <wp:lineTo x="21458" y="945"/>
                      <wp:lineTo x="21265" y="0"/>
                      <wp:lineTo x="193"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28520" cy="13061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tc>
      </w:tr>
      <w:tr w:rsidR="00A74C05" w:rsidRPr="000D3259" w14:paraId="46BEBEA7" w14:textId="77777777" w:rsidTr="000D3259">
        <w:tc>
          <w:tcPr>
            <w:tcW w:w="4395" w:type="dxa"/>
          </w:tcPr>
          <w:p w14:paraId="17D433A9" w14:textId="77777777" w:rsidR="00A74C05" w:rsidRPr="000D3259" w:rsidRDefault="00A74C05" w:rsidP="000D3259">
            <w:pPr>
              <w:spacing w:line="276" w:lineRule="auto"/>
              <w:rPr>
                <w:rFonts w:ascii="Arial" w:hAnsi="Arial" w:cs="Arial"/>
                <w:sz w:val="22"/>
                <w:szCs w:val="22"/>
              </w:rPr>
            </w:pPr>
          </w:p>
          <w:p w14:paraId="42CE95E3"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701248" behindDoc="1" locked="0" layoutInCell="1" allowOverlap="1" wp14:anchorId="3E767A3C" wp14:editId="623C3386">
                  <wp:simplePos x="0" y="0"/>
                  <wp:positionH relativeFrom="column">
                    <wp:posOffset>305988</wp:posOffset>
                  </wp:positionH>
                  <wp:positionV relativeFrom="paragraph">
                    <wp:posOffset>215081</wp:posOffset>
                  </wp:positionV>
                  <wp:extent cx="2072640" cy="1267460"/>
                  <wp:effectExtent l="19050" t="0" r="22860" b="408940"/>
                  <wp:wrapTight wrapText="bothSides">
                    <wp:wrapPolygon edited="0">
                      <wp:start x="199" y="0"/>
                      <wp:lineTo x="-199" y="325"/>
                      <wp:lineTo x="-199" y="28244"/>
                      <wp:lineTo x="21640" y="28244"/>
                      <wp:lineTo x="21640" y="4220"/>
                      <wp:lineTo x="21441" y="649"/>
                      <wp:lineTo x="21243" y="0"/>
                      <wp:lineTo x="199"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t="2321"/>
                          <a:stretch/>
                        </pic:blipFill>
                        <pic:spPr bwMode="auto">
                          <a:xfrm>
                            <a:off x="0" y="0"/>
                            <a:ext cx="2072640" cy="12674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2" w:type="dxa"/>
          </w:tcPr>
          <w:p w14:paraId="0A5907D9" w14:textId="77777777" w:rsidR="00A74C05" w:rsidRPr="000D3259" w:rsidRDefault="00A74C05" w:rsidP="000D3259">
            <w:pPr>
              <w:spacing w:line="276" w:lineRule="auto"/>
              <w:rPr>
                <w:rFonts w:ascii="Arial" w:hAnsi="Arial" w:cs="Arial"/>
                <w:sz w:val="22"/>
                <w:szCs w:val="22"/>
              </w:rPr>
            </w:pPr>
          </w:p>
          <w:p w14:paraId="148ED645"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702272" behindDoc="1" locked="0" layoutInCell="1" allowOverlap="1" wp14:anchorId="3A9192D1" wp14:editId="7DBA2E6B">
                  <wp:simplePos x="0" y="0"/>
                  <wp:positionH relativeFrom="column">
                    <wp:posOffset>278110</wp:posOffset>
                  </wp:positionH>
                  <wp:positionV relativeFrom="paragraph">
                    <wp:posOffset>215716</wp:posOffset>
                  </wp:positionV>
                  <wp:extent cx="2116455" cy="1267460"/>
                  <wp:effectExtent l="19050" t="0" r="17145" b="408940"/>
                  <wp:wrapTight wrapText="bothSides">
                    <wp:wrapPolygon edited="0">
                      <wp:start x="194" y="0"/>
                      <wp:lineTo x="-194" y="325"/>
                      <wp:lineTo x="-194" y="28244"/>
                      <wp:lineTo x="21581" y="28244"/>
                      <wp:lineTo x="21581" y="4220"/>
                      <wp:lineTo x="21386" y="649"/>
                      <wp:lineTo x="21192" y="0"/>
                      <wp:lineTo x="194"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4602" t="2846" b="1819"/>
                          <a:stretch/>
                        </pic:blipFill>
                        <pic:spPr bwMode="auto">
                          <a:xfrm>
                            <a:off x="0" y="0"/>
                            <a:ext cx="2116455" cy="12674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74C05" w:rsidRPr="000D3259" w14:paraId="5FCB638C" w14:textId="77777777" w:rsidTr="000D3259">
        <w:trPr>
          <w:trHeight w:val="2980"/>
        </w:trPr>
        <w:tc>
          <w:tcPr>
            <w:tcW w:w="4395" w:type="dxa"/>
          </w:tcPr>
          <w:p w14:paraId="1EA4DF3E"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703296" behindDoc="1" locked="0" layoutInCell="1" allowOverlap="1" wp14:anchorId="6A93BE8C" wp14:editId="4101EE7B">
                  <wp:simplePos x="0" y="0"/>
                  <wp:positionH relativeFrom="column">
                    <wp:posOffset>245663</wp:posOffset>
                  </wp:positionH>
                  <wp:positionV relativeFrom="paragraph">
                    <wp:posOffset>212725</wp:posOffset>
                  </wp:positionV>
                  <wp:extent cx="2130425" cy="1302385"/>
                  <wp:effectExtent l="19050" t="0" r="22225" b="393065"/>
                  <wp:wrapTight wrapText="bothSides">
                    <wp:wrapPolygon edited="0">
                      <wp:start x="193" y="0"/>
                      <wp:lineTo x="-193" y="316"/>
                      <wp:lineTo x="-193" y="27803"/>
                      <wp:lineTo x="21632" y="27803"/>
                      <wp:lineTo x="21632" y="4107"/>
                      <wp:lineTo x="21439" y="632"/>
                      <wp:lineTo x="21246" y="0"/>
                      <wp:lineTo x="193"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929" r="1090"/>
                          <a:stretch/>
                        </pic:blipFill>
                        <pic:spPr bwMode="auto">
                          <a:xfrm>
                            <a:off x="0" y="0"/>
                            <a:ext cx="2130425" cy="1302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2" w:type="dxa"/>
          </w:tcPr>
          <w:p w14:paraId="36150772" w14:textId="77777777" w:rsidR="00A74C05" w:rsidRPr="000D3259" w:rsidRDefault="00A74C05" w:rsidP="000D3259">
            <w:pPr>
              <w:spacing w:line="276" w:lineRule="auto"/>
              <w:rPr>
                <w:rFonts w:ascii="Arial" w:hAnsi="Arial" w:cs="Arial"/>
                <w:sz w:val="22"/>
                <w:szCs w:val="22"/>
              </w:rPr>
            </w:pPr>
            <w:r w:rsidRPr="000D3259">
              <w:rPr>
                <w:rFonts w:ascii="Arial" w:hAnsi="Arial" w:cs="Arial"/>
                <w:sz w:val="22"/>
                <w:szCs w:val="22"/>
              </w:rPr>
              <w:drawing>
                <wp:anchor distT="0" distB="0" distL="114300" distR="114300" simplePos="0" relativeHeight="251704320" behindDoc="1" locked="0" layoutInCell="1" allowOverlap="1" wp14:anchorId="0226B490" wp14:editId="21E99D8E">
                  <wp:simplePos x="0" y="0"/>
                  <wp:positionH relativeFrom="column">
                    <wp:posOffset>271391</wp:posOffset>
                  </wp:positionH>
                  <wp:positionV relativeFrom="paragraph">
                    <wp:posOffset>243922</wp:posOffset>
                  </wp:positionV>
                  <wp:extent cx="2120900" cy="1271905"/>
                  <wp:effectExtent l="19050" t="0" r="12700" b="404495"/>
                  <wp:wrapTight wrapText="bothSides">
                    <wp:wrapPolygon edited="0">
                      <wp:start x="194" y="0"/>
                      <wp:lineTo x="-194" y="324"/>
                      <wp:lineTo x="-194" y="28146"/>
                      <wp:lineTo x="21535" y="28146"/>
                      <wp:lineTo x="21535" y="4206"/>
                      <wp:lineTo x="21341" y="647"/>
                      <wp:lineTo x="21147" y="0"/>
                      <wp:lineTo x="194"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0900" cy="12719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tc>
      </w:tr>
    </w:tbl>
    <w:p w14:paraId="0A824E92" w14:textId="0D1647A8" w:rsidR="00DD67E9" w:rsidRPr="000D3259" w:rsidRDefault="00DD67E9" w:rsidP="000D3259">
      <w:pPr>
        <w:pStyle w:val="BodyTextIndent"/>
        <w:keepNext w:val="0"/>
        <w:keepLines w:val="0"/>
        <w:tabs>
          <w:tab w:val="clear" w:pos="720"/>
        </w:tabs>
        <w:spacing w:after="0" w:line="276" w:lineRule="auto"/>
        <w:ind w:left="0" w:firstLine="0"/>
        <w:rPr>
          <w:rFonts w:ascii="Arial" w:hAnsi="Arial" w:cs="Arial"/>
          <w:sz w:val="22"/>
          <w:szCs w:val="22"/>
          <w:lang w:val="sv-SE"/>
        </w:rPr>
      </w:pPr>
    </w:p>
    <w:p w14:paraId="774A199A" w14:textId="36D582D3" w:rsidR="00F70093" w:rsidRPr="000D3259" w:rsidRDefault="00AF6BAF" w:rsidP="000D3259">
      <w:pPr>
        <w:pStyle w:val="Heading3"/>
        <w:keepNext w:val="0"/>
        <w:numPr>
          <w:ilvl w:val="0"/>
          <w:numId w:val="85"/>
        </w:numPr>
        <w:spacing w:before="0" w:after="0" w:line="276" w:lineRule="auto"/>
        <w:ind w:left="426" w:hanging="426"/>
        <w:rPr>
          <w:rFonts w:ascii="Arial" w:hAnsi="Arial" w:cs="Arial"/>
          <w:sz w:val="22"/>
          <w:szCs w:val="22"/>
          <w:lang w:val="sv-SE"/>
        </w:rPr>
      </w:pPr>
      <w:r w:rsidRPr="000D3259">
        <w:rPr>
          <w:rFonts w:ascii="Arial" w:hAnsi="Arial" w:cs="Arial"/>
          <w:sz w:val="22"/>
          <w:szCs w:val="22"/>
          <w:lang w:val="sv-SE"/>
        </w:rPr>
        <w:t xml:space="preserve">Pelayanan kesehatan </w:t>
      </w:r>
    </w:p>
    <w:p w14:paraId="70C523FA" w14:textId="77777777" w:rsidR="00F70093" w:rsidRPr="000D3259" w:rsidRDefault="00F70093" w:rsidP="000D3259">
      <w:pPr>
        <w:numPr>
          <w:ilvl w:val="2"/>
          <w:numId w:val="31"/>
        </w:numPr>
        <w:spacing w:line="276" w:lineRule="auto"/>
        <w:ind w:left="851" w:hanging="425"/>
        <w:jc w:val="both"/>
        <w:rPr>
          <w:rFonts w:ascii="Arial" w:hAnsi="Arial" w:cs="Arial"/>
          <w:b/>
          <w:bCs/>
          <w:sz w:val="22"/>
          <w:szCs w:val="22"/>
          <w:lang w:val="sv-SE"/>
        </w:rPr>
      </w:pPr>
      <w:r w:rsidRPr="000D3259">
        <w:rPr>
          <w:rFonts w:ascii="Arial" w:hAnsi="Arial" w:cs="Arial"/>
          <w:b/>
          <w:bCs/>
          <w:sz w:val="22"/>
          <w:szCs w:val="22"/>
          <w:lang w:val="sv-SE"/>
        </w:rPr>
        <w:t>Ruang Lingkup Pelayanan</w:t>
      </w:r>
    </w:p>
    <w:p w14:paraId="28681F12" w14:textId="77777777" w:rsidR="00F70093" w:rsidRPr="000D3259" w:rsidRDefault="00F70093" w:rsidP="000D3259">
      <w:pPr>
        <w:spacing w:line="276" w:lineRule="auto"/>
        <w:ind w:left="1276" w:hanging="425"/>
        <w:jc w:val="both"/>
        <w:rPr>
          <w:rFonts w:ascii="Arial" w:hAnsi="Arial" w:cs="Arial"/>
          <w:sz w:val="22"/>
          <w:szCs w:val="22"/>
          <w:lang w:val="id-ID"/>
        </w:rPr>
      </w:pPr>
      <w:r w:rsidRPr="000D3259">
        <w:rPr>
          <w:rFonts w:ascii="Arial" w:hAnsi="Arial" w:cs="Arial"/>
          <w:sz w:val="22"/>
          <w:szCs w:val="22"/>
          <w:lang w:val="sv-SE"/>
        </w:rPr>
        <w:t xml:space="preserve">Ruang Lingkup Pelayanan </w:t>
      </w:r>
      <w:r w:rsidRPr="000D3259">
        <w:rPr>
          <w:rFonts w:ascii="Arial" w:hAnsi="Arial" w:cs="Arial"/>
          <w:sz w:val="22"/>
          <w:szCs w:val="22"/>
          <w:lang w:val="id-ID"/>
        </w:rPr>
        <w:t xml:space="preserve">di RS </w:t>
      </w:r>
      <w:r w:rsidRPr="000D3259">
        <w:rPr>
          <w:rFonts w:ascii="Arial" w:hAnsi="Arial" w:cs="Arial"/>
          <w:sz w:val="22"/>
          <w:szCs w:val="22"/>
          <w:lang w:val="sv-SE"/>
        </w:rPr>
        <w:t>terdiri atas:</w:t>
      </w:r>
    </w:p>
    <w:p w14:paraId="3D7CCF01" w14:textId="3549FB15" w:rsidR="00F70093" w:rsidRPr="000D3259" w:rsidRDefault="00F70093" w:rsidP="000D3259">
      <w:pPr>
        <w:numPr>
          <w:ilvl w:val="0"/>
          <w:numId w:val="61"/>
        </w:numPr>
        <w:spacing w:line="276" w:lineRule="auto"/>
        <w:ind w:left="1276" w:hanging="425"/>
        <w:jc w:val="both"/>
        <w:rPr>
          <w:rFonts w:ascii="Arial" w:hAnsi="Arial" w:cs="Arial"/>
          <w:sz w:val="22"/>
          <w:szCs w:val="22"/>
          <w:lang w:val="fi-FI"/>
        </w:rPr>
      </w:pPr>
      <w:r w:rsidRPr="000D3259">
        <w:rPr>
          <w:rFonts w:ascii="Arial" w:hAnsi="Arial" w:cs="Arial"/>
          <w:sz w:val="22"/>
          <w:szCs w:val="22"/>
          <w:lang w:val="fi-FI"/>
        </w:rPr>
        <w:t>Rawat Jalan</w:t>
      </w:r>
      <w:r w:rsidR="00657E98" w:rsidRPr="000D3259">
        <w:rPr>
          <w:rFonts w:ascii="Arial" w:hAnsi="Arial" w:cs="Arial"/>
          <w:sz w:val="22"/>
          <w:szCs w:val="22"/>
          <w:lang w:val="fi-FI"/>
        </w:rPr>
        <w:t xml:space="preserve"> Tingkat</w:t>
      </w:r>
      <w:r w:rsidRPr="000D3259">
        <w:rPr>
          <w:rFonts w:ascii="Arial" w:hAnsi="Arial" w:cs="Arial"/>
          <w:sz w:val="22"/>
          <w:szCs w:val="22"/>
          <w:lang w:val="fi-FI"/>
        </w:rPr>
        <w:t xml:space="preserve"> Lanjutan (RJ</w:t>
      </w:r>
      <w:r w:rsidR="003718A8" w:rsidRPr="000D3259">
        <w:rPr>
          <w:rFonts w:ascii="Arial" w:hAnsi="Arial" w:cs="Arial"/>
          <w:sz w:val="22"/>
          <w:szCs w:val="22"/>
          <w:lang w:val="fi-FI"/>
        </w:rPr>
        <w:t>T</w:t>
      </w:r>
      <w:r w:rsidRPr="000D3259">
        <w:rPr>
          <w:rFonts w:ascii="Arial" w:hAnsi="Arial" w:cs="Arial"/>
          <w:sz w:val="22"/>
          <w:szCs w:val="22"/>
          <w:lang w:val="fi-FI"/>
        </w:rPr>
        <w:t>L)</w:t>
      </w:r>
      <w:r w:rsidR="00AC0A9E" w:rsidRPr="000D3259">
        <w:rPr>
          <w:rFonts w:ascii="Arial" w:hAnsi="Arial" w:cs="Arial"/>
          <w:sz w:val="22"/>
          <w:szCs w:val="22"/>
          <w:lang w:val="fi-FI"/>
        </w:rPr>
        <w:t>.</w:t>
      </w:r>
    </w:p>
    <w:p w14:paraId="781E2E8E" w14:textId="2D1978DC" w:rsidR="00F70093" w:rsidRPr="000D3259" w:rsidRDefault="00F70093" w:rsidP="000D3259">
      <w:pPr>
        <w:numPr>
          <w:ilvl w:val="0"/>
          <w:numId w:val="61"/>
        </w:numPr>
        <w:spacing w:line="276" w:lineRule="auto"/>
        <w:ind w:left="1276" w:hanging="425"/>
        <w:jc w:val="both"/>
        <w:rPr>
          <w:rFonts w:ascii="Arial" w:hAnsi="Arial" w:cs="Arial"/>
          <w:sz w:val="22"/>
          <w:szCs w:val="22"/>
          <w:lang w:val="fi-FI"/>
        </w:rPr>
      </w:pPr>
      <w:r w:rsidRPr="000D3259">
        <w:rPr>
          <w:rFonts w:ascii="Arial" w:hAnsi="Arial" w:cs="Arial"/>
          <w:sz w:val="22"/>
          <w:szCs w:val="22"/>
          <w:lang w:val="fi-FI"/>
        </w:rPr>
        <w:t>Rawat Inap (R</w:t>
      </w:r>
      <w:r w:rsidR="007100ED" w:rsidRPr="000D3259">
        <w:rPr>
          <w:rFonts w:ascii="Arial" w:hAnsi="Arial" w:cs="Arial"/>
          <w:sz w:val="22"/>
          <w:szCs w:val="22"/>
          <w:lang w:val="fi-FI"/>
        </w:rPr>
        <w:t>I)</w:t>
      </w:r>
      <w:r w:rsidR="00AC0A9E" w:rsidRPr="000D3259">
        <w:rPr>
          <w:rFonts w:ascii="Arial" w:hAnsi="Arial" w:cs="Arial"/>
          <w:sz w:val="22"/>
          <w:szCs w:val="22"/>
          <w:lang w:val="fi-FI"/>
        </w:rPr>
        <w:t>.</w:t>
      </w:r>
    </w:p>
    <w:p w14:paraId="38ECEB95" w14:textId="0241BF7F" w:rsidR="00C579D9" w:rsidRPr="000D3259" w:rsidRDefault="00C579D9" w:rsidP="000D3259">
      <w:pPr>
        <w:numPr>
          <w:ilvl w:val="0"/>
          <w:numId w:val="61"/>
        </w:numPr>
        <w:spacing w:line="276" w:lineRule="auto"/>
        <w:ind w:left="1276" w:hanging="425"/>
        <w:jc w:val="both"/>
        <w:rPr>
          <w:rFonts w:ascii="Arial" w:hAnsi="Arial" w:cs="Arial"/>
          <w:sz w:val="22"/>
          <w:szCs w:val="22"/>
        </w:rPr>
      </w:pPr>
      <w:r w:rsidRPr="000D3259">
        <w:rPr>
          <w:rFonts w:ascii="Arial" w:hAnsi="Arial" w:cs="Arial"/>
          <w:sz w:val="22"/>
          <w:szCs w:val="22"/>
          <w:lang w:val="id-ID"/>
        </w:rPr>
        <w:t>Pelayanan Obat-obatan</w:t>
      </w:r>
      <w:r w:rsidR="00AC0A9E" w:rsidRPr="000D3259">
        <w:rPr>
          <w:rFonts w:ascii="Arial" w:hAnsi="Arial" w:cs="Arial"/>
          <w:sz w:val="22"/>
          <w:szCs w:val="22"/>
        </w:rPr>
        <w:t>.</w:t>
      </w:r>
    </w:p>
    <w:p w14:paraId="74167F7A" w14:textId="50A5BB90" w:rsidR="00F70093" w:rsidRPr="000D3259" w:rsidRDefault="00F70093" w:rsidP="000D3259">
      <w:pPr>
        <w:numPr>
          <w:ilvl w:val="0"/>
          <w:numId w:val="61"/>
        </w:numPr>
        <w:spacing w:line="276" w:lineRule="auto"/>
        <w:ind w:left="1276" w:hanging="425"/>
        <w:jc w:val="both"/>
        <w:rPr>
          <w:rFonts w:ascii="Arial" w:hAnsi="Arial" w:cs="Arial"/>
          <w:sz w:val="22"/>
          <w:szCs w:val="22"/>
        </w:rPr>
      </w:pPr>
      <w:r w:rsidRPr="000D3259">
        <w:rPr>
          <w:rFonts w:ascii="Arial" w:hAnsi="Arial" w:cs="Arial"/>
          <w:sz w:val="22"/>
          <w:szCs w:val="22"/>
        </w:rPr>
        <w:t>Pelayanan Khusus</w:t>
      </w:r>
      <w:r w:rsidRPr="000D3259">
        <w:rPr>
          <w:rFonts w:ascii="Arial" w:hAnsi="Arial" w:cs="Arial"/>
          <w:sz w:val="22"/>
          <w:szCs w:val="22"/>
          <w:lang w:val="id-ID"/>
        </w:rPr>
        <w:t xml:space="preserve"> dan Canggih</w:t>
      </w:r>
      <w:r w:rsidRPr="000D3259">
        <w:rPr>
          <w:rFonts w:ascii="Arial" w:hAnsi="Arial" w:cs="Arial"/>
          <w:sz w:val="22"/>
          <w:szCs w:val="22"/>
        </w:rPr>
        <w:t xml:space="preserve"> (</w:t>
      </w:r>
      <w:r w:rsidRPr="000D3259">
        <w:rPr>
          <w:rFonts w:ascii="Arial" w:hAnsi="Arial" w:cs="Arial"/>
          <w:i/>
          <w:sz w:val="22"/>
          <w:szCs w:val="22"/>
        </w:rPr>
        <w:t>untuk Produk Diamond,</w:t>
      </w:r>
      <w:r w:rsidR="00657E98" w:rsidRPr="000D3259">
        <w:rPr>
          <w:rFonts w:ascii="Arial" w:hAnsi="Arial" w:cs="Arial"/>
          <w:i/>
          <w:sz w:val="22"/>
          <w:szCs w:val="22"/>
        </w:rPr>
        <w:t>dan Ruby</w:t>
      </w:r>
      <w:r w:rsidRPr="000D3259">
        <w:rPr>
          <w:rFonts w:ascii="Arial" w:hAnsi="Arial" w:cs="Arial"/>
          <w:sz w:val="22"/>
          <w:szCs w:val="22"/>
        </w:rPr>
        <w:t>)</w:t>
      </w:r>
      <w:r w:rsidR="00AC0A9E" w:rsidRPr="000D3259">
        <w:rPr>
          <w:rFonts w:ascii="Arial" w:hAnsi="Arial" w:cs="Arial"/>
          <w:sz w:val="22"/>
          <w:szCs w:val="22"/>
        </w:rPr>
        <w:t>.</w:t>
      </w:r>
    </w:p>
    <w:p w14:paraId="1E256F0C" w14:textId="4A98949D" w:rsidR="00F70093" w:rsidRPr="000D3259" w:rsidRDefault="00F70093" w:rsidP="000D3259">
      <w:pPr>
        <w:numPr>
          <w:ilvl w:val="0"/>
          <w:numId w:val="61"/>
        </w:numPr>
        <w:spacing w:line="276" w:lineRule="auto"/>
        <w:ind w:left="1276" w:hanging="425"/>
        <w:jc w:val="both"/>
        <w:rPr>
          <w:rFonts w:ascii="Arial" w:hAnsi="Arial" w:cs="Arial"/>
          <w:sz w:val="22"/>
          <w:szCs w:val="22"/>
        </w:rPr>
      </w:pPr>
      <w:r w:rsidRPr="000D3259">
        <w:rPr>
          <w:rFonts w:ascii="Arial" w:hAnsi="Arial" w:cs="Arial"/>
          <w:sz w:val="22"/>
          <w:szCs w:val="22"/>
        </w:rPr>
        <w:t>Pelayanan Gawat Darurat</w:t>
      </w:r>
      <w:r w:rsidR="006A557C" w:rsidRPr="000D3259">
        <w:rPr>
          <w:rFonts w:ascii="Arial" w:hAnsi="Arial" w:cs="Arial"/>
          <w:sz w:val="22"/>
          <w:szCs w:val="22"/>
        </w:rPr>
        <w:t xml:space="preserve"> (</w:t>
      </w:r>
      <w:r w:rsidR="006A557C" w:rsidRPr="000D3259">
        <w:rPr>
          <w:rFonts w:ascii="Arial" w:hAnsi="Arial" w:cs="Arial"/>
          <w:i/>
          <w:iCs/>
          <w:sz w:val="22"/>
          <w:szCs w:val="22"/>
        </w:rPr>
        <w:t>emergency</w:t>
      </w:r>
      <w:r w:rsidR="006A557C" w:rsidRPr="000D3259">
        <w:rPr>
          <w:rFonts w:ascii="Arial" w:hAnsi="Arial" w:cs="Arial"/>
          <w:sz w:val="22"/>
          <w:szCs w:val="22"/>
        </w:rPr>
        <w:t>)</w:t>
      </w:r>
      <w:r w:rsidR="00AC0A9E" w:rsidRPr="000D3259">
        <w:rPr>
          <w:rFonts w:ascii="Arial" w:hAnsi="Arial" w:cs="Arial"/>
          <w:sz w:val="22"/>
          <w:szCs w:val="22"/>
        </w:rPr>
        <w:t>.</w:t>
      </w:r>
    </w:p>
    <w:p w14:paraId="1D21DF6D" w14:textId="77777777" w:rsidR="00C579D9" w:rsidRPr="000D3259" w:rsidRDefault="00C579D9" w:rsidP="000D3259">
      <w:pPr>
        <w:numPr>
          <w:ilvl w:val="0"/>
          <w:numId w:val="61"/>
        </w:numPr>
        <w:spacing w:line="276" w:lineRule="auto"/>
        <w:ind w:left="1276" w:hanging="425"/>
        <w:jc w:val="both"/>
        <w:rPr>
          <w:rFonts w:ascii="Arial" w:hAnsi="Arial" w:cs="Arial"/>
          <w:sz w:val="22"/>
          <w:szCs w:val="22"/>
        </w:rPr>
      </w:pPr>
      <w:r w:rsidRPr="000D3259">
        <w:rPr>
          <w:rFonts w:ascii="Arial" w:hAnsi="Arial" w:cs="Arial"/>
          <w:sz w:val="22"/>
          <w:szCs w:val="22"/>
        </w:rPr>
        <w:t>Transfusi Darah.</w:t>
      </w:r>
    </w:p>
    <w:p w14:paraId="378517B0" w14:textId="77777777" w:rsidR="000C405B" w:rsidRPr="000D3259" w:rsidRDefault="000C405B" w:rsidP="000D3259">
      <w:pPr>
        <w:numPr>
          <w:ilvl w:val="0"/>
          <w:numId w:val="61"/>
        </w:numPr>
        <w:spacing w:line="276" w:lineRule="auto"/>
        <w:ind w:left="1276" w:hanging="425"/>
        <w:jc w:val="both"/>
        <w:rPr>
          <w:rFonts w:ascii="Arial" w:hAnsi="Arial" w:cs="Arial"/>
          <w:sz w:val="22"/>
          <w:szCs w:val="22"/>
        </w:rPr>
      </w:pPr>
      <w:r w:rsidRPr="000D3259">
        <w:rPr>
          <w:rFonts w:ascii="Arial" w:hAnsi="Arial" w:cs="Arial"/>
          <w:sz w:val="22"/>
          <w:szCs w:val="22"/>
        </w:rPr>
        <w:t xml:space="preserve">Manfaat </w:t>
      </w:r>
      <w:r w:rsidRPr="000D3259">
        <w:rPr>
          <w:rFonts w:ascii="Arial" w:hAnsi="Arial" w:cs="Arial"/>
          <w:i/>
          <w:sz w:val="22"/>
          <w:szCs w:val="22"/>
        </w:rPr>
        <w:t>Top Up BPJS Kesehatan</w:t>
      </w:r>
    </w:p>
    <w:p w14:paraId="07EA9288" w14:textId="77777777" w:rsidR="00F70093" w:rsidRPr="000D3259" w:rsidRDefault="00F70093" w:rsidP="000D3259">
      <w:pPr>
        <w:tabs>
          <w:tab w:val="left" w:pos="397"/>
          <w:tab w:val="left" w:pos="2340"/>
        </w:tabs>
        <w:spacing w:line="276" w:lineRule="auto"/>
        <w:jc w:val="both"/>
        <w:rPr>
          <w:rFonts w:ascii="Arial" w:hAnsi="Arial" w:cs="Arial"/>
          <w:b/>
          <w:bCs/>
          <w:sz w:val="22"/>
          <w:szCs w:val="22"/>
        </w:rPr>
      </w:pPr>
    </w:p>
    <w:p w14:paraId="4D042BD8" w14:textId="77777777" w:rsidR="00F70093" w:rsidRPr="000D3259" w:rsidRDefault="00F70093" w:rsidP="000D3259">
      <w:pPr>
        <w:numPr>
          <w:ilvl w:val="2"/>
          <w:numId w:val="31"/>
        </w:numPr>
        <w:spacing w:line="276" w:lineRule="auto"/>
        <w:ind w:left="851" w:hanging="425"/>
        <w:jc w:val="both"/>
        <w:rPr>
          <w:rFonts w:ascii="Arial" w:hAnsi="Arial" w:cs="Arial"/>
          <w:b/>
          <w:bCs/>
          <w:sz w:val="22"/>
          <w:szCs w:val="22"/>
          <w:lang w:val="id-ID"/>
        </w:rPr>
      </w:pPr>
      <w:r w:rsidRPr="000D3259">
        <w:rPr>
          <w:rFonts w:ascii="Arial" w:hAnsi="Arial" w:cs="Arial"/>
          <w:b/>
          <w:bCs/>
          <w:sz w:val="22"/>
          <w:szCs w:val="22"/>
          <w:lang w:val="sv-SE"/>
        </w:rPr>
        <w:t>Penjelasan Ruang Lingkup Pelayanan</w:t>
      </w:r>
    </w:p>
    <w:p w14:paraId="53113567" w14:textId="6921312B" w:rsidR="00F70093" w:rsidRPr="000D3259" w:rsidRDefault="00F70093" w:rsidP="000D3259">
      <w:pPr>
        <w:numPr>
          <w:ilvl w:val="2"/>
          <w:numId w:val="20"/>
        </w:numPr>
        <w:tabs>
          <w:tab w:val="clear" w:pos="2340"/>
        </w:tabs>
        <w:spacing w:line="276" w:lineRule="auto"/>
        <w:ind w:left="1276" w:hanging="425"/>
        <w:jc w:val="both"/>
        <w:rPr>
          <w:rFonts w:ascii="Arial" w:hAnsi="Arial" w:cs="Arial"/>
          <w:sz w:val="22"/>
          <w:szCs w:val="22"/>
          <w:lang w:val="fi-FI"/>
        </w:rPr>
      </w:pPr>
      <w:r w:rsidRPr="000D3259">
        <w:rPr>
          <w:rFonts w:ascii="Arial" w:hAnsi="Arial" w:cs="Arial"/>
          <w:sz w:val="22"/>
          <w:szCs w:val="22"/>
          <w:lang w:val="fi-FI"/>
        </w:rPr>
        <w:t>Pelayanan Rawat Jalan</w:t>
      </w:r>
      <w:r w:rsidR="003718A8" w:rsidRPr="000D3259">
        <w:rPr>
          <w:rFonts w:ascii="Arial" w:hAnsi="Arial" w:cs="Arial"/>
          <w:sz w:val="22"/>
          <w:szCs w:val="22"/>
          <w:lang w:val="fi-FI"/>
        </w:rPr>
        <w:t xml:space="preserve"> Tingkat</w:t>
      </w:r>
      <w:r w:rsidR="009F7F48" w:rsidRPr="000D3259">
        <w:rPr>
          <w:rFonts w:ascii="Arial" w:hAnsi="Arial" w:cs="Arial"/>
          <w:sz w:val="22"/>
          <w:szCs w:val="22"/>
          <w:lang w:val="fi-FI"/>
        </w:rPr>
        <w:t xml:space="preserve"> Lanjutan</w:t>
      </w:r>
      <w:r w:rsidR="00DA3F8C" w:rsidRPr="000D3259">
        <w:rPr>
          <w:rFonts w:ascii="Arial" w:hAnsi="Arial" w:cs="Arial"/>
          <w:sz w:val="22"/>
          <w:szCs w:val="22"/>
          <w:lang w:val="fi-FI"/>
        </w:rPr>
        <w:t xml:space="preserve"> </w:t>
      </w:r>
      <w:r w:rsidRPr="000D3259">
        <w:rPr>
          <w:rFonts w:ascii="Arial" w:hAnsi="Arial" w:cs="Arial"/>
          <w:sz w:val="22"/>
          <w:szCs w:val="22"/>
          <w:lang w:val="fi-FI"/>
        </w:rPr>
        <w:t>(RJ</w:t>
      </w:r>
      <w:r w:rsidR="003718A8" w:rsidRPr="000D3259">
        <w:rPr>
          <w:rFonts w:ascii="Arial" w:hAnsi="Arial" w:cs="Arial"/>
          <w:sz w:val="22"/>
          <w:szCs w:val="22"/>
          <w:lang w:val="fi-FI"/>
        </w:rPr>
        <w:t>T</w:t>
      </w:r>
      <w:r w:rsidR="009F7F48" w:rsidRPr="000D3259">
        <w:rPr>
          <w:rFonts w:ascii="Arial" w:hAnsi="Arial" w:cs="Arial"/>
          <w:sz w:val="22"/>
          <w:szCs w:val="22"/>
          <w:lang w:val="fi-FI"/>
        </w:rPr>
        <w:t>L</w:t>
      </w:r>
      <w:r w:rsidRPr="000D3259">
        <w:rPr>
          <w:rFonts w:ascii="Arial" w:hAnsi="Arial" w:cs="Arial"/>
          <w:sz w:val="22"/>
          <w:szCs w:val="22"/>
          <w:lang w:val="fi-FI"/>
        </w:rPr>
        <w:t>)</w:t>
      </w:r>
      <w:r w:rsidR="007100ED" w:rsidRPr="000D3259">
        <w:rPr>
          <w:rFonts w:ascii="Arial" w:hAnsi="Arial" w:cs="Arial"/>
          <w:sz w:val="22"/>
          <w:szCs w:val="22"/>
          <w:lang w:val="fi-FI"/>
        </w:rPr>
        <w:t>:</w:t>
      </w:r>
    </w:p>
    <w:p w14:paraId="563A9917" w14:textId="02450513" w:rsidR="00F70093" w:rsidRPr="000D3259" w:rsidRDefault="00F70093"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Konsultasi medis, penyuluhan kesehatan, pemeriksaan dan pengobatan oleh</w:t>
      </w:r>
      <w:r w:rsidR="007100ED" w:rsidRPr="000D3259">
        <w:rPr>
          <w:rFonts w:ascii="Arial" w:hAnsi="Arial" w:cs="Arial"/>
          <w:sz w:val="22"/>
          <w:szCs w:val="22"/>
          <w:lang w:val="fi-FI"/>
        </w:rPr>
        <w:t xml:space="preserve"> dokter spesialis/sub spesialis</w:t>
      </w:r>
      <w:r w:rsidR="00AC0A9E" w:rsidRPr="000D3259">
        <w:rPr>
          <w:rFonts w:ascii="Arial" w:hAnsi="Arial" w:cs="Arial"/>
          <w:sz w:val="22"/>
          <w:szCs w:val="22"/>
          <w:lang w:val="fi-FI"/>
        </w:rPr>
        <w:t>.</w:t>
      </w:r>
    </w:p>
    <w:p w14:paraId="210FFE0B" w14:textId="36BE802A" w:rsidR="00F70093" w:rsidRPr="000D3259" w:rsidRDefault="00986B62"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Pemeriksaan Penunjang Diagnostik</w:t>
      </w:r>
      <w:r w:rsidR="007100ED" w:rsidRPr="000D3259">
        <w:rPr>
          <w:rFonts w:ascii="Arial" w:hAnsi="Arial" w:cs="Arial"/>
          <w:sz w:val="22"/>
          <w:szCs w:val="22"/>
          <w:lang w:val="fi-FI"/>
        </w:rPr>
        <w:t xml:space="preserve"> sederhana sampai canggih</w:t>
      </w:r>
      <w:r w:rsidR="00AC0A9E" w:rsidRPr="000D3259">
        <w:rPr>
          <w:rFonts w:ascii="Arial" w:hAnsi="Arial" w:cs="Arial"/>
          <w:sz w:val="22"/>
          <w:szCs w:val="22"/>
          <w:lang w:val="fi-FI"/>
        </w:rPr>
        <w:t>.</w:t>
      </w:r>
    </w:p>
    <w:p w14:paraId="7D91BB0B" w14:textId="658D64AB" w:rsidR="00F70093" w:rsidRPr="000D3259" w:rsidRDefault="007100ED"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Tindakan </w:t>
      </w:r>
      <w:r w:rsidR="00623FD9" w:rsidRPr="000D3259">
        <w:rPr>
          <w:rFonts w:ascii="Arial" w:hAnsi="Arial" w:cs="Arial"/>
          <w:sz w:val="22"/>
          <w:szCs w:val="22"/>
          <w:lang w:val="fi-FI"/>
        </w:rPr>
        <w:t>Medis</w:t>
      </w:r>
      <w:r w:rsidR="00AC0A9E" w:rsidRPr="000D3259">
        <w:rPr>
          <w:rFonts w:ascii="Arial" w:hAnsi="Arial" w:cs="Arial"/>
          <w:sz w:val="22"/>
          <w:szCs w:val="22"/>
          <w:lang w:val="fi-FI"/>
        </w:rPr>
        <w:t>.</w:t>
      </w:r>
    </w:p>
    <w:p w14:paraId="5AC18709" w14:textId="6EAD6657" w:rsidR="00F70093" w:rsidRPr="000D3259" w:rsidRDefault="007100ED"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Rehabilitasi medis</w:t>
      </w:r>
      <w:r w:rsidR="00AC0A9E" w:rsidRPr="000D3259">
        <w:rPr>
          <w:rFonts w:ascii="Arial" w:hAnsi="Arial" w:cs="Arial"/>
          <w:sz w:val="22"/>
          <w:szCs w:val="22"/>
          <w:lang w:val="fi-FI"/>
        </w:rPr>
        <w:t>.</w:t>
      </w:r>
    </w:p>
    <w:p w14:paraId="4D664FCB" w14:textId="5217583A" w:rsidR="00D825EE" w:rsidRPr="000D3259" w:rsidRDefault="00F70093"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Pel</w:t>
      </w:r>
      <w:r w:rsidR="007100ED" w:rsidRPr="000D3259">
        <w:rPr>
          <w:rFonts w:ascii="Arial" w:hAnsi="Arial" w:cs="Arial"/>
          <w:sz w:val="22"/>
          <w:szCs w:val="22"/>
          <w:lang w:val="fi-FI"/>
        </w:rPr>
        <w:t>ayanan kesehatan gigi dan mulut</w:t>
      </w:r>
      <w:r w:rsidR="00AC0A9E" w:rsidRPr="000D3259">
        <w:rPr>
          <w:rFonts w:ascii="Arial" w:hAnsi="Arial" w:cs="Arial"/>
          <w:sz w:val="22"/>
          <w:szCs w:val="22"/>
          <w:lang w:val="fi-FI"/>
        </w:rPr>
        <w:t>.</w:t>
      </w:r>
    </w:p>
    <w:p w14:paraId="690FEB52" w14:textId="4CC048AB" w:rsidR="00167F8F" w:rsidRPr="000D3259" w:rsidRDefault="00F70093"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rPr>
        <w:t xml:space="preserve">Pemberian obat-obatan </w:t>
      </w:r>
      <w:r w:rsidR="00300527" w:rsidRPr="000D3259">
        <w:rPr>
          <w:rFonts w:ascii="Arial" w:hAnsi="Arial" w:cs="Arial"/>
          <w:sz w:val="22"/>
          <w:szCs w:val="22"/>
        </w:rPr>
        <w:t xml:space="preserve">dengan </w:t>
      </w:r>
      <w:r w:rsidR="00D825EE" w:rsidRPr="000D3259">
        <w:rPr>
          <w:rFonts w:ascii="Arial" w:hAnsi="Arial" w:cs="Arial"/>
          <w:sz w:val="22"/>
          <w:szCs w:val="22"/>
        </w:rPr>
        <w:t>mengutama</w:t>
      </w:r>
      <w:r w:rsidR="00895E7A" w:rsidRPr="000D3259">
        <w:rPr>
          <w:rFonts w:ascii="Arial" w:hAnsi="Arial" w:cs="Arial"/>
          <w:sz w:val="22"/>
          <w:szCs w:val="22"/>
        </w:rPr>
        <w:t>ka</w:t>
      </w:r>
      <w:r w:rsidR="00D825EE" w:rsidRPr="000D3259">
        <w:rPr>
          <w:rFonts w:ascii="Arial" w:hAnsi="Arial" w:cs="Arial"/>
          <w:sz w:val="22"/>
          <w:szCs w:val="22"/>
        </w:rPr>
        <w:t xml:space="preserve">n </w:t>
      </w:r>
      <w:r w:rsidR="0052295B" w:rsidRPr="000D3259">
        <w:rPr>
          <w:rFonts w:ascii="Arial" w:hAnsi="Arial" w:cs="Arial"/>
          <w:sz w:val="22"/>
          <w:szCs w:val="22"/>
        </w:rPr>
        <w:t>Formularium Nasional (Fornas)</w:t>
      </w:r>
      <w:r w:rsidR="002D263E">
        <w:rPr>
          <w:rFonts w:ascii="Arial" w:hAnsi="Arial" w:cs="Arial"/>
          <w:sz w:val="22"/>
          <w:szCs w:val="22"/>
        </w:rPr>
        <w:t xml:space="preserve"> dan/</w:t>
      </w:r>
      <w:r w:rsidR="00520430" w:rsidRPr="000D3259">
        <w:rPr>
          <w:rFonts w:ascii="Arial" w:hAnsi="Arial" w:cs="Arial"/>
          <w:sz w:val="22"/>
          <w:szCs w:val="22"/>
        </w:rPr>
        <w:t>atau Formularium Rumah Sakit</w:t>
      </w:r>
      <w:r w:rsidR="00AC0A9E" w:rsidRPr="000D3259">
        <w:rPr>
          <w:rFonts w:ascii="Arial" w:hAnsi="Arial" w:cs="Arial"/>
          <w:sz w:val="22"/>
          <w:szCs w:val="22"/>
        </w:rPr>
        <w:t>.</w:t>
      </w:r>
    </w:p>
    <w:p w14:paraId="22C39B0F" w14:textId="4C70DA79" w:rsidR="00F70093" w:rsidRPr="000D3259" w:rsidRDefault="00167F8F"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rPr>
        <w:t xml:space="preserve">Pemberian obat-obatan sitostatika atau kanker mengacu pada </w:t>
      </w:r>
      <w:r w:rsidR="0052295B" w:rsidRPr="000D3259">
        <w:rPr>
          <w:rFonts w:ascii="Arial" w:hAnsi="Arial" w:cs="Arial"/>
          <w:sz w:val="22"/>
          <w:szCs w:val="22"/>
        </w:rPr>
        <w:t>Formularium Nasional (Fornas)</w:t>
      </w:r>
      <w:r w:rsidR="00520430" w:rsidRPr="000D3259">
        <w:rPr>
          <w:rFonts w:ascii="Arial" w:hAnsi="Arial" w:cs="Arial"/>
          <w:sz w:val="22"/>
          <w:szCs w:val="22"/>
        </w:rPr>
        <w:t xml:space="preserve"> dan/ atau Formularium Rumah Sakit</w:t>
      </w:r>
      <w:r w:rsidR="00AC0A9E" w:rsidRPr="000D3259">
        <w:rPr>
          <w:rFonts w:ascii="Arial" w:hAnsi="Arial" w:cs="Arial"/>
          <w:sz w:val="22"/>
          <w:szCs w:val="22"/>
        </w:rPr>
        <w:t>.</w:t>
      </w:r>
    </w:p>
    <w:p w14:paraId="45204200" w14:textId="604BF23D" w:rsidR="00F70093" w:rsidRPr="000D3259" w:rsidRDefault="00F70093"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Bahan dan </w:t>
      </w:r>
      <w:r w:rsidR="00F34AE3" w:rsidRPr="000D3259">
        <w:rPr>
          <w:rFonts w:ascii="Arial" w:hAnsi="Arial" w:cs="Arial"/>
          <w:sz w:val="22"/>
          <w:szCs w:val="22"/>
          <w:lang w:val="fi-FI"/>
        </w:rPr>
        <w:t xml:space="preserve">Alat Kesehatan </w:t>
      </w:r>
      <w:r w:rsidR="0009189E" w:rsidRPr="000D3259">
        <w:rPr>
          <w:rFonts w:ascii="Arial" w:hAnsi="Arial" w:cs="Arial"/>
          <w:sz w:val="22"/>
          <w:szCs w:val="22"/>
          <w:lang w:val="fi-FI"/>
        </w:rPr>
        <w:t xml:space="preserve">Habis Pakai </w:t>
      </w:r>
      <w:r w:rsidR="007100ED" w:rsidRPr="000D3259">
        <w:rPr>
          <w:rFonts w:ascii="Arial" w:hAnsi="Arial" w:cs="Arial"/>
          <w:sz w:val="22"/>
          <w:szCs w:val="22"/>
          <w:lang w:val="fi-FI"/>
        </w:rPr>
        <w:t>(BAHP)</w:t>
      </w:r>
      <w:r w:rsidR="00AC0A9E" w:rsidRPr="000D3259">
        <w:rPr>
          <w:rFonts w:ascii="Arial" w:hAnsi="Arial" w:cs="Arial"/>
          <w:sz w:val="22"/>
          <w:szCs w:val="22"/>
          <w:lang w:val="fi-FI"/>
        </w:rPr>
        <w:t>.</w:t>
      </w:r>
    </w:p>
    <w:p w14:paraId="0190D2A5" w14:textId="6CF655D3" w:rsidR="00F70093" w:rsidRPr="000D3259" w:rsidRDefault="00F70093" w:rsidP="000D3259">
      <w:pPr>
        <w:numPr>
          <w:ilvl w:val="0"/>
          <w:numId w:val="22"/>
        </w:numPr>
        <w:spacing w:line="276" w:lineRule="auto"/>
        <w:ind w:left="1701" w:hanging="425"/>
        <w:jc w:val="both"/>
        <w:rPr>
          <w:rFonts w:ascii="Arial" w:hAnsi="Arial" w:cs="Arial"/>
          <w:sz w:val="22"/>
          <w:szCs w:val="22"/>
        </w:rPr>
      </w:pPr>
      <w:r w:rsidRPr="000D3259">
        <w:rPr>
          <w:rFonts w:ascii="Arial" w:hAnsi="Arial" w:cs="Arial"/>
          <w:sz w:val="22"/>
          <w:szCs w:val="22"/>
        </w:rPr>
        <w:t xml:space="preserve">Pelayanan </w:t>
      </w:r>
      <w:r w:rsidR="006A557C" w:rsidRPr="000D3259">
        <w:rPr>
          <w:rFonts w:ascii="Arial" w:hAnsi="Arial" w:cs="Arial"/>
          <w:sz w:val="22"/>
          <w:szCs w:val="22"/>
        </w:rPr>
        <w:t>G</w:t>
      </w:r>
      <w:r w:rsidRPr="000D3259">
        <w:rPr>
          <w:rFonts w:ascii="Arial" w:hAnsi="Arial" w:cs="Arial"/>
          <w:sz w:val="22"/>
          <w:szCs w:val="22"/>
        </w:rPr>
        <w:t xml:space="preserve">awat </w:t>
      </w:r>
      <w:r w:rsidR="006A557C" w:rsidRPr="000D3259">
        <w:rPr>
          <w:rFonts w:ascii="Arial" w:hAnsi="Arial" w:cs="Arial"/>
          <w:sz w:val="22"/>
          <w:szCs w:val="22"/>
        </w:rPr>
        <w:t>D</w:t>
      </w:r>
      <w:r w:rsidRPr="000D3259">
        <w:rPr>
          <w:rFonts w:ascii="Arial" w:hAnsi="Arial" w:cs="Arial"/>
          <w:sz w:val="22"/>
          <w:szCs w:val="22"/>
        </w:rPr>
        <w:t xml:space="preserve">arurat dengan kriteria </w:t>
      </w:r>
      <w:r w:rsidRPr="000D3259">
        <w:rPr>
          <w:rFonts w:ascii="Arial" w:hAnsi="Arial" w:cs="Arial"/>
          <w:i/>
          <w:sz w:val="22"/>
          <w:szCs w:val="22"/>
        </w:rPr>
        <w:t>emergency</w:t>
      </w:r>
      <w:r w:rsidR="00AC0A9E" w:rsidRPr="000D3259">
        <w:rPr>
          <w:rFonts w:ascii="Arial" w:hAnsi="Arial" w:cs="Arial"/>
          <w:sz w:val="22"/>
          <w:szCs w:val="22"/>
        </w:rPr>
        <w:t>.</w:t>
      </w:r>
    </w:p>
    <w:p w14:paraId="2BEDB2D9" w14:textId="6C65E44E" w:rsidR="00F70093" w:rsidRPr="000D3259" w:rsidRDefault="00F70093" w:rsidP="000D3259">
      <w:pPr>
        <w:numPr>
          <w:ilvl w:val="0"/>
          <w:numId w:val="22"/>
        </w:numPr>
        <w:spacing w:line="276" w:lineRule="auto"/>
        <w:ind w:left="1701" w:hanging="425"/>
        <w:jc w:val="both"/>
        <w:rPr>
          <w:rFonts w:ascii="Arial" w:hAnsi="Arial" w:cs="Arial"/>
          <w:sz w:val="22"/>
          <w:szCs w:val="22"/>
        </w:rPr>
      </w:pPr>
      <w:r w:rsidRPr="000D3259">
        <w:rPr>
          <w:rFonts w:ascii="Arial" w:hAnsi="Arial" w:cs="Arial"/>
          <w:sz w:val="22"/>
          <w:szCs w:val="22"/>
        </w:rPr>
        <w:t xml:space="preserve">Pemberian </w:t>
      </w:r>
      <w:r w:rsidR="0076279E" w:rsidRPr="000D3259">
        <w:rPr>
          <w:rFonts w:ascii="Arial" w:hAnsi="Arial" w:cs="Arial"/>
          <w:sz w:val="22"/>
          <w:szCs w:val="22"/>
        </w:rPr>
        <w:t>Rujukan</w:t>
      </w:r>
      <w:r w:rsidR="007100ED" w:rsidRPr="000D3259">
        <w:rPr>
          <w:rFonts w:ascii="Arial" w:hAnsi="Arial" w:cs="Arial"/>
          <w:sz w:val="22"/>
          <w:szCs w:val="22"/>
        </w:rPr>
        <w:t xml:space="preserve"> ke </w:t>
      </w:r>
      <w:r w:rsidR="00403255" w:rsidRPr="000D3259">
        <w:rPr>
          <w:rFonts w:ascii="Arial" w:hAnsi="Arial" w:cs="Arial"/>
          <w:sz w:val="22"/>
          <w:szCs w:val="22"/>
        </w:rPr>
        <w:t>Provider</w:t>
      </w:r>
      <w:r w:rsidR="007100ED" w:rsidRPr="000D3259">
        <w:rPr>
          <w:rFonts w:ascii="Arial" w:hAnsi="Arial" w:cs="Arial"/>
          <w:sz w:val="22"/>
          <w:szCs w:val="22"/>
        </w:rPr>
        <w:t xml:space="preserve"> lebih tinggi</w:t>
      </w:r>
      <w:r w:rsidR="00AC0A9E" w:rsidRPr="000D3259">
        <w:rPr>
          <w:rFonts w:ascii="Arial" w:hAnsi="Arial" w:cs="Arial"/>
          <w:sz w:val="22"/>
          <w:szCs w:val="22"/>
        </w:rPr>
        <w:t>.</w:t>
      </w:r>
    </w:p>
    <w:p w14:paraId="58F2FD6F" w14:textId="6B9BA039" w:rsidR="00F70093" w:rsidRPr="000D3259" w:rsidRDefault="00F70093" w:rsidP="000D3259">
      <w:pPr>
        <w:numPr>
          <w:ilvl w:val="0"/>
          <w:numId w:val="22"/>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Pemberian </w:t>
      </w:r>
      <w:r w:rsidR="0076279E" w:rsidRPr="000D3259">
        <w:rPr>
          <w:rFonts w:ascii="Arial" w:hAnsi="Arial" w:cs="Arial"/>
          <w:sz w:val="22"/>
          <w:szCs w:val="22"/>
          <w:lang w:val="fi-FI"/>
        </w:rPr>
        <w:t>Rujukan</w:t>
      </w:r>
      <w:r w:rsidR="00DA3F8C" w:rsidRPr="000D3259">
        <w:rPr>
          <w:rFonts w:ascii="Arial" w:hAnsi="Arial" w:cs="Arial"/>
          <w:sz w:val="22"/>
          <w:szCs w:val="22"/>
          <w:lang w:val="fi-FI"/>
        </w:rPr>
        <w:t xml:space="preserve"> </w:t>
      </w:r>
      <w:r w:rsidR="00D825EE" w:rsidRPr="000D3259">
        <w:rPr>
          <w:rFonts w:ascii="Arial" w:hAnsi="Arial" w:cs="Arial"/>
          <w:sz w:val="22"/>
          <w:szCs w:val="22"/>
          <w:lang w:val="fi-FI"/>
        </w:rPr>
        <w:t>balik ke tingkat pertama</w:t>
      </w:r>
      <w:r w:rsidR="00AC0A9E" w:rsidRPr="000D3259">
        <w:rPr>
          <w:rFonts w:ascii="Arial" w:hAnsi="Arial" w:cs="Arial"/>
          <w:sz w:val="22"/>
          <w:szCs w:val="22"/>
          <w:lang w:val="fi-FI"/>
        </w:rPr>
        <w:t>.</w:t>
      </w:r>
    </w:p>
    <w:p w14:paraId="7CF15F0E" w14:textId="77777777" w:rsidR="002B6354" w:rsidRPr="000D3259" w:rsidRDefault="00C579D9" w:rsidP="000D3259">
      <w:pPr>
        <w:numPr>
          <w:ilvl w:val="0"/>
          <w:numId w:val="22"/>
        </w:numPr>
        <w:spacing w:line="276" w:lineRule="auto"/>
        <w:ind w:left="1701" w:hanging="425"/>
        <w:jc w:val="both"/>
        <w:rPr>
          <w:rFonts w:ascii="Arial" w:hAnsi="Arial" w:cs="Arial"/>
          <w:i/>
          <w:sz w:val="22"/>
          <w:szCs w:val="22"/>
          <w:lang w:val="fi-FI"/>
        </w:rPr>
      </w:pPr>
      <w:r w:rsidRPr="000D3259">
        <w:rPr>
          <w:rFonts w:ascii="Arial" w:hAnsi="Arial" w:cs="Arial"/>
          <w:sz w:val="22"/>
          <w:szCs w:val="22"/>
          <w:lang w:val="fi-FI"/>
        </w:rPr>
        <w:t xml:space="preserve">Pelayanan </w:t>
      </w:r>
      <w:r w:rsidRPr="000D3259">
        <w:rPr>
          <w:rFonts w:ascii="Arial" w:hAnsi="Arial" w:cs="Arial"/>
          <w:i/>
          <w:sz w:val="22"/>
          <w:szCs w:val="22"/>
          <w:lang w:val="fi-FI"/>
        </w:rPr>
        <w:t>One Day Care</w:t>
      </w:r>
      <w:r w:rsidR="00D825EE" w:rsidRPr="000D3259">
        <w:rPr>
          <w:rFonts w:ascii="Arial" w:hAnsi="Arial" w:cs="Arial"/>
          <w:i/>
          <w:sz w:val="22"/>
          <w:szCs w:val="22"/>
          <w:lang w:val="fi-FI"/>
        </w:rPr>
        <w:t>.</w:t>
      </w:r>
    </w:p>
    <w:p w14:paraId="52D8886E" w14:textId="07AACF0A" w:rsidR="002B6354" w:rsidRPr="000D3259" w:rsidRDefault="002B6354" w:rsidP="000D3259">
      <w:pPr>
        <w:numPr>
          <w:ilvl w:val="0"/>
          <w:numId w:val="22"/>
        </w:numPr>
        <w:spacing w:line="276" w:lineRule="auto"/>
        <w:ind w:left="1701" w:hanging="425"/>
        <w:jc w:val="both"/>
        <w:rPr>
          <w:rFonts w:ascii="Arial" w:hAnsi="Arial" w:cs="Arial"/>
          <w:i/>
          <w:color w:val="000000"/>
          <w:sz w:val="22"/>
          <w:szCs w:val="22"/>
          <w:lang w:val="fi-FI"/>
        </w:rPr>
      </w:pPr>
      <w:r w:rsidRPr="000D3259">
        <w:rPr>
          <w:rFonts w:ascii="Arial" w:hAnsi="Arial" w:cs="Arial"/>
          <w:color w:val="000000"/>
          <w:sz w:val="22"/>
          <w:szCs w:val="22"/>
        </w:rPr>
        <w:t>Dalam hal</w:t>
      </w:r>
      <w:r w:rsidRPr="000D3259">
        <w:rPr>
          <w:rFonts w:ascii="Arial" w:hAnsi="Arial" w:cs="Arial"/>
          <w:b/>
          <w:color w:val="000000"/>
          <w:sz w:val="22"/>
          <w:szCs w:val="22"/>
        </w:rPr>
        <w:t xml:space="preserve"> PIHAK KEDUA </w:t>
      </w:r>
      <w:r w:rsidRPr="000D3259">
        <w:rPr>
          <w:rFonts w:ascii="Arial" w:hAnsi="Arial" w:cs="Arial"/>
          <w:color w:val="000000"/>
          <w:sz w:val="22"/>
          <w:szCs w:val="22"/>
        </w:rPr>
        <w:t xml:space="preserve">menyediakan layanan </w:t>
      </w:r>
      <w:r w:rsidR="00594762" w:rsidRPr="000D3259">
        <w:rPr>
          <w:rFonts w:ascii="Arial" w:hAnsi="Arial" w:cs="Arial"/>
          <w:i/>
          <w:color w:val="000000"/>
          <w:sz w:val="22"/>
          <w:szCs w:val="22"/>
        </w:rPr>
        <w:t>Telemedicine</w:t>
      </w:r>
      <w:r w:rsidRPr="000D3259">
        <w:rPr>
          <w:rFonts w:ascii="Arial" w:hAnsi="Arial" w:cs="Arial"/>
          <w:color w:val="000000"/>
          <w:sz w:val="22"/>
          <w:szCs w:val="22"/>
        </w:rPr>
        <w:t>, maka</w:t>
      </w:r>
      <w:r w:rsidRPr="000D3259">
        <w:rPr>
          <w:rFonts w:ascii="Arial" w:hAnsi="Arial" w:cs="Arial"/>
          <w:i/>
          <w:color w:val="000000"/>
          <w:sz w:val="22"/>
          <w:szCs w:val="22"/>
          <w:lang w:val="en-ID"/>
        </w:rPr>
        <w:t xml:space="preserve"> </w:t>
      </w:r>
      <w:r w:rsidRPr="000D3259">
        <w:rPr>
          <w:rFonts w:ascii="Arial" w:hAnsi="Arial" w:cs="Arial"/>
          <w:color w:val="000000"/>
          <w:sz w:val="22"/>
          <w:szCs w:val="22"/>
          <w:lang w:val="en-ID"/>
        </w:rPr>
        <w:t>lingkup pelayanan sebagai berikut</w:t>
      </w:r>
      <w:r w:rsidR="00CA38C8" w:rsidRPr="000D3259">
        <w:rPr>
          <w:rFonts w:ascii="Arial" w:hAnsi="Arial" w:cs="Arial"/>
          <w:color w:val="000000"/>
          <w:sz w:val="22"/>
          <w:szCs w:val="22"/>
          <w:lang w:val="en-ID"/>
        </w:rPr>
        <w:t>:</w:t>
      </w:r>
    </w:p>
    <w:p w14:paraId="57F6D6FA" w14:textId="16CD2F9C" w:rsidR="00897F6A" w:rsidRPr="000D3259" w:rsidRDefault="002B6354" w:rsidP="000D3259">
      <w:pPr>
        <w:numPr>
          <w:ilvl w:val="0"/>
          <w:numId w:val="56"/>
        </w:numPr>
        <w:spacing w:line="276" w:lineRule="auto"/>
        <w:ind w:left="2127" w:hanging="426"/>
        <w:jc w:val="both"/>
        <w:rPr>
          <w:rFonts w:ascii="Arial" w:eastAsia="Calibri" w:hAnsi="Arial" w:cs="Arial"/>
          <w:sz w:val="22"/>
          <w:szCs w:val="22"/>
          <w:lang w:val="id-ID"/>
        </w:rPr>
      </w:pPr>
      <w:r w:rsidRPr="000D3259">
        <w:rPr>
          <w:rFonts w:ascii="Arial" w:eastAsia="Calibri" w:hAnsi="Arial" w:cs="Arial"/>
          <w:color w:val="000000"/>
          <w:sz w:val="22"/>
          <w:szCs w:val="22"/>
          <w:lang w:val="en-ID"/>
        </w:rPr>
        <w:t>K</w:t>
      </w:r>
      <w:r w:rsidRPr="000D3259">
        <w:rPr>
          <w:rFonts w:ascii="Arial" w:eastAsia="Calibri" w:hAnsi="Arial" w:cs="Arial"/>
          <w:color w:val="000000"/>
          <w:sz w:val="22"/>
          <w:szCs w:val="22"/>
          <w:lang w:val="id-ID"/>
        </w:rPr>
        <w:t>onsultasi</w:t>
      </w:r>
      <w:r w:rsidRPr="000D3259">
        <w:rPr>
          <w:rFonts w:ascii="Arial" w:eastAsia="Calibri" w:hAnsi="Arial" w:cs="Arial"/>
          <w:sz w:val="22"/>
          <w:szCs w:val="22"/>
          <w:lang w:val="id-ID"/>
        </w:rPr>
        <w:t xml:space="preserve"> medis dan penyuluhan kesehatan pengobatan oleh dokter</w:t>
      </w:r>
      <w:r w:rsidRPr="000D3259">
        <w:rPr>
          <w:rFonts w:ascii="Arial" w:eastAsia="Calibri" w:hAnsi="Arial" w:cs="Arial"/>
          <w:sz w:val="22"/>
          <w:szCs w:val="22"/>
          <w:lang w:val="en-ID"/>
        </w:rPr>
        <w:t xml:space="preserve"> yang terdaftar di </w:t>
      </w:r>
      <w:r w:rsidRPr="000D3259">
        <w:rPr>
          <w:rFonts w:ascii="Arial" w:eastAsia="Calibri" w:hAnsi="Arial" w:cs="Arial"/>
          <w:b/>
          <w:sz w:val="22"/>
          <w:szCs w:val="22"/>
          <w:lang w:val="en-ID"/>
        </w:rPr>
        <w:t>PIHAK KEDUA</w:t>
      </w:r>
      <w:r w:rsidR="00AC0A9E" w:rsidRPr="000D3259">
        <w:rPr>
          <w:rFonts w:ascii="Arial" w:eastAsia="Calibri" w:hAnsi="Arial" w:cs="Arial"/>
          <w:sz w:val="22"/>
          <w:szCs w:val="22"/>
          <w:lang w:val="en-ID"/>
        </w:rPr>
        <w:t>.</w:t>
      </w:r>
    </w:p>
    <w:p w14:paraId="33A207B1" w14:textId="47E3F81A" w:rsidR="002B6354" w:rsidRPr="000D3259" w:rsidRDefault="002B6354" w:rsidP="000D3259">
      <w:pPr>
        <w:numPr>
          <w:ilvl w:val="0"/>
          <w:numId w:val="56"/>
        </w:numPr>
        <w:spacing w:line="276" w:lineRule="auto"/>
        <w:ind w:left="2127" w:hanging="426"/>
        <w:jc w:val="both"/>
        <w:rPr>
          <w:rFonts w:ascii="Arial" w:eastAsia="Calibri" w:hAnsi="Arial" w:cs="Arial"/>
          <w:sz w:val="22"/>
          <w:szCs w:val="22"/>
          <w:lang w:val="id-ID"/>
        </w:rPr>
      </w:pPr>
      <w:r w:rsidRPr="000D3259">
        <w:rPr>
          <w:rFonts w:ascii="Arial" w:eastAsia="Calibri" w:hAnsi="Arial" w:cs="Arial"/>
          <w:sz w:val="22"/>
          <w:szCs w:val="22"/>
          <w:lang w:val="id-ID"/>
        </w:rPr>
        <w:t xml:space="preserve">Pelaksanaan </w:t>
      </w:r>
      <w:r w:rsidR="00594762" w:rsidRPr="000D3259">
        <w:rPr>
          <w:rFonts w:ascii="Arial" w:eastAsia="Calibri" w:hAnsi="Arial" w:cs="Arial"/>
          <w:i/>
          <w:sz w:val="22"/>
          <w:szCs w:val="22"/>
          <w:lang w:val="id-ID"/>
        </w:rPr>
        <w:t>Telemedicine</w:t>
      </w:r>
      <w:r w:rsidR="00594762" w:rsidRPr="000D3259">
        <w:rPr>
          <w:rFonts w:ascii="Arial" w:eastAsia="Calibri" w:hAnsi="Arial" w:cs="Arial"/>
          <w:sz w:val="22"/>
          <w:szCs w:val="22"/>
          <w:lang w:val="id-ID"/>
        </w:rPr>
        <w:t xml:space="preserve"> </w:t>
      </w:r>
      <w:r w:rsidRPr="000D3259">
        <w:rPr>
          <w:rFonts w:ascii="Arial" w:eastAsia="Calibri" w:hAnsi="Arial" w:cs="Arial"/>
          <w:sz w:val="22"/>
          <w:szCs w:val="22"/>
          <w:lang w:val="id-ID"/>
        </w:rPr>
        <w:t xml:space="preserve">Rawat Jalan </w:t>
      </w:r>
      <w:r w:rsidR="00897F6A" w:rsidRPr="000D3259">
        <w:rPr>
          <w:rFonts w:ascii="Arial" w:eastAsia="Calibri" w:hAnsi="Arial" w:cs="Arial"/>
          <w:sz w:val="22"/>
          <w:szCs w:val="22"/>
          <w:lang w:val="en-ID"/>
        </w:rPr>
        <w:t xml:space="preserve">Tingkat </w:t>
      </w:r>
      <w:r w:rsidRPr="000D3259">
        <w:rPr>
          <w:rFonts w:ascii="Arial" w:eastAsia="Calibri" w:hAnsi="Arial" w:cs="Arial"/>
          <w:sz w:val="22"/>
          <w:szCs w:val="22"/>
          <w:lang w:val="id-ID"/>
        </w:rPr>
        <w:t>Lanjutan hanya untuk kasus kronis, kasus kehamilan dan poli anak</w:t>
      </w:r>
      <w:r w:rsidR="00897F6A" w:rsidRPr="000D3259">
        <w:rPr>
          <w:rFonts w:ascii="Arial" w:eastAsia="Calibri" w:hAnsi="Arial" w:cs="Arial"/>
          <w:sz w:val="22"/>
          <w:szCs w:val="22"/>
          <w:lang w:val="en-ID"/>
        </w:rPr>
        <w:t>.</w:t>
      </w:r>
      <w:r w:rsidRPr="000D3259">
        <w:rPr>
          <w:rFonts w:ascii="Arial" w:eastAsia="Calibri" w:hAnsi="Arial" w:cs="Arial"/>
          <w:sz w:val="22"/>
          <w:szCs w:val="22"/>
          <w:lang w:val="id-ID"/>
        </w:rPr>
        <w:t xml:space="preserve"> Pelayanan </w:t>
      </w:r>
      <w:r w:rsidR="00594762" w:rsidRPr="000D3259">
        <w:rPr>
          <w:rFonts w:ascii="Arial" w:eastAsia="Calibri" w:hAnsi="Arial" w:cs="Arial"/>
          <w:i/>
          <w:sz w:val="22"/>
          <w:szCs w:val="22"/>
          <w:lang w:val="id-ID"/>
        </w:rPr>
        <w:t>Telemedicine</w:t>
      </w:r>
      <w:r w:rsidR="00594762" w:rsidRPr="000D3259">
        <w:rPr>
          <w:rFonts w:ascii="Arial" w:eastAsia="Calibri" w:hAnsi="Arial" w:cs="Arial"/>
          <w:sz w:val="22"/>
          <w:szCs w:val="22"/>
          <w:lang w:val="id-ID"/>
        </w:rPr>
        <w:t xml:space="preserve"> </w:t>
      </w:r>
      <w:r w:rsidRPr="000D3259">
        <w:rPr>
          <w:rFonts w:ascii="Arial" w:eastAsia="Calibri" w:hAnsi="Arial" w:cs="Arial"/>
          <w:sz w:val="22"/>
          <w:szCs w:val="22"/>
          <w:lang w:val="id-ID"/>
        </w:rPr>
        <w:t xml:space="preserve">dengan diagnosa penyakit kronis harus mendapat persetujuan dari </w:t>
      </w:r>
      <w:r w:rsidRPr="000D3259">
        <w:rPr>
          <w:rFonts w:ascii="Arial" w:eastAsia="Calibri" w:hAnsi="Arial" w:cs="Arial"/>
          <w:b/>
          <w:sz w:val="22"/>
          <w:szCs w:val="22"/>
          <w:lang w:val="id-ID"/>
        </w:rPr>
        <w:t>PIHAK PERTAMA</w:t>
      </w:r>
      <w:r w:rsidR="00AC0A9E" w:rsidRPr="000D3259">
        <w:rPr>
          <w:rFonts w:ascii="Arial" w:eastAsia="Calibri" w:hAnsi="Arial" w:cs="Arial"/>
          <w:sz w:val="22"/>
          <w:szCs w:val="22"/>
          <w:lang w:val="id-ID"/>
        </w:rPr>
        <w:t>.</w:t>
      </w:r>
    </w:p>
    <w:p w14:paraId="6A0DE717" w14:textId="36EFE26C" w:rsidR="002B6354" w:rsidRPr="000D3259" w:rsidRDefault="002B6354" w:rsidP="000D3259">
      <w:pPr>
        <w:numPr>
          <w:ilvl w:val="0"/>
          <w:numId w:val="56"/>
        </w:numPr>
        <w:spacing w:line="276" w:lineRule="auto"/>
        <w:ind w:left="2127" w:hanging="426"/>
        <w:jc w:val="both"/>
        <w:rPr>
          <w:rFonts w:ascii="Arial" w:hAnsi="Arial" w:cs="Arial"/>
          <w:sz w:val="22"/>
          <w:szCs w:val="22"/>
          <w:lang w:val="fi-FI"/>
        </w:rPr>
      </w:pPr>
      <w:r w:rsidRPr="000D3259">
        <w:rPr>
          <w:rFonts w:ascii="Arial" w:eastAsia="Calibri" w:hAnsi="Arial" w:cs="Arial"/>
          <w:sz w:val="22"/>
          <w:szCs w:val="22"/>
          <w:lang w:val="id-ID"/>
        </w:rPr>
        <w:t xml:space="preserve">Pemberian surat </w:t>
      </w:r>
      <w:r w:rsidR="0076279E" w:rsidRPr="000D3259">
        <w:rPr>
          <w:rFonts w:ascii="Arial" w:eastAsia="Calibri" w:hAnsi="Arial" w:cs="Arial"/>
          <w:sz w:val="22"/>
          <w:szCs w:val="22"/>
          <w:lang w:val="id-ID"/>
        </w:rPr>
        <w:t>Rujukan</w:t>
      </w:r>
      <w:r w:rsidRPr="000D3259">
        <w:rPr>
          <w:rFonts w:ascii="Arial" w:eastAsia="Calibri" w:hAnsi="Arial" w:cs="Arial"/>
          <w:sz w:val="22"/>
          <w:szCs w:val="22"/>
          <w:lang w:val="id-ID"/>
        </w:rPr>
        <w:t xml:space="preserve"> antar </w:t>
      </w:r>
      <w:r w:rsidRPr="000D3259">
        <w:rPr>
          <w:rFonts w:ascii="Arial" w:hAnsi="Arial" w:cs="Arial"/>
          <w:sz w:val="22"/>
          <w:szCs w:val="22"/>
          <w:lang w:val="fi-FI"/>
        </w:rPr>
        <w:t>spesialis/sub spesialis</w:t>
      </w:r>
      <w:r w:rsidRPr="000D3259">
        <w:rPr>
          <w:rFonts w:ascii="Arial" w:eastAsia="Calibri" w:hAnsi="Arial" w:cs="Arial"/>
          <w:sz w:val="22"/>
          <w:szCs w:val="22"/>
          <w:lang w:val="id-ID"/>
        </w:rPr>
        <w:t xml:space="preserve">, fasilitas penunjang diagnostik atau rawat inap tidak berlaku untuk pelayanan </w:t>
      </w:r>
      <w:r w:rsidR="00594762" w:rsidRPr="000D3259">
        <w:rPr>
          <w:rFonts w:ascii="Arial" w:eastAsia="Calibri" w:hAnsi="Arial" w:cs="Arial"/>
          <w:i/>
          <w:sz w:val="22"/>
          <w:szCs w:val="22"/>
          <w:lang w:val="id-ID"/>
        </w:rPr>
        <w:t>Telemedicine</w:t>
      </w:r>
      <w:r w:rsidR="00AC0A9E" w:rsidRPr="000D3259">
        <w:rPr>
          <w:rFonts w:ascii="Arial" w:eastAsia="Calibri" w:hAnsi="Arial" w:cs="Arial"/>
          <w:sz w:val="22"/>
          <w:szCs w:val="22"/>
          <w:lang w:val="id-ID"/>
        </w:rPr>
        <w:t>.</w:t>
      </w:r>
    </w:p>
    <w:p w14:paraId="32675CBC" w14:textId="77777777" w:rsidR="00F70093" w:rsidRPr="000D3259" w:rsidRDefault="00F70093" w:rsidP="000D3259">
      <w:pPr>
        <w:spacing w:line="276" w:lineRule="auto"/>
        <w:ind w:left="823" w:hanging="397"/>
        <w:jc w:val="both"/>
        <w:rPr>
          <w:rFonts w:ascii="Arial" w:hAnsi="Arial" w:cs="Arial"/>
          <w:sz w:val="22"/>
          <w:szCs w:val="22"/>
        </w:rPr>
      </w:pPr>
    </w:p>
    <w:p w14:paraId="425D6A0B" w14:textId="3043C46B" w:rsidR="00F70093" w:rsidRPr="000D3259" w:rsidRDefault="007100ED" w:rsidP="000D3259">
      <w:pPr>
        <w:numPr>
          <w:ilvl w:val="0"/>
          <w:numId w:val="20"/>
        </w:numPr>
        <w:tabs>
          <w:tab w:val="clear" w:pos="720"/>
        </w:tabs>
        <w:spacing w:line="276" w:lineRule="auto"/>
        <w:ind w:left="1276" w:hanging="425"/>
        <w:jc w:val="both"/>
        <w:rPr>
          <w:rFonts w:ascii="Arial" w:hAnsi="Arial" w:cs="Arial"/>
          <w:sz w:val="22"/>
          <w:szCs w:val="22"/>
        </w:rPr>
      </w:pPr>
      <w:r w:rsidRPr="000D3259">
        <w:rPr>
          <w:rFonts w:ascii="Arial" w:hAnsi="Arial" w:cs="Arial"/>
          <w:sz w:val="22"/>
          <w:szCs w:val="22"/>
        </w:rPr>
        <w:t>Pelayanan Rawat Inap</w:t>
      </w:r>
      <w:r w:rsidR="009F7F48" w:rsidRPr="000D3259">
        <w:rPr>
          <w:rFonts w:ascii="Arial" w:hAnsi="Arial" w:cs="Arial"/>
          <w:sz w:val="22"/>
          <w:szCs w:val="22"/>
        </w:rPr>
        <w:t xml:space="preserve"> </w:t>
      </w:r>
      <w:r w:rsidR="00657E98" w:rsidRPr="000D3259">
        <w:rPr>
          <w:rFonts w:ascii="Arial" w:hAnsi="Arial" w:cs="Arial"/>
          <w:sz w:val="22"/>
          <w:szCs w:val="22"/>
        </w:rPr>
        <w:t>(RI</w:t>
      </w:r>
      <w:r w:rsidR="009F7F48" w:rsidRPr="000D3259">
        <w:rPr>
          <w:rFonts w:ascii="Arial" w:hAnsi="Arial" w:cs="Arial"/>
          <w:sz w:val="22"/>
          <w:szCs w:val="22"/>
        </w:rPr>
        <w:t>)</w:t>
      </w:r>
      <w:r w:rsidRPr="000D3259">
        <w:rPr>
          <w:rFonts w:ascii="Arial" w:hAnsi="Arial" w:cs="Arial"/>
          <w:sz w:val="22"/>
          <w:szCs w:val="22"/>
        </w:rPr>
        <w:t xml:space="preserve">: </w:t>
      </w:r>
    </w:p>
    <w:p w14:paraId="14BA085B" w14:textId="1CB75200"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Pemeriksaan dan konsultasi oleh </w:t>
      </w:r>
      <w:r w:rsidR="003718A8" w:rsidRPr="000D3259">
        <w:rPr>
          <w:rFonts w:ascii="Arial" w:hAnsi="Arial" w:cs="Arial"/>
          <w:sz w:val="22"/>
          <w:szCs w:val="22"/>
          <w:lang w:val="fi-FI"/>
        </w:rPr>
        <w:t>d</w:t>
      </w:r>
      <w:r w:rsidR="007100ED" w:rsidRPr="000D3259">
        <w:rPr>
          <w:rFonts w:ascii="Arial" w:hAnsi="Arial" w:cs="Arial"/>
          <w:sz w:val="22"/>
          <w:szCs w:val="22"/>
          <w:lang w:val="fi-FI"/>
        </w:rPr>
        <w:t xml:space="preserve">okter </w:t>
      </w:r>
      <w:r w:rsidR="003718A8" w:rsidRPr="000D3259">
        <w:rPr>
          <w:rFonts w:ascii="Arial" w:hAnsi="Arial" w:cs="Arial"/>
          <w:sz w:val="22"/>
          <w:szCs w:val="22"/>
          <w:lang w:val="fi-FI"/>
        </w:rPr>
        <w:t>s</w:t>
      </w:r>
      <w:r w:rsidR="007100ED" w:rsidRPr="000D3259">
        <w:rPr>
          <w:rFonts w:ascii="Arial" w:hAnsi="Arial" w:cs="Arial"/>
          <w:sz w:val="22"/>
          <w:szCs w:val="22"/>
          <w:lang w:val="fi-FI"/>
        </w:rPr>
        <w:t>pesialis/ sub-spesialis</w:t>
      </w:r>
      <w:r w:rsidR="00AC0A9E" w:rsidRPr="000D3259">
        <w:rPr>
          <w:rFonts w:ascii="Arial" w:hAnsi="Arial" w:cs="Arial"/>
          <w:sz w:val="22"/>
          <w:szCs w:val="22"/>
          <w:lang w:val="fi-FI"/>
        </w:rPr>
        <w:t>.</w:t>
      </w:r>
    </w:p>
    <w:p w14:paraId="3FDF552A" w14:textId="6667F938"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rPr>
      </w:pPr>
      <w:r w:rsidRPr="000D3259">
        <w:rPr>
          <w:rFonts w:ascii="Arial" w:hAnsi="Arial" w:cs="Arial"/>
          <w:sz w:val="22"/>
          <w:szCs w:val="22"/>
        </w:rPr>
        <w:t>Perawatan dan akomodasi di ruang perawatan</w:t>
      </w:r>
      <w:r w:rsidRPr="000D3259">
        <w:rPr>
          <w:rFonts w:ascii="Arial" w:hAnsi="Arial" w:cs="Arial"/>
          <w:sz w:val="22"/>
          <w:szCs w:val="22"/>
          <w:lang w:val="id-ID"/>
        </w:rPr>
        <w:t xml:space="preserve"> sesuai hak </w:t>
      </w:r>
      <w:r w:rsidR="00986B62" w:rsidRPr="000D3259">
        <w:rPr>
          <w:rFonts w:ascii="Arial" w:hAnsi="Arial" w:cs="Arial"/>
          <w:sz w:val="22"/>
          <w:szCs w:val="22"/>
          <w:lang w:val="id-ID"/>
        </w:rPr>
        <w:t>Peserta</w:t>
      </w:r>
      <w:r w:rsidR="00AC0A9E" w:rsidRPr="000D3259">
        <w:rPr>
          <w:rFonts w:ascii="Arial" w:hAnsi="Arial" w:cs="Arial"/>
          <w:sz w:val="22"/>
          <w:szCs w:val="22"/>
        </w:rPr>
        <w:t>.</w:t>
      </w:r>
    </w:p>
    <w:p w14:paraId="75D2F862" w14:textId="0C23307B" w:rsidR="00F70093" w:rsidRPr="000D3259" w:rsidRDefault="00986B62" w:rsidP="000D3259">
      <w:pPr>
        <w:numPr>
          <w:ilvl w:val="2"/>
          <w:numId w:val="21"/>
        </w:numPr>
        <w:tabs>
          <w:tab w:val="clear" w:pos="2385"/>
        </w:tabs>
        <w:spacing w:line="276" w:lineRule="auto"/>
        <w:ind w:left="1701" w:hanging="425"/>
        <w:jc w:val="both"/>
        <w:rPr>
          <w:rFonts w:ascii="Arial" w:hAnsi="Arial" w:cs="Arial"/>
          <w:sz w:val="22"/>
          <w:szCs w:val="22"/>
        </w:rPr>
      </w:pPr>
      <w:r w:rsidRPr="000D3259">
        <w:rPr>
          <w:rFonts w:ascii="Arial" w:hAnsi="Arial" w:cs="Arial"/>
          <w:sz w:val="22"/>
          <w:szCs w:val="22"/>
        </w:rPr>
        <w:t>Pemeriksaan Penunjang Diagnostik</w:t>
      </w:r>
      <w:r w:rsidR="007100ED" w:rsidRPr="000D3259">
        <w:rPr>
          <w:rFonts w:ascii="Arial" w:hAnsi="Arial" w:cs="Arial"/>
          <w:sz w:val="22"/>
          <w:szCs w:val="22"/>
        </w:rPr>
        <w:t xml:space="preserve"> sederhana sampai canggih</w:t>
      </w:r>
      <w:r w:rsidR="00AC0A9E" w:rsidRPr="000D3259">
        <w:rPr>
          <w:rFonts w:ascii="Arial" w:hAnsi="Arial" w:cs="Arial"/>
          <w:sz w:val="22"/>
          <w:szCs w:val="22"/>
        </w:rPr>
        <w:t>.</w:t>
      </w:r>
    </w:p>
    <w:p w14:paraId="398FB66C" w14:textId="666521BA"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rPr>
      </w:pPr>
      <w:r w:rsidRPr="000D3259">
        <w:rPr>
          <w:rFonts w:ascii="Arial" w:hAnsi="Arial" w:cs="Arial"/>
          <w:sz w:val="22"/>
          <w:szCs w:val="22"/>
        </w:rPr>
        <w:t xml:space="preserve">Tindakan </w:t>
      </w:r>
      <w:r w:rsidR="00623FD9" w:rsidRPr="000D3259">
        <w:rPr>
          <w:rFonts w:ascii="Arial" w:hAnsi="Arial" w:cs="Arial"/>
          <w:sz w:val="22"/>
          <w:szCs w:val="22"/>
        </w:rPr>
        <w:t xml:space="preserve">Medis </w:t>
      </w:r>
      <w:r w:rsidRPr="000D3259">
        <w:rPr>
          <w:rFonts w:ascii="Arial" w:hAnsi="Arial" w:cs="Arial"/>
          <w:sz w:val="22"/>
          <w:szCs w:val="22"/>
        </w:rPr>
        <w:t>yang bersifat diagnosti</w:t>
      </w:r>
      <w:r w:rsidRPr="000D3259">
        <w:rPr>
          <w:rFonts w:ascii="Arial" w:hAnsi="Arial" w:cs="Arial"/>
          <w:sz w:val="22"/>
          <w:szCs w:val="22"/>
          <w:lang w:val="id-ID"/>
        </w:rPr>
        <w:t>k</w:t>
      </w:r>
      <w:r w:rsidR="007100ED" w:rsidRPr="000D3259">
        <w:rPr>
          <w:rFonts w:ascii="Arial" w:hAnsi="Arial" w:cs="Arial"/>
          <w:sz w:val="22"/>
          <w:szCs w:val="22"/>
        </w:rPr>
        <w:t>, terapeutik dan operatif</w:t>
      </w:r>
      <w:r w:rsidR="00AC0A9E" w:rsidRPr="000D3259">
        <w:rPr>
          <w:rFonts w:ascii="Arial" w:hAnsi="Arial" w:cs="Arial"/>
          <w:sz w:val="22"/>
          <w:szCs w:val="22"/>
        </w:rPr>
        <w:t>.</w:t>
      </w:r>
    </w:p>
    <w:p w14:paraId="59561996" w14:textId="379F4C94"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rPr>
      </w:pPr>
      <w:r w:rsidRPr="000D3259">
        <w:rPr>
          <w:rFonts w:ascii="Arial" w:hAnsi="Arial" w:cs="Arial"/>
          <w:sz w:val="22"/>
          <w:szCs w:val="22"/>
        </w:rPr>
        <w:t>Rehabilitasi medi</w:t>
      </w:r>
      <w:r w:rsidR="007100ED" w:rsidRPr="000D3259">
        <w:rPr>
          <w:rFonts w:ascii="Arial" w:hAnsi="Arial" w:cs="Arial"/>
          <w:sz w:val="22"/>
          <w:szCs w:val="22"/>
        </w:rPr>
        <w:t>s</w:t>
      </w:r>
      <w:r w:rsidR="00AC0A9E" w:rsidRPr="000D3259">
        <w:rPr>
          <w:rFonts w:ascii="Arial" w:hAnsi="Arial" w:cs="Arial"/>
          <w:sz w:val="22"/>
          <w:szCs w:val="22"/>
        </w:rPr>
        <w:t>.</w:t>
      </w:r>
    </w:p>
    <w:p w14:paraId="57206CDA" w14:textId="21FA06CE"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Ke</w:t>
      </w:r>
      <w:r w:rsidR="00E80FAA" w:rsidRPr="000D3259">
        <w:rPr>
          <w:rFonts w:ascii="Arial" w:hAnsi="Arial" w:cs="Arial"/>
          <w:sz w:val="22"/>
          <w:szCs w:val="22"/>
          <w:lang w:val="fi-FI"/>
        </w:rPr>
        <w:t>adaan darurat</w:t>
      </w:r>
      <w:r w:rsidRPr="000D3259">
        <w:rPr>
          <w:rFonts w:ascii="Arial" w:hAnsi="Arial" w:cs="Arial"/>
          <w:sz w:val="22"/>
          <w:szCs w:val="22"/>
          <w:lang w:val="fi-FI"/>
        </w:rPr>
        <w:t xml:space="preserve"> akibat kecelakaan, baik akibat kecelakaan lalu</w:t>
      </w:r>
      <w:r w:rsidR="007100ED" w:rsidRPr="000D3259">
        <w:rPr>
          <w:rFonts w:ascii="Arial" w:hAnsi="Arial" w:cs="Arial"/>
          <w:sz w:val="22"/>
          <w:szCs w:val="22"/>
          <w:lang w:val="fi-FI"/>
        </w:rPr>
        <w:t xml:space="preserve"> lintas maupun kecelakaan kerja</w:t>
      </w:r>
      <w:r w:rsidR="00AC0A9E" w:rsidRPr="000D3259">
        <w:rPr>
          <w:rFonts w:ascii="Arial" w:hAnsi="Arial" w:cs="Arial"/>
          <w:sz w:val="22"/>
          <w:szCs w:val="22"/>
          <w:lang w:val="fi-FI"/>
        </w:rPr>
        <w:t>.</w:t>
      </w:r>
    </w:p>
    <w:p w14:paraId="11FCCD7A" w14:textId="78464BC1"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rPr>
      </w:pPr>
      <w:r w:rsidRPr="000D3259">
        <w:rPr>
          <w:rFonts w:ascii="Arial" w:hAnsi="Arial" w:cs="Arial"/>
          <w:sz w:val="22"/>
          <w:szCs w:val="22"/>
        </w:rPr>
        <w:t xml:space="preserve">Pemberian obat-obatan sesuai </w:t>
      </w:r>
      <w:r w:rsidR="00D825EE" w:rsidRPr="000D3259">
        <w:rPr>
          <w:rFonts w:ascii="Arial" w:hAnsi="Arial" w:cs="Arial"/>
          <w:sz w:val="22"/>
          <w:szCs w:val="22"/>
        </w:rPr>
        <w:t xml:space="preserve">dengan mengutaman </w:t>
      </w:r>
      <w:r w:rsidR="0052295B" w:rsidRPr="000D3259">
        <w:rPr>
          <w:rFonts w:ascii="Arial" w:hAnsi="Arial" w:cs="Arial"/>
          <w:sz w:val="22"/>
          <w:szCs w:val="22"/>
        </w:rPr>
        <w:t>Formularium Nasional (Fornas)</w:t>
      </w:r>
      <w:r w:rsidR="00D825EE" w:rsidRPr="000D3259">
        <w:rPr>
          <w:rFonts w:ascii="Arial" w:hAnsi="Arial" w:cs="Arial"/>
          <w:sz w:val="22"/>
          <w:szCs w:val="22"/>
        </w:rPr>
        <w:t xml:space="preserve"> atau sesuai Formularium Rumah Sakit yang telah disepakati</w:t>
      </w:r>
      <w:r w:rsidR="00AC0A9E" w:rsidRPr="000D3259">
        <w:rPr>
          <w:rFonts w:ascii="Arial" w:hAnsi="Arial" w:cs="Arial"/>
          <w:sz w:val="22"/>
          <w:szCs w:val="22"/>
        </w:rPr>
        <w:t>.</w:t>
      </w:r>
    </w:p>
    <w:p w14:paraId="2A63727A" w14:textId="41AE2A9F"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Bahan dan </w:t>
      </w:r>
      <w:r w:rsidR="00F34AE3" w:rsidRPr="000D3259">
        <w:rPr>
          <w:rFonts w:ascii="Arial" w:hAnsi="Arial" w:cs="Arial"/>
          <w:sz w:val="22"/>
          <w:szCs w:val="22"/>
          <w:lang w:val="fi-FI"/>
        </w:rPr>
        <w:t xml:space="preserve">Alat Kesehatan </w:t>
      </w:r>
      <w:r w:rsidR="007100ED" w:rsidRPr="000D3259">
        <w:rPr>
          <w:rFonts w:ascii="Arial" w:hAnsi="Arial" w:cs="Arial"/>
          <w:sz w:val="22"/>
          <w:szCs w:val="22"/>
          <w:lang w:val="fi-FI"/>
        </w:rPr>
        <w:t>habis pakai (BAHP)</w:t>
      </w:r>
      <w:r w:rsidR="00AC0A9E" w:rsidRPr="000D3259">
        <w:rPr>
          <w:rFonts w:ascii="Arial" w:hAnsi="Arial" w:cs="Arial"/>
          <w:sz w:val="22"/>
          <w:szCs w:val="22"/>
          <w:lang w:val="fi-FI"/>
        </w:rPr>
        <w:t>.</w:t>
      </w:r>
    </w:p>
    <w:p w14:paraId="442B6BCA" w14:textId="63679553" w:rsidR="00F70093" w:rsidRPr="000D3259" w:rsidRDefault="007100ED" w:rsidP="000D3259">
      <w:pPr>
        <w:numPr>
          <w:ilvl w:val="2"/>
          <w:numId w:val="21"/>
        </w:numPr>
        <w:tabs>
          <w:tab w:val="clear" w:pos="2385"/>
        </w:tabs>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Pelayanan transfusi darah</w:t>
      </w:r>
      <w:r w:rsidR="00AC0A9E" w:rsidRPr="000D3259">
        <w:rPr>
          <w:rFonts w:ascii="Arial" w:hAnsi="Arial" w:cs="Arial"/>
          <w:sz w:val="22"/>
          <w:szCs w:val="22"/>
          <w:lang w:val="fi-FI"/>
        </w:rPr>
        <w:t>.</w:t>
      </w:r>
    </w:p>
    <w:p w14:paraId="50D30A6F" w14:textId="77777777" w:rsidR="00F70093" w:rsidRPr="000D3259" w:rsidRDefault="00F70093" w:rsidP="000D3259">
      <w:pPr>
        <w:numPr>
          <w:ilvl w:val="2"/>
          <w:numId w:val="21"/>
        </w:numPr>
        <w:tabs>
          <w:tab w:val="clear" w:pos="2385"/>
        </w:tabs>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 xml:space="preserve">Pemberian surat </w:t>
      </w:r>
      <w:r w:rsidR="0076279E" w:rsidRPr="000D3259">
        <w:rPr>
          <w:rFonts w:ascii="Arial" w:hAnsi="Arial" w:cs="Arial"/>
          <w:sz w:val="22"/>
          <w:szCs w:val="22"/>
          <w:lang w:val="fi-FI"/>
        </w:rPr>
        <w:t>Rujukan</w:t>
      </w:r>
      <w:r w:rsidRPr="000D3259">
        <w:rPr>
          <w:rFonts w:ascii="Arial" w:hAnsi="Arial" w:cs="Arial"/>
          <w:sz w:val="22"/>
          <w:szCs w:val="22"/>
          <w:lang w:val="fi-FI"/>
        </w:rPr>
        <w:t>.</w:t>
      </w:r>
    </w:p>
    <w:p w14:paraId="4B442D4C" w14:textId="77777777" w:rsidR="00F70093" w:rsidRPr="000D3259" w:rsidRDefault="00F70093" w:rsidP="000D3259">
      <w:pPr>
        <w:tabs>
          <w:tab w:val="left" w:pos="794"/>
          <w:tab w:val="left" w:pos="2340"/>
        </w:tabs>
        <w:spacing w:line="276" w:lineRule="auto"/>
        <w:jc w:val="both"/>
        <w:rPr>
          <w:rFonts w:ascii="Arial" w:hAnsi="Arial" w:cs="Arial"/>
          <w:sz w:val="22"/>
          <w:szCs w:val="22"/>
        </w:rPr>
      </w:pPr>
    </w:p>
    <w:p w14:paraId="6DE9B8A9" w14:textId="77777777" w:rsidR="00DD67E9" w:rsidRPr="000D3259" w:rsidRDefault="00F70093" w:rsidP="000D3259">
      <w:pPr>
        <w:numPr>
          <w:ilvl w:val="0"/>
          <w:numId w:val="20"/>
        </w:numPr>
        <w:tabs>
          <w:tab w:val="clear" w:pos="720"/>
        </w:tabs>
        <w:spacing w:line="276" w:lineRule="auto"/>
        <w:ind w:left="1276" w:hanging="425"/>
        <w:jc w:val="both"/>
        <w:rPr>
          <w:rFonts w:ascii="Arial" w:hAnsi="Arial" w:cs="Arial"/>
          <w:sz w:val="22"/>
          <w:szCs w:val="22"/>
          <w:lang w:val="id-ID"/>
        </w:rPr>
      </w:pPr>
      <w:r w:rsidRPr="000D3259">
        <w:rPr>
          <w:rFonts w:ascii="Arial" w:hAnsi="Arial" w:cs="Arial"/>
          <w:sz w:val="22"/>
          <w:szCs w:val="22"/>
          <w:lang w:val="sv-SE"/>
        </w:rPr>
        <w:t>Pelayanan Obat</w:t>
      </w:r>
      <w:r w:rsidRPr="000D3259">
        <w:rPr>
          <w:rFonts w:ascii="Arial" w:hAnsi="Arial" w:cs="Arial"/>
          <w:sz w:val="22"/>
          <w:szCs w:val="22"/>
          <w:lang w:val="id-ID"/>
        </w:rPr>
        <w:t>-obatan</w:t>
      </w:r>
    </w:p>
    <w:p w14:paraId="0F7ACBC5" w14:textId="0E97ADD1" w:rsidR="00F70093" w:rsidRPr="000D3259" w:rsidRDefault="00F70093" w:rsidP="000D3259">
      <w:pPr>
        <w:spacing w:line="276" w:lineRule="auto"/>
        <w:ind w:left="1276"/>
        <w:jc w:val="both"/>
        <w:rPr>
          <w:rFonts w:ascii="Arial" w:hAnsi="Arial" w:cs="Arial"/>
          <w:sz w:val="22"/>
          <w:szCs w:val="22"/>
          <w:lang w:val="id-ID"/>
        </w:rPr>
      </w:pPr>
      <w:r w:rsidRPr="000D3259">
        <w:rPr>
          <w:rFonts w:ascii="Arial" w:hAnsi="Arial" w:cs="Arial"/>
          <w:sz w:val="22"/>
          <w:szCs w:val="22"/>
          <w:lang w:val="sv-SE"/>
        </w:rPr>
        <w:t xml:space="preserve">Meliputi pemberian </w:t>
      </w:r>
      <w:r w:rsidR="00AB3F90" w:rsidRPr="000D3259">
        <w:rPr>
          <w:rFonts w:ascii="Arial" w:hAnsi="Arial" w:cs="Arial"/>
          <w:sz w:val="22"/>
          <w:szCs w:val="22"/>
          <w:lang w:val="id-ID"/>
        </w:rPr>
        <w:t xml:space="preserve">semua jenis obat-obatan yang sesuai dengan kebutuhan medis, dapat diberikan dengan cara diminum/ disuntik/ dioles/ dihirup atau diteteskan yang berpedoman kepada </w:t>
      </w:r>
      <w:bookmarkStart w:id="20" w:name="_Hlk184810553"/>
      <w:r w:rsidR="0052295B" w:rsidRPr="000D3259">
        <w:rPr>
          <w:rFonts w:ascii="Arial" w:hAnsi="Arial" w:cs="Arial"/>
          <w:sz w:val="22"/>
          <w:szCs w:val="22"/>
          <w:lang w:val="id-ID"/>
        </w:rPr>
        <w:t>Formularium Nasional (Fornas)</w:t>
      </w:r>
      <w:r w:rsidR="00AB3F90" w:rsidRPr="000D3259">
        <w:rPr>
          <w:rFonts w:ascii="Arial" w:hAnsi="Arial" w:cs="Arial"/>
          <w:sz w:val="22"/>
          <w:szCs w:val="22"/>
          <w:lang w:val="id-ID"/>
        </w:rPr>
        <w:t xml:space="preserve"> dan</w:t>
      </w:r>
      <w:r w:rsidR="00E772FB" w:rsidRPr="000D3259">
        <w:rPr>
          <w:rFonts w:ascii="Arial" w:hAnsi="Arial" w:cs="Arial"/>
          <w:sz w:val="22"/>
          <w:szCs w:val="22"/>
          <w:lang w:val="id-ID"/>
        </w:rPr>
        <w:t>/ atau</w:t>
      </w:r>
      <w:r w:rsidR="00AB3F90" w:rsidRPr="000D3259">
        <w:rPr>
          <w:rFonts w:ascii="Arial" w:hAnsi="Arial" w:cs="Arial"/>
          <w:sz w:val="22"/>
          <w:szCs w:val="22"/>
          <w:lang w:val="id-ID"/>
        </w:rPr>
        <w:t xml:space="preserve"> Formularium Rumah Sakit</w:t>
      </w:r>
      <w:bookmarkEnd w:id="20"/>
      <w:r w:rsidR="00AB3F90" w:rsidRPr="000D3259">
        <w:rPr>
          <w:rFonts w:ascii="Arial" w:hAnsi="Arial" w:cs="Arial"/>
          <w:sz w:val="22"/>
          <w:szCs w:val="22"/>
          <w:lang w:val="id-ID"/>
        </w:rPr>
        <w:t xml:space="preserve"> yang telah disepakati </w:t>
      </w:r>
      <w:r w:rsidR="002E7E94" w:rsidRPr="000D3259">
        <w:rPr>
          <w:rFonts w:ascii="Arial" w:hAnsi="Arial" w:cs="Arial"/>
          <w:b/>
          <w:bCs/>
          <w:sz w:val="22"/>
          <w:szCs w:val="22"/>
          <w:lang w:val="id-ID"/>
        </w:rPr>
        <w:t>PARA PIHAK</w:t>
      </w:r>
      <w:r w:rsidR="00AB3F90" w:rsidRPr="000D3259">
        <w:rPr>
          <w:rFonts w:ascii="Arial" w:hAnsi="Arial" w:cs="Arial"/>
          <w:sz w:val="22"/>
          <w:szCs w:val="22"/>
          <w:lang w:val="id-ID"/>
        </w:rPr>
        <w:t xml:space="preserve"> dalam rangka penyembuhan, tidak termasuk obat-obatan yang masih merupakan percobaan/ hipotesa/riset. </w:t>
      </w:r>
      <w:r w:rsidR="00AB3F90" w:rsidRPr="000D3259">
        <w:rPr>
          <w:rFonts w:ascii="Arial" w:hAnsi="Arial" w:cs="Arial"/>
          <w:sz w:val="22"/>
          <w:szCs w:val="22"/>
          <w:lang w:val="en-ID"/>
        </w:rPr>
        <w:t>Pemberian obat s</w:t>
      </w:r>
      <w:r w:rsidRPr="000D3259">
        <w:rPr>
          <w:rFonts w:ascii="Arial" w:hAnsi="Arial" w:cs="Arial"/>
          <w:sz w:val="22"/>
          <w:szCs w:val="22"/>
          <w:lang w:val="sv-SE"/>
        </w:rPr>
        <w:t>ebagai tindak lanjut dari</w:t>
      </w:r>
      <w:r w:rsidR="00AB3F90" w:rsidRPr="000D3259">
        <w:rPr>
          <w:rFonts w:ascii="Arial" w:hAnsi="Arial" w:cs="Arial"/>
          <w:sz w:val="22"/>
          <w:szCs w:val="22"/>
          <w:lang w:val="sv-SE"/>
        </w:rPr>
        <w:t xml:space="preserve"> pelayanan yang diberikan pada</w:t>
      </w:r>
      <w:r w:rsidRPr="000D3259">
        <w:rPr>
          <w:rFonts w:ascii="Arial" w:hAnsi="Arial" w:cs="Arial"/>
          <w:sz w:val="22"/>
          <w:szCs w:val="22"/>
          <w:lang w:val="sv-SE"/>
        </w:rPr>
        <w:t xml:space="preserve"> berbagai jenjang pelayanan kesehatan:</w:t>
      </w:r>
    </w:p>
    <w:p w14:paraId="74E7EB60" w14:textId="2737C426" w:rsidR="00F70093" w:rsidRPr="000D3259" w:rsidRDefault="00F70093" w:rsidP="000D3259">
      <w:pPr>
        <w:pStyle w:val="BodyTextIndent"/>
        <w:numPr>
          <w:ilvl w:val="0"/>
          <w:numId w:val="86"/>
        </w:numPr>
        <w:tabs>
          <w:tab w:val="clear" w:pos="2385"/>
        </w:tabs>
        <w:spacing w:after="0" w:line="276" w:lineRule="auto"/>
        <w:ind w:left="1701" w:hanging="425"/>
        <w:rPr>
          <w:rFonts w:ascii="Arial" w:hAnsi="Arial" w:cs="Arial"/>
          <w:sz w:val="22"/>
          <w:szCs w:val="22"/>
          <w:lang w:val="sv-SE"/>
        </w:rPr>
      </w:pPr>
      <w:r w:rsidRPr="000D3259">
        <w:rPr>
          <w:rFonts w:ascii="Arial" w:hAnsi="Arial" w:cs="Arial"/>
          <w:sz w:val="22"/>
          <w:szCs w:val="22"/>
          <w:lang w:val="sv-SE"/>
        </w:rPr>
        <w:t xml:space="preserve">Obat Rawat Jalan </w:t>
      </w:r>
      <w:r w:rsidR="003718A8" w:rsidRPr="000D3259">
        <w:rPr>
          <w:rFonts w:ascii="Arial" w:hAnsi="Arial" w:cs="Arial"/>
          <w:sz w:val="22"/>
          <w:szCs w:val="22"/>
          <w:lang w:val="sv-SE"/>
        </w:rPr>
        <w:t xml:space="preserve">Tingkat </w:t>
      </w:r>
      <w:r w:rsidRPr="000D3259">
        <w:rPr>
          <w:rFonts w:ascii="Arial" w:hAnsi="Arial" w:cs="Arial"/>
          <w:sz w:val="22"/>
          <w:szCs w:val="22"/>
          <w:lang w:val="sv-SE"/>
        </w:rPr>
        <w:t>Lanjutan (RJ</w:t>
      </w:r>
      <w:r w:rsidR="003718A8" w:rsidRPr="000D3259">
        <w:rPr>
          <w:rFonts w:ascii="Arial" w:hAnsi="Arial" w:cs="Arial"/>
          <w:sz w:val="22"/>
          <w:szCs w:val="22"/>
          <w:lang w:val="sv-SE"/>
        </w:rPr>
        <w:t>T</w:t>
      </w:r>
      <w:r w:rsidRPr="000D3259">
        <w:rPr>
          <w:rFonts w:ascii="Arial" w:hAnsi="Arial" w:cs="Arial"/>
          <w:sz w:val="22"/>
          <w:szCs w:val="22"/>
          <w:lang w:val="sv-SE"/>
        </w:rPr>
        <w:t>L)</w:t>
      </w:r>
    </w:p>
    <w:p w14:paraId="003DC587" w14:textId="025257A2" w:rsidR="00300527" w:rsidRPr="000D3259" w:rsidRDefault="00F70093" w:rsidP="000D3259">
      <w:pPr>
        <w:spacing w:line="276" w:lineRule="auto"/>
        <w:ind w:left="1701"/>
        <w:jc w:val="both"/>
        <w:rPr>
          <w:rFonts w:ascii="Arial" w:hAnsi="Arial" w:cs="Arial"/>
          <w:sz w:val="22"/>
          <w:szCs w:val="22"/>
        </w:rPr>
      </w:pPr>
      <w:r w:rsidRPr="000D3259">
        <w:rPr>
          <w:rFonts w:ascii="Arial" w:hAnsi="Arial" w:cs="Arial"/>
          <w:sz w:val="22"/>
          <w:szCs w:val="22"/>
        </w:rPr>
        <w:t>Pemberian obat berdasarkan re</w:t>
      </w:r>
      <w:r w:rsidR="00897F6A" w:rsidRPr="000D3259">
        <w:rPr>
          <w:rFonts w:ascii="Arial" w:hAnsi="Arial" w:cs="Arial"/>
          <w:sz w:val="22"/>
          <w:szCs w:val="22"/>
        </w:rPr>
        <w:t>sep obat yang dikeluarkan oleh d</w:t>
      </w:r>
      <w:r w:rsidRPr="000D3259">
        <w:rPr>
          <w:rFonts w:ascii="Arial" w:hAnsi="Arial" w:cs="Arial"/>
          <w:sz w:val="22"/>
          <w:szCs w:val="22"/>
        </w:rPr>
        <w:t>okte</w:t>
      </w:r>
      <w:r w:rsidRPr="000D3259">
        <w:rPr>
          <w:rFonts w:ascii="Arial" w:hAnsi="Arial" w:cs="Arial"/>
          <w:sz w:val="22"/>
          <w:szCs w:val="22"/>
          <w:lang w:val="id-ID"/>
        </w:rPr>
        <w:t>r</w:t>
      </w:r>
      <w:r w:rsidRPr="000D3259">
        <w:rPr>
          <w:rFonts w:ascii="Arial" w:hAnsi="Arial" w:cs="Arial"/>
          <w:sz w:val="22"/>
          <w:szCs w:val="22"/>
        </w:rPr>
        <w:t xml:space="preserve"> </w:t>
      </w:r>
      <w:r w:rsidR="00897F6A" w:rsidRPr="000D3259">
        <w:rPr>
          <w:rFonts w:ascii="Arial" w:hAnsi="Arial" w:cs="Arial"/>
          <w:sz w:val="22"/>
          <w:szCs w:val="22"/>
        </w:rPr>
        <w:t>yang terdaftar sebagai d</w:t>
      </w:r>
      <w:r w:rsidR="000A0648" w:rsidRPr="000D3259">
        <w:rPr>
          <w:rFonts w:ascii="Arial" w:hAnsi="Arial" w:cs="Arial"/>
          <w:sz w:val="22"/>
          <w:szCs w:val="22"/>
        </w:rPr>
        <w:t xml:space="preserve">okter Spesialis/Sub spesialis di Rumah Sakit </w:t>
      </w:r>
      <w:r w:rsidR="000A0648" w:rsidRPr="000D3259">
        <w:rPr>
          <w:rFonts w:ascii="Arial" w:hAnsi="Arial" w:cs="Arial"/>
          <w:b/>
          <w:sz w:val="22"/>
          <w:szCs w:val="22"/>
        </w:rPr>
        <w:t>PIHAK KEDUA</w:t>
      </w:r>
      <w:r w:rsidR="000A0648" w:rsidRPr="000D3259">
        <w:rPr>
          <w:rFonts w:ascii="Arial" w:hAnsi="Arial" w:cs="Arial"/>
          <w:sz w:val="22"/>
          <w:szCs w:val="22"/>
        </w:rPr>
        <w:t xml:space="preserve"> yang</w:t>
      </w:r>
      <w:r w:rsidRPr="000D3259">
        <w:rPr>
          <w:rFonts w:ascii="Arial" w:hAnsi="Arial" w:cs="Arial"/>
          <w:sz w:val="22"/>
          <w:szCs w:val="22"/>
        </w:rPr>
        <w:t xml:space="preserve"> mengacu pada </w:t>
      </w:r>
      <w:r w:rsidR="0052295B" w:rsidRPr="000D3259">
        <w:rPr>
          <w:rFonts w:ascii="Arial" w:hAnsi="Arial" w:cs="Arial"/>
          <w:sz w:val="22"/>
          <w:szCs w:val="22"/>
        </w:rPr>
        <w:t xml:space="preserve">Formularium Nasional (Fornas) </w:t>
      </w:r>
      <w:r w:rsidR="00520430" w:rsidRPr="000D3259">
        <w:rPr>
          <w:rFonts w:ascii="Arial" w:hAnsi="Arial" w:cs="Arial"/>
          <w:sz w:val="22"/>
          <w:szCs w:val="22"/>
        </w:rPr>
        <w:t>dan</w:t>
      </w:r>
      <w:r w:rsidR="008A018E">
        <w:rPr>
          <w:rFonts w:ascii="Arial" w:hAnsi="Arial" w:cs="Arial"/>
          <w:sz w:val="22"/>
          <w:szCs w:val="22"/>
        </w:rPr>
        <w:t>/</w:t>
      </w:r>
      <w:r w:rsidR="00E772FB" w:rsidRPr="000D3259">
        <w:rPr>
          <w:rFonts w:ascii="Arial" w:hAnsi="Arial" w:cs="Arial"/>
          <w:sz w:val="22"/>
          <w:szCs w:val="22"/>
        </w:rPr>
        <w:t>atau</w:t>
      </w:r>
      <w:r w:rsidR="00520430" w:rsidRPr="000D3259">
        <w:rPr>
          <w:rFonts w:ascii="Arial" w:hAnsi="Arial" w:cs="Arial"/>
          <w:sz w:val="22"/>
          <w:szCs w:val="22"/>
        </w:rPr>
        <w:t xml:space="preserve"> Formularium Rumah Sakit </w:t>
      </w:r>
      <w:r w:rsidRPr="000D3259">
        <w:rPr>
          <w:rFonts w:ascii="Arial" w:hAnsi="Arial" w:cs="Arial"/>
          <w:sz w:val="22"/>
          <w:szCs w:val="22"/>
        </w:rPr>
        <w:t xml:space="preserve">serta ketentuan lainnya yang berlaku yang kemudian dapat diambil pada </w:t>
      </w:r>
      <w:r w:rsidRPr="000D3259">
        <w:rPr>
          <w:rFonts w:ascii="Arial" w:hAnsi="Arial" w:cs="Arial"/>
          <w:sz w:val="22"/>
          <w:szCs w:val="22"/>
          <w:lang w:val="id-ID"/>
        </w:rPr>
        <w:t xml:space="preserve">Instalasi Farmasi RS atau </w:t>
      </w:r>
      <w:r w:rsidRPr="000D3259">
        <w:rPr>
          <w:rFonts w:ascii="Arial" w:hAnsi="Arial" w:cs="Arial"/>
          <w:sz w:val="22"/>
          <w:szCs w:val="22"/>
        </w:rPr>
        <w:t>Apotek yang be</w:t>
      </w:r>
      <w:r w:rsidR="00DA3F8C" w:rsidRPr="000D3259">
        <w:rPr>
          <w:rFonts w:ascii="Arial" w:hAnsi="Arial" w:cs="Arial"/>
          <w:sz w:val="22"/>
          <w:szCs w:val="22"/>
        </w:rPr>
        <w:t>kerja sama</w:t>
      </w:r>
      <w:r w:rsidRPr="000D3259">
        <w:rPr>
          <w:rFonts w:ascii="Arial" w:hAnsi="Arial" w:cs="Arial"/>
          <w:sz w:val="22"/>
          <w:szCs w:val="22"/>
        </w:rPr>
        <w:t xml:space="preserve"> dengan </w:t>
      </w:r>
      <w:r w:rsidRPr="000D3259">
        <w:rPr>
          <w:rFonts w:ascii="Arial" w:hAnsi="Arial" w:cs="Arial"/>
          <w:b/>
          <w:sz w:val="22"/>
          <w:szCs w:val="22"/>
        </w:rPr>
        <w:t>PIHAK PERTAMA</w:t>
      </w:r>
      <w:r w:rsidR="00A37B85" w:rsidRPr="000D3259">
        <w:rPr>
          <w:rFonts w:ascii="Arial" w:hAnsi="Arial" w:cs="Arial"/>
          <w:sz w:val="22"/>
          <w:szCs w:val="22"/>
        </w:rPr>
        <w:t>.</w:t>
      </w:r>
    </w:p>
    <w:p w14:paraId="5CCF8510" w14:textId="351E4838" w:rsidR="00897F6A" w:rsidRPr="000D3259" w:rsidRDefault="00897F6A" w:rsidP="000D3259">
      <w:pPr>
        <w:spacing w:line="276" w:lineRule="auto"/>
        <w:ind w:left="1701"/>
        <w:jc w:val="both"/>
        <w:rPr>
          <w:rFonts w:ascii="Arial" w:hAnsi="Arial" w:cs="Arial"/>
          <w:sz w:val="22"/>
          <w:szCs w:val="22"/>
        </w:rPr>
      </w:pPr>
      <w:r w:rsidRPr="000D3259">
        <w:rPr>
          <w:rFonts w:ascii="Arial" w:hAnsi="Arial" w:cs="Arial"/>
          <w:sz w:val="22"/>
          <w:szCs w:val="22"/>
        </w:rPr>
        <w:t>Dalam hal</w:t>
      </w:r>
      <w:r w:rsidRPr="000D3259">
        <w:rPr>
          <w:rFonts w:ascii="Arial" w:hAnsi="Arial" w:cs="Arial"/>
          <w:b/>
          <w:sz w:val="22"/>
          <w:szCs w:val="22"/>
        </w:rPr>
        <w:t xml:space="preserve"> PIHAK KEDUA </w:t>
      </w:r>
      <w:r w:rsidRPr="000D3259">
        <w:rPr>
          <w:rFonts w:ascii="Arial" w:hAnsi="Arial" w:cs="Arial"/>
          <w:sz w:val="22"/>
          <w:szCs w:val="22"/>
        </w:rPr>
        <w:t xml:space="preserve">menyediakan layanan </w:t>
      </w:r>
      <w:r w:rsidR="00594762" w:rsidRPr="000D3259">
        <w:rPr>
          <w:rFonts w:ascii="Arial" w:hAnsi="Arial" w:cs="Arial"/>
          <w:i/>
          <w:sz w:val="22"/>
          <w:szCs w:val="22"/>
        </w:rPr>
        <w:t>Telemedicine</w:t>
      </w:r>
      <w:r w:rsidRPr="000D3259">
        <w:rPr>
          <w:rFonts w:ascii="Arial" w:hAnsi="Arial" w:cs="Arial"/>
          <w:sz w:val="22"/>
          <w:szCs w:val="22"/>
        </w:rPr>
        <w:t xml:space="preserve">, pemberian obat berdasarkan resep obat yang dikeluarkan oleh dokter yang terdaftar di </w:t>
      </w:r>
      <w:r w:rsidRPr="000D3259">
        <w:rPr>
          <w:rFonts w:ascii="Arial" w:hAnsi="Arial" w:cs="Arial"/>
          <w:b/>
          <w:sz w:val="22"/>
          <w:szCs w:val="22"/>
        </w:rPr>
        <w:t xml:space="preserve">PIHAK KEDUA </w:t>
      </w:r>
      <w:r w:rsidRPr="000D3259">
        <w:rPr>
          <w:rFonts w:ascii="Arial" w:hAnsi="Arial" w:cs="Arial"/>
          <w:sz w:val="22"/>
          <w:szCs w:val="22"/>
        </w:rPr>
        <w:t xml:space="preserve">yang mengacu kepada </w:t>
      </w:r>
      <w:r w:rsidR="0052295B" w:rsidRPr="000D3259">
        <w:rPr>
          <w:rFonts w:ascii="Arial" w:hAnsi="Arial" w:cs="Arial"/>
          <w:sz w:val="22"/>
          <w:szCs w:val="22"/>
          <w:lang w:val="id-ID"/>
        </w:rPr>
        <w:t xml:space="preserve">Formularium Nasional (Fornas) </w:t>
      </w:r>
      <w:r w:rsidR="00520430" w:rsidRPr="000D3259">
        <w:rPr>
          <w:rFonts w:ascii="Arial" w:hAnsi="Arial" w:cs="Arial"/>
          <w:sz w:val="22"/>
          <w:szCs w:val="22"/>
        </w:rPr>
        <w:t>dan</w:t>
      </w:r>
      <w:r w:rsidR="00E772FB" w:rsidRPr="000D3259">
        <w:rPr>
          <w:rFonts w:ascii="Arial" w:hAnsi="Arial" w:cs="Arial"/>
          <w:sz w:val="22"/>
          <w:szCs w:val="22"/>
        </w:rPr>
        <w:t>/ atau</w:t>
      </w:r>
      <w:r w:rsidR="00520430" w:rsidRPr="000D3259">
        <w:rPr>
          <w:rFonts w:ascii="Arial" w:hAnsi="Arial" w:cs="Arial"/>
          <w:sz w:val="22"/>
          <w:szCs w:val="22"/>
        </w:rPr>
        <w:t xml:space="preserve"> Formularium Rumah Sakit</w:t>
      </w:r>
      <w:r w:rsidR="00520430" w:rsidRPr="000D3259">
        <w:rPr>
          <w:rFonts w:ascii="Arial" w:hAnsi="Arial" w:cs="Arial"/>
          <w:sz w:val="22"/>
          <w:szCs w:val="22"/>
          <w:lang w:val="id-ID"/>
        </w:rPr>
        <w:t xml:space="preserve"> </w:t>
      </w:r>
      <w:r w:rsidRPr="000D3259">
        <w:rPr>
          <w:rFonts w:ascii="Arial" w:hAnsi="Arial" w:cs="Arial"/>
          <w:sz w:val="22"/>
          <w:szCs w:val="22"/>
          <w:lang w:val="id-ID"/>
        </w:rPr>
        <w:t xml:space="preserve">serta ketentuan lainnya yang berlaku dengan </w:t>
      </w:r>
      <w:r w:rsidRPr="000D3259">
        <w:rPr>
          <w:rFonts w:ascii="Arial" w:hAnsi="Arial" w:cs="Arial"/>
          <w:sz w:val="22"/>
          <w:szCs w:val="22"/>
        </w:rPr>
        <w:t>p</w:t>
      </w:r>
      <w:r w:rsidRPr="000D3259">
        <w:rPr>
          <w:rFonts w:ascii="Arial" w:hAnsi="Arial" w:cs="Arial"/>
          <w:sz w:val="22"/>
          <w:szCs w:val="22"/>
          <w:lang w:val="id-ID"/>
        </w:rPr>
        <w:t>rosedur penyerahan obat sebagai berikut</w:t>
      </w:r>
      <w:r w:rsidR="00CA38C8" w:rsidRPr="000D3259">
        <w:rPr>
          <w:rFonts w:ascii="Arial" w:hAnsi="Arial" w:cs="Arial"/>
          <w:sz w:val="22"/>
          <w:szCs w:val="22"/>
          <w:lang w:val="id-ID"/>
        </w:rPr>
        <w:t>:</w:t>
      </w:r>
    </w:p>
    <w:p w14:paraId="2030996C" w14:textId="06D956AA" w:rsidR="00897F6A" w:rsidRPr="000D3259" w:rsidRDefault="00897F6A" w:rsidP="000D3259">
      <w:pPr>
        <w:pStyle w:val="BodyTextIndent"/>
        <w:keepNext w:val="0"/>
        <w:keepLines w:val="0"/>
        <w:numPr>
          <w:ilvl w:val="4"/>
          <w:numId w:val="20"/>
        </w:numPr>
        <w:tabs>
          <w:tab w:val="clear" w:pos="3600"/>
        </w:tabs>
        <w:spacing w:after="0" w:line="276" w:lineRule="auto"/>
        <w:ind w:left="2127" w:hanging="426"/>
        <w:rPr>
          <w:rFonts w:ascii="Arial" w:hAnsi="Arial" w:cs="Arial"/>
          <w:color w:val="000000"/>
          <w:sz w:val="22"/>
          <w:szCs w:val="22"/>
          <w:lang w:val="id-ID"/>
        </w:rPr>
      </w:pPr>
      <w:proofErr w:type="spellStart"/>
      <w:r w:rsidRPr="000D3259">
        <w:rPr>
          <w:rFonts w:ascii="Arial" w:hAnsi="Arial" w:cs="Arial"/>
          <w:color w:val="000000"/>
          <w:sz w:val="22"/>
          <w:szCs w:val="22"/>
          <w:lang w:val="en-ID"/>
        </w:rPr>
        <w:t>Dokter</w:t>
      </w:r>
      <w:proofErr w:type="spellEnd"/>
      <w:r w:rsidRPr="000D3259">
        <w:rPr>
          <w:rFonts w:ascii="Arial" w:hAnsi="Arial" w:cs="Arial"/>
          <w:color w:val="000000"/>
          <w:sz w:val="22"/>
          <w:szCs w:val="22"/>
          <w:lang w:val="en-ID"/>
        </w:rPr>
        <w:t xml:space="preserve"> </w:t>
      </w:r>
      <w:r w:rsidRPr="000D3259">
        <w:rPr>
          <w:rFonts w:ascii="Arial" w:hAnsi="Arial" w:cs="Arial"/>
          <w:color w:val="000000"/>
          <w:sz w:val="22"/>
          <w:szCs w:val="22"/>
          <w:lang w:val="id-ID"/>
        </w:rPr>
        <w:t xml:space="preserve">wajib menjelaskan jumlah dan jenis </w:t>
      </w:r>
      <w:proofErr w:type="spellStart"/>
      <w:r w:rsidRPr="000D3259">
        <w:rPr>
          <w:rFonts w:ascii="Arial" w:hAnsi="Arial" w:cs="Arial"/>
          <w:color w:val="000000"/>
          <w:sz w:val="22"/>
          <w:szCs w:val="22"/>
          <w:lang w:val="en-ID"/>
        </w:rPr>
        <w:t>obat</w:t>
      </w:r>
      <w:proofErr w:type="spellEnd"/>
      <w:r w:rsidRPr="000D3259">
        <w:rPr>
          <w:rFonts w:ascii="Arial" w:hAnsi="Arial" w:cs="Arial"/>
          <w:color w:val="000000"/>
          <w:sz w:val="22"/>
          <w:szCs w:val="22"/>
          <w:lang w:val="en-ID"/>
        </w:rPr>
        <w:t xml:space="preserve"> </w:t>
      </w:r>
      <w:r w:rsidRPr="000D3259">
        <w:rPr>
          <w:rFonts w:ascii="Arial" w:hAnsi="Arial" w:cs="Arial"/>
          <w:color w:val="000000"/>
          <w:sz w:val="22"/>
          <w:szCs w:val="22"/>
          <w:lang w:val="id-ID"/>
        </w:rPr>
        <w:t xml:space="preserve">yang diberikan kepada </w:t>
      </w:r>
      <w:r w:rsidR="00986B62" w:rsidRPr="000D3259">
        <w:rPr>
          <w:rFonts w:ascii="Arial" w:hAnsi="Arial" w:cs="Arial"/>
          <w:color w:val="000000"/>
          <w:sz w:val="22"/>
          <w:szCs w:val="22"/>
          <w:lang w:val="id-ID"/>
        </w:rPr>
        <w:t>Peserta</w:t>
      </w:r>
      <w:r w:rsidRPr="000D3259">
        <w:rPr>
          <w:rFonts w:ascii="Arial" w:hAnsi="Arial" w:cs="Arial"/>
          <w:color w:val="000000"/>
          <w:sz w:val="22"/>
          <w:szCs w:val="22"/>
          <w:lang w:val="id-ID"/>
        </w:rPr>
        <w:t xml:space="preserve"> </w:t>
      </w:r>
      <w:r w:rsidR="00E77567" w:rsidRPr="000D3259">
        <w:rPr>
          <w:rFonts w:ascii="Arial" w:hAnsi="Arial" w:cs="Arial"/>
          <w:color w:val="000000"/>
          <w:sz w:val="22"/>
          <w:szCs w:val="22"/>
          <w:lang w:val="id-ID"/>
        </w:rPr>
        <w:t>BRILIFE</w:t>
      </w:r>
      <w:r w:rsidRPr="000D3259">
        <w:rPr>
          <w:rFonts w:ascii="Arial" w:hAnsi="Arial" w:cs="Arial"/>
          <w:color w:val="000000"/>
          <w:sz w:val="22"/>
          <w:szCs w:val="22"/>
          <w:lang w:val="en-ID"/>
        </w:rPr>
        <w:t xml:space="preserve"> pada </w:t>
      </w:r>
      <w:proofErr w:type="spellStart"/>
      <w:r w:rsidRPr="000D3259">
        <w:rPr>
          <w:rFonts w:ascii="Arial" w:hAnsi="Arial" w:cs="Arial"/>
          <w:color w:val="000000"/>
          <w:sz w:val="22"/>
          <w:szCs w:val="22"/>
          <w:lang w:val="en-ID"/>
        </w:rPr>
        <w:t>ruang</w:t>
      </w:r>
      <w:proofErr w:type="spellEnd"/>
      <w:r w:rsidRPr="000D3259">
        <w:rPr>
          <w:rFonts w:ascii="Arial" w:hAnsi="Arial" w:cs="Arial"/>
          <w:color w:val="000000"/>
          <w:sz w:val="22"/>
          <w:szCs w:val="22"/>
          <w:lang w:val="en-ID"/>
        </w:rPr>
        <w:t xml:space="preserve"> </w:t>
      </w:r>
      <w:r w:rsidRPr="000D3259">
        <w:rPr>
          <w:rFonts w:ascii="Arial" w:hAnsi="Arial" w:cs="Arial"/>
          <w:i/>
          <w:color w:val="000000"/>
          <w:sz w:val="22"/>
          <w:szCs w:val="22"/>
          <w:lang w:val="id-ID"/>
        </w:rPr>
        <w:t>chat</w:t>
      </w:r>
      <w:r w:rsidRPr="000D3259">
        <w:rPr>
          <w:rFonts w:ascii="Arial" w:hAnsi="Arial" w:cs="Arial"/>
          <w:i/>
          <w:color w:val="000000"/>
          <w:sz w:val="22"/>
          <w:szCs w:val="22"/>
          <w:lang w:val="en-ID"/>
        </w:rPr>
        <w:t>/call/video call</w:t>
      </w:r>
      <w:r w:rsidRPr="000D3259">
        <w:rPr>
          <w:rFonts w:ascii="Arial" w:hAnsi="Arial" w:cs="Arial"/>
          <w:i/>
          <w:color w:val="000000"/>
          <w:sz w:val="22"/>
          <w:szCs w:val="22"/>
          <w:lang w:val="id-ID"/>
        </w:rPr>
        <w:t xml:space="preserve"> </w:t>
      </w:r>
      <w:r w:rsidR="00594762" w:rsidRPr="000D3259">
        <w:rPr>
          <w:rFonts w:ascii="Arial" w:hAnsi="Arial" w:cs="Arial"/>
          <w:i/>
          <w:color w:val="000000"/>
          <w:sz w:val="22"/>
          <w:szCs w:val="22"/>
          <w:lang w:val="en-ID"/>
        </w:rPr>
        <w:t>Telemedicine</w:t>
      </w:r>
      <w:r w:rsidRPr="000D3259">
        <w:rPr>
          <w:rFonts w:ascii="Arial" w:hAnsi="Arial" w:cs="Arial"/>
          <w:color w:val="000000"/>
          <w:sz w:val="22"/>
          <w:szCs w:val="22"/>
          <w:lang w:val="id-ID"/>
        </w:rPr>
        <w:t>.</w:t>
      </w:r>
    </w:p>
    <w:p w14:paraId="0EB0B760" w14:textId="304FE6FA" w:rsidR="00F70093" w:rsidRPr="000D3259" w:rsidRDefault="00897F6A" w:rsidP="000D3259">
      <w:pPr>
        <w:pStyle w:val="BodyTextIndent"/>
        <w:keepNext w:val="0"/>
        <w:keepLines w:val="0"/>
        <w:numPr>
          <w:ilvl w:val="4"/>
          <w:numId w:val="20"/>
        </w:numPr>
        <w:tabs>
          <w:tab w:val="clear" w:pos="3600"/>
        </w:tabs>
        <w:spacing w:after="0" w:line="276" w:lineRule="auto"/>
        <w:ind w:left="2127" w:hanging="426"/>
        <w:rPr>
          <w:rFonts w:ascii="Arial" w:hAnsi="Arial" w:cs="Arial"/>
          <w:color w:val="000000"/>
          <w:sz w:val="22"/>
          <w:szCs w:val="22"/>
          <w:lang w:val="id-ID"/>
        </w:rPr>
      </w:pPr>
      <w:proofErr w:type="spellStart"/>
      <w:r w:rsidRPr="000D3259">
        <w:rPr>
          <w:rFonts w:ascii="Arial" w:hAnsi="Arial" w:cs="Arial"/>
          <w:color w:val="000000"/>
          <w:sz w:val="22"/>
          <w:szCs w:val="22"/>
          <w:lang w:val="en-ID"/>
        </w:rPr>
        <w:t>Obat</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akan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diserahkan</w:t>
      </w:r>
      <w:proofErr w:type="spellEnd"/>
      <w:r w:rsidRPr="000D3259">
        <w:rPr>
          <w:rFonts w:ascii="Arial" w:hAnsi="Arial" w:cs="Arial"/>
          <w:color w:val="000000"/>
          <w:sz w:val="22"/>
          <w:szCs w:val="22"/>
          <w:lang w:val="en-ID"/>
        </w:rPr>
        <w:t xml:space="preserve"> </w:t>
      </w:r>
      <w:r w:rsidRPr="000D3259">
        <w:rPr>
          <w:rFonts w:ascii="Arial" w:hAnsi="Arial" w:cs="Arial"/>
          <w:b/>
          <w:color w:val="000000"/>
          <w:sz w:val="22"/>
          <w:szCs w:val="22"/>
          <w:lang w:val="en-ID"/>
        </w:rPr>
        <w:t>PIHAK KEDUA</w:t>
      </w:r>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melalui</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pengiriman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kepada</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alamat</w:t>
      </w:r>
      <w:proofErr w:type="spellEnd"/>
      <w:r w:rsidRPr="000D3259">
        <w:rPr>
          <w:rFonts w:ascii="Arial" w:hAnsi="Arial" w:cs="Arial"/>
          <w:color w:val="000000"/>
          <w:sz w:val="22"/>
          <w:szCs w:val="22"/>
          <w:lang w:val="en-ID"/>
        </w:rPr>
        <w:t xml:space="preserve"> </w:t>
      </w:r>
      <w:proofErr w:type="spellStart"/>
      <w:r w:rsidR="00986B62" w:rsidRPr="000D3259">
        <w:rPr>
          <w:rFonts w:ascii="Arial" w:hAnsi="Arial" w:cs="Arial"/>
          <w:color w:val="000000"/>
          <w:sz w:val="22"/>
          <w:szCs w:val="22"/>
          <w:lang w:val="en-ID"/>
        </w:rPr>
        <w:t>Peserta</w:t>
      </w:r>
      <w:proofErr w:type="spellEnd"/>
      <w:r w:rsidRPr="000D3259">
        <w:rPr>
          <w:rFonts w:ascii="Arial" w:hAnsi="Arial" w:cs="Arial"/>
          <w:color w:val="000000"/>
          <w:sz w:val="22"/>
          <w:szCs w:val="22"/>
          <w:lang w:val="en-ID"/>
        </w:rPr>
        <w:t xml:space="preserve"> </w:t>
      </w:r>
      <w:r w:rsidR="00E77567" w:rsidRPr="000D3259">
        <w:rPr>
          <w:rFonts w:ascii="Arial" w:hAnsi="Arial" w:cs="Arial"/>
          <w:color w:val="000000"/>
          <w:sz w:val="22"/>
          <w:szCs w:val="22"/>
          <w:lang w:val="en-ID"/>
        </w:rPr>
        <w:t>BRILIFE</w:t>
      </w:r>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Biaya</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pengiriman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obat</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dapat</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ditagihkan</w:t>
      </w:r>
      <w:proofErr w:type="spellEnd"/>
      <w:r w:rsidRPr="000D3259">
        <w:rPr>
          <w:rFonts w:ascii="Arial" w:hAnsi="Arial" w:cs="Arial"/>
          <w:color w:val="000000"/>
          <w:sz w:val="22"/>
          <w:szCs w:val="22"/>
          <w:lang w:val="en-ID"/>
        </w:rPr>
        <w:t xml:space="preserve"> </w:t>
      </w:r>
      <w:r w:rsidRPr="000D3259">
        <w:rPr>
          <w:rFonts w:ascii="Arial" w:hAnsi="Arial" w:cs="Arial"/>
          <w:b/>
          <w:color w:val="000000"/>
          <w:sz w:val="22"/>
          <w:szCs w:val="22"/>
          <w:lang w:val="en-ID"/>
        </w:rPr>
        <w:t>PIHAK KEDUA</w:t>
      </w:r>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kepada</w:t>
      </w:r>
      <w:proofErr w:type="spellEnd"/>
      <w:r w:rsidRPr="000D3259">
        <w:rPr>
          <w:rFonts w:ascii="Arial" w:hAnsi="Arial" w:cs="Arial"/>
          <w:color w:val="000000"/>
          <w:sz w:val="22"/>
          <w:szCs w:val="22"/>
          <w:lang w:val="en-ID"/>
        </w:rPr>
        <w:t xml:space="preserve"> </w:t>
      </w:r>
      <w:proofErr w:type="spellStart"/>
      <w:r w:rsidR="00986B62" w:rsidRPr="000D3259">
        <w:rPr>
          <w:rFonts w:ascii="Arial" w:hAnsi="Arial" w:cs="Arial"/>
          <w:color w:val="000000"/>
          <w:sz w:val="22"/>
          <w:szCs w:val="22"/>
          <w:lang w:val="en-ID"/>
        </w:rPr>
        <w:t>Peserta</w:t>
      </w:r>
      <w:proofErr w:type="spellEnd"/>
      <w:r w:rsidRPr="000D3259">
        <w:rPr>
          <w:rFonts w:ascii="Arial" w:hAnsi="Arial" w:cs="Arial"/>
          <w:color w:val="000000"/>
          <w:sz w:val="22"/>
          <w:szCs w:val="22"/>
          <w:lang w:val="en-ID"/>
        </w:rPr>
        <w:t xml:space="preserve"> </w:t>
      </w:r>
      <w:r w:rsidR="00E77567" w:rsidRPr="000D3259">
        <w:rPr>
          <w:rFonts w:ascii="Arial" w:hAnsi="Arial" w:cs="Arial"/>
          <w:color w:val="000000"/>
          <w:sz w:val="22"/>
          <w:szCs w:val="22"/>
          <w:lang w:val="en-ID"/>
        </w:rPr>
        <w:t>BRILIFE</w:t>
      </w:r>
      <w:r w:rsidRPr="000D3259">
        <w:rPr>
          <w:rFonts w:ascii="Arial" w:hAnsi="Arial" w:cs="Arial"/>
          <w:color w:val="000000"/>
          <w:sz w:val="22"/>
          <w:szCs w:val="22"/>
          <w:lang w:val="en-ID"/>
        </w:rPr>
        <w:t>.</w:t>
      </w:r>
    </w:p>
    <w:p w14:paraId="33C880B1" w14:textId="3529577A" w:rsidR="00365CC2" w:rsidRPr="000D3259" w:rsidRDefault="00F70093" w:rsidP="000D3259">
      <w:pPr>
        <w:pStyle w:val="BodyTextIndent"/>
        <w:numPr>
          <w:ilvl w:val="0"/>
          <w:numId w:val="87"/>
        </w:numPr>
        <w:spacing w:after="0" w:line="276" w:lineRule="auto"/>
        <w:ind w:left="1701" w:hanging="425"/>
        <w:rPr>
          <w:rFonts w:ascii="Arial" w:hAnsi="Arial" w:cs="Arial"/>
          <w:sz w:val="22"/>
          <w:szCs w:val="22"/>
          <w:lang w:val="sv-SE"/>
        </w:rPr>
      </w:pPr>
      <w:r w:rsidRPr="000D3259">
        <w:rPr>
          <w:rFonts w:ascii="Arial" w:hAnsi="Arial" w:cs="Arial"/>
          <w:sz w:val="22"/>
          <w:szCs w:val="22"/>
          <w:lang w:val="sv-SE"/>
        </w:rPr>
        <w:t xml:space="preserve">Obat Rawat Inap </w:t>
      </w:r>
      <w:r w:rsidR="003718A8" w:rsidRPr="000D3259">
        <w:rPr>
          <w:rFonts w:ascii="Arial" w:hAnsi="Arial" w:cs="Arial"/>
          <w:sz w:val="22"/>
          <w:szCs w:val="22"/>
          <w:lang w:val="sv-SE"/>
        </w:rPr>
        <w:t>(RI)</w:t>
      </w:r>
    </w:p>
    <w:p w14:paraId="51A53B6B" w14:textId="27AC681F" w:rsidR="00365CC2" w:rsidRPr="000D3259" w:rsidRDefault="00F70093" w:rsidP="000D3259">
      <w:pPr>
        <w:pStyle w:val="BodyTextIndent"/>
        <w:tabs>
          <w:tab w:val="clear" w:pos="720"/>
        </w:tabs>
        <w:spacing w:after="0" w:line="276" w:lineRule="auto"/>
        <w:ind w:left="1701" w:firstLine="0"/>
        <w:rPr>
          <w:rFonts w:ascii="Arial" w:hAnsi="Arial" w:cs="Arial"/>
          <w:sz w:val="22"/>
          <w:szCs w:val="22"/>
          <w:lang w:val="sv-SE"/>
        </w:rPr>
      </w:pPr>
      <w:proofErr w:type="spellStart"/>
      <w:r w:rsidRPr="000D3259">
        <w:rPr>
          <w:rFonts w:ascii="Arial" w:hAnsi="Arial" w:cs="Arial"/>
          <w:sz w:val="22"/>
          <w:szCs w:val="22"/>
        </w:rPr>
        <w:t>Obat</w:t>
      </w:r>
      <w:proofErr w:type="spellEnd"/>
      <w:r w:rsidRPr="000D3259">
        <w:rPr>
          <w:rFonts w:ascii="Arial" w:hAnsi="Arial" w:cs="Arial"/>
          <w:sz w:val="22"/>
          <w:szCs w:val="22"/>
        </w:rPr>
        <w:t xml:space="preserve"> Rawat </w:t>
      </w:r>
      <w:proofErr w:type="spellStart"/>
      <w:r w:rsidRPr="000D3259">
        <w:rPr>
          <w:rFonts w:ascii="Arial" w:hAnsi="Arial" w:cs="Arial"/>
          <w:sz w:val="22"/>
          <w:szCs w:val="22"/>
        </w:rPr>
        <w:t>Inap</w:t>
      </w:r>
      <w:proofErr w:type="spellEnd"/>
      <w:r w:rsidRPr="000D3259">
        <w:rPr>
          <w:rFonts w:ascii="Arial" w:hAnsi="Arial" w:cs="Arial"/>
          <w:sz w:val="22"/>
          <w:szCs w:val="22"/>
        </w:rPr>
        <w:t xml:space="preserve"> </w:t>
      </w:r>
      <w:proofErr w:type="spellStart"/>
      <w:r w:rsidRPr="000D3259">
        <w:rPr>
          <w:rFonts w:ascii="Arial" w:hAnsi="Arial" w:cs="Arial"/>
          <w:sz w:val="22"/>
          <w:szCs w:val="22"/>
        </w:rPr>
        <w:t>diberikan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langsung</w:t>
      </w:r>
      <w:proofErr w:type="spellEnd"/>
      <w:r w:rsidRPr="000D3259">
        <w:rPr>
          <w:rFonts w:ascii="Arial" w:hAnsi="Arial" w:cs="Arial"/>
          <w:sz w:val="22"/>
          <w:szCs w:val="22"/>
        </w:rPr>
        <w:t xml:space="preserve"> oleh</w:t>
      </w:r>
      <w:r w:rsidR="000A0648" w:rsidRPr="000D3259">
        <w:rPr>
          <w:rFonts w:ascii="Arial" w:hAnsi="Arial" w:cs="Arial"/>
          <w:sz w:val="22"/>
          <w:szCs w:val="22"/>
        </w:rPr>
        <w:t xml:space="preserve"> </w:t>
      </w:r>
      <w:proofErr w:type="spellStart"/>
      <w:r w:rsidR="000A0648" w:rsidRPr="000D3259">
        <w:rPr>
          <w:rFonts w:ascii="Arial" w:hAnsi="Arial" w:cs="Arial"/>
          <w:sz w:val="22"/>
          <w:szCs w:val="22"/>
        </w:rPr>
        <w:t>Dokte</w:t>
      </w:r>
      <w:r w:rsidR="000A0648" w:rsidRPr="000D3259">
        <w:rPr>
          <w:rFonts w:ascii="Arial" w:hAnsi="Arial" w:cs="Arial"/>
          <w:sz w:val="22"/>
          <w:szCs w:val="22"/>
          <w:lang w:val="id-ID"/>
        </w:rPr>
        <w:t>r</w:t>
      </w:r>
      <w:proofErr w:type="spellEnd"/>
      <w:r w:rsidR="000A0648" w:rsidRPr="000D3259">
        <w:rPr>
          <w:rFonts w:ascii="Arial" w:hAnsi="Arial" w:cs="Arial"/>
          <w:sz w:val="22"/>
          <w:szCs w:val="22"/>
        </w:rPr>
        <w:t xml:space="preserve"> yang </w:t>
      </w:r>
      <w:proofErr w:type="spellStart"/>
      <w:r w:rsidR="000A0648" w:rsidRPr="000D3259">
        <w:rPr>
          <w:rFonts w:ascii="Arial" w:hAnsi="Arial" w:cs="Arial"/>
          <w:sz w:val="22"/>
          <w:szCs w:val="22"/>
        </w:rPr>
        <w:t>terdaftar</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sebagai</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Dokter</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Spesialis</w:t>
      </w:r>
      <w:proofErr w:type="spellEnd"/>
      <w:r w:rsidR="000A0648" w:rsidRPr="000D3259">
        <w:rPr>
          <w:rFonts w:ascii="Arial" w:hAnsi="Arial" w:cs="Arial"/>
          <w:sz w:val="22"/>
          <w:szCs w:val="22"/>
        </w:rPr>
        <w:t xml:space="preserve">/Sub </w:t>
      </w:r>
      <w:proofErr w:type="spellStart"/>
      <w:r w:rsidR="000A0648" w:rsidRPr="000D3259">
        <w:rPr>
          <w:rFonts w:ascii="Arial" w:hAnsi="Arial" w:cs="Arial"/>
          <w:sz w:val="22"/>
          <w:szCs w:val="22"/>
        </w:rPr>
        <w:t>spesialis</w:t>
      </w:r>
      <w:proofErr w:type="spellEnd"/>
      <w:r w:rsidR="000A0648" w:rsidRPr="000D3259">
        <w:rPr>
          <w:rFonts w:ascii="Arial" w:hAnsi="Arial" w:cs="Arial"/>
          <w:sz w:val="22"/>
          <w:szCs w:val="22"/>
        </w:rPr>
        <w:t xml:space="preserve"> di </w:t>
      </w:r>
      <w:proofErr w:type="spellStart"/>
      <w:r w:rsidR="000A0648" w:rsidRPr="000D3259">
        <w:rPr>
          <w:rFonts w:ascii="Arial" w:hAnsi="Arial" w:cs="Arial"/>
          <w:sz w:val="22"/>
          <w:szCs w:val="22"/>
        </w:rPr>
        <w:t>Rumah</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Sakit</w:t>
      </w:r>
      <w:proofErr w:type="spellEnd"/>
      <w:r w:rsidR="000A0648" w:rsidRPr="000D3259">
        <w:rPr>
          <w:rFonts w:ascii="Arial" w:hAnsi="Arial" w:cs="Arial"/>
          <w:sz w:val="22"/>
          <w:szCs w:val="22"/>
        </w:rPr>
        <w:t xml:space="preserve"> </w:t>
      </w:r>
      <w:r w:rsidR="000A0648" w:rsidRPr="000D3259">
        <w:rPr>
          <w:rFonts w:ascii="Arial" w:hAnsi="Arial" w:cs="Arial"/>
          <w:b/>
          <w:sz w:val="22"/>
          <w:szCs w:val="22"/>
        </w:rPr>
        <w:t>PIHAK KEDUA</w:t>
      </w:r>
      <w:r w:rsidR="00DA3F8C" w:rsidRPr="000D3259">
        <w:rPr>
          <w:rFonts w:ascii="Arial" w:hAnsi="Arial" w:cs="Arial"/>
          <w:sz w:val="22"/>
          <w:szCs w:val="22"/>
        </w:rPr>
        <w:t xml:space="preserve"> </w:t>
      </w:r>
      <w:r w:rsidR="000A0648" w:rsidRPr="000D3259">
        <w:rPr>
          <w:rFonts w:ascii="Arial" w:hAnsi="Arial" w:cs="Arial"/>
          <w:sz w:val="22"/>
          <w:szCs w:val="22"/>
        </w:rPr>
        <w:t xml:space="preserve">yang </w:t>
      </w:r>
      <w:proofErr w:type="spellStart"/>
      <w:r w:rsidR="000A0648" w:rsidRPr="000D3259">
        <w:rPr>
          <w:rFonts w:ascii="Arial" w:hAnsi="Arial" w:cs="Arial"/>
          <w:sz w:val="22"/>
          <w:szCs w:val="22"/>
        </w:rPr>
        <w:t>mengacu</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kepada</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ketentuan</w:t>
      </w:r>
      <w:proofErr w:type="spellEnd"/>
      <w:r w:rsidR="000A0648" w:rsidRPr="000D3259">
        <w:rPr>
          <w:rFonts w:ascii="Arial" w:hAnsi="Arial" w:cs="Arial"/>
          <w:sz w:val="22"/>
          <w:szCs w:val="22"/>
        </w:rPr>
        <w:t xml:space="preserve"> dan daftar </w:t>
      </w:r>
      <w:proofErr w:type="spellStart"/>
      <w:r w:rsidR="0052295B" w:rsidRPr="000D3259">
        <w:rPr>
          <w:rFonts w:ascii="Arial" w:hAnsi="Arial" w:cs="Arial"/>
          <w:sz w:val="22"/>
          <w:szCs w:val="22"/>
        </w:rPr>
        <w:t>Formularium</w:t>
      </w:r>
      <w:proofErr w:type="spellEnd"/>
      <w:r w:rsidR="0052295B" w:rsidRPr="000D3259">
        <w:rPr>
          <w:rFonts w:ascii="Arial" w:hAnsi="Arial" w:cs="Arial"/>
          <w:sz w:val="22"/>
          <w:szCs w:val="22"/>
        </w:rPr>
        <w:t xml:space="preserve"> Nasional (</w:t>
      </w:r>
      <w:proofErr w:type="spellStart"/>
      <w:r w:rsidR="0052295B" w:rsidRPr="000D3259">
        <w:rPr>
          <w:rFonts w:ascii="Arial" w:hAnsi="Arial" w:cs="Arial"/>
          <w:sz w:val="22"/>
          <w:szCs w:val="22"/>
        </w:rPr>
        <w:t>Fornas</w:t>
      </w:r>
      <w:proofErr w:type="spellEnd"/>
      <w:r w:rsidR="0052295B" w:rsidRPr="000D3259">
        <w:rPr>
          <w:rFonts w:ascii="Arial" w:hAnsi="Arial" w:cs="Arial"/>
          <w:sz w:val="22"/>
          <w:szCs w:val="22"/>
        </w:rPr>
        <w:t xml:space="preserve">) </w:t>
      </w:r>
      <w:proofErr w:type="spellStart"/>
      <w:r w:rsidR="000A0648" w:rsidRPr="000D3259">
        <w:rPr>
          <w:rFonts w:ascii="Arial" w:hAnsi="Arial" w:cs="Arial"/>
          <w:sz w:val="22"/>
          <w:szCs w:val="22"/>
        </w:rPr>
        <w:t>berlaku</w:t>
      </w:r>
      <w:proofErr w:type="spellEnd"/>
      <w:r w:rsidR="000A0648" w:rsidRPr="000D3259">
        <w:rPr>
          <w:rFonts w:ascii="Arial" w:hAnsi="Arial" w:cs="Arial"/>
          <w:sz w:val="22"/>
          <w:szCs w:val="22"/>
        </w:rPr>
        <w:t xml:space="preserve"> dan</w:t>
      </w:r>
      <w:r w:rsidR="00520430" w:rsidRPr="000D3259">
        <w:rPr>
          <w:rFonts w:ascii="Arial" w:hAnsi="Arial" w:cs="Arial"/>
          <w:sz w:val="22"/>
          <w:szCs w:val="22"/>
          <w:lang w:val="sv-SE"/>
        </w:rPr>
        <w:t>/</w:t>
      </w:r>
      <w:r w:rsidR="000A0648" w:rsidRPr="000D3259">
        <w:rPr>
          <w:rFonts w:ascii="Arial" w:hAnsi="Arial" w:cs="Arial"/>
          <w:sz w:val="22"/>
          <w:szCs w:val="22"/>
        </w:rPr>
        <w:t xml:space="preserve"> </w:t>
      </w:r>
      <w:proofErr w:type="spellStart"/>
      <w:r w:rsidR="000A0648" w:rsidRPr="000D3259">
        <w:rPr>
          <w:rFonts w:ascii="Arial" w:hAnsi="Arial" w:cs="Arial"/>
          <w:sz w:val="22"/>
          <w:szCs w:val="22"/>
        </w:rPr>
        <w:t>atau</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Formularium</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Rumah</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Sakit</w:t>
      </w:r>
      <w:proofErr w:type="spellEnd"/>
      <w:r w:rsidR="000A0648" w:rsidRPr="000D3259">
        <w:rPr>
          <w:rFonts w:ascii="Arial" w:hAnsi="Arial" w:cs="Arial"/>
          <w:sz w:val="22"/>
          <w:szCs w:val="22"/>
        </w:rPr>
        <w:t xml:space="preserve"> yang </w:t>
      </w:r>
      <w:proofErr w:type="spellStart"/>
      <w:r w:rsidR="000A0648" w:rsidRPr="000D3259">
        <w:rPr>
          <w:rFonts w:ascii="Arial" w:hAnsi="Arial" w:cs="Arial"/>
          <w:sz w:val="22"/>
          <w:szCs w:val="22"/>
        </w:rPr>
        <w:t>telah</w:t>
      </w:r>
      <w:proofErr w:type="spellEnd"/>
      <w:r w:rsidR="000A0648" w:rsidRPr="000D3259">
        <w:rPr>
          <w:rFonts w:ascii="Arial" w:hAnsi="Arial" w:cs="Arial"/>
          <w:sz w:val="22"/>
          <w:szCs w:val="22"/>
        </w:rPr>
        <w:t xml:space="preserve"> </w:t>
      </w:r>
      <w:proofErr w:type="spellStart"/>
      <w:r w:rsidR="000A0648" w:rsidRPr="000D3259">
        <w:rPr>
          <w:rFonts w:ascii="Arial" w:hAnsi="Arial" w:cs="Arial"/>
          <w:sz w:val="22"/>
          <w:szCs w:val="22"/>
        </w:rPr>
        <w:t>disepakati</w:t>
      </w:r>
      <w:proofErr w:type="spellEnd"/>
      <w:r w:rsidR="000A0648" w:rsidRPr="000D3259">
        <w:rPr>
          <w:rFonts w:ascii="Arial" w:hAnsi="Arial" w:cs="Arial"/>
          <w:sz w:val="22"/>
          <w:szCs w:val="22"/>
        </w:rPr>
        <w:t xml:space="preserve"> yang </w:t>
      </w:r>
      <w:proofErr w:type="spellStart"/>
      <w:r w:rsidR="000A0648" w:rsidRPr="000D3259">
        <w:rPr>
          <w:rFonts w:ascii="Arial" w:hAnsi="Arial" w:cs="Arial"/>
          <w:sz w:val="22"/>
          <w:szCs w:val="22"/>
        </w:rPr>
        <w:t>selanjutnya</w:t>
      </w:r>
      <w:proofErr w:type="spellEnd"/>
      <w:r w:rsidR="000A0648" w:rsidRPr="000D3259">
        <w:rPr>
          <w:rFonts w:ascii="Arial" w:hAnsi="Arial" w:cs="Arial"/>
          <w:sz w:val="22"/>
          <w:szCs w:val="22"/>
        </w:rPr>
        <w:t xml:space="preserve"> </w:t>
      </w:r>
      <w:proofErr w:type="spellStart"/>
      <w:r w:rsidRPr="000D3259">
        <w:rPr>
          <w:rFonts w:ascii="Arial" w:hAnsi="Arial" w:cs="Arial"/>
          <w:sz w:val="22"/>
          <w:szCs w:val="22"/>
        </w:rPr>
        <w:t>Obat</w:t>
      </w:r>
      <w:proofErr w:type="spellEnd"/>
      <w:r w:rsidRPr="000D3259">
        <w:rPr>
          <w:rFonts w:ascii="Arial" w:hAnsi="Arial" w:cs="Arial"/>
          <w:sz w:val="22"/>
          <w:szCs w:val="22"/>
        </w:rPr>
        <w:t xml:space="preserve">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diambil</w:t>
      </w:r>
      <w:proofErr w:type="spellEnd"/>
      <w:r w:rsidRPr="000D3259">
        <w:rPr>
          <w:rFonts w:ascii="Arial" w:hAnsi="Arial" w:cs="Arial"/>
          <w:sz w:val="22"/>
          <w:szCs w:val="22"/>
        </w:rPr>
        <w:t xml:space="preserve"> pada </w:t>
      </w:r>
      <w:proofErr w:type="spellStart"/>
      <w:r w:rsidRPr="000D3259">
        <w:rPr>
          <w:rFonts w:ascii="Arial" w:hAnsi="Arial" w:cs="Arial"/>
          <w:sz w:val="22"/>
          <w:szCs w:val="22"/>
        </w:rPr>
        <w:t>Apotek</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r w:rsidRPr="000D3259">
        <w:rPr>
          <w:rFonts w:ascii="Arial" w:hAnsi="Arial" w:cs="Arial"/>
          <w:sz w:val="22"/>
          <w:szCs w:val="22"/>
          <w:lang w:val="id-ID"/>
        </w:rPr>
        <w:t>I</w:t>
      </w:r>
      <w:proofErr w:type="spellStart"/>
      <w:r w:rsidRPr="000D3259">
        <w:rPr>
          <w:rFonts w:ascii="Arial" w:hAnsi="Arial" w:cs="Arial"/>
          <w:sz w:val="22"/>
          <w:szCs w:val="22"/>
        </w:rPr>
        <w:t>nstalasi</w:t>
      </w:r>
      <w:proofErr w:type="spellEnd"/>
      <w:r w:rsidRPr="000D3259">
        <w:rPr>
          <w:rFonts w:ascii="Arial" w:hAnsi="Arial" w:cs="Arial"/>
          <w:sz w:val="22"/>
          <w:szCs w:val="22"/>
        </w:rPr>
        <w:t xml:space="preserve"> </w:t>
      </w:r>
      <w:r w:rsidRPr="000D3259">
        <w:rPr>
          <w:rFonts w:ascii="Arial" w:hAnsi="Arial" w:cs="Arial"/>
          <w:sz w:val="22"/>
          <w:szCs w:val="22"/>
          <w:lang w:val="id-ID"/>
        </w:rPr>
        <w:t>F</w:t>
      </w:r>
      <w:proofErr w:type="spellStart"/>
      <w:r w:rsidRPr="000D3259">
        <w:rPr>
          <w:rFonts w:ascii="Arial" w:hAnsi="Arial" w:cs="Arial"/>
          <w:sz w:val="22"/>
          <w:szCs w:val="22"/>
        </w:rPr>
        <w:t>armasi</w:t>
      </w:r>
      <w:proofErr w:type="spellEnd"/>
      <w:r w:rsidRPr="000D3259">
        <w:rPr>
          <w:rFonts w:ascii="Arial" w:hAnsi="Arial" w:cs="Arial"/>
          <w:sz w:val="22"/>
          <w:szCs w:val="22"/>
        </w:rPr>
        <w:t xml:space="preserve"> </w:t>
      </w:r>
      <w:r w:rsidR="00FB0D17" w:rsidRPr="000D3259">
        <w:rPr>
          <w:rFonts w:ascii="Arial" w:hAnsi="Arial" w:cs="Arial"/>
          <w:sz w:val="22"/>
          <w:szCs w:val="22"/>
        </w:rPr>
        <w:t>(IFRS)</w:t>
      </w:r>
      <w:r w:rsidRPr="000D3259">
        <w:rPr>
          <w:rFonts w:ascii="Arial" w:hAnsi="Arial" w:cs="Arial"/>
          <w:sz w:val="22"/>
          <w:szCs w:val="22"/>
        </w:rPr>
        <w:t xml:space="preserve"> yang </w:t>
      </w:r>
      <w:proofErr w:type="spellStart"/>
      <w:r w:rsidRPr="000D3259">
        <w:rPr>
          <w:rFonts w:ascii="Arial" w:hAnsi="Arial" w:cs="Arial"/>
          <w:sz w:val="22"/>
          <w:szCs w:val="22"/>
        </w:rPr>
        <w:t>be</w:t>
      </w:r>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b/>
          <w:sz w:val="22"/>
          <w:szCs w:val="22"/>
        </w:rPr>
        <w:t xml:space="preserve"> PIHAK PERTAMA</w:t>
      </w:r>
      <w:r w:rsidR="000A0648" w:rsidRPr="000D3259">
        <w:rPr>
          <w:rFonts w:ascii="Arial" w:hAnsi="Arial" w:cs="Arial"/>
          <w:sz w:val="22"/>
          <w:szCs w:val="22"/>
        </w:rPr>
        <w:t>.</w:t>
      </w:r>
    </w:p>
    <w:p w14:paraId="2EB4C948" w14:textId="7E7E62E7" w:rsidR="00365CC2" w:rsidRPr="000D3259" w:rsidRDefault="000A0648" w:rsidP="000D3259">
      <w:pPr>
        <w:pStyle w:val="BodyTextIndent"/>
        <w:tabs>
          <w:tab w:val="clear" w:pos="720"/>
        </w:tabs>
        <w:spacing w:after="0" w:line="276" w:lineRule="auto"/>
        <w:ind w:left="1701" w:firstLine="0"/>
        <w:rPr>
          <w:rFonts w:ascii="Arial" w:hAnsi="Arial" w:cs="Arial"/>
          <w:sz w:val="22"/>
          <w:szCs w:val="22"/>
          <w:lang w:val="sv-SE"/>
        </w:rPr>
      </w:pP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Obat</w:t>
      </w:r>
      <w:proofErr w:type="spellEnd"/>
      <w:r w:rsidRPr="000D3259">
        <w:rPr>
          <w:rFonts w:ascii="Arial" w:hAnsi="Arial" w:cs="Arial"/>
          <w:sz w:val="22"/>
          <w:szCs w:val="22"/>
        </w:rPr>
        <w:t xml:space="preserve"> Rawat </w:t>
      </w:r>
      <w:proofErr w:type="spellStart"/>
      <w:r w:rsidRPr="000D3259">
        <w:rPr>
          <w:rFonts w:ascii="Arial" w:hAnsi="Arial" w:cs="Arial"/>
          <w:sz w:val="22"/>
          <w:szCs w:val="22"/>
        </w:rPr>
        <w:t>Inap</w:t>
      </w:r>
      <w:proofErr w:type="spellEnd"/>
      <w:r w:rsidRPr="000D3259">
        <w:rPr>
          <w:rFonts w:ascii="Arial" w:hAnsi="Arial" w:cs="Arial"/>
          <w:sz w:val="22"/>
          <w:szCs w:val="22"/>
        </w:rPr>
        <w:t xml:space="preserve"> </w:t>
      </w:r>
      <w:proofErr w:type="spellStart"/>
      <w:r w:rsidRPr="000D3259">
        <w:rPr>
          <w:rFonts w:ascii="Arial" w:hAnsi="Arial" w:cs="Arial"/>
          <w:sz w:val="22"/>
          <w:szCs w:val="22"/>
        </w:rPr>
        <w:t>sedapat</w:t>
      </w:r>
      <w:proofErr w:type="spellEnd"/>
      <w:r w:rsidRPr="000D3259">
        <w:rPr>
          <w:rFonts w:ascii="Arial" w:hAnsi="Arial" w:cs="Arial"/>
          <w:sz w:val="22"/>
          <w:szCs w:val="22"/>
        </w:rPr>
        <w:t xml:space="preserve"> </w:t>
      </w:r>
      <w:proofErr w:type="spellStart"/>
      <w:r w:rsidRPr="000D3259">
        <w:rPr>
          <w:rFonts w:ascii="Arial" w:hAnsi="Arial" w:cs="Arial"/>
          <w:sz w:val="22"/>
          <w:szCs w:val="22"/>
        </w:rPr>
        <w:t>mungkin</w:t>
      </w:r>
      <w:proofErr w:type="spellEnd"/>
      <w:r w:rsidRPr="000D3259">
        <w:rPr>
          <w:rFonts w:ascii="Arial" w:hAnsi="Arial" w:cs="Arial"/>
          <w:sz w:val="22"/>
          <w:szCs w:val="22"/>
        </w:rPr>
        <w:t xml:space="preserve"> </w:t>
      </w:r>
      <w:proofErr w:type="spellStart"/>
      <w:r w:rsidRPr="000D3259">
        <w:rPr>
          <w:rFonts w:ascii="Arial" w:hAnsi="Arial" w:cs="Arial"/>
          <w:sz w:val="22"/>
          <w:szCs w:val="22"/>
        </w:rPr>
        <w:t>dilakukan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sistem</w:t>
      </w:r>
      <w:proofErr w:type="spellEnd"/>
      <w:r w:rsidR="00365CC2" w:rsidRPr="000D3259">
        <w:rPr>
          <w:rFonts w:ascii="Arial" w:hAnsi="Arial" w:cs="Arial"/>
          <w:sz w:val="22"/>
          <w:szCs w:val="22"/>
        </w:rPr>
        <w:t xml:space="preserve"> </w:t>
      </w:r>
      <w:r w:rsidRPr="000D3259">
        <w:rPr>
          <w:rFonts w:ascii="Arial" w:hAnsi="Arial" w:cs="Arial"/>
          <w:sz w:val="22"/>
          <w:szCs w:val="22"/>
        </w:rPr>
        <w:t xml:space="preserve">OUDD (One Unit Dispensing Dose)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ODDD (One Day Dispensing Dose).</w:t>
      </w:r>
    </w:p>
    <w:p w14:paraId="24779B04" w14:textId="59B2C021" w:rsidR="00365CC2" w:rsidRPr="000D3259" w:rsidRDefault="00B039FF" w:rsidP="000D3259">
      <w:pPr>
        <w:pStyle w:val="BodyTextIndent"/>
        <w:numPr>
          <w:ilvl w:val="0"/>
          <w:numId w:val="87"/>
        </w:numPr>
        <w:spacing w:after="0" w:line="276" w:lineRule="auto"/>
        <w:ind w:left="1701" w:hanging="425"/>
        <w:rPr>
          <w:rFonts w:ascii="Arial" w:hAnsi="Arial" w:cs="Arial"/>
          <w:sz w:val="22"/>
          <w:szCs w:val="22"/>
          <w:lang w:val="sv-SE"/>
        </w:rPr>
      </w:pPr>
      <w:proofErr w:type="spellStart"/>
      <w:r w:rsidRPr="000D3259">
        <w:rPr>
          <w:rFonts w:ascii="Arial" w:hAnsi="Arial" w:cs="Arial"/>
          <w:sz w:val="22"/>
          <w:szCs w:val="22"/>
          <w:lang w:val="en-ID"/>
        </w:rPr>
        <w:t>R</w:t>
      </w:r>
      <w:r w:rsidR="00300527" w:rsidRPr="000D3259">
        <w:rPr>
          <w:rFonts w:ascii="Arial" w:hAnsi="Arial" w:cs="Arial"/>
          <w:sz w:val="22"/>
          <w:szCs w:val="22"/>
          <w:lang w:val="en-ID"/>
        </w:rPr>
        <w:t>uang</w:t>
      </w:r>
      <w:proofErr w:type="spellEnd"/>
      <w:r w:rsidR="00300527" w:rsidRPr="000D3259">
        <w:rPr>
          <w:rFonts w:ascii="Arial" w:hAnsi="Arial" w:cs="Arial"/>
          <w:sz w:val="22"/>
          <w:szCs w:val="22"/>
          <w:lang w:val="en-ID"/>
        </w:rPr>
        <w:t xml:space="preserve"> </w:t>
      </w:r>
      <w:proofErr w:type="spellStart"/>
      <w:r w:rsidR="00300527" w:rsidRPr="000D3259">
        <w:rPr>
          <w:rFonts w:ascii="Arial" w:hAnsi="Arial" w:cs="Arial"/>
          <w:sz w:val="22"/>
          <w:szCs w:val="22"/>
          <w:lang w:val="en-ID"/>
        </w:rPr>
        <w:t>lingkup</w:t>
      </w:r>
      <w:proofErr w:type="spellEnd"/>
      <w:r w:rsidR="00300527" w:rsidRPr="000D3259">
        <w:rPr>
          <w:rFonts w:ascii="Arial" w:hAnsi="Arial" w:cs="Arial"/>
          <w:sz w:val="22"/>
          <w:szCs w:val="22"/>
          <w:lang w:val="en-ID"/>
        </w:rPr>
        <w:t xml:space="preserve"> </w:t>
      </w:r>
      <w:proofErr w:type="spellStart"/>
      <w:r w:rsidR="00300527" w:rsidRPr="000D3259">
        <w:rPr>
          <w:rFonts w:ascii="Arial" w:hAnsi="Arial" w:cs="Arial"/>
          <w:sz w:val="22"/>
          <w:szCs w:val="22"/>
        </w:rPr>
        <w:t>pelayanan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termasuk</w:t>
      </w:r>
      <w:proofErr w:type="spellEnd"/>
      <w:r w:rsidRPr="000D3259">
        <w:rPr>
          <w:rFonts w:ascii="Arial" w:hAnsi="Arial" w:cs="Arial"/>
          <w:sz w:val="22"/>
          <w:szCs w:val="22"/>
          <w:lang w:val="en-US"/>
        </w:rPr>
        <w:t xml:space="preserve"> tata </w:t>
      </w:r>
      <w:proofErr w:type="spellStart"/>
      <w:r w:rsidRPr="000D3259">
        <w:rPr>
          <w:rFonts w:ascii="Arial" w:hAnsi="Arial" w:cs="Arial"/>
          <w:sz w:val="22"/>
          <w:szCs w:val="22"/>
          <w:lang w:val="en-US"/>
        </w:rPr>
        <w:t>cara</w:t>
      </w:r>
      <w:proofErr w:type="spellEnd"/>
      <w:r w:rsidRPr="000D3259">
        <w:rPr>
          <w:rFonts w:ascii="Arial" w:hAnsi="Arial" w:cs="Arial"/>
          <w:sz w:val="22"/>
          <w:szCs w:val="22"/>
          <w:lang w:val="en-US"/>
        </w:rPr>
        <w:t>/</w:t>
      </w:r>
      <w:proofErr w:type="spellStart"/>
      <w:r w:rsidRPr="000D3259">
        <w:rPr>
          <w:rFonts w:ascii="Arial" w:hAnsi="Arial" w:cs="Arial"/>
          <w:sz w:val="22"/>
          <w:szCs w:val="22"/>
          <w:lang w:val="en-US"/>
        </w:rPr>
        <w:t>mekanisme</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pengambilan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obat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sitostatika</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atau</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obat-obatan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kanker</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lainnya</w:t>
      </w:r>
      <w:proofErr w:type="spellEnd"/>
      <w:r w:rsidRPr="000D3259">
        <w:rPr>
          <w:rFonts w:ascii="Arial" w:hAnsi="Arial" w:cs="Arial"/>
          <w:sz w:val="22"/>
          <w:szCs w:val="22"/>
          <w:lang w:val="en-US"/>
        </w:rPr>
        <w:t xml:space="preserve"> </w:t>
      </w:r>
      <w:r w:rsidR="00300527" w:rsidRPr="000D3259">
        <w:rPr>
          <w:rFonts w:ascii="Arial" w:hAnsi="Arial" w:cs="Arial"/>
          <w:sz w:val="22"/>
          <w:szCs w:val="22"/>
          <w:lang w:val="id-ID"/>
        </w:rPr>
        <w:t xml:space="preserve">mengacu </w:t>
      </w:r>
      <w:proofErr w:type="spellStart"/>
      <w:r w:rsidR="00300527" w:rsidRPr="000D3259">
        <w:rPr>
          <w:rFonts w:ascii="Arial" w:hAnsi="Arial" w:cs="Arial"/>
          <w:sz w:val="22"/>
          <w:szCs w:val="22"/>
        </w:rPr>
        <w:t>kepada</w:t>
      </w:r>
      <w:proofErr w:type="spellEnd"/>
      <w:r w:rsidR="00300527" w:rsidRPr="000D3259">
        <w:rPr>
          <w:rFonts w:ascii="Arial" w:hAnsi="Arial" w:cs="Arial"/>
          <w:sz w:val="22"/>
          <w:szCs w:val="22"/>
        </w:rPr>
        <w:t xml:space="preserve"> </w:t>
      </w:r>
      <w:r w:rsidR="00300527" w:rsidRPr="000D3259">
        <w:rPr>
          <w:rFonts w:ascii="Arial" w:hAnsi="Arial" w:cs="Arial"/>
          <w:sz w:val="22"/>
          <w:szCs w:val="22"/>
          <w:lang w:val="id-ID"/>
        </w:rPr>
        <w:t xml:space="preserve">ketentuan pada </w:t>
      </w:r>
      <w:proofErr w:type="spellStart"/>
      <w:r w:rsidR="00300527" w:rsidRPr="000D3259">
        <w:rPr>
          <w:rFonts w:ascii="Arial" w:hAnsi="Arial" w:cs="Arial"/>
          <w:sz w:val="22"/>
          <w:szCs w:val="22"/>
        </w:rPr>
        <w:t>buku</w:t>
      </w:r>
      <w:proofErr w:type="spellEnd"/>
      <w:r w:rsidR="00300527" w:rsidRPr="000D3259">
        <w:rPr>
          <w:rFonts w:ascii="Arial" w:hAnsi="Arial" w:cs="Arial"/>
          <w:sz w:val="22"/>
          <w:szCs w:val="22"/>
        </w:rPr>
        <w:t xml:space="preserve"> </w:t>
      </w:r>
      <w:proofErr w:type="spellStart"/>
      <w:r w:rsidR="0052295B" w:rsidRPr="000D3259">
        <w:rPr>
          <w:rFonts w:ascii="Arial" w:hAnsi="Arial" w:cs="Arial"/>
          <w:sz w:val="22"/>
          <w:szCs w:val="22"/>
        </w:rPr>
        <w:t>Formularium</w:t>
      </w:r>
      <w:proofErr w:type="spellEnd"/>
      <w:r w:rsidR="0052295B" w:rsidRPr="000D3259">
        <w:rPr>
          <w:rFonts w:ascii="Arial" w:hAnsi="Arial" w:cs="Arial"/>
          <w:sz w:val="22"/>
          <w:szCs w:val="22"/>
        </w:rPr>
        <w:t xml:space="preserve"> Nasional (</w:t>
      </w:r>
      <w:proofErr w:type="spellStart"/>
      <w:r w:rsidR="0052295B" w:rsidRPr="000D3259">
        <w:rPr>
          <w:rFonts w:ascii="Arial" w:hAnsi="Arial" w:cs="Arial"/>
          <w:sz w:val="22"/>
          <w:szCs w:val="22"/>
        </w:rPr>
        <w:t>Fornas</w:t>
      </w:r>
      <w:proofErr w:type="spellEnd"/>
      <w:r w:rsidR="0052295B" w:rsidRPr="000D3259">
        <w:rPr>
          <w:rFonts w:ascii="Arial" w:hAnsi="Arial" w:cs="Arial"/>
          <w:sz w:val="22"/>
          <w:szCs w:val="22"/>
        </w:rPr>
        <w:t>)</w:t>
      </w:r>
      <w:r w:rsidR="00520430" w:rsidRPr="000D3259">
        <w:rPr>
          <w:rFonts w:ascii="Arial" w:hAnsi="Arial" w:cs="Arial"/>
          <w:sz w:val="22"/>
          <w:szCs w:val="22"/>
          <w:lang w:val="en-US"/>
        </w:rPr>
        <w:t xml:space="preserve"> </w:t>
      </w:r>
      <w:r w:rsidR="00520430" w:rsidRPr="000D3259">
        <w:rPr>
          <w:rFonts w:ascii="Arial" w:hAnsi="Arial" w:cs="Arial"/>
          <w:sz w:val="22"/>
          <w:szCs w:val="22"/>
        </w:rPr>
        <w:t>dan</w:t>
      </w:r>
      <w:r w:rsidR="002D263E">
        <w:rPr>
          <w:rFonts w:ascii="Arial" w:hAnsi="Arial" w:cs="Arial"/>
          <w:sz w:val="22"/>
          <w:szCs w:val="22"/>
          <w:lang w:val="en-US"/>
        </w:rPr>
        <w:t>/</w:t>
      </w:r>
      <w:proofErr w:type="spellStart"/>
      <w:r w:rsidR="00E772FB" w:rsidRPr="000D3259">
        <w:rPr>
          <w:rFonts w:ascii="Arial" w:hAnsi="Arial" w:cs="Arial"/>
          <w:sz w:val="22"/>
          <w:szCs w:val="22"/>
          <w:lang w:val="en-US"/>
        </w:rPr>
        <w:t>atau</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Formularium</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Rumah</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Sakit</w:t>
      </w:r>
      <w:proofErr w:type="spellEnd"/>
      <w:r w:rsidR="00300527" w:rsidRPr="000D3259">
        <w:rPr>
          <w:rFonts w:ascii="Arial" w:hAnsi="Arial" w:cs="Arial"/>
          <w:sz w:val="22"/>
          <w:szCs w:val="22"/>
          <w:lang w:val="id-ID"/>
        </w:rPr>
        <w:t xml:space="preserve"> yang berlaku</w:t>
      </w:r>
      <w:r w:rsidRPr="000D3259">
        <w:rPr>
          <w:rFonts w:ascii="Arial" w:hAnsi="Arial" w:cs="Arial"/>
          <w:b/>
          <w:sz w:val="22"/>
          <w:szCs w:val="22"/>
          <w:lang w:val="en-US"/>
        </w:rPr>
        <w:t>.</w:t>
      </w:r>
    </w:p>
    <w:p w14:paraId="1B5AD555" w14:textId="71CA99C7" w:rsidR="00F70093" w:rsidRPr="000D3259" w:rsidRDefault="00B039FF" w:rsidP="000D3259">
      <w:pPr>
        <w:pStyle w:val="BodyTextIndent"/>
        <w:numPr>
          <w:ilvl w:val="0"/>
          <w:numId w:val="87"/>
        </w:numPr>
        <w:spacing w:after="0" w:line="276" w:lineRule="auto"/>
        <w:ind w:left="1701" w:hanging="425"/>
        <w:rPr>
          <w:rFonts w:ascii="Arial" w:hAnsi="Arial" w:cs="Arial"/>
          <w:sz w:val="22"/>
          <w:szCs w:val="22"/>
          <w:lang w:val="sv-SE"/>
        </w:rPr>
      </w:pPr>
      <w:proofErr w:type="spellStart"/>
      <w:r w:rsidRPr="000D3259">
        <w:rPr>
          <w:rFonts w:ascii="Arial" w:hAnsi="Arial" w:cs="Arial"/>
          <w:sz w:val="22"/>
          <w:szCs w:val="22"/>
          <w:lang w:val="en-ID"/>
        </w:rPr>
        <w:t>Ruang</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lang w:val="en-ID"/>
        </w:rPr>
        <w:t>lingkup</w:t>
      </w:r>
      <w:proofErr w:type="spellEnd"/>
      <w:r w:rsidRPr="000D3259">
        <w:rPr>
          <w:rFonts w:ascii="Arial" w:hAnsi="Arial" w:cs="Arial"/>
          <w:sz w:val="22"/>
          <w:szCs w:val="22"/>
          <w:lang w:val="en-ID"/>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termasuk</w:t>
      </w:r>
      <w:proofErr w:type="spellEnd"/>
      <w:r w:rsidRPr="000D3259">
        <w:rPr>
          <w:rFonts w:ascii="Arial" w:hAnsi="Arial" w:cs="Arial"/>
          <w:sz w:val="22"/>
          <w:szCs w:val="22"/>
          <w:lang w:val="en-US"/>
        </w:rPr>
        <w:t xml:space="preserve"> tata </w:t>
      </w:r>
      <w:proofErr w:type="spellStart"/>
      <w:r w:rsidRPr="000D3259">
        <w:rPr>
          <w:rFonts w:ascii="Arial" w:hAnsi="Arial" w:cs="Arial"/>
          <w:sz w:val="22"/>
          <w:szCs w:val="22"/>
          <w:lang w:val="en-US"/>
        </w:rPr>
        <w:t>cara</w:t>
      </w:r>
      <w:proofErr w:type="spellEnd"/>
      <w:r w:rsidRPr="000D3259">
        <w:rPr>
          <w:rFonts w:ascii="Arial" w:hAnsi="Arial" w:cs="Arial"/>
          <w:sz w:val="22"/>
          <w:szCs w:val="22"/>
          <w:lang w:val="en-US"/>
        </w:rPr>
        <w:t>/</w:t>
      </w:r>
      <w:proofErr w:type="spellStart"/>
      <w:r w:rsidRPr="000D3259">
        <w:rPr>
          <w:rFonts w:ascii="Arial" w:hAnsi="Arial" w:cs="Arial"/>
          <w:sz w:val="22"/>
          <w:szCs w:val="22"/>
          <w:lang w:val="en-US"/>
        </w:rPr>
        <w:t>mekanisme</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pengambilan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obat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khusus</w:t>
      </w:r>
      <w:proofErr w:type="spellEnd"/>
      <w:r w:rsidRPr="000D3259">
        <w:rPr>
          <w:rFonts w:ascii="Arial" w:hAnsi="Arial" w:cs="Arial"/>
          <w:sz w:val="22"/>
          <w:szCs w:val="22"/>
          <w:lang w:val="en-US"/>
        </w:rPr>
        <w:t xml:space="preserve"> dan albumin </w:t>
      </w:r>
      <w:r w:rsidRPr="000D3259">
        <w:rPr>
          <w:rFonts w:ascii="Arial" w:hAnsi="Arial" w:cs="Arial"/>
          <w:sz w:val="22"/>
          <w:szCs w:val="22"/>
          <w:lang w:val="id-ID"/>
        </w:rPr>
        <w:t xml:space="preserve">mengacu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sz w:val="22"/>
          <w:szCs w:val="22"/>
          <w:lang w:val="id-ID"/>
        </w:rPr>
        <w:t xml:space="preserve">ketentuan pada </w:t>
      </w:r>
      <w:proofErr w:type="spellStart"/>
      <w:r w:rsidRPr="000D3259">
        <w:rPr>
          <w:rFonts w:ascii="Arial" w:hAnsi="Arial" w:cs="Arial"/>
          <w:sz w:val="22"/>
          <w:szCs w:val="22"/>
        </w:rPr>
        <w:t>buku</w:t>
      </w:r>
      <w:proofErr w:type="spellEnd"/>
      <w:r w:rsidRPr="000D3259">
        <w:rPr>
          <w:rFonts w:ascii="Arial" w:hAnsi="Arial" w:cs="Arial"/>
          <w:sz w:val="22"/>
          <w:szCs w:val="22"/>
        </w:rPr>
        <w:t xml:space="preserve"> </w:t>
      </w:r>
      <w:proofErr w:type="spellStart"/>
      <w:r w:rsidR="0052295B" w:rsidRPr="000D3259">
        <w:rPr>
          <w:rFonts w:ascii="Arial" w:hAnsi="Arial" w:cs="Arial"/>
          <w:sz w:val="22"/>
          <w:szCs w:val="22"/>
        </w:rPr>
        <w:t>Formularium</w:t>
      </w:r>
      <w:proofErr w:type="spellEnd"/>
      <w:r w:rsidR="0052295B" w:rsidRPr="000D3259">
        <w:rPr>
          <w:rFonts w:ascii="Arial" w:hAnsi="Arial" w:cs="Arial"/>
          <w:sz w:val="22"/>
          <w:szCs w:val="22"/>
        </w:rPr>
        <w:t xml:space="preserve"> Nasional (</w:t>
      </w:r>
      <w:proofErr w:type="spellStart"/>
      <w:r w:rsidR="0052295B" w:rsidRPr="000D3259">
        <w:rPr>
          <w:rFonts w:ascii="Arial" w:hAnsi="Arial" w:cs="Arial"/>
          <w:sz w:val="22"/>
          <w:szCs w:val="22"/>
        </w:rPr>
        <w:t>Fornas</w:t>
      </w:r>
      <w:proofErr w:type="spellEnd"/>
      <w:r w:rsidR="0052295B" w:rsidRPr="000D3259">
        <w:rPr>
          <w:rFonts w:ascii="Arial" w:hAnsi="Arial" w:cs="Arial"/>
          <w:sz w:val="22"/>
          <w:szCs w:val="22"/>
        </w:rPr>
        <w:t>)</w:t>
      </w:r>
      <w:r w:rsidRPr="000D3259">
        <w:rPr>
          <w:rFonts w:ascii="Arial" w:hAnsi="Arial" w:cs="Arial"/>
          <w:sz w:val="22"/>
          <w:szCs w:val="22"/>
          <w:lang w:val="id-ID"/>
        </w:rPr>
        <w:t xml:space="preserve"> </w:t>
      </w:r>
      <w:r w:rsidR="00520430" w:rsidRPr="000D3259">
        <w:rPr>
          <w:rFonts w:ascii="Arial" w:hAnsi="Arial" w:cs="Arial"/>
          <w:sz w:val="22"/>
          <w:szCs w:val="22"/>
        </w:rPr>
        <w:t>dan</w:t>
      </w:r>
      <w:r w:rsidR="002D263E">
        <w:rPr>
          <w:rFonts w:ascii="Arial" w:hAnsi="Arial" w:cs="Arial"/>
          <w:sz w:val="22"/>
          <w:szCs w:val="22"/>
          <w:lang w:val="en-US"/>
        </w:rPr>
        <w:t>/</w:t>
      </w:r>
      <w:proofErr w:type="spellStart"/>
      <w:r w:rsidR="00E772FB" w:rsidRPr="000D3259">
        <w:rPr>
          <w:rFonts w:ascii="Arial" w:hAnsi="Arial" w:cs="Arial"/>
          <w:sz w:val="22"/>
          <w:szCs w:val="22"/>
          <w:lang w:val="en-US"/>
        </w:rPr>
        <w:t>atau</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Formularium</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Rumah</w:t>
      </w:r>
      <w:proofErr w:type="spellEnd"/>
      <w:r w:rsidR="00520430" w:rsidRPr="000D3259">
        <w:rPr>
          <w:rFonts w:ascii="Arial" w:hAnsi="Arial" w:cs="Arial"/>
          <w:sz w:val="22"/>
          <w:szCs w:val="22"/>
        </w:rPr>
        <w:t xml:space="preserve"> </w:t>
      </w:r>
      <w:proofErr w:type="spellStart"/>
      <w:r w:rsidR="00520430" w:rsidRPr="000D3259">
        <w:rPr>
          <w:rFonts w:ascii="Arial" w:hAnsi="Arial" w:cs="Arial"/>
          <w:sz w:val="22"/>
          <w:szCs w:val="22"/>
        </w:rPr>
        <w:t>Sakit</w:t>
      </w:r>
      <w:proofErr w:type="spellEnd"/>
      <w:r w:rsidR="00520430" w:rsidRPr="000D3259">
        <w:rPr>
          <w:rFonts w:ascii="Arial" w:hAnsi="Arial" w:cs="Arial"/>
          <w:sz w:val="22"/>
          <w:szCs w:val="22"/>
          <w:lang w:val="id-ID"/>
        </w:rPr>
        <w:t xml:space="preserve"> </w:t>
      </w:r>
      <w:r w:rsidRPr="000D3259">
        <w:rPr>
          <w:rFonts w:ascii="Arial" w:hAnsi="Arial" w:cs="Arial"/>
          <w:sz w:val="22"/>
          <w:szCs w:val="22"/>
          <w:lang w:val="id-ID"/>
        </w:rPr>
        <w:t>yang berlaku</w:t>
      </w:r>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000C4C6C" w:rsidRPr="000D3259">
        <w:rPr>
          <w:rFonts w:ascii="Arial" w:hAnsi="Arial" w:cs="Arial"/>
          <w:sz w:val="22"/>
          <w:szCs w:val="22"/>
          <w:lang w:val="en-US"/>
        </w:rPr>
        <w:t>berdasarkan</w:t>
      </w:r>
      <w:proofErr w:type="spellEnd"/>
      <w:r w:rsidR="000C4C6C" w:rsidRPr="000D3259">
        <w:rPr>
          <w:rFonts w:ascii="Arial" w:hAnsi="Arial" w:cs="Arial"/>
          <w:sz w:val="22"/>
          <w:szCs w:val="22"/>
          <w:lang w:val="en-US"/>
        </w:rPr>
        <w:t xml:space="preserve"> </w:t>
      </w:r>
      <w:proofErr w:type="spellStart"/>
      <w:r w:rsidRPr="000D3259">
        <w:rPr>
          <w:rFonts w:ascii="Arial" w:hAnsi="Arial" w:cs="Arial"/>
          <w:sz w:val="22"/>
          <w:szCs w:val="22"/>
        </w:rPr>
        <w:t>persetujuan</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b/>
          <w:sz w:val="22"/>
          <w:szCs w:val="22"/>
          <w:lang w:val="en-US"/>
        </w:rPr>
        <w:t>.</w:t>
      </w:r>
    </w:p>
    <w:p w14:paraId="06B6E776" w14:textId="77777777" w:rsidR="000F0880" w:rsidRPr="000D3259" w:rsidRDefault="000F0880" w:rsidP="000D3259">
      <w:pPr>
        <w:pStyle w:val="ListParagraph"/>
        <w:spacing w:line="276" w:lineRule="auto"/>
        <w:ind w:left="1077"/>
        <w:contextualSpacing w:val="0"/>
        <w:rPr>
          <w:rFonts w:ascii="Arial" w:hAnsi="Arial" w:cs="Arial"/>
          <w:color w:val="000000"/>
          <w:sz w:val="22"/>
          <w:szCs w:val="22"/>
          <w:lang w:val="sv-SE"/>
        </w:rPr>
      </w:pPr>
    </w:p>
    <w:p w14:paraId="5AD0845C" w14:textId="77777777" w:rsidR="00256C1B" w:rsidRPr="000D3259" w:rsidRDefault="00F70093" w:rsidP="000D3259">
      <w:pPr>
        <w:pStyle w:val="ListParagraph"/>
        <w:numPr>
          <w:ilvl w:val="0"/>
          <w:numId w:val="20"/>
        </w:numPr>
        <w:tabs>
          <w:tab w:val="clear" w:pos="720"/>
        </w:tabs>
        <w:spacing w:line="276" w:lineRule="auto"/>
        <w:ind w:left="1276" w:hanging="425"/>
        <w:contextualSpacing w:val="0"/>
        <w:rPr>
          <w:rFonts w:ascii="Arial" w:hAnsi="Arial" w:cs="Arial"/>
          <w:color w:val="000000"/>
          <w:sz w:val="22"/>
          <w:szCs w:val="22"/>
          <w:lang w:val="sv-SE"/>
        </w:rPr>
      </w:pPr>
      <w:r w:rsidRPr="000D3259">
        <w:rPr>
          <w:rFonts w:ascii="Arial" w:hAnsi="Arial" w:cs="Arial"/>
          <w:sz w:val="22"/>
          <w:szCs w:val="22"/>
          <w:lang w:val="id-ID"/>
        </w:rPr>
        <w:t>Pelayanan Khusus dan Canggih</w:t>
      </w:r>
    </w:p>
    <w:p w14:paraId="18F42FC7" w14:textId="75E65EE5" w:rsidR="00256C1B" w:rsidRPr="000D3259" w:rsidRDefault="00A57791" w:rsidP="000D3259">
      <w:pPr>
        <w:pStyle w:val="ListParagraph"/>
        <w:spacing w:line="276" w:lineRule="auto"/>
        <w:ind w:left="1276"/>
        <w:contextualSpacing w:val="0"/>
        <w:rPr>
          <w:rFonts w:ascii="Arial" w:hAnsi="Arial" w:cs="Arial"/>
          <w:color w:val="000000"/>
          <w:sz w:val="22"/>
          <w:szCs w:val="22"/>
          <w:lang w:val="sv-SE"/>
        </w:rPr>
      </w:pPr>
      <w:proofErr w:type="spellStart"/>
      <w:r w:rsidRPr="000D3259">
        <w:rPr>
          <w:rFonts w:ascii="Arial" w:hAnsi="Arial" w:cs="Arial"/>
          <w:color w:val="000000"/>
          <w:sz w:val="22"/>
          <w:szCs w:val="22"/>
        </w:rPr>
        <w:t>Pelayanan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Khusus</w:t>
      </w:r>
      <w:proofErr w:type="spellEnd"/>
      <w:r w:rsidRPr="000D3259">
        <w:rPr>
          <w:rFonts w:ascii="Arial" w:hAnsi="Arial" w:cs="Arial"/>
          <w:color w:val="000000"/>
          <w:sz w:val="22"/>
          <w:szCs w:val="22"/>
        </w:rPr>
        <w:t xml:space="preserve"> </w:t>
      </w:r>
      <w:proofErr w:type="spellStart"/>
      <w:r w:rsidRPr="000D3259">
        <w:rPr>
          <w:rFonts w:ascii="Arial" w:hAnsi="Arial" w:cs="Arial"/>
          <w:sz w:val="22"/>
          <w:szCs w:val="22"/>
        </w:rPr>
        <w:t>h</w:t>
      </w:r>
      <w:r w:rsidRPr="000D3259">
        <w:rPr>
          <w:rFonts w:ascii="Arial" w:hAnsi="Arial" w:cs="Arial"/>
          <w:color w:val="000000"/>
          <w:sz w:val="22"/>
          <w:szCs w:val="22"/>
          <w:lang w:val="sv-SE"/>
        </w:rPr>
        <w:t>anya</w:t>
      </w:r>
      <w:proofErr w:type="spellEnd"/>
      <w:r w:rsidRPr="000D3259">
        <w:rPr>
          <w:rFonts w:ascii="Arial" w:hAnsi="Arial" w:cs="Arial"/>
          <w:color w:val="000000"/>
          <w:sz w:val="22"/>
          <w:szCs w:val="22"/>
          <w:lang w:val="sv-SE"/>
        </w:rPr>
        <w:t xml:space="preserve"> diberikan pada </w:t>
      </w:r>
      <w:r w:rsidR="00986B62" w:rsidRPr="000D3259">
        <w:rPr>
          <w:rFonts w:ascii="Arial" w:hAnsi="Arial" w:cs="Arial"/>
          <w:color w:val="000000"/>
          <w:sz w:val="22"/>
          <w:szCs w:val="22"/>
          <w:lang w:val="sv-SE"/>
        </w:rPr>
        <w:t>Peserta</w:t>
      </w:r>
      <w:r w:rsidRPr="000D3259">
        <w:rPr>
          <w:rFonts w:ascii="Arial" w:hAnsi="Arial" w:cs="Arial"/>
          <w:color w:val="000000"/>
          <w:sz w:val="22"/>
          <w:szCs w:val="22"/>
          <w:lang w:val="sv-SE"/>
        </w:rPr>
        <w:t xml:space="preserve"> </w:t>
      </w:r>
      <w:r w:rsidR="009C3A74" w:rsidRPr="000D3259">
        <w:rPr>
          <w:rFonts w:ascii="Arial" w:hAnsi="Arial" w:cs="Arial"/>
          <w:color w:val="000000"/>
          <w:sz w:val="22"/>
          <w:szCs w:val="22"/>
          <w:lang w:val="sv-SE"/>
        </w:rPr>
        <w:t xml:space="preserve">yang memiliki plan </w:t>
      </w:r>
      <w:r w:rsidR="00657E98" w:rsidRPr="000D3259">
        <w:rPr>
          <w:rFonts w:ascii="Arial" w:hAnsi="Arial" w:cs="Arial"/>
          <w:color w:val="000000"/>
          <w:sz w:val="22"/>
          <w:szCs w:val="22"/>
          <w:lang w:val="en-US"/>
        </w:rPr>
        <w:t>Diamond &amp; Ruby</w:t>
      </w:r>
      <w:r w:rsidRPr="000D3259">
        <w:rPr>
          <w:rFonts w:ascii="Arial" w:hAnsi="Arial" w:cs="Arial"/>
          <w:color w:val="000000"/>
          <w:sz w:val="22"/>
          <w:szCs w:val="22"/>
          <w:lang w:val="sv-SE"/>
        </w:rPr>
        <w:t xml:space="preserve"> sesuai dengan ketentuan yang berlaku. Untuk Plan lain dapat dilakukan dengan persetujuan </w:t>
      </w:r>
      <w:r w:rsidRPr="000D3259">
        <w:rPr>
          <w:rFonts w:ascii="Arial" w:hAnsi="Arial" w:cs="Arial"/>
          <w:b/>
          <w:color w:val="000000"/>
          <w:sz w:val="22"/>
          <w:szCs w:val="22"/>
          <w:lang w:val="sv-SE"/>
        </w:rPr>
        <w:t xml:space="preserve">PIHAK PERTAMA </w:t>
      </w:r>
      <w:r w:rsidRPr="000D3259">
        <w:rPr>
          <w:rFonts w:ascii="Arial" w:hAnsi="Arial" w:cs="Arial"/>
          <w:color w:val="000000"/>
          <w:sz w:val="22"/>
          <w:szCs w:val="22"/>
          <w:lang w:val="sv-SE"/>
        </w:rPr>
        <w:t xml:space="preserve">sepanjang ditentukan dalam Polis Badan Usaha </w:t>
      </w:r>
      <w:r w:rsidR="00986B62" w:rsidRPr="000D3259">
        <w:rPr>
          <w:rFonts w:ascii="Arial" w:hAnsi="Arial" w:cs="Arial"/>
          <w:color w:val="000000"/>
          <w:sz w:val="22"/>
          <w:szCs w:val="22"/>
          <w:lang w:val="sv-SE"/>
        </w:rPr>
        <w:t>Peserta</w:t>
      </w:r>
      <w:r w:rsidRPr="000D3259">
        <w:rPr>
          <w:rFonts w:ascii="Arial" w:hAnsi="Arial" w:cs="Arial"/>
          <w:color w:val="000000"/>
          <w:sz w:val="22"/>
          <w:szCs w:val="22"/>
          <w:lang w:val="sv-SE"/>
        </w:rPr>
        <w:t xml:space="preserve"> </w:t>
      </w:r>
      <w:r w:rsidR="00E77567" w:rsidRPr="000D3259">
        <w:rPr>
          <w:rFonts w:ascii="Arial" w:hAnsi="Arial" w:cs="Arial"/>
          <w:color w:val="000000"/>
          <w:sz w:val="22"/>
          <w:szCs w:val="22"/>
          <w:lang w:val="sv-SE"/>
        </w:rPr>
        <w:t>BRILIFE</w:t>
      </w:r>
      <w:r w:rsidRPr="000D3259">
        <w:rPr>
          <w:rFonts w:ascii="Arial" w:hAnsi="Arial" w:cs="Arial"/>
          <w:color w:val="000000"/>
          <w:sz w:val="22"/>
          <w:szCs w:val="22"/>
          <w:lang w:val="sv-SE"/>
        </w:rPr>
        <w:t>.</w:t>
      </w:r>
    </w:p>
    <w:p w14:paraId="37F7988D" w14:textId="77777777" w:rsidR="00256C1B" w:rsidRPr="000D3259" w:rsidRDefault="00256C1B" w:rsidP="000D3259">
      <w:pPr>
        <w:pStyle w:val="ListParagraph"/>
        <w:spacing w:line="276" w:lineRule="auto"/>
        <w:ind w:left="1276"/>
        <w:contextualSpacing w:val="0"/>
        <w:rPr>
          <w:rFonts w:ascii="Arial" w:hAnsi="Arial" w:cs="Arial"/>
          <w:color w:val="000000"/>
          <w:sz w:val="22"/>
          <w:szCs w:val="22"/>
          <w:lang w:val="sv-SE"/>
        </w:rPr>
      </w:pPr>
    </w:p>
    <w:p w14:paraId="2E0904D9" w14:textId="56DF1862" w:rsidR="00A57791" w:rsidRPr="000D3259" w:rsidRDefault="00A57791" w:rsidP="000D3259">
      <w:pPr>
        <w:pStyle w:val="ListParagraph"/>
        <w:spacing w:line="276" w:lineRule="auto"/>
        <w:ind w:left="1276"/>
        <w:contextualSpacing w:val="0"/>
        <w:rPr>
          <w:rFonts w:ascii="Arial" w:hAnsi="Arial" w:cs="Arial"/>
          <w:color w:val="000000"/>
          <w:sz w:val="22"/>
          <w:szCs w:val="22"/>
          <w:lang w:val="sv-SE"/>
        </w:rPr>
      </w:pPr>
      <w:proofErr w:type="spellStart"/>
      <w:r w:rsidRPr="000D3259">
        <w:rPr>
          <w:rFonts w:ascii="Arial" w:hAnsi="Arial" w:cs="Arial"/>
          <w:color w:val="000000"/>
          <w:sz w:val="22"/>
          <w:szCs w:val="22"/>
        </w:rPr>
        <w:t>Pelayanan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Khusus</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dilakukan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bagi</w:t>
      </w:r>
      <w:proofErr w:type="spellEnd"/>
      <w:r w:rsidRPr="000D3259">
        <w:rPr>
          <w:rFonts w:ascii="Arial" w:hAnsi="Arial" w:cs="Arial"/>
          <w:color w:val="000000"/>
          <w:sz w:val="22"/>
          <w:szCs w:val="22"/>
        </w:rPr>
        <w:t xml:space="preserve"> </w:t>
      </w:r>
      <w:proofErr w:type="spellStart"/>
      <w:r w:rsidR="00986B62" w:rsidRPr="000D3259">
        <w:rPr>
          <w:rFonts w:ascii="Arial" w:hAnsi="Arial" w:cs="Arial"/>
          <w:color w:val="000000"/>
          <w:sz w:val="22"/>
          <w:szCs w:val="22"/>
        </w:rPr>
        <w:t>Peserta</w:t>
      </w:r>
      <w:proofErr w:type="spellEnd"/>
      <w:r w:rsidRPr="000D3259">
        <w:rPr>
          <w:rFonts w:ascii="Arial" w:hAnsi="Arial" w:cs="Arial"/>
          <w:color w:val="000000"/>
          <w:sz w:val="22"/>
          <w:szCs w:val="22"/>
        </w:rPr>
        <w:t xml:space="preserve"> </w:t>
      </w:r>
      <w:r w:rsidR="009C3A74" w:rsidRPr="000D3259">
        <w:rPr>
          <w:rFonts w:ascii="Arial" w:hAnsi="Arial" w:cs="Arial"/>
          <w:color w:val="000000"/>
          <w:sz w:val="22"/>
          <w:szCs w:val="22"/>
          <w:lang w:val="en-US"/>
        </w:rPr>
        <w:t xml:space="preserve">yang </w:t>
      </w:r>
      <w:proofErr w:type="spellStart"/>
      <w:r w:rsidR="009C3A74" w:rsidRPr="000D3259">
        <w:rPr>
          <w:rFonts w:ascii="Arial" w:hAnsi="Arial" w:cs="Arial"/>
          <w:color w:val="000000"/>
          <w:sz w:val="22"/>
          <w:szCs w:val="22"/>
          <w:lang w:val="en-US"/>
        </w:rPr>
        <w:t>memiliki</w:t>
      </w:r>
      <w:proofErr w:type="spellEnd"/>
      <w:r w:rsidR="009C3A74" w:rsidRPr="000D3259">
        <w:rPr>
          <w:rFonts w:ascii="Arial" w:hAnsi="Arial" w:cs="Arial"/>
          <w:color w:val="000000"/>
          <w:sz w:val="22"/>
          <w:szCs w:val="22"/>
          <w:lang w:val="en-US"/>
        </w:rPr>
        <w:t xml:space="preserve"> p</w:t>
      </w:r>
      <w:proofErr w:type="spellStart"/>
      <w:r w:rsidRPr="000D3259">
        <w:rPr>
          <w:rFonts w:ascii="Arial" w:hAnsi="Arial" w:cs="Arial"/>
          <w:color w:val="000000"/>
          <w:sz w:val="22"/>
          <w:szCs w:val="22"/>
        </w:rPr>
        <w:t>lan</w:t>
      </w:r>
      <w:proofErr w:type="spellEnd"/>
      <w:r w:rsidRPr="000D3259">
        <w:rPr>
          <w:rFonts w:ascii="Arial" w:hAnsi="Arial" w:cs="Arial"/>
          <w:color w:val="000000"/>
          <w:sz w:val="22"/>
          <w:szCs w:val="22"/>
        </w:rPr>
        <w:t xml:space="preserve"> </w:t>
      </w:r>
      <w:proofErr w:type="spellStart"/>
      <w:r w:rsidR="002D263E">
        <w:rPr>
          <w:rFonts w:ascii="Arial" w:hAnsi="Arial" w:cs="Arial"/>
          <w:color w:val="000000"/>
          <w:sz w:val="22"/>
          <w:szCs w:val="22"/>
          <w:lang w:val="en-US"/>
        </w:rPr>
        <w:t>Shappire</w:t>
      </w:r>
      <w:proofErr w:type="spellEnd"/>
      <w:r w:rsidR="00657E98" w:rsidRPr="000D3259">
        <w:rPr>
          <w:rFonts w:ascii="Arial" w:hAnsi="Arial" w:cs="Arial"/>
          <w:color w:val="000000"/>
          <w:sz w:val="22"/>
          <w:szCs w:val="22"/>
          <w:lang w:val="en-US"/>
        </w:rPr>
        <w:t xml:space="preserve"> &amp; Emerald</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atas</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persetujuan</w:t>
      </w:r>
      <w:proofErr w:type="spellEnd"/>
      <w:r w:rsidRPr="000D3259">
        <w:rPr>
          <w:rFonts w:ascii="Arial" w:hAnsi="Arial" w:cs="Arial"/>
          <w:color w:val="000000"/>
          <w:sz w:val="22"/>
          <w:szCs w:val="22"/>
        </w:rPr>
        <w:t xml:space="preserve"> </w:t>
      </w:r>
      <w:proofErr w:type="spellStart"/>
      <w:r w:rsidR="00986B62" w:rsidRPr="000D3259">
        <w:rPr>
          <w:rFonts w:ascii="Arial" w:hAnsi="Arial" w:cs="Arial"/>
          <w:color w:val="000000"/>
          <w:sz w:val="22"/>
          <w:szCs w:val="22"/>
        </w:rPr>
        <w:t>Peserta</w:t>
      </w:r>
      <w:proofErr w:type="spellEnd"/>
      <w:r w:rsidRPr="000D3259">
        <w:rPr>
          <w:rFonts w:ascii="Arial" w:hAnsi="Arial" w:cs="Arial"/>
          <w:color w:val="000000"/>
          <w:sz w:val="22"/>
          <w:szCs w:val="22"/>
        </w:rPr>
        <w:t xml:space="preserve"> </w:t>
      </w:r>
      <w:proofErr w:type="spellStart"/>
      <w:r w:rsidR="002D263E">
        <w:rPr>
          <w:rFonts w:ascii="Arial" w:hAnsi="Arial" w:cs="Arial"/>
          <w:color w:val="000000"/>
          <w:sz w:val="22"/>
          <w:szCs w:val="22"/>
        </w:rPr>
        <w:t>BRIL</w:t>
      </w:r>
      <w:r w:rsidR="002D263E">
        <w:rPr>
          <w:rFonts w:ascii="Arial" w:hAnsi="Arial" w:cs="Arial"/>
          <w:color w:val="000000"/>
          <w:sz w:val="22"/>
          <w:szCs w:val="22"/>
          <w:lang w:val="en-US"/>
        </w:rPr>
        <w:t>ife</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maka</w:t>
      </w:r>
      <w:proofErr w:type="spellEnd"/>
      <w:r w:rsidRPr="000D3259">
        <w:rPr>
          <w:rFonts w:ascii="Arial" w:hAnsi="Arial" w:cs="Arial"/>
          <w:color w:val="000000"/>
          <w:sz w:val="22"/>
          <w:szCs w:val="22"/>
        </w:rPr>
        <w:t xml:space="preserve"> </w:t>
      </w:r>
      <w:r w:rsidRPr="000D3259">
        <w:rPr>
          <w:rFonts w:ascii="Arial" w:hAnsi="Arial" w:cs="Arial"/>
          <w:b/>
          <w:color w:val="000000"/>
          <w:sz w:val="22"/>
          <w:szCs w:val="22"/>
        </w:rPr>
        <w:t>PIHAK PERTAMA</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menjamin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akomodasi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pelayanan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obat</w:t>
      </w:r>
      <w:proofErr w:type="spellEnd"/>
      <w:r w:rsidRPr="000D3259">
        <w:rPr>
          <w:rFonts w:ascii="Arial" w:hAnsi="Arial" w:cs="Arial"/>
          <w:i/>
          <w:color w:val="000000"/>
          <w:sz w:val="22"/>
          <w:szCs w:val="22"/>
        </w:rPr>
        <w:t xml:space="preserve"> </w:t>
      </w:r>
      <w:proofErr w:type="spellStart"/>
      <w:r w:rsidRPr="000D3259">
        <w:rPr>
          <w:rFonts w:ascii="Arial" w:hAnsi="Arial" w:cs="Arial"/>
          <w:i/>
          <w:color w:val="000000"/>
          <w:sz w:val="22"/>
          <w:szCs w:val="22"/>
        </w:rPr>
        <w:t>pra</w:t>
      </w:r>
      <w:proofErr w:type="spellEnd"/>
      <w:r w:rsidRPr="000D3259">
        <w:rPr>
          <w:rFonts w:ascii="Arial" w:hAnsi="Arial" w:cs="Arial"/>
          <w:color w:val="000000"/>
          <w:sz w:val="22"/>
          <w:szCs w:val="22"/>
        </w:rPr>
        <w:t xml:space="preserve"> dan </w:t>
      </w:r>
      <w:r w:rsidRPr="000D3259">
        <w:rPr>
          <w:rFonts w:ascii="Arial" w:hAnsi="Arial" w:cs="Arial"/>
          <w:i/>
          <w:color w:val="000000"/>
          <w:sz w:val="22"/>
          <w:szCs w:val="22"/>
        </w:rPr>
        <w:t>post</w:t>
      </w:r>
      <w:r w:rsidR="00DA3F8C" w:rsidRPr="000D3259">
        <w:rPr>
          <w:rFonts w:ascii="Arial" w:hAnsi="Arial" w:cs="Arial"/>
          <w:i/>
          <w:color w:val="000000"/>
          <w:sz w:val="22"/>
          <w:szCs w:val="22"/>
        </w:rPr>
        <w:t xml:space="preserve"> </w:t>
      </w:r>
      <w:proofErr w:type="spellStart"/>
      <w:r w:rsidRPr="000D3259">
        <w:rPr>
          <w:rFonts w:ascii="Arial" w:hAnsi="Arial" w:cs="Arial"/>
          <w:color w:val="000000"/>
          <w:sz w:val="22"/>
          <w:szCs w:val="22"/>
        </w:rPr>
        <w:t>tindakan</w:t>
      </w:r>
      <w:proofErr w:type="spellEnd"/>
      <w:r w:rsidRPr="000D3259">
        <w:rPr>
          <w:rFonts w:ascii="Arial" w:hAnsi="Arial" w:cs="Arial"/>
          <w:color w:val="000000"/>
          <w:sz w:val="22"/>
          <w:szCs w:val="22"/>
        </w:rPr>
        <w:t>/</w:t>
      </w:r>
      <w:proofErr w:type="spellStart"/>
      <w:r w:rsidRPr="000D3259">
        <w:rPr>
          <w:rFonts w:ascii="Arial" w:hAnsi="Arial" w:cs="Arial"/>
          <w:color w:val="000000"/>
          <w:sz w:val="22"/>
          <w:szCs w:val="22"/>
        </w:rPr>
        <w:t>operasi</w:t>
      </w:r>
      <w:proofErr w:type="spellEnd"/>
      <w:r w:rsidRPr="000D3259">
        <w:rPr>
          <w:rFonts w:ascii="Arial" w:hAnsi="Arial" w:cs="Arial"/>
          <w:color w:val="000000"/>
          <w:sz w:val="22"/>
          <w:szCs w:val="22"/>
        </w:rPr>
        <w:t>.</w:t>
      </w:r>
    </w:p>
    <w:p w14:paraId="2B0BB3A7" w14:textId="77777777" w:rsidR="00A57791" w:rsidRPr="000D3259" w:rsidRDefault="00A57791" w:rsidP="000D3259">
      <w:pPr>
        <w:pStyle w:val="ListParagraph"/>
        <w:spacing w:line="276" w:lineRule="auto"/>
        <w:ind w:left="1077"/>
        <w:rPr>
          <w:rFonts w:ascii="Arial" w:hAnsi="Arial" w:cs="Arial"/>
          <w:color w:val="000000"/>
          <w:sz w:val="22"/>
          <w:szCs w:val="22"/>
        </w:rPr>
      </w:pPr>
    </w:p>
    <w:p w14:paraId="7AF7D7B2" w14:textId="6AA6844D" w:rsidR="00A57791" w:rsidRPr="000D3259" w:rsidRDefault="00A57791" w:rsidP="000D3259">
      <w:pPr>
        <w:pStyle w:val="ListParagraph"/>
        <w:spacing w:line="276" w:lineRule="auto"/>
        <w:ind w:left="1276"/>
        <w:rPr>
          <w:rFonts w:ascii="Arial" w:hAnsi="Arial" w:cs="Arial"/>
          <w:color w:val="000000"/>
          <w:sz w:val="22"/>
          <w:szCs w:val="22"/>
          <w:lang w:val="sv-SE"/>
        </w:rPr>
      </w:pPr>
      <w:proofErr w:type="spellStart"/>
      <w:r w:rsidRPr="000D3259">
        <w:rPr>
          <w:rFonts w:ascii="Arial" w:hAnsi="Arial" w:cs="Arial"/>
          <w:color w:val="000000"/>
          <w:sz w:val="22"/>
          <w:szCs w:val="22"/>
        </w:rPr>
        <w:t>Pelayanan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Khusus</w:t>
      </w:r>
      <w:proofErr w:type="spellEnd"/>
      <w:r w:rsidRPr="000D3259">
        <w:rPr>
          <w:rFonts w:ascii="Arial" w:hAnsi="Arial" w:cs="Arial"/>
          <w:sz w:val="22"/>
          <w:szCs w:val="22"/>
        </w:rPr>
        <w:t xml:space="preserve"> </w:t>
      </w:r>
      <w:r w:rsidRPr="000D3259">
        <w:rPr>
          <w:rFonts w:ascii="Arial" w:hAnsi="Arial" w:cs="Arial"/>
          <w:color w:val="000000"/>
          <w:sz w:val="22"/>
          <w:szCs w:val="22"/>
          <w:lang w:val="sv-SE"/>
        </w:rPr>
        <w:t>meliputi namun tidak terbatas pada</w:t>
      </w:r>
      <w:r w:rsidR="00CA38C8" w:rsidRPr="000D3259">
        <w:rPr>
          <w:rFonts w:ascii="Arial" w:hAnsi="Arial" w:cs="Arial"/>
          <w:color w:val="000000"/>
          <w:sz w:val="22"/>
          <w:szCs w:val="22"/>
          <w:lang w:val="sv-SE"/>
        </w:rPr>
        <w:t>:</w:t>
      </w:r>
    </w:p>
    <w:p w14:paraId="111AB330" w14:textId="77777777" w:rsidR="00661474" w:rsidRPr="000D3259" w:rsidRDefault="00661474"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 xml:space="preserve">Tindakan kasus </w:t>
      </w:r>
      <w:r w:rsidR="009C3A74" w:rsidRPr="000D3259">
        <w:rPr>
          <w:rFonts w:ascii="Arial" w:hAnsi="Arial" w:cs="Arial"/>
          <w:color w:val="000000"/>
          <w:sz w:val="22"/>
          <w:szCs w:val="22"/>
        </w:rPr>
        <w:t>jantung dan paru</w:t>
      </w:r>
      <w:r w:rsidRPr="000D3259">
        <w:rPr>
          <w:rFonts w:ascii="Arial" w:hAnsi="Arial" w:cs="Arial"/>
          <w:color w:val="000000"/>
          <w:sz w:val="22"/>
          <w:szCs w:val="22"/>
        </w:rPr>
        <w:t>:</w:t>
      </w:r>
    </w:p>
    <w:p w14:paraId="48590517" w14:textId="44EC318E" w:rsidR="00661474" w:rsidRPr="000D3259" w:rsidRDefault="00661474" w:rsidP="000D3259">
      <w:pPr>
        <w:pStyle w:val="ListParagraph"/>
        <w:numPr>
          <w:ilvl w:val="1"/>
          <w:numId w:val="34"/>
        </w:numPr>
        <w:tabs>
          <w:tab w:val="clear" w:pos="720"/>
        </w:tabs>
        <w:spacing w:line="276" w:lineRule="auto"/>
        <w:ind w:left="2127" w:hanging="425"/>
        <w:contextualSpacing w:val="0"/>
        <w:rPr>
          <w:rFonts w:ascii="Arial" w:hAnsi="Arial" w:cs="Arial"/>
          <w:color w:val="000000"/>
          <w:sz w:val="22"/>
          <w:szCs w:val="22"/>
        </w:rPr>
      </w:pPr>
      <w:proofErr w:type="spellStart"/>
      <w:r w:rsidRPr="000D3259">
        <w:rPr>
          <w:rFonts w:ascii="Arial" w:hAnsi="Arial" w:cs="Arial"/>
          <w:color w:val="000000"/>
          <w:sz w:val="22"/>
          <w:szCs w:val="22"/>
        </w:rPr>
        <w:t>Operasi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jantung</w:t>
      </w:r>
      <w:proofErr w:type="spellEnd"/>
      <w:r w:rsidRPr="000D3259">
        <w:rPr>
          <w:rFonts w:ascii="Arial" w:hAnsi="Arial" w:cs="Arial"/>
          <w:color w:val="000000"/>
          <w:sz w:val="22"/>
          <w:szCs w:val="22"/>
        </w:rPr>
        <w:t xml:space="preserve"> dan </w:t>
      </w:r>
      <w:proofErr w:type="spellStart"/>
      <w:r w:rsidRPr="000D3259">
        <w:rPr>
          <w:rFonts w:ascii="Arial" w:hAnsi="Arial" w:cs="Arial"/>
          <w:color w:val="000000"/>
          <w:sz w:val="22"/>
          <w:szCs w:val="22"/>
        </w:rPr>
        <w:t>paru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ketentuan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jumlah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pemasangan</w:t>
      </w:r>
      <w:proofErr w:type="spellEnd"/>
      <w:r w:rsidRPr="000D3259">
        <w:rPr>
          <w:rFonts w:ascii="Arial" w:hAnsi="Arial" w:cs="Arial"/>
          <w:color w:val="000000"/>
          <w:sz w:val="22"/>
          <w:szCs w:val="22"/>
        </w:rPr>
        <w:t xml:space="preserve"> stent/ring dan </w:t>
      </w:r>
      <w:proofErr w:type="spellStart"/>
      <w:r w:rsidRPr="000D3259">
        <w:rPr>
          <w:rFonts w:ascii="Arial" w:hAnsi="Arial" w:cs="Arial"/>
          <w:color w:val="000000"/>
          <w:sz w:val="22"/>
          <w:szCs w:val="22"/>
        </w:rPr>
        <w:t>jenisnya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mengacu</w:t>
      </w:r>
      <w:proofErr w:type="spellEnd"/>
      <w:r w:rsidRPr="000D3259">
        <w:rPr>
          <w:rFonts w:ascii="Arial" w:hAnsi="Arial" w:cs="Arial"/>
          <w:color w:val="000000"/>
          <w:sz w:val="22"/>
          <w:szCs w:val="22"/>
        </w:rPr>
        <w:t xml:space="preserve"> pada </w:t>
      </w:r>
      <w:proofErr w:type="spellStart"/>
      <w:r w:rsidRPr="000D3259">
        <w:rPr>
          <w:rFonts w:ascii="Arial" w:hAnsi="Arial" w:cs="Arial"/>
          <w:color w:val="000000"/>
          <w:sz w:val="22"/>
          <w:szCs w:val="22"/>
        </w:rPr>
        <w:t>indikasi</w:t>
      </w:r>
      <w:proofErr w:type="spellEnd"/>
      <w:r w:rsidRPr="000D3259">
        <w:rPr>
          <w:rFonts w:ascii="Arial" w:hAnsi="Arial" w:cs="Arial"/>
          <w:color w:val="000000"/>
          <w:sz w:val="22"/>
          <w:szCs w:val="22"/>
        </w:rPr>
        <w:t xml:space="preserve"> dan</w:t>
      </w:r>
      <w:r w:rsidR="00DA3F8C"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kesepakatan</w:t>
      </w:r>
      <w:proofErr w:type="spellEnd"/>
      <w:r w:rsidRPr="000D3259">
        <w:rPr>
          <w:rFonts w:ascii="Arial" w:hAnsi="Arial" w:cs="Arial"/>
          <w:color w:val="000000"/>
          <w:sz w:val="22"/>
          <w:szCs w:val="22"/>
        </w:rPr>
        <w:t xml:space="preserve"> </w:t>
      </w:r>
      <w:r w:rsidR="0046256B" w:rsidRPr="000D3259">
        <w:rPr>
          <w:rFonts w:ascii="Arial" w:hAnsi="Arial" w:cs="Arial"/>
          <w:b/>
          <w:bCs/>
          <w:color w:val="000000"/>
          <w:sz w:val="22"/>
          <w:szCs w:val="22"/>
        </w:rPr>
        <w:t>PARA PIHAK</w:t>
      </w:r>
    </w:p>
    <w:p w14:paraId="1A25163B" w14:textId="77777777" w:rsidR="00661474" w:rsidRPr="000D3259" w:rsidRDefault="00661474" w:rsidP="000D3259">
      <w:pPr>
        <w:pStyle w:val="ListParagraph"/>
        <w:numPr>
          <w:ilvl w:val="1"/>
          <w:numId w:val="34"/>
        </w:numPr>
        <w:tabs>
          <w:tab w:val="clear" w:pos="720"/>
        </w:tabs>
        <w:spacing w:line="276" w:lineRule="auto"/>
        <w:ind w:left="2127" w:hanging="425"/>
        <w:contextualSpacing w:val="0"/>
        <w:rPr>
          <w:rFonts w:ascii="Arial" w:hAnsi="Arial" w:cs="Arial"/>
          <w:color w:val="000000"/>
          <w:sz w:val="22"/>
          <w:szCs w:val="22"/>
        </w:rPr>
      </w:pPr>
      <w:proofErr w:type="spellStart"/>
      <w:r w:rsidRPr="000D3259">
        <w:rPr>
          <w:rFonts w:ascii="Arial" w:hAnsi="Arial" w:cs="Arial"/>
          <w:color w:val="000000"/>
          <w:sz w:val="22"/>
          <w:szCs w:val="22"/>
        </w:rPr>
        <w:t>Kateterisasi</w:t>
      </w:r>
      <w:proofErr w:type="spellEnd"/>
      <w:r w:rsidRPr="000D3259">
        <w:rPr>
          <w:rFonts w:ascii="Arial" w:hAnsi="Arial" w:cs="Arial"/>
          <w:color w:val="000000"/>
          <w:sz w:val="22"/>
          <w:szCs w:val="22"/>
        </w:rPr>
        <w:t xml:space="preserve"> dan </w:t>
      </w:r>
      <w:proofErr w:type="spellStart"/>
      <w:r w:rsidRPr="000D3259">
        <w:rPr>
          <w:rFonts w:ascii="Arial" w:hAnsi="Arial" w:cs="Arial"/>
          <w:color w:val="000000"/>
          <w:sz w:val="22"/>
          <w:szCs w:val="22"/>
        </w:rPr>
        <w:t>dilatasi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pembuluh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darah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perifer</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jantung</w:t>
      </w:r>
      <w:proofErr w:type="spellEnd"/>
    </w:p>
    <w:p w14:paraId="1BD284DE" w14:textId="77777777" w:rsidR="00661474" w:rsidRPr="000D3259" w:rsidRDefault="00661474" w:rsidP="000D3259">
      <w:pPr>
        <w:pStyle w:val="ListParagraph"/>
        <w:numPr>
          <w:ilvl w:val="1"/>
          <w:numId w:val="34"/>
        </w:numPr>
        <w:tabs>
          <w:tab w:val="clear" w:pos="720"/>
        </w:tabs>
        <w:spacing w:line="276" w:lineRule="auto"/>
        <w:ind w:left="2127" w:hanging="425"/>
        <w:contextualSpacing w:val="0"/>
        <w:rPr>
          <w:rFonts w:ascii="Arial" w:hAnsi="Arial" w:cs="Arial"/>
          <w:color w:val="000000"/>
          <w:sz w:val="22"/>
          <w:szCs w:val="22"/>
        </w:rPr>
      </w:pPr>
      <w:proofErr w:type="spellStart"/>
      <w:r w:rsidRPr="000D3259">
        <w:rPr>
          <w:rFonts w:ascii="Arial" w:hAnsi="Arial" w:cs="Arial"/>
          <w:color w:val="000000"/>
          <w:sz w:val="22"/>
          <w:szCs w:val="22"/>
          <w:lang w:val="en-US"/>
        </w:rPr>
        <w:t>Pemasangan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alat</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rPr>
        <w:t>Pacu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jantung</w:t>
      </w:r>
      <w:proofErr w:type="spellEnd"/>
    </w:p>
    <w:p w14:paraId="763FEB4C" w14:textId="77777777" w:rsidR="00661474" w:rsidRPr="000D3259" w:rsidRDefault="00661474" w:rsidP="000D3259">
      <w:pPr>
        <w:pStyle w:val="ListParagraph"/>
        <w:numPr>
          <w:ilvl w:val="1"/>
          <w:numId w:val="34"/>
        </w:numPr>
        <w:tabs>
          <w:tab w:val="clear" w:pos="720"/>
        </w:tabs>
        <w:spacing w:line="276" w:lineRule="auto"/>
        <w:ind w:left="2127" w:hanging="425"/>
        <w:contextualSpacing w:val="0"/>
        <w:rPr>
          <w:rFonts w:ascii="Arial" w:hAnsi="Arial" w:cs="Arial"/>
          <w:color w:val="000000"/>
          <w:sz w:val="22"/>
          <w:szCs w:val="22"/>
        </w:rPr>
      </w:pPr>
      <w:r w:rsidRPr="000D3259">
        <w:rPr>
          <w:rFonts w:ascii="Arial" w:hAnsi="Arial" w:cs="Arial"/>
          <w:i/>
          <w:color w:val="000000"/>
          <w:sz w:val="22"/>
          <w:szCs w:val="22"/>
        </w:rPr>
        <w:t>Thallium scanning</w:t>
      </w:r>
    </w:p>
    <w:p w14:paraId="0D32BAB9" w14:textId="77777777" w:rsidR="00CA7024" w:rsidRPr="000D3259" w:rsidRDefault="00661474"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 xml:space="preserve">Tindakan </w:t>
      </w:r>
      <w:r w:rsidR="009C3A74" w:rsidRPr="000D3259">
        <w:rPr>
          <w:rFonts w:ascii="Arial" w:hAnsi="Arial" w:cs="Arial"/>
          <w:color w:val="000000"/>
          <w:sz w:val="22"/>
          <w:szCs w:val="22"/>
        </w:rPr>
        <w:t xml:space="preserve">bedah </w:t>
      </w:r>
      <w:r w:rsidR="009C3A74" w:rsidRPr="000D3259">
        <w:rPr>
          <w:rFonts w:ascii="Arial" w:hAnsi="Arial" w:cs="Arial"/>
          <w:i/>
          <w:color w:val="000000"/>
          <w:sz w:val="22"/>
          <w:szCs w:val="22"/>
        </w:rPr>
        <w:t>thorax</w:t>
      </w:r>
      <w:r w:rsidR="009C3A74" w:rsidRPr="000D3259">
        <w:rPr>
          <w:rFonts w:ascii="Arial" w:hAnsi="Arial" w:cs="Arial"/>
          <w:color w:val="000000"/>
          <w:sz w:val="22"/>
          <w:szCs w:val="22"/>
        </w:rPr>
        <w:t xml:space="preserve"> </w:t>
      </w:r>
      <w:r w:rsidRPr="000D3259">
        <w:rPr>
          <w:rFonts w:ascii="Arial" w:hAnsi="Arial" w:cs="Arial"/>
          <w:color w:val="000000"/>
          <w:sz w:val="22"/>
          <w:szCs w:val="22"/>
        </w:rPr>
        <w:t xml:space="preserve">(Pembedahan dengan membuka </w:t>
      </w:r>
      <w:r w:rsidRPr="0087792F">
        <w:rPr>
          <w:rFonts w:ascii="Arial" w:hAnsi="Arial" w:cs="Arial"/>
          <w:i/>
          <w:color w:val="000000"/>
          <w:sz w:val="22"/>
          <w:szCs w:val="22"/>
        </w:rPr>
        <w:t>Thorax</w:t>
      </w:r>
      <w:r w:rsidRPr="000D3259">
        <w:rPr>
          <w:rFonts w:ascii="Arial" w:hAnsi="Arial" w:cs="Arial"/>
          <w:color w:val="000000"/>
          <w:sz w:val="22"/>
          <w:szCs w:val="22"/>
        </w:rPr>
        <w:t>)</w:t>
      </w:r>
      <w:r w:rsidR="00451C68" w:rsidRPr="000D3259">
        <w:rPr>
          <w:rFonts w:ascii="Arial" w:hAnsi="Arial" w:cs="Arial"/>
          <w:color w:val="000000"/>
          <w:sz w:val="22"/>
          <w:szCs w:val="22"/>
        </w:rPr>
        <w:t>.</w:t>
      </w:r>
    </w:p>
    <w:p w14:paraId="6E320546" w14:textId="77777777" w:rsidR="00CA7024" w:rsidRPr="000D3259" w:rsidRDefault="00CA7024"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Tindakan terapi minimal invasif di bidang ortopedi, bidang kebidanan dan kandungan, bidang bedah syaraf dan bidang bedah thorax cardiovaskular.</w:t>
      </w:r>
    </w:p>
    <w:p w14:paraId="100145DE" w14:textId="77777777" w:rsidR="00CA7024" w:rsidRPr="000D3259" w:rsidRDefault="00CA7024"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 xml:space="preserve">Tindakan craniotomi selain kasus kecelakaan. </w:t>
      </w:r>
    </w:p>
    <w:p w14:paraId="1BE21DCF" w14:textId="77777777" w:rsidR="00451C68" w:rsidRPr="000D3259" w:rsidRDefault="00451C68"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 xml:space="preserve">Tindakan </w:t>
      </w:r>
      <w:r w:rsidR="009C3A74" w:rsidRPr="000D3259">
        <w:rPr>
          <w:rFonts w:ascii="Arial" w:hAnsi="Arial" w:cs="Arial"/>
          <w:color w:val="000000"/>
          <w:sz w:val="22"/>
          <w:szCs w:val="22"/>
        </w:rPr>
        <w:t xml:space="preserve">lasik, </w:t>
      </w:r>
      <w:r w:rsidRPr="000D3259">
        <w:rPr>
          <w:rFonts w:ascii="Arial" w:hAnsi="Arial" w:cs="Arial"/>
          <w:color w:val="000000"/>
          <w:sz w:val="22"/>
          <w:szCs w:val="22"/>
        </w:rPr>
        <w:t>dengan ketentuan sebagai berikut:</w:t>
      </w:r>
    </w:p>
    <w:p w14:paraId="4C9E3E9A" w14:textId="008C1FC6" w:rsidR="00451C68" w:rsidRPr="000D3259" w:rsidRDefault="00451C68" w:rsidP="000D3259">
      <w:pPr>
        <w:pStyle w:val="ListParagraph"/>
        <w:numPr>
          <w:ilvl w:val="1"/>
          <w:numId w:val="36"/>
        </w:numPr>
        <w:tabs>
          <w:tab w:val="clear" w:pos="720"/>
        </w:tabs>
        <w:spacing w:line="276" w:lineRule="auto"/>
        <w:ind w:left="2127" w:hanging="425"/>
        <w:contextualSpacing w:val="0"/>
        <w:rPr>
          <w:rFonts w:ascii="Arial" w:hAnsi="Arial" w:cs="Arial"/>
          <w:color w:val="000000"/>
          <w:sz w:val="22"/>
          <w:szCs w:val="22"/>
        </w:rPr>
      </w:pPr>
      <w:proofErr w:type="spellStart"/>
      <w:r w:rsidRPr="000D3259">
        <w:rPr>
          <w:rFonts w:ascii="Arial" w:hAnsi="Arial" w:cs="Arial"/>
          <w:color w:val="000000"/>
          <w:sz w:val="22"/>
          <w:szCs w:val="22"/>
        </w:rPr>
        <w:t>Jika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terdapat</w:t>
      </w:r>
      <w:proofErr w:type="spellEnd"/>
      <w:r w:rsidRPr="000D3259">
        <w:rPr>
          <w:rFonts w:ascii="Arial" w:hAnsi="Arial" w:cs="Arial"/>
          <w:color w:val="000000"/>
          <w:sz w:val="22"/>
          <w:szCs w:val="22"/>
        </w:rPr>
        <w:t xml:space="preserve"> anisometropia, </w:t>
      </w:r>
      <w:proofErr w:type="spellStart"/>
      <w:r w:rsidRPr="000D3259">
        <w:rPr>
          <w:rFonts w:ascii="Arial" w:hAnsi="Arial" w:cs="Arial"/>
          <w:color w:val="000000"/>
          <w:sz w:val="22"/>
          <w:szCs w:val="22"/>
        </w:rPr>
        <w:t>dimana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terjadi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perbedaan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visus</w:t>
      </w:r>
      <w:proofErr w:type="spellEnd"/>
      <w:r w:rsidRPr="000D3259">
        <w:rPr>
          <w:rFonts w:ascii="Arial" w:hAnsi="Arial" w:cs="Arial"/>
          <w:color w:val="000000"/>
          <w:sz w:val="22"/>
          <w:szCs w:val="22"/>
        </w:rPr>
        <w:t>/</w:t>
      </w:r>
      <w:proofErr w:type="spellStart"/>
      <w:r w:rsidRPr="000D3259">
        <w:rPr>
          <w:rFonts w:ascii="Arial" w:hAnsi="Arial" w:cs="Arial"/>
          <w:color w:val="000000"/>
          <w:sz w:val="22"/>
          <w:szCs w:val="22"/>
        </w:rPr>
        <w:t>refraksi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antara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mata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kanan</w:t>
      </w:r>
      <w:proofErr w:type="spellEnd"/>
      <w:r w:rsidRPr="000D3259">
        <w:rPr>
          <w:rFonts w:ascii="Arial" w:hAnsi="Arial" w:cs="Arial"/>
          <w:color w:val="000000"/>
          <w:sz w:val="22"/>
          <w:szCs w:val="22"/>
        </w:rPr>
        <w:t xml:space="preserve"> dan </w:t>
      </w:r>
      <w:proofErr w:type="spellStart"/>
      <w:r w:rsidRPr="000D3259">
        <w:rPr>
          <w:rFonts w:ascii="Arial" w:hAnsi="Arial" w:cs="Arial"/>
          <w:color w:val="000000"/>
          <w:sz w:val="22"/>
          <w:szCs w:val="22"/>
        </w:rPr>
        <w:t>kiri</w:t>
      </w:r>
      <w:proofErr w:type="spellEnd"/>
      <w:r w:rsidRPr="000D3259">
        <w:rPr>
          <w:rFonts w:ascii="Arial" w:hAnsi="Arial" w:cs="Arial"/>
          <w:color w:val="000000"/>
          <w:sz w:val="22"/>
          <w:szCs w:val="22"/>
        </w:rPr>
        <w:t xml:space="preserve"> yang </w:t>
      </w:r>
      <w:proofErr w:type="spellStart"/>
      <w:r w:rsidRPr="000D3259">
        <w:rPr>
          <w:rFonts w:ascii="Arial" w:hAnsi="Arial" w:cs="Arial"/>
          <w:color w:val="000000"/>
          <w:sz w:val="22"/>
          <w:szCs w:val="22"/>
        </w:rPr>
        <w:t>mencapai</w:t>
      </w:r>
      <w:proofErr w:type="spellEnd"/>
      <w:r w:rsidRPr="000D3259">
        <w:rPr>
          <w:rFonts w:ascii="Arial" w:hAnsi="Arial" w:cs="Arial"/>
          <w:color w:val="000000"/>
          <w:sz w:val="22"/>
          <w:szCs w:val="22"/>
        </w:rPr>
        <w:t xml:space="preserve"> -/+7</w:t>
      </w:r>
      <w:r w:rsidR="00DA3F8C" w:rsidRPr="000D3259">
        <w:rPr>
          <w:rFonts w:ascii="Arial" w:hAnsi="Arial" w:cs="Arial"/>
          <w:color w:val="000000"/>
          <w:sz w:val="22"/>
          <w:szCs w:val="22"/>
        </w:rPr>
        <w:t xml:space="preserve"> </w:t>
      </w:r>
      <w:r w:rsidRPr="000D3259">
        <w:rPr>
          <w:rFonts w:ascii="Arial" w:hAnsi="Arial" w:cs="Arial"/>
          <w:color w:val="000000"/>
          <w:sz w:val="22"/>
          <w:szCs w:val="22"/>
          <w:lang w:val="id-ID"/>
        </w:rPr>
        <w:t>dan</w:t>
      </w:r>
    </w:p>
    <w:p w14:paraId="6DD480D2" w14:textId="77777777" w:rsidR="00451C68" w:rsidRPr="000D3259" w:rsidRDefault="00451C68" w:rsidP="000D3259">
      <w:pPr>
        <w:pStyle w:val="ListParagraph"/>
        <w:numPr>
          <w:ilvl w:val="1"/>
          <w:numId w:val="36"/>
        </w:numPr>
        <w:tabs>
          <w:tab w:val="clear" w:pos="720"/>
        </w:tabs>
        <w:spacing w:line="276" w:lineRule="auto"/>
        <w:ind w:left="2127" w:hanging="425"/>
        <w:contextualSpacing w:val="0"/>
        <w:rPr>
          <w:rFonts w:ascii="Arial" w:hAnsi="Arial" w:cs="Arial"/>
          <w:color w:val="000000"/>
          <w:sz w:val="22"/>
          <w:szCs w:val="22"/>
        </w:rPr>
      </w:pPr>
      <w:proofErr w:type="spellStart"/>
      <w:r w:rsidRPr="000D3259">
        <w:rPr>
          <w:rFonts w:ascii="Arial" w:hAnsi="Arial" w:cs="Arial"/>
          <w:color w:val="000000"/>
          <w:sz w:val="22"/>
          <w:szCs w:val="22"/>
        </w:rPr>
        <w:t>Jika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terdapat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kelainan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diatas</w:t>
      </w:r>
      <w:proofErr w:type="spellEnd"/>
      <w:r w:rsidRPr="000D3259">
        <w:rPr>
          <w:rFonts w:ascii="Arial" w:hAnsi="Arial" w:cs="Arial"/>
          <w:color w:val="000000"/>
          <w:sz w:val="22"/>
          <w:szCs w:val="22"/>
        </w:rPr>
        <w:t xml:space="preserve"> -/+ 7</w:t>
      </w:r>
      <w:r w:rsidRPr="000D3259">
        <w:rPr>
          <w:rFonts w:ascii="Arial" w:hAnsi="Arial" w:cs="Arial"/>
          <w:color w:val="000000"/>
          <w:sz w:val="22"/>
          <w:szCs w:val="22"/>
          <w:lang w:val="en-US"/>
        </w:rPr>
        <w:t>.</w:t>
      </w:r>
    </w:p>
    <w:p w14:paraId="24354FDC" w14:textId="29FB8716" w:rsidR="00873732" w:rsidRPr="000D3259" w:rsidRDefault="00CA7024" w:rsidP="000D3259">
      <w:pPr>
        <w:numPr>
          <w:ilvl w:val="1"/>
          <w:numId w:val="35"/>
        </w:numPr>
        <w:tabs>
          <w:tab w:val="clear" w:pos="720"/>
        </w:tabs>
        <w:spacing w:line="276" w:lineRule="auto"/>
        <w:ind w:left="1701" w:hanging="425"/>
        <w:jc w:val="both"/>
        <w:rPr>
          <w:rStyle w:val="apple-style-span"/>
          <w:rFonts w:ascii="Arial" w:hAnsi="Arial" w:cs="Arial"/>
          <w:color w:val="000000"/>
          <w:sz w:val="22"/>
          <w:szCs w:val="22"/>
        </w:rPr>
      </w:pPr>
      <w:proofErr w:type="spellStart"/>
      <w:r w:rsidRPr="000D3259">
        <w:rPr>
          <w:rStyle w:val="apple-style-span"/>
          <w:rFonts w:ascii="Arial" w:hAnsi="Arial" w:cs="Arial"/>
          <w:noProof w:val="0"/>
          <w:color w:val="000000"/>
          <w:sz w:val="22"/>
          <w:szCs w:val="22"/>
          <w:lang w:val="x-none" w:eastAsia="x-none"/>
        </w:rPr>
        <w:t>Tindakan</w:t>
      </w:r>
      <w:proofErr w:type="spellEnd"/>
      <w:r w:rsidRPr="000D3259">
        <w:rPr>
          <w:rStyle w:val="apple-style-span"/>
          <w:rFonts w:ascii="Arial" w:hAnsi="Arial" w:cs="Arial"/>
          <w:noProof w:val="0"/>
          <w:color w:val="000000"/>
          <w:sz w:val="22"/>
          <w:szCs w:val="22"/>
          <w:lang w:val="x-none" w:eastAsia="x-none"/>
        </w:rPr>
        <w:t xml:space="preserve"> </w:t>
      </w:r>
      <w:r w:rsidRPr="000D3259">
        <w:rPr>
          <w:rStyle w:val="apple-style-span"/>
          <w:rFonts w:ascii="Arial" w:hAnsi="Arial" w:cs="Arial"/>
          <w:i/>
          <w:noProof w:val="0"/>
          <w:color w:val="000000"/>
          <w:sz w:val="22"/>
          <w:szCs w:val="22"/>
          <w:lang w:val="x-none" w:eastAsia="x-none"/>
        </w:rPr>
        <w:t xml:space="preserve">Total Anterior Circulation </w:t>
      </w:r>
      <w:proofErr w:type="spellStart"/>
      <w:r w:rsidRPr="000D3259">
        <w:rPr>
          <w:rStyle w:val="apple-style-span"/>
          <w:rFonts w:ascii="Arial" w:hAnsi="Arial" w:cs="Arial"/>
          <w:i/>
          <w:noProof w:val="0"/>
          <w:color w:val="000000"/>
          <w:sz w:val="22"/>
          <w:szCs w:val="22"/>
          <w:lang w:val="x-none" w:eastAsia="x-none"/>
        </w:rPr>
        <w:t>Infark</w:t>
      </w:r>
      <w:proofErr w:type="spellEnd"/>
      <w:r w:rsidR="008A018E">
        <w:rPr>
          <w:rStyle w:val="apple-style-span"/>
          <w:rFonts w:ascii="Arial" w:hAnsi="Arial" w:cs="Arial"/>
          <w:noProof w:val="0"/>
          <w:color w:val="000000"/>
          <w:sz w:val="22"/>
          <w:szCs w:val="22"/>
          <w:lang w:val="x-none" w:eastAsia="x-none"/>
        </w:rPr>
        <w:t xml:space="preserve"> (TACI)</w:t>
      </w:r>
      <w:r w:rsidR="0087792F">
        <w:rPr>
          <w:rStyle w:val="apple-style-span"/>
          <w:rFonts w:ascii="Arial" w:hAnsi="Arial" w:cs="Arial"/>
          <w:noProof w:val="0"/>
          <w:color w:val="000000"/>
          <w:sz w:val="22"/>
          <w:szCs w:val="22"/>
          <w:lang w:eastAsia="x-none"/>
        </w:rPr>
        <w:t xml:space="preserve"> </w:t>
      </w:r>
      <w:r w:rsidR="008A018E">
        <w:rPr>
          <w:rStyle w:val="apple-style-span"/>
          <w:rFonts w:ascii="Arial" w:hAnsi="Arial" w:cs="Arial"/>
          <w:noProof w:val="0"/>
          <w:color w:val="000000"/>
          <w:sz w:val="22"/>
          <w:szCs w:val="22"/>
          <w:lang w:eastAsia="x-none"/>
        </w:rPr>
        <w:t xml:space="preserve">/ </w:t>
      </w:r>
      <w:r w:rsidRPr="000D3259">
        <w:rPr>
          <w:rStyle w:val="apple-style-span"/>
          <w:rFonts w:ascii="Arial" w:hAnsi="Arial" w:cs="Arial"/>
          <w:i/>
          <w:noProof w:val="0"/>
          <w:color w:val="000000"/>
          <w:sz w:val="22"/>
          <w:szCs w:val="22"/>
          <w:lang w:val="x-none" w:eastAsia="x-none"/>
        </w:rPr>
        <w:t>Trans Arterial Chemoembolization</w:t>
      </w:r>
      <w:r w:rsidRPr="000D3259">
        <w:rPr>
          <w:rStyle w:val="apple-style-span"/>
          <w:rFonts w:ascii="Arial" w:hAnsi="Arial" w:cs="Arial"/>
          <w:noProof w:val="0"/>
          <w:color w:val="000000"/>
          <w:sz w:val="22"/>
          <w:szCs w:val="22"/>
          <w:lang w:val="x-none" w:eastAsia="x-none"/>
        </w:rPr>
        <w:t xml:space="preserve"> (TACE), (chemo </w:t>
      </w:r>
      <w:proofErr w:type="spellStart"/>
      <w:r w:rsidRPr="000D3259">
        <w:rPr>
          <w:rStyle w:val="apple-style-span"/>
          <w:rFonts w:ascii="Arial" w:hAnsi="Arial" w:cs="Arial"/>
          <w:noProof w:val="0"/>
          <w:color w:val="000000"/>
          <w:sz w:val="22"/>
          <w:szCs w:val="22"/>
          <w:lang w:val="x-none" w:eastAsia="x-none"/>
        </w:rPr>
        <w:t>langsung</w:t>
      </w:r>
      <w:proofErr w:type="spellEnd"/>
      <w:r w:rsidRPr="000D3259">
        <w:rPr>
          <w:rStyle w:val="apple-style-span"/>
          <w:rFonts w:ascii="Arial" w:hAnsi="Arial" w:cs="Arial"/>
          <w:noProof w:val="0"/>
          <w:color w:val="000000"/>
          <w:sz w:val="22"/>
          <w:szCs w:val="22"/>
          <w:lang w:val="x-none" w:eastAsia="x-none"/>
        </w:rPr>
        <w:t xml:space="preserve"> </w:t>
      </w:r>
      <w:proofErr w:type="spellStart"/>
      <w:r w:rsidRPr="000D3259">
        <w:rPr>
          <w:rStyle w:val="apple-style-span"/>
          <w:rFonts w:ascii="Arial" w:hAnsi="Arial" w:cs="Arial"/>
          <w:noProof w:val="0"/>
          <w:color w:val="000000"/>
          <w:sz w:val="22"/>
          <w:szCs w:val="22"/>
          <w:lang w:val="x-none" w:eastAsia="x-none"/>
        </w:rPr>
        <w:t>ke</w:t>
      </w:r>
      <w:proofErr w:type="spellEnd"/>
      <w:r w:rsidRPr="000D3259">
        <w:rPr>
          <w:rStyle w:val="apple-style-span"/>
          <w:rFonts w:ascii="Arial" w:hAnsi="Arial" w:cs="Arial"/>
          <w:noProof w:val="0"/>
          <w:color w:val="000000"/>
          <w:sz w:val="22"/>
          <w:szCs w:val="22"/>
          <w:lang w:val="x-none" w:eastAsia="x-none"/>
        </w:rPr>
        <w:t xml:space="preserve"> organ target)</w:t>
      </w:r>
      <w:r w:rsidR="00451C68" w:rsidRPr="000D3259">
        <w:rPr>
          <w:rStyle w:val="apple-style-span"/>
          <w:rFonts w:ascii="Arial" w:hAnsi="Arial" w:cs="Arial"/>
          <w:noProof w:val="0"/>
          <w:color w:val="000000"/>
          <w:sz w:val="22"/>
          <w:szCs w:val="22"/>
          <w:lang w:eastAsia="x-none"/>
        </w:rPr>
        <w:t>.</w:t>
      </w:r>
    </w:p>
    <w:p w14:paraId="64B46719" w14:textId="77777777" w:rsidR="00873732" w:rsidRPr="000D3259" w:rsidRDefault="00CA7024" w:rsidP="000D3259">
      <w:pPr>
        <w:numPr>
          <w:ilvl w:val="1"/>
          <w:numId w:val="35"/>
        </w:numPr>
        <w:tabs>
          <w:tab w:val="clear" w:pos="720"/>
        </w:tabs>
        <w:spacing w:line="276" w:lineRule="auto"/>
        <w:ind w:left="1701" w:hanging="425"/>
        <w:jc w:val="both"/>
        <w:rPr>
          <w:rStyle w:val="apple-style-span"/>
          <w:rFonts w:ascii="Arial" w:hAnsi="Arial" w:cs="Arial"/>
          <w:color w:val="000000"/>
          <w:sz w:val="22"/>
          <w:szCs w:val="22"/>
        </w:rPr>
      </w:pPr>
      <w:r w:rsidRPr="000D3259">
        <w:rPr>
          <w:rStyle w:val="apple-style-span"/>
          <w:rFonts w:ascii="Arial" w:hAnsi="Arial" w:cs="Arial"/>
          <w:color w:val="000000"/>
          <w:sz w:val="22"/>
          <w:szCs w:val="22"/>
        </w:rPr>
        <w:t>Tindakan radiotherapi</w:t>
      </w:r>
      <w:r w:rsidR="00451C68" w:rsidRPr="000D3259">
        <w:rPr>
          <w:rStyle w:val="apple-style-span"/>
          <w:rFonts w:ascii="Arial" w:hAnsi="Arial" w:cs="Arial"/>
          <w:color w:val="000000"/>
          <w:sz w:val="22"/>
          <w:szCs w:val="22"/>
        </w:rPr>
        <w:t>.</w:t>
      </w:r>
    </w:p>
    <w:p w14:paraId="3960324F" w14:textId="77777777" w:rsidR="00873732" w:rsidRPr="000D3259" w:rsidRDefault="00661474" w:rsidP="000D3259">
      <w:pPr>
        <w:numPr>
          <w:ilvl w:val="1"/>
          <w:numId w:val="35"/>
        </w:numPr>
        <w:tabs>
          <w:tab w:val="clear" w:pos="720"/>
        </w:tabs>
        <w:spacing w:line="276" w:lineRule="auto"/>
        <w:ind w:left="1701" w:hanging="425"/>
        <w:jc w:val="both"/>
        <w:rPr>
          <w:rStyle w:val="apple-style-span"/>
          <w:rFonts w:ascii="Arial" w:hAnsi="Arial" w:cs="Arial"/>
          <w:color w:val="000000"/>
          <w:sz w:val="22"/>
          <w:szCs w:val="22"/>
        </w:rPr>
      </w:pPr>
      <w:r w:rsidRPr="000D3259">
        <w:rPr>
          <w:rStyle w:val="apple-style-span"/>
          <w:rFonts w:ascii="Arial" w:hAnsi="Arial" w:cs="Arial"/>
          <w:color w:val="000000"/>
          <w:sz w:val="22"/>
          <w:szCs w:val="22"/>
        </w:rPr>
        <w:t>Penunja</w:t>
      </w:r>
      <w:r w:rsidR="00CA7024" w:rsidRPr="000D3259">
        <w:rPr>
          <w:rStyle w:val="apple-style-span"/>
          <w:rFonts w:ascii="Arial" w:hAnsi="Arial" w:cs="Arial"/>
          <w:color w:val="000000"/>
          <w:sz w:val="22"/>
          <w:szCs w:val="22"/>
        </w:rPr>
        <w:t>ng diagnostik kedokteran Nuklir</w:t>
      </w:r>
      <w:r w:rsidR="00451C68" w:rsidRPr="000D3259">
        <w:rPr>
          <w:rStyle w:val="apple-style-span"/>
          <w:rFonts w:ascii="Arial" w:hAnsi="Arial" w:cs="Arial"/>
          <w:color w:val="000000"/>
          <w:sz w:val="22"/>
          <w:szCs w:val="22"/>
        </w:rPr>
        <w:t>.</w:t>
      </w:r>
    </w:p>
    <w:p w14:paraId="7C4F16FF" w14:textId="4DFE8C7B" w:rsidR="00661474" w:rsidRPr="000D3259" w:rsidRDefault="00661474" w:rsidP="000D3259">
      <w:pPr>
        <w:numPr>
          <w:ilvl w:val="1"/>
          <w:numId w:val="35"/>
        </w:numPr>
        <w:tabs>
          <w:tab w:val="clear" w:pos="720"/>
        </w:tabs>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Transplantasi organ (Jantung, Ginjal, Mata, Hati, Paru, Sumsum Tulang).</w:t>
      </w:r>
    </w:p>
    <w:p w14:paraId="01323BD0" w14:textId="77777777" w:rsidR="00F70093" w:rsidRPr="000D3259" w:rsidRDefault="00F70093" w:rsidP="000D3259">
      <w:pPr>
        <w:spacing w:line="276" w:lineRule="auto"/>
        <w:jc w:val="both"/>
        <w:rPr>
          <w:rFonts w:ascii="Arial" w:hAnsi="Arial" w:cs="Arial"/>
          <w:color w:val="FF0000"/>
          <w:sz w:val="22"/>
          <w:szCs w:val="22"/>
          <w:lang w:val="id-ID"/>
        </w:rPr>
      </w:pPr>
    </w:p>
    <w:p w14:paraId="7F2D41BF" w14:textId="3E77C3DC" w:rsidR="00F70093" w:rsidRPr="000D3259" w:rsidRDefault="00F70093" w:rsidP="000D3259">
      <w:pPr>
        <w:numPr>
          <w:ilvl w:val="0"/>
          <w:numId w:val="20"/>
        </w:numPr>
        <w:tabs>
          <w:tab w:val="clear" w:pos="720"/>
        </w:tabs>
        <w:spacing w:line="276" w:lineRule="auto"/>
        <w:ind w:left="1276" w:hanging="425"/>
        <w:jc w:val="both"/>
        <w:rPr>
          <w:rFonts w:ascii="Arial" w:hAnsi="Arial" w:cs="Arial"/>
          <w:sz w:val="22"/>
          <w:szCs w:val="22"/>
        </w:rPr>
      </w:pPr>
      <w:r w:rsidRPr="000D3259">
        <w:rPr>
          <w:rFonts w:ascii="Arial" w:hAnsi="Arial" w:cs="Arial"/>
          <w:sz w:val="22"/>
          <w:szCs w:val="22"/>
          <w:lang w:val="id-ID"/>
        </w:rPr>
        <w:t xml:space="preserve">Pelayanan </w:t>
      </w:r>
      <w:r w:rsidR="006A557C" w:rsidRPr="000D3259">
        <w:rPr>
          <w:rFonts w:ascii="Arial" w:hAnsi="Arial" w:cs="Arial"/>
          <w:sz w:val="22"/>
          <w:szCs w:val="22"/>
        </w:rPr>
        <w:t>G</w:t>
      </w:r>
      <w:r w:rsidR="009C3A74" w:rsidRPr="000D3259">
        <w:rPr>
          <w:rFonts w:ascii="Arial" w:hAnsi="Arial" w:cs="Arial"/>
          <w:sz w:val="22"/>
          <w:szCs w:val="22"/>
          <w:lang w:val="id-ID"/>
        </w:rPr>
        <w:t xml:space="preserve">awat </w:t>
      </w:r>
      <w:r w:rsidR="006A557C" w:rsidRPr="000D3259">
        <w:rPr>
          <w:rFonts w:ascii="Arial" w:hAnsi="Arial" w:cs="Arial"/>
          <w:sz w:val="22"/>
          <w:szCs w:val="22"/>
        </w:rPr>
        <w:t>D</w:t>
      </w:r>
      <w:r w:rsidR="009C3A74" w:rsidRPr="000D3259">
        <w:rPr>
          <w:rFonts w:ascii="Arial" w:hAnsi="Arial" w:cs="Arial"/>
          <w:sz w:val="22"/>
          <w:szCs w:val="22"/>
          <w:lang w:val="id-ID"/>
        </w:rPr>
        <w:t>arurat</w:t>
      </w:r>
      <w:r w:rsidR="009C3A74" w:rsidRPr="000D3259">
        <w:rPr>
          <w:rFonts w:ascii="Arial" w:hAnsi="Arial" w:cs="Arial"/>
          <w:sz w:val="22"/>
          <w:szCs w:val="22"/>
        </w:rPr>
        <w:t xml:space="preserve">, </w:t>
      </w:r>
      <w:r w:rsidR="007100ED" w:rsidRPr="000D3259">
        <w:rPr>
          <w:rFonts w:ascii="Arial" w:hAnsi="Arial" w:cs="Arial"/>
          <w:sz w:val="22"/>
          <w:szCs w:val="22"/>
        </w:rPr>
        <w:t>terdiri dari</w:t>
      </w:r>
      <w:r w:rsidR="00CA38C8" w:rsidRPr="000D3259">
        <w:rPr>
          <w:rFonts w:ascii="Arial" w:hAnsi="Arial" w:cs="Arial"/>
          <w:sz w:val="22"/>
          <w:szCs w:val="22"/>
        </w:rPr>
        <w:t>:</w:t>
      </w:r>
    </w:p>
    <w:p w14:paraId="06403C85" w14:textId="695BAC97" w:rsidR="00F70093" w:rsidRPr="000D3259" w:rsidRDefault="00F70093" w:rsidP="000D3259">
      <w:pPr>
        <w:numPr>
          <w:ilvl w:val="0"/>
          <w:numId w:val="23"/>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Konsultasi m</w:t>
      </w:r>
      <w:r w:rsidR="006A557C" w:rsidRPr="000D3259">
        <w:rPr>
          <w:rFonts w:ascii="Arial" w:hAnsi="Arial" w:cs="Arial"/>
          <w:sz w:val="22"/>
          <w:szCs w:val="22"/>
          <w:lang w:val="fi-FI"/>
        </w:rPr>
        <w:t>e</w:t>
      </w:r>
      <w:r w:rsidRPr="000D3259">
        <w:rPr>
          <w:rFonts w:ascii="Arial" w:hAnsi="Arial" w:cs="Arial"/>
          <w:sz w:val="22"/>
          <w:szCs w:val="22"/>
          <w:lang w:val="fi-FI"/>
        </w:rPr>
        <w:t>dis, pemeriksaan dan pengobatan oleh dokter</w:t>
      </w:r>
      <w:r w:rsidRPr="000D3259">
        <w:rPr>
          <w:rFonts w:ascii="Arial" w:hAnsi="Arial" w:cs="Arial"/>
          <w:sz w:val="22"/>
          <w:szCs w:val="22"/>
          <w:lang w:val="id-ID"/>
        </w:rPr>
        <w:t xml:space="preserve"> UGD</w:t>
      </w:r>
      <w:r w:rsidR="00AC0A9E" w:rsidRPr="000D3259">
        <w:rPr>
          <w:rFonts w:ascii="Arial" w:hAnsi="Arial" w:cs="Arial"/>
          <w:sz w:val="22"/>
          <w:szCs w:val="22"/>
          <w:lang w:val="fi-FI"/>
        </w:rPr>
        <w:t>.</w:t>
      </w:r>
    </w:p>
    <w:p w14:paraId="695E6A32" w14:textId="7BEDD957" w:rsidR="00F70093" w:rsidRPr="000D3259" w:rsidRDefault="00986B62" w:rsidP="000D3259">
      <w:pPr>
        <w:numPr>
          <w:ilvl w:val="0"/>
          <w:numId w:val="23"/>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Pemeriksaan Penunjang Diagnostik</w:t>
      </w:r>
      <w:r w:rsidR="00A37B85" w:rsidRPr="000D3259">
        <w:rPr>
          <w:rFonts w:ascii="Arial" w:hAnsi="Arial" w:cs="Arial"/>
          <w:sz w:val="22"/>
          <w:szCs w:val="22"/>
          <w:lang w:val="fi-FI"/>
        </w:rPr>
        <w:t xml:space="preserve"> sederhana sampai canggih</w:t>
      </w:r>
      <w:r w:rsidR="00AC0A9E" w:rsidRPr="000D3259">
        <w:rPr>
          <w:rFonts w:ascii="Arial" w:hAnsi="Arial" w:cs="Arial"/>
          <w:sz w:val="22"/>
          <w:szCs w:val="22"/>
          <w:lang w:val="fi-FI"/>
        </w:rPr>
        <w:t>.</w:t>
      </w:r>
    </w:p>
    <w:p w14:paraId="661CDCA0" w14:textId="20E56630" w:rsidR="00F70093" w:rsidRPr="000D3259" w:rsidRDefault="00F70093" w:rsidP="000D3259">
      <w:pPr>
        <w:numPr>
          <w:ilvl w:val="0"/>
          <w:numId w:val="23"/>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Tinda</w:t>
      </w:r>
      <w:r w:rsidR="00A37B85" w:rsidRPr="000D3259">
        <w:rPr>
          <w:rFonts w:ascii="Arial" w:hAnsi="Arial" w:cs="Arial"/>
          <w:sz w:val="22"/>
          <w:szCs w:val="22"/>
          <w:lang w:val="fi-FI"/>
        </w:rPr>
        <w:t xml:space="preserve">kan </w:t>
      </w:r>
      <w:r w:rsidR="00623FD9" w:rsidRPr="000D3259">
        <w:rPr>
          <w:rFonts w:ascii="Arial" w:hAnsi="Arial" w:cs="Arial"/>
          <w:sz w:val="22"/>
          <w:szCs w:val="22"/>
          <w:lang w:val="fi-FI"/>
        </w:rPr>
        <w:t>Medis</w:t>
      </w:r>
      <w:r w:rsidR="00AC0A9E" w:rsidRPr="000D3259">
        <w:rPr>
          <w:rFonts w:ascii="Arial" w:hAnsi="Arial" w:cs="Arial"/>
          <w:sz w:val="22"/>
          <w:szCs w:val="22"/>
          <w:lang w:val="fi-FI"/>
        </w:rPr>
        <w:t>.</w:t>
      </w:r>
    </w:p>
    <w:p w14:paraId="7C48C581" w14:textId="37869B28" w:rsidR="00F70093" w:rsidRPr="000D3259" w:rsidRDefault="00F70093" w:rsidP="000D3259">
      <w:pPr>
        <w:numPr>
          <w:ilvl w:val="0"/>
          <w:numId w:val="23"/>
        </w:numPr>
        <w:spacing w:line="276" w:lineRule="auto"/>
        <w:ind w:left="1701" w:hanging="425"/>
        <w:jc w:val="both"/>
        <w:rPr>
          <w:rFonts w:ascii="Arial" w:hAnsi="Arial" w:cs="Arial"/>
          <w:sz w:val="22"/>
          <w:szCs w:val="22"/>
        </w:rPr>
      </w:pPr>
      <w:r w:rsidRPr="000D3259">
        <w:rPr>
          <w:rFonts w:ascii="Arial" w:hAnsi="Arial" w:cs="Arial"/>
          <w:sz w:val="22"/>
          <w:szCs w:val="22"/>
        </w:rPr>
        <w:t xml:space="preserve">Pemberian obat-obatan sesuai </w:t>
      </w:r>
      <w:r w:rsidR="00D825EE" w:rsidRPr="000D3259">
        <w:rPr>
          <w:rFonts w:ascii="Arial" w:hAnsi="Arial" w:cs="Arial"/>
          <w:sz w:val="22"/>
          <w:szCs w:val="22"/>
        </w:rPr>
        <w:t xml:space="preserve">dengan mengutaman </w:t>
      </w:r>
      <w:r w:rsidR="0052295B" w:rsidRPr="000D3259">
        <w:rPr>
          <w:rFonts w:ascii="Arial" w:hAnsi="Arial" w:cs="Arial"/>
          <w:sz w:val="22"/>
          <w:szCs w:val="22"/>
        </w:rPr>
        <w:t>Formularium Nasional (Fornas)</w:t>
      </w:r>
      <w:r w:rsidR="00D825EE" w:rsidRPr="000D3259">
        <w:rPr>
          <w:rFonts w:ascii="Arial" w:hAnsi="Arial" w:cs="Arial"/>
          <w:sz w:val="22"/>
          <w:szCs w:val="22"/>
        </w:rPr>
        <w:t xml:space="preserve"> </w:t>
      </w:r>
      <w:r w:rsidR="00520430" w:rsidRPr="000D3259">
        <w:rPr>
          <w:rFonts w:ascii="Arial" w:hAnsi="Arial" w:cs="Arial"/>
          <w:sz w:val="22"/>
          <w:szCs w:val="22"/>
        </w:rPr>
        <w:t xml:space="preserve">dan/ </w:t>
      </w:r>
      <w:r w:rsidR="00D825EE" w:rsidRPr="000D3259">
        <w:rPr>
          <w:rFonts w:ascii="Arial" w:hAnsi="Arial" w:cs="Arial"/>
          <w:sz w:val="22"/>
          <w:szCs w:val="22"/>
        </w:rPr>
        <w:t>atau Formularium Rumah Sakit yang telah disepakati</w:t>
      </w:r>
      <w:r w:rsidR="00AC0A9E" w:rsidRPr="000D3259">
        <w:rPr>
          <w:rFonts w:ascii="Arial" w:hAnsi="Arial" w:cs="Arial"/>
          <w:sz w:val="22"/>
          <w:szCs w:val="22"/>
        </w:rPr>
        <w:t>.</w:t>
      </w:r>
    </w:p>
    <w:p w14:paraId="0ECDEED6" w14:textId="352265BF" w:rsidR="00F70093" w:rsidRPr="000D3259" w:rsidRDefault="00F70093" w:rsidP="000D3259">
      <w:pPr>
        <w:numPr>
          <w:ilvl w:val="0"/>
          <w:numId w:val="23"/>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Bahan</w:t>
      </w:r>
      <w:r w:rsidR="00A37B85" w:rsidRPr="000D3259">
        <w:rPr>
          <w:rFonts w:ascii="Arial" w:hAnsi="Arial" w:cs="Arial"/>
          <w:sz w:val="22"/>
          <w:szCs w:val="22"/>
          <w:lang w:val="fi-FI"/>
        </w:rPr>
        <w:t xml:space="preserve"> dan </w:t>
      </w:r>
      <w:r w:rsidR="00F34AE3" w:rsidRPr="000D3259">
        <w:rPr>
          <w:rFonts w:ascii="Arial" w:hAnsi="Arial" w:cs="Arial"/>
          <w:sz w:val="22"/>
          <w:szCs w:val="22"/>
          <w:lang w:val="fi-FI"/>
        </w:rPr>
        <w:t xml:space="preserve">Alat Kesehatan </w:t>
      </w:r>
      <w:r w:rsidR="00A37B85" w:rsidRPr="000D3259">
        <w:rPr>
          <w:rFonts w:ascii="Arial" w:hAnsi="Arial" w:cs="Arial"/>
          <w:sz w:val="22"/>
          <w:szCs w:val="22"/>
          <w:lang w:val="fi-FI"/>
        </w:rPr>
        <w:t>habis pakai</w:t>
      </w:r>
      <w:r w:rsidR="00410E13" w:rsidRPr="000D3259">
        <w:rPr>
          <w:rFonts w:ascii="Arial" w:hAnsi="Arial" w:cs="Arial"/>
          <w:sz w:val="22"/>
          <w:szCs w:val="22"/>
          <w:lang w:val="fi-FI"/>
        </w:rPr>
        <w:t xml:space="preserve"> (BAHP)</w:t>
      </w:r>
      <w:r w:rsidR="00AC0A9E" w:rsidRPr="000D3259">
        <w:rPr>
          <w:rFonts w:ascii="Arial" w:hAnsi="Arial" w:cs="Arial"/>
          <w:sz w:val="22"/>
          <w:szCs w:val="22"/>
          <w:lang w:val="fi-FI"/>
        </w:rPr>
        <w:t>.</w:t>
      </w:r>
    </w:p>
    <w:p w14:paraId="0D503CB8" w14:textId="77777777" w:rsidR="00F70093" w:rsidRPr="000D3259" w:rsidRDefault="00F70093" w:rsidP="000D3259">
      <w:pPr>
        <w:numPr>
          <w:ilvl w:val="0"/>
          <w:numId w:val="23"/>
        </w:numPr>
        <w:spacing w:line="276" w:lineRule="auto"/>
        <w:ind w:left="1701" w:hanging="425"/>
        <w:jc w:val="both"/>
        <w:rPr>
          <w:rFonts w:ascii="Arial" w:hAnsi="Arial" w:cs="Arial"/>
          <w:sz w:val="22"/>
          <w:szCs w:val="22"/>
        </w:rPr>
      </w:pPr>
      <w:r w:rsidRPr="000D3259">
        <w:rPr>
          <w:rFonts w:ascii="Arial" w:hAnsi="Arial" w:cs="Arial"/>
          <w:sz w:val="22"/>
          <w:szCs w:val="22"/>
        </w:rPr>
        <w:t xml:space="preserve">Pemberian </w:t>
      </w:r>
      <w:r w:rsidR="0076279E" w:rsidRPr="000D3259">
        <w:rPr>
          <w:rFonts w:ascii="Arial" w:hAnsi="Arial" w:cs="Arial"/>
          <w:sz w:val="22"/>
          <w:szCs w:val="22"/>
        </w:rPr>
        <w:t>Rujukan</w:t>
      </w:r>
      <w:r w:rsidRPr="000D3259">
        <w:rPr>
          <w:rFonts w:ascii="Arial" w:hAnsi="Arial" w:cs="Arial"/>
          <w:sz w:val="22"/>
          <w:szCs w:val="22"/>
        </w:rPr>
        <w:t xml:space="preserve"> ke</w:t>
      </w:r>
      <w:r w:rsidRPr="000D3259">
        <w:rPr>
          <w:rFonts w:ascii="Arial" w:hAnsi="Arial" w:cs="Arial"/>
          <w:sz w:val="22"/>
          <w:szCs w:val="22"/>
          <w:lang w:val="id-ID"/>
        </w:rPr>
        <w:t xml:space="preserve"> spesialis/subspesialis dan rawat inap</w:t>
      </w:r>
      <w:r w:rsidRPr="000D3259">
        <w:rPr>
          <w:rFonts w:ascii="Arial" w:hAnsi="Arial" w:cs="Arial"/>
          <w:sz w:val="22"/>
          <w:szCs w:val="22"/>
        </w:rPr>
        <w:t>.</w:t>
      </w:r>
    </w:p>
    <w:p w14:paraId="5A36226E" w14:textId="77777777" w:rsidR="00F70093" w:rsidRPr="000D3259" w:rsidRDefault="00F70093" w:rsidP="000D3259">
      <w:pPr>
        <w:spacing w:line="276" w:lineRule="auto"/>
        <w:ind w:left="1440"/>
        <w:jc w:val="both"/>
        <w:rPr>
          <w:rFonts w:ascii="Arial" w:hAnsi="Arial" w:cs="Arial"/>
          <w:sz w:val="22"/>
          <w:szCs w:val="22"/>
        </w:rPr>
      </w:pPr>
    </w:p>
    <w:p w14:paraId="69D3A9A7" w14:textId="77777777" w:rsidR="00F70093" w:rsidRPr="000D3259" w:rsidRDefault="00F70093" w:rsidP="000D3259">
      <w:pPr>
        <w:numPr>
          <w:ilvl w:val="0"/>
          <w:numId w:val="20"/>
        </w:numPr>
        <w:tabs>
          <w:tab w:val="clear" w:pos="720"/>
        </w:tabs>
        <w:spacing w:line="276" w:lineRule="auto"/>
        <w:ind w:left="1276" w:hanging="425"/>
        <w:jc w:val="both"/>
        <w:rPr>
          <w:rFonts w:ascii="Arial" w:hAnsi="Arial" w:cs="Arial"/>
          <w:sz w:val="22"/>
          <w:szCs w:val="22"/>
          <w:lang w:val="id-ID"/>
        </w:rPr>
      </w:pPr>
      <w:r w:rsidRPr="000D3259">
        <w:rPr>
          <w:rFonts w:ascii="Arial" w:hAnsi="Arial" w:cs="Arial"/>
          <w:sz w:val="22"/>
          <w:szCs w:val="22"/>
          <w:lang w:val="id-ID"/>
        </w:rPr>
        <w:t>Pelayanan Transfusi Darah</w:t>
      </w:r>
    </w:p>
    <w:p w14:paraId="782067BF" w14:textId="19893AEB" w:rsidR="00F70093" w:rsidRPr="000D3259" w:rsidRDefault="00F70093" w:rsidP="000D3259">
      <w:pPr>
        <w:pStyle w:val="ListParagraph"/>
        <w:numPr>
          <w:ilvl w:val="0"/>
          <w:numId w:val="24"/>
        </w:numPr>
        <w:spacing w:line="276" w:lineRule="auto"/>
        <w:ind w:left="1701" w:hanging="425"/>
        <w:rPr>
          <w:rFonts w:ascii="Arial" w:hAnsi="Arial" w:cs="Arial"/>
          <w:sz w:val="22"/>
          <w:szCs w:val="22"/>
        </w:rPr>
      </w:pPr>
      <w:r w:rsidRPr="000D3259">
        <w:rPr>
          <w:rFonts w:ascii="Arial" w:hAnsi="Arial" w:cs="Arial"/>
          <w:sz w:val="22"/>
          <w:szCs w:val="22"/>
          <w:lang w:val="id-ID"/>
        </w:rPr>
        <w:t>D</w:t>
      </w:r>
      <w:proofErr w:type="spellStart"/>
      <w:r w:rsidRPr="000D3259">
        <w:rPr>
          <w:rFonts w:ascii="Arial" w:hAnsi="Arial" w:cs="Arial"/>
          <w:sz w:val="22"/>
          <w:szCs w:val="22"/>
        </w:rPr>
        <w:t>iberikan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indikasi</w:t>
      </w:r>
      <w:proofErr w:type="spellEnd"/>
      <w:r w:rsidRPr="000D3259">
        <w:rPr>
          <w:rFonts w:ascii="Arial" w:hAnsi="Arial" w:cs="Arial"/>
          <w:sz w:val="22"/>
          <w:szCs w:val="22"/>
        </w:rPr>
        <w:t xml:space="preserve"> </w:t>
      </w:r>
      <w:proofErr w:type="spellStart"/>
      <w:r w:rsidRPr="000D3259">
        <w:rPr>
          <w:rFonts w:ascii="Arial" w:hAnsi="Arial" w:cs="Arial"/>
          <w:sz w:val="22"/>
          <w:szCs w:val="22"/>
        </w:rPr>
        <w:t>medis</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p</w:t>
      </w:r>
      <w:r w:rsidR="00A37B85" w:rsidRPr="000D3259">
        <w:rPr>
          <w:rFonts w:ascii="Arial" w:hAnsi="Arial" w:cs="Arial"/>
          <w:sz w:val="22"/>
          <w:szCs w:val="22"/>
        </w:rPr>
        <w:t>elayanan</w:t>
      </w:r>
      <w:proofErr w:type="spellEnd"/>
      <w:r w:rsidR="00A37B85" w:rsidRPr="000D3259">
        <w:rPr>
          <w:rFonts w:ascii="Arial" w:hAnsi="Arial" w:cs="Arial"/>
          <w:sz w:val="22"/>
          <w:szCs w:val="22"/>
        </w:rPr>
        <w:t xml:space="preserve"> </w:t>
      </w:r>
      <w:r w:rsidR="003718A8" w:rsidRPr="000D3259">
        <w:rPr>
          <w:rFonts w:ascii="Arial" w:hAnsi="Arial" w:cs="Arial"/>
          <w:sz w:val="22"/>
          <w:szCs w:val="22"/>
          <w:lang w:val="en-ID"/>
        </w:rPr>
        <w:t>RI</w:t>
      </w:r>
      <w:r w:rsidR="00A37B85" w:rsidRPr="000D3259">
        <w:rPr>
          <w:rFonts w:ascii="Arial" w:hAnsi="Arial" w:cs="Arial"/>
          <w:sz w:val="22"/>
          <w:szCs w:val="22"/>
        </w:rPr>
        <w:t xml:space="preserve">, </w:t>
      </w:r>
      <w:proofErr w:type="spellStart"/>
      <w:r w:rsidR="00986B62" w:rsidRPr="000D3259">
        <w:rPr>
          <w:rFonts w:ascii="Arial" w:hAnsi="Arial" w:cs="Arial"/>
          <w:sz w:val="22"/>
          <w:szCs w:val="22"/>
        </w:rPr>
        <w:t>Persalinan</w:t>
      </w:r>
      <w:proofErr w:type="spellEnd"/>
      <w:r w:rsidR="00AC0A9E" w:rsidRPr="000D3259">
        <w:rPr>
          <w:rFonts w:ascii="Arial" w:hAnsi="Arial" w:cs="Arial"/>
          <w:sz w:val="22"/>
          <w:szCs w:val="22"/>
        </w:rPr>
        <w:t>.</w:t>
      </w:r>
    </w:p>
    <w:p w14:paraId="0E3902CD" w14:textId="39DF2E25" w:rsidR="00DF2137" w:rsidRPr="000D3259" w:rsidRDefault="00F70093" w:rsidP="000D3259">
      <w:pPr>
        <w:pStyle w:val="ListParagraph"/>
        <w:numPr>
          <w:ilvl w:val="0"/>
          <w:numId w:val="24"/>
        </w:numPr>
        <w:spacing w:line="276" w:lineRule="auto"/>
        <w:ind w:left="1701" w:hanging="425"/>
        <w:rPr>
          <w:rFonts w:ascii="Arial" w:hAnsi="Arial" w:cs="Arial"/>
          <w:sz w:val="22"/>
          <w:szCs w:val="22"/>
        </w:rPr>
      </w:pPr>
      <w:proofErr w:type="spellStart"/>
      <w:r w:rsidRPr="000D3259">
        <w:rPr>
          <w:rFonts w:ascii="Arial" w:hAnsi="Arial" w:cs="Arial"/>
          <w:sz w:val="22"/>
          <w:szCs w:val="22"/>
        </w:rPr>
        <w:t>Darah</w:t>
      </w:r>
      <w:proofErr w:type="spellEnd"/>
      <w:r w:rsidRPr="000D3259">
        <w:rPr>
          <w:rFonts w:ascii="Arial" w:hAnsi="Arial" w:cs="Arial"/>
          <w:sz w:val="22"/>
          <w:szCs w:val="22"/>
        </w:rPr>
        <w:t xml:space="preserve"> </w:t>
      </w:r>
      <w:proofErr w:type="spellStart"/>
      <w:r w:rsidRPr="000D3259">
        <w:rPr>
          <w:rFonts w:ascii="Arial" w:hAnsi="Arial" w:cs="Arial"/>
          <w:sz w:val="22"/>
          <w:szCs w:val="22"/>
        </w:rPr>
        <w:t>diperoleh</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Unit </w:t>
      </w:r>
      <w:proofErr w:type="spellStart"/>
      <w:r w:rsidRPr="000D3259">
        <w:rPr>
          <w:rFonts w:ascii="Arial" w:hAnsi="Arial" w:cs="Arial"/>
          <w:sz w:val="22"/>
          <w:szCs w:val="22"/>
        </w:rPr>
        <w:t>Transfusi</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 xml:space="preserve"> (UTD) </w:t>
      </w:r>
      <w:proofErr w:type="spellStart"/>
      <w:r w:rsidRPr="000D3259">
        <w:rPr>
          <w:rFonts w:ascii="Arial" w:hAnsi="Arial" w:cs="Arial"/>
          <w:sz w:val="22"/>
          <w:szCs w:val="22"/>
        </w:rPr>
        <w:t>Palang</w:t>
      </w:r>
      <w:proofErr w:type="spellEnd"/>
      <w:r w:rsidRPr="000D3259">
        <w:rPr>
          <w:rFonts w:ascii="Arial" w:hAnsi="Arial" w:cs="Arial"/>
          <w:sz w:val="22"/>
          <w:szCs w:val="22"/>
        </w:rPr>
        <w:t xml:space="preserve"> Merah Indonesia (PMI) </w:t>
      </w:r>
      <w:proofErr w:type="spellStart"/>
      <w:r w:rsidRPr="000D3259">
        <w:rPr>
          <w:rFonts w:ascii="Arial" w:hAnsi="Arial" w:cs="Arial"/>
          <w:sz w:val="22"/>
          <w:szCs w:val="22"/>
        </w:rPr>
        <w:t>setempat</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UTD di </w:t>
      </w:r>
      <w:proofErr w:type="spellStart"/>
      <w:r w:rsidR="0076279E" w:rsidRPr="000D3259">
        <w:rPr>
          <w:rFonts w:ascii="Arial" w:hAnsi="Arial" w:cs="Arial"/>
          <w:sz w:val="22"/>
          <w:szCs w:val="22"/>
        </w:rPr>
        <w:t>Rumah</w:t>
      </w:r>
      <w:proofErr w:type="spellEnd"/>
      <w:r w:rsidR="0076279E" w:rsidRPr="000D3259">
        <w:rPr>
          <w:rFonts w:ascii="Arial" w:hAnsi="Arial" w:cs="Arial"/>
          <w:sz w:val="22"/>
          <w:szCs w:val="22"/>
        </w:rPr>
        <w:t xml:space="preserve"> </w:t>
      </w:r>
      <w:proofErr w:type="spellStart"/>
      <w:r w:rsidR="0076279E" w:rsidRPr="000D3259">
        <w:rPr>
          <w:rFonts w:ascii="Arial" w:hAnsi="Arial" w:cs="Arial"/>
          <w:sz w:val="22"/>
          <w:szCs w:val="22"/>
        </w:rPr>
        <w:t>Sakit</w:t>
      </w:r>
      <w:proofErr w:type="spellEnd"/>
      <w:r w:rsidRPr="000D3259">
        <w:rPr>
          <w:rFonts w:ascii="Arial" w:hAnsi="Arial" w:cs="Arial"/>
          <w:sz w:val="22"/>
          <w:szCs w:val="22"/>
        </w:rPr>
        <w:t>, deng</w:t>
      </w:r>
      <w:r w:rsidRPr="000D3259">
        <w:rPr>
          <w:rFonts w:ascii="Arial" w:hAnsi="Arial" w:cs="Arial"/>
          <w:sz w:val="22"/>
          <w:szCs w:val="22"/>
          <w:lang w:val="id-ID"/>
        </w:rPr>
        <w:t>a</w:t>
      </w:r>
      <w:r w:rsidRPr="000D3259">
        <w:rPr>
          <w:rFonts w:ascii="Arial" w:hAnsi="Arial" w:cs="Arial"/>
          <w:sz w:val="22"/>
          <w:szCs w:val="22"/>
        </w:rPr>
        <w:t xml:space="preserve">n </w:t>
      </w:r>
      <w:proofErr w:type="spellStart"/>
      <w:r w:rsidRPr="000D3259">
        <w:rPr>
          <w:rFonts w:ascii="Arial" w:hAnsi="Arial" w:cs="Arial"/>
          <w:sz w:val="22"/>
          <w:szCs w:val="22"/>
        </w:rPr>
        <w:t>menyerahkan</w:t>
      </w:r>
      <w:proofErr w:type="spellEnd"/>
      <w:r w:rsidRPr="000D3259">
        <w:rPr>
          <w:rFonts w:ascii="Arial" w:hAnsi="Arial" w:cs="Arial"/>
          <w:sz w:val="22"/>
          <w:szCs w:val="22"/>
        </w:rPr>
        <w:t xml:space="preserve"> </w:t>
      </w:r>
      <w:proofErr w:type="spellStart"/>
      <w:r w:rsidRPr="000D3259">
        <w:rPr>
          <w:rFonts w:ascii="Arial" w:hAnsi="Arial" w:cs="Arial"/>
          <w:sz w:val="22"/>
          <w:szCs w:val="22"/>
        </w:rPr>
        <w:t>surat</w:t>
      </w:r>
      <w:proofErr w:type="spellEnd"/>
      <w:r w:rsidRPr="000D3259">
        <w:rPr>
          <w:rFonts w:ascii="Arial" w:hAnsi="Arial" w:cs="Arial"/>
          <w:sz w:val="22"/>
          <w:szCs w:val="22"/>
        </w:rPr>
        <w:t xml:space="preserve"> </w:t>
      </w:r>
      <w:proofErr w:type="spellStart"/>
      <w:r w:rsidRPr="000D3259">
        <w:rPr>
          <w:rFonts w:ascii="Arial" w:hAnsi="Arial" w:cs="Arial"/>
          <w:sz w:val="22"/>
          <w:szCs w:val="22"/>
        </w:rPr>
        <w:t>permintaan</w:t>
      </w:r>
      <w:proofErr w:type="spellEnd"/>
      <w:r w:rsidRPr="000D3259">
        <w:rPr>
          <w:rFonts w:ascii="Arial" w:hAnsi="Arial" w:cs="Arial"/>
          <w:sz w:val="22"/>
          <w:szCs w:val="22"/>
        </w:rPr>
        <w:t xml:space="preserve"> </w:t>
      </w:r>
      <w:proofErr w:type="spellStart"/>
      <w:r w:rsidRPr="000D3259">
        <w:rPr>
          <w:rFonts w:ascii="Arial" w:hAnsi="Arial" w:cs="Arial"/>
          <w:sz w:val="22"/>
          <w:szCs w:val="22"/>
        </w:rPr>
        <w:t>kebutuhan</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 xml:space="preserve"> </w:t>
      </w:r>
      <w:proofErr w:type="spellStart"/>
      <w:r w:rsidR="00A37B85" w:rsidRPr="000D3259">
        <w:rPr>
          <w:rFonts w:ascii="Arial" w:hAnsi="Arial" w:cs="Arial"/>
          <w:sz w:val="22"/>
          <w:szCs w:val="22"/>
        </w:rPr>
        <w:t>dari</w:t>
      </w:r>
      <w:proofErr w:type="spellEnd"/>
      <w:r w:rsidR="00A37B85" w:rsidRPr="000D3259">
        <w:rPr>
          <w:rFonts w:ascii="Arial" w:hAnsi="Arial" w:cs="Arial"/>
          <w:sz w:val="22"/>
          <w:szCs w:val="22"/>
        </w:rPr>
        <w:t xml:space="preserve"> </w:t>
      </w:r>
      <w:proofErr w:type="spellStart"/>
      <w:r w:rsidR="00A37B85" w:rsidRPr="000D3259">
        <w:rPr>
          <w:rFonts w:ascii="Arial" w:hAnsi="Arial" w:cs="Arial"/>
          <w:sz w:val="22"/>
          <w:szCs w:val="22"/>
        </w:rPr>
        <w:t>dokter</w:t>
      </w:r>
      <w:proofErr w:type="spellEnd"/>
      <w:r w:rsidR="00A37B85" w:rsidRPr="000D3259">
        <w:rPr>
          <w:rFonts w:ascii="Arial" w:hAnsi="Arial" w:cs="Arial"/>
          <w:sz w:val="22"/>
          <w:szCs w:val="22"/>
        </w:rPr>
        <w:t xml:space="preserve"> yang </w:t>
      </w:r>
      <w:proofErr w:type="spellStart"/>
      <w:r w:rsidR="00A37B85" w:rsidRPr="000D3259">
        <w:rPr>
          <w:rFonts w:ascii="Arial" w:hAnsi="Arial" w:cs="Arial"/>
          <w:sz w:val="22"/>
          <w:szCs w:val="22"/>
        </w:rPr>
        <w:t>merawat</w:t>
      </w:r>
      <w:proofErr w:type="spellEnd"/>
      <w:r w:rsidR="00AC0A9E" w:rsidRPr="000D3259">
        <w:rPr>
          <w:rFonts w:ascii="Arial" w:hAnsi="Arial" w:cs="Arial"/>
          <w:sz w:val="22"/>
          <w:szCs w:val="22"/>
        </w:rPr>
        <w:t>.</w:t>
      </w:r>
    </w:p>
    <w:p w14:paraId="3D5A48A1" w14:textId="22BE67A9" w:rsidR="008251B3" w:rsidRPr="000D3259" w:rsidRDefault="00F70093" w:rsidP="000D3259">
      <w:pPr>
        <w:pStyle w:val="ListParagraph"/>
        <w:numPr>
          <w:ilvl w:val="0"/>
          <w:numId w:val="24"/>
        </w:numPr>
        <w:spacing w:line="276" w:lineRule="auto"/>
        <w:ind w:left="1701" w:hanging="425"/>
        <w:rPr>
          <w:rFonts w:ascii="Arial" w:hAnsi="Arial" w:cs="Arial"/>
          <w:sz w:val="22"/>
          <w:szCs w:val="22"/>
        </w:rPr>
      </w:pPr>
      <w:proofErr w:type="spellStart"/>
      <w:r w:rsidRPr="000D3259">
        <w:rPr>
          <w:rFonts w:ascii="Arial" w:hAnsi="Arial" w:cs="Arial"/>
          <w:sz w:val="22"/>
          <w:szCs w:val="22"/>
        </w:rPr>
        <w:t>Ketentuan</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 xml:space="preserve"> </w:t>
      </w:r>
      <w:proofErr w:type="spellStart"/>
      <w:r w:rsidRPr="000D3259">
        <w:rPr>
          <w:rFonts w:ascii="Arial" w:hAnsi="Arial" w:cs="Arial"/>
          <w:sz w:val="22"/>
          <w:szCs w:val="22"/>
        </w:rPr>
        <w:t>diatur</w:t>
      </w:r>
      <w:proofErr w:type="spellEnd"/>
      <w:r w:rsidRPr="000D3259">
        <w:rPr>
          <w:rFonts w:ascii="Arial" w:hAnsi="Arial" w:cs="Arial"/>
          <w:sz w:val="22"/>
          <w:szCs w:val="22"/>
        </w:rPr>
        <w:t xml:space="preserve"> </w:t>
      </w:r>
      <w:proofErr w:type="spellStart"/>
      <w:r w:rsidRPr="000D3259">
        <w:rPr>
          <w:rFonts w:ascii="Arial" w:hAnsi="Arial" w:cs="Arial"/>
          <w:sz w:val="22"/>
          <w:szCs w:val="22"/>
        </w:rPr>
        <w:t>berdasarkan</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00DA3F8C" w:rsidRPr="000D3259">
        <w:rPr>
          <w:rFonts w:ascii="Arial" w:hAnsi="Arial" w:cs="Arial"/>
          <w:sz w:val="22"/>
          <w:szCs w:val="22"/>
        </w:rPr>
        <w:t>kerja</w:t>
      </w:r>
      <w:proofErr w:type="spellEnd"/>
      <w:r w:rsidR="00DA3F8C" w:rsidRPr="000D3259">
        <w:rPr>
          <w:rFonts w:ascii="Arial" w:hAnsi="Arial" w:cs="Arial"/>
          <w:sz w:val="22"/>
          <w:szCs w:val="22"/>
        </w:rPr>
        <w:t xml:space="preserve"> </w:t>
      </w:r>
      <w:proofErr w:type="spellStart"/>
      <w:r w:rsidR="00DA3F8C" w:rsidRPr="000D3259">
        <w:rPr>
          <w:rFonts w:ascii="Arial" w:hAnsi="Arial" w:cs="Arial"/>
          <w:sz w:val="22"/>
          <w:szCs w:val="22"/>
        </w:rPr>
        <w:t>sama</w:t>
      </w:r>
      <w:proofErr w:type="spellEnd"/>
      <w:r w:rsidRPr="000D3259">
        <w:rPr>
          <w:rFonts w:ascii="Arial" w:hAnsi="Arial" w:cs="Arial"/>
          <w:sz w:val="22"/>
          <w:szCs w:val="22"/>
        </w:rPr>
        <w:t xml:space="preserve"> </w:t>
      </w:r>
      <w:proofErr w:type="spellStart"/>
      <w:r w:rsidRPr="000D3259">
        <w:rPr>
          <w:rFonts w:ascii="Arial" w:hAnsi="Arial" w:cs="Arial"/>
          <w:sz w:val="22"/>
          <w:szCs w:val="22"/>
        </w:rPr>
        <w:t>antara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Unit </w:t>
      </w:r>
      <w:proofErr w:type="spellStart"/>
      <w:r w:rsidRPr="000D3259">
        <w:rPr>
          <w:rFonts w:ascii="Arial" w:hAnsi="Arial" w:cs="Arial"/>
          <w:sz w:val="22"/>
          <w:szCs w:val="22"/>
        </w:rPr>
        <w:t>Transfusi</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 xml:space="preserve"> </w:t>
      </w:r>
      <w:proofErr w:type="spellStart"/>
      <w:r w:rsidRPr="000D3259">
        <w:rPr>
          <w:rFonts w:ascii="Arial" w:hAnsi="Arial" w:cs="Arial"/>
          <w:sz w:val="22"/>
          <w:szCs w:val="22"/>
        </w:rPr>
        <w:t>Palang</w:t>
      </w:r>
      <w:proofErr w:type="spellEnd"/>
      <w:r w:rsidRPr="000D3259">
        <w:rPr>
          <w:rFonts w:ascii="Arial" w:hAnsi="Arial" w:cs="Arial"/>
          <w:sz w:val="22"/>
          <w:szCs w:val="22"/>
        </w:rPr>
        <w:t xml:space="preserve"> Merah Indonesia (PMI) </w:t>
      </w:r>
      <w:proofErr w:type="spellStart"/>
      <w:r w:rsidRPr="000D3259">
        <w:rPr>
          <w:rFonts w:ascii="Arial" w:hAnsi="Arial" w:cs="Arial"/>
          <w:sz w:val="22"/>
          <w:szCs w:val="22"/>
        </w:rPr>
        <w:t>setempat</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Rumah</w:t>
      </w:r>
      <w:proofErr w:type="spellEnd"/>
      <w:r w:rsidRPr="000D3259">
        <w:rPr>
          <w:rFonts w:ascii="Arial" w:hAnsi="Arial" w:cs="Arial"/>
          <w:sz w:val="22"/>
          <w:szCs w:val="22"/>
        </w:rPr>
        <w:t xml:space="preserve"> </w:t>
      </w:r>
      <w:proofErr w:type="spellStart"/>
      <w:r w:rsidRPr="000D3259">
        <w:rPr>
          <w:rFonts w:ascii="Arial" w:hAnsi="Arial" w:cs="Arial"/>
          <w:sz w:val="22"/>
          <w:szCs w:val="22"/>
        </w:rPr>
        <w:t>Sakit</w:t>
      </w:r>
      <w:proofErr w:type="spellEnd"/>
      <w:r w:rsidRPr="000D3259">
        <w:rPr>
          <w:rFonts w:ascii="Arial" w:hAnsi="Arial" w:cs="Arial"/>
          <w:sz w:val="22"/>
          <w:szCs w:val="22"/>
        </w:rPr>
        <w:t>.</w:t>
      </w:r>
    </w:p>
    <w:p w14:paraId="00D11521" w14:textId="77777777" w:rsidR="008251B3" w:rsidRPr="000D3259" w:rsidRDefault="008251B3" w:rsidP="000D3259">
      <w:pPr>
        <w:pStyle w:val="ListParagraph"/>
        <w:spacing w:line="276" w:lineRule="auto"/>
        <w:ind w:left="1276"/>
        <w:rPr>
          <w:rFonts w:ascii="Arial" w:hAnsi="Arial" w:cs="Arial"/>
          <w:sz w:val="22"/>
          <w:szCs w:val="22"/>
        </w:rPr>
      </w:pPr>
    </w:p>
    <w:p w14:paraId="3024944B" w14:textId="5573552A" w:rsidR="000C405B" w:rsidRPr="000D3259" w:rsidRDefault="0032651E" w:rsidP="000D3259">
      <w:pPr>
        <w:pStyle w:val="ListParagraph"/>
        <w:numPr>
          <w:ilvl w:val="0"/>
          <w:numId w:val="20"/>
        </w:numPr>
        <w:tabs>
          <w:tab w:val="clear" w:pos="720"/>
        </w:tabs>
        <w:spacing w:line="276" w:lineRule="auto"/>
        <w:ind w:left="1276" w:hanging="425"/>
        <w:rPr>
          <w:rFonts w:ascii="Arial" w:hAnsi="Arial" w:cs="Arial"/>
          <w:sz w:val="22"/>
          <w:szCs w:val="22"/>
        </w:rPr>
      </w:pP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lain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diatur</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Manfaat</w:t>
      </w:r>
      <w:proofErr w:type="spellEnd"/>
      <w:r w:rsidRPr="000D3259">
        <w:rPr>
          <w:rFonts w:ascii="Arial" w:hAnsi="Arial" w:cs="Arial"/>
          <w:sz w:val="22"/>
          <w:szCs w:val="22"/>
        </w:rPr>
        <w:t xml:space="preserve"> </w:t>
      </w:r>
      <w:r w:rsidR="008C2774" w:rsidRPr="000D3259">
        <w:rPr>
          <w:rFonts w:ascii="Arial" w:hAnsi="Arial" w:cs="Arial"/>
          <w:sz w:val="22"/>
          <w:szCs w:val="22"/>
          <w:lang w:val="en-US"/>
        </w:rPr>
        <w:t>P</w:t>
      </w:r>
      <w:proofErr w:type="spellStart"/>
      <w:r w:rsidRPr="000D3259">
        <w:rPr>
          <w:rFonts w:ascii="Arial" w:hAnsi="Arial" w:cs="Arial"/>
          <w:sz w:val="22"/>
          <w:szCs w:val="22"/>
        </w:rPr>
        <w:t>elayanan</w:t>
      </w:r>
      <w:proofErr w:type="spellEnd"/>
      <w:r w:rsidRPr="000D3259">
        <w:rPr>
          <w:rFonts w:ascii="Arial" w:hAnsi="Arial" w:cs="Arial"/>
          <w:sz w:val="22"/>
          <w:szCs w:val="22"/>
        </w:rPr>
        <w:t xml:space="preserve"> </w:t>
      </w:r>
      <w:proofErr w:type="spellStart"/>
      <w:r w:rsidR="008C2774" w:rsidRPr="000D3259">
        <w:rPr>
          <w:rFonts w:ascii="Arial" w:hAnsi="Arial" w:cs="Arial"/>
          <w:sz w:val="22"/>
          <w:szCs w:val="22"/>
          <w:lang w:val="en-US"/>
        </w:rPr>
        <w:t>dalam</w:t>
      </w:r>
      <w:proofErr w:type="spellEnd"/>
      <w:r w:rsidR="008C2774" w:rsidRPr="000D3259">
        <w:rPr>
          <w:rFonts w:ascii="Arial" w:hAnsi="Arial" w:cs="Arial"/>
          <w:sz w:val="22"/>
          <w:szCs w:val="22"/>
          <w:lang w:val="en-US"/>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 xml:space="preserve"> </w:t>
      </w:r>
      <w:proofErr w:type="spellStart"/>
      <w:r w:rsidRPr="000D3259">
        <w:rPr>
          <w:rFonts w:ascii="Arial" w:hAnsi="Arial" w:cs="Arial"/>
          <w:sz w:val="22"/>
          <w:szCs w:val="22"/>
        </w:rPr>
        <w:t>namun</w:t>
      </w:r>
      <w:proofErr w:type="spellEnd"/>
      <w:r w:rsidRPr="000D3259">
        <w:rPr>
          <w:rFonts w:ascii="Arial" w:hAnsi="Arial" w:cs="Arial"/>
          <w:sz w:val="22"/>
          <w:szCs w:val="22"/>
        </w:rPr>
        <w:t xml:space="preserve"> </w:t>
      </w:r>
      <w:proofErr w:type="spellStart"/>
      <w:r w:rsidRPr="000D3259">
        <w:rPr>
          <w:rFonts w:ascii="Arial" w:hAnsi="Arial" w:cs="Arial"/>
          <w:sz w:val="22"/>
          <w:szCs w:val="22"/>
        </w:rPr>
        <w:t>mendapat</w:t>
      </w:r>
      <w:proofErr w:type="spellEnd"/>
      <w:r w:rsidRPr="000D3259">
        <w:rPr>
          <w:rFonts w:ascii="Arial" w:hAnsi="Arial" w:cs="Arial"/>
          <w:sz w:val="22"/>
          <w:szCs w:val="22"/>
        </w:rPr>
        <w:t xml:space="preserve"> </w:t>
      </w:r>
      <w:proofErr w:type="spellStart"/>
      <w:r w:rsidRPr="000D3259">
        <w:rPr>
          <w:rFonts w:ascii="Arial" w:hAnsi="Arial" w:cs="Arial"/>
          <w:sz w:val="22"/>
          <w:szCs w:val="22"/>
        </w:rPr>
        <w:t>persetujuan</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r w:rsidRPr="000D3259">
        <w:rPr>
          <w:rFonts w:ascii="Arial" w:hAnsi="Arial" w:cs="Arial"/>
          <w:b/>
          <w:sz w:val="22"/>
          <w:szCs w:val="22"/>
        </w:rPr>
        <w:t>PIHAK PERTAMA</w:t>
      </w:r>
      <w:r w:rsidR="00D61411" w:rsidRPr="000D3259">
        <w:rPr>
          <w:rFonts w:ascii="Arial" w:hAnsi="Arial" w:cs="Arial"/>
          <w:b/>
          <w:sz w:val="22"/>
          <w:szCs w:val="22"/>
        </w:rPr>
        <w:t>.</w:t>
      </w:r>
    </w:p>
    <w:p w14:paraId="44970C3E" w14:textId="77777777" w:rsidR="00717CDA" w:rsidRPr="000D3259" w:rsidRDefault="00717CDA" w:rsidP="000D3259">
      <w:pPr>
        <w:pStyle w:val="ListParagraph"/>
        <w:spacing w:line="276" w:lineRule="auto"/>
        <w:ind w:left="1276"/>
        <w:rPr>
          <w:rFonts w:ascii="Arial" w:hAnsi="Arial" w:cs="Arial"/>
          <w:sz w:val="22"/>
          <w:szCs w:val="22"/>
        </w:rPr>
      </w:pPr>
    </w:p>
    <w:p w14:paraId="5BF4C387" w14:textId="77777777" w:rsidR="002C4DE4" w:rsidRPr="000D3259" w:rsidRDefault="00F674C6" w:rsidP="000D3259">
      <w:pPr>
        <w:numPr>
          <w:ilvl w:val="0"/>
          <w:numId w:val="37"/>
        </w:numPr>
        <w:tabs>
          <w:tab w:val="clear" w:pos="360"/>
        </w:tabs>
        <w:spacing w:line="276" w:lineRule="auto"/>
        <w:ind w:left="851" w:hanging="425"/>
        <w:jc w:val="both"/>
        <w:rPr>
          <w:rFonts w:ascii="Arial" w:hAnsi="Arial" w:cs="Arial"/>
          <w:b/>
          <w:sz w:val="22"/>
          <w:szCs w:val="22"/>
          <w:lang w:val="fi-FI"/>
        </w:rPr>
      </w:pPr>
      <w:r w:rsidRPr="000D3259">
        <w:rPr>
          <w:rFonts w:ascii="Arial" w:hAnsi="Arial" w:cs="Arial"/>
          <w:b/>
          <w:sz w:val="22"/>
          <w:szCs w:val="22"/>
          <w:lang w:val="fi-FI"/>
        </w:rPr>
        <w:t>Kelas/</w:t>
      </w:r>
      <w:r w:rsidR="001512AE" w:rsidRPr="000D3259">
        <w:rPr>
          <w:rFonts w:ascii="Arial" w:hAnsi="Arial" w:cs="Arial"/>
          <w:b/>
          <w:sz w:val="22"/>
          <w:szCs w:val="22"/>
          <w:lang w:val="fi-FI"/>
        </w:rPr>
        <w:t>Kamar Perawatan</w:t>
      </w:r>
    </w:p>
    <w:p w14:paraId="3CE992B0" w14:textId="5F690BC1" w:rsidR="001512AE" w:rsidRPr="000D3259" w:rsidRDefault="00F674C6" w:rsidP="000D3259">
      <w:pPr>
        <w:spacing w:line="276" w:lineRule="auto"/>
        <w:ind w:left="851"/>
        <w:jc w:val="both"/>
        <w:rPr>
          <w:rFonts w:ascii="Arial" w:hAnsi="Arial" w:cs="Arial"/>
          <w:b/>
          <w:sz w:val="22"/>
          <w:szCs w:val="22"/>
          <w:lang w:val="fi-FI"/>
        </w:rPr>
      </w:pPr>
      <w:r w:rsidRPr="000D3259">
        <w:rPr>
          <w:rFonts w:ascii="Arial" w:hAnsi="Arial" w:cs="Arial"/>
          <w:bCs/>
          <w:sz w:val="22"/>
          <w:szCs w:val="22"/>
          <w:lang w:val="fi-FI"/>
        </w:rPr>
        <w:t xml:space="preserve">Dalam hal </w:t>
      </w:r>
      <w:r w:rsidR="00986B62" w:rsidRPr="000D3259">
        <w:rPr>
          <w:rFonts w:ascii="Arial" w:hAnsi="Arial" w:cs="Arial"/>
          <w:bCs/>
          <w:sz w:val="22"/>
          <w:szCs w:val="22"/>
          <w:lang w:val="fi-FI"/>
        </w:rPr>
        <w:t>Peserta</w:t>
      </w:r>
      <w:r w:rsidRPr="000D3259">
        <w:rPr>
          <w:rFonts w:ascii="Arial" w:hAnsi="Arial" w:cs="Arial"/>
          <w:bCs/>
          <w:sz w:val="22"/>
          <w:szCs w:val="22"/>
          <w:lang w:val="fi-FI"/>
        </w:rPr>
        <w:t xml:space="preserve"> harus menjalani </w:t>
      </w:r>
      <w:r w:rsidR="005E7257" w:rsidRPr="000D3259">
        <w:rPr>
          <w:rFonts w:ascii="Arial" w:hAnsi="Arial" w:cs="Arial"/>
          <w:bCs/>
          <w:sz w:val="22"/>
          <w:szCs w:val="22"/>
          <w:lang w:val="fi-FI"/>
        </w:rPr>
        <w:t xml:space="preserve">rawat inap </w:t>
      </w:r>
      <w:r w:rsidRPr="000D3259">
        <w:rPr>
          <w:rFonts w:ascii="Arial" w:hAnsi="Arial" w:cs="Arial"/>
          <w:bCs/>
          <w:sz w:val="22"/>
          <w:szCs w:val="22"/>
          <w:lang w:val="fi-FI"/>
        </w:rPr>
        <w:t xml:space="preserve">di </w:t>
      </w:r>
      <w:r w:rsidRPr="000D3259">
        <w:rPr>
          <w:rFonts w:ascii="Arial" w:hAnsi="Arial" w:cs="Arial"/>
          <w:b/>
          <w:bCs/>
          <w:sz w:val="22"/>
          <w:szCs w:val="22"/>
          <w:lang w:val="fi-FI"/>
        </w:rPr>
        <w:t>PIHAK KEDUA</w:t>
      </w:r>
      <w:r w:rsidRPr="000D3259">
        <w:rPr>
          <w:rFonts w:ascii="Arial" w:hAnsi="Arial" w:cs="Arial"/>
          <w:bCs/>
          <w:sz w:val="22"/>
          <w:szCs w:val="22"/>
          <w:lang w:val="fi-FI"/>
        </w:rPr>
        <w:t>, maka hak atas kelas/kamar perawatan ditentukan sebagai berikut:</w:t>
      </w:r>
      <w:r w:rsidRPr="000D3259">
        <w:rPr>
          <w:rFonts w:ascii="Arial" w:hAnsi="Arial" w:cs="Arial"/>
          <w:b/>
          <w:sz w:val="22"/>
          <w:szCs w:val="22"/>
          <w:lang w:val="fi-FI"/>
        </w:rPr>
        <w:t xml:space="preserve"> </w:t>
      </w:r>
    </w:p>
    <w:p w14:paraId="67AD334A" w14:textId="30FB8197" w:rsidR="001512AE" w:rsidRPr="000D3259" w:rsidRDefault="00F674C6" w:rsidP="000D3259">
      <w:pPr>
        <w:numPr>
          <w:ilvl w:val="6"/>
          <w:numId w:val="37"/>
        </w:numPr>
        <w:tabs>
          <w:tab w:val="clear" w:pos="2520"/>
        </w:tabs>
        <w:spacing w:line="276" w:lineRule="auto"/>
        <w:ind w:left="1276" w:hanging="425"/>
        <w:jc w:val="both"/>
        <w:rPr>
          <w:rFonts w:ascii="Arial" w:hAnsi="Arial" w:cs="Arial"/>
          <w:b/>
          <w:sz w:val="22"/>
          <w:szCs w:val="22"/>
          <w:lang w:val="fi-FI"/>
        </w:rPr>
      </w:pPr>
      <w:r w:rsidRPr="000D3259">
        <w:rPr>
          <w:rFonts w:ascii="Arial" w:hAnsi="Arial" w:cs="Arial"/>
          <w:sz w:val="22"/>
          <w:szCs w:val="22"/>
          <w:lang w:val="fi-FI"/>
        </w:rPr>
        <w:t xml:space="preserve">Hak </w:t>
      </w:r>
      <w:r w:rsidR="00986B62" w:rsidRPr="000D3259">
        <w:rPr>
          <w:rFonts w:ascii="Arial" w:hAnsi="Arial" w:cs="Arial"/>
          <w:sz w:val="22"/>
          <w:szCs w:val="22"/>
          <w:lang w:val="fi-FI"/>
        </w:rPr>
        <w:t>Peserta</w:t>
      </w:r>
      <w:r w:rsidRPr="000D3259">
        <w:rPr>
          <w:rFonts w:ascii="Arial" w:hAnsi="Arial" w:cs="Arial"/>
          <w:sz w:val="22"/>
          <w:szCs w:val="22"/>
          <w:lang w:val="fi-FI"/>
        </w:rPr>
        <w:t xml:space="preserve"> </w:t>
      </w:r>
      <w:r w:rsidR="00E77567" w:rsidRPr="000D3259">
        <w:rPr>
          <w:rFonts w:ascii="Arial" w:hAnsi="Arial" w:cs="Arial"/>
          <w:sz w:val="22"/>
          <w:szCs w:val="22"/>
          <w:lang w:val="fi-FI"/>
        </w:rPr>
        <w:t>BRILIFE</w:t>
      </w:r>
      <w:r w:rsidRPr="000D3259">
        <w:rPr>
          <w:rFonts w:ascii="Arial" w:hAnsi="Arial" w:cs="Arial"/>
          <w:sz w:val="22"/>
          <w:szCs w:val="22"/>
          <w:lang w:val="fi-FI"/>
        </w:rPr>
        <w:t xml:space="preserve"> </w:t>
      </w:r>
      <w:r w:rsidR="00E0237B" w:rsidRPr="000D3259">
        <w:rPr>
          <w:rFonts w:ascii="Arial" w:hAnsi="Arial" w:cs="Arial"/>
          <w:sz w:val="22"/>
          <w:szCs w:val="22"/>
          <w:lang w:val="fi-FI"/>
        </w:rPr>
        <w:t>a</w:t>
      </w:r>
      <w:r w:rsidRPr="000D3259">
        <w:rPr>
          <w:rFonts w:ascii="Arial" w:hAnsi="Arial" w:cs="Arial"/>
          <w:sz w:val="22"/>
          <w:szCs w:val="22"/>
          <w:lang w:val="fi-FI"/>
        </w:rPr>
        <w:t xml:space="preserve">tas kelas/kamar perawatan adalah sesuai dengan kelas/kamar perawatan yang menjadi haknya sebagaimana tercantum pada </w:t>
      </w:r>
      <w:r w:rsidR="005C5655" w:rsidRPr="000D3259">
        <w:rPr>
          <w:rFonts w:ascii="Arial" w:hAnsi="Arial" w:cs="Arial"/>
          <w:sz w:val="22"/>
          <w:szCs w:val="22"/>
          <w:lang w:val="fi-FI"/>
        </w:rPr>
        <w:t>Kartu BRILIFE</w:t>
      </w:r>
      <w:r w:rsidRPr="000D3259">
        <w:rPr>
          <w:rFonts w:ascii="Arial" w:hAnsi="Arial" w:cs="Arial"/>
          <w:sz w:val="22"/>
          <w:szCs w:val="22"/>
          <w:lang w:val="fi-FI"/>
        </w:rPr>
        <w:t xml:space="preserve"> dari </w:t>
      </w:r>
      <w:r w:rsidR="00986B62" w:rsidRPr="000D3259">
        <w:rPr>
          <w:rFonts w:ascii="Arial" w:hAnsi="Arial" w:cs="Arial"/>
          <w:sz w:val="22"/>
          <w:szCs w:val="22"/>
          <w:lang w:val="fi-FI"/>
        </w:rPr>
        <w:t>Peserta</w:t>
      </w:r>
      <w:r w:rsidRPr="000D3259">
        <w:rPr>
          <w:rFonts w:ascii="Arial" w:hAnsi="Arial" w:cs="Arial"/>
          <w:sz w:val="22"/>
          <w:szCs w:val="22"/>
          <w:lang w:val="fi-FI"/>
        </w:rPr>
        <w:t xml:space="preserve"> yang bersangkutan</w:t>
      </w:r>
      <w:r w:rsidR="00AC0A9E" w:rsidRPr="000D3259">
        <w:rPr>
          <w:rFonts w:ascii="Arial" w:hAnsi="Arial" w:cs="Arial"/>
          <w:sz w:val="22"/>
          <w:szCs w:val="22"/>
          <w:lang w:val="fi-FI"/>
        </w:rPr>
        <w:t>.</w:t>
      </w:r>
    </w:p>
    <w:p w14:paraId="7A95976A" w14:textId="1D40E052" w:rsidR="00240A7D" w:rsidRPr="000D3259" w:rsidRDefault="00986B62" w:rsidP="000D3259">
      <w:pPr>
        <w:numPr>
          <w:ilvl w:val="6"/>
          <w:numId w:val="37"/>
        </w:numPr>
        <w:tabs>
          <w:tab w:val="clear" w:pos="2520"/>
        </w:tabs>
        <w:spacing w:line="276" w:lineRule="auto"/>
        <w:ind w:left="1276" w:hanging="425"/>
        <w:jc w:val="both"/>
        <w:rPr>
          <w:rFonts w:ascii="Arial" w:hAnsi="Arial" w:cs="Arial"/>
          <w:b/>
          <w:sz w:val="22"/>
          <w:szCs w:val="22"/>
          <w:lang w:val="fi-FI"/>
        </w:rPr>
      </w:pPr>
      <w:r w:rsidRPr="000D3259">
        <w:rPr>
          <w:rFonts w:ascii="Arial" w:hAnsi="Arial" w:cs="Arial"/>
          <w:sz w:val="22"/>
          <w:szCs w:val="22"/>
          <w:lang w:val="fi-FI"/>
        </w:rPr>
        <w:t>Peserta</w:t>
      </w:r>
      <w:r w:rsidR="00240A7D" w:rsidRPr="000D3259">
        <w:rPr>
          <w:rFonts w:ascii="Arial" w:hAnsi="Arial" w:cs="Arial"/>
          <w:sz w:val="22"/>
          <w:szCs w:val="22"/>
          <w:lang w:val="fi-FI"/>
        </w:rPr>
        <w:t xml:space="preserve"> Manfaat </w:t>
      </w:r>
      <w:r w:rsidR="00240A7D" w:rsidRPr="000D3259">
        <w:rPr>
          <w:rFonts w:ascii="Arial" w:hAnsi="Arial" w:cs="Arial"/>
          <w:i/>
          <w:sz w:val="22"/>
          <w:szCs w:val="22"/>
          <w:lang w:val="fi-FI"/>
        </w:rPr>
        <w:t>Top Up</w:t>
      </w:r>
      <w:r w:rsidR="00240A7D" w:rsidRPr="000D3259">
        <w:rPr>
          <w:rFonts w:ascii="Arial" w:hAnsi="Arial" w:cs="Arial"/>
          <w:sz w:val="22"/>
          <w:szCs w:val="22"/>
          <w:lang w:val="fi-FI"/>
        </w:rPr>
        <w:t xml:space="preserve"> BPJS Kesehatan berhak menempati kelas/kamar perawatan satu tingkat di atas hak kelas/kamar perawatan yang tercantum dalam kartu Badan Penyelenggara Jaminan Sosial Kesehatan</w:t>
      </w:r>
      <w:r w:rsidR="00AC0A9E" w:rsidRPr="000D3259">
        <w:rPr>
          <w:rFonts w:ascii="Arial" w:hAnsi="Arial" w:cs="Arial"/>
          <w:sz w:val="22"/>
          <w:szCs w:val="22"/>
          <w:lang w:val="fi-FI"/>
        </w:rPr>
        <w:t>.</w:t>
      </w:r>
    </w:p>
    <w:p w14:paraId="57DEAF2C" w14:textId="2A921721" w:rsidR="001512AE" w:rsidRPr="000D3259" w:rsidRDefault="00F674C6" w:rsidP="000D3259">
      <w:pPr>
        <w:numPr>
          <w:ilvl w:val="6"/>
          <w:numId w:val="37"/>
        </w:numPr>
        <w:tabs>
          <w:tab w:val="clear" w:pos="2520"/>
        </w:tabs>
        <w:spacing w:line="276" w:lineRule="auto"/>
        <w:ind w:left="1276" w:hanging="425"/>
        <w:jc w:val="both"/>
        <w:rPr>
          <w:rFonts w:ascii="Arial" w:hAnsi="Arial" w:cs="Arial"/>
          <w:b/>
          <w:sz w:val="22"/>
          <w:szCs w:val="22"/>
          <w:lang w:val="fi-FI"/>
        </w:rPr>
      </w:pPr>
      <w:r w:rsidRPr="000D3259">
        <w:rPr>
          <w:rFonts w:ascii="Arial" w:hAnsi="Arial" w:cs="Arial"/>
          <w:sz w:val="22"/>
          <w:szCs w:val="22"/>
          <w:lang w:val="fi-FI"/>
        </w:rPr>
        <w:t xml:space="preserve">Dalam hal </w:t>
      </w:r>
      <w:r w:rsidR="00986B62" w:rsidRPr="000D3259">
        <w:rPr>
          <w:rFonts w:ascii="Arial" w:hAnsi="Arial" w:cs="Arial"/>
          <w:sz w:val="22"/>
          <w:szCs w:val="22"/>
          <w:lang w:val="fi-FI"/>
        </w:rPr>
        <w:t>Peserta</w:t>
      </w:r>
      <w:r w:rsidRPr="000D3259">
        <w:rPr>
          <w:rFonts w:ascii="Arial" w:hAnsi="Arial" w:cs="Arial"/>
          <w:sz w:val="22"/>
          <w:szCs w:val="22"/>
          <w:lang w:val="fi-FI"/>
        </w:rPr>
        <w:t xml:space="preserve"> atas kehendak sendiri dengan alasan apapun mengambil kelas/kamar perawatan di atas kelas/kamar perawatan yang menjadi haknya, maka selisih biaya yang timbul sehubungan dengan hal tersebut bukan merupakan tanggung jawab </w:t>
      </w:r>
      <w:r w:rsidRPr="000D3259">
        <w:rPr>
          <w:rFonts w:ascii="Arial" w:hAnsi="Arial" w:cs="Arial"/>
          <w:b/>
          <w:sz w:val="22"/>
          <w:szCs w:val="22"/>
          <w:lang w:val="fi-FI"/>
        </w:rPr>
        <w:t xml:space="preserve">PIHAK PERTAMA, </w:t>
      </w:r>
      <w:r w:rsidRPr="000D3259">
        <w:rPr>
          <w:rFonts w:ascii="Arial" w:hAnsi="Arial" w:cs="Arial"/>
          <w:sz w:val="22"/>
          <w:szCs w:val="22"/>
          <w:lang w:val="fi-FI"/>
        </w:rPr>
        <w:t xml:space="preserve">tetapi akan menjadi tanggung jawab </w:t>
      </w:r>
      <w:r w:rsidR="00986B62" w:rsidRPr="000D3259">
        <w:rPr>
          <w:rFonts w:ascii="Arial" w:hAnsi="Arial" w:cs="Arial"/>
          <w:sz w:val="22"/>
          <w:szCs w:val="22"/>
          <w:lang w:val="fi-FI"/>
        </w:rPr>
        <w:t>Peserta</w:t>
      </w:r>
      <w:r w:rsidRPr="000D3259">
        <w:rPr>
          <w:rFonts w:ascii="Arial" w:hAnsi="Arial" w:cs="Arial"/>
          <w:sz w:val="22"/>
          <w:szCs w:val="22"/>
          <w:lang w:val="fi-FI"/>
        </w:rPr>
        <w:t>, sehingga tidak dapat diuangkan dan tidak dapat di</w:t>
      </w:r>
      <w:r w:rsidR="00986B62" w:rsidRPr="000D3259">
        <w:rPr>
          <w:rFonts w:ascii="Arial" w:hAnsi="Arial" w:cs="Arial"/>
          <w:sz w:val="22"/>
          <w:szCs w:val="22"/>
          <w:lang w:val="fi-FI"/>
        </w:rPr>
        <w:t>Klaim</w:t>
      </w:r>
      <w:r w:rsidRPr="000D3259">
        <w:rPr>
          <w:rFonts w:ascii="Arial" w:hAnsi="Arial" w:cs="Arial"/>
          <w:sz w:val="22"/>
          <w:szCs w:val="22"/>
          <w:lang w:val="fi-FI"/>
        </w:rPr>
        <w:t xml:space="preserve"> ke </w:t>
      </w:r>
      <w:r w:rsidRPr="000D3259">
        <w:rPr>
          <w:rFonts w:ascii="Arial" w:hAnsi="Arial" w:cs="Arial"/>
          <w:b/>
          <w:sz w:val="22"/>
          <w:szCs w:val="22"/>
          <w:lang w:val="fi-FI"/>
        </w:rPr>
        <w:t>PIHAK PERTAMA</w:t>
      </w:r>
      <w:r w:rsidRPr="000D3259">
        <w:rPr>
          <w:rFonts w:ascii="Arial" w:hAnsi="Arial" w:cs="Arial"/>
          <w:sz w:val="22"/>
          <w:szCs w:val="22"/>
          <w:lang w:val="fi-FI"/>
        </w:rPr>
        <w:t xml:space="preserve">, baik oleh </w:t>
      </w:r>
      <w:r w:rsidR="00986B62" w:rsidRPr="000D3259">
        <w:rPr>
          <w:rFonts w:ascii="Arial" w:hAnsi="Arial" w:cs="Arial"/>
          <w:sz w:val="22"/>
          <w:szCs w:val="22"/>
          <w:lang w:val="fi-FI"/>
        </w:rPr>
        <w:t>Peserta</w:t>
      </w:r>
      <w:r w:rsidRPr="000D3259">
        <w:rPr>
          <w:rFonts w:ascii="Arial" w:hAnsi="Arial" w:cs="Arial"/>
          <w:sz w:val="22"/>
          <w:szCs w:val="22"/>
          <w:lang w:val="fi-FI"/>
        </w:rPr>
        <w:t xml:space="preserve"> maupun </w:t>
      </w:r>
      <w:r w:rsidRPr="000D3259">
        <w:rPr>
          <w:rFonts w:ascii="Arial" w:hAnsi="Arial" w:cs="Arial"/>
          <w:b/>
          <w:sz w:val="22"/>
          <w:szCs w:val="22"/>
          <w:lang w:val="fi-FI"/>
        </w:rPr>
        <w:t>PIHAK KEDUA</w:t>
      </w:r>
      <w:r w:rsidR="00AC0A9E" w:rsidRPr="000D3259">
        <w:rPr>
          <w:rFonts w:ascii="Arial" w:hAnsi="Arial" w:cs="Arial"/>
          <w:sz w:val="22"/>
          <w:szCs w:val="22"/>
          <w:lang w:val="fi-FI"/>
        </w:rPr>
        <w:t>.</w:t>
      </w:r>
    </w:p>
    <w:p w14:paraId="14F319F5" w14:textId="77777777" w:rsidR="00F674C6" w:rsidRPr="000D3259" w:rsidRDefault="00F674C6" w:rsidP="000D3259">
      <w:pPr>
        <w:numPr>
          <w:ilvl w:val="6"/>
          <w:numId w:val="37"/>
        </w:numPr>
        <w:tabs>
          <w:tab w:val="clear" w:pos="2520"/>
        </w:tabs>
        <w:spacing w:line="276" w:lineRule="auto"/>
        <w:ind w:left="1276" w:hanging="425"/>
        <w:jc w:val="both"/>
        <w:rPr>
          <w:rFonts w:ascii="Arial" w:hAnsi="Arial" w:cs="Arial"/>
          <w:b/>
          <w:sz w:val="22"/>
          <w:szCs w:val="22"/>
          <w:lang w:val="fi-FI"/>
        </w:rPr>
      </w:pPr>
      <w:r w:rsidRPr="000D3259">
        <w:rPr>
          <w:rFonts w:ascii="Arial" w:hAnsi="Arial" w:cs="Arial"/>
          <w:sz w:val="22"/>
          <w:szCs w:val="22"/>
          <w:lang w:val="fi-FI"/>
        </w:rPr>
        <w:t xml:space="preserve">Dalam hal kelas/kamar perawatan yang menjadi hak </w:t>
      </w:r>
      <w:r w:rsidR="00986B62" w:rsidRPr="000D3259">
        <w:rPr>
          <w:rFonts w:ascii="Arial" w:hAnsi="Arial" w:cs="Arial"/>
          <w:sz w:val="22"/>
          <w:szCs w:val="22"/>
          <w:lang w:val="fi-FI"/>
        </w:rPr>
        <w:t>Peserta</w:t>
      </w:r>
      <w:r w:rsidRPr="000D3259">
        <w:rPr>
          <w:rFonts w:ascii="Arial" w:hAnsi="Arial" w:cs="Arial"/>
          <w:sz w:val="22"/>
          <w:szCs w:val="22"/>
          <w:lang w:val="fi-FI"/>
        </w:rPr>
        <w:t xml:space="preserve"> penuh, maka</w:t>
      </w:r>
      <w:r w:rsidRPr="000D3259">
        <w:rPr>
          <w:rFonts w:ascii="Arial" w:hAnsi="Arial" w:cs="Arial"/>
          <w:sz w:val="22"/>
          <w:szCs w:val="22"/>
          <w:lang w:val="id-ID"/>
        </w:rPr>
        <w:t xml:space="preserve"> berlaku ketentuan sebagai berikut:</w:t>
      </w:r>
    </w:p>
    <w:p w14:paraId="4D377FDB" w14:textId="0318BFDA" w:rsidR="00F674C6" w:rsidRPr="000D3259" w:rsidRDefault="00986B62" w:rsidP="000D3259">
      <w:pPr>
        <w:numPr>
          <w:ilvl w:val="0"/>
          <w:numId w:val="54"/>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Peserta</w:t>
      </w:r>
      <w:r w:rsidR="00F674C6" w:rsidRPr="000D3259">
        <w:rPr>
          <w:rFonts w:ascii="Arial" w:hAnsi="Arial" w:cs="Arial"/>
          <w:sz w:val="22"/>
          <w:szCs w:val="22"/>
          <w:lang w:val="fi-FI"/>
        </w:rPr>
        <w:t xml:space="preserve"> dirawat di kelas/kamar perawatan yang 1 (satu) tingkat lebih tinggi, untuk maksimal 3 (tiga) hari</w:t>
      </w:r>
      <w:r w:rsidR="00F674C6" w:rsidRPr="000D3259">
        <w:rPr>
          <w:rFonts w:ascii="Arial" w:hAnsi="Arial" w:cs="Arial"/>
          <w:sz w:val="22"/>
          <w:szCs w:val="22"/>
          <w:lang w:val="id-ID"/>
        </w:rPr>
        <w:t xml:space="preserve"> perawatan, kecuali untuk </w:t>
      </w:r>
      <w:r w:rsidRPr="000D3259">
        <w:rPr>
          <w:rFonts w:ascii="Arial" w:hAnsi="Arial" w:cs="Arial"/>
          <w:sz w:val="22"/>
          <w:szCs w:val="22"/>
        </w:rPr>
        <w:t>Peserta</w:t>
      </w:r>
      <w:r w:rsidR="00F674C6" w:rsidRPr="000D3259">
        <w:rPr>
          <w:rFonts w:ascii="Arial" w:hAnsi="Arial" w:cs="Arial"/>
          <w:sz w:val="22"/>
          <w:szCs w:val="22"/>
          <w:lang w:val="id-ID"/>
        </w:rPr>
        <w:t xml:space="preserve"> yang telah memiliki hak </w:t>
      </w:r>
      <w:r w:rsidRPr="000D3259">
        <w:rPr>
          <w:rFonts w:ascii="Arial" w:hAnsi="Arial" w:cs="Arial"/>
          <w:sz w:val="22"/>
          <w:szCs w:val="22"/>
          <w:lang w:val="id-ID"/>
        </w:rPr>
        <w:t xml:space="preserve">Kelas Perawatan </w:t>
      </w:r>
      <w:r w:rsidR="00F674C6" w:rsidRPr="000D3259">
        <w:rPr>
          <w:rFonts w:ascii="Arial" w:hAnsi="Arial" w:cs="Arial"/>
          <w:sz w:val="22"/>
          <w:szCs w:val="22"/>
          <w:lang w:val="id-ID"/>
        </w:rPr>
        <w:t>kelas 1</w:t>
      </w:r>
      <w:r w:rsidR="00AC0A9E" w:rsidRPr="000D3259">
        <w:rPr>
          <w:rFonts w:ascii="Arial" w:hAnsi="Arial" w:cs="Arial"/>
          <w:sz w:val="22"/>
          <w:szCs w:val="22"/>
        </w:rPr>
        <w:t>.</w:t>
      </w:r>
    </w:p>
    <w:p w14:paraId="6530C2B5" w14:textId="065F94A0" w:rsidR="00F674C6" w:rsidRPr="000D3259" w:rsidRDefault="00986B62" w:rsidP="000D3259">
      <w:pPr>
        <w:numPr>
          <w:ilvl w:val="0"/>
          <w:numId w:val="54"/>
        </w:numPr>
        <w:spacing w:line="276" w:lineRule="auto"/>
        <w:ind w:left="1701" w:hanging="425"/>
        <w:jc w:val="both"/>
        <w:rPr>
          <w:rFonts w:ascii="Arial" w:hAnsi="Arial" w:cs="Arial"/>
          <w:sz w:val="22"/>
          <w:szCs w:val="22"/>
          <w:lang w:val="fi-FI"/>
        </w:rPr>
      </w:pPr>
      <w:r w:rsidRPr="000D3259">
        <w:rPr>
          <w:rFonts w:ascii="Arial" w:hAnsi="Arial" w:cs="Arial"/>
          <w:sz w:val="22"/>
          <w:szCs w:val="22"/>
          <w:lang w:val="id-ID"/>
        </w:rPr>
        <w:t>Peserta</w:t>
      </w:r>
      <w:r w:rsidR="00F674C6" w:rsidRPr="000D3259">
        <w:rPr>
          <w:rFonts w:ascii="Arial" w:hAnsi="Arial" w:cs="Arial"/>
          <w:sz w:val="22"/>
          <w:szCs w:val="22"/>
          <w:lang w:val="id-ID"/>
        </w:rPr>
        <w:t xml:space="preserve"> yang memiliki hak </w:t>
      </w:r>
      <w:r w:rsidRPr="000D3259">
        <w:rPr>
          <w:rFonts w:ascii="Arial" w:hAnsi="Arial" w:cs="Arial"/>
          <w:sz w:val="22"/>
          <w:szCs w:val="22"/>
          <w:lang w:val="id-ID"/>
        </w:rPr>
        <w:t xml:space="preserve">Kelas Perawatan </w:t>
      </w:r>
      <w:r w:rsidR="00F674C6" w:rsidRPr="000D3259">
        <w:rPr>
          <w:rFonts w:ascii="Arial" w:hAnsi="Arial" w:cs="Arial"/>
          <w:sz w:val="22"/>
          <w:szCs w:val="22"/>
          <w:lang w:val="id-ID"/>
        </w:rPr>
        <w:t xml:space="preserve">kelas 1 </w:t>
      </w:r>
      <w:r w:rsidR="00F674C6" w:rsidRPr="000D3259">
        <w:rPr>
          <w:rFonts w:ascii="Arial" w:hAnsi="Arial" w:cs="Arial"/>
          <w:sz w:val="22"/>
          <w:szCs w:val="22"/>
          <w:lang w:val="fi-FI"/>
        </w:rPr>
        <w:t>dianjurkan untuk memilih Rumah Sakit lain</w:t>
      </w:r>
      <w:r w:rsidR="005F227A" w:rsidRPr="000D3259">
        <w:rPr>
          <w:rFonts w:ascii="Arial" w:hAnsi="Arial" w:cs="Arial"/>
          <w:sz w:val="22"/>
          <w:szCs w:val="22"/>
          <w:lang w:val="fi-FI"/>
        </w:rPr>
        <w:t xml:space="preserve"> yang telah be</w:t>
      </w:r>
      <w:r w:rsidR="00DA3F8C" w:rsidRPr="000D3259">
        <w:rPr>
          <w:rFonts w:ascii="Arial" w:hAnsi="Arial" w:cs="Arial"/>
          <w:sz w:val="22"/>
          <w:szCs w:val="22"/>
          <w:lang w:val="fi-FI"/>
        </w:rPr>
        <w:t>kerja sama</w:t>
      </w:r>
      <w:r w:rsidR="005F227A" w:rsidRPr="000D3259">
        <w:rPr>
          <w:rFonts w:ascii="Arial" w:hAnsi="Arial" w:cs="Arial"/>
          <w:sz w:val="22"/>
          <w:szCs w:val="22"/>
          <w:lang w:val="fi-FI"/>
        </w:rPr>
        <w:t xml:space="preserve"> dengan </w:t>
      </w:r>
      <w:r w:rsidR="005F227A" w:rsidRPr="000D3259">
        <w:rPr>
          <w:rFonts w:ascii="Arial" w:hAnsi="Arial" w:cs="Arial"/>
          <w:b/>
          <w:sz w:val="22"/>
          <w:szCs w:val="22"/>
          <w:lang w:val="fi-FI"/>
        </w:rPr>
        <w:t>PIHAK PERTAMA</w:t>
      </w:r>
      <w:r w:rsidR="00AC0A9E" w:rsidRPr="000D3259">
        <w:rPr>
          <w:rFonts w:ascii="Arial" w:hAnsi="Arial" w:cs="Arial"/>
          <w:sz w:val="22"/>
          <w:szCs w:val="22"/>
        </w:rPr>
        <w:t>.</w:t>
      </w:r>
    </w:p>
    <w:p w14:paraId="1AAA84E7" w14:textId="77777777" w:rsidR="00F674C6" w:rsidRPr="000D3259" w:rsidRDefault="00F674C6" w:rsidP="000D3259">
      <w:pPr>
        <w:numPr>
          <w:ilvl w:val="0"/>
          <w:numId w:val="54"/>
        </w:numPr>
        <w:spacing w:line="276" w:lineRule="auto"/>
        <w:ind w:left="1701" w:hanging="425"/>
        <w:jc w:val="both"/>
        <w:rPr>
          <w:rFonts w:ascii="Arial" w:hAnsi="Arial" w:cs="Arial"/>
          <w:sz w:val="22"/>
          <w:szCs w:val="22"/>
          <w:lang w:val="fi-FI"/>
        </w:rPr>
      </w:pPr>
      <w:r w:rsidRPr="000D3259">
        <w:rPr>
          <w:rFonts w:ascii="Arial" w:hAnsi="Arial" w:cs="Arial"/>
          <w:sz w:val="22"/>
          <w:szCs w:val="22"/>
          <w:lang w:val="id-ID"/>
        </w:rPr>
        <w:t xml:space="preserve">Apabila </w:t>
      </w:r>
      <w:r w:rsidR="00B42192" w:rsidRPr="000D3259">
        <w:rPr>
          <w:rFonts w:ascii="Arial" w:hAnsi="Arial" w:cs="Arial"/>
          <w:sz w:val="22"/>
          <w:szCs w:val="22"/>
          <w:lang w:val="id-ID"/>
        </w:rPr>
        <w:t xml:space="preserve">Hari Rawat </w:t>
      </w:r>
      <w:r w:rsidRPr="000D3259">
        <w:rPr>
          <w:rFonts w:ascii="Arial" w:hAnsi="Arial" w:cs="Arial"/>
          <w:sz w:val="22"/>
          <w:szCs w:val="22"/>
          <w:lang w:val="id-ID"/>
        </w:rPr>
        <w:t xml:space="preserve">maksimal sebagaimana dimaksud huruf a diatas terlewati maka selisih biaya yang timbul </w:t>
      </w:r>
      <w:r w:rsidRPr="000D3259">
        <w:rPr>
          <w:rFonts w:ascii="Arial" w:hAnsi="Arial" w:cs="Arial"/>
          <w:sz w:val="22"/>
          <w:szCs w:val="22"/>
          <w:lang w:val="fi-FI"/>
        </w:rPr>
        <w:t>atas</w:t>
      </w:r>
      <w:r w:rsidRPr="000D3259">
        <w:rPr>
          <w:rFonts w:ascii="Arial" w:hAnsi="Arial" w:cs="Arial"/>
          <w:sz w:val="22"/>
          <w:szCs w:val="22"/>
          <w:lang w:val="id-ID"/>
        </w:rPr>
        <w:t xml:space="preserve"> kondisi tersebut</w:t>
      </w:r>
      <w:r w:rsidRPr="000D3259">
        <w:rPr>
          <w:rFonts w:ascii="Arial" w:hAnsi="Arial" w:cs="Arial"/>
          <w:sz w:val="22"/>
          <w:szCs w:val="22"/>
          <w:lang w:val="fi-FI"/>
        </w:rPr>
        <w:t xml:space="preserve"> menjadi tanggung jawab </w:t>
      </w:r>
      <w:r w:rsidRPr="000D3259">
        <w:rPr>
          <w:rFonts w:ascii="Arial" w:hAnsi="Arial" w:cs="Arial"/>
          <w:b/>
          <w:sz w:val="22"/>
          <w:szCs w:val="22"/>
          <w:lang w:val="fi-FI"/>
        </w:rPr>
        <w:t>PIHAK KEDUA</w:t>
      </w:r>
      <w:r w:rsidRPr="000D3259">
        <w:rPr>
          <w:rFonts w:ascii="Arial" w:hAnsi="Arial" w:cs="Arial"/>
          <w:sz w:val="22"/>
          <w:szCs w:val="22"/>
          <w:lang w:val="id-ID"/>
        </w:rPr>
        <w:t>.</w:t>
      </w:r>
      <w:r w:rsidRPr="000D3259">
        <w:rPr>
          <w:rFonts w:ascii="Arial" w:hAnsi="Arial" w:cs="Arial"/>
          <w:sz w:val="22"/>
          <w:szCs w:val="22"/>
          <w:lang w:val="fi-FI"/>
        </w:rPr>
        <w:tab/>
      </w:r>
    </w:p>
    <w:p w14:paraId="1AB96205" w14:textId="1D3B66D3" w:rsidR="00F674C6" w:rsidRPr="000D3259" w:rsidRDefault="00F674C6" w:rsidP="000D3259">
      <w:pPr>
        <w:numPr>
          <w:ilvl w:val="6"/>
          <w:numId w:val="37"/>
        </w:numPr>
        <w:tabs>
          <w:tab w:val="clear" w:pos="2520"/>
        </w:tabs>
        <w:spacing w:line="276" w:lineRule="auto"/>
        <w:ind w:left="1276" w:hanging="425"/>
        <w:jc w:val="both"/>
        <w:rPr>
          <w:rFonts w:ascii="Arial" w:hAnsi="Arial" w:cs="Arial"/>
          <w:sz w:val="22"/>
          <w:szCs w:val="22"/>
          <w:lang w:val="fi-FI"/>
        </w:rPr>
      </w:pPr>
      <w:r w:rsidRPr="000D3259">
        <w:rPr>
          <w:rFonts w:ascii="Arial" w:hAnsi="Arial" w:cs="Arial"/>
          <w:sz w:val="22"/>
          <w:szCs w:val="22"/>
          <w:lang w:val="fi-FI"/>
        </w:rPr>
        <w:t xml:space="preserve">Dalam hal </w:t>
      </w:r>
      <w:r w:rsidR="00986B62" w:rsidRPr="000D3259">
        <w:rPr>
          <w:rFonts w:ascii="Arial" w:hAnsi="Arial" w:cs="Arial"/>
          <w:sz w:val="22"/>
          <w:szCs w:val="22"/>
          <w:lang w:val="fi-FI"/>
        </w:rPr>
        <w:t>Peserta</w:t>
      </w:r>
      <w:r w:rsidRPr="000D3259">
        <w:rPr>
          <w:rFonts w:ascii="Arial" w:hAnsi="Arial" w:cs="Arial"/>
          <w:sz w:val="22"/>
          <w:szCs w:val="22"/>
          <w:lang w:val="fi-FI"/>
        </w:rPr>
        <w:t xml:space="preserve"> mengambil kelas/kamar perawatan di atas haknya s</w:t>
      </w:r>
      <w:r w:rsidR="00240A7D" w:rsidRPr="000D3259">
        <w:rPr>
          <w:rFonts w:ascii="Arial" w:hAnsi="Arial" w:cs="Arial"/>
          <w:sz w:val="22"/>
          <w:szCs w:val="22"/>
          <w:lang w:val="fi-FI"/>
        </w:rPr>
        <w:t>ebagaimana dimaksud dalam ayat 3 dan 4</w:t>
      </w:r>
      <w:r w:rsidR="0087792F">
        <w:rPr>
          <w:rFonts w:ascii="Arial" w:hAnsi="Arial" w:cs="Arial"/>
          <w:sz w:val="22"/>
          <w:szCs w:val="22"/>
          <w:lang w:val="fi-FI"/>
        </w:rPr>
        <w:t xml:space="preserve"> (</w:t>
      </w:r>
      <w:r w:rsidRPr="000D3259">
        <w:rPr>
          <w:rFonts w:ascii="Arial" w:hAnsi="Arial" w:cs="Arial"/>
          <w:sz w:val="22"/>
          <w:szCs w:val="22"/>
          <w:lang w:val="fi-FI"/>
        </w:rPr>
        <w:t xml:space="preserve">c) </w:t>
      </w:r>
      <w:r w:rsidR="00627268" w:rsidRPr="000D3259">
        <w:rPr>
          <w:rFonts w:ascii="Arial" w:hAnsi="Arial" w:cs="Arial"/>
          <w:sz w:val="22"/>
          <w:szCs w:val="22"/>
          <w:lang w:val="fi-FI"/>
        </w:rPr>
        <w:t>Lampiran</w:t>
      </w:r>
      <w:r w:rsidRPr="000D3259">
        <w:rPr>
          <w:rFonts w:ascii="Arial" w:hAnsi="Arial" w:cs="Arial"/>
          <w:sz w:val="22"/>
          <w:szCs w:val="22"/>
          <w:lang w:val="fi-FI"/>
        </w:rPr>
        <w:t xml:space="preserve"> ini, maka </w:t>
      </w:r>
      <w:r w:rsidRPr="000D3259">
        <w:rPr>
          <w:rFonts w:ascii="Arial" w:hAnsi="Arial" w:cs="Arial"/>
          <w:b/>
          <w:sz w:val="22"/>
          <w:szCs w:val="22"/>
          <w:lang w:val="fi-FI"/>
        </w:rPr>
        <w:t>PIHAK KEDUA</w:t>
      </w:r>
      <w:r w:rsidRPr="000D3259">
        <w:rPr>
          <w:rFonts w:ascii="Arial" w:hAnsi="Arial" w:cs="Arial"/>
          <w:sz w:val="22"/>
          <w:szCs w:val="22"/>
          <w:lang w:val="fi-FI"/>
        </w:rPr>
        <w:t xml:space="preserve"> wajib memberitahukan kepada </w:t>
      </w:r>
      <w:r w:rsidR="00986B62" w:rsidRPr="000D3259">
        <w:rPr>
          <w:rFonts w:ascii="Arial" w:hAnsi="Arial" w:cs="Arial"/>
          <w:sz w:val="22"/>
          <w:szCs w:val="22"/>
          <w:lang w:val="fi-FI"/>
        </w:rPr>
        <w:t>Peserta</w:t>
      </w:r>
      <w:r w:rsidRPr="000D3259">
        <w:rPr>
          <w:rFonts w:ascii="Arial" w:hAnsi="Arial" w:cs="Arial"/>
          <w:sz w:val="22"/>
          <w:szCs w:val="22"/>
          <w:lang w:val="fi-FI"/>
        </w:rPr>
        <w:t xml:space="preserve"> mengenai konsekuensi yang timbul dari hal tersebut dan meminta kepada </w:t>
      </w:r>
      <w:r w:rsidR="00986B62" w:rsidRPr="000D3259">
        <w:rPr>
          <w:rFonts w:ascii="Arial" w:hAnsi="Arial" w:cs="Arial"/>
          <w:sz w:val="22"/>
          <w:szCs w:val="22"/>
          <w:lang w:val="fi-FI"/>
        </w:rPr>
        <w:t>Peserta</w:t>
      </w:r>
      <w:r w:rsidRPr="000D3259">
        <w:rPr>
          <w:rFonts w:ascii="Arial" w:hAnsi="Arial" w:cs="Arial"/>
          <w:sz w:val="22"/>
          <w:szCs w:val="22"/>
          <w:lang w:val="fi-FI"/>
        </w:rPr>
        <w:t xml:space="preserve"> untuk menandatangani surat pernyataan sanggup membayar selisih biaya yang timbul.</w:t>
      </w:r>
    </w:p>
    <w:p w14:paraId="54F213F6" w14:textId="77777777" w:rsidR="0033331E" w:rsidRPr="000D3259" w:rsidRDefault="0033331E" w:rsidP="000D3259">
      <w:pPr>
        <w:spacing w:line="276" w:lineRule="auto"/>
        <w:ind w:left="630"/>
        <w:jc w:val="both"/>
        <w:rPr>
          <w:rFonts w:ascii="Arial" w:hAnsi="Arial" w:cs="Arial"/>
          <w:sz w:val="22"/>
          <w:szCs w:val="22"/>
          <w:lang w:val="fi-FI"/>
        </w:rPr>
      </w:pPr>
    </w:p>
    <w:p w14:paraId="65F49C68" w14:textId="77777777" w:rsidR="00F70093" w:rsidRPr="000D3259" w:rsidRDefault="00F70093" w:rsidP="000D3259">
      <w:pPr>
        <w:numPr>
          <w:ilvl w:val="0"/>
          <w:numId w:val="37"/>
        </w:numPr>
        <w:tabs>
          <w:tab w:val="clear" w:pos="360"/>
        </w:tabs>
        <w:spacing w:line="276" w:lineRule="auto"/>
        <w:ind w:left="851" w:hanging="425"/>
        <w:jc w:val="both"/>
        <w:rPr>
          <w:rFonts w:ascii="Arial" w:hAnsi="Arial" w:cs="Arial"/>
          <w:b/>
          <w:sz w:val="22"/>
          <w:szCs w:val="22"/>
          <w:lang w:val="fi-FI"/>
        </w:rPr>
      </w:pPr>
      <w:r w:rsidRPr="000D3259">
        <w:rPr>
          <w:rFonts w:ascii="Arial" w:hAnsi="Arial" w:cs="Arial"/>
          <w:b/>
          <w:sz w:val="22"/>
          <w:szCs w:val="22"/>
          <w:lang w:val="fi-FI"/>
        </w:rPr>
        <w:t>P</w:t>
      </w:r>
      <w:r w:rsidR="00115B24" w:rsidRPr="000D3259">
        <w:rPr>
          <w:rFonts w:ascii="Arial" w:hAnsi="Arial" w:cs="Arial"/>
          <w:b/>
          <w:sz w:val="22"/>
          <w:szCs w:val="22"/>
          <w:lang w:val="fi-FI"/>
        </w:rPr>
        <w:t>ersyaratan administratif dan p</w:t>
      </w:r>
      <w:r w:rsidRPr="000D3259">
        <w:rPr>
          <w:rFonts w:ascii="Arial" w:hAnsi="Arial" w:cs="Arial"/>
          <w:b/>
          <w:sz w:val="22"/>
          <w:szCs w:val="22"/>
          <w:lang w:val="fi-FI"/>
        </w:rPr>
        <w:t xml:space="preserve">rosedur </w:t>
      </w:r>
      <w:r w:rsidR="00115B24" w:rsidRPr="000D3259">
        <w:rPr>
          <w:rFonts w:ascii="Arial" w:hAnsi="Arial" w:cs="Arial"/>
          <w:b/>
          <w:sz w:val="22"/>
          <w:szCs w:val="22"/>
          <w:lang w:val="fi-FI"/>
        </w:rPr>
        <w:t>m</w:t>
      </w:r>
      <w:r w:rsidRPr="000D3259">
        <w:rPr>
          <w:rFonts w:ascii="Arial" w:hAnsi="Arial" w:cs="Arial"/>
          <w:b/>
          <w:sz w:val="22"/>
          <w:szCs w:val="22"/>
          <w:lang w:val="fi-FI"/>
        </w:rPr>
        <w:t xml:space="preserve">endapatkan </w:t>
      </w:r>
      <w:r w:rsidR="00115B24" w:rsidRPr="000D3259">
        <w:rPr>
          <w:rFonts w:ascii="Arial" w:hAnsi="Arial" w:cs="Arial"/>
          <w:b/>
          <w:sz w:val="22"/>
          <w:szCs w:val="22"/>
          <w:lang w:val="fi-FI"/>
        </w:rPr>
        <w:t xml:space="preserve">Manfaat </w:t>
      </w:r>
      <w:r w:rsidRPr="000D3259">
        <w:rPr>
          <w:rFonts w:ascii="Arial" w:hAnsi="Arial" w:cs="Arial"/>
          <w:b/>
          <w:sz w:val="22"/>
          <w:szCs w:val="22"/>
          <w:lang w:val="fi-FI"/>
        </w:rPr>
        <w:t>Pelayanan</w:t>
      </w:r>
    </w:p>
    <w:p w14:paraId="74212C07" w14:textId="77777777" w:rsidR="00F70093" w:rsidRPr="000D3259" w:rsidRDefault="00F70093" w:rsidP="000D3259">
      <w:pPr>
        <w:pStyle w:val="Heading4"/>
        <w:numPr>
          <w:ilvl w:val="6"/>
          <w:numId w:val="37"/>
        </w:numPr>
        <w:tabs>
          <w:tab w:val="clear" w:pos="2520"/>
        </w:tabs>
        <w:spacing w:before="0" w:after="0" w:line="276" w:lineRule="auto"/>
        <w:ind w:left="1276" w:hanging="425"/>
        <w:jc w:val="both"/>
        <w:rPr>
          <w:rFonts w:ascii="Arial" w:hAnsi="Arial" w:cs="Arial"/>
          <w:b w:val="0"/>
          <w:sz w:val="22"/>
          <w:szCs w:val="22"/>
          <w:lang w:val="sv-SE"/>
        </w:rPr>
      </w:pPr>
      <w:r w:rsidRPr="000D3259">
        <w:rPr>
          <w:rFonts w:ascii="Arial" w:hAnsi="Arial" w:cs="Arial"/>
          <w:b w:val="0"/>
          <w:sz w:val="22"/>
          <w:szCs w:val="22"/>
          <w:lang w:val="sv-SE"/>
        </w:rPr>
        <w:t>Persyaratan Administratif</w:t>
      </w:r>
    </w:p>
    <w:p w14:paraId="40A909FC" w14:textId="77777777" w:rsidR="009933F2" w:rsidRPr="000D3259" w:rsidRDefault="00F70093" w:rsidP="000D3259">
      <w:pPr>
        <w:spacing w:line="276" w:lineRule="auto"/>
        <w:ind w:left="1276"/>
        <w:jc w:val="both"/>
        <w:rPr>
          <w:rFonts w:ascii="Arial" w:hAnsi="Arial" w:cs="Arial"/>
          <w:sz w:val="22"/>
          <w:szCs w:val="22"/>
          <w:lang w:val="sv-SE"/>
        </w:rPr>
      </w:pPr>
      <w:r w:rsidRPr="000D3259">
        <w:rPr>
          <w:rFonts w:ascii="Arial" w:hAnsi="Arial" w:cs="Arial"/>
          <w:sz w:val="22"/>
          <w:szCs w:val="22"/>
          <w:lang w:val="sv-SE"/>
        </w:rPr>
        <w:t xml:space="preserve">Syarat-syarat untuk mendapatkan pelayanan di </w:t>
      </w:r>
      <w:r w:rsidR="00403255" w:rsidRPr="000D3259">
        <w:rPr>
          <w:rFonts w:ascii="Arial" w:hAnsi="Arial" w:cs="Arial"/>
          <w:sz w:val="22"/>
          <w:szCs w:val="22"/>
        </w:rPr>
        <w:t>Provider</w:t>
      </w:r>
      <w:r w:rsidR="00C579D9" w:rsidRPr="000D3259">
        <w:rPr>
          <w:rFonts w:ascii="Arial" w:hAnsi="Arial" w:cs="Arial"/>
          <w:sz w:val="22"/>
          <w:szCs w:val="22"/>
        </w:rPr>
        <w:t xml:space="preserve"> Tingkat lanjutan</w:t>
      </w:r>
      <w:r w:rsidRPr="000D3259">
        <w:rPr>
          <w:rFonts w:ascii="Arial" w:hAnsi="Arial" w:cs="Arial"/>
          <w:sz w:val="22"/>
          <w:szCs w:val="22"/>
          <w:lang w:val="sv-SE"/>
        </w:rPr>
        <w:t xml:space="preserve"> adalah:</w:t>
      </w:r>
    </w:p>
    <w:p w14:paraId="7A433D5F" w14:textId="77777777" w:rsidR="009933F2" w:rsidRPr="000D3259" w:rsidRDefault="00F70093" w:rsidP="000D3259">
      <w:pPr>
        <w:pStyle w:val="ListParagraph"/>
        <w:numPr>
          <w:ilvl w:val="1"/>
          <w:numId w:val="88"/>
        </w:numPr>
        <w:spacing w:line="276" w:lineRule="auto"/>
        <w:ind w:left="1701" w:hanging="425"/>
        <w:rPr>
          <w:rFonts w:ascii="Arial" w:hAnsi="Arial" w:cs="Arial"/>
          <w:sz w:val="22"/>
          <w:szCs w:val="22"/>
          <w:lang w:val="sv-SE"/>
        </w:rPr>
      </w:pPr>
      <w:r w:rsidRPr="000D3259">
        <w:rPr>
          <w:rFonts w:ascii="Arial" w:hAnsi="Arial" w:cs="Arial"/>
          <w:sz w:val="22"/>
          <w:szCs w:val="22"/>
          <w:lang w:val="sv-SE"/>
        </w:rPr>
        <w:t xml:space="preserve">Membawa dan menunjukkan </w:t>
      </w:r>
      <w:proofErr w:type="spellStart"/>
      <w:r w:rsidR="005C5655" w:rsidRPr="000D3259">
        <w:rPr>
          <w:rFonts w:ascii="Arial" w:hAnsi="Arial" w:cs="Arial"/>
          <w:sz w:val="22"/>
          <w:szCs w:val="22"/>
        </w:rPr>
        <w:t>Kartu</w:t>
      </w:r>
      <w:proofErr w:type="spellEnd"/>
      <w:r w:rsidR="005C5655" w:rsidRPr="000D3259">
        <w:rPr>
          <w:rFonts w:ascii="Arial" w:hAnsi="Arial" w:cs="Arial"/>
          <w:sz w:val="22"/>
          <w:szCs w:val="22"/>
        </w:rPr>
        <w:t xml:space="preserve"> BRILIFE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sementara</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e-Card</w:t>
      </w:r>
      <w:r w:rsidR="000F34F5" w:rsidRPr="000D3259">
        <w:rPr>
          <w:rFonts w:ascii="Arial" w:hAnsi="Arial" w:cs="Arial"/>
          <w:sz w:val="22"/>
          <w:szCs w:val="22"/>
        </w:rPr>
        <w:t xml:space="preserve"> pada </w:t>
      </w:r>
      <w:proofErr w:type="spellStart"/>
      <w:r w:rsidR="000F34F5" w:rsidRPr="000D3259">
        <w:rPr>
          <w:rFonts w:ascii="Arial" w:hAnsi="Arial" w:cs="Arial"/>
          <w:sz w:val="22"/>
          <w:szCs w:val="22"/>
        </w:rPr>
        <w:t>Aplikasi</w:t>
      </w:r>
      <w:proofErr w:type="spellEnd"/>
      <w:r w:rsidR="000F34F5" w:rsidRPr="000D3259">
        <w:rPr>
          <w:rFonts w:ascii="Arial" w:hAnsi="Arial" w:cs="Arial"/>
          <w:sz w:val="22"/>
          <w:szCs w:val="22"/>
        </w:rPr>
        <w:t xml:space="preserve"> </w:t>
      </w:r>
      <w:r w:rsidR="000F34F5" w:rsidRPr="000D3259">
        <w:rPr>
          <w:rFonts w:ascii="Arial" w:hAnsi="Arial" w:cs="Arial"/>
          <w:b/>
          <w:sz w:val="22"/>
          <w:szCs w:val="22"/>
        </w:rPr>
        <w:t>PIHAK PERTAMA</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dari</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handphone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Peserta</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status </w:t>
      </w:r>
      <w:proofErr w:type="spellStart"/>
      <w:r w:rsidR="000F34F5" w:rsidRPr="000D3259">
        <w:rPr>
          <w:rFonts w:ascii="Arial" w:hAnsi="Arial" w:cs="Arial"/>
          <w:sz w:val="22"/>
          <w:szCs w:val="22"/>
        </w:rPr>
        <w:t>aktif</w:t>
      </w:r>
      <w:proofErr w:type="spellEnd"/>
      <w:r w:rsidR="000F34F5" w:rsidRPr="000D3259">
        <w:rPr>
          <w:rFonts w:ascii="Arial" w:hAnsi="Arial" w:cs="Arial"/>
          <w:sz w:val="22"/>
          <w:szCs w:val="22"/>
        </w:rPr>
        <w:t xml:space="preserve"> pada </w:t>
      </w:r>
      <w:proofErr w:type="spellStart"/>
      <w:r w:rsidR="000F34F5" w:rsidRPr="000D3259">
        <w:rPr>
          <w:rFonts w:ascii="Arial" w:hAnsi="Arial" w:cs="Arial"/>
          <w:sz w:val="22"/>
          <w:szCs w:val="22"/>
        </w:rPr>
        <w:t>Aplikasi</w:t>
      </w:r>
      <w:proofErr w:type="spellEnd"/>
      <w:r w:rsidR="000F34F5" w:rsidRPr="000D3259">
        <w:rPr>
          <w:rFonts w:ascii="Arial" w:hAnsi="Arial" w:cs="Arial"/>
          <w:sz w:val="22"/>
          <w:szCs w:val="22"/>
        </w:rPr>
        <w:t xml:space="preserve"> </w:t>
      </w:r>
      <w:r w:rsidR="002C4DE4" w:rsidRPr="000D3259">
        <w:rPr>
          <w:rFonts w:ascii="Arial" w:hAnsi="Arial" w:cs="Arial"/>
          <w:sz w:val="22"/>
          <w:szCs w:val="22"/>
        </w:rPr>
        <w:t>BRILIFE-Care</w:t>
      </w:r>
      <w:r w:rsidR="000F34F5" w:rsidRPr="000D3259">
        <w:rPr>
          <w:rFonts w:ascii="Arial" w:hAnsi="Arial" w:cs="Arial"/>
          <w:sz w:val="22"/>
          <w:szCs w:val="22"/>
        </w:rPr>
        <w:t xml:space="preserve"> yang </w:t>
      </w:r>
      <w:proofErr w:type="spellStart"/>
      <w:r w:rsidR="000F34F5" w:rsidRPr="000D3259">
        <w:rPr>
          <w:rFonts w:ascii="Arial" w:hAnsi="Arial" w:cs="Arial"/>
          <w:sz w:val="22"/>
          <w:szCs w:val="22"/>
        </w:rPr>
        <w:t>divalidasi</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identitas</w:t>
      </w:r>
      <w:proofErr w:type="spellEnd"/>
      <w:r w:rsidR="000F34F5" w:rsidRPr="000D3259">
        <w:rPr>
          <w:rFonts w:ascii="Arial" w:hAnsi="Arial" w:cs="Arial"/>
          <w:sz w:val="22"/>
          <w:szCs w:val="22"/>
        </w:rPr>
        <w:t xml:space="preserve"> (KTP/SIM/</w:t>
      </w:r>
      <w:proofErr w:type="spellStart"/>
      <w:r w:rsidR="000F34F5" w:rsidRPr="000D3259">
        <w:rPr>
          <w:rFonts w:ascii="Arial" w:hAnsi="Arial" w:cs="Arial"/>
          <w:sz w:val="22"/>
          <w:szCs w:val="22"/>
        </w:rPr>
        <w:t>Paspor</w:t>
      </w:r>
      <w:proofErr w:type="spellEnd"/>
      <w:r w:rsidR="000F34F5" w:rsidRPr="000D3259">
        <w:rPr>
          <w:rFonts w:ascii="Arial" w:hAnsi="Arial" w:cs="Arial"/>
          <w:sz w:val="22"/>
          <w:szCs w:val="22"/>
        </w:rPr>
        <w:t>)</w:t>
      </w:r>
      <w:r w:rsidR="00D825EE" w:rsidRPr="000D3259">
        <w:rPr>
          <w:rFonts w:ascii="Arial" w:hAnsi="Arial" w:cs="Arial"/>
          <w:sz w:val="22"/>
          <w:szCs w:val="22"/>
        </w:rPr>
        <w:t>.</w:t>
      </w:r>
    </w:p>
    <w:p w14:paraId="3BED31EC" w14:textId="0E2D5067" w:rsidR="009933F2" w:rsidRPr="000D3259" w:rsidRDefault="00F70093" w:rsidP="000D3259">
      <w:pPr>
        <w:pStyle w:val="ListParagraph"/>
        <w:numPr>
          <w:ilvl w:val="1"/>
          <w:numId w:val="88"/>
        </w:numPr>
        <w:spacing w:line="276" w:lineRule="auto"/>
        <w:ind w:left="1701" w:hanging="425"/>
        <w:rPr>
          <w:rFonts w:ascii="Arial" w:hAnsi="Arial" w:cs="Arial"/>
          <w:sz w:val="22"/>
          <w:szCs w:val="22"/>
          <w:lang w:val="sv-SE"/>
        </w:rPr>
      </w:pPr>
      <w:r w:rsidRPr="000D3259">
        <w:rPr>
          <w:rFonts w:ascii="Arial" w:hAnsi="Arial" w:cs="Arial"/>
          <w:sz w:val="22"/>
          <w:szCs w:val="22"/>
          <w:lang w:val="fi-FI"/>
        </w:rPr>
        <w:t xml:space="preserve">Menyerahkan surat </w:t>
      </w:r>
      <w:r w:rsidR="0076279E" w:rsidRPr="000D3259">
        <w:rPr>
          <w:rFonts w:ascii="Arial" w:hAnsi="Arial" w:cs="Arial"/>
          <w:sz w:val="22"/>
          <w:szCs w:val="22"/>
          <w:lang w:val="fi-FI"/>
        </w:rPr>
        <w:t>Rujukan</w:t>
      </w:r>
      <w:r w:rsidRPr="000D3259">
        <w:rPr>
          <w:rFonts w:ascii="Arial" w:hAnsi="Arial" w:cs="Arial"/>
          <w:sz w:val="22"/>
          <w:szCs w:val="22"/>
          <w:lang w:val="fi-FI"/>
        </w:rPr>
        <w:t xml:space="preserve"> </w:t>
      </w:r>
      <w:r w:rsidR="00115B24" w:rsidRPr="000D3259">
        <w:rPr>
          <w:rFonts w:ascii="Arial" w:hAnsi="Arial" w:cs="Arial"/>
          <w:sz w:val="22"/>
          <w:szCs w:val="22"/>
          <w:lang w:val="fi-FI"/>
        </w:rPr>
        <w:t xml:space="preserve">dari </w:t>
      </w:r>
      <w:r w:rsidR="00403255" w:rsidRPr="000D3259">
        <w:rPr>
          <w:rFonts w:ascii="Arial" w:hAnsi="Arial" w:cs="Arial"/>
          <w:sz w:val="22"/>
          <w:szCs w:val="22"/>
          <w:lang w:val="fi-FI"/>
        </w:rPr>
        <w:t>Provider</w:t>
      </w:r>
      <w:r w:rsidR="00115B24" w:rsidRPr="000D3259">
        <w:rPr>
          <w:rFonts w:ascii="Arial" w:hAnsi="Arial" w:cs="Arial"/>
          <w:sz w:val="22"/>
          <w:szCs w:val="22"/>
          <w:lang w:val="fi-FI"/>
        </w:rPr>
        <w:t xml:space="preserve"> Tingkat Pertama kecuali pada Kasus </w:t>
      </w:r>
      <w:r w:rsidR="00115B24" w:rsidRPr="000D3259">
        <w:rPr>
          <w:rFonts w:ascii="Arial" w:hAnsi="Arial" w:cs="Arial"/>
          <w:i/>
          <w:sz w:val="22"/>
          <w:szCs w:val="22"/>
          <w:lang w:val="fi-FI"/>
        </w:rPr>
        <w:t>emergency</w:t>
      </w:r>
      <w:r w:rsidR="00115B24" w:rsidRPr="000D3259">
        <w:rPr>
          <w:rFonts w:ascii="Arial" w:hAnsi="Arial" w:cs="Arial"/>
          <w:sz w:val="22"/>
          <w:szCs w:val="22"/>
          <w:lang w:val="fi-FI"/>
        </w:rPr>
        <w:t xml:space="preserve"> atau peme</w:t>
      </w:r>
      <w:r w:rsidR="00F313EF" w:rsidRPr="000D3259">
        <w:rPr>
          <w:rFonts w:ascii="Arial" w:hAnsi="Arial" w:cs="Arial"/>
          <w:sz w:val="22"/>
          <w:szCs w:val="22"/>
          <w:lang w:val="fi-FI"/>
        </w:rPr>
        <w:t>gang kartu dengan Plan Diamond,</w:t>
      </w:r>
      <w:r w:rsidR="00115B24" w:rsidRPr="000D3259">
        <w:rPr>
          <w:rFonts w:ascii="Arial" w:hAnsi="Arial" w:cs="Arial"/>
          <w:sz w:val="22"/>
          <w:szCs w:val="22"/>
          <w:lang w:val="fi-FI"/>
        </w:rPr>
        <w:t xml:space="preserve"> untuk empat poli spesialis yaitu poli anak, poli mata, poli THT dan poli obgyn.</w:t>
      </w:r>
    </w:p>
    <w:p w14:paraId="06B77C37" w14:textId="1BD2F570" w:rsidR="004C5EDB" w:rsidRPr="000D3259" w:rsidRDefault="004C5EDB" w:rsidP="000D3259">
      <w:pPr>
        <w:pStyle w:val="ListParagraph"/>
        <w:numPr>
          <w:ilvl w:val="1"/>
          <w:numId w:val="88"/>
        </w:numPr>
        <w:spacing w:line="276" w:lineRule="auto"/>
        <w:ind w:left="1701" w:hanging="425"/>
        <w:rPr>
          <w:rFonts w:ascii="Arial" w:hAnsi="Arial" w:cs="Arial"/>
          <w:sz w:val="22"/>
          <w:szCs w:val="22"/>
          <w:lang w:val="sv-SE"/>
        </w:rPr>
      </w:pPr>
      <w:r w:rsidRPr="000D3259">
        <w:rPr>
          <w:rFonts w:ascii="Arial" w:hAnsi="Arial" w:cs="Arial"/>
          <w:sz w:val="22"/>
          <w:szCs w:val="22"/>
          <w:lang w:val="fi-FI"/>
        </w:rPr>
        <w:t xml:space="preserve">Menyerahkan surat perintah rawat inap baik dari dokter yang merawat di </w:t>
      </w:r>
      <w:r w:rsidR="00403255" w:rsidRPr="000D3259">
        <w:rPr>
          <w:rFonts w:ascii="Arial" w:hAnsi="Arial" w:cs="Arial"/>
          <w:sz w:val="22"/>
          <w:szCs w:val="22"/>
          <w:lang w:val="fi-FI"/>
        </w:rPr>
        <w:t>Provider</w:t>
      </w:r>
      <w:r w:rsidRPr="000D3259">
        <w:rPr>
          <w:rFonts w:ascii="Arial" w:hAnsi="Arial" w:cs="Arial"/>
          <w:sz w:val="22"/>
          <w:szCs w:val="22"/>
          <w:lang w:val="fi-FI"/>
        </w:rPr>
        <w:t xml:space="preserve"> Tingkat Pertama atau poli atau unit gawat darurat Rumah Sakit</w:t>
      </w:r>
      <w:r w:rsidR="007C51B9" w:rsidRPr="000D3259">
        <w:rPr>
          <w:rFonts w:ascii="Arial" w:hAnsi="Arial" w:cs="Arial"/>
          <w:sz w:val="22"/>
          <w:szCs w:val="22"/>
          <w:lang w:val="fi-FI"/>
        </w:rPr>
        <w:t>.</w:t>
      </w:r>
    </w:p>
    <w:p w14:paraId="071E94B2" w14:textId="77777777" w:rsidR="009933F2" w:rsidRPr="000D3259" w:rsidRDefault="009933F2" w:rsidP="000D3259">
      <w:pPr>
        <w:pStyle w:val="ListParagraph"/>
        <w:spacing w:line="276" w:lineRule="auto"/>
        <w:ind w:left="1701"/>
        <w:rPr>
          <w:rFonts w:ascii="Arial" w:hAnsi="Arial" w:cs="Arial"/>
          <w:sz w:val="22"/>
          <w:szCs w:val="22"/>
          <w:lang w:val="sv-SE"/>
        </w:rPr>
      </w:pPr>
    </w:p>
    <w:p w14:paraId="4824EEEA" w14:textId="2922C530" w:rsidR="00F7548B" w:rsidRPr="000D3259" w:rsidRDefault="00F70093" w:rsidP="000D3259">
      <w:pPr>
        <w:numPr>
          <w:ilvl w:val="0"/>
          <w:numId w:val="38"/>
        </w:numPr>
        <w:tabs>
          <w:tab w:val="clear" w:pos="720"/>
        </w:tabs>
        <w:spacing w:line="276" w:lineRule="auto"/>
        <w:ind w:left="1276" w:hanging="425"/>
        <w:jc w:val="both"/>
        <w:rPr>
          <w:rFonts w:ascii="Arial" w:hAnsi="Arial" w:cs="Arial"/>
          <w:b/>
          <w:sz w:val="22"/>
          <w:szCs w:val="22"/>
        </w:rPr>
      </w:pPr>
      <w:r w:rsidRPr="000D3259">
        <w:rPr>
          <w:rFonts w:ascii="Arial" w:hAnsi="Arial" w:cs="Arial"/>
          <w:sz w:val="22"/>
          <w:szCs w:val="22"/>
        </w:rPr>
        <w:t xml:space="preserve">Prosedur Pelayanan </w:t>
      </w:r>
      <w:r w:rsidR="00986B62" w:rsidRPr="000D3259">
        <w:rPr>
          <w:rFonts w:ascii="Arial" w:hAnsi="Arial" w:cs="Arial"/>
          <w:sz w:val="22"/>
          <w:szCs w:val="22"/>
        </w:rPr>
        <w:t>Peserta</w:t>
      </w:r>
      <w:r w:rsidR="00240A7D" w:rsidRPr="000D3259">
        <w:rPr>
          <w:rFonts w:ascii="Arial" w:hAnsi="Arial" w:cs="Arial"/>
          <w:sz w:val="22"/>
          <w:szCs w:val="22"/>
        </w:rPr>
        <w:t xml:space="preserve"> </w:t>
      </w:r>
      <w:r w:rsidR="00E77567" w:rsidRPr="000D3259">
        <w:rPr>
          <w:rFonts w:ascii="Arial" w:hAnsi="Arial" w:cs="Arial"/>
          <w:sz w:val="22"/>
          <w:szCs w:val="22"/>
        </w:rPr>
        <w:t>BRILIFE</w:t>
      </w:r>
    </w:p>
    <w:p w14:paraId="64D3644A" w14:textId="1CBB4B9E" w:rsidR="009933F2" w:rsidRPr="000D3259" w:rsidRDefault="00986B62" w:rsidP="000D3259">
      <w:pPr>
        <w:pStyle w:val="ListParagraph"/>
        <w:numPr>
          <w:ilvl w:val="7"/>
          <w:numId w:val="37"/>
        </w:numPr>
        <w:tabs>
          <w:tab w:val="clear" w:pos="2880"/>
        </w:tabs>
        <w:spacing w:line="276" w:lineRule="auto"/>
        <w:ind w:left="1701" w:hanging="425"/>
        <w:rPr>
          <w:rFonts w:ascii="Arial" w:hAnsi="Arial" w:cs="Arial"/>
          <w:sz w:val="22"/>
          <w:szCs w:val="22"/>
        </w:rPr>
      </w:pPr>
      <w:proofErr w:type="spellStart"/>
      <w:r w:rsidRPr="000D3259">
        <w:rPr>
          <w:rFonts w:ascii="Arial" w:hAnsi="Arial" w:cs="Arial"/>
          <w:sz w:val="22"/>
          <w:szCs w:val="22"/>
        </w:rPr>
        <w:t>Peserta</w:t>
      </w:r>
      <w:proofErr w:type="spellEnd"/>
      <w:r w:rsidR="00D02DB2" w:rsidRPr="000D3259">
        <w:rPr>
          <w:rFonts w:ascii="Arial" w:hAnsi="Arial" w:cs="Arial"/>
          <w:sz w:val="22"/>
          <w:szCs w:val="22"/>
        </w:rPr>
        <w:t xml:space="preserve"> </w:t>
      </w:r>
      <w:r w:rsidR="00E77567" w:rsidRPr="000D3259">
        <w:rPr>
          <w:rFonts w:ascii="Arial" w:hAnsi="Arial" w:cs="Arial"/>
          <w:sz w:val="22"/>
          <w:szCs w:val="22"/>
        </w:rPr>
        <w:t>BRILIFE</w:t>
      </w:r>
      <w:r w:rsidR="00F70093" w:rsidRPr="000D3259">
        <w:rPr>
          <w:rFonts w:ascii="Arial" w:hAnsi="Arial" w:cs="Arial"/>
          <w:sz w:val="22"/>
          <w:szCs w:val="22"/>
        </w:rPr>
        <w:t xml:space="preserve"> </w:t>
      </w:r>
      <w:proofErr w:type="spellStart"/>
      <w:r w:rsidR="00F70093" w:rsidRPr="000D3259">
        <w:rPr>
          <w:rFonts w:ascii="Arial" w:hAnsi="Arial" w:cs="Arial"/>
          <w:sz w:val="22"/>
          <w:szCs w:val="22"/>
        </w:rPr>
        <w:t>ke</w:t>
      </w:r>
      <w:proofErr w:type="spellEnd"/>
      <w:r w:rsidR="00F70093" w:rsidRPr="000D3259">
        <w:rPr>
          <w:rFonts w:ascii="Arial" w:hAnsi="Arial" w:cs="Arial"/>
          <w:sz w:val="22"/>
          <w:szCs w:val="22"/>
        </w:rPr>
        <w:t xml:space="preserve"> </w:t>
      </w:r>
      <w:r w:rsidR="0076279E" w:rsidRPr="000D3259">
        <w:rPr>
          <w:rFonts w:ascii="Arial" w:hAnsi="Arial" w:cs="Arial"/>
          <w:sz w:val="22"/>
          <w:szCs w:val="22"/>
          <w:lang w:val="id-ID"/>
        </w:rPr>
        <w:t xml:space="preserve">Rumah Sakit </w:t>
      </w:r>
      <w:r w:rsidR="00F70093" w:rsidRPr="000D3259">
        <w:rPr>
          <w:rFonts w:ascii="Arial" w:hAnsi="Arial" w:cs="Arial"/>
          <w:sz w:val="22"/>
          <w:szCs w:val="22"/>
          <w:lang w:val="id-ID"/>
        </w:rPr>
        <w:t>untuk mendapatkan pelayanan RJ</w:t>
      </w:r>
      <w:r w:rsidR="003718A8" w:rsidRPr="000D3259">
        <w:rPr>
          <w:rFonts w:ascii="Arial" w:hAnsi="Arial" w:cs="Arial"/>
          <w:sz w:val="22"/>
          <w:szCs w:val="22"/>
          <w:lang w:val="en-ID"/>
        </w:rPr>
        <w:t>T</w:t>
      </w:r>
      <w:r w:rsidR="00F70093" w:rsidRPr="000D3259">
        <w:rPr>
          <w:rFonts w:ascii="Arial" w:hAnsi="Arial" w:cs="Arial"/>
          <w:sz w:val="22"/>
          <w:szCs w:val="22"/>
          <w:lang w:val="id-ID"/>
        </w:rPr>
        <w:t xml:space="preserve">L </w:t>
      </w:r>
      <w:proofErr w:type="spellStart"/>
      <w:r w:rsidR="00F70093" w:rsidRPr="000D3259">
        <w:rPr>
          <w:rFonts w:ascii="Arial" w:hAnsi="Arial" w:cs="Arial"/>
          <w:sz w:val="22"/>
          <w:szCs w:val="22"/>
        </w:rPr>
        <w:t>dengan</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memperlihatkan</w:t>
      </w:r>
      <w:proofErr w:type="spellEnd"/>
      <w:r w:rsidR="00F70093" w:rsidRPr="000D3259">
        <w:rPr>
          <w:rFonts w:ascii="Arial" w:hAnsi="Arial" w:cs="Arial"/>
          <w:sz w:val="22"/>
          <w:szCs w:val="22"/>
        </w:rPr>
        <w:t xml:space="preserve"> </w:t>
      </w:r>
      <w:proofErr w:type="spellStart"/>
      <w:r w:rsidR="005C5655" w:rsidRPr="000D3259">
        <w:rPr>
          <w:rFonts w:ascii="Arial" w:hAnsi="Arial" w:cs="Arial"/>
          <w:sz w:val="22"/>
          <w:szCs w:val="22"/>
        </w:rPr>
        <w:t>Kartu</w:t>
      </w:r>
      <w:proofErr w:type="spellEnd"/>
      <w:r w:rsidR="005C5655" w:rsidRPr="000D3259">
        <w:rPr>
          <w:rFonts w:ascii="Arial" w:hAnsi="Arial" w:cs="Arial"/>
          <w:sz w:val="22"/>
          <w:szCs w:val="22"/>
        </w:rPr>
        <w:t xml:space="preserve"> BRILIFE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sementara</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e-Card</w:t>
      </w:r>
      <w:r w:rsidR="000F34F5" w:rsidRPr="000D3259">
        <w:rPr>
          <w:rFonts w:ascii="Arial" w:hAnsi="Arial" w:cs="Arial"/>
          <w:sz w:val="22"/>
          <w:szCs w:val="22"/>
        </w:rPr>
        <w:t xml:space="preserve"> pada </w:t>
      </w:r>
      <w:proofErr w:type="spellStart"/>
      <w:r w:rsidR="000F34F5" w:rsidRPr="000D3259">
        <w:rPr>
          <w:rFonts w:ascii="Arial" w:hAnsi="Arial" w:cs="Arial"/>
          <w:sz w:val="22"/>
          <w:szCs w:val="22"/>
        </w:rPr>
        <w:t>Aplikasi</w:t>
      </w:r>
      <w:proofErr w:type="spellEnd"/>
      <w:r w:rsidR="000F34F5" w:rsidRPr="000D3259">
        <w:rPr>
          <w:rFonts w:ascii="Arial" w:hAnsi="Arial" w:cs="Arial"/>
          <w:sz w:val="22"/>
          <w:szCs w:val="22"/>
        </w:rPr>
        <w:t xml:space="preserve"> </w:t>
      </w:r>
      <w:r w:rsidR="000F34F5" w:rsidRPr="000D3259">
        <w:rPr>
          <w:rFonts w:ascii="Arial" w:hAnsi="Arial" w:cs="Arial"/>
          <w:b/>
          <w:sz w:val="22"/>
          <w:szCs w:val="22"/>
        </w:rPr>
        <w:t>PIHAK PERTAMA</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dari</w:t>
      </w:r>
      <w:proofErr w:type="spellEnd"/>
      <w:r w:rsidR="000F34F5" w:rsidRPr="000D3259">
        <w:rPr>
          <w:rFonts w:ascii="Arial" w:hAnsi="Arial" w:cs="Arial"/>
          <w:sz w:val="22"/>
          <w:szCs w:val="22"/>
        </w:rPr>
        <w:t xml:space="preserve"> </w:t>
      </w:r>
      <w:r w:rsidR="000F34F5" w:rsidRPr="000D3259">
        <w:rPr>
          <w:rFonts w:ascii="Arial" w:hAnsi="Arial" w:cs="Arial"/>
          <w:i/>
          <w:sz w:val="22"/>
          <w:szCs w:val="22"/>
        </w:rPr>
        <w:t>handphone</w:t>
      </w:r>
      <w:r w:rsidR="000F34F5" w:rsidRPr="000D3259">
        <w:rPr>
          <w:rFonts w:ascii="Arial" w:hAnsi="Arial" w:cs="Arial"/>
          <w:sz w:val="22"/>
          <w:szCs w:val="22"/>
        </w:rPr>
        <w:t xml:space="preserve"> </w:t>
      </w:r>
      <w:proofErr w:type="spellStart"/>
      <w:r w:rsidR="000F34F5" w:rsidRPr="000D3259">
        <w:rPr>
          <w:rFonts w:ascii="Arial" w:hAnsi="Arial" w:cs="Arial"/>
          <w:sz w:val="22"/>
          <w:szCs w:val="22"/>
        </w:rPr>
        <w:t>Peserta</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status </w:t>
      </w:r>
      <w:proofErr w:type="spellStart"/>
      <w:r w:rsidR="000F34F5" w:rsidRPr="000D3259">
        <w:rPr>
          <w:rFonts w:ascii="Arial" w:hAnsi="Arial" w:cs="Arial"/>
          <w:sz w:val="22"/>
          <w:szCs w:val="22"/>
        </w:rPr>
        <w:t>aktif</w:t>
      </w:r>
      <w:proofErr w:type="spellEnd"/>
      <w:r w:rsidR="000F34F5" w:rsidRPr="000D3259">
        <w:rPr>
          <w:rFonts w:ascii="Arial" w:hAnsi="Arial" w:cs="Arial"/>
          <w:sz w:val="22"/>
          <w:szCs w:val="22"/>
        </w:rPr>
        <w:t xml:space="preserve"> pada </w:t>
      </w:r>
      <w:proofErr w:type="spellStart"/>
      <w:r w:rsidR="000F34F5" w:rsidRPr="000D3259">
        <w:rPr>
          <w:rFonts w:ascii="Arial" w:hAnsi="Arial" w:cs="Arial"/>
          <w:sz w:val="22"/>
          <w:szCs w:val="22"/>
        </w:rPr>
        <w:t>Aplikasi</w:t>
      </w:r>
      <w:proofErr w:type="spellEnd"/>
      <w:r w:rsidR="000F34F5" w:rsidRPr="000D3259">
        <w:rPr>
          <w:rFonts w:ascii="Arial" w:hAnsi="Arial" w:cs="Arial"/>
          <w:sz w:val="22"/>
          <w:szCs w:val="22"/>
        </w:rPr>
        <w:t xml:space="preserve"> </w:t>
      </w:r>
      <w:r w:rsidR="009933F2" w:rsidRPr="000D3259">
        <w:rPr>
          <w:rFonts w:ascii="Arial" w:hAnsi="Arial" w:cs="Arial"/>
          <w:sz w:val="22"/>
          <w:szCs w:val="22"/>
        </w:rPr>
        <w:t>BRILIFE-Care</w:t>
      </w:r>
      <w:r w:rsidR="000F34F5" w:rsidRPr="000D3259">
        <w:rPr>
          <w:rFonts w:ascii="Arial" w:hAnsi="Arial" w:cs="Arial"/>
          <w:sz w:val="22"/>
          <w:szCs w:val="22"/>
        </w:rPr>
        <w:t xml:space="preserve"> yang </w:t>
      </w:r>
      <w:proofErr w:type="spellStart"/>
      <w:r w:rsidR="000F34F5" w:rsidRPr="000D3259">
        <w:rPr>
          <w:rFonts w:ascii="Arial" w:hAnsi="Arial" w:cs="Arial"/>
          <w:sz w:val="22"/>
          <w:szCs w:val="22"/>
        </w:rPr>
        <w:t>divalidasi</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dengan</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kartu</w:t>
      </w:r>
      <w:proofErr w:type="spellEnd"/>
      <w:r w:rsidR="000F34F5" w:rsidRPr="000D3259">
        <w:rPr>
          <w:rFonts w:ascii="Arial" w:hAnsi="Arial" w:cs="Arial"/>
          <w:sz w:val="22"/>
          <w:szCs w:val="22"/>
        </w:rPr>
        <w:t xml:space="preserve"> </w:t>
      </w:r>
      <w:proofErr w:type="spellStart"/>
      <w:r w:rsidR="000F34F5" w:rsidRPr="000D3259">
        <w:rPr>
          <w:rFonts w:ascii="Arial" w:hAnsi="Arial" w:cs="Arial"/>
          <w:sz w:val="22"/>
          <w:szCs w:val="22"/>
        </w:rPr>
        <w:t>identitas</w:t>
      </w:r>
      <w:proofErr w:type="spellEnd"/>
      <w:r w:rsidR="000F34F5" w:rsidRPr="000D3259">
        <w:rPr>
          <w:rFonts w:ascii="Arial" w:hAnsi="Arial" w:cs="Arial"/>
          <w:sz w:val="22"/>
          <w:szCs w:val="22"/>
        </w:rPr>
        <w:t xml:space="preserve"> (KTP/SIM/</w:t>
      </w:r>
      <w:proofErr w:type="spellStart"/>
      <w:r w:rsidR="000F34F5" w:rsidRPr="000D3259">
        <w:rPr>
          <w:rFonts w:ascii="Arial" w:hAnsi="Arial" w:cs="Arial"/>
          <w:sz w:val="22"/>
          <w:szCs w:val="22"/>
        </w:rPr>
        <w:t>Paspor</w:t>
      </w:r>
      <w:proofErr w:type="spellEnd"/>
      <w:r w:rsidR="000F34F5" w:rsidRPr="000D3259">
        <w:rPr>
          <w:rFonts w:ascii="Arial" w:hAnsi="Arial" w:cs="Arial"/>
          <w:sz w:val="22"/>
          <w:szCs w:val="22"/>
        </w:rPr>
        <w:t>)</w:t>
      </w:r>
      <w:r w:rsidR="00F70093" w:rsidRPr="000D3259">
        <w:rPr>
          <w:rFonts w:ascii="Arial" w:hAnsi="Arial" w:cs="Arial"/>
          <w:sz w:val="22"/>
          <w:szCs w:val="22"/>
        </w:rPr>
        <w:t xml:space="preserve"> </w:t>
      </w:r>
      <w:proofErr w:type="spellStart"/>
      <w:r w:rsidR="006B22BB" w:rsidRPr="000D3259">
        <w:rPr>
          <w:rFonts w:ascii="Arial" w:hAnsi="Arial" w:cs="Arial"/>
          <w:sz w:val="22"/>
          <w:szCs w:val="22"/>
        </w:rPr>
        <w:t>beserta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surat</w:t>
      </w:r>
      <w:proofErr w:type="spellEnd"/>
      <w:r w:rsidR="00F70093" w:rsidRPr="000D3259">
        <w:rPr>
          <w:rFonts w:ascii="Arial" w:hAnsi="Arial" w:cs="Arial"/>
          <w:sz w:val="22"/>
          <w:szCs w:val="22"/>
        </w:rPr>
        <w:t xml:space="preserve"> </w:t>
      </w:r>
      <w:proofErr w:type="spellStart"/>
      <w:r w:rsidR="0076279E" w:rsidRPr="000D3259">
        <w:rPr>
          <w:rFonts w:ascii="Arial" w:hAnsi="Arial" w:cs="Arial"/>
          <w:sz w:val="22"/>
          <w:szCs w:val="22"/>
        </w:rPr>
        <w:t>Rujukan</w:t>
      </w:r>
      <w:proofErr w:type="spellEnd"/>
      <w:r w:rsidR="00F70093" w:rsidRPr="000D3259">
        <w:rPr>
          <w:rFonts w:ascii="Arial" w:hAnsi="Arial" w:cs="Arial"/>
          <w:sz w:val="22"/>
          <w:szCs w:val="22"/>
        </w:rPr>
        <w:t xml:space="preserve"> </w:t>
      </w:r>
      <w:proofErr w:type="spellStart"/>
      <w:r w:rsidR="006B22BB" w:rsidRPr="000D3259">
        <w:rPr>
          <w:rFonts w:ascii="Arial" w:hAnsi="Arial" w:cs="Arial"/>
          <w:sz w:val="22"/>
          <w:szCs w:val="22"/>
        </w:rPr>
        <w:t>dari</w:t>
      </w:r>
      <w:proofErr w:type="spellEnd"/>
      <w:r w:rsidR="006B22BB" w:rsidRPr="000D3259">
        <w:rPr>
          <w:rFonts w:ascii="Arial" w:hAnsi="Arial" w:cs="Arial"/>
          <w:i/>
          <w:sz w:val="22"/>
          <w:szCs w:val="22"/>
        </w:rPr>
        <w:t xml:space="preserve"> </w:t>
      </w:r>
      <w:r w:rsidR="00403255" w:rsidRPr="000D3259">
        <w:rPr>
          <w:rFonts w:ascii="Arial" w:hAnsi="Arial" w:cs="Arial"/>
          <w:sz w:val="22"/>
          <w:szCs w:val="22"/>
        </w:rPr>
        <w:t>Provider</w:t>
      </w:r>
      <w:r w:rsidR="006B22BB" w:rsidRPr="000D3259">
        <w:rPr>
          <w:rFonts w:ascii="Arial" w:hAnsi="Arial" w:cs="Arial"/>
          <w:i/>
          <w:sz w:val="22"/>
          <w:szCs w:val="22"/>
        </w:rPr>
        <w:t xml:space="preserve"> </w:t>
      </w:r>
      <w:r w:rsidR="006B22BB" w:rsidRPr="000D3259">
        <w:rPr>
          <w:rFonts w:ascii="Arial" w:hAnsi="Arial" w:cs="Arial"/>
          <w:sz w:val="22"/>
          <w:szCs w:val="22"/>
        </w:rPr>
        <w:t xml:space="preserve">Tingkat </w:t>
      </w:r>
      <w:proofErr w:type="spellStart"/>
      <w:r w:rsidR="006B22BB" w:rsidRPr="000D3259">
        <w:rPr>
          <w:rFonts w:ascii="Arial" w:hAnsi="Arial" w:cs="Arial"/>
          <w:sz w:val="22"/>
          <w:szCs w:val="22"/>
        </w:rPr>
        <w:t>Pertama</w:t>
      </w:r>
      <w:proofErr w:type="spellEnd"/>
      <w:r w:rsidR="00E33ABD" w:rsidRPr="000D3259">
        <w:rPr>
          <w:rFonts w:ascii="Arial" w:hAnsi="Arial" w:cs="Arial"/>
          <w:sz w:val="22"/>
          <w:szCs w:val="22"/>
        </w:rPr>
        <w:t>.</w:t>
      </w:r>
    </w:p>
    <w:p w14:paraId="1509774E" w14:textId="1488F2B2" w:rsidR="006B22BB" w:rsidRPr="000D3259" w:rsidRDefault="00F70093" w:rsidP="000D3259">
      <w:pPr>
        <w:pStyle w:val="ListParagraph"/>
        <w:numPr>
          <w:ilvl w:val="7"/>
          <w:numId w:val="37"/>
        </w:numPr>
        <w:tabs>
          <w:tab w:val="clear" w:pos="2880"/>
        </w:tabs>
        <w:spacing w:line="276" w:lineRule="auto"/>
        <w:ind w:left="1701" w:hanging="425"/>
        <w:rPr>
          <w:rFonts w:ascii="Arial" w:hAnsi="Arial" w:cs="Arial"/>
          <w:sz w:val="22"/>
          <w:szCs w:val="22"/>
        </w:rPr>
      </w:pPr>
      <w:r w:rsidRPr="000D3259">
        <w:rPr>
          <w:rFonts w:ascii="Arial" w:hAnsi="Arial" w:cs="Arial"/>
          <w:sz w:val="22"/>
          <w:szCs w:val="22"/>
          <w:lang w:val="id-ID"/>
        </w:rPr>
        <w:t xml:space="preserve">Petugas </w:t>
      </w:r>
      <w:r w:rsidR="0076279E" w:rsidRPr="000D3259">
        <w:rPr>
          <w:rFonts w:ascii="Arial" w:hAnsi="Arial" w:cs="Arial"/>
          <w:sz w:val="22"/>
          <w:szCs w:val="22"/>
          <w:lang w:val="id-ID"/>
        </w:rPr>
        <w:t xml:space="preserve">Rumah Sakit </w:t>
      </w:r>
      <w:proofErr w:type="spellStart"/>
      <w:r w:rsidRPr="000D3259">
        <w:rPr>
          <w:rFonts w:ascii="Arial" w:hAnsi="Arial" w:cs="Arial"/>
          <w:sz w:val="22"/>
          <w:szCs w:val="22"/>
        </w:rPr>
        <w:t>meneliti</w:t>
      </w:r>
      <w:proofErr w:type="spellEnd"/>
      <w:r w:rsidRPr="000D3259">
        <w:rPr>
          <w:rFonts w:ascii="Arial" w:hAnsi="Arial" w:cs="Arial"/>
          <w:sz w:val="22"/>
          <w:szCs w:val="22"/>
        </w:rPr>
        <w:t xml:space="preserve"> </w:t>
      </w:r>
      <w:proofErr w:type="spellStart"/>
      <w:r w:rsidRPr="000D3259">
        <w:rPr>
          <w:rFonts w:ascii="Arial" w:hAnsi="Arial" w:cs="Arial"/>
          <w:sz w:val="22"/>
          <w:szCs w:val="22"/>
        </w:rPr>
        <w:t>kelengkapan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keabsahan</w:t>
      </w:r>
      <w:proofErr w:type="spellEnd"/>
      <w:r w:rsidRPr="000D3259">
        <w:rPr>
          <w:rFonts w:ascii="Arial" w:hAnsi="Arial" w:cs="Arial"/>
          <w:sz w:val="22"/>
          <w:szCs w:val="22"/>
        </w:rPr>
        <w:t xml:space="preserve"> </w:t>
      </w:r>
      <w:proofErr w:type="spellStart"/>
      <w:r w:rsidRPr="000D3259">
        <w:rPr>
          <w:rFonts w:ascii="Arial" w:hAnsi="Arial" w:cs="Arial"/>
          <w:sz w:val="22"/>
          <w:szCs w:val="22"/>
        </w:rPr>
        <w:t>surat</w:t>
      </w:r>
      <w:proofErr w:type="spellEnd"/>
      <w:r w:rsidRPr="000D3259">
        <w:rPr>
          <w:rFonts w:ascii="Arial" w:hAnsi="Arial" w:cs="Arial"/>
          <w:sz w:val="22"/>
          <w:szCs w:val="22"/>
        </w:rPr>
        <w:t xml:space="preserve"> </w:t>
      </w:r>
      <w:proofErr w:type="spellStart"/>
      <w:r w:rsidR="0076279E" w:rsidRPr="000D3259">
        <w:rPr>
          <w:rFonts w:ascii="Arial" w:hAnsi="Arial" w:cs="Arial"/>
          <w:sz w:val="22"/>
          <w:szCs w:val="22"/>
        </w:rPr>
        <w:t>Rujukan</w:t>
      </w:r>
      <w:proofErr w:type="spellEnd"/>
      <w:r w:rsidRPr="000D3259">
        <w:rPr>
          <w:rFonts w:ascii="Arial" w:hAnsi="Arial" w:cs="Arial"/>
          <w:sz w:val="22"/>
          <w:szCs w:val="22"/>
        </w:rPr>
        <w:t xml:space="preserve"> </w:t>
      </w:r>
      <w:r w:rsidR="006B22BB" w:rsidRPr="000D3259">
        <w:rPr>
          <w:rFonts w:ascii="Arial" w:hAnsi="Arial" w:cs="Arial"/>
          <w:sz w:val="22"/>
          <w:szCs w:val="22"/>
        </w:rPr>
        <w:t xml:space="preserve">dan masa </w:t>
      </w:r>
      <w:proofErr w:type="spellStart"/>
      <w:r w:rsidR="006B22BB" w:rsidRPr="000D3259">
        <w:rPr>
          <w:rFonts w:ascii="Arial" w:hAnsi="Arial" w:cs="Arial"/>
          <w:sz w:val="22"/>
          <w:szCs w:val="22"/>
        </w:rPr>
        <w:t>berlaku</w:t>
      </w:r>
      <w:proofErr w:type="spellEnd"/>
      <w:r w:rsidR="006B22BB" w:rsidRPr="000D3259">
        <w:rPr>
          <w:rFonts w:ascii="Arial" w:hAnsi="Arial" w:cs="Arial"/>
          <w:sz w:val="22"/>
          <w:szCs w:val="22"/>
        </w:rPr>
        <w:t xml:space="preserve"> </w:t>
      </w:r>
      <w:proofErr w:type="spellStart"/>
      <w:r w:rsidR="00310435" w:rsidRPr="000D3259">
        <w:rPr>
          <w:rFonts w:ascii="Arial" w:hAnsi="Arial" w:cs="Arial"/>
          <w:sz w:val="22"/>
          <w:szCs w:val="22"/>
        </w:rPr>
        <w:t>Kartu</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Identitas</w:t>
      </w:r>
      <w:proofErr w:type="spellEnd"/>
      <w:r w:rsidR="00310435" w:rsidRPr="000D3259">
        <w:rPr>
          <w:rFonts w:ascii="Arial" w:hAnsi="Arial" w:cs="Arial"/>
          <w:sz w:val="22"/>
          <w:szCs w:val="22"/>
        </w:rPr>
        <w:t xml:space="preserve"> </w:t>
      </w:r>
      <w:r w:rsidR="00E77567" w:rsidRPr="000D3259">
        <w:rPr>
          <w:rFonts w:ascii="Arial" w:hAnsi="Arial" w:cs="Arial"/>
          <w:sz w:val="22"/>
          <w:szCs w:val="22"/>
        </w:rPr>
        <w:t>BRILIFE</w:t>
      </w:r>
      <w:r w:rsidR="006B22BB" w:rsidRPr="000D3259">
        <w:rPr>
          <w:rFonts w:ascii="Arial" w:hAnsi="Arial" w:cs="Arial"/>
          <w:sz w:val="22"/>
          <w:szCs w:val="22"/>
        </w:rPr>
        <w:t xml:space="preserve"> </w:t>
      </w:r>
      <w:proofErr w:type="spellStart"/>
      <w:r w:rsidR="006B22BB" w:rsidRPr="000D3259">
        <w:rPr>
          <w:rFonts w:ascii="Arial" w:hAnsi="Arial" w:cs="Arial"/>
          <w:sz w:val="22"/>
          <w:szCs w:val="22"/>
        </w:rPr>
        <w:t>lain</w:t>
      </w:r>
      <w:proofErr w:type="spellEnd"/>
      <w:r w:rsidRPr="000D3259">
        <w:rPr>
          <w:rFonts w:ascii="Arial" w:hAnsi="Arial" w:cs="Arial"/>
          <w:sz w:val="22"/>
          <w:szCs w:val="22"/>
        </w:rPr>
        <w:t xml:space="preserve">. </w:t>
      </w:r>
    </w:p>
    <w:p w14:paraId="2732B930" w14:textId="77777777" w:rsidR="00B62E11" w:rsidRPr="000D3259" w:rsidRDefault="006B22BB" w:rsidP="000D3259">
      <w:pPr>
        <w:numPr>
          <w:ilvl w:val="0"/>
          <w:numId w:val="39"/>
        </w:numPr>
        <w:spacing w:line="276" w:lineRule="auto"/>
        <w:ind w:left="2127" w:hanging="425"/>
        <w:jc w:val="both"/>
        <w:rPr>
          <w:rFonts w:ascii="Arial" w:hAnsi="Arial" w:cs="Arial"/>
          <w:sz w:val="22"/>
          <w:szCs w:val="22"/>
        </w:rPr>
      </w:pPr>
      <w:r w:rsidRPr="000D3259">
        <w:rPr>
          <w:rFonts w:ascii="Arial" w:hAnsi="Arial" w:cs="Arial"/>
          <w:sz w:val="22"/>
          <w:szCs w:val="22"/>
        </w:rPr>
        <w:t xml:space="preserve">Surat </w:t>
      </w:r>
      <w:r w:rsidR="0076279E" w:rsidRPr="000D3259">
        <w:rPr>
          <w:rFonts w:ascii="Arial" w:hAnsi="Arial" w:cs="Arial"/>
          <w:sz w:val="22"/>
          <w:szCs w:val="22"/>
        </w:rPr>
        <w:t>Rujukan</w:t>
      </w:r>
      <w:r w:rsidRPr="000D3259">
        <w:rPr>
          <w:rFonts w:ascii="Arial" w:hAnsi="Arial" w:cs="Arial"/>
          <w:sz w:val="22"/>
          <w:szCs w:val="22"/>
        </w:rPr>
        <w:t xml:space="preserve"> pada kasus akut berlaku satu bulan untuk satu diagnosa dari tanggal </w:t>
      </w:r>
      <w:r w:rsidR="00B62E11" w:rsidRPr="000D3259">
        <w:rPr>
          <w:rFonts w:ascii="Arial" w:hAnsi="Arial" w:cs="Arial"/>
          <w:sz w:val="22"/>
          <w:szCs w:val="22"/>
        </w:rPr>
        <w:t xml:space="preserve">surat </w:t>
      </w:r>
      <w:r w:rsidR="0076279E" w:rsidRPr="000D3259">
        <w:rPr>
          <w:rFonts w:ascii="Arial" w:hAnsi="Arial" w:cs="Arial"/>
          <w:sz w:val="22"/>
          <w:szCs w:val="22"/>
        </w:rPr>
        <w:t>Rujukan</w:t>
      </w:r>
      <w:r w:rsidR="00B62E11" w:rsidRPr="000D3259">
        <w:rPr>
          <w:rFonts w:ascii="Arial" w:hAnsi="Arial" w:cs="Arial"/>
          <w:sz w:val="22"/>
          <w:szCs w:val="22"/>
        </w:rPr>
        <w:t xml:space="preserve">, sedang pada kasus kronis berlaku tiga bulan dari tanggal surat </w:t>
      </w:r>
      <w:r w:rsidR="0076279E" w:rsidRPr="000D3259">
        <w:rPr>
          <w:rFonts w:ascii="Arial" w:hAnsi="Arial" w:cs="Arial"/>
          <w:sz w:val="22"/>
          <w:szCs w:val="22"/>
        </w:rPr>
        <w:t>Rujukan</w:t>
      </w:r>
      <w:r w:rsidR="00B62E11" w:rsidRPr="000D3259">
        <w:rPr>
          <w:rFonts w:ascii="Arial" w:hAnsi="Arial" w:cs="Arial"/>
          <w:sz w:val="22"/>
          <w:szCs w:val="22"/>
        </w:rPr>
        <w:t>.</w:t>
      </w:r>
    </w:p>
    <w:p w14:paraId="5FF735B6" w14:textId="77777777" w:rsidR="00B62E11" w:rsidRPr="000D3259" w:rsidRDefault="0076279E" w:rsidP="000D3259">
      <w:pPr>
        <w:numPr>
          <w:ilvl w:val="0"/>
          <w:numId w:val="39"/>
        </w:numPr>
        <w:spacing w:line="276" w:lineRule="auto"/>
        <w:ind w:left="2127" w:hanging="425"/>
        <w:jc w:val="both"/>
        <w:rPr>
          <w:rFonts w:ascii="Arial" w:hAnsi="Arial" w:cs="Arial"/>
          <w:sz w:val="22"/>
          <w:szCs w:val="22"/>
        </w:rPr>
      </w:pPr>
      <w:r w:rsidRPr="000D3259">
        <w:rPr>
          <w:rFonts w:ascii="Arial" w:hAnsi="Arial" w:cs="Arial"/>
          <w:sz w:val="22"/>
          <w:szCs w:val="22"/>
        </w:rPr>
        <w:t>Rujukan</w:t>
      </w:r>
      <w:r w:rsidR="00B62E11" w:rsidRPr="000D3259">
        <w:rPr>
          <w:rFonts w:ascii="Arial" w:hAnsi="Arial" w:cs="Arial"/>
          <w:sz w:val="22"/>
          <w:szCs w:val="22"/>
        </w:rPr>
        <w:t xml:space="preserve"> internal berlaku selama-lamanya satu bulan dari tanggal surat </w:t>
      </w:r>
      <w:r w:rsidRPr="000D3259">
        <w:rPr>
          <w:rFonts w:ascii="Arial" w:hAnsi="Arial" w:cs="Arial"/>
          <w:sz w:val="22"/>
          <w:szCs w:val="22"/>
        </w:rPr>
        <w:t>Rujukan</w:t>
      </w:r>
      <w:r w:rsidR="00B62E11" w:rsidRPr="000D3259">
        <w:rPr>
          <w:rFonts w:ascii="Arial" w:hAnsi="Arial" w:cs="Arial"/>
          <w:sz w:val="22"/>
          <w:szCs w:val="22"/>
        </w:rPr>
        <w:t xml:space="preserve"> awal dari </w:t>
      </w:r>
      <w:r w:rsidR="00403255" w:rsidRPr="000D3259">
        <w:rPr>
          <w:rFonts w:ascii="Arial" w:hAnsi="Arial" w:cs="Arial"/>
          <w:sz w:val="22"/>
          <w:szCs w:val="22"/>
        </w:rPr>
        <w:t>Provider</w:t>
      </w:r>
      <w:r w:rsidR="00B62E11" w:rsidRPr="000D3259">
        <w:rPr>
          <w:rFonts w:ascii="Arial" w:hAnsi="Arial" w:cs="Arial"/>
          <w:sz w:val="22"/>
          <w:szCs w:val="22"/>
        </w:rPr>
        <w:t xml:space="preserve"> Tingkat Pertama. </w:t>
      </w:r>
    </w:p>
    <w:p w14:paraId="29D467B4" w14:textId="1CCF88B1" w:rsidR="00F70093" w:rsidRPr="000D3259" w:rsidRDefault="00F70093" w:rsidP="000D3259">
      <w:pPr>
        <w:numPr>
          <w:ilvl w:val="0"/>
          <w:numId w:val="39"/>
        </w:numPr>
        <w:spacing w:line="276" w:lineRule="auto"/>
        <w:ind w:left="2127" w:hanging="425"/>
        <w:jc w:val="both"/>
        <w:rPr>
          <w:rFonts w:ascii="Arial" w:hAnsi="Arial" w:cs="Arial"/>
          <w:sz w:val="22"/>
          <w:szCs w:val="22"/>
        </w:rPr>
      </w:pPr>
      <w:r w:rsidRPr="000D3259">
        <w:rPr>
          <w:rFonts w:ascii="Arial" w:hAnsi="Arial" w:cs="Arial"/>
          <w:sz w:val="22"/>
          <w:szCs w:val="22"/>
        </w:rPr>
        <w:t xml:space="preserve">Apabila berkas tidak lengkap, langsung dikembalikan ke </w:t>
      </w:r>
      <w:r w:rsidR="00986B62" w:rsidRPr="000D3259">
        <w:rPr>
          <w:rFonts w:ascii="Arial" w:hAnsi="Arial" w:cs="Arial"/>
          <w:sz w:val="22"/>
          <w:szCs w:val="22"/>
        </w:rPr>
        <w:t>Peserta</w:t>
      </w:r>
      <w:r w:rsidRPr="000D3259">
        <w:rPr>
          <w:rFonts w:ascii="Arial" w:hAnsi="Arial" w:cs="Arial"/>
          <w:sz w:val="22"/>
          <w:szCs w:val="22"/>
        </w:rPr>
        <w:t xml:space="preserve"> untuk melengkapinya</w:t>
      </w:r>
      <w:r w:rsidR="006B22BB" w:rsidRPr="000D3259">
        <w:rPr>
          <w:rFonts w:ascii="Arial" w:hAnsi="Arial" w:cs="Arial"/>
          <w:sz w:val="22"/>
          <w:szCs w:val="22"/>
        </w:rPr>
        <w:t>, khusus untuk pelayanan Rawat Inap</w:t>
      </w:r>
      <w:r w:rsidR="00E94ADD" w:rsidRPr="000D3259">
        <w:rPr>
          <w:rFonts w:ascii="Arial" w:hAnsi="Arial" w:cs="Arial"/>
          <w:sz w:val="22"/>
          <w:szCs w:val="22"/>
        </w:rPr>
        <w:t xml:space="preserve"> </w:t>
      </w:r>
      <w:r w:rsidR="006B22BB" w:rsidRPr="000D3259">
        <w:rPr>
          <w:rFonts w:ascii="Arial" w:hAnsi="Arial" w:cs="Arial"/>
          <w:sz w:val="22"/>
          <w:szCs w:val="22"/>
        </w:rPr>
        <w:t xml:space="preserve">dapat diberi kesempatan </w:t>
      </w:r>
      <w:r w:rsidR="00D77256" w:rsidRPr="000D3259">
        <w:rPr>
          <w:rFonts w:ascii="Arial" w:hAnsi="Arial" w:cs="Arial"/>
          <w:sz w:val="22"/>
          <w:szCs w:val="22"/>
          <w:lang w:val="id-ID"/>
        </w:rPr>
        <w:t>3</w:t>
      </w:r>
      <w:r w:rsidR="004D2C43">
        <w:rPr>
          <w:rFonts w:ascii="Arial" w:hAnsi="Arial" w:cs="Arial"/>
          <w:sz w:val="22"/>
          <w:szCs w:val="22"/>
        </w:rPr>
        <w:t xml:space="preserve"> </w:t>
      </w:r>
      <w:r w:rsidR="006B22BB" w:rsidRPr="000D3259">
        <w:rPr>
          <w:rFonts w:ascii="Arial" w:hAnsi="Arial" w:cs="Arial"/>
          <w:sz w:val="22"/>
          <w:szCs w:val="22"/>
        </w:rPr>
        <w:t>x</w:t>
      </w:r>
      <w:r w:rsidR="004D2C43">
        <w:rPr>
          <w:rFonts w:ascii="Arial" w:hAnsi="Arial" w:cs="Arial"/>
          <w:sz w:val="22"/>
          <w:szCs w:val="22"/>
        </w:rPr>
        <w:t xml:space="preserve"> </w:t>
      </w:r>
      <w:r w:rsidR="006B22BB" w:rsidRPr="000D3259">
        <w:rPr>
          <w:rFonts w:ascii="Arial" w:hAnsi="Arial" w:cs="Arial"/>
          <w:sz w:val="22"/>
          <w:szCs w:val="22"/>
        </w:rPr>
        <w:t xml:space="preserve">24 jam bagi </w:t>
      </w:r>
      <w:r w:rsidR="00986B62" w:rsidRPr="000D3259">
        <w:rPr>
          <w:rFonts w:ascii="Arial" w:hAnsi="Arial" w:cs="Arial"/>
          <w:sz w:val="22"/>
          <w:szCs w:val="22"/>
        </w:rPr>
        <w:t>Peserta</w:t>
      </w:r>
      <w:r w:rsidR="006B22BB" w:rsidRPr="000D3259">
        <w:rPr>
          <w:rFonts w:ascii="Arial" w:hAnsi="Arial" w:cs="Arial"/>
          <w:sz w:val="22"/>
          <w:szCs w:val="22"/>
        </w:rPr>
        <w:t xml:space="preserve"> untuk melengkapi.</w:t>
      </w:r>
    </w:p>
    <w:p w14:paraId="0D043492" w14:textId="75617930" w:rsidR="009933F2" w:rsidRPr="000D3259" w:rsidRDefault="00E80FAA" w:rsidP="000D3259">
      <w:pPr>
        <w:pStyle w:val="ListParagraph"/>
        <w:numPr>
          <w:ilvl w:val="7"/>
          <w:numId w:val="37"/>
        </w:numPr>
        <w:tabs>
          <w:tab w:val="clear" w:pos="2880"/>
        </w:tabs>
        <w:spacing w:line="276" w:lineRule="auto"/>
        <w:ind w:left="1701" w:hanging="425"/>
        <w:rPr>
          <w:rFonts w:ascii="Arial" w:hAnsi="Arial" w:cs="Arial"/>
          <w:sz w:val="22"/>
          <w:szCs w:val="22"/>
        </w:rPr>
      </w:pPr>
      <w:r w:rsidRPr="000D3259">
        <w:rPr>
          <w:rFonts w:ascii="Arial" w:hAnsi="Arial" w:cs="Arial"/>
          <w:sz w:val="22"/>
          <w:szCs w:val="22"/>
          <w:lang w:val="id-ID"/>
        </w:rPr>
        <w:t>Petugas</w:t>
      </w:r>
      <w:r w:rsidR="0076279E" w:rsidRPr="000D3259">
        <w:rPr>
          <w:rFonts w:ascii="Arial" w:hAnsi="Arial" w:cs="Arial"/>
          <w:sz w:val="22"/>
          <w:szCs w:val="22"/>
          <w:lang w:val="id-ID"/>
        </w:rPr>
        <w:t xml:space="preserve"> Rumah Sakit </w:t>
      </w:r>
      <w:proofErr w:type="spellStart"/>
      <w:r w:rsidR="00F70093" w:rsidRPr="000D3259">
        <w:rPr>
          <w:rFonts w:ascii="Arial" w:hAnsi="Arial" w:cs="Arial"/>
          <w:sz w:val="22"/>
          <w:szCs w:val="22"/>
        </w:rPr>
        <w:t>selanjutnya</w:t>
      </w:r>
      <w:proofErr w:type="spellEnd"/>
      <w:r w:rsidR="00F70093" w:rsidRPr="000D3259">
        <w:rPr>
          <w:rFonts w:ascii="Arial" w:hAnsi="Arial" w:cs="Arial"/>
          <w:sz w:val="22"/>
          <w:szCs w:val="22"/>
        </w:rPr>
        <w:t xml:space="preserve"> </w:t>
      </w:r>
      <w:proofErr w:type="spellStart"/>
      <w:r w:rsidR="00F70093" w:rsidRPr="000D3259">
        <w:rPr>
          <w:rFonts w:ascii="Arial" w:hAnsi="Arial" w:cs="Arial"/>
          <w:sz w:val="22"/>
          <w:szCs w:val="22"/>
        </w:rPr>
        <w:t>meng</w:t>
      </w:r>
      <w:proofErr w:type="spellEnd"/>
      <w:r w:rsidR="00F70093" w:rsidRPr="000D3259">
        <w:rPr>
          <w:rFonts w:ascii="Arial" w:hAnsi="Arial" w:cs="Arial"/>
          <w:sz w:val="22"/>
          <w:szCs w:val="22"/>
        </w:rPr>
        <w:t>-</w:t>
      </w:r>
      <w:r w:rsidR="00F70093" w:rsidRPr="000D3259">
        <w:rPr>
          <w:rFonts w:ascii="Arial" w:hAnsi="Arial" w:cs="Arial"/>
          <w:i/>
          <w:iCs/>
          <w:sz w:val="22"/>
          <w:szCs w:val="22"/>
        </w:rPr>
        <w:t>entr</w:t>
      </w:r>
      <w:r w:rsidR="00F70093" w:rsidRPr="000D3259">
        <w:rPr>
          <w:rFonts w:ascii="Arial" w:hAnsi="Arial" w:cs="Arial"/>
          <w:sz w:val="22"/>
          <w:szCs w:val="22"/>
          <w:lang w:val="id-ID"/>
        </w:rPr>
        <w:t>y</w:t>
      </w:r>
      <w:r w:rsidR="006B22BB" w:rsidRPr="000D3259">
        <w:rPr>
          <w:rFonts w:ascii="Arial" w:hAnsi="Arial" w:cs="Arial"/>
          <w:sz w:val="22"/>
          <w:szCs w:val="22"/>
        </w:rPr>
        <w:t xml:space="preserve"> dan </w:t>
      </w:r>
      <w:proofErr w:type="spellStart"/>
      <w:r w:rsidR="006B22BB" w:rsidRPr="000D3259">
        <w:rPr>
          <w:rFonts w:ascii="Arial" w:hAnsi="Arial" w:cs="Arial"/>
          <w:sz w:val="22"/>
          <w:szCs w:val="22"/>
        </w:rPr>
        <w:t>menerbitkan</w:t>
      </w:r>
      <w:proofErr w:type="spellEnd"/>
      <w:r w:rsidR="006B22BB" w:rsidRPr="000D3259">
        <w:rPr>
          <w:rFonts w:ascii="Arial" w:hAnsi="Arial" w:cs="Arial"/>
          <w:sz w:val="22"/>
          <w:szCs w:val="22"/>
        </w:rPr>
        <w:t xml:space="preserve"> Surat </w:t>
      </w:r>
      <w:proofErr w:type="spellStart"/>
      <w:r w:rsidR="006B22BB" w:rsidRPr="000D3259">
        <w:rPr>
          <w:rFonts w:ascii="Arial" w:hAnsi="Arial" w:cs="Arial"/>
          <w:sz w:val="22"/>
          <w:szCs w:val="22"/>
        </w:rPr>
        <w:t>Jaminan</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Pelayanan</w:t>
      </w:r>
      <w:proofErr w:type="spellEnd"/>
      <w:r w:rsidR="006B22BB" w:rsidRPr="000D3259">
        <w:rPr>
          <w:rFonts w:ascii="Arial" w:hAnsi="Arial" w:cs="Arial"/>
          <w:sz w:val="22"/>
          <w:szCs w:val="22"/>
        </w:rPr>
        <w:t xml:space="preserve"> (SJP) </w:t>
      </w:r>
      <w:proofErr w:type="spellStart"/>
      <w:r w:rsidR="006B22BB" w:rsidRPr="000D3259">
        <w:rPr>
          <w:rFonts w:ascii="Arial" w:hAnsi="Arial" w:cs="Arial"/>
          <w:sz w:val="22"/>
          <w:szCs w:val="22"/>
        </w:rPr>
        <w:t>tiga</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rangkap</w:t>
      </w:r>
      <w:proofErr w:type="spellEnd"/>
      <w:r w:rsidR="006B22BB" w:rsidRPr="000D3259">
        <w:rPr>
          <w:rFonts w:ascii="Arial" w:hAnsi="Arial" w:cs="Arial"/>
          <w:sz w:val="22"/>
          <w:szCs w:val="22"/>
        </w:rPr>
        <w:t xml:space="preserve"> dan </w:t>
      </w:r>
      <w:proofErr w:type="spellStart"/>
      <w:r w:rsidR="006B22BB" w:rsidRPr="000D3259">
        <w:rPr>
          <w:rFonts w:ascii="Arial" w:hAnsi="Arial" w:cs="Arial"/>
          <w:sz w:val="22"/>
          <w:szCs w:val="22"/>
        </w:rPr>
        <w:t>diberikan</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ke</w:t>
      </w:r>
      <w:proofErr w:type="spellEnd"/>
      <w:r w:rsidR="006B22BB" w:rsidRPr="000D3259">
        <w:rPr>
          <w:rFonts w:ascii="Arial" w:hAnsi="Arial" w:cs="Arial"/>
          <w:sz w:val="22"/>
          <w:szCs w:val="22"/>
        </w:rPr>
        <w:t xml:space="preserve"> </w:t>
      </w:r>
      <w:proofErr w:type="spellStart"/>
      <w:r w:rsidR="00986B62" w:rsidRPr="000D3259">
        <w:rPr>
          <w:rFonts w:ascii="Arial" w:hAnsi="Arial" w:cs="Arial"/>
          <w:sz w:val="22"/>
          <w:szCs w:val="22"/>
        </w:rPr>
        <w:t>Peserta</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sebagai</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syarat</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memperoleh</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pelayanan</w:t>
      </w:r>
      <w:proofErr w:type="spellEnd"/>
      <w:r w:rsidR="006B22BB" w:rsidRPr="000D3259">
        <w:rPr>
          <w:rFonts w:ascii="Arial" w:hAnsi="Arial" w:cs="Arial"/>
          <w:sz w:val="22"/>
          <w:szCs w:val="22"/>
        </w:rPr>
        <w:t xml:space="preserve"> dan </w:t>
      </w:r>
      <w:proofErr w:type="spellStart"/>
      <w:r w:rsidR="006B22BB" w:rsidRPr="000D3259">
        <w:rPr>
          <w:rFonts w:ascii="Arial" w:hAnsi="Arial" w:cs="Arial"/>
          <w:sz w:val="22"/>
          <w:szCs w:val="22"/>
        </w:rPr>
        <w:t>obat</w:t>
      </w:r>
      <w:proofErr w:type="spellEnd"/>
      <w:r w:rsidR="006B22BB" w:rsidRPr="000D3259">
        <w:rPr>
          <w:rFonts w:ascii="Arial" w:hAnsi="Arial" w:cs="Arial"/>
          <w:sz w:val="22"/>
          <w:szCs w:val="22"/>
        </w:rPr>
        <w:t>.</w:t>
      </w:r>
    </w:p>
    <w:p w14:paraId="15DA7BBA" w14:textId="77777777" w:rsidR="009933F2" w:rsidRPr="000D3259" w:rsidRDefault="00F70093" w:rsidP="000D3259">
      <w:pPr>
        <w:pStyle w:val="ListParagraph"/>
        <w:numPr>
          <w:ilvl w:val="7"/>
          <w:numId w:val="37"/>
        </w:numPr>
        <w:tabs>
          <w:tab w:val="clear" w:pos="2880"/>
        </w:tabs>
        <w:spacing w:line="276" w:lineRule="auto"/>
        <w:ind w:left="1701" w:hanging="425"/>
        <w:rPr>
          <w:rFonts w:ascii="Arial" w:hAnsi="Arial" w:cs="Arial"/>
          <w:sz w:val="22"/>
          <w:szCs w:val="22"/>
        </w:rPr>
      </w:pPr>
      <w:r w:rsidRPr="000D3259">
        <w:rPr>
          <w:rFonts w:ascii="Arial" w:hAnsi="Arial" w:cs="Arial"/>
          <w:sz w:val="22"/>
          <w:szCs w:val="22"/>
          <w:lang w:val="id-ID"/>
        </w:rPr>
        <w:t xml:space="preserve">Setelah mendapatkan </w:t>
      </w:r>
      <w:r w:rsidR="00594026" w:rsidRPr="000D3259">
        <w:rPr>
          <w:rFonts w:ascii="Arial" w:hAnsi="Arial" w:cs="Arial"/>
          <w:sz w:val="22"/>
          <w:szCs w:val="22"/>
        </w:rPr>
        <w:t xml:space="preserve">Surat </w:t>
      </w:r>
      <w:proofErr w:type="spellStart"/>
      <w:r w:rsidR="006B22BB" w:rsidRPr="000D3259">
        <w:rPr>
          <w:rFonts w:ascii="Arial" w:hAnsi="Arial" w:cs="Arial"/>
          <w:sz w:val="22"/>
          <w:szCs w:val="22"/>
        </w:rPr>
        <w:t>Jaminan</w:t>
      </w:r>
      <w:proofErr w:type="spellEnd"/>
      <w:r w:rsidR="006B22BB" w:rsidRPr="000D3259">
        <w:rPr>
          <w:rFonts w:ascii="Arial" w:hAnsi="Arial" w:cs="Arial"/>
          <w:sz w:val="22"/>
          <w:szCs w:val="22"/>
        </w:rPr>
        <w:t xml:space="preserve"> </w:t>
      </w:r>
      <w:proofErr w:type="spellStart"/>
      <w:r w:rsidR="006B22BB" w:rsidRPr="000D3259">
        <w:rPr>
          <w:rFonts w:ascii="Arial" w:hAnsi="Arial" w:cs="Arial"/>
          <w:sz w:val="22"/>
          <w:szCs w:val="22"/>
        </w:rPr>
        <w:t>Pelayanan</w:t>
      </w:r>
      <w:proofErr w:type="spellEnd"/>
      <w:r w:rsidR="00594026" w:rsidRPr="000D3259">
        <w:rPr>
          <w:rFonts w:ascii="Arial" w:hAnsi="Arial" w:cs="Arial"/>
          <w:sz w:val="22"/>
          <w:szCs w:val="22"/>
        </w:rPr>
        <w:t xml:space="preserve"> (S</w:t>
      </w:r>
      <w:r w:rsidR="006B22BB" w:rsidRPr="000D3259">
        <w:rPr>
          <w:rFonts w:ascii="Arial" w:hAnsi="Arial" w:cs="Arial"/>
          <w:sz w:val="22"/>
          <w:szCs w:val="22"/>
        </w:rPr>
        <w:t>J</w:t>
      </w:r>
      <w:r w:rsidR="00594026" w:rsidRPr="000D3259">
        <w:rPr>
          <w:rFonts w:ascii="Arial" w:hAnsi="Arial" w:cs="Arial"/>
          <w:sz w:val="22"/>
          <w:szCs w:val="22"/>
        </w:rPr>
        <w:t>P)</w:t>
      </w:r>
      <w:r w:rsidRPr="000D3259">
        <w:rPr>
          <w:rFonts w:ascii="Arial" w:hAnsi="Arial" w:cs="Arial"/>
          <w:sz w:val="22"/>
          <w:szCs w:val="22"/>
          <w:lang w:val="id-ID"/>
        </w:rPr>
        <w:t xml:space="preserve">, </w:t>
      </w:r>
      <w:proofErr w:type="spellStart"/>
      <w:r w:rsidR="00986B62" w:rsidRPr="000D3259">
        <w:rPr>
          <w:rFonts w:ascii="Arial" w:hAnsi="Arial" w:cs="Arial"/>
          <w:sz w:val="22"/>
          <w:szCs w:val="22"/>
        </w:rPr>
        <w:t>Peserta</w:t>
      </w:r>
      <w:proofErr w:type="spellEnd"/>
      <w:r w:rsidR="00D02DB2" w:rsidRPr="000D3259">
        <w:rPr>
          <w:rFonts w:ascii="Arial" w:hAnsi="Arial" w:cs="Arial"/>
          <w:sz w:val="22"/>
          <w:szCs w:val="22"/>
        </w:rPr>
        <w:t xml:space="preserve"> </w:t>
      </w:r>
      <w:r w:rsidR="00E77567" w:rsidRPr="000D3259">
        <w:rPr>
          <w:rFonts w:ascii="Arial" w:hAnsi="Arial" w:cs="Arial"/>
          <w:sz w:val="22"/>
          <w:szCs w:val="22"/>
        </w:rPr>
        <w:t>BRILIFE</w:t>
      </w:r>
      <w:r w:rsidRPr="000D3259">
        <w:rPr>
          <w:rFonts w:ascii="Arial" w:hAnsi="Arial" w:cs="Arial"/>
          <w:sz w:val="22"/>
          <w:szCs w:val="22"/>
          <w:lang w:val="fi-FI"/>
        </w:rPr>
        <w:t xml:space="preserve"> menuju poli spesialis/subspesialis</w:t>
      </w:r>
      <w:r w:rsidRPr="000D3259">
        <w:rPr>
          <w:rFonts w:ascii="Arial" w:hAnsi="Arial" w:cs="Arial"/>
          <w:sz w:val="22"/>
          <w:szCs w:val="22"/>
          <w:lang w:val="id-ID"/>
        </w:rPr>
        <w:t>/laboratorium/radiologi</w:t>
      </w:r>
      <w:r w:rsidR="006B22BB" w:rsidRPr="000D3259">
        <w:rPr>
          <w:rFonts w:ascii="Arial" w:hAnsi="Arial" w:cs="Arial"/>
          <w:sz w:val="22"/>
          <w:szCs w:val="22"/>
        </w:rPr>
        <w:t xml:space="preserve"> </w:t>
      </w:r>
      <w:r w:rsidR="002B6354" w:rsidRPr="000D3259">
        <w:rPr>
          <w:rFonts w:ascii="Arial" w:hAnsi="Arial" w:cs="Arial"/>
          <w:sz w:val="22"/>
          <w:szCs w:val="22"/>
        </w:rPr>
        <w:t xml:space="preserve">dan </w:t>
      </w:r>
      <w:proofErr w:type="spellStart"/>
      <w:r w:rsidR="002B6354" w:rsidRPr="000D3259">
        <w:rPr>
          <w:rFonts w:ascii="Arial" w:hAnsi="Arial" w:cs="Arial"/>
          <w:sz w:val="22"/>
          <w:szCs w:val="22"/>
        </w:rPr>
        <w:t>obat</w:t>
      </w:r>
      <w:proofErr w:type="spellEnd"/>
      <w:r w:rsidR="002B6354" w:rsidRPr="000D3259">
        <w:rPr>
          <w:rFonts w:ascii="Arial" w:hAnsi="Arial" w:cs="Arial"/>
          <w:sz w:val="22"/>
          <w:szCs w:val="22"/>
        </w:rPr>
        <w:t xml:space="preserve"> </w:t>
      </w:r>
      <w:proofErr w:type="spellStart"/>
      <w:r w:rsidR="002B6354" w:rsidRPr="000D3259">
        <w:rPr>
          <w:rFonts w:ascii="Arial" w:hAnsi="Arial" w:cs="Arial"/>
          <w:sz w:val="22"/>
          <w:szCs w:val="22"/>
        </w:rPr>
        <w:t>bila</w:t>
      </w:r>
      <w:proofErr w:type="spellEnd"/>
      <w:r w:rsidR="002B6354" w:rsidRPr="000D3259">
        <w:rPr>
          <w:rFonts w:ascii="Arial" w:hAnsi="Arial" w:cs="Arial"/>
          <w:sz w:val="22"/>
          <w:szCs w:val="22"/>
        </w:rPr>
        <w:t xml:space="preserve"> </w:t>
      </w:r>
      <w:proofErr w:type="spellStart"/>
      <w:r w:rsidR="002B6354" w:rsidRPr="000D3259">
        <w:rPr>
          <w:rFonts w:ascii="Arial" w:hAnsi="Arial" w:cs="Arial"/>
          <w:sz w:val="22"/>
          <w:szCs w:val="22"/>
        </w:rPr>
        <w:t>memperoleh</w:t>
      </w:r>
      <w:proofErr w:type="spellEnd"/>
      <w:r w:rsidR="002B6354" w:rsidRPr="000D3259">
        <w:rPr>
          <w:rFonts w:ascii="Arial" w:hAnsi="Arial" w:cs="Arial"/>
          <w:sz w:val="22"/>
          <w:szCs w:val="22"/>
        </w:rPr>
        <w:t xml:space="preserve"> </w:t>
      </w:r>
      <w:proofErr w:type="spellStart"/>
      <w:r w:rsidR="002B6354" w:rsidRPr="000D3259">
        <w:rPr>
          <w:rFonts w:ascii="Arial" w:hAnsi="Arial" w:cs="Arial"/>
          <w:sz w:val="22"/>
          <w:szCs w:val="22"/>
        </w:rPr>
        <w:t>resep</w:t>
      </w:r>
      <w:proofErr w:type="spellEnd"/>
      <w:r w:rsidR="002B6354" w:rsidRPr="000D3259">
        <w:rPr>
          <w:rFonts w:ascii="Arial" w:hAnsi="Arial" w:cs="Arial"/>
          <w:sz w:val="22"/>
          <w:szCs w:val="22"/>
        </w:rPr>
        <w:t xml:space="preserve"> </w:t>
      </w:r>
      <w:proofErr w:type="spellStart"/>
      <w:r w:rsidR="002B6354" w:rsidRPr="000D3259">
        <w:rPr>
          <w:rFonts w:ascii="Arial" w:hAnsi="Arial" w:cs="Arial"/>
          <w:sz w:val="22"/>
          <w:szCs w:val="22"/>
        </w:rPr>
        <w:t>d</w:t>
      </w:r>
      <w:r w:rsidR="006B22BB" w:rsidRPr="000D3259">
        <w:rPr>
          <w:rFonts w:ascii="Arial" w:hAnsi="Arial" w:cs="Arial"/>
          <w:sz w:val="22"/>
          <w:szCs w:val="22"/>
        </w:rPr>
        <w:t>okter</w:t>
      </w:r>
      <w:proofErr w:type="spellEnd"/>
      <w:r w:rsidR="006B22BB" w:rsidRPr="000D3259">
        <w:rPr>
          <w:rFonts w:ascii="Arial" w:hAnsi="Arial" w:cs="Arial"/>
          <w:sz w:val="22"/>
          <w:szCs w:val="22"/>
        </w:rPr>
        <w:t>.</w:t>
      </w:r>
    </w:p>
    <w:p w14:paraId="1DBA23C7" w14:textId="77777777" w:rsidR="009933F2" w:rsidRPr="000D3259" w:rsidRDefault="00D939C1" w:rsidP="000D3259">
      <w:pPr>
        <w:pStyle w:val="ListParagraph"/>
        <w:numPr>
          <w:ilvl w:val="7"/>
          <w:numId w:val="37"/>
        </w:numPr>
        <w:tabs>
          <w:tab w:val="clear" w:pos="2880"/>
        </w:tabs>
        <w:spacing w:line="276" w:lineRule="auto"/>
        <w:ind w:left="1701" w:hanging="425"/>
        <w:rPr>
          <w:rFonts w:ascii="Arial" w:hAnsi="Arial" w:cs="Arial"/>
          <w:sz w:val="22"/>
          <w:szCs w:val="22"/>
        </w:rPr>
      </w:pPr>
      <w:r w:rsidRPr="000D3259">
        <w:rPr>
          <w:rFonts w:ascii="Arial" w:hAnsi="Arial" w:cs="Arial"/>
          <w:sz w:val="22"/>
          <w:szCs w:val="22"/>
          <w:lang w:val="fi-FI"/>
        </w:rPr>
        <w:t xml:space="preserve">Bila </w:t>
      </w:r>
      <w:r w:rsidR="00986B62" w:rsidRPr="000D3259">
        <w:rPr>
          <w:rFonts w:ascii="Arial" w:hAnsi="Arial" w:cs="Arial"/>
          <w:sz w:val="22"/>
          <w:szCs w:val="22"/>
          <w:lang w:val="fi-FI"/>
        </w:rPr>
        <w:t>Peserta</w:t>
      </w:r>
      <w:r w:rsidRPr="000D3259">
        <w:rPr>
          <w:rFonts w:ascii="Arial" w:hAnsi="Arial" w:cs="Arial"/>
          <w:sz w:val="22"/>
          <w:szCs w:val="22"/>
          <w:lang w:val="fi-FI"/>
        </w:rPr>
        <w:t xml:space="preserve"> hanya </w:t>
      </w:r>
      <w:r w:rsidRPr="000D3259">
        <w:rPr>
          <w:rFonts w:ascii="Arial" w:hAnsi="Arial" w:cs="Arial"/>
          <w:sz w:val="22"/>
          <w:szCs w:val="22"/>
          <w:lang w:val="id-ID"/>
        </w:rPr>
        <w:t>mendapatkan pelayanan di s</w:t>
      </w:r>
      <w:r w:rsidRPr="000D3259">
        <w:rPr>
          <w:rFonts w:ascii="Arial" w:hAnsi="Arial" w:cs="Arial"/>
          <w:sz w:val="22"/>
          <w:szCs w:val="22"/>
          <w:lang w:val="fi-FI"/>
        </w:rPr>
        <w:t>atu poli s</w:t>
      </w:r>
      <w:r w:rsidRPr="000D3259">
        <w:rPr>
          <w:rFonts w:ascii="Arial" w:hAnsi="Arial" w:cs="Arial"/>
          <w:sz w:val="22"/>
          <w:szCs w:val="22"/>
          <w:lang w:val="id-ID"/>
        </w:rPr>
        <w:t>pesialis/</w:t>
      </w:r>
      <w:r w:rsidRPr="000D3259">
        <w:rPr>
          <w:rFonts w:ascii="Arial" w:hAnsi="Arial" w:cs="Arial"/>
          <w:sz w:val="22"/>
          <w:szCs w:val="22"/>
          <w:lang w:val="fi-FI"/>
        </w:rPr>
        <w:t xml:space="preserve">subspesialis, maka </w:t>
      </w:r>
      <w:r w:rsidRPr="000D3259">
        <w:rPr>
          <w:rFonts w:ascii="Arial" w:hAnsi="Arial" w:cs="Arial"/>
          <w:sz w:val="22"/>
          <w:szCs w:val="22"/>
          <w:lang w:val="id-ID"/>
        </w:rPr>
        <w:t xml:space="preserve">Surat Jaminan Pelayanan (SJP) </w:t>
      </w:r>
      <w:r w:rsidRPr="000D3259">
        <w:rPr>
          <w:rFonts w:ascii="Arial" w:hAnsi="Arial" w:cs="Arial"/>
          <w:sz w:val="22"/>
          <w:szCs w:val="22"/>
          <w:lang w:val="fi-FI"/>
        </w:rPr>
        <w:t>diserahkan di poli spesialis/subspesialis tersebut</w:t>
      </w:r>
      <w:r w:rsidR="003861B0" w:rsidRPr="000D3259">
        <w:rPr>
          <w:rFonts w:ascii="Arial" w:hAnsi="Arial" w:cs="Arial"/>
          <w:sz w:val="22"/>
          <w:szCs w:val="22"/>
          <w:lang w:val="fi-FI"/>
        </w:rPr>
        <w:t>.</w:t>
      </w:r>
    </w:p>
    <w:p w14:paraId="1F65C0EE" w14:textId="4EEAB8A3" w:rsidR="00D939C1" w:rsidRPr="000D3259" w:rsidRDefault="00D939C1" w:rsidP="000D3259">
      <w:pPr>
        <w:pStyle w:val="ListParagraph"/>
        <w:spacing w:line="276" w:lineRule="auto"/>
        <w:ind w:left="1701"/>
        <w:rPr>
          <w:rFonts w:ascii="Arial" w:hAnsi="Arial" w:cs="Arial"/>
          <w:sz w:val="22"/>
          <w:szCs w:val="22"/>
        </w:rPr>
      </w:pPr>
      <w:r w:rsidRPr="000D3259">
        <w:rPr>
          <w:rFonts w:ascii="Arial" w:hAnsi="Arial" w:cs="Arial"/>
          <w:iCs/>
          <w:sz w:val="22"/>
          <w:szCs w:val="22"/>
          <w:lang w:val="it-IT"/>
        </w:rPr>
        <w:t xml:space="preserve">Bila </w:t>
      </w:r>
      <w:r w:rsidR="00986B62" w:rsidRPr="000D3259">
        <w:rPr>
          <w:rFonts w:ascii="Arial" w:hAnsi="Arial" w:cs="Arial"/>
          <w:iCs/>
          <w:sz w:val="22"/>
          <w:szCs w:val="22"/>
          <w:lang w:val="it-IT"/>
        </w:rPr>
        <w:t>Peserta</w:t>
      </w:r>
      <w:r w:rsidRPr="000D3259">
        <w:rPr>
          <w:rFonts w:ascii="Arial" w:hAnsi="Arial" w:cs="Arial"/>
          <w:iCs/>
          <w:sz w:val="22"/>
          <w:szCs w:val="22"/>
          <w:lang w:val="it-IT"/>
        </w:rPr>
        <w:t xml:space="preserve"> juga mendapatkan </w:t>
      </w:r>
      <w:r w:rsidR="00986B62" w:rsidRPr="000D3259">
        <w:rPr>
          <w:rFonts w:ascii="Arial" w:hAnsi="Arial" w:cs="Arial"/>
          <w:iCs/>
          <w:sz w:val="22"/>
          <w:szCs w:val="22"/>
          <w:lang w:val="it-IT"/>
        </w:rPr>
        <w:t>Pemeriksaan Penunjang Diagnostik</w:t>
      </w:r>
      <w:r w:rsidRPr="000D3259">
        <w:rPr>
          <w:rFonts w:ascii="Arial" w:hAnsi="Arial" w:cs="Arial"/>
          <w:iCs/>
          <w:sz w:val="22"/>
          <w:szCs w:val="22"/>
          <w:lang w:val="it-IT"/>
        </w:rPr>
        <w:t xml:space="preserve"> atau tindakan, maka </w:t>
      </w:r>
      <w:r w:rsidR="00986B62" w:rsidRPr="000D3259">
        <w:rPr>
          <w:rFonts w:ascii="Arial" w:hAnsi="Arial" w:cs="Arial"/>
          <w:iCs/>
          <w:sz w:val="22"/>
          <w:szCs w:val="22"/>
          <w:lang w:val="it-IT"/>
        </w:rPr>
        <w:t>Peserta</w:t>
      </w:r>
      <w:r w:rsidRPr="000D3259">
        <w:rPr>
          <w:rFonts w:ascii="Arial" w:hAnsi="Arial" w:cs="Arial"/>
          <w:iCs/>
          <w:sz w:val="22"/>
          <w:szCs w:val="22"/>
          <w:lang w:val="it-IT"/>
        </w:rPr>
        <w:t xml:space="preserve"> ke unit pelayanan penunjang diagnostik/tindakan dengan membawa: </w:t>
      </w:r>
    </w:p>
    <w:p w14:paraId="1DA72967" w14:textId="2AAA53FB" w:rsidR="00D939C1" w:rsidRPr="000D3259" w:rsidRDefault="009933F2" w:rsidP="000D3259">
      <w:pPr>
        <w:numPr>
          <w:ilvl w:val="0"/>
          <w:numId w:val="30"/>
        </w:numPr>
        <w:spacing w:line="276" w:lineRule="auto"/>
        <w:ind w:left="2127" w:hanging="425"/>
        <w:jc w:val="both"/>
        <w:rPr>
          <w:rFonts w:ascii="Arial" w:hAnsi="Arial" w:cs="Arial"/>
          <w:iCs/>
          <w:sz w:val="22"/>
          <w:szCs w:val="22"/>
        </w:rPr>
      </w:pPr>
      <w:r w:rsidRPr="000D3259">
        <w:rPr>
          <w:rFonts w:ascii="Arial" w:hAnsi="Arial" w:cs="Arial"/>
          <w:iCs/>
          <w:sz w:val="22"/>
          <w:szCs w:val="22"/>
        </w:rPr>
        <w:t>S</w:t>
      </w:r>
      <w:r w:rsidR="00D939C1" w:rsidRPr="000D3259">
        <w:rPr>
          <w:rFonts w:ascii="Arial" w:hAnsi="Arial" w:cs="Arial"/>
          <w:iCs/>
          <w:sz w:val="22"/>
          <w:szCs w:val="22"/>
        </w:rPr>
        <w:t>urat permintaan dari dokter</w:t>
      </w:r>
    </w:p>
    <w:p w14:paraId="30EC1E13" w14:textId="5B96688C" w:rsidR="00D939C1" w:rsidRPr="000D3259" w:rsidRDefault="00D939C1" w:rsidP="000D3259">
      <w:pPr>
        <w:numPr>
          <w:ilvl w:val="0"/>
          <w:numId w:val="30"/>
        </w:numPr>
        <w:spacing w:line="276" w:lineRule="auto"/>
        <w:ind w:left="2127" w:hanging="425"/>
        <w:jc w:val="both"/>
        <w:rPr>
          <w:rFonts w:ascii="Arial" w:hAnsi="Arial" w:cs="Arial"/>
          <w:iCs/>
          <w:sz w:val="22"/>
          <w:szCs w:val="22"/>
        </w:rPr>
      </w:pPr>
      <w:r w:rsidRPr="000D3259">
        <w:rPr>
          <w:rFonts w:ascii="Arial" w:hAnsi="Arial" w:cs="Arial"/>
          <w:sz w:val="22"/>
          <w:szCs w:val="22"/>
          <w:lang w:val="id-ID"/>
        </w:rPr>
        <w:t>Surat Jaminan Pelayanan (SJP)</w:t>
      </w:r>
      <w:r w:rsidRPr="000D3259">
        <w:rPr>
          <w:rFonts w:ascii="Arial" w:hAnsi="Arial" w:cs="Arial"/>
          <w:iCs/>
          <w:sz w:val="22"/>
          <w:szCs w:val="22"/>
        </w:rPr>
        <w:t xml:space="preserve"> lembar pertama dan bila pelayanan tak berlanjut maka</w:t>
      </w:r>
      <w:r w:rsidR="00DA3F8C" w:rsidRPr="000D3259">
        <w:rPr>
          <w:rFonts w:ascii="Arial" w:hAnsi="Arial" w:cs="Arial"/>
          <w:iCs/>
          <w:sz w:val="22"/>
          <w:szCs w:val="22"/>
        </w:rPr>
        <w:t xml:space="preserve"> </w:t>
      </w:r>
      <w:r w:rsidRPr="000D3259">
        <w:rPr>
          <w:rFonts w:ascii="Arial" w:hAnsi="Arial" w:cs="Arial"/>
          <w:sz w:val="22"/>
          <w:szCs w:val="22"/>
          <w:lang w:val="id-ID"/>
        </w:rPr>
        <w:t>Surat Jaminan Pelayanan (SJP)</w:t>
      </w:r>
      <w:r w:rsidRPr="000D3259">
        <w:rPr>
          <w:rFonts w:ascii="Arial" w:hAnsi="Arial" w:cs="Arial"/>
          <w:iCs/>
          <w:sz w:val="22"/>
          <w:szCs w:val="22"/>
        </w:rPr>
        <w:t xml:space="preserve"> lembar pertama diserahkan pada </w:t>
      </w:r>
      <w:r w:rsidRPr="000D3259">
        <w:rPr>
          <w:rFonts w:ascii="Arial" w:hAnsi="Arial" w:cs="Arial"/>
          <w:iCs/>
          <w:sz w:val="22"/>
          <w:szCs w:val="22"/>
          <w:lang w:val="id-ID"/>
        </w:rPr>
        <w:t>poli spesialis/subspesialis.</w:t>
      </w:r>
    </w:p>
    <w:p w14:paraId="5F40404F" w14:textId="77777777" w:rsidR="00D939C1" w:rsidRPr="000D3259" w:rsidRDefault="00D939C1" w:rsidP="000D3259">
      <w:pPr>
        <w:numPr>
          <w:ilvl w:val="0"/>
          <w:numId w:val="23"/>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 xml:space="preserve">Bila </w:t>
      </w:r>
      <w:r w:rsidR="00986B62" w:rsidRPr="000D3259">
        <w:rPr>
          <w:rFonts w:ascii="Arial" w:hAnsi="Arial" w:cs="Arial"/>
          <w:sz w:val="22"/>
          <w:szCs w:val="22"/>
          <w:lang w:val="id-ID"/>
        </w:rPr>
        <w:t>Peserta</w:t>
      </w:r>
      <w:r w:rsidRPr="000D3259">
        <w:rPr>
          <w:rFonts w:ascii="Arial" w:hAnsi="Arial" w:cs="Arial"/>
          <w:sz w:val="22"/>
          <w:szCs w:val="22"/>
          <w:lang w:val="id-ID"/>
        </w:rPr>
        <w:t xml:space="preserve"> mendapat pelayanan di poli spesialis lain (</w:t>
      </w:r>
      <w:r w:rsidR="0076279E" w:rsidRPr="000D3259">
        <w:rPr>
          <w:rFonts w:ascii="Arial" w:hAnsi="Arial" w:cs="Arial"/>
          <w:sz w:val="22"/>
          <w:szCs w:val="22"/>
          <w:lang w:val="id-ID"/>
        </w:rPr>
        <w:t>Rujukan</w:t>
      </w:r>
      <w:r w:rsidRPr="000D3259">
        <w:rPr>
          <w:rFonts w:ascii="Arial" w:hAnsi="Arial" w:cs="Arial"/>
          <w:sz w:val="22"/>
          <w:szCs w:val="22"/>
          <w:lang w:val="id-ID"/>
        </w:rPr>
        <w:t xml:space="preserve"> </w:t>
      </w:r>
      <w:r w:rsidRPr="000D3259">
        <w:rPr>
          <w:rFonts w:ascii="Arial" w:hAnsi="Arial" w:cs="Arial"/>
          <w:i/>
          <w:iCs/>
          <w:sz w:val="22"/>
          <w:szCs w:val="22"/>
          <w:lang w:val="id-ID"/>
        </w:rPr>
        <w:t>intern</w:t>
      </w:r>
      <w:r w:rsidRPr="000D3259">
        <w:rPr>
          <w:rFonts w:ascii="Arial" w:hAnsi="Arial" w:cs="Arial"/>
          <w:sz w:val="22"/>
          <w:szCs w:val="22"/>
          <w:lang w:val="id-ID"/>
        </w:rPr>
        <w:t xml:space="preserve">), poli spesialis pertama memberikan “surat </w:t>
      </w:r>
      <w:r w:rsidR="0076279E" w:rsidRPr="000D3259">
        <w:rPr>
          <w:rFonts w:ascii="Arial" w:hAnsi="Arial" w:cs="Arial"/>
          <w:sz w:val="22"/>
          <w:szCs w:val="22"/>
          <w:lang w:val="id-ID"/>
        </w:rPr>
        <w:t>Rujukan</w:t>
      </w:r>
      <w:r w:rsidRPr="000D3259">
        <w:rPr>
          <w:rFonts w:ascii="Arial" w:hAnsi="Arial" w:cs="Arial"/>
          <w:sz w:val="22"/>
          <w:szCs w:val="22"/>
          <w:lang w:val="id-ID"/>
        </w:rPr>
        <w:t xml:space="preserve">/konsul </w:t>
      </w:r>
      <w:r w:rsidRPr="000D3259">
        <w:rPr>
          <w:rFonts w:ascii="Arial" w:hAnsi="Arial" w:cs="Arial"/>
          <w:i/>
          <w:iCs/>
          <w:sz w:val="22"/>
          <w:szCs w:val="22"/>
          <w:lang w:val="id-ID"/>
        </w:rPr>
        <w:t>intern</w:t>
      </w:r>
      <w:r w:rsidRPr="000D3259">
        <w:rPr>
          <w:rFonts w:ascii="Arial" w:hAnsi="Arial" w:cs="Arial"/>
          <w:sz w:val="22"/>
          <w:szCs w:val="22"/>
          <w:lang w:val="id-ID"/>
        </w:rPr>
        <w:t xml:space="preserve">”. Di poli spesialis tempat penerima surat </w:t>
      </w:r>
      <w:r w:rsidR="0076279E" w:rsidRPr="000D3259">
        <w:rPr>
          <w:rFonts w:ascii="Arial" w:hAnsi="Arial" w:cs="Arial"/>
          <w:sz w:val="22"/>
          <w:szCs w:val="22"/>
          <w:lang w:val="id-ID"/>
        </w:rPr>
        <w:t>Rujukan</w:t>
      </w:r>
      <w:r w:rsidRPr="000D3259">
        <w:rPr>
          <w:rFonts w:ascii="Arial" w:hAnsi="Arial" w:cs="Arial"/>
          <w:sz w:val="22"/>
          <w:szCs w:val="22"/>
          <w:lang w:val="id-ID"/>
        </w:rPr>
        <w:t xml:space="preserve"> intern, </w:t>
      </w:r>
      <w:r w:rsidR="00986B62" w:rsidRPr="000D3259">
        <w:rPr>
          <w:rFonts w:ascii="Arial" w:hAnsi="Arial" w:cs="Arial"/>
          <w:sz w:val="22"/>
          <w:szCs w:val="22"/>
          <w:lang w:val="id-ID"/>
        </w:rPr>
        <w:t>Peserta</w:t>
      </w:r>
      <w:r w:rsidRPr="000D3259">
        <w:rPr>
          <w:rFonts w:ascii="Arial" w:hAnsi="Arial" w:cs="Arial"/>
          <w:sz w:val="22"/>
          <w:szCs w:val="22"/>
          <w:lang w:val="id-ID"/>
        </w:rPr>
        <w:t xml:space="preserve"> menyerahkan surat </w:t>
      </w:r>
      <w:r w:rsidR="0076279E" w:rsidRPr="000D3259">
        <w:rPr>
          <w:rFonts w:ascii="Arial" w:hAnsi="Arial" w:cs="Arial"/>
          <w:sz w:val="22"/>
          <w:szCs w:val="22"/>
          <w:lang w:val="id-ID"/>
        </w:rPr>
        <w:t>Rujukan</w:t>
      </w:r>
      <w:r w:rsidRPr="000D3259">
        <w:rPr>
          <w:rFonts w:ascii="Arial" w:hAnsi="Arial" w:cs="Arial"/>
          <w:sz w:val="22"/>
          <w:szCs w:val="22"/>
          <w:lang w:val="id-ID"/>
        </w:rPr>
        <w:t xml:space="preserve"> intern dan Surat Jaminan Pelayanan (SJP)</w:t>
      </w:r>
      <w:r w:rsidR="003861B0" w:rsidRPr="000D3259">
        <w:rPr>
          <w:rFonts w:ascii="Arial" w:hAnsi="Arial" w:cs="Arial"/>
          <w:sz w:val="22"/>
          <w:szCs w:val="22"/>
        </w:rPr>
        <w:t>.</w:t>
      </w:r>
      <w:r w:rsidRPr="000D3259">
        <w:rPr>
          <w:rFonts w:ascii="Arial" w:hAnsi="Arial" w:cs="Arial"/>
          <w:sz w:val="22"/>
          <w:szCs w:val="22"/>
          <w:lang w:val="id-ID"/>
        </w:rPr>
        <w:t xml:space="preserve"> </w:t>
      </w:r>
    </w:p>
    <w:p w14:paraId="3EF0072B" w14:textId="77777777" w:rsidR="003861B0" w:rsidRPr="000D3259" w:rsidRDefault="00754DC5" w:rsidP="000D3259">
      <w:pPr>
        <w:numPr>
          <w:ilvl w:val="0"/>
          <w:numId w:val="23"/>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Khusus bagi</w:t>
      </w:r>
      <w:r w:rsidR="00D939C1" w:rsidRPr="000D3259">
        <w:rPr>
          <w:rFonts w:ascii="Arial" w:hAnsi="Arial" w:cs="Arial"/>
          <w:sz w:val="22"/>
          <w:szCs w:val="22"/>
          <w:lang w:val="id-ID"/>
        </w:rPr>
        <w:t xml:space="preserve"> </w:t>
      </w:r>
      <w:r w:rsidR="00986B62" w:rsidRPr="000D3259">
        <w:rPr>
          <w:rFonts w:ascii="Arial" w:hAnsi="Arial" w:cs="Arial"/>
          <w:sz w:val="22"/>
          <w:szCs w:val="22"/>
          <w:lang w:val="id-ID"/>
        </w:rPr>
        <w:t>Peserta</w:t>
      </w:r>
      <w:r w:rsidR="00D939C1" w:rsidRPr="000D3259">
        <w:rPr>
          <w:rFonts w:ascii="Arial" w:hAnsi="Arial" w:cs="Arial"/>
          <w:sz w:val="22"/>
          <w:szCs w:val="22"/>
          <w:lang w:val="id-ID"/>
        </w:rPr>
        <w:t xml:space="preserve"> </w:t>
      </w:r>
      <w:r w:rsidRPr="000D3259">
        <w:rPr>
          <w:rFonts w:ascii="Arial" w:hAnsi="Arial" w:cs="Arial"/>
          <w:sz w:val="22"/>
          <w:szCs w:val="22"/>
          <w:lang w:val="id-ID"/>
        </w:rPr>
        <w:t xml:space="preserve">yang </w:t>
      </w:r>
      <w:r w:rsidR="00D939C1" w:rsidRPr="000D3259">
        <w:rPr>
          <w:rFonts w:ascii="Arial" w:hAnsi="Arial" w:cs="Arial"/>
          <w:sz w:val="22"/>
          <w:szCs w:val="22"/>
          <w:lang w:val="id-ID"/>
        </w:rPr>
        <w:t xml:space="preserve">mendapatkan pelayanan khusus, maka </w:t>
      </w:r>
      <w:r w:rsidR="00986B62" w:rsidRPr="000D3259">
        <w:rPr>
          <w:rFonts w:ascii="Arial" w:hAnsi="Arial" w:cs="Arial"/>
          <w:sz w:val="22"/>
          <w:szCs w:val="22"/>
          <w:lang w:val="id-ID"/>
        </w:rPr>
        <w:t>Peserta</w:t>
      </w:r>
      <w:r w:rsidRPr="000D3259">
        <w:rPr>
          <w:rFonts w:ascii="Arial" w:hAnsi="Arial" w:cs="Arial"/>
          <w:sz w:val="22"/>
          <w:szCs w:val="22"/>
          <w:lang w:val="id-ID"/>
        </w:rPr>
        <w:t xml:space="preserve"> wajib</w:t>
      </w:r>
      <w:r w:rsidR="003861B0" w:rsidRPr="000D3259">
        <w:rPr>
          <w:rFonts w:ascii="Arial" w:hAnsi="Arial" w:cs="Arial"/>
          <w:sz w:val="22"/>
          <w:szCs w:val="22"/>
          <w:lang w:val="id-ID"/>
        </w:rPr>
        <w:t xml:space="preserve"> membawa surat perintah memperoleh Pelayanan Khusus</w:t>
      </w:r>
      <w:r w:rsidRPr="000D3259">
        <w:rPr>
          <w:rFonts w:ascii="Arial" w:hAnsi="Arial" w:cs="Arial"/>
          <w:sz w:val="22"/>
          <w:szCs w:val="22"/>
          <w:lang w:val="id-ID"/>
        </w:rPr>
        <w:t xml:space="preserve"> dari </w:t>
      </w:r>
      <w:r w:rsidRPr="000D3259">
        <w:rPr>
          <w:rFonts w:ascii="Arial" w:hAnsi="Arial" w:cs="Arial"/>
          <w:b/>
          <w:sz w:val="22"/>
          <w:szCs w:val="22"/>
          <w:lang w:val="id-ID"/>
        </w:rPr>
        <w:t>PIHAK PERTAMA</w:t>
      </w:r>
      <w:r w:rsidR="003861B0" w:rsidRPr="000D3259">
        <w:rPr>
          <w:rFonts w:ascii="Arial" w:hAnsi="Arial" w:cs="Arial"/>
          <w:sz w:val="22"/>
          <w:szCs w:val="22"/>
          <w:lang w:val="id-ID"/>
        </w:rPr>
        <w:t xml:space="preserve">, </w:t>
      </w:r>
      <w:r w:rsidRPr="000D3259">
        <w:rPr>
          <w:rFonts w:ascii="Arial" w:hAnsi="Arial" w:cs="Arial"/>
          <w:sz w:val="22"/>
          <w:szCs w:val="22"/>
          <w:lang w:val="id-ID"/>
        </w:rPr>
        <w:t xml:space="preserve">dan </w:t>
      </w:r>
      <w:r w:rsidR="003861B0" w:rsidRPr="000D3259">
        <w:rPr>
          <w:rFonts w:ascii="Arial" w:hAnsi="Arial" w:cs="Arial"/>
          <w:sz w:val="22"/>
          <w:szCs w:val="22"/>
          <w:lang w:val="id-ID"/>
        </w:rPr>
        <w:t xml:space="preserve">petugas </w:t>
      </w:r>
      <w:r w:rsidRPr="000D3259">
        <w:rPr>
          <w:rFonts w:ascii="Arial" w:hAnsi="Arial" w:cs="Arial"/>
          <w:b/>
          <w:sz w:val="22"/>
          <w:szCs w:val="22"/>
          <w:lang w:val="id-ID"/>
        </w:rPr>
        <w:t>PIHAK KEDUA</w:t>
      </w:r>
      <w:r w:rsidR="003861B0" w:rsidRPr="000D3259">
        <w:rPr>
          <w:rFonts w:ascii="Arial" w:hAnsi="Arial" w:cs="Arial"/>
          <w:sz w:val="22"/>
          <w:szCs w:val="22"/>
          <w:lang w:val="id-ID"/>
        </w:rPr>
        <w:t xml:space="preserve"> </w:t>
      </w:r>
      <w:r w:rsidRPr="000D3259">
        <w:rPr>
          <w:rFonts w:ascii="Arial" w:hAnsi="Arial" w:cs="Arial"/>
          <w:sz w:val="22"/>
          <w:szCs w:val="22"/>
          <w:lang w:val="id-ID"/>
        </w:rPr>
        <w:t xml:space="preserve">wajib </w:t>
      </w:r>
      <w:r w:rsidR="003861B0" w:rsidRPr="000D3259">
        <w:rPr>
          <w:rFonts w:ascii="Arial" w:hAnsi="Arial" w:cs="Arial"/>
          <w:sz w:val="22"/>
          <w:szCs w:val="22"/>
          <w:lang w:val="id-ID"/>
        </w:rPr>
        <w:t>meminta</w:t>
      </w:r>
      <w:r w:rsidRPr="000D3259">
        <w:rPr>
          <w:rFonts w:ascii="Arial" w:hAnsi="Arial" w:cs="Arial"/>
          <w:sz w:val="22"/>
          <w:szCs w:val="22"/>
          <w:lang w:val="id-ID"/>
        </w:rPr>
        <w:t>kan persetujuan</w:t>
      </w:r>
      <w:r w:rsidR="00D939C1" w:rsidRPr="000D3259">
        <w:rPr>
          <w:rFonts w:ascii="Arial" w:hAnsi="Arial" w:cs="Arial"/>
          <w:sz w:val="22"/>
          <w:szCs w:val="22"/>
          <w:lang w:val="id-ID"/>
        </w:rPr>
        <w:t xml:space="preserve"> </w:t>
      </w:r>
      <w:r w:rsidRPr="000D3259">
        <w:rPr>
          <w:rFonts w:ascii="Arial" w:hAnsi="Arial" w:cs="Arial"/>
          <w:sz w:val="22"/>
          <w:szCs w:val="22"/>
          <w:lang w:val="id-ID"/>
        </w:rPr>
        <w:t>dari</w:t>
      </w:r>
      <w:r w:rsidR="00D939C1" w:rsidRPr="000D3259">
        <w:rPr>
          <w:rFonts w:ascii="Arial" w:hAnsi="Arial" w:cs="Arial"/>
          <w:sz w:val="22"/>
          <w:szCs w:val="22"/>
          <w:lang w:val="id-ID"/>
        </w:rPr>
        <w:t xml:space="preserve"> Petugas</w:t>
      </w:r>
      <w:r w:rsidRPr="000D3259">
        <w:rPr>
          <w:rFonts w:ascii="Arial" w:hAnsi="Arial" w:cs="Arial"/>
          <w:sz w:val="22"/>
          <w:szCs w:val="22"/>
          <w:lang w:val="id-ID"/>
        </w:rPr>
        <w:t>/Karyawan</w:t>
      </w:r>
      <w:r w:rsidR="00D939C1" w:rsidRPr="000D3259">
        <w:rPr>
          <w:rFonts w:ascii="Arial" w:hAnsi="Arial" w:cs="Arial"/>
          <w:sz w:val="22"/>
          <w:szCs w:val="22"/>
          <w:lang w:val="id-ID"/>
        </w:rPr>
        <w:t xml:space="preserve"> </w:t>
      </w:r>
      <w:r w:rsidRPr="000D3259">
        <w:rPr>
          <w:rFonts w:ascii="Arial" w:hAnsi="Arial" w:cs="Arial"/>
          <w:b/>
          <w:sz w:val="22"/>
          <w:szCs w:val="22"/>
          <w:lang w:val="id-ID"/>
        </w:rPr>
        <w:t>PIHAK PERTAMA</w:t>
      </w:r>
      <w:r w:rsidR="00D939C1" w:rsidRPr="000D3259">
        <w:rPr>
          <w:rFonts w:ascii="Arial" w:hAnsi="Arial" w:cs="Arial"/>
          <w:sz w:val="22"/>
          <w:szCs w:val="22"/>
          <w:lang w:val="id-ID"/>
        </w:rPr>
        <w:t xml:space="preserve">. Setelah mendapatkan pelayanan khusus, </w:t>
      </w:r>
      <w:r w:rsidR="00986B62" w:rsidRPr="000D3259">
        <w:rPr>
          <w:rFonts w:ascii="Arial" w:hAnsi="Arial" w:cs="Arial"/>
          <w:sz w:val="22"/>
          <w:szCs w:val="22"/>
          <w:lang w:val="id-ID"/>
        </w:rPr>
        <w:t>Peserta</w:t>
      </w:r>
      <w:r w:rsidR="00D939C1" w:rsidRPr="000D3259">
        <w:rPr>
          <w:rFonts w:ascii="Arial" w:hAnsi="Arial" w:cs="Arial"/>
          <w:sz w:val="22"/>
          <w:szCs w:val="22"/>
        </w:rPr>
        <w:t xml:space="preserve"> </w:t>
      </w:r>
      <w:r w:rsidR="00D939C1" w:rsidRPr="000D3259">
        <w:rPr>
          <w:rFonts w:ascii="Arial" w:hAnsi="Arial" w:cs="Arial"/>
          <w:sz w:val="22"/>
          <w:szCs w:val="22"/>
          <w:lang w:val="id-ID"/>
        </w:rPr>
        <w:t xml:space="preserve">menyerahkan Surat Jaminan Pelayanan (SJP) </w:t>
      </w:r>
      <w:r w:rsidRPr="000D3259">
        <w:rPr>
          <w:rFonts w:ascii="Arial" w:hAnsi="Arial" w:cs="Arial"/>
          <w:sz w:val="22"/>
          <w:szCs w:val="22"/>
        </w:rPr>
        <w:t xml:space="preserve">kepada </w:t>
      </w:r>
      <w:r w:rsidRPr="000D3259">
        <w:rPr>
          <w:rFonts w:ascii="Arial" w:hAnsi="Arial" w:cs="Arial"/>
          <w:b/>
          <w:sz w:val="22"/>
          <w:szCs w:val="22"/>
        </w:rPr>
        <w:t>PIHAK KEDUA</w:t>
      </w:r>
      <w:r w:rsidR="00E61E57" w:rsidRPr="000D3259">
        <w:rPr>
          <w:rFonts w:ascii="Arial" w:hAnsi="Arial" w:cs="Arial"/>
          <w:sz w:val="22"/>
          <w:szCs w:val="22"/>
          <w:lang w:val="id-ID"/>
        </w:rPr>
        <w:t>.</w:t>
      </w:r>
    </w:p>
    <w:p w14:paraId="194FC8C0" w14:textId="68767B77" w:rsidR="00D939C1" w:rsidRPr="000D3259" w:rsidRDefault="00D939C1" w:rsidP="000D3259">
      <w:pPr>
        <w:numPr>
          <w:ilvl w:val="0"/>
          <w:numId w:val="23"/>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 xml:space="preserve">Bila </w:t>
      </w:r>
      <w:r w:rsidR="00986B62" w:rsidRPr="000D3259">
        <w:rPr>
          <w:rFonts w:ascii="Arial" w:hAnsi="Arial" w:cs="Arial"/>
          <w:sz w:val="22"/>
          <w:szCs w:val="22"/>
          <w:lang w:val="id-ID"/>
        </w:rPr>
        <w:t>Peserta</w:t>
      </w:r>
      <w:r w:rsidRPr="000D3259">
        <w:rPr>
          <w:rFonts w:ascii="Arial" w:hAnsi="Arial" w:cs="Arial"/>
          <w:sz w:val="22"/>
          <w:szCs w:val="22"/>
          <w:lang w:val="id-ID"/>
        </w:rPr>
        <w:t xml:space="preserve"> mendapat resep, selanjutnya resep tersebut dibawa ke IFRS/Apotek yang be</w:t>
      </w:r>
      <w:r w:rsidR="00DA3F8C" w:rsidRPr="000D3259">
        <w:rPr>
          <w:rFonts w:ascii="Arial" w:hAnsi="Arial" w:cs="Arial"/>
          <w:sz w:val="22"/>
          <w:szCs w:val="22"/>
          <w:lang w:val="id-ID"/>
        </w:rPr>
        <w:t>kerja sama</w:t>
      </w:r>
      <w:r w:rsidRPr="000D3259">
        <w:rPr>
          <w:rFonts w:ascii="Arial" w:hAnsi="Arial" w:cs="Arial"/>
          <w:sz w:val="22"/>
          <w:szCs w:val="22"/>
          <w:lang w:val="id-ID"/>
        </w:rPr>
        <w:t xml:space="preserve"> dengan </w:t>
      </w:r>
      <w:r w:rsidRPr="000D3259">
        <w:rPr>
          <w:rFonts w:ascii="Arial" w:hAnsi="Arial" w:cs="Arial"/>
          <w:b/>
          <w:sz w:val="22"/>
          <w:szCs w:val="22"/>
        </w:rPr>
        <w:t>PIHAK PERTAMA</w:t>
      </w:r>
      <w:r w:rsidRPr="000D3259">
        <w:rPr>
          <w:rFonts w:ascii="Arial" w:hAnsi="Arial" w:cs="Arial"/>
          <w:sz w:val="22"/>
          <w:szCs w:val="22"/>
          <w:lang w:val="id-ID"/>
        </w:rPr>
        <w:t>, diserahkan bersama dengan Surat Jaminan Pelayanan (SJP)</w:t>
      </w:r>
      <w:r w:rsidR="003861B0" w:rsidRPr="000D3259">
        <w:rPr>
          <w:rFonts w:ascii="Arial" w:hAnsi="Arial" w:cs="Arial"/>
          <w:sz w:val="22"/>
          <w:szCs w:val="22"/>
        </w:rPr>
        <w:t>.</w:t>
      </w:r>
    </w:p>
    <w:p w14:paraId="24D53635" w14:textId="34B88074" w:rsidR="00D939C1" w:rsidRPr="000D3259" w:rsidRDefault="00D939C1" w:rsidP="000D3259">
      <w:pPr>
        <w:numPr>
          <w:ilvl w:val="0"/>
          <w:numId w:val="23"/>
        </w:numPr>
        <w:spacing w:line="276" w:lineRule="auto"/>
        <w:ind w:left="1701" w:hanging="425"/>
        <w:jc w:val="both"/>
        <w:rPr>
          <w:rFonts w:ascii="Arial" w:hAnsi="Arial" w:cs="Arial"/>
          <w:sz w:val="22"/>
          <w:szCs w:val="22"/>
        </w:rPr>
      </w:pPr>
      <w:r w:rsidRPr="000D3259">
        <w:rPr>
          <w:rFonts w:ascii="Arial" w:hAnsi="Arial" w:cs="Arial"/>
          <w:sz w:val="22"/>
          <w:szCs w:val="22"/>
        </w:rPr>
        <w:t xml:space="preserve">Bila </w:t>
      </w:r>
      <w:r w:rsidR="00986B62" w:rsidRPr="000D3259">
        <w:rPr>
          <w:rFonts w:ascii="Arial" w:hAnsi="Arial" w:cs="Arial"/>
          <w:sz w:val="22"/>
          <w:szCs w:val="22"/>
        </w:rPr>
        <w:t>Peserta</w:t>
      </w:r>
      <w:r w:rsidRPr="000D3259">
        <w:rPr>
          <w:rFonts w:ascii="Arial" w:hAnsi="Arial" w:cs="Arial"/>
          <w:sz w:val="22"/>
          <w:szCs w:val="22"/>
        </w:rPr>
        <w:t xml:space="preserve"> </w:t>
      </w:r>
      <w:r w:rsidR="00E77567" w:rsidRPr="000D3259">
        <w:rPr>
          <w:rFonts w:ascii="Arial" w:hAnsi="Arial" w:cs="Arial"/>
          <w:sz w:val="22"/>
          <w:szCs w:val="22"/>
        </w:rPr>
        <w:t>BRILIFE</w:t>
      </w:r>
      <w:r w:rsidRPr="000D3259">
        <w:rPr>
          <w:rFonts w:ascii="Arial" w:hAnsi="Arial" w:cs="Arial"/>
          <w:sz w:val="22"/>
          <w:szCs w:val="22"/>
        </w:rPr>
        <w:t xml:space="preserve"> diberikan surat perintah rawat inap dari dokter yang merawat maka petugas Rumah Sakit menerbitkan Surat Jaminan Pelayanan (SJP) Rawat inap</w:t>
      </w:r>
      <w:r w:rsidR="003861B0" w:rsidRPr="000D3259">
        <w:rPr>
          <w:rFonts w:ascii="Arial" w:hAnsi="Arial" w:cs="Arial"/>
          <w:sz w:val="22"/>
          <w:szCs w:val="22"/>
        </w:rPr>
        <w:t xml:space="preserve"> dan menyimpan </w:t>
      </w:r>
      <w:r w:rsidR="005C5655" w:rsidRPr="000D3259">
        <w:rPr>
          <w:rFonts w:ascii="Arial" w:hAnsi="Arial" w:cs="Arial"/>
          <w:sz w:val="22"/>
          <w:szCs w:val="22"/>
        </w:rPr>
        <w:t>Kartu BRILIFE</w:t>
      </w:r>
      <w:r w:rsidR="003861B0" w:rsidRPr="000D3259">
        <w:rPr>
          <w:rFonts w:ascii="Arial" w:hAnsi="Arial" w:cs="Arial"/>
          <w:sz w:val="22"/>
          <w:szCs w:val="22"/>
        </w:rPr>
        <w:t>.</w:t>
      </w:r>
      <w:r w:rsidRPr="000D3259">
        <w:rPr>
          <w:rFonts w:ascii="Arial" w:hAnsi="Arial" w:cs="Arial"/>
          <w:sz w:val="22"/>
          <w:szCs w:val="22"/>
        </w:rPr>
        <w:t xml:space="preserve"> </w:t>
      </w:r>
      <w:r w:rsidR="003861B0" w:rsidRPr="000D3259">
        <w:rPr>
          <w:rFonts w:ascii="Arial" w:hAnsi="Arial" w:cs="Arial"/>
          <w:sz w:val="22"/>
          <w:szCs w:val="22"/>
        </w:rPr>
        <w:t xml:space="preserve">Setelah pulang </w:t>
      </w:r>
      <w:r w:rsidR="00986B62" w:rsidRPr="000D3259">
        <w:rPr>
          <w:rFonts w:ascii="Arial" w:hAnsi="Arial" w:cs="Arial"/>
          <w:sz w:val="22"/>
          <w:szCs w:val="22"/>
        </w:rPr>
        <w:t>Peserta</w:t>
      </w:r>
      <w:r w:rsidR="003861B0" w:rsidRPr="000D3259">
        <w:rPr>
          <w:rFonts w:ascii="Arial" w:hAnsi="Arial" w:cs="Arial"/>
          <w:sz w:val="22"/>
          <w:szCs w:val="22"/>
        </w:rPr>
        <w:t xml:space="preserve"> diarahkan untuk melapor ke admission Rawat Inap untuk mengambil </w:t>
      </w:r>
      <w:r w:rsidR="005C5655" w:rsidRPr="000D3259">
        <w:rPr>
          <w:rFonts w:ascii="Arial" w:hAnsi="Arial" w:cs="Arial"/>
          <w:sz w:val="22"/>
          <w:szCs w:val="22"/>
        </w:rPr>
        <w:t>Kartu BRILIFE</w:t>
      </w:r>
      <w:r w:rsidR="003861B0" w:rsidRPr="000D3259">
        <w:rPr>
          <w:rFonts w:ascii="Arial" w:hAnsi="Arial" w:cs="Arial"/>
          <w:sz w:val="22"/>
          <w:szCs w:val="22"/>
        </w:rPr>
        <w:t xml:space="preserve"> dan petugas RS menginput tanggal pulang dan tanggal kontrol bila ada pada </w:t>
      </w:r>
      <w:r w:rsidR="0062262B" w:rsidRPr="000D3259">
        <w:rPr>
          <w:rFonts w:ascii="Arial" w:hAnsi="Arial" w:cs="Arial"/>
          <w:sz w:val="22"/>
          <w:szCs w:val="22"/>
        </w:rPr>
        <w:t>Aplikasi BRILIFE-Care</w:t>
      </w:r>
      <w:r w:rsidR="003861B0" w:rsidRPr="000D3259">
        <w:rPr>
          <w:rFonts w:ascii="Arial" w:hAnsi="Arial" w:cs="Arial"/>
          <w:sz w:val="22"/>
          <w:szCs w:val="22"/>
        </w:rPr>
        <w:t xml:space="preserve">. </w:t>
      </w:r>
    </w:p>
    <w:p w14:paraId="65E0B684" w14:textId="6337DF06" w:rsidR="009933F2" w:rsidRPr="004D2C43" w:rsidRDefault="00986B62" w:rsidP="004D2C43">
      <w:pPr>
        <w:numPr>
          <w:ilvl w:val="0"/>
          <w:numId w:val="23"/>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Peserta</w:t>
      </w:r>
      <w:r w:rsidR="00D939C1" w:rsidRPr="000D3259">
        <w:rPr>
          <w:rFonts w:ascii="Arial" w:hAnsi="Arial" w:cs="Arial"/>
          <w:sz w:val="22"/>
          <w:szCs w:val="22"/>
          <w:lang w:val="id-ID"/>
        </w:rPr>
        <w:t xml:space="preserve"> yang membawa surat perintah kontrol kembali, </w:t>
      </w:r>
      <w:r w:rsidR="003861B0" w:rsidRPr="000D3259">
        <w:rPr>
          <w:rFonts w:ascii="Arial" w:hAnsi="Arial" w:cs="Arial"/>
          <w:sz w:val="22"/>
          <w:szCs w:val="22"/>
        </w:rPr>
        <w:t>maka petugas Rumah Sakit menerbitkan</w:t>
      </w:r>
      <w:r w:rsidR="00D939C1" w:rsidRPr="000D3259">
        <w:rPr>
          <w:rFonts w:ascii="Arial" w:hAnsi="Arial" w:cs="Arial"/>
          <w:sz w:val="22"/>
          <w:szCs w:val="22"/>
          <w:lang w:val="id-ID"/>
        </w:rPr>
        <w:t xml:space="preserve"> Surat Jaminan Pelayanan (SJP) yang baru.</w:t>
      </w:r>
    </w:p>
    <w:p w14:paraId="36EB4810" w14:textId="77777777" w:rsidR="009933F2" w:rsidRPr="000D3259" w:rsidRDefault="00240A7D" w:rsidP="000D3259">
      <w:pPr>
        <w:numPr>
          <w:ilvl w:val="0"/>
          <w:numId w:val="38"/>
        </w:numPr>
        <w:tabs>
          <w:tab w:val="clear" w:pos="720"/>
        </w:tabs>
        <w:spacing w:line="276" w:lineRule="auto"/>
        <w:ind w:left="1276" w:hanging="425"/>
        <w:jc w:val="both"/>
        <w:rPr>
          <w:rFonts w:ascii="Arial" w:hAnsi="Arial" w:cs="Arial"/>
          <w:sz w:val="22"/>
          <w:szCs w:val="22"/>
          <w:lang w:val="en-ID"/>
        </w:rPr>
      </w:pPr>
      <w:r w:rsidRPr="000D3259">
        <w:rPr>
          <w:rFonts w:ascii="Arial" w:hAnsi="Arial" w:cs="Arial"/>
          <w:sz w:val="22"/>
          <w:szCs w:val="22"/>
          <w:lang w:val="en-ID"/>
        </w:rPr>
        <w:t xml:space="preserve">Prosedur Pelayanan Manfaat </w:t>
      </w:r>
      <w:r w:rsidRPr="000D3259">
        <w:rPr>
          <w:rFonts w:ascii="Arial" w:hAnsi="Arial" w:cs="Arial"/>
          <w:i/>
          <w:sz w:val="22"/>
          <w:szCs w:val="22"/>
          <w:lang w:val="en-ID"/>
        </w:rPr>
        <w:t>Top Up</w:t>
      </w:r>
      <w:r w:rsidRPr="000D3259">
        <w:rPr>
          <w:rFonts w:ascii="Arial" w:hAnsi="Arial" w:cs="Arial"/>
          <w:sz w:val="22"/>
          <w:szCs w:val="22"/>
          <w:lang w:val="en-ID"/>
        </w:rPr>
        <w:t xml:space="preserve"> BPJS Kesehatan</w:t>
      </w:r>
    </w:p>
    <w:p w14:paraId="4691EA82" w14:textId="1FEBDF89" w:rsidR="00240A7D" w:rsidRPr="000D3259" w:rsidRDefault="00240A7D" w:rsidP="000D3259">
      <w:pPr>
        <w:spacing w:line="276" w:lineRule="auto"/>
        <w:ind w:left="1276"/>
        <w:jc w:val="both"/>
        <w:rPr>
          <w:rFonts w:ascii="Arial" w:hAnsi="Arial" w:cs="Arial"/>
          <w:sz w:val="22"/>
          <w:szCs w:val="22"/>
          <w:lang w:val="en-ID"/>
        </w:rPr>
      </w:pPr>
      <w:r w:rsidRPr="000D3259">
        <w:rPr>
          <w:rFonts w:ascii="Arial" w:hAnsi="Arial" w:cs="Arial"/>
          <w:sz w:val="22"/>
          <w:szCs w:val="22"/>
          <w:lang w:val="sv-SE"/>
        </w:rPr>
        <w:t xml:space="preserve">Secara umum, prosedur pelayanan </w:t>
      </w:r>
      <w:r w:rsidRPr="000D3259">
        <w:rPr>
          <w:rFonts w:ascii="Arial" w:hAnsi="Arial" w:cs="Arial"/>
          <w:sz w:val="22"/>
          <w:szCs w:val="22"/>
          <w:lang w:val="en-ID"/>
        </w:rPr>
        <w:t xml:space="preserve">Manfaat </w:t>
      </w:r>
      <w:r w:rsidRPr="000D3259">
        <w:rPr>
          <w:rFonts w:ascii="Arial" w:hAnsi="Arial" w:cs="Arial"/>
          <w:i/>
          <w:sz w:val="22"/>
          <w:szCs w:val="22"/>
          <w:lang w:val="en-ID"/>
        </w:rPr>
        <w:t>Top Up</w:t>
      </w:r>
      <w:r w:rsidRPr="000D3259">
        <w:rPr>
          <w:rFonts w:ascii="Arial" w:hAnsi="Arial" w:cs="Arial"/>
          <w:sz w:val="22"/>
          <w:szCs w:val="22"/>
          <w:lang w:val="en-ID"/>
        </w:rPr>
        <w:t xml:space="preserve"> BPJS Kesehatan</w:t>
      </w:r>
      <w:r w:rsidRPr="000D3259">
        <w:rPr>
          <w:rFonts w:ascii="Arial" w:hAnsi="Arial" w:cs="Arial"/>
          <w:sz w:val="22"/>
          <w:szCs w:val="22"/>
          <w:lang w:val="sv-SE"/>
        </w:rPr>
        <w:t xml:space="preserve"> dengan mekanisme yang berlaku, sebagai berikut</w:t>
      </w:r>
      <w:r w:rsidR="00CA38C8" w:rsidRPr="000D3259">
        <w:rPr>
          <w:rFonts w:ascii="Arial" w:hAnsi="Arial" w:cs="Arial"/>
          <w:sz w:val="22"/>
          <w:szCs w:val="22"/>
          <w:lang w:val="sv-SE"/>
        </w:rPr>
        <w:t>:</w:t>
      </w:r>
    </w:p>
    <w:p w14:paraId="66DE545E" w14:textId="3E824B27" w:rsidR="00240A7D" w:rsidRPr="000D3259" w:rsidRDefault="00D00045" w:rsidP="000D3259">
      <w:pPr>
        <w:pStyle w:val="BodyTextIndent"/>
        <w:keepNext w:val="0"/>
        <w:keepLines w:val="0"/>
        <w:tabs>
          <w:tab w:val="clear" w:pos="720"/>
        </w:tabs>
        <w:spacing w:after="0" w:line="276" w:lineRule="auto"/>
        <w:ind w:left="0" w:firstLine="0"/>
        <w:rPr>
          <w:rFonts w:ascii="Arial" w:hAnsi="Arial" w:cs="Arial"/>
          <w:sz w:val="22"/>
          <w:szCs w:val="22"/>
          <w:lang w:val="sv-SE"/>
        </w:rPr>
      </w:pPr>
      <w:r w:rsidRPr="000D3259">
        <w:rPr>
          <w:rFonts w:ascii="Arial" w:hAnsi="Arial" w:cs="Arial"/>
          <w:noProof/>
          <w:sz w:val="22"/>
          <w:szCs w:val="22"/>
          <w:lang w:val="en-US" w:eastAsia="en-US"/>
        </w:rPr>
        <mc:AlternateContent>
          <mc:Choice Requires="wpg">
            <w:drawing>
              <wp:anchor distT="0" distB="0" distL="114300" distR="114300" simplePos="0" relativeHeight="251661312" behindDoc="0" locked="0" layoutInCell="1" allowOverlap="1" wp14:anchorId="1E97FB08" wp14:editId="4EF332FD">
                <wp:simplePos x="0" y="0"/>
                <wp:positionH relativeFrom="column">
                  <wp:posOffset>1889216</wp:posOffset>
                </wp:positionH>
                <wp:positionV relativeFrom="paragraph">
                  <wp:posOffset>93345</wp:posOffset>
                </wp:positionV>
                <wp:extent cx="2230120" cy="2593340"/>
                <wp:effectExtent l="1905" t="1905" r="0" b="0"/>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0120" cy="2593340"/>
                          <a:chOff x="4496" y="3407"/>
                          <a:chExt cx="3512" cy="4084"/>
                        </a:xfrm>
                      </wpg:grpSpPr>
                      <wps:wsp>
                        <wps:cNvPr id="12" name="Persegi Bersudut Tumpul 4"/>
                        <wps:cNvSpPr>
                          <a:spLocks noChangeArrowheads="1"/>
                        </wps:cNvSpPr>
                        <wps:spPr bwMode="auto">
                          <a:xfrm>
                            <a:off x="4511" y="3407"/>
                            <a:ext cx="2996" cy="408"/>
                          </a:xfrm>
                          <a:prstGeom prst="rect">
                            <a:avLst/>
                          </a:prstGeom>
                          <a:solidFill>
                            <a:srgbClr val="00206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EB9685" w14:textId="7167DADB" w:rsidR="00DD1954" w:rsidRPr="00D65662" w:rsidRDefault="00DD1954" w:rsidP="00240A7D">
                              <w:pPr>
                                <w:pStyle w:val="NormalWeb"/>
                                <w:spacing w:before="31" w:beforeAutospacing="0" w:after="0" w:afterAutospacing="0"/>
                                <w:jc w:val="center"/>
                                <w:rPr>
                                  <w:rFonts w:ascii="Verdana" w:hAnsi="Verdana"/>
                                  <w:sz w:val="18"/>
                                  <w:szCs w:val="20"/>
                                  <w:lang w:val="en-ID"/>
                                </w:rPr>
                              </w:pPr>
                              <w:r w:rsidRPr="00D65662">
                                <w:rPr>
                                  <w:rFonts w:ascii="Verdana" w:hAnsi="Verdana"/>
                                  <w:sz w:val="18"/>
                                  <w:szCs w:val="20"/>
                                  <w:lang w:val="en-ID"/>
                                </w:rPr>
                                <w:t xml:space="preserve">PERMENKES </w:t>
                              </w:r>
                              <w:r>
                                <w:rPr>
                                  <w:rFonts w:ascii="Verdana" w:hAnsi="Verdana"/>
                                  <w:sz w:val="18"/>
                                  <w:szCs w:val="20"/>
                                  <w:lang w:val="en-ID"/>
                                </w:rPr>
                                <w:t>NO 3</w:t>
                              </w:r>
                              <w:r w:rsidRPr="00D65662">
                                <w:rPr>
                                  <w:rFonts w:ascii="Verdana" w:hAnsi="Verdana"/>
                                  <w:sz w:val="18"/>
                                  <w:szCs w:val="20"/>
                                  <w:lang w:val="en-ID"/>
                                </w:rPr>
                                <w:t xml:space="preserve"> / </w:t>
                              </w:r>
                              <w:r>
                                <w:rPr>
                                  <w:rFonts w:ascii="Verdana" w:hAnsi="Verdana"/>
                                  <w:sz w:val="18"/>
                                  <w:szCs w:val="20"/>
                                  <w:lang w:val="en-ID"/>
                                </w:rPr>
                                <w:t>2023</w:t>
                              </w:r>
                              <w:r w:rsidRPr="00D65662">
                                <w:rPr>
                                  <w:rFonts w:ascii="Verdana" w:hAnsi="Verdana"/>
                                  <w:sz w:val="18"/>
                                  <w:szCs w:val="20"/>
                                  <w:lang w:val="en-ID"/>
                                </w:rPr>
                                <w:t xml:space="preserve"> </w:t>
                              </w:r>
                            </w:p>
                          </w:txbxContent>
                        </wps:txbx>
                        <wps:bodyPr rot="0" vert="horz" wrap="square" lIns="25718" tIns="17145" rIns="25718" bIns="17145" anchor="ctr" anchorCtr="0" upright="1">
                          <a:noAutofit/>
                        </wps:bodyPr>
                      </wps:wsp>
                      <pic:pic xmlns:pic="http://schemas.openxmlformats.org/drawingml/2006/picture">
                        <pic:nvPicPr>
                          <pic:cNvPr id="13" name="Picture 14"/>
                          <pic:cNvPicPr>
                            <a:picLocks noChangeAspect="1" noChangeArrowheads="1"/>
                          </pic:cNvPicPr>
                        </pic:nvPicPr>
                        <pic:blipFill>
                          <a:blip r:embed="rId27">
                            <a:extLst>
                              <a:ext uri="{28A0092B-C50C-407E-A947-70E740481C1C}">
                                <a14:useLocalDpi xmlns:a14="http://schemas.microsoft.com/office/drawing/2010/main" val="0"/>
                              </a:ext>
                            </a:extLst>
                          </a:blip>
                          <a:srcRect t="14326"/>
                          <a:stretch>
                            <a:fillRect/>
                          </a:stretch>
                        </pic:blipFill>
                        <pic:spPr bwMode="auto">
                          <a:xfrm>
                            <a:off x="4511" y="4441"/>
                            <a:ext cx="3497" cy="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Persegi Bersudut Tumpul 4"/>
                        <wps:cNvSpPr>
                          <a:spLocks noChangeArrowheads="1"/>
                        </wps:cNvSpPr>
                        <wps:spPr bwMode="auto">
                          <a:xfrm>
                            <a:off x="4496" y="3975"/>
                            <a:ext cx="3011" cy="483"/>
                          </a:xfrm>
                          <a:prstGeom prst="rect">
                            <a:avLst/>
                          </a:prstGeom>
                          <a:solidFill>
                            <a:srgbClr val="00206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7E2FE" w14:textId="77777777" w:rsidR="00DD1954" w:rsidRPr="005827C4" w:rsidRDefault="00DD1954" w:rsidP="00240A7D">
                              <w:pPr>
                                <w:pStyle w:val="NormalWeb"/>
                                <w:spacing w:before="31" w:beforeAutospacing="0" w:after="0" w:afterAutospacing="0"/>
                                <w:rPr>
                                  <w:rFonts w:ascii="Verdana" w:hAnsi="Verdana"/>
                                  <w:sz w:val="14"/>
                                  <w:szCs w:val="20"/>
                                  <w:lang w:val="en-ID"/>
                                </w:rPr>
                              </w:pPr>
                              <w:r w:rsidRPr="005827C4">
                                <w:rPr>
                                  <w:rFonts w:ascii="Verdana" w:hAnsi="Verdana"/>
                                  <w:sz w:val="14"/>
                                  <w:szCs w:val="20"/>
                                  <w:lang w:val="en-ID"/>
                                </w:rPr>
                                <w:t>Mekanisme BPJS Kesehatan sebagai</w:t>
                              </w:r>
                              <w:r>
                                <w:rPr>
                                  <w:rFonts w:ascii="Verdana" w:hAnsi="Verdana"/>
                                  <w:sz w:val="14"/>
                                  <w:szCs w:val="20"/>
                                  <w:lang w:val="en-ID"/>
                                </w:rPr>
                                <w:t xml:space="preserve"> Penjamin dan</w:t>
                              </w:r>
                              <w:r w:rsidRPr="005827C4">
                                <w:rPr>
                                  <w:rFonts w:ascii="Verdana" w:hAnsi="Verdana"/>
                                  <w:sz w:val="14"/>
                                  <w:szCs w:val="20"/>
                                  <w:lang w:val="en-ID"/>
                                </w:rPr>
                                <w:t xml:space="preserve"> Pembayar Pertama</w:t>
                              </w:r>
                            </w:p>
                          </w:txbxContent>
                        </wps:txbx>
                        <wps:bodyPr rot="0" vert="horz" wrap="square" lIns="25718" tIns="17145" rIns="25718" bIns="1714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97FB08" id="Group 8" o:spid="_x0000_s1026" style="position:absolute;left:0;text-align:left;margin-left:148.75pt;margin-top:7.35pt;width:175.6pt;height:204.2pt;z-index:251661312" coordorigin="4496,3407" coordsize="3512,4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">
                <v:rect id="Persegi Bersudut Tumpul 4" o:spid="_x0000_s1027" style="position:absolute;left:4511;top:3407;width:2996;height: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" fillcolor="#002060" stroked="f">
                  <v:textbox inset=".71439mm,1.35pt,.71439mm,1.35pt">
                    <w:txbxContent>
                      <w:p w14:paraId="20EB9685" w14:textId="7167DADB" w:rsidR="00DD1954" w:rsidRPr="00D65662" w:rsidRDefault="00DD1954" w:rsidP="00240A7D">
                        <w:pPr>
                          <w:pStyle w:val="NormalWeb"/>
                          <w:spacing w:before="31" w:beforeAutospacing="0" w:after="0" w:afterAutospacing="0"/>
                          <w:jc w:val="center"/>
                          <w:rPr>
                            <w:rFonts w:ascii="Verdana" w:hAnsi="Verdana"/>
                            <w:sz w:val="18"/>
                            <w:szCs w:val="20"/>
                            <w:lang w:val="en-ID"/>
                          </w:rPr>
                        </w:pPr>
                        <w:r w:rsidRPr="00D65662">
                          <w:rPr>
                            <w:rFonts w:ascii="Verdana" w:hAnsi="Verdana"/>
                            <w:sz w:val="18"/>
                            <w:szCs w:val="20"/>
                            <w:lang w:val="en-ID"/>
                          </w:rPr>
                          <w:t xml:space="preserve">PERMENKES </w:t>
                        </w:r>
                        <w:r>
                          <w:rPr>
                            <w:rFonts w:ascii="Verdana" w:hAnsi="Verdana"/>
                            <w:sz w:val="18"/>
                            <w:szCs w:val="20"/>
                            <w:lang w:val="en-ID"/>
                          </w:rPr>
                          <w:t>NO 3</w:t>
                        </w:r>
                        <w:r w:rsidRPr="00D65662">
                          <w:rPr>
                            <w:rFonts w:ascii="Verdana" w:hAnsi="Verdana"/>
                            <w:sz w:val="18"/>
                            <w:szCs w:val="20"/>
                            <w:lang w:val="en-ID"/>
                          </w:rPr>
                          <w:t xml:space="preserve"> / </w:t>
                        </w:r>
                        <w:r>
                          <w:rPr>
                            <w:rFonts w:ascii="Verdana" w:hAnsi="Verdana"/>
                            <w:sz w:val="18"/>
                            <w:szCs w:val="20"/>
                            <w:lang w:val="en-ID"/>
                          </w:rPr>
                          <w:t>2023</w:t>
                        </w:r>
                        <w:r w:rsidRPr="00D65662">
                          <w:rPr>
                            <w:rFonts w:ascii="Verdana" w:hAnsi="Verdana"/>
                            <w:sz w:val="18"/>
                            <w:szCs w:val="20"/>
                            <w:lang w:val="en-ID"/>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left:4511;top:4441;width:3497;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">
                  <v:imagedata r:id="rId28" o:title="" croptop="9389f"/>
                </v:shape>
                <v:rect id="Persegi Bersudut Tumpul 4" o:spid="_x0000_s1029" style="position:absolute;left:4496;top:3975;width:3011;height: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" fillcolor="#002060" stroked="f">
                  <v:textbox inset=".71439mm,1.35pt,.71439mm,1.35pt">
                    <w:txbxContent>
                      <w:p w14:paraId="03F7E2FE" w14:textId="77777777" w:rsidR="00DD1954" w:rsidRPr="005827C4" w:rsidRDefault="00DD1954" w:rsidP="00240A7D">
                        <w:pPr>
                          <w:pStyle w:val="NormalWeb"/>
                          <w:spacing w:before="31" w:beforeAutospacing="0" w:after="0" w:afterAutospacing="0"/>
                          <w:rPr>
                            <w:rFonts w:ascii="Verdana" w:hAnsi="Verdana"/>
                            <w:sz w:val="14"/>
                            <w:szCs w:val="20"/>
                            <w:lang w:val="en-ID"/>
                          </w:rPr>
                        </w:pPr>
                        <w:r w:rsidRPr="005827C4">
                          <w:rPr>
                            <w:rFonts w:ascii="Verdana" w:hAnsi="Verdana"/>
                            <w:sz w:val="14"/>
                            <w:szCs w:val="20"/>
                            <w:lang w:val="en-ID"/>
                          </w:rPr>
                          <w:t>Mekanisme BPJS Kesehatan sebagai</w:t>
                        </w:r>
                        <w:r>
                          <w:rPr>
                            <w:rFonts w:ascii="Verdana" w:hAnsi="Verdana"/>
                            <w:sz w:val="14"/>
                            <w:szCs w:val="20"/>
                            <w:lang w:val="en-ID"/>
                          </w:rPr>
                          <w:t xml:space="preserve"> Penjamin dan</w:t>
                        </w:r>
                        <w:r w:rsidRPr="005827C4">
                          <w:rPr>
                            <w:rFonts w:ascii="Verdana" w:hAnsi="Verdana"/>
                            <w:sz w:val="14"/>
                            <w:szCs w:val="20"/>
                            <w:lang w:val="en-ID"/>
                          </w:rPr>
                          <w:t xml:space="preserve"> Pembayar Pertama</w:t>
                        </w:r>
                      </w:p>
                    </w:txbxContent>
                  </v:textbox>
                </v:rect>
              </v:group>
            </w:pict>
          </mc:Fallback>
        </mc:AlternateContent>
      </w:r>
    </w:p>
    <w:p w14:paraId="7A577D80" w14:textId="77777777" w:rsidR="00240A7D" w:rsidRPr="000D3259" w:rsidRDefault="00240A7D" w:rsidP="000D3259">
      <w:pPr>
        <w:pStyle w:val="BodyTextIndent"/>
        <w:keepNext w:val="0"/>
        <w:keepLines w:val="0"/>
        <w:tabs>
          <w:tab w:val="clear" w:pos="720"/>
        </w:tabs>
        <w:spacing w:after="0" w:line="276" w:lineRule="auto"/>
        <w:ind w:left="0" w:firstLine="0"/>
        <w:rPr>
          <w:rFonts w:ascii="Arial" w:hAnsi="Arial" w:cs="Arial"/>
          <w:sz w:val="22"/>
          <w:szCs w:val="22"/>
          <w:lang w:val="sv-SE"/>
        </w:rPr>
      </w:pPr>
    </w:p>
    <w:p w14:paraId="09769229"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24D1EFB6"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24E5D12A"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1F960D01"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5A7DA38C"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20F816F1"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6894D04C"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3007EF04"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3B694C83"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51A9122F"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5E2B71AF"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43B533E5"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1994B28F"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7892CDAB" w14:textId="77777777" w:rsidR="00240A7D" w:rsidRPr="000D3259" w:rsidRDefault="00240A7D" w:rsidP="000D3259">
      <w:pPr>
        <w:pStyle w:val="BodyTextIndent"/>
        <w:keepNext w:val="0"/>
        <w:keepLines w:val="0"/>
        <w:tabs>
          <w:tab w:val="clear" w:pos="720"/>
        </w:tabs>
        <w:spacing w:after="0" w:line="276" w:lineRule="auto"/>
        <w:rPr>
          <w:rFonts w:ascii="Arial" w:hAnsi="Arial" w:cs="Arial"/>
          <w:sz w:val="22"/>
          <w:szCs w:val="22"/>
          <w:lang w:val="sv-SE"/>
        </w:rPr>
      </w:pPr>
    </w:p>
    <w:p w14:paraId="09C0C2D1" w14:textId="56E7D9AD" w:rsidR="0025158B" w:rsidRPr="000D3259" w:rsidRDefault="00240A7D" w:rsidP="000D3259">
      <w:pPr>
        <w:pStyle w:val="BodyTextIndent"/>
        <w:keepNext w:val="0"/>
        <w:keepLines w:val="0"/>
        <w:tabs>
          <w:tab w:val="clear" w:pos="720"/>
        </w:tabs>
        <w:spacing w:after="0" w:line="276" w:lineRule="auto"/>
        <w:ind w:left="1276" w:firstLine="0"/>
        <w:rPr>
          <w:rFonts w:ascii="Arial" w:hAnsi="Arial" w:cs="Arial"/>
          <w:sz w:val="22"/>
          <w:szCs w:val="22"/>
          <w:lang w:val="sv-SE"/>
        </w:rPr>
      </w:pPr>
      <w:r w:rsidRPr="000D3259">
        <w:rPr>
          <w:rFonts w:ascii="Arial" w:hAnsi="Arial" w:cs="Arial"/>
          <w:sz w:val="22"/>
          <w:szCs w:val="22"/>
          <w:lang w:val="sv-SE"/>
        </w:rPr>
        <w:t xml:space="preserve">Adapun prosedur pelayanan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proofErr w:type="spellStart"/>
      <w:r w:rsidRPr="000D3259">
        <w:rPr>
          <w:rFonts w:ascii="Arial" w:hAnsi="Arial" w:cs="Arial"/>
          <w:sz w:val="22"/>
          <w:szCs w:val="22"/>
          <w:lang w:val="en-ID"/>
        </w:rPr>
        <w:t>Manfaat</w:t>
      </w:r>
      <w:proofErr w:type="spellEnd"/>
      <w:r w:rsidRPr="000D3259">
        <w:rPr>
          <w:rFonts w:ascii="Arial" w:hAnsi="Arial" w:cs="Arial"/>
          <w:sz w:val="22"/>
          <w:szCs w:val="22"/>
          <w:lang w:val="en-ID"/>
        </w:rPr>
        <w:t xml:space="preserve"> </w:t>
      </w:r>
      <w:r w:rsidRPr="000D3259">
        <w:rPr>
          <w:rFonts w:ascii="Arial" w:hAnsi="Arial" w:cs="Arial"/>
          <w:i/>
          <w:sz w:val="22"/>
          <w:szCs w:val="22"/>
          <w:lang w:val="en-ID"/>
        </w:rPr>
        <w:t>Top Up</w:t>
      </w:r>
      <w:r w:rsidRPr="000D3259">
        <w:rPr>
          <w:rFonts w:ascii="Arial" w:hAnsi="Arial" w:cs="Arial"/>
          <w:sz w:val="22"/>
          <w:szCs w:val="22"/>
          <w:lang w:val="en-ID"/>
        </w:rPr>
        <w:t xml:space="preserve"> BPJS </w:t>
      </w:r>
      <w:proofErr w:type="spellStart"/>
      <w:r w:rsidRPr="000D3259">
        <w:rPr>
          <w:rFonts w:ascii="Arial" w:hAnsi="Arial" w:cs="Arial"/>
          <w:sz w:val="22"/>
          <w:szCs w:val="22"/>
          <w:lang w:val="en-ID"/>
        </w:rPr>
        <w:t>Kesehatan</w:t>
      </w:r>
      <w:proofErr w:type="spellEnd"/>
      <w:r w:rsidRPr="000D3259">
        <w:rPr>
          <w:rFonts w:ascii="Arial" w:hAnsi="Arial" w:cs="Arial"/>
          <w:sz w:val="22"/>
          <w:szCs w:val="22"/>
          <w:lang w:val="sv-SE"/>
        </w:rPr>
        <w:t xml:space="preserve"> adalah sebagai berikut</w:t>
      </w:r>
      <w:r w:rsidR="00CA38C8" w:rsidRPr="000D3259">
        <w:rPr>
          <w:rFonts w:ascii="Arial" w:hAnsi="Arial" w:cs="Arial"/>
          <w:sz w:val="22"/>
          <w:szCs w:val="22"/>
          <w:lang w:val="sv-SE"/>
        </w:rPr>
        <w:t>:</w:t>
      </w:r>
    </w:p>
    <w:p w14:paraId="42FE7AC2" w14:textId="77777777" w:rsidR="0025158B" w:rsidRPr="000D3259" w:rsidRDefault="00240A7D" w:rsidP="000D3259">
      <w:pPr>
        <w:pStyle w:val="BodyTextIndent"/>
        <w:keepNext w:val="0"/>
        <w:keepLines w:val="0"/>
        <w:tabs>
          <w:tab w:val="clear" w:pos="720"/>
        </w:tabs>
        <w:spacing w:after="0" w:line="276" w:lineRule="auto"/>
        <w:ind w:left="1276" w:firstLine="0"/>
        <w:rPr>
          <w:rFonts w:ascii="Arial" w:hAnsi="Arial" w:cs="Arial"/>
          <w:sz w:val="22"/>
          <w:szCs w:val="22"/>
          <w:lang w:val="sv-SE"/>
        </w:rPr>
      </w:pPr>
      <w:proofErr w:type="spellStart"/>
      <w:r w:rsidRPr="000D3259">
        <w:rPr>
          <w:rFonts w:ascii="Arial" w:hAnsi="Arial" w:cs="Arial"/>
          <w:color w:val="000000"/>
          <w:sz w:val="22"/>
          <w:szCs w:val="22"/>
          <w:lang w:val="en-US"/>
        </w:rPr>
        <w:t>Mekanisme</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pelayanan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sesuai</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ketentuan</w:t>
      </w:r>
      <w:proofErr w:type="spellEnd"/>
      <w:r w:rsidRPr="000D3259">
        <w:rPr>
          <w:rFonts w:ascii="Arial" w:hAnsi="Arial" w:cs="Arial"/>
          <w:color w:val="000000"/>
          <w:sz w:val="22"/>
          <w:szCs w:val="22"/>
          <w:lang w:val="en-US"/>
        </w:rPr>
        <w:t xml:space="preserve"> dan </w:t>
      </w:r>
      <w:proofErr w:type="spellStart"/>
      <w:r w:rsidRPr="000D3259">
        <w:rPr>
          <w:rFonts w:ascii="Arial" w:hAnsi="Arial" w:cs="Arial"/>
          <w:color w:val="000000"/>
          <w:sz w:val="22"/>
          <w:szCs w:val="22"/>
          <w:lang w:val="en-US"/>
        </w:rPr>
        <w:t>prosedur</w:t>
      </w:r>
      <w:proofErr w:type="spellEnd"/>
      <w:r w:rsidRPr="000D3259">
        <w:rPr>
          <w:rFonts w:ascii="Arial" w:hAnsi="Arial" w:cs="Arial"/>
          <w:color w:val="000000"/>
          <w:sz w:val="22"/>
          <w:szCs w:val="22"/>
          <w:lang w:val="en-US"/>
        </w:rPr>
        <w:t xml:space="preserve"> BPJS </w:t>
      </w:r>
      <w:proofErr w:type="spellStart"/>
      <w:r w:rsidRPr="000D3259">
        <w:rPr>
          <w:rFonts w:ascii="Arial" w:hAnsi="Arial" w:cs="Arial"/>
          <w:color w:val="000000"/>
          <w:sz w:val="22"/>
          <w:szCs w:val="22"/>
          <w:lang w:val="en-US"/>
        </w:rPr>
        <w:t>Kesehatan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sebagai</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penjamin</w:t>
      </w:r>
      <w:proofErr w:type="spellEnd"/>
      <w:r w:rsidRPr="000D3259">
        <w:rPr>
          <w:rFonts w:ascii="Arial" w:hAnsi="Arial" w:cs="Arial"/>
          <w:color w:val="000000"/>
          <w:sz w:val="22"/>
          <w:szCs w:val="22"/>
          <w:lang w:val="en-US"/>
        </w:rPr>
        <w:t xml:space="preserve"> dan </w:t>
      </w:r>
      <w:proofErr w:type="spellStart"/>
      <w:r w:rsidRPr="000D3259">
        <w:rPr>
          <w:rFonts w:ascii="Arial" w:hAnsi="Arial" w:cs="Arial"/>
          <w:color w:val="000000"/>
          <w:sz w:val="22"/>
          <w:szCs w:val="22"/>
          <w:lang w:val="en-US"/>
        </w:rPr>
        <w:t>pembayar</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pertama</w:t>
      </w:r>
      <w:proofErr w:type="spellEnd"/>
      <w:r w:rsidRPr="000D3259">
        <w:rPr>
          <w:rFonts w:ascii="Arial" w:hAnsi="Arial" w:cs="Arial"/>
          <w:color w:val="000000"/>
          <w:sz w:val="22"/>
          <w:szCs w:val="22"/>
          <w:lang w:val="en-US"/>
        </w:rPr>
        <w:t>.</w:t>
      </w:r>
    </w:p>
    <w:p w14:paraId="37B82C1C" w14:textId="77777777" w:rsidR="00240A7D" w:rsidRPr="000D3259" w:rsidRDefault="00240A7D" w:rsidP="000D3259">
      <w:pPr>
        <w:numPr>
          <w:ilvl w:val="0"/>
          <w:numId w:val="44"/>
        </w:numPr>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Prosedur Pelayanan Rawat Jalan (tidak berlaku bagi produk I-Flexy Smart):</w:t>
      </w:r>
    </w:p>
    <w:p w14:paraId="2F80FA86" w14:textId="1622B77B" w:rsidR="00240A7D" w:rsidRPr="000D3259" w:rsidRDefault="00240A7D" w:rsidP="000D3259">
      <w:pPr>
        <w:numPr>
          <w:ilvl w:val="1"/>
          <w:numId w:val="43"/>
        </w:numPr>
        <w:spacing w:line="276" w:lineRule="auto"/>
        <w:ind w:left="2127" w:hanging="426"/>
        <w:jc w:val="both"/>
        <w:rPr>
          <w:rFonts w:ascii="Arial" w:hAnsi="Arial" w:cs="Arial"/>
          <w:color w:val="000000"/>
          <w:sz w:val="22"/>
          <w:szCs w:val="22"/>
        </w:rPr>
      </w:pPr>
      <w:r w:rsidRPr="000D3259">
        <w:rPr>
          <w:rFonts w:ascii="Arial" w:hAnsi="Arial" w:cs="Arial"/>
          <w:b/>
          <w:color w:val="000000"/>
          <w:sz w:val="22"/>
          <w:szCs w:val="22"/>
        </w:rPr>
        <w:t>PIHAK KEDUA</w:t>
      </w:r>
      <w:r w:rsidRPr="000D3259">
        <w:rPr>
          <w:rFonts w:ascii="Arial" w:hAnsi="Arial" w:cs="Arial"/>
          <w:color w:val="000000"/>
          <w:sz w:val="22"/>
          <w:szCs w:val="22"/>
        </w:rPr>
        <w:t xml:space="preserve"> menerbitkan Surat Eligibilitas Pelayanan (SEP) Rawat jalan atas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w:t>
      </w:r>
      <w:r w:rsidRPr="000D3259">
        <w:rPr>
          <w:rFonts w:ascii="Arial" w:hAnsi="Arial" w:cs="Arial"/>
          <w:sz w:val="22"/>
          <w:szCs w:val="22"/>
          <w:lang w:val="en-ID"/>
        </w:rPr>
        <w:t xml:space="preserve">Manfaat </w:t>
      </w:r>
      <w:r w:rsidRPr="000D3259">
        <w:rPr>
          <w:rFonts w:ascii="Arial" w:hAnsi="Arial" w:cs="Arial"/>
          <w:i/>
          <w:sz w:val="22"/>
          <w:szCs w:val="22"/>
          <w:lang w:val="en-ID"/>
        </w:rPr>
        <w:t>Top Up</w:t>
      </w:r>
      <w:r w:rsidRPr="000D3259">
        <w:rPr>
          <w:rFonts w:ascii="Arial" w:hAnsi="Arial" w:cs="Arial"/>
          <w:sz w:val="22"/>
          <w:szCs w:val="22"/>
          <w:lang w:val="en-ID"/>
        </w:rPr>
        <w:t xml:space="preserve"> BPJS Kesehatan</w:t>
      </w:r>
      <w:r w:rsidRPr="000D3259">
        <w:rPr>
          <w:rFonts w:ascii="Arial" w:hAnsi="Arial" w:cs="Arial"/>
          <w:color w:val="000000"/>
          <w:sz w:val="22"/>
          <w:szCs w:val="22"/>
        </w:rPr>
        <w:t xml:space="preserve"> yang datang ke Rumah Sakit dengan membawa </w:t>
      </w:r>
      <w:r w:rsidR="005C5655" w:rsidRPr="000D3259">
        <w:rPr>
          <w:rFonts w:ascii="Arial" w:hAnsi="Arial" w:cs="Arial"/>
          <w:color w:val="000000"/>
          <w:sz w:val="22"/>
          <w:szCs w:val="22"/>
        </w:rPr>
        <w:t>Kartu BRILIFE</w:t>
      </w:r>
      <w:r w:rsidRPr="000D3259">
        <w:rPr>
          <w:rFonts w:ascii="Arial" w:hAnsi="Arial" w:cs="Arial"/>
          <w:color w:val="000000"/>
          <w:sz w:val="22"/>
          <w:szCs w:val="22"/>
        </w:rPr>
        <w:t xml:space="preserve"> dan Kartu BPJS Kesehatan serta </w:t>
      </w:r>
      <w:r w:rsidR="0076279E" w:rsidRPr="000D3259">
        <w:rPr>
          <w:rFonts w:ascii="Arial" w:hAnsi="Arial" w:cs="Arial"/>
          <w:color w:val="000000"/>
          <w:sz w:val="22"/>
          <w:szCs w:val="22"/>
        </w:rPr>
        <w:t>Rujukan</w:t>
      </w:r>
      <w:r w:rsidRPr="000D3259">
        <w:rPr>
          <w:rFonts w:ascii="Arial" w:hAnsi="Arial" w:cs="Arial"/>
          <w:color w:val="000000"/>
          <w:sz w:val="22"/>
          <w:szCs w:val="22"/>
        </w:rPr>
        <w:t xml:space="preserve"> Pcare.</w:t>
      </w:r>
    </w:p>
    <w:p w14:paraId="0217C40B" w14:textId="77777777" w:rsidR="00240A7D" w:rsidRPr="000D3259" w:rsidRDefault="00240A7D" w:rsidP="000D3259">
      <w:pPr>
        <w:numPr>
          <w:ilvl w:val="1"/>
          <w:numId w:val="43"/>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 xml:space="preserve">Khusus untuk Manfaat </w:t>
      </w:r>
      <w:r w:rsidRPr="000D3259">
        <w:rPr>
          <w:rFonts w:ascii="Arial" w:hAnsi="Arial" w:cs="Arial"/>
          <w:i/>
          <w:color w:val="000000"/>
          <w:sz w:val="22"/>
          <w:szCs w:val="22"/>
        </w:rPr>
        <w:t>Top Up</w:t>
      </w:r>
      <w:r w:rsidRPr="000D3259">
        <w:rPr>
          <w:rFonts w:ascii="Arial" w:hAnsi="Arial" w:cs="Arial"/>
          <w:color w:val="000000"/>
          <w:sz w:val="22"/>
          <w:szCs w:val="22"/>
        </w:rPr>
        <w:t xml:space="preserve"> maka petugas Rumah Sakit juga menerbitkan Surat Jaminan Pelayanan (SJP) sebagai syarat memperoleh pelayanan sesuai ketentuan.</w:t>
      </w:r>
    </w:p>
    <w:p w14:paraId="64C899E8" w14:textId="7664B87C" w:rsidR="00240A7D" w:rsidRPr="000D3259" w:rsidRDefault="00240A7D" w:rsidP="000D3259">
      <w:pPr>
        <w:numPr>
          <w:ilvl w:val="1"/>
          <w:numId w:val="43"/>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SEP d</w:t>
      </w:r>
      <w:r w:rsidR="000075B4" w:rsidRPr="000D3259">
        <w:rPr>
          <w:rFonts w:ascii="Arial" w:hAnsi="Arial" w:cs="Arial"/>
          <w:color w:val="000000"/>
          <w:sz w:val="22"/>
          <w:szCs w:val="22"/>
        </w:rPr>
        <w:t>an/</w:t>
      </w:r>
      <w:r w:rsidRPr="000D3259">
        <w:rPr>
          <w:rFonts w:ascii="Arial" w:hAnsi="Arial" w:cs="Arial"/>
          <w:color w:val="000000"/>
          <w:sz w:val="22"/>
          <w:szCs w:val="22"/>
        </w:rPr>
        <w:t xml:space="preserve">atau SJP selanjutnya dibawa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ke Poli atau penunjang diagnostik atau ke apotek/IFRS untuk memperoleh pelayanan.</w:t>
      </w:r>
    </w:p>
    <w:p w14:paraId="7EC55729" w14:textId="77777777" w:rsidR="00240A7D" w:rsidRPr="000D3259" w:rsidRDefault="00240A7D" w:rsidP="000D3259">
      <w:pPr>
        <w:numPr>
          <w:ilvl w:val="0"/>
          <w:numId w:val="44"/>
        </w:numPr>
        <w:spacing w:line="276" w:lineRule="auto"/>
        <w:ind w:left="1701" w:hanging="425"/>
        <w:jc w:val="both"/>
        <w:rPr>
          <w:rFonts w:ascii="Arial" w:hAnsi="Arial" w:cs="Arial"/>
          <w:color w:val="000000"/>
          <w:sz w:val="22"/>
          <w:szCs w:val="22"/>
        </w:rPr>
      </w:pPr>
      <w:r w:rsidRPr="000D3259">
        <w:rPr>
          <w:rFonts w:ascii="Arial" w:hAnsi="Arial" w:cs="Arial"/>
          <w:color w:val="000000"/>
          <w:sz w:val="22"/>
          <w:szCs w:val="22"/>
        </w:rPr>
        <w:t>Prosedur pelayanan Rawat Inap (RI)</w:t>
      </w:r>
    </w:p>
    <w:p w14:paraId="73ADB6BA" w14:textId="77777777" w:rsidR="00240A7D" w:rsidRPr="000D3259" w:rsidRDefault="00240A7D" w:rsidP="000D3259">
      <w:pPr>
        <w:numPr>
          <w:ilvl w:val="2"/>
          <w:numId w:val="40"/>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 xml:space="preserve">Karena indikasi medis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w:t>
      </w:r>
      <w:r w:rsidRPr="000D3259">
        <w:rPr>
          <w:rFonts w:ascii="Arial" w:hAnsi="Arial" w:cs="Arial"/>
          <w:color w:val="000000"/>
          <w:sz w:val="22"/>
          <w:szCs w:val="22"/>
          <w:lang w:val="id-ID"/>
        </w:rPr>
        <w:t xml:space="preserve">perlu </w:t>
      </w:r>
      <w:r w:rsidRPr="000D3259">
        <w:rPr>
          <w:rFonts w:ascii="Arial" w:hAnsi="Arial" w:cs="Arial"/>
          <w:color w:val="000000"/>
          <w:sz w:val="22"/>
          <w:szCs w:val="22"/>
        </w:rPr>
        <w:t>mendapatkan pelayanan Rawat Inap Lanjutan maka dokter menenerbitkan Surat Perintah Rawat Inap.</w:t>
      </w:r>
    </w:p>
    <w:p w14:paraId="6A480111" w14:textId="60A394E8" w:rsidR="00240A7D" w:rsidRPr="000D3259" w:rsidRDefault="00986B62" w:rsidP="000D3259">
      <w:pPr>
        <w:numPr>
          <w:ilvl w:val="2"/>
          <w:numId w:val="40"/>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Peserta</w:t>
      </w:r>
      <w:r w:rsidR="00240A7D" w:rsidRPr="000D3259">
        <w:rPr>
          <w:rFonts w:ascii="Arial" w:hAnsi="Arial" w:cs="Arial"/>
          <w:color w:val="000000"/>
          <w:sz w:val="22"/>
          <w:szCs w:val="22"/>
        </w:rPr>
        <w:t xml:space="preserve"> membawa Surat Perintah Rawat Inap, Kartu BPJS Kesehatan dan Kartu </w:t>
      </w:r>
      <w:r w:rsidRPr="000D3259">
        <w:rPr>
          <w:rFonts w:ascii="Arial" w:hAnsi="Arial" w:cs="Arial"/>
          <w:color w:val="000000"/>
          <w:sz w:val="22"/>
          <w:szCs w:val="22"/>
        </w:rPr>
        <w:t>Peserta</w:t>
      </w:r>
      <w:r w:rsidR="00240A7D" w:rsidRPr="000D3259">
        <w:rPr>
          <w:rFonts w:ascii="Arial" w:hAnsi="Arial" w:cs="Arial"/>
          <w:color w:val="000000"/>
          <w:sz w:val="22"/>
          <w:szCs w:val="22"/>
        </w:rPr>
        <w:t xml:space="preserve"> </w:t>
      </w:r>
      <w:r w:rsidR="001144CA" w:rsidRPr="000D3259">
        <w:rPr>
          <w:rFonts w:ascii="Arial" w:hAnsi="Arial" w:cs="Arial"/>
          <w:sz w:val="22"/>
          <w:szCs w:val="22"/>
          <w:lang w:val="fi-FI"/>
        </w:rPr>
        <w:t>BRI Life</w:t>
      </w:r>
      <w:r w:rsidR="00240A7D" w:rsidRPr="000D3259">
        <w:rPr>
          <w:rFonts w:ascii="Arial" w:hAnsi="Arial" w:cs="Arial"/>
          <w:color w:val="000000"/>
          <w:sz w:val="22"/>
          <w:szCs w:val="22"/>
        </w:rPr>
        <w:t xml:space="preserve">, surat </w:t>
      </w:r>
      <w:r w:rsidR="0076279E" w:rsidRPr="000D3259">
        <w:rPr>
          <w:rFonts w:ascii="Arial" w:hAnsi="Arial" w:cs="Arial"/>
          <w:color w:val="000000"/>
          <w:sz w:val="22"/>
          <w:szCs w:val="22"/>
        </w:rPr>
        <w:t>Rujukan</w:t>
      </w:r>
      <w:r w:rsidR="00240A7D" w:rsidRPr="000D3259">
        <w:rPr>
          <w:rFonts w:ascii="Arial" w:hAnsi="Arial" w:cs="Arial"/>
          <w:color w:val="000000"/>
          <w:sz w:val="22"/>
          <w:szCs w:val="22"/>
        </w:rPr>
        <w:t xml:space="preserve"> dari</w:t>
      </w:r>
      <w:r w:rsidR="000D3259" w:rsidRPr="000D3259">
        <w:rPr>
          <w:rFonts w:ascii="Arial" w:hAnsi="Arial" w:cs="Arial"/>
          <w:color w:val="000000"/>
          <w:sz w:val="22"/>
          <w:szCs w:val="22"/>
        </w:rPr>
        <w:t xml:space="preserve"> Rumah Sakit</w:t>
      </w:r>
      <w:r w:rsidR="00240A7D" w:rsidRPr="000D3259">
        <w:rPr>
          <w:rFonts w:ascii="Arial" w:hAnsi="Arial" w:cs="Arial"/>
          <w:color w:val="000000"/>
          <w:sz w:val="22"/>
          <w:szCs w:val="22"/>
        </w:rPr>
        <w:t>.</w:t>
      </w:r>
    </w:p>
    <w:p w14:paraId="675DE0FC" w14:textId="77777777" w:rsidR="00240A7D" w:rsidRPr="000D3259" w:rsidRDefault="00240A7D" w:rsidP="000D3259">
      <w:pPr>
        <w:numPr>
          <w:ilvl w:val="2"/>
          <w:numId w:val="40"/>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 xml:space="preserve">Petugas Rumah Sakit menerbitkan Surat Eligibilitas Pelayanan (SEP) Rawat Inap sesuai hak kelas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yang tercantum dalam Kartu BPJS Kesehatan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sebagai syarat penagihan </w:t>
      </w:r>
      <w:r w:rsidR="00986B62" w:rsidRPr="000D3259">
        <w:rPr>
          <w:rFonts w:ascii="Arial" w:hAnsi="Arial" w:cs="Arial"/>
          <w:color w:val="000000"/>
          <w:sz w:val="22"/>
          <w:szCs w:val="22"/>
        </w:rPr>
        <w:t>Klaim</w:t>
      </w:r>
      <w:r w:rsidRPr="000D3259">
        <w:rPr>
          <w:rFonts w:ascii="Arial" w:hAnsi="Arial" w:cs="Arial"/>
          <w:color w:val="000000"/>
          <w:sz w:val="22"/>
          <w:szCs w:val="22"/>
        </w:rPr>
        <w:t xml:space="preserve"> Rawat Inap ke BPJS Kesehatan.</w:t>
      </w:r>
    </w:p>
    <w:p w14:paraId="178D0E66" w14:textId="32BA4AB0" w:rsidR="00240A7D" w:rsidRPr="000D3259" w:rsidRDefault="00240A7D" w:rsidP="000D3259">
      <w:pPr>
        <w:numPr>
          <w:ilvl w:val="2"/>
          <w:numId w:val="40"/>
        </w:numPr>
        <w:spacing w:line="276" w:lineRule="auto"/>
        <w:ind w:left="2127" w:hanging="426"/>
        <w:jc w:val="both"/>
        <w:rPr>
          <w:rFonts w:ascii="Arial" w:hAnsi="Arial" w:cs="Arial"/>
          <w:color w:val="000000"/>
          <w:sz w:val="22"/>
          <w:szCs w:val="22"/>
        </w:rPr>
      </w:pPr>
      <w:r w:rsidRPr="000D3259">
        <w:rPr>
          <w:rFonts w:ascii="Arial" w:hAnsi="Arial" w:cs="Arial"/>
          <w:color w:val="000000"/>
          <w:sz w:val="22"/>
          <w:szCs w:val="22"/>
        </w:rPr>
        <w:t xml:space="preserve">Petugas Rumah Sakit juga menerbitkan Surat Jaminan Pelayanan (SJP) Rawat Inap sebagai syarat </w:t>
      </w:r>
      <w:r w:rsidR="00986B62" w:rsidRPr="000D3259">
        <w:rPr>
          <w:rFonts w:ascii="Arial" w:hAnsi="Arial" w:cs="Arial"/>
          <w:color w:val="000000"/>
          <w:sz w:val="22"/>
          <w:szCs w:val="22"/>
        </w:rPr>
        <w:t>Peserta</w:t>
      </w:r>
      <w:r w:rsidRPr="000D3259">
        <w:rPr>
          <w:rFonts w:ascii="Arial" w:hAnsi="Arial" w:cs="Arial"/>
          <w:color w:val="000000"/>
          <w:sz w:val="22"/>
          <w:szCs w:val="22"/>
        </w:rPr>
        <w:t xml:space="preserve"> memperoleh pelayanan Rawat Inap sesuai hak kelas di </w:t>
      </w:r>
      <w:r w:rsidR="00E77567" w:rsidRPr="000D3259">
        <w:rPr>
          <w:rFonts w:ascii="Arial" w:hAnsi="Arial" w:cs="Arial"/>
          <w:color w:val="000000"/>
          <w:sz w:val="22"/>
          <w:szCs w:val="22"/>
        </w:rPr>
        <w:t>BRILIFE</w:t>
      </w:r>
      <w:r w:rsidRPr="000D3259">
        <w:rPr>
          <w:rFonts w:ascii="Arial" w:hAnsi="Arial" w:cs="Arial"/>
          <w:color w:val="000000"/>
          <w:sz w:val="22"/>
          <w:szCs w:val="22"/>
        </w:rPr>
        <w:t xml:space="preserve"> dan penagihan selisih hak kelas ke </w:t>
      </w:r>
      <w:r w:rsidRPr="000D3259">
        <w:rPr>
          <w:rFonts w:ascii="Arial" w:hAnsi="Arial" w:cs="Arial"/>
          <w:b/>
          <w:color w:val="000000"/>
          <w:sz w:val="22"/>
          <w:szCs w:val="22"/>
        </w:rPr>
        <w:t>PIHAK PERTAMA.</w:t>
      </w:r>
    </w:p>
    <w:p w14:paraId="2FD0230C" w14:textId="77777777" w:rsidR="004B682B" w:rsidRPr="000D3259" w:rsidRDefault="004B682B" w:rsidP="000D3259">
      <w:pPr>
        <w:spacing w:line="276" w:lineRule="auto"/>
        <w:ind w:left="2127"/>
        <w:jc w:val="both"/>
        <w:rPr>
          <w:rFonts w:ascii="Arial" w:hAnsi="Arial" w:cs="Arial"/>
          <w:color w:val="000000"/>
          <w:sz w:val="22"/>
          <w:szCs w:val="22"/>
        </w:rPr>
      </w:pPr>
    </w:p>
    <w:p w14:paraId="196E1348" w14:textId="77777777" w:rsidR="00897F6A" w:rsidRPr="000D3259" w:rsidRDefault="00897F6A" w:rsidP="000D3259">
      <w:pPr>
        <w:numPr>
          <w:ilvl w:val="0"/>
          <w:numId w:val="38"/>
        </w:numPr>
        <w:spacing w:line="276" w:lineRule="auto"/>
        <w:ind w:left="1276" w:hanging="357"/>
        <w:jc w:val="both"/>
        <w:rPr>
          <w:rFonts w:ascii="Arial" w:hAnsi="Arial" w:cs="Arial"/>
          <w:sz w:val="22"/>
          <w:szCs w:val="22"/>
          <w:lang w:val="en-ID"/>
        </w:rPr>
      </w:pPr>
      <w:r w:rsidRPr="000D3259">
        <w:rPr>
          <w:rFonts w:ascii="Arial" w:hAnsi="Arial" w:cs="Arial"/>
          <w:sz w:val="22"/>
          <w:szCs w:val="22"/>
          <w:lang w:val="en-ID"/>
        </w:rPr>
        <w:t xml:space="preserve">Prosedur Pelayanan </w:t>
      </w:r>
      <w:r w:rsidRPr="000D3259">
        <w:rPr>
          <w:rFonts w:ascii="Arial" w:hAnsi="Arial" w:cs="Arial"/>
          <w:i/>
          <w:sz w:val="22"/>
          <w:szCs w:val="22"/>
          <w:lang w:val="en-ID"/>
        </w:rPr>
        <w:t>Telemedicine</w:t>
      </w:r>
    </w:p>
    <w:p w14:paraId="2EE67BC9" w14:textId="07A32354" w:rsidR="00897F6A" w:rsidRPr="000D3259" w:rsidRDefault="00897F6A" w:rsidP="000D3259">
      <w:pPr>
        <w:spacing w:line="276" w:lineRule="auto"/>
        <w:ind w:left="1276"/>
        <w:jc w:val="both"/>
        <w:rPr>
          <w:rFonts w:ascii="Arial" w:hAnsi="Arial" w:cs="Arial"/>
          <w:color w:val="000000"/>
          <w:sz w:val="22"/>
          <w:szCs w:val="22"/>
          <w:lang w:val="en-ID"/>
        </w:rPr>
      </w:pPr>
      <w:r w:rsidRPr="000D3259">
        <w:rPr>
          <w:rFonts w:ascii="Arial" w:hAnsi="Arial" w:cs="Arial"/>
          <w:sz w:val="22"/>
          <w:szCs w:val="22"/>
          <w:lang w:val="en-ID"/>
        </w:rPr>
        <w:t xml:space="preserve">Dalam hal </w:t>
      </w:r>
      <w:r w:rsidRPr="000D3259">
        <w:rPr>
          <w:rFonts w:ascii="Arial" w:hAnsi="Arial" w:cs="Arial"/>
          <w:b/>
          <w:sz w:val="22"/>
          <w:szCs w:val="22"/>
          <w:lang w:val="en-ID"/>
        </w:rPr>
        <w:t xml:space="preserve">PIHAK KEDUA </w:t>
      </w:r>
      <w:r w:rsidRPr="000D3259">
        <w:rPr>
          <w:rFonts w:ascii="Arial" w:hAnsi="Arial" w:cs="Arial"/>
          <w:color w:val="000000"/>
          <w:sz w:val="22"/>
          <w:szCs w:val="22"/>
          <w:lang w:val="en-ID"/>
        </w:rPr>
        <w:t xml:space="preserve">menyediakan pelayanan </w:t>
      </w:r>
      <w:r w:rsidR="00594762" w:rsidRPr="000D3259">
        <w:rPr>
          <w:rFonts w:ascii="Arial" w:hAnsi="Arial" w:cs="Arial"/>
          <w:i/>
          <w:color w:val="000000"/>
          <w:sz w:val="22"/>
          <w:szCs w:val="22"/>
          <w:lang w:val="en-ID"/>
        </w:rPr>
        <w:t>Telemedicine</w:t>
      </w:r>
      <w:r w:rsidRPr="000D3259">
        <w:rPr>
          <w:rFonts w:ascii="Arial" w:hAnsi="Arial" w:cs="Arial"/>
          <w:color w:val="000000"/>
          <w:sz w:val="22"/>
          <w:szCs w:val="22"/>
          <w:lang w:val="en-ID"/>
        </w:rPr>
        <w:t>, maka m</w:t>
      </w:r>
      <w:r w:rsidRPr="000D3259">
        <w:rPr>
          <w:rFonts w:ascii="Arial" w:hAnsi="Arial" w:cs="Arial"/>
          <w:color w:val="000000"/>
          <w:sz w:val="22"/>
          <w:szCs w:val="22"/>
          <w:lang w:val="id-ID"/>
        </w:rPr>
        <w:t xml:space="preserve">ekanisme pelayanan </w:t>
      </w:r>
      <w:r w:rsidR="00594762" w:rsidRPr="000D3259">
        <w:rPr>
          <w:rFonts w:ascii="Arial" w:hAnsi="Arial" w:cs="Arial"/>
          <w:i/>
          <w:color w:val="000000"/>
          <w:sz w:val="22"/>
          <w:szCs w:val="22"/>
          <w:lang w:val="id-ID"/>
        </w:rPr>
        <w:t>Telemedicine</w:t>
      </w:r>
      <w:r w:rsidR="00594762" w:rsidRPr="000D3259">
        <w:rPr>
          <w:rFonts w:ascii="Arial" w:hAnsi="Arial" w:cs="Arial"/>
          <w:color w:val="000000"/>
          <w:sz w:val="22"/>
          <w:szCs w:val="22"/>
          <w:lang w:val="id-ID"/>
        </w:rPr>
        <w:t xml:space="preserve"> </w:t>
      </w:r>
      <w:r w:rsidRPr="000D3259">
        <w:rPr>
          <w:rFonts w:ascii="Arial" w:hAnsi="Arial" w:cs="Arial"/>
          <w:color w:val="000000"/>
          <w:sz w:val="22"/>
          <w:szCs w:val="22"/>
          <w:lang w:val="id-ID"/>
        </w:rPr>
        <w:t xml:space="preserve">di </w:t>
      </w:r>
      <w:r w:rsidR="00E66785" w:rsidRPr="000D3259">
        <w:rPr>
          <w:rFonts w:ascii="Arial" w:hAnsi="Arial" w:cs="Arial"/>
          <w:b/>
          <w:color w:val="000000"/>
          <w:sz w:val="22"/>
          <w:szCs w:val="22"/>
          <w:lang w:val="en-ID"/>
        </w:rPr>
        <w:t>PIHAK KEDUA</w:t>
      </w:r>
      <w:r w:rsidRPr="000D3259">
        <w:rPr>
          <w:rFonts w:ascii="Arial" w:hAnsi="Arial" w:cs="Arial"/>
          <w:color w:val="000000"/>
          <w:sz w:val="22"/>
          <w:szCs w:val="22"/>
          <w:lang w:val="id-ID"/>
        </w:rPr>
        <w:t xml:space="preserve"> sebagai berikut</w:t>
      </w:r>
      <w:r w:rsidR="00CA38C8" w:rsidRPr="000D3259">
        <w:rPr>
          <w:rFonts w:ascii="Arial" w:hAnsi="Arial" w:cs="Arial"/>
          <w:color w:val="000000"/>
          <w:sz w:val="22"/>
          <w:szCs w:val="22"/>
          <w:lang w:val="id-ID"/>
        </w:rPr>
        <w:t>:</w:t>
      </w:r>
    </w:p>
    <w:p w14:paraId="5B27A48F" w14:textId="0561AFC6" w:rsidR="00897F6A" w:rsidRPr="000D3259" w:rsidRDefault="00986B62"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w:t>
      </w:r>
      <w:r w:rsidR="00E77567" w:rsidRPr="000D3259">
        <w:rPr>
          <w:rFonts w:ascii="Arial" w:hAnsi="Arial" w:cs="Arial"/>
          <w:color w:val="000000"/>
          <w:sz w:val="22"/>
          <w:szCs w:val="22"/>
          <w:lang w:val="id-ID"/>
        </w:rPr>
        <w:t>BRILIFE</w:t>
      </w:r>
      <w:r w:rsidR="00897F6A" w:rsidRPr="000D3259">
        <w:rPr>
          <w:rFonts w:ascii="Arial" w:hAnsi="Arial" w:cs="Arial"/>
          <w:color w:val="000000"/>
          <w:sz w:val="22"/>
          <w:szCs w:val="22"/>
          <w:lang w:val="id-ID"/>
        </w:rPr>
        <w:t xml:space="preserve"> akan menghubungi</w:t>
      </w:r>
      <w:r w:rsidR="00E66785" w:rsidRPr="000D3259">
        <w:rPr>
          <w:rFonts w:ascii="Arial" w:hAnsi="Arial" w:cs="Arial"/>
          <w:color w:val="000000"/>
          <w:sz w:val="22"/>
          <w:szCs w:val="22"/>
          <w:lang w:val="en-ID"/>
        </w:rPr>
        <w:t xml:space="preserve"> </w:t>
      </w:r>
      <w:proofErr w:type="spellStart"/>
      <w:r w:rsidR="00E66785" w:rsidRPr="000D3259">
        <w:rPr>
          <w:rFonts w:ascii="Arial" w:hAnsi="Arial" w:cs="Arial"/>
          <w:color w:val="000000"/>
          <w:sz w:val="22"/>
          <w:szCs w:val="22"/>
          <w:lang w:val="en-ID"/>
        </w:rPr>
        <w:t>ruang</w:t>
      </w:r>
      <w:proofErr w:type="spellEnd"/>
      <w:r w:rsidR="00897F6A" w:rsidRPr="000D3259">
        <w:rPr>
          <w:rFonts w:ascii="Arial" w:hAnsi="Arial" w:cs="Arial"/>
          <w:color w:val="000000"/>
          <w:sz w:val="22"/>
          <w:szCs w:val="22"/>
          <w:lang w:val="id-ID"/>
        </w:rPr>
        <w:t xml:space="preserve"> </w:t>
      </w:r>
      <w:r w:rsidR="00E66785" w:rsidRPr="000D3259">
        <w:rPr>
          <w:rFonts w:ascii="Arial" w:hAnsi="Arial" w:cs="Arial"/>
          <w:i/>
          <w:color w:val="000000"/>
          <w:sz w:val="22"/>
          <w:szCs w:val="22"/>
          <w:lang w:val="id-ID"/>
        </w:rPr>
        <w:t xml:space="preserve">chat/call/video call </w:t>
      </w:r>
      <w:r w:rsidR="00897F6A" w:rsidRPr="000D3259">
        <w:rPr>
          <w:rFonts w:ascii="Arial" w:hAnsi="Arial" w:cs="Arial"/>
          <w:color w:val="000000"/>
          <w:sz w:val="22"/>
          <w:szCs w:val="22"/>
          <w:lang w:val="id-ID"/>
        </w:rPr>
        <w:t>pada nomor</w:t>
      </w:r>
      <w:r w:rsidR="00E66785" w:rsidRPr="000D3259">
        <w:rPr>
          <w:rFonts w:ascii="Arial" w:hAnsi="Arial" w:cs="Arial"/>
          <w:color w:val="000000"/>
          <w:sz w:val="22"/>
          <w:szCs w:val="22"/>
          <w:lang w:val="en-ID"/>
        </w:rPr>
        <w:t>/</w:t>
      </w:r>
      <w:proofErr w:type="spellStart"/>
      <w:r w:rsidR="00E66785" w:rsidRPr="000D3259">
        <w:rPr>
          <w:rFonts w:ascii="Arial" w:hAnsi="Arial" w:cs="Arial"/>
          <w:color w:val="000000"/>
          <w:sz w:val="22"/>
          <w:szCs w:val="22"/>
          <w:lang w:val="en-ID"/>
        </w:rPr>
        <w:t>aplikasi</w:t>
      </w:r>
      <w:proofErr w:type="spellEnd"/>
      <w:r w:rsidR="00167F8F" w:rsidRPr="000D3259">
        <w:rPr>
          <w:rFonts w:ascii="Arial" w:hAnsi="Arial" w:cs="Arial"/>
          <w:color w:val="000000"/>
          <w:sz w:val="22"/>
          <w:szCs w:val="22"/>
          <w:lang w:val="id-ID"/>
        </w:rPr>
        <w:t xml:space="preserve"> yang disediakan</w:t>
      </w:r>
      <w:r w:rsidR="00167F8F" w:rsidRPr="000D3259">
        <w:rPr>
          <w:rFonts w:ascii="Arial" w:hAnsi="Arial" w:cs="Arial"/>
          <w:color w:val="000000"/>
          <w:sz w:val="22"/>
          <w:szCs w:val="22"/>
          <w:lang w:val="en-ID"/>
        </w:rPr>
        <w:t xml:space="preserve"> oleh </w:t>
      </w:r>
      <w:r w:rsidR="00167F8F" w:rsidRPr="000D3259">
        <w:rPr>
          <w:rFonts w:ascii="Arial" w:hAnsi="Arial" w:cs="Arial"/>
          <w:b/>
          <w:color w:val="000000"/>
          <w:sz w:val="22"/>
          <w:szCs w:val="22"/>
          <w:lang w:val="en-ID"/>
        </w:rPr>
        <w:t>PIHAK KEDUA</w:t>
      </w:r>
      <w:r w:rsidR="00167F8F" w:rsidRPr="000D3259">
        <w:rPr>
          <w:rFonts w:ascii="Arial" w:hAnsi="Arial" w:cs="Arial"/>
          <w:color w:val="000000"/>
          <w:sz w:val="22"/>
          <w:szCs w:val="22"/>
          <w:lang w:val="id-ID"/>
        </w:rPr>
        <w:t xml:space="preserve"> untuk melakukan pendaftaran</w:t>
      </w:r>
      <w:r w:rsidR="00E66785" w:rsidRPr="000D3259">
        <w:rPr>
          <w:rFonts w:ascii="Arial" w:hAnsi="Arial" w:cs="Arial"/>
          <w:b/>
          <w:color w:val="000000"/>
          <w:sz w:val="22"/>
          <w:szCs w:val="22"/>
          <w:lang w:val="en-ID"/>
        </w:rPr>
        <w:t>.</w:t>
      </w:r>
    </w:p>
    <w:p w14:paraId="1AE0FA49" w14:textId="1EDB2233" w:rsidR="00897F6A" w:rsidRPr="000D3259" w:rsidRDefault="00E66785"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mene</w:t>
      </w:r>
      <w:r w:rsidR="00167F8F" w:rsidRPr="000D3259">
        <w:rPr>
          <w:rFonts w:ascii="Arial" w:hAnsi="Arial" w:cs="Arial"/>
          <w:color w:val="000000"/>
          <w:sz w:val="22"/>
          <w:szCs w:val="22"/>
          <w:lang w:val="id-ID"/>
        </w:rPr>
        <w:t xml:space="preserve">liti kelengkapan dan keabsahan </w:t>
      </w:r>
      <w:proofErr w:type="spellStart"/>
      <w:r w:rsidR="00986B62" w:rsidRPr="000D3259">
        <w:rPr>
          <w:rFonts w:ascii="Arial" w:hAnsi="Arial" w:cs="Arial"/>
          <w:color w:val="000000"/>
          <w:sz w:val="22"/>
          <w:szCs w:val="22"/>
          <w:lang w:val="en-ID"/>
        </w:rPr>
        <w:t>Peserta</w:t>
      </w:r>
      <w:proofErr w:type="spellEnd"/>
      <w:r w:rsidR="00897F6A" w:rsidRPr="000D3259">
        <w:rPr>
          <w:rFonts w:ascii="Arial" w:hAnsi="Arial" w:cs="Arial"/>
          <w:color w:val="000000"/>
          <w:sz w:val="22"/>
          <w:szCs w:val="22"/>
          <w:lang w:val="id-ID"/>
        </w:rPr>
        <w:t xml:space="preserve"> dengan meminta </w:t>
      </w:r>
      <w:r w:rsidR="00986B62"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mengirimkan foto </w:t>
      </w:r>
      <w:r w:rsidR="005C5655" w:rsidRPr="000D3259">
        <w:rPr>
          <w:rFonts w:ascii="Arial" w:hAnsi="Arial" w:cs="Arial"/>
          <w:color w:val="000000"/>
          <w:sz w:val="22"/>
          <w:szCs w:val="22"/>
          <w:lang w:val="id-ID"/>
        </w:rPr>
        <w:t>Kartu Peserta BRILIFE</w:t>
      </w:r>
      <w:r w:rsidR="00897F6A" w:rsidRPr="000D3259">
        <w:rPr>
          <w:rFonts w:ascii="Arial" w:hAnsi="Arial" w:cs="Arial"/>
          <w:color w:val="000000"/>
          <w:sz w:val="22"/>
          <w:szCs w:val="22"/>
          <w:lang w:val="id-ID"/>
        </w:rPr>
        <w:t xml:space="preserve"> dan kartu identitas (KTP/SIM) untuk dilakukan validasi. Apabila berkas tidak lengk</w:t>
      </w:r>
      <w:r w:rsidR="00167F8F" w:rsidRPr="000D3259">
        <w:rPr>
          <w:rFonts w:ascii="Arial" w:hAnsi="Arial" w:cs="Arial"/>
          <w:color w:val="000000"/>
          <w:sz w:val="22"/>
          <w:szCs w:val="22"/>
          <w:lang w:val="id-ID"/>
        </w:rPr>
        <w:t xml:space="preserve">ap, langsung diinformasikan ke </w:t>
      </w:r>
      <w:proofErr w:type="spellStart"/>
      <w:r w:rsidR="00986B62" w:rsidRPr="000D3259">
        <w:rPr>
          <w:rFonts w:ascii="Arial" w:hAnsi="Arial" w:cs="Arial"/>
          <w:color w:val="000000"/>
          <w:sz w:val="22"/>
          <w:szCs w:val="22"/>
          <w:lang w:val="en-ID"/>
        </w:rPr>
        <w:t>Peserta</w:t>
      </w:r>
      <w:proofErr w:type="spellEnd"/>
      <w:r w:rsidR="00897F6A" w:rsidRPr="000D3259">
        <w:rPr>
          <w:rFonts w:ascii="Arial" w:hAnsi="Arial" w:cs="Arial"/>
          <w:color w:val="000000"/>
          <w:sz w:val="22"/>
          <w:szCs w:val="22"/>
          <w:lang w:val="id-ID"/>
        </w:rPr>
        <w:t xml:space="preserve"> untuk melengkapinya.</w:t>
      </w:r>
      <w:r w:rsidR="00897F6A" w:rsidRPr="000D3259">
        <w:rPr>
          <w:rFonts w:ascii="Arial" w:hAnsi="Arial" w:cs="Arial"/>
          <w:color w:val="000000"/>
          <w:sz w:val="22"/>
          <w:szCs w:val="22"/>
          <w:lang w:val="id-ID"/>
        </w:rPr>
        <w:tab/>
      </w:r>
    </w:p>
    <w:p w14:paraId="43EE916B" w14:textId="59EA8083" w:rsidR="00897F6A" w:rsidRPr="000D3259" w:rsidRDefault="006C3567"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melakukan entri dan terbit SJP Telemedicine secara </w:t>
      </w:r>
      <w:r w:rsidR="00897F6A" w:rsidRPr="000D3259">
        <w:rPr>
          <w:rFonts w:ascii="Arial" w:hAnsi="Arial" w:cs="Arial"/>
          <w:i/>
          <w:color w:val="000000"/>
          <w:sz w:val="22"/>
          <w:szCs w:val="22"/>
          <w:lang w:val="id-ID"/>
        </w:rPr>
        <w:t>realtime</w:t>
      </w:r>
      <w:r w:rsidR="00897F6A" w:rsidRPr="000D3259">
        <w:rPr>
          <w:rFonts w:ascii="Arial" w:hAnsi="Arial" w:cs="Arial"/>
          <w:color w:val="000000"/>
          <w:sz w:val="22"/>
          <w:szCs w:val="22"/>
          <w:lang w:val="id-ID"/>
        </w:rPr>
        <w:t xml:space="preserve"> di </w:t>
      </w:r>
      <w:r w:rsidR="0062262B" w:rsidRPr="000D3259">
        <w:rPr>
          <w:rFonts w:ascii="Arial" w:hAnsi="Arial" w:cs="Arial"/>
          <w:color w:val="000000"/>
          <w:sz w:val="22"/>
          <w:szCs w:val="22"/>
          <w:lang w:val="id-ID"/>
        </w:rPr>
        <w:t>Aplikasi BRILIFE-Care</w:t>
      </w:r>
      <w:r w:rsidR="00897F6A" w:rsidRPr="000D3259">
        <w:rPr>
          <w:rFonts w:ascii="Arial" w:hAnsi="Arial" w:cs="Arial"/>
          <w:color w:val="000000"/>
          <w:sz w:val="22"/>
          <w:szCs w:val="22"/>
          <w:lang w:val="id-ID"/>
        </w:rPr>
        <w:t xml:space="preserve">. </w:t>
      </w:r>
    </w:p>
    <w:p w14:paraId="324D99FA" w14:textId="51ACD0C1" w:rsidR="00897F6A" w:rsidRPr="000D3259" w:rsidRDefault="00F81309"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selanjutnya meng-</w:t>
      </w:r>
      <w:r w:rsidR="00897F6A" w:rsidRPr="000D3259">
        <w:rPr>
          <w:rFonts w:ascii="Arial" w:hAnsi="Arial" w:cs="Arial"/>
          <w:i/>
          <w:color w:val="000000"/>
          <w:sz w:val="22"/>
          <w:szCs w:val="22"/>
          <w:lang w:val="id-ID"/>
        </w:rPr>
        <w:t>entry</w:t>
      </w:r>
      <w:r w:rsidRPr="000D3259">
        <w:rPr>
          <w:rFonts w:ascii="Arial" w:hAnsi="Arial" w:cs="Arial"/>
          <w:color w:val="000000"/>
          <w:sz w:val="22"/>
          <w:szCs w:val="22"/>
          <w:lang w:val="id-ID"/>
        </w:rPr>
        <w:t xml:space="preserve">, mencetak, </w:t>
      </w:r>
      <w:proofErr w:type="spellStart"/>
      <w:r w:rsidRPr="000D3259">
        <w:rPr>
          <w:rFonts w:ascii="Arial" w:hAnsi="Arial" w:cs="Arial"/>
          <w:color w:val="000000"/>
          <w:sz w:val="22"/>
          <w:szCs w:val="22"/>
          <w:lang w:val="en-ID"/>
        </w:rPr>
        <w:t>memberikan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pernyataan</w:t>
      </w:r>
      <w:proofErr w:type="spellEnd"/>
      <w:r w:rsidR="00DA3F8C" w:rsidRPr="000D3259">
        <w:rPr>
          <w:rFonts w:ascii="Arial" w:hAnsi="Arial" w:cs="Arial"/>
          <w:color w:val="000000"/>
          <w:sz w:val="22"/>
          <w:szCs w:val="22"/>
          <w:lang w:val="en-ID"/>
        </w:rPr>
        <w:t xml:space="preserve"> </w:t>
      </w:r>
      <w:r w:rsidRPr="000D3259">
        <w:rPr>
          <w:rFonts w:ascii="Arial" w:hAnsi="Arial" w:cs="Arial"/>
          <w:color w:val="000000"/>
          <w:sz w:val="22"/>
          <w:szCs w:val="22"/>
          <w:lang w:val="en-ID"/>
        </w:rPr>
        <w:t xml:space="preserve">dan </w:t>
      </w:r>
      <w:proofErr w:type="spellStart"/>
      <w:r w:rsidRPr="000D3259">
        <w:rPr>
          <w:rFonts w:ascii="Arial" w:hAnsi="Arial" w:cs="Arial"/>
          <w:color w:val="000000"/>
          <w:sz w:val="22"/>
          <w:szCs w:val="22"/>
          <w:lang w:val="en-ID"/>
        </w:rPr>
        <w:t>jaminan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keaslian</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atas</w:t>
      </w:r>
      <w:proofErr w:type="spellEnd"/>
      <w:r w:rsidRPr="000D3259">
        <w:rPr>
          <w:rFonts w:ascii="Arial" w:hAnsi="Arial" w:cs="Arial"/>
          <w:color w:val="000000"/>
          <w:sz w:val="22"/>
          <w:szCs w:val="22"/>
          <w:lang w:val="en-ID"/>
        </w:rPr>
        <w:t xml:space="preserve"> </w:t>
      </w:r>
      <w:r w:rsidR="00897F6A" w:rsidRPr="000D3259">
        <w:rPr>
          <w:rFonts w:ascii="Arial" w:hAnsi="Arial" w:cs="Arial"/>
          <w:color w:val="000000"/>
          <w:sz w:val="22"/>
          <w:szCs w:val="22"/>
          <w:lang w:val="id-ID"/>
        </w:rPr>
        <w:t xml:space="preserve">Surat Jaminan Pelayanan (SJP) dengan syarat dan mekanisme setiap </w:t>
      </w:r>
      <w:r w:rsidR="00897F6A" w:rsidRPr="000D3259">
        <w:rPr>
          <w:rFonts w:ascii="Arial" w:hAnsi="Arial" w:cs="Arial"/>
          <w:i/>
          <w:color w:val="000000"/>
          <w:sz w:val="22"/>
          <w:szCs w:val="22"/>
          <w:lang w:val="id-ID"/>
        </w:rPr>
        <w:t>entry</w:t>
      </w:r>
      <w:r w:rsidR="00897F6A" w:rsidRPr="000D3259">
        <w:rPr>
          <w:rFonts w:ascii="Arial" w:hAnsi="Arial" w:cs="Arial"/>
          <w:color w:val="000000"/>
          <w:sz w:val="22"/>
          <w:szCs w:val="22"/>
          <w:lang w:val="id-ID"/>
        </w:rPr>
        <w:t xml:space="preserve"> harus menggunakan </w:t>
      </w:r>
      <w:proofErr w:type="spellStart"/>
      <w:r w:rsidR="0062262B" w:rsidRPr="000D3259">
        <w:rPr>
          <w:rFonts w:ascii="Arial" w:hAnsi="Arial" w:cs="Arial"/>
          <w:sz w:val="22"/>
          <w:szCs w:val="22"/>
        </w:rPr>
        <w:t>Aplikasi</w:t>
      </w:r>
      <w:proofErr w:type="spellEnd"/>
      <w:r w:rsidR="0062262B" w:rsidRPr="000D3259">
        <w:rPr>
          <w:rFonts w:ascii="Arial" w:hAnsi="Arial" w:cs="Arial"/>
          <w:sz w:val="22"/>
          <w:szCs w:val="22"/>
        </w:rPr>
        <w:t xml:space="preserve"> BRILIFE-Care</w:t>
      </w:r>
      <w:r w:rsidR="002C4DE4" w:rsidRPr="000D3259">
        <w:rPr>
          <w:rFonts w:ascii="Arial" w:hAnsi="Arial" w:cs="Arial"/>
          <w:sz w:val="22"/>
          <w:szCs w:val="22"/>
          <w:lang w:val="en-US"/>
        </w:rPr>
        <w:t xml:space="preserve"> </w:t>
      </w:r>
      <w:r w:rsidR="0087792F">
        <w:rPr>
          <w:rFonts w:ascii="Arial" w:hAnsi="Arial" w:cs="Arial"/>
          <w:color w:val="000000"/>
          <w:sz w:val="22"/>
          <w:szCs w:val="22"/>
          <w:lang w:val="id-ID"/>
        </w:rPr>
        <w:t>dengan mengakses melalui</w:t>
      </w:r>
      <w:r w:rsidR="0087792F">
        <w:rPr>
          <w:rFonts w:ascii="Arial" w:hAnsi="Arial" w:cs="Arial"/>
          <w:color w:val="000000"/>
          <w:sz w:val="22"/>
          <w:szCs w:val="22"/>
          <w:lang w:val="en-US"/>
        </w:rPr>
        <w:t xml:space="preserve"> </w:t>
      </w:r>
      <w:hyperlink r:id="rId29" w:tgtFrame="_blank" w:tooltip="https://healthcare.brilife.co.id/provider/" w:history="1">
        <w:r w:rsidR="0087792F" w:rsidRPr="00DD7B17">
          <w:rPr>
            <w:rStyle w:val="Hyperlink"/>
            <w:rFonts w:ascii="Arial" w:eastAsia="MS Gothic" w:hAnsi="Arial" w:cs="Arial"/>
            <w:sz w:val="22"/>
            <w:szCs w:val="22"/>
          </w:rPr>
          <w:t>https://healthcare.brilife.co.id/provider/</w:t>
        </w:r>
      </w:hyperlink>
      <w:r w:rsidR="0087792F">
        <w:rPr>
          <w:rFonts w:ascii="Arial" w:hAnsi="Arial" w:cs="Arial"/>
          <w:color w:val="000000"/>
          <w:sz w:val="22"/>
          <w:szCs w:val="22"/>
          <w:lang w:val="en-US"/>
        </w:rPr>
        <w:t xml:space="preserve"> </w:t>
      </w:r>
      <w:r w:rsidR="00897F6A" w:rsidRPr="000D3259">
        <w:rPr>
          <w:rFonts w:ascii="Arial" w:hAnsi="Arial" w:cs="Arial"/>
          <w:color w:val="000000"/>
          <w:sz w:val="22"/>
          <w:szCs w:val="22"/>
          <w:lang w:val="id-ID"/>
        </w:rPr>
        <w:t xml:space="preserve">dan memilih SJP </w:t>
      </w:r>
      <w:r w:rsidR="00897F6A" w:rsidRPr="000D3259">
        <w:rPr>
          <w:rFonts w:ascii="Arial" w:hAnsi="Arial" w:cs="Arial"/>
          <w:i/>
          <w:color w:val="000000"/>
          <w:sz w:val="22"/>
          <w:szCs w:val="22"/>
          <w:lang w:val="id-ID"/>
        </w:rPr>
        <w:t>Telemedicine</w:t>
      </w:r>
      <w:r w:rsidR="00897F6A" w:rsidRPr="000D3259">
        <w:rPr>
          <w:rFonts w:ascii="Arial" w:hAnsi="Arial" w:cs="Arial"/>
          <w:color w:val="000000"/>
          <w:sz w:val="22"/>
          <w:szCs w:val="22"/>
          <w:lang w:val="id-ID"/>
        </w:rPr>
        <w:t xml:space="preserve"> serta login dengan username dan password yang sudah diberikan.</w:t>
      </w:r>
    </w:p>
    <w:p w14:paraId="6618D912" w14:textId="2B949C0F" w:rsidR="00897F6A" w:rsidRPr="000D3259" w:rsidRDefault="00F81309"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selanjutnya menerbitkan Surat Jaminan Pelayanan (SJP), kemudian ditandatangani oleh Petugas dan tidak mensyaratkan tanda tangan </w:t>
      </w:r>
      <w:r w:rsidR="00986B62"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w:t>
      </w:r>
      <w:r w:rsidR="00E77567" w:rsidRPr="000D3259">
        <w:rPr>
          <w:rFonts w:ascii="Arial" w:hAnsi="Arial" w:cs="Arial"/>
          <w:color w:val="000000"/>
          <w:sz w:val="22"/>
          <w:szCs w:val="22"/>
          <w:lang w:val="id-ID"/>
        </w:rPr>
        <w:t>BRILIFE</w:t>
      </w:r>
      <w:r w:rsidR="00897F6A" w:rsidRPr="000D3259">
        <w:rPr>
          <w:rFonts w:ascii="Arial" w:hAnsi="Arial" w:cs="Arial"/>
          <w:color w:val="000000"/>
          <w:sz w:val="22"/>
          <w:szCs w:val="22"/>
          <w:lang w:val="id-ID"/>
        </w:rPr>
        <w:t>.</w:t>
      </w:r>
    </w:p>
    <w:p w14:paraId="624C6BCB" w14:textId="2EE0167B" w:rsidR="00897F6A" w:rsidRPr="000D3259" w:rsidRDefault="00986B62"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yang telah dinyatakan valid di </w:t>
      </w:r>
      <w:proofErr w:type="spellStart"/>
      <w:r w:rsidR="0062262B" w:rsidRPr="000D3259">
        <w:rPr>
          <w:rFonts w:ascii="Arial" w:hAnsi="Arial" w:cs="Arial"/>
          <w:sz w:val="22"/>
          <w:szCs w:val="22"/>
        </w:rPr>
        <w:t>Aplikasi</w:t>
      </w:r>
      <w:proofErr w:type="spellEnd"/>
      <w:r w:rsidR="0062262B" w:rsidRPr="000D3259">
        <w:rPr>
          <w:rFonts w:ascii="Arial" w:hAnsi="Arial" w:cs="Arial"/>
          <w:sz w:val="22"/>
          <w:szCs w:val="22"/>
        </w:rPr>
        <w:t xml:space="preserve"> BRILIFE-Care</w:t>
      </w:r>
      <w:r w:rsidR="002C4DE4" w:rsidRPr="000D3259">
        <w:rPr>
          <w:rFonts w:ascii="Arial" w:hAnsi="Arial" w:cs="Arial"/>
          <w:sz w:val="22"/>
          <w:szCs w:val="22"/>
          <w:lang w:val="id-ID"/>
        </w:rPr>
        <w:t xml:space="preserve"> </w:t>
      </w:r>
      <w:r w:rsidR="00897F6A" w:rsidRPr="000D3259">
        <w:rPr>
          <w:rFonts w:ascii="Arial" w:hAnsi="Arial" w:cs="Arial"/>
          <w:color w:val="000000"/>
          <w:sz w:val="22"/>
          <w:szCs w:val="22"/>
          <w:lang w:val="id-ID"/>
        </w:rPr>
        <w:t xml:space="preserve">mendapatkan pelayanan </w:t>
      </w:r>
      <w:r w:rsidR="00594762" w:rsidRPr="000D3259">
        <w:rPr>
          <w:rFonts w:ascii="Arial" w:hAnsi="Arial" w:cs="Arial"/>
          <w:i/>
          <w:color w:val="000000"/>
          <w:sz w:val="22"/>
          <w:szCs w:val="22"/>
          <w:lang w:val="id-ID"/>
        </w:rPr>
        <w:t>Telemedicine</w:t>
      </w:r>
      <w:r w:rsidR="00594762" w:rsidRPr="000D3259">
        <w:rPr>
          <w:rFonts w:ascii="Arial" w:hAnsi="Arial" w:cs="Arial"/>
          <w:color w:val="000000"/>
          <w:sz w:val="22"/>
          <w:szCs w:val="22"/>
          <w:lang w:val="id-ID"/>
        </w:rPr>
        <w:t xml:space="preserve"> </w:t>
      </w:r>
      <w:r w:rsidR="00897F6A" w:rsidRPr="000D3259">
        <w:rPr>
          <w:rFonts w:ascii="Arial" w:hAnsi="Arial" w:cs="Arial"/>
          <w:color w:val="000000"/>
          <w:sz w:val="22"/>
          <w:szCs w:val="22"/>
          <w:lang w:val="id-ID"/>
        </w:rPr>
        <w:t xml:space="preserve">yang ditindaklanjuti oleh </w:t>
      </w:r>
      <w:r w:rsidR="00F81309" w:rsidRPr="000D3259">
        <w:rPr>
          <w:rFonts w:ascii="Arial" w:hAnsi="Arial" w:cs="Arial"/>
          <w:b/>
          <w:color w:val="000000"/>
          <w:sz w:val="22"/>
          <w:szCs w:val="22"/>
          <w:lang w:val="id-ID"/>
        </w:rPr>
        <w:t>PIHAK KEDUA</w:t>
      </w:r>
      <w:r w:rsidR="00897F6A" w:rsidRPr="000D3259">
        <w:rPr>
          <w:rFonts w:ascii="Arial" w:hAnsi="Arial" w:cs="Arial"/>
          <w:color w:val="000000"/>
          <w:sz w:val="22"/>
          <w:szCs w:val="22"/>
          <w:lang w:val="id-ID"/>
        </w:rPr>
        <w:t xml:space="preserve"> </w:t>
      </w:r>
      <w:r w:rsidR="00E66785" w:rsidRPr="000D3259">
        <w:rPr>
          <w:rFonts w:ascii="Arial" w:hAnsi="Arial" w:cs="Arial"/>
          <w:color w:val="000000"/>
          <w:sz w:val="22"/>
          <w:szCs w:val="22"/>
          <w:lang w:val="id-ID"/>
        </w:rPr>
        <w:t xml:space="preserve">dengan </w:t>
      </w:r>
      <w:r w:rsidR="00897F6A" w:rsidRPr="000D3259">
        <w:rPr>
          <w:rFonts w:ascii="Arial" w:hAnsi="Arial" w:cs="Arial"/>
          <w:color w:val="000000"/>
          <w:sz w:val="22"/>
          <w:szCs w:val="22"/>
          <w:lang w:val="id-ID"/>
        </w:rPr>
        <w:t xml:space="preserve">memilih dokter yang </w:t>
      </w:r>
      <w:r w:rsidR="00897F6A" w:rsidRPr="000D3259">
        <w:rPr>
          <w:rFonts w:ascii="Arial" w:hAnsi="Arial" w:cs="Arial"/>
          <w:i/>
          <w:color w:val="000000"/>
          <w:sz w:val="22"/>
          <w:szCs w:val="22"/>
          <w:lang w:val="id-ID"/>
        </w:rPr>
        <w:t>available</w:t>
      </w:r>
      <w:r w:rsidR="00897F6A" w:rsidRPr="000D3259">
        <w:rPr>
          <w:rFonts w:ascii="Arial" w:hAnsi="Arial" w:cs="Arial"/>
          <w:color w:val="000000"/>
          <w:sz w:val="22"/>
          <w:szCs w:val="22"/>
          <w:lang w:val="id-ID"/>
        </w:rPr>
        <w:t xml:space="preserve"> dan </w:t>
      </w:r>
      <w:r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akan dihubungi oleh dokter </w:t>
      </w:r>
      <w:r w:rsidR="00E66785" w:rsidRPr="000D3259">
        <w:rPr>
          <w:rFonts w:ascii="Arial" w:hAnsi="Arial" w:cs="Arial"/>
          <w:b/>
          <w:color w:val="000000"/>
          <w:sz w:val="22"/>
          <w:szCs w:val="22"/>
          <w:lang w:val="id-ID"/>
        </w:rPr>
        <w:t>PIHAK KEDUA</w:t>
      </w:r>
      <w:r w:rsidR="00897F6A" w:rsidRPr="000D3259">
        <w:rPr>
          <w:rFonts w:ascii="Arial" w:hAnsi="Arial" w:cs="Arial"/>
          <w:color w:val="000000"/>
          <w:sz w:val="22"/>
          <w:szCs w:val="22"/>
          <w:lang w:val="id-ID"/>
        </w:rPr>
        <w:t>.</w:t>
      </w:r>
    </w:p>
    <w:p w14:paraId="28D025F0" w14:textId="77777777" w:rsidR="00897F6A" w:rsidRPr="000D3259" w:rsidRDefault="00E66785"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akan merespon chat </w:t>
      </w:r>
      <w:r w:rsidR="00986B62"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paling lambat dalam 3 menit dan dokter </w:t>
      </w:r>
      <w:r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 xml:space="preserve"> akan menghubungi </w:t>
      </w:r>
      <w:r w:rsidR="00986B62" w:rsidRPr="000D3259">
        <w:rPr>
          <w:rFonts w:ascii="Arial" w:hAnsi="Arial" w:cs="Arial"/>
          <w:color w:val="000000"/>
          <w:sz w:val="22"/>
          <w:szCs w:val="22"/>
          <w:lang w:val="id-ID"/>
        </w:rPr>
        <w:t>Peserta</w:t>
      </w:r>
      <w:r w:rsidR="00897F6A" w:rsidRPr="000D3259">
        <w:rPr>
          <w:rFonts w:ascii="Arial" w:hAnsi="Arial" w:cs="Arial"/>
          <w:color w:val="000000"/>
          <w:sz w:val="22"/>
          <w:szCs w:val="22"/>
          <w:lang w:val="id-ID"/>
        </w:rPr>
        <w:t xml:space="preserve"> paling lambat dalam 3 menit</w:t>
      </w:r>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sejak</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mendapat</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konfirmasi</w:t>
      </w:r>
      <w:proofErr w:type="spellEnd"/>
      <w:r w:rsidRPr="000D3259">
        <w:rPr>
          <w:rFonts w:ascii="Arial" w:hAnsi="Arial" w:cs="Arial"/>
          <w:color w:val="000000"/>
          <w:sz w:val="22"/>
          <w:szCs w:val="22"/>
          <w:lang w:val="en-ID"/>
        </w:rPr>
        <w:t xml:space="preserve"> </w:t>
      </w:r>
      <w:proofErr w:type="spellStart"/>
      <w:r w:rsidRPr="000D3259">
        <w:rPr>
          <w:rFonts w:ascii="Arial" w:hAnsi="Arial" w:cs="Arial"/>
          <w:color w:val="000000"/>
          <w:sz w:val="22"/>
          <w:szCs w:val="22"/>
          <w:lang w:val="en-ID"/>
        </w:rPr>
        <w:t>dari</w:t>
      </w:r>
      <w:proofErr w:type="spellEnd"/>
      <w:r w:rsidRPr="000D3259">
        <w:rPr>
          <w:rFonts w:ascii="Arial" w:hAnsi="Arial" w:cs="Arial"/>
          <w:color w:val="000000"/>
          <w:sz w:val="22"/>
          <w:szCs w:val="22"/>
          <w:lang w:val="en-ID"/>
        </w:rPr>
        <w:t xml:space="preserve"> </w:t>
      </w:r>
      <w:r w:rsidR="00F81309" w:rsidRPr="000D3259">
        <w:rPr>
          <w:rFonts w:ascii="Arial" w:hAnsi="Arial" w:cs="Arial"/>
          <w:b/>
          <w:color w:val="000000"/>
          <w:sz w:val="22"/>
          <w:szCs w:val="22"/>
          <w:lang w:val="en-ID"/>
        </w:rPr>
        <w:t>PIHAK KEDUA</w:t>
      </w:r>
      <w:r w:rsidR="00897F6A" w:rsidRPr="000D3259">
        <w:rPr>
          <w:rFonts w:ascii="Arial" w:hAnsi="Arial" w:cs="Arial"/>
          <w:color w:val="000000"/>
          <w:sz w:val="22"/>
          <w:szCs w:val="22"/>
          <w:lang w:val="id-ID"/>
        </w:rPr>
        <w:t>.</w:t>
      </w:r>
    </w:p>
    <w:p w14:paraId="4D7E7108" w14:textId="036C301A" w:rsidR="004B682B" w:rsidRPr="000D3259" w:rsidRDefault="00897F6A" w:rsidP="000D3259">
      <w:pPr>
        <w:pStyle w:val="ListParagraph"/>
        <w:numPr>
          <w:ilvl w:val="0"/>
          <w:numId w:val="57"/>
        </w:numPr>
        <w:spacing w:line="276" w:lineRule="auto"/>
        <w:ind w:left="1701" w:hanging="425"/>
        <w:contextualSpacing w:val="0"/>
        <w:rPr>
          <w:rFonts w:ascii="Arial" w:hAnsi="Arial" w:cs="Arial"/>
          <w:color w:val="000000"/>
          <w:sz w:val="22"/>
          <w:szCs w:val="22"/>
          <w:lang w:val="id-ID"/>
        </w:rPr>
      </w:pPr>
      <w:r w:rsidRPr="000D3259">
        <w:rPr>
          <w:rFonts w:ascii="Arial" w:hAnsi="Arial" w:cs="Arial"/>
          <w:color w:val="000000"/>
          <w:sz w:val="22"/>
          <w:szCs w:val="22"/>
          <w:lang w:val="id-ID"/>
        </w:rPr>
        <w:t xml:space="preserve">Setelah pelayanan </w:t>
      </w:r>
      <w:r w:rsidR="00594762" w:rsidRPr="000D3259">
        <w:rPr>
          <w:rFonts w:ascii="Arial" w:hAnsi="Arial" w:cs="Arial"/>
          <w:i/>
          <w:color w:val="000000"/>
          <w:sz w:val="22"/>
          <w:szCs w:val="22"/>
          <w:lang w:val="id-ID"/>
        </w:rPr>
        <w:t>Telemedicine</w:t>
      </w:r>
      <w:r w:rsidR="00594762" w:rsidRPr="000D3259">
        <w:rPr>
          <w:rFonts w:ascii="Arial" w:hAnsi="Arial" w:cs="Arial"/>
          <w:color w:val="000000"/>
          <w:sz w:val="22"/>
          <w:szCs w:val="22"/>
          <w:lang w:val="id-ID"/>
        </w:rPr>
        <w:t xml:space="preserve"> </w:t>
      </w:r>
      <w:r w:rsidRPr="000D3259">
        <w:rPr>
          <w:rFonts w:ascii="Arial" w:hAnsi="Arial" w:cs="Arial"/>
          <w:color w:val="000000"/>
          <w:sz w:val="22"/>
          <w:szCs w:val="22"/>
          <w:lang w:val="id-ID"/>
        </w:rPr>
        <w:t xml:space="preserve">selesai, dokter </w:t>
      </w:r>
      <w:r w:rsidR="00E66785" w:rsidRPr="000D3259">
        <w:rPr>
          <w:rFonts w:ascii="Arial" w:hAnsi="Arial" w:cs="Arial"/>
          <w:b/>
          <w:color w:val="000000"/>
          <w:sz w:val="22"/>
          <w:szCs w:val="22"/>
          <w:lang w:val="en-ID"/>
        </w:rPr>
        <w:t>PIHAK KEDUA</w:t>
      </w:r>
      <w:r w:rsidRPr="000D3259">
        <w:rPr>
          <w:rFonts w:ascii="Arial" w:hAnsi="Arial" w:cs="Arial"/>
          <w:color w:val="000000"/>
          <w:sz w:val="22"/>
          <w:szCs w:val="22"/>
          <w:lang w:val="en-ID"/>
        </w:rPr>
        <w:t xml:space="preserve"> </w:t>
      </w:r>
      <w:r w:rsidRPr="000D3259">
        <w:rPr>
          <w:rFonts w:ascii="Arial" w:hAnsi="Arial" w:cs="Arial"/>
          <w:color w:val="000000"/>
          <w:sz w:val="22"/>
          <w:szCs w:val="22"/>
          <w:lang w:val="id-ID"/>
        </w:rPr>
        <w:t>yang memberikan pelayanan kesehatan dan obat menuliskan diagnosa pada bukti kunjungan.</w:t>
      </w:r>
    </w:p>
    <w:p w14:paraId="074F1416" w14:textId="77777777" w:rsidR="004B682B" w:rsidRPr="000D3259" w:rsidRDefault="004B682B" w:rsidP="000D3259">
      <w:pPr>
        <w:spacing w:line="276" w:lineRule="auto"/>
        <w:ind w:left="1440"/>
        <w:jc w:val="both"/>
        <w:rPr>
          <w:rFonts w:ascii="Arial" w:hAnsi="Arial" w:cs="Arial"/>
          <w:sz w:val="22"/>
          <w:szCs w:val="22"/>
          <w:lang w:val="id-ID"/>
        </w:rPr>
      </w:pPr>
    </w:p>
    <w:p w14:paraId="29D2C62E" w14:textId="065F2D1D" w:rsidR="000D69C7" w:rsidRPr="000D3259" w:rsidRDefault="000D69C7" w:rsidP="000D3259">
      <w:pPr>
        <w:pStyle w:val="ListParagraph"/>
        <w:numPr>
          <w:ilvl w:val="0"/>
          <w:numId w:val="89"/>
        </w:numPr>
        <w:spacing w:line="276" w:lineRule="auto"/>
        <w:ind w:left="851" w:hanging="425"/>
        <w:rPr>
          <w:rFonts w:ascii="Arial" w:hAnsi="Arial" w:cs="Arial"/>
          <w:b/>
          <w:sz w:val="22"/>
          <w:szCs w:val="22"/>
          <w:u w:val="single"/>
          <w:lang w:val="nb-NO"/>
        </w:rPr>
      </w:pPr>
      <w:r w:rsidRPr="000D3259">
        <w:rPr>
          <w:rFonts w:ascii="Arial" w:hAnsi="Arial" w:cs="Arial"/>
          <w:b/>
          <w:sz w:val="22"/>
          <w:szCs w:val="22"/>
          <w:lang w:val="nb-NO"/>
        </w:rPr>
        <w:t>Tindak Lanjut</w:t>
      </w:r>
    </w:p>
    <w:p w14:paraId="1609ABCE" w14:textId="7EF98700" w:rsidR="000D69C7" w:rsidRPr="000D3259" w:rsidRDefault="000D69C7" w:rsidP="000D3259">
      <w:pPr>
        <w:numPr>
          <w:ilvl w:val="1"/>
          <w:numId w:val="25"/>
        </w:numPr>
        <w:spacing w:line="276" w:lineRule="auto"/>
        <w:ind w:left="1276" w:hanging="425"/>
        <w:jc w:val="both"/>
        <w:rPr>
          <w:rFonts w:ascii="Arial" w:hAnsi="Arial" w:cs="Arial"/>
          <w:sz w:val="22"/>
          <w:szCs w:val="22"/>
          <w:lang w:val="id-ID"/>
        </w:rPr>
      </w:pPr>
      <w:r w:rsidRPr="000D3259">
        <w:rPr>
          <w:rFonts w:ascii="Arial" w:hAnsi="Arial" w:cs="Arial"/>
          <w:sz w:val="22"/>
          <w:szCs w:val="22"/>
          <w:lang w:val="nb-NO"/>
        </w:rPr>
        <w:t>Setelah mendapatkan pel</w:t>
      </w:r>
      <w:r w:rsidRPr="000D3259">
        <w:rPr>
          <w:rFonts w:ascii="Arial" w:hAnsi="Arial" w:cs="Arial"/>
          <w:sz w:val="22"/>
          <w:szCs w:val="22"/>
          <w:lang w:val="id-ID"/>
        </w:rPr>
        <w:t>ayanan</w:t>
      </w:r>
      <w:r w:rsidRPr="000D3259">
        <w:rPr>
          <w:rFonts w:ascii="Arial" w:hAnsi="Arial" w:cs="Arial"/>
          <w:sz w:val="22"/>
          <w:szCs w:val="22"/>
          <w:lang w:val="nb-NO"/>
        </w:rPr>
        <w:t xml:space="preserve"> RJ</w:t>
      </w:r>
      <w:r w:rsidR="00AC18B0" w:rsidRPr="000D3259">
        <w:rPr>
          <w:rFonts w:ascii="Arial" w:hAnsi="Arial" w:cs="Arial"/>
          <w:sz w:val="22"/>
          <w:szCs w:val="22"/>
          <w:lang w:val="nb-NO"/>
        </w:rPr>
        <w:t>T</w:t>
      </w:r>
      <w:r w:rsidRPr="000D3259">
        <w:rPr>
          <w:rFonts w:ascii="Arial" w:hAnsi="Arial" w:cs="Arial"/>
          <w:sz w:val="22"/>
          <w:szCs w:val="22"/>
          <w:lang w:val="nb-NO"/>
        </w:rPr>
        <w:t xml:space="preserve">L, beberapa kemungkinan sebagai tindak lanjut bagi </w:t>
      </w:r>
      <w:r w:rsidR="00986B62" w:rsidRPr="000D3259">
        <w:rPr>
          <w:rFonts w:ascii="Arial" w:hAnsi="Arial" w:cs="Arial"/>
          <w:sz w:val="22"/>
          <w:szCs w:val="22"/>
          <w:lang w:val="nb-NO"/>
        </w:rPr>
        <w:t>Peserta</w:t>
      </w:r>
      <w:r w:rsidRPr="000D3259">
        <w:rPr>
          <w:rFonts w:ascii="Arial" w:hAnsi="Arial" w:cs="Arial"/>
          <w:sz w:val="22"/>
          <w:szCs w:val="22"/>
          <w:lang w:val="nb-NO"/>
        </w:rPr>
        <w:t xml:space="preserve"> </w:t>
      </w:r>
      <w:r w:rsidR="00E77567" w:rsidRPr="000D3259">
        <w:rPr>
          <w:rFonts w:ascii="Arial" w:hAnsi="Arial" w:cs="Arial"/>
          <w:sz w:val="22"/>
          <w:szCs w:val="22"/>
          <w:lang w:val="nb-NO"/>
        </w:rPr>
        <w:t>BRILIFE</w:t>
      </w:r>
      <w:r w:rsidRPr="000D3259">
        <w:rPr>
          <w:rFonts w:ascii="Arial" w:hAnsi="Arial" w:cs="Arial"/>
          <w:sz w:val="22"/>
          <w:szCs w:val="22"/>
          <w:lang w:val="nb-NO"/>
        </w:rPr>
        <w:t>, adalah:</w:t>
      </w:r>
    </w:p>
    <w:p w14:paraId="0C10B031" w14:textId="4A212D37" w:rsidR="000D69C7" w:rsidRPr="000D3259" w:rsidRDefault="000D69C7" w:rsidP="000D3259">
      <w:pPr>
        <w:numPr>
          <w:ilvl w:val="2"/>
          <w:numId w:val="26"/>
        </w:numPr>
        <w:spacing w:line="276" w:lineRule="auto"/>
        <w:ind w:left="1701" w:hanging="425"/>
        <w:jc w:val="both"/>
        <w:rPr>
          <w:rFonts w:ascii="Arial" w:hAnsi="Arial" w:cs="Arial"/>
          <w:sz w:val="22"/>
          <w:szCs w:val="22"/>
          <w:lang w:val="fi-FI"/>
        </w:rPr>
      </w:pPr>
      <w:r w:rsidRPr="000D3259">
        <w:rPr>
          <w:rFonts w:ascii="Arial" w:hAnsi="Arial" w:cs="Arial"/>
          <w:sz w:val="22"/>
          <w:szCs w:val="22"/>
          <w:lang w:val="fi-FI"/>
        </w:rPr>
        <w:t>Pelayanan RJ</w:t>
      </w:r>
      <w:r w:rsidR="00AC18B0" w:rsidRPr="000D3259">
        <w:rPr>
          <w:rFonts w:ascii="Arial" w:hAnsi="Arial" w:cs="Arial"/>
          <w:sz w:val="22"/>
          <w:szCs w:val="22"/>
          <w:lang w:val="fi-FI"/>
        </w:rPr>
        <w:t>T</w:t>
      </w:r>
      <w:r w:rsidRPr="000D3259">
        <w:rPr>
          <w:rFonts w:ascii="Arial" w:hAnsi="Arial" w:cs="Arial"/>
          <w:sz w:val="22"/>
          <w:szCs w:val="22"/>
          <w:lang w:val="fi-FI"/>
        </w:rPr>
        <w:t xml:space="preserve">L selesai diberikan </w:t>
      </w:r>
      <w:r w:rsidR="0076279E" w:rsidRPr="000D3259">
        <w:rPr>
          <w:rFonts w:ascii="Arial" w:hAnsi="Arial" w:cs="Arial"/>
          <w:sz w:val="22"/>
          <w:szCs w:val="22"/>
          <w:lang w:val="fi-FI"/>
        </w:rPr>
        <w:t>Rujukan</w:t>
      </w:r>
      <w:r w:rsidRPr="000D3259">
        <w:rPr>
          <w:rFonts w:ascii="Arial" w:hAnsi="Arial" w:cs="Arial"/>
          <w:sz w:val="22"/>
          <w:szCs w:val="22"/>
          <w:lang w:val="fi-FI"/>
        </w:rPr>
        <w:t xml:space="preserve"> balik</w:t>
      </w:r>
      <w:r w:rsidR="00AC0A9E" w:rsidRPr="000D3259">
        <w:rPr>
          <w:rFonts w:ascii="Arial" w:hAnsi="Arial" w:cs="Arial"/>
          <w:sz w:val="22"/>
          <w:szCs w:val="22"/>
          <w:lang w:val="fi-FI"/>
        </w:rPr>
        <w:t>.</w:t>
      </w:r>
    </w:p>
    <w:p w14:paraId="7743FDAC" w14:textId="583D1D31" w:rsidR="000D69C7" w:rsidRPr="000D3259" w:rsidRDefault="00986B62" w:rsidP="000D3259">
      <w:pPr>
        <w:numPr>
          <w:ilvl w:val="2"/>
          <w:numId w:val="26"/>
        </w:numPr>
        <w:spacing w:line="276" w:lineRule="auto"/>
        <w:ind w:left="1701" w:hanging="425"/>
        <w:jc w:val="both"/>
        <w:rPr>
          <w:rFonts w:ascii="Arial" w:hAnsi="Arial" w:cs="Arial"/>
          <w:sz w:val="22"/>
          <w:szCs w:val="22"/>
          <w:lang w:val="es-ES"/>
        </w:rPr>
      </w:pPr>
      <w:r w:rsidRPr="000D3259">
        <w:rPr>
          <w:rFonts w:ascii="Arial" w:hAnsi="Arial" w:cs="Arial"/>
          <w:sz w:val="22"/>
          <w:szCs w:val="22"/>
          <w:lang w:val="es-ES"/>
        </w:rPr>
        <w:t>Peserta</w:t>
      </w:r>
      <w:r w:rsidR="000D69C7" w:rsidRPr="000D3259">
        <w:rPr>
          <w:rFonts w:ascii="Arial" w:hAnsi="Arial" w:cs="Arial"/>
          <w:sz w:val="22"/>
          <w:szCs w:val="22"/>
          <w:lang w:val="es-ES"/>
        </w:rPr>
        <w:t xml:space="preserve"> pulang, tetapi disuruh kontrol kembali</w:t>
      </w:r>
      <w:r w:rsidR="00AC0A9E" w:rsidRPr="000D3259">
        <w:rPr>
          <w:rFonts w:ascii="Arial" w:hAnsi="Arial" w:cs="Arial"/>
          <w:sz w:val="22"/>
          <w:szCs w:val="22"/>
          <w:lang w:val="es-ES"/>
        </w:rPr>
        <w:t>.</w:t>
      </w:r>
    </w:p>
    <w:p w14:paraId="0667A055" w14:textId="7E088A80" w:rsidR="000D69C7" w:rsidRPr="000D3259" w:rsidRDefault="00986B62" w:rsidP="000D3259">
      <w:pPr>
        <w:numPr>
          <w:ilvl w:val="2"/>
          <w:numId w:val="26"/>
        </w:numPr>
        <w:spacing w:line="276" w:lineRule="auto"/>
        <w:ind w:left="1701" w:hanging="425"/>
        <w:jc w:val="both"/>
        <w:rPr>
          <w:rFonts w:ascii="Arial" w:hAnsi="Arial" w:cs="Arial"/>
          <w:sz w:val="22"/>
          <w:szCs w:val="22"/>
          <w:lang w:val="nb-NO"/>
        </w:rPr>
      </w:pPr>
      <w:r w:rsidRPr="000D3259">
        <w:rPr>
          <w:rFonts w:ascii="Arial" w:hAnsi="Arial" w:cs="Arial"/>
          <w:sz w:val="22"/>
          <w:szCs w:val="22"/>
          <w:lang w:val="nb-NO"/>
        </w:rPr>
        <w:t>Peserta</w:t>
      </w:r>
      <w:r w:rsidR="000D69C7" w:rsidRPr="000D3259">
        <w:rPr>
          <w:rFonts w:ascii="Arial" w:hAnsi="Arial" w:cs="Arial"/>
          <w:sz w:val="22"/>
          <w:szCs w:val="22"/>
          <w:lang w:val="nb-NO"/>
        </w:rPr>
        <w:t xml:space="preserve"> </w:t>
      </w:r>
      <w:r w:rsidR="00E77567" w:rsidRPr="000D3259">
        <w:rPr>
          <w:rFonts w:ascii="Arial" w:hAnsi="Arial" w:cs="Arial"/>
          <w:sz w:val="22"/>
          <w:szCs w:val="22"/>
          <w:lang w:val="nb-NO"/>
        </w:rPr>
        <w:t>BRILIFE</w:t>
      </w:r>
      <w:r w:rsidR="000D69C7" w:rsidRPr="000D3259">
        <w:rPr>
          <w:rFonts w:ascii="Arial" w:hAnsi="Arial" w:cs="Arial"/>
          <w:sz w:val="22"/>
          <w:szCs w:val="22"/>
          <w:lang w:val="nb-NO"/>
        </w:rPr>
        <w:t xml:space="preserve"> dirawat</w:t>
      </w:r>
      <w:r w:rsidR="00AC0A9E" w:rsidRPr="000D3259">
        <w:rPr>
          <w:rFonts w:ascii="Arial" w:hAnsi="Arial" w:cs="Arial"/>
          <w:sz w:val="22"/>
          <w:szCs w:val="22"/>
          <w:lang w:val="nb-NO"/>
        </w:rPr>
        <w:t>.</w:t>
      </w:r>
    </w:p>
    <w:p w14:paraId="507E7F45" w14:textId="12CBCE8B" w:rsidR="000D69C7" w:rsidRPr="000D3259" w:rsidRDefault="00986B62" w:rsidP="000D3259">
      <w:pPr>
        <w:numPr>
          <w:ilvl w:val="2"/>
          <w:numId w:val="26"/>
        </w:numPr>
        <w:spacing w:line="276" w:lineRule="auto"/>
        <w:ind w:left="1701" w:hanging="425"/>
        <w:jc w:val="both"/>
        <w:rPr>
          <w:rFonts w:ascii="Arial" w:hAnsi="Arial" w:cs="Arial"/>
          <w:sz w:val="22"/>
          <w:szCs w:val="22"/>
          <w:lang w:val="nb-NO"/>
        </w:rPr>
      </w:pPr>
      <w:r w:rsidRPr="000D3259">
        <w:rPr>
          <w:rFonts w:ascii="Arial" w:hAnsi="Arial" w:cs="Arial"/>
          <w:sz w:val="22"/>
          <w:szCs w:val="22"/>
          <w:lang w:val="nb-NO"/>
        </w:rPr>
        <w:t>Peserta</w:t>
      </w:r>
      <w:r w:rsidR="000D69C7" w:rsidRPr="000D3259">
        <w:rPr>
          <w:rFonts w:ascii="Arial" w:hAnsi="Arial" w:cs="Arial"/>
          <w:sz w:val="22"/>
          <w:szCs w:val="22"/>
          <w:lang w:val="nb-NO"/>
        </w:rPr>
        <w:t xml:space="preserve"> </w:t>
      </w:r>
      <w:r w:rsidR="00E77567" w:rsidRPr="000D3259">
        <w:rPr>
          <w:rFonts w:ascii="Arial" w:hAnsi="Arial" w:cs="Arial"/>
          <w:sz w:val="22"/>
          <w:szCs w:val="22"/>
          <w:lang w:val="nb-NO"/>
        </w:rPr>
        <w:t>BRILIFE</w:t>
      </w:r>
      <w:r w:rsidR="000D69C7" w:rsidRPr="000D3259">
        <w:rPr>
          <w:rFonts w:ascii="Arial" w:hAnsi="Arial" w:cs="Arial"/>
          <w:sz w:val="22"/>
          <w:szCs w:val="22"/>
          <w:lang w:val="nb-NO"/>
        </w:rPr>
        <w:t xml:space="preserve"> dirujuk.</w:t>
      </w:r>
    </w:p>
    <w:p w14:paraId="1FE56238" w14:textId="77777777" w:rsidR="00AA18DA" w:rsidRPr="000D3259" w:rsidRDefault="00AA18DA" w:rsidP="000D3259">
      <w:pPr>
        <w:tabs>
          <w:tab w:val="left" w:pos="2835"/>
        </w:tabs>
        <w:spacing w:line="276" w:lineRule="auto"/>
        <w:ind w:left="1276" w:hanging="425"/>
        <w:jc w:val="both"/>
        <w:rPr>
          <w:rFonts w:ascii="Arial" w:hAnsi="Arial" w:cs="Arial"/>
          <w:color w:val="FF0000"/>
          <w:sz w:val="22"/>
          <w:szCs w:val="22"/>
          <w:lang w:val="nb-NO"/>
        </w:rPr>
      </w:pPr>
    </w:p>
    <w:p w14:paraId="3DF5C441" w14:textId="77777777" w:rsidR="000D69C7" w:rsidRPr="000D3259" w:rsidRDefault="0076279E" w:rsidP="000D3259">
      <w:pPr>
        <w:numPr>
          <w:ilvl w:val="1"/>
          <w:numId w:val="25"/>
        </w:numPr>
        <w:spacing w:line="276" w:lineRule="auto"/>
        <w:ind w:left="1276" w:hanging="425"/>
        <w:jc w:val="both"/>
        <w:rPr>
          <w:rFonts w:ascii="Arial" w:hAnsi="Arial" w:cs="Arial"/>
          <w:sz w:val="22"/>
          <w:szCs w:val="22"/>
          <w:lang w:val="sv-SE"/>
        </w:rPr>
      </w:pPr>
      <w:r w:rsidRPr="000D3259">
        <w:rPr>
          <w:rFonts w:ascii="Arial" w:hAnsi="Arial" w:cs="Arial"/>
          <w:sz w:val="22"/>
          <w:szCs w:val="22"/>
          <w:lang w:val="sv-SE"/>
        </w:rPr>
        <w:t>Rujukan</w:t>
      </w:r>
      <w:r w:rsidR="000D69C7" w:rsidRPr="000D3259">
        <w:rPr>
          <w:rFonts w:ascii="Arial" w:hAnsi="Arial" w:cs="Arial"/>
          <w:sz w:val="22"/>
          <w:szCs w:val="22"/>
          <w:lang w:val="sv-SE"/>
        </w:rPr>
        <w:t xml:space="preserve"> Intern</w:t>
      </w:r>
    </w:p>
    <w:p w14:paraId="1876B726" w14:textId="77777777" w:rsidR="000D69C7" w:rsidRPr="000D3259" w:rsidRDefault="000D69C7" w:rsidP="000D3259">
      <w:pPr>
        <w:spacing w:line="276" w:lineRule="auto"/>
        <w:ind w:left="1276"/>
        <w:jc w:val="both"/>
        <w:rPr>
          <w:rFonts w:ascii="Arial" w:hAnsi="Arial" w:cs="Arial"/>
          <w:sz w:val="22"/>
          <w:szCs w:val="22"/>
          <w:lang w:val="id-ID"/>
        </w:rPr>
      </w:pPr>
      <w:r w:rsidRPr="000D3259">
        <w:rPr>
          <w:rFonts w:ascii="Arial" w:hAnsi="Arial" w:cs="Arial"/>
          <w:sz w:val="22"/>
          <w:szCs w:val="22"/>
          <w:lang w:val="sv-SE"/>
        </w:rPr>
        <w:t xml:space="preserve">Bila diperlukan konsul kebagian/Poliklinik spesialis lain, maka </w:t>
      </w:r>
      <w:r w:rsidR="00986B62" w:rsidRPr="000D3259">
        <w:rPr>
          <w:rFonts w:ascii="Arial" w:hAnsi="Arial" w:cs="Arial"/>
          <w:sz w:val="22"/>
          <w:szCs w:val="22"/>
          <w:lang w:val="sv-SE"/>
        </w:rPr>
        <w:t>Peserta</w:t>
      </w:r>
      <w:r w:rsidRPr="000D3259">
        <w:rPr>
          <w:rFonts w:ascii="Arial" w:hAnsi="Arial" w:cs="Arial"/>
          <w:sz w:val="22"/>
          <w:szCs w:val="22"/>
          <w:lang w:val="sv-SE"/>
        </w:rPr>
        <w:t xml:space="preserve"> diberikan surat </w:t>
      </w:r>
      <w:r w:rsidR="0076279E" w:rsidRPr="000D3259">
        <w:rPr>
          <w:rFonts w:ascii="Arial" w:hAnsi="Arial" w:cs="Arial"/>
          <w:sz w:val="22"/>
          <w:szCs w:val="22"/>
          <w:lang w:val="sv-SE"/>
        </w:rPr>
        <w:t>Rujukan</w:t>
      </w:r>
      <w:r w:rsidRPr="000D3259">
        <w:rPr>
          <w:rFonts w:ascii="Arial" w:hAnsi="Arial" w:cs="Arial"/>
          <w:sz w:val="22"/>
          <w:szCs w:val="22"/>
          <w:lang w:val="sv-SE"/>
        </w:rPr>
        <w:t xml:space="preserve">/konsul intern di dalam lingkungan </w:t>
      </w:r>
      <w:r w:rsidR="00BB69EC" w:rsidRPr="000D3259">
        <w:rPr>
          <w:rFonts w:ascii="Arial" w:hAnsi="Arial" w:cs="Arial"/>
          <w:sz w:val="22"/>
          <w:szCs w:val="22"/>
          <w:lang w:val="sv-SE"/>
        </w:rPr>
        <w:t xml:space="preserve">Rumah Sakit </w:t>
      </w:r>
      <w:r w:rsidRPr="000D3259">
        <w:rPr>
          <w:rFonts w:ascii="Arial" w:hAnsi="Arial" w:cs="Arial"/>
          <w:sz w:val="22"/>
          <w:szCs w:val="22"/>
          <w:lang w:val="sv-SE"/>
        </w:rPr>
        <w:t>tersebut. Selanjutnya perhatikan alur pelayanan diatas.</w:t>
      </w:r>
    </w:p>
    <w:p w14:paraId="1D5CF5DD" w14:textId="77777777" w:rsidR="000D69C7" w:rsidRPr="000D3259" w:rsidRDefault="000D69C7" w:rsidP="000D3259">
      <w:pPr>
        <w:spacing w:line="276" w:lineRule="auto"/>
        <w:ind w:left="1276" w:hanging="425"/>
        <w:jc w:val="both"/>
        <w:rPr>
          <w:rFonts w:ascii="Arial" w:hAnsi="Arial" w:cs="Arial"/>
          <w:sz w:val="22"/>
          <w:szCs w:val="22"/>
        </w:rPr>
      </w:pPr>
    </w:p>
    <w:p w14:paraId="1250D696" w14:textId="77777777" w:rsidR="000D69C7" w:rsidRPr="000D3259" w:rsidRDefault="0076279E" w:rsidP="000D3259">
      <w:pPr>
        <w:numPr>
          <w:ilvl w:val="1"/>
          <w:numId w:val="25"/>
        </w:numPr>
        <w:spacing w:line="276" w:lineRule="auto"/>
        <w:ind w:left="1276" w:hanging="425"/>
        <w:jc w:val="both"/>
        <w:rPr>
          <w:rFonts w:ascii="Arial" w:hAnsi="Arial" w:cs="Arial"/>
          <w:sz w:val="22"/>
          <w:szCs w:val="22"/>
          <w:lang w:val="sv-SE"/>
        </w:rPr>
      </w:pPr>
      <w:r w:rsidRPr="000D3259">
        <w:rPr>
          <w:rFonts w:ascii="Arial" w:hAnsi="Arial" w:cs="Arial"/>
          <w:sz w:val="22"/>
          <w:szCs w:val="22"/>
          <w:lang w:val="sv-SE"/>
        </w:rPr>
        <w:t>Rujukan</w:t>
      </w:r>
      <w:r w:rsidR="000D69C7" w:rsidRPr="000D3259">
        <w:rPr>
          <w:rFonts w:ascii="Arial" w:hAnsi="Arial" w:cs="Arial"/>
          <w:sz w:val="22"/>
          <w:szCs w:val="22"/>
          <w:lang w:val="sv-SE"/>
        </w:rPr>
        <w:t xml:space="preserve"> </w:t>
      </w:r>
      <w:r w:rsidR="000D69C7" w:rsidRPr="000D3259">
        <w:rPr>
          <w:rFonts w:ascii="Arial" w:hAnsi="Arial" w:cs="Arial"/>
          <w:i/>
          <w:iCs/>
          <w:sz w:val="22"/>
          <w:szCs w:val="22"/>
          <w:lang w:val="sv-SE"/>
        </w:rPr>
        <w:t xml:space="preserve">Ekstern </w:t>
      </w:r>
      <w:r w:rsidR="000D69C7" w:rsidRPr="000D3259">
        <w:rPr>
          <w:rFonts w:ascii="Arial" w:hAnsi="Arial" w:cs="Arial"/>
          <w:sz w:val="22"/>
          <w:szCs w:val="22"/>
          <w:lang w:val="sv-SE"/>
        </w:rPr>
        <w:t xml:space="preserve">bila </w:t>
      </w:r>
      <w:r w:rsidR="00986B62" w:rsidRPr="000D3259">
        <w:rPr>
          <w:rFonts w:ascii="Arial" w:hAnsi="Arial" w:cs="Arial"/>
          <w:sz w:val="22"/>
          <w:szCs w:val="22"/>
          <w:lang w:val="sv-SE"/>
        </w:rPr>
        <w:t>Peserta</w:t>
      </w:r>
      <w:r w:rsidR="000D69C7" w:rsidRPr="000D3259">
        <w:rPr>
          <w:rFonts w:ascii="Arial" w:hAnsi="Arial" w:cs="Arial"/>
          <w:sz w:val="22"/>
          <w:szCs w:val="22"/>
          <w:lang w:val="sv-SE"/>
        </w:rPr>
        <w:t xml:space="preserve"> dirujuk keluar dari lingkungan </w:t>
      </w:r>
      <w:r w:rsidR="00BB69EC" w:rsidRPr="000D3259">
        <w:rPr>
          <w:rFonts w:ascii="Arial" w:hAnsi="Arial" w:cs="Arial"/>
          <w:sz w:val="22"/>
          <w:szCs w:val="22"/>
          <w:lang w:val="sv-SE"/>
        </w:rPr>
        <w:t xml:space="preserve">Rumah Sakit </w:t>
      </w:r>
      <w:r w:rsidR="000D69C7" w:rsidRPr="000D3259">
        <w:rPr>
          <w:rFonts w:ascii="Arial" w:hAnsi="Arial" w:cs="Arial"/>
          <w:sz w:val="22"/>
          <w:szCs w:val="22"/>
          <w:lang w:val="sv-SE"/>
        </w:rPr>
        <w:t xml:space="preserve">tersebut, maka </w:t>
      </w:r>
      <w:r w:rsidR="00986B62" w:rsidRPr="000D3259">
        <w:rPr>
          <w:rFonts w:ascii="Arial" w:hAnsi="Arial" w:cs="Arial"/>
          <w:sz w:val="22"/>
          <w:szCs w:val="22"/>
          <w:lang w:val="sv-SE"/>
        </w:rPr>
        <w:t>Peserta</w:t>
      </w:r>
      <w:r w:rsidR="000D69C7" w:rsidRPr="000D3259">
        <w:rPr>
          <w:rFonts w:ascii="Arial" w:hAnsi="Arial" w:cs="Arial"/>
          <w:sz w:val="22"/>
          <w:szCs w:val="22"/>
          <w:lang w:val="sv-SE"/>
        </w:rPr>
        <w:t xml:space="preserve"> diberikan surat </w:t>
      </w:r>
      <w:r w:rsidRPr="000D3259">
        <w:rPr>
          <w:rFonts w:ascii="Arial" w:hAnsi="Arial" w:cs="Arial"/>
          <w:sz w:val="22"/>
          <w:szCs w:val="22"/>
          <w:lang w:val="sv-SE"/>
        </w:rPr>
        <w:t>Rujukan</w:t>
      </w:r>
      <w:r w:rsidR="000D69C7" w:rsidRPr="000D3259">
        <w:rPr>
          <w:rFonts w:ascii="Arial" w:hAnsi="Arial" w:cs="Arial"/>
          <w:sz w:val="22"/>
          <w:szCs w:val="22"/>
          <w:lang w:val="sv-SE"/>
        </w:rPr>
        <w:t xml:space="preserve">/konsul ekstern dari </w:t>
      </w:r>
      <w:r w:rsidR="00BB69EC" w:rsidRPr="000D3259">
        <w:rPr>
          <w:rFonts w:ascii="Arial" w:hAnsi="Arial" w:cs="Arial"/>
          <w:sz w:val="22"/>
          <w:szCs w:val="22"/>
          <w:lang w:val="sv-SE"/>
        </w:rPr>
        <w:t xml:space="preserve">Rumah Sakit </w:t>
      </w:r>
      <w:r w:rsidR="000D69C7" w:rsidRPr="000D3259">
        <w:rPr>
          <w:rFonts w:ascii="Arial" w:hAnsi="Arial" w:cs="Arial"/>
          <w:sz w:val="22"/>
          <w:szCs w:val="22"/>
          <w:lang w:val="sv-SE"/>
        </w:rPr>
        <w:t>pengirim.</w:t>
      </w:r>
    </w:p>
    <w:p w14:paraId="4244EDEB" w14:textId="77777777" w:rsidR="00B7763D" w:rsidRPr="000D3259" w:rsidRDefault="00B7763D" w:rsidP="000D3259">
      <w:pPr>
        <w:spacing w:line="276" w:lineRule="auto"/>
        <w:ind w:left="1440" w:hanging="425"/>
        <w:jc w:val="both"/>
        <w:rPr>
          <w:rFonts w:ascii="Arial" w:hAnsi="Arial" w:cs="Arial"/>
          <w:sz w:val="22"/>
          <w:szCs w:val="22"/>
          <w:lang w:val="id-ID"/>
        </w:rPr>
      </w:pPr>
    </w:p>
    <w:p w14:paraId="69681767" w14:textId="5CD81BDE" w:rsidR="0025158B" w:rsidRPr="000D3259" w:rsidRDefault="0025158B" w:rsidP="000D3259">
      <w:pPr>
        <w:pStyle w:val="Heading2"/>
        <w:numPr>
          <w:ilvl w:val="0"/>
          <w:numId w:val="89"/>
        </w:numPr>
        <w:spacing w:before="0" w:after="0" w:line="276" w:lineRule="auto"/>
        <w:ind w:left="851" w:hanging="425"/>
        <w:jc w:val="both"/>
        <w:rPr>
          <w:rFonts w:ascii="Arial" w:hAnsi="Arial" w:cs="Arial"/>
          <w:i w:val="0"/>
          <w:sz w:val="22"/>
          <w:szCs w:val="22"/>
          <w:lang w:val="sv-SE"/>
        </w:rPr>
      </w:pPr>
      <w:r w:rsidRPr="000D3259">
        <w:rPr>
          <w:rFonts w:ascii="Arial" w:hAnsi="Arial" w:cs="Arial"/>
          <w:i w:val="0"/>
          <w:sz w:val="22"/>
          <w:szCs w:val="22"/>
          <w:lang w:val="sv-SE"/>
        </w:rPr>
        <w:t>Pelayanan yang Tidak Ditanggung</w:t>
      </w:r>
      <w:r w:rsidR="00B041E7" w:rsidRPr="000D3259">
        <w:rPr>
          <w:rFonts w:ascii="Arial" w:hAnsi="Arial" w:cs="Arial"/>
          <w:i w:val="0"/>
          <w:sz w:val="22"/>
          <w:szCs w:val="22"/>
          <w:lang w:val="sv-SE"/>
        </w:rPr>
        <w:t xml:space="preserve"> PIHAK PERTAMA</w:t>
      </w:r>
      <w:r w:rsidRPr="000D3259">
        <w:rPr>
          <w:rFonts w:ascii="Arial" w:hAnsi="Arial" w:cs="Arial"/>
          <w:i w:val="0"/>
          <w:sz w:val="22"/>
          <w:szCs w:val="22"/>
          <w:lang w:val="sv-SE"/>
        </w:rPr>
        <w:t xml:space="preserve"> (disesuaikan dengan ketentuan dalam polis </w:t>
      </w:r>
      <w:r w:rsidR="00986B62" w:rsidRPr="000D3259">
        <w:rPr>
          <w:rFonts w:ascii="Arial" w:hAnsi="Arial" w:cs="Arial"/>
          <w:i w:val="0"/>
          <w:sz w:val="22"/>
          <w:szCs w:val="22"/>
          <w:lang w:val="sv-SE"/>
        </w:rPr>
        <w:t>Peserta</w:t>
      </w:r>
      <w:r w:rsidRPr="000D3259">
        <w:rPr>
          <w:rFonts w:ascii="Arial" w:hAnsi="Arial" w:cs="Arial"/>
          <w:i w:val="0"/>
          <w:sz w:val="22"/>
          <w:szCs w:val="22"/>
          <w:lang w:val="sv-SE"/>
        </w:rPr>
        <w:t xml:space="preserve"> </w:t>
      </w:r>
      <w:r w:rsidR="00E77567" w:rsidRPr="000D3259">
        <w:rPr>
          <w:rFonts w:ascii="Arial" w:hAnsi="Arial" w:cs="Arial"/>
          <w:i w:val="0"/>
          <w:sz w:val="22"/>
          <w:szCs w:val="22"/>
          <w:lang w:val="sv-SE"/>
        </w:rPr>
        <w:t>BRILIFE</w:t>
      </w:r>
      <w:r w:rsidRPr="000D3259">
        <w:rPr>
          <w:rFonts w:ascii="Arial" w:hAnsi="Arial" w:cs="Arial"/>
          <w:i w:val="0"/>
          <w:sz w:val="22"/>
          <w:szCs w:val="22"/>
          <w:lang w:val="sv-SE"/>
        </w:rPr>
        <w:t>)</w:t>
      </w:r>
    </w:p>
    <w:p w14:paraId="5956ABC0"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sesuai</w:t>
      </w:r>
      <w:proofErr w:type="spellEnd"/>
      <w:r w:rsidRPr="000D3259">
        <w:rPr>
          <w:rFonts w:ascii="Arial" w:hAnsi="Arial" w:cs="Arial"/>
          <w:sz w:val="22"/>
          <w:szCs w:val="22"/>
        </w:rPr>
        <w:t xml:space="preserve"> </w:t>
      </w:r>
      <w:proofErr w:type="spellStart"/>
      <w:r w:rsidRPr="000D3259">
        <w:rPr>
          <w:rFonts w:ascii="Arial" w:hAnsi="Arial" w:cs="Arial"/>
          <w:sz w:val="22"/>
          <w:szCs w:val="22"/>
        </w:rPr>
        <w:t>ketentuan</w:t>
      </w:r>
      <w:proofErr w:type="spellEnd"/>
      <w:r w:rsidRPr="000D3259">
        <w:rPr>
          <w:rFonts w:ascii="Arial" w:hAnsi="Arial" w:cs="Arial"/>
          <w:sz w:val="22"/>
          <w:szCs w:val="22"/>
        </w:rPr>
        <w:t xml:space="preserve">, </w:t>
      </w:r>
      <w:proofErr w:type="spellStart"/>
      <w:r w:rsidRPr="000D3259">
        <w:rPr>
          <w:rFonts w:ascii="Arial" w:hAnsi="Arial" w:cs="Arial"/>
          <w:sz w:val="22"/>
          <w:szCs w:val="22"/>
        </w:rPr>
        <w:t>prosedur</w:t>
      </w:r>
      <w:proofErr w:type="spellEnd"/>
      <w:r w:rsidRPr="000D3259">
        <w:rPr>
          <w:rFonts w:ascii="Arial" w:hAnsi="Arial" w:cs="Arial"/>
          <w:sz w:val="22"/>
          <w:szCs w:val="22"/>
        </w:rPr>
        <w:t xml:space="preserve"> dan </w:t>
      </w:r>
      <w:proofErr w:type="spellStart"/>
      <w:r w:rsidRPr="000D3259">
        <w:rPr>
          <w:rFonts w:ascii="Arial" w:hAnsi="Arial" w:cs="Arial"/>
          <w:sz w:val="22"/>
          <w:szCs w:val="22"/>
        </w:rPr>
        <w:t>indikasi</w:t>
      </w:r>
      <w:proofErr w:type="spellEnd"/>
      <w:r w:rsidRPr="000D3259">
        <w:rPr>
          <w:rFonts w:ascii="Arial" w:hAnsi="Arial" w:cs="Arial"/>
          <w:sz w:val="22"/>
          <w:szCs w:val="22"/>
        </w:rPr>
        <w:t xml:space="preserve"> </w:t>
      </w:r>
      <w:proofErr w:type="spellStart"/>
      <w:r w:rsidRPr="000D3259">
        <w:rPr>
          <w:rFonts w:ascii="Arial" w:hAnsi="Arial" w:cs="Arial"/>
          <w:sz w:val="22"/>
          <w:szCs w:val="22"/>
        </w:rPr>
        <w:t>medis</w:t>
      </w:r>
      <w:proofErr w:type="spellEnd"/>
      <w:r w:rsidRPr="000D3259">
        <w:rPr>
          <w:rFonts w:ascii="Arial" w:hAnsi="Arial" w:cs="Arial"/>
          <w:sz w:val="22"/>
          <w:szCs w:val="22"/>
          <w:lang w:val="id-ID"/>
        </w:rPr>
        <w:t>.</w:t>
      </w:r>
    </w:p>
    <w:p w14:paraId="6D07BCB7"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Pelayanan</w:t>
      </w:r>
      <w:proofErr w:type="spellEnd"/>
      <w:r w:rsidRPr="000D3259">
        <w:rPr>
          <w:rFonts w:ascii="Arial" w:hAnsi="Arial" w:cs="Arial"/>
          <w:sz w:val="22"/>
          <w:szCs w:val="22"/>
        </w:rPr>
        <w:t>/</w:t>
      </w:r>
      <w:proofErr w:type="spellStart"/>
      <w:r w:rsidRPr="000D3259">
        <w:rPr>
          <w:rFonts w:ascii="Arial" w:hAnsi="Arial" w:cs="Arial"/>
          <w:sz w:val="22"/>
          <w:szCs w:val="22"/>
        </w:rPr>
        <w:t>pengobatan</w:t>
      </w:r>
      <w:proofErr w:type="spellEnd"/>
      <w:r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gangguan</w:t>
      </w:r>
      <w:proofErr w:type="spellEnd"/>
      <w:r w:rsidRPr="000D3259">
        <w:rPr>
          <w:rFonts w:ascii="Arial" w:hAnsi="Arial" w:cs="Arial"/>
          <w:sz w:val="22"/>
          <w:szCs w:val="22"/>
        </w:rPr>
        <w:t xml:space="preserve"> mental dan </w:t>
      </w:r>
      <w:proofErr w:type="spellStart"/>
      <w:r w:rsidRPr="000D3259">
        <w:rPr>
          <w:rFonts w:ascii="Arial" w:hAnsi="Arial" w:cs="Arial"/>
          <w:sz w:val="22"/>
          <w:szCs w:val="22"/>
        </w:rPr>
        <w:t>perilaku</w:t>
      </w:r>
      <w:proofErr w:type="spellEnd"/>
      <w:r w:rsidRPr="000D3259">
        <w:rPr>
          <w:rFonts w:ascii="Arial" w:hAnsi="Arial" w:cs="Arial"/>
          <w:sz w:val="22"/>
          <w:szCs w:val="22"/>
        </w:rPr>
        <w:t xml:space="preserve"> (</w:t>
      </w:r>
      <w:r w:rsidRPr="000D3259">
        <w:rPr>
          <w:rFonts w:ascii="Arial" w:hAnsi="Arial" w:cs="Arial"/>
          <w:i/>
          <w:iCs/>
          <w:sz w:val="22"/>
          <w:szCs w:val="22"/>
        </w:rPr>
        <w:t>schizophrenia, schizotypal, delusional disorders</w:t>
      </w:r>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kategori</w:t>
      </w:r>
      <w:proofErr w:type="spellEnd"/>
      <w:r w:rsidRPr="000D3259">
        <w:rPr>
          <w:rFonts w:ascii="Arial" w:hAnsi="Arial" w:cs="Arial"/>
          <w:sz w:val="22"/>
          <w:szCs w:val="22"/>
        </w:rPr>
        <w:t xml:space="preserve"> F20 – F29 ICD-10.</w:t>
      </w:r>
    </w:p>
    <w:p w14:paraId="5CDF9BC2"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Penyakit</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diakibatkan</w:t>
      </w:r>
      <w:proofErr w:type="spellEnd"/>
      <w:r w:rsidRPr="000D3259">
        <w:rPr>
          <w:rFonts w:ascii="Arial" w:hAnsi="Arial" w:cs="Arial"/>
          <w:sz w:val="22"/>
          <w:szCs w:val="22"/>
        </w:rPr>
        <w:t xml:space="preserve"> oleh </w:t>
      </w:r>
      <w:proofErr w:type="spellStart"/>
      <w:r w:rsidRPr="000D3259">
        <w:rPr>
          <w:rFonts w:ascii="Arial" w:hAnsi="Arial" w:cs="Arial"/>
          <w:sz w:val="22"/>
          <w:szCs w:val="22"/>
        </w:rPr>
        <w:t>perbuatan</w:t>
      </w:r>
      <w:proofErr w:type="spellEnd"/>
      <w:r w:rsidRPr="000D3259">
        <w:rPr>
          <w:rFonts w:ascii="Arial" w:hAnsi="Arial" w:cs="Arial"/>
          <w:sz w:val="22"/>
          <w:szCs w:val="22"/>
        </w:rPr>
        <w:t xml:space="preserve"> </w:t>
      </w:r>
      <w:proofErr w:type="spellStart"/>
      <w:r w:rsidRPr="000D3259">
        <w:rPr>
          <w:rFonts w:ascii="Arial" w:hAnsi="Arial" w:cs="Arial"/>
          <w:sz w:val="22"/>
          <w:szCs w:val="22"/>
        </w:rPr>
        <w:t>sendiri</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bunuh</w:t>
      </w:r>
      <w:proofErr w:type="spellEnd"/>
      <w:r w:rsidRPr="000D3259">
        <w:rPr>
          <w:rFonts w:ascii="Arial" w:hAnsi="Arial" w:cs="Arial"/>
          <w:sz w:val="22"/>
          <w:szCs w:val="22"/>
        </w:rPr>
        <w:t xml:space="preserve"> </w:t>
      </w:r>
      <w:proofErr w:type="spellStart"/>
      <w:r w:rsidRPr="000D3259">
        <w:rPr>
          <w:rFonts w:ascii="Arial" w:hAnsi="Arial" w:cs="Arial"/>
          <w:sz w:val="22"/>
          <w:szCs w:val="22"/>
        </w:rPr>
        <w:t>diri</w:t>
      </w:r>
      <w:proofErr w:type="spellEnd"/>
      <w:r w:rsidRPr="000D3259">
        <w:rPr>
          <w:rFonts w:ascii="Arial" w:hAnsi="Arial" w:cs="Arial"/>
          <w:sz w:val="22"/>
          <w:szCs w:val="22"/>
        </w:rPr>
        <w:t xml:space="preserve">, </w:t>
      </w:r>
      <w:proofErr w:type="spellStart"/>
      <w:r w:rsidR="00AC18B0" w:rsidRPr="000D3259">
        <w:rPr>
          <w:rFonts w:ascii="Arial" w:hAnsi="Arial" w:cs="Arial"/>
          <w:sz w:val="22"/>
          <w:szCs w:val="22"/>
        </w:rPr>
        <w:t>olah</w:t>
      </w:r>
      <w:proofErr w:type="spellEnd"/>
      <w:r w:rsidR="00AC18B0" w:rsidRPr="000D3259">
        <w:rPr>
          <w:rFonts w:ascii="Arial" w:hAnsi="Arial" w:cs="Arial"/>
          <w:sz w:val="22"/>
          <w:szCs w:val="22"/>
        </w:rPr>
        <w:t xml:space="preserve"> raga </w:t>
      </w:r>
      <w:proofErr w:type="spellStart"/>
      <w:r w:rsidR="00AC18B0" w:rsidRPr="000D3259">
        <w:rPr>
          <w:rFonts w:ascii="Arial" w:hAnsi="Arial" w:cs="Arial"/>
          <w:sz w:val="22"/>
          <w:szCs w:val="22"/>
        </w:rPr>
        <w:t>berbahaya</w:t>
      </w:r>
      <w:proofErr w:type="spellEnd"/>
      <w:r w:rsidR="00AC18B0" w:rsidRPr="000D3259">
        <w:rPr>
          <w:rFonts w:ascii="Arial" w:hAnsi="Arial" w:cs="Arial"/>
          <w:sz w:val="22"/>
          <w:szCs w:val="22"/>
        </w:rPr>
        <w:t xml:space="preserve">, </w:t>
      </w:r>
      <w:proofErr w:type="spellStart"/>
      <w:r w:rsidR="00AC18B0" w:rsidRPr="000D3259">
        <w:rPr>
          <w:rFonts w:ascii="Arial" w:hAnsi="Arial" w:cs="Arial"/>
          <w:sz w:val="22"/>
          <w:szCs w:val="22"/>
        </w:rPr>
        <w:t>penyalah</w:t>
      </w:r>
      <w:proofErr w:type="spellEnd"/>
      <w:r w:rsidR="00AC18B0" w:rsidRPr="000D3259">
        <w:rPr>
          <w:rFonts w:ascii="Arial" w:hAnsi="Arial" w:cs="Arial"/>
          <w:sz w:val="22"/>
          <w:szCs w:val="22"/>
        </w:rPr>
        <w:t xml:space="preserve"> </w:t>
      </w:r>
      <w:proofErr w:type="spellStart"/>
      <w:r w:rsidR="00AC18B0" w:rsidRPr="000D3259">
        <w:rPr>
          <w:rFonts w:ascii="Arial" w:hAnsi="Arial" w:cs="Arial"/>
          <w:sz w:val="22"/>
          <w:szCs w:val="22"/>
        </w:rPr>
        <w:t>gunaan</w:t>
      </w:r>
      <w:proofErr w:type="spellEnd"/>
      <w:r w:rsidR="00AC18B0" w:rsidRPr="000D3259">
        <w:rPr>
          <w:rFonts w:ascii="Arial" w:hAnsi="Arial" w:cs="Arial"/>
          <w:sz w:val="22"/>
          <w:szCs w:val="22"/>
        </w:rPr>
        <w:t xml:space="preserve"> </w:t>
      </w:r>
      <w:proofErr w:type="spellStart"/>
      <w:r w:rsidR="00AC18B0" w:rsidRPr="000D3259">
        <w:rPr>
          <w:rFonts w:ascii="Arial" w:hAnsi="Arial" w:cs="Arial"/>
          <w:sz w:val="22"/>
          <w:szCs w:val="22"/>
        </w:rPr>
        <w:t>narkoba</w:t>
      </w:r>
      <w:proofErr w:type="spellEnd"/>
      <w:r w:rsidR="00AC18B0" w:rsidRPr="000D3259">
        <w:rPr>
          <w:rFonts w:ascii="Arial" w:hAnsi="Arial" w:cs="Arial"/>
          <w:sz w:val="22"/>
          <w:szCs w:val="22"/>
        </w:rPr>
        <w:t>/</w:t>
      </w:r>
      <w:proofErr w:type="spellStart"/>
      <w:r w:rsidR="00AC18B0" w:rsidRPr="000D3259">
        <w:rPr>
          <w:rFonts w:ascii="Arial" w:hAnsi="Arial" w:cs="Arial"/>
          <w:sz w:val="22"/>
          <w:szCs w:val="22"/>
        </w:rPr>
        <w:t>zat</w:t>
      </w:r>
      <w:proofErr w:type="spellEnd"/>
      <w:r w:rsidR="00AC18B0" w:rsidRPr="000D3259">
        <w:rPr>
          <w:rFonts w:ascii="Arial" w:hAnsi="Arial" w:cs="Arial"/>
          <w:sz w:val="22"/>
          <w:szCs w:val="22"/>
        </w:rPr>
        <w:t xml:space="preserve"> </w:t>
      </w:r>
      <w:proofErr w:type="spellStart"/>
      <w:r w:rsidR="00AC18B0" w:rsidRPr="000D3259">
        <w:rPr>
          <w:rFonts w:ascii="Arial" w:hAnsi="Arial" w:cs="Arial"/>
          <w:sz w:val="22"/>
          <w:szCs w:val="22"/>
        </w:rPr>
        <w:t>adiktif</w:t>
      </w:r>
      <w:proofErr w:type="spellEnd"/>
      <w:r w:rsidR="00AC18B0" w:rsidRPr="000D3259">
        <w:rPr>
          <w:rFonts w:ascii="Arial" w:hAnsi="Arial" w:cs="Arial"/>
          <w:sz w:val="22"/>
          <w:szCs w:val="22"/>
        </w:rPr>
        <w:t xml:space="preserve"> l</w:t>
      </w:r>
      <w:r w:rsidRPr="000D3259">
        <w:rPr>
          <w:rFonts w:ascii="Arial" w:hAnsi="Arial" w:cs="Arial"/>
          <w:sz w:val="22"/>
          <w:szCs w:val="22"/>
        </w:rPr>
        <w:t>ain)</w:t>
      </w:r>
    </w:p>
    <w:p w14:paraId="0967553F"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bersifat</w:t>
      </w:r>
      <w:proofErr w:type="spellEnd"/>
      <w:r w:rsidRPr="000D3259">
        <w:rPr>
          <w:rFonts w:ascii="Arial" w:hAnsi="Arial" w:cs="Arial"/>
          <w:sz w:val="22"/>
          <w:szCs w:val="22"/>
        </w:rPr>
        <w:t xml:space="preserve"> </w:t>
      </w:r>
      <w:proofErr w:type="spellStart"/>
      <w:r w:rsidRPr="000D3259">
        <w:rPr>
          <w:rFonts w:ascii="Arial" w:hAnsi="Arial" w:cs="Arial"/>
          <w:sz w:val="22"/>
          <w:szCs w:val="22"/>
        </w:rPr>
        <w:t>kosmetik</w:t>
      </w:r>
      <w:proofErr w:type="spellEnd"/>
      <w:r w:rsidRPr="000D3259">
        <w:rPr>
          <w:rFonts w:ascii="Arial" w:hAnsi="Arial" w:cs="Arial"/>
          <w:sz w:val="22"/>
          <w:szCs w:val="22"/>
        </w:rPr>
        <w:t xml:space="preserve"> dan </w:t>
      </w:r>
      <w:proofErr w:type="spellStart"/>
      <w:r w:rsidRPr="000D3259">
        <w:rPr>
          <w:rFonts w:ascii="Arial" w:hAnsi="Arial" w:cs="Arial"/>
          <w:sz w:val="22"/>
          <w:szCs w:val="22"/>
        </w:rPr>
        <w:t>estetik</w:t>
      </w:r>
      <w:proofErr w:type="spellEnd"/>
      <w:r w:rsidRPr="000D3259">
        <w:rPr>
          <w:rFonts w:ascii="Arial" w:hAnsi="Arial" w:cs="Arial"/>
          <w:sz w:val="22"/>
          <w:szCs w:val="22"/>
        </w:rPr>
        <w:t xml:space="preserve">, </w:t>
      </w:r>
      <w:proofErr w:type="spellStart"/>
      <w:r w:rsidRPr="000D3259">
        <w:rPr>
          <w:rFonts w:ascii="Arial" w:hAnsi="Arial" w:cs="Arial"/>
          <w:sz w:val="22"/>
          <w:szCs w:val="22"/>
        </w:rPr>
        <w:t>termasuk</w:t>
      </w:r>
      <w:proofErr w:type="spellEnd"/>
      <w:r w:rsidRPr="000D3259">
        <w:rPr>
          <w:rFonts w:ascii="Arial" w:hAnsi="Arial" w:cs="Arial"/>
          <w:sz w:val="22"/>
          <w:szCs w:val="22"/>
        </w:rPr>
        <w:t xml:space="preserve"> </w:t>
      </w:r>
      <w:proofErr w:type="spellStart"/>
      <w:r w:rsidRPr="000D3259">
        <w:rPr>
          <w:rFonts w:ascii="Arial" w:hAnsi="Arial" w:cs="Arial"/>
          <w:sz w:val="22"/>
          <w:szCs w:val="22"/>
        </w:rPr>
        <w:t>perawatan</w:t>
      </w:r>
      <w:proofErr w:type="spellEnd"/>
      <w:r w:rsidRPr="000D3259">
        <w:rPr>
          <w:rFonts w:ascii="Arial" w:hAnsi="Arial" w:cs="Arial"/>
          <w:sz w:val="22"/>
          <w:szCs w:val="22"/>
        </w:rPr>
        <w:t xml:space="preserve"> keloid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menggangu</w:t>
      </w:r>
      <w:proofErr w:type="spellEnd"/>
      <w:r w:rsidRPr="000D3259">
        <w:rPr>
          <w:rFonts w:ascii="Arial" w:hAnsi="Arial" w:cs="Arial"/>
          <w:sz w:val="22"/>
          <w:szCs w:val="22"/>
        </w:rPr>
        <w:t xml:space="preserve"> </w:t>
      </w:r>
      <w:proofErr w:type="spellStart"/>
      <w:r w:rsidRPr="000D3259">
        <w:rPr>
          <w:rFonts w:ascii="Arial" w:hAnsi="Arial" w:cs="Arial"/>
          <w:sz w:val="22"/>
          <w:szCs w:val="22"/>
        </w:rPr>
        <w:t>fungsi</w:t>
      </w:r>
      <w:proofErr w:type="spellEnd"/>
      <w:r w:rsidRPr="000D3259">
        <w:rPr>
          <w:rFonts w:ascii="Arial" w:hAnsi="Arial" w:cs="Arial"/>
          <w:sz w:val="22"/>
          <w:szCs w:val="22"/>
        </w:rPr>
        <w:t>.</w:t>
      </w:r>
    </w:p>
    <w:p w14:paraId="5C3DF759"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Imunisasi</w:t>
      </w:r>
      <w:proofErr w:type="spellEnd"/>
      <w:r w:rsidRPr="000D3259">
        <w:rPr>
          <w:rFonts w:ascii="Arial" w:hAnsi="Arial" w:cs="Arial"/>
          <w:sz w:val="22"/>
          <w:szCs w:val="22"/>
        </w:rPr>
        <w:t xml:space="preserve"> </w:t>
      </w:r>
      <w:proofErr w:type="spellStart"/>
      <w:r w:rsidRPr="000D3259">
        <w:rPr>
          <w:rFonts w:ascii="Arial" w:hAnsi="Arial" w:cs="Arial"/>
          <w:sz w:val="22"/>
          <w:szCs w:val="22"/>
        </w:rPr>
        <w:t>diluar</w:t>
      </w:r>
      <w:proofErr w:type="spellEnd"/>
      <w:r w:rsidRPr="000D3259">
        <w:rPr>
          <w:rFonts w:ascii="Arial" w:hAnsi="Arial" w:cs="Arial"/>
          <w:sz w:val="22"/>
          <w:szCs w:val="22"/>
        </w:rPr>
        <w:t xml:space="preserve"> </w:t>
      </w:r>
      <w:proofErr w:type="spellStart"/>
      <w:r w:rsidRPr="000D3259">
        <w:rPr>
          <w:rFonts w:ascii="Arial" w:hAnsi="Arial" w:cs="Arial"/>
          <w:sz w:val="22"/>
          <w:szCs w:val="22"/>
        </w:rPr>
        <w:t>imunisasi</w:t>
      </w:r>
      <w:proofErr w:type="spellEnd"/>
      <w:r w:rsidRPr="000D3259">
        <w:rPr>
          <w:rFonts w:ascii="Arial" w:hAnsi="Arial" w:cs="Arial"/>
          <w:sz w:val="22"/>
          <w:szCs w:val="22"/>
        </w:rPr>
        <w:t xml:space="preserve"> </w:t>
      </w:r>
      <w:proofErr w:type="spellStart"/>
      <w:r w:rsidRPr="000D3259">
        <w:rPr>
          <w:rFonts w:ascii="Arial" w:hAnsi="Arial" w:cs="Arial"/>
          <w:sz w:val="22"/>
          <w:szCs w:val="22"/>
        </w:rPr>
        <w:t>dasar</w:t>
      </w:r>
      <w:proofErr w:type="spellEnd"/>
      <w:r w:rsidRPr="000D3259">
        <w:rPr>
          <w:rFonts w:ascii="Arial" w:hAnsi="Arial" w:cs="Arial"/>
          <w:sz w:val="22"/>
          <w:szCs w:val="22"/>
        </w:rPr>
        <w:t>.</w:t>
      </w:r>
    </w:p>
    <w:p w14:paraId="50470AA4"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Khitanan</w:t>
      </w:r>
      <w:proofErr w:type="spellEnd"/>
      <w:r w:rsidRPr="000D3259">
        <w:rPr>
          <w:rFonts w:ascii="Arial" w:hAnsi="Arial" w:cs="Arial"/>
          <w:sz w:val="22"/>
          <w:szCs w:val="22"/>
        </w:rPr>
        <w:t xml:space="preserve"> </w:t>
      </w:r>
      <w:proofErr w:type="spellStart"/>
      <w:r w:rsidRPr="000D3259">
        <w:rPr>
          <w:rFonts w:ascii="Arial" w:hAnsi="Arial" w:cs="Arial"/>
          <w:sz w:val="22"/>
          <w:szCs w:val="22"/>
        </w:rPr>
        <w:t>tanpa</w:t>
      </w:r>
      <w:proofErr w:type="spellEnd"/>
      <w:r w:rsidRPr="000D3259">
        <w:rPr>
          <w:rFonts w:ascii="Arial" w:hAnsi="Arial" w:cs="Arial"/>
          <w:sz w:val="22"/>
          <w:szCs w:val="22"/>
        </w:rPr>
        <w:t xml:space="preserve"> </w:t>
      </w:r>
      <w:proofErr w:type="spellStart"/>
      <w:r w:rsidRPr="000D3259">
        <w:rPr>
          <w:rFonts w:ascii="Arial" w:hAnsi="Arial" w:cs="Arial"/>
          <w:sz w:val="22"/>
          <w:szCs w:val="22"/>
        </w:rPr>
        <w:t>indikasi</w:t>
      </w:r>
      <w:proofErr w:type="spellEnd"/>
      <w:r w:rsidRPr="000D3259">
        <w:rPr>
          <w:rFonts w:ascii="Arial" w:hAnsi="Arial" w:cs="Arial"/>
          <w:sz w:val="22"/>
          <w:szCs w:val="22"/>
        </w:rPr>
        <w:t xml:space="preserve"> </w:t>
      </w:r>
      <w:proofErr w:type="spellStart"/>
      <w:r w:rsidRPr="000D3259">
        <w:rPr>
          <w:rFonts w:ascii="Arial" w:hAnsi="Arial" w:cs="Arial"/>
          <w:sz w:val="22"/>
          <w:szCs w:val="22"/>
        </w:rPr>
        <w:t>medis</w:t>
      </w:r>
      <w:proofErr w:type="spellEnd"/>
      <w:r w:rsidRPr="000D3259">
        <w:rPr>
          <w:rFonts w:ascii="Arial" w:hAnsi="Arial" w:cs="Arial"/>
          <w:sz w:val="22"/>
          <w:szCs w:val="22"/>
        </w:rPr>
        <w:t>.</w:t>
      </w:r>
    </w:p>
    <w:p w14:paraId="50701257"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Pelayanan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belum</w:t>
      </w:r>
      <w:proofErr w:type="spellEnd"/>
      <w:r w:rsidRPr="000D3259">
        <w:rPr>
          <w:rFonts w:ascii="Arial" w:hAnsi="Arial" w:cs="Arial"/>
          <w:sz w:val="22"/>
          <w:szCs w:val="22"/>
        </w:rPr>
        <w:t xml:space="preserve"> </w:t>
      </w:r>
      <w:proofErr w:type="spellStart"/>
      <w:r w:rsidRPr="000D3259">
        <w:rPr>
          <w:rFonts w:ascii="Arial" w:hAnsi="Arial" w:cs="Arial"/>
          <w:sz w:val="22"/>
          <w:szCs w:val="22"/>
        </w:rPr>
        <w:t>diakui</w:t>
      </w:r>
      <w:proofErr w:type="spellEnd"/>
      <w:r w:rsidRPr="000D3259">
        <w:rPr>
          <w:rFonts w:ascii="Arial" w:hAnsi="Arial" w:cs="Arial"/>
          <w:sz w:val="22"/>
          <w:szCs w:val="22"/>
        </w:rPr>
        <w:t xml:space="preserve">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sah</w:t>
      </w:r>
      <w:proofErr w:type="spellEnd"/>
      <w:r w:rsidRPr="000D3259">
        <w:rPr>
          <w:rFonts w:ascii="Arial" w:hAnsi="Arial" w:cs="Arial"/>
          <w:sz w:val="22"/>
          <w:szCs w:val="22"/>
        </w:rPr>
        <w:t xml:space="preserve"> oleh </w:t>
      </w:r>
      <w:proofErr w:type="spellStart"/>
      <w:r w:rsidRPr="000D3259">
        <w:rPr>
          <w:rFonts w:ascii="Arial" w:hAnsi="Arial" w:cs="Arial"/>
          <w:sz w:val="22"/>
          <w:szCs w:val="22"/>
        </w:rPr>
        <w:t>Kementrian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R</w:t>
      </w:r>
      <w:r w:rsidR="00AC18B0" w:rsidRPr="000D3259">
        <w:rPr>
          <w:rFonts w:ascii="Arial" w:hAnsi="Arial" w:cs="Arial"/>
          <w:sz w:val="22"/>
          <w:szCs w:val="22"/>
          <w:lang w:val="en-ID"/>
        </w:rPr>
        <w:t>epublik</w:t>
      </w:r>
      <w:proofErr w:type="spellEnd"/>
      <w:r w:rsidR="00AC18B0" w:rsidRPr="000D3259">
        <w:rPr>
          <w:rFonts w:ascii="Arial" w:hAnsi="Arial" w:cs="Arial"/>
          <w:sz w:val="22"/>
          <w:szCs w:val="22"/>
          <w:lang w:val="en-ID"/>
        </w:rPr>
        <w:t xml:space="preserve"> </w:t>
      </w:r>
      <w:r w:rsidRPr="000D3259">
        <w:rPr>
          <w:rFonts w:ascii="Arial" w:hAnsi="Arial" w:cs="Arial"/>
          <w:sz w:val="22"/>
          <w:szCs w:val="22"/>
        </w:rPr>
        <w:t>I</w:t>
      </w:r>
      <w:r w:rsidR="00AC18B0" w:rsidRPr="000D3259">
        <w:rPr>
          <w:rFonts w:ascii="Arial" w:hAnsi="Arial" w:cs="Arial"/>
          <w:sz w:val="22"/>
          <w:szCs w:val="22"/>
          <w:lang w:val="en-ID"/>
        </w:rPr>
        <w:t>ndonesia</w:t>
      </w:r>
      <w:r w:rsidRPr="000D3259">
        <w:rPr>
          <w:rFonts w:ascii="Arial" w:hAnsi="Arial" w:cs="Arial"/>
          <w:sz w:val="22"/>
          <w:szCs w:val="22"/>
        </w:rPr>
        <w:t xml:space="preserve"> (</w:t>
      </w:r>
      <w:proofErr w:type="spellStart"/>
      <w:r w:rsidRPr="000D3259">
        <w:rPr>
          <w:rFonts w:ascii="Arial" w:hAnsi="Arial" w:cs="Arial"/>
          <w:sz w:val="22"/>
          <w:szCs w:val="22"/>
        </w:rPr>
        <w:t>masih</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uji </w:t>
      </w:r>
      <w:proofErr w:type="spellStart"/>
      <w:r w:rsidRPr="000D3259">
        <w:rPr>
          <w:rFonts w:ascii="Arial" w:hAnsi="Arial" w:cs="Arial"/>
          <w:sz w:val="22"/>
          <w:szCs w:val="22"/>
        </w:rPr>
        <w:t>coba</w:t>
      </w:r>
      <w:proofErr w:type="spellEnd"/>
      <w:r w:rsidRPr="000D3259">
        <w:rPr>
          <w:rFonts w:ascii="Arial" w:hAnsi="Arial" w:cs="Arial"/>
          <w:sz w:val="22"/>
          <w:szCs w:val="22"/>
        </w:rPr>
        <w:t>).</w:t>
      </w:r>
    </w:p>
    <w:p w14:paraId="767C687F"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Pelayanan</w:t>
      </w:r>
      <w:proofErr w:type="spellEnd"/>
      <w:r w:rsidRPr="000D3259">
        <w:rPr>
          <w:rFonts w:ascii="Arial" w:hAnsi="Arial" w:cs="Arial"/>
          <w:sz w:val="22"/>
          <w:szCs w:val="22"/>
        </w:rPr>
        <w:t xml:space="preserve"> program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upaya</w:t>
      </w:r>
      <w:proofErr w:type="spellEnd"/>
      <w:r w:rsidRPr="000D3259">
        <w:rPr>
          <w:rFonts w:ascii="Arial" w:hAnsi="Arial" w:cs="Arial"/>
          <w:sz w:val="22"/>
          <w:szCs w:val="22"/>
        </w:rPr>
        <w:t xml:space="preserve"> </w:t>
      </w:r>
      <w:proofErr w:type="spellStart"/>
      <w:r w:rsidRPr="000D3259">
        <w:rPr>
          <w:rFonts w:ascii="Arial" w:hAnsi="Arial" w:cs="Arial"/>
          <w:sz w:val="22"/>
          <w:szCs w:val="22"/>
        </w:rPr>
        <w:t>memperoleh</w:t>
      </w:r>
      <w:proofErr w:type="spellEnd"/>
      <w:r w:rsidRPr="000D3259">
        <w:rPr>
          <w:rFonts w:ascii="Arial" w:hAnsi="Arial" w:cs="Arial"/>
          <w:sz w:val="22"/>
          <w:szCs w:val="22"/>
        </w:rPr>
        <w:t xml:space="preserve"> </w:t>
      </w:r>
      <w:proofErr w:type="spellStart"/>
      <w:r w:rsidRPr="000D3259">
        <w:rPr>
          <w:rFonts w:ascii="Arial" w:hAnsi="Arial" w:cs="Arial"/>
          <w:sz w:val="22"/>
          <w:szCs w:val="22"/>
        </w:rPr>
        <w:t>keturunan</w:t>
      </w:r>
      <w:proofErr w:type="spellEnd"/>
      <w:r w:rsidRPr="000D3259">
        <w:rPr>
          <w:rFonts w:ascii="Arial" w:hAnsi="Arial" w:cs="Arial"/>
          <w:sz w:val="22"/>
          <w:szCs w:val="22"/>
        </w:rPr>
        <w:t>.</w:t>
      </w:r>
    </w:p>
    <w:p w14:paraId="1DC1C8A0"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Alat</w:t>
      </w:r>
      <w:proofErr w:type="spellEnd"/>
      <w:r w:rsidRPr="000D3259">
        <w:rPr>
          <w:rFonts w:ascii="Arial" w:hAnsi="Arial" w:cs="Arial"/>
          <w:sz w:val="22"/>
          <w:szCs w:val="22"/>
        </w:rPr>
        <w:t xml:space="preserve"> bantu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antara</w:t>
      </w:r>
      <w:proofErr w:type="spellEnd"/>
      <w:r w:rsidRPr="000D3259">
        <w:rPr>
          <w:rFonts w:ascii="Arial" w:hAnsi="Arial" w:cs="Arial"/>
          <w:sz w:val="22"/>
          <w:szCs w:val="22"/>
        </w:rPr>
        <w:t xml:space="preserve"> lain dan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terbatas</w:t>
      </w:r>
      <w:proofErr w:type="spellEnd"/>
      <w:r w:rsidRPr="000D3259">
        <w:rPr>
          <w:rFonts w:ascii="Arial" w:hAnsi="Arial" w:cs="Arial"/>
          <w:sz w:val="22"/>
          <w:szCs w:val="22"/>
        </w:rPr>
        <w:t xml:space="preserve"> pada: </w:t>
      </w:r>
      <w:proofErr w:type="spellStart"/>
      <w:r w:rsidRPr="000D3259">
        <w:rPr>
          <w:rFonts w:ascii="Arial" w:hAnsi="Arial" w:cs="Arial"/>
          <w:sz w:val="22"/>
          <w:szCs w:val="22"/>
        </w:rPr>
        <w:t>kursi</w:t>
      </w:r>
      <w:proofErr w:type="spellEnd"/>
      <w:r w:rsidRPr="000D3259">
        <w:rPr>
          <w:rFonts w:ascii="Arial" w:hAnsi="Arial" w:cs="Arial"/>
          <w:sz w:val="22"/>
          <w:szCs w:val="22"/>
        </w:rPr>
        <w:t xml:space="preserve"> </w:t>
      </w:r>
      <w:proofErr w:type="spellStart"/>
      <w:r w:rsidRPr="000D3259">
        <w:rPr>
          <w:rFonts w:ascii="Arial" w:hAnsi="Arial" w:cs="Arial"/>
          <w:sz w:val="22"/>
          <w:szCs w:val="22"/>
        </w:rPr>
        <w:t>roda</w:t>
      </w:r>
      <w:proofErr w:type="spellEnd"/>
      <w:r w:rsidRPr="000D3259">
        <w:rPr>
          <w:rFonts w:ascii="Arial" w:hAnsi="Arial" w:cs="Arial"/>
          <w:sz w:val="22"/>
          <w:szCs w:val="22"/>
        </w:rPr>
        <w:t xml:space="preserve">, </w:t>
      </w:r>
      <w:proofErr w:type="spellStart"/>
      <w:r w:rsidRPr="000D3259">
        <w:rPr>
          <w:rFonts w:ascii="Arial" w:hAnsi="Arial" w:cs="Arial"/>
          <w:sz w:val="22"/>
          <w:szCs w:val="22"/>
        </w:rPr>
        <w:t>tongkat</w:t>
      </w:r>
      <w:proofErr w:type="spellEnd"/>
      <w:r w:rsidRPr="000D3259">
        <w:rPr>
          <w:rFonts w:ascii="Arial" w:hAnsi="Arial" w:cs="Arial"/>
          <w:sz w:val="22"/>
          <w:szCs w:val="22"/>
        </w:rPr>
        <w:t xml:space="preserve"> </w:t>
      </w:r>
      <w:proofErr w:type="spellStart"/>
      <w:r w:rsidRPr="000D3259">
        <w:rPr>
          <w:rFonts w:ascii="Arial" w:hAnsi="Arial" w:cs="Arial"/>
          <w:sz w:val="22"/>
          <w:szCs w:val="22"/>
        </w:rPr>
        <w:t>penyangga</w:t>
      </w:r>
      <w:proofErr w:type="spellEnd"/>
      <w:r w:rsidRPr="000D3259">
        <w:rPr>
          <w:rFonts w:ascii="Arial" w:hAnsi="Arial" w:cs="Arial"/>
          <w:sz w:val="22"/>
          <w:szCs w:val="22"/>
        </w:rPr>
        <w:t xml:space="preserve">, </w:t>
      </w:r>
      <w:proofErr w:type="spellStart"/>
      <w:r w:rsidRPr="000D3259">
        <w:rPr>
          <w:rFonts w:ascii="Arial" w:hAnsi="Arial" w:cs="Arial"/>
          <w:sz w:val="22"/>
          <w:szCs w:val="22"/>
        </w:rPr>
        <w:t>korset</w:t>
      </w:r>
      <w:proofErr w:type="spellEnd"/>
      <w:r w:rsidRPr="000D3259">
        <w:rPr>
          <w:rFonts w:ascii="Arial" w:hAnsi="Arial" w:cs="Arial"/>
          <w:sz w:val="22"/>
          <w:szCs w:val="22"/>
        </w:rPr>
        <w:t xml:space="preserve">, </w:t>
      </w:r>
      <w:proofErr w:type="spellStart"/>
      <w:r w:rsidRPr="000D3259">
        <w:rPr>
          <w:rFonts w:ascii="Arial" w:hAnsi="Arial" w:cs="Arial"/>
          <w:sz w:val="22"/>
          <w:szCs w:val="22"/>
        </w:rPr>
        <w:t>kantong</w:t>
      </w:r>
      <w:proofErr w:type="spellEnd"/>
      <w:r w:rsidRPr="000D3259">
        <w:rPr>
          <w:rFonts w:ascii="Arial" w:hAnsi="Arial" w:cs="Arial"/>
          <w:sz w:val="22"/>
          <w:szCs w:val="22"/>
        </w:rPr>
        <w:t xml:space="preserve"> es </w:t>
      </w:r>
      <w:proofErr w:type="spellStart"/>
      <w:r w:rsidRPr="000D3259">
        <w:rPr>
          <w:rFonts w:ascii="Arial" w:hAnsi="Arial" w:cs="Arial"/>
          <w:sz w:val="22"/>
          <w:szCs w:val="22"/>
        </w:rPr>
        <w:t>batu</w:t>
      </w:r>
      <w:proofErr w:type="spellEnd"/>
      <w:r w:rsidRPr="000D3259">
        <w:rPr>
          <w:rFonts w:ascii="Arial" w:hAnsi="Arial" w:cs="Arial"/>
          <w:sz w:val="22"/>
          <w:szCs w:val="22"/>
        </w:rPr>
        <w:t xml:space="preserve">/air </w:t>
      </w:r>
      <w:proofErr w:type="spellStart"/>
      <w:r w:rsidRPr="000D3259">
        <w:rPr>
          <w:rFonts w:ascii="Arial" w:hAnsi="Arial" w:cs="Arial"/>
          <w:sz w:val="22"/>
          <w:szCs w:val="22"/>
        </w:rPr>
        <w:t>hangat</w:t>
      </w:r>
      <w:proofErr w:type="spellEnd"/>
      <w:r w:rsidRPr="000D3259">
        <w:rPr>
          <w:rFonts w:ascii="Arial" w:hAnsi="Arial" w:cs="Arial"/>
          <w:sz w:val="22"/>
          <w:szCs w:val="22"/>
        </w:rPr>
        <w:t xml:space="preserve">, </w:t>
      </w:r>
      <w:proofErr w:type="spellStart"/>
      <w:r w:rsidRPr="000D3259">
        <w:rPr>
          <w:rFonts w:ascii="Arial" w:hAnsi="Arial" w:cs="Arial"/>
          <w:sz w:val="22"/>
          <w:szCs w:val="22"/>
        </w:rPr>
        <w:t>pispot</w:t>
      </w:r>
      <w:proofErr w:type="spellEnd"/>
      <w:r w:rsidRPr="000D3259">
        <w:rPr>
          <w:rFonts w:ascii="Arial" w:hAnsi="Arial" w:cs="Arial"/>
          <w:sz w:val="22"/>
          <w:szCs w:val="22"/>
        </w:rPr>
        <w:t xml:space="preserve">, </w:t>
      </w:r>
      <w:proofErr w:type="spellStart"/>
      <w:r w:rsidRPr="000D3259">
        <w:rPr>
          <w:rFonts w:ascii="Arial" w:hAnsi="Arial" w:cs="Arial"/>
          <w:sz w:val="22"/>
          <w:szCs w:val="22"/>
        </w:rPr>
        <w:t>kasur</w:t>
      </w:r>
      <w:proofErr w:type="spellEnd"/>
      <w:r w:rsidRPr="000D3259">
        <w:rPr>
          <w:rFonts w:ascii="Arial" w:hAnsi="Arial" w:cs="Arial"/>
          <w:sz w:val="22"/>
          <w:szCs w:val="22"/>
        </w:rPr>
        <w:t xml:space="preserve"> decubitus, </w:t>
      </w:r>
      <w:r w:rsidRPr="000D3259">
        <w:rPr>
          <w:rFonts w:ascii="Arial" w:hAnsi="Arial" w:cs="Arial"/>
          <w:i/>
          <w:iCs/>
          <w:sz w:val="22"/>
          <w:szCs w:val="22"/>
        </w:rPr>
        <w:t>decker</w:t>
      </w:r>
      <w:r w:rsidRPr="000D3259">
        <w:rPr>
          <w:rFonts w:ascii="Arial" w:hAnsi="Arial" w:cs="Arial"/>
          <w:sz w:val="22"/>
          <w:szCs w:val="22"/>
        </w:rPr>
        <w:t xml:space="preserve">, </w:t>
      </w:r>
      <w:proofErr w:type="spellStart"/>
      <w:r w:rsidRPr="000D3259">
        <w:rPr>
          <w:rFonts w:ascii="Arial" w:hAnsi="Arial" w:cs="Arial"/>
          <w:i/>
          <w:iCs/>
          <w:sz w:val="22"/>
          <w:szCs w:val="22"/>
        </w:rPr>
        <w:t>underpad</w:t>
      </w:r>
      <w:proofErr w:type="spellEnd"/>
      <w:r w:rsidRPr="000D3259">
        <w:rPr>
          <w:rFonts w:ascii="Arial" w:hAnsi="Arial" w:cs="Arial"/>
          <w:sz w:val="22"/>
          <w:szCs w:val="22"/>
        </w:rPr>
        <w:t>.</w:t>
      </w:r>
    </w:p>
    <w:p w14:paraId="2E3A5899"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Biaya</w:t>
      </w:r>
      <w:proofErr w:type="spellEnd"/>
      <w:r w:rsidRPr="000D3259">
        <w:rPr>
          <w:rFonts w:ascii="Arial" w:hAnsi="Arial" w:cs="Arial"/>
          <w:sz w:val="22"/>
          <w:szCs w:val="22"/>
        </w:rPr>
        <w:t xml:space="preserve"> </w:t>
      </w:r>
      <w:proofErr w:type="spellStart"/>
      <w:r w:rsidRPr="000D3259">
        <w:rPr>
          <w:rFonts w:ascii="Arial" w:hAnsi="Arial" w:cs="Arial"/>
          <w:sz w:val="22"/>
          <w:szCs w:val="22"/>
        </w:rPr>
        <w:t>transportasi</w:t>
      </w:r>
      <w:proofErr w:type="spellEnd"/>
      <w:r w:rsidRPr="000D3259">
        <w:rPr>
          <w:rFonts w:ascii="Arial" w:hAnsi="Arial" w:cs="Arial"/>
          <w:sz w:val="22"/>
          <w:szCs w:val="22"/>
        </w:rPr>
        <w:t>/</w:t>
      </w:r>
      <w:r w:rsidRPr="000D3259">
        <w:rPr>
          <w:rFonts w:ascii="Arial" w:hAnsi="Arial" w:cs="Arial"/>
          <w:i/>
          <w:iCs/>
          <w:sz w:val="22"/>
          <w:szCs w:val="22"/>
        </w:rPr>
        <w:t>ambulance</w:t>
      </w:r>
      <w:r w:rsidRPr="000D3259">
        <w:rPr>
          <w:rFonts w:ascii="Arial" w:hAnsi="Arial" w:cs="Arial"/>
          <w:sz w:val="22"/>
          <w:szCs w:val="22"/>
        </w:rPr>
        <w:t xml:space="preserve">, </w:t>
      </w:r>
      <w:proofErr w:type="spellStart"/>
      <w:r w:rsidRPr="000D3259">
        <w:rPr>
          <w:rFonts w:ascii="Arial" w:hAnsi="Arial" w:cs="Arial"/>
          <w:i/>
          <w:iCs/>
          <w:sz w:val="22"/>
          <w:szCs w:val="22"/>
        </w:rPr>
        <w:t>fotocopy</w:t>
      </w:r>
      <w:proofErr w:type="spellEnd"/>
      <w:r w:rsidRPr="000D3259">
        <w:rPr>
          <w:rFonts w:ascii="Arial" w:hAnsi="Arial" w:cs="Arial"/>
          <w:sz w:val="22"/>
          <w:szCs w:val="22"/>
        </w:rPr>
        <w:t xml:space="preserve">, </w:t>
      </w:r>
      <w:proofErr w:type="spellStart"/>
      <w:r w:rsidRPr="000D3259">
        <w:rPr>
          <w:rFonts w:ascii="Arial" w:hAnsi="Arial" w:cs="Arial"/>
          <w:sz w:val="22"/>
          <w:szCs w:val="22"/>
        </w:rPr>
        <w:t>telepon</w:t>
      </w:r>
      <w:proofErr w:type="spellEnd"/>
      <w:r w:rsidRPr="000D3259">
        <w:rPr>
          <w:rFonts w:ascii="Arial" w:hAnsi="Arial" w:cs="Arial"/>
          <w:sz w:val="22"/>
          <w:szCs w:val="22"/>
        </w:rPr>
        <w:t>.</w:t>
      </w:r>
    </w:p>
    <w:p w14:paraId="0F65C173" w14:textId="6031872C"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Biaya</w:t>
      </w:r>
      <w:proofErr w:type="spellEnd"/>
      <w:r w:rsidRPr="000D3259">
        <w:rPr>
          <w:rFonts w:ascii="Arial" w:hAnsi="Arial" w:cs="Arial"/>
          <w:sz w:val="22"/>
          <w:szCs w:val="22"/>
        </w:rPr>
        <w:t xml:space="preserve"> </w:t>
      </w:r>
      <w:proofErr w:type="spellStart"/>
      <w:r w:rsidRPr="000D3259">
        <w:rPr>
          <w:rFonts w:ascii="Arial" w:hAnsi="Arial" w:cs="Arial"/>
          <w:sz w:val="22"/>
          <w:szCs w:val="22"/>
        </w:rPr>
        <w:t>administrasi</w:t>
      </w:r>
      <w:proofErr w:type="spellEnd"/>
      <w:r w:rsidRPr="000D3259">
        <w:rPr>
          <w:rFonts w:ascii="Arial" w:hAnsi="Arial" w:cs="Arial"/>
          <w:sz w:val="22"/>
          <w:szCs w:val="22"/>
        </w:rPr>
        <w:t xml:space="preserve"> lain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terkait</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pengobatan</w:t>
      </w:r>
      <w:proofErr w:type="spellEnd"/>
      <w:r w:rsidRPr="000D3259">
        <w:rPr>
          <w:rFonts w:ascii="Arial" w:hAnsi="Arial" w:cs="Arial"/>
          <w:sz w:val="22"/>
          <w:szCs w:val="22"/>
        </w:rPr>
        <w:t xml:space="preserve"> (</w:t>
      </w:r>
      <w:proofErr w:type="spellStart"/>
      <w:r w:rsidRPr="000D3259">
        <w:rPr>
          <w:rFonts w:ascii="Arial" w:hAnsi="Arial" w:cs="Arial"/>
          <w:sz w:val="22"/>
          <w:szCs w:val="22"/>
        </w:rPr>
        <w:t>misalnya</w:t>
      </w:r>
      <w:proofErr w:type="spellEnd"/>
      <w:r w:rsidRPr="000D3259">
        <w:rPr>
          <w:rFonts w:ascii="Arial" w:hAnsi="Arial" w:cs="Arial"/>
          <w:sz w:val="22"/>
          <w:szCs w:val="22"/>
        </w:rPr>
        <w:t xml:space="preserve">. </w:t>
      </w:r>
      <w:proofErr w:type="spellStart"/>
      <w:r w:rsidRPr="000D3259">
        <w:rPr>
          <w:rFonts w:ascii="Arial" w:hAnsi="Arial" w:cs="Arial"/>
          <w:sz w:val="22"/>
          <w:szCs w:val="22"/>
        </w:rPr>
        <w:t>administrasi</w:t>
      </w:r>
      <w:proofErr w:type="spellEnd"/>
      <w:r w:rsidRPr="000D3259">
        <w:rPr>
          <w:rFonts w:ascii="Arial" w:hAnsi="Arial" w:cs="Arial"/>
          <w:sz w:val="22"/>
          <w:szCs w:val="22"/>
        </w:rPr>
        <w:t xml:space="preserve"> </w:t>
      </w:r>
      <w:proofErr w:type="spellStart"/>
      <w:r w:rsidRPr="000D3259">
        <w:rPr>
          <w:rFonts w:ascii="Arial" w:hAnsi="Arial" w:cs="Arial"/>
          <w:sz w:val="22"/>
          <w:szCs w:val="22"/>
        </w:rPr>
        <w:t>pengurusan</w:t>
      </w:r>
      <w:proofErr w:type="spellEnd"/>
      <w:r w:rsidRPr="000D3259">
        <w:rPr>
          <w:rFonts w:ascii="Arial" w:hAnsi="Arial" w:cs="Arial"/>
          <w:sz w:val="22"/>
          <w:szCs w:val="22"/>
        </w:rPr>
        <w:t xml:space="preserve"> </w:t>
      </w:r>
      <w:proofErr w:type="spellStart"/>
      <w:r w:rsidRPr="000D3259">
        <w:rPr>
          <w:rFonts w:ascii="Arial" w:hAnsi="Arial" w:cs="Arial"/>
          <w:sz w:val="22"/>
          <w:szCs w:val="22"/>
        </w:rPr>
        <w:t>surat-surat</w:t>
      </w:r>
      <w:proofErr w:type="spellEnd"/>
      <w:r w:rsidRPr="000D3259">
        <w:rPr>
          <w:rFonts w:ascii="Arial" w:hAnsi="Arial" w:cs="Arial"/>
          <w:sz w:val="22"/>
          <w:szCs w:val="22"/>
        </w:rPr>
        <w:t xml:space="preserve"> </w:t>
      </w:r>
      <w:proofErr w:type="spellStart"/>
      <w:r w:rsidRPr="000D3259">
        <w:rPr>
          <w:rFonts w:ascii="Arial" w:hAnsi="Arial" w:cs="Arial"/>
          <w:sz w:val="22"/>
          <w:szCs w:val="22"/>
        </w:rPr>
        <w:t>keterangan</w:t>
      </w:r>
      <w:proofErr w:type="spellEnd"/>
      <w:r w:rsidRPr="000D3259">
        <w:rPr>
          <w:rFonts w:ascii="Arial" w:hAnsi="Arial" w:cs="Arial"/>
          <w:sz w:val="22"/>
          <w:szCs w:val="22"/>
        </w:rPr>
        <w:t xml:space="preserve"> </w:t>
      </w:r>
      <w:proofErr w:type="spellStart"/>
      <w:r w:rsidRPr="000D3259">
        <w:rPr>
          <w:rFonts w:ascii="Arial" w:hAnsi="Arial" w:cs="Arial"/>
          <w:sz w:val="22"/>
          <w:szCs w:val="22"/>
        </w:rPr>
        <w:t>kelahiran</w:t>
      </w:r>
      <w:proofErr w:type="spellEnd"/>
      <w:r w:rsidRPr="000D3259">
        <w:rPr>
          <w:rFonts w:ascii="Arial" w:hAnsi="Arial" w:cs="Arial"/>
          <w:sz w:val="22"/>
          <w:szCs w:val="22"/>
        </w:rPr>
        <w:t xml:space="preserve">, resume </w:t>
      </w:r>
      <w:proofErr w:type="spellStart"/>
      <w:r w:rsidRPr="000D3259">
        <w:rPr>
          <w:rFonts w:ascii="Arial" w:hAnsi="Arial" w:cs="Arial"/>
          <w:sz w:val="22"/>
          <w:szCs w:val="22"/>
        </w:rPr>
        <w:t>medis,visum</w:t>
      </w:r>
      <w:proofErr w:type="spellEnd"/>
      <w:r w:rsidRPr="000D3259">
        <w:rPr>
          <w:rFonts w:ascii="Arial" w:hAnsi="Arial" w:cs="Arial"/>
          <w:sz w:val="22"/>
          <w:szCs w:val="22"/>
        </w:rPr>
        <w:t xml:space="preserve"> </w:t>
      </w:r>
      <w:proofErr w:type="spellStart"/>
      <w:r w:rsidRPr="000D3259">
        <w:rPr>
          <w:rFonts w:ascii="Arial" w:hAnsi="Arial" w:cs="Arial"/>
          <w:sz w:val="22"/>
          <w:szCs w:val="22"/>
        </w:rPr>
        <w:t>dll</w:t>
      </w:r>
      <w:proofErr w:type="spellEnd"/>
      <w:r w:rsidRPr="000D3259">
        <w:rPr>
          <w:rFonts w:ascii="Arial" w:hAnsi="Arial" w:cs="Arial"/>
          <w:sz w:val="22"/>
          <w:szCs w:val="22"/>
        </w:rPr>
        <w:t>)</w:t>
      </w:r>
    </w:p>
    <w:p w14:paraId="4DBB006A"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Memulihkan</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w:t>
      </w:r>
      <w:proofErr w:type="spellStart"/>
      <w:r w:rsidRPr="000D3259">
        <w:rPr>
          <w:rFonts w:ascii="Arial" w:hAnsi="Arial" w:cs="Arial"/>
          <w:sz w:val="22"/>
          <w:szCs w:val="22"/>
        </w:rPr>
        <w:t>selain</w:t>
      </w:r>
      <w:proofErr w:type="spellEnd"/>
      <w:r w:rsidRPr="000D3259">
        <w:rPr>
          <w:rFonts w:ascii="Arial" w:hAnsi="Arial" w:cs="Arial"/>
          <w:sz w:val="22"/>
          <w:szCs w:val="22"/>
        </w:rPr>
        <w:t xml:space="preserve"> di </w:t>
      </w:r>
      <w:proofErr w:type="spellStart"/>
      <w:r w:rsidRPr="000D3259">
        <w:rPr>
          <w:rFonts w:ascii="Arial" w:hAnsi="Arial" w:cs="Arial"/>
          <w:sz w:val="22"/>
          <w:szCs w:val="22"/>
        </w:rPr>
        <w:t>Rumah</w:t>
      </w:r>
      <w:proofErr w:type="spellEnd"/>
      <w:r w:rsidRPr="000D3259">
        <w:rPr>
          <w:rFonts w:ascii="Arial" w:hAnsi="Arial" w:cs="Arial"/>
          <w:sz w:val="22"/>
          <w:szCs w:val="22"/>
        </w:rPr>
        <w:t xml:space="preserve"> </w:t>
      </w:r>
      <w:proofErr w:type="spellStart"/>
      <w:r w:rsidRPr="000D3259">
        <w:rPr>
          <w:rFonts w:ascii="Arial" w:hAnsi="Arial" w:cs="Arial"/>
          <w:sz w:val="22"/>
          <w:szCs w:val="22"/>
        </w:rPr>
        <w:t>Sakit</w:t>
      </w:r>
      <w:proofErr w:type="spellEnd"/>
      <w:r w:rsidRPr="000D3259">
        <w:rPr>
          <w:rFonts w:ascii="Arial" w:hAnsi="Arial" w:cs="Arial"/>
          <w:sz w:val="22"/>
          <w:szCs w:val="22"/>
        </w:rPr>
        <w:t xml:space="preserve"> (Homecare, Sanatorium dan </w:t>
      </w:r>
      <w:proofErr w:type="spellStart"/>
      <w:r w:rsidRPr="000D3259">
        <w:rPr>
          <w:rFonts w:ascii="Arial" w:hAnsi="Arial" w:cs="Arial"/>
          <w:sz w:val="22"/>
          <w:szCs w:val="22"/>
        </w:rPr>
        <w:t>sejenisnya</w:t>
      </w:r>
      <w:proofErr w:type="spellEnd"/>
      <w:r w:rsidRPr="000D3259">
        <w:rPr>
          <w:rFonts w:ascii="Arial" w:hAnsi="Arial" w:cs="Arial"/>
          <w:sz w:val="22"/>
          <w:szCs w:val="22"/>
        </w:rPr>
        <w:t>).</w:t>
      </w:r>
    </w:p>
    <w:p w14:paraId="1A0BBFB9"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r w:rsidRPr="000D3259">
        <w:rPr>
          <w:rFonts w:ascii="Arial" w:hAnsi="Arial" w:cs="Arial"/>
          <w:sz w:val="22"/>
          <w:szCs w:val="22"/>
        </w:rPr>
        <w:t>AIDS dan ARC (</w:t>
      </w:r>
      <w:r w:rsidRPr="000D3259">
        <w:rPr>
          <w:rFonts w:ascii="Arial" w:hAnsi="Arial" w:cs="Arial"/>
          <w:i/>
          <w:iCs/>
          <w:sz w:val="22"/>
          <w:szCs w:val="22"/>
        </w:rPr>
        <w:t>Aids Relative Complex</w:t>
      </w:r>
      <w:r w:rsidRPr="000D3259">
        <w:rPr>
          <w:rFonts w:ascii="Arial" w:hAnsi="Arial" w:cs="Arial"/>
          <w:sz w:val="22"/>
          <w:szCs w:val="22"/>
        </w:rPr>
        <w:t xml:space="preserve">), HIV positive, </w:t>
      </w:r>
      <w:proofErr w:type="spellStart"/>
      <w:r w:rsidRPr="000D3259">
        <w:rPr>
          <w:rFonts w:ascii="Arial" w:hAnsi="Arial" w:cs="Arial"/>
          <w:sz w:val="22"/>
          <w:szCs w:val="22"/>
        </w:rPr>
        <w:t>termasuk</w:t>
      </w:r>
      <w:proofErr w:type="spellEnd"/>
      <w:r w:rsidRPr="000D3259">
        <w:rPr>
          <w:rFonts w:ascii="Arial" w:hAnsi="Arial" w:cs="Arial"/>
          <w:sz w:val="22"/>
          <w:szCs w:val="22"/>
        </w:rPr>
        <w:t xml:space="preserve"> dan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terbatas</w:t>
      </w:r>
      <w:proofErr w:type="spellEnd"/>
      <w:r w:rsidRPr="000D3259">
        <w:rPr>
          <w:rFonts w:ascii="Arial" w:hAnsi="Arial" w:cs="Arial"/>
          <w:sz w:val="22"/>
          <w:szCs w:val="22"/>
        </w:rPr>
        <w:t xml:space="preserve"> pada </w:t>
      </w:r>
      <w:proofErr w:type="spellStart"/>
      <w:r w:rsidRPr="000D3259">
        <w:rPr>
          <w:rFonts w:ascii="Arial" w:hAnsi="Arial" w:cs="Arial"/>
          <w:sz w:val="22"/>
          <w:szCs w:val="22"/>
        </w:rPr>
        <w:t>pemeriksaan</w:t>
      </w:r>
      <w:proofErr w:type="spellEnd"/>
      <w:r w:rsidRPr="000D3259">
        <w:rPr>
          <w:rFonts w:ascii="Arial" w:hAnsi="Arial" w:cs="Arial"/>
          <w:sz w:val="22"/>
          <w:szCs w:val="22"/>
        </w:rPr>
        <w:t xml:space="preserve"> HIV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w:t>
      </w:r>
    </w:p>
    <w:p w14:paraId="4FC6CE2F" w14:textId="637E4BFB"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Kelainan</w:t>
      </w:r>
      <w:proofErr w:type="spellEnd"/>
      <w:r w:rsidRPr="000D3259">
        <w:rPr>
          <w:rFonts w:ascii="Arial" w:hAnsi="Arial" w:cs="Arial"/>
          <w:sz w:val="22"/>
          <w:szCs w:val="22"/>
        </w:rPr>
        <w:t xml:space="preserve"> </w:t>
      </w:r>
      <w:proofErr w:type="spellStart"/>
      <w:r w:rsidRPr="000D3259">
        <w:rPr>
          <w:rFonts w:ascii="Arial" w:hAnsi="Arial" w:cs="Arial"/>
          <w:sz w:val="22"/>
          <w:szCs w:val="22"/>
        </w:rPr>
        <w:t>bawaan</w:t>
      </w:r>
      <w:proofErr w:type="spellEnd"/>
      <w:r w:rsidRPr="000D3259">
        <w:rPr>
          <w:rFonts w:ascii="Arial" w:hAnsi="Arial" w:cs="Arial"/>
          <w:sz w:val="22"/>
          <w:szCs w:val="22"/>
        </w:rPr>
        <w:t xml:space="preserve">/congenital dan </w:t>
      </w:r>
      <w:proofErr w:type="spellStart"/>
      <w:r w:rsidRPr="000D3259">
        <w:rPr>
          <w:rFonts w:ascii="Arial" w:hAnsi="Arial" w:cs="Arial"/>
          <w:sz w:val="22"/>
          <w:szCs w:val="22"/>
        </w:rPr>
        <w:t>herediter</w:t>
      </w:r>
      <w:proofErr w:type="spellEnd"/>
      <w:r w:rsidRPr="000D3259">
        <w:rPr>
          <w:rFonts w:ascii="Arial" w:hAnsi="Arial" w:cs="Arial"/>
          <w:sz w:val="22"/>
          <w:szCs w:val="22"/>
        </w:rPr>
        <w:t xml:space="preserve">, </w:t>
      </w:r>
      <w:proofErr w:type="spellStart"/>
      <w:r w:rsidRPr="000D3259">
        <w:rPr>
          <w:rFonts w:ascii="Arial" w:hAnsi="Arial" w:cs="Arial"/>
          <w:sz w:val="22"/>
          <w:szCs w:val="22"/>
        </w:rPr>
        <w:t>misalnya</w:t>
      </w:r>
      <w:proofErr w:type="spellEnd"/>
      <w:r w:rsidRPr="000D3259">
        <w:rPr>
          <w:rFonts w:ascii="Arial" w:hAnsi="Arial" w:cs="Arial"/>
          <w:sz w:val="22"/>
          <w:szCs w:val="22"/>
        </w:rPr>
        <w:t xml:space="preserve">: hernia pada </w:t>
      </w:r>
      <w:proofErr w:type="spellStart"/>
      <w:r w:rsidRPr="000D3259">
        <w:rPr>
          <w:rFonts w:ascii="Arial" w:hAnsi="Arial" w:cs="Arial"/>
          <w:sz w:val="22"/>
          <w:szCs w:val="22"/>
        </w:rPr>
        <w:t>usia</w:t>
      </w:r>
      <w:proofErr w:type="spellEnd"/>
      <w:r w:rsidR="00DA3F8C" w:rsidRPr="000D3259">
        <w:rPr>
          <w:rFonts w:ascii="Arial" w:hAnsi="Arial" w:cs="Arial"/>
          <w:sz w:val="22"/>
          <w:szCs w:val="22"/>
        </w:rPr>
        <w:t xml:space="preserve"> </w:t>
      </w:r>
      <w:proofErr w:type="spellStart"/>
      <w:r w:rsidRPr="000D3259">
        <w:rPr>
          <w:rFonts w:ascii="Arial" w:hAnsi="Arial" w:cs="Arial"/>
          <w:sz w:val="22"/>
          <w:szCs w:val="22"/>
        </w:rPr>
        <w:t>sampai</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8 </w:t>
      </w:r>
      <w:proofErr w:type="spellStart"/>
      <w:r w:rsidRPr="000D3259">
        <w:rPr>
          <w:rFonts w:ascii="Arial" w:hAnsi="Arial" w:cs="Arial"/>
          <w:sz w:val="22"/>
          <w:szCs w:val="22"/>
        </w:rPr>
        <w:t>tahun</w:t>
      </w:r>
      <w:proofErr w:type="spellEnd"/>
      <w:r w:rsidRPr="000D3259">
        <w:rPr>
          <w:rFonts w:ascii="Arial" w:hAnsi="Arial" w:cs="Arial"/>
          <w:sz w:val="22"/>
          <w:szCs w:val="22"/>
        </w:rPr>
        <w:t xml:space="preserve">, VSD, ASD, </w:t>
      </w:r>
      <w:proofErr w:type="spellStart"/>
      <w:r w:rsidRPr="000D3259">
        <w:rPr>
          <w:rFonts w:ascii="Arial" w:hAnsi="Arial" w:cs="Arial"/>
          <w:sz w:val="22"/>
          <w:szCs w:val="22"/>
        </w:rPr>
        <w:t>debil</w:t>
      </w:r>
      <w:proofErr w:type="spellEnd"/>
      <w:r w:rsidRPr="000D3259">
        <w:rPr>
          <w:rFonts w:ascii="Arial" w:hAnsi="Arial" w:cs="Arial"/>
          <w:sz w:val="22"/>
          <w:szCs w:val="22"/>
        </w:rPr>
        <w:t xml:space="preserve">, </w:t>
      </w:r>
      <w:proofErr w:type="spellStart"/>
      <w:r w:rsidRPr="000D3259">
        <w:rPr>
          <w:rFonts w:ascii="Arial" w:hAnsi="Arial" w:cs="Arial"/>
          <w:sz w:val="22"/>
          <w:szCs w:val="22"/>
        </w:rPr>
        <w:t>embicil</w:t>
      </w:r>
      <w:proofErr w:type="spellEnd"/>
      <w:r w:rsidRPr="000D3259">
        <w:rPr>
          <w:rFonts w:ascii="Arial" w:hAnsi="Arial" w:cs="Arial"/>
          <w:sz w:val="22"/>
          <w:szCs w:val="22"/>
        </w:rPr>
        <w:t xml:space="preserve">, mongoloid, cretinism, </w:t>
      </w:r>
      <w:proofErr w:type="spellStart"/>
      <w:r w:rsidRPr="000D3259">
        <w:rPr>
          <w:rFonts w:ascii="Arial" w:hAnsi="Arial" w:cs="Arial"/>
          <w:sz w:val="22"/>
          <w:szCs w:val="22"/>
        </w:rPr>
        <w:t>thallasemia</w:t>
      </w:r>
      <w:proofErr w:type="spellEnd"/>
      <w:r w:rsidRPr="000D3259">
        <w:rPr>
          <w:rFonts w:ascii="Arial" w:hAnsi="Arial" w:cs="Arial"/>
          <w:sz w:val="22"/>
          <w:szCs w:val="22"/>
        </w:rPr>
        <w:t xml:space="preserve">, </w:t>
      </w:r>
      <w:proofErr w:type="spellStart"/>
      <w:r w:rsidRPr="000D3259">
        <w:rPr>
          <w:rFonts w:ascii="Arial" w:hAnsi="Arial" w:cs="Arial"/>
          <w:sz w:val="22"/>
          <w:szCs w:val="22"/>
        </w:rPr>
        <w:t>haemophilli</w:t>
      </w:r>
      <w:proofErr w:type="spellEnd"/>
      <w:r w:rsidRPr="000D3259">
        <w:rPr>
          <w:rFonts w:ascii="Arial" w:hAnsi="Arial" w:cs="Arial"/>
          <w:sz w:val="22"/>
          <w:szCs w:val="22"/>
        </w:rPr>
        <w:t>, autism, dan lain-lain.</w:t>
      </w:r>
    </w:p>
    <w:p w14:paraId="18E0C0D6"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Kelainan</w:t>
      </w:r>
      <w:proofErr w:type="spellEnd"/>
      <w:r w:rsidRPr="000D3259">
        <w:rPr>
          <w:rFonts w:ascii="Arial" w:hAnsi="Arial" w:cs="Arial"/>
          <w:sz w:val="22"/>
          <w:szCs w:val="22"/>
        </w:rPr>
        <w:t xml:space="preserve"> </w:t>
      </w:r>
      <w:proofErr w:type="spellStart"/>
      <w:r w:rsidRPr="000D3259">
        <w:rPr>
          <w:rFonts w:ascii="Arial" w:hAnsi="Arial" w:cs="Arial"/>
          <w:sz w:val="22"/>
          <w:szCs w:val="22"/>
        </w:rPr>
        <w:t>Tumbuh</w:t>
      </w:r>
      <w:proofErr w:type="spellEnd"/>
      <w:r w:rsidRPr="000D3259">
        <w:rPr>
          <w:rFonts w:ascii="Arial" w:hAnsi="Arial" w:cs="Arial"/>
          <w:sz w:val="22"/>
          <w:szCs w:val="22"/>
        </w:rPr>
        <w:t xml:space="preserve"> </w:t>
      </w:r>
      <w:proofErr w:type="spellStart"/>
      <w:r w:rsidRPr="000D3259">
        <w:rPr>
          <w:rFonts w:ascii="Arial" w:hAnsi="Arial" w:cs="Arial"/>
          <w:sz w:val="22"/>
          <w:szCs w:val="22"/>
        </w:rPr>
        <w:t>Kembang</w:t>
      </w:r>
      <w:proofErr w:type="spellEnd"/>
      <w:r w:rsidRPr="000D3259">
        <w:rPr>
          <w:rFonts w:ascii="Arial" w:hAnsi="Arial" w:cs="Arial"/>
          <w:sz w:val="22"/>
          <w:szCs w:val="22"/>
        </w:rPr>
        <w:t>.</w:t>
      </w:r>
    </w:p>
    <w:p w14:paraId="01528A78"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r w:rsidRPr="000D3259">
        <w:rPr>
          <w:rFonts w:ascii="Arial" w:hAnsi="Arial" w:cs="Arial"/>
          <w:i/>
          <w:iCs/>
          <w:sz w:val="22"/>
          <w:szCs w:val="22"/>
        </w:rPr>
        <w:t>General Check Up</w:t>
      </w:r>
      <w:r w:rsidRPr="000D3259">
        <w:rPr>
          <w:rFonts w:ascii="Arial" w:hAnsi="Arial" w:cs="Arial"/>
          <w:sz w:val="22"/>
          <w:szCs w:val="22"/>
        </w:rPr>
        <w:t xml:space="preserve">, </w:t>
      </w:r>
      <w:r w:rsidRPr="000D3259">
        <w:rPr>
          <w:rFonts w:ascii="Arial" w:hAnsi="Arial" w:cs="Arial"/>
          <w:i/>
          <w:iCs/>
          <w:sz w:val="22"/>
          <w:szCs w:val="22"/>
        </w:rPr>
        <w:t xml:space="preserve">screening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tes</w:t>
      </w:r>
      <w:proofErr w:type="spellEnd"/>
      <w:r w:rsidRPr="000D3259">
        <w:rPr>
          <w:rFonts w:ascii="Arial" w:hAnsi="Arial" w:cs="Arial"/>
          <w:sz w:val="22"/>
          <w:szCs w:val="22"/>
        </w:rPr>
        <w:t xml:space="preserve"> </w:t>
      </w:r>
      <w:proofErr w:type="spellStart"/>
      <w:r w:rsidRPr="000D3259">
        <w:rPr>
          <w:rFonts w:ascii="Arial" w:hAnsi="Arial" w:cs="Arial"/>
          <w:sz w:val="22"/>
          <w:szCs w:val="22"/>
        </w:rPr>
        <w:t>kesehatan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berhubungan</w:t>
      </w:r>
      <w:proofErr w:type="spellEnd"/>
      <w:r w:rsidRPr="000D3259">
        <w:rPr>
          <w:rFonts w:ascii="Arial" w:hAnsi="Arial" w:cs="Arial"/>
          <w:sz w:val="22"/>
          <w:szCs w:val="22"/>
        </w:rPr>
        <w:t xml:space="preserve"> </w:t>
      </w:r>
      <w:proofErr w:type="spellStart"/>
      <w:r w:rsidRPr="000D3259">
        <w:rPr>
          <w:rFonts w:ascii="Arial" w:hAnsi="Arial" w:cs="Arial"/>
          <w:sz w:val="22"/>
          <w:szCs w:val="22"/>
        </w:rPr>
        <w:t>dengan</w:t>
      </w:r>
      <w:proofErr w:type="spellEnd"/>
      <w:r w:rsidRPr="000D3259">
        <w:rPr>
          <w:rFonts w:ascii="Arial" w:hAnsi="Arial" w:cs="Arial"/>
          <w:sz w:val="22"/>
          <w:szCs w:val="22"/>
        </w:rPr>
        <w:t xml:space="preserve"> </w:t>
      </w:r>
      <w:proofErr w:type="spellStart"/>
      <w:r w:rsidRPr="000D3259">
        <w:rPr>
          <w:rFonts w:ascii="Arial" w:hAnsi="Arial" w:cs="Arial"/>
          <w:sz w:val="22"/>
          <w:szCs w:val="22"/>
        </w:rPr>
        <w:t>pengobatan</w:t>
      </w:r>
      <w:proofErr w:type="spellEnd"/>
      <w:r w:rsidRPr="000D3259">
        <w:rPr>
          <w:rFonts w:ascii="Arial" w:hAnsi="Arial" w:cs="Arial"/>
          <w:sz w:val="22"/>
          <w:szCs w:val="22"/>
        </w:rPr>
        <w:t>.</w:t>
      </w:r>
    </w:p>
    <w:p w14:paraId="5696BDF6"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Pemeriksaan</w:t>
      </w:r>
      <w:proofErr w:type="spellEnd"/>
      <w:r w:rsidRPr="000D3259">
        <w:rPr>
          <w:rFonts w:ascii="Arial" w:hAnsi="Arial" w:cs="Arial"/>
          <w:sz w:val="22"/>
          <w:szCs w:val="22"/>
        </w:rPr>
        <w:t xml:space="preserve"> HBV-DNA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w:t>
      </w:r>
      <w:proofErr w:type="spellStart"/>
      <w:r w:rsidRPr="000D3259">
        <w:rPr>
          <w:rFonts w:ascii="Arial" w:hAnsi="Arial" w:cs="Arial"/>
          <w:sz w:val="22"/>
          <w:szCs w:val="22"/>
        </w:rPr>
        <w:t>langsung</w:t>
      </w:r>
      <w:proofErr w:type="spellEnd"/>
      <w:r w:rsidRPr="000D3259">
        <w:rPr>
          <w:rFonts w:ascii="Arial" w:hAnsi="Arial" w:cs="Arial"/>
          <w:sz w:val="22"/>
          <w:szCs w:val="22"/>
        </w:rPr>
        <w:t xml:space="preserve"> </w:t>
      </w:r>
      <w:proofErr w:type="spellStart"/>
      <w:r w:rsidRPr="000D3259">
        <w:rPr>
          <w:rFonts w:ascii="Arial" w:hAnsi="Arial" w:cs="Arial"/>
          <w:sz w:val="22"/>
          <w:szCs w:val="22"/>
        </w:rPr>
        <w:t>tanpa</w:t>
      </w:r>
      <w:proofErr w:type="spellEnd"/>
      <w:r w:rsidRPr="000D3259">
        <w:rPr>
          <w:rFonts w:ascii="Arial" w:hAnsi="Arial" w:cs="Arial"/>
          <w:sz w:val="22"/>
          <w:szCs w:val="22"/>
        </w:rPr>
        <w:t xml:space="preserve"> </w:t>
      </w:r>
      <w:proofErr w:type="spellStart"/>
      <w:r w:rsidRPr="000D3259">
        <w:rPr>
          <w:rFonts w:ascii="Arial" w:hAnsi="Arial" w:cs="Arial"/>
          <w:sz w:val="22"/>
          <w:szCs w:val="22"/>
        </w:rPr>
        <w:t>didahului</w:t>
      </w:r>
      <w:proofErr w:type="spellEnd"/>
      <w:r w:rsidRPr="000D3259">
        <w:rPr>
          <w:rFonts w:ascii="Arial" w:hAnsi="Arial" w:cs="Arial"/>
          <w:sz w:val="22"/>
          <w:szCs w:val="22"/>
        </w:rPr>
        <w:t xml:space="preserve"> </w:t>
      </w:r>
      <w:proofErr w:type="spellStart"/>
      <w:r w:rsidRPr="000D3259">
        <w:rPr>
          <w:rFonts w:ascii="Arial" w:hAnsi="Arial" w:cs="Arial"/>
          <w:sz w:val="22"/>
          <w:szCs w:val="22"/>
        </w:rPr>
        <w:t>pemeriksaan</w:t>
      </w:r>
      <w:proofErr w:type="spellEnd"/>
      <w:r w:rsidRPr="000D3259">
        <w:rPr>
          <w:rFonts w:ascii="Arial" w:hAnsi="Arial" w:cs="Arial"/>
          <w:sz w:val="22"/>
          <w:szCs w:val="22"/>
        </w:rPr>
        <w:t xml:space="preserve"> </w:t>
      </w:r>
      <w:proofErr w:type="spellStart"/>
      <w:r w:rsidRPr="000D3259">
        <w:rPr>
          <w:rFonts w:ascii="Arial" w:hAnsi="Arial" w:cs="Arial"/>
          <w:sz w:val="22"/>
          <w:szCs w:val="22"/>
        </w:rPr>
        <w:t>HbsAg</w:t>
      </w:r>
      <w:proofErr w:type="spellEnd"/>
      <w:r w:rsidRPr="000D3259">
        <w:rPr>
          <w:rFonts w:ascii="Arial" w:hAnsi="Arial" w:cs="Arial"/>
          <w:sz w:val="22"/>
          <w:szCs w:val="22"/>
        </w:rPr>
        <w:t>.</w:t>
      </w:r>
    </w:p>
    <w:p w14:paraId="70027230"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r w:rsidRPr="000D3259">
        <w:rPr>
          <w:rFonts w:ascii="Arial" w:hAnsi="Arial" w:cs="Arial"/>
          <w:i/>
          <w:iCs/>
          <w:sz w:val="22"/>
          <w:szCs w:val="22"/>
        </w:rPr>
        <w:t xml:space="preserve">Screening </w:t>
      </w:r>
      <w:proofErr w:type="spellStart"/>
      <w:r w:rsidRPr="000D3259">
        <w:rPr>
          <w:rFonts w:ascii="Arial" w:hAnsi="Arial" w:cs="Arial"/>
          <w:sz w:val="22"/>
          <w:szCs w:val="22"/>
        </w:rPr>
        <w:t>ulang</w:t>
      </w:r>
      <w:proofErr w:type="spellEnd"/>
      <w:r w:rsidRPr="000D3259">
        <w:rPr>
          <w:rFonts w:ascii="Arial" w:hAnsi="Arial" w:cs="Arial"/>
          <w:sz w:val="22"/>
          <w:szCs w:val="22"/>
        </w:rPr>
        <w:t xml:space="preserve"> </w:t>
      </w:r>
      <w:proofErr w:type="spellStart"/>
      <w:r w:rsidRPr="000D3259">
        <w:rPr>
          <w:rFonts w:ascii="Arial" w:hAnsi="Arial" w:cs="Arial"/>
          <w:sz w:val="22"/>
          <w:szCs w:val="22"/>
        </w:rPr>
        <w:t>darah</w:t>
      </w:r>
      <w:proofErr w:type="spellEnd"/>
      <w:r w:rsidRPr="000D3259">
        <w:rPr>
          <w:rFonts w:ascii="Arial" w:hAnsi="Arial" w:cs="Arial"/>
          <w:sz w:val="22"/>
          <w:szCs w:val="22"/>
        </w:rPr>
        <w:t xml:space="preserve"> oleh </w:t>
      </w:r>
      <w:proofErr w:type="spellStart"/>
      <w:r w:rsidRPr="000D3259">
        <w:rPr>
          <w:rFonts w:ascii="Arial" w:hAnsi="Arial" w:cs="Arial"/>
          <w:sz w:val="22"/>
          <w:szCs w:val="22"/>
        </w:rPr>
        <w:t>Rumah</w:t>
      </w:r>
      <w:proofErr w:type="spellEnd"/>
      <w:r w:rsidRPr="000D3259">
        <w:rPr>
          <w:rFonts w:ascii="Arial" w:hAnsi="Arial" w:cs="Arial"/>
          <w:sz w:val="22"/>
          <w:szCs w:val="22"/>
        </w:rPr>
        <w:t xml:space="preserve"> </w:t>
      </w:r>
      <w:proofErr w:type="spellStart"/>
      <w:r w:rsidRPr="000D3259">
        <w:rPr>
          <w:rFonts w:ascii="Arial" w:hAnsi="Arial" w:cs="Arial"/>
          <w:sz w:val="22"/>
          <w:szCs w:val="22"/>
        </w:rPr>
        <w:t>Sakit</w:t>
      </w:r>
      <w:proofErr w:type="spellEnd"/>
      <w:r w:rsidRPr="000D3259">
        <w:rPr>
          <w:rFonts w:ascii="Arial" w:hAnsi="Arial" w:cs="Arial"/>
          <w:sz w:val="22"/>
          <w:szCs w:val="22"/>
        </w:rPr>
        <w:t xml:space="preserve"> </w:t>
      </w:r>
    </w:p>
    <w:p w14:paraId="28E38F5A"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Pembersihan</w:t>
      </w:r>
      <w:proofErr w:type="spellEnd"/>
      <w:r w:rsidRPr="000D3259">
        <w:rPr>
          <w:rFonts w:ascii="Arial" w:hAnsi="Arial" w:cs="Arial"/>
          <w:sz w:val="22"/>
          <w:szCs w:val="22"/>
        </w:rPr>
        <w:t xml:space="preserve"> </w:t>
      </w:r>
      <w:proofErr w:type="spellStart"/>
      <w:r w:rsidRPr="000D3259">
        <w:rPr>
          <w:rFonts w:ascii="Arial" w:hAnsi="Arial" w:cs="Arial"/>
          <w:sz w:val="22"/>
          <w:szCs w:val="22"/>
        </w:rPr>
        <w:t>karang</w:t>
      </w:r>
      <w:proofErr w:type="spellEnd"/>
      <w:r w:rsidRPr="000D3259">
        <w:rPr>
          <w:rFonts w:ascii="Arial" w:hAnsi="Arial" w:cs="Arial"/>
          <w:sz w:val="22"/>
          <w:szCs w:val="22"/>
        </w:rPr>
        <w:t xml:space="preserve"> </w:t>
      </w:r>
      <w:proofErr w:type="spellStart"/>
      <w:r w:rsidRPr="000D3259">
        <w:rPr>
          <w:rFonts w:ascii="Arial" w:hAnsi="Arial" w:cs="Arial"/>
          <w:sz w:val="22"/>
          <w:szCs w:val="22"/>
        </w:rPr>
        <w:t>gigi</w:t>
      </w:r>
      <w:proofErr w:type="spellEnd"/>
      <w:r w:rsidRPr="000D3259">
        <w:rPr>
          <w:rFonts w:ascii="Arial" w:hAnsi="Arial" w:cs="Arial"/>
          <w:sz w:val="22"/>
          <w:szCs w:val="22"/>
        </w:rPr>
        <w:t xml:space="preserve"> (</w:t>
      </w:r>
      <w:proofErr w:type="spellStart"/>
      <w:r w:rsidRPr="000D3259">
        <w:rPr>
          <w:rFonts w:ascii="Arial" w:hAnsi="Arial" w:cs="Arial"/>
          <w:i/>
          <w:iCs/>
          <w:sz w:val="22"/>
          <w:szCs w:val="22"/>
        </w:rPr>
        <w:t>scalling</w:t>
      </w:r>
      <w:proofErr w:type="spellEnd"/>
      <w:r w:rsidRPr="000D3259">
        <w:rPr>
          <w:rFonts w:ascii="Arial" w:hAnsi="Arial" w:cs="Arial"/>
          <w:sz w:val="22"/>
          <w:szCs w:val="22"/>
        </w:rPr>
        <w:t xml:space="preserve">), </w:t>
      </w:r>
      <w:proofErr w:type="spellStart"/>
      <w:r w:rsidRPr="000D3259">
        <w:rPr>
          <w:rFonts w:ascii="Arial" w:hAnsi="Arial" w:cs="Arial"/>
          <w:sz w:val="22"/>
          <w:szCs w:val="22"/>
        </w:rPr>
        <w:t>upaya-upaya</w:t>
      </w:r>
      <w:proofErr w:type="spellEnd"/>
      <w:r w:rsidRPr="000D3259">
        <w:rPr>
          <w:rFonts w:ascii="Arial" w:hAnsi="Arial" w:cs="Arial"/>
          <w:sz w:val="22"/>
          <w:szCs w:val="22"/>
        </w:rPr>
        <w:t>/</w:t>
      </w:r>
      <w:proofErr w:type="spellStart"/>
      <w:r w:rsidRPr="000D3259">
        <w:rPr>
          <w:rFonts w:ascii="Arial" w:hAnsi="Arial" w:cs="Arial"/>
          <w:sz w:val="22"/>
          <w:szCs w:val="22"/>
        </w:rPr>
        <w:t>tindakan</w:t>
      </w:r>
      <w:proofErr w:type="spellEnd"/>
      <w:r w:rsidRPr="000D3259">
        <w:rPr>
          <w:rFonts w:ascii="Arial" w:hAnsi="Arial" w:cs="Arial"/>
          <w:sz w:val="22"/>
          <w:szCs w:val="22"/>
        </w:rPr>
        <w:t xml:space="preserve"> </w:t>
      </w:r>
      <w:proofErr w:type="spellStart"/>
      <w:r w:rsidRPr="000D3259">
        <w:rPr>
          <w:rFonts w:ascii="Arial" w:hAnsi="Arial" w:cs="Arial"/>
          <w:sz w:val="22"/>
          <w:szCs w:val="22"/>
        </w:rPr>
        <w:t>perataan</w:t>
      </w:r>
      <w:proofErr w:type="spellEnd"/>
      <w:r w:rsidRPr="000D3259">
        <w:rPr>
          <w:rFonts w:ascii="Arial" w:hAnsi="Arial" w:cs="Arial"/>
          <w:sz w:val="22"/>
          <w:szCs w:val="22"/>
        </w:rPr>
        <w:t xml:space="preserve"> </w:t>
      </w:r>
      <w:proofErr w:type="spellStart"/>
      <w:r w:rsidRPr="000D3259">
        <w:rPr>
          <w:rFonts w:ascii="Arial" w:hAnsi="Arial" w:cs="Arial"/>
          <w:sz w:val="22"/>
          <w:szCs w:val="22"/>
        </w:rPr>
        <w:t>letak</w:t>
      </w:r>
      <w:proofErr w:type="spellEnd"/>
      <w:r w:rsidRPr="000D3259">
        <w:rPr>
          <w:rFonts w:ascii="Arial" w:hAnsi="Arial" w:cs="Arial"/>
          <w:sz w:val="22"/>
          <w:szCs w:val="22"/>
        </w:rPr>
        <w:t xml:space="preserve"> </w:t>
      </w:r>
      <w:proofErr w:type="spellStart"/>
      <w:r w:rsidRPr="000D3259">
        <w:rPr>
          <w:rFonts w:ascii="Arial" w:hAnsi="Arial" w:cs="Arial"/>
          <w:sz w:val="22"/>
          <w:szCs w:val="22"/>
        </w:rPr>
        <w:t>gigi</w:t>
      </w:r>
      <w:proofErr w:type="spellEnd"/>
      <w:r w:rsidRPr="000D3259">
        <w:rPr>
          <w:rFonts w:ascii="Arial" w:hAnsi="Arial" w:cs="Arial"/>
          <w:sz w:val="22"/>
          <w:szCs w:val="22"/>
        </w:rPr>
        <w:t xml:space="preserve"> (</w:t>
      </w:r>
      <w:proofErr w:type="spellStart"/>
      <w:r w:rsidRPr="000D3259">
        <w:rPr>
          <w:rFonts w:ascii="Arial" w:hAnsi="Arial" w:cs="Arial"/>
          <w:i/>
          <w:iCs/>
          <w:sz w:val="22"/>
          <w:szCs w:val="22"/>
        </w:rPr>
        <w:t>orthodontie</w:t>
      </w:r>
      <w:proofErr w:type="spellEnd"/>
      <w:r w:rsidRPr="000D3259">
        <w:rPr>
          <w:rFonts w:ascii="Arial" w:hAnsi="Arial" w:cs="Arial"/>
          <w:sz w:val="22"/>
          <w:szCs w:val="22"/>
        </w:rPr>
        <w:t xml:space="preserve">), </w:t>
      </w:r>
      <w:proofErr w:type="spellStart"/>
      <w:r w:rsidRPr="000D3259">
        <w:rPr>
          <w:rFonts w:ascii="Arial" w:hAnsi="Arial" w:cs="Arial"/>
          <w:sz w:val="22"/>
          <w:szCs w:val="22"/>
        </w:rPr>
        <w:t>pemutihan</w:t>
      </w:r>
      <w:proofErr w:type="spellEnd"/>
      <w:r w:rsidRPr="000D3259">
        <w:rPr>
          <w:rFonts w:ascii="Arial" w:hAnsi="Arial" w:cs="Arial"/>
          <w:sz w:val="22"/>
          <w:szCs w:val="22"/>
        </w:rPr>
        <w:t xml:space="preserve"> </w:t>
      </w:r>
      <w:proofErr w:type="spellStart"/>
      <w:r w:rsidRPr="000D3259">
        <w:rPr>
          <w:rFonts w:ascii="Arial" w:hAnsi="Arial" w:cs="Arial"/>
          <w:sz w:val="22"/>
          <w:szCs w:val="22"/>
        </w:rPr>
        <w:t>gigi</w:t>
      </w:r>
      <w:proofErr w:type="spellEnd"/>
      <w:r w:rsidRPr="000D3259">
        <w:rPr>
          <w:rFonts w:ascii="Arial" w:hAnsi="Arial" w:cs="Arial"/>
          <w:sz w:val="22"/>
          <w:szCs w:val="22"/>
        </w:rPr>
        <w:t xml:space="preserve"> (</w:t>
      </w:r>
      <w:r w:rsidRPr="000D3259">
        <w:rPr>
          <w:rFonts w:ascii="Arial" w:hAnsi="Arial" w:cs="Arial"/>
          <w:i/>
          <w:iCs/>
          <w:sz w:val="22"/>
          <w:szCs w:val="22"/>
        </w:rPr>
        <w:t>bleaching</w:t>
      </w:r>
      <w:r w:rsidRPr="000D3259">
        <w:rPr>
          <w:rFonts w:ascii="Arial" w:hAnsi="Arial" w:cs="Arial"/>
          <w:sz w:val="22"/>
          <w:szCs w:val="22"/>
        </w:rPr>
        <w:t xml:space="preserve">), </w:t>
      </w:r>
      <w:proofErr w:type="spellStart"/>
      <w:r w:rsidRPr="000D3259">
        <w:rPr>
          <w:rFonts w:ascii="Arial" w:hAnsi="Arial" w:cs="Arial"/>
          <w:sz w:val="22"/>
          <w:szCs w:val="22"/>
        </w:rPr>
        <w:t>mahkota</w:t>
      </w:r>
      <w:proofErr w:type="spellEnd"/>
      <w:r w:rsidRPr="000D3259">
        <w:rPr>
          <w:rFonts w:ascii="Arial" w:hAnsi="Arial" w:cs="Arial"/>
          <w:sz w:val="22"/>
          <w:szCs w:val="22"/>
        </w:rPr>
        <w:t xml:space="preserve"> </w:t>
      </w:r>
      <w:proofErr w:type="spellStart"/>
      <w:r w:rsidRPr="000D3259">
        <w:rPr>
          <w:rFonts w:ascii="Arial" w:hAnsi="Arial" w:cs="Arial"/>
          <w:sz w:val="22"/>
          <w:szCs w:val="22"/>
        </w:rPr>
        <w:t>selubung</w:t>
      </w:r>
      <w:proofErr w:type="spellEnd"/>
      <w:r w:rsidRPr="000D3259">
        <w:rPr>
          <w:rFonts w:ascii="Arial" w:hAnsi="Arial" w:cs="Arial"/>
          <w:sz w:val="22"/>
          <w:szCs w:val="22"/>
        </w:rPr>
        <w:t xml:space="preserve"> dan </w:t>
      </w:r>
      <w:proofErr w:type="spellStart"/>
      <w:r w:rsidRPr="000D3259">
        <w:rPr>
          <w:rFonts w:ascii="Arial" w:hAnsi="Arial" w:cs="Arial"/>
          <w:sz w:val="22"/>
          <w:szCs w:val="22"/>
        </w:rPr>
        <w:t>mahkota</w:t>
      </w:r>
      <w:proofErr w:type="spellEnd"/>
      <w:r w:rsidRPr="000D3259">
        <w:rPr>
          <w:rFonts w:ascii="Arial" w:hAnsi="Arial" w:cs="Arial"/>
          <w:sz w:val="22"/>
          <w:szCs w:val="22"/>
        </w:rPr>
        <w:t xml:space="preserve"> </w:t>
      </w:r>
      <w:proofErr w:type="spellStart"/>
      <w:r w:rsidRPr="000D3259">
        <w:rPr>
          <w:rFonts w:ascii="Arial" w:hAnsi="Arial" w:cs="Arial"/>
          <w:sz w:val="22"/>
          <w:szCs w:val="22"/>
        </w:rPr>
        <w:t>jembatan</w:t>
      </w:r>
      <w:proofErr w:type="spellEnd"/>
      <w:r w:rsidRPr="000D3259">
        <w:rPr>
          <w:rFonts w:ascii="Arial" w:hAnsi="Arial" w:cs="Arial"/>
          <w:sz w:val="22"/>
          <w:szCs w:val="22"/>
        </w:rPr>
        <w:t>.</w:t>
      </w:r>
    </w:p>
    <w:p w14:paraId="3CFF4989"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Dialisa</w:t>
      </w:r>
      <w:proofErr w:type="spellEnd"/>
      <w:r w:rsidRPr="000D3259">
        <w:rPr>
          <w:rFonts w:ascii="Arial" w:hAnsi="Arial" w:cs="Arial"/>
          <w:sz w:val="22"/>
          <w:szCs w:val="22"/>
        </w:rPr>
        <w:t xml:space="preserve"> (</w:t>
      </w:r>
      <w:r w:rsidRPr="000D3259">
        <w:rPr>
          <w:rFonts w:ascii="Arial" w:hAnsi="Arial" w:cs="Arial"/>
          <w:i/>
          <w:iCs/>
          <w:sz w:val="22"/>
          <w:szCs w:val="22"/>
        </w:rPr>
        <w:t xml:space="preserve">Peritoneal </w:t>
      </w:r>
      <w:proofErr w:type="spellStart"/>
      <w:r w:rsidRPr="000D3259">
        <w:rPr>
          <w:rFonts w:ascii="Arial" w:hAnsi="Arial" w:cs="Arial"/>
          <w:i/>
          <w:iCs/>
          <w:sz w:val="22"/>
          <w:szCs w:val="22"/>
        </w:rPr>
        <w:t>dialisa</w:t>
      </w:r>
      <w:proofErr w:type="spellEnd"/>
      <w:r w:rsidRPr="000D3259">
        <w:rPr>
          <w:rFonts w:ascii="Arial" w:hAnsi="Arial" w:cs="Arial"/>
          <w:i/>
          <w:iCs/>
          <w:sz w:val="22"/>
          <w:szCs w:val="22"/>
        </w:rPr>
        <w:t xml:space="preserve"> </w:t>
      </w:r>
      <w:r w:rsidRPr="000D3259">
        <w:rPr>
          <w:rFonts w:ascii="Arial" w:hAnsi="Arial" w:cs="Arial"/>
          <w:sz w:val="22"/>
          <w:szCs w:val="22"/>
        </w:rPr>
        <w:t xml:space="preserve">dan </w:t>
      </w:r>
      <w:proofErr w:type="spellStart"/>
      <w:r w:rsidRPr="000D3259">
        <w:rPr>
          <w:rFonts w:ascii="Arial" w:hAnsi="Arial" w:cs="Arial"/>
          <w:i/>
          <w:iCs/>
          <w:sz w:val="22"/>
          <w:szCs w:val="22"/>
        </w:rPr>
        <w:t>Haemodialisa</w:t>
      </w:r>
      <w:proofErr w:type="spellEnd"/>
      <w:r w:rsidRPr="000D3259">
        <w:rPr>
          <w:rFonts w:ascii="Arial" w:hAnsi="Arial" w:cs="Arial"/>
          <w:sz w:val="22"/>
          <w:szCs w:val="22"/>
        </w:rPr>
        <w:t>)</w:t>
      </w:r>
    </w:p>
    <w:p w14:paraId="28B4DE71"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Pembuatan</w:t>
      </w:r>
      <w:proofErr w:type="spellEnd"/>
      <w:r w:rsidRPr="000D3259">
        <w:rPr>
          <w:rFonts w:ascii="Arial" w:hAnsi="Arial" w:cs="Arial"/>
          <w:sz w:val="22"/>
          <w:szCs w:val="22"/>
        </w:rPr>
        <w:t xml:space="preserve"> </w:t>
      </w:r>
      <w:proofErr w:type="spellStart"/>
      <w:r w:rsidRPr="000D3259">
        <w:rPr>
          <w:rFonts w:ascii="Arial" w:hAnsi="Arial" w:cs="Arial"/>
          <w:i/>
          <w:iCs/>
          <w:sz w:val="22"/>
          <w:szCs w:val="22"/>
        </w:rPr>
        <w:t>Visum</w:t>
      </w:r>
      <w:proofErr w:type="spellEnd"/>
      <w:r w:rsidRPr="000D3259">
        <w:rPr>
          <w:rFonts w:ascii="Arial" w:hAnsi="Arial" w:cs="Arial"/>
          <w:i/>
          <w:iCs/>
          <w:sz w:val="22"/>
          <w:szCs w:val="22"/>
        </w:rPr>
        <w:t xml:space="preserve"> et </w:t>
      </w:r>
      <w:proofErr w:type="spellStart"/>
      <w:r w:rsidRPr="000D3259">
        <w:rPr>
          <w:rFonts w:ascii="Arial" w:hAnsi="Arial" w:cs="Arial"/>
          <w:i/>
          <w:iCs/>
          <w:sz w:val="22"/>
          <w:szCs w:val="22"/>
        </w:rPr>
        <w:t>repertum</w:t>
      </w:r>
      <w:proofErr w:type="spellEnd"/>
      <w:r w:rsidRPr="000D3259">
        <w:rPr>
          <w:rFonts w:ascii="Arial" w:hAnsi="Arial" w:cs="Arial"/>
          <w:sz w:val="22"/>
          <w:szCs w:val="22"/>
        </w:rPr>
        <w:t>.</w:t>
      </w:r>
    </w:p>
    <w:p w14:paraId="3DC66E71" w14:textId="2998C016"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r w:rsidRPr="000D3259">
        <w:rPr>
          <w:rFonts w:ascii="Arial" w:hAnsi="Arial" w:cs="Arial"/>
          <w:sz w:val="22"/>
          <w:szCs w:val="22"/>
        </w:rPr>
        <w:t xml:space="preserve">Vitamin, multivitamin, </w:t>
      </w:r>
      <w:proofErr w:type="spellStart"/>
      <w:r w:rsidRPr="000D3259">
        <w:rPr>
          <w:rFonts w:ascii="Arial" w:hAnsi="Arial" w:cs="Arial"/>
          <w:sz w:val="22"/>
          <w:szCs w:val="22"/>
        </w:rPr>
        <w:t>obat-obatan</w:t>
      </w:r>
      <w:proofErr w:type="spellEnd"/>
      <w:r w:rsidRPr="000D3259">
        <w:rPr>
          <w:rFonts w:ascii="Arial" w:hAnsi="Arial" w:cs="Arial"/>
          <w:sz w:val="22"/>
          <w:szCs w:val="22"/>
        </w:rPr>
        <w:t xml:space="preserve"> herbal dan </w:t>
      </w:r>
      <w:proofErr w:type="spellStart"/>
      <w:r w:rsidRPr="000D3259">
        <w:rPr>
          <w:rFonts w:ascii="Arial" w:hAnsi="Arial" w:cs="Arial"/>
          <w:sz w:val="22"/>
          <w:szCs w:val="22"/>
        </w:rPr>
        <w:t>suplem</w:t>
      </w:r>
      <w:r w:rsidR="00AC1F0C">
        <w:rPr>
          <w:rFonts w:ascii="Arial" w:hAnsi="Arial" w:cs="Arial"/>
          <w:sz w:val="22"/>
          <w:szCs w:val="22"/>
        </w:rPr>
        <w:t>en</w:t>
      </w:r>
      <w:proofErr w:type="spellEnd"/>
      <w:r w:rsidR="00AC1F0C">
        <w:rPr>
          <w:rFonts w:ascii="Arial" w:hAnsi="Arial" w:cs="Arial"/>
          <w:sz w:val="22"/>
          <w:szCs w:val="22"/>
        </w:rPr>
        <w:t xml:space="preserve"> </w:t>
      </w:r>
      <w:proofErr w:type="spellStart"/>
      <w:r w:rsidR="00AC1F0C">
        <w:rPr>
          <w:rFonts w:ascii="Arial" w:hAnsi="Arial" w:cs="Arial"/>
          <w:sz w:val="22"/>
          <w:szCs w:val="22"/>
        </w:rPr>
        <w:t>diluar</w:t>
      </w:r>
      <w:proofErr w:type="spellEnd"/>
      <w:r w:rsidR="00AC1F0C">
        <w:rPr>
          <w:rFonts w:ascii="Arial" w:hAnsi="Arial" w:cs="Arial"/>
          <w:sz w:val="22"/>
          <w:szCs w:val="22"/>
        </w:rPr>
        <w:t xml:space="preserve"> </w:t>
      </w:r>
      <w:proofErr w:type="spellStart"/>
      <w:r w:rsidR="00AC1F0C">
        <w:rPr>
          <w:rFonts w:ascii="Arial" w:hAnsi="Arial" w:cs="Arial"/>
          <w:sz w:val="22"/>
          <w:szCs w:val="22"/>
        </w:rPr>
        <w:t>F</w:t>
      </w:r>
      <w:r w:rsidR="00AC1F0C">
        <w:rPr>
          <w:rFonts w:ascii="Arial" w:hAnsi="Arial" w:cs="Arial"/>
          <w:sz w:val="22"/>
          <w:szCs w:val="22"/>
          <w:lang w:val="en-US"/>
        </w:rPr>
        <w:t>ornas</w:t>
      </w:r>
      <w:proofErr w:type="spellEnd"/>
      <w:r w:rsidRPr="000D3259">
        <w:rPr>
          <w:rFonts w:ascii="Arial" w:hAnsi="Arial" w:cs="Arial"/>
          <w:sz w:val="22"/>
          <w:szCs w:val="22"/>
        </w:rPr>
        <w:t>.</w:t>
      </w:r>
    </w:p>
    <w:p w14:paraId="0087B348" w14:textId="77777777"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Penyakit</w:t>
      </w:r>
      <w:proofErr w:type="spellEnd"/>
      <w:r w:rsidRPr="000D3259">
        <w:rPr>
          <w:rFonts w:ascii="Arial" w:hAnsi="Arial" w:cs="Arial"/>
          <w:sz w:val="22"/>
          <w:szCs w:val="22"/>
        </w:rPr>
        <w:t xml:space="preserve"> </w:t>
      </w:r>
      <w:proofErr w:type="spellStart"/>
      <w:r w:rsidRPr="000D3259">
        <w:rPr>
          <w:rFonts w:ascii="Arial" w:hAnsi="Arial" w:cs="Arial"/>
          <w:sz w:val="22"/>
          <w:szCs w:val="22"/>
        </w:rPr>
        <w:t>Menular</w:t>
      </w:r>
      <w:proofErr w:type="spellEnd"/>
      <w:r w:rsidRPr="000D3259">
        <w:rPr>
          <w:rFonts w:ascii="Arial" w:hAnsi="Arial" w:cs="Arial"/>
          <w:sz w:val="22"/>
          <w:szCs w:val="22"/>
        </w:rPr>
        <w:t xml:space="preserve"> </w:t>
      </w:r>
      <w:proofErr w:type="spellStart"/>
      <w:r w:rsidRPr="000D3259">
        <w:rPr>
          <w:rFonts w:ascii="Arial" w:hAnsi="Arial" w:cs="Arial"/>
          <w:sz w:val="22"/>
          <w:szCs w:val="22"/>
        </w:rPr>
        <w:t>Seksual</w:t>
      </w:r>
      <w:proofErr w:type="spellEnd"/>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kategori</w:t>
      </w:r>
      <w:proofErr w:type="spellEnd"/>
      <w:r w:rsidRPr="000D3259">
        <w:rPr>
          <w:rFonts w:ascii="Arial" w:hAnsi="Arial" w:cs="Arial"/>
          <w:sz w:val="22"/>
          <w:szCs w:val="22"/>
        </w:rPr>
        <w:t xml:space="preserve"> A50 – A64 ICD-10.</w:t>
      </w:r>
    </w:p>
    <w:p w14:paraId="70F5768B" w14:textId="6BBC9163"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proofErr w:type="spellStart"/>
      <w:r w:rsidRPr="000D3259">
        <w:rPr>
          <w:rFonts w:ascii="Arial" w:hAnsi="Arial" w:cs="Arial"/>
          <w:sz w:val="22"/>
          <w:szCs w:val="22"/>
        </w:rPr>
        <w:t>Pengobatan</w:t>
      </w:r>
      <w:proofErr w:type="spellEnd"/>
      <w:r w:rsidRPr="000D3259">
        <w:rPr>
          <w:rFonts w:ascii="Arial" w:hAnsi="Arial" w:cs="Arial"/>
          <w:sz w:val="22"/>
          <w:szCs w:val="22"/>
        </w:rPr>
        <w:t xml:space="preserve"> </w:t>
      </w:r>
      <w:proofErr w:type="spellStart"/>
      <w:r w:rsidRPr="000D3259">
        <w:rPr>
          <w:rFonts w:ascii="Arial" w:hAnsi="Arial" w:cs="Arial"/>
          <w:sz w:val="22"/>
          <w:szCs w:val="22"/>
        </w:rPr>
        <w:t>akibat</w:t>
      </w:r>
      <w:proofErr w:type="spellEnd"/>
      <w:r w:rsidRPr="000D3259">
        <w:rPr>
          <w:rFonts w:ascii="Arial" w:hAnsi="Arial" w:cs="Arial"/>
          <w:sz w:val="22"/>
          <w:szCs w:val="22"/>
        </w:rPr>
        <w:t xml:space="preserve"> </w:t>
      </w:r>
      <w:proofErr w:type="spellStart"/>
      <w:r w:rsidRPr="000D3259">
        <w:rPr>
          <w:rFonts w:ascii="Arial" w:hAnsi="Arial" w:cs="Arial"/>
          <w:sz w:val="22"/>
          <w:szCs w:val="22"/>
        </w:rPr>
        <w:t>tindakan</w:t>
      </w:r>
      <w:proofErr w:type="spellEnd"/>
      <w:r w:rsidRPr="000D3259">
        <w:rPr>
          <w:rFonts w:ascii="Arial" w:hAnsi="Arial" w:cs="Arial"/>
          <w:sz w:val="22"/>
          <w:szCs w:val="22"/>
        </w:rPr>
        <w:t xml:space="preserve"> </w:t>
      </w:r>
      <w:proofErr w:type="spellStart"/>
      <w:r w:rsidRPr="000D3259">
        <w:rPr>
          <w:rFonts w:ascii="Arial" w:hAnsi="Arial" w:cs="Arial"/>
          <w:sz w:val="22"/>
          <w:szCs w:val="22"/>
        </w:rPr>
        <w:t>percobaan</w:t>
      </w:r>
      <w:proofErr w:type="spellEnd"/>
      <w:r w:rsidRPr="000D3259">
        <w:rPr>
          <w:rFonts w:ascii="Arial" w:hAnsi="Arial" w:cs="Arial"/>
          <w:sz w:val="22"/>
          <w:szCs w:val="22"/>
        </w:rPr>
        <w:t xml:space="preserve"> </w:t>
      </w:r>
      <w:proofErr w:type="spellStart"/>
      <w:r w:rsidRPr="000D3259">
        <w:rPr>
          <w:rFonts w:ascii="Arial" w:hAnsi="Arial" w:cs="Arial"/>
          <w:sz w:val="22"/>
          <w:szCs w:val="22"/>
        </w:rPr>
        <w:t>melanggar</w:t>
      </w:r>
      <w:proofErr w:type="spellEnd"/>
      <w:r w:rsidRPr="000D3259">
        <w:rPr>
          <w:rFonts w:ascii="Arial" w:hAnsi="Arial" w:cs="Arial"/>
          <w:sz w:val="22"/>
          <w:szCs w:val="22"/>
        </w:rPr>
        <w:t xml:space="preserve"> </w:t>
      </w:r>
      <w:proofErr w:type="spellStart"/>
      <w:r w:rsidRPr="000D3259">
        <w:rPr>
          <w:rFonts w:ascii="Arial" w:hAnsi="Arial" w:cs="Arial"/>
          <w:sz w:val="22"/>
          <w:szCs w:val="22"/>
        </w:rPr>
        <w:t>hukum</w:t>
      </w:r>
      <w:proofErr w:type="spellEnd"/>
      <w:r w:rsidRPr="000D3259">
        <w:rPr>
          <w:rFonts w:ascii="Arial" w:hAnsi="Arial" w:cs="Arial"/>
          <w:sz w:val="22"/>
          <w:szCs w:val="22"/>
        </w:rPr>
        <w:t xml:space="preserve">, </w:t>
      </w:r>
      <w:proofErr w:type="spellStart"/>
      <w:r w:rsidRPr="000D3259">
        <w:rPr>
          <w:rFonts w:ascii="Arial" w:hAnsi="Arial" w:cs="Arial"/>
          <w:sz w:val="22"/>
          <w:szCs w:val="22"/>
        </w:rPr>
        <w:t>kriminal</w:t>
      </w:r>
      <w:proofErr w:type="spellEnd"/>
      <w:r w:rsidRPr="000D3259">
        <w:rPr>
          <w:rFonts w:ascii="Arial" w:hAnsi="Arial" w:cs="Arial"/>
          <w:sz w:val="22"/>
          <w:szCs w:val="22"/>
        </w:rPr>
        <w:t xml:space="preserve">, </w:t>
      </w:r>
      <w:proofErr w:type="spellStart"/>
      <w:r w:rsidRPr="000D3259">
        <w:rPr>
          <w:rFonts w:ascii="Arial" w:hAnsi="Arial" w:cs="Arial"/>
          <w:sz w:val="22"/>
          <w:szCs w:val="22"/>
        </w:rPr>
        <w:t>melawan</w:t>
      </w:r>
      <w:proofErr w:type="spellEnd"/>
      <w:r w:rsidRPr="000D3259">
        <w:rPr>
          <w:rFonts w:ascii="Arial" w:hAnsi="Arial" w:cs="Arial"/>
          <w:sz w:val="22"/>
          <w:szCs w:val="22"/>
        </w:rPr>
        <w:t xml:space="preserve"> </w:t>
      </w:r>
      <w:proofErr w:type="spellStart"/>
      <w:r w:rsidRPr="000D3259">
        <w:rPr>
          <w:rFonts w:ascii="Arial" w:hAnsi="Arial" w:cs="Arial"/>
          <w:sz w:val="22"/>
          <w:szCs w:val="22"/>
        </w:rPr>
        <w:t>penahanan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sah</w:t>
      </w:r>
      <w:proofErr w:type="spellEnd"/>
      <w:r w:rsidRPr="000D3259">
        <w:rPr>
          <w:rFonts w:ascii="Arial" w:hAnsi="Arial" w:cs="Arial"/>
          <w:sz w:val="22"/>
          <w:szCs w:val="22"/>
        </w:rPr>
        <w:t xml:space="preserve">, </w:t>
      </w:r>
      <w:proofErr w:type="spellStart"/>
      <w:r w:rsidR="00986B62" w:rsidRPr="000D3259">
        <w:rPr>
          <w:rFonts w:ascii="Arial" w:hAnsi="Arial" w:cs="Arial"/>
          <w:sz w:val="22"/>
          <w:szCs w:val="22"/>
        </w:rPr>
        <w:t>Peserta</w:t>
      </w:r>
      <w:proofErr w:type="spellEnd"/>
      <w:r w:rsidRPr="000D3259">
        <w:rPr>
          <w:rFonts w:ascii="Arial" w:hAnsi="Arial" w:cs="Arial"/>
          <w:sz w:val="22"/>
          <w:szCs w:val="22"/>
        </w:rPr>
        <w:t xml:space="preserve"> </w:t>
      </w:r>
      <w:r w:rsidR="00E77567" w:rsidRPr="000D3259">
        <w:rPr>
          <w:rFonts w:ascii="Arial" w:hAnsi="Arial" w:cs="Arial"/>
          <w:sz w:val="22"/>
          <w:szCs w:val="22"/>
        </w:rPr>
        <w:t>BRILIFE</w:t>
      </w:r>
      <w:r w:rsidRPr="000D3259">
        <w:rPr>
          <w:rFonts w:ascii="Arial" w:hAnsi="Arial" w:cs="Arial"/>
          <w:sz w:val="22"/>
          <w:szCs w:val="22"/>
        </w:rPr>
        <w:t xml:space="preserve"> </w:t>
      </w:r>
      <w:proofErr w:type="spellStart"/>
      <w:r w:rsidRPr="000D3259">
        <w:rPr>
          <w:rFonts w:ascii="Arial" w:hAnsi="Arial" w:cs="Arial"/>
          <w:sz w:val="22"/>
          <w:szCs w:val="22"/>
        </w:rPr>
        <w:t>diserang</w:t>
      </w:r>
      <w:proofErr w:type="spellEnd"/>
      <w:r w:rsidRPr="000D3259">
        <w:rPr>
          <w:rFonts w:ascii="Arial" w:hAnsi="Arial" w:cs="Arial"/>
          <w:sz w:val="22"/>
          <w:szCs w:val="22"/>
        </w:rPr>
        <w:t xml:space="preserve"> </w:t>
      </w:r>
      <w:proofErr w:type="spellStart"/>
      <w:r w:rsidRPr="000D3259">
        <w:rPr>
          <w:rFonts w:ascii="Arial" w:hAnsi="Arial" w:cs="Arial"/>
          <w:sz w:val="22"/>
          <w:szCs w:val="22"/>
        </w:rPr>
        <w:t>akibat</w:t>
      </w:r>
      <w:proofErr w:type="spellEnd"/>
      <w:r w:rsidRPr="000D3259">
        <w:rPr>
          <w:rFonts w:ascii="Arial" w:hAnsi="Arial" w:cs="Arial"/>
          <w:sz w:val="22"/>
          <w:szCs w:val="22"/>
        </w:rPr>
        <w:t xml:space="preserve"> </w:t>
      </w:r>
      <w:proofErr w:type="spellStart"/>
      <w:r w:rsidRPr="000D3259">
        <w:rPr>
          <w:rFonts w:ascii="Arial" w:hAnsi="Arial" w:cs="Arial"/>
          <w:sz w:val="22"/>
          <w:szCs w:val="22"/>
        </w:rPr>
        <w:t>tindakan</w:t>
      </w:r>
      <w:proofErr w:type="spellEnd"/>
      <w:r w:rsidRPr="000D3259">
        <w:rPr>
          <w:rFonts w:ascii="Arial" w:hAnsi="Arial" w:cs="Arial"/>
          <w:sz w:val="22"/>
          <w:szCs w:val="22"/>
        </w:rPr>
        <w:t xml:space="preserve"> </w:t>
      </w:r>
      <w:proofErr w:type="spellStart"/>
      <w:r w:rsidRPr="000D3259">
        <w:rPr>
          <w:rFonts w:ascii="Arial" w:hAnsi="Arial" w:cs="Arial"/>
          <w:sz w:val="22"/>
          <w:szCs w:val="22"/>
        </w:rPr>
        <w:t>provokasi</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dilakukannya</w:t>
      </w:r>
      <w:proofErr w:type="spellEnd"/>
      <w:r w:rsidRPr="000D3259">
        <w:rPr>
          <w:rFonts w:ascii="Arial" w:hAnsi="Arial" w:cs="Arial"/>
          <w:sz w:val="22"/>
          <w:szCs w:val="22"/>
        </w:rPr>
        <w:t>.</w:t>
      </w:r>
    </w:p>
    <w:p w14:paraId="13D1A4D7" w14:textId="466E7BAD" w:rsidR="0025158B" w:rsidRPr="000D3259" w:rsidRDefault="0025158B" w:rsidP="000D3259">
      <w:pPr>
        <w:pStyle w:val="ListParagraph"/>
        <w:numPr>
          <w:ilvl w:val="0"/>
          <w:numId w:val="50"/>
        </w:numPr>
        <w:autoSpaceDE w:val="0"/>
        <w:autoSpaceDN w:val="0"/>
        <w:adjustRightInd w:val="0"/>
        <w:spacing w:line="276" w:lineRule="auto"/>
        <w:ind w:left="1276" w:hanging="425"/>
        <w:rPr>
          <w:rFonts w:ascii="Arial" w:hAnsi="Arial" w:cs="Arial"/>
          <w:sz w:val="22"/>
          <w:szCs w:val="22"/>
        </w:rPr>
      </w:pPr>
      <w:r w:rsidRPr="000D3259">
        <w:rPr>
          <w:rFonts w:ascii="Arial" w:hAnsi="Arial" w:cs="Arial"/>
          <w:sz w:val="22"/>
          <w:szCs w:val="22"/>
          <w:lang w:val="id-ID"/>
        </w:rPr>
        <w:t xml:space="preserve">Pelayanan khusus bagi plan Silver, Blue, Alba kecuali diatur dalam Polis Badan usaha atau </w:t>
      </w:r>
      <w:r w:rsidR="002E7E94" w:rsidRPr="000D3259">
        <w:rPr>
          <w:rFonts w:ascii="Arial" w:hAnsi="Arial" w:cs="Arial"/>
          <w:b/>
          <w:bCs/>
          <w:sz w:val="22"/>
          <w:szCs w:val="22"/>
          <w:lang w:val="id-ID"/>
        </w:rPr>
        <w:t>PARA PIHAK</w:t>
      </w:r>
      <w:r w:rsidRPr="000D3259">
        <w:rPr>
          <w:rFonts w:ascii="Arial" w:hAnsi="Arial" w:cs="Arial"/>
          <w:sz w:val="22"/>
          <w:szCs w:val="22"/>
          <w:lang w:val="id-ID"/>
        </w:rPr>
        <w:t xml:space="preserve"> sepakat memberlakukan manfaat ini sesuai dengan tarif yang disepakati.</w:t>
      </w:r>
    </w:p>
    <w:p w14:paraId="01BD063A" w14:textId="77777777" w:rsidR="00A76A02" w:rsidRPr="000D3259" w:rsidRDefault="00A76A02" w:rsidP="000D3259">
      <w:pPr>
        <w:spacing w:line="276" w:lineRule="auto"/>
        <w:ind w:left="851"/>
        <w:jc w:val="both"/>
        <w:rPr>
          <w:rFonts w:ascii="Arial" w:hAnsi="Arial" w:cs="Arial"/>
          <w:sz w:val="22"/>
          <w:szCs w:val="22"/>
          <w:lang w:val="sv-SE"/>
        </w:rPr>
      </w:pPr>
    </w:p>
    <w:p w14:paraId="6CAD9229" w14:textId="5AF1EE96" w:rsidR="0025158B" w:rsidRPr="000D3259" w:rsidRDefault="0025158B" w:rsidP="000D3259">
      <w:pPr>
        <w:spacing w:line="276" w:lineRule="auto"/>
        <w:ind w:left="851"/>
        <w:jc w:val="both"/>
        <w:rPr>
          <w:rFonts w:ascii="Arial" w:hAnsi="Arial" w:cs="Arial"/>
          <w:sz w:val="22"/>
          <w:szCs w:val="22"/>
          <w:lang w:val="sv-SE"/>
        </w:rPr>
      </w:pPr>
      <w:r w:rsidRPr="000D3259">
        <w:rPr>
          <w:rFonts w:ascii="Arial" w:hAnsi="Arial" w:cs="Arial"/>
          <w:sz w:val="22"/>
          <w:szCs w:val="22"/>
          <w:lang w:val="sv-SE"/>
        </w:rPr>
        <w:t>Catatan</w:t>
      </w:r>
      <w:r w:rsidR="00CA38C8" w:rsidRPr="000D3259">
        <w:rPr>
          <w:rFonts w:ascii="Arial" w:hAnsi="Arial" w:cs="Arial"/>
          <w:sz w:val="22"/>
          <w:szCs w:val="22"/>
          <w:lang w:val="sv-SE"/>
        </w:rPr>
        <w:t>:</w:t>
      </w:r>
      <w:r w:rsidRPr="000D3259">
        <w:rPr>
          <w:rFonts w:ascii="Arial" w:hAnsi="Arial" w:cs="Arial"/>
          <w:sz w:val="22"/>
          <w:szCs w:val="22"/>
          <w:lang w:val="sv-SE"/>
        </w:rPr>
        <w:t xml:space="preserve"> Bila ada pemeriksaan/tindakan yang tidak ditanggung oleh </w:t>
      </w:r>
      <w:r w:rsidRPr="000D3259">
        <w:rPr>
          <w:rFonts w:ascii="Arial" w:hAnsi="Arial" w:cs="Arial"/>
          <w:b/>
          <w:sz w:val="22"/>
          <w:szCs w:val="22"/>
          <w:lang w:val="sv-SE"/>
        </w:rPr>
        <w:t>PIHAK PERTAMA</w:t>
      </w:r>
      <w:r w:rsidRPr="000D3259">
        <w:rPr>
          <w:rFonts w:ascii="Arial" w:hAnsi="Arial" w:cs="Arial"/>
          <w:sz w:val="22"/>
          <w:szCs w:val="22"/>
          <w:lang w:val="sv-SE"/>
        </w:rPr>
        <w:t xml:space="preserve">, maka dokter yang bersangkutan wajib menginformasikan kepada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r w:rsidR="001144CA" w:rsidRPr="000D3259">
        <w:rPr>
          <w:rFonts w:ascii="Arial" w:hAnsi="Arial" w:cs="Arial"/>
          <w:sz w:val="22"/>
          <w:szCs w:val="22"/>
          <w:lang w:val="sv-SE"/>
        </w:rPr>
        <w:t>BRI Life</w:t>
      </w:r>
      <w:r w:rsidRPr="000D3259">
        <w:rPr>
          <w:rFonts w:ascii="Arial" w:hAnsi="Arial" w:cs="Arial"/>
          <w:sz w:val="22"/>
          <w:szCs w:val="22"/>
          <w:lang w:val="sv-SE"/>
        </w:rPr>
        <w:t>.</w:t>
      </w:r>
    </w:p>
    <w:p w14:paraId="3731B60F" w14:textId="77777777" w:rsidR="00A76A02" w:rsidRPr="000D3259" w:rsidRDefault="00A76A02" w:rsidP="000D3259">
      <w:pPr>
        <w:pStyle w:val="Heading2"/>
        <w:spacing w:before="0" w:after="0" w:line="276" w:lineRule="auto"/>
        <w:jc w:val="both"/>
        <w:rPr>
          <w:rFonts w:ascii="Arial" w:hAnsi="Arial" w:cs="Arial"/>
          <w:i w:val="0"/>
          <w:sz w:val="22"/>
          <w:szCs w:val="22"/>
          <w:lang w:val="sv-SE"/>
        </w:rPr>
      </w:pPr>
    </w:p>
    <w:p w14:paraId="2EA04EE6" w14:textId="117456C6" w:rsidR="00246BA2" w:rsidRPr="000D3259" w:rsidRDefault="0025158B" w:rsidP="000D3259">
      <w:pPr>
        <w:pStyle w:val="Heading2"/>
        <w:numPr>
          <w:ilvl w:val="0"/>
          <w:numId w:val="90"/>
        </w:numPr>
        <w:spacing w:before="0" w:after="0" w:line="276" w:lineRule="auto"/>
        <w:ind w:left="851" w:hanging="425"/>
        <w:jc w:val="both"/>
        <w:rPr>
          <w:rFonts w:ascii="Arial" w:hAnsi="Arial" w:cs="Arial"/>
          <w:i w:val="0"/>
          <w:sz w:val="22"/>
          <w:szCs w:val="22"/>
          <w:lang w:val="sv-SE"/>
        </w:rPr>
      </w:pPr>
      <w:r w:rsidRPr="000D3259">
        <w:rPr>
          <w:rFonts w:ascii="Arial" w:hAnsi="Arial" w:cs="Arial"/>
          <w:i w:val="0"/>
          <w:sz w:val="22"/>
          <w:szCs w:val="22"/>
          <w:lang w:val="sv-SE"/>
        </w:rPr>
        <w:t>Tarif Pelayanan Kesehatan</w:t>
      </w:r>
    </w:p>
    <w:p w14:paraId="56FF9389" w14:textId="5FACB570" w:rsidR="0025158B" w:rsidRPr="000D3259" w:rsidRDefault="0025158B" w:rsidP="000D3259">
      <w:pPr>
        <w:numPr>
          <w:ilvl w:val="4"/>
          <w:numId w:val="43"/>
        </w:numPr>
        <w:spacing w:line="276" w:lineRule="auto"/>
        <w:ind w:left="1276" w:hanging="425"/>
        <w:jc w:val="both"/>
        <w:rPr>
          <w:rFonts w:ascii="Arial" w:hAnsi="Arial" w:cs="Arial"/>
          <w:color w:val="000000"/>
          <w:sz w:val="22"/>
          <w:szCs w:val="22"/>
          <w:lang w:val="sv-SE"/>
        </w:rPr>
      </w:pPr>
      <w:r w:rsidRPr="000D3259">
        <w:rPr>
          <w:rFonts w:ascii="Arial" w:hAnsi="Arial" w:cs="Arial"/>
          <w:color w:val="000000"/>
          <w:sz w:val="22"/>
          <w:szCs w:val="22"/>
          <w:lang w:val="sv-SE"/>
        </w:rPr>
        <w:t xml:space="preserve">Tarif pelayanan kesehatan </w:t>
      </w:r>
      <w:r w:rsidR="005C5655" w:rsidRPr="000D3259">
        <w:rPr>
          <w:rFonts w:ascii="Arial" w:hAnsi="Arial" w:cs="Arial"/>
          <w:color w:val="000000"/>
          <w:sz w:val="22"/>
          <w:szCs w:val="22"/>
          <w:lang w:val="sv-SE"/>
        </w:rPr>
        <w:t>Produk BRILIFE</w:t>
      </w:r>
      <w:r w:rsidRPr="000D3259">
        <w:rPr>
          <w:rFonts w:ascii="Arial" w:hAnsi="Arial" w:cs="Arial"/>
          <w:color w:val="000000"/>
          <w:sz w:val="22"/>
          <w:szCs w:val="22"/>
          <w:lang w:val="sv-SE"/>
        </w:rPr>
        <w:t xml:space="preserve"> Managed Care</w:t>
      </w:r>
    </w:p>
    <w:p w14:paraId="25CBE1A3" w14:textId="3D9DC72D" w:rsidR="0025158B" w:rsidRPr="000D3259" w:rsidRDefault="0025158B" w:rsidP="000D3259">
      <w:pPr>
        <w:spacing w:line="276" w:lineRule="auto"/>
        <w:ind w:left="1276"/>
        <w:jc w:val="both"/>
        <w:rPr>
          <w:rFonts w:ascii="Arial" w:hAnsi="Arial" w:cs="Arial"/>
          <w:color w:val="FF0000"/>
          <w:sz w:val="22"/>
          <w:szCs w:val="22"/>
          <w:lang w:val="sv-SE"/>
        </w:rPr>
      </w:pPr>
      <w:r w:rsidRPr="000D3259">
        <w:rPr>
          <w:rFonts w:ascii="Arial" w:hAnsi="Arial" w:cs="Arial"/>
          <w:sz w:val="22"/>
          <w:szCs w:val="22"/>
          <w:lang w:val="sv-SE"/>
        </w:rPr>
        <w:t xml:space="preserve">Tarif pelayanan kesehatan bagi </w:t>
      </w:r>
      <w:r w:rsidR="005C5655" w:rsidRPr="000D3259">
        <w:rPr>
          <w:rFonts w:ascii="Arial" w:hAnsi="Arial" w:cs="Arial"/>
          <w:sz w:val="22"/>
          <w:szCs w:val="22"/>
          <w:lang w:val="sv-SE"/>
        </w:rPr>
        <w:t>Produk BRILIFE</w:t>
      </w:r>
      <w:r w:rsidRPr="000D3259">
        <w:rPr>
          <w:rFonts w:ascii="Arial" w:hAnsi="Arial" w:cs="Arial"/>
          <w:sz w:val="22"/>
          <w:szCs w:val="22"/>
          <w:lang w:val="sv-SE"/>
        </w:rPr>
        <w:t xml:space="preserve"> Managed Care adalah sesuai </w:t>
      </w:r>
      <w:r w:rsidRPr="002E6520">
        <w:rPr>
          <w:rFonts w:ascii="Arial" w:hAnsi="Arial" w:cs="Arial"/>
          <w:sz w:val="22"/>
          <w:szCs w:val="22"/>
          <w:lang w:val="sv-SE"/>
        </w:rPr>
        <w:t xml:space="preserve">dengan </w:t>
      </w:r>
      <w:r w:rsidR="007B06D1" w:rsidRPr="002E6520">
        <w:rPr>
          <w:rFonts w:ascii="Arial" w:hAnsi="Arial" w:cs="Arial"/>
          <w:sz w:val="22"/>
          <w:szCs w:val="22"/>
          <w:lang w:val="sv-SE"/>
        </w:rPr>
        <w:t>Keputusan Direktur Perseroan Terbatas Dharma Husada HA</w:t>
      </w:r>
      <w:r w:rsidR="00661A73" w:rsidRPr="002E6520">
        <w:rPr>
          <w:rFonts w:ascii="Arial" w:hAnsi="Arial" w:cs="Arial"/>
          <w:sz w:val="22"/>
          <w:szCs w:val="22"/>
          <w:lang w:val="sv-SE"/>
        </w:rPr>
        <w:t xml:space="preserve">F Nomor </w:t>
      </w:r>
      <w:r w:rsidR="00661A73" w:rsidRPr="002E6520">
        <w:rPr>
          <w:rFonts w:ascii="Arial" w:eastAsia="Arial" w:hAnsi="Arial" w:cs="Arial"/>
          <w:b/>
          <w:sz w:val="22"/>
          <w:szCs w:val="22"/>
        </w:rPr>
        <w:t>00</w:t>
      </w:r>
      <w:r w:rsidR="00661A73" w:rsidRPr="002E6520">
        <w:rPr>
          <w:rFonts w:ascii="Arial" w:eastAsia="Arial" w:hAnsi="Arial" w:cs="Arial"/>
          <w:b/>
          <w:spacing w:val="-1"/>
          <w:sz w:val="22"/>
          <w:szCs w:val="22"/>
        </w:rPr>
        <w:t>8</w:t>
      </w:r>
      <w:r w:rsidR="00661A73" w:rsidRPr="002E6520">
        <w:rPr>
          <w:rFonts w:ascii="Arial" w:eastAsia="Arial" w:hAnsi="Arial" w:cs="Arial"/>
          <w:b/>
          <w:spacing w:val="1"/>
          <w:sz w:val="22"/>
          <w:szCs w:val="22"/>
        </w:rPr>
        <w:t>/</w:t>
      </w:r>
      <w:r w:rsidR="00661A73" w:rsidRPr="002E6520">
        <w:rPr>
          <w:rFonts w:ascii="Arial" w:eastAsia="Arial" w:hAnsi="Arial" w:cs="Arial"/>
          <w:b/>
          <w:spacing w:val="-1"/>
          <w:sz w:val="22"/>
          <w:szCs w:val="22"/>
        </w:rPr>
        <w:t>DH</w:t>
      </w:r>
      <w:r w:rsidR="00661A73" w:rsidRPr="002E6520">
        <w:rPr>
          <w:rFonts w:ascii="Arial" w:eastAsia="Arial" w:hAnsi="Arial" w:cs="Arial"/>
          <w:b/>
          <w:spacing w:val="1"/>
          <w:sz w:val="22"/>
          <w:szCs w:val="22"/>
        </w:rPr>
        <w:t>.</w:t>
      </w:r>
      <w:r w:rsidR="00661A73" w:rsidRPr="002E6520">
        <w:rPr>
          <w:rFonts w:ascii="Arial" w:eastAsia="Arial" w:hAnsi="Arial" w:cs="Arial"/>
          <w:b/>
          <w:spacing w:val="-1"/>
          <w:sz w:val="22"/>
          <w:szCs w:val="22"/>
        </w:rPr>
        <w:t>H</w:t>
      </w:r>
      <w:r w:rsidR="00661A73" w:rsidRPr="002E6520">
        <w:rPr>
          <w:rFonts w:ascii="Arial" w:eastAsia="Arial" w:hAnsi="Arial" w:cs="Arial"/>
          <w:b/>
          <w:spacing w:val="1"/>
          <w:sz w:val="22"/>
          <w:szCs w:val="22"/>
        </w:rPr>
        <w:t>A</w:t>
      </w:r>
      <w:r w:rsidR="00661A73" w:rsidRPr="002E6520">
        <w:rPr>
          <w:rFonts w:ascii="Arial" w:eastAsia="Arial" w:hAnsi="Arial" w:cs="Arial"/>
          <w:b/>
          <w:sz w:val="22"/>
          <w:szCs w:val="22"/>
        </w:rPr>
        <w:t>F/</w:t>
      </w:r>
      <w:r w:rsidR="00661A73" w:rsidRPr="002E6520">
        <w:rPr>
          <w:rFonts w:ascii="Arial" w:eastAsia="Arial" w:hAnsi="Arial" w:cs="Arial"/>
          <w:b/>
          <w:spacing w:val="1"/>
          <w:sz w:val="22"/>
          <w:szCs w:val="22"/>
        </w:rPr>
        <w:t>I-</w:t>
      </w:r>
      <w:r w:rsidR="00661A73" w:rsidRPr="002E6520">
        <w:rPr>
          <w:rFonts w:ascii="Arial" w:eastAsia="Arial" w:hAnsi="Arial" w:cs="Arial"/>
          <w:b/>
          <w:spacing w:val="-1"/>
          <w:sz w:val="22"/>
          <w:szCs w:val="22"/>
        </w:rPr>
        <w:t>SK</w:t>
      </w:r>
      <w:r w:rsidR="00661A73" w:rsidRPr="002E6520">
        <w:rPr>
          <w:rFonts w:ascii="Arial" w:eastAsia="Arial" w:hAnsi="Arial" w:cs="Arial"/>
          <w:b/>
          <w:sz w:val="22"/>
          <w:szCs w:val="22"/>
        </w:rPr>
        <w:t>e</w:t>
      </w:r>
      <w:r w:rsidR="00661A73" w:rsidRPr="002E6520">
        <w:rPr>
          <w:rFonts w:ascii="Arial" w:eastAsia="Arial" w:hAnsi="Arial" w:cs="Arial"/>
          <w:b/>
          <w:spacing w:val="-1"/>
          <w:sz w:val="22"/>
          <w:szCs w:val="22"/>
        </w:rPr>
        <w:t>p</w:t>
      </w:r>
      <w:r w:rsidR="00661A73" w:rsidRPr="002E6520">
        <w:rPr>
          <w:rFonts w:ascii="Arial" w:eastAsia="Arial" w:hAnsi="Arial" w:cs="Arial"/>
          <w:b/>
          <w:spacing w:val="1"/>
          <w:sz w:val="22"/>
          <w:szCs w:val="22"/>
        </w:rPr>
        <w:t>/</w:t>
      </w:r>
      <w:r w:rsidR="00661A73" w:rsidRPr="002E6520">
        <w:rPr>
          <w:rFonts w:ascii="Arial" w:eastAsia="Arial" w:hAnsi="Arial" w:cs="Arial"/>
          <w:b/>
          <w:spacing w:val="-1"/>
          <w:sz w:val="22"/>
          <w:szCs w:val="22"/>
        </w:rPr>
        <w:t>D</w:t>
      </w:r>
      <w:r w:rsidR="00661A73" w:rsidRPr="002E6520">
        <w:rPr>
          <w:rFonts w:ascii="Arial" w:eastAsia="Arial" w:hAnsi="Arial" w:cs="Arial"/>
          <w:b/>
          <w:spacing w:val="1"/>
          <w:sz w:val="22"/>
          <w:szCs w:val="22"/>
        </w:rPr>
        <w:t>I</w:t>
      </w:r>
      <w:r w:rsidR="00661A73" w:rsidRPr="002E6520">
        <w:rPr>
          <w:rFonts w:ascii="Arial" w:eastAsia="Arial" w:hAnsi="Arial" w:cs="Arial"/>
          <w:b/>
          <w:spacing w:val="-1"/>
          <w:sz w:val="22"/>
          <w:szCs w:val="22"/>
        </w:rPr>
        <w:t>R</w:t>
      </w:r>
      <w:r w:rsidR="00661A73" w:rsidRPr="002E6520">
        <w:rPr>
          <w:rFonts w:ascii="Arial" w:eastAsia="Arial" w:hAnsi="Arial" w:cs="Arial"/>
          <w:b/>
          <w:spacing w:val="1"/>
          <w:sz w:val="22"/>
          <w:szCs w:val="22"/>
        </w:rPr>
        <w:t>/</w:t>
      </w:r>
      <w:r w:rsidR="00661A73" w:rsidRPr="002E6520">
        <w:rPr>
          <w:rFonts w:ascii="Arial" w:eastAsia="Arial" w:hAnsi="Arial" w:cs="Arial"/>
          <w:b/>
          <w:spacing w:val="-1"/>
          <w:sz w:val="22"/>
          <w:szCs w:val="22"/>
        </w:rPr>
        <w:t>V</w:t>
      </w:r>
      <w:r w:rsidR="00661A73" w:rsidRPr="002E6520">
        <w:rPr>
          <w:rFonts w:ascii="Arial" w:eastAsia="Arial" w:hAnsi="Arial" w:cs="Arial"/>
          <w:b/>
          <w:spacing w:val="1"/>
          <w:sz w:val="22"/>
          <w:szCs w:val="22"/>
        </w:rPr>
        <w:t>I/</w:t>
      </w:r>
      <w:r w:rsidR="00661A73" w:rsidRPr="002E6520">
        <w:rPr>
          <w:rFonts w:ascii="Arial" w:eastAsia="Arial" w:hAnsi="Arial" w:cs="Arial"/>
          <w:b/>
          <w:sz w:val="22"/>
          <w:szCs w:val="22"/>
        </w:rPr>
        <w:t>20</w:t>
      </w:r>
      <w:r w:rsidR="00661A73" w:rsidRPr="002E6520">
        <w:rPr>
          <w:rFonts w:ascii="Arial" w:eastAsia="Arial" w:hAnsi="Arial" w:cs="Arial"/>
          <w:b/>
          <w:spacing w:val="-1"/>
          <w:sz w:val="22"/>
          <w:szCs w:val="22"/>
        </w:rPr>
        <w:t>2</w:t>
      </w:r>
      <w:r w:rsidR="00661A73" w:rsidRPr="002E6520">
        <w:rPr>
          <w:rFonts w:ascii="Arial" w:eastAsia="Arial" w:hAnsi="Arial" w:cs="Arial"/>
          <w:b/>
          <w:sz w:val="22"/>
          <w:szCs w:val="22"/>
        </w:rPr>
        <w:t>5 tentang Penetapan Tarif Asuransi Swasta</w:t>
      </w:r>
      <w:r w:rsidR="007B06D1" w:rsidRPr="002E6520">
        <w:rPr>
          <w:rFonts w:ascii="Arial" w:hAnsi="Arial" w:cs="Arial"/>
          <w:sz w:val="22"/>
          <w:szCs w:val="22"/>
          <w:lang w:val="sv-SE"/>
        </w:rPr>
        <w:t xml:space="preserve"> </w:t>
      </w:r>
      <w:r w:rsidRPr="002E6520">
        <w:rPr>
          <w:rFonts w:ascii="Arial" w:hAnsi="Arial" w:cs="Arial"/>
          <w:sz w:val="22"/>
          <w:szCs w:val="22"/>
          <w:lang w:val="sv-SE"/>
        </w:rPr>
        <w:t xml:space="preserve">dengan diskon </w:t>
      </w:r>
      <w:r w:rsidR="00661A73" w:rsidRPr="002E6520">
        <w:rPr>
          <w:rFonts w:ascii="Arial" w:hAnsi="Arial" w:cs="Arial"/>
          <w:sz w:val="22"/>
          <w:szCs w:val="22"/>
          <w:lang w:val="sv-SE"/>
        </w:rPr>
        <w:t>2</w:t>
      </w:r>
      <w:r w:rsidRPr="002E6520">
        <w:rPr>
          <w:rFonts w:ascii="Arial" w:hAnsi="Arial" w:cs="Arial"/>
          <w:sz w:val="22"/>
          <w:szCs w:val="22"/>
          <w:lang w:val="sv-SE"/>
        </w:rPr>
        <w:t xml:space="preserve"> %.</w:t>
      </w:r>
      <w:r w:rsidR="00661A73" w:rsidRPr="002E6520">
        <w:rPr>
          <w:rFonts w:ascii="Arial" w:hAnsi="Arial" w:cs="Arial"/>
          <w:sz w:val="22"/>
          <w:szCs w:val="22"/>
          <w:lang w:val="sv-SE"/>
        </w:rPr>
        <w:t xml:space="preserve"> (SK Terlampir) </w:t>
      </w:r>
    </w:p>
    <w:p w14:paraId="199BEF27" w14:textId="77777777" w:rsidR="0025158B" w:rsidRPr="000D3259" w:rsidRDefault="0025158B" w:rsidP="000D3259">
      <w:pPr>
        <w:tabs>
          <w:tab w:val="left" w:pos="426"/>
        </w:tabs>
        <w:spacing w:line="276" w:lineRule="auto"/>
        <w:ind w:left="1276" w:hanging="425"/>
        <w:jc w:val="both"/>
        <w:rPr>
          <w:rFonts w:ascii="Arial" w:hAnsi="Arial" w:cs="Arial"/>
          <w:sz w:val="22"/>
          <w:szCs w:val="22"/>
          <w:lang w:val="sv-SE"/>
        </w:rPr>
      </w:pPr>
    </w:p>
    <w:p w14:paraId="0E3262D8" w14:textId="056CBC81" w:rsidR="0025158B" w:rsidRPr="000D3259" w:rsidRDefault="0025158B" w:rsidP="000D3259">
      <w:pPr>
        <w:numPr>
          <w:ilvl w:val="4"/>
          <w:numId w:val="43"/>
        </w:numPr>
        <w:spacing w:line="276" w:lineRule="auto"/>
        <w:ind w:left="1276" w:hanging="425"/>
        <w:jc w:val="both"/>
        <w:rPr>
          <w:rFonts w:ascii="Arial" w:hAnsi="Arial" w:cs="Arial"/>
          <w:sz w:val="22"/>
          <w:szCs w:val="22"/>
          <w:lang w:val="sv-SE"/>
        </w:rPr>
      </w:pPr>
      <w:r w:rsidRPr="000D3259">
        <w:rPr>
          <w:rFonts w:ascii="Arial" w:hAnsi="Arial" w:cs="Arial"/>
          <w:color w:val="000000"/>
          <w:sz w:val="22"/>
          <w:szCs w:val="22"/>
          <w:lang w:val="sv-SE"/>
        </w:rPr>
        <w:t xml:space="preserve">Tarif pelayanan kesehatan </w:t>
      </w:r>
      <w:r w:rsidR="005C5655" w:rsidRPr="000D3259">
        <w:rPr>
          <w:rFonts w:ascii="Arial" w:hAnsi="Arial" w:cs="Arial"/>
          <w:color w:val="000000"/>
          <w:sz w:val="22"/>
          <w:szCs w:val="22"/>
          <w:lang w:val="sv-SE"/>
        </w:rPr>
        <w:t>Produk BRILIFE</w:t>
      </w:r>
      <w:r w:rsidRPr="000D3259">
        <w:rPr>
          <w:rFonts w:ascii="Arial" w:hAnsi="Arial" w:cs="Arial"/>
          <w:color w:val="000000"/>
          <w:sz w:val="22"/>
          <w:szCs w:val="22"/>
          <w:lang w:val="sv-SE"/>
        </w:rPr>
        <w:t xml:space="preserve"> Managed Care dengan Manfaat </w:t>
      </w:r>
      <w:r w:rsidRPr="000D3259">
        <w:rPr>
          <w:rFonts w:ascii="Arial" w:hAnsi="Arial" w:cs="Arial"/>
          <w:i/>
          <w:color w:val="000000"/>
          <w:sz w:val="22"/>
          <w:szCs w:val="22"/>
          <w:lang w:val="sv-SE"/>
        </w:rPr>
        <w:t xml:space="preserve">Top Up </w:t>
      </w:r>
      <w:r w:rsidRPr="000D3259">
        <w:rPr>
          <w:rFonts w:ascii="Arial" w:hAnsi="Arial" w:cs="Arial"/>
          <w:color w:val="000000"/>
          <w:sz w:val="22"/>
          <w:szCs w:val="22"/>
          <w:lang w:val="sv-SE"/>
        </w:rPr>
        <w:t>BPJS Kesehatan</w:t>
      </w:r>
      <w:r w:rsidRPr="000D3259">
        <w:rPr>
          <w:rFonts w:ascii="Arial" w:hAnsi="Arial" w:cs="Arial"/>
          <w:sz w:val="22"/>
          <w:szCs w:val="22"/>
          <w:lang w:val="sv-SE"/>
        </w:rPr>
        <w:t xml:space="preserve"> </w:t>
      </w:r>
    </w:p>
    <w:p w14:paraId="3E06AA5F" w14:textId="743A6708" w:rsidR="00246BA2" w:rsidRPr="000D3259" w:rsidRDefault="0025158B" w:rsidP="000D3259">
      <w:pPr>
        <w:numPr>
          <w:ilvl w:val="0"/>
          <w:numId w:val="60"/>
        </w:numPr>
        <w:spacing w:line="276" w:lineRule="auto"/>
        <w:ind w:left="1701" w:hanging="425"/>
        <w:jc w:val="both"/>
        <w:rPr>
          <w:rFonts w:ascii="Arial" w:hAnsi="Arial" w:cs="Arial"/>
          <w:sz w:val="22"/>
          <w:szCs w:val="22"/>
          <w:lang w:val="sv-SE"/>
        </w:rPr>
      </w:pPr>
      <w:r w:rsidRPr="000D3259">
        <w:rPr>
          <w:rFonts w:ascii="Arial" w:hAnsi="Arial" w:cs="Arial"/>
          <w:sz w:val="22"/>
          <w:szCs w:val="22"/>
          <w:lang w:val="sv-SE"/>
        </w:rPr>
        <w:t xml:space="preserve">Tarif pelayanan pada angka </w:t>
      </w:r>
      <w:r w:rsidR="00D044FE" w:rsidRPr="000D3259">
        <w:rPr>
          <w:rFonts w:ascii="Arial" w:hAnsi="Arial" w:cs="Arial"/>
          <w:sz w:val="22"/>
          <w:szCs w:val="22"/>
          <w:lang w:val="sv-SE"/>
        </w:rPr>
        <w:t>1</w:t>
      </w:r>
      <w:r w:rsidR="00933113" w:rsidRPr="000D3259">
        <w:rPr>
          <w:rFonts w:ascii="Arial" w:hAnsi="Arial" w:cs="Arial"/>
          <w:sz w:val="22"/>
          <w:szCs w:val="22"/>
          <w:lang w:val="sv-SE"/>
        </w:rPr>
        <w:t xml:space="preserve"> huruf F Lampiran </w:t>
      </w:r>
      <w:r w:rsidRPr="000D3259">
        <w:rPr>
          <w:rFonts w:ascii="Arial" w:hAnsi="Arial" w:cs="Arial"/>
          <w:sz w:val="22"/>
          <w:szCs w:val="22"/>
          <w:lang w:val="sv-SE"/>
        </w:rPr>
        <w:t>ini hanya berlaku untuk Manfaat Top Up Rawat Jalan Lanjutan dan</w:t>
      </w:r>
      <w:r w:rsidR="00AC0A9E" w:rsidRPr="000D3259">
        <w:rPr>
          <w:rFonts w:ascii="Arial" w:hAnsi="Arial" w:cs="Arial"/>
          <w:sz w:val="22"/>
          <w:szCs w:val="22"/>
          <w:lang w:val="sv-SE"/>
        </w:rPr>
        <w:t>.</w:t>
      </w:r>
    </w:p>
    <w:p w14:paraId="20C2D74E" w14:textId="10D77C92" w:rsidR="00246BA2" w:rsidRPr="000D3259" w:rsidRDefault="0025158B" w:rsidP="000D3259">
      <w:pPr>
        <w:numPr>
          <w:ilvl w:val="0"/>
          <w:numId w:val="60"/>
        </w:numPr>
        <w:spacing w:line="276" w:lineRule="auto"/>
        <w:ind w:left="1701" w:hanging="425"/>
        <w:jc w:val="both"/>
        <w:rPr>
          <w:rFonts w:ascii="Arial" w:hAnsi="Arial" w:cs="Arial"/>
          <w:sz w:val="22"/>
          <w:szCs w:val="22"/>
          <w:lang w:val="sv-SE"/>
        </w:rPr>
      </w:pPr>
      <w:r w:rsidRPr="000D3259">
        <w:rPr>
          <w:rFonts w:ascii="Arial" w:hAnsi="Arial" w:cs="Arial"/>
          <w:sz w:val="22"/>
          <w:szCs w:val="22"/>
          <w:lang w:val="sv-SE"/>
        </w:rPr>
        <w:t xml:space="preserve">Pada pelayanan Rawat Inap bila </w:t>
      </w:r>
      <w:r w:rsidR="00986B62" w:rsidRPr="000D3259">
        <w:rPr>
          <w:rFonts w:ascii="Arial" w:hAnsi="Arial" w:cs="Arial"/>
          <w:sz w:val="22"/>
          <w:szCs w:val="22"/>
          <w:lang w:val="sv-SE"/>
        </w:rPr>
        <w:t>Peserta</w:t>
      </w:r>
      <w:r w:rsidRPr="000D3259">
        <w:rPr>
          <w:rFonts w:ascii="Arial" w:hAnsi="Arial" w:cs="Arial"/>
          <w:sz w:val="22"/>
          <w:szCs w:val="22"/>
          <w:lang w:val="sv-SE"/>
        </w:rPr>
        <w:t xml:space="preserve"> menempati</w:t>
      </w:r>
      <w:r w:rsidR="00DA3F8C" w:rsidRPr="000D3259">
        <w:rPr>
          <w:rFonts w:ascii="Arial" w:hAnsi="Arial" w:cs="Arial"/>
          <w:sz w:val="22"/>
          <w:szCs w:val="22"/>
          <w:lang w:val="sv-SE"/>
        </w:rPr>
        <w:t xml:space="preserve"> </w:t>
      </w:r>
      <w:r w:rsidRPr="000D3259">
        <w:rPr>
          <w:rFonts w:ascii="Arial" w:hAnsi="Arial" w:cs="Arial"/>
          <w:sz w:val="22"/>
          <w:szCs w:val="22"/>
          <w:lang w:val="sv-SE"/>
        </w:rPr>
        <w:t xml:space="preserve">kelas rawat satu tingkat dari hak BPJS Kesehatan (tidak termasuk bila karena kelas sesuai hak penuh) maka tarif yang ditagihkan adalah tarif sesuai </w:t>
      </w:r>
      <w:r w:rsidR="00D044FE" w:rsidRPr="000D3259">
        <w:rPr>
          <w:rFonts w:ascii="Arial" w:hAnsi="Arial" w:cs="Arial"/>
          <w:sz w:val="22"/>
          <w:szCs w:val="22"/>
          <w:lang w:val="sv-SE"/>
        </w:rPr>
        <w:t>angka 1</w:t>
      </w:r>
      <w:r w:rsidR="00933113" w:rsidRPr="000D3259">
        <w:rPr>
          <w:rFonts w:ascii="Arial" w:hAnsi="Arial" w:cs="Arial"/>
          <w:sz w:val="22"/>
          <w:szCs w:val="22"/>
          <w:lang w:val="sv-SE"/>
        </w:rPr>
        <w:t xml:space="preserve"> huruf F</w:t>
      </w:r>
      <w:r w:rsidR="00D044FE" w:rsidRPr="000D3259">
        <w:rPr>
          <w:rFonts w:ascii="Arial" w:hAnsi="Arial" w:cs="Arial"/>
          <w:sz w:val="22"/>
          <w:szCs w:val="22"/>
          <w:lang w:val="sv-SE"/>
        </w:rPr>
        <w:t xml:space="preserve"> </w:t>
      </w:r>
      <w:r w:rsidR="00933113" w:rsidRPr="000D3259">
        <w:rPr>
          <w:rFonts w:ascii="Arial" w:hAnsi="Arial" w:cs="Arial"/>
          <w:sz w:val="22"/>
          <w:szCs w:val="22"/>
          <w:lang w:val="sv-SE"/>
        </w:rPr>
        <w:t xml:space="preserve">Lampiran ini </w:t>
      </w:r>
      <w:r w:rsidRPr="000D3259">
        <w:rPr>
          <w:rFonts w:ascii="Arial" w:hAnsi="Arial" w:cs="Arial"/>
          <w:sz w:val="22"/>
          <w:szCs w:val="22"/>
          <w:lang w:val="sv-SE"/>
        </w:rPr>
        <w:t>dikurangi tarif INA-CBG kelas sesuai hak BPJS Kesehatan</w:t>
      </w:r>
      <w:r w:rsidR="00AC0A9E" w:rsidRPr="000D3259">
        <w:rPr>
          <w:rFonts w:ascii="Arial" w:hAnsi="Arial" w:cs="Arial"/>
          <w:sz w:val="22"/>
          <w:szCs w:val="22"/>
          <w:lang w:val="sv-SE"/>
        </w:rPr>
        <w:t>.</w:t>
      </w:r>
      <w:r w:rsidRPr="000D3259" w:rsidDel="000D69C7">
        <w:rPr>
          <w:rFonts w:ascii="Arial" w:hAnsi="Arial" w:cs="Arial"/>
          <w:sz w:val="22"/>
          <w:szCs w:val="22"/>
          <w:lang w:val="sv-SE"/>
        </w:rPr>
        <w:t xml:space="preserve"> </w:t>
      </w:r>
    </w:p>
    <w:p w14:paraId="6DCA882D" w14:textId="3FC4B326" w:rsidR="0025158B" w:rsidRPr="000D3259" w:rsidRDefault="0025158B" w:rsidP="000D3259">
      <w:pPr>
        <w:numPr>
          <w:ilvl w:val="0"/>
          <w:numId w:val="60"/>
        </w:numPr>
        <w:spacing w:line="276" w:lineRule="auto"/>
        <w:ind w:left="1701" w:hanging="425"/>
        <w:jc w:val="both"/>
        <w:rPr>
          <w:rFonts w:ascii="Arial" w:hAnsi="Arial" w:cs="Arial"/>
          <w:sz w:val="22"/>
          <w:szCs w:val="22"/>
          <w:lang w:val="sv-SE"/>
        </w:rPr>
      </w:pPr>
      <w:r w:rsidRPr="000D3259">
        <w:rPr>
          <w:rFonts w:ascii="Arial" w:hAnsi="Arial" w:cs="Arial"/>
          <w:sz w:val="22"/>
          <w:szCs w:val="22"/>
          <w:lang w:val="sv-SE"/>
        </w:rPr>
        <w:t xml:space="preserve">Apabila ternyata tarif kesepakatan </w:t>
      </w:r>
      <w:r w:rsidR="00E77567" w:rsidRPr="000D3259">
        <w:rPr>
          <w:rFonts w:ascii="Arial" w:hAnsi="Arial" w:cs="Arial"/>
          <w:sz w:val="22"/>
          <w:szCs w:val="22"/>
          <w:lang w:val="sv-SE"/>
        </w:rPr>
        <w:t>BRILIFE</w:t>
      </w:r>
      <w:r w:rsidRPr="000D3259">
        <w:rPr>
          <w:rFonts w:ascii="Arial" w:hAnsi="Arial" w:cs="Arial"/>
          <w:sz w:val="22"/>
          <w:szCs w:val="22"/>
          <w:lang w:val="sv-SE"/>
        </w:rPr>
        <w:t xml:space="preserve"> pada</w:t>
      </w:r>
      <w:r w:rsidR="00430FE9" w:rsidRPr="000D3259">
        <w:rPr>
          <w:rFonts w:ascii="Arial" w:hAnsi="Arial" w:cs="Arial"/>
          <w:sz w:val="22"/>
          <w:szCs w:val="22"/>
          <w:lang w:val="sv-SE"/>
        </w:rPr>
        <w:t xml:space="preserve"> angka</w:t>
      </w:r>
      <w:r w:rsidRPr="000D3259">
        <w:rPr>
          <w:rFonts w:ascii="Arial" w:hAnsi="Arial" w:cs="Arial"/>
          <w:sz w:val="22"/>
          <w:szCs w:val="22"/>
          <w:lang w:val="sv-SE"/>
        </w:rPr>
        <w:t xml:space="preserve"> </w:t>
      </w:r>
      <w:r w:rsidR="00933113" w:rsidRPr="000D3259">
        <w:rPr>
          <w:rFonts w:ascii="Arial" w:hAnsi="Arial" w:cs="Arial"/>
          <w:sz w:val="22"/>
          <w:szCs w:val="22"/>
          <w:lang w:val="sv-SE"/>
        </w:rPr>
        <w:t>1 huruf F</w:t>
      </w:r>
      <w:r w:rsidR="00DA3F8C" w:rsidRPr="000D3259">
        <w:rPr>
          <w:rFonts w:ascii="Arial" w:hAnsi="Arial" w:cs="Arial"/>
          <w:sz w:val="22"/>
          <w:szCs w:val="22"/>
          <w:lang w:val="sv-SE"/>
        </w:rPr>
        <w:t xml:space="preserve"> </w:t>
      </w:r>
      <w:r w:rsidR="00933113" w:rsidRPr="000D3259">
        <w:rPr>
          <w:rFonts w:ascii="Arial" w:hAnsi="Arial" w:cs="Arial"/>
          <w:sz w:val="22"/>
          <w:szCs w:val="22"/>
          <w:lang w:val="sv-SE"/>
        </w:rPr>
        <w:t xml:space="preserve">Lampiran ini </w:t>
      </w:r>
      <w:r w:rsidRPr="000D3259">
        <w:rPr>
          <w:rFonts w:ascii="Arial" w:hAnsi="Arial" w:cs="Arial"/>
          <w:sz w:val="22"/>
          <w:szCs w:val="22"/>
          <w:lang w:val="sv-SE"/>
        </w:rPr>
        <w:t>lebih kecil dari Biaya yang ditagihkan ke BPJS Kesehatan (Hasil Luaran Grouper INA-CBG)</w:t>
      </w:r>
      <w:r w:rsidRPr="000D3259">
        <w:rPr>
          <w:rFonts w:ascii="Arial" w:hAnsi="Arial" w:cs="Arial"/>
          <w:sz w:val="22"/>
          <w:szCs w:val="22"/>
          <w:lang w:val="id-ID"/>
        </w:rPr>
        <w:t xml:space="preserve"> dengan mekanisme BPJS </w:t>
      </w:r>
      <w:r w:rsidRPr="000D3259">
        <w:rPr>
          <w:rFonts w:ascii="Arial" w:hAnsi="Arial" w:cs="Arial"/>
          <w:sz w:val="22"/>
          <w:szCs w:val="22"/>
          <w:lang w:val="sv-SE"/>
        </w:rPr>
        <w:t>Kesehatan sebagai penjamin dan pembayaran pertama</w:t>
      </w:r>
      <w:r w:rsidRPr="000D3259">
        <w:rPr>
          <w:rFonts w:ascii="Arial" w:hAnsi="Arial" w:cs="Arial"/>
          <w:sz w:val="22"/>
          <w:szCs w:val="22"/>
          <w:lang w:val="id-ID"/>
        </w:rPr>
        <w:t xml:space="preserve"> </w:t>
      </w:r>
      <w:r w:rsidRPr="000D3259">
        <w:rPr>
          <w:rFonts w:ascii="Arial" w:hAnsi="Arial" w:cs="Arial"/>
          <w:sz w:val="22"/>
          <w:szCs w:val="22"/>
          <w:lang w:val="sv-SE"/>
        </w:rPr>
        <w:t xml:space="preserve">maka </w:t>
      </w:r>
      <w:r w:rsidRPr="000D3259">
        <w:rPr>
          <w:rFonts w:ascii="Arial" w:hAnsi="Arial" w:cs="Arial"/>
          <w:b/>
          <w:sz w:val="22"/>
          <w:szCs w:val="22"/>
          <w:lang w:val="sv-SE"/>
        </w:rPr>
        <w:t>PIHAK KEDUA</w:t>
      </w:r>
      <w:r w:rsidRPr="000D3259">
        <w:rPr>
          <w:rFonts w:ascii="Arial" w:hAnsi="Arial" w:cs="Arial"/>
          <w:sz w:val="22"/>
          <w:szCs w:val="22"/>
          <w:lang w:val="sv-SE"/>
        </w:rPr>
        <w:t xml:space="preserve"> tidak menagihkan biaya apapun ke </w:t>
      </w:r>
      <w:r w:rsidRPr="000D3259">
        <w:rPr>
          <w:rFonts w:ascii="Arial" w:hAnsi="Arial" w:cs="Arial"/>
          <w:b/>
          <w:sz w:val="22"/>
          <w:szCs w:val="22"/>
          <w:lang w:val="sv-SE"/>
        </w:rPr>
        <w:t>PIHAK PERTAMA</w:t>
      </w:r>
      <w:r w:rsidR="002E6520">
        <w:rPr>
          <w:rFonts w:ascii="Arial" w:hAnsi="Arial" w:cs="Arial"/>
          <w:sz w:val="22"/>
          <w:szCs w:val="22"/>
          <w:lang w:val="sv-SE"/>
        </w:rPr>
        <w:t>.</w:t>
      </w:r>
    </w:p>
    <w:p w14:paraId="0DD71312" w14:textId="77777777" w:rsidR="00933113" w:rsidRPr="000D3259" w:rsidRDefault="00933113" w:rsidP="000D3259">
      <w:pPr>
        <w:spacing w:line="276" w:lineRule="auto"/>
        <w:ind w:left="1276" w:hanging="425"/>
        <w:jc w:val="both"/>
        <w:rPr>
          <w:rFonts w:ascii="Arial" w:hAnsi="Arial" w:cs="Arial"/>
          <w:sz w:val="22"/>
          <w:szCs w:val="22"/>
          <w:lang w:val="sv-SE"/>
        </w:rPr>
      </w:pPr>
    </w:p>
    <w:p w14:paraId="0F036299" w14:textId="77777777" w:rsidR="00933113" w:rsidRPr="000D3259" w:rsidRDefault="00933113" w:rsidP="000D3259">
      <w:pPr>
        <w:numPr>
          <w:ilvl w:val="4"/>
          <w:numId w:val="43"/>
        </w:numPr>
        <w:spacing w:line="276" w:lineRule="auto"/>
        <w:ind w:left="1276" w:hanging="425"/>
        <w:jc w:val="both"/>
        <w:rPr>
          <w:rFonts w:ascii="Arial" w:hAnsi="Arial" w:cs="Arial"/>
          <w:sz w:val="22"/>
          <w:szCs w:val="22"/>
          <w:lang w:val="en-ID"/>
        </w:rPr>
      </w:pPr>
      <w:r w:rsidRPr="000D3259">
        <w:rPr>
          <w:rFonts w:ascii="Arial" w:hAnsi="Arial" w:cs="Arial"/>
          <w:sz w:val="22"/>
          <w:szCs w:val="22"/>
          <w:lang w:val="en-ID"/>
        </w:rPr>
        <w:t xml:space="preserve">Tarif pelayanan pada angka 1 huruf F Lampiran </w:t>
      </w:r>
      <w:r w:rsidR="00D41C14" w:rsidRPr="000D3259">
        <w:rPr>
          <w:rFonts w:ascii="Arial" w:hAnsi="Arial" w:cs="Arial"/>
          <w:sz w:val="22"/>
          <w:szCs w:val="22"/>
          <w:lang w:val="en-ID"/>
        </w:rPr>
        <w:t xml:space="preserve">I </w:t>
      </w:r>
      <w:r w:rsidRPr="000D3259">
        <w:rPr>
          <w:rFonts w:ascii="Arial" w:hAnsi="Arial" w:cs="Arial"/>
          <w:sz w:val="22"/>
          <w:szCs w:val="22"/>
          <w:lang w:val="en-ID"/>
        </w:rPr>
        <w:t xml:space="preserve">ini akan diinput </w:t>
      </w:r>
      <w:r w:rsidR="006F5EAC" w:rsidRPr="000D3259">
        <w:rPr>
          <w:rFonts w:ascii="Arial" w:hAnsi="Arial" w:cs="Arial"/>
          <w:sz w:val="22"/>
          <w:szCs w:val="22"/>
          <w:lang w:val="en-ID"/>
        </w:rPr>
        <w:t xml:space="preserve">sebagai </w:t>
      </w:r>
      <w:r w:rsidR="00A15CC9" w:rsidRPr="000D3259">
        <w:rPr>
          <w:rFonts w:ascii="Arial" w:hAnsi="Arial" w:cs="Arial"/>
          <w:sz w:val="22"/>
          <w:szCs w:val="22"/>
          <w:lang w:val="en-ID"/>
        </w:rPr>
        <w:t>J</w:t>
      </w:r>
      <w:r w:rsidRPr="000D3259">
        <w:rPr>
          <w:rFonts w:ascii="Arial" w:hAnsi="Arial" w:cs="Arial"/>
          <w:sz w:val="22"/>
          <w:szCs w:val="22"/>
          <w:lang w:val="en-ID"/>
        </w:rPr>
        <w:t xml:space="preserve">enis </w:t>
      </w:r>
      <w:r w:rsidR="00A15CC9" w:rsidRPr="000D3259">
        <w:rPr>
          <w:rFonts w:ascii="Arial" w:hAnsi="Arial" w:cs="Arial"/>
          <w:sz w:val="22"/>
          <w:szCs w:val="22"/>
          <w:lang w:val="en-ID"/>
        </w:rPr>
        <w:t>P</w:t>
      </w:r>
      <w:r w:rsidRPr="000D3259">
        <w:rPr>
          <w:rFonts w:ascii="Arial" w:hAnsi="Arial" w:cs="Arial"/>
          <w:sz w:val="22"/>
          <w:szCs w:val="22"/>
          <w:lang w:val="en-ID"/>
        </w:rPr>
        <w:t xml:space="preserve">elayanan ke </w:t>
      </w:r>
      <w:r w:rsidR="00A15CC9" w:rsidRPr="000D3259">
        <w:rPr>
          <w:rFonts w:ascii="Arial" w:hAnsi="Arial" w:cs="Arial"/>
          <w:sz w:val="22"/>
          <w:szCs w:val="22"/>
          <w:lang w:val="en-ID"/>
        </w:rPr>
        <w:t>a</w:t>
      </w:r>
      <w:r w:rsidRPr="000D3259">
        <w:rPr>
          <w:rFonts w:ascii="Arial" w:hAnsi="Arial" w:cs="Arial"/>
          <w:sz w:val="22"/>
          <w:szCs w:val="22"/>
          <w:lang w:val="en-ID"/>
        </w:rPr>
        <w:t xml:space="preserve">plikasi </w:t>
      </w:r>
      <w:r w:rsidR="006F5EAC" w:rsidRPr="000D3259">
        <w:rPr>
          <w:rFonts w:ascii="Arial" w:hAnsi="Arial" w:cs="Arial"/>
          <w:b/>
          <w:sz w:val="22"/>
          <w:szCs w:val="22"/>
          <w:lang w:val="en-ID"/>
        </w:rPr>
        <w:t>PIHAK PERTAMA</w:t>
      </w:r>
      <w:r w:rsidRPr="000D3259">
        <w:rPr>
          <w:rFonts w:ascii="Arial" w:hAnsi="Arial" w:cs="Arial"/>
          <w:sz w:val="22"/>
          <w:szCs w:val="22"/>
          <w:lang w:val="en-ID"/>
        </w:rPr>
        <w:t xml:space="preserve"> oleh </w:t>
      </w:r>
      <w:r w:rsidR="006F5EAC" w:rsidRPr="000D3259">
        <w:rPr>
          <w:rFonts w:ascii="Arial" w:hAnsi="Arial" w:cs="Arial"/>
          <w:i/>
          <w:sz w:val="22"/>
          <w:szCs w:val="22"/>
          <w:lang w:val="en-ID"/>
        </w:rPr>
        <w:t>Provider Relation Officer</w:t>
      </w:r>
      <w:r w:rsidR="006F5EAC" w:rsidRPr="000D3259">
        <w:rPr>
          <w:rFonts w:ascii="Arial" w:hAnsi="Arial" w:cs="Arial"/>
          <w:sz w:val="22"/>
          <w:szCs w:val="22"/>
          <w:lang w:val="en-ID"/>
        </w:rPr>
        <w:t xml:space="preserve">. </w:t>
      </w:r>
    </w:p>
    <w:p w14:paraId="0FEA3EE2" w14:textId="77777777" w:rsidR="00EF7BE5" w:rsidRPr="000D3259" w:rsidRDefault="00EF7BE5" w:rsidP="000D3259">
      <w:pPr>
        <w:spacing w:line="276" w:lineRule="auto"/>
        <w:ind w:left="992"/>
        <w:jc w:val="both"/>
        <w:rPr>
          <w:rFonts w:ascii="Arial" w:hAnsi="Arial" w:cs="Arial"/>
          <w:sz w:val="22"/>
          <w:szCs w:val="22"/>
          <w:lang w:val="sv-SE"/>
        </w:rPr>
      </w:pPr>
    </w:p>
    <w:p w14:paraId="287B1987" w14:textId="3F915519" w:rsidR="007D1037" w:rsidRPr="000D3259" w:rsidRDefault="007D1037" w:rsidP="000D3259">
      <w:pPr>
        <w:numPr>
          <w:ilvl w:val="0"/>
          <w:numId w:val="52"/>
        </w:numPr>
        <w:spacing w:line="276" w:lineRule="auto"/>
        <w:ind w:left="851" w:hanging="425"/>
        <w:jc w:val="both"/>
        <w:rPr>
          <w:rFonts w:ascii="Arial" w:hAnsi="Arial" w:cs="Arial"/>
          <w:b/>
          <w:sz w:val="22"/>
          <w:szCs w:val="22"/>
          <w:lang w:val="sv-SE"/>
        </w:rPr>
      </w:pPr>
      <w:r w:rsidRPr="000D3259">
        <w:rPr>
          <w:rFonts w:ascii="Arial" w:hAnsi="Arial" w:cs="Arial"/>
          <w:b/>
          <w:sz w:val="22"/>
          <w:szCs w:val="22"/>
          <w:lang w:val="sv-SE"/>
        </w:rPr>
        <w:t xml:space="preserve">Biaya Pelayanan Obat dan Penyediaan Ketersediaan </w:t>
      </w:r>
      <w:r w:rsidR="005756CA" w:rsidRPr="000D3259">
        <w:rPr>
          <w:rFonts w:ascii="Arial" w:hAnsi="Arial" w:cs="Arial"/>
          <w:b/>
          <w:sz w:val="22"/>
          <w:szCs w:val="22"/>
          <w:lang w:val="id-ID"/>
        </w:rPr>
        <w:t xml:space="preserve">Formularium Nasional (Fornas) </w:t>
      </w:r>
      <w:r w:rsidR="005756CA" w:rsidRPr="000D3259">
        <w:rPr>
          <w:rFonts w:ascii="Arial" w:hAnsi="Arial" w:cs="Arial"/>
          <w:b/>
          <w:sz w:val="22"/>
          <w:szCs w:val="22"/>
        </w:rPr>
        <w:t xml:space="preserve">dan </w:t>
      </w:r>
      <w:r w:rsidRPr="000D3259">
        <w:rPr>
          <w:rFonts w:ascii="Arial" w:hAnsi="Arial" w:cs="Arial"/>
          <w:b/>
          <w:sz w:val="22"/>
          <w:szCs w:val="22"/>
          <w:lang w:val="sv-SE"/>
        </w:rPr>
        <w:t>di PIHAK KEDUA</w:t>
      </w:r>
    </w:p>
    <w:p w14:paraId="158F1714" w14:textId="77777777" w:rsidR="00C66394" w:rsidRPr="000D3259" w:rsidRDefault="007D1037" w:rsidP="000D3259">
      <w:pPr>
        <w:numPr>
          <w:ilvl w:val="6"/>
          <w:numId w:val="43"/>
        </w:numPr>
        <w:spacing w:line="276" w:lineRule="auto"/>
        <w:ind w:left="1276" w:hanging="425"/>
        <w:rPr>
          <w:rFonts w:ascii="Arial" w:hAnsi="Arial" w:cs="Arial"/>
          <w:bCs/>
          <w:sz w:val="22"/>
          <w:szCs w:val="22"/>
        </w:rPr>
      </w:pPr>
      <w:r w:rsidRPr="000D3259">
        <w:rPr>
          <w:rFonts w:ascii="Arial" w:hAnsi="Arial" w:cs="Arial"/>
          <w:bCs/>
          <w:sz w:val="22"/>
          <w:szCs w:val="22"/>
        </w:rPr>
        <w:t>Biaya Obat</w:t>
      </w:r>
    </w:p>
    <w:p w14:paraId="2D75153C" w14:textId="72A5DCD8" w:rsidR="00AC18B0" w:rsidRPr="000D3259" w:rsidRDefault="007D1037" w:rsidP="000D3259">
      <w:pPr>
        <w:numPr>
          <w:ilvl w:val="1"/>
          <w:numId w:val="44"/>
        </w:numPr>
        <w:spacing w:line="276" w:lineRule="auto"/>
        <w:ind w:left="1701" w:hanging="425"/>
        <w:jc w:val="both"/>
        <w:rPr>
          <w:rFonts w:ascii="Arial" w:hAnsi="Arial" w:cs="Arial"/>
          <w:b/>
          <w:bCs/>
          <w:sz w:val="22"/>
          <w:szCs w:val="22"/>
        </w:rPr>
      </w:pPr>
      <w:r w:rsidRPr="000D3259">
        <w:rPr>
          <w:rFonts w:ascii="Arial" w:hAnsi="Arial" w:cs="Arial"/>
          <w:sz w:val="22"/>
          <w:szCs w:val="22"/>
          <w:lang w:val="sv-SE"/>
        </w:rPr>
        <w:t xml:space="preserve">Biaya pelayanan obat </w:t>
      </w:r>
      <w:bookmarkStart w:id="21" w:name="_Hlk184815642"/>
      <w:r w:rsidR="0052295B" w:rsidRPr="000D3259">
        <w:rPr>
          <w:rFonts w:ascii="Arial" w:hAnsi="Arial" w:cs="Arial"/>
          <w:sz w:val="22"/>
          <w:szCs w:val="22"/>
          <w:lang w:val="id-ID"/>
        </w:rPr>
        <w:t>Formularium Nasional (Fornas)</w:t>
      </w:r>
      <w:r w:rsidR="0087792F">
        <w:rPr>
          <w:rFonts w:ascii="Arial" w:hAnsi="Arial" w:cs="Arial"/>
          <w:sz w:val="22"/>
          <w:szCs w:val="22"/>
        </w:rPr>
        <w:t xml:space="preserve"> dan/</w:t>
      </w:r>
      <w:r w:rsidR="00FA64B6" w:rsidRPr="000D3259">
        <w:rPr>
          <w:rFonts w:ascii="Arial" w:hAnsi="Arial" w:cs="Arial"/>
          <w:sz w:val="22"/>
          <w:szCs w:val="22"/>
        </w:rPr>
        <w:t xml:space="preserve">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0052295B" w:rsidRPr="000D3259">
        <w:rPr>
          <w:rFonts w:ascii="Arial" w:hAnsi="Arial" w:cs="Arial"/>
          <w:sz w:val="22"/>
          <w:szCs w:val="22"/>
          <w:lang w:val="id-ID"/>
        </w:rPr>
        <w:t xml:space="preserve"> </w:t>
      </w:r>
      <w:bookmarkEnd w:id="21"/>
      <w:r w:rsidRPr="000D3259">
        <w:rPr>
          <w:rFonts w:ascii="Arial" w:hAnsi="Arial" w:cs="Arial"/>
          <w:sz w:val="22"/>
          <w:szCs w:val="22"/>
          <w:lang w:val="sv-SE"/>
        </w:rPr>
        <w:t xml:space="preserve">bagi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Pr="000D3259">
        <w:rPr>
          <w:rFonts w:ascii="Arial" w:hAnsi="Arial" w:cs="Arial"/>
          <w:sz w:val="22"/>
          <w:szCs w:val="22"/>
          <w:lang w:val="sv-SE"/>
        </w:rPr>
        <w:t xml:space="preserve"> sesuai dengan ketentuan dalam buku </w:t>
      </w:r>
      <w:bookmarkStart w:id="22" w:name="_Hlk184816105"/>
      <w:r w:rsidR="00FA64B6" w:rsidRPr="000D3259">
        <w:rPr>
          <w:rFonts w:ascii="Arial" w:hAnsi="Arial" w:cs="Arial"/>
          <w:sz w:val="22"/>
          <w:szCs w:val="22"/>
          <w:lang w:val="id-ID"/>
        </w:rPr>
        <w:t>Formularium Nasional (Fornas)</w:t>
      </w:r>
      <w:r w:rsidR="00FA64B6" w:rsidRPr="000D3259">
        <w:rPr>
          <w:rFonts w:ascii="Arial" w:hAnsi="Arial" w:cs="Arial"/>
          <w:sz w:val="22"/>
          <w:szCs w:val="22"/>
        </w:rPr>
        <w:t xml:space="preserve"> dan/ 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bookmarkEnd w:id="22"/>
      <w:r w:rsidR="00FA64B6" w:rsidRPr="000D3259">
        <w:rPr>
          <w:rFonts w:ascii="Arial" w:hAnsi="Arial" w:cs="Arial"/>
          <w:sz w:val="22"/>
          <w:szCs w:val="22"/>
          <w:lang w:val="sv-SE"/>
        </w:rPr>
        <w:t xml:space="preserve"> </w:t>
      </w:r>
      <w:r w:rsidRPr="000D3259">
        <w:rPr>
          <w:rFonts w:ascii="Arial" w:hAnsi="Arial" w:cs="Arial"/>
          <w:sz w:val="22"/>
          <w:szCs w:val="22"/>
          <w:lang w:val="sv-SE"/>
        </w:rPr>
        <w:t>yang berlaku.</w:t>
      </w:r>
    </w:p>
    <w:p w14:paraId="7FBC76C2" w14:textId="0F3A0020" w:rsidR="0081105B" w:rsidRPr="000D3259" w:rsidRDefault="007D1037" w:rsidP="0081105B">
      <w:pPr>
        <w:numPr>
          <w:ilvl w:val="1"/>
          <w:numId w:val="44"/>
        </w:numPr>
        <w:spacing w:line="276" w:lineRule="auto"/>
        <w:ind w:left="1701" w:hanging="425"/>
        <w:jc w:val="both"/>
        <w:rPr>
          <w:rFonts w:ascii="Arial" w:hAnsi="Arial" w:cs="Arial"/>
          <w:sz w:val="22"/>
          <w:szCs w:val="22"/>
          <w:lang w:val="sv-SE"/>
        </w:rPr>
      </w:pPr>
      <w:r w:rsidRPr="000D3259">
        <w:rPr>
          <w:rFonts w:ascii="Arial" w:hAnsi="Arial" w:cs="Arial"/>
          <w:sz w:val="22"/>
          <w:szCs w:val="22"/>
          <w:lang w:val="sv-SE"/>
        </w:rPr>
        <w:t xml:space="preserve">Harga obat </w:t>
      </w:r>
      <w:r w:rsidRPr="000D3259">
        <w:rPr>
          <w:rFonts w:ascii="Arial" w:hAnsi="Arial" w:cs="Arial"/>
          <w:sz w:val="22"/>
          <w:szCs w:val="22"/>
          <w:lang w:val="id-ID"/>
        </w:rPr>
        <w:t>F</w:t>
      </w:r>
      <w:r w:rsidRPr="000D3259">
        <w:rPr>
          <w:rFonts w:ascii="Arial" w:hAnsi="Arial" w:cs="Arial"/>
          <w:sz w:val="22"/>
          <w:szCs w:val="22"/>
          <w:lang w:val="sv-SE"/>
        </w:rPr>
        <w:t>ormularium RS yang disepakati adalah sebesar</w:t>
      </w:r>
      <w:r w:rsidR="00CA38C8" w:rsidRPr="000D3259">
        <w:rPr>
          <w:rFonts w:ascii="Arial" w:hAnsi="Arial" w:cs="Arial"/>
          <w:sz w:val="22"/>
          <w:szCs w:val="22"/>
          <w:lang w:val="sv-SE"/>
        </w:rPr>
        <w:t>:</w:t>
      </w:r>
    </w:p>
    <w:p w14:paraId="319C44AA" w14:textId="2425A741" w:rsidR="007D1037" w:rsidRPr="000D3259" w:rsidRDefault="007D1037" w:rsidP="000D3259">
      <w:pPr>
        <w:tabs>
          <w:tab w:val="left" w:pos="0"/>
        </w:tabs>
        <w:spacing w:line="276" w:lineRule="auto"/>
        <w:ind w:left="1701"/>
        <w:jc w:val="both"/>
        <w:rPr>
          <w:rFonts w:ascii="Arial" w:hAnsi="Arial" w:cs="Arial"/>
          <w:sz w:val="22"/>
          <w:szCs w:val="22"/>
          <w:lang w:val="sv-SE"/>
        </w:rPr>
      </w:pPr>
      <w:r w:rsidRPr="000D3259">
        <w:rPr>
          <w:rFonts w:ascii="Arial" w:hAnsi="Arial" w:cs="Arial"/>
          <w:sz w:val="22"/>
          <w:szCs w:val="22"/>
          <w:lang w:val="sv-SE"/>
        </w:rPr>
        <w:t xml:space="preserve"> Harga Netto Apotek (HNA)+PPN 10 % x Margin </w:t>
      </w:r>
      <w:commentRangeStart w:id="23"/>
      <w:r w:rsidRPr="000D3259">
        <w:rPr>
          <w:rFonts w:ascii="Arial" w:hAnsi="Arial" w:cs="Arial"/>
          <w:sz w:val="22"/>
          <w:szCs w:val="22"/>
          <w:lang w:val="sv-SE"/>
        </w:rPr>
        <w:t>(</w:t>
      </w:r>
      <w:r w:rsidR="000C4C6C" w:rsidRPr="000D3259">
        <w:rPr>
          <w:rFonts w:ascii="Arial" w:hAnsi="Arial" w:cs="Arial"/>
          <w:sz w:val="22"/>
          <w:szCs w:val="22"/>
          <w:lang w:val="sv-SE"/>
        </w:rPr>
        <w:t xml:space="preserve">dari harga obat yang disampaikan oleh </w:t>
      </w:r>
      <w:r w:rsidR="000C4C6C" w:rsidRPr="000D3259">
        <w:rPr>
          <w:rFonts w:ascii="Arial" w:hAnsi="Arial" w:cs="Arial"/>
          <w:b/>
          <w:sz w:val="22"/>
          <w:szCs w:val="22"/>
          <w:lang w:val="sv-SE"/>
        </w:rPr>
        <w:t>PIHAK PERTAMA</w:t>
      </w:r>
      <w:r w:rsidRPr="000D3259">
        <w:rPr>
          <w:rFonts w:ascii="Arial" w:hAnsi="Arial" w:cs="Arial"/>
          <w:sz w:val="22"/>
          <w:szCs w:val="22"/>
          <w:lang w:val="sv-SE"/>
        </w:rPr>
        <w:t>)</w:t>
      </w:r>
      <w:commentRangeEnd w:id="23"/>
      <w:r w:rsidR="003C46EF" w:rsidRPr="000D3259">
        <w:rPr>
          <w:rStyle w:val="CommentReference"/>
          <w:rFonts w:ascii="Arial" w:hAnsi="Arial" w:cs="Arial"/>
          <w:sz w:val="22"/>
          <w:szCs w:val="22"/>
          <w:lang w:val="x-none" w:eastAsia="x-none"/>
        </w:rPr>
        <w:commentReference w:id="23"/>
      </w:r>
    </w:p>
    <w:p w14:paraId="64B71CF5" w14:textId="77777777" w:rsidR="002978C5" w:rsidRPr="000D3259" w:rsidRDefault="002978C5" w:rsidP="000D3259">
      <w:pPr>
        <w:tabs>
          <w:tab w:val="left" w:pos="0"/>
        </w:tabs>
        <w:spacing w:line="276" w:lineRule="auto"/>
        <w:ind w:left="1701"/>
        <w:jc w:val="both"/>
        <w:rPr>
          <w:rFonts w:ascii="Arial" w:hAnsi="Arial" w:cs="Arial"/>
          <w:sz w:val="22"/>
          <w:szCs w:val="22"/>
          <w:lang w:val="sv-SE"/>
        </w:rPr>
      </w:pP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2076"/>
      </w:tblGrid>
      <w:tr w:rsidR="007D1037" w:rsidRPr="000D3259" w14:paraId="48CF8957" w14:textId="77777777" w:rsidTr="00BE393F">
        <w:tc>
          <w:tcPr>
            <w:tcW w:w="5245" w:type="dxa"/>
            <w:shd w:val="clear" w:color="auto" w:fill="D9D9D9"/>
            <w:vAlign w:val="center"/>
          </w:tcPr>
          <w:p w14:paraId="5302F9A9" w14:textId="77777777" w:rsidR="007D1037" w:rsidRPr="000D3259" w:rsidRDefault="007D1037"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Harga satuan</w:t>
            </w:r>
          </w:p>
        </w:tc>
        <w:tc>
          <w:tcPr>
            <w:tcW w:w="2076" w:type="dxa"/>
            <w:shd w:val="clear" w:color="auto" w:fill="D9D9D9"/>
            <w:vAlign w:val="center"/>
          </w:tcPr>
          <w:p w14:paraId="3430A24F" w14:textId="77777777" w:rsidR="007D1037" w:rsidRPr="000D3259" w:rsidRDefault="007D1037" w:rsidP="000D3259">
            <w:pPr>
              <w:spacing w:line="276" w:lineRule="auto"/>
              <w:jc w:val="center"/>
              <w:rPr>
                <w:rFonts w:ascii="Arial" w:hAnsi="Arial" w:cs="Arial"/>
                <w:b/>
                <w:sz w:val="22"/>
                <w:szCs w:val="22"/>
                <w:lang w:val="sv-SE"/>
              </w:rPr>
            </w:pPr>
            <w:r w:rsidRPr="000D3259">
              <w:rPr>
                <w:rFonts w:ascii="Arial" w:hAnsi="Arial" w:cs="Arial"/>
                <w:b/>
                <w:sz w:val="22"/>
                <w:szCs w:val="22"/>
                <w:lang w:val="sv-SE"/>
              </w:rPr>
              <w:t>Faktor Pelayanan Maksimal</w:t>
            </w:r>
          </w:p>
        </w:tc>
      </w:tr>
      <w:tr w:rsidR="007D1037" w:rsidRPr="000D3259" w14:paraId="596FBD0D" w14:textId="77777777" w:rsidTr="00BE393F">
        <w:tc>
          <w:tcPr>
            <w:tcW w:w="5245" w:type="dxa"/>
            <w:shd w:val="clear" w:color="auto" w:fill="auto"/>
          </w:tcPr>
          <w:p w14:paraId="5CD4A3DF" w14:textId="662A3C3F" w:rsidR="007D1037" w:rsidRPr="000D3259" w:rsidRDefault="007D1037" w:rsidP="000D3259">
            <w:pPr>
              <w:spacing w:line="276" w:lineRule="auto"/>
              <w:jc w:val="both"/>
              <w:rPr>
                <w:rFonts w:ascii="Arial" w:hAnsi="Arial" w:cs="Arial"/>
                <w:sz w:val="22"/>
                <w:szCs w:val="22"/>
              </w:rPr>
            </w:pPr>
            <w:r w:rsidRPr="000D3259">
              <w:rPr>
                <w:rFonts w:ascii="Arial" w:hAnsi="Arial" w:cs="Arial"/>
                <w:sz w:val="22"/>
                <w:szCs w:val="22"/>
                <w:lang w:val="sv-SE"/>
              </w:rPr>
              <w:t>≤</w:t>
            </w:r>
            <w:r w:rsidR="00BE393F" w:rsidRPr="000D3259">
              <w:rPr>
                <w:rFonts w:ascii="Arial" w:hAnsi="Arial" w:cs="Arial"/>
                <w:sz w:val="22"/>
                <w:szCs w:val="22"/>
                <w:lang w:val="sv-SE"/>
              </w:rPr>
              <w:t xml:space="preserve"> </w:t>
            </w:r>
            <w:r w:rsidRPr="000D3259">
              <w:rPr>
                <w:rFonts w:ascii="Arial" w:hAnsi="Arial" w:cs="Arial"/>
                <w:sz w:val="22"/>
                <w:szCs w:val="22"/>
                <w:lang w:val="sv-SE"/>
              </w:rPr>
              <w:t>Rp 50.000,-</w:t>
            </w:r>
          </w:p>
        </w:tc>
        <w:tc>
          <w:tcPr>
            <w:tcW w:w="2076" w:type="dxa"/>
            <w:shd w:val="clear" w:color="auto" w:fill="auto"/>
          </w:tcPr>
          <w:p w14:paraId="649F96F9" w14:textId="77777777" w:rsidR="007D1037" w:rsidRPr="000D3259" w:rsidRDefault="007D1037" w:rsidP="000D3259">
            <w:pPr>
              <w:spacing w:line="276" w:lineRule="auto"/>
              <w:jc w:val="center"/>
              <w:rPr>
                <w:rFonts w:ascii="Arial" w:hAnsi="Arial" w:cs="Arial"/>
                <w:sz w:val="22"/>
                <w:szCs w:val="22"/>
                <w:lang w:val="sv-SE"/>
              </w:rPr>
            </w:pPr>
            <w:r w:rsidRPr="000D3259">
              <w:rPr>
                <w:rFonts w:ascii="Arial" w:hAnsi="Arial" w:cs="Arial"/>
                <w:sz w:val="22"/>
                <w:szCs w:val="22"/>
                <w:lang w:val="sv-SE"/>
              </w:rPr>
              <w:t>0.20</w:t>
            </w:r>
          </w:p>
        </w:tc>
      </w:tr>
      <w:tr w:rsidR="007D1037" w:rsidRPr="000D3259" w14:paraId="290DAD41" w14:textId="77777777" w:rsidTr="00BE393F">
        <w:tc>
          <w:tcPr>
            <w:tcW w:w="5245" w:type="dxa"/>
            <w:shd w:val="clear" w:color="auto" w:fill="auto"/>
          </w:tcPr>
          <w:p w14:paraId="2EB47976" w14:textId="7D56281B" w:rsidR="007D1037" w:rsidRPr="000D3259" w:rsidRDefault="007D1037" w:rsidP="000D3259">
            <w:pPr>
              <w:spacing w:line="276" w:lineRule="auto"/>
              <w:jc w:val="both"/>
              <w:rPr>
                <w:rFonts w:ascii="Arial" w:hAnsi="Arial" w:cs="Arial"/>
                <w:sz w:val="22"/>
                <w:szCs w:val="22"/>
              </w:rPr>
            </w:pPr>
            <w:r w:rsidRPr="000D3259">
              <w:rPr>
                <w:rFonts w:ascii="Arial" w:hAnsi="Arial" w:cs="Arial"/>
                <w:sz w:val="22"/>
                <w:szCs w:val="22"/>
                <w:lang w:val="sv-SE"/>
              </w:rPr>
              <w:t>&gt;</w:t>
            </w:r>
            <w:r w:rsidR="00BE393F" w:rsidRPr="000D3259">
              <w:rPr>
                <w:rFonts w:ascii="Arial" w:hAnsi="Arial" w:cs="Arial"/>
                <w:sz w:val="22"/>
                <w:szCs w:val="22"/>
                <w:lang w:val="sv-SE"/>
              </w:rPr>
              <w:t xml:space="preserve"> </w:t>
            </w:r>
            <w:r w:rsidRPr="000D3259">
              <w:rPr>
                <w:rFonts w:ascii="Arial" w:hAnsi="Arial" w:cs="Arial"/>
                <w:sz w:val="22"/>
                <w:szCs w:val="22"/>
                <w:lang w:val="sv-SE"/>
              </w:rPr>
              <w:t>Rp 50.000,- sampai dengan ≤ Rp 250.000,-</w:t>
            </w:r>
          </w:p>
        </w:tc>
        <w:tc>
          <w:tcPr>
            <w:tcW w:w="2076" w:type="dxa"/>
            <w:shd w:val="clear" w:color="auto" w:fill="auto"/>
          </w:tcPr>
          <w:p w14:paraId="5CA46042" w14:textId="77777777" w:rsidR="007D1037" w:rsidRPr="000D3259" w:rsidRDefault="007D1037" w:rsidP="000D3259">
            <w:pPr>
              <w:spacing w:line="276" w:lineRule="auto"/>
              <w:jc w:val="center"/>
              <w:rPr>
                <w:rFonts w:ascii="Arial" w:hAnsi="Arial" w:cs="Arial"/>
                <w:sz w:val="22"/>
                <w:szCs w:val="22"/>
                <w:lang w:val="sv-SE"/>
              </w:rPr>
            </w:pPr>
            <w:r w:rsidRPr="000D3259">
              <w:rPr>
                <w:rFonts w:ascii="Arial" w:hAnsi="Arial" w:cs="Arial"/>
                <w:sz w:val="22"/>
                <w:szCs w:val="22"/>
                <w:lang w:val="sv-SE"/>
              </w:rPr>
              <w:t>0.15</w:t>
            </w:r>
          </w:p>
        </w:tc>
      </w:tr>
      <w:tr w:rsidR="007D1037" w:rsidRPr="000D3259" w14:paraId="4D682274" w14:textId="77777777" w:rsidTr="00BE393F">
        <w:tc>
          <w:tcPr>
            <w:tcW w:w="5245" w:type="dxa"/>
            <w:shd w:val="clear" w:color="auto" w:fill="auto"/>
          </w:tcPr>
          <w:p w14:paraId="0CBC51F6" w14:textId="6D4D913C" w:rsidR="007D1037" w:rsidRPr="000D3259" w:rsidRDefault="007D1037" w:rsidP="000D3259">
            <w:pPr>
              <w:spacing w:line="276" w:lineRule="auto"/>
              <w:jc w:val="both"/>
              <w:rPr>
                <w:rFonts w:ascii="Arial" w:hAnsi="Arial" w:cs="Arial"/>
                <w:sz w:val="22"/>
                <w:szCs w:val="22"/>
              </w:rPr>
            </w:pPr>
            <w:r w:rsidRPr="000D3259">
              <w:rPr>
                <w:rFonts w:ascii="Arial" w:hAnsi="Arial" w:cs="Arial"/>
                <w:sz w:val="22"/>
                <w:szCs w:val="22"/>
                <w:lang w:val="sv-SE"/>
              </w:rPr>
              <w:t>&gt;</w:t>
            </w:r>
            <w:r w:rsidR="00BE393F" w:rsidRPr="000D3259">
              <w:rPr>
                <w:rFonts w:ascii="Arial" w:hAnsi="Arial" w:cs="Arial"/>
                <w:sz w:val="22"/>
                <w:szCs w:val="22"/>
                <w:lang w:val="sv-SE"/>
              </w:rPr>
              <w:t xml:space="preserve"> </w:t>
            </w:r>
            <w:r w:rsidRPr="000D3259">
              <w:rPr>
                <w:rFonts w:ascii="Arial" w:hAnsi="Arial" w:cs="Arial"/>
                <w:sz w:val="22"/>
                <w:szCs w:val="22"/>
                <w:lang w:val="sv-SE"/>
              </w:rPr>
              <w:t>Rp 250.000,- sampai dengan ≤ Rp 500.000,-</w:t>
            </w:r>
          </w:p>
        </w:tc>
        <w:tc>
          <w:tcPr>
            <w:tcW w:w="2076" w:type="dxa"/>
            <w:shd w:val="clear" w:color="auto" w:fill="auto"/>
          </w:tcPr>
          <w:p w14:paraId="2FA0F873" w14:textId="77777777" w:rsidR="007D1037" w:rsidRPr="000D3259" w:rsidRDefault="007D1037" w:rsidP="000D3259">
            <w:pPr>
              <w:spacing w:line="276" w:lineRule="auto"/>
              <w:jc w:val="center"/>
              <w:rPr>
                <w:rFonts w:ascii="Arial" w:hAnsi="Arial" w:cs="Arial"/>
                <w:sz w:val="22"/>
                <w:szCs w:val="22"/>
                <w:lang w:val="sv-SE"/>
              </w:rPr>
            </w:pPr>
            <w:r w:rsidRPr="000D3259">
              <w:rPr>
                <w:rFonts w:ascii="Arial" w:hAnsi="Arial" w:cs="Arial"/>
                <w:sz w:val="22"/>
                <w:szCs w:val="22"/>
                <w:lang w:val="sv-SE"/>
              </w:rPr>
              <w:t>0.10</w:t>
            </w:r>
          </w:p>
        </w:tc>
      </w:tr>
      <w:tr w:rsidR="007D1037" w:rsidRPr="000D3259" w14:paraId="52A8E179" w14:textId="77777777" w:rsidTr="00BE393F">
        <w:trPr>
          <w:trHeight w:val="70"/>
        </w:trPr>
        <w:tc>
          <w:tcPr>
            <w:tcW w:w="5245" w:type="dxa"/>
            <w:shd w:val="clear" w:color="auto" w:fill="auto"/>
          </w:tcPr>
          <w:p w14:paraId="2EFE8B57" w14:textId="53C9ADB2" w:rsidR="007D1037" w:rsidRPr="000D3259" w:rsidRDefault="007D1037" w:rsidP="000D3259">
            <w:pPr>
              <w:spacing w:line="276" w:lineRule="auto"/>
              <w:jc w:val="both"/>
              <w:rPr>
                <w:rFonts w:ascii="Arial" w:hAnsi="Arial" w:cs="Arial"/>
                <w:sz w:val="22"/>
                <w:szCs w:val="22"/>
              </w:rPr>
            </w:pPr>
            <w:r w:rsidRPr="000D3259">
              <w:rPr>
                <w:rFonts w:ascii="Arial" w:hAnsi="Arial" w:cs="Arial"/>
                <w:sz w:val="22"/>
                <w:szCs w:val="22"/>
                <w:lang w:val="sv-SE"/>
              </w:rPr>
              <w:t>&gt;</w:t>
            </w:r>
            <w:r w:rsidR="00BE393F" w:rsidRPr="000D3259">
              <w:rPr>
                <w:rFonts w:ascii="Arial" w:hAnsi="Arial" w:cs="Arial"/>
                <w:sz w:val="22"/>
                <w:szCs w:val="22"/>
                <w:lang w:val="sv-SE"/>
              </w:rPr>
              <w:t xml:space="preserve"> </w:t>
            </w:r>
            <w:r w:rsidRPr="000D3259">
              <w:rPr>
                <w:rFonts w:ascii="Arial" w:hAnsi="Arial" w:cs="Arial"/>
                <w:sz w:val="22"/>
                <w:szCs w:val="22"/>
                <w:lang w:val="sv-SE"/>
              </w:rPr>
              <w:t>Rp 500.000,- sampai dengan ≤ Rp 1.000.000,-</w:t>
            </w:r>
          </w:p>
        </w:tc>
        <w:tc>
          <w:tcPr>
            <w:tcW w:w="2076" w:type="dxa"/>
            <w:shd w:val="clear" w:color="auto" w:fill="auto"/>
          </w:tcPr>
          <w:p w14:paraId="76346237" w14:textId="77777777" w:rsidR="007D1037" w:rsidRPr="000D3259" w:rsidRDefault="007D1037" w:rsidP="000D3259">
            <w:pPr>
              <w:spacing w:line="276" w:lineRule="auto"/>
              <w:jc w:val="center"/>
              <w:rPr>
                <w:rFonts w:ascii="Arial" w:hAnsi="Arial" w:cs="Arial"/>
                <w:sz w:val="22"/>
                <w:szCs w:val="22"/>
                <w:lang w:val="sv-SE"/>
              </w:rPr>
            </w:pPr>
            <w:r w:rsidRPr="000D3259">
              <w:rPr>
                <w:rFonts w:ascii="Arial" w:hAnsi="Arial" w:cs="Arial"/>
                <w:sz w:val="22"/>
                <w:szCs w:val="22"/>
                <w:lang w:val="sv-SE"/>
              </w:rPr>
              <w:t>0.05</w:t>
            </w:r>
          </w:p>
        </w:tc>
      </w:tr>
      <w:tr w:rsidR="007D1037" w:rsidRPr="000D3259" w14:paraId="46586F8D" w14:textId="77777777" w:rsidTr="00BE393F">
        <w:tc>
          <w:tcPr>
            <w:tcW w:w="5245" w:type="dxa"/>
            <w:shd w:val="clear" w:color="auto" w:fill="auto"/>
          </w:tcPr>
          <w:p w14:paraId="33DEC4C9" w14:textId="7B196C16" w:rsidR="007D1037" w:rsidRPr="000D3259" w:rsidRDefault="007D1037" w:rsidP="000D3259">
            <w:pPr>
              <w:spacing w:line="276" w:lineRule="auto"/>
              <w:jc w:val="both"/>
              <w:rPr>
                <w:rFonts w:ascii="Arial" w:hAnsi="Arial" w:cs="Arial"/>
                <w:sz w:val="22"/>
                <w:szCs w:val="22"/>
                <w:lang w:val="sv-SE"/>
              </w:rPr>
            </w:pPr>
            <w:r w:rsidRPr="000D3259">
              <w:rPr>
                <w:rFonts w:ascii="Arial" w:hAnsi="Arial" w:cs="Arial"/>
                <w:sz w:val="22"/>
                <w:szCs w:val="22"/>
                <w:lang w:val="sv-SE"/>
              </w:rPr>
              <w:t>&gt;</w:t>
            </w:r>
            <w:r w:rsidR="00BE393F" w:rsidRPr="000D3259">
              <w:rPr>
                <w:rFonts w:ascii="Arial" w:hAnsi="Arial" w:cs="Arial"/>
                <w:sz w:val="22"/>
                <w:szCs w:val="22"/>
                <w:lang w:val="sv-SE"/>
              </w:rPr>
              <w:t xml:space="preserve"> </w:t>
            </w:r>
            <w:r w:rsidRPr="000D3259">
              <w:rPr>
                <w:rFonts w:ascii="Arial" w:hAnsi="Arial" w:cs="Arial"/>
                <w:sz w:val="22"/>
                <w:szCs w:val="22"/>
                <w:lang w:val="sv-SE"/>
              </w:rPr>
              <w:t>Rp 1.000.000,-</w:t>
            </w:r>
          </w:p>
        </w:tc>
        <w:tc>
          <w:tcPr>
            <w:tcW w:w="2076" w:type="dxa"/>
            <w:shd w:val="clear" w:color="auto" w:fill="auto"/>
          </w:tcPr>
          <w:p w14:paraId="04302718" w14:textId="77777777" w:rsidR="007D1037" w:rsidRPr="000D3259" w:rsidRDefault="007D1037" w:rsidP="000D3259">
            <w:pPr>
              <w:spacing w:line="276" w:lineRule="auto"/>
              <w:jc w:val="center"/>
              <w:rPr>
                <w:rFonts w:ascii="Arial" w:hAnsi="Arial" w:cs="Arial"/>
                <w:sz w:val="22"/>
                <w:szCs w:val="22"/>
                <w:lang w:val="sv-SE"/>
              </w:rPr>
            </w:pPr>
            <w:r w:rsidRPr="000D3259">
              <w:rPr>
                <w:rFonts w:ascii="Arial" w:hAnsi="Arial" w:cs="Arial"/>
                <w:sz w:val="22"/>
                <w:szCs w:val="22"/>
                <w:lang w:val="sv-SE"/>
              </w:rPr>
              <w:t>0.02</w:t>
            </w:r>
          </w:p>
        </w:tc>
      </w:tr>
    </w:tbl>
    <w:p w14:paraId="20FA6A65" w14:textId="77777777" w:rsidR="0087792F" w:rsidRPr="0087792F" w:rsidRDefault="0087792F" w:rsidP="0087792F">
      <w:pPr>
        <w:spacing w:line="276" w:lineRule="auto"/>
        <w:ind w:left="1701"/>
        <w:jc w:val="both"/>
        <w:rPr>
          <w:rFonts w:ascii="Arial" w:hAnsi="Arial" w:cs="Arial"/>
          <w:sz w:val="22"/>
          <w:szCs w:val="22"/>
          <w:lang w:val="sv-SE"/>
        </w:rPr>
      </w:pPr>
    </w:p>
    <w:p w14:paraId="5989DC48" w14:textId="0E77B228" w:rsidR="00C66394" w:rsidRPr="000D3259" w:rsidRDefault="007D1037" w:rsidP="000D3259">
      <w:pPr>
        <w:numPr>
          <w:ilvl w:val="0"/>
          <w:numId w:val="44"/>
        </w:numPr>
        <w:spacing w:line="276" w:lineRule="auto"/>
        <w:ind w:left="1701" w:hanging="425"/>
        <w:jc w:val="both"/>
        <w:rPr>
          <w:rFonts w:ascii="Arial" w:hAnsi="Arial" w:cs="Arial"/>
          <w:sz w:val="22"/>
          <w:szCs w:val="22"/>
          <w:lang w:val="sv-SE"/>
        </w:rPr>
      </w:pPr>
      <w:r w:rsidRPr="000D3259">
        <w:rPr>
          <w:rFonts w:ascii="Arial" w:hAnsi="Arial" w:cs="Arial"/>
          <w:b/>
          <w:sz w:val="22"/>
          <w:szCs w:val="22"/>
          <w:lang w:val="sv-SE"/>
        </w:rPr>
        <w:t>PIHAK KEDUA</w:t>
      </w:r>
      <w:r w:rsidRPr="000D3259">
        <w:rPr>
          <w:rFonts w:ascii="Arial" w:hAnsi="Arial" w:cs="Arial"/>
          <w:sz w:val="22"/>
          <w:szCs w:val="22"/>
          <w:lang w:val="sv-SE"/>
        </w:rPr>
        <w:t xml:space="preserve"> tidak diperkenankan menarik biaya apapun terhadap </w:t>
      </w:r>
      <w:r w:rsidR="00986B62" w:rsidRPr="000D3259">
        <w:rPr>
          <w:rFonts w:ascii="Arial" w:hAnsi="Arial" w:cs="Arial"/>
          <w:sz w:val="22"/>
          <w:szCs w:val="22"/>
          <w:lang w:val="sv-SE"/>
        </w:rPr>
        <w:t>Peserta</w:t>
      </w:r>
      <w:r w:rsidRPr="000D3259">
        <w:rPr>
          <w:rFonts w:ascii="Arial" w:hAnsi="Arial" w:cs="Arial"/>
          <w:sz w:val="22"/>
          <w:szCs w:val="22"/>
          <w:lang w:val="sv-SE"/>
        </w:rPr>
        <w:t xml:space="preserve"> sepanjang pelayanan obat bagi </w:t>
      </w:r>
      <w:r w:rsidR="00986B62" w:rsidRPr="000D3259">
        <w:rPr>
          <w:rFonts w:ascii="Arial" w:hAnsi="Arial" w:cs="Arial"/>
          <w:sz w:val="22"/>
          <w:szCs w:val="22"/>
          <w:lang w:val="sv-SE"/>
        </w:rPr>
        <w:t>Peserta</w:t>
      </w:r>
      <w:r w:rsidRPr="000D3259">
        <w:rPr>
          <w:rFonts w:ascii="Arial" w:hAnsi="Arial" w:cs="Arial"/>
          <w:sz w:val="22"/>
          <w:szCs w:val="22"/>
          <w:lang w:val="sv-SE"/>
        </w:rPr>
        <w:t xml:space="preserve"> yang diberikan masih masuk dalam ruang lingkup. </w:t>
      </w:r>
    </w:p>
    <w:p w14:paraId="18D4AAE6" w14:textId="77777777" w:rsidR="00C66394" w:rsidRPr="000D3259" w:rsidRDefault="00C66394" w:rsidP="000D3259">
      <w:pPr>
        <w:tabs>
          <w:tab w:val="left" w:pos="0"/>
        </w:tabs>
        <w:spacing w:line="276" w:lineRule="auto"/>
        <w:ind w:left="1134"/>
        <w:jc w:val="both"/>
        <w:rPr>
          <w:rFonts w:ascii="Arial" w:hAnsi="Arial" w:cs="Arial"/>
          <w:sz w:val="22"/>
          <w:szCs w:val="22"/>
          <w:lang w:val="sv-SE"/>
        </w:rPr>
      </w:pPr>
    </w:p>
    <w:p w14:paraId="31ACECE2" w14:textId="77777777" w:rsidR="007D1037" w:rsidRPr="000D3259" w:rsidRDefault="00C66394" w:rsidP="000D3259">
      <w:pPr>
        <w:numPr>
          <w:ilvl w:val="6"/>
          <w:numId w:val="43"/>
        </w:numPr>
        <w:spacing w:line="276" w:lineRule="auto"/>
        <w:ind w:left="1276" w:hanging="425"/>
        <w:jc w:val="both"/>
        <w:rPr>
          <w:rFonts w:ascii="Arial" w:hAnsi="Arial" w:cs="Arial"/>
          <w:sz w:val="22"/>
          <w:szCs w:val="22"/>
          <w:lang w:val="sv-SE"/>
        </w:rPr>
      </w:pPr>
      <w:r w:rsidRPr="000D3259">
        <w:rPr>
          <w:rFonts w:ascii="Arial" w:hAnsi="Arial" w:cs="Arial"/>
          <w:sz w:val="22"/>
          <w:szCs w:val="22"/>
          <w:lang w:val="id-ID"/>
        </w:rPr>
        <w:t>Prosedur Pelayanan</w:t>
      </w:r>
    </w:p>
    <w:p w14:paraId="52085DD6" w14:textId="77777777" w:rsidR="007D1037" w:rsidRPr="000D3259" w:rsidRDefault="007D1037" w:rsidP="000D3259">
      <w:pPr>
        <w:numPr>
          <w:ilvl w:val="0"/>
          <w:numId w:val="51"/>
        </w:numPr>
        <w:spacing w:line="276" w:lineRule="auto"/>
        <w:ind w:left="1701" w:hanging="425"/>
        <w:rPr>
          <w:rFonts w:ascii="Arial" w:hAnsi="Arial" w:cs="Arial"/>
          <w:sz w:val="22"/>
          <w:szCs w:val="22"/>
          <w:lang w:val="id-ID"/>
        </w:rPr>
      </w:pPr>
      <w:r w:rsidRPr="000D3259">
        <w:rPr>
          <w:rFonts w:ascii="Arial" w:hAnsi="Arial" w:cs="Arial"/>
          <w:sz w:val="22"/>
          <w:szCs w:val="22"/>
          <w:lang w:val="id-ID"/>
        </w:rPr>
        <w:t xml:space="preserve">Alur Pelayanan Obat ke </w:t>
      </w:r>
      <w:r w:rsidR="00986B62" w:rsidRPr="000D3259">
        <w:rPr>
          <w:rFonts w:ascii="Arial" w:hAnsi="Arial" w:cs="Arial"/>
          <w:sz w:val="22"/>
          <w:szCs w:val="22"/>
          <w:lang w:val="id-ID"/>
        </w:rPr>
        <w:t>Peserta</w:t>
      </w:r>
    </w:p>
    <w:p w14:paraId="2604BC60" w14:textId="21BF26BA" w:rsidR="00C66394" w:rsidRPr="000D3259" w:rsidRDefault="007D1037" w:rsidP="000D3259">
      <w:pPr>
        <w:numPr>
          <w:ilvl w:val="3"/>
          <w:numId w:val="51"/>
        </w:numPr>
        <w:spacing w:line="276" w:lineRule="auto"/>
        <w:ind w:left="2127" w:hanging="426"/>
        <w:jc w:val="both"/>
        <w:rPr>
          <w:rFonts w:ascii="Arial" w:hAnsi="Arial" w:cs="Arial"/>
          <w:sz w:val="22"/>
          <w:szCs w:val="22"/>
        </w:rPr>
      </w:pPr>
      <w:r w:rsidRPr="000D3259">
        <w:rPr>
          <w:rFonts w:ascii="Arial" w:hAnsi="Arial" w:cs="Arial"/>
          <w:sz w:val="22"/>
          <w:szCs w:val="22"/>
          <w:lang w:val="sv-SE"/>
        </w:rPr>
        <w:t xml:space="preserve">Obat </w:t>
      </w:r>
      <w:r w:rsidRPr="000D3259">
        <w:rPr>
          <w:rFonts w:ascii="Arial" w:hAnsi="Arial" w:cs="Arial"/>
          <w:sz w:val="22"/>
          <w:szCs w:val="22"/>
          <w:lang w:val="id-ID"/>
        </w:rPr>
        <w:t xml:space="preserve">yang diresepkan kepada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Pr="000D3259">
        <w:rPr>
          <w:rFonts w:ascii="Arial" w:hAnsi="Arial" w:cs="Arial"/>
          <w:sz w:val="22"/>
          <w:szCs w:val="22"/>
          <w:lang w:val="sv-SE"/>
        </w:rPr>
        <w:t xml:space="preserve"> dan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r w:rsidR="000752B4" w:rsidRPr="000D3259">
        <w:rPr>
          <w:rFonts w:ascii="Arial" w:hAnsi="Arial" w:cs="Arial"/>
          <w:color w:val="000000"/>
          <w:sz w:val="22"/>
          <w:szCs w:val="22"/>
          <w:lang w:val="sv-SE"/>
        </w:rPr>
        <w:t xml:space="preserve">Manfaat </w:t>
      </w:r>
      <w:r w:rsidR="000752B4" w:rsidRPr="000D3259">
        <w:rPr>
          <w:rFonts w:ascii="Arial" w:hAnsi="Arial" w:cs="Arial"/>
          <w:i/>
          <w:color w:val="000000"/>
          <w:sz w:val="22"/>
          <w:szCs w:val="22"/>
          <w:lang w:val="sv-SE"/>
        </w:rPr>
        <w:t xml:space="preserve">Top Up </w:t>
      </w:r>
      <w:r w:rsidR="000752B4" w:rsidRPr="000D3259">
        <w:rPr>
          <w:rFonts w:ascii="Arial" w:hAnsi="Arial" w:cs="Arial"/>
          <w:color w:val="000000"/>
          <w:sz w:val="22"/>
          <w:szCs w:val="22"/>
          <w:lang w:val="sv-SE"/>
        </w:rPr>
        <w:t>BPJS Kesehatan</w:t>
      </w:r>
      <w:r w:rsidRPr="000D3259">
        <w:rPr>
          <w:rFonts w:ascii="Arial" w:hAnsi="Arial" w:cs="Arial"/>
          <w:sz w:val="22"/>
          <w:szCs w:val="22"/>
          <w:lang w:val="id-ID"/>
        </w:rPr>
        <w:t xml:space="preserve"> adalah sebagai berikut:</w:t>
      </w:r>
    </w:p>
    <w:p w14:paraId="1EBB7C5A" w14:textId="4899BF92" w:rsidR="00C66394" w:rsidRPr="000D3259" w:rsidRDefault="007D1037" w:rsidP="000D3259">
      <w:pPr>
        <w:numPr>
          <w:ilvl w:val="0"/>
          <w:numId w:val="67"/>
        </w:numPr>
        <w:spacing w:line="276" w:lineRule="auto"/>
        <w:ind w:left="2552" w:hanging="426"/>
        <w:jc w:val="both"/>
        <w:rPr>
          <w:rFonts w:ascii="Arial" w:hAnsi="Arial" w:cs="Arial"/>
          <w:sz w:val="22"/>
          <w:szCs w:val="22"/>
          <w:lang w:val="en-ID"/>
        </w:rPr>
      </w:pPr>
      <w:r w:rsidRPr="000D3259">
        <w:rPr>
          <w:rFonts w:ascii="Arial" w:hAnsi="Arial" w:cs="Arial"/>
          <w:sz w:val="22"/>
          <w:szCs w:val="22"/>
          <w:lang w:val="id-ID"/>
        </w:rPr>
        <w:t xml:space="preserve">Rawat Jalan mengacu kepada </w:t>
      </w:r>
      <w:bookmarkStart w:id="24" w:name="_Hlk184816261"/>
      <w:r w:rsidR="00FA64B6" w:rsidRPr="000D3259">
        <w:rPr>
          <w:rFonts w:ascii="Arial" w:hAnsi="Arial" w:cs="Arial"/>
          <w:sz w:val="22"/>
          <w:szCs w:val="22"/>
          <w:lang w:val="id-ID"/>
        </w:rPr>
        <w:t>Formularium Nasional (Fornas)</w:t>
      </w:r>
      <w:r w:rsidR="00FA64B6" w:rsidRPr="000D3259">
        <w:rPr>
          <w:rFonts w:ascii="Arial" w:hAnsi="Arial" w:cs="Arial"/>
          <w:sz w:val="22"/>
          <w:szCs w:val="22"/>
        </w:rPr>
        <w:t xml:space="preserve"> dan/ 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bookmarkEnd w:id="24"/>
      <w:r w:rsidR="00AC0A9E" w:rsidRPr="000D3259">
        <w:rPr>
          <w:rFonts w:ascii="Arial" w:hAnsi="Arial" w:cs="Arial"/>
          <w:sz w:val="22"/>
          <w:szCs w:val="22"/>
          <w:lang w:val="en-ID"/>
        </w:rPr>
        <w:t>.</w:t>
      </w:r>
    </w:p>
    <w:p w14:paraId="199E5B7E" w14:textId="7C205204" w:rsidR="00C66394" w:rsidRPr="000D3259" w:rsidRDefault="007D1037" w:rsidP="000D3259">
      <w:pPr>
        <w:numPr>
          <w:ilvl w:val="0"/>
          <w:numId w:val="67"/>
        </w:numPr>
        <w:spacing w:line="276" w:lineRule="auto"/>
        <w:ind w:left="2552" w:hanging="426"/>
        <w:jc w:val="both"/>
        <w:rPr>
          <w:rFonts w:ascii="Arial" w:hAnsi="Arial" w:cs="Arial"/>
          <w:sz w:val="22"/>
          <w:szCs w:val="22"/>
        </w:rPr>
      </w:pPr>
      <w:r w:rsidRPr="000D3259">
        <w:rPr>
          <w:rFonts w:ascii="Arial" w:hAnsi="Arial" w:cs="Arial"/>
          <w:sz w:val="22"/>
          <w:szCs w:val="22"/>
          <w:lang w:val="id-ID"/>
        </w:rPr>
        <w:t xml:space="preserve">Rawat Inap mengacu kepada </w:t>
      </w:r>
      <w:r w:rsidR="00FA64B6" w:rsidRPr="000D3259">
        <w:rPr>
          <w:rFonts w:ascii="Arial" w:hAnsi="Arial" w:cs="Arial"/>
          <w:sz w:val="22"/>
          <w:szCs w:val="22"/>
          <w:lang w:val="id-ID"/>
        </w:rPr>
        <w:t>Formularium Nasional (Fornas)</w:t>
      </w:r>
      <w:r w:rsidR="00FA64B6" w:rsidRPr="000D3259">
        <w:rPr>
          <w:rFonts w:ascii="Arial" w:hAnsi="Arial" w:cs="Arial"/>
          <w:sz w:val="22"/>
          <w:szCs w:val="22"/>
        </w:rPr>
        <w:t xml:space="preserve"> dan/ 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00FA64B6" w:rsidRPr="000D3259">
        <w:rPr>
          <w:rFonts w:ascii="Arial" w:hAnsi="Arial" w:cs="Arial"/>
          <w:sz w:val="22"/>
          <w:szCs w:val="22"/>
          <w:lang w:val="en-ID"/>
        </w:rPr>
        <w:t xml:space="preserve"> </w:t>
      </w:r>
      <w:r w:rsidRPr="000D3259">
        <w:rPr>
          <w:rFonts w:ascii="Arial" w:hAnsi="Arial" w:cs="Arial"/>
          <w:sz w:val="22"/>
          <w:szCs w:val="22"/>
          <w:lang w:val="en-ID"/>
        </w:rPr>
        <w:t>yang disepakati</w:t>
      </w:r>
      <w:r w:rsidRPr="000D3259">
        <w:rPr>
          <w:rFonts w:ascii="Arial" w:hAnsi="Arial" w:cs="Arial"/>
          <w:sz w:val="22"/>
          <w:szCs w:val="22"/>
          <w:lang w:val="id-ID"/>
        </w:rPr>
        <w:t>.</w:t>
      </w:r>
      <w:r w:rsidR="00DA3F8C" w:rsidRPr="000D3259">
        <w:rPr>
          <w:rFonts w:ascii="Arial" w:hAnsi="Arial" w:cs="Arial"/>
          <w:sz w:val="22"/>
          <w:szCs w:val="22"/>
          <w:lang w:val="id-ID"/>
        </w:rPr>
        <w:t xml:space="preserve"> </w:t>
      </w:r>
    </w:p>
    <w:p w14:paraId="6B28BF98" w14:textId="230DA14F" w:rsidR="00C66394" w:rsidRPr="000D3259" w:rsidRDefault="007D1037" w:rsidP="000D3259">
      <w:pPr>
        <w:numPr>
          <w:ilvl w:val="3"/>
          <w:numId w:val="51"/>
        </w:numPr>
        <w:spacing w:line="276" w:lineRule="auto"/>
        <w:ind w:left="2127" w:hanging="426"/>
        <w:jc w:val="both"/>
        <w:rPr>
          <w:rFonts w:ascii="Arial" w:hAnsi="Arial" w:cs="Arial"/>
          <w:sz w:val="22"/>
          <w:szCs w:val="22"/>
        </w:rPr>
      </w:pPr>
      <w:r w:rsidRPr="000D3259">
        <w:rPr>
          <w:rFonts w:ascii="Arial" w:hAnsi="Arial" w:cs="Arial"/>
          <w:sz w:val="22"/>
          <w:szCs w:val="22"/>
          <w:lang w:val="id-ID"/>
        </w:rPr>
        <w:t xml:space="preserve">Peresepan mengutamakan Obat </w:t>
      </w:r>
      <w:r w:rsidR="00FA64B6" w:rsidRPr="000D3259">
        <w:rPr>
          <w:rFonts w:ascii="Arial" w:hAnsi="Arial" w:cs="Arial"/>
          <w:sz w:val="22"/>
          <w:szCs w:val="22"/>
          <w:lang w:val="id-ID"/>
        </w:rPr>
        <w:t>Formularium Nasional (Fornas)</w:t>
      </w:r>
      <w:r w:rsidR="00FA64B6" w:rsidRPr="000D3259">
        <w:rPr>
          <w:rFonts w:ascii="Arial" w:hAnsi="Arial" w:cs="Arial"/>
          <w:sz w:val="22"/>
          <w:szCs w:val="22"/>
        </w:rPr>
        <w:t xml:space="preserve"> dan/ 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Pr="000D3259">
        <w:rPr>
          <w:rFonts w:ascii="Arial" w:hAnsi="Arial" w:cs="Arial"/>
          <w:sz w:val="22"/>
          <w:szCs w:val="22"/>
          <w:lang w:val="id-ID"/>
        </w:rPr>
        <w:t xml:space="preserve">, IFRS menerima resep dari </w:t>
      </w:r>
      <w:r w:rsidR="00986B62" w:rsidRPr="000D3259">
        <w:rPr>
          <w:rFonts w:ascii="Arial" w:hAnsi="Arial" w:cs="Arial"/>
          <w:sz w:val="22"/>
          <w:szCs w:val="22"/>
        </w:rPr>
        <w:t>Peserta</w:t>
      </w:r>
      <w:r w:rsidRPr="000D3259">
        <w:rPr>
          <w:rFonts w:ascii="Arial" w:hAnsi="Arial" w:cs="Arial"/>
          <w:sz w:val="22"/>
          <w:szCs w:val="22"/>
          <w:lang w:val="id-ID"/>
        </w:rPr>
        <w:t xml:space="preserve"> yang berasal dari </w:t>
      </w:r>
      <w:r w:rsidRPr="000D3259">
        <w:rPr>
          <w:rFonts w:ascii="Arial" w:hAnsi="Arial" w:cs="Arial"/>
          <w:sz w:val="22"/>
          <w:szCs w:val="22"/>
        </w:rPr>
        <w:t>Provider</w:t>
      </w:r>
      <w:r w:rsidRPr="000D3259">
        <w:rPr>
          <w:rFonts w:ascii="Arial" w:hAnsi="Arial" w:cs="Arial"/>
          <w:sz w:val="22"/>
          <w:szCs w:val="22"/>
          <w:lang w:val="id-ID"/>
        </w:rPr>
        <w:t xml:space="preserve"> </w:t>
      </w:r>
      <w:r w:rsidR="00E77567" w:rsidRPr="000D3259">
        <w:rPr>
          <w:rFonts w:ascii="Arial" w:hAnsi="Arial" w:cs="Arial"/>
          <w:sz w:val="22"/>
          <w:szCs w:val="22"/>
        </w:rPr>
        <w:t>BRILIFE</w:t>
      </w:r>
      <w:r w:rsidRPr="000D3259">
        <w:rPr>
          <w:rFonts w:ascii="Arial" w:hAnsi="Arial" w:cs="Arial"/>
          <w:sz w:val="22"/>
          <w:szCs w:val="22"/>
          <w:lang w:val="id-ID"/>
        </w:rPr>
        <w:t xml:space="preserve">, dengan menunjukkan </w:t>
      </w:r>
      <w:r w:rsidR="005C5655" w:rsidRPr="000D3259">
        <w:rPr>
          <w:rFonts w:ascii="Arial" w:hAnsi="Arial" w:cs="Arial"/>
          <w:sz w:val="22"/>
          <w:szCs w:val="22"/>
          <w:lang w:val="id-ID"/>
        </w:rPr>
        <w:t>Kartu BRILIFE</w:t>
      </w:r>
      <w:r w:rsidRPr="000D3259">
        <w:rPr>
          <w:rFonts w:ascii="Arial" w:hAnsi="Arial" w:cs="Arial"/>
          <w:sz w:val="22"/>
          <w:szCs w:val="22"/>
          <w:lang w:val="id-ID"/>
        </w:rPr>
        <w:t xml:space="preserve"> asli yang diterbitkan oleh </w:t>
      </w:r>
      <w:r w:rsidRPr="000D3259">
        <w:rPr>
          <w:rFonts w:ascii="Arial" w:hAnsi="Arial" w:cs="Arial"/>
          <w:b/>
          <w:sz w:val="22"/>
          <w:szCs w:val="22"/>
          <w:lang w:val="id-ID"/>
        </w:rPr>
        <w:t>P</w:t>
      </w:r>
      <w:r w:rsidRPr="000D3259">
        <w:rPr>
          <w:rFonts w:ascii="Arial" w:hAnsi="Arial" w:cs="Arial"/>
          <w:b/>
          <w:sz w:val="22"/>
          <w:szCs w:val="22"/>
        </w:rPr>
        <w:t>IHAK PERTAMA</w:t>
      </w:r>
      <w:r w:rsidRPr="000D3259">
        <w:rPr>
          <w:rFonts w:ascii="Arial" w:hAnsi="Arial" w:cs="Arial"/>
          <w:sz w:val="22"/>
          <w:szCs w:val="22"/>
          <w:lang w:val="id-ID"/>
        </w:rPr>
        <w:t>, SJP-RJL dan lembar resep asli dari dokter yang sudah ditandatangani dokter yang memeriksa/merawat.</w:t>
      </w:r>
    </w:p>
    <w:p w14:paraId="154B2DB9" w14:textId="2408EC71" w:rsidR="00C66394" w:rsidRPr="000D3259" w:rsidRDefault="007D1037" w:rsidP="000D3259">
      <w:pPr>
        <w:numPr>
          <w:ilvl w:val="3"/>
          <w:numId w:val="51"/>
        </w:numPr>
        <w:spacing w:line="276" w:lineRule="auto"/>
        <w:ind w:left="2127" w:hanging="426"/>
        <w:jc w:val="both"/>
        <w:rPr>
          <w:rFonts w:ascii="Arial" w:hAnsi="Arial" w:cs="Arial"/>
          <w:sz w:val="22"/>
          <w:szCs w:val="22"/>
        </w:rPr>
      </w:pPr>
      <w:r w:rsidRPr="000D3259">
        <w:rPr>
          <w:rFonts w:ascii="Arial" w:hAnsi="Arial" w:cs="Arial"/>
          <w:sz w:val="22"/>
          <w:szCs w:val="22"/>
          <w:lang w:val="id-ID"/>
        </w:rPr>
        <w:t xml:space="preserve">Bila obat yang diresepkan oleh Dokter </w:t>
      </w:r>
      <w:r w:rsidR="00E77567" w:rsidRPr="000D3259">
        <w:rPr>
          <w:rFonts w:ascii="Arial" w:hAnsi="Arial" w:cs="Arial"/>
          <w:sz w:val="22"/>
          <w:szCs w:val="22"/>
        </w:rPr>
        <w:t>BRILIFE</w:t>
      </w:r>
      <w:r w:rsidRPr="000D3259">
        <w:rPr>
          <w:rFonts w:ascii="Arial" w:hAnsi="Arial" w:cs="Arial"/>
          <w:sz w:val="22"/>
          <w:szCs w:val="22"/>
        </w:rPr>
        <w:t xml:space="preserve"> </w:t>
      </w:r>
      <w:r w:rsidRPr="000D3259">
        <w:rPr>
          <w:rFonts w:ascii="Arial" w:hAnsi="Arial" w:cs="Arial"/>
          <w:sz w:val="22"/>
          <w:szCs w:val="22"/>
          <w:lang w:val="id-ID"/>
        </w:rPr>
        <w:t xml:space="preserve">tidak terdapat dalam </w:t>
      </w:r>
      <w:r w:rsidR="00FA64B6" w:rsidRPr="000D3259">
        <w:rPr>
          <w:rFonts w:ascii="Arial" w:hAnsi="Arial" w:cs="Arial"/>
          <w:sz w:val="22"/>
          <w:szCs w:val="22"/>
          <w:lang w:val="id-ID"/>
        </w:rPr>
        <w:t>Formularium Nasional (Fornas)</w:t>
      </w:r>
      <w:r w:rsidR="0087792F">
        <w:rPr>
          <w:rFonts w:ascii="Arial" w:hAnsi="Arial" w:cs="Arial"/>
          <w:sz w:val="22"/>
          <w:szCs w:val="22"/>
        </w:rPr>
        <w:t xml:space="preserve"> dan/</w:t>
      </w:r>
      <w:r w:rsidR="00FA64B6" w:rsidRPr="000D3259">
        <w:rPr>
          <w:rFonts w:ascii="Arial" w:hAnsi="Arial" w:cs="Arial"/>
          <w:sz w:val="22"/>
          <w:szCs w:val="22"/>
        </w:rPr>
        <w:t xml:space="preserve">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00FA64B6" w:rsidRPr="000D3259">
        <w:rPr>
          <w:rFonts w:ascii="Arial" w:hAnsi="Arial" w:cs="Arial"/>
          <w:sz w:val="22"/>
          <w:szCs w:val="22"/>
          <w:lang w:val="id-ID"/>
        </w:rPr>
        <w:t xml:space="preserve"> </w:t>
      </w:r>
      <w:r w:rsidRPr="000D3259">
        <w:rPr>
          <w:rFonts w:ascii="Arial" w:hAnsi="Arial" w:cs="Arial"/>
          <w:sz w:val="22"/>
          <w:szCs w:val="22"/>
          <w:lang w:val="id-ID"/>
        </w:rPr>
        <w:t xml:space="preserve">maka IFRS dapat mengganti obat tersebut dengan obat yang kelas terapi, isi dan dosisnya sama dengan yang terdapat dalam </w:t>
      </w:r>
      <w:bookmarkStart w:id="25" w:name="_Hlk184817299"/>
      <w:r w:rsidR="00FA64B6" w:rsidRPr="000D3259">
        <w:rPr>
          <w:rFonts w:ascii="Arial" w:hAnsi="Arial" w:cs="Arial"/>
          <w:sz w:val="22"/>
          <w:szCs w:val="22"/>
          <w:lang w:val="id-ID"/>
        </w:rPr>
        <w:t>Formularium Nasional (Fornas)</w:t>
      </w:r>
      <w:r w:rsidR="0087792F">
        <w:rPr>
          <w:rFonts w:ascii="Arial" w:hAnsi="Arial" w:cs="Arial"/>
          <w:sz w:val="22"/>
          <w:szCs w:val="22"/>
        </w:rPr>
        <w:t xml:space="preserve"> dan/</w:t>
      </w:r>
      <w:r w:rsidR="00FA64B6" w:rsidRPr="000D3259">
        <w:rPr>
          <w:rFonts w:ascii="Arial" w:hAnsi="Arial" w:cs="Arial"/>
          <w:sz w:val="22"/>
          <w:szCs w:val="22"/>
        </w:rPr>
        <w:t xml:space="preserve">atau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0052295B" w:rsidRPr="000D3259">
        <w:rPr>
          <w:rFonts w:ascii="Arial" w:hAnsi="Arial" w:cs="Arial"/>
          <w:sz w:val="22"/>
          <w:szCs w:val="22"/>
          <w:lang w:val="id-ID"/>
        </w:rPr>
        <w:t xml:space="preserve"> </w:t>
      </w:r>
      <w:bookmarkEnd w:id="25"/>
      <w:r w:rsidRPr="000D3259">
        <w:rPr>
          <w:rFonts w:ascii="Arial" w:hAnsi="Arial" w:cs="Arial"/>
          <w:sz w:val="22"/>
          <w:szCs w:val="22"/>
          <w:lang w:val="id-ID"/>
        </w:rPr>
        <w:t>dengan terlebih dahulu menyampaikan hal tersebut kepada Dokter penulis resep baik secara langsung maupun via telepon</w:t>
      </w:r>
      <w:r w:rsidR="00AC0A9E" w:rsidRPr="000D3259">
        <w:rPr>
          <w:rFonts w:ascii="Arial" w:hAnsi="Arial" w:cs="Arial"/>
          <w:sz w:val="22"/>
          <w:szCs w:val="22"/>
          <w:lang w:val="id-ID"/>
        </w:rPr>
        <w:t>.</w:t>
      </w:r>
    </w:p>
    <w:p w14:paraId="0025BD4C" w14:textId="4E8548FD" w:rsidR="007D1037" w:rsidRPr="000D3259" w:rsidRDefault="007D1037" w:rsidP="000D3259">
      <w:pPr>
        <w:numPr>
          <w:ilvl w:val="3"/>
          <w:numId w:val="51"/>
        </w:numPr>
        <w:spacing w:line="276" w:lineRule="auto"/>
        <w:ind w:left="2127" w:hanging="426"/>
        <w:jc w:val="both"/>
        <w:rPr>
          <w:rFonts w:ascii="Arial" w:hAnsi="Arial" w:cs="Arial"/>
          <w:sz w:val="22"/>
          <w:szCs w:val="22"/>
        </w:rPr>
      </w:pPr>
      <w:r w:rsidRPr="000D3259">
        <w:rPr>
          <w:rFonts w:ascii="Arial" w:hAnsi="Arial" w:cs="Arial"/>
          <w:sz w:val="22"/>
          <w:szCs w:val="22"/>
          <w:lang w:val="id-ID"/>
        </w:rPr>
        <w:t xml:space="preserve">Bila obat </w:t>
      </w:r>
      <w:r w:rsidR="00FA64B6" w:rsidRPr="000D3259">
        <w:rPr>
          <w:rFonts w:ascii="Arial" w:hAnsi="Arial" w:cs="Arial"/>
          <w:sz w:val="22"/>
          <w:szCs w:val="22"/>
          <w:lang w:val="id-ID"/>
        </w:rPr>
        <w:t>Formularium Nasional (Fornas)</w:t>
      </w:r>
      <w:r w:rsidR="00FA64B6" w:rsidRPr="000D3259">
        <w:rPr>
          <w:rFonts w:ascii="Arial" w:hAnsi="Arial" w:cs="Arial"/>
          <w:sz w:val="22"/>
          <w:szCs w:val="22"/>
        </w:rPr>
        <w:t xml:space="preserve"> dan </w:t>
      </w:r>
      <w:r w:rsidR="00FA64B6" w:rsidRPr="000D3259">
        <w:rPr>
          <w:rFonts w:ascii="Arial" w:hAnsi="Arial" w:cs="Arial"/>
          <w:sz w:val="22"/>
          <w:szCs w:val="22"/>
          <w:lang w:val="id-ID"/>
        </w:rPr>
        <w:t>Formularium</w:t>
      </w:r>
      <w:r w:rsidR="00FA64B6" w:rsidRPr="000D3259">
        <w:rPr>
          <w:rFonts w:ascii="Arial" w:hAnsi="Arial" w:cs="Arial"/>
          <w:sz w:val="22"/>
          <w:szCs w:val="22"/>
        </w:rPr>
        <w:t xml:space="preserve"> Rumah Sakit</w:t>
      </w:r>
      <w:r w:rsidR="00FA64B6" w:rsidRPr="000D3259">
        <w:rPr>
          <w:rFonts w:ascii="Arial" w:hAnsi="Arial" w:cs="Arial"/>
          <w:sz w:val="22"/>
          <w:szCs w:val="22"/>
          <w:lang w:val="id-ID"/>
        </w:rPr>
        <w:t xml:space="preserve"> </w:t>
      </w:r>
      <w:r w:rsidRPr="000D3259">
        <w:rPr>
          <w:rFonts w:ascii="Arial" w:hAnsi="Arial" w:cs="Arial"/>
          <w:sz w:val="22"/>
          <w:szCs w:val="22"/>
          <w:lang w:val="id-ID"/>
        </w:rPr>
        <w:t xml:space="preserve">yang diresepkan oleh Dokter </w:t>
      </w:r>
      <w:r w:rsidR="00E77567" w:rsidRPr="000D3259">
        <w:rPr>
          <w:rFonts w:ascii="Arial" w:hAnsi="Arial" w:cs="Arial"/>
          <w:sz w:val="22"/>
          <w:szCs w:val="22"/>
          <w:lang w:val="id-ID"/>
        </w:rPr>
        <w:t>BRILIFE</w:t>
      </w:r>
      <w:r w:rsidRPr="000D3259">
        <w:rPr>
          <w:rFonts w:ascii="Arial" w:hAnsi="Arial" w:cs="Arial"/>
          <w:sz w:val="22"/>
          <w:szCs w:val="22"/>
          <w:lang w:val="id-ID"/>
        </w:rPr>
        <w:t xml:space="preserve"> tidak tersedia di IFRS, maka IFRS dapat mengganti obat tersebut dengan menggunakan obat </w:t>
      </w:r>
      <w:r w:rsidR="005C28DC" w:rsidRPr="000D3259">
        <w:rPr>
          <w:rFonts w:ascii="Arial" w:hAnsi="Arial" w:cs="Arial"/>
          <w:sz w:val="22"/>
          <w:szCs w:val="22"/>
          <w:lang w:val="id-ID"/>
        </w:rPr>
        <w:t>Formularium</w:t>
      </w:r>
      <w:r w:rsidR="005C28DC" w:rsidRPr="000D3259">
        <w:rPr>
          <w:rFonts w:ascii="Arial" w:hAnsi="Arial" w:cs="Arial"/>
          <w:sz w:val="22"/>
          <w:szCs w:val="22"/>
        </w:rPr>
        <w:t xml:space="preserve"> Rumah Sakit </w:t>
      </w:r>
    </w:p>
    <w:p w14:paraId="1283610C" w14:textId="77777777" w:rsidR="00FA64B6" w:rsidRPr="000D3259" w:rsidRDefault="00FA64B6" w:rsidP="000D3259">
      <w:pPr>
        <w:spacing w:line="276" w:lineRule="auto"/>
        <w:ind w:left="2127"/>
        <w:jc w:val="both"/>
        <w:rPr>
          <w:rFonts w:ascii="Arial" w:hAnsi="Arial" w:cs="Arial"/>
          <w:sz w:val="22"/>
          <w:szCs w:val="22"/>
        </w:rPr>
      </w:pPr>
    </w:p>
    <w:p w14:paraId="42DBAABB" w14:textId="52A113A1" w:rsidR="007D1037" w:rsidRPr="000D3259" w:rsidRDefault="007D1037" w:rsidP="000D3259">
      <w:pPr>
        <w:numPr>
          <w:ilvl w:val="0"/>
          <w:numId w:val="51"/>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Prosedur penyerahan obat oleh IFRS sebagai berikut</w:t>
      </w:r>
      <w:r w:rsidR="00CA38C8" w:rsidRPr="000D3259">
        <w:rPr>
          <w:rFonts w:ascii="Arial" w:hAnsi="Arial" w:cs="Arial"/>
          <w:sz w:val="22"/>
          <w:szCs w:val="22"/>
          <w:lang w:val="id-ID"/>
        </w:rPr>
        <w:t>:</w:t>
      </w:r>
    </w:p>
    <w:p w14:paraId="0031A287" w14:textId="6D0D661C" w:rsidR="00C66394" w:rsidRPr="000D3259" w:rsidRDefault="007D1037" w:rsidP="000D3259">
      <w:pPr>
        <w:numPr>
          <w:ilvl w:val="0"/>
          <w:numId w:val="29"/>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 xml:space="preserve">IFRS wajib menjelaskan jumlah / jenis dan harga obat yang diberikan kepada </w:t>
      </w:r>
      <w:r w:rsidR="00986B62" w:rsidRPr="000D3259">
        <w:rPr>
          <w:rFonts w:ascii="Arial" w:hAnsi="Arial" w:cs="Arial"/>
          <w:sz w:val="22"/>
          <w:szCs w:val="22"/>
          <w:lang w:val="id-ID"/>
        </w:rPr>
        <w:t>Peserta</w:t>
      </w:r>
      <w:r w:rsidRPr="000D3259">
        <w:rPr>
          <w:rFonts w:ascii="Arial" w:hAnsi="Arial" w:cs="Arial"/>
          <w:sz w:val="22"/>
          <w:szCs w:val="22"/>
          <w:lang w:val="id-ID"/>
        </w:rPr>
        <w:t xml:space="preserve"> </w:t>
      </w:r>
      <w:r w:rsidR="00E77567" w:rsidRPr="000D3259">
        <w:rPr>
          <w:rFonts w:ascii="Arial" w:hAnsi="Arial" w:cs="Arial"/>
          <w:sz w:val="22"/>
          <w:szCs w:val="22"/>
          <w:lang w:val="id-ID"/>
        </w:rPr>
        <w:t>BRILIFE</w:t>
      </w:r>
      <w:r w:rsidRPr="000D3259">
        <w:rPr>
          <w:rFonts w:ascii="Arial" w:hAnsi="Arial" w:cs="Arial"/>
          <w:sz w:val="22"/>
          <w:szCs w:val="22"/>
        </w:rPr>
        <w:t>.</w:t>
      </w:r>
    </w:p>
    <w:p w14:paraId="0B34C7B3" w14:textId="77777777" w:rsidR="007D1037" w:rsidRPr="000D3259" w:rsidRDefault="00986B62" w:rsidP="000D3259">
      <w:pPr>
        <w:numPr>
          <w:ilvl w:val="0"/>
          <w:numId w:val="29"/>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Peserta</w:t>
      </w:r>
      <w:r w:rsidR="007D1037" w:rsidRPr="000D3259">
        <w:rPr>
          <w:rFonts w:ascii="Arial" w:hAnsi="Arial" w:cs="Arial"/>
          <w:sz w:val="22"/>
          <w:szCs w:val="22"/>
          <w:lang w:val="id-ID"/>
        </w:rPr>
        <w:t xml:space="preserve"> menandatangani tanda terima obat pada resep tersebut, setelah obat diserahkan.</w:t>
      </w:r>
    </w:p>
    <w:p w14:paraId="02DDC96B" w14:textId="77777777" w:rsidR="007D1037" w:rsidRPr="000D3259" w:rsidRDefault="007D1037" w:rsidP="000D3259">
      <w:pPr>
        <w:spacing w:line="276" w:lineRule="auto"/>
        <w:ind w:left="1701" w:hanging="425"/>
        <w:jc w:val="both"/>
        <w:rPr>
          <w:rFonts w:ascii="Arial" w:hAnsi="Arial" w:cs="Arial"/>
          <w:sz w:val="22"/>
          <w:szCs w:val="22"/>
        </w:rPr>
      </w:pPr>
    </w:p>
    <w:p w14:paraId="1184AFE2" w14:textId="6E457820" w:rsidR="00C66394" w:rsidRPr="000D3259" w:rsidRDefault="007D1037" w:rsidP="000D3259">
      <w:pPr>
        <w:numPr>
          <w:ilvl w:val="0"/>
          <w:numId w:val="51"/>
        </w:numPr>
        <w:spacing w:line="276" w:lineRule="auto"/>
        <w:ind w:left="1701" w:hanging="425"/>
        <w:jc w:val="both"/>
        <w:rPr>
          <w:rFonts w:ascii="Arial" w:hAnsi="Arial" w:cs="Arial"/>
          <w:sz w:val="22"/>
          <w:szCs w:val="22"/>
          <w:lang w:val="id-ID"/>
        </w:rPr>
      </w:pPr>
      <w:r w:rsidRPr="000D3259">
        <w:rPr>
          <w:rFonts w:ascii="Arial" w:hAnsi="Arial" w:cs="Arial"/>
          <w:sz w:val="22"/>
          <w:szCs w:val="22"/>
          <w:lang w:val="id-ID"/>
        </w:rPr>
        <w:t>Jumlah Obat Yang Diberikan</w:t>
      </w:r>
      <w:r w:rsidR="00CA38C8" w:rsidRPr="000D3259">
        <w:rPr>
          <w:rFonts w:ascii="Arial" w:hAnsi="Arial" w:cs="Arial"/>
          <w:sz w:val="22"/>
          <w:szCs w:val="22"/>
          <w:lang w:val="id-ID"/>
        </w:rPr>
        <w:t>:</w:t>
      </w:r>
    </w:p>
    <w:p w14:paraId="2A5C2728" w14:textId="77777777" w:rsidR="007D1037" w:rsidRPr="000D3259" w:rsidRDefault="007D1037" w:rsidP="000D3259">
      <w:pPr>
        <w:spacing w:line="276" w:lineRule="auto"/>
        <w:ind w:left="1701"/>
        <w:jc w:val="both"/>
        <w:rPr>
          <w:rFonts w:ascii="Arial" w:hAnsi="Arial" w:cs="Arial"/>
          <w:sz w:val="22"/>
          <w:szCs w:val="22"/>
          <w:lang w:val="id-ID"/>
        </w:rPr>
      </w:pPr>
      <w:r w:rsidRPr="000D3259">
        <w:rPr>
          <w:rFonts w:ascii="Arial" w:hAnsi="Arial" w:cs="Arial"/>
          <w:sz w:val="22"/>
          <w:szCs w:val="22"/>
          <w:lang w:val="id-ID"/>
        </w:rPr>
        <w:t>Obat RJL diberikan sesuai kebutuhan medis dengan ketentuan sebagai berikut:</w:t>
      </w:r>
    </w:p>
    <w:p w14:paraId="2C56F9FD" w14:textId="77777777" w:rsidR="007D1037" w:rsidRPr="000D3259" w:rsidRDefault="007D1037" w:rsidP="000D3259">
      <w:pPr>
        <w:numPr>
          <w:ilvl w:val="0"/>
          <w:numId w:val="68"/>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Obat simptomatik diberikan maksimum 3 (tiga) sampai dengan 5 (lima</w:t>
      </w:r>
      <w:r w:rsidRPr="000D3259">
        <w:rPr>
          <w:rFonts w:ascii="Arial" w:hAnsi="Arial" w:cs="Arial"/>
          <w:sz w:val="22"/>
          <w:szCs w:val="22"/>
        </w:rPr>
        <w:t xml:space="preserve">) </w:t>
      </w:r>
      <w:r w:rsidRPr="000D3259">
        <w:rPr>
          <w:rFonts w:ascii="Arial" w:hAnsi="Arial" w:cs="Arial"/>
          <w:sz w:val="22"/>
          <w:szCs w:val="22"/>
          <w:lang w:val="id-ID"/>
        </w:rPr>
        <w:t>hari</w:t>
      </w:r>
      <w:r w:rsidRPr="000D3259">
        <w:rPr>
          <w:rFonts w:ascii="Arial" w:hAnsi="Arial" w:cs="Arial"/>
          <w:sz w:val="22"/>
          <w:szCs w:val="22"/>
        </w:rPr>
        <w:t>.</w:t>
      </w:r>
    </w:p>
    <w:p w14:paraId="1FC11D67" w14:textId="77777777" w:rsidR="007D1037" w:rsidRPr="000D3259" w:rsidRDefault="007D1037" w:rsidP="000D3259">
      <w:pPr>
        <w:numPr>
          <w:ilvl w:val="0"/>
          <w:numId w:val="68"/>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Obat kronis dapat diberikan maksimum untuk keperluan 30 (tiga puluh) hari pada kasus dan keadaan tertentu</w:t>
      </w:r>
      <w:r w:rsidRPr="000D3259">
        <w:rPr>
          <w:rFonts w:ascii="Arial" w:hAnsi="Arial" w:cs="Arial"/>
          <w:sz w:val="22"/>
          <w:szCs w:val="22"/>
        </w:rPr>
        <w:t>.</w:t>
      </w:r>
    </w:p>
    <w:p w14:paraId="4E91BEA0" w14:textId="30E53680" w:rsidR="007D1037" w:rsidRPr="000D3259" w:rsidRDefault="007D1037" w:rsidP="000D3259">
      <w:pPr>
        <w:numPr>
          <w:ilvl w:val="0"/>
          <w:numId w:val="68"/>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 xml:space="preserve">Antibiotika diberikan yang diberikan mengacu pada ketentuan dalam </w:t>
      </w:r>
      <w:r w:rsidR="005C28DC" w:rsidRPr="000D3259">
        <w:rPr>
          <w:rFonts w:ascii="Arial" w:hAnsi="Arial" w:cs="Arial"/>
          <w:sz w:val="22"/>
          <w:szCs w:val="22"/>
          <w:lang w:val="id-ID"/>
        </w:rPr>
        <w:t>Formularium Nasional (Fornas)</w:t>
      </w:r>
      <w:r w:rsidR="0087792F">
        <w:rPr>
          <w:rFonts w:ascii="Arial" w:hAnsi="Arial" w:cs="Arial"/>
          <w:sz w:val="22"/>
          <w:szCs w:val="22"/>
        </w:rPr>
        <w:t xml:space="preserve"> dan/</w:t>
      </w:r>
      <w:r w:rsidR="005C28DC" w:rsidRPr="000D3259">
        <w:rPr>
          <w:rFonts w:ascii="Arial" w:hAnsi="Arial" w:cs="Arial"/>
          <w:sz w:val="22"/>
          <w:szCs w:val="22"/>
        </w:rPr>
        <w:t xml:space="preserve">atau </w:t>
      </w:r>
      <w:r w:rsidR="005C28DC" w:rsidRPr="000D3259">
        <w:rPr>
          <w:rFonts w:ascii="Arial" w:hAnsi="Arial" w:cs="Arial"/>
          <w:sz w:val="22"/>
          <w:szCs w:val="22"/>
          <w:lang w:val="id-ID"/>
        </w:rPr>
        <w:t>Formularium</w:t>
      </w:r>
      <w:r w:rsidR="005C28DC" w:rsidRPr="000D3259">
        <w:rPr>
          <w:rFonts w:ascii="Arial" w:hAnsi="Arial" w:cs="Arial"/>
          <w:sz w:val="22"/>
          <w:szCs w:val="22"/>
        </w:rPr>
        <w:t xml:space="preserve"> Rumah Sakit</w:t>
      </w:r>
      <w:r w:rsidRPr="000D3259">
        <w:rPr>
          <w:rFonts w:ascii="Arial" w:hAnsi="Arial" w:cs="Arial"/>
          <w:sz w:val="22"/>
          <w:szCs w:val="22"/>
          <w:lang w:val="id-ID"/>
        </w:rPr>
        <w:t>.</w:t>
      </w:r>
    </w:p>
    <w:p w14:paraId="484AE188" w14:textId="03CB922E" w:rsidR="007D1037" w:rsidRPr="000D3259" w:rsidRDefault="007D1037" w:rsidP="000D3259">
      <w:pPr>
        <w:numPr>
          <w:ilvl w:val="0"/>
          <w:numId w:val="68"/>
        </w:numPr>
        <w:spacing w:line="276" w:lineRule="auto"/>
        <w:ind w:left="2127" w:hanging="425"/>
        <w:jc w:val="both"/>
        <w:rPr>
          <w:rFonts w:ascii="Arial" w:hAnsi="Arial" w:cs="Arial"/>
          <w:sz w:val="22"/>
          <w:szCs w:val="22"/>
          <w:lang w:val="id-ID"/>
        </w:rPr>
      </w:pPr>
      <w:r w:rsidRPr="000D3259">
        <w:rPr>
          <w:rFonts w:ascii="Arial" w:hAnsi="Arial" w:cs="Arial"/>
          <w:sz w:val="22"/>
          <w:szCs w:val="22"/>
          <w:lang w:val="id-ID"/>
        </w:rPr>
        <w:t xml:space="preserve">Obat Khusus dan Obat Kanker yang diberikan mengacu pada ketentuan dalam </w:t>
      </w:r>
      <w:r w:rsidR="005C28DC" w:rsidRPr="000D3259">
        <w:rPr>
          <w:rFonts w:ascii="Arial" w:hAnsi="Arial" w:cs="Arial"/>
          <w:sz w:val="22"/>
          <w:szCs w:val="22"/>
          <w:lang w:val="id-ID"/>
        </w:rPr>
        <w:t>Formularium Nasional (Fornas)</w:t>
      </w:r>
      <w:r w:rsidR="0087792F">
        <w:rPr>
          <w:rFonts w:ascii="Arial" w:hAnsi="Arial" w:cs="Arial"/>
          <w:sz w:val="22"/>
          <w:szCs w:val="22"/>
        </w:rPr>
        <w:t xml:space="preserve"> dan/</w:t>
      </w:r>
      <w:r w:rsidR="005C28DC" w:rsidRPr="000D3259">
        <w:rPr>
          <w:rFonts w:ascii="Arial" w:hAnsi="Arial" w:cs="Arial"/>
          <w:sz w:val="22"/>
          <w:szCs w:val="22"/>
        </w:rPr>
        <w:t xml:space="preserve">atau </w:t>
      </w:r>
      <w:r w:rsidR="005C28DC" w:rsidRPr="000D3259">
        <w:rPr>
          <w:rFonts w:ascii="Arial" w:hAnsi="Arial" w:cs="Arial"/>
          <w:sz w:val="22"/>
          <w:szCs w:val="22"/>
          <w:lang w:val="id-ID"/>
        </w:rPr>
        <w:t>Formularium</w:t>
      </w:r>
      <w:r w:rsidR="005C28DC" w:rsidRPr="000D3259">
        <w:rPr>
          <w:rFonts w:ascii="Arial" w:hAnsi="Arial" w:cs="Arial"/>
          <w:sz w:val="22"/>
          <w:szCs w:val="22"/>
        </w:rPr>
        <w:t xml:space="preserve"> Rumah Sakit</w:t>
      </w:r>
      <w:r w:rsidRPr="000D3259">
        <w:rPr>
          <w:rFonts w:ascii="Arial" w:hAnsi="Arial" w:cs="Arial"/>
          <w:sz w:val="22"/>
          <w:szCs w:val="22"/>
          <w:lang w:val="id-ID"/>
        </w:rPr>
        <w:t>.</w:t>
      </w:r>
    </w:p>
    <w:p w14:paraId="09BE6E2E" w14:textId="320D863E" w:rsidR="007D1037" w:rsidRPr="000D3259" w:rsidRDefault="007D1037" w:rsidP="000D3259">
      <w:pPr>
        <w:spacing w:line="276" w:lineRule="auto"/>
        <w:jc w:val="both"/>
        <w:rPr>
          <w:rFonts w:ascii="Arial" w:hAnsi="Arial" w:cs="Arial"/>
          <w:sz w:val="22"/>
          <w:szCs w:val="22"/>
          <w:lang w:val="sv-SE"/>
        </w:rPr>
      </w:pPr>
    </w:p>
    <w:p w14:paraId="69959E12" w14:textId="77777777" w:rsidR="00B041E7" w:rsidRPr="000D3259" w:rsidRDefault="00246BA2" w:rsidP="000D3259">
      <w:pPr>
        <w:numPr>
          <w:ilvl w:val="0"/>
          <w:numId w:val="52"/>
        </w:numPr>
        <w:spacing w:line="276" w:lineRule="auto"/>
        <w:ind w:left="851" w:hanging="425"/>
        <w:jc w:val="both"/>
        <w:rPr>
          <w:rFonts w:ascii="Arial" w:hAnsi="Arial" w:cs="Arial"/>
          <w:b/>
          <w:sz w:val="22"/>
          <w:szCs w:val="22"/>
          <w:lang w:val="sv-SE"/>
        </w:rPr>
      </w:pPr>
      <w:r w:rsidRPr="000D3259">
        <w:rPr>
          <w:rFonts w:ascii="Arial" w:hAnsi="Arial" w:cs="Arial"/>
          <w:b/>
          <w:sz w:val="22"/>
          <w:szCs w:val="22"/>
          <w:lang w:val="sv-SE"/>
        </w:rPr>
        <w:t>Tata Cara Pengajuan Tagihan oleh PIHAK KEDUA dan Tata Cara Pembayaran oleh PIHAK PERTAMA</w:t>
      </w:r>
    </w:p>
    <w:p w14:paraId="2BDDFDB2" w14:textId="77777777" w:rsidR="00246BA2" w:rsidRPr="000D3259" w:rsidRDefault="00246BA2" w:rsidP="000D3259">
      <w:pPr>
        <w:pStyle w:val="Heading4"/>
        <w:numPr>
          <w:ilvl w:val="1"/>
          <w:numId w:val="27"/>
        </w:numPr>
        <w:tabs>
          <w:tab w:val="clear" w:pos="1440"/>
        </w:tabs>
        <w:spacing w:before="0" w:after="0" w:line="276" w:lineRule="auto"/>
        <w:ind w:left="1276" w:hanging="425"/>
        <w:rPr>
          <w:rFonts w:ascii="Arial" w:hAnsi="Arial" w:cs="Arial"/>
          <w:b w:val="0"/>
          <w:sz w:val="22"/>
          <w:szCs w:val="22"/>
          <w:lang w:val="id-ID"/>
        </w:rPr>
      </w:pPr>
      <w:r w:rsidRPr="000D3259">
        <w:rPr>
          <w:rFonts w:ascii="Arial" w:hAnsi="Arial" w:cs="Arial"/>
          <w:b w:val="0"/>
          <w:sz w:val="22"/>
          <w:szCs w:val="22"/>
          <w:lang w:val="sv-SE"/>
        </w:rPr>
        <w:t>Ketentuan Umum</w:t>
      </w:r>
      <w:r w:rsidRPr="000D3259">
        <w:rPr>
          <w:rFonts w:ascii="Arial" w:hAnsi="Arial" w:cs="Arial"/>
          <w:b w:val="0"/>
          <w:sz w:val="22"/>
          <w:szCs w:val="22"/>
          <w:lang w:val="id-ID"/>
        </w:rPr>
        <w:t xml:space="preserve"> </w:t>
      </w:r>
    </w:p>
    <w:p w14:paraId="7E5A5161" w14:textId="1F95FCD2" w:rsidR="00246BA2" w:rsidRPr="000D3259" w:rsidRDefault="00246BA2" w:rsidP="000D3259">
      <w:pPr>
        <w:numPr>
          <w:ilvl w:val="0"/>
          <w:numId w:val="63"/>
        </w:numPr>
        <w:spacing w:line="276" w:lineRule="auto"/>
        <w:ind w:left="1701" w:hanging="425"/>
        <w:jc w:val="both"/>
        <w:rPr>
          <w:rFonts w:ascii="Arial" w:hAnsi="Arial" w:cs="Arial"/>
          <w:sz w:val="22"/>
          <w:szCs w:val="22"/>
          <w:lang w:val="pt-BR"/>
        </w:rPr>
      </w:pPr>
      <w:r w:rsidRPr="000D3259">
        <w:rPr>
          <w:rFonts w:ascii="Arial" w:hAnsi="Arial" w:cs="Arial"/>
          <w:sz w:val="22"/>
          <w:szCs w:val="22"/>
          <w:lang w:val="pt-BR"/>
        </w:rPr>
        <w:t xml:space="preserve">Pengajuan tagihan atas biaya pelayanan kesehatan </w:t>
      </w:r>
      <w:r w:rsidR="00986B62" w:rsidRPr="000D3259">
        <w:rPr>
          <w:rFonts w:ascii="Arial" w:hAnsi="Arial" w:cs="Arial"/>
          <w:sz w:val="22"/>
          <w:szCs w:val="22"/>
          <w:lang w:val="pt-BR"/>
        </w:rPr>
        <w:t>Peserta</w:t>
      </w:r>
      <w:r w:rsidRPr="000D3259">
        <w:rPr>
          <w:rFonts w:ascii="Arial" w:hAnsi="Arial" w:cs="Arial"/>
          <w:sz w:val="22"/>
          <w:szCs w:val="22"/>
          <w:lang w:val="pt-BR"/>
        </w:rPr>
        <w:t xml:space="preserve"> </w:t>
      </w:r>
      <w:r w:rsidR="00E77567" w:rsidRPr="000D3259">
        <w:rPr>
          <w:rFonts w:ascii="Arial" w:hAnsi="Arial" w:cs="Arial"/>
          <w:sz w:val="22"/>
          <w:szCs w:val="22"/>
          <w:lang w:val="pt-BR"/>
        </w:rPr>
        <w:t>BRILIFE</w:t>
      </w:r>
      <w:r w:rsidRPr="000D3259">
        <w:rPr>
          <w:rFonts w:ascii="Arial" w:hAnsi="Arial" w:cs="Arial"/>
          <w:sz w:val="22"/>
          <w:szCs w:val="22"/>
          <w:lang w:val="pt-BR"/>
        </w:rPr>
        <w:t xml:space="preserve"> oleh </w:t>
      </w:r>
      <w:r w:rsidRPr="000D3259">
        <w:rPr>
          <w:rFonts w:ascii="Arial" w:hAnsi="Arial" w:cs="Arial"/>
          <w:b/>
          <w:sz w:val="22"/>
          <w:szCs w:val="22"/>
          <w:lang w:val="pt-BR"/>
        </w:rPr>
        <w:t>PIHAK KEDUA</w:t>
      </w:r>
      <w:r w:rsidRPr="000D3259">
        <w:rPr>
          <w:rFonts w:ascii="Arial" w:hAnsi="Arial" w:cs="Arial"/>
          <w:sz w:val="22"/>
          <w:szCs w:val="22"/>
          <w:lang w:val="pt-BR"/>
        </w:rPr>
        <w:t xml:space="preserve"> kepada </w:t>
      </w:r>
      <w:r w:rsidRPr="000D3259">
        <w:rPr>
          <w:rFonts w:ascii="Arial" w:hAnsi="Arial" w:cs="Arial"/>
          <w:b/>
          <w:sz w:val="22"/>
          <w:szCs w:val="22"/>
          <w:lang w:val="pt-BR"/>
        </w:rPr>
        <w:t>PIHAK PERTAMA</w:t>
      </w:r>
      <w:r w:rsidRPr="000D3259">
        <w:rPr>
          <w:rFonts w:ascii="Arial" w:hAnsi="Arial" w:cs="Arial"/>
          <w:sz w:val="22"/>
          <w:szCs w:val="22"/>
          <w:lang w:val="pt-BR"/>
        </w:rPr>
        <w:t xml:space="preserve"> dilakukan secara kolektif. </w:t>
      </w:r>
    </w:p>
    <w:p w14:paraId="69F0ED86" w14:textId="01B127D8" w:rsidR="00C414E3" w:rsidRPr="000D3259" w:rsidRDefault="00246BA2" w:rsidP="000D3259">
      <w:pPr>
        <w:numPr>
          <w:ilvl w:val="0"/>
          <w:numId w:val="63"/>
        </w:numPr>
        <w:spacing w:line="276" w:lineRule="auto"/>
        <w:ind w:left="1701" w:hanging="425"/>
        <w:jc w:val="both"/>
        <w:rPr>
          <w:rFonts w:ascii="Arial" w:hAnsi="Arial" w:cs="Arial"/>
          <w:sz w:val="22"/>
          <w:szCs w:val="22"/>
          <w:lang w:val="pt-BR"/>
        </w:rPr>
      </w:pPr>
      <w:r w:rsidRPr="000D3259">
        <w:rPr>
          <w:rFonts w:ascii="Arial" w:hAnsi="Arial" w:cs="Arial"/>
          <w:sz w:val="22"/>
          <w:szCs w:val="22"/>
          <w:lang w:val="pt-BR"/>
        </w:rPr>
        <w:t xml:space="preserve">Pengajuan tagihan (Berkas Elektronik) oleh </w:t>
      </w:r>
      <w:r w:rsidRPr="000D3259">
        <w:rPr>
          <w:rFonts w:ascii="Arial" w:hAnsi="Arial" w:cs="Arial"/>
          <w:b/>
          <w:sz w:val="22"/>
          <w:szCs w:val="22"/>
          <w:lang w:val="pt-BR"/>
        </w:rPr>
        <w:t>PIHAK KEDUA</w:t>
      </w:r>
      <w:r w:rsidRPr="000D3259">
        <w:rPr>
          <w:rFonts w:ascii="Arial" w:hAnsi="Arial" w:cs="Arial"/>
          <w:sz w:val="22"/>
          <w:szCs w:val="22"/>
          <w:lang w:val="pt-BR"/>
        </w:rPr>
        <w:t xml:space="preserve"> kepada </w:t>
      </w:r>
      <w:r w:rsidRPr="000D3259">
        <w:rPr>
          <w:rFonts w:ascii="Arial" w:hAnsi="Arial" w:cs="Arial"/>
          <w:b/>
          <w:sz w:val="22"/>
          <w:szCs w:val="22"/>
          <w:lang w:val="pt-BR"/>
        </w:rPr>
        <w:t>PIHAK PERTAMA</w:t>
      </w:r>
      <w:r w:rsidRPr="000D3259">
        <w:rPr>
          <w:rFonts w:ascii="Arial" w:hAnsi="Arial" w:cs="Arial"/>
          <w:sz w:val="22"/>
          <w:szCs w:val="22"/>
          <w:lang w:val="pt-BR"/>
        </w:rPr>
        <w:t xml:space="preserve"> dilaksanakan secara teratur setiap bulannya</w:t>
      </w:r>
      <w:r w:rsidR="00C414E3" w:rsidRPr="000D3259">
        <w:rPr>
          <w:rFonts w:ascii="Arial" w:hAnsi="Arial" w:cs="Arial"/>
          <w:sz w:val="22"/>
          <w:szCs w:val="22"/>
          <w:lang w:val="pt-BR"/>
        </w:rPr>
        <w:t>, yaitu p</w:t>
      </w:r>
      <w:r w:rsidRPr="000D3259">
        <w:rPr>
          <w:rFonts w:ascii="Arial" w:hAnsi="Arial" w:cs="Arial"/>
          <w:sz w:val="22"/>
          <w:szCs w:val="22"/>
          <w:lang w:val="pt-BR"/>
        </w:rPr>
        <w:t xml:space="preserve">elayanan </w:t>
      </w:r>
      <w:r w:rsidR="00C414E3" w:rsidRPr="000D3259">
        <w:rPr>
          <w:rFonts w:ascii="Arial" w:hAnsi="Arial" w:cs="Arial"/>
          <w:sz w:val="22"/>
          <w:szCs w:val="22"/>
          <w:lang w:val="pt-BR"/>
        </w:rPr>
        <w:t xml:space="preserve">Produk </w:t>
      </w:r>
      <w:r w:rsidRPr="000D3259">
        <w:rPr>
          <w:rFonts w:ascii="Arial" w:hAnsi="Arial" w:cs="Arial"/>
          <w:sz w:val="22"/>
          <w:szCs w:val="22"/>
          <w:lang w:val="pt-BR"/>
        </w:rPr>
        <w:t xml:space="preserve">Managed Care selambat-lambatnya pada tanggal 10 (sepuluh) di </w:t>
      </w:r>
      <w:r w:rsidR="00B42192" w:rsidRPr="000D3259">
        <w:rPr>
          <w:rFonts w:ascii="Arial" w:hAnsi="Arial" w:cs="Arial"/>
          <w:sz w:val="22"/>
          <w:szCs w:val="22"/>
          <w:lang w:val="pt-BR"/>
        </w:rPr>
        <w:t xml:space="preserve">Hari Kerja </w:t>
      </w:r>
      <w:r w:rsidRPr="000D3259">
        <w:rPr>
          <w:rFonts w:ascii="Arial" w:hAnsi="Arial" w:cs="Arial"/>
          <w:sz w:val="22"/>
          <w:szCs w:val="22"/>
          <w:lang w:val="pt-BR"/>
        </w:rPr>
        <w:t>bulan berikutnya</w:t>
      </w:r>
      <w:r w:rsidR="00AC0A9E" w:rsidRPr="000D3259">
        <w:rPr>
          <w:rFonts w:ascii="Arial" w:hAnsi="Arial" w:cs="Arial"/>
          <w:sz w:val="22"/>
          <w:szCs w:val="22"/>
          <w:lang w:val="pt-BR"/>
        </w:rPr>
        <w:t>.</w:t>
      </w:r>
    </w:p>
    <w:p w14:paraId="5AD50E1C" w14:textId="6891EE35" w:rsidR="00C414E3" w:rsidRPr="000D3259" w:rsidRDefault="00246BA2" w:rsidP="000D3259">
      <w:pPr>
        <w:numPr>
          <w:ilvl w:val="0"/>
          <w:numId w:val="63"/>
        </w:numPr>
        <w:spacing w:line="276" w:lineRule="auto"/>
        <w:ind w:left="1701" w:hanging="425"/>
        <w:jc w:val="both"/>
        <w:rPr>
          <w:rFonts w:ascii="Arial" w:hAnsi="Arial" w:cs="Arial"/>
          <w:sz w:val="22"/>
          <w:szCs w:val="22"/>
          <w:lang w:val="pt-BR"/>
        </w:rPr>
      </w:pPr>
      <w:r w:rsidRPr="000D3259">
        <w:rPr>
          <w:rFonts w:ascii="Arial" w:hAnsi="Arial" w:cs="Arial"/>
          <w:sz w:val="22"/>
          <w:szCs w:val="22"/>
        </w:rPr>
        <w:t xml:space="preserve">Tagihan </w:t>
      </w:r>
      <w:r w:rsidR="00986B62" w:rsidRPr="000D3259">
        <w:rPr>
          <w:rFonts w:ascii="Arial" w:hAnsi="Arial" w:cs="Arial"/>
          <w:sz w:val="22"/>
          <w:szCs w:val="22"/>
        </w:rPr>
        <w:t>Klaim</w:t>
      </w:r>
      <w:r w:rsidRPr="000D3259">
        <w:rPr>
          <w:rFonts w:ascii="Arial" w:hAnsi="Arial" w:cs="Arial"/>
          <w:sz w:val="22"/>
          <w:szCs w:val="22"/>
        </w:rPr>
        <w:t xml:space="preserve"> baik pada kasus Rawat Jalan</w:t>
      </w:r>
      <w:r w:rsidR="00AC18B0" w:rsidRPr="000D3259">
        <w:rPr>
          <w:rFonts w:ascii="Arial" w:hAnsi="Arial" w:cs="Arial"/>
          <w:sz w:val="22"/>
          <w:szCs w:val="22"/>
        </w:rPr>
        <w:t xml:space="preserve"> Tingkat</w:t>
      </w:r>
      <w:r w:rsidRPr="000D3259">
        <w:rPr>
          <w:rFonts w:ascii="Arial" w:hAnsi="Arial" w:cs="Arial"/>
          <w:sz w:val="22"/>
          <w:szCs w:val="22"/>
        </w:rPr>
        <w:t xml:space="preserve"> Lanjutan ataupun kasus Rawat Inap </w:t>
      </w:r>
      <w:r w:rsidR="00AC18B0" w:rsidRPr="000D3259">
        <w:rPr>
          <w:rFonts w:ascii="Arial" w:hAnsi="Arial" w:cs="Arial"/>
          <w:sz w:val="22"/>
          <w:szCs w:val="22"/>
        </w:rPr>
        <w:t xml:space="preserve">Tingkat </w:t>
      </w:r>
      <w:r w:rsidRPr="000D3259">
        <w:rPr>
          <w:rFonts w:ascii="Arial" w:hAnsi="Arial" w:cs="Arial"/>
          <w:sz w:val="22"/>
          <w:szCs w:val="22"/>
        </w:rPr>
        <w:t>Lanjuta</w:t>
      </w:r>
      <w:r w:rsidR="00AC18B0" w:rsidRPr="000D3259">
        <w:rPr>
          <w:rFonts w:ascii="Arial" w:hAnsi="Arial" w:cs="Arial"/>
          <w:sz w:val="22"/>
          <w:szCs w:val="22"/>
        </w:rPr>
        <w:t>n</w:t>
      </w:r>
      <w:r w:rsidRPr="000D3259">
        <w:rPr>
          <w:rFonts w:ascii="Arial" w:hAnsi="Arial" w:cs="Arial"/>
          <w:sz w:val="22"/>
          <w:szCs w:val="22"/>
        </w:rPr>
        <w:t>, sebagai berikut</w:t>
      </w:r>
      <w:r w:rsidR="00CA38C8" w:rsidRPr="000D3259">
        <w:rPr>
          <w:rFonts w:ascii="Arial" w:hAnsi="Arial" w:cs="Arial"/>
          <w:sz w:val="22"/>
          <w:szCs w:val="22"/>
        </w:rPr>
        <w:t>:</w:t>
      </w:r>
    </w:p>
    <w:p w14:paraId="784245B8" w14:textId="77777777" w:rsidR="007F424F" w:rsidRPr="000D3259" w:rsidRDefault="00246BA2" w:rsidP="000D3259">
      <w:pPr>
        <w:numPr>
          <w:ilvl w:val="0"/>
          <w:numId w:val="64"/>
        </w:numPr>
        <w:spacing w:line="276" w:lineRule="auto"/>
        <w:ind w:left="2127" w:hanging="425"/>
        <w:jc w:val="both"/>
        <w:rPr>
          <w:rFonts w:ascii="Arial" w:hAnsi="Arial" w:cs="Arial"/>
          <w:sz w:val="22"/>
          <w:szCs w:val="22"/>
          <w:lang w:val="pt-BR"/>
        </w:rPr>
      </w:pPr>
      <w:r w:rsidRPr="000D3259">
        <w:rPr>
          <w:rFonts w:ascii="Arial" w:hAnsi="Arial" w:cs="Arial"/>
          <w:sz w:val="22"/>
          <w:szCs w:val="22"/>
        </w:rPr>
        <w:t xml:space="preserve">Tagihan </w:t>
      </w:r>
      <w:r w:rsidR="00986B62" w:rsidRPr="000D3259">
        <w:rPr>
          <w:rFonts w:ascii="Arial" w:hAnsi="Arial" w:cs="Arial"/>
          <w:sz w:val="22"/>
          <w:szCs w:val="22"/>
        </w:rPr>
        <w:t>Klaim</w:t>
      </w:r>
      <w:r w:rsidR="00AE1394" w:rsidRPr="000D3259">
        <w:rPr>
          <w:rFonts w:ascii="Arial" w:hAnsi="Arial" w:cs="Arial"/>
          <w:sz w:val="22"/>
          <w:szCs w:val="22"/>
        </w:rPr>
        <w:t xml:space="preserve"> pelayanan </w:t>
      </w:r>
      <w:r w:rsidRPr="000D3259">
        <w:rPr>
          <w:rFonts w:ascii="Arial" w:hAnsi="Arial" w:cs="Arial"/>
          <w:sz w:val="22"/>
          <w:szCs w:val="22"/>
        </w:rPr>
        <w:t>Managed Care</w:t>
      </w:r>
    </w:p>
    <w:p w14:paraId="0B140BAE" w14:textId="38A86053" w:rsidR="00246BA2" w:rsidRPr="000D3259" w:rsidRDefault="00246BA2" w:rsidP="000D3259">
      <w:pPr>
        <w:spacing w:line="276" w:lineRule="auto"/>
        <w:ind w:left="2127"/>
        <w:jc w:val="both"/>
        <w:rPr>
          <w:rFonts w:ascii="Arial" w:hAnsi="Arial" w:cs="Arial"/>
          <w:sz w:val="22"/>
          <w:szCs w:val="22"/>
          <w:lang w:val="pt-BR"/>
        </w:rPr>
      </w:pPr>
      <w:r w:rsidRPr="000D3259">
        <w:rPr>
          <w:rFonts w:ascii="Arial" w:hAnsi="Arial" w:cs="Arial"/>
          <w:sz w:val="22"/>
          <w:szCs w:val="22"/>
          <w:lang w:val="pt-BR"/>
        </w:rPr>
        <w:t>Tagihan/</w:t>
      </w:r>
      <w:r w:rsidRPr="000D3259">
        <w:rPr>
          <w:rFonts w:ascii="Arial" w:hAnsi="Arial" w:cs="Arial"/>
          <w:i/>
          <w:sz w:val="22"/>
          <w:szCs w:val="22"/>
          <w:lang w:val="pt-BR"/>
        </w:rPr>
        <w:t>invoice</w:t>
      </w:r>
      <w:r w:rsidRPr="000D3259">
        <w:rPr>
          <w:rFonts w:ascii="Arial" w:hAnsi="Arial" w:cs="Arial"/>
          <w:sz w:val="22"/>
          <w:szCs w:val="22"/>
          <w:lang w:val="pt-BR"/>
        </w:rPr>
        <w:t xml:space="preserve"> atas biaya Pelayanan </w:t>
      </w:r>
      <w:r w:rsidR="00986B62" w:rsidRPr="000D3259">
        <w:rPr>
          <w:rFonts w:ascii="Arial" w:hAnsi="Arial" w:cs="Arial"/>
          <w:sz w:val="22"/>
          <w:szCs w:val="22"/>
          <w:lang w:val="pt-BR"/>
        </w:rPr>
        <w:t>Peserta</w:t>
      </w:r>
      <w:r w:rsidRPr="000D3259">
        <w:rPr>
          <w:rFonts w:ascii="Arial" w:hAnsi="Arial" w:cs="Arial"/>
          <w:sz w:val="22"/>
          <w:szCs w:val="22"/>
          <w:lang w:val="pt-BR"/>
        </w:rPr>
        <w:t xml:space="preserve"> oleh </w:t>
      </w:r>
      <w:r w:rsidRPr="000D3259">
        <w:rPr>
          <w:rFonts w:ascii="Arial" w:hAnsi="Arial" w:cs="Arial"/>
          <w:b/>
          <w:sz w:val="22"/>
          <w:szCs w:val="22"/>
          <w:lang w:val="pt-BR"/>
        </w:rPr>
        <w:t>PIHAK KEDUA</w:t>
      </w:r>
      <w:r w:rsidRPr="000D3259">
        <w:rPr>
          <w:rFonts w:ascii="Arial" w:hAnsi="Arial" w:cs="Arial"/>
          <w:sz w:val="22"/>
          <w:szCs w:val="22"/>
          <w:lang w:val="pt-BR"/>
        </w:rPr>
        <w:t xml:space="preserve"> kepada </w:t>
      </w:r>
      <w:r w:rsidRPr="000D3259">
        <w:rPr>
          <w:rFonts w:ascii="Arial" w:hAnsi="Arial" w:cs="Arial"/>
          <w:b/>
          <w:sz w:val="22"/>
          <w:szCs w:val="22"/>
          <w:lang w:val="pt-BR"/>
        </w:rPr>
        <w:t>PIHAK PERTAMA</w:t>
      </w:r>
      <w:r w:rsidRPr="000D3259">
        <w:rPr>
          <w:rFonts w:ascii="Arial" w:hAnsi="Arial" w:cs="Arial"/>
          <w:sz w:val="22"/>
          <w:szCs w:val="22"/>
          <w:lang w:val="pt-BR"/>
        </w:rPr>
        <w:t xml:space="preserve"> dilakukan secara kolektif melalui aplikasi yang ditetapkan </w:t>
      </w:r>
      <w:r w:rsidRPr="000D3259">
        <w:rPr>
          <w:rFonts w:ascii="Arial" w:hAnsi="Arial" w:cs="Arial"/>
          <w:b/>
          <w:sz w:val="22"/>
          <w:szCs w:val="22"/>
          <w:lang w:val="pt-BR"/>
        </w:rPr>
        <w:t>PIHAK PERTAMA</w:t>
      </w:r>
      <w:r w:rsidRPr="000D3259">
        <w:rPr>
          <w:rFonts w:ascii="Arial" w:hAnsi="Arial" w:cs="Arial"/>
          <w:sz w:val="22"/>
          <w:szCs w:val="22"/>
          <w:lang w:val="pt-BR"/>
        </w:rPr>
        <w:t xml:space="preserve"> dengan menyertakan berkas </w:t>
      </w:r>
      <w:r w:rsidR="00986B62" w:rsidRPr="000D3259">
        <w:rPr>
          <w:rFonts w:ascii="Arial" w:hAnsi="Arial" w:cs="Arial"/>
          <w:sz w:val="22"/>
          <w:szCs w:val="22"/>
          <w:lang w:val="pt-BR"/>
        </w:rPr>
        <w:t>Klaim</w:t>
      </w:r>
      <w:r w:rsidRPr="000D3259">
        <w:rPr>
          <w:rFonts w:ascii="Arial" w:hAnsi="Arial" w:cs="Arial"/>
          <w:sz w:val="22"/>
          <w:szCs w:val="22"/>
          <w:lang w:val="pt-BR"/>
        </w:rPr>
        <w:t xml:space="preserve"> pelayanan (Berkas Elektronik), yang dilampirkan pada setiap nomor SJP per </w:t>
      </w:r>
      <w:r w:rsidR="00986B62" w:rsidRPr="000D3259">
        <w:rPr>
          <w:rFonts w:ascii="Arial" w:hAnsi="Arial" w:cs="Arial"/>
          <w:sz w:val="22"/>
          <w:szCs w:val="22"/>
          <w:lang w:val="pt-BR"/>
        </w:rPr>
        <w:t>Peserta</w:t>
      </w:r>
      <w:r w:rsidRPr="000D3259">
        <w:rPr>
          <w:rFonts w:ascii="Arial" w:hAnsi="Arial" w:cs="Arial"/>
          <w:sz w:val="22"/>
          <w:szCs w:val="22"/>
          <w:lang w:val="pt-BR"/>
        </w:rPr>
        <w:t xml:space="preserve">, berkas pengajuan </w:t>
      </w:r>
      <w:r w:rsidR="00986B62" w:rsidRPr="000D3259">
        <w:rPr>
          <w:rFonts w:ascii="Arial" w:hAnsi="Arial" w:cs="Arial"/>
          <w:sz w:val="22"/>
          <w:szCs w:val="22"/>
          <w:lang w:val="pt-BR"/>
        </w:rPr>
        <w:t>Klaim</w:t>
      </w:r>
      <w:r w:rsidRPr="000D3259">
        <w:rPr>
          <w:rFonts w:ascii="Arial" w:hAnsi="Arial" w:cs="Arial"/>
          <w:sz w:val="22"/>
          <w:szCs w:val="22"/>
          <w:lang w:val="pt-BR"/>
        </w:rPr>
        <w:t xml:space="preserve"> pelayanan sebagai berikut:</w:t>
      </w:r>
    </w:p>
    <w:p w14:paraId="1B10DB0B" w14:textId="77777777" w:rsidR="00246BA2" w:rsidRPr="000D3259" w:rsidRDefault="00246BA2" w:rsidP="000D3259">
      <w:pPr>
        <w:numPr>
          <w:ilvl w:val="0"/>
          <w:numId w:val="74"/>
        </w:numPr>
        <w:spacing w:line="276" w:lineRule="auto"/>
        <w:ind w:left="2552" w:hanging="425"/>
        <w:jc w:val="both"/>
        <w:rPr>
          <w:rFonts w:ascii="Arial" w:hAnsi="Arial" w:cs="Arial"/>
          <w:sz w:val="22"/>
          <w:szCs w:val="22"/>
          <w:lang w:val="id-ID"/>
        </w:rPr>
      </w:pPr>
      <w:r w:rsidRPr="000D3259">
        <w:rPr>
          <w:rFonts w:ascii="Arial" w:hAnsi="Arial" w:cs="Arial"/>
          <w:sz w:val="22"/>
          <w:szCs w:val="22"/>
          <w:lang w:val="id-ID"/>
        </w:rPr>
        <w:t xml:space="preserve">Formulir </w:t>
      </w:r>
      <w:r w:rsidRPr="000D3259">
        <w:rPr>
          <w:rFonts w:ascii="Arial" w:hAnsi="Arial" w:cs="Arial"/>
          <w:sz w:val="22"/>
          <w:szCs w:val="22"/>
        </w:rPr>
        <w:t>P</w:t>
      </w:r>
      <w:r w:rsidRPr="000D3259">
        <w:rPr>
          <w:rFonts w:ascii="Arial" w:hAnsi="Arial" w:cs="Arial"/>
          <w:sz w:val="22"/>
          <w:szCs w:val="22"/>
          <w:lang w:val="id-ID"/>
        </w:rPr>
        <w:t xml:space="preserve">engajuan </w:t>
      </w:r>
      <w:r w:rsidR="00986B62" w:rsidRPr="000D3259">
        <w:rPr>
          <w:rFonts w:ascii="Arial" w:hAnsi="Arial" w:cs="Arial"/>
          <w:sz w:val="22"/>
          <w:szCs w:val="22"/>
        </w:rPr>
        <w:t>Klaim</w:t>
      </w:r>
      <w:r w:rsidRPr="000D3259">
        <w:rPr>
          <w:rFonts w:ascii="Arial" w:hAnsi="Arial" w:cs="Arial"/>
          <w:sz w:val="22"/>
          <w:szCs w:val="22"/>
          <w:lang w:val="id-ID"/>
        </w:rPr>
        <w:t xml:space="preserve"> (FPK) rangkap 3 (tiga).</w:t>
      </w:r>
    </w:p>
    <w:p w14:paraId="70AFFDC0" w14:textId="77777777" w:rsidR="00246BA2" w:rsidRPr="000D3259" w:rsidRDefault="00246BA2" w:rsidP="000D3259">
      <w:pPr>
        <w:numPr>
          <w:ilvl w:val="0"/>
          <w:numId w:val="74"/>
        </w:numPr>
        <w:spacing w:line="276" w:lineRule="auto"/>
        <w:ind w:left="2552" w:hanging="425"/>
        <w:jc w:val="both"/>
        <w:rPr>
          <w:rFonts w:ascii="Arial" w:hAnsi="Arial" w:cs="Arial"/>
          <w:sz w:val="22"/>
          <w:szCs w:val="22"/>
          <w:lang w:val="id-ID"/>
        </w:rPr>
      </w:pPr>
      <w:r w:rsidRPr="000D3259">
        <w:rPr>
          <w:rFonts w:ascii="Arial" w:hAnsi="Arial" w:cs="Arial"/>
          <w:sz w:val="22"/>
          <w:szCs w:val="22"/>
          <w:lang w:val="id-ID"/>
        </w:rPr>
        <w:t>Lampiran rekapitulasi pelayanan</w:t>
      </w:r>
      <w:r w:rsidRPr="000D3259">
        <w:rPr>
          <w:rFonts w:ascii="Arial" w:hAnsi="Arial" w:cs="Arial"/>
          <w:sz w:val="22"/>
          <w:szCs w:val="22"/>
        </w:rPr>
        <w:t xml:space="preserve"> atau perincian biaya pelayanan luaran aplikasi atau manual.</w:t>
      </w:r>
    </w:p>
    <w:p w14:paraId="2AA696E7" w14:textId="77777777" w:rsidR="00246BA2" w:rsidRPr="000D3259" w:rsidRDefault="00246BA2" w:rsidP="000D3259">
      <w:pPr>
        <w:numPr>
          <w:ilvl w:val="0"/>
          <w:numId w:val="74"/>
        </w:numPr>
        <w:spacing w:line="276" w:lineRule="auto"/>
        <w:ind w:left="2552" w:hanging="425"/>
        <w:jc w:val="both"/>
        <w:rPr>
          <w:rFonts w:ascii="Arial" w:hAnsi="Arial" w:cs="Arial"/>
          <w:sz w:val="22"/>
          <w:szCs w:val="22"/>
          <w:lang w:val="id-ID"/>
        </w:rPr>
      </w:pPr>
      <w:r w:rsidRPr="000D3259">
        <w:rPr>
          <w:rFonts w:ascii="Arial" w:hAnsi="Arial" w:cs="Arial"/>
          <w:sz w:val="22"/>
          <w:szCs w:val="22"/>
          <w:lang w:val="id-ID"/>
        </w:rPr>
        <w:t xml:space="preserve">Surat </w:t>
      </w:r>
      <w:r w:rsidR="0076279E" w:rsidRPr="000D3259">
        <w:rPr>
          <w:rFonts w:ascii="Arial" w:hAnsi="Arial" w:cs="Arial"/>
          <w:sz w:val="22"/>
          <w:szCs w:val="22"/>
          <w:lang w:val="id-ID"/>
        </w:rPr>
        <w:t>Rujukan</w:t>
      </w:r>
      <w:r w:rsidRPr="000D3259">
        <w:rPr>
          <w:rFonts w:ascii="Arial" w:hAnsi="Arial" w:cs="Arial"/>
          <w:sz w:val="22"/>
          <w:szCs w:val="22"/>
          <w:lang w:val="id-ID"/>
        </w:rPr>
        <w:t>/keterangan gawat darurat.</w:t>
      </w:r>
    </w:p>
    <w:p w14:paraId="53F7E1FA" w14:textId="77777777" w:rsidR="00AC18B0" w:rsidRPr="000D3259" w:rsidRDefault="00246BA2" w:rsidP="000D3259">
      <w:pPr>
        <w:numPr>
          <w:ilvl w:val="0"/>
          <w:numId w:val="74"/>
        </w:numPr>
        <w:spacing w:line="276" w:lineRule="auto"/>
        <w:ind w:left="2552" w:hanging="425"/>
        <w:jc w:val="both"/>
        <w:rPr>
          <w:rFonts w:ascii="Arial" w:hAnsi="Arial" w:cs="Arial"/>
          <w:sz w:val="22"/>
          <w:szCs w:val="22"/>
          <w:lang w:val="id-ID"/>
        </w:rPr>
      </w:pPr>
      <w:r w:rsidRPr="000D3259">
        <w:rPr>
          <w:rFonts w:ascii="Arial" w:hAnsi="Arial" w:cs="Arial"/>
          <w:sz w:val="22"/>
          <w:szCs w:val="22"/>
        </w:rPr>
        <w:t>S</w:t>
      </w:r>
      <w:r w:rsidRPr="000D3259">
        <w:rPr>
          <w:rFonts w:ascii="Arial" w:hAnsi="Arial" w:cs="Arial"/>
          <w:sz w:val="22"/>
          <w:szCs w:val="22"/>
          <w:lang w:val="id-ID"/>
        </w:rPr>
        <w:t xml:space="preserve">urat </w:t>
      </w:r>
      <w:r w:rsidRPr="000D3259">
        <w:rPr>
          <w:rFonts w:ascii="Arial" w:hAnsi="Arial" w:cs="Arial"/>
          <w:sz w:val="22"/>
          <w:szCs w:val="22"/>
        </w:rPr>
        <w:t>J</w:t>
      </w:r>
      <w:r w:rsidRPr="000D3259">
        <w:rPr>
          <w:rFonts w:ascii="Arial" w:hAnsi="Arial" w:cs="Arial"/>
          <w:sz w:val="22"/>
          <w:szCs w:val="22"/>
          <w:lang w:val="id-ID"/>
        </w:rPr>
        <w:t xml:space="preserve">aminan </w:t>
      </w:r>
      <w:r w:rsidRPr="000D3259">
        <w:rPr>
          <w:rFonts w:ascii="Arial" w:hAnsi="Arial" w:cs="Arial"/>
          <w:sz w:val="22"/>
          <w:szCs w:val="22"/>
        </w:rPr>
        <w:t>P</w:t>
      </w:r>
      <w:r w:rsidRPr="000D3259">
        <w:rPr>
          <w:rFonts w:ascii="Arial" w:hAnsi="Arial" w:cs="Arial"/>
          <w:sz w:val="22"/>
          <w:szCs w:val="22"/>
          <w:lang w:val="id-ID"/>
        </w:rPr>
        <w:t xml:space="preserve">elayanan </w:t>
      </w:r>
      <w:r w:rsidRPr="000D3259">
        <w:rPr>
          <w:rFonts w:ascii="Arial" w:hAnsi="Arial" w:cs="Arial"/>
          <w:sz w:val="22"/>
          <w:szCs w:val="22"/>
        </w:rPr>
        <w:t xml:space="preserve">(SJP) </w:t>
      </w:r>
      <w:r w:rsidR="00AC18B0" w:rsidRPr="000D3259">
        <w:rPr>
          <w:rFonts w:ascii="Arial" w:hAnsi="Arial" w:cs="Arial"/>
          <w:sz w:val="22"/>
          <w:szCs w:val="22"/>
        </w:rPr>
        <w:t>RJTP/RI.</w:t>
      </w:r>
      <w:r w:rsidRPr="000D3259">
        <w:rPr>
          <w:rFonts w:ascii="Arial" w:hAnsi="Arial" w:cs="Arial"/>
          <w:sz w:val="22"/>
          <w:szCs w:val="22"/>
        </w:rPr>
        <w:t xml:space="preserve"> </w:t>
      </w:r>
    </w:p>
    <w:p w14:paraId="4115890F" w14:textId="5393DE2E" w:rsidR="00AC18B0" w:rsidRPr="000D3259" w:rsidRDefault="00246BA2" w:rsidP="000D3259">
      <w:pPr>
        <w:numPr>
          <w:ilvl w:val="0"/>
          <w:numId w:val="74"/>
        </w:numPr>
        <w:spacing w:line="276" w:lineRule="auto"/>
        <w:ind w:left="2552" w:hanging="425"/>
        <w:jc w:val="both"/>
        <w:rPr>
          <w:rFonts w:ascii="Arial" w:hAnsi="Arial" w:cs="Arial"/>
          <w:sz w:val="22"/>
          <w:szCs w:val="22"/>
          <w:lang w:val="id-ID"/>
        </w:rPr>
      </w:pPr>
      <w:r w:rsidRPr="000D3259">
        <w:rPr>
          <w:rFonts w:ascii="Arial" w:hAnsi="Arial" w:cs="Arial"/>
          <w:sz w:val="22"/>
          <w:szCs w:val="22"/>
          <w:lang w:val="id-ID"/>
        </w:rPr>
        <w:t xml:space="preserve">Bukti-bukti pendukung seperti bukti pemeriksaan, bukti </w:t>
      </w:r>
      <w:r w:rsidRPr="000D3259">
        <w:rPr>
          <w:rFonts w:ascii="Arial" w:hAnsi="Arial" w:cs="Arial"/>
          <w:sz w:val="22"/>
          <w:szCs w:val="22"/>
        </w:rPr>
        <w:t xml:space="preserve">permintaan dan hasil </w:t>
      </w:r>
      <w:r w:rsidRPr="000D3259">
        <w:rPr>
          <w:rFonts w:ascii="Arial" w:hAnsi="Arial" w:cs="Arial"/>
          <w:sz w:val="22"/>
          <w:szCs w:val="22"/>
          <w:lang w:val="id-ID"/>
        </w:rPr>
        <w:t>penunjang diag</w:t>
      </w:r>
      <w:r w:rsidRPr="000D3259">
        <w:rPr>
          <w:rFonts w:ascii="Arial" w:hAnsi="Arial" w:cs="Arial"/>
          <w:sz w:val="22"/>
          <w:szCs w:val="22"/>
        </w:rPr>
        <w:t>n</w:t>
      </w:r>
      <w:r w:rsidRPr="000D3259">
        <w:rPr>
          <w:rFonts w:ascii="Arial" w:hAnsi="Arial" w:cs="Arial"/>
          <w:sz w:val="22"/>
          <w:szCs w:val="22"/>
          <w:lang w:val="id-ID"/>
        </w:rPr>
        <w:t xml:space="preserve">ostik, bukti </w:t>
      </w:r>
      <w:r w:rsidRPr="000D3259">
        <w:rPr>
          <w:rFonts w:ascii="Arial" w:hAnsi="Arial" w:cs="Arial"/>
          <w:sz w:val="22"/>
          <w:szCs w:val="22"/>
        </w:rPr>
        <w:t xml:space="preserve">permintaan dan hasil </w:t>
      </w:r>
      <w:r w:rsidRPr="000D3259">
        <w:rPr>
          <w:rFonts w:ascii="Arial" w:hAnsi="Arial" w:cs="Arial"/>
          <w:sz w:val="22"/>
          <w:szCs w:val="22"/>
          <w:lang w:val="id-ID"/>
        </w:rPr>
        <w:t>tindakan medik, bukti diagnosis yang menyebutkan nama dokternya</w:t>
      </w:r>
      <w:r w:rsidRPr="000D3259">
        <w:rPr>
          <w:rFonts w:ascii="Arial" w:hAnsi="Arial" w:cs="Arial"/>
          <w:sz w:val="22"/>
          <w:szCs w:val="22"/>
        </w:rPr>
        <w:t xml:space="preserve"> atau bukti resume medis, bukti laporan operasi (bila diperlukan), bukti surat keterangan gawat darurat/emergency bila </w:t>
      </w:r>
      <w:r w:rsidR="00986B62" w:rsidRPr="000D3259">
        <w:rPr>
          <w:rFonts w:ascii="Arial" w:hAnsi="Arial" w:cs="Arial"/>
          <w:sz w:val="22"/>
          <w:szCs w:val="22"/>
        </w:rPr>
        <w:t>Klaim</w:t>
      </w:r>
      <w:r w:rsidRPr="000D3259">
        <w:rPr>
          <w:rFonts w:ascii="Arial" w:hAnsi="Arial" w:cs="Arial"/>
          <w:sz w:val="22"/>
          <w:szCs w:val="22"/>
        </w:rPr>
        <w:t xml:space="preserve"> Kasus Gawat Darurat (</w:t>
      </w:r>
      <w:r w:rsidRPr="000D3259">
        <w:rPr>
          <w:rFonts w:ascii="Arial" w:hAnsi="Arial" w:cs="Arial"/>
          <w:i/>
          <w:sz w:val="22"/>
          <w:szCs w:val="22"/>
        </w:rPr>
        <w:t>emergency)</w:t>
      </w:r>
      <w:r w:rsidRPr="000D3259">
        <w:rPr>
          <w:rFonts w:ascii="Arial" w:hAnsi="Arial" w:cs="Arial"/>
          <w:sz w:val="22"/>
          <w:szCs w:val="22"/>
        </w:rPr>
        <w:t>.</w:t>
      </w:r>
      <w:r w:rsidRPr="000D3259">
        <w:rPr>
          <w:rFonts w:ascii="Arial" w:hAnsi="Arial" w:cs="Arial"/>
          <w:sz w:val="22"/>
          <w:szCs w:val="22"/>
          <w:lang w:val="id-ID"/>
        </w:rPr>
        <w:t xml:space="preserve"> Bukti–bukti tersebut ditandatangani oleh petugas yang bertanggung jawab dalam setiap kegiatan pelayanan</w:t>
      </w:r>
      <w:r w:rsidRPr="000D3259">
        <w:rPr>
          <w:rFonts w:ascii="Arial" w:hAnsi="Arial" w:cs="Arial"/>
          <w:sz w:val="22"/>
          <w:szCs w:val="22"/>
        </w:rPr>
        <w:t>.</w:t>
      </w:r>
    </w:p>
    <w:p w14:paraId="7237E2DB" w14:textId="77777777" w:rsidR="00246BA2" w:rsidRPr="000D3259" w:rsidRDefault="00246BA2" w:rsidP="000D3259">
      <w:pPr>
        <w:numPr>
          <w:ilvl w:val="0"/>
          <w:numId w:val="75"/>
        </w:numPr>
        <w:spacing w:line="276" w:lineRule="auto"/>
        <w:ind w:left="2127" w:hanging="425"/>
        <w:jc w:val="both"/>
        <w:rPr>
          <w:rFonts w:ascii="Arial" w:hAnsi="Arial" w:cs="Arial"/>
          <w:sz w:val="22"/>
          <w:szCs w:val="22"/>
        </w:rPr>
      </w:pPr>
      <w:r w:rsidRPr="000D3259">
        <w:rPr>
          <w:rFonts w:ascii="Arial" w:hAnsi="Arial" w:cs="Arial"/>
          <w:sz w:val="22"/>
          <w:szCs w:val="22"/>
        </w:rPr>
        <w:t xml:space="preserve">Tagihan </w:t>
      </w:r>
      <w:r w:rsidR="00986B62" w:rsidRPr="000D3259">
        <w:rPr>
          <w:rFonts w:ascii="Arial" w:hAnsi="Arial" w:cs="Arial"/>
          <w:sz w:val="22"/>
          <w:szCs w:val="22"/>
        </w:rPr>
        <w:t>Klaim</w:t>
      </w:r>
      <w:r w:rsidRPr="000D3259">
        <w:rPr>
          <w:rFonts w:ascii="Arial" w:hAnsi="Arial" w:cs="Arial"/>
          <w:sz w:val="22"/>
          <w:szCs w:val="22"/>
        </w:rPr>
        <w:t xml:space="preserve"> obat Managed Care</w:t>
      </w:r>
    </w:p>
    <w:p w14:paraId="6506E6AA" w14:textId="1EC359AC" w:rsidR="00246BA2" w:rsidRPr="000D3259" w:rsidRDefault="00246BA2" w:rsidP="000D3259">
      <w:pPr>
        <w:spacing w:line="276" w:lineRule="auto"/>
        <w:ind w:left="2127"/>
        <w:jc w:val="both"/>
        <w:rPr>
          <w:rFonts w:ascii="Arial" w:hAnsi="Arial" w:cs="Arial"/>
          <w:sz w:val="22"/>
          <w:szCs w:val="22"/>
          <w:lang w:val="pt-BR"/>
        </w:rPr>
      </w:pPr>
      <w:r w:rsidRPr="000D3259">
        <w:rPr>
          <w:rFonts w:ascii="Arial" w:hAnsi="Arial" w:cs="Arial"/>
          <w:sz w:val="22"/>
          <w:szCs w:val="22"/>
          <w:lang w:val="pt-BR"/>
        </w:rPr>
        <w:t xml:space="preserve">Tagihan/invoice atas biaya Pelayanan Obat </w:t>
      </w:r>
      <w:r w:rsidR="00986B62" w:rsidRPr="000D3259">
        <w:rPr>
          <w:rFonts w:ascii="Arial" w:hAnsi="Arial" w:cs="Arial"/>
          <w:sz w:val="22"/>
          <w:szCs w:val="22"/>
          <w:lang w:val="pt-BR"/>
        </w:rPr>
        <w:t>Peserta</w:t>
      </w:r>
      <w:r w:rsidRPr="000D3259">
        <w:rPr>
          <w:rFonts w:ascii="Arial" w:hAnsi="Arial" w:cs="Arial"/>
          <w:sz w:val="22"/>
          <w:szCs w:val="22"/>
          <w:lang w:val="pt-BR"/>
        </w:rPr>
        <w:t xml:space="preserve"> oleh </w:t>
      </w:r>
      <w:r w:rsidRPr="000D3259">
        <w:rPr>
          <w:rFonts w:ascii="Arial" w:hAnsi="Arial" w:cs="Arial"/>
          <w:b/>
          <w:sz w:val="22"/>
          <w:szCs w:val="22"/>
          <w:lang w:val="pt-BR"/>
        </w:rPr>
        <w:t>PIHAK KEDUA</w:t>
      </w:r>
      <w:r w:rsidRPr="000D3259">
        <w:rPr>
          <w:rFonts w:ascii="Arial" w:hAnsi="Arial" w:cs="Arial"/>
          <w:sz w:val="22"/>
          <w:szCs w:val="22"/>
          <w:lang w:val="pt-BR"/>
        </w:rPr>
        <w:t xml:space="preserve"> kepada </w:t>
      </w:r>
      <w:r w:rsidRPr="000D3259">
        <w:rPr>
          <w:rFonts w:ascii="Arial" w:hAnsi="Arial" w:cs="Arial"/>
          <w:b/>
          <w:sz w:val="22"/>
          <w:szCs w:val="22"/>
          <w:lang w:val="pt-BR"/>
        </w:rPr>
        <w:t>PIHAK PERTAMA</w:t>
      </w:r>
      <w:r w:rsidRPr="000D3259">
        <w:rPr>
          <w:rFonts w:ascii="Arial" w:hAnsi="Arial" w:cs="Arial"/>
          <w:sz w:val="22"/>
          <w:szCs w:val="22"/>
          <w:lang w:val="pt-BR"/>
        </w:rPr>
        <w:t xml:space="preserve"> dilakukan secara kolektif melalui aplikasi online yang ditetapkan </w:t>
      </w:r>
      <w:r w:rsidRPr="000D3259">
        <w:rPr>
          <w:rFonts w:ascii="Arial" w:hAnsi="Arial" w:cs="Arial"/>
          <w:b/>
          <w:sz w:val="22"/>
          <w:szCs w:val="22"/>
          <w:lang w:val="pt-BR"/>
        </w:rPr>
        <w:t>PIHAK PERTAMA</w:t>
      </w:r>
      <w:r w:rsidRPr="000D3259">
        <w:rPr>
          <w:rFonts w:ascii="Arial" w:hAnsi="Arial" w:cs="Arial"/>
          <w:sz w:val="22"/>
          <w:szCs w:val="22"/>
          <w:lang w:val="pt-BR"/>
        </w:rPr>
        <w:t xml:space="preserve"> dengan menyertakan berkas </w:t>
      </w:r>
      <w:r w:rsidR="00986B62" w:rsidRPr="000D3259">
        <w:rPr>
          <w:rFonts w:ascii="Arial" w:hAnsi="Arial" w:cs="Arial"/>
          <w:sz w:val="22"/>
          <w:szCs w:val="22"/>
          <w:lang w:val="pt-BR"/>
        </w:rPr>
        <w:t>Klaim</w:t>
      </w:r>
      <w:r w:rsidRPr="000D3259">
        <w:rPr>
          <w:rFonts w:ascii="Arial" w:hAnsi="Arial" w:cs="Arial"/>
          <w:sz w:val="22"/>
          <w:szCs w:val="22"/>
          <w:lang w:val="pt-BR"/>
        </w:rPr>
        <w:t xml:space="preserve"> obat (Berkas Elektronik), yang dilampirkan pada setiap nomor SJP per </w:t>
      </w:r>
      <w:r w:rsidR="00986B62" w:rsidRPr="000D3259">
        <w:rPr>
          <w:rFonts w:ascii="Arial" w:hAnsi="Arial" w:cs="Arial"/>
          <w:sz w:val="22"/>
          <w:szCs w:val="22"/>
          <w:lang w:val="pt-BR"/>
        </w:rPr>
        <w:t>Peserta</w:t>
      </w:r>
      <w:r w:rsidRPr="000D3259">
        <w:rPr>
          <w:rFonts w:ascii="Arial" w:hAnsi="Arial" w:cs="Arial"/>
          <w:sz w:val="22"/>
          <w:szCs w:val="22"/>
          <w:lang w:val="pt-BR"/>
        </w:rPr>
        <w:t xml:space="preserve">, pengajuan berkas </w:t>
      </w:r>
      <w:r w:rsidR="00986B62" w:rsidRPr="000D3259">
        <w:rPr>
          <w:rFonts w:ascii="Arial" w:hAnsi="Arial" w:cs="Arial"/>
          <w:sz w:val="22"/>
          <w:szCs w:val="22"/>
          <w:lang w:val="pt-BR"/>
        </w:rPr>
        <w:t>Klaim</w:t>
      </w:r>
      <w:r w:rsidRPr="000D3259">
        <w:rPr>
          <w:rFonts w:ascii="Arial" w:hAnsi="Arial" w:cs="Arial"/>
          <w:sz w:val="22"/>
          <w:szCs w:val="22"/>
          <w:lang w:val="pt-BR"/>
        </w:rPr>
        <w:t xml:space="preserve"> obat sebagai berikut:</w:t>
      </w:r>
    </w:p>
    <w:p w14:paraId="54CBF261" w14:textId="1D4B31B4" w:rsidR="00246BA2" w:rsidRPr="000D3259" w:rsidRDefault="00246BA2" w:rsidP="000D3259">
      <w:pPr>
        <w:numPr>
          <w:ilvl w:val="0"/>
          <w:numId w:val="45"/>
        </w:numPr>
        <w:spacing w:line="276" w:lineRule="auto"/>
        <w:ind w:left="2552" w:hanging="425"/>
        <w:jc w:val="both"/>
        <w:rPr>
          <w:rFonts w:ascii="Arial" w:hAnsi="Arial" w:cs="Arial"/>
          <w:sz w:val="22"/>
          <w:szCs w:val="22"/>
          <w:lang w:val="id-ID"/>
        </w:rPr>
      </w:pPr>
      <w:r w:rsidRPr="000D3259">
        <w:rPr>
          <w:rFonts w:ascii="Arial" w:hAnsi="Arial" w:cs="Arial"/>
          <w:sz w:val="22"/>
          <w:szCs w:val="22"/>
          <w:lang w:val="id-ID"/>
        </w:rPr>
        <w:t xml:space="preserve">Formulir </w:t>
      </w:r>
      <w:r w:rsidRPr="000D3259">
        <w:rPr>
          <w:rFonts w:ascii="Arial" w:hAnsi="Arial" w:cs="Arial"/>
          <w:sz w:val="22"/>
          <w:szCs w:val="22"/>
        </w:rPr>
        <w:t>P</w:t>
      </w:r>
      <w:r w:rsidRPr="000D3259">
        <w:rPr>
          <w:rFonts w:ascii="Arial" w:hAnsi="Arial" w:cs="Arial"/>
          <w:sz w:val="22"/>
          <w:szCs w:val="22"/>
          <w:lang w:val="id-ID"/>
        </w:rPr>
        <w:t xml:space="preserve">engajuan </w:t>
      </w:r>
      <w:r w:rsidR="00986B62" w:rsidRPr="000D3259">
        <w:rPr>
          <w:rFonts w:ascii="Arial" w:hAnsi="Arial" w:cs="Arial"/>
          <w:sz w:val="22"/>
          <w:szCs w:val="22"/>
        </w:rPr>
        <w:t>Klaim</w:t>
      </w:r>
      <w:r w:rsidRPr="000D3259">
        <w:rPr>
          <w:rFonts w:ascii="Arial" w:hAnsi="Arial" w:cs="Arial"/>
          <w:sz w:val="22"/>
          <w:szCs w:val="22"/>
          <w:lang w:val="id-ID"/>
        </w:rPr>
        <w:t xml:space="preserve"> (FPK) rangkap 3 (tiga)</w:t>
      </w:r>
      <w:r w:rsidR="00AC0A9E" w:rsidRPr="000D3259">
        <w:rPr>
          <w:rFonts w:ascii="Arial" w:hAnsi="Arial" w:cs="Arial"/>
          <w:sz w:val="22"/>
          <w:szCs w:val="22"/>
        </w:rPr>
        <w:t>.</w:t>
      </w:r>
    </w:p>
    <w:p w14:paraId="2F1E5F49" w14:textId="732FD373" w:rsidR="00246BA2" w:rsidRPr="000D3259" w:rsidRDefault="00246BA2" w:rsidP="000D3259">
      <w:pPr>
        <w:numPr>
          <w:ilvl w:val="0"/>
          <w:numId w:val="45"/>
        </w:numPr>
        <w:spacing w:line="276" w:lineRule="auto"/>
        <w:ind w:left="2552" w:hanging="425"/>
        <w:jc w:val="both"/>
        <w:rPr>
          <w:rFonts w:ascii="Arial" w:hAnsi="Arial" w:cs="Arial"/>
          <w:sz w:val="22"/>
          <w:szCs w:val="22"/>
          <w:lang w:val="id-ID"/>
        </w:rPr>
      </w:pPr>
      <w:r w:rsidRPr="000D3259">
        <w:rPr>
          <w:rFonts w:ascii="Arial" w:hAnsi="Arial" w:cs="Arial"/>
          <w:sz w:val="22"/>
          <w:szCs w:val="22"/>
        </w:rPr>
        <w:t>Asli</w:t>
      </w:r>
      <w:r w:rsidRPr="000D3259">
        <w:rPr>
          <w:rFonts w:ascii="Arial" w:hAnsi="Arial" w:cs="Arial"/>
          <w:sz w:val="22"/>
          <w:szCs w:val="22"/>
          <w:lang w:val="id-ID"/>
        </w:rPr>
        <w:t xml:space="preserve"> </w:t>
      </w:r>
      <w:r w:rsidRPr="000D3259">
        <w:rPr>
          <w:rFonts w:ascii="Arial" w:hAnsi="Arial" w:cs="Arial"/>
          <w:sz w:val="22"/>
          <w:szCs w:val="22"/>
        </w:rPr>
        <w:t>S</w:t>
      </w:r>
      <w:r w:rsidRPr="000D3259">
        <w:rPr>
          <w:rFonts w:ascii="Arial" w:hAnsi="Arial" w:cs="Arial"/>
          <w:sz w:val="22"/>
          <w:szCs w:val="22"/>
          <w:lang w:val="id-ID"/>
        </w:rPr>
        <w:t xml:space="preserve">urat </w:t>
      </w:r>
      <w:r w:rsidRPr="000D3259">
        <w:rPr>
          <w:rFonts w:ascii="Arial" w:hAnsi="Arial" w:cs="Arial"/>
          <w:sz w:val="22"/>
          <w:szCs w:val="22"/>
        </w:rPr>
        <w:t>J</w:t>
      </w:r>
      <w:r w:rsidRPr="000D3259">
        <w:rPr>
          <w:rFonts w:ascii="Arial" w:hAnsi="Arial" w:cs="Arial"/>
          <w:sz w:val="22"/>
          <w:szCs w:val="22"/>
          <w:lang w:val="id-ID"/>
        </w:rPr>
        <w:t xml:space="preserve">aminan </w:t>
      </w:r>
      <w:r w:rsidRPr="000D3259">
        <w:rPr>
          <w:rFonts w:ascii="Arial" w:hAnsi="Arial" w:cs="Arial"/>
          <w:sz w:val="22"/>
          <w:szCs w:val="22"/>
        </w:rPr>
        <w:t>P</w:t>
      </w:r>
      <w:r w:rsidRPr="000D3259">
        <w:rPr>
          <w:rFonts w:ascii="Arial" w:hAnsi="Arial" w:cs="Arial"/>
          <w:sz w:val="22"/>
          <w:szCs w:val="22"/>
          <w:lang w:val="id-ID"/>
        </w:rPr>
        <w:t xml:space="preserve">elayanan </w:t>
      </w:r>
      <w:r w:rsidRPr="000D3259">
        <w:rPr>
          <w:rFonts w:ascii="Arial" w:hAnsi="Arial" w:cs="Arial"/>
          <w:sz w:val="22"/>
          <w:szCs w:val="22"/>
        </w:rPr>
        <w:t>(SJP) R</w:t>
      </w:r>
      <w:r w:rsidRPr="000D3259">
        <w:rPr>
          <w:rFonts w:ascii="Arial" w:hAnsi="Arial" w:cs="Arial"/>
          <w:sz w:val="22"/>
          <w:szCs w:val="22"/>
          <w:lang w:val="id-ID"/>
        </w:rPr>
        <w:t xml:space="preserve">awat </w:t>
      </w:r>
      <w:r w:rsidRPr="000D3259">
        <w:rPr>
          <w:rFonts w:ascii="Arial" w:hAnsi="Arial" w:cs="Arial"/>
          <w:sz w:val="22"/>
          <w:szCs w:val="22"/>
        </w:rPr>
        <w:t>J</w:t>
      </w:r>
      <w:r w:rsidRPr="000D3259">
        <w:rPr>
          <w:rFonts w:ascii="Arial" w:hAnsi="Arial" w:cs="Arial"/>
          <w:sz w:val="22"/>
          <w:szCs w:val="22"/>
          <w:lang w:val="id-ID"/>
        </w:rPr>
        <w:t xml:space="preserve">alan </w:t>
      </w:r>
      <w:r w:rsidRPr="000D3259">
        <w:rPr>
          <w:rFonts w:ascii="Arial" w:hAnsi="Arial" w:cs="Arial"/>
          <w:sz w:val="22"/>
          <w:szCs w:val="22"/>
        </w:rPr>
        <w:t>L</w:t>
      </w:r>
      <w:r w:rsidRPr="000D3259">
        <w:rPr>
          <w:rFonts w:ascii="Arial" w:hAnsi="Arial" w:cs="Arial"/>
          <w:sz w:val="22"/>
          <w:szCs w:val="22"/>
          <w:lang w:val="id-ID"/>
        </w:rPr>
        <w:t>anjutan</w:t>
      </w:r>
      <w:r w:rsidRPr="000D3259">
        <w:rPr>
          <w:rFonts w:ascii="Arial" w:hAnsi="Arial" w:cs="Arial"/>
          <w:sz w:val="22"/>
          <w:szCs w:val="22"/>
        </w:rPr>
        <w:t>/Rawat Inap Lanjutan</w:t>
      </w:r>
      <w:r w:rsidR="00AC0A9E" w:rsidRPr="000D3259">
        <w:rPr>
          <w:rFonts w:ascii="Arial" w:hAnsi="Arial" w:cs="Arial"/>
          <w:sz w:val="22"/>
          <w:szCs w:val="22"/>
        </w:rPr>
        <w:t>.</w:t>
      </w:r>
    </w:p>
    <w:p w14:paraId="3B3A4A83" w14:textId="6F6796E4" w:rsidR="00246BA2" w:rsidRPr="000D3259" w:rsidRDefault="00246BA2" w:rsidP="000D3259">
      <w:pPr>
        <w:numPr>
          <w:ilvl w:val="0"/>
          <w:numId w:val="45"/>
        </w:numPr>
        <w:tabs>
          <w:tab w:val="left" w:pos="1560"/>
        </w:tabs>
        <w:spacing w:line="276" w:lineRule="auto"/>
        <w:ind w:left="2552" w:hanging="425"/>
        <w:jc w:val="both"/>
        <w:rPr>
          <w:rFonts w:ascii="Arial" w:hAnsi="Arial" w:cs="Arial"/>
          <w:sz w:val="22"/>
          <w:szCs w:val="22"/>
          <w:lang w:val="id-ID"/>
        </w:rPr>
      </w:pPr>
      <w:r w:rsidRPr="000D3259">
        <w:rPr>
          <w:rFonts w:ascii="Arial" w:hAnsi="Arial" w:cs="Arial"/>
          <w:sz w:val="22"/>
          <w:szCs w:val="22"/>
        </w:rPr>
        <w:t>Salinan Resep atau billing pelayanan</w:t>
      </w:r>
      <w:r w:rsidR="00AC0A9E" w:rsidRPr="000D3259">
        <w:rPr>
          <w:rFonts w:ascii="Arial" w:hAnsi="Arial" w:cs="Arial"/>
          <w:sz w:val="22"/>
          <w:szCs w:val="22"/>
        </w:rPr>
        <w:t>.</w:t>
      </w:r>
    </w:p>
    <w:p w14:paraId="46495902" w14:textId="7414A73B" w:rsidR="00246BA2" w:rsidRPr="000D3259" w:rsidRDefault="00246BA2" w:rsidP="000D3259">
      <w:pPr>
        <w:numPr>
          <w:ilvl w:val="0"/>
          <w:numId w:val="45"/>
        </w:numPr>
        <w:tabs>
          <w:tab w:val="left" w:pos="1560"/>
        </w:tabs>
        <w:spacing w:line="276" w:lineRule="auto"/>
        <w:ind w:left="2552" w:hanging="425"/>
        <w:jc w:val="both"/>
        <w:rPr>
          <w:rFonts w:ascii="Arial" w:hAnsi="Arial" w:cs="Arial"/>
          <w:sz w:val="22"/>
          <w:szCs w:val="22"/>
          <w:lang w:val="id-ID"/>
        </w:rPr>
      </w:pPr>
      <w:r w:rsidRPr="000D3259">
        <w:rPr>
          <w:rFonts w:ascii="Arial" w:hAnsi="Arial" w:cs="Arial"/>
          <w:sz w:val="22"/>
          <w:szCs w:val="22"/>
        </w:rPr>
        <w:t>Rekapitulasi pelayanan obat luaran aplikasi atau manual.</w:t>
      </w:r>
    </w:p>
    <w:p w14:paraId="06E87E44" w14:textId="77777777"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color w:val="000000"/>
          <w:sz w:val="22"/>
          <w:szCs w:val="22"/>
        </w:rPr>
        <w:t>Pengajuan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tagihan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pelayanan</w:t>
      </w:r>
      <w:proofErr w:type="spellEnd"/>
      <w:r w:rsidRPr="000D3259">
        <w:rPr>
          <w:rFonts w:ascii="Arial" w:hAnsi="Arial" w:cs="Arial"/>
          <w:color w:val="000000"/>
          <w:sz w:val="22"/>
          <w:szCs w:val="22"/>
        </w:rPr>
        <w:t xml:space="preserve"> </w:t>
      </w:r>
      <w:r w:rsidRPr="000D3259">
        <w:rPr>
          <w:rFonts w:ascii="Arial" w:hAnsi="Arial" w:cs="Arial"/>
          <w:color w:val="000000"/>
          <w:sz w:val="22"/>
          <w:szCs w:val="22"/>
          <w:lang w:val="en-ID"/>
        </w:rPr>
        <w:t xml:space="preserve">Managed Care </w:t>
      </w:r>
      <w:r w:rsidRPr="000D3259">
        <w:rPr>
          <w:rFonts w:ascii="Arial" w:hAnsi="Arial" w:cs="Arial"/>
          <w:color w:val="000000"/>
          <w:sz w:val="22"/>
          <w:szCs w:val="22"/>
        </w:rPr>
        <w:t xml:space="preserve">oleh </w:t>
      </w:r>
      <w:r w:rsidRPr="000D3259">
        <w:rPr>
          <w:rFonts w:ascii="Arial" w:hAnsi="Arial" w:cs="Arial"/>
          <w:b/>
          <w:color w:val="000000"/>
          <w:sz w:val="22"/>
          <w:szCs w:val="22"/>
        </w:rPr>
        <w:t>PIHAK KEDUA</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sedapat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mungkin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diajukan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bersama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tagihan</w:t>
      </w:r>
      <w:proofErr w:type="spellEnd"/>
      <w:r w:rsidRPr="000D3259">
        <w:rPr>
          <w:rFonts w:ascii="Arial" w:hAnsi="Arial" w:cs="Arial"/>
          <w:color w:val="000000"/>
          <w:sz w:val="22"/>
          <w:szCs w:val="22"/>
        </w:rPr>
        <w:t xml:space="preserve"> </w:t>
      </w:r>
      <w:proofErr w:type="spellStart"/>
      <w:r w:rsidR="00986B62" w:rsidRPr="000D3259">
        <w:rPr>
          <w:rFonts w:ascii="Arial" w:hAnsi="Arial" w:cs="Arial"/>
          <w:color w:val="000000"/>
          <w:sz w:val="22"/>
          <w:szCs w:val="22"/>
        </w:rPr>
        <w:t>Klaim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Obat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satu</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waktu</w:t>
      </w:r>
      <w:proofErr w:type="spellEnd"/>
      <w:r w:rsidRPr="000D3259">
        <w:rPr>
          <w:rFonts w:ascii="Arial" w:hAnsi="Arial" w:cs="Arial"/>
          <w:color w:val="000000"/>
          <w:sz w:val="22"/>
          <w:szCs w:val="22"/>
        </w:rPr>
        <w:t>.</w:t>
      </w:r>
    </w:p>
    <w:p w14:paraId="2040B6B2" w14:textId="3DBAD5C5"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color w:val="000000"/>
          <w:sz w:val="22"/>
          <w:szCs w:val="22"/>
        </w:rPr>
        <w:t>Pengajuan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tagihan</w:t>
      </w:r>
      <w:proofErr w:type="spellEnd"/>
      <w:r w:rsidRPr="000D3259">
        <w:rPr>
          <w:rFonts w:ascii="Arial" w:hAnsi="Arial" w:cs="Arial"/>
          <w:color w:val="000000"/>
          <w:sz w:val="22"/>
          <w:szCs w:val="22"/>
        </w:rPr>
        <w:t xml:space="preserve"> </w:t>
      </w:r>
      <w:r w:rsidRPr="000D3259">
        <w:rPr>
          <w:rFonts w:ascii="Arial" w:hAnsi="Arial" w:cs="Arial"/>
          <w:color w:val="000000"/>
          <w:sz w:val="22"/>
          <w:szCs w:val="22"/>
          <w:lang w:val="en-ID"/>
        </w:rPr>
        <w:t xml:space="preserve">Managed Care </w:t>
      </w:r>
      <w:r w:rsidRPr="000D3259">
        <w:rPr>
          <w:rFonts w:ascii="Arial" w:hAnsi="Arial" w:cs="Arial"/>
          <w:color w:val="000000"/>
          <w:sz w:val="22"/>
          <w:szCs w:val="22"/>
        </w:rPr>
        <w:t>oleh</w:t>
      </w:r>
      <w:r w:rsidRPr="000D3259">
        <w:rPr>
          <w:rFonts w:ascii="Arial" w:hAnsi="Arial" w:cs="Arial"/>
          <w:b/>
          <w:color w:val="000000"/>
          <w:sz w:val="22"/>
          <w:szCs w:val="22"/>
        </w:rPr>
        <w:t xml:space="preserve"> PIHAK KEDUA </w:t>
      </w:r>
      <w:proofErr w:type="spellStart"/>
      <w:r w:rsidRPr="000D3259">
        <w:rPr>
          <w:rFonts w:ascii="Arial" w:hAnsi="Arial" w:cs="Arial"/>
          <w:color w:val="000000"/>
          <w:sz w:val="22"/>
          <w:szCs w:val="22"/>
        </w:rPr>
        <w:t>ke</w:t>
      </w:r>
      <w:proofErr w:type="spellEnd"/>
      <w:r w:rsidRPr="000D3259">
        <w:rPr>
          <w:rFonts w:ascii="Arial" w:hAnsi="Arial" w:cs="Arial"/>
          <w:b/>
          <w:color w:val="000000"/>
          <w:sz w:val="22"/>
          <w:szCs w:val="22"/>
        </w:rPr>
        <w:t xml:space="preserve"> PIHAK PERTAMA</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lang w:val="en-US"/>
        </w:rPr>
        <w:t>wajib</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rPr>
        <w:t>diajukan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secara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elektronik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lang w:val="en-US"/>
        </w:rPr>
        <w:t>melalui</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aplikasi</w:t>
      </w:r>
      <w:proofErr w:type="spellEnd"/>
      <w:r w:rsidRPr="000D3259">
        <w:rPr>
          <w:rFonts w:ascii="Arial" w:hAnsi="Arial" w:cs="Arial"/>
          <w:color w:val="000000"/>
          <w:sz w:val="22"/>
          <w:szCs w:val="22"/>
          <w:lang w:val="en-US"/>
        </w:rPr>
        <w:t xml:space="preserve"> online yang </w:t>
      </w:r>
      <w:proofErr w:type="spellStart"/>
      <w:r w:rsidRPr="000D3259">
        <w:rPr>
          <w:rFonts w:ascii="Arial" w:hAnsi="Arial" w:cs="Arial"/>
          <w:color w:val="000000"/>
          <w:sz w:val="22"/>
          <w:szCs w:val="22"/>
          <w:lang w:val="en-US"/>
        </w:rPr>
        <w:t>ditetapkan</w:t>
      </w:r>
      <w:proofErr w:type="spellEnd"/>
      <w:r w:rsidRPr="000D3259">
        <w:rPr>
          <w:rFonts w:ascii="Arial" w:hAnsi="Arial" w:cs="Arial"/>
          <w:color w:val="000000"/>
          <w:sz w:val="22"/>
          <w:szCs w:val="22"/>
          <w:lang w:val="en-US"/>
        </w:rPr>
        <w:t xml:space="preserve"> </w:t>
      </w:r>
      <w:r w:rsidRPr="000D3259">
        <w:rPr>
          <w:rFonts w:ascii="Arial" w:hAnsi="Arial" w:cs="Arial"/>
          <w:b/>
          <w:color w:val="000000"/>
          <w:sz w:val="22"/>
          <w:szCs w:val="22"/>
          <w:lang w:val="en-US"/>
        </w:rPr>
        <w:t xml:space="preserve">PIHAK PERTAMA </w:t>
      </w:r>
      <w:proofErr w:type="spellStart"/>
      <w:r w:rsidRPr="000D3259">
        <w:rPr>
          <w:rFonts w:ascii="Arial" w:hAnsi="Arial" w:cs="Arial"/>
          <w:color w:val="000000"/>
          <w:sz w:val="22"/>
          <w:szCs w:val="22"/>
          <w:lang w:val="en-US"/>
        </w:rPr>
        <w:t>disertai</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dokumen</w:t>
      </w:r>
      <w:proofErr w:type="spellEnd"/>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adminitrasi</w:t>
      </w:r>
      <w:proofErr w:type="spellEnd"/>
      <w:r w:rsidRPr="000D3259">
        <w:rPr>
          <w:rFonts w:ascii="Arial" w:hAnsi="Arial" w:cs="Arial"/>
          <w:color w:val="000000"/>
          <w:sz w:val="22"/>
          <w:szCs w:val="22"/>
          <w:lang w:val="en-US"/>
        </w:rPr>
        <w:t xml:space="preserve"> </w:t>
      </w:r>
      <w:proofErr w:type="spellStart"/>
      <w:r w:rsidR="00986B62" w:rsidRPr="000D3259">
        <w:rPr>
          <w:rFonts w:ascii="Arial" w:hAnsi="Arial" w:cs="Arial"/>
          <w:color w:val="000000"/>
          <w:sz w:val="22"/>
          <w:szCs w:val="22"/>
          <w:lang w:val="en-US"/>
        </w:rPr>
        <w:t>Klaim</w:t>
      </w:r>
      <w:proofErr w:type="spellEnd"/>
      <w:r w:rsidR="00897275">
        <w:rPr>
          <w:rFonts w:ascii="Arial" w:hAnsi="Arial" w:cs="Arial"/>
          <w:color w:val="000000"/>
          <w:sz w:val="22"/>
          <w:szCs w:val="22"/>
          <w:lang w:val="en-US"/>
        </w:rPr>
        <w:t xml:space="preserve"> </w:t>
      </w:r>
      <w:r w:rsidRPr="000D3259">
        <w:rPr>
          <w:rFonts w:ascii="Arial" w:hAnsi="Arial" w:cs="Arial"/>
          <w:sz w:val="22"/>
          <w:szCs w:val="22"/>
          <w:lang w:val="pt-BR"/>
        </w:rPr>
        <w:t>(Berkas Elektronik)</w:t>
      </w:r>
      <w:r w:rsidRPr="000D3259">
        <w:rPr>
          <w:rFonts w:ascii="Arial" w:hAnsi="Arial" w:cs="Arial"/>
          <w:color w:val="000000"/>
          <w:sz w:val="22"/>
          <w:szCs w:val="22"/>
          <w:lang w:val="en-US"/>
        </w:rPr>
        <w:t xml:space="preserve"> </w:t>
      </w:r>
      <w:proofErr w:type="spellStart"/>
      <w:r w:rsidRPr="000D3259">
        <w:rPr>
          <w:rFonts w:ascii="Arial" w:hAnsi="Arial" w:cs="Arial"/>
          <w:color w:val="000000"/>
          <w:sz w:val="22"/>
          <w:szCs w:val="22"/>
          <w:lang w:val="en-US"/>
        </w:rPr>
        <w:t>sesuai</w:t>
      </w:r>
      <w:proofErr w:type="spellEnd"/>
      <w:r w:rsidRPr="000D3259">
        <w:rPr>
          <w:rFonts w:ascii="Arial" w:hAnsi="Arial" w:cs="Arial"/>
          <w:color w:val="000000"/>
          <w:sz w:val="22"/>
          <w:szCs w:val="22"/>
          <w:lang w:val="en-US"/>
        </w:rPr>
        <w:t xml:space="preserve"> yang </w:t>
      </w:r>
      <w:proofErr w:type="spellStart"/>
      <w:r w:rsidRPr="000D3259">
        <w:rPr>
          <w:rFonts w:ascii="Arial" w:hAnsi="Arial" w:cs="Arial"/>
          <w:color w:val="000000"/>
          <w:sz w:val="22"/>
          <w:szCs w:val="22"/>
          <w:lang w:val="en-US"/>
        </w:rPr>
        <w:t>tercantum</w:t>
      </w:r>
      <w:proofErr w:type="spellEnd"/>
      <w:r w:rsidRPr="000D3259">
        <w:rPr>
          <w:rFonts w:ascii="Arial" w:hAnsi="Arial" w:cs="Arial"/>
          <w:color w:val="000000"/>
          <w:sz w:val="22"/>
          <w:szCs w:val="22"/>
          <w:lang w:val="en-US"/>
        </w:rPr>
        <w:t xml:space="preserve"> pada </w:t>
      </w:r>
      <w:proofErr w:type="spellStart"/>
      <w:r w:rsidRPr="000D3259">
        <w:rPr>
          <w:rFonts w:ascii="Arial" w:hAnsi="Arial" w:cs="Arial"/>
          <w:color w:val="000000"/>
          <w:sz w:val="22"/>
          <w:szCs w:val="22"/>
          <w:lang w:val="en-US"/>
        </w:rPr>
        <w:t>angka</w:t>
      </w:r>
      <w:proofErr w:type="spellEnd"/>
      <w:r w:rsidRPr="000D3259">
        <w:rPr>
          <w:rFonts w:ascii="Arial" w:hAnsi="Arial" w:cs="Arial"/>
          <w:color w:val="000000"/>
          <w:sz w:val="22"/>
          <w:szCs w:val="22"/>
          <w:lang w:val="en-US"/>
        </w:rPr>
        <w:t xml:space="preserve"> I </w:t>
      </w:r>
      <w:proofErr w:type="spellStart"/>
      <w:r w:rsidRPr="000D3259">
        <w:rPr>
          <w:rFonts w:ascii="Arial" w:hAnsi="Arial" w:cs="Arial"/>
          <w:color w:val="000000"/>
          <w:sz w:val="22"/>
          <w:szCs w:val="22"/>
          <w:lang w:val="en-US"/>
        </w:rPr>
        <w:t>huruf</w:t>
      </w:r>
      <w:proofErr w:type="spellEnd"/>
      <w:r w:rsidRPr="000D3259">
        <w:rPr>
          <w:rFonts w:ascii="Arial" w:hAnsi="Arial" w:cs="Arial"/>
          <w:color w:val="000000"/>
          <w:sz w:val="22"/>
          <w:szCs w:val="22"/>
          <w:lang w:val="en-US"/>
        </w:rPr>
        <w:t xml:space="preserve"> C </w:t>
      </w:r>
      <w:proofErr w:type="spellStart"/>
      <w:r w:rsidRPr="000D3259">
        <w:rPr>
          <w:rFonts w:ascii="Arial" w:hAnsi="Arial" w:cs="Arial"/>
          <w:color w:val="000000"/>
          <w:sz w:val="22"/>
          <w:szCs w:val="22"/>
          <w:lang w:val="en-US"/>
        </w:rPr>
        <w:t>lampiran</w:t>
      </w:r>
      <w:proofErr w:type="spellEnd"/>
      <w:r w:rsidRPr="000D3259">
        <w:rPr>
          <w:rFonts w:ascii="Arial" w:hAnsi="Arial" w:cs="Arial"/>
          <w:color w:val="000000"/>
          <w:sz w:val="22"/>
          <w:szCs w:val="22"/>
          <w:lang w:val="en-US"/>
        </w:rPr>
        <w:t xml:space="preserve"> V </w:t>
      </w:r>
      <w:proofErr w:type="spellStart"/>
      <w:r w:rsidRPr="000D3259">
        <w:rPr>
          <w:rFonts w:ascii="Arial" w:hAnsi="Arial" w:cs="Arial"/>
          <w:color w:val="000000"/>
          <w:sz w:val="22"/>
          <w:szCs w:val="22"/>
          <w:lang w:val="en-US"/>
        </w:rPr>
        <w:t>ini</w:t>
      </w:r>
      <w:proofErr w:type="spellEnd"/>
      <w:r w:rsidRPr="000D3259">
        <w:rPr>
          <w:rFonts w:ascii="Arial" w:hAnsi="Arial" w:cs="Arial"/>
          <w:color w:val="000000"/>
          <w:sz w:val="22"/>
          <w:szCs w:val="22"/>
          <w:lang w:val="en-US"/>
        </w:rPr>
        <w:t xml:space="preserve">. </w:t>
      </w:r>
      <w:commentRangeStart w:id="26"/>
      <w:r w:rsidRPr="000D3259">
        <w:rPr>
          <w:rFonts w:ascii="Arial" w:hAnsi="Arial" w:cs="Arial"/>
          <w:color w:val="000000"/>
          <w:sz w:val="22"/>
          <w:szCs w:val="22"/>
          <w:lang w:val="id-ID"/>
        </w:rPr>
        <w:t>Dalam</w:t>
      </w:r>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hal</w:t>
      </w:r>
      <w:proofErr w:type="spellEnd"/>
      <w:r w:rsidRPr="000D3259">
        <w:rPr>
          <w:rFonts w:ascii="Arial" w:hAnsi="Arial" w:cs="Arial"/>
          <w:color w:val="000000"/>
          <w:sz w:val="22"/>
          <w:szCs w:val="22"/>
        </w:rPr>
        <w:t xml:space="preserve"> SIM RS </w:t>
      </w:r>
      <w:r w:rsidRPr="000D3259">
        <w:rPr>
          <w:rFonts w:ascii="Arial" w:hAnsi="Arial" w:cs="Arial"/>
          <w:b/>
          <w:color w:val="000000"/>
          <w:sz w:val="22"/>
          <w:szCs w:val="22"/>
        </w:rPr>
        <w:t xml:space="preserve">PIHAK KEDUA </w:t>
      </w:r>
      <w:proofErr w:type="spellStart"/>
      <w:r w:rsidRPr="000D3259">
        <w:rPr>
          <w:rFonts w:ascii="Arial" w:hAnsi="Arial" w:cs="Arial"/>
          <w:color w:val="000000"/>
          <w:sz w:val="22"/>
          <w:szCs w:val="22"/>
        </w:rPr>
        <w:t>sudah</w:t>
      </w:r>
      <w:proofErr w:type="spellEnd"/>
      <w:r w:rsidRPr="000D3259">
        <w:rPr>
          <w:rFonts w:ascii="Arial" w:hAnsi="Arial" w:cs="Arial"/>
          <w:color w:val="000000"/>
          <w:sz w:val="22"/>
          <w:szCs w:val="22"/>
        </w:rPr>
        <w:t xml:space="preserve"> bridging </w:t>
      </w:r>
      <w:proofErr w:type="spellStart"/>
      <w:r w:rsidRPr="000D3259">
        <w:rPr>
          <w:rFonts w:ascii="Arial" w:hAnsi="Arial" w:cs="Arial"/>
          <w:color w:val="000000"/>
          <w:sz w:val="22"/>
          <w:szCs w:val="22"/>
        </w:rPr>
        <w:t>dengan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aplikasi</w:t>
      </w:r>
      <w:proofErr w:type="spellEnd"/>
      <w:r w:rsidRPr="000D3259">
        <w:rPr>
          <w:rFonts w:ascii="Arial" w:hAnsi="Arial" w:cs="Arial"/>
          <w:b/>
          <w:color w:val="000000"/>
          <w:sz w:val="22"/>
          <w:szCs w:val="22"/>
        </w:rPr>
        <w:t xml:space="preserve"> PIHAK PERTAMA </w:t>
      </w:r>
      <w:proofErr w:type="spellStart"/>
      <w:r w:rsidRPr="000D3259">
        <w:rPr>
          <w:rFonts w:ascii="Arial" w:hAnsi="Arial" w:cs="Arial"/>
          <w:color w:val="000000"/>
          <w:sz w:val="22"/>
          <w:szCs w:val="22"/>
        </w:rPr>
        <w:t>maka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pengajuan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tagihan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cukup</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dinput</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aplikasi</w:t>
      </w:r>
      <w:proofErr w:type="spellEnd"/>
      <w:r w:rsidRPr="000D3259">
        <w:rPr>
          <w:rFonts w:ascii="Arial" w:hAnsi="Arial" w:cs="Arial"/>
          <w:color w:val="000000"/>
          <w:sz w:val="22"/>
          <w:szCs w:val="22"/>
        </w:rPr>
        <w:t xml:space="preserve"> SIM RS </w:t>
      </w:r>
      <w:r w:rsidRPr="000D3259">
        <w:rPr>
          <w:rFonts w:ascii="Arial" w:hAnsi="Arial" w:cs="Arial"/>
          <w:b/>
          <w:color w:val="000000"/>
          <w:sz w:val="22"/>
          <w:szCs w:val="22"/>
        </w:rPr>
        <w:t>PIHAK KEDUA.</w:t>
      </w:r>
      <w:commentRangeEnd w:id="26"/>
      <w:r w:rsidR="00255AFD" w:rsidRPr="000D3259">
        <w:rPr>
          <w:rStyle w:val="CommentReference"/>
          <w:rFonts w:ascii="Arial" w:hAnsi="Arial" w:cs="Arial"/>
          <w:noProof/>
          <w:sz w:val="22"/>
          <w:szCs w:val="22"/>
        </w:rPr>
        <w:commentReference w:id="26"/>
      </w:r>
    </w:p>
    <w:p w14:paraId="6DAD82C8" w14:textId="04ED2101"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hal</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w:t>
      </w:r>
      <w:r w:rsidRPr="000D3259">
        <w:rPr>
          <w:rFonts w:ascii="Arial" w:hAnsi="Arial" w:cs="Arial"/>
          <w:color w:val="000000"/>
          <w:sz w:val="22"/>
          <w:szCs w:val="22"/>
          <w:lang w:val="en-ID"/>
        </w:rPr>
        <w:t xml:space="preserve">Managed Care </w:t>
      </w:r>
      <w:r w:rsidRPr="000D3259">
        <w:rPr>
          <w:rFonts w:ascii="Arial" w:hAnsi="Arial" w:cs="Arial"/>
          <w:sz w:val="22"/>
          <w:szCs w:val="22"/>
        </w:rPr>
        <w:t xml:space="preserve">yang </w:t>
      </w:r>
      <w:proofErr w:type="spellStart"/>
      <w:r w:rsidRPr="000D3259">
        <w:rPr>
          <w:rFonts w:ascii="Arial" w:hAnsi="Arial" w:cs="Arial"/>
          <w:sz w:val="22"/>
          <w:szCs w:val="22"/>
        </w:rPr>
        <w:t>disampaikan</w:t>
      </w:r>
      <w:proofErr w:type="spellEnd"/>
      <w:r w:rsidRPr="000D3259">
        <w:rPr>
          <w:rFonts w:ascii="Arial" w:hAnsi="Arial" w:cs="Arial"/>
          <w:sz w:val="22"/>
          <w:szCs w:val="22"/>
        </w:rPr>
        <w:t xml:space="preserve">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belum</w:t>
      </w:r>
      <w:proofErr w:type="spellEnd"/>
      <w:r w:rsidRPr="000D3259">
        <w:rPr>
          <w:rFonts w:ascii="Arial" w:hAnsi="Arial" w:cs="Arial"/>
          <w:sz w:val="22"/>
          <w:szCs w:val="22"/>
        </w:rPr>
        <w:t xml:space="preserve"> </w:t>
      </w:r>
      <w:proofErr w:type="spellStart"/>
      <w:r w:rsidRPr="000D3259">
        <w:rPr>
          <w:rFonts w:ascii="Arial" w:hAnsi="Arial" w:cs="Arial"/>
          <w:sz w:val="22"/>
          <w:szCs w:val="22"/>
        </w:rPr>
        <w:t>memenuhi</w:t>
      </w:r>
      <w:proofErr w:type="spellEnd"/>
      <w:r w:rsidRPr="000D3259">
        <w:rPr>
          <w:rFonts w:ascii="Arial" w:hAnsi="Arial" w:cs="Arial"/>
          <w:sz w:val="22"/>
          <w:szCs w:val="22"/>
        </w:rPr>
        <w:t xml:space="preserve"> </w:t>
      </w:r>
      <w:proofErr w:type="spellStart"/>
      <w:r w:rsidRPr="000D3259">
        <w:rPr>
          <w:rFonts w:ascii="Arial" w:hAnsi="Arial" w:cs="Arial"/>
          <w:sz w:val="22"/>
          <w:szCs w:val="22"/>
        </w:rPr>
        <w:t>persyaratan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belum</w:t>
      </w:r>
      <w:proofErr w:type="spellEnd"/>
      <w:r w:rsidRPr="000D3259">
        <w:rPr>
          <w:rFonts w:ascii="Arial" w:hAnsi="Arial" w:cs="Arial"/>
          <w:sz w:val="22"/>
          <w:szCs w:val="22"/>
        </w:rPr>
        <w:t xml:space="preserve"> </w:t>
      </w:r>
      <w:proofErr w:type="spellStart"/>
      <w:r w:rsidRPr="000D3259">
        <w:rPr>
          <w:rFonts w:ascii="Arial" w:hAnsi="Arial" w:cs="Arial"/>
          <w:sz w:val="22"/>
          <w:szCs w:val="22"/>
        </w:rPr>
        <w:t>lengkap</w:t>
      </w:r>
      <w:proofErr w:type="spellEnd"/>
      <w:r w:rsidRPr="000D3259">
        <w:rPr>
          <w:rFonts w:ascii="Arial" w:hAnsi="Arial" w:cs="Arial"/>
          <w:sz w:val="22"/>
          <w:szCs w:val="22"/>
        </w:rPr>
        <w:t xml:space="preserve">,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lengkap</w:t>
      </w:r>
      <w:proofErr w:type="spellEnd"/>
      <w:r w:rsidRPr="000D3259">
        <w:rPr>
          <w:rFonts w:ascii="Arial" w:hAnsi="Arial" w:cs="Arial"/>
          <w:sz w:val="22"/>
          <w:szCs w:val="22"/>
        </w:rPr>
        <w:t xml:space="preserve"> </w:t>
      </w:r>
      <w:proofErr w:type="spellStart"/>
      <w:r w:rsidRPr="000D3259">
        <w:rPr>
          <w:rFonts w:ascii="Arial" w:hAnsi="Arial" w:cs="Arial"/>
          <w:sz w:val="22"/>
          <w:szCs w:val="22"/>
        </w:rPr>
        <w:t>akan</w:t>
      </w:r>
      <w:proofErr w:type="spellEnd"/>
      <w:r w:rsidRPr="000D3259">
        <w:rPr>
          <w:rFonts w:ascii="Arial" w:hAnsi="Arial" w:cs="Arial"/>
          <w:sz w:val="22"/>
          <w:szCs w:val="22"/>
        </w:rPr>
        <w:t xml:space="preserve"> </w:t>
      </w:r>
      <w:proofErr w:type="spellStart"/>
      <w:r w:rsidRPr="000D3259">
        <w:rPr>
          <w:rFonts w:ascii="Arial" w:hAnsi="Arial" w:cs="Arial"/>
          <w:sz w:val="22"/>
          <w:szCs w:val="22"/>
        </w:rPr>
        <w:t>dikembalikan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diperbaiki</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dilengkapi</w:t>
      </w:r>
      <w:proofErr w:type="spellEnd"/>
      <w:r w:rsidRPr="000D3259">
        <w:rPr>
          <w:rFonts w:ascii="Arial" w:hAnsi="Arial" w:cs="Arial"/>
          <w:sz w:val="22"/>
          <w:szCs w:val="22"/>
        </w:rPr>
        <w:t xml:space="preserve">. </w:t>
      </w:r>
      <w:proofErr w:type="spellStart"/>
      <w:r w:rsidRPr="000D3259">
        <w:rPr>
          <w:rFonts w:ascii="Arial" w:hAnsi="Arial" w:cs="Arial"/>
          <w:sz w:val="22"/>
          <w:szCs w:val="22"/>
        </w:rPr>
        <w:t>Selanjutnya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wajib</w:t>
      </w:r>
      <w:proofErr w:type="spellEnd"/>
      <w:r w:rsidRPr="000D3259">
        <w:rPr>
          <w:rFonts w:ascii="Arial" w:hAnsi="Arial" w:cs="Arial"/>
          <w:sz w:val="22"/>
          <w:szCs w:val="22"/>
        </w:rPr>
        <w:t xml:space="preserve"> </w:t>
      </w:r>
      <w:proofErr w:type="spellStart"/>
      <w:r w:rsidRPr="000D3259">
        <w:rPr>
          <w:rFonts w:ascii="Arial" w:hAnsi="Arial" w:cs="Arial"/>
          <w:sz w:val="22"/>
          <w:szCs w:val="22"/>
        </w:rPr>
        <w:t>segera</w:t>
      </w:r>
      <w:proofErr w:type="spellEnd"/>
      <w:r w:rsidRPr="000D3259">
        <w:rPr>
          <w:rFonts w:ascii="Arial" w:hAnsi="Arial" w:cs="Arial"/>
          <w:sz w:val="22"/>
          <w:szCs w:val="22"/>
        </w:rPr>
        <w:t xml:space="preserve"> </w:t>
      </w:r>
      <w:proofErr w:type="spellStart"/>
      <w:r w:rsidRPr="000D3259">
        <w:rPr>
          <w:rFonts w:ascii="Arial" w:hAnsi="Arial" w:cs="Arial"/>
          <w:sz w:val="22"/>
          <w:szCs w:val="22"/>
        </w:rPr>
        <w:t>mengirimkan</w:t>
      </w:r>
      <w:proofErr w:type="spellEnd"/>
      <w:r w:rsidRPr="000D3259">
        <w:rPr>
          <w:rFonts w:ascii="Arial" w:hAnsi="Arial" w:cs="Arial"/>
          <w:sz w:val="22"/>
          <w:szCs w:val="22"/>
        </w:rPr>
        <w:t xml:space="preserve"> </w:t>
      </w:r>
      <w:proofErr w:type="spellStart"/>
      <w:r w:rsidRPr="000D3259">
        <w:rPr>
          <w:rFonts w:ascii="Arial" w:hAnsi="Arial" w:cs="Arial"/>
          <w:sz w:val="22"/>
          <w:szCs w:val="22"/>
        </w:rPr>
        <w:t>kembali</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diperbaiki</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dilengkapi</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ke</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waktu</w:t>
      </w:r>
      <w:proofErr w:type="spellEnd"/>
      <w:r w:rsidRPr="000D3259">
        <w:rPr>
          <w:rFonts w:ascii="Arial" w:hAnsi="Arial" w:cs="Arial"/>
          <w:sz w:val="22"/>
          <w:szCs w:val="22"/>
        </w:rPr>
        <w:t xml:space="preserve"> </w:t>
      </w:r>
      <w:proofErr w:type="spellStart"/>
      <w:r w:rsidRPr="000D3259">
        <w:rPr>
          <w:rFonts w:ascii="Arial" w:hAnsi="Arial" w:cs="Arial"/>
          <w:sz w:val="22"/>
          <w:szCs w:val="22"/>
        </w:rPr>
        <w:t>selambat-lambatnya</w:t>
      </w:r>
      <w:proofErr w:type="spellEnd"/>
      <w:r w:rsidRPr="000D3259">
        <w:rPr>
          <w:rFonts w:ascii="Arial" w:hAnsi="Arial" w:cs="Arial"/>
          <w:sz w:val="22"/>
          <w:szCs w:val="22"/>
        </w:rPr>
        <w:t xml:space="preserve"> </w:t>
      </w:r>
      <w:r w:rsidRPr="000D3259">
        <w:rPr>
          <w:rFonts w:ascii="Arial" w:hAnsi="Arial" w:cs="Arial"/>
          <w:sz w:val="22"/>
          <w:szCs w:val="22"/>
          <w:lang w:val="id-ID"/>
        </w:rPr>
        <w:t>1</w:t>
      </w:r>
      <w:r w:rsidRPr="000D3259">
        <w:rPr>
          <w:rFonts w:ascii="Arial" w:hAnsi="Arial" w:cs="Arial"/>
          <w:sz w:val="22"/>
          <w:szCs w:val="22"/>
        </w:rPr>
        <w:t xml:space="preserve"> (</w:t>
      </w:r>
      <w:proofErr w:type="spellStart"/>
      <w:r w:rsidRPr="000D3259">
        <w:rPr>
          <w:rFonts w:ascii="Arial" w:hAnsi="Arial" w:cs="Arial"/>
          <w:sz w:val="22"/>
          <w:szCs w:val="22"/>
        </w:rPr>
        <w:t>satu</w:t>
      </w:r>
      <w:proofErr w:type="spellEnd"/>
      <w:r w:rsidRPr="000D3259">
        <w:rPr>
          <w:rFonts w:ascii="Arial" w:hAnsi="Arial" w:cs="Arial"/>
          <w:sz w:val="22"/>
          <w:szCs w:val="22"/>
        </w:rPr>
        <w:t xml:space="preserve">) </w:t>
      </w:r>
      <w:r w:rsidRPr="000D3259">
        <w:rPr>
          <w:rFonts w:ascii="Arial" w:hAnsi="Arial" w:cs="Arial"/>
          <w:sz w:val="22"/>
          <w:szCs w:val="22"/>
          <w:lang w:val="id-ID"/>
        </w:rPr>
        <w:t>bulan</w:t>
      </w:r>
      <w:r w:rsidRPr="000D3259">
        <w:rPr>
          <w:rFonts w:ascii="Arial" w:hAnsi="Arial" w:cs="Arial"/>
          <w:sz w:val="22"/>
          <w:szCs w:val="22"/>
        </w:rPr>
        <w:t xml:space="preserve"> </w:t>
      </w:r>
      <w:proofErr w:type="spellStart"/>
      <w:r w:rsidRPr="000D3259">
        <w:rPr>
          <w:rFonts w:ascii="Arial" w:hAnsi="Arial" w:cs="Arial"/>
          <w:sz w:val="22"/>
          <w:szCs w:val="22"/>
        </w:rPr>
        <w:t>terhitung</w:t>
      </w:r>
      <w:proofErr w:type="spellEnd"/>
      <w:r w:rsidRPr="000D3259">
        <w:rPr>
          <w:rFonts w:ascii="Arial" w:hAnsi="Arial" w:cs="Arial"/>
          <w:sz w:val="22"/>
          <w:szCs w:val="22"/>
        </w:rPr>
        <w:t xml:space="preserve"> </w:t>
      </w:r>
      <w:proofErr w:type="spellStart"/>
      <w:r w:rsidRPr="000D3259">
        <w:rPr>
          <w:rFonts w:ascii="Arial" w:hAnsi="Arial" w:cs="Arial"/>
          <w:sz w:val="22"/>
          <w:szCs w:val="22"/>
        </w:rPr>
        <w:t>sejak</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dikembalikan</w:t>
      </w:r>
      <w:proofErr w:type="spellEnd"/>
      <w:r w:rsidRPr="000D3259">
        <w:rPr>
          <w:rFonts w:ascii="Arial" w:hAnsi="Arial" w:cs="Arial"/>
          <w:sz w:val="22"/>
          <w:szCs w:val="22"/>
        </w:rPr>
        <w:t xml:space="preserve"> dan </w:t>
      </w:r>
      <w:proofErr w:type="spellStart"/>
      <w:r w:rsidRPr="000D3259">
        <w:rPr>
          <w:rFonts w:ascii="Arial" w:hAnsi="Arial" w:cs="Arial"/>
          <w:sz w:val="22"/>
          <w:szCs w:val="22"/>
        </w:rPr>
        <w:t>selama-lamanya</w:t>
      </w:r>
      <w:proofErr w:type="spellEnd"/>
      <w:r w:rsidRPr="000D3259">
        <w:rPr>
          <w:rFonts w:ascii="Arial" w:hAnsi="Arial" w:cs="Arial"/>
          <w:sz w:val="22"/>
          <w:szCs w:val="22"/>
        </w:rPr>
        <w:t xml:space="preserve"> 3 (</w:t>
      </w:r>
      <w:proofErr w:type="spellStart"/>
      <w:r w:rsidRPr="000D3259">
        <w:rPr>
          <w:rFonts w:ascii="Arial" w:hAnsi="Arial" w:cs="Arial"/>
          <w:sz w:val="22"/>
          <w:szCs w:val="22"/>
          <w:lang w:val="id-ID"/>
        </w:rPr>
        <w:t>tiga</w:t>
      </w:r>
      <w:proofErr w:type="spellEnd"/>
      <w:r w:rsidRPr="000D3259">
        <w:rPr>
          <w:rFonts w:ascii="Arial" w:hAnsi="Arial" w:cs="Arial"/>
          <w:sz w:val="22"/>
          <w:szCs w:val="22"/>
        </w:rPr>
        <w:t xml:space="preserve">) </w:t>
      </w:r>
      <w:proofErr w:type="spellStart"/>
      <w:r w:rsidRPr="000D3259">
        <w:rPr>
          <w:rFonts w:ascii="Arial" w:hAnsi="Arial" w:cs="Arial"/>
          <w:sz w:val="22"/>
          <w:szCs w:val="22"/>
        </w:rPr>
        <w:t>bulan</w:t>
      </w:r>
      <w:proofErr w:type="spellEnd"/>
      <w:r w:rsidRPr="000D3259">
        <w:rPr>
          <w:rFonts w:ascii="Arial" w:hAnsi="Arial" w:cs="Arial"/>
          <w:sz w:val="22"/>
          <w:szCs w:val="22"/>
        </w:rPr>
        <w:t xml:space="preserve"> </w:t>
      </w:r>
      <w:proofErr w:type="spellStart"/>
      <w:r w:rsidRPr="000D3259">
        <w:rPr>
          <w:rFonts w:ascii="Arial" w:hAnsi="Arial" w:cs="Arial"/>
          <w:sz w:val="22"/>
          <w:szCs w:val="22"/>
        </w:rPr>
        <w:t>hari</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tanggal</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dilakukan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tanggal</w:t>
      </w:r>
      <w:proofErr w:type="spellEnd"/>
      <w:r w:rsidRPr="000D3259">
        <w:rPr>
          <w:rFonts w:ascii="Arial" w:hAnsi="Arial" w:cs="Arial"/>
          <w:sz w:val="22"/>
          <w:szCs w:val="22"/>
        </w:rPr>
        <w:t xml:space="preserve"> </w:t>
      </w:r>
      <w:proofErr w:type="spellStart"/>
      <w:r w:rsidRPr="000D3259">
        <w:rPr>
          <w:rFonts w:ascii="Arial" w:hAnsi="Arial" w:cs="Arial"/>
          <w:sz w:val="22"/>
          <w:szCs w:val="22"/>
        </w:rPr>
        <w:t>pulang</w:t>
      </w:r>
      <w:proofErr w:type="spellEnd"/>
      <w:r w:rsidRPr="000D3259">
        <w:rPr>
          <w:rFonts w:ascii="Arial" w:hAnsi="Arial" w:cs="Arial"/>
          <w:sz w:val="22"/>
          <w:szCs w:val="22"/>
        </w:rPr>
        <w:t xml:space="preserve"> </w:t>
      </w:r>
      <w:proofErr w:type="spellStart"/>
      <w:r w:rsidRPr="000D3259">
        <w:rPr>
          <w:rFonts w:ascii="Arial" w:hAnsi="Arial" w:cs="Arial"/>
          <w:sz w:val="22"/>
          <w:szCs w:val="22"/>
        </w:rPr>
        <w:t>bila</w:t>
      </w:r>
      <w:proofErr w:type="spellEnd"/>
      <w:r w:rsidRPr="000D3259">
        <w:rPr>
          <w:rFonts w:ascii="Arial" w:hAnsi="Arial" w:cs="Arial"/>
          <w:sz w:val="22"/>
          <w:szCs w:val="22"/>
        </w:rPr>
        <w:t xml:space="preserve"> </w:t>
      </w:r>
      <w:proofErr w:type="spellStart"/>
      <w:r w:rsidR="00986B62" w:rsidRPr="000D3259">
        <w:rPr>
          <w:rFonts w:ascii="Arial" w:hAnsi="Arial" w:cs="Arial"/>
          <w:sz w:val="22"/>
          <w:szCs w:val="22"/>
        </w:rPr>
        <w:t>Klaim</w:t>
      </w:r>
      <w:proofErr w:type="spellEnd"/>
      <w:r w:rsidRPr="000D3259">
        <w:rPr>
          <w:rFonts w:ascii="Arial" w:hAnsi="Arial" w:cs="Arial"/>
          <w:sz w:val="22"/>
          <w:szCs w:val="22"/>
        </w:rPr>
        <w:t xml:space="preserve"> Rawat </w:t>
      </w:r>
      <w:proofErr w:type="spellStart"/>
      <w:r w:rsidRPr="000D3259">
        <w:rPr>
          <w:rFonts w:ascii="Arial" w:hAnsi="Arial" w:cs="Arial"/>
          <w:sz w:val="22"/>
          <w:szCs w:val="22"/>
        </w:rPr>
        <w:t>Inap</w:t>
      </w:r>
      <w:proofErr w:type="spellEnd"/>
      <w:r w:rsidR="00AC0A9E" w:rsidRPr="000D3259">
        <w:rPr>
          <w:rFonts w:ascii="Arial" w:hAnsi="Arial" w:cs="Arial"/>
          <w:sz w:val="22"/>
          <w:szCs w:val="22"/>
        </w:rPr>
        <w:t>.</w:t>
      </w:r>
      <w:r w:rsidRPr="000D3259">
        <w:rPr>
          <w:rFonts w:ascii="Arial" w:hAnsi="Arial" w:cs="Arial"/>
          <w:sz w:val="22"/>
          <w:szCs w:val="22"/>
        </w:rPr>
        <w:t xml:space="preserve"> </w:t>
      </w:r>
    </w:p>
    <w:p w14:paraId="347F34BC" w14:textId="77777777"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r w:rsidRPr="000D3259">
        <w:rPr>
          <w:rFonts w:ascii="Arial" w:hAnsi="Arial" w:cs="Arial"/>
          <w:sz w:val="22"/>
          <w:szCs w:val="22"/>
        </w:rPr>
        <w:t xml:space="preserve">Masa </w:t>
      </w:r>
      <w:proofErr w:type="spellStart"/>
      <w:r w:rsidRPr="000D3259">
        <w:rPr>
          <w:rFonts w:ascii="Arial" w:hAnsi="Arial" w:cs="Arial"/>
          <w:sz w:val="22"/>
          <w:szCs w:val="22"/>
        </w:rPr>
        <w:t>kadaluwarsa</w:t>
      </w:r>
      <w:proofErr w:type="spellEnd"/>
      <w:r w:rsidRPr="000D3259">
        <w:rPr>
          <w:rFonts w:ascii="Arial" w:hAnsi="Arial" w:cs="Arial"/>
          <w:sz w:val="22"/>
          <w:szCs w:val="22"/>
        </w:rPr>
        <w:t xml:space="preserve"> </w:t>
      </w:r>
      <w:proofErr w:type="spellStart"/>
      <w:r w:rsidR="00986B62" w:rsidRPr="000D3259">
        <w:rPr>
          <w:rFonts w:ascii="Arial" w:hAnsi="Arial" w:cs="Arial"/>
          <w:sz w:val="22"/>
          <w:szCs w:val="22"/>
        </w:rPr>
        <w:t>Klaim</w:t>
      </w:r>
      <w:proofErr w:type="spellEnd"/>
      <w:r w:rsidRPr="000D3259">
        <w:rPr>
          <w:rFonts w:ascii="Arial" w:hAnsi="Arial" w:cs="Arial"/>
          <w:sz w:val="22"/>
          <w:szCs w:val="22"/>
        </w:rPr>
        <w:t xml:space="preserve"> </w:t>
      </w:r>
      <w:r w:rsidRPr="000D3259">
        <w:rPr>
          <w:rFonts w:ascii="Arial" w:hAnsi="Arial" w:cs="Arial"/>
          <w:color w:val="000000"/>
          <w:sz w:val="22"/>
          <w:szCs w:val="22"/>
          <w:lang w:val="en-ID"/>
        </w:rPr>
        <w:t xml:space="preserve">Managed Care </w:t>
      </w:r>
      <w:proofErr w:type="spellStart"/>
      <w:r w:rsidRPr="000D3259">
        <w:rPr>
          <w:rFonts w:ascii="Arial" w:hAnsi="Arial" w:cs="Arial"/>
          <w:sz w:val="22"/>
          <w:szCs w:val="22"/>
        </w:rPr>
        <w:t>adalah</w:t>
      </w:r>
      <w:proofErr w:type="spellEnd"/>
      <w:r w:rsidRPr="000D3259">
        <w:rPr>
          <w:rFonts w:ascii="Arial" w:hAnsi="Arial" w:cs="Arial"/>
          <w:sz w:val="22"/>
          <w:szCs w:val="22"/>
        </w:rPr>
        <w:t xml:space="preserve"> </w:t>
      </w:r>
      <w:proofErr w:type="spellStart"/>
      <w:r w:rsidRPr="000D3259">
        <w:rPr>
          <w:rFonts w:ascii="Arial" w:hAnsi="Arial" w:cs="Arial"/>
          <w:sz w:val="22"/>
          <w:szCs w:val="22"/>
        </w:rPr>
        <w:t>bila</w:t>
      </w:r>
      <w:proofErr w:type="spellEnd"/>
      <w:r w:rsidRPr="000D3259">
        <w:rPr>
          <w:rFonts w:ascii="Arial" w:hAnsi="Arial" w:cs="Arial"/>
          <w:sz w:val="22"/>
          <w:szCs w:val="22"/>
        </w:rPr>
        <w:t xml:space="preserve"> </w:t>
      </w:r>
      <w:proofErr w:type="spellStart"/>
      <w:r w:rsidRPr="000D3259">
        <w:rPr>
          <w:rFonts w:ascii="Arial" w:hAnsi="Arial" w:cs="Arial"/>
          <w:sz w:val="22"/>
          <w:szCs w:val="22"/>
        </w:rPr>
        <w:t>melebihi</w:t>
      </w:r>
      <w:proofErr w:type="spellEnd"/>
      <w:r w:rsidRPr="000D3259">
        <w:rPr>
          <w:rFonts w:ascii="Arial" w:hAnsi="Arial" w:cs="Arial"/>
          <w:sz w:val="22"/>
          <w:szCs w:val="22"/>
        </w:rPr>
        <w:t xml:space="preserve"> 3 (</w:t>
      </w:r>
      <w:proofErr w:type="spellStart"/>
      <w:r w:rsidRPr="000D3259">
        <w:rPr>
          <w:rFonts w:ascii="Arial" w:hAnsi="Arial" w:cs="Arial"/>
          <w:sz w:val="22"/>
          <w:szCs w:val="22"/>
          <w:lang w:val="id-ID"/>
        </w:rPr>
        <w:t>tiga</w:t>
      </w:r>
      <w:proofErr w:type="spellEnd"/>
      <w:r w:rsidRPr="000D3259">
        <w:rPr>
          <w:rFonts w:ascii="Arial" w:hAnsi="Arial" w:cs="Arial"/>
          <w:sz w:val="22"/>
          <w:szCs w:val="22"/>
        </w:rPr>
        <w:t xml:space="preserve">) </w:t>
      </w:r>
      <w:proofErr w:type="spellStart"/>
      <w:r w:rsidRPr="000D3259">
        <w:rPr>
          <w:rFonts w:ascii="Arial" w:hAnsi="Arial" w:cs="Arial"/>
          <w:sz w:val="22"/>
          <w:szCs w:val="22"/>
        </w:rPr>
        <w:t>bulan</w:t>
      </w:r>
      <w:proofErr w:type="spellEnd"/>
      <w:r w:rsidRPr="000D3259">
        <w:rPr>
          <w:rFonts w:ascii="Arial" w:hAnsi="Arial" w:cs="Arial"/>
          <w:sz w:val="22"/>
          <w:szCs w:val="22"/>
        </w:rPr>
        <w:t xml:space="preserve"> </w:t>
      </w:r>
      <w:proofErr w:type="spellStart"/>
      <w:r w:rsidRPr="000D3259">
        <w:rPr>
          <w:rFonts w:ascii="Arial" w:hAnsi="Arial" w:cs="Arial"/>
          <w:sz w:val="22"/>
          <w:szCs w:val="22"/>
        </w:rPr>
        <w:t>dari</w:t>
      </w:r>
      <w:proofErr w:type="spellEnd"/>
      <w:r w:rsidRPr="000D3259">
        <w:rPr>
          <w:rFonts w:ascii="Arial" w:hAnsi="Arial" w:cs="Arial"/>
          <w:sz w:val="22"/>
          <w:szCs w:val="22"/>
        </w:rPr>
        <w:t xml:space="preserve"> </w:t>
      </w:r>
      <w:proofErr w:type="spellStart"/>
      <w:r w:rsidRPr="000D3259">
        <w:rPr>
          <w:rFonts w:ascii="Arial" w:hAnsi="Arial" w:cs="Arial"/>
          <w:sz w:val="22"/>
          <w:szCs w:val="22"/>
        </w:rPr>
        <w:t>tanggal</w:t>
      </w:r>
      <w:proofErr w:type="spellEnd"/>
      <w:r w:rsidRPr="000D3259">
        <w:rPr>
          <w:rFonts w:ascii="Arial" w:hAnsi="Arial" w:cs="Arial"/>
          <w:sz w:val="22"/>
          <w:szCs w:val="22"/>
        </w:rPr>
        <w:t xml:space="preserve"> </w:t>
      </w:r>
      <w:proofErr w:type="spellStart"/>
      <w:r w:rsidRPr="000D3259">
        <w:rPr>
          <w:rFonts w:ascii="Arial" w:hAnsi="Arial" w:cs="Arial"/>
          <w:sz w:val="22"/>
          <w:szCs w:val="22"/>
        </w:rPr>
        <w:t>pelayanan</w:t>
      </w:r>
      <w:proofErr w:type="spellEnd"/>
      <w:r w:rsidRPr="000D3259">
        <w:rPr>
          <w:rFonts w:ascii="Arial" w:hAnsi="Arial" w:cs="Arial"/>
          <w:sz w:val="22"/>
          <w:szCs w:val="22"/>
        </w:rPr>
        <w:t xml:space="preserve"> </w:t>
      </w:r>
      <w:proofErr w:type="spellStart"/>
      <w:r w:rsidRPr="000D3259">
        <w:rPr>
          <w:rFonts w:ascii="Arial" w:hAnsi="Arial" w:cs="Arial"/>
          <w:sz w:val="22"/>
          <w:szCs w:val="22"/>
        </w:rPr>
        <w:t>dilakukan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tanggal</w:t>
      </w:r>
      <w:proofErr w:type="spellEnd"/>
      <w:r w:rsidRPr="000D3259">
        <w:rPr>
          <w:rFonts w:ascii="Arial" w:hAnsi="Arial" w:cs="Arial"/>
          <w:sz w:val="22"/>
          <w:szCs w:val="22"/>
        </w:rPr>
        <w:t xml:space="preserve"> </w:t>
      </w:r>
      <w:proofErr w:type="spellStart"/>
      <w:r w:rsidRPr="000D3259">
        <w:rPr>
          <w:rFonts w:ascii="Arial" w:hAnsi="Arial" w:cs="Arial"/>
          <w:sz w:val="22"/>
          <w:szCs w:val="22"/>
        </w:rPr>
        <w:t>pulang</w:t>
      </w:r>
      <w:proofErr w:type="spellEnd"/>
      <w:r w:rsidRPr="000D3259">
        <w:rPr>
          <w:rFonts w:ascii="Arial" w:hAnsi="Arial" w:cs="Arial"/>
          <w:sz w:val="22"/>
          <w:szCs w:val="22"/>
        </w:rPr>
        <w:t xml:space="preserve"> </w:t>
      </w:r>
      <w:proofErr w:type="spellStart"/>
      <w:r w:rsidRPr="000D3259">
        <w:rPr>
          <w:rFonts w:ascii="Arial" w:hAnsi="Arial" w:cs="Arial"/>
          <w:sz w:val="22"/>
          <w:szCs w:val="22"/>
        </w:rPr>
        <w:t>bila</w:t>
      </w:r>
      <w:proofErr w:type="spellEnd"/>
      <w:r w:rsidRPr="000D3259">
        <w:rPr>
          <w:rFonts w:ascii="Arial" w:hAnsi="Arial" w:cs="Arial"/>
          <w:sz w:val="22"/>
          <w:szCs w:val="22"/>
        </w:rPr>
        <w:t xml:space="preserve"> </w:t>
      </w:r>
      <w:proofErr w:type="spellStart"/>
      <w:r w:rsidR="00986B62" w:rsidRPr="000D3259">
        <w:rPr>
          <w:rFonts w:ascii="Arial" w:hAnsi="Arial" w:cs="Arial"/>
          <w:sz w:val="22"/>
          <w:szCs w:val="22"/>
        </w:rPr>
        <w:t>Klaim</w:t>
      </w:r>
      <w:proofErr w:type="spellEnd"/>
      <w:r w:rsidRPr="000D3259">
        <w:rPr>
          <w:rFonts w:ascii="Arial" w:hAnsi="Arial" w:cs="Arial"/>
          <w:sz w:val="22"/>
          <w:szCs w:val="22"/>
        </w:rPr>
        <w:t xml:space="preserve"> Rawat </w:t>
      </w:r>
      <w:proofErr w:type="spellStart"/>
      <w:r w:rsidRPr="000D3259">
        <w:rPr>
          <w:rFonts w:ascii="Arial" w:hAnsi="Arial" w:cs="Arial"/>
          <w:sz w:val="22"/>
          <w:szCs w:val="22"/>
        </w:rPr>
        <w:t>Inap</w:t>
      </w:r>
      <w:proofErr w:type="spellEnd"/>
      <w:r w:rsidRPr="000D3259">
        <w:rPr>
          <w:rFonts w:ascii="Arial" w:hAnsi="Arial" w:cs="Arial"/>
          <w:sz w:val="22"/>
          <w:szCs w:val="22"/>
        </w:rPr>
        <w:t>.</w:t>
      </w:r>
    </w:p>
    <w:p w14:paraId="0F16D05D" w14:textId="5E033D87"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hal</w:t>
      </w:r>
      <w:proofErr w:type="spellEnd"/>
      <w:r w:rsidRPr="000D3259">
        <w:rPr>
          <w:rFonts w:ascii="Arial" w:hAnsi="Arial" w:cs="Arial"/>
          <w:sz w:val="22"/>
          <w:szCs w:val="22"/>
        </w:rPr>
        <w:t xml:space="preserve"> </w:t>
      </w:r>
      <w:proofErr w:type="spellStart"/>
      <w:r w:rsidRPr="000D3259">
        <w:rPr>
          <w:rFonts w:ascii="Arial" w:hAnsi="Arial" w:cs="Arial"/>
          <w:sz w:val="22"/>
          <w:szCs w:val="22"/>
        </w:rPr>
        <w:t>Jangka</w:t>
      </w:r>
      <w:proofErr w:type="spellEnd"/>
      <w:r w:rsidRPr="000D3259">
        <w:rPr>
          <w:rFonts w:ascii="Arial" w:hAnsi="Arial" w:cs="Arial"/>
          <w:sz w:val="22"/>
          <w:szCs w:val="22"/>
        </w:rPr>
        <w:t xml:space="preserve"> Waktu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berakhir</w:t>
      </w:r>
      <w:proofErr w:type="spellEnd"/>
      <w:r w:rsidRPr="000D3259">
        <w:rPr>
          <w:rFonts w:ascii="Arial" w:hAnsi="Arial" w:cs="Arial"/>
          <w:sz w:val="22"/>
          <w:szCs w:val="22"/>
        </w:rPr>
        <w:t xml:space="preserve"> dan </w:t>
      </w:r>
      <w:proofErr w:type="spellStart"/>
      <w:r w:rsidRPr="000D3259">
        <w:rPr>
          <w:rFonts w:ascii="Arial" w:hAnsi="Arial" w:cs="Arial"/>
          <w:sz w:val="22"/>
          <w:szCs w:val="22"/>
        </w:rPr>
        <w:t>tidak</w:t>
      </w:r>
      <w:proofErr w:type="spellEnd"/>
      <w:r w:rsidRPr="000D3259">
        <w:rPr>
          <w:rFonts w:ascii="Arial" w:hAnsi="Arial" w:cs="Arial"/>
          <w:sz w:val="22"/>
          <w:szCs w:val="22"/>
        </w:rPr>
        <w:t xml:space="preserve"> </w:t>
      </w:r>
      <w:proofErr w:type="spellStart"/>
      <w:r w:rsidRPr="000D3259">
        <w:rPr>
          <w:rFonts w:ascii="Arial" w:hAnsi="Arial" w:cs="Arial"/>
          <w:sz w:val="22"/>
          <w:szCs w:val="22"/>
        </w:rPr>
        <w:t>diperpanjang</w:t>
      </w:r>
      <w:proofErr w:type="spellEnd"/>
      <w:r w:rsidRPr="000D3259">
        <w:rPr>
          <w:rFonts w:ascii="Arial" w:hAnsi="Arial" w:cs="Arial"/>
          <w:sz w:val="22"/>
          <w:szCs w:val="22"/>
        </w:rPr>
        <w:t xml:space="preserve"> oleh </w:t>
      </w:r>
      <w:r w:rsidR="002E7E94" w:rsidRPr="000D3259">
        <w:rPr>
          <w:rFonts w:ascii="Arial" w:hAnsi="Arial" w:cs="Arial"/>
          <w:b/>
          <w:bCs/>
          <w:sz w:val="22"/>
          <w:szCs w:val="22"/>
        </w:rPr>
        <w:t>PARA PIHAK</w:t>
      </w:r>
      <w:r w:rsidRPr="000D3259">
        <w:rPr>
          <w:rFonts w:ascii="Arial" w:hAnsi="Arial" w:cs="Arial"/>
          <w:sz w:val="22"/>
          <w:szCs w:val="22"/>
        </w:rPr>
        <w:t xml:space="preserve">,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proofErr w:type="spellStart"/>
      <w:r w:rsidRPr="000D3259">
        <w:rPr>
          <w:rFonts w:ascii="Arial" w:hAnsi="Arial" w:cs="Arial"/>
          <w:sz w:val="22"/>
          <w:szCs w:val="22"/>
        </w:rPr>
        <w:t>pengajuan</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Managed Care yang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disampaikan</w:t>
      </w:r>
      <w:proofErr w:type="spellEnd"/>
      <w:r w:rsidRPr="000D3259">
        <w:rPr>
          <w:rFonts w:ascii="Arial" w:hAnsi="Arial" w:cs="Arial"/>
          <w:sz w:val="22"/>
          <w:szCs w:val="22"/>
        </w:rPr>
        <w:t xml:space="preserve"> oleh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wajib</w:t>
      </w:r>
      <w:proofErr w:type="spellEnd"/>
      <w:r w:rsidRPr="000D3259">
        <w:rPr>
          <w:rFonts w:ascii="Arial" w:hAnsi="Arial" w:cs="Arial"/>
          <w:sz w:val="22"/>
          <w:szCs w:val="22"/>
        </w:rPr>
        <w:t xml:space="preserve"> </w:t>
      </w:r>
      <w:proofErr w:type="spellStart"/>
      <w:r w:rsidRPr="000D3259">
        <w:rPr>
          <w:rFonts w:ascii="Arial" w:hAnsi="Arial" w:cs="Arial"/>
          <w:sz w:val="22"/>
          <w:szCs w:val="22"/>
        </w:rPr>
        <w:t>diajukan</w:t>
      </w:r>
      <w:proofErr w:type="spellEnd"/>
      <w:r w:rsidRPr="000D3259">
        <w:rPr>
          <w:rFonts w:ascii="Arial" w:hAnsi="Arial" w:cs="Arial"/>
          <w:sz w:val="22"/>
          <w:szCs w:val="22"/>
        </w:rPr>
        <w:t xml:space="preserve"> </w:t>
      </w:r>
      <w:proofErr w:type="spellStart"/>
      <w:r w:rsidRPr="000D3259">
        <w:rPr>
          <w:rFonts w:ascii="Arial" w:hAnsi="Arial" w:cs="Arial"/>
          <w:sz w:val="22"/>
          <w:szCs w:val="22"/>
        </w:rPr>
        <w:t>selambat-lambatnya</w:t>
      </w:r>
      <w:proofErr w:type="spellEnd"/>
      <w:r w:rsidRPr="000D3259">
        <w:rPr>
          <w:rFonts w:ascii="Arial" w:hAnsi="Arial" w:cs="Arial"/>
          <w:sz w:val="22"/>
          <w:szCs w:val="22"/>
        </w:rPr>
        <w:t xml:space="preserve"> 3 (</w:t>
      </w:r>
      <w:proofErr w:type="spellStart"/>
      <w:r w:rsidRPr="000D3259">
        <w:rPr>
          <w:rFonts w:ascii="Arial" w:hAnsi="Arial" w:cs="Arial"/>
          <w:sz w:val="22"/>
          <w:szCs w:val="22"/>
        </w:rPr>
        <w:t>tiga</w:t>
      </w:r>
      <w:proofErr w:type="spellEnd"/>
      <w:r w:rsidRPr="000D3259">
        <w:rPr>
          <w:rFonts w:ascii="Arial" w:hAnsi="Arial" w:cs="Arial"/>
          <w:sz w:val="22"/>
          <w:szCs w:val="22"/>
        </w:rPr>
        <w:t>)</w:t>
      </w:r>
      <w:r w:rsidRPr="000D3259">
        <w:rPr>
          <w:rFonts w:ascii="Arial" w:hAnsi="Arial" w:cs="Arial"/>
          <w:sz w:val="22"/>
          <w:szCs w:val="22"/>
          <w:lang w:val="id-ID"/>
        </w:rPr>
        <w:t xml:space="preserve"> bulan</w:t>
      </w:r>
      <w:r w:rsidRPr="000D3259">
        <w:rPr>
          <w:rFonts w:ascii="Arial" w:hAnsi="Arial" w:cs="Arial"/>
          <w:sz w:val="22"/>
          <w:szCs w:val="22"/>
        </w:rPr>
        <w:t xml:space="preserve"> </w:t>
      </w:r>
      <w:proofErr w:type="spellStart"/>
      <w:r w:rsidRPr="000D3259">
        <w:rPr>
          <w:rFonts w:ascii="Arial" w:hAnsi="Arial" w:cs="Arial"/>
          <w:sz w:val="22"/>
          <w:szCs w:val="22"/>
        </w:rPr>
        <w:t>setelah</w:t>
      </w:r>
      <w:proofErr w:type="spellEnd"/>
      <w:r w:rsidRPr="000D3259">
        <w:rPr>
          <w:rFonts w:ascii="Arial" w:hAnsi="Arial" w:cs="Arial"/>
          <w:sz w:val="22"/>
          <w:szCs w:val="22"/>
        </w:rPr>
        <w:t xml:space="preserve"> </w:t>
      </w:r>
      <w:proofErr w:type="spellStart"/>
      <w:r w:rsidRPr="000D3259">
        <w:rPr>
          <w:rFonts w:ascii="Arial" w:hAnsi="Arial" w:cs="Arial"/>
          <w:sz w:val="22"/>
          <w:szCs w:val="22"/>
        </w:rPr>
        <w:t>berakhirnya</w:t>
      </w:r>
      <w:proofErr w:type="spellEnd"/>
      <w:r w:rsidRPr="000D3259">
        <w:rPr>
          <w:rFonts w:ascii="Arial" w:hAnsi="Arial" w:cs="Arial"/>
          <w:sz w:val="22"/>
          <w:szCs w:val="22"/>
        </w:rPr>
        <w:t xml:space="preserve"> </w:t>
      </w:r>
      <w:proofErr w:type="spellStart"/>
      <w:r w:rsidRPr="000D3259">
        <w:rPr>
          <w:rFonts w:ascii="Arial" w:hAnsi="Arial" w:cs="Arial"/>
          <w:sz w:val="22"/>
          <w:szCs w:val="22"/>
        </w:rPr>
        <w:t>Perjanjian</w:t>
      </w:r>
      <w:proofErr w:type="spellEnd"/>
      <w:r w:rsidRPr="000D3259">
        <w:rPr>
          <w:rFonts w:ascii="Arial" w:hAnsi="Arial" w:cs="Arial"/>
          <w:sz w:val="22"/>
          <w:szCs w:val="22"/>
        </w:rPr>
        <w:t xml:space="preserve"> </w:t>
      </w:r>
      <w:proofErr w:type="spellStart"/>
      <w:r w:rsidRPr="000D3259">
        <w:rPr>
          <w:rFonts w:ascii="Arial" w:hAnsi="Arial" w:cs="Arial"/>
          <w:sz w:val="22"/>
          <w:szCs w:val="22"/>
        </w:rPr>
        <w:t>ini</w:t>
      </w:r>
      <w:proofErr w:type="spellEnd"/>
      <w:r w:rsidRPr="000D3259">
        <w:rPr>
          <w:rFonts w:ascii="Arial" w:hAnsi="Arial" w:cs="Arial"/>
          <w:sz w:val="22"/>
          <w:szCs w:val="22"/>
        </w:rPr>
        <w:t>.</w:t>
      </w:r>
    </w:p>
    <w:p w14:paraId="79443EDF" w14:textId="77777777"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berhak</w:t>
      </w:r>
      <w:proofErr w:type="spellEnd"/>
      <w:r w:rsidRPr="000D3259">
        <w:rPr>
          <w:rFonts w:ascii="Arial" w:hAnsi="Arial" w:cs="Arial"/>
          <w:sz w:val="22"/>
          <w:szCs w:val="22"/>
        </w:rPr>
        <w:t xml:space="preserve"> </w:t>
      </w:r>
      <w:proofErr w:type="spellStart"/>
      <w:r w:rsidRPr="000D3259">
        <w:rPr>
          <w:rFonts w:ascii="Arial" w:hAnsi="Arial" w:cs="Arial"/>
          <w:sz w:val="22"/>
          <w:szCs w:val="22"/>
        </w:rPr>
        <w:t>melakukan</w:t>
      </w:r>
      <w:proofErr w:type="spellEnd"/>
      <w:r w:rsidRPr="000D3259">
        <w:rPr>
          <w:rFonts w:ascii="Arial" w:hAnsi="Arial" w:cs="Arial"/>
          <w:sz w:val="22"/>
          <w:szCs w:val="22"/>
        </w:rPr>
        <w:t xml:space="preserve"> </w:t>
      </w:r>
      <w:proofErr w:type="spellStart"/>
      <w:r w:rsidR="00623FD9" w:rsidRPr="000D3259">
        <w:rPr>
          <w:rFonts w:ascii="Arial" w:hAnsi="Arial" w:cs="Arial"/>
          <w:sz w:val="22"/>
          <w:szCs w:val="22"/>
        </w:rPr>
        <w:t>Verifikasi</w:t>
      </w:r>
      <w:proofErr w:type="spellEnd"/>
      <w:r w:rsidR="00623FD9"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pemeriksaan</w:t>
      </w:r>
      <w:proofErr w:type="spellEnd"/>
      <w:r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dikirimkan</w:t>
      </w:r>
      <w:proofErr w:type="spellEnd"/>
      <w:r w:rsidRPr="000D3259">
        <w:rPr>
          <w:rFonts w:ascii="Arial" w:hAnsi="Arial" w:cs="Arial"/>
          <w:sz w:val="22"/>
          <w:szCs w:val="22"/>
        </w:rPr>
        <w:t xml:space="preserve"> oleh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Dalam</w:t>
      </w:r>
      <w:proofErr w:type="spellEnd"/>
      <w:r w:rsidRPr="000D3259">
        <w:rPr>
          <w:rFonts w:ascii="Arial" w:hAnsi="Arial" w:cs="Arial"/>
          <w:sz w:val="22"/>
          <w:szCs w:val="22"/>
        </w:rPr>
        <w:t xml:space="preserve"> </w:t>
      </w:r>
      <w:proofErr w:type="spellStart"/>
      <w:r w:rsidRPr="000D3259">
        <w:rPr>
          <w:rFonts w:ascii="Arial" w:hAnsi="Arial" w:cs="Arial"/>
          <w:sz w:val="22"/>
          <w:szCs w:val="22"/>
        </w:rPr>
        <w:t>hal</w:t>
      </w:r>
      <w:proofErr w:type="spellEnd"/>
      <w:r w:rsidRPr="000D3259">
        <w:rPr>
          <w:rFonts w:ascii="Arial" w:hAnsi="Arial" w:cs="Arial"/>
          <w:sz w:val="22"/>
          <w:szCs w:val="22"/>
        </w:rPr>
        <w:t xml:space="preserve"> </w:t>
      </w:r>
      <w:proofErr w:type="spellStart"/>
      <w:r w:rsidRPr="000D3259">
        <w:rPr>
          <w:rFonts w:ascii="Arial" w:hAnsi="Arial" w:cs="Arial"/>
          <w:sz w:val="22"/>
          <w:szCs w:val="22"/>
        </w:rPr>
        <w:t>hasil</w:t>
      </w:r>
      <w:proofErr w:type="spellEnd"/>
      <w:r w:rsidRPr="000D3259">
        <w:rPr>
          <w:rFonts w:ascii="Arial" w:hAnsi="Arial" w:cs="Arial"/>
          <w:sz w:val="22"/>
          <w:szCs w:val="22"/>
        </w:rPr>
        <w:t xml:space="preserve"> </w:t>
      </w:r>
      <w:proofErr w:type="spellStart"/>
      <w:r w:rsidR="00623FD9" w:rsidRPr="000D3259">
        <w:rPr>
          <w:rFonts w:ascii="Arial" w:hAnsi="Arial" w:cs="Arial"/>
          <w:sz w:val="22"/>
          <w:szCs w:val="22"/>
        </w:rPr>
        <w:t>Verifikasi</w:t>
      </w:r>
      <w:proofErr w:type="spellEnd"/>
      <w:r w:rsidR="00623FD9" w:rsidRPr="000D3259">
        <w:rPr>
          <w:rFonts w:ascii="Arial" w:hAnsi="Arial" w:cs="Arial"/>
          <w:sz w:val="22"/>
          <w:szCs w:val="22"/>
        </w:rPr>
        <w:t xml:space="preserve"> </w:t>
      </w:r>
      <w:proofErr w:type="spellStart"/>
      <w:r w:rsidRPr="000D3259">
        <w:rPr>
          <w:rFonts w:ascii="Arial" w:hAnsi="Arial" w:cs="Arial"/>
          <w:sz w:val="22"/>
          <w:szCs w:val="22"/>
        </w:rPr>
        <w:t>terhadap</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menemukan</w:t>
      </w:r>
      <w:proofErr w:type="spellEnd"/>
      <w:r w:rsidRPr="000D3259">
        <w:rPr>
          <w:rFonts w:ascii="Arial" w:hAnsi="Arial" w:cs="Arial"/>
          <w:sz w:val="22"/>
          <w:szCs w:val="22"/>
        </w:rPr>
        <w:t xml:space="preserve"> </w:t>
      </w:r>
      <w:proofErr w:type="spellStart"/>
      <w:r w:rsidRPr="000D3259">
        <w:rPr>
          <w:rFonts w:ascii="Arial" w:hAnsi="Arial" w:cs="Arial"/>
          <w:sz w:val="22"/>
          <w:szCs w:val="22"/>
        </w:rPr>
        <w:t>adanya</w:t>
      </w:r>
      <w:proofErr w:type="spellEnd"/>
      <w:r w:rsidRPr="000D3259">
        <w:rPr>
          <w:rFonts w:ascii="Arial" w:hAnsi="Arial" w:cs="Arial"/>
          <w:sz w:val="22"/>
          <w:szCs w:val="22"/>
        </w:rPr>
        <w:t xml:space="preserve"> </w:t>
      </w:r>
      <w:proofErr w:type="spellStart"/>
      <w:r w:rsidRPr="000D3259">
        <w:rPr>
          <w:rFonts w:ascii="Arial" w:hAnsi="Arial" w:cs="Arial"/>
          <w:sz w:val="22"/>
          <w:szCs w:val="22"/>
        </w:rPr>
        <w:t>kekeliruan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penyimpangan</w:t>
      </w:r>
      <w:proofErr w:type="spellEnd"/>
      <w:r w:rsidRPr="000D3259">
        <w:rPr>
          <w:rFonts w:ascii="Arial" w:hAnsi="Arial" w:cs="Arial"/>
          <w:sz w:val="22"/>
          <w:szCs w:val="22"/>
        </w:rPr>
        <w:t xml:space="preserve">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berhak</w:t>
      </w:r>
      <w:proofErr w:type="spellEnd"/>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menolak</w:t>
      </w:r>
      <w:proofErr w:type="spellEnd"/>
      <w:r w:rsidRPr="000D3259">
        <w:rPr>
          <w:rFonts w:ascii="Arial" w:hAnsi="Arial" w:cs="Arial"/>
          <w:sz w:val="22"/>
          <w:szCs w:val="22"/>
        </w:rPr>
        <w:t xml:space="preserve"> </w:t>
      </w:r>
      <w:proofErr w:type="spellStart"/>
      <w:r w:rsidRPr="000D3259">
        <w:rPr>
          <w:rFonts w:ascii="Arial" w:hAnsi="Arial" w:cs="Arial"/>
          <w:sz w:val="22"/>
          <w:szCs w:val="22"/>
        </w:rPr>
        <w:t>pembayaran</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meminta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memperbaiki</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tagihannya</w:t>
      </w:r>
      <w:proofErr w:type="spellEnd"/>
      <w:r w:rsidRPr="000D3259">
        <w:rPr>
          <w:rFonts w:ascii="Arial" w:hAnsi="Arial" w:cs="Arial"/>
          <w:sz w:val="22"/>
          <w:szCs w:val="22"/>
        </w:rPr>
        <w:t xml:space="preserve"> dan </w:t>
      </w:r>
      <w:proofErr w:type="spellStart"/>
      <w:r w:rsidRPr="000D3259">
        <w:rPr>
          <w:rFonts w:ascii="Arial" w:hAnsi="Arial" w:cs="Arial"/>
          <w:sz w:val="22"/>
          <w:szCs w:val="22"/>
        </w:rPr>
        <w:t>menyampaikan</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yang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diperbaiki</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w:t>
      </w:r>
    </w:p>
    <w:p w14:paraId="4A2CEEF7" w14:textId="77777777" w:rsidR="00C414E3"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sz w:val="22"/>
          <w:szCs w:val="22"/>
        </w:rPr>
        <w:t>Apabila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telah</w:t>
      </w:r>
      <w:proofErr w:type="spellEnd"/>
      <w:r w:rsidRPr="000D3259">
        <w:rPr>
          <w:rFonts w:ascii="Arial" w:hAnsi="Arial" w:cs="Arial"/>
          <w:sz w:val="22"/>
          <w:szCs w:val="22"/>
        </w:rPr>
        <w:t xml:space="preserve"> </w:t>
      </w:r>
      <w:proofErr w:type="spellStart"/>
      <w:r w:rsidRPr="000D3259">
        <w:rPr>
          <w:rFonts w:ascii="Arial" w:hAnsi="Arial" w:cs="Arial"/>
          <w:sz w:val="22"/>
          <w:szCs w:val="22"/>
        </w:rPr>
        <w:t>melakukan</w:t>
      </w:r>
      <w:proofErr w:type="spellEnd"/>
      <w:r w:rsidRPr="000D3259">
        <w:rPr>
          <w:rFonts w:ascii="Arial" w:hAnsi="Arial" w:cs="Arial"/>
          <w:sz w:val="22"/>
          <w:szCs w:val="22"/>
        </w:rPr>
        <w:t xml:space="preserve"> </w:t>
      </w:r>
      <w:proofErr w:type="spellStart"/>
      <w:r w:rsidRPr="000D3259">
        <w:rPr>
          <w:rFonts w:ascii="Arial" w:hAnsi="Arial" w:cs="Arial"/>
          <w:sz w:val="22"/>
          <w:szCs w:val="22"/>
        </w:rPr>
        <w:t>pembayaran</w:t>
      </w:r>
      <w:proofErr w:type="spellEnd"/>
      <w:r w:rsidRPr="000D3259">
        <w:rPr>
          <w:rFonts w:ascii="Arial" w:hAnsi="Arial" w:cs="Arial"/>
          <w:sz w:val="22"/>
          <w:szCs w:val="22"/>
        </w:rPr>
        <w:t xml:space="preserve"> dan di </w:t>
      </w:r>
      <w:proofErr w:type="spellStart"/>
      <w:r w:rsidRPr="000D3259">
        <w:rPr>
          <w:rFonts w:ascii="Arial" w:hAnsi="Arial" w:cs="Arial"/>
          <w:sz w:val="22"/>
          <w:szCs w:val="22"/>
        </w:rPr>
        <w:t>kemudian</w:t>
      </w:r>
      <w:proofErr w:type="spellEnd"/>
      <w:r w:rsidRPr="000D3259">
        <w:rPr>
          <w:rFonts w:ascii="Arial" w:hAnsi="Arial" w:cs="Arial"/>
          <w:sz w:val="22"/>
          <w:szCs w:val="22"/>
        </w:rPr>
        <w:t xml:space="preserve"> </w:t>
      </w:r>
      <w:proofErr w:type="spellStart"/>
      <w:r w:rsidRPr="000D3259">
        <w:rPr>
          <w:rFonts w:ascii="Arial" w:hAnsi="Arial" w:cs="Arial"/>
          <w:sz w:val="22"/>
          <w:szCs w:val="22"/>
        </w:rPr>
        <w:t>hari</w:t>
      </w:r>
      <w:proofErr w:type="spellEnd"/>
      <w:r w:rsidRPr="000D3259">
        <w:rPr>
          <w:rFonts w:ascii="Arial" w:hAnsi="Arial" w:cs="Arial"/>
          <w:sz w:val="22"/>
          <w:szCs w:val="22"/>
        </w:rPr>
        <w:t xml:space="preserve"> </w:t>
      </w:r>
      <w:proofErr w:type="spellStart"/>
      <w:r w:rsidRPr="000D3259">
        <w:rPr>
          <w:rFonts w:ascii="Arial" w:hAnsi="Arial" w:cs="Arial"/>
          <w:sz w:val="22"/>
          <w:szCs w:val="22"/>
        </w:rPr>
        <w:t>ditemukan</w:t>
      </w:r>
      <w:proofErr w:type="spellEnd"/>
      <w:r w:rsidRPr="000D3259">
        <w:rPr>
          <w:rFonts w:ascii="Arial" w:hAnsi="Arial" w:cs="Arial"/>
          <w:sz w:val="22"/>
          <w:szCs w:val="22"/>
        </w:rPr>
        <w:t xml:space="preserve"> </w:t>
      </w:r>
      <w:proofErr w:type="spellStart"/>
      <w:r w:rsidRPr="000D3259">
        <w:rPr>
          <w:rFonts w:ascii="Arial" w:hAnsi="Arial" w:cs="Arial"/>
          <w:sz w:val="22"/>
          <w:szCs w:val="22"/>
        </w:rPr>
        <w:t>adanya</w:t>
      </w:r>
      <w:proofErr w:type="spellEnd"/>
      <w:r w:rsidRPr="000D3259">
        <w:rPr>
          <w:rFonts w:ascii="Arial" w:hAnsi="Arial" w:cs="Arial"/>
          <w:sz w:val="22"/>
          <w:szCs w:val="22"/>
        </w:rPr>
        <w:t xml:space="preserve"> </w:t>
      </w:r>
      <w:proofErr w:type="spellStart"/>
      <w:r w:rsidRPr="000D3259">
        <w:rPr>
          <w:rFonts w:ascii="Arial" w:hAnsi="Arial" w:cs="Arial"/>
          <w:sz w:val="22"/>
          <w:szCs w:val="22"/>
        </w:rPr>
        <w:t>kelebihan</w:t>
      </w:r>
      <w:proofErr w:type="spellEnd"/>
      <w:r w:rsidRPr="000D3259">
        <w:rPr>
          <w:rFonts w:ascii="Arial" w:hAnsi="Arial" w:cs="Arial"/>
          <w:sz w:val="22"/>
          <w:szCs w:val="22"/>
        </w:rPr>
        <w:t xml:space="preserve"> </w:t>
      </w:r>
      <w:proofErr w:type="spellStart"/>
      <w:r w:rsidRPr="000D3259">
        <w:rPr>
          <w:rFonts w:ascii="Arial" w:hAnsi="Arial" w:cs="Arial"/>
          <w:sz w:val="22"/>
          <w:szCs w:val="22"/>
        </w:rPr>
        <w:t>pembayaran</w:t>
      </w:r>
      <w:proofErr w:type="spellEnd"/>
      <w:r w:rsidRPr="000D3259">
        <w:rPr>
          <w:rFonts w:ascii="Arial" w:hAnsi="Arial" w:cs="Arial"/>
          <w:sz w:val="22"/>
          <w:szCs w:val="22"/>
        </w:rPr>
        <w:t xml:space="preserve"> </w:t>
      </w:r>
      <w:proofErr w:type="spellStart"/>
      <w:r w:rsidRPr="000D3259">
        <w:rPr>
          <w:rFonts w:ascii="Arial" w:hAnsi="Arial" w:cs="Arial"/>
          <w:sz w:val="22"/>
          <w:szCs w:val="22"/>
        </w:rPr>
        <w:t>tagihan</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r w:rsidRPr="000D3259">
        <w:rPr>
          <w:rFonts w:ascii="Arial" w:hAnsi="Arial" w:cs="Arial"/>
          <w:b/>
          <w:sz w:val="22"/>
          <w:szCs w:val="22"/>
        </w:rPr>
        <w:t>PIHAK KEDUA</w:t>
      </w:r>
      <w:r w:rsidRPr="000D3259">
        <w:rPr>
          <w:rFonts w:ascii="Arial" w:hAnsi="Arial" w:cs="Arial"/>
          <w:sz w:val="22"/>
          <w:szCs w:val="22"/>
        </w:rPr>
        <w:t xml:space="preserve"> </w:t>
      </w:r>
      <w:proofErr w:type="spellStart"/>
      <w:r w:rsidRPr="000D3259">
        <w:rPr>
          <w:rFonts w:ascii="Arial" w:hAnsi="Arial" w:cs="Arial"/>
          <w:sz w:val="22"/>
          <w:szCs w:val="22"/>
        </w:rPr>
        <w:t>wajib</w:t>
      </w:r>
      <w:proofErr w:type="spellEnd"/>
      <w:r w:rsidRPr="000D3259">
        <w:rPr>
          <w:rFonts w:ascii="Arial" w:hAnsi="Arial" w:cs="Arial"/>
          <w:sz w:val="22"/>
          <w:szCs w:val="22"/>
        </w:rPr>
        <w:t xml:space="preserve"> </w:t>
      </w:r>
      <w:proofErr w:type="spellStart"/>
      <w:r w:rsidRPr="000D3259">
        <w:rPr>
          <w:rFonts w:ascii="Arial" w:hAnsi="Arial" w:cs="Arial"/>
          <w:sz w:val="22"/>
          <w:szCs w:val="22"/>
        </w:rPr>
        <w:t>mengembalikan</w:t>
      </w:r>
      <w:proofErr w:type="spellEnd"/>
      <w:r w:rsidRPr="000D3259">
        <w:rPr>
          <w:rFonts w:ascii="Arial" w:hAnsi="Arial" w:cs="Arial"/>
          <w:sz w:val="22"/>
          <w:szCs w:val="22"/>
        </w:rPr>
        <w:t xml:space="preserve"> </w:t>
      </w:r>
      <w:proofErr w:type="spellStart"/>
      <w:r w:rsidRPr="000D3259">
        <w:rPr>
          <w:rFonts w:ascii="Arial" w:hAnsi="Arial" w:cs="Arial"/>
          <w:sz w:val="22"/>
          <w:szCs w:val="22"/>
        </w:rPr>
        <w:t>kelebihan</w:t>
      </w:r>
      <w:proofErr w:type="spellEnd"/>
      <w:r w:rsidRPr="000D3259">
        <w:rPr>
          <w:rFonts w:ascii="Arial" w:hAnsi="Arial" w:cs="Arial"/>
          <w:sz w:val="22"/>
          <w:szCs w:val="22"/>
        </w:rPr>
        <w:t xml:space="preserve"> </w:t>
      </w:r>
      <w:proofErr w:type="spellStart"/>
      <w:r w:rsidRPr="000D3259">
        <w:rPr>
          <w:rFonts w:ascii="Arial" w:hAnsi="Arial" w:cs="Arial"/>
          <w:sz w:val="22"/>
          <w:szCs w:val="22"/>
        </w:rPr>
        <w:t>pembayaran</w:t>
      </w:r>
      <w:proofErr w:type="spellEnd"/>
      <w:r w:rsidRPr="000D3259">
        <w:rPr>
          <w:rFonts w:ascii="Arial" w:hAnsi="Arial" w:cs="Arial"/>
          <w:sz w:val="22"/>
          <w:szCs w:val="22"/>
        </w:rPr>
        <w:t xml:space="preserve"> </w:t>
      </w:r>
      <w:proofErr w:type="spellStart"/>
      <w:r w:rsidRPr="000D3259">
        <w:rPr>
          <w:rFonts w:ascii="Arial" w:hAnsi="Arial" w:cs="Arial"/>
          <w:sz w:val="22"/>
          <w:szCs w:val="22"/>
        </w:rPr>
        <w:t>tersebut</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atau</w:t>
      </w:r>
      <w:proofErr w:type="spellEnd"/>
      <w:r w:rsidRPr="000D3259">
        <w:rPr>
          <w:rFonts w:ascii="Arial" w:hAnsi="Arial" w:cs="Arial"/>
          <w:sz w:val="22"/>
          <w:szCs w:val="22"/>
        </w:rPr>
        <w:t xml:space="preserve"> </w:t>
      </w:r>
      <w:proofErr w:type="spellStart"/>
      <w:r w:rsidRPr="000D3259">
        <w:rPr>
          <w:rFonts w:ascii="Arial" w:hAnsi="Arial" w:cs="Arial"/>
          <w:sz w:val="22"/>
          <w:szCs w:val="22"/>
        </w:rPr>
        <w:t>dikompensasikan</w:t>
      </w:r>
      <w:proofErr w:type="spellEnd"/>
      <w:r w:rsidRPr="000D3259">
        <w:rPr>
          <w:rFonts w:ascii="Arial" w:hAnsi="Arial" w:cs="Arial"/>
          <w:sz w:val="22"/>
          <w:szCs w:val="22"/>
        </w:rPr>
        <w:t xml:space="preserve"> di </w:t>
      </w:r>
      <w:proofErr w:type="spellStart"/>
      <w:r w:rsidRPr="000D3259">
        <w:rPr>
          <w:rFonts w:ascii="Arial" w:hAnsi="Arial" w:cs="Arial"/>
          <w:sz w:val="22"/>
          <w:szCs w:val="22"/>
        </w:rPr>
        <w:t>pembayaran</w:t>
      </w:r>
      <w:proofErr w:type="spellEnd"/>
      <w:r w:rsidRPr="000D3259">
        <w:rPr>
          <w:rFonts w:ascii="Arial" w:hAnsi="Arial" w:cs="Arial"/>
          <w:sz w:val="22"/>
          <w:szCs w:val="22"/>
        </w:rPr>
        <w:t xml:space="preserve"> </w:t>
      </w:r>
      <w:proofErr w:type="spellStart"/>
      <w:r w:rsidRPr="000D3259">
        <w:rPr>
          <w:rFonts w:ascii="Arial" w:hAnsi="Arial" w:cs="Arial"/>
          <w:sz w:val="22"/>
          <w:szCs w:val="22"/>
        </w:rPr>
        <w:t>bulan</w:t>
      </w:r>
      <w:proofErr w:type="spellEnd"/>
      <w:r w:rsidRPr="000D3259">
        <w:rPr>
          <w:rFonts w:ascii="Arial" w:hAnsi="Arial" w:cs="Arial"/>
          <w:sz w:val="22"/>
          <w:szCs w:val="22"/>
        </w:rPr>
        <w:t xml:space="preserve"> </w:t>
      </w:r>
      <w:proofErr w:type="spellStart"/>
      <w:r w:rsidRPr="000D3259">
        <w:rPr>
          <w:rFonts w:ascii="Arial" w:hAnsi="Arial" w:cs="Arial"/>
          <w:sz w:val="22"/>
          <w:szCs w:val="22"/>
        </w:rPr>
        <w:t>berikutnya</w:t>
      </w:r>
      <w:proofErr w:type="spellEnd"/>
      <w:r w:rsidRPr="000D3259">
        <w:rPr>
          <w:rFonts w:ascii="Arial" w:hAnsi="Arial" w:cs="Arial"/>
          <w:sz w:val="22"/>
          <w:szCs w:val="22"/>
        </w:rPr>
        <w:t xml:space="preserve"> </w:t>
      </w:r>
      <w:proofErr w:type="spellStart"/>
      <w:r w:rsidRPr="000D3259">
        <w:rPr>
          <w:rFonts w:ascii="Arial" w:hAnsi="Arial" w:cs="Arial"/>
          <w:sz w:val="22"/>
          <w:szCs w:val="22"/>
        </w:rPr>
        <w:t>begitupula</w:t>
      </w:r>
      <w:proofErr w:type="spellEnd"/>
      <w:r w:rsidRPr="000D3259">
        <w:rPr>
          <w:rFonts w:ascii="Arial" w:hAnsi="Arial" w:cs="Arial"/>
          <w:sz w:val="22"/>
          <w:szCs w:val="22"/>
        </w:rPr>
        <w:t xml:space="preserve"> </w:t>
      </w:r>
      <w:proofErr w:type="spellStart"/>
      <w:r w:rsidRPr="000D3259">
        <w:rPr>
          <w:rFonts w:ascii="Arial" w:hAnsi="Arial" w:cs="Arial"/>
          <w:sz w:val="22"/>
          <w:szCs w:val="22"/>
        </w:rPr>
        <w:t>sebaliknya</w:t>
      </w:r>
      <w:proofErr w:type="spellEnd"/>
      <w:r w:rsidRPr="000D3259">
        <w:rPr>
          <w:rFonts w:ascii="Arial" w:hAnsi="Arial" w:cs="Arial"/>
          <w:sz w:val="22"/>
          <w:szCs w:val="22"/>
        </w:rPr>
        <w:t>.</w:t>
      </w:r>
    </w:p>
    <w:p w14:paraId="38D8609C" w14:textId="77777777" w:rsidR="00246BA2" w:rsidRPr="000D3259" w:rsidRDefault="00246BA2" w:rsidP="000D3259">
      <w:pPr>
        <w:pStyle w:val="ListParagraph"/>
        <w:numPr>
          <w:ilvl w:val="0"/>
          <w:numId w:val="63"/>
        </w:numPr>
        <w:spacing w:line="276" w:lineRule="auto"/>
        <w:ind w:left="1701" w:hanging="425"/>
        <w:contextualSpacing w:val="0"/>
        <w:rPr>
          <w:rFonts w:ascii="Arial" w:hAnsi="Arial" w:cs="Arial"/>
          <w:color w:val="000000"/>
          <w:sz w:val="22"/>
          <w:szCs w:val="22"/>
        </w:rPr>
      </w:pPr>
      <w:proofErr w:type="spellStart"/>
      <w:r w:rsidRPr="000D3259">
        <w:rPr>
          <w:rFonts w:ascii="Arial" w:hAnsi="Arial" w:cs="Arial"/>
          <w:sz w:val="22"/>
          <w:szCs w:val="22"/>
        </w:rPr>
        <w:t>Untuk</w:t>
      </w:r>
      <w:proofErr w:type="spellEnd"/>
      <w:r w:rsidRPr="000D3259">
        <w:rPr>
          <w:rFonts w:ascii="Arial" w:hAnsi="Arial" w:cs="Arial"/>
          <w:sz w:val="22"/>
          <w:szCs w:val="22"/>
        </w:rPr>
        <w:t xml:space="preserve"> </w:t>
      </w:r>
      <w:proofErr w:type="spellStart"/>
      <w:r w:rsidRPr="000D3259">
        <w:rPr>
          <w:rFonts w:ascii="Arial" w:hAnsi="Arial" w:cs="Arial"/>
          <w:sz w:val="22"/>
          <w:szCs w:val="22"/>
        </w:rPr>
        <w:t>penyampaian</w:t>
      </w:r>
      <w:proofErr w:type="spellEnd"/>
      <w:r w:rsidRPr="000D3259">
        <w:rPr>
          <w:rFonts w:ascii="Arial" w:hAnsi="Arial" w:cs="Arial"/>
          <w:sz w:val="22"/>
          <w:szCs w:val="22"/>
        </w:rPr>
        <w:t xml:space="preserve"> </w:t>
      </w:r>
      <w:proofErr w:type="spellStart"/>
      <w:r w:rsidRPr="000D3259">
        <w:rPr>
          <w:rFonts w:ascii="Arial" w:hAnsi="Arial" w:cs="Arial"/>
          <w:sz w:val="22"/>
          <w:szCs w:val="22"/>
        </w:rPr>
        <w:t>dokumen</w:t>
      </w:r>
      <w:proofErr w:type="spellEnd"/>
      <w:r w:rsidRPr="000D3259">
        <w:rPr>
          <w:rFonts w:ascii="Arial" w:hAnsi="Arial" w:cs="Arial"/>
          <w:sz w:val="22"/>
          <w:szCs w:val="22"/>
        </w:rPr>
        <w:t xml:space="preserve"> </w:t>
      </w:r>
      <w:proofErr w:type="spellStart"/>
      <w:r w:rsidRPr="000D3259">
        <w:rPr>
          <w:rFonts w:ascii="Arial" w:hAnsi="Arial" w:cs="Arial"/>
          <w:sz w:val="22"/>
          <w:szCs w:val="22"/>
        </w:rPr>
        <w:t>secara</w:t>
      </w:r>
      <w:proofErr w:type="spellEnd"/>
      <w:r w:rsidRPr="000D3259">
        <w:rPr>
          <w:rFonts w:ascii="Arial" w:hAnsi="Arial" w:cs="Arial"/>
          <w:sz w:val="22"/>
          <w:szCs w:val="22"/>
        </w:rPr>
        <w:t xml:space="preserve"> digital </w:t>
      </w:r>
      <w:proofErr w:type="spellStart"/>
      <w:r w:rsidRPr="000D3259">
        <w:rPr>
          <w:rFonts w:ascii="Arial" w:hAnsi="Arial" w:cs="Arial"/>
          <w:sz w:val="22"/>
          <w:szCs w:val="22"/>
        </w:rPr>
        <w:t>maka</w:t>
      </w:r>
      <w:proofErr w:type="spellEnd"/>
      <w:r w:rsidRPr="000D3259">
        <w:rPr>
          <w:rFonts w:ascii="Arial" w:hAnsi="Arial" w:cs="Arial"/>
          <w:sz w:val="22"/>
          <w:szCs w:val="22"/>
        </w:rPr>
        <w:t xml:space="preserve"> </w:t>
      </w:r>
      <w:r w:rsidRPr="000D3259">
        <w:rPr>
          <w:rFonts w:ascii="Arial" w:hAnsi="Arial" w:cs="Arial"/>
          <w:b/>
          <w:sz w:val="22"/>
          <w:szCs w:val="22"/>
        </w:rPr>
        <w:t xml:space="preserve">PIHAK KEDUA </w:t>
      </w:r>
      <w:proofErr w:type="spellStart"/>
      <w:r w:rsidRPr="000D3259">
        <w:rPr>
          <w:rFonts w:ascii="Arial" w:hAnsi="Arial" w:cs="Arial"/>
          <w:sz w:val="22"/>
          <w:szCs w:val="22"/>
        </w:rPr>
        <w:t>bertanggung</w:t>
      </w:r>
      <w:proofErr w:type="spellEnd"/>
      <w:r w:rsidRPr="000D3259">
        <w:rPr>
          <w:rFonts w:ascii="Arial" w:hAnsi="Arial" w:cs="Arial"/>
          <w:sz w:val="22"/>
          <w:szCs w:val="22"/>
        </w:rPr>
        <w:t xml:space="preserve"> </w:t>
      </w:r>
      <w:proofErr w:type="spellStart"/>
      <w:r w:rsidRPr="000D3259">
        <w:rPr>
          <w:rFonts w:ascii="Arial" w:hAnsi="Arial" w:cs="Arial"/>
          <w:sz w:val="22"/>
          <w:szCs w:val="22"/>
        </w:rPr>
        <w:t>jawab</w:t>
      </w:r>
      <w:proofErr w:type="spellEnd"/>
      <w:r w:rsidRPr="000D3259">
        <w:rPr>
          <w:rFonts w:ascii="Arial" w:hAnsi="Arial" w:cs="Arial"/>
          <w:sz w:val="22"/>
          <w:szCs w:val="22"/>
        </w:rPr>
        <w:t xml:space="preserve"> </w:t>
      </w:r>
      <w:proofErr w:type="spellStart"/>
      <w:r w:rsidRPr="000D3259">
        <w:rPr>
          <w:rFonts w:ascii="Arial" w:hAnsi="Arial" w:cs="Arial"/>
          <w:sz w:val="22"/>
          <w:szCs w:val="22"/>
        </w:rPr>
        <w:t>atas</w:t>
      </w:r>
      <w:proofErr w:type="spellEnd"/>
      <w:r w:rsidRPr="000D3259">
        <w:rPr>
          <w:rFonts w:ascii="Arial" w:hAnsi="Arial" w:cs="Arial"/>
          <w:sz w:val="22"/>
          <w:szCs w:val="22"/>
        </w:rPr>
        <w:t xml:space="preserve"> </w:t>
      </w:r>
      <w:proofErr w:type="spellStart"/>
      <w:r w:rsidRPr="000D3259">
        <w:rPr>
          <w:rFonts w:ascii="Arial" w:hAnsi="Arial" w:cs="Arial"/>
          <w:sz w:val="22"/>
          <w:szCs w:val="22"/>
        </w:rPr>
        <w:t>keaslian</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Elektronik</w:t>
      </w:r>
      <w:proofErr w:type="spellEnd"/>
      <w:r w:rsidRPr="000D3259">
        <w:rPr>
          <w:rFonts w:ascii="Arial" w:hAnsi="Arial" w:cs="Arial"/>
          <w:sz w:val="22"/>
          <w:szCs w:val="22"/>
        </w:rPr>
        <w:t xml:space="preserve">, dan </w:t>
      </w:r>
      <w:proofErr w:type="spellStart"/>
      <w:r w:rsidRPr="000D3259">
        <w:rPr>
          <w:rFonts w:ascii="Arial" w:hAnsi="Arial" w:cs="Arial"/>
          <w:sz w:val="22"/>
          <w:szCs w:val="22"/>
        </w:rPr>
        <w:t>dapat</w:t>
      </w:r>
      <w:proofErr w:type="spellEnd"/>
      <w:r w:rsidRPr="000D3259">
        <w:rPr>
          <w:rFonts w:ascii="Arial" w:hAnsi="Arial" w:cs="Arial"/>
          <w:sz w:val="22"/>
          <w:szCs w:val="22"/>
        </w:rPr>
        <w:t xml:space="preserve"> </w:t>
      </w:r>
      <w:proofErr w:type="spellStart"/>
      <w:r w:rsidRPr="000D3259">
        <w:rPr>
          <w:rFonts w:ascii="Arial" w:hAnsi="Arial" w:cs="Arial"/>
          <w:sz w:val="22"/>
          <w:szCs w:val="22"/>
        </w:rPr>
        <w:t>memberikan</w:t>
      </w:r>
      <w:proofErr w:type="spellEnd"/>
      <w:r w:rsidRPr="000D3259">
        <w:rPr>
          <w:rFonts w:ascii="Arial" w:hAnsi="Arial" w:cs="Arial"/>
          <w:sz w:val="22"/>
          <w:szCs w:val="22"/>
        </w:rPr>
        <w:t xml:space="preserve"> </w:t>
      </w:r>
      <w:proofErr w:type="spellStart"/>
      <w:r w:rsidRPr="000D3259">
        <w:rPr>
          <w:rFonts w:ascii="Arial" w:hAnsi="Arial" w:cs="Arial"/>
          <w:sz w:val="22"/>
          <w:szCs w:val="22"/>
        </w:rPr>
        <w:t>berkas</w:t>
      </w:r>
      <w:proofErr w:type="spellEnd"/>
      <w:r w:rsidRPr="000D3259">
        <w:rPr>
          <w:rFonts w:ascii="Arial" w:hAnsi="Arial" w:cs="Arial"/>
          <w:sz w:val="22"/>
          <w:szCs w:val="22"/>
        </w:rPr>
        <w:t xml:space="preserve"> </w:t>
      </w:r>
      <w:proofErr w:type="spellStart"/>
      <w:r w:rsidRPr="000D3259">
        <w:rPr>
          <w:rFonts w:ascii="Arial" w:hAnsi="Arial" w:cs="Arial"/>
          <w:sz w:val="22"/>
          <w:szCs w:val="22"/>
        </w:rPr>
        <w:t>asli</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proofErr w:type="spellStart"/>
      <w:r w:rsidRPr="000D3259">
        <w:rPr>
          <w:rFonts w:ascii="Arial" w:hAnsi="Arial" w:cs="Arial"/>
          <w:sz w:val="22"/>
          <w:szCs w:val="22"/>
        </w:rPr>
        <w:t>kepada</w:t>
      </w:r>
      <w:proofErr w:type="spellEnd"/>
      <w:r w:rsidRPr="000D3259">
        <w:rPr>
          <w:rFonts w:ascii="Arial" w:hAnsi="Arial" w:cs="Arial"/>
          <w:sz w:val="22"/>
          <w:szCs w:val="22"/>
        </w:rPr>
        <w:t xml:space="preserve"> </w:t>
      </w:r>
      <w:r w:rsidRPr="000D3259">
        <w:rPr>
          <w:rFonts w:ascii="Arial" w:hAnsi="Arial" w:cs="Arial"/>
          <w:b/>
          <w:sz w:val="22"/>
          <w:szCs w:val="22"/>
        </w:rPr>
        <w:t>PIHAK PERTAMA</w:t>
      </w:r>
      <w:r w:rsidRPr="000D3259">
        <w:rPr>
          <w:rFonts w:ascii="Arial" w:hAnsi="Arial" w:cs="Arial"/>
          <w:sz w:val="22"/>
          <w:szCs w:val="22"/>
        </w:rPr>
        <w:t xml:space="preserve"> </w:t>
      </w:r>
      <w:proofErr w:type="spellStart"/>
      <w:r w:rsidRPr="000D3259">
        <w:rPr>
          <w:rFonts w:ascii="Arial" w:hAnsi="Arial" w:cs="Arial"/>
          <w:sz w:val="22"/>
          <w:szCs w:val="22"/>
        </w:rPr>
        <w:t>apabila</w:t>
      </w:r>
      <w:proofErr w:type="spellEnd"/>
      <w:r w:rsidRPr="000D3259">
        <w:rPr>
          <w:rFonts w:ascii="Arial" w:hAnsi="Arial" w:cs="Arial"/>
          <w:sz w:val="22"/>
          <w:szCs w:val="22"/>
        </w:rPr>
        <w:t xml:space="preserve"> </w:t>
      </w:r>
      <w:proofErr w:type="spellStart"/>
      <w:r w:rsidRPr="000D3259">
        <w:rPr>
          <w:rFonts w:ascii="Arial" w:hAnsi="Arial" w:cs="Arial"/>
          <w:sz w:val="22"/>
          <w:szCs w:val="22"/>
        </w:rPr>
        <w:t>dibutuhkan</w:t>
      </w:r>
      <w:proofErr w:type="spellEnd"/>
      <w:r w:rsidRPr="000D3259">
        <w:rPr>
          <w:rFonts w:ascii="Arial" w:hAnsi="Arial" w:cs="Arial"/>
          <w:sz w:val="22"/>
          <w:szCs w:val="22"/>
        </w:rPr>
        <w:t>.</w:t>
      </w:r>
    </w:p>
    <w:p w14:paraId="5FFF0335" w14:textId="77777777" w:rsidR="00246BA2" w:rsidRPr="000D3259" w:rsidRDefault="00246BA2" w:rsidP="000D3259">
      <w:pPr>
        <w:spacing w:line="276" w:lineRule="auto"/>
        <w:ind w:left="1276" w:hanging="425"/>
        <w:jc w:val="both"/>
        <w:rPr>
          <w:rFonts w:ascii="Arial" w:hAnsi="Arial" w:cs="Arial"/>
          <w:b/>
          <w:sz w:val="22"/>
          <w:szCs w:val="22"/>
        </w:rPr>
      </w:pPr>
    </w:p>
    <w:p w14:paraId="6AE570BB" w14:textId="11B1A226" w:rsidR="00246BA2" w:rsidRPr="000D3259" w:rsidRDefault="00246BA2" w:rsidP="000D3259">
      <w:pPr>
        <w:numPr>
          <w:ilvl w:val="1"/>
          <w:numId w:val="27"/>
        </w:numPr>
        <w:tabs>
          <w:tab w:val="clear" w:pos="1440"/>
        </w:tabs>
        <w:spacing w:line="276" w:lineRule="auto"/>
        <w:ind w:left="1276" w:hanging="425"/>
        <w:jc w:val="both"/>
        <w:rPr>
          <w:rFonts w:ascii="Arial" w:hAnsi="Arial" w:cs="Arial"/>
          <w:sz w:val="22"/>
          <w:szCs w:val="22"/>
          <w:lang w:val="fi-FI"/>
        </w:rPr>
      </w:pPr>
      <w:r w:rsidRPr="000D3259">
        <w:rPr>
          <w:rFonts w:ascii="Arial" w:hAnsi="Arial" w:cs="Arial"/>
          <w:sz w:val="22"/>
          <w:szCs w:val="22"/>
          <w:lang w:val="fi-FI"/>
        </w:rPr>
        <w:t xml:space="preserve">Tata cara pengajuan </w:t>
      </w:r>
      <w:r w:rsidR="00986B62" w:rsidRPr="000D3259">
        <w:rPr>
          <w:rFonts w:ascii="Arial" w:hAnsi="Arial" w:cs="Arial"/>
          <w:sz w:val="22"/>
          <w:szCs w:val="22"/>
          <w:lang w:val="fi-FI"/>
        </w:rPr>
        <w:t>Klaim</w:t>
      </w:r>
      <w:r w:rsidRPr="000D3259">
        <w:rPr>
          <w:rFonts w:ascii="Arial" w:hAnsi="Arial" w:cs="Arial"/>
          <w:sz w:val="22"/>
          <w:szCs w:val="22"/>
          <w:lang w:val="fi-FI"/>
        </w:rPr>
        <w:t xml:space="preserve"> Managed Care bagi Provider Irisan</w:t>
      </w:r>
      <w:r w:rsidR="00C414E3" w:rsidRPr="000D3259">
        <w:rPr>
          <w:rFonts w:ascii="Arial" w:hAnsi="Arial" w:cs="Arial"/>
          <w:sz w:val="22"/>
          <w:szCs w:val="22"/>
          <w:lang w:val="fi-FI"/>
        </w:rPr>
        <w:t xml:space="preserve"> </w:t>
      </w:r>
      <w:r w:rsidR="00C414E3" w:rsidRPr="000D3259">
        <w:rPr>
          <w:rFonts w:ascii="Arial" w:hAnsi="Arial" w:cs="Arial"/>
          <w:sz w:val="22"/>
          <w:szCs w:val="22"/>
          <w:lang w:val="sv-SE"/>
        </w:rPr>
        <w:t>BPJS Kesehatan</w:t>
      </w:r>
    </w:p>
    <w:p w14:paraId="7F22A918" w14:textId="77777777" w:rsidR="00246BA2" w:rsidRPr="000D3259" w:rsidRDefault="00246BA2" w:rsidP="000D3259">
      <w:pPr>
        <w:pStyle w:val="ListParagraph"/>
        <w:numPr>
          <w:ilvl w:val="0"/>
          <w:numId w:val="46"/>
        </w:numPr>
        <w:spacing w:line="276" w:lineRule="auto"/>
        <w:ind w:left="1701" w:hanging="425"/>
        <w:contextualSpacing w:val="0"/>
        <w:rPr>
          <w:rFonts w:ascii="Arial" w:hAnsi="Arial" w:cs="Arial"/>
          <w:sz w:val="22"/>
          <w:szCs w:val="22"/>
          <w:lang w:val="sv-SE"/>
        </w:rPr>
      </w:pPr>
      <w:r w:rsidRPr="000D3259">
        <w:rPr>
          <w:rFonts w:ascii="Arial" w:hAnsi="Arial" w:cs="Arial"/>
          <w:sz w:val="22"/>
          <w:szCs w:val="22"/>
          <w:lang w:val="sv-SE"/>
        </w:rPr>
        <w:t xml:space="preserve">Pengajuan </w:t>
      </w:r>
      <w:r w:rsidR="00986B62" w:rsidRPr="000D3259">
        <w:rPr>
          <w:rFonts w:ascii="Arial" w:hAnsi="Arial" w:cs="Arial"/>
          <w:sz w:val="22"/>
          <w:szCs w:val="22"/>
          <w:lang w:val="sv-SE"/>
        </w:rPr>
        <w:t>Klaim</w:t>
      </w:r>
      <w:r w:rsidRPr="000D3259">
        <w:rPr>
          <w:rFonts w:ascii="Arial" w:hAnsi="Arial" w:cs="Arial"/>
          <w:sz w:val="22"/>
          <w:szCs w:val="22"/>
          <w:lang w:val="sv-SE"/>
        </w:rPr>
        <w:t xml:space="preserve"> Manfaat Pelayanan Rawat Jalan Lanjutan </w:t>
      </w:r>
    </w:p>
    <w:p w14:paraId="6FBE04F6" w14:textId="60E11BC6" w:rsidR="00246BA2" w:rsidRPr="000D3259" w:rsidRDefault="00986B62" w:rsidP="000D3259">
      <w:pPr>
        <w:pStyle w:val="ListParagraph"/>
        <w:numPr>
          <w:ilvl w:val="4"/>
          <w:numId w:val="46"/>
        </w:numPr>
        <w:spacing w:line="276" w:lineRule="auto"/>
        <w:ind w:left="2127" w:hanging="425"/>
        <w:contextualSpacing w:val="0"/>
        <w:rPr>
          <w:rFonts w:ascii="Arial" w:hAnsi="Arial" w:cs="Arial"/>
          <w:sz w:val="22"/>
          <w:szCs w:val="22"/>
          <w:lang w:val="sv-SE"/>
        </w:rPr>
      </w:pPr>
      <w:r w:rsidRPr="000D3259">
        <w:rPr>
          <w:rFonts w:ascii="Arial" w:hAnsi="Arial" w:cs="Arial"/>
          <w:sz w:val="22"/>
          <w:szCs w:val="22"/>
          <w:lang w:val="id-ID"/>
        </w:rPr>
        <w:t>Klaim</w:t>
      </w:r>
      <w:r w:rsidR="00246BA2" w:rsidRPr="000D3259">
        <w:rPr>
          <w:rFonts w:ascii="Arial" w:hAnsi="Arial" w:cs="Arial"/>
          <w:sz w:val="22"/>
          <w:szCs w:val="22"/>
          <w:lang w:val="id-ID"/>
        </w:rPr>
        <w:t xml:space="preserve"> </w:t>
      </w:r>
      <w:r w:rsidR="00246BA2" w:rsidRPr="000D3259">
        <w:rPr>
          <w:rFonts w:ascii="Arial" w:hAnsi="Arial" w:cs="Arial"/>
          <w:sz w:val="22"/>
          <w:szCs w:val="22"/>
          <w:lang w:val="en-US"/>
        </w:rPr>
        <w:t xml:space="preserve">yang </w:t>
      </w:r>
      <w:proofErr w:type="spellStart"/>
      <w:r w:rsidR="00246BA2" w:rsidRPr="000D3259">
        <w:rPr>
          <w:rFonts w:ascii="Arial" w:hAnsi="Arial" w:cs="Arial"/>
          <w:sz w:val="22"/>
          <w:szCs w:val="22"/>
          <w:lang w:val="en-US"/>
        </w:rPr>
        <w:t>dapat</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diajukan</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ke</w:t>
      </w:r>
      <w:proofErr w:type="spellEnd"/>
      <w:r w:rsidR="00246BA2" w:rsidRPr="000D3259">
        <w:rPr>
          <w:rFonts w:ascii="Arial" w:hAnsi="Arial" w:cs="Arial"/>
          <w:sz w:val="22"/>
          <w:szCs w:val="22"/>
          <w:lang w:val="en-US"/>
        </w:rPr>
        <w:t xml:space="preserve"> </w:t>
      </w:r>
      <w:r w:rsidR="00246BA2" w:rsidRPr="000D3259">
        <w:rPr>
          <w:rFonts w:ascii="Arial" w:hAnsi="Arial" w:cs="Arial"/>
          <w:b/>
          <w:sz w:val="22"/>
          <w:szCs w:val="22"/>
          <w:lang w:val="en-US"/>
        </w:rPr>
        <w:t>PIHAK PERTAMA</w:t>
      </w:r>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adalah</w:t>
      </w:r>
      <w:proofErr w:type="spellEnd"/>
      <w:r w:rsidR="00246BA2" w:rsidRPr="000D3259">
        <w:rPr>
          <w:rFonts w:ascii="Arial" w:hAnsi="Arial" w:cs="Arial"/>
          <w:sz w:val="22"/>
          <w:szCs w:val="22"/>
          <w:lang w:val="en-US"/>
        </w:rPr>
        <w:t xml:space="preserve"> </w:t>
      </w:r>
      <w:proofErr w:type="spellStart"/>
      <w:r w:rsidRPr="000D3259">
        <w:rPr>
          <w:rFonts w:ascii="Arial" w:hAnsi="Arial" w:cs="Arial"/>
          <w:sz w:val="22"/>
          <w:szCs w:val="22"/>
          <w:lang w:val="en-US"/>
        </w:rPr>
        <w:t>Klaim</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sesuai</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hak</w:t>
      </w:r>
      <w:proofErr w:type="spellEnd"/>
      <w:r w:rsidR="00246BA2" w:rsidRPr="000D3259">
        <w:rPr>
          <w:rFonts w:ascii="Arial" w:hAnsi="Arial" w:cs="Arial"/>
          <w:sz w:val="22"/>
          <w:szCs w:val="22"/>
          <w:lang w:val="en-US"/>
        </w:rPr>
        <w:t xml:space="preserve"> </w:t>
      </w:r>
      <w:proofErr w:type="spellStart"/>
      <w:r w:rsidRPr="000D3259">
        <w:rPr>
          <w:rFonts w:ascii="Arial" w:hAnsi="Arial" w:cs="Arial"/>
          <w:sz w:val="22"/>
          <w:szCs w:val="22"/>
          <w:lang w:val="en-US"/>
        </w:rPr>
        <w:t>Peserta</w:t>
      </w:r>
      <w:proofErr w:type="spellEnd"/>
      <w:r w:rsidR="00102987" w:rsidRPr="000D3259">
        <w:rPr>
          <w:rFonts w:ascii="Arial" w:hAnsi="Arial" w:cs="Arial"/>
          <w:sz w:val="22"/>
          <w:szCs w:val="22"/>
          <w:lang w:val="en-US"/>
        </w:rPr>
        <w:t xml:space="preserve"> </w:t>
      </w:r>
      <w:r w:rsidR="00E77567" w:rsidRPr="000D3259">
        <w:rPr>
          <w:rFonts w:ascii="Arial" w:hAnsi="Arial" w:cs="Arial"/>
          <w:sz w:val="22"/>
          <w:szCs w:val="22"/>
          <w:lang w:val="en-US"/>
        </w:rPr>
        <w:t>BRILIFE</w:t>
      </w:r>
      <w:r w:rsidR="00102987" w:rsidRPr="000D3259">
        <w:rPr>
          <w:rFonts w:ascii="Arial" w:hAnsi="Arial" w:cs="Arial"/>
          <w:sz w:val="22"/>
          <w:szCs w:val="22"/>
          <w:lang w:val="en-US"/>
        </w:rPr>
        <w:t xml:space="preserve"> </w:t>
      </w:r>
      <w:proofErr w:type="spellStart"/>
      <w:r w:rsidR="00102987" w:rsidRPr="000D3259">
        <w:rPr>
          <w:rFonts w:ascii="Arial" w:hAnsi="Arial" w:cs="Arial"/>
          <w:sz w:val="22"/>
          <w:szCs w:val="22"/>
          <w:lang w:val="en-US"/>
        </w:rPr>
        <w:t>berdasarkan</w:t>
      </w:r>
      <w:proofErr w:type="spellEnd"/>
      <w:r w:rsidR="00102987" w:rsidRPr="000D3259">
        <w:rPr>
          <w:rFonts w:ascii="Arial" w:hAnsi="Arial" w:cs="Arial"/>
          <w:sz w:val="22"/>
          <w:szCs w:val="22"/>
          <w:lang w:val="en-US"/>
        </w:rPr>
        <w:t xml:space="preserve"> plan dan </w:t>
      </w:r>
      <w:proofErr w:type="spellStart"/>
      <w:r w:rsidR="00102987" w:rsidRPr="000D3259">
        <w:rPr>
          <w:rFonts w:ascii="Arial" w:hAnsi="Arial" w:cs="Arial"/>
          <w:sz w:val="22"/>
          <w:szCs w:val="22"/>
          <w:lang w:val="en-US"/>
        </w:rPr>
        <w:t>manfaat</w:t>
      </w:r>
      <w:proofErr w:type="spellEnd"/>
      <w:r w:rsidR="00102987" w:rsidRPr="000D3259">
        <w:rPr>
          <w:rFonts w:ascii="Arial" w:hAnsi="Arial" w:cs="Arial"/>
          <w:sz w:val="22"/>
          <w:szCs w:val="22"/>
          <w:lang w:val="en-US"/>
        </w:rPr>
        <w:t xml:space="preserve"> </w:t>
      </w:r>
      <w:proofErr w:type="spellStart"/>
      <w:r w:rsidR="00102987" w:rsidRPr="000D3259">
        <w:rPr>
          <w:rFonts w:ascii="Arial" w:hAnsi="Arial" w:cs="Arial"/>
          <w:sz w:val="22"/>
          <w:szCs w:val="22"/>
          <w:lang w:val="en-US"/>
        </w:rPr>
        <w:t>asuransi</w:t>
      </w:r>
      <w:proofErr w:type="spellEnd"/>
      <w:r w:rsidR="00102987" w:rsidRPr="000D3259">
        <w:rPr>
          <w:rFonts w:ascii="Arial" w:hAnsi="Arial" w:cs="Arial"/>
          <w:sz w:val="22"/>
          <w:szCs w:val="22"/>
          <w:lang w:val="en-US"/>
        </w:rPr>
        <w:t xml:space="preserve"> yang </w:t>
      </w:r>
      <w:proofErr w:type="spellStart"/>
      <w:r w:rsidR="00102987" w:rsidRPr="000D3259">
        <w:rPr>
          <w:rFonts w:ascii="Arial" w:hAnsi="Arial" w:cs="Arial"/>
          <w:sz w:val="22"/>
          <w:szCs w:val="22"/>
          <w:lang w:val="en-US"/>
        </w:rPr>
        <w:t>dimilikinya</w:t>
      </w:r>
      <w:proofErr w:type="spellEnd"/>
      <w:r w:rsidR="00102987" w:rsidRPr="000D3259">
        <w:rPr>
          <w:rFonts w:ascii="Arial" w:hAnsi="Arial" w:cs="Arial"/>
          <w:sz w:val="22"/>
          <w:szCs w:val="22"/>
          <w:lang w:val="en-US"/>
        </w:rPr>
        <w:t xml:space="preserve"> </w:t>
      </w:r>
      <w:r w:rsidR="00246BA2" w:rsidRPr="000D3259">
        <w:rPr>
          <w:rFonts w:ascii="Arial" w:hAnsi="Arial" w:cs="Arial"/>
          <w:sz w:val="22"/>
          <w:szCs w:val="22"/>
          <w:lang w:val="en-US"/>
        </w:rPr>
        <w:t xml:space="preserve">dan </w:t>
      </w:r>
      <w:proofErr w:type="spellStart"/>
      <w:r w:rsidR="00246BA2" w:rsidRPr="000D3259">
        <w:rPr>
          <w:rFonts w:ascii="Arial" w:hAnsi="Arial" w:cs="Arial"/>
          <w:sz w:val="22"/>
          <w:szCs w:val="22"/>
          <w:lang w:val="en-US"/>
        </w:rPr>
        <w:t>prosedur</w:t>
      </w:r>
      <w:proofErr w:type="spellEnd"/>
      <w:r w:rsidR="00246BA2" w:rsidRPr="000D3259">
        <w:rPr>
          <w:rFonts w:ascii="Arial" w:hAnsi="Arial" w:cs="Arial"/>
          <w:sz w:val="22"/>
          <w:szCs w:val="22"/>
          <w:lang w:val="en-US"/>
        </w:rPr>
        <w:t xml:space="preserve"> </w:t>
      </w:r>
      <w:r w:rsidR="00E77567" w:rsidRPr="000D3259">
        <w:rPr>
          <w:rFonts w:ascii="Arial" w:hAnsi="Arial" w:cs="Arial"/>
          <w:sz w:val="22"/>
          <w:szCs w:val="22"/>
          <w:lang w:val="en-US"/>
        </w:rPr>
        <w:t>BRILIFE</w:t>
      </w:r>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yaitu</w:t>
      </w:r>
      <w:proofErr w:type="spellEnd"/>
      <w:r w:rsidR="00246BA2" w:rsidRPr="000D3259">
        <w:rPr>
          <w:rFonts w:ascii="Arial" w:hAnsi="Arial" w:cs="Arial"/>
          <w:sz w:val="22"/>
          <w:szCs w:val="22"/>
          <w:lang w:val="en-US"/>
        </w:rPr>
        <w:t>:</w:t>
      </w:r>
    </w:p>
    <w:p w14:paraId="67D14C53" w14:textId="30F0B0C4" w:rsidR="00246BA2" w:rsidRPr="000D3259" w:rsidRDefault="00986B62" w:rsidP="000D3259">
      <w:pPr>
        <w:pStyle w:val="ListParagraph"/>
        <w:numPr>
          <w:ilvl w:val="3"/>
          <w:numId w:val="65"/>
        </w:numPr>
        <w:spacing w:line="276" w:lineRule="auto"/>
        <w:ind w:left="2552" w:hanging="425"/>
        <w:contextualSpacing w:val="0"/>
        <w:rPr>
          <w:rFonts w:ascii="Arial" w:hAnsi="Arial" w:cs="Arial"/>
          <w:sz w:val="22"/>
          <w:szCs w:val="22"/>
          <w:lang w:val="sv-SE"/>
        </w:rPr>
      </w:pPr>
      <w:r w:rsidRPr="000D3259">
        <w:rPr>
          <w:rFonts w:ascii="Arial" w:hAnsi="Arial" w:cs="Arial"/>
          <w:sz w:val="22"/>
          <w:szCs w:val="22"/>
          <w:lang w:val="sv-SE"/>
        </w:rPr>
        <w:t>Klaim</w:t>
      </w:r>
      <w:r w:rsidR="00246BA2" w:rsidRPr="000D3259">
        <w:rPr>
          <w:rFonts w:ascii="Arial" w:hAnsi="Arial" w:cs="Arial"/>
          <w:sz w:val="22"/>
          <w:szCs w:val="22"/>
          <w:lang w:val="sv-SE"/>
        </w:rPr>
        <w:t xml:space="preserve"> </w:t>
      </w:r>
      <w:proofErr w:type="spellStart"/>
      <w:r w:rsidR="00246BA2" w:rsidRPr="000D3259">
        <w:rPr>
          <w:rFonts w:ascii="Arial" w:hAnsi="Arial" w:cs="Arial"/>
          <w:sz w:val="22"/>
          <w:szCs w:val="22"/>
          <w:lang w:val="en-US"/>
        </w:rPr>
        <w:t>atas</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Manfaat</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Pelayanan</w:t>
      </w:r>
      <w:proofErr w:type="spellEnd"/>
      <w:r w:rsidR="00246BA2" w:rsidRPr="000D3259">
        <w:rPr>
          <w:rFonts w:ascii="Arial" w:hAnsi="Arial" w:cs="Arial"/>
          <w:sz w:val="22"/>
          <w:szCs w:val="22"/>
          <w:lang w:val="en-US"/>
        </w:rPr>
        <w:t xml:space="preserve"> Rawat Jalan </w:t>
      </w:r>
      <w:proofErr w:type="spellStart"/>
      <w:r w:rsidR="00246BA2" w:rsidRPr="000D3259">
        <w:rPr>
          <w:rFonts w:ascii="Arial" w:hAnsi="Arial" w:cs="Arial"/>
          <w:sz w:val="22"/>
          <w:szCs w:val="22"/>
          <w:lang w:val="en-US"/>
        </w:rPr>
        <w:t>Lanjutan</w:t>
      </w:r>
      <w:proofErr w:type="spellEnd"/>
      <w:r w:rsidR="00246BA2" w:rsidRPr="000D3259">
        <w:rPr>
          <w:rFonts w:ascii="Arial" w:hAnsi="Arial" w:cs="Arial"/>
          <w:sz w:val="22"/>
          <w:szCs w:val="22"/>
          <w:lang w:val="sv-SE"/>
        </w:rPr>
        <w:t xml:space="preserve"> </w:t>
      </w:r>
      <w:r w:rsidRPr="000D3259">
        <w:rPr>
          <w:rFonts w:ascii="Arial" w:hAnsi="Arial" w:cs="Arial"/>
          <w:sz w:val="22"/>
          <w:szCs w:val="22"/>
          <w:lang w:val="sv-SE"/>
        </w:rPr>
        <w:t>Peserta</w:t>
      </w:r>
      <w:r w:rsidR="00246BA2"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00246BA2" w:rsidRPr="000D3259">
        <w:rPr>
          <w:rFonts w:ascii="Arial" w:hAnsi="Arial" w:cs="Arial"/>
          <w:sz w:val="22"/>
          <w:szCs w:val="22"/>
          <w:lang w:val="sv-SE"/>
        </w:rPr>
        <w:t>, dan atau</w:t>
      </w:r>
    </w:p>
    <w:p w14:paraId="6369E8D6" w14:textId="77777777" w:rsidR="00246BA2" w:rsidRPr="000D3259" w:rsidRDefault="00986B62" w:rsidP="000D3259">
      <w:pPr>
        <w:pStyle w:val="ListParagraph"/>
        <w:numPr>
          <w:ilvl w:val="3"/>
          <w:numId w:val="65"/>
        </w:numPr>
        <w:spacing w:line="276" w:lineRule="auto"/>
        <w:ind w:left="2552" w:hanging="425"/>
        <w:contextualSpacing w:val="0"/>
        <w:rPr>
          <w:rFonts w:ascii="Arial" w:hAnsi="Arial" w:cs="Arial"/>
          <w:sz w:val="22"/>
          <w:szCs w:val="22"/>
          <w:lang w:val="sv-SE"/>
        </w:rPr>
      </w:pPr>
      <w:proofErr w:type="spellStart"/>
      <w:r w:rsidRPr="000D3259">
        <w:rPr>
          <w:rFonts w:ascii="Arial" w:hAnsi="Arial" w:cs="Arial"/>
          <w:sz w:val="22"/>
          <w:szCs w:val="22"/>
          <w:lang w:val="en-US"/>
        </w:rPr>
        <w:t>Klaim</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atas</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Manfaat</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Pelayanan</w:t>
      </w:r>
      <w:proofErr w:type="spellEnd"/>
      <w:r w:rsidR="00246BA2" w:rsidRPr="000D3259">
        <w:rPr>
          <w:rFonts w:ascii="Arial" w:hAnsi="Arial" w:cs="Arial"/>
          <w:sz w:val="22"/>
          <w:szCs w:val="22"/>
          <w:lang w:val="en-US"/>
        </w:rPr>
        <w:t xml:space="preserve"> Rawat Jalan </w:t>
      </w:r>
      <w:proofErr w:type="spellStart"/>
      <w:r w:rsidR="00246BA2" w:rsidRPr="000D3259">
        <w:rPr>
          <w:rFonts w:ascii="Arial" w:hAnsi="Arial" w:cs="Arial"/>
          <w:sz w:val="22"/>
          <w:szCs w:val="22"/>
          <w:lang w:val="en-US"/>
        </w:rPr>
        <w:t>Lanjutan</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atas</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pelayanan</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Manfaat</w:t>
      </w:r>
      <w:proofErr w:type="spellEnd"/>
      <w:r w:rsidR="00246BA2" w:rsidRPr="000D3259">
        <w:rPr>
          <w:rFonts w:ascii="Arial" w:hAnsi="Arial" w:cs="Arial"/>
          <w:sz w:val="22"/>
          <w:szCs w:val="22"/>
          <w:lang w:val="en-US"/>
        </w:rPr>
        <w:t xml:space="preserve"> Top Up yang </w:t>
      </w:r>
      <w:proofErr w:type="spellStart"/>
      <w:r w:rsidR="00246BA2" w:rsidRPr="000D3259">
        <w:rPr>
          <w:rFonts w:ascii="Arial" w:hAnsi="Arial" w:cs="Arial"/>
          <w:sz w:val="22"/>
          <w:szCs w:val="22"/>
          <w:lang w:val="en-US"/>
        </w:rPr>
        <w:t>diperoleh</w:t>
      </w:r>
      <w:proofErr w:type="spellEnd"/>
      <w:r w:rsidR="00246BA2" w:rsidRPr="000D3259">
        <w:rPr>
          <w:rFonts w:ascii="Arial" w:hAnsi="Arial" w:cs="Arial"/>
          <w:sz w:val="22"/>
          <w:szCs w:val="22"/>
          <w:lang w:val="en-US"/>
        </w:rPr>
        <w:t xml:space="preserve"> </w:t>
      </w:r>
      <w:proofErr w:type="spellStart"/>
      <w:r w:rsidRPr="000D3259">
        <w:rPr>
          <w:rFonts w:ascii="Arial" w:hAnsi="Arial" w:cs="Arial"/>
          <w:sz w:val="22"/>
          <w:szCs w:val="22"/>
          <w:lang w:val="en-US"/>
        </w:rPr>
        <w:t>Peserta</w:t>
      </w:r>
      <w:proofErr w:type="spellEnd"/>
      <w:r w:rsidR="00246BA2" w:rsidRPr="000D3259">
        <w:rPr>
          <w:rFonts w:ascii="Arial" w:hAnsi="Arial" w:cs="Arial"/>
          <w:sz w:val="22"/>
          <w:szCs w:val="22"/>
          <w:lang w:val="en-US"/>
        </w:rPr>
        <w:t xml:space="preserve"> </w:t>
      </w:r>
      <w:r w:rsidR="000752B4" w:rsidRPr="000D3259">
        <w:rPr>
          <w:rFonts w:ascii="Arial" w:hAnsi="Arial" w:cs="Arial"/>
          <w:color w:val="000000"/>
          <w:sz w:val="22"/>
          <w:szCs w:val="22"/>
          <w:lang w:val="sv-SE"/>
        </w:rPr>
        <w:t xml:space="preserve">Manfaat </w:t>
      </w:r>
      <w:r w:rsidR="000752B4" w:rsidRPr="000D3259">
        <w:rPr>
          <w:rFonts w:ascii="Arial" w:hAnsi="Arial" w:cs="Arial"/>
          <w:i/>
          <w:color w:val="000000"/>
          <w:sz w:val="22"/>
          <w:szCs w:val="22"/>
          <w:lang w:val="sv-SE"/>
        </w:rPr>
        <w:t xml:space="preserve">Top Up </w:t>
      </w:r>
      <w:r w:rsidR="000752B4" w:rsidRPr="000D3259">
        <w:rPr>
          <w:rFonts w:ascii="Arial" w:hAnsi="Arial" w:cs="Arial"/>
          <w:color w:val="000000"/>
          <w:sz w:val="22"/>
          <w:szCs w:val="22"/>
          <w:lang w:val="sv-SE"/>
        </w:rPr>
        <w:t>BPJS Kesehatan</w:t>
      </w:r>
      <w:r w:rsidR="000752B4"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dengan</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Kartu</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satu</w:t>
      </w:r>
      <w:proofErr w:type="spellEnd"/>
      <w:r w:rsidR="00246BA2" w:rsidRPr="000D3259">
        <w:rPr>
          <w:rFonts w:ascii="Arial" w:hAnsi="Arial" w:cs="Arial"/>
          <w:sz w:val="22"/>
          <w:szCs w:val="22"/>
          <w:lang w:val="en-US"/>
        </w:rPr>
        <w:t xml:space="preserve"> logo, dan </w:t>
      </w:r>
      <w:proofErr w:type="spellStart"/>
      <w:r w:rsidR="00246BA2" w:rsidRPr="000D3259">
        <w:rPr>
          <w:rFonts w:ascii="Arial" w:hAnsi="Arial" w:cs="Arial"/>
          <w:sz w:val="22"/>
          <w:szCs w:val="22"/>
          <w:lang w:val="en-US"/>
        </w:rPr>
        <w:t>atau</w:t>
      </w:r>
      <w:proofErr w:type="spellEnd"/>
    </w:p>
    <w:p w14:paraId="71164E07" w14:textId="77777777" w:rsidR="00246BA2" w:rsidRPr="000D3259" w:rsidRDefault="00986B62" w:rsidP="000D3259">
      <w:pPr>
        <w:pStyle w:val="ListParagraph"/>
        <w:numPr>
          <w:ilvl w:val="3"/>
          <w:numId w:val="65"/>
        </w:numPr>
        <w:spacing w:line="276" w:lineRule="auto"/>
        <w:ind w:left="2552" w:hanging="425"/>
        <w:contextualSpacing w:val="0"/>
        <w:rPr>
          <w:rFonts w:ascii="Arial" w:hAnsi="Arial" w:cs="Arial"/>
          <w:sz w:val="22"/>
          <w:szCs w:val="22"/>
          <w:lang w:val="sv-SE"/>
        </w:rPr>
      </w:pPr>
      <w:proofErr w:type="spellStart"/>
      <w:r w:rsidRPr="000D3259">
        <w:rPr>
          <w:rFonts w:ascii="Arial" w:hAnsi="Arial" w:cs="Arial"/>
          <w:sz w:val="22"/>
          <w:szCs w:val="22"/>
          <w:lang w:val="en-US"/>
        </w:rPr>
        <w:t>Klaim</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atas</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Manfaat</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Pelayanan</w:t>
      </w:r>
      <w:proofErr w:type="spellEnd"/>
      <w:r w:rsidR="00246BA2" w:rsidRPr="000D3259">
        <w:rPr>
          <w:rFonts w:ascii="Arial" w:hAnsi="Arial" w:cs="Arial"/>
          <w:sz w:val="22"/>
          <w:szCs w:val="22"/>
          <w:lang w:val="en-US"/>
        </w:rPr>
        <w:t xml:space="preserve"> Rawat Jalan </w:t>
      </w:r>
      <w:proofErr w:type="spellStart"/>
      <w:r w:rsidR="00246BA2" w:rsidRPr="000D3259">
        <w:rPr>
          <w:rFonts w:ascii="Arial" w:hAnsi="Arial" w:cs="Arial"/>
          <w:sz w:val="22"/>
          <w:szCs w:val="22"/>
          <w:lang w:val="en-US"/>
        </w:rPr>
        <w:t>Lanjutan</w:t>
      </w:r>
      <w:proofErr w:type="spellEnd"/>
      <w:r w:rsidR="00246BA2" w:rsidRPr="000D3259">
        <w:rPr>
          <w:rFonts w:ascii="Arial" w:hAnsi="Arial" w:cs="Arial"/>
          <w:sz w:val="22"/>
          <w:szCs w:val="22"/>
          <w:lang w:val="en-US"/>
        </w:rPr>
        <w:t xml:space="preserve"> </w:t>
      </w:r>
      <w:proofErr w:type="spellStart"/>
      <w:r w:rsidRPr="000D3259">
        <w:rPr>
          <w:rFonts w:ascii="Arial" w:hAnsi="Arial" w:cs="Arial"/>
          <w:sz w:val="22"/>
          <w:szCs w:val="22"/>
          <w:lang w:val="en-US"/>
        </w:rPr>
        <w:t>Peserta</w:t>
      </w:r>
      <w:proofErr w:type="spellEnd"/>
      <w:r w:rsidR="00246BA2" w:rsidRPr="000D3259">
        <w:rPr>
          <w:rFonts w:ascii="Arial" w:hAnsi="Arial" w:cs="Arial"/>
          <w:sz w:val="22"/>
          <w:szCs w:val="22"/>
          <w:lang w:val="en-US"/>
        </w:rPr>
        <w:t xml:space="preserve"> </w:t>
      </w:r>
      <w:r w:rsidR="000752B4" w:rsidRPr="000D3259">
        <w:rPr>
          <w:rFonts w:ascii="Arial" w:hAnsi="Arial" w:cs="Arial"/>
          <w:color w:val="000000"/>
          <w:sz w:val="22"/>
          <w:szCs w:val="22"/>
          <w:lang w:val="sv-SE"/>
        </w:rPr>
        <w:t xml:space="preserve">Manfaat </w:t>
      </w:r>
      <w:r w:rsidR="000752B4" w:rsidRPr="000D3259">
        <w:rPr>
          <w:rFonts w:ascii="Arial" w:hAnsi="Arial" w:cs="Arial"/>
          <w:i/>
          <w:color w:val="000000"/>
          <w:sz w:val="22"/>
          <w:szCs w:val="22"/>
          <w:lang w:val="sv-SE"/>
        </w:rPr>
        <w:t xml:space="preserve">Top Up </w:t>
      </w:r>
      <w:r w:rsidR="000752B4" w:rsidRPr="000D3259">
        <w:rPr>
          <w:rFonts w:ascii="Arial" w:hAnsi="Arial" w:cs="Arial"/>
          <w:color w:val="000000"/>
          <w:sz w:val="22"/>
          <w:szCs w:val="22"/>
          <w:lang w:val="sv-SE"/>
        </w:rPr>
        <w:t>BPJS Kesehatan</w:t>
      </w:r>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dengan</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Kartu</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dua</w:t>
      </w:r>
      <w:proofErr w:type="spellEnd"/>
      <w:r w:rsidR="00246BA2" w:rsidRPr="000D3259">
        <w:rPr>
          <w:rFonts w:ascii="Arial" w:hAnsi="Arial" w:cs="Arial"/>
          <w:sz w:val="22"/>
          <w:szCs w:val="22"/>
          <w:lang w:val="en-US"/>
        </w:rPr>
        <w:t xml:space="preserve"> logo.</w:t>
      </w:r>
    </w:p>
    <w:p w14:paraId="7FBC5F25" w14:textId="77777777" w:rsidR="00246BA2" w:rsidRPr="000D3259" w:rsidRDefault="00246BA2" w:rsidP="000D3259">
      <w:pPr>
        <w:pStyle w:val="ListParagraph"/>
        <w:numPr>
          <w:ilvl w:val="4"/>
          <w:numId w:val="46"/>
        </w:numPr>
        <w:spacing w:line="276" w:lineRule="auto"/>
        <w:ind w:left="2127" w:hanging="425"/>
        <w:contextualSpacing w:val="0"/>
        <w:rPr>
          <w:rFonts w:ascii="Arial" w:hAnsi="Arial" w:cs="Arial"/>
          <w:sz w:val="22"/>
          <w:szCs w:val="22"/>
          <w:lang w:val="sv-SE"/>
        </w:rPr>
      </w:pPr>
      <w:proofErr w:type="spellStart"/>
      <w:r w:rsidRPr="000D3259">
        <w:rPr>
          <w:rFonts w:ascii="Arial" w:hAnsi="Arial" w:cs="Arial"/>
          <w:sz w:val="22"/>
          <w:szCs w:val="22"/>
          <w:lang w:val="en-US"/>
        </w:rPr>
        <w:t>Pengajuan</w:t>
      </w:r>
      <w:proofErr w:type="spellEnd"/>
      <w:r w:rsidRPr="000D3259">
        <w:rPr>
          <w:rFonts w:ascii="Arial" w:hAnsi="Arial" w:cs="Arial"/>
          <w:sz w:val="22"/>
          <w:szCs w:val="22"/>
          <w:lang w:val="en-US"/>
        </w:rPr>
        <w:t xml:space="preserve"> </w:t>
      </w:r>
      <w:proofErr w:type="spellStart"/>
      <w:r w:rsidR="00986B62" w:rsidRPr="000D3259">
        <w:rPr>
          <w:rFonts w:ascii="Arial" w:hAnsi="Arial" w:cs="Arial"/>
          <w:sz w:val="22"/>
          <w:szCs w:val="22"/>
          <w:lang w:val="en-US"/>
        </w:rPr>
        <w:t>Klaim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dilakukan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langsung</w:t>
      </w:r>
      <w:proofErr w:type="spellEnd"/>
      <w:r w:rsidRPr="000D3259">
        <w:rPr>
          <w:rFonts w:ascii="Arial" w:hAnsi="Arial" w:cs="Arial"/>
          <w:sz w:val="22"/>
          <w:szCs w:val="22"/>
          <w:lang w:val="en-US"/>
        </w:rPr>
        <w:t xml:space="preserve"> oleh </w:t>
      </w:r>
      <w:r w:rsidRPr="000D3259">
        <w:rPr>
          <w:rFonts w:ascii="Arial" w:hAnsi="Arial" w:cs="Arial"/>
          <w:b/>
          <w:sz w:val="22"/>
          <w:szCs w:val="22"/>
          <w:lang w:val="en-US"/>
        </w:rPr>
        <w:t>PIHAK KEDUA</w:t>
      </w:r>
      <w:r w:rsidRPr="000D3259">
        <w:rPr>
          <w:rFonts w:ascii="Arial" w:hAnsi="Arial" w:cs="Arial"/>
          <w:sz w:val="22"/>
          <w:szCs w:val="22"/>
          <w:lang w:val="en-US"/>
        </w:rPr>
        <w:t xml:space="preserve"> </w:t>
      </w:r>
      <w:proofErr w:type="spellStart"/>
      <w:r w:rsidRPr="000D3259">
        <w:rPr>
          <w:rFonts w:ascii="Arial" w:hAnsi="Arial" w:cs="Arial"/>
          <w:sz w:val="22"/>
          <w:szCs w:val="22"/>
          <w:lang w:val="en-US"/>
        </w:rPr>
        <w:t>ke</w:t>
      </w:r>
      <w:proofErr w:type="spellEnd"/>
      <w:r w:rsidRPr="000D3259">
        <w:rPr>
          <w:rFonts w:ascii="Arial" w:hAnsi="Arial" w:cs="Arial"/>
          <w:sz w:val="22"/>
          <w:szCs w:val="22"/>
          <w:lang w:val="en-US"/>
        </w:rPr>
        <w:t xml:space="preserve"> </w:t>
      </w:r>
      <w:r w:rsidRPr="000D3259">
        <w:rPr>
          <w:rFonts w:ascii="Arial" w:hAnsi="Arial" w:cs="Arial"/>
          <w:b/>
          <w:sz w:val="22"/>
          <w:szCs w:val="22"/>
          <w:lang w:val="en-US"/>
        </w:rPr>
        <w:t xml:space="preserve">PIHAK PERTAMA </w:t>
      </w:r>
      <w:proofErr w:type="spellStart"/>
      <w:r w:rsidRPr="000D3259">
        <w:rPr>
          <w:rFonts w:ascii="Arial" w:hAnsi="Arial" w:cs="Arial"/>
          <w:sz w:val="22"/>
          <w:szCs w:val="22"/>
          <w:lang w:val="en-US"/>
        </w:rPr>
        <w:t>sesuai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tarif</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pelayanan</w:t>
      </w:r>
      <w:proofErr w:type="spellEnd"/>
      <w:r w:rsidRPr="000D3259">
        <w:rPr>
          <w:rFonts w:ascii="Arial" w:hAnsi="Arial" w:cs="Arial"/>
          <w:sz w:val="22"/>
          <w:szCs w:val="22"/>
          <w:lang w:val="en-US"/>
        </w:rPr>
        <w:t xml:space="preserve"> yang </w:t>
      </w:r>
      <w:proofErr w:type="spellStart"/>
      <w:r w:rsidRPr="000D3259">
        <w:rPr>
          <w:rFonts w:ascii="Arial" w:hAnsi="Arial" w:cs="Arial"/>
          <w:sz w:val="22"/>
          <w:szCs w:val="22"/>
          <w:lang w:val="en-US"/>
        </w:rPr>
        <w:t>tercantum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dalam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lampiran</w:t>
      </w:r>
      <w:proofErr w:type="spellEnd"/>
      <w:r w:rsidRPr="000D3259">
        <w:rPr>
          <w:rFonts w:ascii="Arial" w:hAnsi="Arial" w:cs="Arial"/>
          <w:sz w:val="22"/>
          <w:szCs w:val="22"/>
          <w:lang w:val="en-US"/>
        </w:rPr>
        <w:t xml:space="preserve"> IV </w:t>
      </w:r>
      <w:proofErr w:type="spellStart"/>
      <w:r w:rsidRPr="000D3259">
        <w:rPr>
          <w:rFonts w:ascii="Arial" w:hAnsi="Arial" w:cs="Arial"/>
          <w:sz w:val="22"/>
          <w:szCs w:val="22"/>
          <w:lang w:val="en-US"/>
        </w:rPr>
        <w:t>Perjanjian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ini</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Syarat</w:t>
      </w:r>
      <w:proofErr w:type="spellEnd"/>
      <w:r w:rsidRPr="000D3259">
        <w:rPr>
          <w:rFonts w:ascii="Arial" w:hAnsi="Arial" w:cs="Arial"/>
          <w:sz w:val="22"/>
          <w:szCs w:val="22"/>
          <w:lang w:val="en-US"/>
        </w:rPr>
        <w:t xml:space="preserve"> dan </w:t>
      </w:r>
      <w:proofErr w:type="spellStart"/>
      <w:r w:rsidRPr="000D3259">
        <w:rPr>
          <w:rFonts w:ascii="Arial" w:hAnsi="Arial" w:cs="Arial"/>
          <w:sz w:val="22"/>
          <w:szCs w:val="22"/>
          <w:lang w:val="en-US"/>
        </w:rPr>
        <w:t>dokumen</w:t>
      </w:r>
      <w:proofErr w:type="spellEnd"/>
      <w:r w:rsidRPr="000D3259">
        <w:rPr>
          <w:rFonts w:ascii="Arial" w:hAnsi="Arial" w:cs="Arial"/>
          <w:sz w:val="22"/>
          <w:szCs w:val="22"/>
          <w:lang w:val="en-US"/>
        </w:rPr>
        <w:t xml:space="preserve"> </w:t>
      </w:r>
      <w:proofErr w:type="spellStart"/>
      <w:r w:rsidR="00986B62" w:rsidRPr="000D3259">
        <w:rPr>
          <w:rFonts w:ascii="Arial" w:hAnsi="Arial" w:cs="Arial"/>
          <w:sz w:val="22"/>
          <w:szCs w:val="22"/>
          <w:lang w:val="en-US"/>
        </w:rPr>
        <w:t>Klaim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mengacu</w:t>
      </w:r>
      <w:proofErr w:type="spellEnd"/>
      <w:r w:rsidRPr="000D3259">
        <w:rPr>
          <w:rFonts w:ascii="Arial" w:hAnsi="Arial" w:cs="Arial"/>
          <w:b/>
          <w:sz w:val="22"/>
          <w:szCs w:val="22"/>
          <w:lang w:val="en-US"/>
        </w:rPr>
        <w:t xml:space="preserve"> </w:t>
      </w:r>
      <w:r w:rsidRPr="000D3259">
        <w:rPr>
          <w:rFonts w:ascii="Arial" w:hAnsi="Arial" w:cs="Arial"/>
          <w:sz w:val="22"/>
          <w:szCs w:val="22"/>
          <w:lang w:val="en-US"/>
        </w:rPr>
        <w:t xml:space="preserve">pada point I. C </w:t>
      </w:r>
      <w:proofErr w:type="spellStart"/>
      <w:r w:rsidRPr="000D3259">
        <w:rPr>
          <w:rFonts w:ascii="Arial" w:hAnsi="Arial" w:cs="Arial"/>
          <w:sz w:val="22"/>
          <w:szCs w:val="22"/>
          <w:lang w:val="en-US"/>
        </w:rPr>
        <w:t>lampiran</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ini</w:t>
      </w:r>
      <w:proofErr w:type="spellEnd"/>
      <w:r w:rsidRPr="000D3259">
        <w:rPr>
          <w:rFonts w:ascii="Arial" w:hAnsi="Arial" w:cs="Arial"/>
          <w:sz w:val="22"/>
          <w:szCs w:val="22"/>
          <w:lang w:val="en-US"/>
        </w:rPr>
        <w:t>.</w:t>
      </w:r>
    </w:p>
    <w:p w14:paraId="789B1157" w14:textId="77777777" w:rsidR="00246BA2" w:rsidRPr="000D3259" w:rsidRDefault="00246BA2" w:rsidP="000D3259">
      <w:pPr>
        <w:pStyle w:val="ListParagraph"/>
        <w:spacing w:line="276" w:lineRule="auto"/>
        <w:ind w:left="1276" w:hanging="425"/>
        <w:contextualSpacing w:val="0"/>
        <w:rPr>
          <w:rFonts w:ascii="Arial" w:hAnsi="Arial" w:cs="Arial"/>
          <w:sz w:val="22"/>
          <w:szCs w:val="22"/>
          <w:lang w:val="sv-SE"/>
        </w:rPr>
      </w:pPr>
    </w:p>
    <w:p w14:paraId="6FF51D08" w14:textId="77777777" w:rsidR="00246BA2" w:rsidRPr="000D3259" w:rsidRDefault="00246BA2" w:rsidP="000D3259">
      <w:pPr>
        <w:pStyle w:val="ListParagraph"/>
        <w:numPr>
          <w:ilvl w:val="0"/>
          <w:numId w:val="46"/>
        </w:numPr>
        <w:spacing w:line="276" w:lineRule="auto"/>
        <w:ind w:left="1701" w:hanging="425"/>
        <w:contextualSpacing w:val="0"/>
        <w:rPr>
          <w:rFonts w:ascii="Arial" w:hAnsi="Arial" w:cs="Arial"/>
          <w:sz w:val="22"/>
          <w:szCs w:val="22"/>
          <w:lang w:val="sv-SE"/>
        </w:rPr>
      </w:pPr>
      <w:proofErr w:type="spellStart"/>
      <w:r w:rsidRPr="000D3259">
        <w:rPr>
          <w:rFonts w:ascii="Arial" w:hAnsi="Arial" w:cs="Arial"/>
          <w:sz w:val="22"/>
          <w:szCs w:val="22"/>
          <w:lang w:val="en-US"/>
        </w:rPr>
        <w:t>Pengajuan</w:t>
      </w:r>
      <w:proofErr w:type="spellEnd"/>
      <w:r w:rsidRPr="000D3259">
        <w:rPr>
          <w:rFonts w:ascii="Arial" w:hAnsi="Arial" w:cs="Arial"/>
          <w:sz w:val="22"/>
          <w:szCs w:val="22"/>
          <w:lang w:val="en-US"/>
        </w:rPr>
        <w:t xml:space="preserve"> </w:t>
      </w:r>
      <w:proofErr w:type="spellStart"/>
      <w:r w:rsidR="00986B62" w:rsidRPr="000D3259">
        <w:rPr>
          <w:rFonts w:ascii="Arial" w:hAnsi="Arial" w:cs="Arial"/>
          <w:sz w:val="22"/>
          <w:szCs w:val="22"/>
          <w:lang w:val="en-US"/>
        </w:rPr>
        <w:t>Klaim</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Manfaat</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Pelayanan</w:t>
      </w:r>
      <w:proofErr w:type="spellEnd"/>
      <w:r w:rsidRPr="000D3259">
        <w:rPr>
          <w:rFonts w:ascii="Arial" w:hAnsi="Arial" w:cs="Arial"/>
          <w:sz w:val="22"/>
          <w:szCs w:val="22"/>
          <w:lang w:val="en-US"/>
        </w:rPr>
        <w:t xml:space="preserve"> Rawat </w:t>
      </w:r>
      <w:proofErr w:type="spellStart"/>
      <w:r w:rsidRPr="000D3259">
        <w:rPr>
          <w:rFonts w:ascii="Arial" w:hAnsi="Arial" w:cs="Arial"/>
          <w:sz w:val="22"/>
          <w:szCs w:val="22"/>
          <w:lang w:val="en-US"/>
        </w:rPr>
        <w:t>Inap</w:t>
      </w:r>
      <w:proofErr w:type="spellEnd"/>
      <w:r w:rsidRPr="000D3259">
        <w:rPr>
          <w:rFonts w:ascii="Arial" w:hAnsi="Arial" w:cs="Arial"/>
          <w:sz w:val="22"/>
          <w:szCs w:val="22"/>
          <w:lang w:val="en-US"/>
        </w:rPr>
        <w:t xml:space="preserve"> </w:t>
      </w:r>
      <w:proofErr w:type="spellStart"/>
      <w:r w:rsidRPr="000D3259">
        <w:rPr>
          <w:rFonts w:ascii="Arial" w:hAnsi="Arial" w:cs="Arial"/>
          <w:sz w:val="22"/>
          <w:szCs w:val="22"/>
          <w:lang w:val="en-US"/>
        </w:rPr>
        <w:t>Lanjutan</w:t>
      </w:r>
      <w:proofErr w:type="spellEnd"/>
    </w:p>
    <w:p w14:paraId="2967A170" w14:textId="77777777" w:rsidR="00871B11" w:rsidRPr="000D3259" w:rsidRDefault="00986B62" w:rsidP="000D3259">
      <w:pPr>
        <w:pStyle w:val="ListParagraph"/>
        <w:numPr>
          <w:ilvl w:val="4"/>
          <w:numId w:val="46"/>
        </w:numPr>
        <w:spacing w:line="276" w:lineRule="auto"/>
        <w:ind w:left="2127" w:hanging="425"/>
        <w:contextualSpacing w:val="0"/>
        <w:rPr>
          <w:rFonts w:ascii="Arial" w:hAnsi="Arial" w:cs="Arial"/>
          <w:sz w:val="22"/>
          <w:szCs w:val="22"/>
          <w:lang w:val="sv-SE"/>
        </w:rPr>
      </w:pPr>
      <w:proofErr w:type="spellStart"/>
      <w:r w:rsidRPr="000D3259">
        <w:rPr>
          <w:rFonts w:ascii="Arial" w:hAnsi="Arial" w:cs="Arial"/>
          <w:sz w:val="22"/>
          <w:szCs w:val="22"/>
          <w:lang w:val="en-US"/>
        </w:rPr>
        <w:t>Klaim</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Manfaat</w:t>
      </w:r>
      <w:proofErr w:type="spellEnd"/>
      <w:r w:rsidR="00246BA2" w:rsidRPr="000D3259">
        <w:rPr>
          <w:rFonts w:ascii="Arial" w:hAnsi="Arial" w:cs="Arial"/>
          <w:sz w:val="22"/>
          <w:szCs w:val="22"/>
          <w:lang w:val="en-US"/>
        </w:rPr>
        <w:t xml:space="preserve"> </w:t>
      </w:r>
      <w:proofErr w:type="spellStart"/>
      <w:r w:rsidR="00246BA2" w:rsidRPr="000D3259">
        <w:rPr>
          <w:rFonts w:ascii="Arial" w:hAnsi="Arial" w:cs="Arial"/>
          <w:sz w:val="22"/>
          <w:szCs w:val="22"/>
          <w:lang w:val="en-US"/>
        </w:rPr>
        <w:t>Pelayanan</w:t>
      </w:r>
      <w:proofErr w:type="spellEnd"/>
      <w:r w:rsidR="00246BA2" w:rsidRPr="000D3259">
        <w:rPr>
          <w:rFonts w:ascii="Arial" w:hAnsi="Arial" w:cs="Arial"/>
          <w:sz w:val="22"/>
          <w:szCs w:val="22"/>
          <w:lang w:val="en-US"/>
        </w:rPr>
        <w:t xml:space="preserve"> Rawat </w:t>
      </w:r>
      <w:proofErr w:type="spellStart"/>
      <w:r w:rsidR="00246BA2" w:rsidRPr="000D3259">
        <w:rPr>
          <w:rFonts w:ascii="Arial" w:hAnsi="Arial" w:cs="Arial"/>
          <w:sz w:val="22"/>
          <w:szCs w:val="22"/>
          <w:lang w:val="en-US"/>
        </w:rPr>
        <w:t>Inap</w:t>
      </w:r>
      <w:proofErr w:type="spellEnd"/>
      <w:r w:rsidR="00246BA2" w:rsidRPr="000D3259">
        <w:rPr>
          <w:rFonts w:ascii="Arial" w:hAnsi="Arial" w:cs="Arial"/>
          <w:sz w:val="22"/>
          <w:szCs w:val="22"/>
          <w:lang w:val="en-US"/>
        </w:rPr>
        <w:t xml:space="preserve"> </w:t>
      </w:r>
      <w:proofErr w:type="spellStart"/>
      <w:r w:rsidR="00871B11" w:rsidRPr="000D3259">
        <w:rPr>
          <w:rFonts w:ascii="Arial" w:hAnsi="Arial" w:cs="Arial"/>
          <w:sz w:val="22"/>
          <w:szCs w:val="22"/>
          <w:lang w:val="en-US"/>
        </w:rPr>
        <w:t>dengan</w:t>
      </w:r>
      <w:proofErr w:type="spellEnd"/>
      <w:r w:rsidR="00871B11" w:rsidRPr="000D3259">
        <w:rPr>
          <w:rFonts w:ascii="Arial" w:hAnsi="Arial" w:cs="Arial"/>
          <w:sz w:val="22"/>
          <w:szCs w:val="22"/>
          <w:lang w:val="en-US"/>
        </w:rPr>
        <w:t xml:space="preserve"> </w:t>
      </w:r>
      <w:proofErr w:type="spellStart"/>
      <w:r w:rsidR="00871B11" w:rsidRPr="000D3259">
        <w:rPr>
          <w:rFonts w:ascii="Arial" w:hAnsi="Arial" w:cs="Arial"/>
          <w:sz w:val="22"/>
          <w:szCs w:val="22"/>
          <w:lang w:val="en-US"/>
        </w:rPr>
        <w:t>Manfaat</w:t>
      </w:r>
      <w:proofErr w:type="spellEnd"/>
      <w:r w:rsidR="00871B11" w:rsidRPr="000D3259">
        <w:rPr>
          <w:rFonts w:ascii="Arial" w:hAnsi="Arial" w:cs="Arial"/>
          <w:sz w:val="22"/>
          <w:szCs w:val="22"/>
          <w:lang w:val="en-US"/>
        </w:rPr>
        <w:t xml:space="preserve"> </w:t>
      </w:r>
      <w:r w:rsidR="00871B11" w:rsidRPr="000D3259">
        <w:rPr>
          <w:rFonts w:ascii="Arial" w:hAnsi="Arial" w:cs="Arial"/>
          <w:i/>
          <w:sz w:val="22"/>
          <w:szCs w:val="22"/>
          <w:lang w:val="en-US"/>
        </w:rPr>
        <w:t xml:space="preserve">Top Up </w:t>
      </w:r>
      <w:r w:rsidR="00871B11" w:rsidRPr="000D3259">
        <w:rPr>
          <w:rFonts w:ascii="Arial" w:hAnsi="Arial" w:cs="Arial"/>
          <w:sz w:val="22"/>
          <w:szCs w:val="22"/>
          <w:lang w:val="en-US"/>
        </w:rPr>
        <w:t xml:space="preserve">BPJS </w:t>
      </w:r>
      <w:proofErr w:type="spellStart"/>
      <w:r w:rsidR="00871B11" w:rsidRPr="000D3259">
        <w:rPr>
          <w:rFonts w:ascii="Arial" w:hAnsi="Arial" w:cs="Arial"/>
          <w:sz w:val="22"/>
          <w:szCs w:val="22"/>
          <w:lang w:val="en-US"/>
        </w:rPr>
        <w:t>Kesehatan</w:t>
      </w:r>
      <w:proofErr w:type="spellEnd"/>
      <w:r w:rsidR="00246BA2" w:rsidRPr="000D3259">
        <w:rPr>
          <w:rFonts w:ascii="Arial" w:hAnsi="Arial" w:cs="Arial"/>
          <w:sz w:val="22"/>
          <w:szCs w:val="22"/>
          <w:lang w:val="sv-SE"/>
        </w:rPr>
        <w:t xml:space="preserve"> yaitu </w:t>
      </w:r>
      <w:r w:rsidRPr="000D3259">
        <w:rPr>
          <w:rFonts w:ascii="Arial" w:hAnsi="Arial" w:cs="Arial"/>
          <w:sz w:val="22"/>
          <w:szCs w:val="22"/>
          <w:lang w:val="sv-SE"/>
        </w:rPr>
        <w:t>Klaim</w:t>
      </w:r>
      <w:r w:rsidR="00246BA2" w:rsidRPr="000D3259">
        <w:rPr>
          <w:rFonts w:ascii="Arial" w:hAnsi="Arial" w:cs="Arial"/>
          <w:sz w:val="22"/>
          <w:szCs w:val="22"/>
          <w:lang w:val="sv-SE"/>
        </w:rPr>
        <w:t xml:space="preserve"> Rawat Inap </w:t>
      </w:r>
      <w:r w:rsidRPr="000D3259">
        <w:rPr>
          <w:rFonts w:ascii="Arial" w:hAnsi="Arial" w:cs="Arial"/>
          <w:sz w:val="22"/>
          <w:szCs w:val="22"/>
          <w:lang w:val="sv-SE"/>
        </w:rPr>
        <w:t>Peserta</w:t>
      </w:r>
      <w:r w:rsidR="00246BA2" w:rsidRPr="000D3259">
        <w:rPr>
          <w:rFonts w:ascii="Arial" w:hAnsi="Arial" w:cs="Arial"/>
          <w:sz w:val="22"/>
          <w:szCs w:val="22"/>
          <w:lang w:val="sv-SE"/>
        </w:rPr>
        <w:t xml:space="preserve"> yang dapat diajukan dengan mekanisme BPJS Kesehatan sebagai penjamin dan pembayar pertama. </w:t>
      </w:r>
    </w:p>
    <w:p w14:paraId="07A8FDF6" w14:textId="77777777" w:rsidR="00871B11" w:rsidRPr="000D3259" w:rsidRDefault="00246BA2" w:rsidP="000D3259">
      <w:pPr>
        <w:pStyle w:val="ListParagraph"/>
        <w:numPr>
          <w:ilvl w:val="4"/>
          <w:numId w:val="46"/>
        </w:numPr>
        <w:spacing w:line="276" w:lineRule="auto"/>
        <w:ind w:left="2127" w:hanging="425"/>
        <w:contextualSpacing w:val="0"/>
        <w:rPr>
          <w:rFonts w:ascii="Arial" w:hAnsi="Arial" w:cs="Arial"/>
          <w:sz w:val="22"/>
          <w:szCs w:val="22"/>
          <w:lang w:val="sv-SE"/>
        </w:rPr>
      </w:pPr>
      <w:proofErr w:type="spellStart"/>
      <w:r w:rsidRPr="000D3259">
        <w:rPr>
          <w:rFonts w:ascii="Arial" w:hAnsi="Arial" w:cs="Arial"/>
          <w:color w:val="000000"/>
          <w:sz w:val="22"/>
          <w:szCs w:val="22"/>
        </w:rPr>
        <w:t>Pengajuan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tagihan</w:t>
      </w:r>
      <w:proofErr w:type="spellEnd"/>
      <w:r w:rsidRPr="000D3259">
        <w:rPr>
          <w:rFonts w:ascii="Arial" w:hAnsi="Arial" w:cs="Arial"/>
          <w:color w:val="000000"/>
          <w:sz w:val="22"/>
          <w:szCs w:val="22"/>
        </w:rPr>
        <w:t xml:space="preserve"> oleh</w:t>
      </w:r>
      <w:r w:rsidRPr="000D3259">
        <w:rPr>
          <w:rFonts w:ascii="Arial" w:hAnsi="Arial" w:cs="Arial"/>
          <w:b/>
          <w:color w:val="000000"/>
          <w:sz w:val="22"/>
          <w:szCs w:val="22"/>
        </w:rPr>
        <w:t xml:space="preserve"> PIHAK KEDUA </w:t>
      </w:r>
      <w:proofErr w:type="spellStart"/>
      <w:r w:rsidRPr="000D3259">
        <w:rPr>
          <w:rFonts w:ascii="Arial" w:hAnsi="Arial" w:cs="Arial"/>
          <w:color w:val="000000"/>
          <w:sz w:val="22"/>
          <w:szCs w:val="22"/>
        </w:rPr>
        <w:t>ke</w:t>
      </w:r>
      <w:proofErr w:type="spellEnd"/>
      <w:r w:rsidRPr="000D3259">
        <w:rPr>
          <w:rFonts w:ascii="Arial" w:hAnsi="Arial" w:cs="Arial"/>
          <w:b/>
          <w:color w:val="000000"/>
          <w:sz w:val="22"/>
          <w:szCs w:val="22"/>
        </w:rPr>
        <w:t xml:space="preserve"> PIHAK PERTAMA </w:t>
      </w:r>
      <w:proofErr w:type="spellStart"/>
      <w:r w:rsidRPr="000D3259">
        <w:rPr>
          <w:rFonts w:ascii="Arial" w:hAnsi="Arial" w:cs="Arial"/>
          <w:color w:val="000000"/>
          <w:sz w:val="22"/>
          <w:szCs w:val="22"/>
        </w:rPr>
        <w:t>diajukan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secara</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elektronik</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dalam</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dua</w:t>
      </w:r>
      <w:proofErr w:type="spellEnd"/>
      <w:r w:rsidRPr="000D3259">
        <w:rPr>
          <w:rFonts w:ascii="Arial" w:hAnsi="Arial" w:cs="Arial"/>
          <w:color w:val="000000"/>
          <w:sz w:val="22"/>
          <w:szCs w:val="22"/>
        </w:rPr>
        <w:t xml:space="preserve"> register </w:t>
      </w:r>
      <w:proofErr w:type="spellStart"/>
      <w:r w:rsidRPr="000D3259">
        <w:rPr>
          <w:rFonts w:ascii="Arial" w:hAnsi="Arial" w:cs="Arial"/>
          <w:color w:val="000000"/>
          <w:sz w:val="22"/>
          <w:szCs w:val="22"/>
        </w:rPr>
        <w:t>terpisah</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disertai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dokumen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administrasi</w:t>
      </w:r>
      <w:proofErr w:type="spellEnd"/>
      <w:r w:rsidRPr="000D3259">
        <w:rPr>
          <w:rFonts w:ascii="Arial" w:hAnsi="Arial" w:cs="Arial"/>
          <w:color w:val="000000"/>
          <w:sz w:val="22"/>
          <w:szCs w:val="22"/>
        </w:rPr>
        <w:t xml:space="preserve"> </w:t>
      </w:r>
      <w:proofErr w:type="spellStart"/>
      <w:r w:rsidR="00986B62" w:rsidRPr="000D3259">
        <w:rPr>
          <w:rFonts w:ascii="Arial" w:hAnsi="Arial" w:cs="Arial"/>
          <w:color w:val="000000"/>
          <w:sz w:val="22"/>
          <w:szCs w:val="22"/>
        </w:rPr>
        <w:t>Klaim</w:t>
      </w:r>
      <w:proofErr w:type="spellEnd"/>
      <w:r w:rsidRPr="000D3259">
        <w:rPr>
          <w:rFonts w:ascii="Arial" w:hAnsi="Arial" w:cs="Arial"/>
          <w:color w:val="000000"/>
          <w:sz w:val="22"/>
          <w:szCs w:val="22"/>
        </w:rPr>
        <w:t xml:space="preserve"> </w:t>
      </w:r>
      <w:proofErr w:type="spellStart"/>
      <w:r w:rsidR="00871B11" w:rsidRPr="000D3259">
        <w:rPr>
          <w:rFonts w:ascii="Arial" w:hAnsi="Arial" w:cs="Arial"/>
          <w:sz w:val="22"/>
          <w:szCs w:val="22"/>
          <w:lang w:val="en-US"/>
        </w:rPr>
        <w:t>Manfaat</w:t>
      </w:r>
      <w:proofErr w:type="spellEnd"/>
      <w:r w:rsidR="00871B11" w:rsidRPr="000D3259">
        <w:rPr>
          <w:rFonts w:ascii="Arial" w:hAnsi="Arial" w:cs="Arial"/>
          <w:sz w:val="22"/>
          <w:szCs w:val="22"/>
          <w:lang w:val="en-US"/>
        </w:rPr>
        <w:t xml:space="preserve"> </w:t>
      </w:r>
      <w:r w:rsidR="00871B11" w:rsidRPr="000D3259">
        <w:rPr>
          <w:rFonts w:ascii="Arial" w:hAnsi="Arial" w:cs="Arial"/>
          <w:i/>
          <w:sz w:val="22"/>
          <w:szCs w:val="22"/>
          <w:lang w:val="en-US"/>
        </w:rPr>
        <w:t xml:space="preserve">Top Up </w:t>
      </w:r>
      <w:r w:rsidR="00871B11" w:rsidRPr="000D3259">
        <w:rPr>
          <w:rFonts w:ascii="Arial" w:hAnsi="Arial" w:cs="Arial"/>
          <w:sz w:val="22"/>
          <w:szCs w:val="22"/>
          <w:lang w:val="en-US"/>
        </w:rPr>
        <w:t xml:space="preserve">BPJS </w:t>
      </w:r>
      <w:proofErr w:type="spellStart"/>
      <w:r w:rsidR="00871B11" w:rsidRPr="000D3259">
        <w:rPr>
          <w:rFonts w:ascii="Arial" w:hAnsi="Arial" w:cs="Arial"/>
          <w:sz w:val="22"/>
          <w:szCs w:val="22"/>
          <w:lang w:val="en-US"/>
        </w:rPr>
        <w:t>Kesehatan</w:t>
      </w:r>
      <w:proofErr w:type="spellEnd"/>
      <w:r w:rsidR="00871B11" w:rsidRPr="000D3259">
        <w:rPr>
          <w:rFonts w:ascii="Arial" w:hAnsi="Arial" w:cs="Arial"/>
          <w:sz w:val="22"/>
          <w:szCs w:val="22"/>
          <w:lang w:val="sv-SE"/>
        </w:rPr>
        <w:t xml:space="preserve"> </w:t>
      </w:r>
      <w:proofErr w:type="spellStart"/>
      <w:r w:rsidRPr="000D3259">
        <w:rPr>
          <w:rFonts w:ascii="Arial" w:hAnsi="Arial" w:cs="Arial"/>
          <w:color w:val="000000"/>
          <w:sz w:val="22"/>
          <w:szCs w:val="22"/>
        </w:rPr>
        <w:t>sesuai</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lampiran</w:t>
      </w:r>
      <w:proofErr w:type="spellEnd"/>
      <w:r w:rsidRPr="000D3259">
        <w:rPr>
          <w:rFonts w:ascii="Arial" w:hAnsi="Arial" w:cs="Arial"/>
          <w:color w:val="000000"/>
          <w:sz w:val="22"/>
          <w:szCs w:val="22"/>
        </w:rPr>
        <w:t xml:space="preserve"> </w:t>
      </w:r>
      <w:proofErr w:type="spellStart"/>
      <w:r w:rsidRPr="000D3259">
        <w:rPr>
          <w:rFonts w:ascii="Arial" w:hAnsi="Arial" w:cs="Arial"/>
          <w:color w:val="000000"/>
          <w:sz w:val="22"/>
          <w:szCs w:val="22"/>
        </w:rPr>
        <w:t>ini</w:t>
      </w:r>
      <w:proofErr w:type="spellEnd"/>
      <w:r w:rsidRPr="000D3259">
        <w:rPr>
          <w:rFonts w:ascii="Arial" w:hAnsi="Arial" w:cs="Arial"/>
          <w:color w:val="000000"/>
          <w:sz w:val="22"/>
          <w:szCs w:val="22"/>
        </w:rPr>
        <w:t>.</w:t>
      </w:r>
      <w:r w:rsidRPr="000D3259">
        <w:rPr>
          <w:rFonts w:ascii="Arial" w:hAnsi="Arial" w:cs="Arial"/>
          <w:color w:val="000000"/>
          <w:sz w:val="22"/>
          <w:szCs w:val="22"/>
          <w:lang w:val="en-ID"/>
        </w:rPr>
        <w:t xml:space="preserve"> </w:t>
      </w:r>
    </w:p>
    <w:p w14:paraId="792389A6" w14:textId="77777777" w:rsidR="00246BA2" w:rsidRPr="000D3259" w:rsidRDefault="00246BA2" w:rsidP="000D3259">
      <w:pPr>
        <w:pStyle w:val="ListParagraph"/>
        <w:numPr>
          <w:ilvl w:val="4"/>
          <w:numId w:val="46"/>
        </w:numPr>
        <w:spacing w:line="276" w:lineRule="auto"/>
        <w:ind w:left="2127" w:hanging="425"/>
        <w:contextualSpacing w:val="0"/>
        <w:rPr>
          <w:rFonts w:ascii="Arial" w:hAnsi="Arial" w:cs="Arial"/>
          <w:sz w:val="22"/>
          <w:szCs w:val="22"/>
          <w:lang w:val="sv-SE"/>
        </w:rPr>
      </w:pPr>
      <w:r w:rsidRPr="000D3259">
        <w:rPr>
          <w:rFonts w:ascii="Arial" w:hAnsi="Arial" w:cs="Arial"/>
          <w:sz w:val="22"/>
          <w:szCs w:val="22"/>
          <w:lang w:val="sv-SE"/>
        </w:rPr>
        <w:t xml:space="preserve">Pengajuan </w:t>
      </w:r>
      <w:r w:rsidR="00986B62" w:rsidRPr="000D3259">
        <w:rPr>
          <w:rFonts w:ascii="Arial" w:hAnsi="Arial" w:cs="Arial"/>
          <w:sz w:val="22"/>
          <w:szCs w:val="22"/>
          <w:lang w:val="sv-SE"/>
        </w:rPr>
        <w:t>Klaim</w:t>
      </w:r>
      <w:r w:rsidRPr="000D3259">
        <w:rPr>
          <w:rFonts w:ascii="Arial" w:hAnsi="Arial" w:cs="Arial"/>
          <w:sz w:val="22"/>
          <w:szCs w:val="22"/>
          <w:lang w:val="sv-SE"/>
        </w:rPr>
        <w:t xml:space="preserve"> Rawat Inap </w:t>
      </w:r>
      <w:r w:rsidR="00871B11" w:rsidRPr="000D3259">
        <w:rPr>
          <w:rFonts w:ascii="Arial" w:hAnsi="Arial" w:cs="Arial"/>
          <w:sz w:val="22"/>
          <w:szCs w:val="22"/>
          <w:lang w:val="sv-SE"/>
        </w:rPr>
        <w:t xml:space="preserve">Manfaat </w:t>
      </w:r>
      <w:r w:rsidR="00871B11" w:rsidRPr="000D3259">
        <w:rPr>
          <w:rFonts w:ascii="Arial" w:hAnsi="Arial" w:cs="Arial"/>
          <w:i/>
          <w:sz w:val="22"/>
          <w:szCs w:val="22"/>
          <w:lang w:val="sv-SE"/>
        </w:rPr>
        <w:t xml:space="preserve">Top Up </w:t>
      </w:r>
      <w:r w:rsidR="00871B11" w:rsidRPr="000D3259">
        <w:rPr>
          <w:rFonts w:ascii="Arial" w:hAnsi="Arial" w:cs="Arial"/>
          <w:sz w:val="22"/>
          <w:szCs w:val="22"/>
          <w:lang w:val="sv-SE"/>
        </w:rPr>
        <w:t xml:space="preserve">BPJS Kesehatan </w:t>
      </w:r>
      <w:r w:rsidRPr="000D3259">
        <w:rPr>
          <w:rFonts w:ascii="Arial" w:hAnsi="Arial" w:cs="Arial"/>
          <w:sz w:val="22"/>
          <w:szCs w:val="22"/>
          <w:lang w:val="sv-SE"/>
        </w:rPr>
        <w:t xml:space="preserve">dengan mekanisme BPJS Kesehatan sebagai penjamin dan pembayar pertama, </w:t>
      </w:r>
      <w:r w:rsidRPr="000D3259">
        <w:rPr>
          <w:rFonts w:ascii="Arial" w:hAnsi="Arial" w:cs="Arial"/>
          <w:b/>
          <w:sz w:val="22"/>
          <w:szCs w:val="22"/>
          <w:lang w:val="sv-SE"/>
        </w:rPr>
        <w:t>PIHAK KEDUA</w:t>
      </w:r>
      <w:r w:rsidRPr="000D3259">
        <w:rPr>
          <w:rFonts w:ascii="Arial" w:hAnsi="Arial" w:cs="Arial"/>
          <w:sz w:val="22"/>
          <w:szCs w:val="22"/>
          <w:lang w:val="sv-SE"/>
        </w:rPr>
        <w:t xml:space="preserve"> memisahkan tagihan Rawat Inap (</w:t>
      </w:r>
      <w:r w:rsidRPr="000D3259">
        <w:rPr>
          <w:rFonts w:ascii="Arial" w:hAnsi="Arial" w:cs="Arial"/>
          <w:i/>
          <w:sz w:val="22"/>
          <w:szCs w:val="22"/>
          <w:lang w:val="sv-SE"/>
        </w:rPr>
        <w:t>Split Billing</w:t>
      </w:r>
      <w:r w:rsidRPr="000D3259">
        <w:rPr>
          <w:rFonts w:ascii="Arial" w:hAnsi="Arial" w:cs="Arial"/>
          <w:sz w:val="22"/>
          <w:szCs w:val="22"/>
          <w:lang w:val="sv-SE"/>
        </w:rPr>
        <w:t xml:space="preserve">) sesuai hak dan prosedur BPJS Kesehatan ke BPJS Kesehatan, dan sesuai hak dan prosedur </w:t>
      </w:r>
      <w:r w:rsidRPr="000D3259">
        <w:rPr>
          <w:rFonts w:ascii="Arial" w:hAnsi="Arial" w:cs="Arial"/>
          <w:b/>
          <w:sz w:val="22"/>
          <w:szCs w:val="22"/>
          <w:lang w:val="sv-SE"/>
        </w:rPr>
        <w:t>PIHAK PERTAMA</w:t>
      </w:r>
      <w:r w:rsidRPr="000D3259">
        <w:rPr>
          <w:rFonts w:ascii="Arial" w:hAnsi="Arial" w:cs="Arial"/>
          <w:sz w:val="22"/>
          <w:szCs w:val="22"/>
          <w:lang w:val="sv-SE"/>
        </w:rPr>
        <w:t xml:space="preserve"> ke </w:t>
      </w:r>
      <w:r w:rsidRPr="000D3259">
        <w:rPr>
          <w:rFonts w:ascii="Arial" w:hAnsi="Arial" w:cs="Arial"/>
          <w:b/>
          <w:sz w:val="22"/>
          <w:szCs w:val="22"/>
          <w:lang w:val="sv-SE"/>
        </w:rPr>
        <w:t>PIHAK PERTAMA</w:t>
      </w:r>
      <w:r w:rsidRPr="000D3259">
        <w:rPr>
          <w:rFonts w:ascii="Arial" w:hAnsi="Arial" w:cs="Arial"/>
          <w:sz w:val="22"/>
          <w:szCs w:val="22"/>
          <w:lang w:val="sv-SE"/>
        </w:rPr>
        <w:t xml:space="preserve">. </w:t>
      </w:r>
    </w:p>
    <w:p w14:paraId="2D03B239" w14:textId="77777777" w:rsidR="00FA230D" w:rsidRPr="000D3259" w:rsidRDefault="00FA230D" w:rsidP="000D3259">
      <w:pPr>
        <w:pStyle w:val="ListParagraph"/>
        <w:spacing w:line="276" w:lineRule="auto"/>
        <w:ind w:left="1276" w:hanging="425"/>
        <w:contextualSpacing w:val="0"/>
        <w:rPr>
          <w:rFonts w:ascii="Arial" w:hAnsi="Arial" w:cs="Arial"/>
          <w:sz w:val="22"/>
          <w:szCs w:val="22"/>
          <w:lang w:val="sv-SE"/>
        </w:rPr>
      </w:pPr>
    </w:p>
    <w:p w14:paraId="6364A9DA" w14:textId="171F7622" w:rsidR="00246BA2" w:rsidRPr="000D3259" w:rsidRDefault="00246BA2" w:rsidP="000D3259">
      <w:pPr>
        <w:pStyle w:val="ListParagraph"/>
        <w:spacing w:line="276" w:lineRule="auto"/>
        <w:ind w:left="1276"/>
        <w:contextualSpacing w:val="0"/>
        <w:rPr>
          <w:rFonts w:ascii="Arial" w:hAnsi="Arial" w:cs="Arial"/>
          <w:sz w:val="22"/>
          <w:szCs w:val="22"/>
          <w:lang w:val="sv-SE"/>
        </w:rPr>
      </w:pPr>
      <w:r w:rsidRPr="000D3259">
        <w:rPr>
          <w:rFonts w:ascii="Arial" w:hAnsi="Arial" w:cs="Arial"/>
          <w:sz w:val="22"/>
          <w:szCs w:val="22"/>
          <w:lang w:val="sv-SE"/>
        </w:rPr>
        <w:t xml:space="preserve">Mekanisme penagihan BPJS Kesehatan sebagai penjamin dan pembayar pertama dikenakan pada tagihan </w:t>
      </w:r>
      <w:r w:rsidR="00986B62" w:rsidRPr="000D3259">
        <w:rPr>
          <w:rFonts w:ascii="Arial" w:hAnsi="Arial" w:cs="Arial"/>
          <w:sz w:val="22"/>
          <w:szCs w:val="22"/>
          <w:lang w:val="sv-SE"/>
        </w:rPr>
        <w:t>Klaim</w:t>
      </w:r>
      <w:r w:rsidRPr="000D3259">
        <w:rPr>
          <w:rFonts w:ascii="Arial" w:hAnsi="Arial" w:cs="Arial"/>
          <w:sz w:val="22"/>
          <w:szCs w:val="22"/>
          <w:lang w:val="sv-SE"/>
        </w:rPr>
        <w:t xml:space="preserve"> Manfaat Pelayanan Rawat Inap </w:t>
      </w:r>
      <w:r w:rsidR="00986B62" w:rsidRPr="000D3259">
        <w:rPr>
          <w:rFonts w:ascii="Arial" w:hAnsi="Arial" w:cs="Arial"/>
          <w:sz w:val="22"/>
          <w:szCs w:val="22"/>
          <w:lang w:val="sv-SE"/>
        </w:rPr>
        <w:t>Peserta</w:t>
      </w:r>
      <w:r w:rsidRPr="000D3259">
        <w:rPr>
          <w:rFonts w:ascii="Arial" w:hAnsi="Arial" w:cs="Arial"/>
          <w:sz w:val="22"/>
          <w:szCs w:val="22"/>
          <w:lang w:val="sv-SE"/>
        </w:rPr>
        <w:t xml:space="preserve"> dengan </w:t>
      </w:r>
      <w:r w:rsidR="005C5655" w:rsidRPr="000D3259">
        <w:rPr>
          <w:rFonts w:ascii="Arial" w:hAnsi="Arial" w:cs="Arial"/>
          <w:sz w:val="22"/>
          <w:szCs w:val="22"/>
          <w:lang w:val="sv-SE"/>
        </w:rPr>
        <w:t>Kartu BRILIFE</w:t>
      </w:r>
      <w:r w:rsidRPr="000D3259">
        <w:rPr>
          <w:rFonts w:ascii="Arial" w:hAnsi="Arial" w:cs="Arial"/>
          <w:sz w:val="22"/>
          <w:szCs w:val="22"/>
          <w:lang w:val="sv-SE"/>
        </w:rPr>
        <w:t xml:space="preserve"> Satu Logo yang memenuhi prosedur pelayanan BPJS Kesehatan.</w:t>
      </w:r>
    </w:p>
    <w:p w14:paraId="27D4F679" w14:textId="77777777" w:rsidR="00246BA2" w:rsidRPr="000D3259" w:rsidRDefault="00246BA2" w:rsidP="000D3259">
      <w:pPr>
        <w:pStyle w:val="ListParagraph"/>
        <w:spacing w:line="276" w:lineRule="auto"/>
        <w:ind w:left="1276"/>
        <w:contextualSpacing w:val="0"/>
        <w:rPr>
          <w:rFonts w:ascii="Arial" w:hAnsi="Arial" w:cs="Arial"/>
          <w:sz w:val="22"/>
          <w:szCs w:val="22"/>
          <w:lang w:val="sv-SE"/>
        </w:rPr>
      </w:pPr>
      <w:r w:rsidRPr="000D3259">
        <w:rPr>
          <w:rFonts w:ascii="Arial" w:hAnsi="Arial" w:cs="Arial"/>
          <w:sz w:val="22"/>
          <w:szCs w:val="22"/>
          <w:lang w:val="sv-SE"/>
        </w:rPr>
        <w:t>Langkah-langkah penagihan sebagai berikut:</w:t>
      </w:r>
    </w:p>
    <w:p w14:paraId="30005779" w14:textId="607453A8" w:rsidR="00246BA2" w:rsidRPr="000D3259" w:rsidRDefault="00986B62" w:rsidP="000D3259">
      <w:pPr>
        <w:pStyle w:val="ListParagraph"/>
        <w:numPr>
          <w:ilvl w:val="3"/>
          <w:numId w:val="35"/>
        </w:numPr>
        <w:tabs>
          <w:tab w:val="clear" w:pos="1440"/>
        </w:tabs>
        <w:spacing w:line="276" w:lineRule="auto"/>
        <w:ind w:left="1701" w:hanging="425"/>
        <w:contextualSpacing w:val="0"/>
        <w:rPr>
          <w:rFonts w:ascii="Arial" w:hAnsi="Arial" w:cs="Arial"/>
          <w:sz w:val="22"/>
          <w:szCs w:val="22"/>
          <w:lang w:val="sv-SE"/>
        </w:rPr>
      </w:pPr>
      <w:r w:rsidRPr="000D3259">
        <w:rPr>
          <w:rFonts w:ascii="Arial" w:hAnsi="Arial" w:cs="Arial"/>
          <w:sz w:val="22"/>
          <w:szCs w:val="22"/>
          <w:lang w:val="sv-SE"/>
        </w:rPr>
        <w:t>Klaim</w:t>
      </w:r>
      <w:r w:rsidR="00246BA2" w:rsidRPr="000D3259">
        <w:rPr>
          <w:rFonts w:ascii="Arial" w:hAnsi="Arial" w:cs="Arial"/>
          <w:sz w:val="22"/>
          <w:szCs w:val="22"/>
          <w:lang w:val="sv-SE"/>
        </w:rPr>
        <w:t xml:space="preserve"> Rawat Inap sesuai hak kelas rawat </w:t>
      </w:r>
      <w:r w:rsidRPr="000D3259">
        <w:rPr>
          <w:rFonts w:ascii="Arial" w:hAnsi="Arial" w:cs="Arial"/>
          <w:sz w:val="22"/>
          <w:szCs w:val="22"/>
          <w:lang w:val="sv-SE"/>
        </w:rPr>
        <w:t>Peserta</w:t>
      </w:r>
      <w:r w:rsidR="00246BA2" w:rsidRPr="000D3259">
        <w:rPr>
          <w:rFonts w:ascii="Arial" w:hAnsi="Arial" w:cs="Arial"/>
          <w:sz w:val="22"/>
          <w:szCs w:val="22"/>
          <w:lang w:val="sv-SE"/>
        </w:rPr>
        <w:t xml:space="preserve"> yang tercantum di kartu BPJS Kesehatan dan</w:t>
      </w:r>
      <w:r w:rsidR="00DA3F8C" w:rsidRPr="000D3259">
        <w:rPr>
          <w:rFonts w:ascii="Arial" w:hAnsi="Arial" w:cs="Arial"/>
          <w:sz w:val="22"/>
          <w:szCs w:val="22"/>
          <w:lang w:val="sv-SE"/>
        </w:rPr>
        <w:t xml:space="preserve"> </w:t>
      </w:r>
      <w:r w:rsidR="00246BA2" w:rsidRPr="000D3259">
        <w:rPr>
          <w:rFonts w:ascii="Arial" w:hAnsi="Arial" w:cs="Arial"/>
          <w:sz w:val="22"/>
          <w:szCs w:val="22"/>
          <w:lang w:val="sv-SE"/>
        </w:rPr>
        <w:t xml:space="preserve">sesuai hak dan ketentuan BPJS Kesehatan diajukan langsung oleh </w:t>
      </w:r>
      <w:r w:rsidR="00246BA2" w:rsidRPr="000D3259">
        <w:rPr>
          <w:rFonts w:ascii="Arial" w:hAnsi="Arial" w:cs="Arial"/>
          <w:b/>
          <w:sz w:val="22"/>
          <w:szCs w:val="22"/>
          <w:lang w:val="sv-SE"/>
        </w:rPr>
        <w:t>PIHAK KEDUA</w:t>
      </w:r>
      <w:r w:rsidR="00246BA2" w:rsidRPr="000D3259">
        <w:rPr>
          <w:rFonts w:ascii="Arial" w:hAnsi="Arial" w:cs="Arial"/>
          <w:sz w:val="22"/>
          <w:szCs w:val="22"/>
          <w:lang w:val="sv-SE"/>
        </w:rPr>
        <w:t xml:space="preserve"> ke BPJS Kesehatan secara elektronik melalui aplikasi INA-CBG. Syarat pengajuan dan dokumen </w:t>
      </w:r>
      <w:r w:rsidRPr="000D3259">
        <w:rPr>
          <w:rFonts w:ascii="Arial" w:hAnsi="Arial" w:cs="Arial"/>
          <w:sz w:val="22"/>
          <w:szCs w:val="22"/>
          <w:lang w:val="sv-SE"/>
        </w:rPr>
        <w:t>Klaim</w:t>
      </w:r>
      <w:r w:rsidR="00246BA2" w:rsidRPr="000D3259">
        <w:rPr>
          <w:rFonts w:ascii="Arial" w:hAnsi="Arial" w:cs="Arial"/>
          <w:sz w:val="22"/>
          <w:szCs w:val="22"/>
          <w:lang w:val="sv-SE"/>
        </w:rPr>
        <w:t xml:space="preserve"> mengacu pada ketentuan BPJS Kesehatan.</w:t>
      </w:r>
    </w:p>
    <w:p w14:paraId="18289CCB" w14:textId="30CC8F14" w:rsidR="00246BA2" w:rsidRPr="000D3259" w:rsidRDefault="00246BA2" w:rsidP="000D3259">
      <w:pPr>
        <w:pStyle w:val="ListParagraph"/>
        <w:numPr>
          <w:ilvl w:val="3"/>
          <w:numId w:val="35"/>
        </w:numPr>
        <w:tabs>
          <w:tab w:val="clear" w:pos="1440"/>
        </w:tabs>
        <w:spacing w:line="276" w:lineRule="auto"/>
        <w:ind w:left="1701" w:hanging="425"/>
        <w:contextualSpacing w:val="0"/>
        <w:rPr>
          <w:rFonts w:ascii="Arial" w:hAnsi="Arial" w:cs="Arial"/>
          <w:sz w:val="22"/>
          <w:szCs w:val="22"/>
          <w:lang w:val="sv-SE"/>
        </w:rPr>
      </w:pPr>
      <w:r w:rsidRPr="000D3259">
        <w:rPr>
          <w:rFonts w:ascii="Arial" w:hAnsi="Arial" w:cs="Arial"/>
          <w:sz w:val="22"/>
          <w:szCs w:val="22"/>
          <w:lang w:val="sv-SE"/>
        </w:rPr>
        <w:t xml:space="preserve">Dalam hal </w:t>
      </w:r>
      <w:r w:rsidR="00986B62" w:rsidRPr="000D3259">
        <w:rPr>
          <w:rFonts w:ascii="Arial" w:hAnsi="Arial" w:cs="Arial"/>
          <w:sz w:val="22"/>
          <w:szCs w:val="22"/>
          <w:lang w:val="sv-SE"/>
        </w:rPr>
        <w:t>Peserta</w:t>
      </w:r>
      <w:r w:rsidR="00DA3F8C" w:rsidRPr="000D3259">
        <w:rPr>
          <w:rFonts w:ascii="Arial" w:hAnsi="Arial" w:cs="Arial"/>
          <w:sz w:val="22"/>
          <w:szCs w:val="22"/>
          <w:lang w:val="sv-SE"/>
        </w:rPr>
        <w:t xml:space="preserve"> </w:t>
      </w:r>
      <w:r w:rsidRPr="000D3259">
        <w:rPr>
          <w:rFonts w:ascii="Arial" w:hAnsi="Arial" w:cs="Arial"/>
          <w:sz w:val="22"/>
          <w:szCs w:val="22"/>
          <w:lang w:val="sv-SE"/>
        </w:rPr>
        <w:t xml:space="preserve">menempati kelas rawat satu tingkat lebih tinggi dari hak kelas rawat yang tercantum dalam Kartu BPJS Kesehatan </w:t>
      </w:r>
      <w:r w:rsidR="00986B62" w:rsidRPr="000D3259">
        <w:rPr>
          <w:rFonts w:ascii="Arial" w:hAnsi="Arial" w:cs="Arial"/>
          <w:sz w:val="22"/>
          <w:szCs w:val="22"/>
          <w:lang w:val="sv-SE"/>
        </w:rPr>
        <w:t>Peserta</w:t>
      </w:r>
      <w:r w:rsidRPr="000D3259">
        <w:rPr>
          <w:rFonts w:ascii="Arial" w:hAnsi="Arial" w:cs="Arial"/>
          <w:sz w:val="22"/>
          <w:szCs w:val="22"/>
          <w:lang w:val="sv-SE"/>
        </w:rPr>
        <w:t xml:space="preserve"> maka selisih biaya </w:t>
      </w:r>
      <w:r w:rsidR="00986B62" w:rsidRPr="000D3259">
        <w:rPr>
          <w:rFonts w:ascii="Arial" w:hAnsi="Arial" w:cs="Arial"/>
          <w:sz w:val="22"/>
          <w:szCs w:val="22"/>
          <w:lang w:val="sv-SE"/>
        </w:rPr>
        <w:t>Klaim</w:t>
      </w:r>
      <w:r w:rsidRPr="000D3259">
        <w:rPr>
          <w:rFonts w:ascii="Arial" w:hAnsi="Arial" w:cs="Arial"/>
          <w:sz w:val="22"/>
          <w:szCs w:val="22"/>
          <w:lang w:val="sv-SE"/>
        </w:rPr>
        <w:t xml:space="preserve"> yang timbul diajukan oleh </w:t>
      </w:r>
      <w:r w:rsidRPr="000D3259">
        <w:rPr>
          <w:rFonts w:ascii="Arial" w:hAnsi="Arial" w:cs="Arial"/>
          <w:b/>
          <w:sz w:val="22"/>
          <w:szCs w:val="22"/>
          <w:lang w:val="sv-SE"/>
        </w:rPr>
        <w:t xml:space="preserve">PIHAK KEDUA </w:t>
      </w:r>
      <w:r w:rsidRPr="000D3259">
        <w:rPr>
          <w:rFonts w:ascii="Arial" w:hAnsi="Arial" w:cs="Arial"/>
          <w:sz w:val="22"/>
          <w:szCs w:val="22"/>
          <w:lang w:val="sv-SE"/>
        </w:rPr>
        <w:t>ke</w:t>
      </w:r>
      <w:r w:rsidRPr="000D3259">
        <w:rPr>
          <w:rFonts w:ascii="Arial" w:hAnsi="Arial" w:cs="Arial"/>
          <w:b/>
          <w:sz w:val="22"/>
          <w:szCs w:val="22"/>
          <w:lang w:val="sv-SE"/>
        </w:rPr>
        <w:t xml:space="preserve"> PIHAK PERTAMA </w:t>
      </w:r>
      <w:r w:rsidRPr="000D3259">
        <w:rPr>
          <w:rFonts w:ascii="Arial" w:hAnsi="Arial" w:cs="Arial"/>
          <w:sz w:val="22"/>
          <w:szCs w:val="22"/>
          <w:lang w:val="sv-SE"/>
        </w:rPr>
        <w:t xml:space="preserve">melalui aplikasi online </w:t>
      </w:r>
      <w:r w:rsidRPr="000D3259">
        <w:rPr>
          <w:rFonts w:ascii="Arial" w:hAnsi="Arial" w:cs="Arial"/>
          <w:b/>
          <w:sz w:val="22"/>
          <w:szCs w:val="22"/>
          <w:lang w:val="sv-SE"/>
        </w:rPr>
        <w:t>PIHAK PERTAMA</w:t>
      </w:r>
      <w:r w:rsidRPr="000D3259">
        <w:rPr>
          <w:rFonts w:ascii="Arial" w:hAnsi="Arial" w:cs="Arial"/>
          <w:sz w:val="22"/>
          <w:szCs w:val="22"/>
          <w:lang w:val="sv-SE"/>
        </w:rPr>
        <w:t xml:space="preserve">. Syarat dan dokumen </w:t>
      </w:r>
      <w:r w:rsidR="00986B62" w:rsidRPr="000D3259">
        <w:rPr>
          <w:rFonts w:ascii="Arial" w:hAnsi="Arial" w:cs="Arial"/>
          <w:sz w:val="22"/>
          <w:szCs w:val="22"/>
          <w:lang w:val="sv-SE"/>
        </w:rPr>
        <w:t>Klaim</w:t>
      </w:r>
      <w:r w:rsidRPr="000D3259">
        <w:rPr>
          <w:rFonts w:ascii="Arial" w:hAnsi="Arial" w:cs="Arial"/>
          <w:sz w:val="22"/>
          <w:szCs w:val="22"/>
          <w:lang w:val="sv-SE"/>
        </w:rPr>
        <w:t xml:space="preserve"> Manfaat Pelayanan Rawat Inap mengacu kepada point I Ketentuan Umum lampiran ini.</w:t>
      </w:r>
      <w:r w:rsidR="00DA3F8C" w:rsidRPr="000D3259">
        <w:rPr>
          <w:rFonts w:ascii="Arial" w:hAnsi="Arial" w:cs="Arial"/>
          <w:sz w:val="22"/>
          <w:szCs w:val="22"/>
          <w:lang w:val="sv-SE"/>
        </w:rPr>
        <w:t xml:space="preserve"> </w:t>
      </w:r>
    </w:p>
    <w:p w14:paraId="6913D76F" w14:textId="1A5D35F4" w:rsidR="00246BA2" w:rsidRPr="000D3259" w:rsidRDefault="00246BA2" w:rsidP="000D3259">
      <w:pPr>
        <w:pStyle w:val="ListParagraph"/>
        <w:numPr>
          <w:ilvl w:val="3"/>
          <w:numId w:val="35"/>
        </w:numPr>
        <w:tabs>
          <w:tab w:val="clear" w:pos="1440"/>
        </w:tabs>
        <w:spacing w:line="276" w:lineRule="auto"/>
        <w:ind w:left="1701" w:hanging="425"/>
        <w:contextualSpacing w:val="0"/>
        <w:rPr>
          <w:rFonts w:ascii="Arial" w:hAnsi="Arial" w:cs="Arial"/>
          <w:sz w:val="22"/>
          <w:szCs w:val="22"/>
          <w:lang w:val="sv-SE"/>
        </w:rPr>
      </w:pPr>
      <w:r w:rsidRPr="000D3259">
        <w:rPr>
          <w:rFonts w:ascii="Arial" w:hAnsi="Arial" w:cs="Arial"/>
          <w:sz w:val="22"/>
          <w:szCs w:val="22"/>
          <w:lang w:val="sv-SE"/>
        </w:rPr>
        <w:t>Alur skema penagihan mekanisme BPJS Kesehatan sebagai penjamin dan pembayar pertama sebagaimana pada bagan berikut:</w:t>
      </w:r>
    </w:p>
    <w:p w14:paraId="04EB8ABD" w14:textId="2633B474" w:rsidR="00FA230D" w:rsidRPr="000D3259" w:rsidRDefault="00FA230D" w:rsidP="000D3259">
      <w:pPr>
        <w:pStyle w:val="ListParagraph"/>
        <w:spacing w:line="276" w:lineRule="auto"/>
        <w:ind w:left="1701"/>
        <w:contextualSpacing w:val="0"/>
        <w:rPr>
          <w:rFonts w:ascii="Arial" w:hAnsi="Arial" w:cs="Arial"/>
          <w:noProof/>
          <w:sz w:val="22"/>
          <w:szCs w:val="22"/>
          <w:lang w:val="en-US" w:eastAsia="en-US"/>
        </w:rPr>
      </w:pPr>
    </w:p>
    <w:p w14:paraId="0E3A6D0D" w14:textId="40F5EECE" w:rsidR="008536E4" w:rsidRPr="000D3259" w:rsidRDefault="008536E4" w:rsidP="000D3259">
      <w:pPr>
        <w:spacing w:line="276" w:lineRule="auto"/>
        <w:rPr>
          <w:rFonts w:ascii="Arial" w:hAnsi="Arial" w:cs="Arial"/>
          <w:sz w:val="22"/>
          <w:szCs w:val="22"/>
          <w:lang w:val="sv-SE"/>
        </w:rPr>
      </w:pPr>
      <w:r w:rsidRPr="000D3259">
        <w:rPr>
          <w:rFonts w:ascii="Arial" w:hAnsi="Arial" w:cs="Arial"/>
          <w:sz w:val="22"/>
          <w:szCs w:val="22"/>
        </w:rPr>
        <mc:AlternateContent>
          <mc:Choice Requires="wps">
            <w:drawing>
              <wp:anchor distT="0" distB="0" distL="114300" distR="114300" simplePos="0" relativeHeight="251695104" behindDoc="0" locked="0" layoutInCell="1" allowOverlap="1" wp14:anchorId="01FE2FC0" wp14:editId="234E603F">
                <wp:simplePos x="0" y="0"/>
                <wp:positionH relativeFrom="column">
                  <wp:posOffset>4772025</wp:posOffset>
                </wp:positionH>
                <wp:positionV relativeFrom="paragraph">
                  <wp:posOffset>13335</wp:posOffset>
                </wp:positionV>
                <wp:extent cx="304800" cy="304800"/>
                <wp:effectExtent l="0" t="0" r="19050" b="19050"/>
                <wp:wrapNone/>
                <wp:docPr id="29" name="Oval 29"/>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094FFF" w14:textId="7D92AF01" w:rsidR="00DD1954" w:rsidRPr="008536E4" w:rsidRDefault="00DD1954" w:rsidP="008536E4">
                            <w:pPr>
                              <w:jc w:val="center"/>
                              <w:rPr>
                                <w:b/>
                              </w:rPr>
                            </w:pPr>
                            <w:r>
                              <w:rPr>
                                <w:b/>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1FE2FC0" id="Oval 29" o:spid="_x0000_s1030" style="position:absolute;margin-left:375.75pt;margin-top:1.05pt;width:24pt;height:2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" fillcolor="#ffc000 [3207]" strokecolor="#7f5f00 [1607]" strokeweight="1pt">
                <v:stroke joinstyle="miter"/>
                <v:textbox inset="0,0,0,0">
                  <w:txbxContent>
                    <w:p w14:paraId="52094FFF" w14:textId="7D92AF01" w:rsidR="00DD1954" w:rsidRPr="008536E4" w:rsidRDefault="00DD1954" w:rsidP="008536E4">
                      <w:pPr>
                        <w:jc w:val="center"/>
                        <w:rPr>
                          <w:b/>
                        </w:rPr>
                      </w:pPr>
                      <w:r>
                        <w:rPr>
                          <w:b/>
                        </w:rPr>
                        <w:t>4</w:t>
                      </w:r>
                    </w:p>
                  </w:txbxContent>
                </v:textbox>
              </v:oval>
            </w:pict>
          </mc:Fallback>
        </mc:AlternateContent>
      </w:r>
      <w:r w:rsidRPr="000D3259">
        <w:rPr>
          <w:rFonts w:ascii="Arial" w:hAnsi="Arial" w:cs="Arial"/>
          <w:sz w:val="22"/>
          <w:szCs w:val="22"/>
        </w:rPr>
        <mc:AlternateContent>
          <mc:Choice Requires="wps">
            <w:drawing>
              <wp:anchor distT="0" distB="0" distL="114300" distR="114300" simplePos="0" relativeHeight="251693056" behindDoc="0" locked="0" layoutInCell="1" allowOverlap="1" wp14:anchorId="0631F0CB" wp14:editId="7BA72407">
                <wp:simplePos x="0" y="0"/>
                <wp:positionH relativeFrom="column">
                  <wp:posOffset>3609975</wp:posOffset>
                </wp:positionH>
                <wp:positionV relativeFrom="paragraph">
                  <wp:posOffset>13335</wp:posOffset>
                </wp:positionV>
                <wp:extent cx="304800" cy="304800"/>
                <wp:effectExtent l="0" t="0" r="19050" b="19050"/>
                <wp:wrapNone/>
                <wp:docPr id="27" name="Oval 27"/>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4AC6985" w14:textId="1D99F0FE" w:rsidR="00DD1954" w:rsidRPr="008536E4" w:rsidRDefault="00DD1954" w:rsidP="008536E4">
                            <w:pPr>
                              <w:jc w:val="center"/>
                              <w:rPr>
                                <w:b/>
                              </w:rPr>
                            </w:pPr>
                            <w:r>
                              <w:rPr>
                                <w:b/>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631F0CB" id="Oval 27" o:spid="_x0000_s1031" style="position:absolute;margin-left:284.25pt;margin-top:1.05pt;width:24pt;height:2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" fillcolor="#ffc000 [3207]" strokecolor="#7f5f00 [1607]" strokeweight="1pt">
                <v:stroke joinstyle="miter"/>
                <v:textbox inset="0,0,0,0">
                  <w:txbxContent>
                    <w:p w14:paraId="44AC6985" w14:textId="1D99F0FE" w:rsidR="00DD1954" w:rsidRPr="008536E4" w:rsidRDefault="00DD1954" w:rsidP="008536E4">
                      <w:pPr>
                        <w:jc w:val="center"/>
                        <w:rPr>
                          <w:b/>
                        </w:rPr>
                      </w:pPr>
                      <w:r>
                        <w:rPr>
                          <w:b/>
                        </w:rPr>
                        <w:t>3</w:t>
                      </w:r>
                    </w:p>
                  </w:txbxContent>
                </v:textbox>
              </v:oval>
            </w:pict>
          </mc:Fallback>
        </mc:AlternateContent>
      </w:r>
      <w:r w:rsidRPr="000D3259">
        <w:rPr>
          <w:rFonts w:ascii="Arial" w:hAnsi="Arial" w:cs="Arial"/>
          <w:sz w:val="22"/>
          <w:szCs w:val="22"/>
        </w:rPr>
        <mc:AlternateContent>
          <mc:Choice Requires="wps">
            <w:drawing>
              <wp:anchor distT="0" distB="0" distL="114300" distR="114300" simplePos="0" relativeHeight="251691008" behindDoc="0" locked="0" layoutInCell="1" allowOverlap="1" wp14:anchorId="2F4F8293" wp14:editId="06611DE7">
                <wp:simplePos x="0" y="0"/>
                <wp:positionH relativeFrom="column">
                  <wp:posOffset>2476500</wp:posOffset>
                </wp:positionH>
                <wp:positionV relativeFrom="paragraph">
                  <wp:posOffset>13335</wp:posOffset>
                </wp:positionV>
                <wp:extent cx="304800" cy="304800"/>
                <wp:effectExtent l="0" t="0" r="19050" b="19050"/>
                <wp:wrapNone/>
                <wp:docPr id="26" name="Oval 26"/>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3E473E3" w14:textId="7419A1FD" w:rsidR="00DD1954" w:rsidRPr="008536E4" w:rsidRDefault="00DD1954" w:rsidP="008536E4">
                            <w:pPr>
                              <w:jc w:val="center"/>
                              <w:rPr>
                                <w:b/>
                              </w:rPr>
                            </w:pPr>
                            <w:r>
                              <w:rPr>
                                <w:b/>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F4F8293" id="Oval 26" o:spid="_x0000_s1032" style="position:absolute;margin-left:195pt;margin-top:1.05pt;width:24pt;height:2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" fillcolor="#ffc000 [3207]" strokecolor="#7f5f00 [1607]" strokeweight="1pt">
                <v:stroke joinstyle="miter"/>
                <v:textbox inset="0,0,0,0">
                  <w:txbxContent>
                    <w:p w14:paraId="33E473E3" w14:textId="7419A1FD" w:rsidR="00DD1954" w:rsidRPr="008536E4" w:rsidRDefault="00DD1954" w:rsidP="008536E4">
                      <w:pPr>
                        <w:jc w:val="center"/>
                        <w:rPr>
                          <w:b/>
                        </w:rPr>
                      </w:pPr>
                      <w:r>
                        <w:rPr>
                          <w:b/>
                        </w:rPr>
                        <w:t>2</w:t>
                      </w:r>
                    </w:p>
                  </w:txbxContent>
                </v:textbox>
              </v:oval>
            </w:pict>
          </mc:Fallback>
        </mc:AlternateContent>
      </w:r>
      <w:r w:rsidRPr="000D3259">
        <w:rPr>
          <w:rFonts w:ascii="Arial" w:hAnsi="Arial" w:cs="Arial"/>
          <w:sz w:val="22"/>
          <w:szCs w:val="22"/>
        </w:rPr>
        <mc:AlternateContent>
          <mc:Choice Requires="wps">
            <w:drawing>
              <wp:anchor distT="0" distB="0" distL="114300" distR="114300" simplePos="0" relativeHeight="251688960" behindDoc="0" locked="0" layoutInCell="1" allowOverlap="1" wp14:anchorId="73BE5AE5" wp14:editId="1649EAAF">
                <wp:simplePos x="0" y="0"/>
                <wp:positionH relativeFrom="column">
                  <wp:posOffset>1390650</wp:posOffset>
                </wp:positionH>
                <wp:positionV relativeFrom="paragraph">
                  <wp:posOffset>13335</wp:posOffset>
                </wp:positionV>
                <wp:extent cx="304800" cy="304800"/>
                <wp:effectExtent l="0" t="0" r="19050" b="19050"/>
                <wp:wrapNone/>
                <wp:docPr id="25" name="Oval 25"/>
                <wp:cNvGraphicFramePr/>
                <a:graphic xmlns:a="http://schemas.openxmlformats.org/drawingml/2006/main">
                  <a:graphicData uri="http://schemas.microsoft.com/office/word/2010/wordprocessingShape">
                    <wps:wsp>
                      <wps:cNvSpPr/>
                      <wps:spPr>
                        <a:xfrm>
                          <a:off x="0" y="0"/>
                          <a:ext cx="304800" cy="304800"/>
                        </a:xfrm>
                        <a:prstGeom prst="ellipse">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BE0F43E" w14:textId="77B04C36" w:rsidR="00DD1954" w:rsidRPr="008536E4" w:rsidRDefault="00DD1954" w:rsidP="008536E4">
                            <w:pPr>
                              <w:jc w:val="center"/>
                              <w:rPr>
                                <w:b/>
                              </w:rPr>
                            </w:pPr>
                            <w:r w:rsidRPr="008536E4">
                              <w:rPr>
                                <w:b/>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73BE5AE5" id="Oval 25" o:spid="_x0000_s1033" style="position:absolute;margin-left:109.5pt;margin-top:1.05pt;width:24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" fillcolor="#ffc000 [3207]" strokecolor="#7f5f00 [1607]" strokeweight="1pt">
                <v:stroke joinstyle="miter"/>
                <v:textbox inset="0,0,0,0">
                  <w:txbxContent>
                    <w:p w14:paraId="7BE0F43E" w14:textId="77B04C36" w:rsidR="00DD1954" w:rsidRPr="008536E4" w:rsidRDefault="00DD1954" w:rsidP="008536E4">
                      <w:pPr>
                        <w:jc w:val="center"/>
                        <w:rPr>
                          <w:b/>
                        </w:rPr>
                      </w:pPr>
                      <w:r w:rsidRPr="008536E4">
                        <w:rPr>
                          <w:b/>
                        </w:rPr>
                        <w:t>1</w:t>
                      </w:r>
                    </w:p>
                  </w:txbxContent>
                </v:textbox>
              </v:oval>
            </w:pict>
          </mc:Fallback>
        </mc:AlternateContent>
      </w:r>
    </w:p>
    <w:p w14:paraId="4528717F" w14:textId="77777777" w:rsidR="008536E4" w:rsidRPr="000D3259" w:rsidRDefault="008536E4" w:rsidP="000D3259">
      <w:pPr>
        <w:spacing w:line="276" w:lineRule="auto"/>
        <w:rPr>
          <w:rFonts w:ascii="Arial" w:hAnsi="Arial" w:cs="Arial"/>
          <w:sz w:val="22"/>
          <w:szCs w:val="22"/>
          <w:lang w:val="sv-SE"/>
        </w:rPr>
      </w:pPr>
    </w:p>
    <w:p w14:paraId="0D8F7D57" w14:textId="26C6E5A6" w:rsidR="00255AFD" w:rsidRPr="000D3259" w:rsidRDefault="00255AFD" w:rsidP="000D3259">
      <w:pPr>
        <w:pStyle w:val="ListParagraph"/>
        <w:spacing w:line="276" w:lineRule="auto"/>
        <w:ind w:left="1701"/>
        <w:contextualSpacing w:val="0"/>
        <w:rPr>
          <w:rFonts w:ascii="Arial" w:hAnsi="Arial" w:cs="Arial"/>
          <w:sz w:val="22"/>
          <w:szCs w:val="22"/>
          <w:lang w:val="sv-SE"/>
        </w:rPr>
      </w:pPr>
      <w:r w:rsidRPr="000D3259">
        <w:rPr>
          <w:rFonts w:ascii="Arial" w:hAnsi="Arial" w:cs="Arial"/>
          <w:noProof/>
          <w:sz w:val="22"/>
          <w:szCs w:val="22"/>
          <w:lang w:val="en-US" w:eastAsia="en-US"/>
        </w:rPr>
        <mc:AlternateContent>
          <mc:Choice Requires="wps">
            <w:drawing>
              <wp:anchor distT="0" distB="0" distL="114300" distR="114300" simplePos="0" relativeHeight="251672576" behindDoc="0" locked="0" layoutInCell="1" allowOverlap="1" wp14:anchorId="4A1254F0" wp14:editId="33985365">
                <wp:simplePos x="0" y="0"/>
                <wp:positionH relativeFrom="column">
                  <wp:posOffset>3390900</wp:posOffset>
                </wp:positionH>
                <wp:positionV relativeFrom="paragraph">
                  <wp:posOffset>59691</wp:posOffset>
                </wp:positionV>
                <wp:extent cx="814070" cy="609600"/>
                <wp:effectExtent l="0" t="0" r="24130" b="19050"/>
                <wp:wrapNone/>
                <wp:docPr id="6" name="Rounded Rectangle 6"/>
                <wp:cNvGraphicFramePr/>
                <a:graphic xmlns:a="http://schemas.openxmlformats.org/drawingml/2006/main">
                  <a:graphicData uri="http://schemas.microsoft.com/office/word/2010/wordprocessingShape">
                    <wps:wsp>
                      <wps:cNvSpPr/>
                      <wps:spPr>
                        <a:xfrm>
                          <a:off x="0" y="0"/>
                          <a:ext cx="81407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DA1FA0" w14:textId="7C3A4165" w:rsidR="00DD1954" w:rsidRPr="00255AFD" w:rsidRDefault="00DD1954" w:rsidP="00255AFD">
                            <w:pPr>
                              <w:jc w:val="center"/>
                              <w:rPr>
                                <w:sz w:val="20"/>
                                <w:szCs w:val="20"/>
                              </w:rPr>
                            </w:pPr>
                            <w:r w:rsidRPr="00255AFD">
                              <w:rPr>
                                <w:rFonts w:asciiTheme="minorHAnsi" w:hAnsiTheme="minorHAnsi" w:cstheme="minorHAnsi"/>
                                <w:sz w:val="20"/>
                                <w:szCs w:val="20"/>
                              </w:rPr>
                              <w:t>Siapkan Dokumen Tagihan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254F0" id="Rounded Rectangle 6" o:spid="_x0000_s1034" style="position:absolute;left:0;text-align:left;margin-left:267pt;margin-top:4.7pt;width:64.1pt;height:4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" fillcolor="#4472c4 [3204]" strokecolor="#1f3763 [1604]" strokeweight="1pt">
                <v:stroke joinstyle="miter"/>
                <v:textbox>
                  <w:txbxContent>
                    <w:p w14:paraId="30DA1FA0" w14:textId="7C3A4165" w:rsidR="00DD1954" w:rsidRPr="00255AFD" w:rsidRDefault="00DD1954" w:rsidP="00255AFD">
                      <w:pPr>
                        <w:jc w:val="center"/>
                        <w:rPr>
                          <w:sz w:val="20"/>
                          <w:szCs w:val="20"/>
                        </w:rPr>
                      </w:pPr>
                      <w:r w:rsidRPr="00255AFD">
                        <w:rPr>
                          <w:rFonts w:asciiTheme="minorHAnsi" w:hAnsiTheme="minorHAnsi" w:cstheme="minorHAnsi"/>
                          <w:sz w:val="20"/>
                          <w:szCs w:val="20"/>
                        </w:rPr>
                        <w:t>Siapkan Dokumen Tagihan</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3600" behindDoc="0" locked="0" layoutInCell="1" allowOverlap="1" wp14:anchorId="190F2A02" wp14:editId="2355B073">
                <wp:simplePos x="0" y="0"/>
                <wp:positionH relativeFrom="column">
                  <wp:posOffset>4533900</wp:posOffset>
                </wp:positionH>
                <wp:positionV relativeFrom="paragraph">
                  <wp:posOffset>59690</wp:posOffset>
                </wp:positionV>
                <wp:extent cx="800100" cy="561975"/>
                <wp:effectExtent l="0" t="0" r="19050" b="28575"/>
                <wp:wrapNone/>
                <wp:docPr id="7" name="Rounded Rectangle 7"/>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FFA995" w14:textId="520D63C0" w:rsidR="00DD1954" w:rsidRPr="00255AFD" w:rsidRDefault="00DD1954" w:rsidP="00255AFD">
                            <w:pPr>
                              <w:jc w:val="center"/>
                              <w:rPr>
                                <w:sz w:val="20"/>
                                <w:szCs w:val="20"/>
                              </w:rPr>
                            </w:pPr>
                            <w:r>
                              <w:rPr>
                                <w:rFonts w:asciiTheme="minorHAnsi" w:hAnsiTheme="minorHAnsi" w:cstheme="minorHAnsi"/>
                                <w:sz w:val="20"/>
                                <w:szCs w:val="20"/>
                              </w:rPr>
                              <w:t>Tagihkan Ke BPJS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0F2A02" id="Rounded Rectangle 7" o:spid="_x0000_s1035" style="position:absolute;left:0;text-align:left;margin-left:357pt;margin-top:4.7pt;width:63pt;height:44.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" fillcolor="#4472c4 [3204]" strokecolor="#1f3763 [1604]" strokeweight="1pt">
                <v:stroke joinstyle="miter"/>
                <v:textbox>
                  <w:txbxContent>
                    <w:p w14:paraId="55FFA995" w14:textId="520D63C0" w:rsidR="00DD1954" w:rsidRPr="00255AFD" w:rsidRDefault="00DD1954" w:rsidP="00255AFD">
                      <w:pPr>
                        <w:jc w:val="center"/>
                        <w:rPr>
                          <w:sz w:val="20"/>
                          <w:szCs w:val="20"/>
                        </w:rPr>
                      </w:pPr>
                      <w:r>
                        <w:rPr>
                          <w:rFonts w:asciiTheme="minorHAnsi" w:hAnsiTheme="minorHAnsi" w:cstheme="minorHAnsi"/>
                          <w:sz w:val="20"/>
                          <w:szCs w:val="20"/>
                        </w:rPr>
                        <w:t>Tagihkan Ke BPJS</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0528" behindDoc="0" locked="0" layoutInCell="1" allowOverlap="1" wp14:anchorId="260083F9" wp14:editId="295F0338">
                <wp:simplePos x="0" y="0"/>
                <wp:positionH relativeFrom="column">
                  <wp:posOffset>2238375</wp:posOffset>
                </wp:positionH>
                <wp:positionV relativeFrom="paragraph">
                  <wp:posOffset>59690</wp:posOffset>
                </wp:positionV>
                <wp:extent cx="800100" cy="561975"/>
                <wp:effectExtent l="0" t="0" r="19050" b="28575"/>
                <wp:wrapNone/>
                <wp:docPr id="5" name="Rounded Rectangle 5"/>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5F62A8" w14:textId="133C1E09" w:rsidR="00DD1954" w:rsidRPr="00255AFD" w:rsidRDefault="00DD1954" w:rsidP="00255AFD">
                            <w:pPr>
                              <w:ind w:left="-90" w:right="-120"/>
                              <w:jc w:val="center"/>
                              <w:rPr>
                                <w:rFonts w:asciiTheme="minorHAnsi" w:hAnsiTheme="minorHAnsi" w:cstheme="minorHAnsi"/>
                                <w:sz w:val="20"/>
                                <w:szCs w:val="20"/>
                              </w:rPr>
                            </w:pPr>
                            <w:r w:rsidRPr="00255AFD">
                              <w:rPr>
                                <w:rFonts w:asciiTheme="minorHAnsi" w:hAnsiTheme="minorHAnsi" w:cstheme="minorHAnsi"/>
                                <w:sz w:val="20"/>
                                <w:szCs w:val="20"/>
                              </w:rPr>
                              <w:t>Input Coding &amp; Grouper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0083F9" id="Rounded Rectangle 5" o:spid="_x0000_s1036" style="position:absolute;left:0;text-align:left;margin-left:176.25pt;margin-top:4.7pt;width:63pt;height:4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" fillcolor="#4472c4 [3204]" strokecolor="#1f3763 [1604]" strokeweight="1pt">
                <v:stroke joinstyle="miter"/>
                <v:textbox>
                  <w:txbxContent>
                    <w:p w14:paraId="245F62A8" w14:textId="133C1E09" w:rsidR="00DD1954" w:rsidRPr="00255AFD" w:rsidRDefault="00DD1954" w:rsidP="00255AFD">
                      <w:pPr>
                        <w:ind w:left="-90" w:right="-120"/>
                        <w:jc w:val="center"/>
                        <w:rPr>
                          <w:rFonts w:asciiTheme="minorHAnsi" w:hAnsiTheme="minorHAnsi" w:cstheme="minorHAnsi"/>
                          <w:sz w:val="20"/>
                          <w:szCs w:val="20"/>
                        </w:rPr>
                      </w:pPr>
                      <w:r w:rsidRPr="00255AFD">
                        <w:rPr>
                          <w:rFonts w:asciiTheme="minorHAnsi" w:hAnsiTheme="minorHAnsi" w:cstheme="minorHAnsi"/>
                          <w:sz w:val="20"/>
                          <w:szCs w:val="20"/>
                        </w:rPr>
                        <w:t>Input Coding &amp; Grouper</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68480" behindDoc="0" locked="0" layoutInCell="1" allowOverlap="1" wp14:anchorId="432C1A11" wp14:editId="3D0B5436">
                <wp:simplePos x="0" y="0"/>
                <wp:positionH relativeFrom="column">
                  <wp:posOffset>1095375</wp:posOffset>
                </wp:positionH>
                <wp:positionV relativeFrom="paragraph">
                  <wp:posOffset>59690</wp:posOffset>
                </wp:positionV>
                <wp:extent cx="800100" cy="561975"/>
                <wp:effectExtent l="0" t="0" r="19050" b="28575"/>
                <wp:wrapNone/>
                <wp:docPr id="4" name="Rounded Rectangle 4"/>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C987CC" w14:textId="16876D02" w:rsidR="00DD1954" w:rsidRPr="00255AFD" w:rsidRDefault="00DD1954" w:rsidP="00255AFD">
                            <w:pPr>
                              <w:ind w:left="-90" w:right="-120"/>
                              <w:jc w:val="center"/>
                              <w:rPr>
                                <w:rFonts w:asciiTheme="minorHAnsi" w:hAnsiTheme="minorHAnsi" w:cstheme="minorHAnsi"/>
                                <w:sz w:val="20"/>
                                <w:szCs w:val="20"/>
                              </w:rPr>
                            </w:pPr>
                            <w:r w:rsidRPr="00255AFD">
                              <w:rPr>
                                <w:rFonts w:asciiTheme="minorHAnsi" w:hAnsiTheme="minorHAnsi" w:cstheme="minorHAnsi"/>
                                <w:sz w:val="20"/>
                                <w:szCs w:val="20"/>
                              </w:rPr>
                              <w:t>Penerbitan SEP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C1A11" id="Rounded Rectangle 4" o:spid="_x0000_s1037" style="position:absolute;left:0;text-align:left;margin-left:86.25pt;margin-top:4.7pt;width:63pt;height:4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" fillcolor="#4472c4 [3204]" strokecolor="#1f3763 [1604]" strokeweight="1pt">
                <v:stroke joinstyle="miter"/>
                <v:textbox>
                  <w:txbxContent>
                    <w:p w14:paraId="78C987CC" w14:textId="16876D02" w:rsidR="00DD1954" w:rsidRPr="00255AFD" w:rsidRDefault="00DD1954" w:rsidP="00255AFD">
                      <w:pPr>
                        <w:ind w:left="-90" w:right="-120"/>
                        <w:jc w:val="center"/>
                        <w:rPr>
                          <w:rFonts w:asciiTheme="minorHAnsi" w:hAnsiTheme="minorHAnsi" w:cstheme="minorHAnsi"/>
                          <w:sz w:val="20"/>
                          <w:szCs w:val="20"/>
                        </w:rPr>
                      </w:pPr>
                      <w:r w:rsidRPr="00255AFD">
                        <w:rPr>
                          <w:rFonts w:asciiTheme="minorHAnsi" w:hAnsiTheme="minorHAnsi" w:cstheme="minorHAnsi"/>
                          <w:sz w:val="20"/>
                          <w:szCs w:val="20"/>
                        </w:rPr>
                        <w:t>Penerbitan SEP</w:t>
                      </w:r>
                    </w:p>
                  </w:txbxContent>
                </v:textbox>
              </v:roundrect>
            </w:pict>
          </mc:Fallback>
        </mc:AlternateContent>
      </w:r>
    </w:p>
    <w:p w14:paraId="393CA64D" w14:textId="2B448A8E" w:rsidR="00246BA2" w:rsidRPr="000D3259" w:rsidRDefault="008536E4" w:rsidP="000D3259">
      <w:pPr>
        <w:pStyle w:val="ListParagraph"/>
        <w:spacing w:line="276" w:lineRule="auto"/>
        <w:ind w:left="1276" w:hanging="425"/>
        <w:contextualSpacing w:val="0"/>
        <w:rPr>
          <w:rFonts w:ascii="Arial" w:hAnsi="Arial" w:cs="Arial"/>
          <w:sz w:val="22"/>
          <w:szCs w:val="22"/>
          <w:lang w:val="sv-SE"/>
        </w:rPr>
      </w:pPr>
      <w:r w:rsidRPr="000D3259">
        <w:rPr>
          <w:rFonts w:ascii="Arial" w:hAnsi="Arial" w:cs="Arial"/>
          <w:noProof/>
          <w:sz w:val="22"/>
          <w:szCs w:val="22"/>
          <w:lang w:val="en-US" w:eastAsia="en-US"/>
        </w:rPr>
        <mc:AlternateContent>
          <mc:Choice Requires="wps">
            <w:drawing>
              <wp:anchor distT="0" distB="0" distL="114300" distR="114300" simplePos="0" relativeHeight="251683840" behindDoc="0" locked="0" layoutInCell="1" allowOverlap="1" wp14:anchorId="38D57C44" wp14:editId="4EC207D6">
                <wp:simplePos x="0" y="0"/>
                <wp:positionH relativeFrom="column">
                  <wp:posOffset>4276725</wp:posOffset>
                </wp:positionH>
                <wp:positionV relativeFrom="paragraph">
                  <wp:posOffset>100965</wp:posOffset>
                </wp:positionV>
                <wp:extent cx="190500" cy="161925"/>
                <wp:effectExtent l="0" t="19050" r="38100" b="47625"/>
                <wp:wrapNone/>
                <wp:docPr id="18" name="Right Arrow 18"/>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type w14:anchorId="7E850F9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26" type="#_x0000_t13" style="position:absolute;margin-left:336.75pt;margin-top:7.95pt;width:15pt;height:12.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" adj="12420" fillcolor="#a5a5a5 [3206]" strokecolor="#525252 [1606]" strokeweight="1p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81792" behindDoc="0" locked="0" layoutInCell="1" allowOverlap="1" wp14:anchorId="5F2B1F99" wp14:editId="04B36D25">
                <wp:simplePos x="0" y="0"/>
                <wp:positionH relativeFrom="column">
                  <wp:posOffset>3124200</wp:posOffset>
                </wp:positionH>
                <wp:positionV relativeFrom="paragraph">
                  <wp:posOffset>100965</wp:posOffset>
                </wp:positionV>
                <wp:extent cx="190500" cy="161925"/>
                <wp:effectExtent l="0" t="19050" r="38100" b="47625"/>
                <wp:wrapNone/>
                <wp:docPr id="17" name="Right Arrow 17"/>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 w14:anchorId="4D3ECA16" id="Right Arrow 17" o:spid="_x0000_s1026" type="#_x0000_t13" style="position:absolute;margin-left:246pt;margin-top:7.95pt;width:15pt;height:1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" adj="12420" fillcolor="#a5a5a5 [3206]" strokecolor="#525252 [1606]" strokeweight="1p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9744" behindDoc="0" locked="0" layoutInCell="1" allowOverlap="1" wp14:anchorId="59FA1BB0" wp14:editId="726ED418">
                <wp:simplePos x="0" y="0"/>
                <wp:positionH relativeFrom="column">
                  <wp:posOffset>1981200</wp:posOffset>
                </wp:positionH>
                <wp:positionV relativeFrom="paragraph">
                  <wp:posOffset>100965</wp:posOffset>
                </wp:positionV>
                <wp:extent cx="190500" cy="161925"/>
                <wp:effectExtent l="0" t="19050" r="38100" b="47625"/>
                <wp:wrapNone/>
                <wp:docPr id="16" name="Right Arrow 16"/>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 w14:anchorId="79359712" id="Right Arrow 16" o:spid="_x0000_s1026" type="#_x0000_t13" style="position:absolute;margin-left:156pt;margin-top:7.95pt;width:15pt;height:1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" adj="12420" fillcolor="#a5a5a5 [3206]" strokecolor="#525252 [1606]" strokeweight="1pt"/>
            </w:pict>
          </mc:Fallback>
        </mc:AlternateContent>
      </w:r>
    </w:p>
    <w:p w14:paraId="10CA2BF7" w14:textId="0FDCECAB"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p>
    <w:p w14:paraId="51B7B379" w14:textId="539009FC"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p>
    <w:p w14:paraId="4C116FF1" w14:textId="58E50D8C"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r w:rsidRPr="000D3259">
        <w:rPr>
          <w:rFonts w:ascii="Arial" w:hAnsi="Arial" w:cs="Arial"/>
          <w:noProof/>
          <w:sz w:val="22"/>
          <w:szCs w:val="22"/>
          <w:lang w:val="en-US" w:eastAsia="en-US"/>
        </w:rPr>
        <mc:AlternateContent>
          <mc:Choice Requires="wps">
            <w:drawing>
              <wp:anchor distT="0" distB="0" distL="114300" distR="114300" simplePos="0" relativeHeight="251678720" behindDoc="0" locked="0" layoutInCell="1" allowOverlap="1" wp14:anchorId="0BEFD7C1" wp14:editId="5A43A169">
                <wp:simplePos x="0" y="0"/>
                <wp:positionH relativeFrom="column">
                  <wp:posOffset>4552950</wp:posOffset>
                </wp:positionH>
                <wp:positionV relativeFrom="paragraph">
                  <wp:posOffset>6350</wp:posOffset>
                </wp:positionV>
                <wp:extent cx="800100" cy="561975"/>
                <wp:effectExtent l="0" t="0" r="19050" b="28575"/>
                <wp:wrapNone/>
                <wp:docPr id="15" name="Rounded Rectangle 15"/>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A3FE0E9" w14:textId="11BE5CA4" w:rsidR="00DD1954" w:rsidRPr="00255AFD" w:rsidRDefault="00DD1954" w:rsidP="00255AFD">
                            <w:pPr>
                              <w:jc w:val="center"/>
                              <w:rPr>
                                <w:sz w:val="20"/>
                                <w:szCs w:val="20"/>
                              </w:rPr>
                            </w:pPr>
                            <w:r>
                              <w:rPr>
                                <w:rFonts w:asciiTheme="minorHAnsi" w:hAnsiTheme="minorHAnsi" w:cstheme="minorHAnsi"/>
                                <w:sz w:val="20"/>
                                <w:szCs w:val="20"/>
                              </w:rPr>
                              <w:t>Tagihkan Ke BRI Life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BEFD7C1" id="Rounded Rectangle 15" o:spid="_x0000_s1038" style="position:absolute;left:0;text-align:left;margin-left:358.5pt;margin-top:.5pt;width:63pt;height:44.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" fillcolor="#ed7d31 [3205]" strokecolor="#823b0b [1605]" strokeweight="1pt">
                <v:stroke joinstyle="miter"/>
                <v:textbox>
                  <w:txbxContent>
                    <w:p w14:paraId="7A3FE0E9" w14:textId="11BE5CA4" w:rsidR="00DD1954" w:rsidRPr="00255AFD" w:rsidRDefault="00DD1954" w:rsidP="00255AFD">
                      <w:pPr>
                        <w:jc w:val="center"/>
                        <w:rPr>
                          <w:sz w:val="20"/>
                          <w:szCs w:val="20"/>
                        </w:rPr>
                      </w:pPr>
                      <w:r>
                        <w:rPr>
                          <w:rFonts w:asciiTheme="minorHAnsi" w:hAnsiTheme="minorHAnsi" w:cstheme="minorHAnsi"/>
                          <w:sz w:val="20"/>
                          <w:szCs w:val="20"/>
                        </w:rPr>
                        <w:t>Tagihkan Ke BRI Life</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7696" behindDoc="0" locked="0" layoutInCell="1" allowOverlap="1" wp14:anchorId="4E731620" wp14:editId="6F9417ED">
                <wp:simplePos x="0" y="0"/>
                <wp:positionH relativeFrom="column">
                  <wp:posOffset>3409950</wp:posOffset>
                </wp:positionH>
                <wp:positionV relativeFrom="paragraph">
                  <wp:posOffset>6350</wp:posOffset>
                </wp:positionV>
                <wp:extent cx="814070" cy="609600"/>
                <wp:effectExtent l="0" t="0" r="24130" b="19050"/>
                <wp:wrapNone/>
                <wp:docPr id="10" name="Rounded Rectangle 10"/>
                <wp:cNvGraphicFramePr/>
                <a:graphic xmlns:a="http://schemas.openxmlformats.org/drawingml/2006/main">
                  <a:graphicData uri="http://schemas.microsoft.com/office/word/2010/wordprocessingShape">
                    <wps:wsp>
                      <wps:cNvSpPr/>
                      <wps:spPr>
                        <a:xfrm>
                          <a:off x="0" y="0"/>
                          <a:ext cx="814070" cy="60960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B47525C" w14:textId="77777777" w:rsidR="00DD1954" w:rsidRPr="00255AFD" w:rsidRDefault="00DD1954" w:rsidP="00255AFD">
                            <w:pPr>
                              <w:jc w:val="center"/>
                              <w:rPr>
                                <w:sz w:val="20"/>
                                <w:szCs w:val="20"/>
                              </w:rPr>
                            </w:pPr>
                            <w:r w:rsidRPr="00255AFD">
                              <w:rPr>
                                <w:rFonts w:asciiTheme="minorHAnsi" w:hAnsiTheme="minorHAnsi" w:cstheme="minorHAnsi"/>
                                <w:sz w:val="20"/>
                                <w:szCs w:val="20"/>
                              </w:rPr>
                              <w:t>Siapkan Dokumen Tagihan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731620" id="Rounded Rectangle 10" o:spid="_x0000_s1039" style="position:absolute;left:0;text-align:left;margin-left:268.5pt;margin-top:.5pt;width:64.1pt;height: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" fillcolor="#ed7d31 [3205]" strokecolor="#823b0b [1605]" strokeweight="1pt">
                <v:stroke joinstyle="miter"/>
                <v:textbox>
                  <w:txbxContent>
                    <w:p w14:paraId="6B47525C" w14:textId="77777777" w:rsidR="00DD1954" w:rsidRPr="00255AFD" w:rsidRDefault="00DD1954" w:rsidP="00255AFD">
                      <w:pPr>
                        <w:jc w:val="center"/>
                        <w:rPr>
                          <w:sz w:val="20"/>
                          <w:szCs w:val="20"/>
                        </w:rPr>
                      </w:pPr>
                      <w:r w:rsidRPr="00255AFD">
                        <w:rPr>
                          <w:rFonts w:asciiTheme="minorHAnsi" w:hAnsiTheme="minorHAnsi" w:cstheme="minorHAnsi"/>
                          <w:sz w:val="20"/>
                          <w:szCs w:val="20"/>
                        </w:rPr>
                        <w:t>Siapkan Dokumen Tagihan</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6672" behindDoc="0" locked="0" layoutInCell="1" allowOverlap="1" wp14:anchorId="38F48916" wp14:editId="1F66D6AF">
                <wp:simplePos x="0" y="0"/>
                <wp:positionH relativeFrom="column">
                  <wp:posOffset>2257425</wp:posOffset>
                </wp:positionH>
                <wp:positionV relativeFrom="paragraph">
                  <wp:posOffset>6350</wp:posOffset>
                </wp:positionV>
                <wp:extent cx="800100" cy="5619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40F6753" w14:textId="235CA22E" w:rsidR="00DD1954" w:rsidRPr="00255AFD" w:rsidRDefault="00DD1954" w:rsidP="00255AFD">
                            <w:pPr>
                              <w:ind w:left="-90" w:right="-120"/>
                              <w:jc w:val="center"/>
                              <w:rPr>
                                <w:rFonts w:asciiTheme="minorHAnsi" w:hAnsiTheme="minorHAnsi" w:cstheme="minorHAnsi"/>
                                <w:sz w:val="20"/>
                                <w:szCs w:val="20"/>
                              </w:rPr>
                            </w:pPr>
                            <w:r>
                              <w:rPr>
                                <w:rFonts w:asciiTheme="minorHAnsi" w:hAnsiTheme="minorHAnsi" w:cstheme="minorHAnsi"/>
                                <w:sz w:val="20"/>
                                <w:szCs w:val="20"/>
                              </w:rPr>
                              <w:t>Input BRIlife 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F48916" id="Rounded Rectangle 9" o:spid="_x0000_s1040" style="position:absolute;left:0;text-align:left;margin-left:177.75pt;margin-top:.5pt;width:63pt;height:4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" fillcolor="#ed7d31 [3205]" strokecolor="#823b0b [1605]" strokeweight="1pt">
                <v:stroke joinstyle="miter"/>
                <v:textbox>
                  <w:txbxContent>
                    <w:p w14:paraId="540F6753" w14:textId="235CA22E" w:rsidR="00DD1954" w:rsidRPr="00255AFD" w:rsidRDefault="00DD1954" w:rsidP="00255AFD">
                      <w:pPr>
                        <w:ind w:left="-90" w:right="-120"/>
                        <w:jc w:val="center"/>
                        <w:rPr>
                          <w:rFonts w:asciiTheme="minorHAnsi" w:hAnsiTheme="minorHAnsi" w:cstheme="minorHAnsi"/>
                          <w:sz w:val="20"/>
                          <w:szCs w:val="20"/>
                        </w:rPr>
                      </w:pPr>
                      <w:r>
                        <w:rPr>
                          <w:rFonts w:asciiTheme="minorHAnsi" w:hAnsiTheme="minorHAnsi" w:cstheme="minorHAnsi"/>
                          <w:sz w:val="20"/>
                          <w:szCs w:val="20"/>
                        </w:rPr>
                        <w:t>Input BRIlife Care</w:t>
                      </w:r>
                    </w:p>
                  </w:txbxContent>
                </v:textbox>
              </v:roundrec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75648" behindDoc="0" locked="0" layoutInCell="1" allowOverlap="1" wp14:anchorId="4537C4FB" wp14:editId="4746CD84">
                <wp:simplePos x="0" y="0"/>
                <wp:positionH relativeFrom="column">
                  <wp:posOffset>1114425</wp:posOffset>
                </wp:positionH>
                <wp:positionV relativeFrom="paragraph">
                  <wp:posOffset>6350</wp:posOffset>
                </wp:positionV>
                <wp:extent cx="800100" cy="561975"/>
                <wp:effectExtent l="0" t="0" r="19050" b="28575"/>
                <wp:wrapNone/>
                <wp:docPr id="8" name="Rounded Rectangle 8"/>
                <wp:cNvGraphicFramePr/>
                <a:graphic xmlns:a="http://schemas.openxmlformats.org/drawingml/2006/main">
                  <a:graphicData uri="http://schemas.microsoft.com/office/word/2010/wordprocessingShape">
                    <wps:wsp>
                      <wps:cNvSpPr/>
                      <wps:spPr>
                        <a:xfrm>
                          <a:off x="0" y="0"/>
                          <a:ext cx="800100" cy="56197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66F5125" w14:textId="779796F6" w:rsidR="00DD1954" w:rsidRPr="00255AFD" w:rsidRDefault="00DD1954" w:rsidP="00255AFD">
                            <w:pPr>
                              <w:ind w:left="-90" w:right="-120"/>
                              <w:jc w:val="center"/>
                              <w:rPr>
                                <w:rFonts w:asciiTheme="minorHAnsi" w:hAnsiTheme="minorHAnsi" w:cstheme="minorHAnsi"/>
                                <w:sz w:val="20"/>
                                <w:szCs w:val="20"/>
                              </w:rPr>
                            </w:pPr>
                            <w:r>
                              <w:rPr>
                                <w:rFonts w:asciiTheme="minorHAnsi" w:hAnsiTheme="minorHAnsi" w:cstheme="minorHAnsi"/>
                                <w:sz w:val="20"/>
                                <w:szCs w:val="20"/>
                              </w:rPr>
                              <w:t>Penerbitan SJP bila Perlu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37C4FB" id="Rounded Rectangle 8" o:spid="_x0000_s1041" style="position:absolute;left:0;text-align:left;margin-left:87.75pt;margin-top:.5pt;width:63pt;height:4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" fillcolor="#ed7d31 [3205]" strokecolor="#823b0b [1605]" strokeweight="1pt">
                <v:stroke joinstyle="miter"/>
                <v:textbox>
                  <w:txbxContent>
                    <w:p w14:paraId="066F5125" w14:textId="779796F6" w:rsidR="00DD1954" w:rsidRPr="00255AFD" w:rsidRDefault="00DD1954" w:rsidP="00255AFD">
                      <w:pPr>
                        <w:ind w:left="-90" w:right="-120"/>
                        <w:jc w:val="center"/>
                        <w:rPr>
                          <w:rFonts w:asciiTheme="minorHAnsi" w:hAnsiTheme="minorHAnsi" w:cstheme="minorHAnsi"/>
                          <w:sz w:val="20"/>
                          <w:szCs w:val="20"/>
                        </w:rPr>
                      </w:pPr>
                      <w:r>
                        <w:rPr>
                          <w:rFonts w:asciiTheme="minorHAnsi" w:hAnsiTheme="minorHAnsi" w:cstheme="minorHAnsi"/>
                          <w:sz w:val="20"/>
                          <w:szCs w:val="20"/>
                        </w:rPr>
                        <w:t>Penerbitan SJP bila Perlu</w:t>
                      </w:r>
                    </w:p>
                  </w:txbxContent>
                </v:textbox>
              </v:roundrect>
            </w:pict>
          </mc:Fallback>
        </mc:AlternateContent>
      </w:r>
    </w:p>
    <w:p w14:paraId="324F0054" w14:textId="10B3BC18" w:rsidR="00255AFD" w:rsidRPr="000D3259" w:rsidRDefault="008536E4" w:rsidP="000D3259">
      <w:pPr>
        <w:pStyle w:val="ListParagraph"/>
        <w:spacing w:line="276" w:lineRule="auto"/>
        <w:ind w:left="1276" w:hanging="425"/>
        <w:contextualSpacing w:val="0"/>
        <w:rPr>
          <w:rFonts w:ascii="Arial" w:hAnsi="Arial" w:cs="Arial"/>
          <w:sz w:val="22"/>
          <w:szCs w:val="22"/>
          <w:lang w:val="sv-SE"/>
        </w:rPr>
      </w:pPr>
      <w:r w:rsidRPr="000D3259">
        <w:rPr>
          <w:rFonts w:ascii="Arial" w:hAnsi="Arial" w:cs="Arial"/>
          <w:noProof/>
          <w:sz w:val="22"/>
          <w:szCs w:val="22"/>
          <w:lang w:val="en-US" w:eastAsia="en-US"/>
        </w:rPr>
        <mc:AlternateContent>
          <mc:Choice Requires="wps">
            <w:drawing>
              <wp:anchor distT="0" distB="0" distL="114300" distR="114300" simplePos="0" relativeHeight="251687936" behindDoc="0" locked="0" layoutInCell="1" allowOverlap="1" wp14:anchorId="6AF4F5A1" wp14:editId="0A1B5345">
                <wp:simplePos x="0" y="0"/>
                <wp:positionH relativeFrom="column">
                  <wp:posOffset>4286250</wp:posOffset>
                </wp:positionH>
                <wp:positionV relativeFrom="paragraph">
                  <wp:posOffset>28575</wp:posOffset>
                </wp:positionV>
                <wp:extent cx="190500" cy="161925"/>
                <wp:effectExtent l="0" t="19050" r="38100" b="47625"/>
                <wp:wrapNone/>
                <wp:docPr id="24" name="Right Arrow 24"/>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 w14:anchorId="5F369513" id="Right Arrow 24" o:spid="_x0000_s1026" type="#_x0000_t13" style="position:absolute;margin-left:337.5pt;margin-top:2.25pt;width:15pt;height:1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" adj="12420" fillcolor="#a5a5a5 [3206]" strokecolor="#525252 [1606]" strokeweight="1p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86912" behindDoc="0" locked="0" layoutInCell="1" allowOverlap="1" wp14:anchorId="6B601ADB" wp14:editId="3010A875">
                <wp:simplePos x="0" y="0"/>
                <wp:positionH relativeFrom="column">
                  <wp:posOffset>3133725</wp:posOffset>
                </wp:positionH>
                <wp:positionV relativeFrom="paragraph">
                  <wp:posOffset>28575</wp:posOffset>
                </wp:positionV>
                <wp:extent cx="190500" cy="161925"/>
                <wp:effectExtent l="0" t="19050" r="38100" b="47625"/>
                <wp:wrapNone/>
                <wp:docPr id="20" name="Right Arrow 20"/>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 w14:anchorId="0078FF11" id="Right Arrow 20" o:spid="_x0000_s1026" type="#_x0000_t13" style="position:absolute;margin-left:246.75pt;margin-top:2.25pt;width:15pt;height:12.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" adj="12420" fillcolor="#a5a5a5 [3206]" strokecolor="#525252 [1606]" strokeweight="1pt"/>
            </w:pict>
          </mc:Fallback>
        </mc:AlternateContent>
      </w:r>
      <w:r w:rsidRPr="000D3259">
        <w:rPr>
          <w:rFonts w:ascii="Arial" w:hAnsi="Arial" w:cs="Arial"/>
          <w:noProof/>
          <w:sz w:val="22"/>
          <w:szCs w:val="22"/>
          <w:lang w:val="en-US" w:eastAsia="en-US"/>
        </w:rPr>
        <mc:AlternateContent>
          <mc:Choice Requires="wps">
            <w:drawing>
              <wp:anchor distT="0" distB="0" distL="114300" distR="114300" simplePos="0" relativeHeight="251685888" behindDoc="0" locked="0" layoutInCell="1" allowOverlap="1" wp14:anchorId="05016192" wp14:editId="6A716D3E">
                <wp:simplePos x="0" y="0"/>
                <wp:positionH relativeFrom="column">
                  <wp:posOffset>1990725</wp:posOffset>
                </wp:positionH>
                <wp:positionV relativeFrom="paragraph">
                  <wp:posOffset>28575</wp:posOffset>
                </wp:positionV>
                <wp:extent cx="190500" cy="161925"/>
                <wp:effectExtent l="0" t="19050" r="38100" b="47625"/>
                <wp:wrapNone/>
                <wp:docPr id="19" name="Right Arrow 19"/>
                <wp:cNvGraphicFramePr/>
                <a:graphic xmlns:a="http://schemas.openxmlformats.org/drawingml/2006/main">
                  <a:graphicData uri="http://schemas.microsoft.com/office/word/2010/wordprocessingShape">
                    <wps:wsp>
                      <wps:cNvSpPr/>
                      <wps:spPr>
                        <a:xfrm>
                          <a:off x="0" y="0"/>
                          <a:ext cx="190500" cy="161925"/>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shape w14:anchorId="4C131B05" id="Right Arrow 19" o:spid="_x0000_s1026" type="#_x0000_t13" style="position:absolute;margin-left:156.75pt;margin-top:2.25pt;width:15pt;height:12.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" adj="12420" fillcolor="#a5a5a5 [3206]" strokecolor="#525252 [1606]" strokeweight="1pt"/>
            </w:pict>
          </mc:Fallback>
        </mc:AlternateContent>
      </w:r>
    </w:p>
    <w:p w14:paraId="3CDE6126" w14:textId="7D2FD13E"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p>
    <w:p w14:paraId="3C632DFC" w14:textId="77777777"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p>
    <w:p w14:paraId="2A33D8BC" w14:textId="77777777" w:rsidR="00255AFD" w:rsidRPr="000D3259" w:rsidRDefault="00255AFD" w:rsidP="000D3259">
      <w:pPr>
        <w:pStyle w:val="ListParagraph"/>
        <w:spacing w:line="276" w:lineRule="auto"/>
        <w:ind w:left="1276" w:hanging="425"/>
        <w:contextualSpacing w:val="0"/>
        <w:rPr>
          <w:rFonts w:ascii="Arial" w:hAnsi="Arial" w:cs="Arial"/>
          <w:sz w:val="22"/>
          <w:szCs w:val="22"/>
          <w:lang w:val="sv-SE"/>
        </w:rPr>
      </w:pPr>
    </w:p>
    <w:p w14:paraId="1E44E1C0" w14:textId="77777777" w:rsidR="00246BA2" w:rsidRPr="000D3259" w:rsidRDefault="00246BA2" w:rsidP="000D3259">
      <w:pPr>
        <w:numPr>
          <w:ilvl w:val="1"/>
          <w:numId w:val="27"/>
        </w:numPr>
        <w:tabs>
          <w:tab w:val="clear" w:pos="1440"/>
        </w:tabs>
        <w:spacing w:line="276" w:lineRule="auto"/>
        <w:ind w:left="1276" w:hanging="425"/>
        <w:jc w:val="both"/>
        <w:rPr>
          <w:rFonts w:ascii="Arial" w:hAnsi="Arial" w:cs="Arial"/>
          <w:sz w:val="22"/>
          <w:szCs w:val="22"/>
          <w:lang w:val="sv-SE"/>
        </w:rPr>
      </w:pPr>
      <w:r w:rsidRPr="000D3259">
        <w:rPr>
          <w:rFonts w:ascii="Arial" w:hAnsi="Arial" w:cs="Arial"/>
          <w:sz w:val="22"/>
          <w:szCs w:val="22"/>
          <w:lang w:val="sv-SE"/>
        </w:rPr>
        <w:t>Tata Cara Pembayaran</w:t>
      </w:r>
    </w:p>
    <w:p w14:paraId="2172FC88" w14:textId="77777777" w:rsidR="00871B11" w:rsidRPr="000D3259" w:rsidRDefault="00246BA2" w:rsidP="000D3259">
      <w:pPr>
        <w:numPr>
          <w:ilvl w:val="0"/>
          <w:numId w:val="66"/>
        </w:numPr>
        <w:tabs>
          <w:tab w:val="clear" w:pos="720"/>
        </w:tabs>
        <w:spacing w:line="276" w:lineRule="auto"/>
        <w:ind w:left="1701" w:hanging="425"/>
        <w:jc w:val="both"/>
        <w:rPr>
          <w:rFonts w:ascii="Arial" w:hAnsi="Arial" w:cs="Arial"/>
          <w:sz w:val="22"/>
          <w:szCs w:val="22"/>
          <w:lang w:val="sv-SE"/>
        </w:rPr>
      </w:pPr>
      <w:r w:rsidRPr="000D3259">
        <w:rPr>
          <w:rFonts w:ascii="Arial" w:hAnsi="Arial" w:cs="Arial"/>
          <w:sz w:val="22"/>
          <w:szCs w:val="22"/>
          <w:lang w:val="sv-SE"/>
        </w:rPr>
        <w:t xml:space="preserve">Pembayaran biaya pelayanan kesehatan oleh </w:t>
      </w:r>
      <w:r w:rsidRPr="000D3259">
        <w:rPr>
          <w:rFonts w:ascii="Arial" w:hAnsi="Arial" w:cs="Arial"/>
          <w:b/>
          <w:sz w:val="22"/>
          <w:szCs w:val="22"/>
          <w:lang w:val="sv-SE"/>
        </w:rPr>
        <w:t>PIHAK PERTAMA</w:t>
      </w:r>
      <w:r w:rsidRPr="000D3259">
        <w:rPr>
          <w:rFonts w:ascii="Arial" w:hAnsi="Arial" w:cs="Arial"/>
          <w:sz w:val="22"/>
          <w:szCs w:val="22"/>
          <w:lang w:val="sv-SE"/>
        </w:rPr>
        <w:t xml:space="preserve"> kepada </w:t>
      </w:r>
      <w:r w:rsidRPr="000D3259">
        <w:rPr>
          <w:rFonts w:ascii="Arial" w:hAnsi="Arial" w:cs="Arial"/>
          <w:b/>
          <w:sz w:val="22"/>
          <w:szCs w:val="22"/>
          <w:lang w:val="sv-SE"/>
        </w:rPr>
        <w:t>PIHAK KEDUA</w:t>
      </w:r>
      <w:r w:rsidRPr="000D3259">
        <w:rPr>
          <w:rFonts w:ascii="Arial" w:hAnsi="Arial" w:cs="Arial"/>
          <w:sz w:val="22"/>
          <w:szCs w:val="22"/>
          <w:lang w:val="sv-SE"/>
        </w:rPr>
        <w:t xml:space="preserve">, dilaksanakan selambat-lambatnya 30 (tiga puluh) </w:t>
      </w:r>
      <w:r w:rsidR="002B376E" w:rsidRPr="000D3259">
        <w:rPr>
          <w:rFonts w:ascii="Arial" w:hAnsi="Arial" w:cs="Arial"/>
          <w:sz w:val="22"/>
          <w:szCs w:val="22"/>
          <w:lang w:val="sv-SE"/>
        </w:rPr>
        <w:t xml:space="preserve">Hari Kerja </w:t>
      </w:r>
      <w:r w:rsidRPr="000D3259">
        <w:rPr>
          <w:rFonts w:ascii="Arial" w:hAnsi="Arial" w:cs="Arial"/>
          <w:sz w:val="22"/>
          <w:szCs w:val="22"/>
          <w:lang w:val="sv-SE"/>
        </w:rPr>
        <w:t xml:space="preserve">terhitung sejak tanggal </w:t>
      </w:r>
      <w:r w:rsidRPr="000D3259">
        <w:rPr>
          <w:rFonts w:ascii="Arial" w:hAnsi="Arial" w:cs="Arial"/>
          <w:b/>
          <w:sz w:val="22"/>
          <w:szCs w:val="22"/>
          <w:lang w:val="sv-SE"/>
        </w:rPr>
        <w:t>PIHAK PERTAMA</w:t>
      </w:r>
      <w:r w:rsidRPr="000D3259">
        <w:rPr>
          <w:rFonts w:ascii="Arial" w:hAnsi="Arial" w:cs="Arial"/>
          <w:sz w:val="22"/>
          <w:szCs w:val="22"/>
          <w:lang w:val="sv-SE"/>
        </w:rPr>
        <w:t xml:space="preserve"> telah menerima secara lengkap tagihan yang diajukan oleh </w:t>
      </w:r>
      <w:r w:rsidRPr="000D3259">
        <w:rPr>
          <w:rFonts w:ascii="Arial" w:hAnsi="Arial" w:cs="Arial"/>
          <w:b/>
          <w:sz w:val="22"/>
          <w:szCs w:val="22"/>
          <w:lang w:val="sv-SE"/>
        </w:rPr>
        <w:t xml:space="preserve">PIHAK KEDUA </w:t>
      </w:r>
      <w:r w:rsidRPr="000D3259">
        <w:rPr>
          <w:rFonts w:ascii="Arial" w:hAnsi="Arial" w:cs="Arial"/>
          <w:sz w:val="22"/>
          <w:szCs w:val="22"/>
          <w:lang w:val="sv-SE"/>
        </w:rPr>
        <w:t xml:space="preserve">dan proses </w:t>
      </w:r>
      <w:r w:rsidR="00623FD9" w:rsidRPr="000D3259">
        <w:rPr>
          <w:rFonts w:ascii="Arial" w:hAnsi="Arial" w:cs="Arial"/>
          <w:sz w:val="22"/>
          <w:szCs w:val="22"/>
          <w:lang w:val="sv-SE"/>
        </w:rPr>
        <w:t xml:space="preserve">Verifikasi </w:t>
      </w:r>
      <w:r w:rsidRPr="000D3259">
        <w:rPr>
          <w:rFonts w:ascii="Arial" w:hAnsi="Arial" w:cs="Arial"/>
          <w:sz w:val="22"/>
          <w:szCs w:val="22"/>
          <w:lang w:val="sv-SE"/>
        </w:rPr>
        <w:t xml:space="preserve">selesai dilaksanakan oleh </w:t>
      </w:r>
      <w:r w:rsidRPr="000D3259">
        <w:rPr>
          <w:rFonts w:ascii="Arial" w:hAnsi="Arial" w:cs="Arial"/>
          <w:b/>
          <w:sz w:val="22"/>
          <w:szCs w:val="22"/>
          <w:lang w:val="sv-SE"/>
        </w:rPr>
        <w:t>PIHAK PERTAMA</w:t>
      </w:r>
      <w:r w:rsidRPr="000D3259">
        <w:rPr>
          <w:rFonts w:ascii="Arial" w:hAnsi="Arial" w:cs="Arial"/>
          <w:sz w:val="22"/>
          <w:szCs w:val="22"/>
          <w:lang w:val="sv-SE"/>
        </w:rPr>
        <w:t xml:space="preserve">. </w:t>
      </w:r>
    </w:p>
    <w:p w14:paraId="534EC3CC" w14:textId="197F1917" w:rsidR="00871B11" w:rsidRPr="000D3259" w:rsidRDefault="00246BA2" w:rsidP="000D3259">
      <w:pPr>
        <w:numPr>
          <w:ilvl w:val="0"/>
          <w:numId w:val="66"/>
        </w:numPr>
        <w:tabs>
          <w:tab w:val="clear" w:pos="720"/>
        </w:tabs>
        <w:spacing w:line="276" w:lineRule="auto"/>
        <w:ind w:left="1701" w:hanging="425"/>
        <w:jc w:val="both"/>
        <w:rPr>
          <w:rFonts w:ascii="Arial" w:hAnsi="Arial" w:cs="Arial"/>
          <w:sz w:val="22"/>
          <w:szCs w:val="22"/>
          <w:lang w:val="sv-SE"/>
        </w:rPr>
      </w:pPr>
      <w:r w:rsidRPr="000D3259">
        <w:rPr>
          <w:rFonts w:ascii="Arial" w:hAnsi="Arial" w:cs="Arial"/>
          <w:sz w:val="22"/>
          <w:szCs w:val="22"/>
          <w:lang w:val="id-ID"/>
        </w:rPr>
        <w:t xml:space="preserve">Tagihan </w:t>
      </w:r>
      <w:r w:rsidR="005C5655" w:rsidRPr="000D3259">
        <w:rPr>
          <w:rFonts w:ascii="Arial" w:hAnsi="Arial" w:cs="Arial"/>
          <w:sz w:val="22"/>
          <w:szCs w:val="22"/>
          <w:lang w:val="sv-SE"/>
        </w:rPr>
        <w:t>Produk BRILIFE</w:t>
      </w:r>
      <w:r w:rsidRPr="000D3259">
        <w:rPr>
          <w:rFonts w:ascii="Arial" w:hAnsi="Arial" w:cs="Arial"/>
          <w:sz w:val="22"/>
          <w:szCs w:val="22"/>
          <w:lang w:val="sv-SE"/>
        </w:rPr>
        <w:t xml:space="preserve"> Managed Care </w:t>
      </w:r>
      <w:r w:rsidRPr="000D3259">
        <w:rPr>
          <w:rFonts w:ascii="Arial" w:hAnsi="Arial" w:cs="Arial"/>
          <w:sz w:val="22"/>
          <w:szCs w:val="22"/>
          <w:lang w:val="id-ID"/>
        </w:rPr>
        <w:t xml:space="preserve">yang diajukan lebih dari </w:t>
      </w:r>
      <w:r w:rsidRPr="000D3259">
        <w:rPr>
          <w:rFonts w:ascii="Arial" w:hAnsi="Arial" w:cs="Arial"/>
          <w:sz w:val="22"/>
          <w:szCs w:val="22"/>
          <w:lang w:val="sv-SE"/>
        </w:rPr>
        <w:t>3 (</w:t>
      </w:r>
      <w:r w:rsidRPr="000D3259">
        <w:rPr>
          <w:rFonts w:ascii="Arial" w:hAnsi="Arial" w:cs="Arial"/>
          <w:sz w:val="22"/>
          <w:szCs w:val="22"/>
          <w:lang w:val="id-ID"/>
        </w:rPr>
        <w:t>tiga</w:t>
      </w:r>
      <w:r w:rsidRPr="000D3259">
        <w:rPr>
          <w:rFonts w:ascii="Arial" w:hAnsi="Arial" w:cs="Arial"/>
          <w:sz w:val="22"/>
          <w:szCs w:val="22"/>
          <w:lang w:val="sv-SE"/>
        </w:rPr>
        <w:t xml:space="preserve">) bulan </w:t>
      </w:r>
      <w:r w:rsidRPr="000D3259">
        <w:rPr>
          <w:rFonts w:ascii="Arial" w:hAnsi="Arial" w:cs="Arial"/>
          <w:sz w:val="22"/>
          <w:szCs w:val="22"/>
          <w:lang w:val="id-ID"/>
        </w:rPr>
        <w:t xml:space="preserve">sejak berakhirnya Bulan Pelayanan </w:t>
      </w:r>
      <w:r w:rsidR="00DA3F8C" w:rsidRPr="000D3259">
        <w:rPr>
          <w:rFonts w:ascii="Arial" w:hAnsi="Arial" w:cs="Arial"/>
          <w:sz w:val="22"/>
          <w:szCs w:val="22"/>
          <w:lang w:val="id-ID"/>
        </w:rPr>
        <w:t>dan/ atau</w:t>
      </w:r>
      <w:r w:rsidRPr="000D3259">
        <w:rPr>
          <w:rFonts w:ascii="Arial" w:hAnsi="Arial" w:cs="Arial"/>
          <w:sz w:val="22"/>
          <w:szCs w:val="22"/>
          <w:lang w:val="id-ID"/>
        </w:rPr>
        <w:t xml:space="preserve"> berakhirnya Perjanjian ini (tanpa ada kesepakatan </w:t>
      </w:r>
      <w:r w:rsidR="002E7E94" w:rsidRPr="000D3259">
        <w:rPr>
          <w:rFonts w:ascii="Arial" w:hAnsi="Arial" w:cs="Arial"/>
          <w:b/>
          <w:bCs/>
          <w:sz w:val="22"/>
          <w:szCs w:val="22"/>
          <w:lang w:val="id-ID"/>
        </w:rPr>
        <w:t>PARA PIHAK</w:t>
      </w:r>
      <w:r w:rsidRPr="000D3259">
        <w:rPr>
          <w:rFonts w:ascii="Arial" w:hAnsi="Arial" w:cs="Arial"/>
          <w:sz w:val="22"/>
          <w:szCs w:val="22"/>
          <w:lang w:val="id-ID"/>
        </w:rPr>
        <w:t xml:space="preserve"> untuk memperpanjang Perjanjian ini,</w:t>
      </w:r>
      <w:r w:rsidRPr="000D3259">
        <w:rPr>
          <w:rFonts w:ascii="Arial" w:hAnsi="Arial" w:cs="Arial"/>
          <w:sz w:val="22"/>
          <w:szCs w:val="22"/>
          <w:lang w:val="sv-SE"/>
        </w:rPr>
        <w:t xml:space="preserve"> </w:t>
      </w:r>
      <w:r w:rsidRPr="000D3259">
        <w:rPr>
          <w:rFonts w:ascii="Arial" w:hAnsi="Arial" w:cs="Arial"/>
          <w:sz w:val="22"/>
          <w:szCs w:val="22"/>
          <w:lang w:val="id-ID"/>
        </w:rPr>
        <w:t xml:space="preserve">berhak untuk ditolak atau </w:t>
      </w:r>
      <w:r w:rsidRPr="000D3259">
        <w:rPr>
          <w:rFonts w:ascii="Arial" w:hAnsi="Arial" w:cs="Arial"/>
          <w:sz w:val="22"/>
          <w:szCs w:val="22"/>
          <w:lang w:val="sv-SE"/>
        </w:rPr>
        <w:t>tidak membayarkan tagihan pembayarannya</w:t>
      </w:r>
      <w:r w:rsidRPr="000D3259">
        <w:rPr>
          <w:rFonts w:ascii="Arial" w:hAnsi="Arial" w:cs="Arial"/>
          <w:sz w:val="22"/>
          <w:szCs w:val="22"/>
          <w:lang w:val="id-ID"/>
        </w:rPr>
        <w:t xml:space="preserve"> oleh </w:t>
      </w:r>
      <w:r w:rsidRPr="000D3259">
        <w:rPr>
          <w:rFonts w:ascii="Arial" w:hAnsi="Arial" w:cs="Arial"/>
          <w:b/>
          <w:sz w:val="22"/>
          <w:szCs w:val="22"/>
          <w:lang w:val="id-ID"/>
        </w:rPr>
        <w:t>PIHAK PERTAMA</w:t>
      </w:r>
      <w:r w:rsidRPr="000D3259">
        <w:rPr>
          <w:rFonts w:ascii="Arial" w:hAnsi="Arial" w:cs="Arial"/>
          <w:sz w:val="22"/>
          <w:szCs w:val="22"/>
          <w:lang w:val="id-ID"/>
        </w:rPr>
        <w:t>.</w:t>
      </w:r>
    </w:p>
    <w:p w14:paraId="0FBA5383" w14:textId="0A196F27" w:rsidR="00246BA2" w:rsidRPr="000D3259" w:rsidRDefault="00246BA2" w:rsidP="000D3259">
      <w:pPr>
        <w:numPr>
          <w:ilvl w:val="0"/>
          <w:numId w:val="66"/>
        </w:numPr>
        <w:tabs>
          <w:tab w:val="clear" w:pos="720"/>
        </w:tabs>
        <w:spacing w:line="276" w:lineRule="auto"/>
        <w:ind w:left="1701" w:hanging="425"/>
        <w:jc w:val="both"/>
        <w:rPr>
          <w:rFonts w:ascii="Arial" w:hAnsi="Arial" w:cs="Arial"/>
          <w:sz w:val="22"/>
          <w:szCs w:val="22"/>
          <w:lang w:val="sv-SE"/>
        </w:rPr>
      </w:pPr>
      <w:r w:rsidRPr="000D3259">
        <w:rPr>
          <w:rFonts w:ascii="Arial" w:hAnsi="Arial" w:cs="Arial"/>
          <w:b/>
          <w:sz w:val="22"/>
          <w:szCs w:val="22"/>
          <w:lang w:val="sv-SE"/>
        </w:rPr>
        <w:t>PIHAK PERTAMA</w:t>
      </w:r>
      <w:r w:rsidRPr="000D3259">
        <w:rPr>
          <w:rFonts w:ascii="Arial" w:hAnsi="Arial" w:cs="Arial"/>
          <w:sz w:val="22"/>
          <w:szCs w:val="22"/>
          <w:lang w:val="sv-SE"/>
        </w:rPr>
        <w:t xml:space="preserve"> tidak bertanggung jawab untuk membayar tagihan yang diajukan oleh </w:t>
      </w:r>
      <w:r w:rsidRPr="000D3259">
        <w:rPr>
          <w:rFonts w:ascii="Arial" w:hAnsi="Arial" w:cs="Arial"/>
          <w:b/>
          <w:sz w:val="22"/>
          <w:szCs w:val="22"/>
          <w:lang w:val="sv-SE"/>
        </w:rPr>
        <w:t>PIHAK KEDUA</w:t>
      </w:r>
      <w:r w:rsidRPr="000D3259">
        <w:rPr>
          <w:rFonts w:ascii="Arial" w:hAnsi="Arial" w:cs="Arial"/>
          <w:sz w:val="22"/>
          <w:szCs w:val="22"/>
          <w:lang w:val="sv-SE"/>
        </w:rPr>
        <w:t xml:space="preserve">, yang timbul oleh karena </w:t>
      </w:r>
      <w:r w:rsidRPr="000D3259">
        <w:rPr>
          <w:rFonts w:ascii="Arial" w:hAnsi="Arial" w:cs="Arial"/>
          <w:b/>
          <w:sz w:val="22"/>
          <w:szCs w:val="22"/>
          <w:lang w:val="sv-SE"/>
        </w:rPr>
        <w:t>PIHAK KEDUA</w:t>
      </w:r>
      <w:r w:rsidRPr="000D3259">
        <w:rPr>
          <w:rFonts w:ascii="Arial" w:hAnsi="Arial" w:cs="Arial"/>
          <w:sz w:val="22"/>
          <w:szCs w:val="22"/>
          <w:lang w:val="sv-SE"/>
        </w:rPr>
        <w:t xml:space="preserve"> memberikan fasilitas </w:t>
      </w:r>
      <w:r w:rsidR="00DA3F8C" w:rsidRPr="000D3259">
        <w:rPr>
          <w:rFonts w:ascii="Arial" w:hAnsi="Arial" w:cs="Arial"/>
          <w:sz w:val="22"/>
          <w:szCs w:val="22"/>
          <w:lang w:val="sv-SE"/>
        </w:rPr>
        <w:t xml:space="preserve">dan/ atau </w:t>
      </w:r>
      <w:r w:rsidRPr="000D3259">
        <w:rPr>
          <w:rFonts w:ascii="Arial" w:hAnsi="Arial" w:cs="Arial"/>
          <w:sz w:val="22"/>
          <w:szCs w:val="22"/>
          <w:lang w:val="sv-SE"/>
        </w:rPr>
        <w:t xml:space="preserve">pelayanan kesehatan kepada </w:t>
      </w:r>
      <w:r w:rsidR="00986B62" w:rsidRPr="000D3259">
        <w:rPr>
          <w:rFonts w:ascii="Arial" w:hAnsi="Arial" w:cs="Arial"/>
          <w:sz w:val="22"/>
          <w:szCs w:val="22"/>
          <w:lang w:val="sv-SE"/>
        </w:rPr>
        <w:t>Peserta</w:t>
      </w:r>
      <w:r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Pr="000D3259">
        <w:rPr>
          <w:rFonts w:ascii="Arial" w:hAnsi="Arial" w:cs="Arial"/>
          <w:sz w:val="22"/>
          <w:szCs w:val="22"/>
          <w:lang w:val="sv-SE"/>
        </w:rPr>
        <w:t xml:space="preserve"> yang tidak termasuk </w:t>
      </w:r>
      <w:r w:rsidR="00102987" w:rsidRPr="000D3259">
        <w:rPr>
          <w:rFonts w:ascii="Arial" w:hAnsi="Arial" w:cs="Arial"/>
          <w:sz w:val="22"/>
          <w:szCs w:val="22"/>
          <w:lang w:val="sv-SE"/>
        </w:rPr>
        <w:t xml:space="preserve">hak </w:t>
      </w:r>
      <w:r w:rsidR="00986B62" w:rsidRPr="000D3259">
        <w:rPr>
          <w:rFonts w:ascii="Arial" w:hAnsi="Arial" w:cs="Arial"/>
          <w:sz w:val="22"/>
          <w:szCs w:val="22"/>
          <w:lang w:val="sv-SE"/>
        </w:rPr>
        <w:t>Peserta</w:t>
      </w:r>
      <w:r w:rsidR="00102987" w:rsidRPr="000D3259">
        <w:rPr>
          <w:rFonts w:ascii="Arial" w:hAnsi="Arial" w:cs="Arial"/>
          <w:sz w:val="22"/>
          <w:szCs w:val="22"/>
          <w:lang w:val="sv-SE"/>
        </w:rPr>
        <w:t xml:space="preserve"> </w:t>
      </w:r>
      <w:r w:rsidR="00E77567" w:rsidRPr="000D3259">
        <w:rPr>
          <w:rFonts w:ascii="Arial" w:hAnsi="Arial" w:cs="Arial"/>
          <w:sz w:val="22"/>
          <w:szCs w:val="22"/>
          <w:lang w:val="sv-SE"/>
        </w:rPr>
        <w:t>BRILIFE</w:t>
      </w:r>
      <w:r w:rsidR="00102987" w:rsidRPr="000D3259">
        <w:rPr>
          <w:rFonts w:ascii="Arial" w:hAnsi="Arial" w:cs="Arial"/>
          <w:sz w:val="22"/>
          <w:szCs w:val="22"/>
          <w:lang w:val="sv-SE"/>
        </w:rPr>
        <w:t xml:space="preserve"> sesuai dengan plan dan manfaat asuransi yang dimilikinya.</w:t>
      </w:r>
    </w:p>
    <w:p w14:paraId="14489F4F" w14:textId="3FF4DF0E" w:rsidR="000D69C7" w:rsidRPr="000D3259" w:rsidRDefault="000D69C7" w:rsidP="000D3259">
      <w:pPr>
        <w:tabs>
          <w:tab w:val="left" w:pos="-1440"/>
        </w:tabs>
        <w:spacing w:line="276" w:lineRule="auto"/>
        <w:rPr>
          <w:rFonts w:ascii="Arial" w:hAnsi="Arial" w:cs="Arial"/>
          <w:sz w:val="22"/>
          <w:szCs w:val="22"/>
          <w:lang w:val="sv-SE"/>
        </w:rPr>
      </w:pPr>
    </w:p>
    <w:p w14:paraId="3F2A8484" w14:textId="64A1D650" w:rsidR="00446E92" w:rsidRPr="000D3259" w:rsidRDefault="00446E92" w:rsidP="000D3259">
      <w:pPr>
        <w:tabs>
          <w:tab w:val="left" w:pos="1134"/>
        </w:tabs>
        <w:spacing w:line="276" w:lineRule="auto"/>
        <w:jc w:val="both"/>
        <w:rPr>
          <w:rFonts w:ascii="Arial" w:hAnsi="Arial" w:cs="Arial"/>
          <w:sz w:val="22"/>
          <w:szCs w:val="22"/>
          <w:lang w:val="sv-SE"/>
        </w:rPr>
      </w:pPr>
    </w:p>
    <w:sectPr w:rsidR="00446E92" w:rsidRPr="000D3259" w:rsidSect="000D3259">
      <w:footerReference w:type="default" r:id="rId30"/>
      <w:pgSz w:w="11907" w:h="16839" w:code="9"/>
      <w:pgMar w:top="1644" w:right="1418" w:bottom="1418" w:left="1418"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Rizki Isihlayungdianti" w:date="2024-12-27T08:00:00Z" w:initials="RI">
    <w:p w14:paraId="64D42F58" w14:textId="1D76EE36" w:rsidR="00DD1954" w:rsidRDefault="00DD1954">
      <w:pPr>
        <w:pStyle w:val="CommentText"/>
        <w:rPr>
          <w:lang w:val="en-US"/>
        </w:rPr>
      </w:pPr>
      <w:r>
        <w:rPr>
          <w:rStyle w:val="CommentReference"/>
        </w:rPr>
        <w:annotationRef/>
      </w:r>
      <w:r>
        <w:rPr>
          <w:lang w:val="en-US"/>
        </w:rPr>
        <w:t>LGL BRIL:</w:t>
      </w:r>
    </w:p>
    <w:p w14:paraId="1642A182" w14:textId="339D77BA" w:rsidR="00DD1954" w:rsidRPr="00220C31" w:rsidRDefault="00DD1954">
      <w:pPr>
        <w:pStyle w:val="CommentText"/>
        <w:rPr>
          <w:lang w:val="en-US"/>
        </w:rPr>
      </w:pPr>
      <w:r>
        <w:rPr>
          <w:lang w:val="en-US"/>
        </w:rPr>
        <w:t>Agar tanggal dan tempat dicantumkan sesuai dengan penandatanganan aktual dilakukan.</w:t>
      </w:r>
    </w:p>
  </w:comment>
  <w:comment w:id="5" w:author="Annisa Chafit" w:date="2024-12-10T15:32:00Z" w:initials="AC">
    <w:p w14:paraId="18D00F3A" w14:textId="5951CF31" w:rsidR="00DD1954" w:rsidRPr="007E0FCC" w:rsidRDefault="00DD1954" w:rsidP="007E0FCC">
      <w:pPr>
        <w:pStyle w:val="CommentText"/>
        <w:rPr>
          <w:lang w:val="en-US"/>
        </w:rPr>
      </w:pPr>
      <w:r>
        <w:rPr>
          <w:rStyle w:val="CommentReference"/>
        </w:rPr>
        <w:annotationRef/>
      </w:r>
      <w:r>
        <w:rPr>
          <w:rStyle w:val="CommentReference"/>
        </w:rPr>
        <w:annotationRef/>
      </w:r>
      <w:r>
        <w:rPr>
          <w:lang w:val="en-US"/>
        </w:rPr>
        <w:t>Tarif-tarif yang disepakati oleh kedua belah pihak</w:t>
      </w:r>
    </w:p>
  </w:comment>
  <w:comment w:id="6" w:author="Annisa Chafit" w:date="2024-12-10T11:47:00Z" w:initials="AC">
    <w:p w14:paraId="3604D38C" w14:textId="40684CC3" w:rsidR="00DD1954" w:rsidRPr="00574418" w:rsidRDefault="00DD1954">
      <w:pPr>
        <w:pStyle w:val="CommentText"/>
        <w:rPr>
          <w:lang w:val="en-US"/>
        </w:rPr>
      </w:pPr>
      <w:r>
        <w:rPr>
          <w:rStyle w:val="CommentReference"/>
        </w:rPr>
        <w:annotationRef/>
      </w:r>
      <w:r>
        <w:rPr>
          <w:lang w:val="en-US"/>
        </w:rPr>
        <w:t>Wajib meminta softcopy data obat</w:t>
      </w:r>
    </w:p>
  </w:comment>
  <w:comment w:id="8" w:author="Annisa Chafit" w:date="2024-12-10T11:49:00Z" w:initials="AC">
    <w:p w14:paraId="4D1DE9E3" w14:textId="5F186416" w:rsidR="00DD1954" w:rsidRPr="00574418" w:rsidRDefault="00DD1954">
      <w:pPr>
        <w:pStyle w:val="CommentText"/>
        <w:rPr>
          <w:lang w:val="en-US"/>
        </w:rPr>
      </w:pPr>
      <w:r>
        <w:rPr>
          <w:rStyle w:val="CommentReference"/>
        </w:rPr>
        <w:annotationRef/>
      </w:r>
      <w:r>
        <w:rPr>
          <w:lang w:val="en-US"/>
        </w:rPr>
        <w:t>Disesuaikan dengan masa kontrak RS</w:t>
      </w:r>
    </w:p>
  </w:comment>
  <w:comment w:id="10" w:author="Rizki Isihlayungdianti" w:date="2024-12-27T09:27:00Z" w:initials="RI">
    <w:p w14:paraId="07C97AE3" w14:textId="54894F25" w:rsidR="00DD1954" w:rsidRDefault="00DD1954">
      <w:pPr>
        <w:pStyle w:val="CommentText"/>
        <w:rPr>
          <w:lang w:val="en-US"/>
        </w:rPr>
      </w:pPr>
      <w:r>
        <w:rPr>
          <w:rStyle w:val="CommentReference"/>
        </w:rPr>
        <w:annotationRef/>
      </w:r>
      <w:r>
        <w:rPr>
          <w:lang w:val="en-US"/>
        </w:rPr>
        <w:t>LGL BRIL:</w:t>
      </w:r>
    </w:p>
    <w:p w14:paraId="32AE2D30" w14:textId="09513F11" w:rsidR="00DD1954" w:rsidRPr="00D924BD" w:rsidRDefault="00DD1954">
      <w:pPr>
        <w:pStyle w:val="CommentText"/>
        <w:rPr>
          <w:lang w:val="en-US"/>
        </w:rPr>
      </w:pPr>
      <w:r>
        <w:rPr>
          <w:lang w:val="en-US"/>
        </w:rPr>
        <w:t>Agar dapat disesuaikan dengan layanan RS.</w:t>
      </w:r>
    </w:p>
  </w:comment>
  <w:comment w:id="11" w:author="Syahrani Rachmawati Sadino" w:date="2025-01-31T11:33:00Z" w:initials="SRS">
    <w:p w14:paraId="25EDEE26" w14:textId="70F5A03A" w:rsidR="00DD1954" w:rsidRDefault="00DD1954">
      <w:pPr>
        <w:pStyle w:val="CommentText"/>
        <w:rPr>
          <w:lang w:val="en-US"/>
        </w:rPr>
      </w:pPr>
      <w:r>
        <w:rPr>
          <w:rStyle w:val="CommentReference"/>
        </w:rPr>
        <w:annotationRef/>
      </w:r>
      <w:r>
        <w:rPr>
          <w:lang w:val="en-US"/>
        </w:rPr>
        <w:t>Diisi Sesuai dengan PIC masing-masing Provider</w:t>
      </w:r>
    </w:p>
    <w:p w14:paraId="1A10C9C8" w14:textId="77777777" w:rsidR="00DD1954" w:rsidRPr="008948CA" w:rsidRDefault="00DD1954">
      <w:pPr>
        <w:pStyle w:val="CommentText"/>
        <w:rPr>
          <w:lang w:val="en-US"/>
        </w:rPr>
      </w:pPr>
    </w:p>
  </w:comment>
  <w:comment w:id="13" w:author="Syahrani Rachmawati Sadino" w:date="2025-01-31T11:35:00Z" w:initials="SRS">
    <w:p w14:paraId="04174CFB" w14:textId="58C27B2B" w:rsidR="00DD1954" w:rsidRPr="008948CA" w:rsidRDefault="00DD1954">
      <w:pPr>
        <w:pStyle w:val="CommentText"/>
        <w:rPr>
          <w:lang w:val="en-US"/>
        </w:rPr>
      </w:pPr>
      <w:r>
        <w:rPr>
          <w:rStyle w:val="CommentReference"/>
        </w:rPr>
        <w:annotationRef/>
      </w:r>
      <w:r>
        <w:rPr>
          <w:lang w:val="en-US"/>
        </w:rPr>
        <w:t>Dilengkapi sesuai dengan PIC dari RS</w:t>
      </w:r>
    </w:p>
  </w:comment>
  <w:comment w:id="19" w:author="Andreas Alam Pardamean" w:date="2018-11-07T10:01:00Z" w:initials="AAP">
    <w:p w14:paraId="38775F63" w14:textId="77777777" w:rsidR="00DD1954" w:rsidRDefault="00DD1954" w:rsidP="000202BB">
      <w:pPr>
        <w:pStyle w:val="CommentText"/>
        <w:rPr>
          <w:lang w:val="zh-CN"/>
        </w:rPr>
      </w:pPr>
      <w:r>
        <w:rPr>
          <w:lang w:val="zh-CN"/>
        </w:rPr>
        <w:t>Khusus Pejabat berwenang</w:t>
      </w:r>
    </w:p>
    <w:p w14:paraId="5693210B" w14:textId="77777777" w:rsidR="00DD1954" w:rsidRDefault="00DD1954" w:rsidP="000202BB">
      <w:pPr>
        <w:pStyle w:val="CommentText"/>
        <w:rPr>
          <w:lang w:val="zh-CN"/>
        </w:rPr>
      </w:pPr>
    </w:p>
  </w:comment>
  <w:comment w:id="23" w:author="Jhon Henry Imanuel" w:date="2025-01-21T16:19:00Z" w:initials="JHI">
    <w:p w14:paraId="735B0422" w14:textId="25EE054E" w:rsidR="00DD1954" w:rsidRPr="003C46EF" w:rsidRDefault="00DD1954">
      <w:pPr>
        <w:pStyle w:val="CommentText"/>
        <w:rPr>
          <w:lang w:val="en-US"/>
        </w:rPr>
      </w:pPr>
      <w:r>
        <w:rPr>
          <w:rStyle w:val="CommentReference"/>
        </w:rPr>
        <w:annotationRef/>
      </w:r>
      <w:r>
        <w:rPr>
          <w:rStyle w:val="CommentReference"/>
          <w:lang w:val="en-US"/>
        </w:rPr>
        <w:t>Sesuaikan dengan kesepkatan dengan RS</w:t>
      </w:r>
    </w:p>
  </w:comment>
  <w:comment w:id="26" w:author="Jeremy Omega Arsent" w:date="2024-12-12T15:59:00Z" w:initials="JOA">
    <w:p w14:paraId="4D853697" w14:textId="51348FCD" w:rsidR="00DD1954" w:rsidRPr="00255AFD" w:rsidRDefault="00DD1954">
      <w:pPr>
        <w:pStyle w:val="CommentText"/>
        <w:rPr>
          <w:lang w:val="en-US"/>
        </w:rPr>
      </w:pPr>
      <w:r>
        <w:rPr>
          <w:rStyle w:val="CommentReference"/>
        </w:rPr>
        <w:annotationRef/>
      </w:r>
      <w:r>
        <w:rPr>
          <w:lang w:val="en-US"/>
        </w:rPr>
        <w:t>Perlukah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642A182" w15:done="0"/>
  <w15:commentEx w15:paraId="18D00F3A" w15:done="0"/>
  <w15:commentEx w15:paraId="3604D38C" w15:done="0"/>
  <w15:commentEx w15:paraId="4D1DE9E3" w15:done="0"/>
  <w15:commentEx w15:paraId="32AE2D30" w15:done="0"/>
  <w15:commentEx w15:paraId="1A10C9C8" w15:done="0"/>
  <w15:commentEx w15:paraId="04174CFB" w15:done="0"/>
  <w15:commentEx w15:paraId="5693210B" w15:done="0"/>
  <w15:commentEx w15:paraId="735B0422" w15:done="0"/>
  <w15:commentEx w15:paraId="4D8536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642A182" w16cid:durableId="777494A5"/>
  <w16cid:commentId w16cid:paraId="18D00F3A" w16cid:durableId="51858044"/>
  <w16cid:commentId w16cid:paraId="3604D38C" w16cid:durableId="27E65D3A"/>
  <w16cid:commentId w16cid:paraId="4D1DE9E3" w16cid:durableId="6F614F3A"/>
  <w16cid:commentId w16cid:paraId="32AE2D30" w16cid:durableId="727748CF"/>
  <w16cid:commentId w16cid:paraId="1A10C9C8" w16cid:durableId="2BFD4D9B"/>
  <w16cid:commentId w16cid:paraId="04174CFB" w16cid:durableId="2BFD4D9C"/>
  <w16cid:commentId w16cid:paraId="5693210B" w16cid:durableId="0CF041DA"/>
  <w16cid:commentId w16cid:paraId="735B0422" w16cid:durableId="5F29F47D"/>
  <w16cid:commentId w16cid:paraId="4D853697" w16cid:durableId="17A19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2D8DDC" w14:textId="77777777" w:rsidR="00635319" w:rsidRDefault="00635319" w:rsidP="00F70093">
      <w:r>
        <w:separator/>
      </w:r>
    </w:p>
  </w:endnote>
  <w:endnote w:type="continuationSeparator" w:id="0">
    <w:p w14:paraId="5AC062E2" w14:textId="77777777" w:rsidR="00635319" w:rsidRDefault="00635319" w:rsidP="00F7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A8ECC" w14:textId="36B6EE5B" w:rsidR="00DD1954" w:rsidRPr="004762BC" w:rsidRDefault="00DD1954" w:rsidP="00C22E7C">
    <w:pPr>
      <w:pStyle w:val="Footer"/>
      <w:jc w:val="right"/>
      <w:rPr>
        <w:rFonts w:asciiTheme="minorHAnsi" w:hAnsiTheme="minorHAnsi" w:cstheme="minorHAnsi"/>
        <w:b/>
        <w:lang w:val="en-US"/>
      </w:rPr>
    </w:pPr>
    <w:r w:rsidRPr="004762BC">
      <w:rPr>
        <w:rFonts w:asciiTheme="minorHAnsi" w:hAnsiTheme="minorHAnsi" w:cstheme="minorHAnsi"/>
        <w:lang w:val="en-US"/>
      </w:rPr>
      <w:t xml:space="preserve">Hlm. </w:t>
    </w:r>
    <w:r w:rsidRPr="004762BC">
      <w:rPr>
        <w:rFonts w:asciiTheme="minorHAnsi" w:hAnsiTheme="minorHAnsi" w:cstheme="minorHAnsi"/>
        <w:b/>
      </w:rPr>
      <w:fldChar w:fldCharType="begin"/>
    </w:r>
    <w:r w:rsidRPr="004762BC">
      <w:rPr>
        <w:rFonts w:asciiTheme="minorHAnsi" w:hAnsiTheme="minorHAnsi" w:cstheme="minorHAnsi"/>
        <w:b/>
      </w:rPr>
      <w:instrText xml:space="preserve"> PAGE </w:instrText>
    </w:r>
    <w:r w:rsidRPr="004762BC">
      <w:rPr>
        <w:rFonts w:asciiTheme="minorHAnsi" w:hAnsiTheme="minorHAnsi" w:cstheme="minorHAnsi"/>
        <w:b/>
      </w:rPr>
      <w:fldChar w:fldCharType="separate"/>
    </w:r>
    <w:r>
      <w:rPr>
        <w:rFonts w:asciiTheme="minorHAnsi" w:hAnsiTheme="minorHAnsi" w:cstheme="minorHAnsi"/>
        <w:b/>
      </w:rPr>
      <w:t>23</w:t>
    </w:r>
    <w:r w:rsidRPr="004762BC">
      <w:rPr>
        <w:rFonts w:asciiTheme="minorHAnsi" w:hAnsiTheme="minorHAnsi" w:cstheme="minorHAnsi"/>
        <w:b/>
      </w:rPr>
      <w:fldChar w:fldCharType="end"/>
    </w:r>
    <w:r w:rsidRPr="004762BC">
      <w:rPr>
        <w:rFonts w:asciiTheme="minorHAnsi" w:hAnsiTheme="minorHAnsi" w:cstheme="minorHAnsi"/>
      </w:rPr>
      <w:t xml:space="preserve"> </w:t>
    </w:r>
    <w:r w:rsidRPr="004762BC">
      <w:rPr>
        <w:rFonts w:asciiTheme="minorHAnsi" w:hAnsiTheme="minorHAnsi" w:cstheme="minorHAnsi"/>
        <w:lang w:val="en-US"/>
      </w:rPr>
      <w:t xml:space="preserve">dari </w:t>
    </w:r>
    <w:r w:rsidRPr="004762BC">
      <w:rPr>
        <w:rFonts w:asciiTheme="minorHAnsi" w:hAnsiTheme="minorHAnsi" w:cstheme="minorHAnsi"/>
        <w:b/>
      </w:rPr>
      <w:fldChar w:fldCharType="begin"/>
    </w:r>
    <w:r w:rsidRPr="004762BC">
      <w:rPr>
        <w:rFonts w:asciiTheme="minorHAnsi" w:hAnsiTheme="minorHAnsi" w:cstheme="minorHAnsi"/>
        <w:b/>
      </w:rPr>
      <w:instrText xml:space="preserve"> NUMPAGES  </w:instrText>
    </w:r>
    <w:r w:rsidRPr="004762BC">
      <w:rPr>
        <w:rFonts w:asciiTheme="minorHAnsi" w:hAnsiTheme="minorHAnsi" w:cstheme="minorHAnsi"/>
        <w:b/>
      </w:rPr>
      <w:fldChar w:fldCharType="separate"/>
    </w:r>
    <w:r>
      <w:rPr>
        <w:rFonts w:asciiTheme="minorHAnsi" w:hAnsiTheme="minorHAnsi" w:cstheme="minorHAnsi"/>
        <w:b/>
      </w:rPr>
      <w:t>40</w:t>
    </w:r>
    <w:r w:rsidRPr="004762BC">
      <w:rPr>
        <w:rFonts w:asciiTheme="minorHAnsi" w:hAnsiTheme="minorHAnsi" w:cstheme="minorHAnsi"/>
        <w:b/>
      </w:rPr>
      <w:fldChar w:fldCharType="end"/>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1913"/>
    </w:tblGrid>
    <w:tr w:rsidR="00DD1954" w:rsidRPr="004762BC" w14:paraId="4311E0D3" w14:textId="77777777" w:rsidTr="00220C31">
      <w:trPr>
        <w:trHeight w:val="193"/>
      </w:trPr>
      <w:tc>
        <w:tcPr>
          <w:tcW w:w="1980" w:type="dxa"/>
          <w:tcBorders>
            <w:top w:val="single" w:sz="4" w:space="0" w:color="000000"/>
            <w:left w:val="single" w:sz="4" w:space="0" w:color="000000"/>
            <w:bottom w:val="single" w:sz="4" w:space="0" w:color="000000"/>
            <w:right w:val="single" w:sz="4" w:space="0" w:color="000000"/>
          </w:tcBorders>
          <w:hideMark/>
        </w:tcPr>
        <w:p w14:paraId="01E51B34" w14:textId="77777777" w:rsidR="00DD1954" w:rsidRPr="004762BC" w:rsidRDefault="00DD1954" w:rsidP="00C22E7C">
          <w:pPr>
            <w:pStyle w:val="Footer"/>
            <w:tabs>
              <w:tab w:val="clear" w:pos="4320"/>
              <w:tab w:val="clear" w:pos="8640"/>
              <w:tab w:val="center" w:pos="3067"/>
              <w:tab w:val="right" w:pos="6134"/>
            </w:tabs>
            <w:spacing w:line="254" w:lineRule="auto"/>
            <w:jc w:val="center"/>
            <w:rPr>
              <w:rFonts w:asciiTheme="minorHAnsi" w:hAnsiTheme="minorHAnsi" w:cstheme="minorHAnsi"/>
              <w:lang w:val="en-US"/>
            </w:rPr>
          </w:pPr>
          <w:r w:rsidRPr="004762BC">
            <w:rPr>
              <w:rFonts w:asciiTheme="minorHAnsi" w:hAnsiTheme="minorHAnsi" w:cstheme="minorHAnsi"/>
              <w:b/>
              <w:lang w:val="en-US"/>
            </w:rPr>
            <w:t>PIHAK PERTAMA</w:t>
          </w:r>
        </w:p>
      </w:tc>
      <w:tc>
        <w:tcPr>
          <w:tcW w:w="1913" w:type="dxa"/>
          <w:tcBorders>
            <w:top w:val="single" w:sz="4" w:space="0" w:color="000000"/>
            <w:left w:val="single" w:sz="4" w:space="0" w:color="000000"/>
            <w:bottom w:val="single" w:sz="4" w:space="0" w:color="000000"/>
            <w:right w:val="single" w:sz="4" w:space="0" w:color="000000"/>
          </w:tcBorders>
          <w:hideMark/>
        </w:tcPr>
        <w:p w14:paraId="4D514D5E" w14:textId="77777777" w:rsidR="00DD1954" w:rsidRPr="004762BC" w:rsidRDefault="00DD1954" w:rsidP="00C22E7C">
          <w:pPr>
            <w:pStyle w:val="Footer"/>
            <w:tabs>
              <w:tab w:val="clear" w:pos="4320"/>
              <w:tab w:val="clear" w:pos="8640"/>
              <w:tab w:val="center" w:pos="3067"/>
              <w:tab w:val="right" w:pos="6134"/>
            </w:tabs>
            <w:spacing w:line="254" w:lineRule="auto"/>
            <w:jc w:val="center"/>
            <w:rPr>
              <w:rFonts w:asciiTheme="minorHAnsi" w:hAnsiTheme="minorHAnsi" w:cstheme="minorHAnsi"/>
              <w:lang w:val="en-US"/>
            </w:rPr>
          </w:pPr>
          <w:r w:rsidRPr="004762BC">
            <w:rPr>
              <w:rFonts w:asciiTheme="minorHAnsi" w:hAnsiTheme="minorHAnsi" w:cstheme="minorHAnsi"/>
              <w:b/>
              <w:lang w:val="en-US"/>
            </w:rPr>
            <w:t>PIHAK KEDUA</w:t>
          </w:r>
        </w:p>
      </w:tc>
    </w:tr>
    <w:tr w:rsidR="00DD1954" w:rsidRPr="004762BC" w14:paraId="5F0646DF" w14:textId="77777777" w:rsidTr="00220C31">
      <w:trPr>
        <w:trHeight w:val="193"/>
      </w:trPr>
      <w:tc>
        <w:tcPr>
          <w:tcW w:w="1980" w:type="dxa"/>
          <w:tcBorders>
            <w:top w:val="single" w:sz="4" w:space="0" w:color="000000"/>
            <w:left w:val="single" w:sz="4" w:space="0" w:color="000000"/>
            <w:bottom w:val="single" w:sz="4" w:space="0" w:color="000000"/>
            <w:right w:val="single" w:sz="4" w:space="0" w:color="000000"/>
          </w:tcBorders>
          <w:hideMark/>
        </w:tcPr>
        <w:p w14:paraId="1FEAC8AF" w14:textId="77777777" w:rsidR="00DD1954" w:rsidRPr="004762BC" w:rsidRDefault="00DD1954" w:rsidP="00C22E7C">
          <w:pPr>
            <w:pStyle w:val="NormalWeb"/>
            <w:spacing w:before="0" w:after="71" w:line="254" w:lineRule="auto"/>
            <w:jc w:val="center"/>
            <w:rPr>
              <w:rFonts w:asciiTheme="minorHAnsi" w:hAnsiTheme="minorHAnsi" w:cstheme="minorHAnsi"/>
              <w:lang w:val="en-ID" w:eastAsia="en-ID"/>
            </w:rPr>
          </w:pPr>
          <w:r w:rsidRPr="004762BC">
            <w:rPr>
              <w:rFonts w:asciiTheme="minorHAnsi" w:hAnsiTheme="minorHAnsi" w:cstheme="minorHAnsi"/>
              <w:lang w:val="en-ID" w:eastAsia="en-ID"/>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0D21A6BD" w14:textId="77777777" w:rsidR="00DD1954" w:rsidRPr="004762BC" w:rsidRDefault="00DD1954" w:rsidP="00C22E7C">
          <w:pPr>
            <w:pStyle w:val="Footer"/>
            <w:tabs>
              <w:tab w:val="clear" w:pos="4320"/>
              <w:tab w:val="clear" w:pos="8640"/>
              <w:tab w:val="center" w:pos="3067"/>
              <w:tab w:val="right" w:pos="6134"/>
            </w:tabs>
            <w:spacing w:line="254" w:lineRule="auto"/>
            <w:jc w:val="center"/>
            <w:rPr>
              <w:rFonts w:asciiTheme="minorHAnsi" w:hAnsiTheme="minorHAnsi" w:cstheme="minorHAnsi"/>
              <w:b/>
              <w:lang w:val="en-US"/>
            </w:rPr>
          </w:pPr>
        </w:p>
      </w:tc>
    </w:tr>
  </w:tbl>
  <w:p w14:paraId="554A7BB7" w14:textId="5D25D338" w:rsidR="00DD1954" w:rsidRDefault="00DD1954">
    <w:pPr>
      <w:pStyle w:val="Footer"/>
      <w:tabs>
        <w:tab w:val="left" w:pos="3300"/>
      </w:tabs>
      <w:rPr>
        <w:rFonts w:ascii="Tahoma" w:hAnsi="Tahoma" w:cs="Tahoma"/>
        <w:i/>
        <w:sz w:val="16"/>
        <w:szCs w:val="16"/>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223C0" w14:textId="77777777" w:rsidR="00635319" w:rsidRDefault="00635319" w:rsidP="00F70093">
      <w:r>
        <w:separator/>
      </w:r>
    </w:p>
  </w:footnote>
  <w:footnote w:type="continuationSeparator" w:id="0">
    <w:p w14:paraId="6491D4CB" w14:textId="77777777" w:rsidR="00635319" w:rsidRDefault="00635319" w:rsidP="00F70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C3EAE"/>
    <w:multiLevelType w:val="hybridMultilevel"/>
    <w:tmpl w:val="BAB2CD38"/>
    <w:lvl w:ilvl="0" w:tplc="9EFEE320">
      <w:start w:val="1"/>
      <w:numFmt w:val="lowerLetter"/>
      <w:lvlText w:val="%1."/>
      <w:lvlJc w:val="left"/>
      <w:pPr>
        <w:ind w:left="6120" w:hanging="360"/>
      </w:pPr>
      <w:rPr>
        <w:rFonts w:hint="default"/>
      </w:rPr>
    </w:lvl>
    <w:lvl w:ilvl="1" w:tplc="04210019">
      <w:start w:val="1"/>
      <w:numFmt w:val="lowerLetter"/>
      <w:lvlText w:val="%2."/>
      <w:lvlJc w:val="left"/>
      <w:pPr>
        <w:ind w:left="1440" w:hanging="360"/>
      </w:pPr>
    </w:lvl>
    <w:lvl w:ilvl="2" w:tplc="6EBCBF36">
      <w:start w:val="1"/>
      <w:numFmt w:val="lowerLetter"/>
      <w:lvlText w:val="%3)"/>
      <w:lvlJc w:val="left"/>
      <w:pPr>
        <w:ind w:left="2370" w:hanging="390"/>
      </w:pPr>
      <w:rPr>
        <w:rFonts w:hint="default"/>
      </w:rPr>
    </w:lvl>
    <w:lvl w:ilvl="3" w:tplc="0409001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47590E"/>
    <w:multiLevelType w:val="hybridMultilevel"/>
    <w:tmpl w:val="8C3AF1B6"/>
    <w:lvl w:ilvl="0" w:tplc="766ECBAA">
      <w:start w:val="1"/>
      <w:numFmt w:val="lowerLetter"/>
      <w:lvlText w:val="%1."/>
      <w:lvlJc w:val="left"/>
      <w:pPr>
        <w:ind w:left="1170" w:hanging="360"/>
      </w:pPr>
      <w:rPr>
        <w:rFonts w:hint="default"/>
        <w:b w:val="0"/>
        <w:i w:val="0"/>
        <w:color w:val="auto"/>
        <w:sz w:val="22"/>
        <w:szCs w:val="2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4696F86"/>
    <w:multiLevelType w:val="hybridMultilevel"/>
    <w:tmpl w:val="AF1C6C16"/>
    <w:lvl w:ilvl="0" w:tplc="FFFCF9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61894"/>
    <w:multiLevelType w:val="hybridMultilevel"/>
    <w:tmpl w:val="4B74F7F4"/>
    <w:lvl w:ilvl="0" w:tplc="04090011">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06CB4522"/>
    <w:multiLevelType w:val="hybridMultilevel"/>
    <w:tmpl w:val="BBDC97E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A31E2E"/>
    <w:multiLevelType w:val="hybridMultilevel"/>
    <w:tmpl w:val="08AE35A0"/>
    <w:lvl w:ilvl="0" w:tplc="29481BE8">
      <w:start w:val="1"/>
      <w:numFmt w:val="lowerLetter"/>
      <w:lvlText w:val="%1."/>
      <w:lvlJc w:val="left"/>
      <w:pPr>
        <w:tabs>
          <w:tab w:val="num" w:pos="2385"/>
        </w:tabs>
        <w:ind w:left="2385" w:hanging="4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773EB5"/>
    <w:multiLevelType w:val="multilevel"/>
    <w:tmpl w:val="685E36CE"/>
    <w:lvl w:ilvl="0">
      <w:start w:val="1"/>
      <w:numFmt w:val="decimal"/>
      <w:lvlText w:val="%1."/>
      <w:lvlJc w:val="left"/>
      <w:pPr>
        <w:ind w:left="360" w:hanging="360"/>
      </w:pPr>
      <w:rPr>
        <w:rFonts w:ascii="Verdana" w:eastAsia="Times New Roman" w:hAnsi="Verdana" w:cs="Tahoma"/>
      </w:rPr>
    </w:lvl>
    <w:lvl w:ilvl="1">
      <w:start w:val="1"/>
      <w:numFmt w:val="decimal"/>
      <w:lvlText w:val="%1.%2."/>
      <w:lvlJc w:val="left"/>
      <w:pPr>
        <w:ind w:left="1800" w:hanging="360"/>
      </w:pPr>
      <w:rPr>
        <w:rFonts w:hint="default"/>
      </w:rPr>
    </w:lvl>
    <w:lvl w:ilvl="2">
      <w:start w:val="1"/>
      <w:numFmt w:val="lowerLetter"/>
      <w:lvlText w:val="%3."/>
      <w:lvlJc w:val="left"/>
      <w:pPr>
        <w:ind w:left="3600" w:hanging="720"/>
      </w:pPr>
      <w:rPr>
        <w:rFonts w:hint="default"/>
        <w:b w:val="0"/>
        <w:i w:val="0"/>
        <w:sz w:val="20"/>
        <w:szCs w:val="20"/>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09F648B3"/>
    <w:multiLevelType w:val="hybridMultilevel"/>
    <w:tmpl w:val="7E748B46"/>
    <w:lvl w:ilvl="0" w:tplc="0AE2FE68">
      <w:start w:val="1"/>
      <w:numFmt w:val="lowerLetter"/>
      <w:lvlText w:val="%1."/>
      <w:lvlJc w:val="right"/>
      <w:pPr>
        <w:ind w:left="1146" w:hanging="360"/>
      </w:pPr>
      <w:rPr>
        <w:rFonts w:ascii="Verdana" w:eastAsia="Times New Roman" w:hAnsi="Verdana" w:cs="Arial"/>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0A15755E"/>
    <w:multiLevelType w:val="hybridMultilevel"/>
    <w:tmpl w:val="00DAF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0BE1581D"/>
    <w:multiLevelType w:val="multilevel"/>
    <w:tmpl w:val="C41C1CD2"/>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i w:val="0"/>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117F5A71"/>
    <w:multiLevelType w:val="hybridMultilevel"/>
    <w:tmpl w:val="F0DE2F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50628"/>
    <w:multiLevelType w:val="hybridMultilevel"/>
    <w:tmpl w:val="6890F310"/>
    <w:lvl w:ilvl="0" w:tplc="04210001">
      <w:start w:val="1"/>
      <w:numFmt w:val="bullet"/>
      <w:lvlText w:val=""/>
      <w:lvlJc w:val="left"/>
      <w:pPr>
        <w:ind w:left="1287" w:hanging="360"/>
      </w:pPr>
      <w:rPr>
        <w:rFonts w:ascii="Symbol" w:hAnsi="Symbol" w:hint="default"/>
      </w:rPr>
    </w:lvl>
    <w:lvl w:ilvl="1" w:tplc="CF22C55A">
      <w:start w:val="1"/>
      <w:numFmt w:val="decimal"/>
      <w:lvlText w:val="%2."/>
      <w:lvlJc w:val="left"/>
      <w:pPr>
        <w:ind w:left="2007" w:hanging="360"/>
      </w:pPr>
      <w:rPr>
        <w:rFonts w:hint="default"/>
        <w:b w:val="0"/>
        <w:i w:val="0"/>
        <w:sz w:val="20"/>
        <w:szCs w:val="20"/>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3" w15:restartNumberingAfterBreak="0">
    <w:nsid w:val="1363790E"/>
    <w:multiLevelType w:val="multilevel"/>
    <w:tmpl w:val="04F45A40"/>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color w:val="auto"/>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3D61D19"/>
    <w:multiLevelType w:val="hybridMultilevel"/>
    <w:tmpl w:val="C32E589E"/>
    <w:lvl w:ilvl="0" w:tplc="3072D4CC">
      <w:start w:val="1"/>
      <w:numFmt w:val="lowerLetter"/>
      <w:lvlText w:val="%1."/>
      <w:lvlJc w:val="left"/>
      <w:pPr>
        <w:tabs>
          <w:tab w:val="num" w:pos="720"/>
        </w:tabs>
        <w:ind w:left="720" w:hanging="360"/>
      </w:pPr>
      <w:rPr>
        <w:rFonts w:hint="default"/>
        <w:b w:val="0"/>
        <w:i w:val="0"/>
        <w:color w:val="auto"/>
        <w:sz w:val="22"/>
        <w:szCs w:val="22"/>
      </w:rPr>
    </w:lvl>
    <w:lvl w:ilvl="1" w:tplc="04090019">
      <w:start w:val="1"/>
      <w:numFmt w:val="lowerLetter"/>
      <w:lvlText w:val="%2."/>
      <w:lvlJc w:val="left"/>
      <w:pPr>
        <w:tabs>
          <w:tab w:val="num" w:pos="964"/>
        </w:tabs>
        <w:ind w:left="964" w:hanging="397"/>
      </w:pPr>
      <w:rPr>
        <w:rFonts w:ascii="Book Antiqua" w:hAnsi="Book Antiqua"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366E28"/>
    <w:multiLevelType w:val="hybridMultilevel"/>
    <w:tmpl w:val="1F8EFB94"/>
    <w:lvl w:ilvl="0" w:tplc="9BA21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662E01"/>
    <w:multiLevelType w:val="hybridMultilevel"/>
    <w:tmpl w:val="9B9C1BA2"/>
    <w:lvl w:ilvl="0" w:tplc="6E30BA0C">
      <w:start w:val="1"/>
      <w:numFmt w:val="decimal"/>
      <w:lvlText w:val="%1)"/>
      <w:lvlJc w:val="left"/>
      <w:pPr>
        <w:ind w:left="2480" w:hanging="360"/>
      </w:pPr>
      <w:rPr>
        <w:rFonts w:hint="default"/>
        <w:b w:val="0"/>
        <w:i w:val="0"/>
        <w:color w:val="auto"/>
        <w:sz w:val="22"/>
        <w:szCs w:val="22"/>
      </w:rPr>
    </w:lvl>
    <w:lvl w:ilvl="1" w:tplc="04090019" w:tentative="1">
      <w:start w:val="1"/>
      <w:numFmt w:val="lowerLetter"/>
      <w:lvlText w:val="%2."/>
      <w:lvlJc w:val="left"/>
      <w:pPr>
        <w:ind w:left="3200" w:hanging="360"/>
      </w:pPr>
    </w:lvl>
    <w:lvl w:ilvl="2" w:tplc="0409001B" w:tentative="1">
      <w:start w:val="1"/>
      <w:numFmt w:val="lowerRoman"/>
      <w:lvlText w:val="%3."/>
      <w:lvlJc w:val="right"/>
      <w:pPr>
        <w:ind w:left="3920" w:hanging="180"/>
      </w:pPr>
    </w:lvl>
    <w:lvl w:ilvl="3" w:tplc="0409000F" w:tentative="1">
      <w:start w:val="1"/>
      <w:numFmt w:val="decimal"/>
      <w:lvlText w:val="%4."/>
      <w:lvlJc w:val="left"/>
      <w:pPr>
        <w:ind w:left="4640" w:hanging="360"/>
      </w:pPr>
    </w:lvl>
    <w:lvl w:ilvl="4" w:tplc="04090019" w:tentative="1">
      <w:start w:val="1"/>
      <w:numFmt w:val="lowerLetter"/>
      <w:lvlText w:val="%5."/>
      <w:lvlJc w:val="left"/>
      <w:pPr>
        <w:ind w:left="5360" w:hanging="360"/>
      </w:pPr>
    </w:lvl>
    <w:lvl w:ilvl="5" w:tplc="0409001B" w:tentative="1">
      <w:start w:val="1"/>
      <w:numFmt w:val="lowerRoman"/>
      <w:lvlText w:val="%6."/>
      <w:lvlJc w:val="right"/>
      <w:pPr>
        <w:ind w:left="6080" w:hanging="180"/>
      </w:pPr>
    </w:lvl>
    <w:lvl w:ilvl="6" w:tplc="0409000F" w:tentative="1">
      <w:start w:val="1"/>
      <w:numFmt w:val="decimal"/>
      <w:lvlText w:val="%7."/>
      <w:lvlJc w:val="left"/>
      <w:pPr>
        <w:ind w:left="6800" w:hanging="360"/>
      </w:pPr>
    </w:lvl>
    <w:lvl w:ilvl="7" w:tplc="04090019" w:tentative="1">
      <w:start w:val="1"/>
      <w:numFmt w:val="lowerLetter"/>
      <w:lvlText w:val="%8."/>
      <w:lvlJc w:val="left"/>
      <w:pPr>
        <w:ind w:left="7520" w:hanging="360"/>
      </w:pPr>
    </w:lvl>
    <w:lvl w:ilvl="8" w:tplc="0409001B" w:tentative="1">
      <w:start w:val="1"/>
      <w:numFmt w:val="lowerRoman"/>
      <w:lvlText w:val="%9."/>
      <w:lvlJc w:val="right"/>
      <w:pPr>
        <w:ind w:left="8240" w:hanging="180"/>
      </w:pPr>
    </w:lvl>
  </w:abstractNum>
  <w:abstractNum w:abstractNumId="17" w15:restartNumberingAfterBreak="0">
    <w:nsid w:val="15D53571"/>
    <w:multiLevelType w:val="hybridMultilevel"/>
    <w:tmpl w:val="B0DA37C4"/>
    <w:lvl w:ilvl="0" w:tplc="09A8CCC2">
      <w:start w:val="1"/>
      <w:numFmt w:val="upperLetter"/>
      <w:lvlText w:val="%1."/>
      <w:lvlJc w:val="left"/>
      <w:pPr>
        <w:tabs>
          <w:tab w:val="num" w:pos="720"/>
        </w:tabs>
        <w:ind w:left="720" w:hanging="360"/>
      </w:pPr>
      <w:rPr>
        <w:rFonts w:hint="default"/>
        <w:b w:val="0"/>
        <w:i w:val="0"/>
        <w:strike w:val="0"/>
        <w:color w:val="auto"/>
        <w:sz w:val="20"/>
        <w:szCs w:val="20"/>
      </w:rPr>
    </w:lvl>
    <w:lvl w:ilvl="1" w:tplc="0409000F">
      <w:start w:val="1"/>
      <w:numFmt w:val="decimal"/>
      <w:lvlText w:val="%2."/>
      <w:lvlJc w:val="left"/>
      <w:pPr>
        <w:tabs>
          <w:tab w:val="num" w:pos="1440"/>
        </w:tabs>
        <w:ind w:left="1440" w:hanging="360"/>
      </w:pPr>
    </w:lvl>
    <w:lvl w:ilvl="2" w:tplc="0AE2FE68">
      <w:start w:val="1"/>
      <w:numFmt w:val="lowerLetter"/>
      <w:lvlText w:val="%3."/>
      <w:lvlJc w:val="right"/>
      <w:pPr>
        <w:tabs>
          <w:tab w:val="num" w:pos="2160"/>
        </w:tabs>
        <w:ind w:left="2160" w:hanging="180"/>
      </w:pPr>
      <w:rPr>
        <w:rFonts w:ascii="Verdana" w:eastAsia="Times New Roman" w:hAnsi="Verdana" w:cs="Arial"/>
      </w:rPr>
    </w:lvl>
    <w:lvl w:ilvl="3" w:tplc="CB3AF508">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69B5A90"/>
    <w:multiLevelType w:val="hybridMultilevel"/>
    <w:tmpl w:val="41E20520"/>
    <w:lvl w:ilvl="0" w:tplc="E542C24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4D7B53"/>
    <w:multiLevelType w:val="hybridMultilevel"/>
    <w:tmpl w:val="D29EAF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CF94419"/>
    <w:multiLevelType w:val="hybridMultilevel"/>
    <w:tmpl w:val="6D0E0F5C"/>
    <w:lvl w:ilvl="0" w:tplc="B4E8CFD6">
      <w:start w:val="1"/>
      <w:numFmt w:val="lowerLetter"/>
      <w:lvlText w:val="%1."/>
      <w:lvlJc w:val="left"/>
      <w:pPr>
        <w:ind w:left="1622" w:hanging="360"/>
      </w:pPr>
      <w:rPr>
        <w:rFonts w:asciiTheme="minorBidi" w:eastAsia="Times New Roman" w:hAnsiTheme="minorBidi" w:cstheme="minorBidi" w:hint="default"/>
        <w:b w:val="0"/>
        <w:i w:val="0"/>
        <w:strike w:val="0"/>
        <w:color w:val="auto"/>
        <w:sz w:val="22"/>
        <w:szCs w:val="22"/>
      </w:rPr>
    </w:lvl>
    <w:lvl w:ilvl="1" w:tplc="04090019" w:tentative="1">
      <w:start w:val="1"/>
      <w:numFmt w:val="lowerLetter"/>
      <w:lvlText w:val="%2."/>
      <w:lvlJc w:val="left"/>
      <w:pPr>
        <w:ind w:left="2342" w:hanging="360"/>
      </w:pPr>
    </w:lvl>
    <w:lvl w:ilvl="2" w:tplc="0409001B" w:tentative="1">
      <w:start w:val="1"/>
      <w:numFmt w:val="lowerRoman"/>
      <w:lvlText w:val="%3."/>
      <w:lvlJc w:val="right"/>
      <w:pPr>
        <w:ind w:left="3062" w:hanging="180"/>
      </w:pPr>
    </w:lvl>
    <w:lvl w:ilvl="3" w:tplc="0409000F" w:tentative="1">
      <w:start w:val="1"/>
      <w:numFmt w:val="decimal"/>
      <w:lvlText w:val="%4."/>
      <w:lvlJc w:val="left"/>
      <w:pPr>
        <w:ind w:left="3782" w:hanging="360"/>
      </w:pPr>
    </w:lvl>
    <w:lvl w:ilvl="4" w:tplc="04090019" w:tentative="1">
      <w:start w:val="1"/>
      <w:numFmt w:val="lowerLetter"/>
      <w:lvlText w:val="%5."/>
      <w:lvlJc w:val="left"/>
      <w:pPr>
        <w:ind w:left="4502" w:hanging="360"/>
      </w:pPr>
    </w:lvl>
    <w:lvl w:ilvl="5" w:tplc="0409001B" w:tentative="1">
      <w:start w:val="1"/>
      <w:numFmt w:val="lowerRoman"/>
      <w:lvlText w:val="%6."/>
      <w:lvlJc w:val="right"/>
      <w:pPr>
        <w:ind w:left="5222" w:hanging="180"/>
      </w:pPr>
    </w:lvl>
    <w:lvl w:ilvl="6" w:tplc="0409000F" w:tentative="1">
      <w:start w:val="1"/>
      <w:numFmt w:val="decimal"/>
      <w:lvlText w:val="%7."/>
      <w:lvlJc w:val="left"/>
      <w:pPr>
        <w:ind w:left="5942" w:hanging="360"/>
      </w:pPr>
    </w:lvl>
    <w:lvl w:ilvl="7" w:tplc="04090019" w:tentative="1">
      <w:start w:val="1"/>
      <w:numFmt w:val="lowerLetter"/>
      <w:lvlText w:val="%8."/>
      <w:lvlJc w:val="left"/>
      <w:pPr>
        <w:ind w:left="6662" w:hanging="360"/>
      </w:pPr>
    </w:lvl>
    <w:lvl w:ilvl="8" w:tplc="0409001B" w:tentative="1">
      <w:start w:val="1"/>
      <w:numFmt w:val="lowerRoman"/>
      <w:lvlText w:val="%9."/>
      <w:lvlJc w:val="right"/>
      <w:pPr>
        <w:ind w:left="7382" w:hanging="180"/>
      </w:pPr>
    </w:lvl>
  </w:abstractNum>
  <w:abstractNum w:abstractNumId="21" w15:restartNumberingAfterBreak="0">
    <w:nsid w:val="1D08007B"/>
    <w:multiLevelType w:val="multilevel"/>
    <w:tmpl w:val="D21E536C"/>
    <w:lvl w:ilvl="0">
      <w:start w:val="1"/>
      <w:numFmt w:val="decimal"/>
      <w:lvlText w:val="%1."/>
      <w:lvlJc w:val="left"/>
      <w:pPr>
        <w:ind w:left="720" w:hanging="360"/>
      </w:pPr>
      <w:rPr>
        <w:rFonts w:hint="default"/>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E7F2091"/>
    <w:multiLevelType w:val="hybridMultilevel"/>
    <w:tmpl w:val="1128778E"/>
    <w:lvl w:ilvl="0" w:tplc="17405F6A">
      <w:start w:val="1"/>
      <w:numFmt w:val="decimal"/>
      <w:lvlText w:val="%1."/>
      <w:lvlJc w:val="left"/>
      <w:pPr>
        <w:tabs>
          <w:tab w:val="num" w:pos="567"/>
        </w:tabs>
        <w:ind w:left="567" w:hanging="567"/>
      </w:pPr>
      <w:rPr>
        <w:rFonts w:hint="default"/>
        <w:b w:val="0"/>
        <w:i w:val="0"/>
        <w:color w:val="auto"/>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1F20560A"/>
    <w:multiLevelType w:val="hybridMultilevel"/>
    <w:tmpl w:val="7BC0F472"/>
    <w:lvl w:ilvl="0" w:tplc="CA3E4B0A">
      <w:start w:val="2"/>
      <w:numFmt w:val="decimal"/>
      <w:lvlText w:val="%1)"/>
      <w:lvlJc w:val="left"/>
      <w:pPr>
        <w:ind w:left="2480" w:hanging="360"/>
      </w:pPr>
      <w:rPr>
        <w:rFonts w:hint="default"/>
      </w:rPr>
    </w:lvl>
    <w:lvl w:ilvl="1" w:tplc="04090019" w:tentative="1">
      <w:start w:val="1"/>
      <w:numFmt w:val="lowerLetter"/>
      <w:lvlText w:val="%2."/>
      <w:lvlJc w:val="left"/>
      <w:pPr>
        <w:ind w:left="1440" w:hanging="360"/>
      </w:pPr>
    </w:lvl>
    <w:lvl w:ilvl="2" w:tplc="42C60314">
      <w:start w:val="1"/>
      <w:numFmt w:val="upperLetter"/>
      <w:lvlText w:val="%3."/>
      <w:lvlJc w:val="left"/>
      <w:pPr>
        <w:ind w:left="2160" w:hanging="180"/>
      </w:pPr>
      <w:rPr>
        <w:rFonts w:hint="default"/>
        <w:b/>
        <w:i w:val="0"/>
        <w:strike w:val="0"/>
        <w:color w:val="auto"/>
        <w:sz w:val="20"/>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73248A86">
      <w:start w:val="1"/>
      <w:numFmt w:val="decimal"/>
      <w:lvlText w:val="%7."/>
      <w:lvlJc w:val="left"/>
      <w:pPr>
        <w:ind w:left="5040" w:hanging="360"/>
      </w:pPr>
      <w:rPr>
        <w:b w:val="0"/>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37363A"/>
    <w:multiLevelType w:val="hybridMultilevel"/>
    <w:tmpl w:val="36BAED0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5" w15:restartNumberingAfterBreak="0">
    <w:nsid w:val="1F401E8A"/>
    <w:multiLevelType w:val="hybridMultilevel"/>
    <w:tmpl w:val="731097D2"/>
    <w:lvl w:ilvl="0" w:tplc="F61C3D3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D013C9"/>
    <w:multiLevelType w:val="hybridMultilevel"/>
    <w:tmpl w:val="1730CAEE"/>
    <w:lvl w:ilvl="0" w:tplc="1144D418">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20AB00AF"/>
    <w:multiLevelType w:val="hybridMultilevel"/>
    <w:tmpl w:val="D0721C30"/>
    <w:lvl w:ilvl="0" w:tplc="B508AC0C">
      <w:start w:val="1"/>
      <w:numFmt w:val="lowerLetter"/>
      <w:lvlText w:val="%1."/>
      <w:lvlJc w:val="left"/>
      <w:pPr>
        <w:tabs>
          <w:tab w:val="num" w:pos="720"/>
        </w:tabs>
        <w:ind w:left="720" w:hanging="360"/>
      </w:pPr>
      <w:rPr>
        <w:rFonts w:hint="default"/>
        <w:b w:val="0"/>
        <w:i w:val="0"/>
        <w:color w:val="auto"/>
        <w:sz w:val="22"/>
        <w:szCs w:val="22"/>
      </w:rPr>
    </w:lvl>
    <w:lvl w:ilvl="1" w:tplc="93E2CEA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5A025C2"/>
    <w:multiLevelType w:val="hybridMultilevel"/>
    <w:tmpl w:val="80BAF8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71B03BC"/>
    <w:multiLevelType w:val="hybridMultilevel"/>
    <w:tmpl w:val="EAD21F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5B0341"/>
    <w:multiLevelType w:val="hybridMultilevel"/>
    <w:tmpl w:val="FCCA966E"/>
    <w:lvl w:ilvl="0" w:tplc="73ED17F1">
      <w:start w:val="1"/>
      <w:numFmt w:val="lowerLetter"/>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1" w15:restartNumberingAfterBreak="0">
    <w:nsid w:val="2763432B"/>
    <w:multiLevelType w:val="hybridMultilevel"/>
    <w:tmpl w:val="33A2490E"/>
    <w:lvl w:ilvl="0" w:tplc="A58C8EB6">
      <w:start w:val="2"/>
      <w:numFmt w:val="lowerLetter"/>
      <w:lvlText w:val="%1."/>
      <w:lvlJc w:val="left"/>
      <w:pPr>
        <w:ind w:left="2716"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A4E2264"/>
    <w:multiLevelType w:val="hybridMultilevel"/>
    <w:tmpl w:val="04408798"/>
    <w:lvl w:ilvl="0" w:tplc="748EF87C">
      <w:start w:val="1"/>
      <w:numFmt w:val="decimal"/>
      <w:lvlText w:val="%1."/>
      <w:lvlJc w:val="left"/>
      <w:pPr>
        <w:ind w:left="720" w:hanging="360"/>
      </w:pPr>
      <w:rPr>
        <w:rFonts w:hint="default"/>
      </w:rPr>
    </w:lvl>
    <w:lvl w:ilvl="1" w:tplc="56FA44A4">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A75F5F"/>
    <w:multiLevelType w:val="hybridMultilevel"/>
    <w:tmpl w:val="F282EF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C015C9C"/>
    <w:multiLevelType w:val="hybridMultilevel"/>
    <w:tmpl w:val="1B2012D6"/>
    <w:lvl w:ilvl="0" w:tplc="04090011">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5"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F661FB9"/>
    <w:multiLevelType w:val="hybridMultilevel"/>
    <w:tmpl w:val="BF907906"/>
    <w:lvl w:ilvl="0" w:tplc="04090017">
      <w:start w:val="1"/>
      <w:numFmt w:val="lowerLetter"/>
      <w:lvlText w:val="%1)"/>
      <w:lvlJc w:val="left"/>
      <w:pPr>
        <w:ind w:left="2340" w:hanging="360"/>
      </w:pPr>
      <w:rPr>
        <w:rFonts w:hint="default"/>
        <w:b w:val="0"/>
        <w:i w:val="0"/>
        <w:color w:val="auto"/>
        <w:sz w:val="20"/>
        <w:szCs w:val="20"/>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31F70769"/>
    <w:multiLevelType w:val="hybridMultilevel"/>
    <w:tmpl w:val="00A6366E"/>
    <w:lvl w:ilvl="0" w:tplc="04090017">
      <w:start w:val="1"/>
      <w:numFmt w:val="lowerLetter"/>
      <w:lvlText w:val="%1)"/>
      <w:lvlJc w:val="left"/>
      <w:pPr>
        <w:ind w:left="3758" w:hanging="360"/>
      </w:pPr>
    </w:lvl>
    <w:lvl w:ilvl="1" w:tplc="04090019" w:tentative="1">
      <w:start w:val="1"/>
      <w:numFmt w:val="lowerLetter"/>
      <w:lvlText w:val="%2."/>
      <w:lvlJc w:val="left"/>
      <w:pPr>
        <w:ind w:left="4478" w:hanging="360"/>
      </w:pPr>
    </w:lvl>
    <w:lvl w:ilvl="2" w:tplc="0409001B" w:tentative="1">
      <w:start w:val="1"/>
      <w:numFmt w:val="lowerRoman"/>
      <w:lvlText w:val="%3."/>
      <w:lvlJc w:val="right"/>
      <w:pPr>
        <w:ind w:left="5198" w:hanging="180"/>
      </w:pPr>
    </w:lvl>
    <w:lvl w:ilvl="3" w:tplc="0409000F" w:tentative="1">
      <w:start w:val="1"/>
      <w:numFmt w:val="decimal"/>
      <w:lvlText w:val="%4."/>
      <w:lvlJc w:val="left"/>
      <w:pPr>
        <w:ind w:left="5918" w:hanging="360"/>
      </w:pPr>
    </w:lvl>
    <w:lvl w:ilvl="4" w:tplc="04090019" w:tentative="1">
      <w:start w:val="1"/>
      <w:numFmt w:val="lowerLetter"/>
      <w:lvlText w:val="%5."/>
      <w:lvlJc w:val="left"/>
      <w:pPr>
        <w:ind w:left="6638" w:hanging="360"/>
      </w:pPr>
    </w:lvl>
    <w:lvl w:ilvl="5" w:tplc="0409001B" w:tentative="1">
      <w:start w:val="1"/>
      <w:numFmt w:val="lowerRoman"/>
      <w:lvlText w:val="%6."/>
      <w:lvlJc w:val="right"/>
      <w:pPr>
        <w:ind w:left="7358" w:hanging="180"/>
      </w:pPr>
    </w:lvl>
    <w:lvl w:ilvl="6" w:tplc="0409000F" w:tentative="1">
      <w:start w:val="1"/>
      <w:numFmt w:val="decimal"/>
      <w:lvlText w:val="%7."/>
      <w:lvlJc w:val="left"/>
      <w:pPr>
        <w:ind w:left="8078" w:hanging="360"/>
      </w:pPr>
    </w:lvl>
    <w:lvl w:ilvl="7" w:tplc="04090019" w:tentative="1">
      <w:start w:val="1"/>
      <w:numFmt w:val="lowerLetter"/>
      <w:lvlText w:val="%8."/>
      <w:lvlJc w:val="left"/>
      <w:pPr>
        <w:ind w:left="8798" w:hanging="360"/>
      </w:pPr>
    </w:lvl>
    <w:lvl w:ilvl="8" w:tplc="0409001B" w:tentative="1">
      <w:start w:val="1"/>
      <w:numFmt w:val="lowerRoman"/>
      <w:lvlText w:val="%9."/>
      <w:lvlJc w:val="right"/>
      <w:pPr>
        <w:ind w:left="9518" w:hanging="180"/>
      </w:pPr>
    </w:lvl>
  </w:abstractNum>
  <w:abstractNum w:abstractNumId="38" w15:restartNumberingAfterBreak="0">
    <w:nsid w:val="33DD54B7"/>
    <w:multiLevelType w:val="hybridMultilevel"/>
    <w:tmpl w:val="CDB2A3EE"/>
    <w:lvl w:ilvl="0" w:tplc="759C62D0">
      <w:start w:val="1"/>
      <w:numFmt w:val="lowerLetter"/>
      <w:lvlText w:val="%1."/>
      <w:lvlJc w:val="left"/>
      <w:pPr>
        <w:tabs>
          <w:tab w:val="num" w:pos="964"/>
        </w:tabs>
        <w:ind w:left="964" w:hanging="397"/>
      </w:pPr>
      <w:rPr>
        <w:rFonts w:hint="default"/>
        <w:b w:val="0"/>
        <w:i w:val="0"/>
        <w:color w:val="auto"/>
        <w:sz w:val="22"/>
        <w:szCs w:val="22"/>
      </w:rPr>
    </w:lvl>
    <w:lvl w:ilvl="1" w:tplc="7C1A6768">
      <w:start w:val="1"/>
      <w:numFmt w:val="lowerLetter"/>
      <w:lvlText w:val="%2."/>
      <w:lvlJc w:val="left"/>
      <w:pPr>
        <w:tabs>
          <w:tab w:val="num" w:pos="964"/>
        </w:tabs>
        <w:ind w:left="964" w:hanging="397"/>
      </w:pPr>
      <w:rPr>
        <w:rFonts w:asciiTheme="minorBidi" w:hAnsiTheme="minorBidi" w:cstheme="minorBidi" w:hint="default"/>
        <w:b w:val="0"/>
        <w:i w:val="0"/>
        <w:sz w:val="22"/>
        <w:szCs w:val="22"/>
      </w:rPr>
    </w:lvl>
    <w:lvl w:ilvl="2" w:tplc="00480B4C">
      <w:start w:val="1"/>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3E514FB"/>
    <w:multiLevelType w:val="singleLevel"/>
    <w:tmpl w:val="3828A708"/>
    <w:lvl w:ilvl="0">
      <w:start w:val="1"/>
      <w:numFmt w:val="lowerLetter"/>
      <w:lvlText w:val="%1."/>
      <w:lvlJc w:val="left"/>
      <w:pPr>
        <w:tabs>
          <w:tab w:val="num" w:pos="1440"/>
        </w:tabs>
        <w:ind w:left="1440" w:hanging="720"/>
      </w:pPr>
      <w:rPr>
        <w:rFonts w:hint="default"/>
      </w:rPr>
    </w:lvl>
  </w:abstractNum>
  <w:abstractNum w:abstractNumId="40" w15:restartNumberingAfterBreak="0">
    <w:nsid w:val="34D75F3F"/>
    <w:multiLevelType w:val="hybridMultilevel"/>
    <w:tmpl w:val="130AE540"/>
    <w:lvl w:ilvl="0" w:tplc="8EBAE928">
      <w:start w:val="2"/>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F2666A"/>
    <w:multiLevelType w:val="hybridMultilevel"/>
    <w:tmpl w:val="2E34ED50"/>
    <w:lvl w:ilvl="0" w:tplc="D7209AA4">
      <w:start w:val="1"/>
      <w:numFmt w:val="decimal"/>
      <w:lvlText w:val="%1."/>
      <w:lvlJc w:val="left"/>
      <w:pPr>
        <w:ind w:left="7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F317B6"/>
    <w:multiLevelType w:val="multilevel"/>
    <w:tmpl w:val="2EA02518"/>
    <w:lvl w:ilvl="0">
      <w:start w:val="2"/>
      <w:numFmt w:val="decimal"/>
      <w:lvlText w:val="%1."/>
      <w:lvlJc w:val="left"/>
      <w:pPr>
        <w:tabs>
          <w:tab w:val="num" w:pos="360"/>
        </w:tabs>
        <w:ind w:left="36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37FC0D81"/>
    <w:multiLevelType w:val="multilevel"/>
    <w:tmpl w:val="1B723EBE"/>
    <w:lvl w:ilvl="0">
      <w:start w:val="3"/>
      <w:numFmt w:val="upperLetter"/>
      <w:lvlText w:val="%1."/>
      <w:lvlJc w:val="left"/>
      <w:pPr>
        <w:tabs>
          <w:tab w:val="num" w:pos="360"/>
        </w:tabs>
        <w:ind w:left="360" w:hanging="360"/>
      </w:pPr>
      <w:rPr>
        <w:rFonts w:hint="default"/>
        <w:i w:val="0"/>
      </w:rPr>
    </w:lvl>
    <w:lvl w:ilvl="1">
      <w:start w:val="1"/>
      <w:numFmt w:val="decimal"/>
      <w:lvlText w:val="%2)"/>
      <w:lvlJc w:val="left"/>
      <w:pPr>
        <w:tabs>
          <w:tab w:val="num" w:pos="720"/>
        </w:tabs>
        <w:ind w:left="720" w:hanging="360"/>
      </w:pPr>
      <w:rPr>
        <w:rFonts w:hint="default"/>
        <w:b w:val="0"/>
        <w:i w:val="0"/>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b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388161CE"/>
    <w:multiLevelType w:val="hybridMultilevel"/>
    <w:tmpl w:val="F6AE25FE"/>
    <w:lvl w:ilvl="0" w:tplc="F6CEE99A">
      <w:start w:val="1"/>
      <w:numFmt w:val="lowerLetter"/>
      <w:lvlText w:val="%1."/>
      <w:lvlJc w:val="left"/>
      <w:pPr>
        <w:ind w:left="720" w:hanging="360"/>
      </w:pPr>
      <w:rPr>
        <w:rFonts w:asciiTheme="minorBidi" w:hAnsiTheme="minorBidi" w:cstheme="minorBidi"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90A7817"/>
    <w:multiLevelType w:val="hybridMultilevel"/>
    <w:tmpl w:val="51106C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A77DCE"/>
    <w:multiLevelType w:val="hybridMultilevel"/>
    <w:tmpl w:val="30A21538"/>
    <w:lvl w:ilvl="0" w:tplc="42843472">
      <w:start w:val="7"/>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9D72866"/>
    <w:multiLevelType w:val="hybridMultilevel"/>
    <w:tmpl w:val="2D323F22"/>
    <w:lvl w:ilvl="0" w:tplc="2DDCB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B490F1B"/>
    <w:multiLevelType w:val="hybridMultilevel"/>
    <w:tmpl w:val="72F20B00"/>
    <w:lvl w:ilvl="0" w:tplc="F9F00746">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CB7088D"/>
    <w:multiLevelType w:val="hybridMultilevel"/>
    <w:tmpl w:val="0292D6F6"/>
    <w:lvl w:ilvl="0" w:tplc="748EF8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CD57961"/>
    <w:multiLevelType w:val="hybridMultilevel"/>
    <w:tmpl w:val="699C0E5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rPr>
        <w:rFonts w:hint="default"/>
      </w:rPr>
    </w:lvl>
    <w:lvl w:ilvl="2" w:tplc="74C4188A">
      <w:start w:val="1"/>
      <w:numFmt w:val="upperLetter"/>
      <w:lvlText w:val="%3."/>
      <w:lvlJc w:val="left"/>
      <w:pPr>
        <w:tabs>
          <w:tab w:val="num" w:pos="3960"/>
        </w:tabs>
        <w:ind w:left="709" w:hanging="425"/>
      </w:pPr>
      <w:rPr>
        <w:rFonts w:hint="default"/>
        <w:b w:val="0"/>
        <w:bCs/>
        <w:i w:val="0"/>
        <w:strike w:val="0"/>
        <w:color w:val="auto"/>
        <w:sz w:val="20"/>
        <w:szCs w:val="20"/>
      </w:rPr>
    </w:lvl>
    <w:lvl w:ilvl="3" w:tplc="FFFFFFFF">
      <w:start w:val="1"/>
      <w:numFmt w:val="bullet"/>
      <w:lvlText w:val=""/>
      <w:lvlJc w:val="left"/>
      <w:pPr>
        <w:tabs>
          <w:tab w:val="num" w:pos="2880"/>
        </w:tabs>
        <w:ind w:left="2880" w:hanging="360"/>
      </w:pPr>
      <w:rPr>
        <w:rFonts w:ascii="Symbol" w:hAnsi="Symbol" w:hint="default"/>
      </w:rPr>
    </w:lvl>
    <w:lvl w:ilvl="4" w:tplc="FFFFFFFF">
      <w:start w:val="2"/>
      <w:numFmt w:val="lowerLetter"/>
      <w:lvlText w:val="%5."/>
      <w:lvlJc w:val="left"/>
      <w:pPr>
        <w:tabs>
          <w:tab w:val="num" w:pos="3645"/>
        </w:tabs>
        <w:ind w:left="3645" w:hanging="405"/>
      </w:pPr>
      <w:rPr>
        <w:rFonts w:hint="default"/>
      </w:rPr>
    </w:lvl>
    <w:lvl w:ilvl="5" w:tplc="FFFFFFFF">
      <w:start w:val="2"/>
      <w:numFmt w:val="bullet"/>
      <w:lvlText w:val="-"/>
      <w:lvlJc w:val="left"/>
      <w:pPr>
        <w:tabs>
          <w:tab w:val="num" w:pos="4320"/>
        </w:tabs>
        <w:ind w:left="4320" w:hanging="360"/>
      </w:pPr>
      <w:rPr>
        <w:rFonts w:ascii="Times New Roman" w:eastAsia="Times New Roman" w:hAnsi="Times New Roman" w:cs="Times New Roman"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D330DCA"/>
    <w:multiLevelType w:val="hybridMultilevel"/>
    <w:tmpl w:val="52D0606E"/>
    <w:lvl w:ilvl="0" w:tplc="B5A870DE">
      <w:start w:val="2"/>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53" w15:restartNumberingAfterBreak="0">
    <w:nsid w:val="3EAF01DE"/>
    <w:multiLevelType w:val="hybridMultilevel"/>
    <w:tmpl w:val="406E0CCA"/>
    <w:lvl w:ilvl="0" w:tplc="2464802E">
      <w:start w:val="1"/>
      <w:numFmt w:val="decimal"/>
      <w:lvlText w:val="%1."/>
      <w:lvlJc w:val="left"/>
      <w:pPr>
        <w:tabs>
          <w:tab w:val="num" w:pos="567"/>
        </w:tabs>
        <w:ind w:left="567" w:hanging="567"/>
      </w:pPr>
      <w:rPr>
        <w:rFonts w:hint="default"/>
        <w:b w:val="0"/>
        <w:i w:val="0"/>
        <w:color w:val="auto"/>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3EC85143"/>
    <w:multiLevelType w:val="hybridMultilevel"/>
    <w:tmpl w:val="1CD2093A"/>
    <w:lvl w:ilvl="0" w:tplc="33F83B3C">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3EF87BB8"/>
    <w:multiLevelType w:val="hybridMultilevel"/>
    <w:tmpl w:val="92A2DEA2"/>
    <w:lvl w:ilvl="0" w:tplc="8EF029F4">
      <w:start w:val="1"/>
      <w:numFmt w:val="decimal"/>
      <w:lvlText w:val="%1."/>
      <w:lvlJc w:val="left"/>
      <w:pPr>
        <w:ind w:left="720" w:hanging="360"/>
      </w:pPr>
      <w:rPr>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2AA356B"/>
    <w:multiLevelType w:val="hybridMultilevel"/>
    <w:tmpl w:val="1F567F5C"/>
    <w:lvl w:ilvl="0" w:tplc="600C2132">
      <w:start w:val="1"/>
      <w:numFmt w:val="lowerLetter"/>
      <w:lvlText w:val="%1)"/>
      <w:lvlJc w:val="left"/>
      <w:pPr>
        <w:ind w:left="720" w:hanging="360"/>
      </w:pPr>
      <w:rPr>
        <w:rFonts w:ascii="Verdana" w:eastAsia="MS Gothic" w:hAnsi="Verdana" w:cs="Tahoma"/>
      </w:rPr>
    </w:lvl>
    <w:lvl w:ilvl="1" w:tplc="621AE46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316C00"/>
    <w:multiLevelType w:val="hybridMultilevel"/>
    <w:tmpl w:val="77DA8A52"/>
    <w:lvl w:ilvl="0" w:tplc="5E6CE450">
      <w:start w:val="5"/>
      <w:numFmt w:val="decimal"/>
      <w:lvlText w:val="%1."/>
      <w:lvlJc w:val="left"/>
      <w:pPr>
        <w:tabs>
          <w:tab w:val="num" w:pos="720"/>
        </w:tabs>
        <w:ind w:left="720" w:hanging="360"/>
      </w:pPr>
      <w:rPr>
        <w:rFonts w:hint="default"/>
      </w:rPr>
    </w:lvl>
    <w:lvl w:ilvl="1" w:tplc="04210019">
      <w:start w:val="1"/>
      <w:numFmt w:val="lowerLetter"/>
      <w:lvlText w:val="%2."/>
      <w:lvlJc w:val="left"/>
      <w:pPr>
        <w:ind w:left="1440" w:hanging="360"/>
      </w:pPr>
    </w:lvl>
    <w:lvl w:ilvl="2" w:tplc="D94E1584">
      <w:start w:val="1"/>
      <w:numFmt w:val="upp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4AC48FC"/>
    <w:multiLevelType w:val="hybridMultilevel"/>
    <w:tmpl w:val="771CFCA8"/>
    <w:lvl w:ilvl="0" w:tplc="79EA6C52">
      <w:start w:val="1"/>
      <w:numFmt w:val="decimal"/>
      <w:lvlText w:val="%1."/>
      <w:lvlJc w:val="left"/>
      <w:pPr>
        <w:tabs>
          <w:tab w:val="num" w:pos="567"/>
        </w:tabs>
        <w:ind w:left="567" w:hanging="567"/>
      </w:pPr>
      <w:rPr>
        <w:rFonts w:hint="default"/>
        <w:b w:val="0"/>
        <w:i w:val="0"/>
        <w:color w:val="auto"/>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4D71F50"/>
    <w:multiLevelType w:val="hybridMultilevel"/>
    <w:tmpl w:val="D11A5EB2"/>
    <w:lvl w:ilvl="0" w:tplc="EEA6024C">
      <w:start w:val="3"/>
      <w:numFmt w:val="decimal"/>
      <w:lvlText w:val="%1."/>
      <w:lvlJc w:val="left"/>
      <w:pPr>
        <w:ind w:left="36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45517140"/>
    <w:multiLevelType w:val="hybridMultilevel"/>
    <w:tmpl w:val="F07EC240"/>
    <w:lvl w:ilvl="0" w:tplc="04090001">
      <w:start w:val="1"/>
      <w:numFmt w:val="bullet"/>
      <w:lvlText w:val=""/>
      <w:lvlJc w:val="left"/>
      <w:pPr>
        <w:ind w:left="2700" w:hanging="360"/>
      </w:pPr>
      <w:rPr>
        <w:rFonts w:ascii="Symbol" w:hAnsi="Symbol"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1" w15:restartNumberingAfterBreak="0">
    <w:nsid w:val="45F62193"/>
    <w:multiLevelType w:val="hybridMultilevel"/>
    <w:tmpl w:val="909AD146"/>
    <w:lvl w:ilvl="0" w:tplc="86C84376">
      <w:start w:val="5"/>
      <w:numFmt w:val="upperLetter"/>
      <w:lvlText w:val="%1."/>
      <w:lvlJc w:val="left"/>
      <w:pPr>
        <w:ind w:left="2007"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6674C3"/>
    <w:multiLevelType w:val="hybridMultilevel"/>
    <w:tmpl w:val="4F2CD6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29481BE8">
      <w:start w:val="1"/>
      <w:numFmt w:val="lowerLetter"/>
      <w:lvlText w:val="%3."/>
      <w:lvlJc w:val="left"/>
      <w:pPr>
        <w:tabs>
          <w:tab w:val="num" w:pos="2385"/>
        </w:tabs>
        <w:ind w:left="2385" w:hanging="405"/>
      </w:pPr>
      <w:rPr>
        <w:rFonts w:hint="default"/>
      </w:rPr>
    </w:lvl>
    <w:lvl w:ilvl="3" w:tplc="1FDA6F30">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D736E99"/>
    <w:multiLevelType w:val="hybridMultilevel"/>
    <w:tmpl w:val="70AE4DCE"/>
    <w:lvl w:ilvl="0" w:tplc="9630309E">
      <w:start w:val="11"/>
      <w:numFmt w:val="lowerLetter"/>
      <w:lvlText w:val="%1."/>
      <w:lvlJc w:val="left"/>
      <w:pPr>
        <w:ind w:left="1350" w:hanging="360"/>
      </w:pPr>
      <w:rPr>
        <w:rFonts w:hint="default"/>
        <w:b/>
      </w:rPr>
    </w:lvl>
    <w:lvl w:ilvl="1" w:tplc="CBE231DE">
      <w:start w:val="1"/>
      <w:numFmt w:val="upperRoman"/>
      <w:lvlText w:val="%2."/>
      <w:lvlJc w:val="left"/>
      <w:pPr>
        <w:ind w:left="2070" w:hanging="360"/>
      </w:pPr>
      <w:rPr>
        <w:rFonts w:ascii="Verdana" w:eastAsia="Times New Roman" w:hAnsi="Verdana" w:cs="Tahoma"/>
      </w:rPr>
    </w:lvl>
    <w:lvl w:ilvl="2" w:tplc="04210015">
      <w:start w:val="1"/>
      <w:numFmt w:val="upperLetter"/>
      <w:lvlText w:val="%3."/>
      <w:lvlJc w:val="left"/>
      <w:pPr>
        <w:ind w:left="2790" w:hanging="180"/>
      </w:pPr>
    </w:lvl>
    <w:lvl w:ilvl="3" w:tplc="04090017">
      <w:start w:val="1"/>
      <w:numFmt w:val="lowerLetter"/>
      <w:lvlText w:val="%4)"/>
      <w:lvlJc w:val="left"/>
      <w:pPr>
        <w:ind w:left="3510" w:hanging="360"/>
      </w:pPr>
      <w:rPr>
        <w:rFonts w:hint="default"/>
      </w:rPr>
    </w:lvl>
    <w:lvl w:ilvl="4" w:tplc="04090019">
      <w:start w:val="1"/>
      <w:numFmt w:val="lowerLetter"/>
      <w:lvlText w:val="%5."/>
      <w:lvlJc w:val="left"/>
      <w:pPr>
        <w:ind w:left="4230" w:hanging="360"/>
      </w:pPr>
    </w:lvl>
    <w:lvl w:ilvl="5" w:tplc="5BAA0676">
      <w:start w:val="1"/>
      <w:numFmt w:val="lowerRoman"/>
      <w:lvlText w:val="%6)"/>
      <w:lvlJc w:val="left"/>
      <w:pPr>
        <w:ind w:left="5490" w:hanging="720"/>
      </w:pPr>
      <w:rPr>
        <w:rFonts w:hint="default"/>
      </w:rPr>
    </w:lvl>
    <w:lvl w:ilvl="6" w:tplc="04090015">
      <w:start w:val="1"/>
      <w:numFmt w:val="upperLetter"/>
      <w:lvlText w:val="%7."/>
      <w:lvlJc w:val="left"/>
      <w:pPr>
        <w:ind w:left="5670" w:hanging="360"/>
      </w:pPr>
    </w:lvl>
    <w:lvl w:ilvl="7" w:tplc="E7B6C112">
      <w:numFmt w:val="bullet"/>
      <w:lvlText w:val="-"/>
      <w:lvlJc w:val="left"/>
      <w:pPr>
        <w:ind w:left="6390" w:hanging="360"/>
      </w:pPr>
      <w:rPr>
        <w:rFonts w:ascii="Verdana" w:eastAsia="Times New Roman" w:hAnsi="Verdana" w:cs="Arial" w:hint="default"/>
        <w:b/>
      </w:rPr>
    </w:lvl>
    <w:lvl w:ilvl="8" w:tplc="0409001B" w:tentative="1">
      <w:start w:val="1"/>
      <w:numFmt w:val="lowerRoman"/>
      <w:lvlText w:val="%9."/>
      <w:lvlJc w:val="right"/>
      <w:pPr>
        <w:ind w:left="7110" w:hanging="180"/>
      </w:pPr>
    </w:lvl>
  </w:abstractNum>
  <w:abstractNum w:abstractNumId="64" w15:restartNumberingAfterBreak="0">
    <w:nsid w:val="4D962C4F"/>
    <w:multiLevelType w:val="hybridMultilevel"/>
    <w:tmpl w:val="041E74EE"/>
    <w:lvl w:ilvl="0" w:tplc="6344BE4A">
      <w:start w:val="1"/>
      <w:numFmt w:val="decimal"/>
      <w:lvlText w:val="%1."/>
      <w:lvlJc w:val="left"/>
      <w:pPr>
        <w:ind w:left="2520" w:hanging="360"/>
      </w:pPr>
      <w:rPr>
        <w:rFonts w:ascii="Verdana" w:eastAsia="Calibri" w:hAnsi="Verdana" w:cs="Times New Roman" w:hint="default"/>
        <w:b w:val="0"/>
      </w:rPr>
    </w:lvl>
    <w:lvl w:ilvl="1" w:tplc="04090019">
      <w:start w:val="1"/>
      <w:numFmt w:val="lowerLetter"/>
      <w:lvlText w:val="%2."/>
      <w:lvlJc w:val="left"/>
      <w:pPr>
        <w:ind w:left="3240" w:hanging="360"/>
      </w:pPr>
    </w:lvl>
    <w:lvl w:ilvl="2" w:tplc="B764FB16">
      <w:start w:val="1"/>
      <w:numFmt w:val="upperLetter"/>
      <w:lvlText w:val="%3."/>
      <w:lvlJc w:val="left"/>
      <w:pPr>
        <w:ind w:left="4140" w:hanging="360"/>
      </w:pPr>
      <w:rPr>
        <w:rFonts w:ascii="Verdana" w:eastAsia="Calibri" w:hAnsi="Verdana" w:cs="Times New Roman"/>
      </w:rPr>
    </w:lvl>
    <w:lvl w:ilvl="3" w:tplc="04090011">
      <w:start w:val="1"/>
      <w:numFmt w:val="decimal"/>
      <w:lvlText w:val="%4)"/>
      <w:lvlJc w:val="left"/>
      <w:pPr>
        <w:ind w:left="4680" w:hanging="360"/>
      </w:pPr>
      <w:rPr>
        <w:rFonts w:hint="default"/>
        <w:b w:val="0"/>
      </w:rPr>
    </w:lvl>
    <w:lvl w:ilvl="4" w:tplc="F1B6682C">
      <w:start w:val="1"/>
      <w:numFmt w:val="lowerLetter"/>
      <w:lvlText w:val="%5."/>
      <w:lvlJc w:val="left"/>
      <w:pPr>
        <w:ind w:left="5400" w:hanging="360"/>
      </w:pPr>
      <w:rPr>
        <w:b w:val="0"/>
      </w:rPr>
    </w:lvl>
    <w:lvl w:ilvl="5" w:tplc="5DF4C020">
      <w:start w:val="1"/>
      <w:numFmt w:val="bullet"/>
      <w:lvlText w:val="-"/>
      <w:lvlJc w:val="left"/>
      <w:pPr>
        <w:ind w:left="6120" w:hanging="180"/>
      </w:pPr>
      <w:rPr>
        <w:rFonts w:ascii="Times New Roman" w:eastAsia="Times New Roman" w:hAnsi="Times New Roman" w:cs="Times New Roman" w:hint="default"/>
      </w:rPr>
    </w:lvl>
    <w:lvl w:ilvl="6" w:tplc="023C16BC">
      <w:start w:val="1"/>
      <w:numFmt w:val="decimal"/>
      <w:lvlText w:val="%7)"/>
      <w:lvlJc w:val="left"/>
      <w:pPr>
        <w:ind w:left="6840" w:hanging="360"/>
      </w:pPr>
      <w:rPr>
        <w:b w:val="0"/>
      </w:rPr>
    </w:lvl>
    <w:lvl w:ilvl="7" w:tplc="04090019">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4E303DAC"/>
    <w:multiLevelType w:val="hybridMultilevel"/>
    <w:tmpl w:val="45D6A0E8"/>
    <w:lvl w:ilvl="0" w:tplc="04210019">
      <w:start w:val="1"/>
      <w:numFmt w:val="lowerLetter"/>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4F315EA1"/>
    <w:multiLevelType w:val="hybridMultilevel"/>
    <w:tmpl w:val="9112DA78"/>
    <w:lvl w:ilvl="0" w:tplc="D48C85EC">
      <w:start w:val="1"/>
      <w:numFmt w:val="decimal"/>
      <w:lvlText w:val="%1)"/>
      <w:lvlJc w:val="left"/>
      <w:pPr>
        <w:ind w:left="1080" w:hanging="360"/>
      </w:pPr>
      <w:rPr>
        <w:rFonts w:hint="default"/>
        <w:b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21000F">
      <w:start w:val="1"/>
      <w:numFmt w:val="decimal"/>
      <w:lvlText w:val="%7."/>
      <w:lvlJc w:val="left"/>
      <w:pPr>
        <w:ind w:left="5400" w:hanging="360"/>
      </w:pPr>
      <w:rPr>
        <w:rFonts w:hint="default"/>
      </w:rPr>
    </w:lvl>
    <w:lvl w:ilvl="7" w:tplc="04210019">
      <w:start w:val="1"/>
      <w:numFmt w:val="lowerLetter"/>
      <w:lvlText w:val="%8."/>
      <w:lvlJc w:val="left"/>
      <w:pPr>
        <w:ind w:left="6120" w:hanging="360"/>
      </w:pPr>
      <w:rPr>
        <w:rFonts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F3731E2"/>
    <w:multiLevelType w:val="hybridMultilevel"/>
    <w:tmpl w:val="F322FE54"/>
    <w:lvl w:ilvl="0" w:tplc="8DF46F24">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9670F4"/>
    <w:multiLevelType w:val="hybridMultilevel"/>
    <w:tmpl w:val="0B30A48E"/>
    <w:lvl w:ilvl="0" w:tplc="7200D8CC">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51752F26"/>
    <w:multiLevelType w:val="hybridMultilevel"/>
    <w:tmpl w:val="836A0790"/>
    <w:lvl w:ilvl="0" w:tplc="607AA9E2">
      <w:start w:val="1"/>
      <w:numFmt w:val="lowerLetter"/>
      <w:lvlText w:val="%1)"/>
      <w:lvlJc w:val="left"/>
      <w:pPr>
        <w:ind w:left="1080" w:hanging="360"/>
      </w:pPr>
      <w:rPr>
        <w:rFonts w:asciiTheme="minorBidi" w:eastAsia="MS Gothic" w:hAnsiTheme="minorBid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743588"/>
    <w:multiLevelType w:val="hybridMultilevel"/>
    <w:tmpl w:val="A38EEEA0"/>
    <w:lvl w:ilvl="0" w:tplc="04210019">
      <w:start w:val="1"/>
      <w:numFmt w:val="lowerLetter"/>
      <w:lvlText w:val="%1."/>
      <w:lvlJc w:val="left"/>
      <w:pPr>
        <w:ind w:left="1211" w:hanging="360"/>
      </w:pPr>
      <w:rPr>
        <w:rFonts w:hint="default"/>
        <w:b w:val="0"/>
      </w:rPr>
    </w:lvl>
    <w:lvl w:ilvl="1" w:tplc="25BE5AA8">
      <w:start w:val="1"/>
      <w:numFmt w:val="lowerLetter"/>
      <w:lvlText w:val="%2."/>
      <w:lvlJc w:val="left"/>
      <w:pPr>
        <w:ind w:left="-769" w:hanging="360"/>
      </w:pPr>
      <w:rPr>
        <w:b w:val="0"/>
      </w:r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71" w15:restartNumberingAfterBreak="0">
    <w:nsid w:val="549B7499"/>
    <w:multiLevelType w:val="hybridMultilevel"/>
    <w:tmpl w:val="8E3E8158"/>
    <w:lvl w:ilvl="0" w:tplc="C5D88D92">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7C2647F"/>
    <w:multiLevelType w:val="hybridMultilevel"/>
    <w:tmpl w:val="585E98C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A2D2821"/>
    <w:multiLevelType w:val="multilevel"/>
    <w:tmpl w:val="CCC08EDE"/>
    <w:lvl w:ilvl="0">
      <w:start w:val="1"/>
      <w:numFmt w:val="lowerLetter"/>
      <w:lvlText w:val="%1."/>
      <w:lvlJc w:val="left"/>
      <w:pPr>
        <w:ind w:left="360" w:hanging="360"/>
      </w:pPr>
      <w:rPr>
        <w:rFonts w:hint="default"/>
        <w:b w:val="0"/>
        <w:i w:val="0"/>
        <w:color w:val="auto"/>
        <w:sz w:val="20"/>
        <w:szCs w:val="20"/>
      </w:rPr>
    </w:lvl>
    <w:lvl w:ilvl="1">
      <w:start w:val="1"/>
      <w:numFmt w:val="decimal"/>
      <w:lvlText w:val="%1.%2."/>
      <w:lvlJc w:val="left"/>
      <w:pPr>
        <w:ind w:left="1800" w:hanging="360"/>
      </w:pPr>
      <w:rPr>
        <w:rFonts w:hint="default"/>
      </w:rPr>
    </w:lvl>
    <w:lvl w:ilvl="2">
      <w:start w:val="1"/>
      <w:numFmt w:val="lowerLetter"/>
      <w:lvlText w:val="%3."/>
      <w:lvlJc w:val="right"/>
      <w:pPr>
        <w:ind w:left="3600" w:hanging="720"/>
      </w:pPr>
      <w:rPr>
        <w:rFonts w:ascii="Verdana" w:hAnsi="Verdana" w:hint="default"/>
        <w:b w:val="0"/>
        <w:i w:val="0"/>
        <w:sz w:val="20"/>
        <w:szCs w:val="20"/>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4" w15:restartNumberingAfterBreak="0">
    <w:nsid w:val="5B4A7D96"/>
    <w:multiLevelType w:val="hybridMultilevel"/>
    <w:tmpl w:val="31BA07E4"/>
    <w:lvl w:ilvl="0" w:tplc="AD68E7B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5B842F04"/>
    <w:multiLevelType w:val="hybridMultilevel"/>
    <w:tmpl w:val="ECEE13CA"/>
    <w:lvl w:ilvl="0" w:tplc="F48E9640">
      <w:start w:val="1"/>
      <w:numFmt w:val="decimal"/>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DF2DDA"/>
    <w:multiLevelType w:val="hybridMultilevel"/>
    <w:tmpl w:val="60923D50"/>
    <w:lvl w:ilvl="0" w:tplc="BAA6EE4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2D151B"/>
    <w:multiLevelType w:val="hybridMultilevel"/>
    <w:tmpl w:val="A204F09E"/>
    <w:lvl w:ilvl="0" w:tplc="84ECC3E4">
      <w:start w:val="1"/>
      <w:numFmt w:val="decimal"/>
      <w:lvlText w:val="%1."/>
      <w:lvlJc w:val="left"/>
      <w:pPr>
        <w:tabs>
          <w:tab w:val="num" w:pos="360"/>
        </w:tabs>
        <w:ind w:left="360" w:hanging="360"/>
      </w:pPr>
      <w:rPr>
        <w:rFonts w:asciiTheme="minorBidi" w:hAnsiTheme="minorBidi" w:cstheme="minorBidi"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79" w15:restartNumberingAfterBreak="0">
    <w:nsid w:val="611E0E86"/>
    <w:multiLevelType w:val="hybridMultilevel"/>
    <w:tmpl w:val="BD7EFC9A"/>
    <w:lvl w:ilvl="0" w:tplc="04090015">
      <w:start w:val="1"/>
      <w:numFmt w:val="upperLetter"/>
      <w:lvlText w:val="%1."/>
      <w:lvlJc w:val="left"/>
      <w:pPr>
        <w:ind w:left="786" w:hanging="360"/>
      </w:pPr>
    </w:lvl>
    <w:lvl w:ilvl="1" w:tplc="3B10252C">
      <w:start w:val="1"/>
      <w:numFmt w:val="decimal"/>
      <w:lvlText w:val="%2)"/>
      <w:lvlJc w:val="left"/>
      <w:pPr>
        <w:ind w:left="1506" w:hanging="360"/>
      </w:pPr>
      <w:rPr>
        <w:color w:val="auto"/>
      </w:rPr>
    </w:lvl>
    <w:lvl w:ilvl="2" w:tplc="B764FB16">
      <w:start w:val="1"/>
      <w:numFmt w:val="upperLetter"/>
      <w:lvlText w:val="%3."/>
      <w:lvlJc w:val="left"/>
      <w:pPr>
        <w:ind w:left="2629" w:hanging="360"/>
      </w:pPr>
      <w:rPr>
        <w:rFonts w:ascii="Verdana" w:eastAsia="Calibri" w:hAnsi="Verdana" w:cs="Times New Roman" w:hint="default"/>
        <w:b/>
        <w:i w:val="0"/>
        <w:strike w:val="0"/>
        <w:color w:val="auto"/>
        <w:sz w:val="20"/>
        <w:szCs w:val="20"/>
      </w:rPr>
    </w:lvl>
    <w:lvl w:ilvl="3" w:tplc="0409000F" w:tentative="1">
      <w:start w:val="1"/>
      <w:numFmt w:val="decimal"/>
      <w:lvlText w:val="%4."/>
      <w:lvlJc w:val="left"/>
      <w:pPr>
        <w:ind w:left="2946" w:hanging="360"/>
      </w:pPr>
    </w:lvl>
    <w:lvl w:ilvl="4" w:tplc="0409000F">
      <w:start w:val="1"/>
      <w:numFmt w:val="decimal"/>
      <w:lvlText w:val="%5."/>
      <w:lvlJc w:val="left"/>
      <w:pPr>
        <w:ind w:left="3666" w:hanging="360"/>
      </w:pPr>
    </w:lvl>
    <w:lvl w:ilvl="5" w:tplc="0409001B" w:tentative="1">
      <w:start w:val="1"/>
      <w:numFmt w:val="lowerRoman"/>
      <w:lvlText w:val="%6."/>
      <w:lvlJc w:val="right"/>
      <w:pPr>
        <w:ind w:left="4386" w:hanging="180"/>
      </w:pPr>
    </w:lvl>
    <w:lvl w:ilvl="6" w:tplc="FAC0512E">
      <w:start w:val="1"/>
      <w:numFmt w:val="decimal"/>
      <w:lvlText w:val="%7."/>
      <w:lvlJc w:val="left"/>
      <w:pPr>
        <w:ind w:left="5106" w:hanging="360"/>
      </w:pPr>
      <w:rPr>
        <w:b w:val="0"/>
      </w:r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0" w15:restartNumberingAfterBreak="0">
    <w:nsid w:val="638C3F87"/>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646831AE"/>
    <w:multiLevelType w:val="hybridMultilevel"/>
    <w:tmpl w:val="169CD708"/>
    <w:lvl w:ilvl="0" w:tplc="04090011">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2" w15:restartNumberingAfterBreak="0">
    <w:nsid w:val="66E357DC"/>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68890D45"/>
    <w:multiLevelType w:val="hybridMultilevel"/>
    <w:tmpl w:val="9358293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0ECA148">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AA162F0"/>
    <w:multiLevelType w:val="hybridMultilevel"/>
    <w:tmpl w:val="E40C347A"/>
    <w:lvl w:ilvl="0" w:tplc="0409000F">
      <w:start w:val="1"/>
      <w:numFmt w:val="decimal"/>
      <w:lvlText w:val="%1."/>
      <w:lvlJc w:val="left"/>
      <w:pPr>
        <w:tabs>
          <w:tab w:val="num" w:pos="720"/>
        </w:tabs>
        <w:ind w:left="720" w:hanging="360"/>
      </w:pPr>
    </w:lvl>
    <w:lvl w:ilvl="1" w:tplc="96DAB9E0">
      <w:start w:val="1"/>
      <w:numFmt w:val="decimal"/>
      <w:lvlText w:val="%2."/>
      <w:lvlJc w:val="left"/>
      <w:pPr>
        <w:tabs>
          <w:tab w:val="num" w:pos="1440"/>
        </w:tabs>
        <w:ind w:left="1440" w:hanging="360"/>
      </w:pPr>
      <w:rPr>
        <w:rFonts w:ascii="Verdana" w:eastAsia="Times New Roman" w:hAnsi="Verdana" w:cs="Tahoma"/>
      </w:rPr>
    </w:lvl>
    <w:lvl w:ilvl="2" w:tplc="0409000F">
      <w:start w:val="1"/>
      <w:numFmt w:val="decimal"/>
      <w:lvlText w:val="%3."/>
      <w:lvlJc w:val="left"/>
      <w:pPr>
        <w:tabs>
          <w:tab w:val="num" w:pos="2340"/>
        </w:tabs>
        <w:ind w:left="2340" w:hanging="360"/>
      </w:pPr>
    </w:lvl>
    <w:lvl w:ilvl="3" w:tplc="D8E8E570">
      <w:start w:val="1"/>
      <w:numFmt w:val="upperLetter"/>
      <w:lvlText w:val="%4."/>
      <w:lvlJc w:val="left"/>
      <w:pPr>
        <w:ind w:left="2880" w:hanging="360"/>
      </w:pPr>
      <w:rPr>
        <w:rFonts w:hint="default"/>
      </w:rPr>
    </w:lvl>
    <w:lvl w:ilvl="4" w:tplc="04090011">
      <w:start w:val="1"/>
      <w:numFmt w:val="decimal"/>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6B0733F1"/>
    <w:multiLevelType w:val="hybridMultilevel"/>
    <w:tmpl w:val="B2D4F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270A05"/>
    <w:multiLevelType w:val="hybridMultilevel"/>
    <w:tmpl w:val="FF4A6882"/>
    <w:lvl w:ilvl="0" w:tplc="C28E472C">
      <w:start w:val="1"/>
      <w:numFmt w:val="decimal"/>
      <w:lvlText w:val="%1."/>
      <w:lvlJc w:val="left"/>
      <w:pPr>
        <w:tabs>
          <w:tab w:val="num" w:pos="567"/>
        </w:tabs>
        <w:ind w:left="567" w:hanging="567"/>
      </w:pPr>
      <w:rPr>
        <w:rFonts w:hint="default"/>
        <w:b w:val="0"/>
        <w:i w:val="0"/>
        <w:color w:val="auto"/>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7" w15:restartNumberingAfterBreak="0">
    <w:nsid w:val="6C4027C7"/>
    <w:multiLevelType w:val="multilevel"/>
    <w:tmpl w:val="CCC08EDE"/>
    <w:lvl w:ilvl="0">
      <w:start w:val="1"/>
      <w:numFmt w:val="lowerLetter"/>
      <w:lvlText w:val="%1."/>
      <w:lvlJc w:val="left"/>
      <w:pPr>
        <w:ind w:left="360" w:hanging="360"/>
      </w:pPr>
      <w:rPr>
        <w:rFonts w:hint="default"/>
        <w:b w:val="0"/>
        <w:i w:val="0"/>
        <w:color w:val="auto"/>
        <w:sz w:val="20"/>
        <w:szCs w:val="20"/>
      </w:rPr>
    </w:lvl>
    <w:lvl w:ilvl="1">
      <w:start w:val="1"/>
      <w:numFmt w:val="decimal"/>
      <w:lvlText w:val="%1.%2."/>
      <w:lvlJc w:val="left"/>
      <w:pPr>
        <w:ind w:left="1800" w:hanging="360"/>
      </w:pPr>
      <w:rPr>
        <w:rFonts w:hint="default"/>
      </w:rPr>
    </w:lvl>
    <w:lvl w:ilvl="2">
      <w:start w:val="1"/>
      <w:numFmt w:val="lowerLetter"/>
      <w:lvlText w:val="%3."/>
      <w:lvlJc w:val="right"/>
      <w:pPr>
        <w:ind w:left="3600" w:hanging="720"/>
      </w:pPr>
      <w:rPr>
        <w:rFonts w:ascii="Verdana" w:hAnsi="Verdana" w:hint="default"/>
        <w:b w:val="0"/>
        <w:i w:val="0"/>
        <w:sz w:val="20"/>
        <w:szCs w:val="20"/>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8" w15:restartNumberingAfterBreak="0">
    <w:nsid w:val="6C735865"/>
    <w:multiLevelType w:val="multilevel"/>
    <w:tmpl w:val="F06296E8"/>
    <w:lvl w:ilvl="0">
      <w:start w:val="1"/>
      <w:numFmt w:val="lowerLetter"/>
      <w:lvlText w:val="%1."/>
      <w:lvlJc w:val="left"/>
      <w:pPr>
        <w:ind w:left="360" w:hanging="360"/>
      </w:pPr>
      <w:rPr>
        <w:rFonts w:hint="default"/>
        <w:i w:val="0"/>
      </w:rPr>
    </w:lvl>
    <w:lvl w:ilvl="1">
      <w:start w:val="1"/>
      <w:numFmt w:val="decimal"/>
      <w:lvlText w:val="%1.%2."/>
      <w:lvlJc w:val="left"/>
      <w:pPr>
        <w:ind w:left="1800" w:hanging="360"/>
      </w:pPr>
      <w:rPr>
        <w:rFonts w:hint="default"/>
      </w:rPr>
    </w:lvl>
    <w:lvl w:ilvl="2">
      <w:start w:val="1"/>
      <w:numFmt w:val="lowerLetter"/>
      <w:lvlText w:val="%3."/>
      <w:lvlJc w:val="right"/>
      <w:pPr>
        <w:ind w:left="3600" w:hanging="720"/>
      </w:pPr>
      <w:rPr>
        <w:rFonts w:ascii="Calibri" w:hAnsi="Calibri" w:hint="default"/>
        <w:b w:val="0"/>
        <w:i w:val="0"/>
        <w:sz w:val="22"/>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9" w15:restartNumberingAfterBreak="0">
    <w:nsid w:val="6CD43D4F"/>
    <w:multiLevelType w:val="hybridMultilevel"/>
    <w:tmpl w:val="845056BA"/>
    <w:lvl w:ilvl="0" w:tplc="CA0499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6DBD46BC"/>
    <w:multiLevelType w:val="hybridMultilevel"/>
    <w:tmpl w:val="C71E83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B828D5"/>
    <w:multiLevelType w:val="multilevel"/>
    <w:tmpl w:val="56F8F768"/>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2" w15:restartNumberingAfterBreak="0">
    <w:nsid w:val="71F35588"/>
    <w:multiLevelType w:val="hybridMultilevel"/>
    <w:tmpl w:val="B7D4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A018E0"/>
    <w:multiLevelType w:val="hybridMultilevel"/>
    <w:tmpl w:val="AE36DFCA"/>
    <w:lvl w:ilvl="0" w:tplc="04090001">
      <w:start w:val="1"/>
      <w:numFmt w:val="bullet"/>
      <w:lvlText w:val=""/>
      <w:lvlJc w:val="left"/>
      <w:pPr>
        <w:ind w:left="1735" w:hanging="360"/>
      </w:pPr>
      <w:rPr>
        <w:rFonts w:ascii="Symbol" w:hAnsi="Symbol" w:hint="default"/>
      </w:rPr>
    </w:lvl>
    <w:lvl w:ilvl="1" w:tplc="04090003" w:tentative="1">
      <w:start w:val="1"/>
      <w:numFmt w:val="bullet"/>
      <w:lvlText w:val="o"/>
      <w:lvlJc w:val="left"/>
      <w:pPr>
        <w:ind w:left="2455" w:hanging="360"/>
      </w:pPr>
      <w:rPr>
        <w:rFonts w:ascii="Courier New" w:hAnsi="Courier New" w:cs="Courier New" w:hint="default"/>
      </w:rPr>
    </w:lvl>
    <w:lvl w:ilvl="2" w:tplc="04090005" w:tentative="1">
      <w:start w:val="1"/>
      <w:numFmt w:val="bullet"/>
      <w:lvlText w:val=""/>
      <w:lvlJc w:val="left"/>
      <w:pPr>
        <w:ind w:left="3175" w:hanging="360"/>
      </w:pPr>
      <w:rPr>
        <w:rFonts w:ascii="Wingdings" w:hAnsi="Wingdings" w:hint="default"/>
      </w:rPr>
    </w:lvl>
    <w:lvl w:ilvl="3" w:tplc="04090001" w:tentative="1">
      <w:start w:val="1"/>
      <w:numFmt w:val="bullet"/>
      <w:lvlText w:val=""/>
      <w:lvlJc w:val="left"/>
      <w:pPr>
        <w:ind w:left="3895" w:hanging="360"/>
      </w:pPr>
      <w:rPr>
        <w:rFonts w:ascii="Symbol" w:hAnsi="Symbol" w:hint="default"/>
      </w:rPr>
    </w:lvl>
    <w:lvl w:ilvl="4" w:tplc="04090003" w:tentative="1">
      <w:start w:val="1"/>
      <w:numFmt w:val="bullet"/>
      <w:lvlText w:val="o"/>
      <w:lvlJc w:val="left"/>
      <w:pPr>
        <w:ind w:left="4615" w:hanging="360"/>
      </w:pPr>
      <w:rPr>
        <w:rFonts w:ascii="Courier New" w:hAnsi="Courier New" w:cs="Courier New" w:hint="default"/>
      </w:rPr>
    </w:lvl>
    <w:lvl w:ilvl="5" w:tplc="04090005" w:tentative="1">
      <w:start w:val="1"/>
      <w:numFmt w:val="bullet"/>
      <w:lvlText w:val=""/>
      <w:lvlJc w:val="left"/>
      <w:pPr>
        <w:ind w:left="5335" w:hanging="360"/>
      </w:pPr>
      <w:rPr>
        <w:rFonts w:ascii="Wingdings" w:hAnsi="Wingdings" w:hint="default"/>
      </w:rPr>
    </w:lvl>
    <w:lvl w:ilvl="6" w:tplc="04090001" w:tentative="1">
      <w:start w:val="1"/>
      <w:numFmt w:val="bullet"/>
      <w:lvlText w:val=""/>
      <w:lvlJc w:val="left"/>
      <w:pPr>
        <w:ind w:left="6055" w:hanging="360"/>
      </w:pPr>
      <w:rPr>
        <w:rFonts w:ascii="Symbol" w:hAnsi="Symbol" w:hint="default"/>
      </w:rPr>
    </w:lvl>
    <w:lvl w:ilvl="7" w:tplc="04090003" w:tentative="1">
      <w:start w:val="1"/>
      <w:numFmt w:val="bullet"/>
      <w:lvlText w:val="o"/>
      <w:lvlJc w:val="left"/>
      <w:pPr>
        <w:ind w:left="6775" w:hanging="360"/>
      </w:pPr>
      <w:rPr>
        <w:rFonts w:ascii="Courier New" w:hAnsi="Courier New" w:cs="Courier New" w:hint="default"/>
      </w:rPr>
    </w:lvl>
    <w:lvl w:ilvl="8" w:tplc="04090005" w:tentative="1">
      <w:start w:val="1"/>
      <w:numFmt w:val="bullet"/>
      <w:lvlText w:val=""/>
      <w:lvlJc w:val="left"/>
      <w:pPr>
        <w:ind w:left="7495" w:hanging="360"/>
      </w:pPr>
      <w:rPr>
        <w:rFonts w:ascii="Wingdings" w:hAnsi="Wingdings" w:hint="default"/>
      </w:rPr>
    </w:lvl>
  </w:abstractNum>
  <w:abstractNum w:abstractNumId="94" w15:restartNumberingAfterBreak="0">
    <w:nsid w:val="792F4CB0"/>
    <w:multiLevelType w:val="hybridMultilevel"/>
    <w:tmpl w:val="F1BA08AA"/>
    <w:lvl w:ilvl="0" w:tplc="461643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9F7573C"/>
    <w:multiLevelType w:val="hybridMultilevel"/>
    <w:tmpl w:val="A0E8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055146"/>
    <w:multiLevelType w:val="hybridMultilevel"/>
    <w:tmpl w:val="5FC21926"/>
    <w:lvl w:ilvl="0" w:tplc="938AC248">
      <w:start w:val="2"/>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7B9F6650"/>
    <w:multiLevelType w:val="hybridMultilevel"/>
    <w:tmpl w:val="DC4031BE"/>
    <w:lvl w:ilvl="0" w:tplc="04090019">
      <w:start w:val="1"/>
      <w:numFmt w:val="lowerLetter"/>
      <w:lvlText w:val="%1."/>
      <w:lvlJc w:val="left"/>
      <w:pPr>
        <w:ind w:left="1106" w:hanging="360"/>
      </w:pPr>
      <w:rPr>
        <w:rFonts w:hint="default"/>
        <w:b w:val="0"/>
        <w:bCs w:val="0"/>
        <w:i w:val="0"/>
        <w:iCs w:val="0"/>
        <w:strike w:val="0"/>
      </w:rPr>
    </w:lvl>
    <w:lvl w:ilvl="1" w:tplc="0409000F">
      <w:start w:val="1"/>
      <w:numFmt w:val="decimal"/>
      <w:lvlText w:val="%2."/>
      <w:lvlJc w:val="left"/>
      <w:pPr>
        <w:ind w:left="1826" w:hanging="360"/>
      </w:pPr>
    </w:lvl>
    <w:lvl w:ilvl="2" w:tplc="0421001B">
      <w:start w:val="1"/>
      <w:numFmt w:val="lowerRoman"/>
      <w:lvlText w:val="%3."/>
      <w:lvlJc w:val="right"/>
      <w:pPr>
        <w:ind w:left="2546" w:hanging="180"/>
      </w:pPr>
    </w:lvl>
    <w:lvl w:ilvl="3" w:tplc="0421000F">
      <w:start w:val="1"/>
      <w:numFmt w:val="decimal"/>
      <w:lvlText w:val="%4."/>
      <w:lvlJc w:val="left"/>
      <w:pPr>
        <w:ind w:left="3266" w:hanging="360"/>
      </w:pPr>
    </w:lvl>
    <w:lvl w:ilvl="4" w:tplc="04090011">
      <w:start w:val="1"/>
      <w:numFmt w:val="decimal"/>
      <w:lvlText w:val="%5)"/>
      <w:lvlJc w:val="left"/>
      <w:pPr>
        <w:ind w:left="3986" w:hanging="360"/>
      </w:pPr>
    </w:lvl>
    <w:lvl w:ilvl="5" w:tplc="0421001B">
      <w:start w:val="1"/>
      <w:numFmt w:val="lowerRoman"/>
      <w:lvlText w:val="%6."/>
      <w:lvlJc w:val="right"/>
      <w:pPr>
        <w:ind w:left="4706" w:hanging="180"/>
      </w:pPr>
    </w:lvl>
    <w:lvl w:ilvl="6" w:tplc="0421000F">
      <w:start w:val="1"/>
      <w:numFmt w:val="decimal"/>
      <w:lvlText w:val="%7."/>
      <w:lvlJc w:val="left"/>
      <w:pPr>
        <w:ind w:left="5426" w:hanging="360"/>
      </w:pPr>
    </w:lvl>
    <w:lvl w:ilvl="7" w:tplc="04210019">
      <w:start w:val="1"/>
      <w:numFmt w:val="lowerLetter"/>
      <w:lvlText w:val="%8."/>
      <w:lvlJc w:val="left"/>
      <w:pPr>
        <w:ind w:left="6146" w:hanging="360"/>
      </w:pPr>
    </w:lvl>
    <w:lvl w:ilvl="8" w:tplc="0421001B">
      <w:start w:val="1"/>
      <w:numFmt w:val="lowerRoman"/>
      <w:lvlText w:val="%9."/>
      <w:lvlJc w:val="right"/>
      <w:pPr>
        <w:ind w:left="6866" w:hanging="180"/>
      </w:pPr>
    </w:lvl>
  </w:abstractNum>
  <w:abstractNum w:abstractNumId="98" w15:restartNumberingAfterBreak="0">
    <w:nsid w:val="7D4D3821"/>
    <w:multiLevelType w:val="hybridMultilevel"/>
    <w:tmpl w:val="250E11BC"/>
    <w:lvl w:ilvl="0" w:tplc="04090017">
      <w:start w:val="1"/>
      <w:numFmt w:val="lowerLetter"/>
      <w:lvlText w:val="%1)"/>
      <w:lvlJc w:val="left"/>
      <w:pPr>
        <w:ind w:left="1996" w:hanging="360"/>
      </w:pPr>
      <w:rPr>
        <w:rFonts w:hint="default"/>
        <w:b w:val="0"/>
        <w:i w:val="0"/>
        <w:color w:val="auto"/>
        <w:sz w:val="20"/>
        <w:szCs w:val="20"/>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99" w15:restartNumberingAfterBreak="0">
    <w:nsid w:val="7E41530F"/>
    <w:multiLevelType w:val="hybridMultilevel"/>
    <w:tmpl w:val="5A78099A"/>
    <w:lvl w:ilvl="0" w:tplc="AE56B92E">
      <w:start w:val="1"/>
      <w:numFmt w:val="decimal"/>
      <w:lvlText w:val="%1)"/>
      <w:lvlJc w:val="left"/>
      <w:pPr>
        <w:ind w:left="2563" w:hanging="360"/>
      </w:pPr>
      <w:rPr>
        <w:rFonts w:asciiTheme="minorBidi" w:eastAsia="Times New Roman" w:hAnsiTheme="minorBidi" w:cstheme="minorBidi" w:hint="default"/>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00" w15:restartNumberingAfterBreak="0">
    <w:nsid w:val="7EF14263"/>
    <w:multiLevelType w:val="hybridMultilevel"/>
    <w:tmpl w:val="080E7D7C"/>
    <w:lvl w:ilvl="0" w:tplc="44F2692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8"/>
  </w:num>
  <w:num w:numId="2">
    <w:abstractNumId w:val="27"/>
  </w:num>
  <w:num w:numId="3">
    <w:abstractNumId w:val="80"/>
  </w:num>
  <w:num w:numId="4">
    <w:abstractNumId w:val="26"/>
  </w:num>
  <w:num w:numId="5">
    <w:abstractNumId w:val="52"/>
  </w:num>
  <w:num w:numId="6">
    <w:abstractNumId w:val="54"/>
  </w:num>
  <w:num w:numId="7">
    <w:abstractNumId w:val="82"/>
  </w:num>
  <w:num w:numId="8">
    <w:abstractNumId w:val="38"/>
  </w:num>
  <w:num w:numId="9">
    <w:abstractNumId w:val="11"/>
  </w:num>
  <w:num w:numId="10">
    <w:abstractNumId w:val="14"/>
  </w:num>
  <w:num w:numId="11">
    <w:abstractNumId w:val="58"/>
  </w:num>
  <w:num w:numId="12">
    <w:abstractNumId w:val="32"/>
  </w:num>
  <w:num w:numId="13">
    <w:abstractNumId w:val="77"/>
  </w:num>
  <w:num w:numId="14">
    <w:abstractNumId w:val="22"/>
  </w:num>
  <w:num w:numId="15">
    <w:abstractNumId w:val="53"/>
  </w:num>
  <w:num w:numId="16">
    <w:abstractNumId w:val="86"/>
  </w:num>
  <w:num w:numId="17">
    <w:abstractNumId w:val="41"/>
  </w:num>
  <w:num w:numId="18">
    <w:abstractNumId w:val="18"/>
  </w:num>
  <w:num w:numId="19">
    <w:abstractNumId w:val="49"/>
  </w:num>
  <w:num w:numId="20">
    <w:abstractNumId w:val="84"/>
  </w:num>
  <w:num w:numId="21">
    <w:abstractNumId w:val="62"/>
  </w:num>
  <w:num w:numId="22">
    <w:abstractNumId w:val="88"/>
  </w:num>
  <w:num w:numId="23">
    <w:abstractNumId w:val="87"/>
  </w:num>
  <w:num w:numId="24">
    <w:abstractNumId w:val="65"/>
  </w:num>
  <w:num w:numId="25">
    <w:abstractNumId w:val="12"/>
  </w:num>
  <w:num w:numId="26">
    <w:abstractNumId w:val="6"/>
  </w:num>
  <w:num w:numId="27">
    <w:abstractNumId w:val="17"/>
  </w:num>
  <w:num w:numId="28">
    <w:abstractNumId w:val="95"/>
  </w:num>
  <w:num w:numId="29">
    <w:abstractNumId w:val="99"/>
  </w:num>
  <w:num w:numId="30">
    <w:abstractNumId w:val="34"/>
  </w:num>
  <w:num w:numId="31">
    <w:abstractNumId w:val="5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6"/>
  </w:num>
  <w:num w:numId="33">
    <w:abstractNumId w:val="1"/>
  </w:num>
  <w:num w:numId="34">
    <w:abstractNumId w:val="91"/>
  </w:num>
  <w:num w:numId="35">
    <w:abstractNumId w:val="13"/>
  </w:num>
  <w:num w:numId="36">
    <w:abstractNumId w:val="10"/>
  </w:num>
  <w:num w:numId="37">
    <w:abstractNumId w:val="43"/>
  </w:num>
  <w:num w:numId="38">
    <w:abstractNumId w:val="40"/>
  </w:num>
  <w:num w:numId="39">
    <w:abstractNumId w:val="93"/>
  </w:num>
  <w:num w:numId="40">
    <w:abstractNumId w:val="83"/>
  </w:num>
  <w:num w:numId="41">
    <w:abstractNumId w:val="28"/>
  </w:num>
  <w:num w:numId="42">
    <w:abstractNumId w:val="73"/>
  </w:num>
  <w:num w:numId="43">
    <w:abstractNumId w:val="79"/>
  </w:num>
  <w:num w:numId="44">
    <w:abstractNumId w:val="70"/>
  </w:num>
  <w:num w:numId="45">
    <w:abstractNumId w:val="36"/>
  </w:num>
  <w:num w:numId="46">
    <w:abstractNumId w:val="97"/>
  </w:num>
  <w:num w:numId="47">
    <w:abstractNumId w:val="92"/>
  </w:num>
  <w:num w:numId="48">
    <w:abstractNumId w:val="8"/>
  </w:num>
  <w:num w:numId="49">
    <w:abstractNumId w:val="85"/>
  </w:num>
  <w:num w:numId="50">
    <w:abstractNumId w:val="76"/>
  </w:num>
  <w:num w:numId="51">
    <w:abstractNumId w:val="0"/>
  </w:num>
  <w:num w:numId="52">
    <w:abstractNumId w:val="61"/>
  </w:num>
  <w:num w:numId="53">
    <w:abstractNumId w:val="39"/>
  </w:num>
  <w:num w:numId="54">
    <w:abstractNumId w:val="30"/>
  </w:num>
  <w:num w:numId="55">
    <w:abstractNumId w:val="24"/>
  </w:num>
  <w:num w:numId="56">
    <w:abstractNumId w:val="29"/>
  </w:num>
  <w:num w:numId="57">
    <w:abstractNumId w:val="45"/>
  </w:num>
  <w:num w:numId="58">
    <w:abstractNumId w:val="2"/>
  </w:num>
  <w:num w:numId="59">
    <w:abstractNumId w:val="47"/>
  </w:num>
  <w:num w:numId="60">
    <w:abstractNumId w:val="20"/>
  </w:num>
  <w:num w:numId="61">
    <w:abstractNumId w:val="72"/>
  </w:num>
  <w:num w:numId="62">
    <w:abstractNumId w:val="75"/>
  </w:num>
  <w:num w:numId="63">
    <w:abstractNumId w:val="19"/>
  </w:num>
  <w:num w:numId="64">
    <w:abstractNumId w:val="81"/>
  </w:num>
  <w:num w:numId="65">
    <w:abstractNumId w:val="63"/>
  </w:num>
  <w:num w:numId="66">
    <w:abstractNumId w:val="4"/>
  </w:num>
  <w:num w:numId="67">
    <w:abstractNumId w:val="37"/>
  </w:num>
  <w:num w:numId="68">
    <w:abstractNumId w:val="16"/>
  </w:num>
  <w:num w:numId="69">
    <w:abstractNumId w:val="3"/>
  </w:num>
  <w:num w:numId="70">
    <w:abstractNumId w:val="60"/>
  </w:num>
  <w:num w:numId="71">
    <w:abstractNumId w:val="64"/>
  </w:num>
  <w:num w:numId="72">
    <w:abstractNumId w:val="71"/>
  </w:num>
  <w:num w:numId="73">
    <w:abstractNumId w:val="56"/>
  </w:num>
  <w:num w:numId="74">
    <w:abstractNumId w:val="98"/>
  </w:num>
  <w:num w:numId="75">
    <w:abstractNumId w:val="23"/>
  </w:num>
  <w:num w:numId="76">
    <w:abstractNumId w:val="69"/>
  </w:num>
  <w:num w:numId="77">
    <w:abstractNumId w:val="55"/>
  </w:num>
  <w:num w:numId="78">
    <w:abstractNumId w:val="21"/>
  </w:num>
  <w:num w:numId="79">
    <w:abstractNumId w:val="67"/>
  </w:num>
  <w:num w:numId="80">
    <w:abstractNumId w:val="48"/>
  </w:num>
  <w:num w:numId="81">
    <w:abstractNumId w:val="74"/>
  </w:num>
  <w:num w:numId="82">
    <w:abstractNumId w:val="44"/>
  </w:num>
  <w:num w:numId="83">
    <w:abstractNumId w:val="89"/>
  </w:num>
  <w:num w:numId="84">
    <w:abstractNumId w:val="100"/>
  </w:num>
  <w:num w:numId="85">
    <w:abstractNumId w:val="96"/>
  </w:num>
  <w:num w:numId="86">
    <w:abstractNumId w:val="5"/>
  </w:num>
  <w:num w:numId="87">
    <w:abstractNumId w:val="51"/>
  </w:num>
  <w:num w:numId="88">
    <w:abstractNumId w:val="31"/>
  </w:num>
  <w:num w:numId="89">
    <w:abstractNumId w:val="68"/>
  </w:num>
  <w:num w:numId="90">
    <w:abstractNumId w:val="46"/>
  </w:num>
  <w:num w:numId="91">
    <w:abstractNumId w:val="59"/>
  </w:num>
  <w:num w:numId="92">
    <w:abstractNumId w:val="15"/>
  </w:num>
  <w:num w:numId="93">
    <w:abstractNumId w:val="94"/>
  </w:num>
  <w:num w:numId="94">
    <w:abstractNumId w:val="50"/>
    <w:lvlOverride w:ilvl="0"/>
    <w:lvlOverride w:ilvl="1">
      <w:startOverride w:val="1"/>
    </w:lvlOverride>
    <w:lvlOverride w:ilvl="2">
      <w:startOverride w:val="1"/>
    </w:lvlOverride>
    <w:lvlOverride w:ilvl="3"/>
    <w:lvlOverride w:ilvl="4">
      <w:startOverride w:val="1"/>
    </w:lvlOverride>
    <w:lvlOverride w:ilvl="5"/>
    <w:lvlOverride w:ilvl="6"/>
    <w:lvlOverride w:ilvl="7"/>
    <w:lvlOverride w:ilvl="8"/>
  </w:num>
  <w:num w:numId="95">
    <w:abstractNumId w:val="42"/>
  </w:num>
  <w:num w:numId="96">
    <w:abstractNumId w:val="9"/>
  </w:num>
  <w:num w:numId="97">
    <w:abstractNumId w:val="7"/>
  </w:num>
  <w:num w:numId="98">
    <w:abstractNumId w:val="35"/>
  </w:num>
  <w:num w:numId="99">
    <w:abstractNumId w:val="33"/>
  </w:num>
  <w:num w:numId="100">
    <w:abstractNumId w:val="25"/>
  </w:num>
  <w:num w:numId="101">
    <w:abstractNumId w:val="90"/>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izki Isihlayungdianti">
    <w15:presenceInfo w15:providerId="AD" w15:userId="S-1-5-21-3785708044-1453340321-818027170-12182"/>
  </w15:person>
  <w15:person w15:author="Annisa Chafit">
    <w15:presenceInfo w15:providerId="Windows Live" w15:userId="8d5916cc9f6bd235"/>
  </w15:person>
  <w15:person w15:author="Syahrani Rachmawati Sadino">
    <w15:presenceInfo w15:providerId="AD" w15:userId="S-1-5-21-3785708044-1453340321-818027170-19020"/>
  </w15:person>
  <w15:person w15:author="Muhammad Fikhri Syafarulloh">
    <w15:presenceInfo w15:providerId="AD" w15:userId="S-1-5-21-3785708044-1453340321-818027170-13035"/>
  </w15:person>
  <w15:person w15:author="Andreas Alam Pardamean">
    <w15:presenceInfo w15:providerId="AD" w15:userId="S-1-5-21-1364858570-1343196597-687263992-4683"/>
  </w15:person>
  <w15:person w15:author="Jhon Henry Imanuel">
    <w15:presenceInfo w15:providerId="AD" w15:userId="S-1-5-21-3785708044-1453340321-818027170-19202"/>
  </w15:person>
  <w15:person w15:author="Jeremy Omega Arsent">
    <w15:presenceInfo w15:providerId="AD" w15:userId="S-1-5-21-3785708044-1453340321-818027170-17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093"/>
    <w:rsid w:val="000001DC"/>
    <w:rsid w:val="000007C9"/>
    <w:rsid w:val="00002070"/>
    <w:rsid w:val="0000688E"/>
    <w:rsid w:val="00006F12"/>
    <w:rsid w:val="000075B4"/>
    <w:rsid w:val="000075C4"/>
    <w:rsid w:val="00010292"/>
    <w:rsid w:val="00013A81"/>
    <w:rsid w:val="0001547D"/>
    <w:rsid w:val="00015A00"/>
    <w:rsid w:val="000202BB"/>
    <w:rsid w:val="00022AE9"/>
    <w:rsid w:val="00025260"/>
    <w:rsid w:val="0003353E"/>
    <w:rsid w:val="0003494B"/>
    <w:rsid w:val="00034CCB"/>
    <w:rsid w:val="00035424"/>
    <w:rsid w:val="00040199"/>
    <w:rsid w:val="00040B15"/>
    <w:rsid w:val="0004143D"/>
    <w:rsid w:val="00043211"/>
    <w:rsid w:val="00044EE1"/>
    <w:rsid w:val="000456C2"/>
    <w:rsid w:val="000467C0"/>
    <w:rsid w:val="00047B82"/>
    <w:rsid w:val="00047E10"/>
    <w:rsid w:val="00050C2A"/>
    <w:rsid w:val="00051149"/>
    <w:rsid w:val="000519FB"/>
    <w:rsid w:val="00056022"/>
    <w:rsid w:val="000566B0"/>
    <w:rsid w:val="0005711E"/>
    <w:rsid w:val="000629DC"/>
    <w:rsid w:val="0006393F"/>
    <w:rsid w:val="00064C35"/>
    <w:rsid w:val="00070B8B"/>
    <w:rsid w:val="00071551"/>
    <w:rsid w:val="000735CB"/>
    <w:rsid w:val="00074386"/>
    <w:rsid w:val="000752B4"/>
    <w:rsid w:val="000760BE"/>
    <w:rsid w:val="0007646C"/>
    <w:rsid w:val="00076FF7"/>
    <w:rsid w:val="000802BB"/>
    <w:rsid w:val="0008100C"/>
    <w:rsid w:val="0008102A"/>
    <w:rsid w:val="000830BA"/>
    <w:rsid w:val="00084536"/>
    <w:rsid w:val="00084B74"/>
    <w:rsid w:val="00085C60"/>
    <w:rsid w:val="00087414"/>
    <w:rsid w:val="000909DB"/>
    <w:rsid w:val="0009189E"/>
    <w:rsid w:val="000918F3"/>
    <w:rsid w:val="000970C4"/>
    <w:rsid w:val="000A0648"/>
    <w:rsid w:val="000A14E0"/>
    <w:rsid w:val="000A3AF4"/>
    <w:rsid w:val="000A6E02"/>
    <w:rsid w:val="000B2BC2"/>
    <w:rsid w:val="000B5512"/>
    <w:rsid w:val="000B61E0"/>
    <w:rsid w:val="000B694E"/>
    <w:rsid w:val="000B7A96"/>
    <w:rsid w:val="000C375A"/>
    <w:rsid w:val="000C3E22"/>
    <w:rsid w:val="000C405B"/>
    <w:rsid w:val="000C48BE"/>
    <w:rsid w:val="000C4C6C"/>
    <w:rsid w:val="000C605B"/>
    <w:rsid w:val="000C6DC1"/>
    <w:rsid w:val="000D3259"/>
    <w:rsid w:val="000D52F7"/>
    <w:rsid w:val="000D69C7"/>
    <w:rsid w:val="000D6A03"/>
    <w:rsid w:val="000D7FDD"/>
    <w:rsid w:val="000E1653"/>
    <w:rsid w:val="000E1FF1"/>
    <w:rsid w:val="000E64AF"/>
    <w:rsid w:val="000E6530"/>
    <w:rsid w:val="000E70B8"/>
    <w:rsid w:val="000F0880"/>
    <w:rsid w:val="000F34F5"/>
    <w:rsid w:val="000F5C98"/>
    <w:rsid w:val="00102987"/>
    <w:rsid w:val="001047FA"/>
    <w:rsid w:val="00105981"/>
    <w:rsid w:val="0010686F"/>
    <w:rsid w:val="00106C7A"/>
    <w:rsid w:val="00107942"/>
    <w:rsid w:val="00107A2B"/>
    <w:rsid w:val="00107BF1"/>
    <w:rsid w:val="00110742"/>
    <w:rsid w:val="00112071"/>
    <w:rsid w:val="00112EC5"/>
    <w:rsid w:val="001144CA"/>
    <w:rsid w:val="00114AD5"/>
    <w:rsid w:val="00114CF4"/>
    <w:rsid w:val="00115B24"/>
    <w:rsid w:val="00116E94"/>
    <w:rsid w:val="00117209"/>
    <w:rsid w:val="00117686"/>
    <w:rsid w:val="0012186E"/>
    <w:rsid w:val="00121A9B"/>
    <w:rsid w:val="001232CD"/>
    <w:rsid w:val="00124D42"/>
    <w:rsid w:val="00124FD7"/>
    <w:rsid w:val="00125AB7"/>
    <w:rsid w:val="001266C2"/>
    <w:rsid w:val="001315DC"/>
    <w:rsid w:val="00131C82"/>
    <w:rsid w:val="00136737"/>
    <w:rsid w:val="00137487"/>
    <w:rsid w:val="00140851"/>
    <w:rsid w:val="00140D67"/>
    <w:rsid w:val="0014227C"/>
    <w:rsid w:val="0014415C"/>
    <w:rsid w:val="001477FD"/>
    <w:rsid w:val="001501AF"/>
    <w:rsid w:val="00151065"/>
    <w:rsid w:val="001512AE"/>
    <w:rsid w:val="00151572"/>
    <w:rsid w:val="00153E60"/>
    <w:rsid w:val="00154692"/>
    <w:rsid w:val="00156851"/>
    <w:rsid w:val="001579DB"/>
    <w:rsid w:val="00161023"/>
    <w:rsid w:val="0016603F"/>
    <w:rsid w:val="00166331"/>
    <w:rsid w:val="00167832"/>
    <w:rsid w:val="00167F8F"/>
    <w:rsid w:val="00172166"/>
    <w:rsid w:val="001738ED"/>
    <w:rsid w:val="00181C8B"/>
    <w:rsid w:val="00183434"/>
    <w:rsid w:val="00183BF7"/>
    <w:rsid w:val="001843A8"/>
    <w:rsid w:val="0018755D"/>
    <w:rsid w:val="00187BAE"/>
    <w:rsid w:val="0019026A"/>
    <w:rsid w:val="00192D35"/>
    <w:rsid w:val="001939B2"/>
    <w:rsid w:val="001A028E"/>
    <w:rsid w:val="001A229F"/>
    <w:rsid w:val="001A3159"/>
    <w:rsid w:val="001A4A39"/>
    <w:rsid w:val="001A59A7"/>
    <w:rsid w:val="001A62FD"/>
    <w:rsid w:val="001A79C2"/>
    <w:rsid w:val="001A7F4C"/>
    <w:rsid w:val="001B4A03"/>
    <w:rsid w:val="001B5B65"/>
    <w:rsid w:val="001C0F34"/>
    <w:rsid w:val="001C2A45"/>
    <w:rsid w:val="001C4F41"/>
    <w:rsid w:val="001C5BDD"/>
    <w:rsid w:val="001C5EB8"/>
    <w:rsid w:val="001D184F"/>
    <w:rsid w:val="001D3263"/>
    <w:rsid w:val="001D34B7"/>
    <w:rsid w:val="001D3C04"/>
    <w:rsid w:val="001D561D"/>
    <w:rsid w:val="001E1B2E"/>
    <w:rsid w:val="001E50F9"/>
    <w:rsid w:val="001E69BD"/>
    <w:rsid w:val="001E6AEA"/>
    <w:rsid w:val="001E6DEA"/>
    <w:rsid w:val="001E7F8B"/>
    <w:rsid w:val="001F0BC9"/>
    <w:rsid w:val="001F2B88"/>
    <w:rsid w:val="001F3825"/>
    <w:rsid w:val="001F4468"/>
    <w:rsid w:val="001F5B6B"/>
    <w:rsid w:val="002024EE"/>
    <w:rsid w:val="00204858"/>
    <w:rsid w:val="002065F3"/>
    <w:rsid w:val="00210935"/>
    <w:rsid w:val="00214346"/>
    <w:rsid w:val="0021472B"/>
    <w:rsid w:val="00220C31"/>
    <w:rsid w:val="00221032"/>
    <w:rsid w:val="00222F27"/>
    <w:rsid w:val="00224414"/>
    <w:rsid w:val="002245AA"/>
    <w:rsid w:val="00224F60"/>
    <w:rsid w:val="002263A2"/>
    <w:rsid w:val="0022695A"/>
    <w:rsid w:val="0022793E"/>
    <w:rsid w:val="00227E18"/>
    <w:rsid w:val="002321F7"/>
    <w:rsid w:val="00232C8A"/>
    <w:rsid w:val="00232CA0"/>
    <w:rsid w:val="00237F0F"/>
    <w:rsid w:val="00240A7D"/>
    <w:rsid w:val="0024189D"/>
    <w:rsid w:val="00242E8B"/>
    <w:rsid w:val="00243786"/>
    <w:rsid w:val="00243EB6"/>
    <w:rsid w:val="00244425"/>
    <w:rsid w:val="0024501E"/>
    <w:rsid w:val="00246017"/>
    <w:rsid w:val="00246BA2"/>
    <w:rsid w:val="00251214"/>
    <w:rsid w:val="0025158B"/>
    <w:rsid w:val="00255AFD"/>
    <w:rsid w:val="00255EF3"/>
    <w:rsid w:val="00255FDC"/>
    <w:rsid w:val="00256C1B"/>
    <w:rsid w:val="002627EC"/>
    <w:rsid w:val="00263E84"/>
    <w:rsid w:val="00264EC8"/>
    <w:rsid w:val="0026675A"/>
    <w:rsid w:val="00267332"/>
    <w:rsid w:val="002674B5"/>
    <w:rsid w:val="00272435"/>
    <w:rsid w:val="00273F28"/>
    <w:rsid w:val="002804E6"/>
    <w:rsid w:val="00280FE4"/>
    <w:rsid w:val="00282F2C"/>
    <w:rsid w:val="0028361D"/>
    <w:rsid w:val="00283969"/>
    <w:rsid w:val="00285B1B"/>
    <w:rsid w:val="002866BF"/>
    <w:rsid w:val="002866D8"/>
    <w:rsid w:val="00291241"/>
    <w:rsid w:val="00291D7F"/>
    <w:rsid w:val="002920E8"/>
    <w:rsid w:val="00293F3F"/>
    <w:rsid w:val="0029543B"/>
    <w:rsid w:val="002978C5"/>
    <w:rsid w:val="00297C28"/>
    <w:rsid w:val="002A0127"/>
    <w:rsid w:val="002A13C9"/>
    <w:rsid w:val="002A23BC"/>
    <w:rsid w:val="002A6A80"/>
    <w:rsid w:val="002A787F"/>
    <w:rsid w:val="002A7DA5"/>
    <w:rsid w:val="002A7FED"/>
    <w:rsid w:val="002B2D1C"/>
    <w:rsid w:val="002B376E"/>
    <w:rsid w:val="002B6354"/>
    <w:rsid w:val="002B7A61"/>
    <w:rsid w:val="002C1B12"/>
    <w:rsid w:val="002C3B6E"/>
    <w:rsid w:val="002C4DE4"/>
    <w:rsid w:val="002C516F"/>
    <w:rsid w:val="002C5ABF"/>
    <w:rsid w:val="002C5C28"/>
    <w:rsid w:val="002C638B"/>
    <w:rsid w:val="002D263E"/>
    <w:rsid w:val="002D6899"/>
    <w:rsid w:val="002D697C"/>
    <w:rsid w:val="002E2536"/>
    <w:rsid w:val="002E4E2E"/>
    <w:rsid w:val="002E6520"/>
    <w:rsid w:val="002E7207"/>
    <w:rsid w:val="002E7E94"/>
    <w:rsid w:val="002F040C"/>
    <w:rsid w:val="002F29F6"/>
    <w:rsid w:val="002F3CCC"/>
    <w:rsid w:val="002F4C49"/>
    <w:rsid w:val="002F5E12"/>
    <w:rsid w:val="002F61EA"/>
    <w:rsid w:val="00300527"/>
    <w:rsid w:val="003005CE"/>
    <w:rsid w:val="00301B40"/>
    <w:rsid w:val="00302B11"/>
    <w:rsid w:val="003035DE"/>
    <w:rsid w:val="00304904"/>
    <w:rsid w:val="003064FA"/>
    <w:rsid w:val="00310435"/>
    <w:rsid w:val="00314B76"/>
    <w:rsid w:val="00315466"/>
    <w:rsid w:val="003163DB"/>
    <w:rsid w:val="003167DB"/>
    <w:rsid w:val="00316E44"/>
    <w:rsid w:val="0032049F"/>
    <w:rsid w:val="003227F6"/>
    <w:rsid w:val="00322850"/>
    <w:rsid w:val="0032651E"/>
    <w:rsid w:val="00327A2D"/>
    <w:rsid w:val="00330004"/>
    <w:rsid w:val="003308CD"/>
    <w:rsid w:val="00330F2C"/>
    <w:rsid w:val="0033331E"/>
    <w:rsid w:val="0033384E"/>
    <w:rsid w:val="00333AB8"/>
    <w:rsid w:val="00342DE0"/>
    <w:rsid w:val="00344CD9"/>
    <w:rsid w:val="00345BF3"/>
    <w:rsid w:val="003524C6"/>
    <w:rsid w:val="0035381A"/>
    <w:rsid w:val="003552A2"/>
    <w:rsid w:val="00355A01"/>
    <w:rsid w:val="00360A42"/>
    <w:rsid w:val="00362300"/>
    <w:rsid w:val="003636B3"/>
    <w:rsid w:val="00365CC2"/>
    <w:rsid w:val="00367C33"/>
    <w:rsid w:val="003700A8"/>
    <w:rsid w:val="003718A8"/>
    <w:rsid w:val="003747FB"/>
    <w:rsid w:val="003751AF"/>
    <w:rsid w:val="003752BB"/>
    <w:rsid w:val="003767A1"/>
    <w:rsid w:val="00376C00"/>
    <w:rsid w:val="00380276"/>
    <w:rsid w:val="00381E0E"/>
    <w:rsid w:val="003825F4"/>
    <w:rsid w:val="0038553F"/>
    <w:rsid w:val="0038565E"/>
    <w:rsid w:val="003861B0"/>
    <w:rsid w:val="00387079"/>
    <w:rsid w:val="00391728"/>
    <w:rsid w:val="003921CE"/>
    <w:rsid w:val="003953E3"/>
    <w:rsid w:val="00395700"/>
    <w:rsid w:val="00397DDA"/>
    <w:rsid w:val="003A122A"/>
    <w:rsid w:val="003A2236"/>
    <w:rsid w:val="003A274A"/>
    <w:rsid w:val="003A3206"/>
    <w:rsid w:val="003A4C39"/>
    <w:rsid w:val="003A5E93"/>
    <w:rsid w:val="003A67B3"/>
    <w:rsid w:val="003A6B1B"/>
    <w:rsid w:val="003B2B57"/>
    <w:rsid w:val="003B4D0B"/>
    <w:rsid w:val="003B681F"/>
    <w:rsid w:val="003B72C7"/>
    <w:rsid w:val="003C0634"/>
    <w:rsid w:val="003C065F"/>
    <w:rsid w:val="003C0F66"/>
    <w:rsid w:val="003C19B8"/>
    <w:rsid w:val="003C231F"/>
    <w:rsid w:val="003C321C"/>
    <w:rsid w:val="003C46EF"/>
    <w:rsid w:val="003C4D97"/>
    <w:rsid w:val="003C5827"/>
    <w:rsid w:val="003D018C"/>
    <w:rsid w:val="003D1EDC"/>
    <w:rsid w:val="003D3C17"/>
    <w:rsid w:val="003D6EF8"/>
    <w:rsid w:val="003E2AAC"/>
    <w:rsid w:val="003E4F69"/>
    <w:rsid w:val="003E506E"/>
    <w:rsid w:val="003E5794"/>
    <w:rsid w:val="003E6F13"/>
    <w:rsid w:val="003F356E"/>
    <w:rsid w:val="003F3647"/>
    <w:rsid w:val="003F72E9"/>
    <w:rsid w:val="003F7E8C"/>
    <w:rsid w:val="00403255"/>
    <w:rsid w:val="00403742"/>
    <w:rsid w:val="00404CB1"/>
    <w:rsid w:val="00407913"/>
    <w:rsid w:val="004101C7"/>
    <w:rsid w:val="00410E13"/>
    <w:rsid w:val="00411CA3"/>
    <w:rsid w:val="00412DF9"/>
    <w:rsid w:val="00414AFC"/>
    <w:rsid w:val="00415411"/>
    <w:rsid w:val="004303F3"/>
    <w:rsid w:val="00430FE9"/>
    <w:rsid w:val="004311F6"/>
    <w:rsid w:val="00432E5B"/>
    <w:rsid w:val="00433F68"/>
    <w:rsid w:val="00434E09"/>
    <w:rsid w:val="00435942"/>
    <w:rsid w:val="00436338"/>
    <w:rsid w:val="004367D5"/>
    <w:rsid w:val="00437383"/>
    <w:rsid w:val="00440C9F"/>
    <w:rsid w:val="004413E8"/>
    <w:rsid w:val="00444B09"/>
    <w:rsid w:val="00444D66"/>
    <w:rsid w:val="004467EB"/>
    <w:rsid w:val="00446E92"/>
    <w:rsid w:val="00451C68"/>
    <w:rsid w:val="00452868"/>
    <w:rsid w:val="00452BF8"/>
    <w:rsid w:val="00454AA4"/>
    <w:rsid w:val="00455CA2"/>
    <w:rsid w:val="004617FA"/>
    <w:rsid w:val="0046256B"/>
    <w:rsid w:val="00465B0D"/>
    <w:rsid w:val="00466391"/>
    <w:rsid w:val="0047084F"/>
    <w:rsid w:val="0047094D"/>
    <w:rsid w:val="00475279"/>
    <w:rsid w:val="00475BB6"/>
    <w:rsid w:val="00475F80"/>
    <w:rsid w:val="00476BFC"/>
    <w:rsid w:val="0048130C"/>
    <w:rsid w:val="00482AE6"/>
    <w:rsid w:val="0048436C"/>
    <w:rsid w:val="004905A6"/>
    <w:rsid w:val="00492AA9"/>
    <w:rsid w:val="00492C50"/>
    <w:rsid w:val="00492C75"/>
    <w:rsid w:val="00493CFA"/>
    <w:rsid w:val="004972F3"/>
    <w:rsid w:val="004A1A64"/>
    <w:rsid w:val="004A2443"/>
    <w:rsid w:val="004A7576"/>
    <w:rsid w:val="004B16F9"/>
    <w:rsid w:val="004B5E2E"/>
    <w:rsid w:val="004B682B"/>
    <w:rsid w:val="004B68B5"/>
    <w:rsid w:val="004B68DC"/>
    <w:rsid w:val="004B6AEE"/>
    <w:rsid w:val="004C1CB0"/>
    <w:rsid w:val="004C2D1F"/>
    <w:rsid w:val="004C5EDB"/>
    <w:rsid w:val="004D1284"/>
    <w:rsid w:val="004D2756"/>
    <w:rsid w:val="004D2A31"/>
    <w:rsid w:val="004D2C43"/>
    <w:rsid w:val="004D524B"/>
    <w:rsid w:val="004D62E8"/>
    <w:rsid w:val="004D6BA7"/>
    <w:rsid w:val="004D78FB"/>
    <w:rsid w:val="004D796C"/>
    <w:rsid w:val="004E05B4"/>
    <w:rsid w:val="004E220B"/>
    <w:rsid w:val="004E3A51"/>
    <w:rsid w:val="004F009B"/>
    <w:rsid w:val="004F2B2E"/>
    <w:rsid w:val="004F39AD"/>
    <w:rsid w:val="004F41BB"/>
    <w:rsid w:val="004F420A"/>
    <w:rsid w:val="0050085B"/>
    <w:rsid w:val="005015CF"/>
    <w:rsid w:val="005022CA"/>
    <w:rsid w:val="0050460D"/>
    <w:rsid w:val="00505220"/>
    <w:rsid w:val="005067A5"/>
    <w:rsid w:val="00510DF4"/>
    <w:rsid w:val="005128F5"/>
    <w:rsid w:val="00512D9D"/>
    <w:rsid w:val="00514F84"/>
    <w:rsid w:val="00516437"/>
    <w:rsid w:val="00517A71"/>
    <w:rsid w:val="00520430"/>
    <w:rsid w:val="0052295B"/>
    <w:rsid w:val="00524E03"/>
    <w:rsid w:val="00524F7D"/>
    <w:rsid w:val="00526D5F"/>
    <w:rsid w:val="00527AA6"/>
    <w:rsid w:val="005300EA"/>
    <w:rsid w:val="00533D68"/>
    <w:rsid w:val="005366FF"/>
    <w:rsid w:val="00536EE7"/>
    <w:rsid w:val="00540ED5"/>
    <w:rsid w:val="00541644"/>
    <w:rsid w:val="0054211E"/>
    <w:rsid w:val="00542121"/>
    <w:rsid w:val="005427CE"/>
    <w:rsid w:val="00544696"/>
    <w:rsid w:val="005449F6"/>
    <w:rsid w:val="00544F45"/>
    <w:rsid w:val="0054702A"/>
    <w:rsid w:val="005479CA"/>
    <w:rsid w:val="00547C1B"/>
    <w:rsid w:val="00557833"/>
    <w:rsid w:val="00557FA0"/>
    <w:rsid w:val="00560729"/>
    <w:rsid w:val="00560DC6"/>
    <w:rsid w:val="00561526"/>
    <w:rsid w:val="00563147"/>
    <w:rsid w:val="00566EB6"/>
    <w:rsid w:val="00567725"/>
    <w:rsid w:val="00572E63"/>
    <w:rsid w:val="0057331E"/>
    <w:rsid w:val="00574418"/>
    <w:rsid w:val="005752D8"/>
    <w:rsid w:val="005756CA"/>
    <w:rsid w:val="005769A9"/>
    <w:rsid w:val="00580B1E"/>
    <w:rsid w:val="005816E6"/>
    <w:rsid w:val="00581FE2"/>
    <w:rsid w:val="005827C4"/>
    <w:rsid w:val="00584D8D"/>
    <w:rsid w:val="0058587D"/>
    <w:rsid w:val="005862C0"/>
    <w:rsid w:val="00586A82"/>
    <w:rsid w:val="00586BD6"/>
    <w:rsid w:val="00586F04"/>
    <w:rsid w:val="00594026"/>
    <w:rsid w:val="00594762"/>
    <w:rsid w:val="0059523C"/>
    <w:rsid w:val="00596B30"/>
    <w:rsid w:val="005973C3"/>
    <w:rsid w:val="005A1BB0"/>
    <w:rsid w:val="005A2322"/>
    <w:rsid w:val="005A28FF"/>
    <w:rsid w:val="005A3339"/>
    <w:rsid w:val="005A3F96"/>
    <w:rsid w:val="005A681E"/>
    <w:rsid w:val="005B1053"/>
    <w:rsid w:val="005B2BC2"/>
    <w:rsid w:val="005B4499"/>
    <w:rsid w:val="005B5FC7"/>
    <w:rsid w:val="005B6059"/>
    <w:rsid w:val="005B7171"/>
    <w:rsid w:val="005C28DC"/>
    <w:rsid w:val="005C3000"/>
    <w:rsid w:val="005C409B"/>
    <w:rsid w:val="005C5655"/>
    <w:rsid w:val="005C56DD"/>
    <w:rsid w:val="005C7D7C"/>
    <w:rsid w:val="005D1214"/>
    <w:rsid w:val="005D2952"/>
    <w:rsid w:val="005D542A"/>
    <w:rsid w:val="005D5625"/>
    <w:rsid w:val="005D6190"/>
    <w:rsid w:val="005E0EF0"/>
    <w:rsid w:val="005E15AA"/>
    <w:rsid w:val="005E3D8B"/>
    <w:rsid w:val="005E6C1A"/>
    <w:rsid w:val="005E7257"/>
    <w:rsid w:val="005E761F"/>
    <w:rsid w:val="005F0767"/>
    <w:rsid w:val="005F21BA"/>
    <w:rsid w:val="005F227A"/>
    <w:rsid w:val="005F3733"/>
    <w:rsid w:val="005F3978"/>
    <w:rsid w:val="005F3E72"/>
    <w:rsid w:val="005F47CB"/>
    <w:rsid w:val="005F4F81"/>
    <w:rsid w:val="0060291E"/>
    <w:rsid w:val="00602E98"/>
    <w:rsid w:val="0060373B"/>
    <w:rsid w:val="00603C77"/>
    <w:rsid w:val="00605BB5"/>
    <w:rsid w:val="006107B6"/>
    <w:rsid w:val="00611EE2"/>
    <w:rsid w:val="00612A7B"/>
    <w:rsid w:val="00612E47"/>
    <w:rsid w:val="00613B0B"/>
    <w:rsid w:val="006152BF"/>
    <w:rsid w:val="0061568F"/>
    <w:rsid w:val="006161F8"/>
    <w:rsid w:val="00617EDA"/>
    <w:rsid w:val="00620342"/>
    <w:rsid w:val="0062222D"/>
    <w:rsid w:val="006222BE"/>
    <w:rsid w:val="00622538"/>
    <w:rsid w:val="0062262B"/>
    <w:rsid w:val="00622ED3"/>
    <w:rsid w:val="00623D6F"/>
    <w:rsid w:val="00623FD9"/>
    <w:rsid w:val="0062403D"/>
    <w:rsid w:val="00624A1A"/>
    <w:rsid w:val="00625874"/>
    <w:rsid w:val="00627268"/>
    <w:rsid w:val="00630699"/>
    <w:rsid w:val="00631C27"/>
    <w:rsid w:val="006338D4"/>
    <w:rsid w:val="0063474E"/>
    <w:rsid w:val="00634F8C"/>
    <w:rsid w:val="00635319"/>
    <w:rsid w:val="006365CF"/>
    <w:rsid w:val="00640FA0"/>
    <w:rsid w:val="00641B8C"/>
    <w:rsid w:val="00642A99"/>
    <w:rsid w:val="00642AA5"/>
    <w:rsid w:val="00642FC7"/>
    <w:rsid w:val="006431F5"/>
    <w:rsid w:val="00645C64"/>
    <w:rsid w:val="00651644"/>
    <w:rsid w:val="00655D77"/>
    <w:rsid w:val="00656725"/>
    <w:rsid w:val="006570FF"/>
    <w:rsid w:val="00657E98"/>
    <w:rsid w:val="00661059"/>
    <w:rsid w:val="00661474"/>
    <w:rsid w:val="00661A73"/>
    <w:rsid w:val="00661EA7"/>
    <w:rsid w:val="00662722"/>
    <w:rsid w:val="006721D2"/>
    <w:rsid w:val="00673502"/>
    <w:rsid w:val="00675035"/>
    <w:rsid w:val="00681F41"/>
    <w:rsid w:val="00684098"/>
    <w:rsid w:val="0068438F"/>
    <w:rsid w:val="00690205"/>
    <w:rsid w:val="006935E2"/>
    <w:rsid w:val="00695B3E"/>
    <w:rsid w:val="00697F6B"/>
    <w:rsid w:val="006A040B"/>
    <w:rsid w:val="006A27FB"/>
    <w:rsid w:val="006A295C"/>
    <w:rsid w:val="006A299F"/>
    <w:rsid w:val="006A2DA8"/>
    <w:rsid w:val="006A2F03"/>
    <w:rsid w:val="006A49F1"/>
    <w:rsid w:val="006A557C"/>
    <w:rsid w:val="006A5C24"/>
    <w:rsid w:val="006A78B4"/>
    <w:rsid w:val="006A793A"/>
    <w:rsid w:val="006B1EC5"/>
    <w:rsid w:val="006B22BB"/>
    <w:rsid w:val="006B39F7"/>
    <w:rsid w:val="006B4A34"/>
    <w:rsid w:val="006C3567"/>
    <w:rsid w:val="006C3848"/>
    <w:rsid w:val="006C6B6A"/>
    <w:rsid w:val="006D00B2"/>
    <w:rsid w:val="006D0DEB"/>
    <w:rsid w:val="006D3A64"/>
    <w:rsid w:val="006D5311"/>
    <w:rsid w:val="006D5CF7"/>
    <w:rsid w:val="006E0683"/>
    <w:rsid w:val="006E0EC9"/>
    <w:rsid w:val="006E13DC"/>
    <w:rsid w:val="006E3A37"/>
    <w:rsid w:val="006E71FF"/>
    <w:rsid w:val="006F1A29"/>
    <w:rsid w:val="006F25B9"/>
    <w:rsid w:val="006F5EAC"/>
    <w:rsid w:val="006F6BEF"/>
    <w:rsid w:val="00701C42"/>
    <w:rsid w:val="00702DEE"/>
    <w:rsid w:val="0070423E"/>
    <w:rsid w:val="0070456B"/>
    <w:rsid w:val="00706942"/>
    <w:rsid w:val="007100ED"/>
    <w:rsid w:val="00710F2F"/>
    <w:rsid w:val="00711351"/>
    <w:rsid w:val="007123F6"/>
    <w:rsid w:val="00713DF0"/>
    <w:rsid w:val="00714F69"/>
    <w:rsid w:val="00717444"/>
    <w:rsid w:val="00717CDA"/>
    <w:rsid w:val="00721E61"/>
    <w:rsid w:val="00725428"/>
    <w:rsid w:val="0073250B"/>
    <w:rsid w:val="00733886"/>
    <w:rsid w:val="007341DC"/>
    <w:rsid w:val="00736FAA"/>
    <w:rsid w:val="00740E19"/>
    <w:rsid w:val="00741EE2"/>
    <w:rsid w:val="00746BE3"/>
    <w:rsid w:val="00750EBE"/>
    <w:rsid w:val="00750F17"/>
    <w:rsid w:val="00754DC5"/>
    <w:rsid w:val="00754FC6"/>
    <w:rsid w:val="00760BA3"/>
    <w:rsid w:val="007626F8"/>
    <w:rsid w:val="0076279E"/>
    <w:rsid w:val="007630BC"/>
    <w:rsid w:val="00765075"/>
    <w:rsid w:val="00766824"/>
    <w:rsid w:val="00767FC4"/>
    <w:rsid w:val="0077025E"/>
    <w:rsid w:val="00771341"/>
    <w:rsid w:val="00773033"/>
    <w:rsid w:val="007732EA"/>
    <w:rsid w:val="0077378B"/>
    <w:rsid w:val="00774CB5"/>
    <w:rsid w:val="007762D1"/>
    <w:rsid w:val="00777523"/>
    <w:rsid w:val="00781C52"/>
    <w:rsid w:val="007841AE"/>
    <w:rsid w:val="00784221"/>
    <w:rsid w:val="007859E8"/>
    <w:rsid w:val="007904DB"/>
    <w:rsid w:val="00790DAB"/>
    <w:rsid w:val="00790EC2"/>
    <w:rsid w:val="007924BB"/>
    <w:rsid w:val="007933B8"/>
    <w:rsid w:val="00793737"/>
    <w:rsid w:val="00794D1E"/>
    <w:rsid w:val="00795805"/>
    <w:rsid w:val="00796B52"/>
    <w:rsid w:val="00796C1F"/>
    <w:rsid w:val="00797F93"/>
    <w:rsid w:val="007A0E34"/>
    <w:rsid w:val="007A1642"/>
    <w:rsid w:val="007A173F"/>
    <w:rsid w:val="007A1E80"/>
    <w:rsid w:val="007A2EED"/>
    <w:rsid w:val="007A362A"/>
    <w:rsid w:val="007A3CBF"/>
    <w:rsid w:val="007A4871"/>
    <w:rsid w:val="007A49E2"/>
    <w:rsid w:val="007A4D48"/>
    <w:rsid w:val="007A7303"/>
    <w:rsid w:val="007B06D1"/>
    <w:rsid w:val="007B15E3"/>
    <w:rsid w:val="007B1E10"/>
    <w:rsid w:val="007B1F70"/>
    <w:rsid w:val="007B56E6"/>
    <w:rsid w:val="007C51B9"/>
    <w:rsid w:val="007C724B"/>
    <w:rsid w:val="007D0717"/>
    <w:rsid w:val="007D1037"/>
    <w:rsid w:val="007D1E3F"/>
    <w:rsid w:val="007D2DC6"/>
    <w:rsid w:val="007D3652"/>
    <w:rsid w:val="007D4193"/>
    <w:rsid w:val="007D4AB8"/>
    <w:rsid w:val="007D578B"/>
    <w:rsid w:val="007D7877"/>
    <w:rsid w:val="007D7B59"/>
    <w:rsid w:val="007E0515"/>
    <w:rsid w:val="007E0EBD"/>
    <w:rsid w:val="007E0FCC"/>
    <w:rsid w:val="007E2199"/>
    <w:rsid w:val="007E3332"/>
    <w:rsid w:val="007E48E2"/>
    <w:rsid w:val="007E5968"/>
    <w:rsid w:val="007E647D"/>
    <w:rsid w:val="007F1C06"/>
    <w:rsid w:val="007F29AA"/>
    <w:rsid w:val="007F424F"/>
    <w:rsid w:val="007F6DF0"/>
    <w:rsid w:val="00802749"/>
    <w:rsid w:val="008032D5"/>
    <w:rsid w:val="0080348B"/>
    <w:rsid w:val="00804F15"/>
    <w:rsid w:val="00806CA0"/>
    <w:rsid w:val="0081105B"/>
    <w:rsid w:val="00812A79"/>
    <w:rsid w:val="008154CC"/>
    <w:rsid w:val="00816EF1"/>
    <w:rsid w:val="00817354"/>
    <w:rsid w:val="0082069B"/>
    <w:rsid w:val="008227BF"/>
    <w:rsid w:val="008237C9"/>
    <w:rsid w:val="00824AA5"/>
    <w:rsid w:val="008251B3"/>
    <w:rsid w:val="008272A5"/>
    <w:rsid w:val="00827D94"/>
    <w:rsid w:val="00831F25"/>
    <w:rsid w:val="008323AE"/>
    <w:rsid w:val="00835257"/>
    <w:rsid w:val="008357C6"/>
    <w:rsid w:val="00835DF6"/>
    <w:rsid w:val="0083737E"/>
    <w:rsid w:val="00840A2F"/>
    <w:rsid w:val="00844264"/>
    <w:rsid w:val="008461F7"/>
    <w:rsid w:val="0085300C"/>
    <w:rsid w:val="00853287"/>
    <w:rsid w:val="008536E4"/>
    <w:rsid w:val="00853E10"/>
    <w:rsid w:val="00857C93"/>
    <w:rsid w:val="00860D2D"/>
    <w:rsid w:val="00862B2B"/>
    <w:rsid w:val="00863734"/>
    <w:rsid w:val="00863AE1"/>
    <w:rsid w:val="00864756"/>
    <w:rsid w:val="00866A6F"/>
    <w:rsid w:val="00867007"/>
    <w:rsid w:val="00871B11"/>
    <w:rsid w:val="00872D4F"/>
    <w:rsid w:val="00873732"/>
    <w:rsid w:val="00874B53"/>
    <w:rsid w:val="00874B7C"/>
    <w:rsid w:val="00874D4B"/>
    <w:rsid w:val="00877596"/>
    <w:rsid w:val="0087792F"/>
    <w:rsid w:val="00877975"/>
    <w:rsid w:val="008809D6"/>
    <w:rsid w:val="00884111"/>
    <w:rsid w:val="008844C8"/>
    <w:rsid w:val="00884DFA"/>
    <w:rsid w:val="00887BD3"/>
    <w:rsid w:val="00887D24"/>
    <w:rsid w:val="00890009"/>
    <w:rsid w:val="008913CF"/>
    <w:rsid w:val="00892A71"/>
    <w:rsid w:val="008948CA"/>
    <w:rsid w:val="00894F53"/>
    <w:rsid w:val="0089573B"/>
    <w:rsid w:val="0089597F"/>
    <w:rsid w:val="00895C44"/>
    <w:rsid w:val="00895E7A"/>
    <w:rsid w:val="0089662D"/>
    <w:rsid w:val="00897275"/>
    <w:rsid w:val="008976C8"/>
    <w:rsid w:val="00897F6A"/>
    <w:rsid w:val="008A018E"/>
    <w:rsid w:val="008A0645"/>
    <w:rsid w:val="008A41CC"/>
    <w:rsid w:val="008A44EA"/>
    <w:rsid w:val="008A6030"/>
    <w:rsid w:val="008A66E3"/>
    <w:rsid w:val="008B0D0B"/>
    <w:rsid w:val="008B1F47"/>
    <w:rsid w:val="008B4289"/>
    <w:rsid w:val="008B4311"/>
    <w:rsid w:val="008C25D9"/>
    <w:rsid w:val="008C2774"/>
    <w:rsid w:val="008C281B"/>
    <w:rsid w:val="008C30E3"/>
    <w:rsid w:val="008C5116"/>
    <w:rsid w:val="008D2C58"/>
    <w:rsid w:val="008D3C94"/>
    <w:rsid w:val="008D4271"/>
    <w:rsid w:val="008D56C4"/>
    <w:rsid w:val="008E2B00"/>
    <w:rsid w:val="008E3383"/>
    <w:rsid w:val="008E4FD9"/>
    <w:rsid w:val="008E51D8"/>
    <w:rsid w:val="008E54F5"/>
    <w:rsid w:val="008E7B95"/>
    <w:rsid w:val="008F1902"/>
    <w:rsid w:val="008F3743"/>
    <w:rsid w:val="008F5810"/>
    <w:rsid w:val="008F5D38"/>
    <w:rsid w:val="008F61E1"/>
    <w:rsid w:val="008F7E6A"/>
    <w:rsid w:val="00900802"/>
    <w:rsid w:val="009022AE"/>
    <w:rsid w:val="00907AEC"/>
    <w:rsid w:val="00907C90"/>
    <w:rsid w:val="00913683"/>
    <w:rsid w:val="0091435D"/>
    <w:rsid w:val="009146A2"/>
    <w:rsid w:val="00921454"/>
    <w:rsid w:val="009232BC"/>
    <w:rsid w:val="00924564"/>
    <w:rsid w:val="009250EA"/>
    <w:rsid w:val="00926340"/>
    <w:rsid w:val="0093011C"/>
    <w:rsid w:val="00930685"/>
    <w:rsid w:val="00931351"/>
    <w:rsid w:val="0093177E"/>
    <w:rsid w:val="00932803"/>
    <w:rsid w:val="00932CEC"/>
    <w:rsid w:val="00933113"/>
    <w:rsid w:val="0093551F"/>
    <w:rsid w:val="00936F9F"/>
    <w:rsid w:val="00940F79"/>
    <w:rsid w:val="0094465A"/>
    <w:rsid w:val="00945C28"/>
    <w:rsid w:val="00950645"/>
    <w:rsid w:val="009507BB"/>
    <w:rsid w:val="00950829"/>
    <w:rsid w:val="00953AD6"/>
    <w:rsid w:val="00953CA7"/>
    <w:rsid w:val="00953FEA"/>
    <w:rsid w:val="00962A2B"/>
    <w:rsid w:val="00965CFA"/>
    <w:rsid w:val="009662E8"/>
    <w:rsid w:val="00971061"/>
    <w:rsid w:val="00974609"/>
    <w:rsid w:val="00975B3F"/>
    <w:rsid w:val="00975C22"/>
    <w:rsid w:val="00975F5B"/>
    <w:rsid w:val="00985B9C"/>
    <w:rsid w:val="00986B62"/>
    <w:rsid w:val="009879A9"/>
    <w:rsid w:val="00991840"/>
    <w:rsid w:val="009927BF"/>
    <w:rsid w:val="009933F2"/>
    <w:rsid w:val="009935CB"/>
    <w:rsid w:val="00995194"/>
    <w:rsid w:val="0099528E"/>
    <w:rsid w:val="00995B05"/>
    <w:rsid w:val="0099639E"/>
    <w:rsid w:val="009967B1"/>
    <w:rsid w:val="00997217"/>
    <w:rsid w:val="009A02E5"/>
    <w:rsid w:val="009A305D"/>
    <w:rsid w:val="009A3341"/>
    <w:rsid w:val="009A63E6"/>
    <w:rsid w:val="009A7176"/>
    <w:rsid w:val="009B21E5"/>
    <w:rsid w:val="009B5017"/>
    <w:rsid w:val="009B5669"/>
    <w:rsid w:val="009B5D93"/>
    <w:rsid w:val="009B7306"/>
    <w:rsid w:val="009B7CB2"/>
    <w:rsid w:val="009C0EFE"/>
    <w:rsid w:val="009C17DF"/>
    <w:rsid w:val="009C231B"/>
    <w:rsid w:val="009C3081"/>
    <w:rsid w:val="009C3A74"/>
    <w:rsid w:val="009C41A8"/>
    <w:rsid w:val="009C61BA"/>
    <w:rsid w:val="009D00DC"/>
    <w:rsid w:val="009D1630"/>
    <w:rsid w:val="009D35DE"/>
    <w:rsid w:val="009D408C"/>
    <w:rsid w:val="009D60D5"/>
    <w:rsid w:val="009D7AB6"/>
    <w:rsid w:val="009E3B26"/>
    <w:rsid w:val="009E4212"/>
    <w:rsid w:val="009E458E"/>
    <w:rsid w:val="009E702E"/>
    <w:rsid w:val="009E74F1"/>
    <w:rsid w:val="009F32EE"/>
    <w:rsid w:val="009F5130"/>
    <w:rsid w:val="009F7F13"/>
    <w:rsid w:val="009F7F48"/>
    <w:rsid w:val="00A05D8A"/>
    <w:rsid w:val="00A06CCB"/>
    <w:rsid w:val="00A11651"/>
    <w:rsid w:val="00A139BE"/>
    <w:rsid w:val="00A148A7"/>
    <w:rsid w:val="00A15CC9"/>
    <w:rsid w:val="00A17997"/>
    <w:rsid w:val="00A17DBC"/>
    <w:rsid w:val="00A217EB"/>
    <w:rsid w:val="00A3191E"/>
    <w:rsid w:val="00A31A11"/>
    <w:rsid w:val="00A34F18"/>
    <w:rsid w:val="00A36C5E"/>
    <w:rsid w:val="00A37B85"/>
    <w:rsid w:val="00A46A81"/>
    <w:rsid w:val="00A50D40"/>
    <w:rsid w:val="00A5444E"/>
    <w:rsid w:val="00A548E4"/>
    <w:rsid w:val="00A55931"/>
    <w:rsid w:val="00A57791"/>
    <w:rsid w:val="00A57793"/>
    <w:rsid w:val="00A57933"/>
    <w:rsid w:val="00A623CF"/>
    <w:rsid w:val="00A627B3"/>
    <w:rsid w:val="00A6339E"/>
    <w:rsid w:val="00A6354A"/>
    <w:rsid w:val="00A63651"/>
    <w:rsid w:val="00A700AA"/>
    <w:rsid w:val="00A74C05"/>
    <w:rsid w:val="00A76A02"/>
    <w:rsid w:val="00A76E47"/>
    <w:rsid w:val="00A772E7"/>
    <w:rsid w:val="00A80855"/>
    <w:rsid w:val="00A80F12"/>
    <w:rsid w:val="00A82340"/>
    <w:rsid w:val="00A829F9"/>
    <w:rsid w:val="00A85410"/>
    <w:rsid w:val="00A8583A"/>
    <w:rsid w:val="00A859CB"/>
    <w:rsid w:val="00A85D0B"/>
    <w:rsid w:val="00A85D57"/>
    <w:rsid w:val="00A878CC"/>
    <w:rsid w:val="00A9015D"/>
    <w:rsid w:val="00A911D4"/>
    <w:rsid w:val="00A91CB8"/>
    <w:rsid w:val="00A93265"/>
    <w:rsid w:val="00A95E35"/>
    <w:rsid w:val="00A96995"/>
    <w:rsid w:val="00AA18DA"/>
    <w:rsid w:val="00AA4009"/>
    <w:rsid w:val="00AA4DC8"/>
    <w:rsid w:val="00AA6481"/>
    <w:rsid w:val="00AA7B33"/>
    <w:rsid w:val="00AB064B"/>
    <w:rsid w:val="00AB2A12"/>
    <w:rsid w:val="00AB3F90"/>
    <w:rsid w:val="00AC07A2"/>
    <w:rsid w:val="00AC0A9E"/>
    <w:rsid w:val="00AC18B0"/>
    <w:rsid w:val="00AC1F0C"/>
    <w:rsid w:val="00AC3B45"/>
    <w:rsid w:val="00AC3D0C"/>
    <w:rsid w:val="00AC4E9D"/>
    <w:rsid w:val="00AC56B7"/>
    <w:rsid w:val="00AC65A7"/>
    <w:rsid w:val="00AD0262"/>
    <w:rsid w:val="00AD0829"/>
    <w:rsid w:val="00AD15AC"/>
    <w:rsid w:val="00AD3BE9"/>
    <w:rsid w:val="00AD4463"/>
    <w:rsid w:val="00AD5AEB"/>
    <w:rsid w:val="00AD613B"/>
    <w:rsid w:val="00AD69DC"/>
    <w:rsid w:val="00AE0107"/>
    <w:rsid w:val="00AE1394"/>
    <w:rsid w:val="00AE21B5"/>
    <w:rsid w:val="00AF0231"/>
    <w:rsid w:val="00AF0807"/>
    <w:rsid w:val="00AF3B91"/>
    <w:rsid w:val="00AF6BAF"/>
    <w:rsid w:val="00AF7480"/>
    <w:rsid w:val="00B012DE"/>
    <w:rsid w:val="00B039FF"/>
    <w:rsid w:val="00B041E7"/>
    <w:rsid w:val="00B04E81"/>
    <w:rsid w:val="00B10A5C"/>
    <w:rsid w:val="00B170EE"/>
    <w:rsid w:val="00B3228A"/>
    <w:rsid w:val="00B334AF"/>
    <w:rsid w:val="00B33576"/>
    <w:rsid w:val="00B345E2"/>
    <w:rsid w:val="00B37531"/>
    <w:rsid w:val="00B41749"/>
    <w:rsid w:val="00B420C8"/>
    <w:rsid w:val="00B42192"/>
    <w:rsid w:val="00B45F97"/>
    <w:rsid w:val="00B463D8"/>
    <w:rsid w:val="00B52324"/>
    <w:rsid w:val="00B54CF9"/>
    <w:rsid w:val="00B55179"/>
    <w:rsid w:val="00B55B07"/>
    <w:rsid w:val="00B572DA"/>
    <w:rsid w:val="00B57C7C"/>
    <w:rsid w:val="00B6063E"/>
    <w:rsid w:val="00B62E11"/>
    <w:rsid w:val="00B64552"/>
    <w:rsid w:val="00B65526"/>
    <w:rsid w:val="00B73EEA"/>
    <w:rsid w:val="00B74A38"/>
    <w:rsid w:val="00B77438"/>
    <w:rsid w:val="00B7763D"/>
    <w:rsid w:val="00B803CA"/>
    <w:rsid w:val="00B80D97"/>
    <w:rsid w:val="00B822AF"/>
    <w:rsid w:val="00B83F81"/>
    <w:rsid w:val="00B840AD"/>
    <w:rsid w:val="00B84812"/>
    <w:rsid w:val="00B84BC8"/>
    <w:rsid w:val="00B85554"/>
    <w:rsid w:val="00B86A4E"/>
    <w:rsid w:val="00B87E01"/>
    <w:rsid w:val="00B92E4A"/>
    <w:rsid w:val="00B9349C"/>
    <w:rsid w:val="00B96EC5"/>
    <w:rsid w:val="00B97168"/>
    <w:rsid w:val="00B97D36"/>
    <w:rsid w:val="00B97E36"/>
    <w:rsid w:val="00B97F6D"/>
    <w:rsid w:val="00BA065F"/>
    <w:rsid w:val="00BA33D0"/>
    <w:rsid w:val="00BA4671"/>
    <w:rsid w:val="00BA6FBD"/>
    <w:rsid w:val="00BB5163"/>
    <w:rsid w:val="00BB5238"/>
    <w:rsid w:val="00BB688E"/>
    <w:rsid w:val="00BB69EC"/>
    <w:rsid w:val="00BC0250"/>
    <w:rsid w:val="00BC37D2"/>
    <w:rsid w:val="00BC3F7C"/>
    <w:rsid w:val="00BC4594"/>
    <w:rsid w:val="00BD0846"/>
    <w:rsid w:val="00BD1543"/>
    <w:rsid w:val="00BD2AE2"/>
    <w:rsid w:val="00BD346B"/>
    <w:rsid w:val="00BD6E22"/>
    <w:rsid w:val="00BD70EC"/>
    <w:rsid w:val="00BE2663"/>
    <w:rsid w:val="00BE393F"/>
    <w:rsid w:val="00BE427C"/>
    <w:rsid w:val="00BE7F18"/>
    <w:rsid w:val="00BF040C"/>
    <w:rsid w:val="00BF209F"/>
    <w:rsid w:val="00BF2A47"/>
    <w:rsid w:val="00BF2D72"/>
    <w:rsid w:val="00BF4568"/>
    <w:rsid w:val="00BF4C48"/>
    <w:rsid w:val="00BF5D8A"/>
    <w:rsid w:val="00C020EB"/>
    <w:rsid w:val="00C02980"/>
    <w:rsid w:val="00C07833"/>
    <w:rsid w:val="00C12C7F"/>
    <w:rsid w:val="00C13A92"/>
    <w:rsid w:val="00C13C2F"/>
    <w:rsid w:val="00C15531"/>
    <w:rsid w:val="00C15693"/>
    <w:rsid w:val="00C15D8F"/>
    <w:rsid w:val="00C16494"/>
    <w:rsid w:val="00C169E3"/>
    <w:rsid w:val="00C1793E"/>
    <w:rsid w:val="00C17C91"/>
    <w:rsid w:val="00C17CCC"/>
    <w:rsid w:val="00C22E7C"/>
    <w:rsid w:val="00C247A9"/>
    <w:rsid w:val="00C26336"/>
    <w:rsid w:val="00C310EC"/>
    <w:rsid w:val="00C32224"/>
    <w:rsid w:val="00C3432A"/>
    <w:rsid w:val="00C3524E"/>
    <w:rsid w:val="00C3525F"/>
    <w:rsid w:val="00C359D4"/>
    <w:rsid w:val="00C3777D"/>
    <w:rsid w:val="00C414E3"/>
    <w:rsid w:val="00C45380"/>
    <w:rsid w:val="00C46943"/>
    <w:rsid w:val="00C50D1E"/>
    <w:rsid w:val="00C52DCF"/>
    <w:rsid w:val="00C54511"/>
    <w:rsid w:val="00C55FC2"/>
    <w:rsid w:val="00C56AB6"/>
    <w:rsid w:val="00C56D3E"/>
    <w:rsid w:val="00C572B2"/>
    <w:rsid w:val="00C579D9"/>
    <w:rsid w:val="00C600EC"/>
    <w:rsid w:val="00C601EF"/>
    <w:rsid w:val="00C60B82"/>
    <w:rsid w:val="00C66394"/>
    <w:rsid w:val="00C71DA6"/>
    <w:rsid w:val="00C72D16"/>
    <w:rsid w:val="00C776EA"/>
    <w:rsid w:val="00C815B7"/>
    <w:rsid w:val="00C818D7"/>
    <w:rsid w:val="00C87859"/>
    <w:rsid w:val="00C9251E"/>
    <w:rsid w:val="00C92D49"/>
    <w:rsid w:val="00C96703"/>
    <w:rsid w:val="00C96EB2"/>
    <w:rsid w:val="00CA0244"/>
    <w:rsid w:val="00CA0AEB"/>
    <w:rsid w:val="00CA152D"/>
    <w:rsid w:val="00CA2EC6"/>
    <w:rsid w:val="00CA38C8"/>
    <w:rsid w:val="00CA4C2D"/>
    <w:rsid w:val="00CA4C41"/>
    <w:rsid w:val="00CA547A"/>
    <w:rsid w:val="00CA7024"/>
    <w:rsid w:val="00CB2E58"/>
    <w:rsid w:val="00CB3179"/>
    <w:rsid w:val="00CB3AD8"/>
    <w:rsid w:val="00CC2484"/>
    <w:rsid w:val="00CC2E7F"/>
    <w:rsid w:val="00CC364E"/>
    <w:rsid w:val="00CC54B6"/>
    <w:rsid w:val="00CC56CA"/>
    <w:rsid w:val="00CC6267"/>
    <w:rsid w:val="00CC6D67"/>
    <w:rsid w:val="00CC767A"/>
    <w:rsid w:val="00CD233A"/>
    <w:rsid w:val="00CD41F7"/>
    <w:rsid w:val="00CD454C"/>
    <w:rsid w:val="00CD4551"/>
    <w:rsid w:val="00CD5288"/>
    <w:rsid w:val="00CD7FEA"/>
    <w:rsid w:val="00CE2EA4"/>
    <w:rsid w:val="00CE322E"/>
    <w:rsid w:val="00CE4077"/>
    <w:rsid w:val="00CE525D"/>
    <w:rsid w:val="00CF1B90"/>
    <w:rsid w:val="00CF1D79"/>
    <w:rsid w:val="00CF2906"/>
    <w:rsid w:val="00CF66AA"/>
    <w:rsid w:val="00D00045"/>
    <w:rsid w:val="00D00106"/>
    <w:rsid w:val="00D003D0"/>
    <w:rsid w:val="00D017AD"/>
    <w:rsid w:val="00D02DB2"/>
    <w:rsid w:val="00D044FE"/>
    <w:rsid w:val="00D1288C"/>
    <w:rsid w:val="00D139F3"/>
    <w:rsid w:val="00D144F3"/>
    <w:rsid w:val="00D231EC"/>
    <w:rsid w:val="00D255D6"/>
    <w:rsid w:val="00D30A3C"/>
    <w:rsid w:val="00D30A4D"/>
    <w:rsid w:val="00D319CF"/>
    <w:rsid w:val="00D32B33"/>
    <w:rsid w:val="00D341CC"/>
    <w:rsid w:val="00D350FB"/>
    <w:rsid w:val="00D35C1C"/>
    <w:rsid w:val="00D40263"/>
    <w:rsid w:val="00D4155C"/>
    <w:rsid w:val="00D41C14"/>
    <w:rsid w:val="00D42232"/>
    <w:rsid w:val="00D43BAA"/>
    <w:rsid w:val="00D43ECA"/>
    <w:rsid w:val="00D4639C"/>
    <w:rsid w:val="00D47488"/>
    <w:rsid w:val="00D50302"/>
    <w:rsid w:val="00D54485"/>
    <w:rsid w:val="00D558A2"/>
    <w:rsid w:val="00D603BC"/>
    <w:rsid w:val="00D60BF7"/>
    <w:rsid w:val="00D61411"/>
    <w:rsid w:val="00D65662"/>
    <w:rsid w:val="00D66465"/>
    <w:rsid w:val="00D70219"/>
    <w:rsid w:val="00D706CF"/>
    <w:rsid w:val="00D70AA4"/>
    <w:rsid w:val="00D7176C"/>
    <w:rsid w:val="00D7178A"/>
    <w:rsid w:val="00D71A1C"/>
    <w:rsid w:val="00D71F23"/>
    <w:rsid w:val="00D734E1"/>
    <w:rsid w:val="00D73B91"/>
    <w:rsid w:val="00D73CFA"/>
    <w:rsid w:val="00D7598A"/>
    <w:rsid w:val="00D7672B"/>
    <w:rsid w:val="00D77256"/>
    <w:rsid w:val="00D82491"/>
    <w:rsid w:val="00D825EE"/>
    <w:rsid w:val="00D86E83"/>
    <w:rsid w:val="00D900C3"/>
    <w:rsid w:val="00D924BD"/>
    <w:rsid w:val="00D92684"/>
    <w:rsid w:val="00D92C61"/>
    <w:rsid w:val="00D93046"/>
    <w:rsid w:val="00D939C1"/>
    <w:rsid w:val="00D9480C"/>
    <w:rsid w:val="00D969CE"/>
    <w:rsid w:val="00DA0D23"/>
    <w:rsid w:val="00DA12AA"/>
    <w:rsid w:val="00DA13F1"/>
    <w:rsid w:val="00DA3F8C"/>
    <w:rsid w:val="00DA4C60"/>
    <w:rsid w:val="00DA5705"/>
    <w:rsid w:val="00DB2599"/>
    <w:rsid w:val="00DB25F5"/>
    <w:rsid w:val="00DB42EE"/>
    <w:rsid w:val="00DB5C8E"/>
    <w:rsid w:val="00DB70BA"/>
    <w:rsid w:val="00DC0820"/>
    <w:rsid w:val="00DC20EF"/>
    <w:rsid w:val="00DC5054"/>
    <w:rsid w:val="00DD0C64"/>
    <w:rsid w:val="00DD130F"/>
    <w:rsid w:val="00DD1954"/>
    <w:rsid w:val="00DD2551"/>
    <w:rsid w:val="00DD3046"/>
    <w:rsid w:val="00DD52A6"/>
    <w:rsid w:val="00DD64AE"/>
    <w:rsid w:val="00DD67E9"/>
    <w:rsid w:val="00DE51C7"/>
    <w:rsid w:val="00DF0857"/>
    <w:rsid w:val="00DF2137"/>
    <w:rsid w:val="00DF6FBB"/>
    <w:rsid w:val="00DF715A"/>
    <w:rsid w:val="00DF73B1"/>
    <w:rsid w:val="00E00FDE"/>
    <w:rsid w:val="00E01F19"/>
    <w:rsid w:val="00E0237B"/>
    <w:rsid w:val="00E02E0D"/>
    <w:rsid w:val="00E037D2"/>
    <w:rsid w:val="00E064DC"/>
    <w:rsid w:val="00E07D5B"/>
    <w:rsid w:val="00E11EE8"/>
    <w:rsid w:val="00E11FED"/>
    <w:rsid w:val="00E12B83"/>
    <w:rsid w:val="00E13CBF"/>
    <w:rsid w:val="00E14348"/>
    <w:rsid w:val="00E143BA"/>
    <w:rsid w:val="00E153EF"/>
    <w:rsid w:val="00E15EF3"/>
    <w:rsid w:val="00E177E1"/>
    <w:rsid w:val="00E200F0"/>
    <w:rsid w:val="00E211D8"/>
    <w:rsid w:val="00E22D01"/>
    <w:rsid w:val="00E24D21"/>
    <w:rsid w:val="00E27CCB"/>
    <w:rsid w:val="00E30F5A"/>
    <w:rsid w:val="00E316E4"/>
    <w:rsid w:val="00E31C74"/>
    <w:rsid w:val="00E332C9"/>
    <w:rsid w:val="00E33ABD"/>
    <w:rsid w:val="00E34672"/>
    <w:rsid w:val="00E35D2F"/>
    <w:rsid w:val="00E42D10"/>
    <w:rsid w:val="00E47C7F"/>
    <w:rsid w:val="00E513EC"/>
    <w:rsid w:val="00E5226A"/>
    <w:rsid w:val="00E54077"/>
    <w:rsid w:val="00E54E2B"/>
    <w:rsid w:val="00E55383"/>
    <w:rsid w:val="00E55FCF"/>
    <w:rsid w:val="00E600A0"/>
    <w:rsid w:val="00E604EF"/>
    <w:rsid w:val="00E60B71"/>
    <w:rsid w:val="00E612B6"/>
    <w:rsid w:val="00E61E57"/>
    <w:rsid w:val="00E6274F"/>
    <w:rsid w:val="00E628E8"/>
    <w:rsid w:val="00E664A5"/>
    <w:rsid w:val="00E66785"/>
    <w:rsid w:val="00E73848"/>
    <w:rsid w:val="00E76CA2"/>
    <w:rsid w:val="00E772FB"/>
    <w:rsid w:val="00E77567"/>
    <w:rsid w:val="00E80BEE"/>
    <w:rsid w:val="00E80FAA"/>
    <w:rsid w:val="00E83F5B"/>
    <w:rsid w:val="00E84F04"/>
    <w:rsid w:val="00E867B3"/>
    <w:rsid w:val="00E94ADD"/>
    <w:rsid w:val="00E95278"/>
    <w:rsid w:val="00E9702B"/>
    <w:rsid w:val="00EA1229"/>
    <w:rsid w:val="00EA2BC4"/>
    <w:rsid w:val="00EA5AC9"/>
    <w:rsid w:val="00EB0025"/>
    <w:rsid w:val="00EB29D8"/>
    <w:rsid w:val="00EB52EE"/>
    <w:rsid w:val="00EB5F78"/>
    <w:rsid w:val="00EC055A"/>
    <w:rsid w:val="00EC27C0"/>
    <w:rsid w:val="00EC6A43"/>
    <w:rsid w:val="00ED2183"/>
    <w:rsid w:val="00ED2675"/>
    <w:rsid w:val="00ED3E12"/>
    <w:rsid w:val="00ED4E4B"/>
    <w:rsid w:val="00EE33E7"/>
    <w:rsid w:val="00EE458D"/>
    <w:rsid w:val="00EE5520"/>
    <w:rsid w:val="00EE7646"/>
    <w:rsid w:val="00EF7BE5"/>
    <w:rsid w:val="00F01C0D"/>
    <w:rsid w:val="00F02AA0"/>
    <w:rsid w:val="00F033AF"/>
    <w:rsid w:val="00F03E2D"/>
    <w:rsid w:val="00F03FAB"/>
    <w:rsid w:val="00F07CDA"/>
    <w:rsid w:val="00F1018B"/>
    <w:rsid w:val="00F10D0C"/>
    <w:rsid w:val="00F11589"/>
    <w:rsid w:val="00F1222C"/>
    <w:rsid w:val="00F12354"/>
    <w:rsid w:val="00F12D4C"/>
    <w:rsid w:val="00F1561D"/>
    <w:rsid w:val="00F15BD1"/>
    <w:rsid w:val="00F164AE"/>
    <w:rsid w:val="00F16E3D"/>
    <w:rsid w:val="00F2014F"/>
    <w:rsid w:val="00F2038D"/>
    <w:rsid w:val="00F24128"/>
    <w:rsid w:val="00F25077"/>
    <w:rsid w:val="00F275FC"/>
    <w:rsid w:val="00F312E2"/>
    <w:rsid w:val="00F313EF"/>
    <w:rsid w:val="00F327D7"/>
    <w:rsid w:val="00F34AE3"/>
    <w:rsid w:val="00F42FE7"/>
    <w:rsid w:val="00F43552"/>
    <w:rsid w:val="00F45E11"/>
    <w:rsid w:val="00F50B04"/>
    <w:rsid w:val="00F51A62"/>
    <w:rsid w:val="00F51E50"/>
    <w:rsid w:val="00F52281"/>
    <w:rsid w:val="00F5305F"/>
    <w:rsid w:val="00F550AD"/>
    <w:rsid w:val="00F55C70"/>
    <w:rsid w:val="00F56C64"/>
    <w:rsid w:val="00F56D98"/>
    <w:rsid w:val="00F57794"/>
    <w:rsid w:val="00F61F73"/>
    <w:rsid w:val="00F674C6"/>
    <w:rsid w:val="00F70093"/>
    <w:rsid w:val="00F72279"/>
    <w:rsid w:val="00F731ED"/>
    <w:rsid w:val="00F73630"/>
    <w:rsid w:val="00F7548B"/>
    <w:rsid w:val="00F75DD7"/>
    <w:rsid w:val="00F7689A"/>
    <w:rsid w:val="00F76D46"/>
    <w:rsid w:val="00F7732C"/>
    <w:rsid w:val="00F81309"/>
    <w:rsid w:val="00F816EF"/>
    <w:rsid w:val="00F821B2"/>
    <w:rsid w:val="00F82F20"/>
    <w:rsid w:val="00F83DBF"/>
    <w:rsid w:val="00F8748C"/>
    <w:rsid w:val="00F9210A"/>
    <w:rsid w:val="00F9258A"/>
    <w:rsid w:val="00F926D5"/>
    <w:rsid w:val="00F964F6"/>
    <w:rsid w:val="00FA0614"/>
    <w:rsid w:val="00FA1929"/>
    <w:rsid w:val="00FA230D"/>
    <w:rsid w:val="00FA25EE"/>
    <w:rsid w:val="00FA4077"/>
    <w:rsid w:val="00FA5C68"/>
    <w:rsid w:val="00FA64B6"/>
    <w:rsid w:val="00FA69E5"/>
    <w:rsid w:val="00FA7F95"/>
    <w:rsid w:val="00FB0D17"/>
    <w:rsid w:val="00FB1581"/>
    <w:rsid w:val="00FB34B9"/>
    <w:rsid w:val="00FB48BF"/>
    <w:rsid w:val="00FB4C30"/>
    <w:rsid w:val="00FB584B"/>
    <w:rsid w:val="00FB6EA7"/>
    <w:rsid w:val="00FB73E0"/>
    <w:rsid w:val="00FB7817"/>
    <w:rsid w:val="00FC05A8"/>
    <w:rsid w:val="00FC07A0"/>
    <w:rsid w:val="00FC6C00"/>
    <w:rsid w:val="00FD09D7"/>
    <w:rsid w:val="00FD0B8D"/>
    <w:rsid w:val="00FD26D7"/>
    <w:rsid w:val="00FD3FE6"/>
    <w:rsid w:val="00FE49FA"/>
    <w:rsid w:val="00FE4BE3"/>
    <w:rsid w:val="00FE5C72"/>
    <w:rsid w:val="00FE727D"/>
    <w:rsid w:val="00FF292D"/>
    <w:rsid w:val="00FF4DA3"/>
    <w:rsid w:val="00FF592A"/>
    <w:rsid w:val="00FF64AB"/>
    <w:rsid w:val="00FF71CF"/>
  </w:rsids>
  <m:mathPr>
    <m:mathFont m:val="Cambria Math"/>
    <m:brkBin m:val="before"/>
    <m:brkBinSub m:val="--"/>
    <m:smallFrac/>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0DC63"/>
  <w15:chartTrackingRefBased/>
  <w15:docId w15:val="{A82ED250-6D0D-4880-A5AD-E8B3FA3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93"/>
    <w:rPr>
      <w:rFonts w:ascii="Times New Roman" w:eastAsia="Times New Roman" w:hAnsi="Times New Roman"/>
      <w:noProof/>
      <w:sz w:val="24"/>
      <w:szCs w:val="24"/>
      <w:lang w:val="en-US" w:eastAsia="en-US"/>
    </w:rPr>
  </w:style>
  <w:style w:type="paragraph" w:styleId="Heading1">
    <w:name w:val="heading 1"/>
    <w:aliases w:val="Heading apps,h1,Head1,H 1,A MAJOR/BOLD,Section Heading,H1"/>
    <w:next w:val="BodyText"/>
    <w:link w:val="Heading1Char"/>
    <w:qFormat/>
    <w:rsid w:val="00F70093"/>
    <w:pPr>
      <w:numPr>
        <w:ilvl w:val="1"/>
        <w:numId w:val="1"/>
      </w:numPr>
      <w:spacing w:before="240" w:after="120"/>
      <w:outlineLvl w:val="0"/>
    </w:pPr>
    <w:rPr>
      <w:rFonts w:ascii="Book Antiqua" w:eastAsia="Times New Roman" w:hAnsi="Book Antiqua"/>
      <w:b/>
      <w:caps/>
      <w:sz w:val="18"/>
      <w:u w:val="single"/>
      <w:lang w:val="id-ID" w:eastAsia="id-ID"/>
    </w:rPr>
  </w:style>
  <w:style w:type="paragraph" w:styleId="Heading2">
    <w:name w:val="heading 2"/>
    <w:basedOn w:val="Normal"/>
    <w:next w:val="Normal"/>
    <w:link w:val="Heading2Char"/>
    <w:qFormat/>
    <w:rsid w:val="00F70093"/>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qFormat/>
    <w:rsid w:val="00F70093"/>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F70093"/>
    <w:pPr>
      <w:keepNext/>
      <w:spacing w:before="240" w:after="60"/>
      <w:outlineLvl w:val="3"/>
    </w:pPr>
    <w:rPr>
      <w:rFonts w:ascii="Calibri" w:hAnsi="Calibri"/>
      <w:b/>
      <w:bCs/>
      <w:sz w:val="28"/>
      <w:szCs w:val="28"/>
      <w:lang w:val="x-none" w:eastAsia="x-none"/>
    </w:rPr>
  </w:style>
  <w:style w:type="paragraph" w:styleId="Heading8">
    <w:name w:val="heading 8"/>
    <w:basedOn w:val="Normal"/>
    <w:next w:val="Normal"/>
    <w:link w:val="Heading8Char"/>
    <w:qFormat/>
    <w:rsid w:val="00F70093"/>
    <w:pPr>
      <w:widowControl w:val="0"/>
      <w:suppressAutoHyphens/>
      <w:spacing w:before="240" w:after="60"/>
      <w:jc w:val="both"/>
      <w:outlineLvl w:val="7"/>
    </w:pPr>
    <w:rPr>
      <w:rFonts w:ascii="Arial" w:hAnsi="Arial"/>
      <w:i/>
      <w:szCs w:val="20"/>
      <w:lang w:val="x-none" w:eastAsia="x-none"/>
    </w:rPr>
  </w:style>
  <w:style w:type="paragraph" w:styleId="Heading9">
    <w:name w:val="heading 9"/>
    <w:basedOn w:val="Normal"/>
    <w:next w:val="Normal"/>
    <w:link w:val="Heading9Char"/>
    <w:qFormat/>
    <w:rsid w:val="00F70093"/>
    <w:pPr>
      <w:numPr>
        <w:ilvl w:val="8"/>
        <w:numId w:val="5"/>
      </w:numPr>
      <w:spacing w:before="240" w:after="60"/>
      <w:outlineLvl w:val="8"/>
    </w:pPr>
    <w:rPr>
      <w:b/>
      <w:i/>
      <w:sz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70093"/>
    <w:pPr>
      <w:tabs>
        <w:tab w:val="num" w:pos="4560"/>
      </w:tabs>
      <w:spacing w:after="220"/>
      <w:ind w:left="4560" w:hanging="720"/>
      <w:jc w:val="both"/>
    </w:pPr>
    <w:rPr>
      <w:rFonts w:ascii="Book Antiqua" w:eastAsia="MS Gothic" w:hAnsi="Book Antiqua"/>
      <w:lang w:val="en-US" w:eastAsia="en-US"/>
    </w:rPr>
  </w:style>
  <w:style w:type="character" w:customStyle="1" w:styleId="BodyTextChar">
    <w:name w:val="Body Text Char"/>
    <w:link w:val="BodyText"/>
    <w:rsid w:val="00F70093"/>
    <w:rPr>
      <w:rFonts w:ascii="Book Antiqua" w:eastAsia="MS Gothic" w:hAnsi="Book Antiqua"/>
      <w:lang w:val="en-US" w:eastAsia="en-US" w:bidi="ar-SA"/>
    </w:rPr>
  </w:style>
  <w:style w:type="character" w:customStyle="1" w:styleId="Heading1Char">
    <w:name w:val="Heading 1 Char"/>
    <w:aliases w:val="Heading apps Char,h1 Char,Head1 Char,H 1 Char,A MAJOR/BOLD Char,Section Heading Char,H1 Char"/>
    <w:link w:val="Heading1"/>
    <w:rsid w:val="00F70093"/>
    <w:rPr>
      <w:rFonts w:ascii="Book Antiqua" w:eastAsia="Times New Roman" w:hAnsi="Book Antiqua"/>
      <w:b/>
      <w:caps/>
      <w:sz w:val="18"/>
      <w:u w:val="single"/>
      <w:lang w:val="id-ID" w:eastAsia="id-ID"/>
    </w:rPr>
  </w:style>
  <w:style w:type="character" w:customStyle="1" w:styleId="Heading2Char">
    <w:name w:val="Heading 2 Char"/>
    <w:link w:val="Heading2"/>
    <w:rsid w:val="00F70093"/>
    <w:rPr>
      <w:rFonts w:ascii="Cambria" w:eastAsia="Times New Roman" w:hAnsi="Cambria" w:cs="Times New Roman"/>
      <w:b/>
      <w:bCs/>
      <w:i/>
      <w:iCs/>
      <w:noProof/>
      <w:sz w:val="28"/>
      <w:szCs w:val="28"/>
    </w:rPr>
  </w:style>
  <w:style w:type="character" w:customStyle="1" w:styleId="Heading3Char">
    <w:name w:val="Heading 3 Char"/>
    <w:link w:val="Heading3"/>
    <w:rsid w:val="00F70093"/>
    <w:rPr>
      <w:rFonts w:ascii="Cambria" w:eastAsia="Times New Roman" w:hAnsi="Cambria" w:cs="Times New Roman"/>
      <w:b/>
      <w:bCs/>
      <w:noProof/>
      <w:sz w:val="26"/>
      <w:szCs w:val="26"/>
    </w:rPr>
  </w:style>
  <w:style w:type="character" w:customStyle="1" w:styleId="Heading4Char">
    <w:name w:val="Heading 4 Char"/>
    <w:link w:val="Heading4"/>
    <w:rsid w:val="00F70093"/>
    <w:rPr>
      <w:rFonts w:ascii="Calibri" w:eastAsia="Times New Roman" w:hAnsi="Calibri" w:cs="Times New Roman"/>
      <w:b/>
      <w:bCs/>
      <w:noProof/>
      <w:sz w:val="28"/>
      <w:szCs w:val="28"/>
    </w:rPr>
  </w:style>
  <w:style w:type="character" w:customStyle="1" w:styleId="Heading8Char">
    <w:name w:val="Heading 8 Char"/>
    <w:link w:val="Heading8"/>
    <w:rsid w:val="00F70093"/>
    <w:rPr>
      <w:rFonts w:ascii="Arial" w:eastAsia="Times New Roman" w:hAnsi="Arial" w:cs="Times New Roman"/>
      <w:i/>
      <w:noProof/>
      <w:sz w:val="24"/>
      <w:szCs w:val="20"/>
    </w:rPr>
  </w:style>
  <w:style w:type="character" w:customStyle="1" w:styleId="Heading9Char">
    <w:name w:val="Heading 9 Char"/>
    <w:link w:val="Heading9"/>
    <w:rsid w:val="00F70093"/>
    <w:rPr>
      <w:rFonts w:ascii="Times New Roman" w:eastAsia="Times New Roman" w:hAnsi="Times New Roman"/>
      <w:b/>
      <w:i/>
      <w:noProof/>
      <w:sz w:val="18"/>
      <w:szCs w:val="24"/>
      <w:lang w:val="x-none" w:eastAsia="x-none"/>
    </w:rPr>
  </w:style>
  <w:style w:type="paragraph" w:styleId="BodyText2">
    <w:name w:val="Body Text 2"/>
    <w:basedOn w:val="BodyText"/>
    <w:link w:val="BodyText2Char"/>
    <w:rsid w:val="00F70093"/>
    <w:pPr>
      <w:numPr>
        <w:ilvl w:val="4"/>
      </w:numPr>
      <w:tabs>
        <w:tab w:val="num" w:pos="4560"/>
      </w:tabs>
      <w:ind w:left="4560" w:hanging="720"/>
    </w:pPr>
    <w:rPr>
      <w:lang w:val="x-none" w:eastAsia="x-none"/>
    </w:rPr>
  </w:style>
  <w:style w:type="character" w:customStyle="1" w:styleId="BodyText2Char">
    <w:name w:val="Body Text 2 Char"/>
    <w:link w:val="BodyText2"/>
    <w:rsid w:val="00F70093"/>
    <w:rPr>
      <w:rFonts w:ascii="Book Antiqua" w:eastAsia="MS Gothic" w:hAnsi="Book Antiqua" w:cs="Times New Roman"/>
      <w:sz w:val="20"/>
      <w:szCs w:val="20"/>
    </w:rPr>
  </w:style>
  <w:style w:type="paragraph" w:styleId="BodyText3">
    <w:name w:val="Body Text 3"/>
    <w:basedOn w:val="BodyText"/>
    <w:link w:val="BodyText3Char"/>
    <w:rsid w:val="00F70093"/>
    <w:pPr>
      <w:numPr>
        <w:ilvl w:val="6"/>
      </w:numPr>
      <w:tabs>
        <w:tab w:val="num" w:pos="4560"/>
      </w:tabs>
      <w:ind w:left="4560" w:hanging="720"/>
    </w:pPr>
    <w:rPr>
      <w:lang w:val="x-none" w:eastAsia="x-none"/>
    </w:rPr>
  </w:style>
  <w:style w:type="character" w:customStyle="1" w:styleId="BodyText3Char">
    <w:name w:val="Body Text 3 Char"/>
    <w:link w:val="BodyText3"/>
    <w:rsid w:val="00F70093"/>
    <w:rPr>
      <w:rFonts w:ascii="Book Antiqua" w:eastAsia="MS Gothic" w:hAnsi="Book Antiqua" w:cs="Times New Roman"/>
      <w:sz w:val="20"/>
      <w:szCs w:val="20"/>
    </w:rPr>
  </w:style>
  <w:style w:type="paragraph" w:styleId="Title">
    <w:name w:val="Title"/>
    <w:basedOn w:val="Normal"/>
    <w:link w:val="TitleChar"/>
    <w:qFormat/>
    <w:rsid w:val="00F70093"/>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lang w:val="x-none" w:eastAsia="x-none"/>
    </w:rPr>
  </w:style>
  <w:style w:type="character" w:customStyle="1" w:styleId="TitleChar">
    <w:name w:val="Title Char"/>
    <w:link w:val="Title"/>
    <w:rsid w:val="00F70093"/>
    <w:rPr>
      <w:rFonts w:ascii="Book Antiqua" w:eastAsia="Batang" w:hAnsi="Book Antiqua"/>
      <w:b/>
      <w:caps/>
      <w:spacing w:val="20"/>
      <w:kern w:val="28"/>
      <w:sz w:val="28"/>
      <w:u w:val="single"/>
      <w:lang w:val="x-none" w:eastAsia="x-none"/>
    </w:rPr>
  </w:style>
  <w:style w:type="paragraph" w:styleId="BodyTextIndent">
    <w:name w:val="Body Text Indent"/>
    <w:basedOn w:val="BodyText"/>
    <w:link w:val="BodyTextIndentChar"/>
    <w:rsid w:val="00F70093"/>
    <w:pPr>
      <w:keepNext/>
      <w:keepLines/>
      <w:tabs>
        <w:tab w:val="clear" w:pos="4560"/>
        <w:tab w:val="num" w:pos="720"/>
      </w:tabs>
      <w:ind w:left="720"/>
    </w:pPr>
    <w:rPr>
      <w:lang w:val="x-none" w:eastAsia="x-none"/>
    </w:rPr>
  </w:style>
  <w:style w:type="character" w:customStyle="1" w:styleId="BodyTextIndentChar">
    <w:name w:val="Body Text Indent Char"/>
    <w:link w:val="BodyTextIndent"/>
    <w:rsid w:val="00F70093"/>
    <w:rPr>
      <w:rFonts w:ascii="Book Antiqua" w:eastAsia="MS Gothic" w:hAnsi="Book Antiqua" w:cs="Times New Roman"/>
      <w:snapToGrid/>
      <w:sz w:val="20"/>
      <w:szCs w:val="20"/>
    </w:rPr>
  </w:style>
  <w:style w:type="paragraph" w:styleId="BodyTextIndent2">
    <w:name w:val="Body Text Indent 2"/>
    <w:basedOn w:val="BodyText2"/>
    <w:link w:val="BodyTextIndent2Char"/>
    <w:rsid w:val="00F70093"/>
    <w:pPr>
      <w:numPr>
        <w:ilvl w:val="0"/>
      </w:numPr>
      <w:tabs>
        <w:tab w:val="num" w:pos="1080"/>
        <w:tab w:val="num" w:pos="4560"/>
      </w:tabs>
      <w:ind w:left="1080" w:hanging="360"/>
    </w:pPr>
    <w:rPr>
      <w:color w:val="000000"/>
    </w:rPr>
  </w:style>
  <w:style w:type="character" w:customStyle="1" w:styleId="BodyTextIndent2Char">
    <w:name w:val="Body Text Indent 2 Char"/>
    <w:link w:val="BodyTextIndent2"/>
    <w:rsid w:val="00F70093"/>
    <w:rPr>
      <w:rFonts w:ascii="Book Antiqua" w:eastAsia="MS Gothic" w:hAnsi="Book Antiqua" w:cs="Times New Roman"/>
      <w:snapToGrid/>
      <w:color w:val="000000"/>
      <w:sz w:val="20"/>
      <w:szCs w:val="20"/>
    </w:rPr>
  </w:style>
  <w:style w:type="paragraph" w:styleId="BodyTextIndent3">
    <w:name w:val="Body Text Indent 3"/>
    <w:basedOn w:val="BodyText3"/>
    <w:link w:val="BodyTextIndent3Char"/>
    <w:rsid w:val="00F70093"/>
    <w:pPr>
      <w:numPr>
        <w:ilvl w:val="0"/>
      </w:numPr>
      <w:tabs>
        <w:tab w:val="num" w:pos="1800"/>
        <w:tab w:val="num" w:pos="4560"/>
      </w:tabs>
      <w:ind w:left="1800" w:hanging="720"/>
    </w:pPr>
  </w:style>
  <w:style w:type="character" w:customStyle="1" w:styleId="BodyTextIndent3Char">
    <w:name w:val="Body Text Indent 3 Char"/>
    <w:link w:val="BodyTextIndent3"/>
    <w:rsid w:val="00F70093"/>
    <w:rPr>
      <w:rFonts w:ascii="Book Antiqua" w:eastAsia="MS Gothic" w:hAnsi="Book Antiqua" w:cs="Times New Roman"/>
      <w:snapToGrid/>
      <w:sz w:val="20"/>
      <w:szCs w:val="20"/>
    </w:rPr>
  </w:style>
  <w:style w:type="paragraph" w:styleId="Header">
    <w:name w:val="header"/>
    <w:basedOn w:val="Normal"/>
    <w:link w:val="HeaderChar"/>
    <w:uiPriority w:val="99"/>
    <w:rsid w:val="00F70093"/>
    <w:pPr>
      <w:tabs>
        <w:tab w:val="center" w:pos="4320"/>
        <w:tab w:val="right" w:pos="8640"/>
      </w:tabs>
    </w:pPr>
    <w:rPr>
      <w:lang w:val="x-none" w:eastAsia="x-none"/>
    </w:rPr>
  </w:style>
  <w:style w:type="character" w:customStyle="1" w:styleId="HeaderChar">
    <w:name w:val="Header Char"/>
    <w:link w:val="Header"/>
    <w:uiPriority w:val="99"/>
    <w:rsid w:val="00F70093"/>
    <w:rPr>
      <w:rFonts w:ascii="Times New Roman" w:eastAsia="Times New Roman" w:hAnsi="Times New Roman" w:cs="Times New Roman"/>
      <w:noProof/>
      <w:sz w:val="24"/>
      <w:szCs w:val="24"/>
    </w:rPr>
  </w:style>
  <w:style w:type="paragraph" w:styleId="Footer">
    <w:name w:val="footer"/>
    <w:basedOn w:val="Normal"/>
    <w:link w:val="FooterChar"/>
    <w:qFormat/>
    <w:rsid w:val="00F70093"/>
    <w:pPr>
      <w:tabs>
        <w:tab w:val="center" w:pos="4320"/>
        <w:tab w:val="right" w:pos="8640"/>
      </w:tabs>
    </w:pPr>
    <w:rPr>
      <w:lang w:val="x-none" w:eastAsia="x-none"/>
    </w:rPr>
  </w:style>
  <w:style w:type="character" w:customStyle="1" w:styleId="FooterChar">
    <w:name w:val="Footer Char"/>
    <w:link w:val="Footer"/>
    <w:qFormat/>
    <w:rsid w:val="00F70093"/>
    <w:rPr>
      <w:rFonts w:ascii="Times New Roman" w:eastAsia="Times New Roman" w:hAnsi="Times New Roman" w:cs="Times New Roman"/>
      <w:noProof/>
      <w:sz w:val="24"/>
      <w:szCs w:val="24"/>
    </w:rPr>
  </w:style>
  <w:style w:type="character" w:styleId="PageNumber">
    <w:name w:val="page number"/>
    <w:basedOn w:val="DefaultParagraphFont"/>
    <w:rsid w:val="00F70093"/>
  </w:style>
  <w:style w:type="character" w:styleId="Hyperlink">
    <w:name w:val="Hyperlink"/>
    <w:rsid w:val="00F70093"/>
    <w:rPr>
      <w:color w:val="0000FF"/>
      <w:u w:val="single"/>
    </w:rPr>
  </w:style>
  <w:style w:type="paragraph" w:styleId="CommentText">
    <w:name w:val="annotation text"/>
    <w:basedOn w:val="Normal"/>
    <w:link w:val="CommentTextChar"/>
    <w:uiPriority w:val="99"/>
    <w:qFormat/>
    <w:rsid w:val="00F70093"/>
    <w:rPr>
      <w:sz w:val="20"/>
      <w:szCs w:val="20"/>
      <w:lang w:val="x-none" w:eastAsia="x-none"/>
    </w:rPr>
  </w:style>
  <w:style w:type="character" w:customStyle="1" w:styleId="CommentTextChar">
    <w:name w:val="Comment Text Char"/>
    <w:link w:val="CommentText"/>
    <w:uiPriority w:val="99"/>
    <w:qFormat/>
    <w:rsid w:val="00F70093"/>
    <w:rPr>
      <w:rFonts w:ascii="Times New Roman" w:eastAsia="Times New Roman" w:hAnsi="Times New Roman" w:cs="Times New Roman"/>
      <w:noProof/>
      <w:sz w:val="20"/>
      <w:szCs w:val="20"/>
    </w:rPr>
  </w:style>
  <w:style w:type="character" w:customStyle="1" w:styleId="CommentSubjectChar">
    <w:name w:val="Comment Subject Char"/>
    <w:link w:val="CommentSubject"/>
    <w:semiHidden/>
    <w:rsid w:val="00F70093"/>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F70093"/>
    <w:rPr>
      <w:b/>
      <w:bCs/>
    </w:rPr>
  </w:style>
  <w:style w:type="paragraph" w:styleId="BalloonText">
    <w:name w:val="Balloon Text"/>
    <w:basedOn w:val="Normal"/>
    <w:link w:val="BalloonTextChar"/>
    <w:semiHidden/>
    <w:rsid w:val="00F70093"/>
    <w:rPr>
      <w:rFonts w:ascii="Tahoma" w:hAnsi="Tahoma"/>
      <w:sz w:val="16"/>
      <w:szCs w:val="16"/>
      <w:lang w:val="x-none" w:eastAsia="x-none"/>
    </w:rPr>
  </w:style>
  <w:style w:type="character" w:customStyle="1" w:styleId="BalloonTextChar">
    <w:name w:val="Balloon Text Char"/>
    <w:link w:val="BalloonText"/>
    <w:semiHidden/>
    <w:rsid w:val="00F70093"/>
    <w:rPr>
      <w:rFonts w:ascii="Tahoma" w:eastAsia="Times New Roman" w:hAnsi="Tahoma" w:cs="Tahoma"/>
      <w:noProof/>
      <w:sz w:val="16"/>
      <w:szCs w:val="16"/>
    </w:rPr>
  </w:style>
  <w:style w:type="paragraph" w:customStyle="1" w:styleId="CharChar1CharCharCharCharCharCharCharCharChar1Char">
    <w:name w:val="Char Char1 Char Char Char Char Char Char Char Char Char1 Char"/>
    <w:basedOn w:val="Normal"/>
    <w:rsid w:val="00F70093"/>
    <w:pPr>
      <w:spacing w:after="160" w:line="240" w:lineRule="exact"/>
    </w:pPr>
    <w:rPr>
      <w:rFonts w:ascii="Verdana" w:eastAsia="SimSun" w:hAnsi="Verdana" w:cs="Verdana"/>
      <w:sz w:val="20"/>
      <w:szCs w:val="20"/>
      <w:lang w:val="en-GB" w:eastAsia="zh-CN"/>
    </w:rPr>
  </w:style>
  <w:style w:type="paragraph" w:styleId="ListParagraph">
    <w:name w:val="List Paragraph"/>
    <w:aliases w:val="Grafik,List Paragraph11,Colorful List - Accent 11,Space Bullets,Bulet1,para1,numbered,Paragraphe de liste1,Bulletr List Paragraph,列出段落,列出段落1,Bullet List,FooterText,List Paragraph2,List Paragraph21,Parágrafo da Lista1,Table,Grafik 3,kepala"/>
    <w:basedOn w:val="Normal"/>
    <w:link w:val="ListParagraphChar"/>
    <w:uiPriority w:val="34"/>
    <w:qFormat/>
    <w:rsid w:val="00F70093"/>
    <w:pPr>
      <w:spacing w:line="300" w:lineRule="atLeast"/>
      <w:ind w:left="720"/>
      <w:contextualSpacing/>
      <w:jc w:val="both"/>
    </w:pPr>
    <w:rPr>
      <w:noProof w:val="0"/>
      <w:lang w:val="x-none" w:eastAsia="x-none"/>
    </w:rPr>
  </w:style>
  <w:style w:type="paragraph" w:styleId="ListBullet">
    <w:name w:val="List Bullet"/>
    <w:basedOn w:val="Normal"/>
    <w:autoRedefine/>
    <w:rsid w:val="0052295B"/>
    <w:pPr>
      <w:autoSpaceDE w:val="0"/>
      <w:autoSpaceDN w:val="0"/>
      <w:adjustRightInd w:val="0"/>
      <w:spacing w:line="276" w:lineRule="auto"/>
      <w:ind w:left="1418"/>
      <w:jc w:val="both"/>
    </w:pPr>
    <w:rPr>
      <w:rFonts w:ascii="Calibri" w:hAnsi="Calibri"/>
      <w:noProof w:val="0"/>
      <w:color w:val="000000"/>
      <w:sz w:val="22"/>
      <w:szCs w:val="22"/>
      <w:lang w:val="sv-SE"/>
    </w:rPr>
  </w:style>
  <w:style w:type="character" w:styleId="CommentReference">
    <w:name w:val="annotation reference"/>
    <w:uiPriority w:val="99"/>
    <w:unhideWhenUsed/>
    <w:qFormat/>
    <w:rsid w:val="00F52281"/>
    <w:rPr>
      <w:sz w:val="16"/>
      <w:szCs w:val="16"/>
    </w:rPr>
  </w:style>
  <w:style w:type="paragraph" w:styleId="Revision">
    <w:name w:val="Revision"/>
    <w:hidden/>
    <w:uiPriority w:val="99"/>
    <w:semiHidden/>
    <w:rsid w:val="00BF5D8A"/>
    <w:rPr>
      <w:rFonts w:ascii="Times New Roman" w:eastAsia="Times New Roman" w:hAnsi="Times New Roman"/>
      <w:noProof/>
      <w:sz w:val="24"/>
      <w:szCs w:val="24"/>
      <w:lang w:val="en-US" w:eastAsia="en-US"/>
    </w:rPr>
  </w:style>
  <w:style w:type="character" w:customStyle="1" w:styleId="apple-style-span">
    <w:name w:val="apple-style-span"/>
    <w:basedOn w:val="DefaultParagraphFont"/>
    <w:rsid w:val="0032651E"/>
  </w:style>
  <w:style w:type="table" w:styleId="TableGrid">
    <w:name w:val="Table Grid"/>
    <w:basedOn w:val="TableNormal"/>
    <w:uiPriority w:val="39"/>
    <w:rsid w:val="00DB2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Grafik Char,List Paragraph11 Char,Colorful List - Accent 11 Char,Space Bullets Char,Bulet1 Char,para1 Char,numbered Char,Paragraphe de liste1 Char,Bulletr List Paragraph Char,列出段落 Char,列出段落1 Char,Bullet List Char,FooterText Char"/>
    <w:link w:val="ListParagraph"/>
    <w:uiPriority w:val="34"/>
    <w:qFormat/>
    <w:rsid w:val="005A3F96"/>
    <w:rPr>
      <w:rFonts w:ascii="Times New Roman" w:eastAsia="Times New Roman" w:hAnsi="Times New Roman"/>
      <w:sz w:val="24"/>
      <w:szCs w:val="24"/>
    </w:rPr>
  </w:style>
  <w:style w:type="paragraph" w:styleId="NormalWeb">
    <w:name w:val="Normal (Web)"/>
    <w:basedOn w:val="Normal"/>
    <w:uiPriority w:val="99"/>
    <w:unhideWhenUsed/>
    <w:qFormat/>
    <w:rsid w:val="004F420A"/>
    <w:pPr>
      <w:spacing w:before="100" w:beforeAutospacing="1" w:after="100" w:afterAutospacing="1"/>
    </w:pPr>
    <w:rPr>
      <w:noProof w:val="0"/>
    </w:rPr>
  </w:style>
  <w:style w:type="paragraph" w:customStyle="1" w:styleId="Default">
    <w:name w:val="Default"/>
    <w:rsid w:val="00B64552"/>
    <w:pPr>
      <w:autoSpaceDE w:val="0"/>
      <w:autoSpaceDN w:val="0"/>
      <w:adjustRightInd w:val="0"/>
    </w:pPr>
    <w:rPr>
      <w:rFonts w:ascii="Verdana" w:hAnsi="Verdana" w:cs="Verdana"/>
      <w:color w:val="000000"/>
      <w:sz w:val="24"/>
      <w:szCs w:val="24"/>
      <w:lang w:val="id-ID" w:eastAsia="id-ID"/>
    </w:rPr>
  </w:style>
  <w:style w:type="character" w:styleId="FollowedHyperlink">
    <w:name w:val="FollowedHyperlink"/>
    <w:uiPriority w:val="99"/>
    <w:semiHidden/>
    <w:unhideWhenUsed/>
    <w:rsid w:val="00084536"/>
    <w:rPr>
      <w:color w:val="954F72"/>
      <w:u w:val="single"/>
    </w:rPr>
  </w:style>
  <w:style w:type="table" w:customStyle="1" w:styleId="TableGrid1">
    <w:name w:val="Table Grid1"/>
    <w:basedOn w:val="TableNormal"/>
    <w:next w:val="TableGrid"/>
    <w:uiPriority w:val="59"/>
    <w:rsid w:val="005427CE"/>
    <w:rPr>
      <w:rFonts w:eastAsiaTheme="minorHAnsi"/>
      <w:sz w:val="22"/>
      <w:szCs w:val="22"/>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contentpara">
    <w:name w:val="commentcontentpara"/>
    <w:basedOn w:val="Normal"/>
    <w:rsid w:val="001A59A7"/>
    <w:pPr>
      <w:spacing w:before="100" w:beforeAutospacing="1" w:after="100" w:afterAutospacing="1"/>
    </w:pPr>
    <w:rPr>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49775">
      <w:bodyDiv w:val="1"/>
      <w:marLeft w:val="0"/>
      <w:marRight w:val="0"/>
      <w:marTop w:val="0"/>
      <w:marBottom w:val="0"/>
      <w:divBdr>
        <w:top w:val="none" w:sz="0" w:space="0" w:color="auto"/>
        <w:left w:val="none" w:sz="0" w:space="0" w:color="auto"/>
        <w:bottom w:val="none" w:sz="0" w:space="0" w:color="auto"/>
        <w:right w:val="none" w:sz="0" w:space="0" w:color="auto"/>
      </w:divBdr>
    </w:div>
    <w:div w:id="119690467">
      <w:bodyDiv w:val="1"/>
      <w:marLeft w:val="0"/>
      <w:marRight w:val="0"/>
      <w:marTop w:val="0"/>
      <w:marBottom w:val="0"/>
      <w:divBdr>
        <w:top w:val="none" w:sz="0" w:space="0" w:color="auto"/>
        <w:left w:val="none" w:sz="0" w:space="0" w:color="auto"/>
        <w:bottom w:val="none" w:sz="0" w:space="0" w:color="auto"/>
        <w:right w:val="none" w:sz="0" w:space="0" w:color="auto"/>
      </w:divBdr>
    </w:div>
    <w:div w:id="148906280">
      <w:bodyDiv w:val="1"/>
      <w:marLeft w:val="0"/>
      <w:marRight w:val="0"/>
      <w:marTop w:val="0"/>
      <w:marBottom w:val="0"/>
      <w:divBdr>
        <w:top w:val="none" w:sz="0" w:space="0" w:color="auto"/>
        <w:left w:val="none" w:sz="0" w:space="0" w:color="auto"/>
        <w:bottom w:val="none" w:sz="0" w:space="0" w:color="auto"/>
        <w:right w:val="none" w:sz="0" w:space="0" w:color="auto"/>
      </w:divBdr>
    </w:div>
    <w:div w:id="286546011">
      <w:bodyDiv w:val="1"/>
      <w:marLeft w:val="0"/>
      <w:marRight w:val="0"/>
      <w:marTop w:val="0"/>
      <w:marBottom w:val="0"/>
      <w:divBdr>
        <w:top w:val="none" w:sz="0" w:space="0" w:color="auto"/>
        <w:left w:val="none" w:sz="0" w:space="0" w:color="auto"/>
        <w:bottom w:val="none" w:sz="0" w:space="0" w:color="auto"/>
        <w:right w:val="none" w:sz="0" w:space="0" w:color="auto"/>
      </w:divBdr>
      <w:divsChild>
        <w:div w:id="1252541288">
          <w:marLeft w:val="0"/>
          <w:marRight w:val="0"/>
          <w:marTop w:val="0"/>
          <w:marBottom w:val="0"/>
          <w:divBdr>
            <w:top w:val="none" w:sz="0" w:space="0" w:color="auto"/>
            <w:left w:val="none" w:sz="0" w:space="0" w:color="auto"/>
            <w:bottom w:val="none" w:sz="0" w:space="0" w:color="auto"/>
            <w:right w:val="none" w:sz="0" w:space="0" w:color="auto"/>
          </w:divBdr>
          <w:divsChild>
            <w:div w:id="1407146339">
              <w:marLeft w:val="0"/>
              <w:marRight w:val="0"/>
              <w:marTop w:val="0"/>
              <w:marBottom w:val="0"/>
              <w:divBdr>
                <w:top w:val="none" w:sz="0" w:space="0" w:color="auto"/>
                <w:left w:val="none" w:sz="0" w:space="0" w:color="auto"/>
                <w:bottom w:val="none" w:sz="0" w:space="0" w:color="auto"/>
                <w:right w:val="none" w:sz="0" w:space="0" w:color="auto"/>
              </w:divBdr>
              <w:divsChild>
                <w:div w:id="1839222635">
                  <w:marLeft w:val="0"/>
                  <w:marRight w:val="0"/>
                  <w:marTop w:val="0"/>
                  <w:marBottom w:val="0"/>
                  <w:divBdr>
                    <w:top w:val="none" w:sz="0" w:space="0" w:color="auto"/>
                    <w:left w:val="none" w:sz="0" w:space="0" w:color="auto"/>
                    <w:bottom w:val="none" w:sz="0" w:space="0" w:color="auto"/>
                    <w:right w:val="none" w:sz="0" w:space="0" w:color="auto"/>
                  </w:divBdr>
                  <w:divsChild>
                    <w:div w:id="20790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428">
          <w:marLeft w:val="0"/>
          <w:marRight w:val="0"/>
          <w:marTop w:val="0"/>
          <w:marBottom w:val="0"/>
          <w:divBdr>
            <w:top w:val="none" w:sz="0" w:space="0" w:color="auto"/>
            <w:left w:val="none" w:sz="0" w:space="0" w:color="auto"/>
            <w:bottom w:val="none" w:sz="0" w:space="0" w:color="auto"/>
            <w:right w:val="none" w:sz="0" w:space="0" w:color="auto"/>
          </w:divBdr>
          <w:divsChild>
            <w:div w:id="1202211838">
              <w:marLeft w:val="0"/>
              <w:marRight w:val="0"/>
              <w:marTop w:val="0"/>
              <w:marBottom w:val="0"/>
              <w:divBdr>
                <w:top w:val="none" w:sz="0" w:space="0" w:color="auto"/>
                <w:left w:val="none" w:sz="0" w:space="0" w:color="auto"/>
                <w:bottom w:val="none" w:sz="0" w:space="0" w:color="auto"/>
                <w:right w:val="none" w:sz="0" w:space="0" w:color="auto"/>
              </w:divBdr>
              <w:divsChild>
                <w:div w:id="618533954">
                  <w:marLeft w:val="0"/>
                  <w:marRight w:val="0"/>
                  <w:marTop w:val="0"/>
                  <w:marBottom w:val="0"/>
                  <w:divBdr>
                    <w:top w:val="none" w:sz="0" w:space="0" w:color="auto"/>
                    <w:left w:val="none" w:sz="0" w:space="0" w:color="auto"/>
                    <w:bottom w:val="none" w:sz="0" w:space="0" w:color="auto"/>
                    <w:right w:val="none" w:sz="0" w:space="0" w:color="auto"/>
                  </w:divBdr>
                  <w:divsChild>
                    <w:div w:id="9011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311648">
      <w:bodyDiv w:val="1"/>
      <w:marLeft w:val="0"/>
      <w:marRight w:val="0"/>
      <w:marTop w:val="0"/>
      <w:marBottom w:val="0"/>
      <w:divBdr>
        <w:top w:val="none" w:sz="0" w:space="0" w:color="auto"/>
        <w:left w:val="none" w:sz="0" w:space="0" w:color="auto"/>
        <w:bottom w:val="none" w:sz="0" w:space="0" w:color="auto"/>
        <w:right w:val="none" w:sz="0" w:space="0" w:color="auto"/>
      </w:divBdr>
    </w:div>
    <w:div w:id="710225532">
      <w:bodyDiv w:val="1"/>
      <w:marLeft w:val="0"/>
      <w:marRight w:val="0"/>
      <w:marTop w:val="0"/>
      <w:marBottom w:val="0"/>
      <w:divBdr>
        <w:top w:val="none" w:sz="0" w:space="0" w:color="auto"/>
        <w:left w:val="none" w:sz="0" w:space="0" w:color="auto"/>
        <w:bottom w:val="none" w:sz="0" w:space="0" w:color="auto"/>
        <w:right w:val="none" w:sz="0" w:space="0" w:color="auto"/>
      </w:divBdr>
    </w:div>
    <w:div w:id="819661461">
      <w:bodyDiv w:val="1"/>
      <w:marLeft w:val="0"/>
      <w:marRight w:val="0"/>
      <w:marTop w:val="0"/>
      <w:marBottom w:val="0"/>
      <w:divBdr>
        <w:top w:val="none" w:sz="0" w:space="0" w:color="auto"/>
        <w:left w:val="none" w:sz="0" w:space="0" w:color="auto"/>
        <w:bottom w:val="none" w:sz="0" w:space="0" w:color="auto"/>
        <w:right w:val="none" w:sz="0" w:space="0" w:color="auto"/>
      </w:divBdr>
    </w:div>
    <w:div w:id="993142301">
      <w:bodyDiv w:val="1"/>
      <w:marLeft w:val="0"/>
      <w:marRight w:val="0"/>
      <w:marTop w:val="0"/>
      <w:marBottom w:val="0"/>
      <w:divBdr>
        <w:top w:val="none" w:sz="0" w:space="0" w:color="auto"/>
        <w:left w:val="none" w:sz="0" w:space="0" w:color="auto"/>
        <w:bottom w:val="none" w:sz="0" w:space="0" w:color="auto"/>
        <w:right w:val="none" w:sz="0" w:space="0" w:color="auto"/>
      </w:divBdr>
    </w:div>
    <w:div w:id="1330517571">
      <w:bodyDiv w:val="1"/>
      <w:marLeft w:val="0"/>
      <w:marRight w:val="0"/>
      <w:marTop w:val="0"/>
      <w:marBottom w:val="0"/>
      <w:divBdr>
        <w:top w:val="none" w:sz="0" w:space="0" w:color="auto"/>
        <w:left w:val="none" w:sz="0" w:space="0" w:color="auto"/>
        <w:bottom w:val="none" w:sz="0" w:space="0" w:color="auto"/>
        <w:right w:val="none" w:sz="0" w:space="0" w:color="auto"/>
      </w:divBdr>
    </w:div>
    <w:div w:id="1405175821">
      <w:bodyDiv w:val="1"/>
      <w:marLeft w:val="0"/>
      <w:marRight w:val="0"/>
      <w:marTop w:val="0"/>
      <w:marBottom w:val="0"/>
      <w:divBdr>
        <w:top w:val="none" w:sz="0" w:space="0" w:color="auto"/>
        <w:left w:val="none" w:sz="0" w:space="0" w:color="auto"/>
        <w:bottom w:val="none" w:sz="0" w:space="0" w:color="auto"/>
        <w:right w:val="none" w:sz="0" w:space="0" w:color="auto"/>
      </w:divBdr>
    </w:div>
    <w:div w:id="1539053525">
      <w:bodyDiv w:val="1"/>
      <w:marLeft w:val="0"/>
      <w:marRight w:val="0"/>
      <w:marTop w:val="0"/>
      <w:marBottom w:val="0"/>
      <w:divBdr>
        <w:top w:val="none" w:sz="0" w:space="0" w:color="auto"/>
        <w:left w:val="none" w:sz="0" w:space="0" w:color="auto"/>
        <w:bottom w:val="none" w:sz="0" w:space="0" w:color="auto"/>
        <w:right w:val="none" w:sz="0" w:space="0" w:color="auto"/>
      </w:divBdr>
      <w:divsChild>
        <w:div w:id="759448566">
          <w:marLeft w:val="0"/>
          <w:marRight w:val="0"/>
          <w:marTop w:val="0"/>
          <w:marBottom w:val="0"/>
          <w:divBdr>
            <w:top w:val="none" w:sz="0" w:space="0" w:color="auto"/>
            <w:left w:val="none" w:sz="0" w:space="0" w:color="auto"/>
            <w:bottom w:val="none" w:sz="0" w:space="0" w:color="auto"/>
            <w:right w:val="none" w:sz="0" w:space="0" w:color="auto"/>
          </w:divBdr>
          <w:divsChild>
            <w:div w:id="19632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6968">
      <w:bodyDiv w:val="1"/>
      <w:marLeft w:val="0"/>
      <w:marRight w:val="0"/>
      <w:marTop w:val="0"/>
      <w:marBottom w:val="0"/>
      <w:divBdr>
        <w:top w:val="none" w:sz="0" w:space="0" w:color="auto"/>
        <w:left w:val="none" w:sz="0" w:space="0" w:color="auto"/>
        <w:bottom w:val="none" w:sz="0" w:space="0" w:color="auto"/>
        <w:right w:val="none" w:sz="0" w:space="0" w:color="auto"/>
      </w:divBdr>
      <w:divsChild>
        <w:div w:id="2030256002">
          <w:marLeft w:val="0"/>
          <w:marRight w:val="0"/>
          <w:marTop w:val="0"/>
          <w:marBottom w:val="0"/>
          <w:divBdr>
            <w:top w:val="none" w:sz="0" w:space="0" w:color="auto"/>
            <w:left w:val="none" w:sz="0" w:space="0" w:color="auto"/>
            <w:bottom w:val="none" w:sz="0" w:space="0" w:color="auto"/>
            <w:right w:val="none" w:sz="0" w:space="0" w:color="auto"/>
          </w:divBdr>
        </w:div>
      </w:divsChild>
    </w:div>
    <w:div w:id="204223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microsoft.com/office/2007/relationships/hdphoto" Target="media/hdphoto1.wdp"/><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invoice@brilife.co.id" TargetMode="External"/><Relationship Id="rId20" Type="http://schemas.microsoft.com/office/2007/relationships/hdphoto" Target="media/hdphoto2.wdp"/><Relationship Id="rId29" Type="http://schemas.openxmlformats.org/officeDocument/2006/relationships/hyperlink" Target="https://healthcare.brilife.co.id/provid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6.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contact.center@brilife.co.id"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siana.dewi@brilife.co.id"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6E82A5B6C6EF4198C500DF415A27FA" ma:contentTypeVersion="11" ma:contentTypeDescription="Create a new document." ma:contentTypeScope="" ma:versionID="f62885194cbcc5beef99b8088711ac85">
  <xsd:schema xmlns:xsd="http://www.w3.org/2001/XMLSchema" xmlns:xs="http://www.w3.org/2001/XMLSchema" xmlns:p="http://schemas.microsoft.com/office/2006/metadata/properties" xmlns:ns3="ccbabd6b-839a-40b6-851c-fb72fed91d03" targetNamespace="http://schemas.microsoft.com/office/2006/metadata/properties" ma:root="true" ma:fieldsID="840ee1067ef67a9fae9320f0365353a4" ns3:_="">
    <xsd:import namespace="ccbabd6b-839a-40b6-851c-fb72fed91d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abd6b-839a-40b6-851c-fb72fed91d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cbabd6b-839a-40b6-851c-fb72fed91d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D5321-A786-4A5A-BA42-3A31CC787BC2}">
  <ds:schemaRefs>
    <ds:schemaRef ds:uri="http://schemas.microsoft.com/sharepoint/v3/contenttype/forms"/>
  </ds:schemaRefs>
</ds:datastoreItem>
</file>

<file path=customXml/itemProps2.xml><?xml version="1.0" encoding="utf-8"?>
<ds:datastoreItem xmlns:ds="http://schemas.openxmlformats.org/officeDocument/2006/customXml" ds:itemID="{5D04B9F5-5059-4C76-AB47-E9D9BFCB7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abd6b-839a-40b6-851c-fb72fed91d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ACEF75-0A46-43B0-9C2E-4103AD2DADAC}">
  <ds:schemaRefs>
    <ds:schemaRef ds:uri="http://schemas.microsoft.com/office/2006/metadata/properties"/>
    <ds:schemaRef ds:uri="http://schemas.microsoft.com/office/infopath/2007/PartnerControls"/>
    <ds:schemaRef ds:uri="ccbabd6b-839a-40b6-851c-fb72fed91d03"/>
  </ds:schemaRefs>
</ds:datastoreItem>
</file>

<file path=customXml/itemProps4.xml><?xml version="1.0" encoding="utf-8"?>
<ds:datastoreItem xmlns:ds="http://schemas.openxmlformats.org/officeDocument/2006/customXml" ds:itemID="{4CEB0CC1-6929-4090-89E9-95C687B24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39</Pages>
  <Words>12510</Words>
  <Characters>71308</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83651</CharactersWithSpaces>
  <SharedDoc>false</SharedDoc>
  <HLinks>
    <vt:vector size="6" baseType="variant">
      <vt:variant>
        <vt:i4>262230</vt:i4>
      </vt:variant>
      <vt:variant>
        <vt:i4>0</vt:i4>
      </vt:variant>
      <vt:variant>
        <vt:i4>0</vt:i4>
      </vt:variant>
      <vt:variant>
        <vt:i4>5</vt:i4>
      </vt:variant>
      <vt:variant>
        <vt:lpwstr>https://simo.inhealth.co.id/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Andiyan rizaldi</cp:lastModifiedBy>
  <cp:revision>22</cp:revision>
  <cp:lastPrinted>2025-07-11T08:01:00Z</cp:lastPrinted>
  <dcterms:created xsi:type="dcterms:W3CDTF">2025-07-07T04:06:00Z</dcterms:created>
  <dcterms:modified xsi:type="dcterms:W3CDTF">2025-09-02T09:42:00Z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fa726c-b21f-4cfd-a8b6-783ce7ae39ef_Enabled">
    <vt:lpwstr>true</vt:lpwstr>
  </property>
  <property fmtid="{D5CDD505-2E9C-101B-9397-08002B2CF9AE}" pid="3" name="MSIP_Label_eafa726c-b21f-4cfd-a8b6-783ce7ae39ef_SetDate">
    <vt:lpwstr>2025-01-20T04:12:58Z</vt:lpwstr>
  </property>
  <property fmtid="{D5CDD505-2E9C-101B-9397-08002B2CF9AE}" pid="4" name="MSIP_Label_eafa726c-b21f-4cfd-a8b6-783ce7ae39ef_Method">
    <vt:lpwstr>Standard</vt:lpwstr>
  </property>
  <property fmtid="{D5CDD505-2E9C-101B-9397-08002B2CF9AE}" pid="5" name="MSIP_Label_eafa726c-b21f-4cfd-a8b6-783ce7ae39ef_Name">
    <vt:lpwstr>Internal Policy</vt:lpwstr>
  </property>
  <property fmtid="{D5CDD505-2E9C-101B-9397-08002B2CF9AE}" pid="6" name="MSIP_Label_eafa726c-b21f-4cfd-a8b6-783ce7ae39ef_SiteId">
    <vt:lpwstr>557976a8-dd89-479a-bf82-ec18df17e878</vt:lpwstr>
  </property>
  <property fmtid="{D5CDD505-2E9C-101B-9397-08002B2CF9AE}" pid="7" name="MSIP_Label_eafa726c-b21f-4cfd-a8b6-783ce7ae39ef_ActionId">
    <vt:lpwstr>f6a6fd43-2373-4a2a-8ed2-775a0ea46ab8</vt:lpwstr>
  </property>
  <property fmtid="{D5CDD505-2E9C-101B-9397-08002B2CF9AE}" pid="8" name="MSIP_Label_eafa726c-b21f-4cfd-a8b6-783ce7ae39ef_ContentBits">
    <vt:lpwstr>3</vt:lpwstr>
  </property>
  <property fmtid="{D5CDD505-2E9C-101B-9397-08002B2CF9AE}" pid="9" name="ContentTypeId">
    <vt:lpwstr>0x010100A06E82A5B6C6EF4198C500DF415A27FA</vt:lpwstr>
  </property>
</Properties>
</file>